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500911C" w:rsidR="000210D1" w:rsidRPr="00636C9B" w:rsidRDefault="00300CD8" w:rsidP="00D76DF7">
      <w:pPr>
        <w:spacing w:after="0" w:line="480" w:lineRule="auto"/>
        <w:jc w:val="both"/>
        <w:outlineLvl w:val="0"/>
        <w:rPr>
          <w:rFonts w:ascii="Times New Roman" w:hAnsi="Times New Roman"/>
          <w:b/>
          <w:color w:val="000000" w:themeColor="text1"/>
          <w:sz w:val="24"/>
          <w:szCs w:val="24"/>
        </w:rPr>
      </w:pPr>
      <w:r w:rsidRPr="00636C9B">
        <w:rPr>
          <w:rFonts w:ascii="Times New Roman" w:hAnsi="Times New Roman"/>
          <w:b/>
          <w:color w:val="000000" w:themeColor="text1"/>
          <w:sz w:val="24"/>
          <w:szCs w:val="24"/>
        </w:rPr>
        <w:t>Impact of anomalous temperature on injury mortality in the USA</w:t>
      </w:r>
    </w:p>
    <w:p w14:paraId="4E3F7259" w14:textId="4112AE7E" w:rsidR="000210D1" w:rsidRPr="00636C9B" w:rsidRDefault="000210D1" w:rsidP="00D76DF7">
      <w:pPr>
        <w:spacing w:after="0" w:line="480" w:lineRule="auto"/>
        <w:jc w:val="both"/>
        <w:outlineLvl w:val="0"/>
        <w:rPr>
          <w:rFonts w:ascii="Times New Roman" w:hAnsi="Times New Roman"/>
          <w:color w:val="000000" w:themeColor="text1"/>
          <w:sz w:val="24"/>
          <w:szCs w:val="24"/>
          <w:lang w:val="it-IT"/>
        </w:rPr>
      </w:pPr>
      <w:r w:rsidRPr="00636C9B">
        <w:rPr>
          <w:rFonts w:ascii="Times New Roman" w:hAnsi="Times New Roman"/>
          <w:color w:val="000000" w:themeColor="text1"/>
          <w:sz w:val="24"/>
          <w:szCs w:val="24"/>
          <w:lang w:val="it-IT"/>
        </w:rPr>
        <w:t>Robbie M Parks</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James E Bennett</w:t>
      </w:r>
      <w:r w:rsidRPr="00636C9B">
        <w:rPr>
          <w:rFonts w:ascii="Times New Roman" w:hAnsi="Times New Roman"/>
          <w:color w:val="000000" w:themeColor="text1"/>
          <w:sz w:val="24"/>
          <w:szCs w:val="24"/>
          <w:vertAlign w:val="superscript"/>
          <w:lang w:val="it-IT"/>
        </w:rPr>
        <w:t>1,2,3</w:t>
      </w:r>
      <w:r w:rsidRPr="00636C9B">
        <w:rPr>
          <w:rFonts w:ascii="Times New Roman" w:hAnsi="Times New Roman"/>
          <w:color w:val="000000" w:themeColor="text1"/>
          <w:sz w:val="24"/>
          <w:szCs w:val="24"/>
          <w:lang w:val="it-IT"/>
        </w:rPr>
        <w:t xml:space="preserve">, </w:t>
      </w:r>
      <w:r w:rsidR="00AD2D64" w:rsidRPr="00636C9B">
        <w:rPr>
          <w:rFonts w:ascii="Times New Roman" w:hAnsi="Times New Roman"/>
          <w:color w:val="000000" w:themeColor="text1"/>
          <w:sz w:val="24"/>
          <w:szCs w:val="24"/>
          <w:lang w:val="it-IT"/>
        </w:rPr>
        <w:t>Helen Tamura-Wicks</w:t>
      </w:r>
      <w:r w:rsidR="008D1C1A">
        <w:rPr>
          <w:rFonts w:ascii="Times New Roman" w:hAnsi="Times New Roman"/>
          <w:color w:val="000000" w:themeColor="text1"/>
          <w:sz w:val="24"/>
          <w:szCs w:val="24"/>
          <w:vertAlign w:val="superscript"/>
          <w:lang w:val="it-IT"/>
        </w:rPr>
        <w:t>1,4</w:t>
      </w:r>
      <w:r w:rsidR="00AD2D64" w:rsidRPr="00636C9B">
        <w:rPr>
          <w:rFonts w:ascii="Times New Roman" w:hAnsi="Times New Roman"/>
          <w:color w:val="000000" w:themeColor="text1"/>
          <w:sz w:val="24"/>
          <w:szCs w:val="24"/>
          <w:lang w:val="it-IT"/>
        </w:rPr>
        <w:t xml:space="preserve">, </w:t>
      </w:r>
      <w:r w:rsidRPr="00636C9B">
        <w:rPr>
          <w:rFonts w:ascii="Times New Roman" w:hAnsi="Times New Roman"/>
          <w:color w:val="000000" w:themeColor="text1"/>
          <w:sz w:val="24"/>
          <w:szCs w:val="24"/>
          <w:lang w:val="it-IT"/>
        </w:rPr>
        <w:t>Ralf Toumi</w:t>
      </w:r>
      <w:r w:rsidR="008D1C1A">
        <w:rPr>
          <w:rFonts w:ascii="Times New Roman" w:hAnsi="Times New Roman"/>
          <w:color w:val="000000" w:themeColor="text1"/>
          <w:sz w:val="24"/>
          <w:szCs w:val="24"/>
          <w:vertAlign w:val="superscript"/>
          <w:lang w:val="it-IT"/>
        </w:rPr>
        <w:t>4</w:t>
      </w:r>
      <w:r w:rsidRPr="00636C9B">
        <w:rPr>
          <w:rFonts w:ascii="Times New Roman" w:hAnsi="Times New Roman"/>
          <w:color w:val="000000" w:themeColor="text1"/>
          <w:sz w:val="24"/>
          <w:szCs w:val="24"/>
          <w:lang w:val="it-IT"/>
        </w:rPr>
        <w:t>, Majid Ezzati</w:t>
      </w:r>
      <w:r w:rsidRPr="00636C9B">
        <w:rPr>
          <w:rFonts w:ascii="Times New Roman" w:hAnsi="Times New Roman"/>
          <w:color w:val="000000" w:themeColor="text1"/>
          <w:sz w:val="24"/>
          <w:szCs w:val="24"/>
          <w:vertAlign w:val="superscript"/>
          <w:lang w:val="it-IT"/>
        </w:rPr>
        <w:t>1,2,3*</w:t>
      </w:r>
    </w:p>
    <w:p w14:paraId="7312A7F4"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1 </w:t>
      </w:r>
      <w:r w:rsidRPr="00636C9B">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2 </w:t>
      </w:r>
      <w:r w:rsidRPr="00636C9B">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3 </w:t>
      </w:r>
      <w:r w:rsidRPr="00636C9B">
        <w:rPr>
          <w:rFonts w:ascii="Times New Roman" w:hAnsi="Times New Roman"/>
          <w:color w:val="000000" w:themeColor="text1"/>
          <w:sz w:val="24"/>
          <w:szCs w:val="24"/>
        </w:rPr>
        <w:t>WHO Collaborating Centre on NCD Surveillance and Epidemiology, Imperial College London, London, United Kingdom</w:t>
      </w:r>
    </w:p>
    <w:p w14:paraId="0DC62547" w14:textId="77777777" w:rsidR="005F37D8" w:rsidRPr="00636C9B" w:rsidRDefault="00E879D2"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4</w:t>
      </w:r>
      <w:r w:rsidR="000210D1" w:rsidRPr="00636C9B">
        <w:rPr>
          <w:rFonts w:ascii="Times New Roman" w:hAnsi="Times New Roman"/>
          <w:color w:val="000000" w:themeColor="text1"/>
          <w:sz w:val="24"/>
          <w:szCs w:val="24"/>
          <w:vertAlign w:val="superscript"/>
        </w:rPr>
        <w:t xml:space="preserve"> </w:t>
      </w:r>
      <w:r w:rsidR="000210D1" w:rsidRPr="00636C9B">
        <w:rPr>
          <w:rFonts w:ascii="Times New Roman" w:hAnsi="Times New Roman"/>
          <w:color w:val="000000" w:themeColor="text1"/>
          <w:sz w:val="24"/>
          <w:szCs w:val="24"/>
        </w:rPr>
        <w:t>Space and Atmospheric Physics, Imperial College London, London, United Kingdom</w:t>
      </w:r>
    </w:p>
    <w:p w14:paraId="2216F31D" w14:textId="3F9C721C" w:rsidR="00A87EFB" w:rsidRPr="00636C9B" w:rsidRDefault="005F37D8"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*corresponding author</w:t>
      </w:r>
      <w:r w:rsidR="00A87EFB" w:rsidRPr="00636C9B">
        <w:rPr>
          <w:rFonts w:ascii="Times New Roman" w:hAnsi="Times New Roman"/>
          <w:color w:val="000000" w:themeColor="text1"/>
          <w:sz w:val="24"/>
          <w:szCs w:val="24"/>
        </w:rPr>
        <w:br w:type="page"/>
      </w:r>
    </w:p>
    <w:p w14:paraId="32EFA1B4" w14:textId="77777777" w:rsidR="000210D1" w:rsidRPr="00636C9B" w:rsidRDefault="000210D1" w:rsidP="00D76DF7">
      <w:pPr>
        <w:spacing w:after="0" w:line="480" w:lineRule="auto"/>
        <w:jc w:val="both"/>
        <w:rPr>
          <w:rFonts w:ascii="Times New Roman" w:hAnsi="Times New Roman"/>
          <w:b/>
          <w:color w:val="000000" w:themeColor="text1"/>
          <w:sz w:val="24"/>
          <w:szCs w:val="24"/>
        </w:rPr>
      </w:pPr>
      <w:r w:rsidRPr="00636C9B">
        <w:rPr>
          <w:rFonts w:ascii="Times New Roman" w:hAnsi="Times New Roman"/>
          <w:b/>
          <w:color w:val="000000" w:themeColor="text1"/>
          <w:sz w:val="24"/>
          <w:szCs w:val="24"/>
        </w:rPr>
        <w:lastRenderedPageBreak/>
        <w:t>Introduction</w:t>
      </w:r>
    </w:p>
    <w:p w14:paraId="2AB19F72" w14:textId="0742A230" w:rsidR="006D0B0D" w:rsidRPr="00636C9B" w:rsidRDefault="0081140B"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An</w:t>
      </w:r>
      <w:r w:rsidR="00D0651D" w:rsidRPr="00636C9B">
        <w:rPr>
          <w:rFonts w:ascii="Times New Roman" w:hAnsi="Times New Roman"/>
          <w:color w:val="000000" w:themeColor="text1"/>
          <w:sz w:val="24"/>
          <w:szCs w:val="24"/>
        </w:rPr>
        <w:t>omalous temperature</w:t>
      </w:r>
      <w:r w:rsidR="00123D04" w:rsidRPr="00636C9B">
        <w:rPr>
          <w:rFonts w:ascii="Times New Roman" w:hAnsi="Times New Roman"/>
          <w:color w:val="000000" w:themeColor="text1"/>
          <w:sz w:val="24"/>
          <w:szCs w:val="24"/>
        </w:rPr>
        <w:t>s</w:t>
      </w:r>
      <w:r w:rsidR="00D0651D" w:rsidRPr="00636C9B">
        <w:rPr>
          <w:rFonts w:ascii="Times New Roman" w:hAnsi="Times New Roman"/>
          <w:color w:val="000000" w:themeColor="text1"/>
          <w:sz w:val="24"/>
          <w:szCs w:val="24"/>
        </w:rPr>
        <w:t>,</w:t>
      </w:r>
      <w:r w:rsidR="003D4196" w:rsidRPr="00636C9B">
        <w:rPr>
          <w:rFonts w:ascii="Times New Roman" w:hAnsi="Times New Roman"/>
          <w:color w:val="000000" w:themeColor="text1"/>
          <w:sz w:val="24"/>
          <w:szCs w:val="24"/>
        </w:rPr>
        <w:t xml:space="preserve"> </w:t>
      </w:r>
      <w:r w:rsidR="001E0F71" w:rsidRPr="00636C9B">
        <w:rPr>
          <w:rFonts w:ascii="Times New Roman" w:hAnsi="Times New Roman"/>
          <w:color w:val="000000" w:themeColor="text1"/>
          <w:sz w:val="24"/>
          <w:szCs w:val="24"/>
        </w:rPr>
        <w:t>or</w:t>
      </w:r>
      <w:r w:rsidR="00D0651D" w:rsidRPr="00636C9B">
        <w:rPr>
          <w:rFonts w:ascii="Times New Roman" w:hAnsi="Times New Roman"/>
          <w:color w:val="000000" w:themeColor="text1"/>
          <w:sz w:val="24"/>
          <w:szCs w:val="24"/>
        </w:rPr>
        <w:t xml:space="preserve"> </w:t>
      </w:r>
      <w:r w:rsidR="001E0F71" w:rsidRPr="00636C9B">
        <w:rPr>
          <w:rFonts w:ascii="Times New Roman" w:hAnsi="Times New Roman"/>
          <w:color w:val="000000" w:themeColor="text1"/>
          <w:sz w:val="24"/>
          <w:szCs w:val="24"/>
        </w:rPr>
        <w:t>deviations</w:t>
      </w:r>
      <w:r w:rsidR="003D4196" w:rsidRPr="00636C9B">
        <w:rPr>
          <w:rFonts w:ascii="Times New Roman" w:hAnsi="Times New Roman"/>
          <w:color w:val="000000" w:themeColor="text1"/>
          <w:sz w:val="24"/>
          <w:szCs w:val="24"/>
        </w:rPr>
        <w:t xml:space="preserve"> from long-term </w:t>
      </w:r>
      <w:r w:rsidR="00EF21EF" w:rsidRPr="00636C9B">
        <w:rPr>
          <w:rFonts w:ascii="Times New Roman" w:hAnsi="Times New Roman"/>
          <w:color w:val="000000" w:themeColor="text1"/>
          <w:sz w:val="24"/>
          <w:szCs w:val="24"/>
        </w:rPr>
        <w:t xml:space="preserve">historical </w:t>
      </w:r>
      <w:r w:rsidR="003D4196" w:rsidRPr="00636C9B">
        <w:rPr>
          <w:rFonts w:ascii="Times New Roman" w:hAnsi="Times New Roman"/>
          <w:color w:val="000000" w:themeColor="text1"/>
          <w:sz w:val="24"/>
          <w:szCs w:val="24"/>
        </w:rPr>
        <w:t>averages</w:t>
      </w:r>
      <w:r w:rsidR="00D0651D" w:rsidRPr="00636C9B">
        <w:rPr>
          <w:rFonts w:ascii="Times New Roman" w:hAnsi="Times New Roman"/>
          <w:color w:val="000000" w:themeColor="text1"/>
          <w:sz w:val="24"/>
          <w:szCs w:val="24"/>
        </w:rPr>
        <w:t xml:space="preserve"> to which a society has adapted to, </w:t>
      </w:r>
      <w:r w:rsidR="002F6D34" w:rsidRPr="00636C9B">
        <w:rPr>
          <w:rFonts w:ascii="Times New Roman" w:hAnsi="Times New Roman"/>
          <w:color w:val="000000" w:themeColor="text1"/>
          <w:sz w:val="24"/>
          <w:szCs w:val="24"/>
        </w:rPr>
        <w:t xml:space="preserve">can </w:t>
      </w:r>
      <w:r w:rsidR="009008B3" w:rsidRPr="00636C9B">
        <w:rPr>
          <w:rFonts w:ascii="Times New Roman" w:hAnsi="Times New Roman"/>
          <w:color w:val="000000" w:themeColor="text1"/>
          <w:sz w:val="24"/>
          <w:szCs w:val="24"/>
        </w:rPr>
        <w:t>produce</w:t>
      </w:r>
      <w:r w:rsidR="00822DBF" w:rsidRPr="00636C9B">
        <w:rPr>
          <w:rFonts w:ascii="Times New Roman" w:hAnsi="Times New Roman"/>
          <w:color w:val="000000" w:themeColor="text1"/>
          <w:sz w:val="24"/>
          <w:szCs w:val="24"/>
        </w:rPr>
        <w:t xml:space="preserve"> </w:t>
      </w:r>
      <w:r w:rsidR="00E806D9" w:rsidRPr="00636C9B">
        <w:rPr>
          <w:rFonts w:ascii="Times New Roman" w:hAnsi="Times New Roman"/>
          <w:color w:val="000000" w:themeColor="text1"/>
          <w:sz w:val="24"/>
          <w:szCs w:val="24"/>
        </w:rPr>
        <w:t>changes in</w:t>
      </w:r>
      <w:r w:rsidR="001A4AD3" w:rsidRPr="00636C9B">
        <w:rPr>
          <w:rFonts w:ascii="Times New Roman" w:hAnsi="Times New Roman"/>
          <w:color w:val="000000" w:themeColor="text1"/>
          <w:sz w:val="24"/>
          <w:szCs w:val="24"/>
        </w:rPr>
        <w:t xml:space="preserve"> </w:t>
      </w:r>
      <w:r w:rsidR="00822DBF" w:rsidRPr="00636C9B">
        <w:rPr>
          <w:rFonts w:ascii="Times New Roman" w:hAnsi="Times New Roman"/>
          <w:color w:val="000000" w:themeColor="text1"/>
          <w:sz w:val="24"/>
          <w:szCs w:val="24"/>
        </w:rPr>
        <w:t>health outcomes</w:t>
      </w:r>
      <w:r w:rsidR="001A4AD3" w:rsidRPr="00636C9B">
        <w:rPr>
          <w:rFonts w:ascii="Times New Roman" w:hAnsi="Times New Roman"/>
          <w:color w:val="000000" w:themeColor="text1"/>
          <w:sz w:val="24"/>
          <w:szCs w:val="24"/>
        </w:rPr>
        <w:t>.</w:t>
      </w:r>
      <w:r w:rsidR="00F646E8" w:rsidRPr="00636C9B">
        <w:rPr>
          <w:rFonts w:ascii="Times New Roman" w:hAnsi="Times New Roman"/>
          <w:color w:val="000000" w:themeColor="text1"/>
          <w:sz w:val="24"/>
          <w:szCs w:val="24"/>
        </w:rPr>
        <w:fldChar w:fldCharType="begin" w:fldLock="1"/>
      </w:r>
      <w:r w:rsidR="00621CCD" w:rsidRPr="00636C9B">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4a3c238b-f19d-4589-ab7d-38cd7a1ebe34"]}],"mendeley":{"formattedCitation":"&lt;sup&gt;1,2&lt;/sup&gt;","plainTextFormattedCitation":"1,2","previouslyFormattedCitation":"&lt;sup&gt;1,2&lt;/sup&gt;"},"properties":{"noteIndex":0},"schema":"https://github.com/citation-style-language/schema/raw/master/csl-citation.json"}</w:instrText>
      </w:r>
      <w:r w:rsidR="00F646E8" w:rsidRPr="00636C9B">
        <w:rPr>
          <w:rFonts w:ascii="Times New Roman" w:hAnsi="Times New Roman"/>
          <w:color w:val="000000" w:themeColor="text1"/>
          <w:sz w:val="24"/>
          <w:szCs w:val="24"/>
        </w:rPr>
        <w:fldChar w:fldCharType="separate"/>
      </w:r>
      <w:r w:rsidR="00F646E8" w:rsidRPr="00636C9B">
        <w:rPr>
          <w:rFonts w:ascii="Times New Roman" w:hAnsi="Times New Roman"/>
          <w:noProof/>
          <w:color w:val="000000" w:themeColor="text1"/>
          <w:sz w:val="24"/>
          <w:szCs w:val="24"/>
          <w:vertAlign w:val="superscript"/>
        </w:rPr>
        <w:t>1,2</w:t>
      </w:r>
      <w:r w:rsidR="00F646E8" w:rsidRPr="00636C9B">
        <w:rPr>
          <w:rFonts w:ascii="Times New Roman" w:hAnsi="Times New Roman"/>
          <w:color w:val="000000" w:themeColor="text1"/>
          <w:sz w:val="24"/>
          <w:szCs w:val="24"/>
        </w:rPr>
        <w:fldChar w:fldCharType="end"/>
      </w:r>
      <w:r w:rsidR="00D0651D" w:rsidRPr="00636C9B">
        <w:rPr>
          <w:rFonts w:ascii="Times New Roman" w:hAnsi="Times New Roman"/>
          <w:color w:val="000000" w:themeColor="text1"/>
          <w:sz w:val="24"/>
          <w:szCs w:val="24"/>
        </w:rPr>
        <w:t xml:space="preserve"> This is true even of modestly warm anomalies</w:t>
      </w:r>
      <w:r w:rsidR="0036143F" w:rsidRPr="00636C9B">
        <w:rPr>
          <w:rFonts w:ascii="Times New Roman" w:hAnsi="Times New Roman"/>
          <w:color w:val="000000" w:themeColor="text1"/>
          <w:sz w:val="24"/>
          <w:szCs w:val="24"/>
        </w:rPr>
        <w:t>.</w:t>
      </w:r>
      <w:r w:rsidR="00621CCD" w:rsidRPr="00636C9B">
        <w:rPr>
          <w:rFonts w:ascii="Times New Roman" w:hAnsi="Times New Roman"/>
          <w:color w:val="000000" w:themeColor="text1"/>
          <w:sz w:val="24"/>
          <w:szCs w:val="24"/>
        </w:rPr>
        <w:fldChar w:fldCharType="begin" w:fldLock="1"/>
      </w:r>
      <w:r w:rsidR="00542862" w:rsidRPr="00636C9B">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3&lt;/sup&gt;","plainTextFormattedCitation":"3","previouslyFormattedCitation":"&lt;sup&gt;3&lt;/sup&gt;"},"properties":{"noteIndex":0},"schema":"https://github.com/citation-style-language/schema/raw/master/csl-citation.json"}</w:instrText>
      </w:r>
      <w:r w:rsidR="00621CCD" w:rsidRPr="00636C9B">
        <w:rPr>
          <w:rFonts w:ascii="Times New Roman" w:hAnsi="Times New Roman"/>
          <w:color w:val="000000" w:themeColor="text1"/>
          <w:sz w:val="24"/>
          <w:szCs w:val="24"/>
        </w:rPr>
        <w:fldChar w:fldCharType="separate"/>
      </w:r>
      <w:r w:rsidR="00621CCD" w:rsidRPr="00636C9B">
        <w:rPr>
          <w:rFonts w:ascii="Times New Roman" w:hAnsi="Times New Roman"/>
          <w:noProof/>
          <w:color w:val="000000" w:themeColor="text1"/>
          <w:sz w:val="24"/>
          <w:szCs w:val="24"/>
          <w:vertAlign w:val="superscript"/>
        </w:rPr>
        <w:t>3</w:t>
      </w:r>
      <w:r w:rsidR="00621CCD" w:rsidRPr="00636C9B">
        <w:rPr>
          <w:rFonts w:ascii="Times New Roman" w:hAnsi="Times New Roman"/>
          <w:color w:val="000000" w:themeColor="text1"/>
          <w:sz w:val="24"/>
          <w:szCs w:val="24"/>
        </w:rPr>
        <w:fldChar w:fldCharType="end"/>
      </w:r>
      <w:r w:rsidR="001A4AD3" w:rsidRPr="00636C9B">
        <w:rPr>
          <w:rFonts w:ascii="Times New Roman" w:hAnsi="Times New Roman"/>
          <w:color w:val="000000" w:themeColor="text1"/>
          <w:sz w:val="24"/>
          <w:szCs w:val="24"/>
        </w:rPr>
        <w:t xml:space="preserve"> </w:t>
      </w:r>
      <w:del w:id="0" w:author="Tamura-Wicks, Helen M" w:date="2018-11-01T14:21:00Z">
        <w:r w:rsidR="0084714F" w:rsidRPr="00636C9B" w:rsidDel="00B01264">
          <w:rPr>
            <w:rFonts w:ascii="Times New Roman" w:hAnsi="Times New Roman"/>
            <w:color w:val="000000" w:themeColor="text1"/>
            <w:sz w:val="24"/>
            <w:szCs w:val="24"/>
          </w:rPr>
          <w:delText>Th</w:delText>
        </w:r>
        <w:r w:rsidR="00680088" w:rsidRPr="00636C9B" w:rsidDel="00B01264">
          <w:rPr>
            <w:rFonts w:ascii="Times New Roman" w:hAnsi="Times New Roman"/>
            <w:color w:val="000000" w:themeColor="text1"/>
            <w:sz w:val="24"/>
            <w:szCs w:val="24"/>
          </w:rPr>
          <w:delText>us</w:delText>
        </w:r>
        <w:r w:rsidR="001A4AD3" w:rsidRPr="00636C9B" w:rsidDel="00B01264">
          <w:rPr>
            <w:rFonts w:ascii="Times New Roman" w:hAnsi="Times New Roman"/>
            <w:color w:val="000000" w:themeColor="text1"/>
            <w:sz w:val="24"/>
            <w:szCs w:val="24"/>
          </w:rPr>
          <w:delText xml:space="preserve"> </w:delText>
        </w:r>
      </w:del>
      <w:r w:rsidR="008070E4">
        <w:rPr>
          <w:rFonts w:ascii="Times New Roman" w:hAnsi="Times New Roman"/>
          <w:color w:val="000000" w:themeColor="text1"/>
          <w:sz w:val="24"/>
          <w:szCs w:val="24"/>
        </w:rPr>
        <w:t>C</w:t>
      </w:r>
      <w:r w:rsidR="0080289E">
        <w:rPr>
          <w:rFonts w:ascii="Times New Roman" w:hAnsi="Times New Roman"/>
          <w:color w:val="000000" w:themeColor="text1"/>
          <w:sz w:val="24"/>
          <w:szCs w:val="24"/>
        </w:rPr>
        <w:t>limate change</w:t>
      </w:r>
      <w:r w:rsidR="001A4AD3" w:rsidRPr="00636C9B">
        <w:rPr>
          <w:rFonts w:ascii="Times New Roman" w:hAnsi="Times New Roman"/>
          <w:color w:val="000000" w:themeColor="text1"/>
          <w:sz w:val="24"/>
          <w:szCs w:val="24"/>
        </w:rPr>
        <w:t xml:space="preserve"> </w:t>
      </w:r>
      <w:del w:id="1" w:author="Tamura-Wicks, Helen M" w:date="2018-11-01T14:19:00Z">
        <w:r w:rsidR="001A4AD3" w:rsidRPr="00636C9B" w:rsidDel="00B01264">
          <w:rPr>
            <w:rFonts w:ascii="Times New Roman" w:hAnsi="Times New Roman"/>
            <w:color w:val="000000" w:themeColor="text1"/>
            <w:sz w:val="24"/>
            <w:szCs w:val="24"/>
          </w:rPr>
          <w:delText xml:space="preserve">which is expected to increase </w:delText>
        </w:r>
        <w:r w:rsidR="00EF5A5E" w:rsidRPr="00636C9B" w:rsidDel="00B01264">
          <w:rPr>
            <w:rFonts w:ascii="Times New Roman" w:hAnsi="Times New Roman"/>
            <w:color w:val="000000" w:themeColor="text1"/>
            <w:sz w:val="24"/>
            <w:szCs w:val="24"/>
          </w:rPr>
          <w:delText xml:space="preserve">the </w:delText>
        </w:r>
        <w:r w:rsidR="001A4AD3" w:rsidRPr="00636C9B" w:rsidDel="00B01264">
          <w:rPr>
            <w:rFonts w:ascii="Times New Roman" w:hAnsi="Times New Roman"/>
            <w:color w:val="000000" w:themeColor="text1"/>
            <w:sz w:val="24"/>
            <w:szCs w:val="24"/>
          </w:rPr>
          <w:delText xml:space="preserve">magnitude and frequency </w:delText>
        </w:r>
        <w:r w:rsidR="00A73AD6" w:rsidRPr="00636C9B" w:rsidDel="00B01264">
          <w:rPr>
            <w:rFonts w:ascii="Times New Roman" w:hAnsi="Times New Roman"/>
            <w:color w:val="000000" w:themeColor="text1"/>
            <w:sz w:val="24"/>
            <w:szCs w:val="24"/>
          </w:rPr>
          <w:delText xml:space="preserve">of </w:delText>
        </w:r>
        <w:r w:rsidR="00310C65" w:rsidRPr="00636C9B" w:rsidDel="00B01264">
          <w:rPr>
            <w:rFonts w:ascii="Times New Roman" w:hAnsi="Times New Roman"/>
            <w:color w:val="000000" w:themeColor="text1"/>
            <w:sz w:val="24"/>
            <w:szCs w:val="24"/>
          </w:rPr>
          <w:delText>anomalous ev</w:delText>
        </w:r>
      </w:del>
      <w:r w:rsidR="004C2047" w:rsidRPr="00636C9B">
        <w:rPr>
          <w:rFonts w:ascii="Times New Roman" w:hAnsi="Times New Roman"/>
          <w:color w:val="000000" w:themeColor="text1"/>
          <w:sz w:val="24"/>
          <w:szCs w:val="24"/>
        </w:rPr>
        <w:t xml:space="preserve">is </w:t>
      </w:r>
      <w:ins w:id="2" w:author="Tamura-Wicks, Helen M" w:date="2018-11-01T14:21:00Z">
        <w:r w:rsidR="00B01264">
          <w:rPr>
            <w:rFonts w:ascii="Times New Roman" w:hAnsi="Times New Roman"/>
            <w:color w:val="000000" w:themeColor="text1"/>
            <w:sz w:val="24"/>
            <w:szCs w:val="24"/>
          </w:rPr>
          <w:t xml:space="preserve">therefore </w:t>
        </w:r>
      </w:ins>
      <w:r w:rsidR="004C2047" w:rsidRPr="00636C9B">
        <w:rPr>
          <w:rFonts w:ascii="Times New Roman" w:hAnsi="Times New Roman"/>
          <w:color w:val="000000" w:themeColor="text1"/>
          <w:sz w:val="24"/>
          <w:szCs w:val="24"/>
        </w:rPr>
        <w:t>likely to impact h</w:t>
      </w:r>
      <w:r w:rsidR="00466764" w:rsidRPr="00636C9B">
        <w:rPr>
          <w:rFonts w:ascii="Times New Roman" w:hAnsi="Times New Roman"/>
          <w:color w:val="000000" w:themeColor="text1"/>
          <w:sz w:val="24"/>
          <w:szCs w:val="24"/>
        </w:rPr>
        <w:t xml:space="preserve">ealth even in temperate </w:t>
      </w:r>
      <w:r w:rsidR="004C2047" w:rsidRPr="00636C9B">
        <w:rPr>
          <w:rFonts w:ascii="Times New Roman" w:hAnsi="Times New Roman"/>
          <w:color w:val="000000" w:themeColor="text1"/>
          <w:sz w:val="24"/>
          <w:szCs w:val="24"/>
        </w:rPr>
        <w:t>countries</w:t>
      </w:r>
      <w:r w:rsidR="002339FB" w:rsidRPr="00636C9B">
        <w:rPr>
          <w:rFonts w:ascii="Times New Roman" w:hAnsi="Times New Roman"/>
          <w:color w:val="000000" w:themeColor="text1"/>
          <w:sz w:val="24"/>
          <w:szCs w:val="24"/>
        </w:rPr>
        <w:t xml:space="preserve"> like the USA</w:t>
      </w:r>
      <w:r w:rsidR="00813ABC" w:rsidRPr="00636C9B">
        <w:rPr>
          <w:rFonts w:ascii="Times New Roman" w:hAnsi="Times New Roman"/>
          <w:color w:val="000000" w:themeColor="text1"/>
          <w:sz w:val="24"/>
          <w:szCs w:val="24"/>
        </w:rPr>
        <w:t>.</w:t>
      </w:r>
      <w:ins w:id="3" w:author="Tamura-Wicks, Helen M" w:date="2018-11-01T14:19:00Z">
        <w:r w:rsidR="00B01264" w:rsidRPr="00B01264">
          <w:rPr>
            <w:rFonts w:ascii="Times New Roman" w:hAnsi="Times New Roman"/>
            <w:color w:val="000000" w:themeColor="text1"/>
            <w:sz w:val="24"/>
            <w:szCs w:val="24"/>
          </w:rPr>
          <w:t xml:space="preserve"> </w:t>
        </w:r>
      </w:ins>
      <w:ins w:id="4" w:author="Tamura-Wicks, Helen M" w:date="2018-11-01T14:20:00Z">
        <w:r w:rsidR="00B01264">
          <w:rPr>
            <w:rFonts w:ascii="Times New Roman" w:hAnsi="Times New Roman"/>
            <w:color w:val="000000" w:themeColor="text1"/>
            <w:sz w:val="24"/>
            <w:szCs w:val="24"/>
          </w:rPr>
          <w:t>as it is</w:t>
        </w:r>
      </w:ins>
      <w:ins w:id="5" w:author="Tamura-Wicks, Helen M" w:date="2018-11-01T14:19:00Z">
        <w:r w:rsidR="00B01264" w:rsidRPr="00636C9B">
          <w:rPr>
            <w:rFonts w:ascii="Times New Roman" w:hAnsi="Times New Roman"/>
            <w:color w:val="000000" w:themeColor="text1"/>
            <w:sz w:val="24"/>
            <w:szCs w:val="24"/>
          </w:rPr>
          <w:t xml:space="preserve"> expected to increase the magnitude and frequency of anomalous events</w:t>
        </w:r>
      </w:ins>
      <w:r w:rsidR="0080289E">
        <w:rPr>
          <w:rFonts w:ascii="Times New Roman" w:hAnsi="Times New Roman"/>
          <w:color w:val="000000" w:themeColor="text1"/>
          <w:sz w:val="24"/>
          <w:szCs w:val="24"/>
        </w:rPr>
        <w:t>.</w:t>
      </w:r>
      <w:r w:rsidR="0080289E" w:rsidRPr="00636C9B">
        <w:rPr>
          <w:rFonts w:ascii="Times New Roman" w:hAnsi="Times New Roman"/>
          <w:color w:val="000000" w:themeColor="text1"/>
          <w:sz w:val="24"/>
          <w:szCs w:val="24"/>
        </w:rPr>
        <w:fldChar w:fldCharType="begin" w:fldLock="1"/>
      </w:r>
      <w:r w:rsidR="0080289E" w:rsidRPr="00636C9B">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lt;/sup&gt;","plainTextFormattedCitation":"4","previouslyFormattedCitation":"&lt;sup&gt;4&lt;/sup&gt;"},"properties":{"noteIndex":0},"schema":"https://github.com/citation-style-language/schema/raw/master/csl-citation.json"}</w:instrText>
      </w:r>
      <w:r w:rsidR="0080289E" w:rsidRPr="00636C9B">
        <w:rPr>
          <w:rFonts w:ascii="Times New Roman" w:hAnsi="Times New Roman"/>
          <w:color w:val="000000" w:themeColor="text1"/>
          <w:sz w:val="24"/>
          <w:szCs w:val="24"/>
        </w:rPr>
        <w:fldChar w:fldCharType="separate"/>
      </w:r>
      <w:r w:rsidR="0080289E" w:rsidRPr="00636C9B">
        <w:rPr>
          <w:rFonts w:ascii="Times New Roman" w:hAnsi="Times New Roman"/>
          <w:noProof/>
          <w:color w:val="000000" w:themeColor="text1"/>
          <w:sz w:val="24"/>
          <w:szCs w:val="24"/>
          <w:vertAlign w:val="superscript"/>
        </w:rPr>
        <w:t>4</w:t>
      </w:r>
      <w:r w:rsidR="0080289E" w:rsidRPr="00636C9B">
        <w:rPr>
          <w:rFonts w:ascii="Times New Roman" w:hAnsi="Times New Roman"/>
          <w:color w:val="000000" w:themeColor="text1"/>
          <w:sz w:val="24"/>
          <w:szCs w:val="24"/>
        </w:rPr>
        <w:fldChar w:fldCharType="end"/>
      </w:r>
    </w:p>
    <w:p w14:paraId="423CA46E" w14:textId="77777777" w:rsidR="00530F84" w:rsidRPr="00636C9B" w:rsidRDefault="00530F84" w:rsidP="00D76DF7">
      <w:pPr>
        <w:spacing w:after="0" w:line="480" w:lineRule="auto"/>
        <w:jc w:val="both"/>
        <w:rPr>
          <w:rFonts w:ascii="Times New Roman" w:hAnsi="Times New Roman"/>
          <w:color w:val="000000" w:themeColor="text1"/>
          <w:sz w:val="24"/>
          <w:szCs w:val="24"/>
        </w:rPr>
      </w:pPr>
    </w:p>
    <w:p w14:paraId="64079337" w14:textId="03C0D09C" w:rsidR="002339FB" w:rsidRPr="00636C9B" w:rsidRDefault="003239BA" w:rsidP="002339FB">
      <w:pPr>
        <w:spacing w:after="0" w:line="480" w:lineRule="auto"/>
        <w:jc w:val="both"/>
        <w:rPr>
          <w:rFonts w:ascii="Times New Roman" w:hAnsi="Times New Roman"/>
          <w:color w:val="000000" w:themeColor="text1"/>
          <w:sz w:val="24"/>
          <w:szCs w:val="24"/>
        </w:rPr>
      </w:pPr>
      <w:del w:id="6" w:author="Tamura-Wicks, Helen M" w:date="2018-11-01T14:21:00Z">
        <w:r w:rsidRPr="00636C9B" w:rsidDel="00B01264">
          <w:rPr>
            <w:rFonts w:ascii="Times New Roman" w:hAnsi="Times New Roman"/>
            <w:color w:val="000000" w:themeColor="text1"/>
            <w:sz w:val="24"/>
            <w:szCs w:val="24"/>
          </w:rPr>
          <w:delText xml:space="preserve">Any </w:delText>
        </w:r>
      </w:del>
      <w:ins w:id="7" w:author="Parks, Robbie M" w:date="2018-11-01T11:53:00Z">
        <w:del w:id="8" w:author="Tamura-Wicks, Helen M" w:date="2018-11-01T14:21:00Z">
          <w:r w:rsidR="0036664E" w:rsidRPr="00636C9B" w:rsidDel="00B01264">
            <w:rPr>
              <w:rFonts w:ascii="Times New Roman" w:hAnsi="Times New Roman"/>
              <w:color w:val="000000" w:themeColor="text1"/>
              <w:sz w:val="24"/>
              <w:szCs w:val="24"/>
            </w:rPr>
            <w:delText xml:space="preserve">assessment of </w:delText>
          </w:r>
        </w:del>
      </w:ins>
      <w:del w:id="9" w:author="Tamura-Wicks, Helen M" w:date="2018-11-01T14:21:00Z">
        <w:r w:rsidRPr="00636C9B" w:rsidDel="00B01264">
          <w:rPr>
            <w:rFonts w:ascii="Times New Roman" w:hAnsi="Times New Roman"/>
            <w:color w:val="000000" w:themeColor="text1"/>
            <w:sz w:val="24"/>
            <w:szCs w:val="24"/>
          </w:rPr>
          <w:delText xml:space="preserve">climate change risk assessment will be improved with </w:delText>
        </w:r>
      </w:del>
      <w:r w:rsidR="0080289E">
        <w:rPr>
          <w:rFonts w:ascii="Times New Roman" w:hAnsi="Times New Roman"/>
          <w:color w:val="000000" w:themeColor="text1"/>
          <w:sz w:val="24"/>
          <w:szCs w:val="24"/>
        </w:rPr>
        <w:t>A</w:t>
      </w:r>
      <w:r w:rsidRPr="00636C9B">
        <w:rPr>
          <w:rFonts w:ascii="Times New Roman" w:hAnsi="Times New Roman"/>
          <w:color w:val="000000" w:themeColor="text1"/>
          <w:sz w:val="24"/>
          <w:szCs w:val="24"/>
        </w:rPr>
        <w:t>n understanding of vulnerability and risk of a population to anomalous temperatures</w:t>
      </w:r>
      <w:ins w:id="10" w:author="Tamura-Wicks, Helen M" w:date="2018-11-01T14:21:00Z">
        <w:r w:rsidR="00B01264" w:rsidRPr="00B01264">
          <w:rPr>
            <w:rFonts w:ascii="Times New Roman" w:hAnsi="Times New Roman"/>
            <w:color w:val="000000" w:themeColor="text1"/>
            <w:sz w:val="24"/>
            <w:szCs w:val="24"/>
          </w:rPr>
          <w:t xml:space="preserve"> </w:t>
        </w:r>
      </w:ins>
      <w:ins w:id="11" w:author="Tamura-Wicks, Helen M" w:date="2018-11-01T14:22:00Z">
        <w:r w:rsidR="00B01264">
          <w:rPr>
            <w:rFonts w:ascii="Times New Roman" w:hAnsi="Times New Roman"/>
            <w:color w:val="000000" w:themeColor="text1"/>
            <w:sz w:val="24"/>
            <w:szCs w:val="24"/>
          </w:rPr>
          <w:t xml:space="preserve">will help improve </w:t>
        </w:r>
      </w:ins>
      <w:ins w:id="12" w:author="Tamura-Wicks, Helen M" w:date="2018-11-01T14:21:00Z">
        <w:r w:rsidR="00B01264">
          <w:rPr>
            <w:rFonts w:ascii="Times New Roman" w:hAnsi="Times New Roman"/>
            <w:color w:val="000000" w:themeColor="text1"/>
            <w:sz w:val="24"/>
            <w:szCs w:val="24"/>
          </w:rPr>
          <w:t>a</w:t>
        </w:r>
        <w:r w:rsidR="00B01264" w:rsidRPr="00636C9B">
          <w:rPr>
            <w:rFonts w:ascii="Times New Roman" w:hAnsi="Times New Roman"/>
            <w:color w:val="000000" w:themeColor="text1"/>
            <w:sz w:val="24"/>
            <w:szCs w:val="24"/>
          </w:rPr>
          <w:t>ny assessment of climate change</w:t>
        </w:r>
      </w:ins>
      <w:r w:rsidRPr="00636C9B">
        <w:rPr>
          <w:rFonts w:ascii="Times New Roman" w:hAnsi="Times New Roman"/>
          <w:color w:val="000000" w:themeColor="text1"/>
          <w:sz w:val="24"/>
          <w:szCs w:val="24"/>
        </w:rPr>
        <w:t xml:space="preserve">. </w:t>
      </w:r>
      <w:r w:rsidR="00F96A01" w:rsidRPr="00636C9B">
        <w:rPr>
          <w:rFonts w:ascii="Times New Roman" w:hAnsi="Times New Roman"/>
          <w:color w:val="000000" w:themeColor="text1"/>
          <w:sz w:val="24"/>
          <w:szCs w:val="24"/>
        </w:rPr>
        <w:t>P</w:t>
      </w:r>
      <w:r w:rsidR="002339FB" w:rsidRPr="00636C9B">
        <w:rPr>
          <w:rFonts w:ascii="Times New Roman" w:hAnsi="Times New Roman"/>
          <w:color w:val="000000" w:themeColor="text1"/>
          <w:sz w:val="24"/>
          <w:szCs w:val="24"/>
        </w:rPr>
        <w:t>revious work has focussed on how mortality from natural causes is affected by daily or multi-day hot/cold episodes</w:t>
      </w:r>
      <w:r w:rsidR="004F5C2E" w:rsidRPr="00636C9B">
        <w:rPr>
          <w:rFonts w:ascii="Times New Roman" w:hAnsi="Times New Roman"/>
          <w:color w:val="000000" w:themeColor="text1"/>
          <w:sz w:val="24"/>
          <w:szCs w:val="24"/>
        </w:rPr>
        <w:t>, of which the biological pathways are well-documented</w:t>
      </w:r>
      <w:r w:rsidR="002339FB" w:rsidRPr="00636C9B">
        <w:rPr>
          <w:rFonts w:ascii="Times New Roman" w:hAnsi="Times New Roman"/>
          <w:color w:val="000000" w:themeColor="text1"/>
          <w:sz w:val="24"/>
          <w:szCs w:val="24"/>
        </w:rPr>
        <w:t>.</w:t>
      </w:r>
      <w:r w:rsidR="002339FB" w:rsidRPr="00636C9B">
        <w:rPr>
          <w:rFonts w:ascii="Times New Roman" w:hAnsi="Times New Roman"/>
          <w:color w:val="000000" w:themeColor="text1"/>
          <w:sz w:val="24"/>
          <w:szCs w:val="24"/>
        </w:rPr>
        <w:fldChar w:fldCharType="begin" w:fldLock="1"/>
      </w:r>
      <w:r w:rsidR="00227D5B" w:rsidRPr="00636C9B">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mendeley":{"formattedCitation":"&lt;sup&gt;5,6&lt;/sup&gt;","plainTextFormattedCitation":"5,6","previouslyFormattedCitation":"&lt;sup&gt;5,6&lt;/sup&gt;"},"properties":{"noteIndex":0},"schema":"https://github.com/citation-style-language/schema/raw/master/csl-citation.json"}</w:instrText>
      </w:r>
      <w:r w:rsidR="002339FB" w:rsidRPr="00636C9B">
        <w:rPr>
          <w:rFonts w:ascii="Times New Roman" w:hAnsi="Times New Roman"/>
          <w:color w:val="000000" w:themeColor="text1"/>
          <w:sz w:val="24"/>
          <w:szCs w:val="24"/>
        </w:rPr>
        <w:fldChar w:fldCharType="separate"/>
      </w:r>
      <w:r w:rsidR="00542862" w:rsidRPr="00636C9B">
        <w:rPr>
          <w:rFonts w:ascii="Times New Roman" w:hAnsi="Times New Roman"/>
          <w:noProof/>
          <w:color w:val="000000" w:themeColor="text1"/>
          <w:sz w:val="24"/>
          <w:szCs w:val="24"/>
          <w:vertAlign w:val="superscript"/>
        </w:rPr>
        <w:t>5,6</w:t>
      </w:r>
      <w:r w:rsidR="002339FB" w:rsidRPr="00636C9B">
        <w:rPr>
          <w:rFonts w:ascii="Times New Roman" w:hAnsi="Times New Roman"/>
          <w:color w:val="000000" w:themeColor="text1"/>
          <w:sz w:val="24"/>
          <w:szCs w:val="24"/>
        </w:rPr>
        <w:fldChar w:fldCharType="end"/>
      </w:r>
      <w:r w:rsidR="002339FB" w:rsidRPr="00636C9B">
        <w:rPr>
          <w:rFonts w:ascii="Times New Roman" w:hAnsi="Times New Roman"/>
          <w:color w:val="000000" w:themeColor="text1"/>
          <w:sz w:val="24"/>
          <w:szCs w:val="24"/>
        </w:rPr>
        <w:t xml:space="preserve"> </w:t>
      </w:r>
      <w:r w:rsidR="00BD0A0B">
        <w:rPr>
          <w:rFonts w:ascii="Times New Roman" w:hAnsi="Times New Roman"/>
          <w:color w:val="000000" w:themeColor="text1"/>
          <w:sz w:val="24"/>
          <w:szCs w:val="24"/>
        </w:rPr>
        <w:t>H</w:t>
      </w:r>
      <w:ins w:id="13" w:author="Tamura-Wicks, Helen M" w:date="2018-11-01T14:25:00Z">
        <w:r w:rsidR="00E62AEB" w:rsidRPr="00636C9B">
          <w:rPr>
            <w:rFonts w:ascii="Times New Roman" w:hAnsi="Times New Roman"/>
            <w:color w:val="000000" w:themeColor="text1"/>
            <w:sz w:val="24"/>
            <w:szCs w:val="24"/>
          </w:rPr>
          <w:t>owever</w:t>
        </w:r>
      </w:ins>
      <w:r w:rsidR="00BD0A0B">
        <w:rPr>
          <w:rFonts w:ascii="Times New Roman" w:hAnsi="Times New Roman"/>
          <w:color w:val="000000" w:themeColor="text1"/>
          <w:sz w:val="24"/>
          <w:szCs w:val="24"/>
        </w:rPr>
        <w:t>,</w:t>
      </w:r>
      <w:ins w:id="14" w:author="Tamura-Wicks, Helen M" w:date="2018-11-01T14:25:00Z">
        <w:r w:rsidR="00E62AEB" w:rsidRPr="00636C9B">
          <w:rPr>
            <w:rFonts w:ascii="Times New Roman" w:hAnsi="Times New Roman"/>
            <w:color w:val="000000" w:themeColor="text1"/>
            <w:sz w:val="24"/>
            <w:szCs w:val="24"/>
          </w:rPr>
          <w:t xml:space="preserve"> </w:t>
        </w:r>
      </w:ins>
      <w:r w:rsidR="00BD0A0B">
        <w:rPr>
          <w:rFonts w:ascii="Times New Roman" w:hAnsi="Times New Roman"/>
          <w:color w:val="000000" w:themeColor="text1"/>
          <w:sz w:val="24"/>
          <w:szCs w:val="24"/>
        </w:rPr>
        <w:t>t</w:t>
      </w:r>
      <w:r w:rsidR="00E07BAA" w:rsidRPr="00636C9B">
        <w:rPr>
          <w:rFonts w:ascii="Times New Roman" w:hAnsi="Times New Roman"/>
          <w:color w:val="000000" w:themeColor="text1"/>
          <w:sz w:val="24"/>
          <w:szCs w:val="24"/>
        </w:rPr>
        <w:t xml:space="preserve">he causal link </w:t>
      </w:r>
      <w:r w:rsidR="002339FB" w:rsidRPr="00636C9B">
        <w:rPr>
          <w:rFonts w:ascii="Times New Roman" w:hAnsi="Times New Roman"/>
          <w:color w:val="000000" w:themeColor="text1"/>
          <w:sz w:val="24"/>
          <w:szCs w:val="24"/>
        </w:rPr>
        <w:t xml:space="preserve">between </w:t>
      </w:r>
      <w:r w:rsidR="004F5C2E" w:rsidRPr="00636C9B">
        <w:rPr>
          <w:rFonts w:ascii="Times New Roman" w:hAnsi="Times New Roman"/>
          <w:color w:val="000000" w:themeColor="text1"/>
          <w:sz w:val="24"/>
          <w:szCs w:val="24"/>
        </w:rPr>
        <w:t>injury</w:t>
      </w:r>
      <w:r w:rsidR="002339FB" w:rsidRPr="00636C9B">
        <w:rPr>
          <w:rFonts w:ascii="Times New Roman" w:hAnsi="Times New Roman"/>
          <w:color w:val="000000" w:themeColor="text1"/>
          <w:sz w:val="24"/>
          <w:szCs w:val="24"/>
        </w:rPr>
        <w:t xml:space="preserve"> </w:t>
      </w:r>
      <w:r w:rsidR="004F5C2E" w:rsidRPr="00636C9B">
        <w:rPr>
          <w:rFonts w:ascii="Times New Roman" w:hAnsi="Times New Roman"/>
          <w:color w:val="000000" w:themeColor="text1"/>
          <w:sz w:val="24"/>
          <w:szCs w:val="24"/>
        </w:rPr>
        <w:t xml:space="preserve">deaths </w:t>
      </w:r>
      <w:r w:rsidR="002339FB" w:rsidRPr="00636C9B">
        <w:rPr>
          <w:rFonts w:ascii="Times New Roman" w:hAnsi="Times New Roman"/>
          <w:color w:val="000000" w:themeColor="text1"/>
          <w:sz w:val="24"/>
          <w:szCs w:val="24"/>
        </w:rPr>
        <w:t>and temperature</w:t>
      </w:r>
      <w:del w:id="15" w:author="Tamura-Wicks, Helen M" w:date="2018-11-01T14:25:00Z">
        <w:r w:rsidR="00394D30" w:rsidRPr="00636C9B" w:rsidDel="00E62AEB">
          <w:rPr>
            <w:rFonts w:ascii="Times New Roman" w:hAnsi="Times New Roman"/>
            <w:color w:val="000000" w:themeColor="text1"/>
            <w:sz w:val="24"/>
            <w:szCs w:val="24"/>
          </w:rPr>
          <w:delText>however</w:delText>
        </w:r>
      </w:del>
      <w:r w:rsidR="00394D30" w:rsidRPr="00636C9B">
        <w:rPr>
          <w:rFonts w:ascii="Times New Roman" w:hAnsi="Times New Roman"/>
          <w:color w:val="000000" w:themeColor="text1"/>
          <w:sz w:val="24"/>
          <w:szCs w:val="24"/>
        </w:rPr>
        <w:t>,</w:t>
      </w:r>
      <w:r w:rsidR="002339FB" w:rsidRPr="00636C9B">
        <w:rPr>
          <w:rFonts w:ascii="Times New Roman" w:hAnsi="Times New Roman"/>
          <w:color w:val="000000" w:themeColor="text1"/>
          <w:sz w:val="24"/>
          <w:szCs w:val="24"/>
        </w:rPr>
        <w:t xml:space="preserve"> </w:t>
      </w:r>
      <w:r w:rsidR="009A096C" w:rsidRPr="00636C9B">
        <w:rPr>
          <w:rFonts w:ascii="Times New Roman" w:hAnsi="Times New Roman"/>
          <w:color w:val="000000" w:themeColor="text1"/>
          <w:sz w:val="24"/>
          <w:szCs w:val="24"/>
        </w:rPr>
        <w:t xml:space="preserve">where the interaction </w:t>
      </w:r>
      <w:r w:rsidR="000135F4" w:rsidRPr="00636C9B">
        <w:rPr>
          <w:rFonts w:ascii="Times New Roman" w:hAnsi="Times New Roman"/>
          <w:color w:val="000000" w:themeColor="text1"/>
          <w:sz w:val="24"/>
          <w:szCs w:val="24"/>
        </w:rPr>
        <w:t xml:space="preserve">is </w:t>
      </w:r>
      <w:r w:rsidR="009A096C" w:rsidRPr="00636C9B">
        <w:rPr>
          <w:rFonts w:ascii="Times New Roman" w:hAnsi="Times New Roman"/>
          <w:color w:val="000000" w:themeColor="text1"/>
          <w:sz w:val="24"/>
          <w:szCs w:val="24"/>
        </w:rPr>
        <w:t xml:space="preserve">likely to be related </w:t>
      </w:r>
      <w:r w:rsidR="004D3C7F" w:rsidRPr="00636C9B">
        <w:rPr>
          <w:rFonts w:ascii="Times New Roman" w:hAnsi="Times New Roman"/>
          <w:color w:val="000000" w:themeColor="text1"/>
          <w:sz w:val="24"/>
          <w:szCs w:val="24"/>
        </w:rPr>
        <w:t xml:space="preserve">with </w:t>
      </w:r>
      <w:r w:rsidR="008B1AD4" w:rsidRPr="00636C9B">
        <w:rPr>
          <w:rFonts w:ascii="Times New Roman" w:hAnsi="Times New Roman"/>
          <w:color w:val="000000" w:themeColor="text1"/>
          <w:sz w:val="24"/>
          <w:szCs w:val="24"/>
        </w:rPr>
        <w:t xml:space="preserve">more </w:t>
      </w:r>
      <w:r w:rsidR="008A74DA" w:rsidRPr="00636C9B">
        <w:rPr>
          <w:rFonts w:ascii="Times New Roman" w:hAnsi="Times New Roman"/>
          <w:color w:val="000000" w:themeColor="text1"/>
          <w:sz w:val="24"/>
          <w:szCs w:val="24"/>
        </w:rPr>
        <w:t>complicated</w:t>
      </w:r>
      <w:r w:rsidR="009A096C" w:rsidRPr="00636C9B">
        <w:rPr>
          <w:rFonts w:ascii="Times New Roman" w:hAnsi="Times New Roman"/>
          <w:color w:val="000000" w:themeColor="text1"/>
          <w:sz w:val="24"/>
          <w:szCs w:val="24"/>
        </w:rPr>
        <w:t xml:space="preserve"> behaviour</w:t>
      </w:r>
      <w:r w:rsidR="00E80659" w:rsidRPr="00636C9B">
        <w:rPr>
          <w:rFonts w:ascii="Times New Roman" w:hAnsi="Times New Roman"/>
          <w:color w:val="000000" w:themeColor="text1"/>
          <w:sz w:val="24"/>
          <w:szCs w:val="24"/>
        </w:rPr>
        <w:t>al and psychological</w:t>
      </w:r>
      <w:r w:rsidR="009A096C" w:rsidRPr="00636C9B">
        <w:rPr>
          <w:rFonts w:ascii="Times New Roman" w:hAnsi="Times New Roman"/>
          <w:color w:val="000000" w:themeColor="text1"/>
          <w:sz w:val="24"/>
          <w:szCs w:val="24"/>
        </w:rPr>
        <w:t xml:space="preserve"> modulations</w:t>
      </w:r>
      <w:r w:rsidR="00E07BAA" w:rsidRPr="00636C9B">
        <w:rPr>
          <w:rFonts w:ascii="Times New Roman" w:hAnsi="Times New Roman"/>
          <w:color w:val="000000" w:themeColor="text1"/>
          <w:sz w:val="24"/>
          <w:szCs w:val="24"/>
        </w:rPr>
        <w:t>, is less well-</w:t>
      </w:r>
      <w:r w:rsidR="002773C7" w:rsidRPr="00636C9B">
        <w:rPr>
          <w:rFonts w:ascii="Times New Roman" w:hAnsi="Times New Roman"/>
          <w:color w:val="000000" w:themeColor="text1"/>
          <w:sz w:val="24"/>
          <w:szCs w:val="24"/>
        </w:rPr>
        <w:t>researched</w:t>
      </w:r>
      <w:r w:rsidR="001D6E21" w:rsidRPr="00636C9B">
        <w:rPr>
          <w:rFonts w:ascii="Times New Roman" w:hAnsi="Times New Roman"/>
          <w:color w:val="000000" w:themeColor="text1"/>
          <w:sz w:val="24"/>
          <w:szCs w:val="24"/>
        </w:rPr>
        <w:t xml:space="preserve">. There are studies which indirectly examine relationships of violent behaviour and conflict with </w:t>
      </w:r>
      <w:r w:rsidR="003F55E2" w:rsidRPr="00636C9B">
        <w:rPr>
          <w:rFonts w:ascii="Times New Roman" w:hAnsi="Times New Roman"/>
          <w:color w:val="000000" w:themeColor="text1"/>
          <w:sz w:val="24"/>
          <w:szCs w:val="24"/>
        </w:rPr>
        <w:t>climate change</w:t>
      </w:r>
      <w:r w:rsidR="001D6E21" w:rsidRPr="00636C9B">
        <w:rPr>
          <w:rFonts w:ascii="Times New Roman" w:hAnsi="Times New Roman"/>
          <w:color w:val="000000" w:themeColor="text1"/>
          <w:sz w:val="24"/>
          <w:szCs w:val="24"/>
        </w:rPr>
        <w:t>,</w:t>
      </w:r>
      <w:r w:rsidR="001D6E21" w:rsidRPr="00636C9B">
        <w:rPr>
          <w:rFonts w:ascii="Times New Roman" w:hAnsi="Times New Roman"/>
          <w:color w:val="000000" w:themeColor="text1"/>
          <w:sz w:val="24"/>
          <w:szCs w:val="24"/>
        </w:rPr>
        <w:fldChar w:fldCharType="begin" w:fldLock="1"/>
      </w:r>
      <w:r w:rsidR="003F55E2" w:rsidRPr="00636C9B">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change","type":"article-journal"},"uris":["http://www.mendeley.com/documents/?uuid=ce31f35c-381d-4a9c-bcbf-e15caac05db1"]},{"id":"ITEM-2","itemData":{"DOI":"10.1007/s11524-013-9791-1","ISBN":"1468-2869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3F55E2" w:rsidRPr="00636C9B">
        <w:rPr>
          <w:rFonts w:ascii="MS Mincho" w:eastAsia="MS Mincho" w:hAnsi="MS Mincho" w:cs="MS Mincho"/>
          <w:color w:val="000000" w:themeColor="text1"/>
          <w:sz w:val="24"/>
          <w:szCs w:val="24"/>
        </w:rPr>
        <w:instrText>∼</w:instrText>
      </w:r>
      <w:r w:rsidR="003F55E2" w:rsidRPr="00636C9B">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7–12&lt;/sup&gt;","plainTextFormattedCitation":"7–12","previouslyFormattedCitation":"&lt;sup&gt;7–12&lt;/sup&gt;"},"properties":{"noteIndex":0},"schema":"https://github.com/citation-style-language/schema/raw/master/csl-citation.json"}</w:instrText>
      </w:r>
      <w:r w:rsidR="001D6E21" w:rsidRPr="00636C9B">
        <w:rPr>
          <w:rFonts w:ascii="Times New Roman" w:hAnsi="Times New Roman"/>
          <w:color w:val="000000" w:themeColor="text1"/>
          <w:sz w:val="24"/>
          <w:szCs w:val="24"/>
        </w:rPr>
        <w:fldChar w:fldCharType="separate"/>
      </w:r>
      <w:r w:rsidR="003F55E2" w:rsidRPr="00636C9B">
        <w:rPr>
          <w:rFonts w:ascii="Times New Roman" w:hAnsi="Times New Roman"/>
          <w:noProof/>
          <w:color w:val="000000" w:themeColor="text1"/>
          <w:sz w:val="24"/>
          <w:szCs w:val="24"/>
          <w:vertAlign w:val="superscript"/>
        </w:rPr>
        <w:t>7–12</w:t>
      </w:r>
      <w:r w:rsidR="001D6E21" w:rsidRPr="00636C9B">
        <w:rPr>
          <w:rFonts w:ascii="Times New Roman" w:hAnsi="Times New Roman"/>
          <w:color w:val="000000" w:themeColor="text1"/>
          <w:sz w:val="24"/>
          <w:szCs w:val="24"/>
        </w:rPr>
        <w:fldChar w:fldCharType="end"/>
      </w:r>
      <w:r w:rsidR="001D6E21" w:rsidRPr="00636C9B">
        <w:rPr>
          <w:rFonts w:ascii="Times New Roman" w:hAnsi="Times New Roman"/>
          <w:color w:val="000000" w:themeColor="text1"/>
          <w:sz w:val="24"/>
          <w:szCs w:val="24"/>
        </w:rPr>
        <w:t xml:space="preserve"> </w:t>
      </w:r>
      <w:r w:rsidR="00E07BAA" w:rsidRPr="00636C9B">
        <w:rPr>
          <w:rFonts w:ascii="Times New Roman" w:hAnsi="Times New Roman"/>
          <w:color w:val="000000" w:themeColor="text1"/>
          <w:sz w:val="24"/>
          <w:szCs w:val="24"/>
        </w:rPr>
        <w:t>with</w:t>
      </w:r>
      <w:r w:rsidR="00CD5FB0" w:rsidRPr="00636C9B">
        <w:rPr>
          <w:rFonts w:ascii="Times New Roman" w:hAnsi="Times New Roman"/>
          <w:color w:val="000000" w:themeColor="text1"/>
          <w:sz w:val="24"/>
          <w:szCs w:val="24"/>
        </w:rPr>
        <w:t xml:space="preserve"> only </w:t>
      </w:r>
      <w:r w:rsidR="001D6E21" w:rsidRPr="00636C9B">
        <w:rPr>
          <w:rFonts w:ascii="Times New Roman" w:hAnsi="Times New Roman"/>
          <w:color w:val="000000" w:themeColor="text1"/>
          <w:sz w:val="24"/>
          <w:szCs w:val="24"/>
        </w:rPr>
        <w:t>a</w:t>
      </w:r>
      <w:r w:rsidR="002773C7" w:rsidRPr="00636C9B">
        <w:rPr>
          <w:rFonts w:ascii="Times New Roman" w:hAnsi="Times New Roman"/>
          <w:color w:val="000000" w:themeColor="text1"/>
          <w:sz w:val="24"/>
          <w:szCs w:val="24"/>
        </w:rPr>
        <w:t xml:space="preserve"> </w:t>
      </w:r>
      <w:r w:rsidR="00E07BAA" w:rsidRPr="00636C9B">
        <w:rPr>
          <w:rFonts w:ascii="Times New Roman" w:hAnsi="Times New Roman"/>
          <w:color w:val="000000" w:themeColor="text1"/>
          <w:sz w:val="24"/>
          <w:szCs w:val="24"/>
        </w:rPr>
        <w:t xml:space="preserve">few </w:t>
      </w:r>
      <w:del w:id="16" w:author="Tamura-Wicks, Helen M" w:date="2018-11-01T14:27:00Z">
        <w:r w:rsidR="00E07BAA" w:rsidRPr="00636C9B" w:rsidDel="00E62AEB">
          <w:rPr>
            <w:rFonts w:ascii="Times New Roman" w:hAnsi="Times New Roman"/>
            <w:color w:val="000000" w:themeColor="text1"/>
            <w:sz w:val="24"/>
            <w:szCs w:val="24"/>
          </w:rPr>
          <w:delText xml:space="preserve">to date </w:delText>
        </w:r>
      </w:del>
      <w:r w:rsidR="001D6E21" w:rsidRPr="00636C9B">
        <w:rPr>
          <w:rFonts w:ascii="Times New Roman" w:hAnsi="Times New Roman"/>
          <w:color w:val="000000" w:themeColor="text1"/>
          <w:sz w:val="24"/>
          <w:szCs w:val="24"/>
        </w:rPr>
        <w:t>linking a</w:t>
      </w:r>
      <w:r w:rsidR="00264EE8" w:rsidRPr="00636C9B">
        <w:rPr>
          <w:rFonts w:ascii="Times New Roman" w:hAnsi="Times New Roman"/>
          <w:color w:val="000000" w:themeColor="text1"/>
          <w:sz w:val="24"/>
          <w:szCs w:val="24"/>
        </w:rPr>
        <w:t>n outcome for a</w:t>
      </w:r>
      <w:r w:rsidR="00DC16D6" w:rsidRPr="00636C9B">
        <w:rPr>
          <w:rFonts w:ascii="Times New Roman" w:hAnsi="Times New Roman"/>
          <w:color w:val="000000" w:themeColor="text1"/>
          <w:sz w:val="24"/>
          <w:szCs w:val="24"/>
        </w:rPr>
        <w:t xml:space="preserve"> particular </w:t>
      </w:r>
      <w:r w:rsidR="00F52CE2" w:rsidRPr="00636C9B">
        <w:rPr>
          <w:rFonts w:ascii="Times New Roman" w:hAnsi="Times New Roman"/>
          <w:color w:val="000000" w:themeColor="text1"/>
          <w:sz w:val="24"/>
          <w:szCs w:val="24"/>
        </w:rPr>
        <w:t xml:space="preserve">category of </w:t>
      </w:r>
      <w:r w:rsidR="00264EE8" w:rsidRPr="00636C9B">
        <w:rPr>
          <w:rFonts w:ascii="Times New Roman" w:hAnsi="Times New Roman"/>
          <w:color w:val="000000" w:themeColor="text1"/>
          <w:sz w:val="24"/>
          <w:szCs w:val="24"/>
        </w:rPr>
        <w:t xml:space="preserve">injury </w:t>
      </w:r>
      <w:r w:rsidR="001D6E21" w:rsidRPr="00636C9B">
        <w:rPr>
          <w:rFonts w:ascii="Times New Roman" w:hAnsi="Times New Roman"/>
          <w:color w:val="000000" w:themeColor="text1"/>
          <w:sz w:val="24"/>
          <w:szCs w:val="24"/>
        </w:rPr>
        <w:t>with increasing temperature</w:t>
      </w:r>
      <w:r w:rsidR="009A096C" w:rsidRPr="00636C9B">
        <w:rPr>
          <w:rFonts w:ascii="Times New Roman" w:hAnsi="Times New Roman"/>
          <w:color w:val="000000" w:themeColor="text1"/>
          <w:sz w:val="24"/>
          <w:szCs w:val="24"/>
        </w:rPr>
        <w:t>.</w:t>
      </w:r>
      <w:r w:rsidR="00227D5B" w:rsidRPr="00636C9B">
        <w:rPr>
          <w:rFonts w:ascii="Times New Roman" w:hAnsi="Times New Roman"/>
          <w:color w:val="000000" w:themeColor="text1"/>
          <w:sz w:val="24"/>
          <w:szCs w:val="24"/>
        </w:rPr>
        <w:fldChar w:fldCharType="begin" w:fldLock="1"/>
      </w:r>
      <w:r w:rsidR="00321DA9" w:rsidRPr="00636C9B">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13–16&lt;/sup&gt;","plainTextFormattedCitation":"13–16","previouslyFormattedCitation":"&lt;sup&gt;13–16&lt;/sup&gt;"},"properties":{"noteIndex":0},"schema":"https://github.com/citation-style-language/schema/raw/master/csl-citation.json"}</w:instrText>
      </w:r>
      <w:r w:rsidR="00227D5B" w:rsidRPr="00636C9B">
        <w:rPr>
          <w:rFonts w:ascii="Times New Roman" w:hAnsi="Times New Roman"/>
          <w:color w:val="000000" w:themeColor="text1"/>
          <w:sz w:val="24"/>
          <w:szCs w:val="24"/>
        </w:rPr>
        <w:fldChar w:fldCharType="separate"/>
      </w:r>
      <w:r w:rsidR="00321DA9" w:rsidRPr="00636C9B">
        <w:rPr>
          <w:rFonts w:ascii="Times New Roman" w:hAnsi="Times New Roman"/>
          <w:noProof/>
          <w:color w:val="000000" w:themeColor="text1"/>
          <w:sz w:val="24"/>
          <w:szCs w:val="24"/>
          <w:vertAlign w:val="superscript"/>
        </w:rPr>
        <w:t>13–16</w:t>
      </w:r>
      <w:r w:rsidR="00227D5B" w:rsidRPr="00636C9B">
        <w:rPr>
          <w:rFonts w:ascii="Times New Roman" w:hAnsi="Times New Roman"/>
          <w:color w:val="000000" w:themeColor="text1"/>
          <w:sz w:val="24"/>
          <w:szCs w:val="24"/>
        </w:rPr>
        <w:fldChar w:fldCharType="end"/>
      </w:r>
    </w:p>
    <w:p w14:paraId="185106AA" w14:textId="77777777" w:rsidR="002339FB" w:rsidRPr="00636C9B" w:rsidRDefault="002339FB" w:rsidP="00D76DF7">
      <w:pPr>
        <w:spacing w:after="0" w:line="480" w:lineRule="auto"/>
        <w:jc w:val="both"/>
        <w:rPr>
          <w:rFonts w:ascii="Times New Roman" w:hAnsi="Times New Roman"/>
          <w:color w:val="000000" w:themeColor="text1"/>
          <w:sz w:val="24"/>
          <w:szCs w:val="24"/>
        </w:rPr>
      </w:pPr>
    </w:p>
    <w:p w14:paraId="59E5EACC" w14:textId="70BFB1BC" w:rsidR="00252CB9" w:rsidRPr="00636C9B" w:rsidRDefault="00327C97" w:rsidP="00252CB9">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 xml:space="preserve">Distinguishing </w:t>
      </w:r>
      <w:r w:rsidR="00BD0A0B">
        <w:rPr>
          <w:rFonts w:ascii="Times New Roman" w:hAnsi="Times New Roman"/>
          <w:color w:val="000000" w:themeColor="text1"/>
          <w:sz w:val="24"/>
          <w:szCs w:val="24"/>
        </w:rPr>
        <w:t xml:space="preserve">risk </w:t>
      </w:r>
      <w:r w:rsidRPr="00636C9B">
        <w:rPr>
          <w:rFonts w:ascii="Times New Roman" w:hAnsi="Times New Roman"/>
          <w:color w:val="000000" w:themeColor="text1"/>
          <w:sz w:val="24"/>
          <w:szCs w:val="24"/>
        </w:rPr>
        <w:t>by</w:t>
      </w:r>
      <w:r w:rsidR="00252CB9" w:rsidRPr="00636C9B">
        <w:rPr>
          <w:rFonts w:ascii="Times New Roman" w:hAnsi="Times New Roman"/>
          <w:color w:val="000000" w:themeColor="text1"/>
          <w:sz w:val="24"/>
          <w:szCs w:val="24"/>
        </w:rPr>
        <w:t xml:space="preserve"> </w:t>
      </w:r>
      <w:r w:rsidR="000C6935" w:rsidRPr="00636C9B">
        <w:rPr>
          <w:rFonts w:ascii="Times New Roman" w:hAnsi="Times New Roman"/>
          <w:color w:val="000000" w:themeColor="text1"/>
          <w:sz w:val="24"/>
          <w:szCs w:val="24"/>
        </w:rPr>
        <w:t xml:space="preserve">socio-demographic </w:t>
      </w:r>
      <w:r w:rsidRPr="00636C9B">
        <w:rPr>
          <w:rFonts w:ascii="Times New Roman" w:hAnsi="Times New Roman"/>
          <w:color w:val="000000" w:themeColor="text1"/>
          <w:sz w:val="24"/>
          <w:szCs w:val="24"/>
        </w:rPr>
        <w:t>groups</w:t>
      </w:r>
      <w:r w:rsidR="00530F84" w:rsidRPr="00636C9B">
        <w:rPr>
          <w:rFonts w:ascii="Times New Roman" w:hAnsi="Times New Roman"/>
          <w:color w:val="000000" w:themeColor="text1"/>
          <w:sz w:val="24"/>
          <w:szCs w:val="24"/>
        </w:rPr>
        <w:t xml:space="preserve">, </w:t>
      </w:r>
      <w:r w:rsidR="00903C59" w:rsidRPr="00636C9B">
        <w:rPr>
          <w:rFonts w:ascii="Times New Roman" w:hAnsi="Times New Roman"/>
          <w:color w:val="000000" w:themeColor="text1"/>
          <w:sz w:val="24"/>
          <w:szCs w:val="24"/>
        </w:rPr>
        <w:t xml:space="preserve">which </w:t>
      </w:r>
      <w:r w:rsidR="000C6935" w:rsidRPr="00636C9B">
        <w:rPr>
          <w:rFonts w:ascii="Times New Roman" w:hAnsi="Times New Roman"/>
          <w:color w:val="000000" w:themeColor="text1"/>
          <w:sz w:val="24"/>
          <w:szCs w:val="24"/>
        </w:rPr>
        <w:t xml:space="preserve">potentially </w:t>
      </w:r>
      <w:r w:rsidR="00903C59" w:rsidRPr="00636C9B">
        <w:rPr>
          <w:rFonts w:ascii="Times New Roman" w:hAnsi="Times New Roman"/>
          <w:color w:val="000000" w:themeColor="text1"/>
          <w:sz w:val="24"/>
          <w:szCs w:val="24"/>
        </w:rPr>
        <w:t xml:space="preserve">possess varying </w:t>
      </w:r>
      <w:r w:rsidR="00C52FAB" w:rsidRPr="00636C9B">
        <w:rPr>
          <w:rFonts w:ascii="Times New Roman" w:hAnsi="Times New Roman"/>
          <w:color w:val="000000" w:themeColor="text1"/>
          <w:sz w:val="24"/>
          <w:szCs w:val="24"/>
        </w:rPr>
        <w:t>levels of resilience</w:t>
      </w:r>
      <w:r w:rsidR="000C6935" w:rsidRPr="00636C9B">
        <w:rPr>
          <w:rFonts w:ascii="Times New Roman" w:hAnsi="Times New Roman"/>
          <w:color w:val="000000" w:themeColor="text1"/>
          <w:sz w:val="24"/>
          <w:szCs w:val="24"/>
        </w:rPr>
        <w:t xml:space="preserve"> to temperature anomalies</w:t>
      </w:r>
      <w:r w:rsidR="00EB7B88" w:rsidRPr="00636C9B">
        <w:rPr>
          <w:rFonts w:ascii="Times New Roman" w:hAnsi="Times New Roman"/>
          <w:color w:val="000000" w:themeColor="text1"/>
          <w:sz w:val="24"/>
          <w:szCs w:val="24"/>
        </w:rPr>
        <w:t xml:space="preserve"> as well as differing compositions of injury deaths,</w:t>
      </w:r>
      <w:r w:rsidR="00C3413F" w:rsidRPr="00636C9B">
        <w:rPr>
          <w:rFonts w:ascii="Times New Roman" w:hAnsi="Times New Roman"/>
          <w:color w:val="000000" w:themeColor="text1"/>
          <w:sz w:val="24"/>
          <w:szCs w:val="24"/>
        </w:rPr>
        <w:t xml:space="preserve"> can help identify vulnerable communities within a population</w:t>
      </w:r>
      <w:r w:rsidR="00321DA9" w:rsidRPr="00636C9B">
        <w:rPr>
          <w:rFonts w:ascii="Times New Roman" w:hAnsi="Times New Roman"/>
          <w:color w:val="000000" w:themeColor="text1"/>
          <w:sz w:val="24"/>
          <w:szCs w:val="24"/>
        </w:rPr>
        <w:t xml:space="preserve">. </w:t>
      </w:r>
      <w:r w:rsidR="00321DA9" w:rsidRPr="00636C9B">
        <w:rPr>
          <w:rFonts w:ascii="Times New Roman" w:hAnsi="Times New Roman"/>
          <w:color w:val="000000" w:themeColor="text1"/>
          <w:sz w:val="24"/>
          <w:szCs w:val="24"/>
        </w:rPr>
        <w:fldChar w:fldCharType="begin" w:fldLock="1"/>
      </w:r>
      <w:r w:rsidR="00BE7FCD" w:rsidRPr="00636C9B">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2008","type":"article","volume":"8"},"uris":["http://www.mendeley.com/documents/?uuid=4a3c238b-f19d-4589-ab7d-38cd7a1ebe34"]},{"id":"ITEM-3","itemData":{"DOI":"10.1136/oem.2006.029017","ISBN":"1470-7926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mendeley":{"formattedCitation":"&lt;sup&gt;1,2,17,18&lt;/sup&gt;","plainTextFormattedCitation":"1,2,17,18","previouslyFormattedCitation":"&lt;sup&gt;1,2,17,18&lt;/sup&gt;"},"properties":{"noteIndex":0},"schema":"https://github.com/citation-style-language/schema/raw/master/csl-citation.json"}</w:instrText>
      </w:r>
      <w:r w:rsidR="00321DA9" w:rsidRPr="00636C9B">
        <w:rPr>
          <w:rFonts w:ascii="Times New Roman" w:hAnsi="Times New Roman"/>
          <w:color w:val="000000" w:themeColor="text1"/>
          <w:sz w:val="24"/>
          <w:szCs w:val="24"/>
        </w:rPr>
        <w:fldChar w:fldCharType="separate"/>
      </w:r>
      <w:r w:rsidR="00321DA9" w:rsidRPr="00636C9B">
        <w:rPr>
          <w:rFonts w:ascii="Times New Roman" w:hAnsi="Times New Roman"/>
          <w:noProof/>
          <w:color w:val="000000" w:themeColor="text1"/>
          <w:sz w:val="24"/>
          <w:szCs w:val="24"/>
          <w:vertAlign w:val="superscript"/>
        </w:rPr>
        <w:t>1,2,17,18</w:t>
      </w:r>
      <w:r w:rsidR="00321DA9" w:rsidRPr="00636C9B">
        <w:rPr>
          <w:rFonts w:ascii="Times New Roman" w:hAnsi="Times New Roman"/>
          <w:color w:val="000000" w:themeColor="text1"/>
          <w:sz w:val="24"/>
          <w:szCs w:val="24"/>
        </w:rPr>
        <w:fldChar w:fldCharType="end"/>
      </w:r>
      <w:r w:rsidR="00321DA9" w:rsidRPr="00636C9B">
        <w:rPr>
          <w:rFonts w:ascii="Times New Roman" w:hAnsi="Times New Roman"/>
          <w:color w:val="000000" w:themeColor="text1"/>
          <w:sz w:val="24"/>
          <w:szCs w:val="24"/>
        </w:rPr>
        <w:t xml:space="preserve"> </w:t>
      </w:r>
      <w:r w:rsidR="00B86EC8" w:rsidRPr="00636C9B">
        <w:rPr>
          <w:rFonts w:ascii="Times New Roman" w:hAnsi="Times New Roman"/>
          <w:color w:val="000000" w:themeColor="text1"/>
          <w:sz w:val="24"/>
          <w:szCs w:val="24"/>
        </w:rPr>
        <w:t>T</w:t>
      </w:r>
      <w:r w:rsidR="00287584" w:rsidRPr="00636C9B">
        <w:rPr>
          <w:rFonts w:ascii="Times New Roman" w:hAnsi="Times New Roman"/>
          <w:color w:val="000000" w:themeColor="text1"/>
          <w:sz w:val="24"/>
          <w:szCs w:val="24"/>
        </w:rPr>
        <w:t xml:space="preserve">emperature </w:t>
      </w:r>
      <w:r w:rsidR="000C36FE" w:rsidRPr="00636C9B">
        <w:rPr>
          <w:rFonts w:ascii="Times New Roman" w:hAnsi="Times New Roman"/>
          <w:color w:val="000000" w:themeColor="text1"/>
          <w:sz w:val="24"/>
          <w:szCs w:val="24"/>
        </w:rPr>
        <w:t>can</w:t>
      </w:r>
      <w:r w:rsidR="00BC7B29" w:rsidRPr="00636C9B">
        <w:rPr>
          <w:rFonts w:ascii="Times New Roman" w:hAnsi="Times New Roman"/>
          <w:color w:val="000000" w:themeColor="text1"/>
          <w:sz w:val="24"/>
          <w:szCs w:val="24"/>
        </w:rPr>
        <w:t xml:space="preserve"> potentially</w:t>
      </w:r>
      <w:r w:rsidR="00B86EC8" w:rsidRPr="00636C9B">
        <w:rPr>
          <w:rFonts w:ascii="Times New Roman" w:hAnsi="Times New Roman"/>
          <w:color w:val="000000" w:themeColor="text1"/>
          <w:sz w:val="24"/>
          <w:szCs w:val="24"/>
        </w:rPr>
        <w:t xml:space="preserve"> </w:t>
      </w:r>
      <w:r w:rsidR="00287584" w:rsidRPr="00636C9B">
        <w:rPr>
          <w:rFonts w:ascii="Times New Roman" w:hAnsi="Times New Roman"/>
          <w:color w:val="000000" w:themeColor="text1"/>
          <w:sz w:val="24"/>
          <w:szCs w:val="24"/>
        </w:rPr>
        <w:t xml:space="preserve">modify </w:t>
      </w:r>
      <w:r w:rsidR="00EB79A2" w:rsidRPr="00636C9B">
        <w:rPr>
          <w:rFonts w:ascii="Times New Roman" w:hAnsi="Times New Roman"/>
          <w:color w:val="000000" w:themeColor="text1"/>
          <w:sz w:val="24"/>
          <w:szCs w:val="24"/>
        </w:rPr>
        <w:t>risk</w:t>
      </w:r>
      <w:r w:rsidR="003E2F68" w:rsidRPr="00636C9B">
        <w:rPr>
          <w:rFonts w:ascii="Times New Roman" w:hAnsi="Times New Roman"/>
          <w:color w:val="000000" w:themeColor="text1"/>
          <w:sz w:val="24"/>
          <w:szCs w:val="24"/>
        </w:rPr>
        <w:t xml:space="preserve"> of death differently</w:t>
      </w:r>
      <w:r w:rsidR="00287584" w:rsidRPr="00636C9B">
        <w:rPr>
          <w:rFonts w:ascii="Times New Roman" w:hAnsi="Times New Roman"/>
          <w:color w:val="000000" w:themeColor="text1"/>
          <w:sz w:val="24"/>
          <w:szCs w:val="24"/>
        </w:rPr>
        <w:t xml:space="preserve"> </w:t>
      </w:r>
      <w:r w:rsidR="00EA41FA" w:rsidRPr="00636C9B">
        <w:rPr>
          <w:rFonts w:ascii="Times New Roman" w:hAnsi="Times New Roman"/>
          <w:color w:val="000000" w:themeColor="text1"/>
          <w:sz w:val="24"/>
          <w:szCs w:val="24"/>
        </w:rPr>
        <w:t>by category of injury</w:t>
      </w:r>
      <w:r w:rsidR="00C55816" w:rsidRPr="00636C9B">
        <w:rPr>
          <w:rFonts w:ascii="Times New Roman" w:hAnsi="Times New Roman"/>
          <w:color w:val="000000" w:themeColor="text1"/>
          <w:sz w:val="24"/>
          <w:szCs w:val="24"/>
        </w:rPr>
        <w:t xml:space="preserve"> within each socio-demographic group</w:t>
      </w:r>
      <w:r w:rsidR="004C67C0" w:rsidRPr="00636C9B">
        <w:rPr>
          <w:rFonts w:ascii="Times New Roman" w:hAnsi="Times New Roman"/>
          <w:color w:val="000000" w:themeColor="text1"/>
          <w:sz w:val="24"/>
          <w:szCs w:val="24"/>
        </w:rPr>
        <w:t>.</w:t>
      </w:r>
      <w:r w:rsidR="000C36FE" w:rsidRPr="00636C9B">
        <w:rPr>
          <w:rFonts w:ascii="Times New Roman" w:hAnsi="Times New Roman"/>
          <w:color w:val="000000" w:themeColor="text1"/>
          <w:sz w:val="24"/>
          <w:szCs w:val="24"/>
        </w:rPr>
        <w:t xml:space="preserve"> </w:t>
      </w:r>
      <w:del w:id="17" w:author="Tamura-Wicks, Helen M" w:date="2018-11-01T14:29:00Z">
        <w:r w:rsidR="000C36FE" w:rsidRPr="00636C9B" w:rsidDel="00E62AEB">
          <w:rPr>
            <w:rFonts w:ascii="Times New Roman" w:hAnsi="Times New Roman"/>
            <w:color w:val="000000" w:themeColor="text1"/>
            <w:sz w:val="24"/>
            <w:szCs w:val="24"/>
          </w:rPr>
          <w:delText xml:space="preserve">It is therefore also </w:delText>
        </w:r>
      </w:del>
      <w:ins w:id="18" w:author="Tamura-Wicks, Helen M" w:date="2018-11-01T14:29:00Z">
        <w:r w:rsidR="00E62AEB">
          <w:rPr>
            <w:rFonts w:ascii="Times New Roman" w:hAnsi="Times New Roman"/>
            <w:color w:val="000000" w:themeColor="text1"/>
            <w:sz w:val="24"/>
            <w:szCs w:val="24"/>
          </w:rPr>
          <w:t xml:space="preserve">Therefore it is </w:t>
        </w:r>
      </w:ins>
      <w:r w:rsidR="000C36FE" w:rsidRPr="00636C9B">
        <w:rPr>
          <w:rFonts w:ascii="Times New Roman" w:hAnsi="Times New Roman"/>
          <w:color w:val="000000" w:themeColor="text1"/>
          <w:sz w:val="24"/>
          <w:szCs w:val="24"/>
        </w:rPr>
        <w:t xml:space="preserve">important to analyse </w:t>
      </w:r>
      <w:r w:rsidR="0006625F" w:rsidRPr="00636C9B">
        <w:rPr>
          <w:rFonts w:ascii="Times New Roman" w:hAnsi="Times New Roman"/>
          <w:color w:val="000000" w:themeColor="text1"/>
          <w:sz w:val="24"/>
          <w:szCs w:val="24"/>
        </w:rPr>
        <w:t xml:space="preserve">vulnerability </w:t>
      </w:r>
      <w:r w:rsidR="00C0356A">
        <w:rPr>
          <w:rFonts w:ascii="Times New Roman" w:hAnsi="Times New Roman"/>
          <w:color w:val="000000" w:themeColor="text1"/>
          <w:sz w:val="24"/>
          <w:szCs w:val="24"/>
        </w:rPr>
        <w:t xml:space="preserve">to anomalous temperature </w:t>
      </w:r>
      <w:r w:rsidR="0006625F" w:rsidRPr="00636C9B">
        <w:rPr>
          <w:rFonts w:ascii="Times New Roman" w:hAnsi="Times New Roman"/>
          <w:color w:val="000000" w:themeColor="text1"/>
          <w:sz w:val="24"/>
          <w:szCs w:val="24"/>
        </w:rPr>
        <w:t>by these distinct combinations</w:t>
      </w:r>
      <w:r w:rsidR="00BC1E9B" w:rsidRPr="00636C9B">
        <w:rPr>
          <w:rFonts w:ascii="Times New Roman" w:hAnsi="Times New Roman"/>
          <w:color w:val="000000" w:themeColor="text1"/>
          <w:sz w:val="24"/>
          <w:szCs w:val="24"/>
        </w:rPr>
        <w:t>.</w:t>
      </w:r>
    </w:p>
    <w:p w14:paraId="20612A69"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4B43762F" w14:textId="3ED4CF20" w:rsidR="00F713D6" w:rsidRPr="00636C9B" w:rsidRDefault="002A2B94" w:rsidP="00F713D6">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lastRenderedPageBreak/>
        <w:t>Here, w</w:t>
      </w:r>
      <w:r w:rsidR="00F713D6" w:rsidRPr="00636C9B">
        <w:rPr>
          <w:rFonts w:ascii="Times New Roman" w:hAnsi="Times New Roman"/>
          <w:color w:val="000000" w:themeColor="text1"/>
          <w:sz w:val="24"/>
          <w:szCs w:val="24"/>
        </w:rPr>
        <w:t>e</w:t>
      </w:r>
      <w:r w:rsidRPr="00636C9B">
        <w:rPr>
          <w:rFonts w:ascii="Times New Roman" w:hAnsi="Times New Roman"/>
          <w:color w:val="000000" w:themeColor="text1"/>
          <w:sz w:val="24"/>
          <w:szCs w:val="24"/>
        </w:rPr>
        <w:t xml:space="preserve"> used geo-coded injury mortality and temperature data</w:t>
      </w:r>
      <w:ins w:id="19" w:author="Tamura-Wicks, Helen M" w:date="2018-11-01T14:30:00Z">
        <w:r w:rsidR="00E62AEB">
          <w:rPr>
            <w:rFonts w:ascii="Times New Roman" w:hAnsi="Times New Roman"/>
            <w:color w:val="000000" w:themeColor="text1"/>
            <w:sz w:val="24"/>
            <w:szCs w:val="24"/>
          </w:rPr>
          <w:t xml:space="preserve"> with</w:t>
        </w:r>
      </w:ins>
      <w:r w:rsidR="008721C3" w:rsidRPr="00636C9B">
        <w:rPr>
          <w:rFonts w:ascii="Times New Roman" w:hAnsi="Times New Roman"/>
          <w:color w:val="000000" w:themeColor="text1"/>
          <w:sz w:val="24"/>
          <w:szCs w:val="24"/>
        </w:rPr>
        <w:t xml:space="preserve"> a</w:t>
      </w:r>
      <w:r w:rsidR="00E70EB0" w:rsidRPr="00636C9B">
        <w:rPr>
          <w:rFonts w:ascii="Times New Roman" w:hAnsi="Times New Roman"/>
          <w:color w:val="000000" w:themeColor="text1"/>
          <w:sz w:val="24"/>
          <w:szCs w:val="24"/>
        </w:rPr>
        <w:t xml:space="preserve"> Bayesian spatiotemporal model to conduct a national analysis of the impact of </w:t>
      </w:r>
      <w:r w:rsidR="00D74744" w:rsidRPr="00636C9B">
        <w:rPr>
          <w:rFonts w:ascii="Times New Roman" w:hAnsi="Times New Roman"/>
          <w:color w:val="000000" w:themeColor="text1"/>
          <w:sz w:val="24"/>
          <w:szCs w:val="24"/>
        </w:rPr>
        <w:t xml:space="preserve">anomalous </w:t>
      </w:r>
      <w:r w:rsidR="00E70EB0" w:rsidRPr="00636C9B">
        <w:rPr>
          <w:rFonts w:ascii="Times New Roman" w:hAnsi="Times New Roman"/>
          <w:color w:val="000000" w:themeColor="text1"/>
          <w:sz w:val="24"/>
          <w:szCs w:val="24"/>
        </w:rPr>
        <w:t xml:space="preserve">temperature on </w:t>
      </w:r>
      <w:r w:rsidR="00567A03">
        <w:rPr>
          <w:rFonts w:ascii="Times New Roman" w:hAnsi="Times New Roman"/>
          <w:color w:val="000000" w:themeColor="text1"/>
          <w:sz w:val="24"/>
          <w:szCs w:val="24"/>
        </w:rPr>
        <w:t>mutiple</w:t>
      </w:r>
      <w:r w:rsidR="00E62AEB">
        <w:rPr>
          <w:rFonts w:ascii="Times New Roman" w:hAnsi="Times New Roman"/>
          <w:color w:val="000000" w:themeColor="text1"/>
          <w:sz w:val="24"/>
          <w:szCs w:val="24"/>
        </w:rPr>
        <w:t xml:space="preserve"> </w:t>
      </w:r>
      <w:r w:rsidR="00F713D6" w:rsidRPr="00636C9B">
        <w:rPr>
          <w:rFonts w:ascii="Times New Roman" w:hAnsi="Times New Roman"/>
          <w:color w:val="000000" w:themeColor="text1"/>
          <w:sz w:val="24"/>
          <w:szCs w:val="24"/>
        </w:rPr>
        <w:t>categories of injury</w:t>
      </w:r>
      <w:r w:rsidR="00CF446F" w:rsidRPr="00636C9B">
        <w:rPr>
          <w:rFonts w:ascii="Times New Roman" w:hAnsi="Times New Roman"/>
          <w:color w:val="000000" w:themeColor="text1"/>
          <w:sz w:val="24"/>
          <w:szCs w:val="24"/>
        </w:rPr>
        <w:t xml:space="preserve"> by socio-demographic c</w:t>
      </w:r>
      <w:r w:rsidR="000135F4" w:rsidRPr="00636C9B">
        <w:rPr>
          <w:rFonts w:ascii="Times New Roman" w:hAnsi="Times New Roman"/>
          <w:color w:val="000000" w:themeColor="text1"/>
          <w:sz w:val="24"/>
          <w:szCs w:val="24"/>
        </w:rPr>
        <w:t>haracteristic</w:t>
      </w:r>
      <w:r w:rsidR="0017106C" w:rsidRPr="00636C9B">
        <w:rPr>
          <w:rFonts w:ascii="Times New Roman" w:hAnsi="Times New Roman"/>
          <w:color w:val="000000" w:themeColor="text1"/>
          <w:sz w:val="24"/>
          <w:szCs w:val="24"/>
        </w:rPr>
        <w:t>.</w:t>
      </w:r>
      <w:r w:rsidR="00894665" w:rsidRPr="00636C9B">
        <w:rPr>
          <w:rFonts w:ascii="Times New Roman" w:hAnsi="Times New Roman"/>
          <w:color w:val="000000" w:themeColor="text1"/>
          <w:sz w:val="24"/>
          <w:szCs w:val="24"/>
        </w:rPr>
        <w:t xml:space="preserve"> </w:t>
      </w:r>
    </w:p>
    <w:p w14:paraId="1852CDDB"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3D32255A" w14:textId="74490CC1" w:rsidR="00B26B68" w:rsidRPr="00636C9B" w:rsidRDefault="00B26B68" w:rsidP="005B39FC">
      <w:pPr>
        <w:spacing w:after="0" w:line="480" w:lineRule="auto"/>
        <w:jc w:val="both"/>
        <w:rPr>
          <w:ins w:id="20" w:author="Ezzati, Majid" w:date="2018-10-22T19:13:00Z"/>
          <w:rFonts w:ascii="Times New Roman" w:hAnsi="Times New Roman"/>
          <w:b/>
          <w:color w:val="000000" w:themeColor="text1"/>
          <w:sz w:val="24"/>
          <w:szCs w:val="24"/>
        </w:rPr>
      </w:pPr>
      <w:r w:rsidRPr="00636C9B">
        <w:rPr>
          <w:rFonts w:ascii="Times New Roman" w:hAnsi="Times New Roman"/>
          <w:b/>
          <w:color w:val="000000" w:themeColor="text1"/>
          <w:sz w:val="24"/>
          <w:szCs w:val="24"/>
        </w:rPr>
        <w:t>Methods</w:t>
      </w:r>
    </w:p>
    <w:p w14:paraId="317B337D" w14:textId="497C5293" w:rsidR="00E65B73" w:rsidRPr="00636C9B" w:rsidRDefault="00E65B73" w:rsidP="005B39FC">
      <w:pPr>
        <w:spacing w:after="0" w:line="480" w:lineRule="auto"/>
        <w:jc w:val="both"/>
        <w:rPr>
          <w:rFonts w:ascii="Times New Roman" w:hAnsi="Times New Roman"/>
          <w:i/>
          <w:color w:val="000000" w:themeColor="text1"/>
          <w:sz w:val="24"/>
          <w:szCs w:val="24"/>
        </w:rPr>
      </w:pPr>
      <w:r w:rsidRPr="00636C9B">
        <w:rPr>
          <w:rFonts w:ascii="Times New Roman" w:hAnsi="Times New Roman"/>
          <w:i/>
          <w:color w:val="000000" w:themeColor="text1"/>
          <w:sz w:val="24"/>
          <w:szCs w:val="24"/>
        </w:rPr>
        <w:t>Study design</w:t>
      </w:r>
    </w:p>
    <w:p w14:paraId="4178A95E" w14:textId="6C5BC3FB" w:rsidR="00E65B73" w:rsidRPr="00636C9B" w:rsidRDefault="00921D87" w:rsidP="005B39FC">
      <w:pPr>
        <w:spacing w:after="0" w:line="480" w:lineRule="auto"/>
        <w:jc w:val="both"/>
        <w:rPr>
          <w:ins w:id="21" w:author="Parks, Robbie M" w:date="2018-10-29T11:46:00Z"/>
          <w:rFonts w:ascii="Times New Roman" w:hAnsi="Times New Roman"/>
          <w:color w:val="000000" w:themeColor="text1"/>
          <w:sz w:val="24"/>
          <w:szCs w:val="24"/>
        </w:rPr>
      </w:pPr>
      <w:ins w:id="22" w:author="Parks, Robbie M" w:date="2018-10-29T11:46:00Z">
        <w:r w:rsidRPr="00636C9B">
          <w:rPr>
            <w:rFonts w:ascii="Times New Roman" w:hAnsi="Times New Roman"/>
            <w:color w:val="000000" w:themeColor="text1"/>
            <w:sz w:val="24"/>
            <w:szCs w:val="24"/>
          </w:rPr>
          <w:t xml:space="preserve">We used </w:t>
        </w:r>
      </w:ins>
      <w:ins w:id="23" w:author="Parks, Robbie M" w:date="2018-10-29T11:49:00Z">
        <w:r w:rsidR="00095490" w:rsidRPr="00636C9B">
          <w:rPr>
            <w:rFonts w:ascii="Times New Roman" w:hAnsi="Times New Roman"/>
            <w:color w:val="000000" w:themeColor="text1"/>
            <w:sz w:val="24"/>
            <w:szCs w:val="24"/>
          </w:rPr>
          <w:t>geo</w:t>
        </w:r>
      </w:ins>
      <w:ins w:id="24" w:author="Parks, Robbie M" w:date="2018-10-29T11:55:00Z">
        <w:r w:rsidR="004C4565" w:rsidRPr="00636C9B">
          <w:rPr>
            <w:rFonts w:ascii="Times New Roman" w:hAnsi="Times New Roman"/>
            <w:color w:val="000000" w:themeColor="text1"/>
            <w:sz w:val="24"/>
            <w:szCs w:val="24"/>
          </w:rPr>
          <w:t>-</w:t>
        </w:r>
      </w:ins>
      <w:ins w:id="25" w:author="Parks, Robbie M" w:date="2018-10-29T11:49:00Z">
        <w:r w:rsidR="00095490" w:rsidRPr="00636C9B">
          <w:rPr>
            <w:rFonts w:ascii="Times New Roman" w:hAnsi="Times New Roman"/>
            <w:color w:val="000000" w:themeColor="text1"/>
            <w:sz w:val="24"/>
            <w:szCs w:val="24"/>
          </w:rPr>
          <w:t xml:space="preserve">coded </w:t>
        </w:r>
      </w:ins>
      <w:ins w:id="26" w:author="Parks, Robbie M" w:date="2018-10-29T11:46:00Z">
        <w:r w:rsidRPr="00636C9B">
          <w:rPr>
            <w:rFonts w:ascii="Times New Roman" w:hAnsi="Times New Roman"/>
            <w:color w:val="000000" w:themeColor="text1"/>
            <w:sz w:val="24"/>
            <w:szCs w:val="24"/>
          </w:rPr>
          <w:t>population-based data</w:t>
        </w:r>
      </w:ins>
      <w:ins w:id="27" w:author="Parks, Robbie M" w:date="2018-10-29T11:55:00Z">
        <w:r w:rsidR="004C4565" w:rsidRPr="00636C9B">
          <w:rPr>
            <w:rFonts w:ascii="Times New Roman" w:hAnsi="Times New Roman"/>
            <w:color w:val="000000" w:themeColor="text1"/>
            <w:sz w:val="24"/>
            <w:szCs w:val="24"/>
          </w:rPr>
          <w:t xml:space="preserve"> and temperature data</w:t>
        </w:r>
        <w:r w:rsidR="00085A4E" w:rsidRPr="00636C9B">
          <w:rPr>
            <w:rFonts w:ascii="Times New Roman" w:hAnsi="Times New Roman"/>
            <w:color w:val="000000" w:themeColor="text1"/>
            <w:sz w:val="24"/>
            <w:szCs w:val="24"/>
          </w:rPr>
          <w:t xml:space="preserve"> in</w:t>
        </w:r>
      </w:ins>
      <w:ins w:id="28" w:author="Parks, Robbie M" w:date="2018-10-29T11:57:00Z">
        <w:r w:rsidR="008E3720" w:rsidRPr="00636C9B">
          <w:rPr>
            <w:rFonts w:ascii="Times New Roman" w:hAnsi="Times New Roman"/>
            <w:color w:val="000000" w:themeColor="text1"/>
            <w:sz w:val="24"/>
            <w:szCs w:val="24"/>
          </w:rPr>
          <w:t xml:space="preserve"> the</w:t>
        </w:r>
      </w:ins>
      <w:ins w:id="29" w:author="Parks, Robbie M" w:date="2018-10-29T11:55:00Z">
        <w:r w:rsidR="00085A4E" w:rsidRPr="00636C9B">
          <w:rPr>
            <w:rFonts w:ascii="Times New Roman" w:hAnsi="Times New Roman"/>
            <w:color w:val="000000" w:themeColor="text1"/>
            <w:sz w:val="24"/>
            <w:szCs w:val="24"/>
          </w:rPr>
          <w:t xml:space="preserve"> contiguous USA </w:t>
        </w:r>
      </w:ins>
      <w:ins w:id="30" w:author="Parks, Robbie M" w:date="2018-11-01T18:12:00Z">
        <w:r w:rsidR="00C0356A">
          <w:rPr>
            <w:rFonts w:ascii="Times New Roman" w:hAnsi="Times New Roman"/>
            <w:color w:val="000000" w:themeColor="text1"/>
            <w:sz w:val="24"/>
            <w:szCs w:val="24"/>
          </w:rPr>
          <w:t xml:space="preserve">(i.e., excluding Alaska and Hawaii) </w:t>
        </w:r>
      </w:ins>
      <w:ins w:id="31" w:author="Parks, Robbie M" w:date="2018-10-29T11:55:00Z">
        <w:r w:rsidR="00085A4E" w:rsidRPr="00636C9B">
          <w:rPr>
            <w:rFonts w:ascii="Times New Roman" w:hAnsi="Times New Roman"/>
            <w:color w:val="000000" w:themeColor="text1"/>
            <w:sz w:val="24"/>
            <w:szCs w:val="24"/>
          </w:rPr>
          <w:t>from 1980 to 2016</w:t>
        </w:r>
      </w:ins>
      <w:ins w:id="32" w:author="Parks, Robbie M" w:date="2018-10-29T11:46:00Z">
        <w:r w:rsidRPr="00636C9B">
          <w:rPr>
            <w:rFonts w:ascii="Times New Roman" w:hAnsi="Times New Roman"/>
            <w:color w:val="000000" w:themeColor="text1"/>
            <w:sz w:val="24"/>
            <w:szCs w:val="24"/>
          </w:rPr>
          <w:t xml:space="preserve"> to estimate the association between anomalous </w:t>
        </w:r>
      </w:ins>
      <w:ins w:id="33" w:author="Parks, Robbie M" w:date="2018-10-29T11:47:00Z">
        <w:r w:rsidRPr="00636C9B">
          <w:rPr>
            <w:rFonts w:ascii="Times New Roman" w:hAnsi="Times New Roman"/>
            <w:color w:val="000000" w:themeColor="text1"/>
            <w:sz w:val="24"/>
            <w:szCs w:val="24"/>
          </w:rPr>
          <w:t>temperature</w:t>
        </w:r>
        <w:r w:rsidR="006D1F52" w:rsidRPr="00636C9B">
          <w:rPr>
            <w:rFonts w:ascii="Times New Roman" w:hAnsi="Times New Roman"/>
            <w:color w:val="000000" w:themeColor="text1"/>
            <w:sz w:val="24"/>
            <w:szCs w:val="24"/>
          </w:rPr>
          <w:t xml:space="preserve"> and vari</w:t>
        </w:r>
        <w:r w:rsidR="003F50A5" w:rsidRPr="00636C9B">
          <w:rPr>
            <w:rFonts w:ascii="Times New Roman" w:hAnsi="Times New Roman"/>
            <w:color w:val="000000" w:themeColor="text1"/>
            <w:sz w:val="24"/>
            <w:szCs w:val="24"/>
          </w:rPr>
          <w:t xml:space="preserve">ous categories of injury deaths, </w:t>
        </w:r>
        <w:r w:rsidR="003A6E74" w:rsidRPr="00636C9B">
          <w:rPr>
            <w:rFonts w:ascii="Times New Roman" w:hAnsi="Times New Roman"/>
            <w:color w:val="000000" w:themeColor="text1"/>
            <w:sz w:val="24"/>
            <w:szCs w:val="24"/>
          </w:rPr>
          <w:t xml:space="preserve">by age group, </w:t>
        </w:r>
        <w:r w:rsidR="003F50A5" w:rsidRPr="00636C9B">
          <w:rPr>
            <w:rFonts w:ascii="Times New Roman" w:hAnsi="Times New Roman"/>
            <w:color w:val="000000" w:themeColor="text1"/>
            <w:sz w:val="24"/>
            <w:szCs w:val="24"/>
          </w:rPr>
          <w:t>sex</w:t>
        </w:r>
      </w:ins>
      <w:ins w:id="34" w:author="Parks, Robbie M" w:date="2018-10-29T12:37:00Z">
        <w:r w:rsidR="003A6E74" w:rsidRPr="00636C9B">
          <w:rPr>
            <w:rFonts w:ascii="Times New Roman" w:hAnsi="Times New Roman"/>
            <w:color w:val="000000" w:themeColor="text1"/>
            <w:sz w:val="24"/>
            <w:szCs w:val="24"/>
          </w:rPr>
          <w:t xml:space="preserve"> and month</w:t>
        </w:r>
      </w:ins>
      <w:ins w:id="35" w:author="Parks, Robbie M" w:date="2018-10-29T11:47:00Z">
        <w:r w:rsidR="003F50A5" w:rsidRPr="00636C9B">
          <w:rPr>
            <w:rFonts w:ascii="Times New Roman" w:hAnsi="Times New Roman"/>
            <w:color w:val="000000" w:themeColor="text1"/>
            <w:sz w:val="24"/>
            <w:szCs w:val="24"/>
          </w:rPr>
          <w:t>.</w:t>
        </w:r>
      </w:ins>
      <w:ins w:id="36" w:author="Parks, Robbie M" w:date="2018-10-29T11:51:00Z">
        <w:r w:rsidR="00F056CD" w:rsidRPr="00636C9B">
          <w:rPr>
            <w:rFonts w:ascii="Times New Roman" w:hAnsi="Times New Roman"/>
            <w:color w:val="000000" w:themeColor="text1"/>
            <w:sz w:val="24"/>
            <w:szCs w:val="24"/>
          </w:rPr>
          <w:t xml:space="preserve"> We used a</w:t>
        </w:r>
      </w:ins>
      <w:ins w:id="37" w:author="Parks, Robbie M" w:date="2018-10-29T11:47:00Z">
        <w:r w:rsidR="003F50A5" w:rsidRPr="00636C9B">
          <w:rPr>
            <w:rFonts w:ascii="Times New Roman" w:hAnsi="Times New Roman"/>
            <w:color w:val="000000" w:themeColor="text1"/>
            <w:sz w:val="24"/>
            <w:szCs w:val="24"/>
          </w:rPr>
          <w:t xml:space="preserve"> </w:t>
        </w:r>
      </w:ins>
      <w:ins w:id="38" w:author="Parks, Robbie M" w:date="2018-10-29T11:52:00Z">
        <w:r w:rsidR="00F056CD" w:rsidRPr="00636C9B">
          <w:rPr>
            <w:rFonts w:ascii="Times New Roman" w:hAnsi="Times New Roman"/>
            <w:color w:val="000000" w:themeColor="text1"/>
            <w:sz w:val="24"/>
            <w:szCs w:val="24"/>
          </w:rPr>
          <w:t xml:space="preserve">Bayesian spatiotemporal model </w:t>
        </w:r>
        <w:r w:rsidR="00727E9B" w:rsidRPr="00636C9B">
          <w:rPr>
            <w:rFonts w:ascii="Times New Roman" w:hAnsi="Times New Roman"/>
            <w:color w:val="000000" w:themeColor="text1"/>
            <w:sz w:val="24"/>
            <w:szCs w:val="24"/>
          </w:rPr>
          <w:t>of</w:t>
        </w:r>
        <w:r w:rsidR="00F62C99" w:rsidRPr="00636C9B">
          <w:rPr>
            <w:rFonts w:ascii="Times New Roman" w:hAnsi="Times New Roman"/>
            <w:color w:val="000000" w:themeColor="text1"/>
            <w:sz w:val="24"/>
            <w:szCs w:val="24"/>
          </w:rPr>
          <w:t xml:space="preserve"> death rates</w:t>
        </w:r>
        <w:r w:rsidR="00DF172D" w:rsidRPr="00636C9B">
          <w:rPr>
            <w:rFonts w:ascii="Times New Roman" w:hAnsi="Times New Roman"/>
            <w:color w:val="000000" w:themeColor="text1"/>
            <w:sz w:val="24"/>
            <w:szCs w:val="24"/>
          </w:rPr>
          <w:t xml:space="preserve">. Our </w:t>
        </w:r>
      </w:ins>
      <w:ins w:id="39" w:author="Parks, Robbie M" w:date="2018-10-29T11:53:00Z">
        <w:r w:rsidR="00DF172D" w:rsidRPr="00636C9B">
          <w:rPr>
            <w:rFonts w:ascii="Times New Roman" w:hAnsi="Times New Roman"/>
            <w:color w:val="000000" w:themeColor="text1"/>
            <w:sz w:val="24"/>
            <w:szCs w:val="24"/>
          </w:rPr>
          <w:t>statistical</w:t>
        </w:r>
      </w:ins>
      <w:ins w:id="40" w:author="Parks, Robbie M" w:date="2018-10-29T11:52:00Z">
        <w:r w:rsidR="00DF172D" w:rsidRPr="00636C9B">
          <w:rPr>
            <w:rFonts w:ascii="Times New Roman" w:hAnsi="Times New Roman"/>
            <w:color w:val="000000" w:themeColor="text1"/>
            <w:sz w:val="24"/>
            <w:szCs w:val="24"/>
          </w:rPr>
          <w:t xml:space="preserve"> </w:t>
        </w:r>
      </w:ins>
      <w:ins w:id="41" w:author="Parks, Robbie M" w:date="2018-10-29T11:53:00Z">
        <w:r w:rsidR="00DF172D" w:rsidRPr="00636C9B">
          <w:rPr>
            <w:rFonts w:ascii="Times New Roman" w:hAnsi="Times New Roman"/>
            <w:color w:val="000000" w:themeColor="text1"/>
            <w:sz w:val="24"/>
            <w:szCs w:val="24"/>
          </w:rPr>
          <w:t xml:space="preserve">model, described below, </w:t>
        </w:r>
        <w:r w:rsidR="004264D7" w:rsidRPr="00636C9B">
          <w:rPr>
            <w:rFonts w:ascii="Times New Roman" w:hAnsi="Times New Roman"/>
            <w:color w:val="000000" w:themeColor="text1"/>
            <w:sz w:val="24"/>
            <w:szCs w:val="24"/>
          </w:rPr>
          <w:t xml:space="preserve">allowed death rates to vary by </w:t>
        </w:r>
      </w:ins>
      <w:ins w:id="42" w:author="Parks, Robbie M" w:date="2018-10-29T11:56:00Z">
        <w:r w:rsidR="001B225E" w:rsidRPr="00636C9B">
          <w:rPr>
            <w:rFonts w:ascii="Times New Roman" w:hAnsi="Times New Roman"/>
            <w:color w:val="000000" w:themeColor="text1"/>
            <w:sz w:val="24"/>
            <w:szCs w:val="24"/>
          </w:rPr>
          <w:t>a</w:t>
        </w:r>
        <w:r w:rsidR="000545FB" w:rsidRPr="00636C9B">
          <w:rPr>
            <w:rFonts w:ascii="Times New Roman" w:hAnsi="Times New Roman"/>
            <w:color w:val="000000" w:themeColor="text1"/>
            <w:sz w:val="24"/>
            <w:szCs w:val="24"/>
          </w:rPr>
          <w:t>ge group, sex, month</w:t>
        </w:r>
        <w:r w:rsidR="001B225E" w:rsidRPr="00636C9B">
          <w:rPr>
            <w:rFonts w:ascii="Times New Roman" w:hAnsi="Times New Roman"/>
            <w:color w:val="000000" w:themeColor="text1"/>
            <w:sz w:val="24"/>
            <w:szCs w:val="24"/>
          </w:rPr>
          <w:t>,</w:t>
        </w:r>
      </w:ins>
      <w:ins w:id="43" w:author="Parks, Robbie M" w:date="2018-10-29T11:58:00Z">
        <w:r w:rsidR="008E3720" w:rsidRPr="00636C9B">
          <w:rPr>
            <w:rFonts w:ascii="Times New Roman" w:hAnsi="Times New Roman"/>
            <w:color w:val="000000" w:themeColor="text1"/>
            <w:sz w:val="24"/>
            <w:szCs w:val="24"/>
          </w:rPr>
          <w:t xml:space="preserve"> state, </w:t>
        </w:r>
      </w:ins>
      <w:ins w:id="44" w:author="Parks, Robbie M" w:date="2018-10-29T11:59:00Z">
        <w:r w:rsidR="008537D1" w:rsidRPr="00636C9B">
          <w:rPr>
            <w:rFonts w:ascii="Times New Roman" w:hAnsi="Times New Roman"/>
            <w:color w:val="000000" w:themeColor="text1"/>
            <w:sz w:val="24"/>
            <w:szCs w:val="24"/>
          </w:rPr>
          <w:t xml:space="preserve">over time, </w:t>
        </w:r>
      </w:ins>
      <w:ins w:id="45" w:author="Parks, Robbie M" w:date="2018-10-29T12:00:00Z">
        <w:r w:rsidR="008537D1" w:rsidRPr="00636C9B">
          <w:rPr>
            <w:rFonts w:ascii="Times New Roman" w:hAnsi="Times New Roman"/>
            <w:color w:val="000000" w:themeColor="text1"/>
            <w:sz w:val="24"/>
            <w:szCs w:val="24"/>
          </w:rPr>
          <w:t>and local</w:t>
        </w:r>
      </w:ins>
      <w:ins w:id="46" w:author="Parks, Robbie M" w:date="2018-10-29T11:55:00Z">
        <w:r w:rsidR="004264D7" w:rsidRPr="00636C9B">
          <w:rPr>
            <w:rFonts w:ascii="Times New Roman" w:hAnsi="Times New Roman"/>
            <w:color w:val="000000" w:themeColor="text1"/>
            <w:sz w:val="24"/>
            <w:szCs w:val="24"/>
          </w:rPr>
          <w:t xml:space="preserve"> </w:t>
        </w:r>
      </w:ins>
      <w:ins w:id="47" w:author="Parks, Robbie M" w:date="2018-10-29T12:00:00Z">
        <w:r w:rsidR="008537D1" w:rsidRPr="00636C9B">
          <w:rPr>
            <w:rFonts w:ascii="Times New Roman" w:hAnsi="Times New Roman"/>
            <w:color w:val="000000" w:themeColor="text1"/>
            <w:sz w:val="24"/>
            <w:szCs w:val="24"/>
          </w:rPr>
          <w:t>temperature anomaly</w:t>
        </w:r>
        <w:r w:rsidR="0076378F" w:rsidRPr="00636C9B">
          <w:rPr>
            <w:rFonts w:ascii="Times New Roman" w:hAnsi="Times New Roman"/>
            <w:color w:val="000000" w:themeColor="text1"/>
            <w:sz w:val="24"/>
            <w:szCs w:val="24"/>
          </w:rPr>
          <w:t>.</w:t>
        </w:r>
      </w:ins>
      <w:ins w:id="48" w:author="Parks, Robbie M" w:date="2018-10-29T12:01:00Z">
        <w:r w:rsidR="00034AC0" w:rsidRPr="00636C9B">
          <w:rPr>
            <w:rFonts w:ascii="Times New Roman" w:hAnsi="Times New Roman"/>
            <w:color w:val="000000" w:themeColor="text1"/>
            <w:sz w:val="24"/>
            <w:szCs w:val="24"/>
          </w:rPr>
          <w:t xml:space="preserve"> We </w:t>
        </w:r>
      </w:ins>
      <w:ins w:id="49" w:author="Parks, Robbie M" w:date="2018-10-29T12:04:00Z">
        <w:r w:rsidR="006F0E88" w:rsidRPr="00636C9B">
          <w:rPr>
            <w:rFonts w:ascii="Times New Roman" w:hAnsi="Times New Roman"/>
            <w:color w:val="000000" w:themeColor="text1"/>
            <w:sz w:val="24"/>
            <w:szCs w:val="24"/>
          </w:rPr>
          <w:t xml:space="preserve">then </w:t>
        </w:r>
      </w:ins>
      <w:ins w:id="50" w:author="Parks, Robbie M" w:date="2018-10-29T12:01:00Z">
        <w:r w:rsidR="00034AC0" w:rsidRPr="00636C9B">
          <w:rPr>
            <w:rFonts w:ascii="Times New Roman" w:hAnsi="Times New Roman"/>
            <w:color w:val="000000" w:themeColor="text1"/>
            <w:sz w:val="24"/>
            <w:szCs w:val="24"/>
          </w:rPr>
          <w:t xml:space="preserve">used the </w:t>
        </w:r>
      </w:ins>
      <w:ins w:id="51" w:author="Parks, Robbie M" w:date="2018-10-29T12:04:00Z">
        <w:r w:rsidR="006F0E88" w:rsidRPr="00636C9B">
          <w:rPr>
            <w:rFonts w:ascii="Times New Roman" w:hAnsi="Times New Roman"/>
            <w:color w:val="000000" w:themeColor="text1"/>
            <w:sz w:val="24"/>
            <w:szCs w:val="24"/>
          </w:rPr>
          <w:t xml:space="preserve">posterior of the </w:t>
        </w:r>
      </w:ins>
      <w:ins w:id="52" w:author="Parks, Robbie M" w:date="2018-10-29T12:01:00Z">
        <w:r w:rsidR="00034AC0" w:rsidRPr="00636C9B">
          <w:rPr>
            <w:rFonts w:ascii="Times New Roman" w:hAnsi="Times New Roman"/>
            <w:color w:val="000000" w:themeColor="text1"/>
            <w:sz w:val="24"/>
            <w:szCs w:val="24"/>
          </w:rPr>
          <w:t>relative risk of temperature anomaly calculated</w:t>
        </w:r>
        <w:r w:rsidR="00CE3F4F" w:rsidRPr="00636C9B">
          <w:rPr>
            <w:rFonts w:ascii="Times New Roman" w:hAnsi="Times New Roman"/>
            <w:color w:val="000000" w:themeColor="text1"/>
            <w:sz w:val="24"/>
            <w:szCs w:val="24"/>
          </w:rPr>
          <w:t xml:space="preserve"> from the model to estimate </w:t>
        </w:r>
      </w:ins>
      <w:ins w:id="53" w:author="Parks, Robbie M" w:date="2018-10-29T12:39:00Z">
        <w:r w:rsidR="00226B11" w:rsidRPr="00636C9B">
          <w:rPr>
            <w:rFonts w:ascii="Times New Roman" w:hAnsi="Times New Roman"/>
            <w:color w:val="000000" w:themeColor="text1"/>
            <w:sz w:val="24"/>
            <w:szCs w:val="24"/>
          </w:rPr>
          <w:t xml:space="preserve">national </w:t>
        </w:r>
      </w:ins>
      <w:ins w:id="54" w:author="Parks, Robbie M" w:date="2018-10-29T12:01:00Z">
        <w:r w:rsidR="00CE3F4F" w:rsidRPr="00636C9B">
          <w:rPr>
            <w:rFonts w:ascii="Times New Roman" w:hAnsi="Times New Roman"/>
            <w:color w:val="000000" w:themeColor="text1"/>
            <w:sz w:val="24"/>
            <w:szCs w:val="24"/>
          </w:rPr>
          <w:t xml:space="preserve">additional deaths </w:t>
        </w:r>
      </w:ins>
      <w:ins w:id="55" w:author="Parks, Robbie M" w:date="2018-10-29T12:36:00Z">
        <w:r w:rsidR="000545FB" w:rsidRPr="00636C9B">
          <w:rPr>
            <w:rFonts w:ascii="Times New Roman" w:hAnsi="Times New Roman"/>
            <w:color w:val="000000" w:themeColor="text1"/>
            <w:sz w:val="24"/>
            <w:szCs w:val="24"/>
          </w:rPr>
          <w:t>by category of injury,</w:t>
        </w:r>
      </w:ins>
      <w:ins w:id="56" w:author="Parks, Robbie M" w:date="2018-10-29T12:40:00Z">
        <w:r w:rsidR="00502DC7" w:rsidRPr="00636C9B">
          <w:rPr>
            <w:rFonts w:ascii="Times New Roman" w:hAnsi="Times New Roman"/>
            <w:color w:val="000000" w:themeColor="text1"/>
            <w:sz w:val="24"/>
            <w:szCs w:val="24"/>
          </w:rPr>
          <w:t xml:space="preserve"> age group, sex and</w:t>
        </w:r>
      </w:ins>
      <w:ins w:id="57" w:author="Parks, Robbie M" w:date="2018-10-29T12:36:00Z">
        <w:r w:rsidR="000545FB" w:rsidRPr="00636C9B">
          <w:rPr>
            <w:rFonts w:ascii="Times New Roman" w:hAnsi="Times New Roman"/>
            <w:color w:val="000000" w:themeColor="text1"/>
            <w:sz w:val="24"/>
            <w:szCs w:val="24"/>
          </w:rPr>
          <w:t xml:space="preserve"> month</w:t>
        </w:r>
        <w:r w:rsidR="00A311CD" w:rsidRPr="00636C9B">
          <w:rPr>
            <w:rFonts w:ascii="Times New Roman" w:hAnsi="Times New Roman"/>
            <w:color w:val="000000" w:themeColor="text1"/>
            <w:sz w:val="24"/>
            <w:szCs w:val="24"/>
          </w:rPr>
          <w:t xml:space="preserve">, </w:t>
        </w:r>
      </w:ins>
      <w:ins w:id="58" w:author="Parks, Robbie M" w:date="2018-10-29T12:01:00Z">
        <w:r w:rsidR="00CE3F4F" w:rsidRPr="00636C9B">
          <w:rPr>
            <w:rFonts w:ascii="Times New Roman" w:hAnsi="Times New Roman"/>
            <w:color w:val="000000" w:themeColor="text1"/>
            <w:sz w:val="24"/>
            <w:szCs w:val="24"/>
          </w:rPr>
          <w:t>from</w:t>
        </w:r>
        <w:r w:rsidR="00034AC0" w:rsidRPr="00636C9B">
          <w:rPr>
            <w:rFonts w:ascii="Times New Roman" w:hAnsi="Times New Roman"/>
            <w:color w:val="000000" w:themeColor="text1"/>
            <w:sz w:val="24"/>
            <w:szCs w:val="24"/>
          </w:rPr>
          <w:t xml:space="preserve"> a</w:t>
        </w:r>
      </w:ins>
      <w:ins w:id="59" w:author="Parks, Robbie M" w:date="2018-11-01T18:13:00Z">
        <w:r w:rsidR="00657CEE">
          <w:rPr>
            <w:rFonts w:ascii="Times New Roman" w:hAnsi="Times New Roman"/>
            <w:color w:val="000000" w:themeColor="text1"/>
            <w:sz w:val="24"/>
            <w:szCs w:val="24"/>
          </w:rPr>
          <w:t xml:space="preserve"> temperature anomaly</w:t>
        </w:r>
      </w:ins>
      <w:ins w:id="60" w:author="Parks, Robbie M" w:date="2018-10-29T12:01:00Z">
        <w:r w:rsidR="00034AC0" w:rsidRPr="00636C9B">
          <w:rPr>
            <w:rFonts w:ascii="Times New Roman" w:hAnsi="Times New Roman"/>
            <w:color w:val="000000" w:themeColor="text1"/>
            <w:sz w:val="24"/>
            <w:szCs w:val="24"/>
          </w:rPr>
          <w:t xml:space="preserve"> increase of 1</w:t>
        </w:r>
      </w:ins>
      <w:ins w:id="61" w:author="Parks, Robbie M" w:date="2018-10-29T12:02:00Z">
        <w:r w:rsidR="006E6609" w:rsidRPr="00636C9B">
          <w:rPr>
            <w:rFonts w:ascii="Arial" w:eastAsia="Times New Roman" w:hAnsi="Arial" w:cs="Arial"/>
            <w:bCs/>
            <w:color w:val="222222"/>
            <w:sz w:val="24"/>
            <w:szCs w:val="24"/>
            <w:shd w:val="clear" w:color="auto" w:fill="FFFFFF"/>
            <w:lang w:eastAsia="en-GB"/>
          </w:rPr>
          <w:t>°</w:t>
        </w:r>
        <w:r w:rsidR="006E6609" w:rsidRPr="00636C9B">
          <w:rPr>
            <w:rFonts w:ascii="Times New Roman" w:hAnsi="Times New Roman"/>
            <w:color w:val="000000" w:themeColor="text1"/>
            <w:sz w:val="24"/>
            <w:szCs w:val="24"/>
          </w:rPr>
          <w:t>C</w:t>
        </w:r>
      </w:ins>
      <w:ins w:id="62" w:author="Parks, Robbie M" w:date="2018-10-29T12:05:00Z">
        <w:r w:rsidR="00CE3F4F" w:rsidRPr="00636C9B">
          <w:rPr>
            <w:rFonts w:ascii="Times New Roman" w:hAnsi="Times New Roman"/>
            <w:color w:val="000000" w:themeColor="text1"/>
            <w:sz w:val="24"/>
            <w:szCs w:val="24"/>
          </w:rPr>
          <w:t xml:space="preserve"> across all months.</w:t>
        </w:r>
      </w:ins>
    </w:p>
    <w:p w14:paraId="3DBC398D" w14:textId="77777777" w:rsidR="00921D87" w:rsidRPr="00636C9B" w:rsidRDefault="00921D87" w:rsidP="005B39FC">
      <w:pPr>
        <w:spacing w:after="0" w:line="480" w:lineRule="auto"/>
        <w:jc w:val="both"/>
        <w:rPr>
          <w:rFonts w:ascii="Times New Roman" w:hAnsi="Times New Roman"/>
          <w:color w:val="000000" w:themeColor="text1"/>
          <w:sz w:val="24"/>
          <w:szCs w:val="24"/>
        </w:rPr>
      </w:pPr>
    </w:p>
    <w:p w14:paraId="2E737088" w14:textId="7883A809" w:rsidR="000210D1" w:rsidRPr="00636C9B" w:rsidRDefault="00D86E85"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Mortality d</w:t>
      </w:r>
      <w:r w:rsidR="000210D1" w:rsidRPr="00636C9B">
        <w:rPr>
          <w:rFonts w:ascii="Times New Roman" w:hAnsi="Times New Roman"/>
          <w:i/>
          <w:color w:val="000000" w:themeColor="text1"/>
          <w:sz w:val="24"/>
          <w:szCs w:val="24"/>
        </w:rPr>
        <w:t>ata</w:t>
      </w:r>
    </w:p>
    <w:p w14:paraId="1DB0D957" w14:textId="554C8991"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Style w:val="apple-style-span"/>
          <w:rFonts w:ascii="Times New Roman" w:hAnsi="Times New Roman"/>
          <w:color w:val="000000" w:themeColor="text1"/>
          <w:sz w:val="24"/>
          <w:szCs w:val="24"/>
        </w:rPr>
        <w:t xml:space="preserve">We </w:t>
      </w:r>
      <w:r w:rsidR="006D2DB9" w:rsidRPr="00636C9B">
        <w:rPr>
          <w:rStyle w:val="apple-style-span"/>
          <w:rFonts w:ascii="Times New Roman" w:hAnsi="Times New Roman"/>
          <w:color w:val="000000" w:themeColor="text1"/>
          <w:sz w:val="24"/>
          <w:szCs w:val="24"/>
        </w:rPr>
        <w:t>used</w:t>
      </w:r>
      <w:r w:rsidR="00B75359" w:rsidRPr="00636C9B">
        <w:rPr>
          <w:rStyle w:val="apple-style-span"/>
          <w:rFonts w:ascii="Times New Roman" w:hAnsi="Times New Roman"/>
          <w:color w:val="000000" w:themeColor="text1"/>
          <w:sz w:val="24"/>
          <w:szCs w:val="24"/>
        </w:rPr>
        <w:t xml:space="preserve"> </w:t>
      </w:r>
      <w:r w:rsidR="008C56CB" w:rsidRPr="00636C9B">
        <w:rPr>
          <w:rStyle w:val="apple-style-span"/>
          <w:rFonts w:ascii="Times New Roman" w:hAnsi="Times New Roman"/>
          <w:color w:val="000000" w:themeColor="text1"/>
          <w:sz w:val="24"/>
          <w:szCs w:val="24"/>
        </w:rPr>
        <w:t xml:space="preserve">data on </w:t>
      </w:r>
      <w:r w:rsidR="00031324" w:rsidRPr="00636C9B">
        <w:rPr>
          <w:rStyle w:val="apple-style-span"/>
          <w:rFonts w:ascii="Times New Roman" w:hAnsi="Times New Roman"/>
          <w:color w:val="000000" w:themeColor="text1"/>
          <w:sz w:val="24"/>
          <w:szCs w:val="24"/>
        </w:rPr>
        <w:t>deaths in the</w:t>
      </w:r>
      <w:r w:rsidR="00DF278B" w:rsidRPr="00636C9B">
        <w:rPr>
          <w:rStyle w:val="apple-style-span"/>
          <w:rFonts w:ascii="Times New Roman" w:hAnsi="Times New Roman"/>
          <w:color w:val="000000" w:themeColor="text1"/>
          <w:sz w:val="24"/>
          <w:szCs w:val="24"/>
        </w:rPr>
        <w:t xml:space="preserve"> contiguous</w:t>
      </w:r>
      <w:r w:rsidR="00373ACD" w:rsidRPr="00636C9B">
        <w:rPr>
          <w:rStyle w:val="apple-style-span"/>
          <w:rFonts w:ascii="Times New Roman" w:hAnsi="Times New Roman"/>
          <w:color w:val="000000" w:themeColor="text1"/>
          <w:sz w:val="24"/>
          <w:szCs w:val="24"/>
        </w:rPr>
        <w:t xml:space="preserve"> </w:t>
      </w:r>
      <w:r w:rsidR="006C022C" w:rsidRPr="00636C9B">
        <w:rPr>
          <w:rStyle w:val="apple-style-span"/>
          <w:rFonts w:ascii="Times New Roman" w:hAnsi="Times New Roman"/>
          <w:color w:val="000000" w:themeColor="text1"/>
          <w:sz w:val="24"/>
          <w:szCs w:val="24"/>
        </w:rPr>
        <w:t>USA</w:t>
      </w:r>
      <w:r w:rsidR="00040054" w:rsidRPr="00636C9B">
        <w:rPr>
          <w:rStyle w:val="apple-style-span"/>
          <w:rFonts w:ascii="Times New Roman" w:hAnsi="Times New Roman"/>
          <w:color w:val="000000" w:themeColor="text1"/>
          <w:sz w:val="24"/>
          <w:szCs w:val="24"/>
        </w:rPr>
        <w:t xml:space="preserve"> </w:t>
      </w:r>
      <w:r w:rsidR="00031324" w:rsidRPr="00636C9B">
        <w:rPr>
          <w:rStyle w:val="apple-style-span"/>
          <w:rFonts w:ascii="Times New Roman" w:hAnsi="Times New Roman"/>
          <w:color w:val="000000" w:themeColor="text1"/>
          <w:sz w:val="24"/>
          <w:szCs w:val="24"/>
        </w:rPr>
        <w:t>from 1980</w:t>
      </w:r>
      <w:r w:rsidR="005B0A2B" w:rsidRPr="00636C9B">
        <w:rPr>
          <w:rStyle w:val="apple-style-span"/>
          <w:rFonts w:ascii="Times New Roman" w:hAnsi="Times New Roman"/>
          <w:color w:val="000000" w:themeColor="text1"/>
          <w:sz w:val="24"/>
          <w:szCs w:val="24"/>
        </w:rPr>
        <w:t xml:space="preserve"> to 2016</w:t>
      </w:r>
      <w:r w:rsidRPr="00636C9B">
        <w:rPr>
          <w:rStyle w:val="apple-style-span"/>
          <w:rFonts w:ascii="Times New Roman" w:hAnsi="Times New Roman"/>
          <w:color w:val="000000" w:themeColor="text1"/>
          <w:sz w:val="24"/>
          <w:szCs w:val="24"/>
        </w:rPr>
        <w:t xml:space="preserve"> from the National Center for Health Statistics (NCHS)</w:t>
      </w:r>
      <w:r w:rsidR="001C61A2" w:rsidRPr="00636C9B">
        <w:rPr>
          <w:rStyle w:val="apple-style-span"/>
          <w:rFonts w:ascii="Times New Roman" w:hAnsi="Times New Roman"/>
          <w:color w:val="000000" w:themeColor="text1"/>
          <w:sz w:val="24"/>
          <w:szCs w:val="24"/>
        </w:rPr>
        <w:t xml:space="preserve"> (</w:t>
      </w:r>
      <w:r w:rsidR="00501DC4" w:rsidRPr="00636C9B">
        <w:rPr>
          <w:rStyle w:val="apple-style-span"/>
          <w:rFonts w:ascii="Times New Roman" w:hAnsi="Times New Roman"/>
          <w:color w:val="000000" w:themeColor="text1"/>
          <w:sz w:val="24"/>
          <w:szCs w:val="24"/>
        </w:rPr>
        <w:t>Table XX</w:t>
      </w:r>
      <w:r w:rsidR="001C61A2" w:rsidRPr="00636C9B">
        <w:rPr>
          <w:rStyle w:val="apple-style-span"/>
          <w:rFonts w:ascii="Times New Roman" w:hAnsi="Times New Roman"/>
          <w:color w:val="000000" w:themeColor="text1"/>
          <w:sz w:val="24"/>
          <w:szCs w:val="24"/>
        </w:rPr>
        <w:t>)</w:t>
      </w:r>
      <w:r w:rsidRPr="00636C9B">
        <w:rPr>
          <w:rStyle w:val="apple-style-span"/>
          <w:rFonts w:ascii="Times New Roman" w:hAnsi="Times New Roman"/>
          <w:color w:val="000000" w:themeColor="text1"/>
          <w:sz w:val="24"/>
          <w:szCs w:val="24"/>
        </w:rPr>
        <w:t>.</w:t>
      </w:r>
      <w:r w:rsidR="00C5158E" w:rsidRPr="00636C9B">
        <w:rPr>
          <w:rStyle w:val="apple-style-span"/>
          <w:rFonts w:ascii="Times New Roman" w:hAnsi="Times New Roman"/>
          <w:color w:val="000000" w:themeColor="text1"/>
          <w:sz w:val="24"/>
          <w:szCs w:val="24"/>
        </w:rPr>
        <w:t xml:space="preserve"> </w:t>
      </w:r>
      <w:r w:rsidR="00100327" w:rsidRPr="00636C9B">
        <w:rPr>
          <w:rFonts w:ascii="Times New Roman" w:hAnsi="Times New Roman"/>
          <w:color w:val="000000" w:themeColor="text1"/>
          <w:sz w:val="24"/>
          <w:szCs w:val="24"/>
        </w:rPr>
        <w:t xml:space="preserve">Age, sex, state of residence, month of death and medical cause of death were available for each record. </w:t>
      </w:r>
      <w:r w:rsidR="00B20CE8" w:rsidRPr="00636C9B">
        <w:rPr>
          <w:rFonts w:ascii="Times New Roman" w:hAnsi="Times New Roman"/>
          <w:color w:val="000000" w:themeColor="text1"/>
          <w:sz w:val="24"/>
          <w:szCs w:val="24"/>
        </w:rPr>
        <w:t xml:space="preserve">The underlying </w:t>
      </w:r>
      <w:r w:rsidR="00367067" w:rsidRPr="00636C9B">
        <w:rPr>
          <w:rFonts w:ascii="Times New Roman" w:hAnsi="Times New Roman"/>
          <w:color w:val="000000" w:themeColor="text1"/>
          <w:sz w:val="24"/>
          <w:szCs w:val="24"/>
        </w:rPr>
        <w:t xml:space="preserve">cause of death </w:t>
      </w:r>
      <w:r w:rsidR="008539F0" w:rsidRPr="00636C9B">
        <w:rPr>
          <w:rFonts w:ascii="Times New Roman" w:hAnsi="Times New Roman"/>
          <w:color w:val="000000" w:themeColor="text1"/>
          <w:sz w:val="24"/>
          <w:szCs w:val="24"/>
        </w:rPr>
        <w:t>was coded according to the international classification of diseases (ICD) system (9th revision of ICD from 1980 to 1998 and 10th revision of ICD thereafter).</w:t>
      </w:r>
      <w:r w:rsidR="001273EA" w:rsidRPr="00636C9B">
        <w:rPr>
          <w:rFonts w:ascii="Times New Roman" w:hAnsi="Times New Roman"/>
          <w:color w:val="000000" w:themeColor="text1"/>
          <w:sz w:val="24"/>
          <w:szCs w:val="24"/>
        </w:rPr>
        <w:t xml:space="preserve"> </w:t>
      </w:r>
      <w:r w:rsidR="00987F8E" w:rsidRPr="00636C9B">
        <w:rPr>
          <w:rFonts w:ascii="Times New Roman" w:hAnsi="Times New Roman"/>
          <w:color w:val="000000" w:themeColor="text1"/>
          <w:sz w:val="24"/>
          <w:szCs w:val="24"/>
        </w:rPr>
        <w:t xml:space="preserve">The 4.4 million </w:t>
      </w:r>
      <w:r w:rsidR="00987F8E" w:rsidRPr="00636C9B">
        <w:rPr>
          <w:rStyle w:val="apple-style-span"/>
          <w:rFonts w:ascii="Times New Roman" w:hAnsi="Times New Roman"/>
          <w:color w:val="000000" w:themeColor="text1"/>
          <w:sz w:val="24"/>
          <w:szCs w:val="24"/>
        </w:rPr>
        <w:t>i</w:t>
      </w:r>
      <w:r w:rsidR="00100327" w:rsidRPr="00636C9B">
        <w:rPr>
          <w:rStyle w:val="apple-style-span"/>
          <w:rFonts w:ascii="Times New Roman" w:hAnsi="Times New Roman"/>
          <w:color w:val="000000" w:themeColor="text1"/>
          <w:sz w:val="24"/>
          <w:szCs w:val="24"/>
        </w:rPr>
        <w:t>njury deaths were classe</w:t>
      </w:r>
      <w:r w:rsidR="00D22A57" w:rsidRPr="00636C9B">
        <w:rPr>
          <w:rStyle w:val="apple-style-span"/>
          <w:rFonts w:ascii="Times New Roman" w:hAnsi="Times New Roman"/>
          <w:color w:val="000000" w:themeColor="text1"/>
          <w:sz w:val="24"/>
          <w:szCs w:val="24"/>
        </w:rPr>
        <w:t>d into one of five categories: transport, f</w:t>
      </w:r>
      <w:r w:rsidR="00100327" w:rsidRPr="00636C9B">
        <w:rPr>
          <w:rStyle w:val="apple-style-span"/>
          <w:rFonts w:ascii="Times New Roman" w:hAnsi="Times New Roman"/>
          <w:color w:val="000000" w:themeColor="text1"/>
          <w:sz w:val="24"/>
          <w:szCs w:val="24"/>
        </w:rPr>
        <w:t xml:space="preserve">alls, </w:t>
      </w:r>
      <w:r w:rsidR="00D22A57" w:rsidRPr="00636C9B">
        <w:rPr>
          <w:rStyle w:val="apple-style-span"/>
          <w:rFonts w:ascii="Times New Roman" w:hAnsi="Times New Roman"/>
          <w:color w:val="000000" w:themeColor="text1"/>
          <w:sz w:val="24"/>
          <w:szCs w:val="24"/>
        </w:rPr>
        <w:t>drownings, assault and i</w:t>
      </w:r>
      <w:r w:rsidR="00100327" w:rsidRPr="00636C9B">
        <w:rPr>
          <w:rStyle w:val="apple-style-span"/>
          <w:rFonts w:ascii="Times New Roman" w:hAnsi="Times New Roman"/>
          <w:color w:val="000000" w:themeColor="text1"/>
          <w:sz w:val="24"/>
          <w:szCs w:val="24"/>
        </w:rPr>
        <w:t xml:space="preserve">ntentional self-harm. </w:t>
      </w:r>
      <w:r w:rsidR="00987F8E" w:rsidRPr="00636C9B">
        <w:rPr>
          <w:rFonts w:ascii="Times New Roman" w:hAnsi="Times New Roman"/>
          <w:color w:val="000000" w:themeColor="text1"/>
          <w:sz w:val="24"/>
          <w:szCs w:val="24"/>
        </w:rPr>
        <w:t xml:space="preserve">Injuries accounted for 8% of all deaths in the USA in 1980 and 7.3% in 2016. </w:t>
      </w:r>
      <w:r w:rsidRPr="00636C9B">
        <w:rPr>
          <w:rFonts w:ascii="Times New Roman" w:hAnsi="Times New Roman"/>
          <w:color w:val="000000" w:themeColor="text1"/>
          <w:sz w:val="24"/>
          <w:szCs w:val="24"/>
        </w:rPr>
        <w:t>Yearly population counts were avai</w:t>
      </w:r>
      <w:r w:rsidR="00897C3E" w:rsidRPr="00636C9B">
        <w:rPr>
          <w:rFonts w:ascii="Times New Roman" w:hAnsi="Times New Roman"/>
          <w:color w:val="000000" w:themeColor="text1"/>
          <w:sz w:val="24"/>
          <w:szCs w:val="24"/>
        </w:rPr>
        <w:t>lable from NCHS for 1990 to 2016</w:t>
      </w:r>
      <w:r w:rsidRPr="00636C9B">
        <w:rPr>
          <w:rFonts w:ascii="Times New Roman" w:hAnsi="Times New Roman"/>
          <w:color w:val="000000" w:themeColor="text1"/>
          <w:sz w:val="24"/>
          <w:szCs w:val="24"/>
        </w:rPr>
        <w:t xml:space="preserve"> and from the US </w:t>
      </w:r>
      <w:r w:rsidRPr="00636C9B">
        <w:rPr>
          <w:rFonts w:ascii="Times New Roman" w:hAnsi="Times New Roman"/>
          <w:color w:val="000000" w:themeColor="text1"/>
          <w:sz w:val="24"/>
          <w:szCs w:val="24"/>
        </w:rPr>
        <w:lastRenderedPageBreak/>
        <w:t>Census Bureau prior to 1990.</w:t>
      </w:r>
      <w:r w:rsidR="002554A9" w:rsidRPr="00636C9B">
        <w:rPr>
          <w:rFonts w:ascii="Times New Roman" w:hAnsi="Times New Roman"/>
          <w:color w:val="000000" w:themeColor="text1"/>
          <w:sz w:val="24"/>
          <w:szCs w:val="24"/>
        </w:rPr>
        <w:fldChar w:fldCharType="begin" w:fldLock="1"/>
      </w:r>
      <w:r w:rsidR="00321DA9" w:rsidRPr="00636C9B">
        <w:rPr>
          <w:rFonts w:ascii="Times New Roman" w:hAnsi="Times New Roman"/>
          <w:color w:val="000000" w:themeColor="text1"/>
          <w:sz w:val="24"/>
          <w:szCs w:val="24"/>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lt;sup&gt;19&lt;/sup&gt;","plainTextFormattedCitation":"19","previouslyFormattedCitation":"&lt;sup&gt;19&lt;/sup&gt;"},"properties":{"noteIndex":0},"schema":"https://github.com/citation-style-language/schema/raw/master/csl-citation.json"}</w:instrText>
      </w:r>
      <w:r w:rsidR="002554A9" w:rsidRPr="00636C9B">
        <w:rPr>
          <w:rFonts w:ascii="Times New Roman" w:hAnsi="Times New Roman"/>
          <w:color w:val="000000" w:themeColor="text1"/>
          <w:sz w:val="24"/>
          <w:szCs w:val="24"/>
        </w:rPr>
        <w:fldChar w:fldCharType="separate"/>
      </w:r>
      <w:r w:rsidR="00321DA9" w:rsidRPr="00636C9B">
        <w:rPr>
          <w:rFonts w:ascii="Times New Roman" w:hAnsi="Times New Roman"/>
          <w:noProof/>
          <w:color w:val="000000" w:themeColor="text1"/>
          <w:sz w:val="24"/>
          <w:szCs w:val="24"/>
          <w:vertAlign w:val="superscript"/>
        </w:rPr>
        <w:t>19</w:t>
      </w:r>
      <w:r w:rsidR="002554A9" w:rsidRPr="00636C9B">
        <w:rPr>
          <w:rFonts w:ascii="Times New Roman" w:hAnsi="Times New Roman"/>
          <w:color w:val="000000" w:themeColor="text1"/>
          <w:sz w:val="24"/>
          <w:szCs w:val="24"/>
        </w:rPr>
        <w:fldChar w:fldCharType="end"/>
      </w:r>
      <w:r w:rsidR="002554A9" w:rsidRPr="00636C9B">
        <w:rPr>
          <w:rFonts w:ascii="Times New Roman" w:hAnsi="Times New Roman"/>
          <w:color w:val="000000" w:themeColor="text1"/>
          <w:sz w:val="24"/>
          <w:szCs w:val="24"/>
        </w:rPr>
        <w:t xml:space="preserve"> </w:t>
      </w:r>
      <w:r w:rsidR="00FF4470" w:rsidRPr="00636C9B">
        <w:rPr>
          <w:rFonts w:ascii="Times New Roman" w:hAnsi="Times New Roman"/>
          <w:color w:val="000000" w:themeColor="text1"/>
          <w:sz w:val="24"/>
          <w:szCs w:val="24"/>
        </w:rPr>
        <w:t>We calculated monthly population counts through linear interpolation, assigning each yearly count to July.</w:t>
      </w:r>
      <w:r w:rsidR="00085345" w:rsidRPr="00636C9B">
        <w:rPr>
          <w:rFonts w:ascii="Times New Roman" w:hAnsi="Times New Roman"/>
          <w:color w:val="000000" w:themeColor="text1"/>
          <w:sz w:val="24"/>
          <w:szCs w:val="24"/>
        </w:rPr>
        <w:t xml:space="preserve"> </w:t>
      </w:r>
    </w:p>
    <w:p w14:paraId="248EA078" w14:textId="77777777" w:rsidR="000210D1" w:rsidRPr="00636C9B" w:rsidRDefault="000210D1" w:rsidP="00D76DF7">
      <w:pPr>
        <w:spacing w:after="0" w:line="480" w:lineRule="auto"/>
        <w:jc w:val="both"/>
        <w:rPr>
          <w:rFonts w:ascii="Times New Roman" w:hAnsi="Times New Roman"/>
          <w:color w:val="000000" w:themeColor="text1"/>
          <w:sz w:val="24"/>
          <w:szCs w:val="24"/>
        </w:rPr>
      </w:pPr>
    </w:p>
    <w:p w14:paraId="7FE02240" w14:textId="51105A96" w:rsidR="00B373B7" w:rsidRPr="00636C9B" w:rsidRDefault="00885DE5"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We calculated monthly death r</w:t>
      </w:r>
      <w:r w:rsidR="00BF7A75" w:rsidRPr="00636C9B">
        <w:rPr>
          <w:rFonts w:ascii="Times New Roman" w:hAnsi="Times New Roman"/>
          <w:color w:val="000000" w:themeColor="text1"/>
          <w:sz w:val="24"/>
          <w:szCs w:val="24"/>
        </w:rPr>
        <w:t>ates by age</w:t>
      </w:r>
      <w:r w:rsidR="00987F8E" w:rsidRPr="00636C9B">
        <w:rPr>
          <w:rFonts w:ascii="Times New Roman" w:hAnsi="Times New Roman"/>
          <w:color w:val="000000" w:themeColor="text1"/>
          <w:sz w:val="24"/>
          <w:szCs w:val="24"/>
        </w:rPr>
        <w:t xml:space="preserve"> group (0-4, 5-14, 15-24, 25-34, 35-44, 45-54, 55-64, 65-74, 75-84, 85+ years)</w:t>
      </w:r>
      <w:r w:rsidR="00BF7A75" w:rsidRPr="00636C9B">
        <w:rPr>
          <w:rFonts w:ascii="Times New Roman" w:hAnsi="Times New Roman"/>
          <w:color w:val="000000" w:themeColor="text1"/>
          <w:sz w:val="24"/>
          <w:szCs w:val="24"/>
        </w:rPr>
        <w:t xml:space="preserve">, sex, state and </w:t>
      </w:r>
      <w:r w:rsidR="00220930" w:rsidRPr="00636C9B">
        <w:rPr>
          <w:rFonts w:ascii="Times New Roman" w:hAnsi="Times New Roman"/>
          <w:color w:val="000000" w:themeColor="text1"/>
          <w:sz w:val="24"/>
          <w:szCs w:val="24"/>
        </w:rPr>
        <w:t>category</w:t>
      </w:r>
      <w:r w:rsidR="008433DD" w:rsidRPr="00636C9B">
        <w:rPr>
          <w:rFonts w:ascii="Times New Roman" w:hAnsi="Times New Roman"/>
          <w:color w:val="000000" w:themeColor="text1"/>
          <w:sz w:val="24"/>
          <w:szCs w:val="24"/>
        </w:rPr>
        <w:t xml:space="preserve"> of injury death</w:t>
      </w:r>
      <w:ins w:id="63" w:author="Parks, Robbie M" w:date="2018-10-29T12:06:00Z">
        <w:r w:rsidR="00BA7AAF" w:rsidRPr="00636C9B">
          <w:rPr>
            <w:rFonts w:ascii="Times New Roman" w:hAnsi="Times New Roman"/>
            <w:color w:val="000000" w:themeColor="text1"/>
            <w:sz w:val="24"/>
            <w:szCs w:val="24"/>
          </w:rPr>
          <w:t>.</w:t>
        </w:r>
      </w:ins>
      <w:r w:rsidRPr="00636C9B">
        <w:rPr>
          <w:rFonts w:ascii="Times New Roman" w:hAnsi="Times New Roman"/>
          <w:color w:val="000000" w:themeColor="text1"/>
          <w:sz w:val="24"/>
          <w:szCs w:val="24"/>
        </w:rPr>
        <w:t xml:space="preserve"> Death rate calculations accounted for varying length of months, by multiplying each month’s death count by a factor that would make it equivalent to a 31-day month.</w:t>
      </w:r>
    </w:p>
    <w:p w14:paraId="72FF36DE" w14:textId="77777777" w:rsidR="00885DE5" w:rsidRPr="00636C9B" w:rsidRDefault="00885DE5" w:rsidP="00D76DF7">
      <w:pPr>
        <w:spacing w:after="0" w:line="480" w:lineRule="auto"/>
        <w:jc w:val="both"/>
        <w:rPr>
          <w:rFonts w:ascii="Times New Roman" w:hAnsi="Times New Roman"/>
          <w:color w:val="000000" w:themeColor="text1"/>
          <w:sz w:val="24"/>
          <w:szCs w:val="24"/>
        </w:rPr>
      </w:pPr>
    </w:p>
    <w:p w14:paraId="67192B5E" w14:textId="75C609BE" w:rsidR="000210D1" w:rsidRPr="00636C9B" w:rsidRDefault="003530D4"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Temperature data</w:t>
      </w:r>
    </w:p>
    <w:p w14:paraId="2DAD3CB1" w14:textId="340C2586" w:rsidR="00C845EF" w:rsidRPr="00636C9B" w:rsidRDefault="00C845EF" w:rsidP="00D76DF7">
      <w:pPr>
        <w:spacing w:after="0" w:line="480" w:lineRule="auto"/>
        <w:jc w:val="both"/>
        <w:outlineLvl w:val="0"/>
        <w:rPr>
          <w:rFonts w:ascii="Times New Roman" w:eastAsiaTheme="minorHAnsi" w:hAnsi="Times New Roman"/>
          <w:sz w:val="24"/>
          <w:szCs w:val="24"/>
          <w:lang w:eastAsia="en-GB"/>
        </w:rPr>
      </w:pPr>
      <w:r w:rsidRPr="00636C9B">
        <w:rPr>
          <w:rFonts w:ascii="Times New Roman" w:eastAsiaTheme="minorHAnsi" w:hAnsi="Times New Roman"/>
          <w:sz w:val="24"/>
          <w:szCs w:val="24"/>
          <w:lang w:eastAsia="en-GB"/>
        </w:rPr>
        <w:t xml:space="preserve">We obtained data </w:t>
      </w:r>
      <w:r w:rsidR="003747E1" w:rsidRPr="00636C9B">
        <w:rPr>
          <w:rFonts w:ascii="Times New Roman" w:eastAsiaTheme="minorHAnsi" w:hAnsi="Times New Roman"/>
          <w:sz w:val="24"/>
          <w:szCs w:val="24"/>
          <w:lang w:eastAsia="en-GB"/>
        </w:rPr>
        <w:t xml:space="preserve">on temperature from ERA-Interim. Methods used </w:t>
      </w:r>
      <w:r w:rsidR="00EC2A0B" w:rsidRPr="00636C9B">
        <w:rPr>
          <w:rFonts w:ascii="Times New Roman" w:eastAsiaTheme="minorHAnsi" w:hAnsi="Times New Roman"/>
          <w:sz w:val="24"/>
          <w:szCs w:val="24"/>
          <w:lang w:eastAsia="en-GB"/>
        </w:rPr>
        <w:t>to produce the</w:t>
      </w:r>
      <w:r w:rsidR="003747E1" w:rsidRPr="00636C9B">
        <w:rPr>
          <w:rFonts w:ascii="Times New Roman" w:eastAsiaTheme="minorHAnsi" w:hAnsi="Times New Roman"/>
          <w:sz w:val="24"/>
          <w:szCs w:val="24"/>
          <w:lang w:eastAsia="en-GB"/>
        </w:rPr>
        <w:t xml:space="preserve"> dataset are described </w:t>
      </w:r>
      <w:r w:rsidR="00EC2A0B" w:rsidRPr="00636C9B">
        <w:rPr>
          <w:rFonts w:ascii="Times New Roman" w:eastAsiaTheme="minorHAnsi" w:hAnsi="Times New Roman"/>
          <w:sz w:val="24"/>
          <w:szCs w:val="24"/>
          <w:lang w:eastAsia="en-GB"/>
        </w:rPr>
        <w:t>in full</w:t>
      </w:r>
      <w:r w:rsidR="003747E1" w:rsidRPr="00636C9B">
        <w:rPr>
          <w:rFonts w:ascii="Times New Roman" w:eastAsiaTheme="minorHAnsi" w:hAnsi="Times New Roman"/>
          <w:sz w:val="24"/>
          <w:szCs w:val="24"/>
          <w:lang w:eastAsia="en-GB"/>
        </w:rPr>
        <w:t xml:space="preserve"> elsewhere.</w:t>
      </w:r>
      <w:r w:rsidR="003747E1" w:rsidRPr="00636C9B">
        <w:rPr>
          <w:rFonts w:ascii="Times New Roman" w:eastAsiaTheme="minorHAnsi" w:hAnsi="Times New Roman"/>
          <w:sz w:val="24"/>
          <w:szCs w:val="24"/>
          <w:lang w:eastAsia="en-GB"/>
        </w:rPr>
        <w:fldChar w:fldCharType="begin" w:fldLock="1"/>
      </w:r>
      <w:r w:rsidR="00321DA9" w:rsidRPr="00636C9B">
        <w:rPr>
          <w:rFonts w:ascii="Times New Roman" w:eastAsiaTheme="minorHAnsi" w:hAnsi="Times New Roman"/>
          <w:sz w:val="24"/>
          <w:szCs w:val="24"/>
          <w:lang w:eastAsia="en-GB"/>
        </w:rPr>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lt;sup&gt;20&lt;/sup&gt;","plainTextFormattedCitation":"20","previouslyFormattedCitation":"&lt;sup&gt;20&lt;/sup&gt;"},"properties":{"noteIndex":0},"schema":"https://github.com/citation-style-language/schema/raw/master/csl-citation.json"}</w:instrText>
      </w:r>
      <w:r w:rsidR="003747E1" w:rsidRPr="00636C9B">
        <w:rPr>
          <w:rFonts w:ascii="Times New Roman" w:eastAsiaTheme="minorHAnsi" w:hAnsi="Times New Roman"/>
          <w:sz w:val="24"/>
          <w:szCs w:val="24"/>
          <w:lang w:eastAsia="en-GB"/>
        </w:rPr>
        <w:fldChar w:fldCharType="separate"/>
      </w:r>
      <w:r w:rsidR="00321DA9" w:rsidRPr="00636C9B">
        <w:rPr>
          <w:rFonts w:ascii="Times New Roman" w:eastAsiaTheme="minorHAnsi" w:hAnsi="Times New Roman"/>
          <w:noProof/>
          <w:sz w:val="24"/>
          <w:szCs w:val="24"/>
          <w:vertAlign w:val="superscript"/>
          <w:lang w:eastAsia="en-GB"/>
        </w:rPr>
        <w:t>20</w:t>
      </w:r>
      <w:r w:rsidR="003747E1" w:rsidRPr="00636C9B">
        <w:rPr>
          <w:rFonts w:ascii="Times New Roman" w:eastAsiaTheme="minorHAnsi" w:hAnsi="Times New Roman"/>
          <w:sz w:val="24"/>
          <w:szCs w:val="24"/>
          <w:lang w:eastAsia="en-GB"/>
        </w:rPr>
        <w:fldChar w:fldCharType="end"/>
      </w:r>
      <w:r w:rsidRPr="00636C9B">
        <w:rPr>
          <w:rFonts w:ascii="Times New Roman" w:eastAsiaTheme="minorHAnsi" w:hAnsi="Times New Roman"/>
          <w:sz w:val="24"/>
          <w:szCs w:val="24"/>
          <w:lang w:eastAsia="en-GB"/>
        </w:rPr>
        <w:t xml:space="preserve"> </w:t>
      </w:r>
      <w:r w:rsidR="003747E1" w:rsidRPr="00636C9B">
        <w:rPr>
          <w:rFonts w:ascii="Times New Roman" w:eastAsiaTheme="minorHAnsi" w:hAnsi="Times New Roman"/>
          <w:sz w:val="24"/>
          <w:szCs w:val="24"/>
          <w:lang w:eastAsia="en-GB"/>
        </w:rPr>
        <w:t xml:space="preserve">In </w:t>
      </w:r>
      <w:r w:rsidR="00A0222A" w:rsidRPr="00636C9B">
        <w:rPr>
          <w:rFonts w:ascii="Times New Roman" w:eastAsiaTheme="minorHAnsi" w:hAnsi="Times New Roman"/>
          <w:sz w:val="24"/>
          <w:szCs w:val="24"/>
          <w:lang w:eastAsia="en-GB"/>
        </w:rPr>
        <w:t>brief</w:t>
      </w:r>
      <w:r w:rsidR="003747E1" w:rsidRPr="00636C9B">
        <w:rPr>
          <w:rFonts w:ascii="Times New Roman" w:eastAsiaTheme="minorHAnsi" w:hAnsi="Times New Roman"/>
          <w:sz w:val="24"/>
          <w:szCs w:val="24"/>
          <w:lang w:eastAsia="en-GB"/>
        </w:rPr>
        <w:t xml:space="preserve">, ERA-Interim </w:t>
      </w:r>
      <w:r w:rsidRPr="00636C9B">
        <w:rPr>
          <w:rFonts w:ascii="Times New Roman" w:eastAsiaTheme="minorHAnsi" w:hAnsi="Times New Roman"/>
          <w:sz w:val="24"/>
          <w:szCs w:val="24"/>
          <w:lang w:eastAsia="en-GB"/>
        </w:rPr>
        <w:t xml:space="preserve">combines predictions </w:t>
      </w:r>
      <w:ins w:id="64" w:author="Tamura-Wicks, Helen M" w:date="2018-11-01T14:43:00Z">
        <w:r w:rsidR="00BC0104">
          <w:rPr>
            <w:rFonts w:ascii="Times New Roman" w:eastAsiaTheme="minorHAnsi" w:hAnsi="Times New Roman"/>
            <w:sz w:val="24"/>
            <w:szCs w:val="24"/>
            <w:lang w:eastAsia="en-GB"/>
          </w:rPr>
          <w:t xml:space="preserve">of atmospheric conditions </w:t>
        </w:r>
      </w:ins>
      <w:r w:rsidRPr="00636C9B">
        <w:rPr>
          <w:rFonts w:ascii="Times New Roman" w:eastAsiaTheme="minorHAnsi" w:hAnsi="Times New Roman"/>
          <w:sz w:val="24"/>
          <w:szCs w:val="24"/>
          <w:lang w:eastAsia="en-GB"/>
        </w:rPr>
        <w:t xml:space="preserve">from a physical model with </w:t>
      </w:r>
      <w:del w:id="65" w:author="Tamura-Wicks, Helen M" w:date="2018-11-01T14:40:00Z">
        <w:r w:rsidRPr="00636C9B" w:rsidDel="00BC0104">
          <w:rPr>
            <w:rFonts w:ascii="Times New Roman" w:eastAsiaTheme="minorHAnsi" w:hAnsi="Times New Roman"/>
            <w:sz w:val="24"/>
            <w:szCs w:val="24"/>
            <w:lang w:eastAsia="en-GB"/>
          </w:rPr>
          <w:delText>ground-based</w:delText>
        </w:r>
      </w:del>
      <w:ins w:id="66" w:author="Tamura-Wicks, Helen M" w:date="2018-11-01T14:43:00Z">
        <w:r w:rsidR="00BC0104">
          <w:rPr>
            <w:rFonts w:ascii="Times New Roman" w:eastAsiaTheme="minorHAnsi" w:hAnsi="Times New Roman"/>
            <w:sz w:val="24"/>
            <w:szCs w:val="24"/>
            <w:lang w:eastAsia="en-GB"/>
          </w:rPr>
          <w:t xml:space="preserve">corresponding </w:t>
        </w:r>
      </w:ins>
      <w:ins w:id="67" w:author="Tamura-Wicks, Helen M" w:date="2018-11-01T14:44:00Z">
        <w:r w:rsidR="00BC0104">
          <w:rPr>
            <w:rFonts w:ascii="Times New Roman" w:eastAsiaTheme="minorHAnsi" w:hAnsi="Times New Roman"/>
            <w:sz w:val="24"/>
            <w:szCs w:val="24"/>
            <w:lang w:eastAsia="en-GB"/>
          </w:rPr>
          <w:t>observations</w:t>
        </w:r>
      </w:ins>
      <w:ins w:id="68" w:author="Tamura-Wicks, Helen M" w:date="2018-11-01T14:43:00Z">
        <w:r w:rsidR="00BC0104">
          <w:rPr>
            <w:rFonts w:ascii="Times New Roman" w:eastAsiaTheme="minorHAnsi" w:hAnsi="Times New Roman"/>
            <w:sz w:val="24"/>
            <w:szCs w:val="24"/>
            <w:lang w:eastAsia="en-GB"/>
          </w:rPr>
          <w:t xml:space="preserve"> from </w:t>
        </w:r>
      </w:ins>
      <w:ins w:id="69" w:author="Tamura-Wicks, Helen M" w:date="2018-11-01T14:40:00Z">
        <w:r w:rsidR="00BC0104">
          <w:rPr>
            <w:rFonts w:ascii="Times New Roman" w:eastAsiaTheme="minorHAnsi" w:hAnsi="Times New Roman"/>
            <w:sz w:val="24"/>
            <w:szCs w:val="24"/>
            <w:lang w:eastAsia="en-GB"/>
          </w:rPr>
          <w:t>in-situ</w:t>
        </w:r>
      </w:ins>
      <w:r w:rsidRPr="00636C9B">
        <w:rPr>
          <w:rFonts w:ascii="Times New Roman" w:eastAsiaTheme="minorHAnsi" w:hAnsi="Times New Roman"/>
          <w:sz w:val="24"/>
          <w:szCs w:val="24"/>
          <w:lang w:eastAsia="en-GB"/>
        </w:rPr>
        <w:t xml:space="preserve"> and satellite </w:t>
      </w:r>
      <w:del w:id="70" w:author="Tamura-Wicks, Helen M" w:date="2018-11-01T14:44:00Z">
        <w:r w:rsidRPr="00636C9B" w:rsidDel="00BC0104">
          <w:rPr>
            <w:rFonts w:ascii="Times New Roman" w:eastAsiaTheme="minorHAnsi" w:hAnsi="Times New Roman"/>
            <w:sz w:val="24"/>
            <w:szCs w:val="24"/>
            <w:lang w:eastAsia="en-GB"/>
          </w:rPr>
          <w:delText>measurements</w:delText>
        </w:r>
      </w:del>
      <w:ins w:id="71" w:author="Tamura-Wicks, Helen M" w:date="2018-11-01T14:44:00Z">
        <w:r w:rsidR="00BC0104">
          <w:rPr>
            <w:rFonts w:ascii="Times New Roman" w:eastAsiaTheme="minorHAnsi" w:hAnsi="Times New Roman"/>
            <w:sz w:val="24"/>
            <w:szCs w:val="24"/>
            <w:lang w:eastAsia="en-GB"/>
          </w:rPr>
          <w:t>data</w:t>
        </w:r>
      </w:ins>
      <w:r w:rsidR="0041272D" w:rsidRPr="00636C9B">
        <w:rPr>
          <w:rFonts w:ascii="Times New Roman" w:eastAsiaTheme="minorHAnsi" w:hAnsi="Times New Roman"/>
          <w:sz w:val="24"/>
          <w:szCs w:val="24"/>
          <w:lang w:eastAsia="en-GB"/>
        </w:rPr>
        <w:t>.</w:t>
      </w:r>
      <w:r w:rsidRPr="00636C9B">
        <w:rPr>
          <w:rFonts w:ascii="Times New Roman" w:eastAsiaTheme="minorHAnsi" w:hAnsi="Times New Roman"/>
          <w:sz w:val="24"/>
          <w:szCs w:val="24"/>
          <w:lang w:eastAsia="en-GB"/>
        </w:rPr>
        <w:t xml:space="preserve"> We used gridded four-times-daily estimates</w:t>
      </w:r>
      <w:r w:rsidR="00483196" w:rsidRPr="00636C9B">
        <w:rPr>
          <w:rFonts w:ascii="Times New Roman" w:eastAsiaTheme="minorHAnsi" w:hAnsi="Times New Roman"/>
          <w:sz w:val="24"/>
          <w:szCs w:val="24"/>
          <w:lang w:eastAsia="en-GB"/>
        </w:rPr>
        <w:t xml:space="preserve"> of 2-metre temperature</w:t>
      </w:r>
      <w:r w:rsidRPr="00636C9B">
        <w:rPr>
          <w:rFonts w:ascii="Times New Roman" w:eastAsiaTheme="minorHAnsi" w:hAnsi="Times New Roman"/>
          <w:sz w:val="24"/>
          <w:szCs w:val="24"/>
          <w:lang w:eastAsia="en-GB"/>
        </w:rPr>
        <w:t xml:space="preserve"> at a resolution of 80km to generate monthly population-weighted temperature by </w:t>
      </w:r>
      <w:r w:rsidR="00055B65" w:rsidRPr="00636C9B">
        <w:rPr>
          <w:rFonts w:ascii="Times New Roman" w:eastAsiaTheme="minorHAnsi" w:hAnsi="Times New Roman"/>
          <w:sz w:val="24"/>
          <w:szCs w:val="24"/>
          <w:lang w:eastAsia="en-GB"/>
        </w:rPr>
        <w:t>state</w:t>
      </w:r>
      <w:r w:rsidRPr="00636C9B">
        <w:rPr>
          <w:rFonts w:ascii="Times New Roman" w:eastAsiaTheme="minorHAnsi" w:hAnsi="Times New Roman"/>
          <w:sz w:val="24"/>
          <w:szCs w:val="24"/>
          <w:lang w:eastAsia="en-GB"/>
        </w:rPr>
        <w:t xml:space="preserve"> throughout the analysis period.</w:t>
      </w:r>
      <w:r w:rsidR="00BB3FAB" w:rsidRPr="00636C9B">
        <w:rPr>
          <w:rFonts w:ascii="Times New Roman" w:eastAsiaTheme="minorHAnsi" w:hAnsi="Times New Roman"/>
          <w:sz w:val="24"/>
          <w:szCs w:val="24"/>
          <w:lang w:eastAsia="en-GB"/>
        </w:rPr>
        <w:t xml:space="preserve"> We </w:t>
      </w:r>
      <w:r w:rsidR="00E6231C" w:rsidRPr="00636C9B">
        <w:rPr>
          <w:rFonts w:ascii="Times New Roman" w:eastAsiaTheme="minorHAnsi" w:hAnsi="Times New Roman"/>
          <w:sz w:val="24"/>
          <w:szCs w:val="24"/>
          <w:lang w:eastAsia="en-GB"/>
        </w:rPr>
        <w:t>calculated</w:t>
      </w:r>
      <w:r w:rsidR="00665BF4" w:rsidRPr="00636C9B">
        <w:rPr>
          <w:rFonts w:ascii="Times New Roman" w:eastAsiaTheme="minorHAnsi" w:hAnsi="Times New Roman"/>
          <w:sz w:val="24"/>
          <w:szCs w:val="24"/>
          <w:lang w:eastAsia="en-GB"/>
        </w:rPr>
        <w:t xml:space="preserve"> mean t</w:t>
      </w:r>
      <w:r w:rsidR="004814FB" w:rsidRPr="00636C9B">
        <w:rPr>
          <w:rFonts w:ascii="Times New Roman" w:eastAsiaTheme="minorHAnsi" w:hAnsi="Times New Roman"/>
          <w:sz w:val="24"/>
          <w:szCs w:val="24"/>
          <w:lang w:eastAsia="en-GB"/>
        </w:rPr>
        <w:t>emperatures</w:t>
      </w:r>
      <w:r w:rsidR="00B80D4C" w:rsidRPr="00636C9B">
        <w:rPr>
          <w:rFonts w:ascii="Times New Roman" w:eastAsiaTheme="minorHAnsi" w:hAnsi="Times New Roman"/>
          <w:sz w:val="24"/>
          <w:szCs w:val="24"/>
          <w:lang w:eastAsia="en-GB"/>
        </w:rPr>
        <w:t xml:space="preserve"> by month and state during a climate-scale </w:t>
      </w:r>
      <w:r w:rsidR="00F76044" w:rsidRPr="00636C9B">
        <w:rPr>
          <w:rFonts w:ascii="Times New Roman" w:eastAsiaTheme="minorHAnsi" w:hAnsi="Times New Roman"/>
          <w:sz w:val="24"/>
          <w:szCs w:val="24"/>
          <w:lang w:eastAsia="en-GB"/>
        </w:rPr>
        <w:t>period of time</w:t>
      </w:r>
      <w:r w:rsidR="00B80D4C" w:rsidRPr="00636C9B">
        <w:rPr>
          <w:rFonts w:ascii="Times New Roman" w:eastAsiaTheme="minorHAnsi" w:hAnsi="Times New Roman"/>
          <w:sz w:val="24"/>
          <w:szCs w:val="24"/>
          <w:lang w:eastAsia="en-GB"/>
        </w:rPr>
        <w:t xml:space="preserve"> (here 1980-2009)</w:t>
      </w:r>
      <w:r w:rsidR="008F32CB" w:rsidRPr="00636C9B">
        <w:rPr>
          <w:rFonts w:ascii="Times New Roman" w:eastAsiaTheme="minorHAnsi" w:hAnsi="Times New Roman"/>
          <w:sz w:val="24"/>
          <w:szCs w:val="24"/>
          <w:lang w:eastAsia="en-GB"/>
        </w:rPr>
        <w:t>.</w:t>
      </w:r>
      <w:ins w:id="72" w:author="Parks, Robbie M" w:date="2018-10-29T12:29:00Z">
        <w:r w:rsidR="00997E51" w:rsidRPr="00636C9B">
          <w:rPr>
            <w:rFonts w:ascii="Times New Roman" w:eastAsiaTheme="minorHAnsi" w:hAnsi="Times New Roman"/>
            <w:sz w:val="24"/>
            <w:szCs w:val="24"/>
            <w:lang w:eastAsia="en-GB"/>
          </w:rPr>
          <w:fldChar w:fldCharType="begin" w:fldLock="1"/>
        </w:r>
      </w:ins>
      <w:r w:rsidR="00047A51" w:rsidRPr="00636C9B">
        <w:rPr>
          <w:rFonts w:ascii="Times New Roman" w:eastAsiaTheme="minorHAnsi" w:hAnsi="Times New Roman"/>
          <w:sz w:val="24"/>
          <w:szCs w:val="24"/>
          <w:lang w:eastAsia="en-GB"/>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21&lt;/sup&gt;","plainTextFormattedCitation":"21","previouslyFormattedCitation":"&lt;sup&gt;21&lt;/sup&gt;"},"properties":{"noteIndex":0},"schema":"https://github.com/citation-style-language/schema/raw/master/csl-citation.json"}</w:instrText>
      </w:r>
      <w:r w:rsidR="00997E51" w:rsidRPr="00636C9B">
        <w:rPr>
          <w:rFonts w:ascii="Times New Roman" w:eastAsiaTheme="minorHAnsi" w:hAnsi="Times New Roman"/>
          <w:sz w:val="24"/>
          <w:szCs w:val="24"/>
          <w:lang w:eastAsia="en-GB"/>
        </w:rPr>
        <w:fldChar w:fldCharType="separate"/>
      </w:r>
      <w:r w:rsidR="00997E51" w:rsidRPr="00636C9B">
        <w:rPr>
          <w:rFonts w:ascii="Times New Roman" w:eastAsiaTheme="minorHAnsi" w:hAnsi="Times New Roman"/>
          <w:noProof/>
          <w:sz w:val="24"/>
          <w:szCs w:val="24"/>
          <w:vertAlign w:val="superscript"/>
          <w:lang w:eastAsia="en-GB"/>
        </w:rPr>
        <w:t>21</w:t>
      </w:r>
      <w:ins w:id="73" w:author="Parks, Robbie M" w:date="2018-10-29T12:29:00Z">
        <w:r w:rsidR="00997E51" w:rsidRPr="00636C9B">
          <w:rPr>
            <w:rFonts w:ascii="Times New Roman" w:eastAsiaTheme="minorHAnsi" w:hAnsi="Times New Roman"/>
            <w:sz w:val="24"/>
            <w:szCs w:val="24"/>
            <w:lang w:eastAsia="en-GB"/>
          </w:rPr>
          <w:fldChar w:fldCharType="end"/>
        </w:r>
      </w:ins>
      <w:ins w:id="74" w:author="Parks, Robbie M" w:date="2018-10-29T12:18:00Z">
        <w:r w:rsidR="008F32CB" w:rsidRPr="00636C9B">
          <w:rPr>
            <w:rFonts w:ascii="Times New Roman" w:eastAsiaTheme="minorHAnsi" w:hAnsi="Times New Roman"/>
            <w:sz w:val="24"/>
            <w:szCs w:val="24"/>
            <w:lang w:eastAsia="en-GB"/>
          </w:rPr>
          <w:t xml:space="preserve"> </w:t>
        </w:r>
      </w:ins>
      <w:moveToRangeStart w:id="75" w:author="Parks, Robbie M" w:date="2018-10-29T12:23:00Z" w:name="move528579159"/>
      <w:moveTo w:id="76" w:author="Parks, Robbie M" w:date="2018-10-29T12:23:00Z">
        <w:r w:rsidR="00514A85" w:rsidRPr="00636C9B">
          <w:rPr>
            <w:rFonts w:ascii="Times New Roman" w:hAnsi="Times New Roman"/>
            <w:color w:val="000000" w:themeColor="text1"/>
            <w:sz w:val="24"/>
            <w:szCs w:val="24"/>
          </w:rPr>
          <w:t>Th</w:t>
        </w:r>
      </w:moveTo>
      <w:r w:rsidR="008844BD" w:rsidRPr="00636C9B">
        <w:rPr>
          <w:rFonts w:ascii="Times New Roman" w:hAnsi="Times New Roman"/>
          <w:color w:val="000000" w:themeColor="text1"/>
          <w:sz w:val="24"/>
          <w:szCs w:val="24"/>
        </w:rPr>
        <w:t>is</w:t>
      </w:r>
      <w:moveTo w:id="77" w:author="Parks, Robbie M" w:date="2018-10-29T12:23:00Z">
        <w:r w:rsidR="00514A85" w:rsidRPr="00636C9B">
          <w:rPr>
            <w:rFonts w:ascii="Times New Roman" w:hAnsi="Times New Roman"/>
            <w:color w:val="000000" w:themeColor="text1"/>
            <w:sz w:val="24"/>
            <w:szCs w:val="24"/>
          </w:rPr>
          <w:t xml:space="preserve"> long-term mean temperature represents the local adaptation temperature </w:t>
        </w:r>
      </w:moveTo>
      <w:ins w:id="78" w:author="Parks, Robbie M" w:date="2018-10-29T12:30:00Z">
        <w:r w:rsidR="00CF3383" w:rsidRPr="00636C9B">
          <w:rPr>
            <w:rFonts w:ascii="Times New Roman" w:hAnsi="Times New Roman"/>
            <w:color w:val="000000" w:themeColor="text1"/>
            <w:sz w:val="24"/>
            <w:szCs w:val="24"/>
          </w:rPr>
          <w:t>for</w:t>
        </w:r>
      </w:ins>
      <w:moveTo w:id="79" w:author="Parks, Robbie M" w:date="2018-10-29T12:23:00Z">
        <w:r w:rsidR="00514A85" w:rsidRPr="00636C9B">
          <w:rPr>
            <w:rFonts w:ascii="Times New Roman" w:hAnsi="Times New Roman"/>
            <w:color w:val="000000" w:themeColor="text1"/>
            <w:sz w:val="24"/>
            <w:szCs w:val="24"/>
          </w:rPr>
          <w:t xml:space="preserve"> each state in each month.</w:t>
        </w:r>
      </w:moveTo>
      <w:moveToRangeEnd w:id="75"/>
      <w:r w:rsidR="00B80D4C" w:rsidRPr="00636C9B">
        <w:rPr>
          <w:rFonts w:ascii="Times New Roman" w:eastAsiaTheme="minorHAnsi" w:hAnsi="Times New Roman"/>
          <w:sz w:val="24"/>
          <w:szCs w:val="24"/>
          <w:lang w:eastAsia="en-GB"/>
        </w:rPr>
        <w:t xml:space="preserve"> </w:t>
      </w:r>
      <w:ins w:id="80" w:author="Parks, Robbie M" w:date="2018-10-29T12:30:00Z">
        <w:r w:rsidR="00534095" w:rsidRPr="00636C9B">
          <w:rPr>
            <w:rFonts w:ascii="Times New Roman" w:eastAsiaTheme="minorHAnsi" w:hAnsi="Times New Roman"/>
            <w:sz w:val="24"/>
            <w:szCs w:val="24"/>
            <w:lang w:eastAsia="en-GB"/>
          </w:rPr>
          <w:t xml:space="preserve">We then </w:t>
        </w:r>
      </w:ins>
      <w:r w:rsidR="00B80D4C" w:rsidRPr="00636C9B">
        <w:rPr>
          <w:rFonts w:ascii="Times New Roman" w:eastAsiaTheme="minorHAnsi" w:hAnsi="Times New Roman"/>
          <w:sz w:val="24"/>
          <w:szCs w:val="24"/>
          <w:lang w:eastAsia="en-GB"/>
        </w:rPr>
        <w:t>subtracted</w:t>
      </w:r>
      <w:r w:rsidR="004814FB" w:rsidRPr="00636C9B">
        <w:rPr>
          <w:rFonts w:ascii="Times New Roman" w:eastAsiaTheme="minorHAnsi" w:hAnsi="Times New Roman"/>
          <w:sz w:val="24"/>
          <w:szCs w:val="24"/>
          <w:lang w:eastAsia="en-GB"/>
        </w:rPr>
        <w:t xml:space="preserve"> </w:t>
      </w:r>
      <w:ins w:id="81" w:author="Parks, Robbie M" w:date="2018-10-29T12:33:00Z">
        <w:r w:rsidR="00AD1745" w:rsidRPr="00636C9B">
          <w:rPr>
            <w:rFonts w:ascii="Times New Roman" w:eastAsiaTheme="minorHAnsi" w:hAnsi="Times New Roman"/>
            <w:sz w:val="24"/>
            <w:szCs w:val="24"/>
            <w:lang w:eastAsia="en-GB"/>
          </w:rPr>
          <w:t xml:space="preserve">the long-term mean temperature </w:t>
        </w:r>
      </w:ins>
      <w:r w:rsidR="004814FB" w:rsidRPr="00636C9B">
        <w:rPr>
          <w:rFonts w:ascii="Times New Roman" w:eastAsiaTheme="minorHAnsi" w:hAnsi="Times New Roman"/>
          <w:sz w:val="24"/>
          <w:szCs w:val="24"/>
          <w:lang w:eastAsia="en-GB"/>
        </w:rPr>
        <w:t xml:space="preserve">from each </w:t>
      </w:r>
      <w:ins w:id="82" w:author="Parks, Robbie M" w:date="2018-10-29T12:33:00Z">
        <w:r w:rsidR="00AD1745" w:rsidRPr="00636C9B">
          <w:rPr>
            <w:rFonts w:ascii="Times New Roman" w:eastAsiaTheme="minorHAnsi" w:hAnsi="Times New Roman"/>
            <w:sz w:val="24"/>
            <w:szCs w:val="24"/>
            <w:lang w:eastAsia="en-GB"/>
          </w:rPr>
          <w:t xml:space="preserve">respective </w:t>
        </w:r>
      </w:ins>
      <w:r w:rsidR="004814FB" w:rsidRPr="00636C9B">
        <w:rPr>
          <w:rFonts w:ascii="Times New Roman" w:eastAsiaTheme="minorHAnsi" w:hAnsi="Times New Roman"/>
          <w:sz w:val="24"/>
          <w:szCs w:val="24"/>
          <w:lang w:eastAsia="en-GB"/>
        </w:rPr>
        <w:t>state-month value</w:t>
      </w:r>
      <w:r w:rsidR="007655FC" w:rsidRPr="00636C9B">
        <w:rPr>
          <w:rFonts w:ascii="Times New Roman" w:eastAsiaTheme="minorHAnsi" w:hAnsi="Times New Roman"/>
          <w:sz w:val="24"/>
          <w:szCs w:val="24"/>
          <w:lang w:eastAsia="en-GB"/>
        </w:rPr>
        <w:t xml:space="preserve"> </w:t>
      </w:r>
      <w:ins w:id="83" w:author="Parks, Robbie M" w:date="2018-10-29T12:34:00Z">
        <w:r w:rsidR="00AD1745" w:rsidRPr="00636C9B">
          <w:rPr>
            <w:rFonts w:ascii="Times New Roman" w:eastAsiaTheme="minorHAnsi" w:hAnsi="Times New Roman"/>
            <w:sz w:val="24"/>
            <w:szCs w:val="24"/>
            <w:lang w:eastAsia="en-GB"/>
          </w:rPr>
          <w:t xml:space="preserve">over time </w:t>
        </w:r>
      </w:ins>
      <w:r w:rsidR="00E6231C" w:rsidRPr="00636C9B">
        <w:rPr>
          <w:rFonts w:ascii="Times New Roman" w:eastAsiaTheme="minorHAnsi" w:hAnsi="Times New Roman"/>
          <w:sz w:val="24"/>
          <w:szCs w:val="24"/>
          <w:lang w:eastAsia="en-GB"/>
        </w:rPr>
        <w:t xml:space="preserve">to generate </w:t>
      </w:r>
      <w:ins w:id="84" w:author="Parks, Robbie M" w:date="2018-10-29T12:34:00Z">
        <w:r w:rsidR="00AD1745" w:rsidRPr="00636C9B">
          <w:rPr>
            <w:rFonts w:ascii="Times New Roman" w:eastAsiaTheme="minorHAnsi" w:hAnsi="Times New Roman"/>
            <w:sz w:val="24"/>
            <w:szCs w:val="24"/>
            <w:lang w:eastAsia="en-GB"/>
          </w:rPr>
          <w:t xml:space="preserve">a </w:t>
        </w:r>
      </w:ins>
      <w:r w:rsidR="00E6231C" w:rsidRPr="00636C9B">
        <w:rPr>
          <w:rFonts w:ascii="Times New Roman" w:eastAsiaTheme="minorHAnsi" w:hAnsi="Times New Roman"/>
          <w:sz w:val="24"/>
          <w:szCs w:val="24"/>
          <w:lang w:eastAsia="en-GB"/>
        </w:rPr>
        <w:t xml:space="preserve">temperature anomaly </w:t>
      </w:r>
      <w:ins w:id="85" w:author="Parks, Robbie M" w:date="2018-10-29T12:34:00Z">
        <w:r w:rsidR="00AD1745" w:rsidRPr="00636C9B">
          <w:rPr>
            <w:rFonts w:ascii="Times New Roman" w:eastAsiaTheme="minorHAnsi" w:hAnsi="Times New Roman"/>
            <w:sz w:val="24"/>
            <w:szCs w:val="24"/>
            <w:lang w:eastAsia="en-GB"/>
          </w:rPr>
          <w:t xml:space="preserve">time series for each month in each state </w:t>
        </w:r>
      </w:ins>
      <w:r w:rsidR="007655FC" w:rsidRPr="00636C9B">
        <w:rPr>
          <w:rFonts w:ascii="Times New Roman" w:eastAsiaTheme="minorHAnsi" w:hAnsi="Times New Roman"/>
          <w:sz w:val="24"/>
          <w:szCs w:val="24"/>
          <w:lang w:eastAsia="en-GB"/>
        </w:rPr>
        <w:t>(Figure XX).</w:t>
      </w:r>
    </w:p>
    <w:p w14:paraId="5EF932C2" w14:textId="77777777" w:rsidR="009B0615" w:rsidRPr="00636C9B" w:rsidRDefault="009B0615" w:rsidP="00D76DF7">
      <w:pPr>
        <w:spacing w:after="0" w:line="480" w:lineRule="auto"/>
        <w:jc w:val="both"/>
        <w:outlineLvl w:val="0"/>
        <w:rPr>
          <w:rFonts w:ascii="Times New Roman" w:hAnsi="Times New Roman"/>
          <w:sz w:val="24"/>
          <w:szCs w:val="24"/>
        </w:rPr>
      </w:pPr>
    </w:p>
    <w:p w14:paraId="5305E388" w14:textId="4BB5B194" w:rsidR="009F41F2" w:rsidRPr="00636C9B" w:rsidRDefault="003075B4"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Bayesian spatiotemporal model</w:t>
      </w:r>
    </w:p>
    <w:p w14:paraId="1B282DB5" w14:textId="0F403A10" w:rsidR="007C6648" w:rsidRPr="00636C9B" w:rsidRDefault="00AB4E6A" w:rsidP="00D76DF7">
      <w:pPr>
        <w:spacing w:after="0" w:line="480" w:lineRule="auto"/>
        <w:jc w:val="both"/>
        <w:outlineLvl w:val="0"/>
        <w:rPr>
          <w:rFonts w:ascii="Times New Roman" w:hAnsi="Times New Roman"/>
          <w:color w:val="000000" w:themeColor="text1"/>
          <w:sz w:val="24"/>
          <w:szCs w:val="24"/>
        </w:rPr>
      </w:pPr>
      <w:r w:rsidRPr="00636C9B">
        <w:rPr>
          <w:rFonts w:ascii="Times New Roman" w:hAnsi="Times New Roman"/>
          <w:color w:val="000000" w:themeColor="text1"/>
          <w:sz w:val="24"/>
          <w:szCs w:val="24"/>
        </w:rPr>
        <w:t>W</w:t>
      </w:r>
      <w:r w:rsidR="00B050CA" w:rsidRPr="00636C9B">
        <w:rPr>
          <w:rFonts w:ascii="Times New Roman" w:hAnsi="Times New Roman"/>
          <w:color w:val="000000" w:themeColor="text1"/>
          <w:sz w:val="24"/>
          <w:szCs w:val="24"/>
        </w:rPr>
        <w:t>e developed a Bayesian spatiotemporal model that was formulated to incorporate features of deaths rates in relation to state of residence, month of the year, and temperature anomaly, over space and time</w:t>
      </w:r>
      <w:r w:rsidR="00AF664C" w:rsidRPr="00636C9B">
        <w:rPr>
          <w:rFonts w:ascii="Times New Roman" w:hAnsi="Times New Roman"/>
          <w:color w:val="000000" w:themeColor="text1"/>
          <w:sz w:val="24"/>
          <w:szCs w:val="24"/>
        </w:rPr>
        <w:t>.</w:t>
      </w:r>
      <w:r w:rsidR="0054215F" w:rsidRPr="00636C9B">
        <w:rPr>
          <w:rFonts w:ascii="Times New Roman" w:hAnsi="Times New Roman"/>
          <w:color w:val="000000" w:themeColor="text1"/>
          <w:sz w:val="24"/>
          <w:szCs w:val="24"/>
        </w:rPr>
        <w:t xml:space="preserve"> </w:t>
      </w:r>
      <w:r w:rsidR="005C2298" w:rsidRPr="00636C9B">
        <w:rPr>
          <w:rFonts w:ascii="Times New Roman" w:hAnsi="Times New Roman"/>
          <w:color w:val="000000" w:themeColor="text1"/>
          <w:sz w:val="24"/>
          <w:szCs w:val="24"/>
        </w:rPr>
        <w:t>The m</w:t>
      </w:r>
      <w:r w:rsidR="00A6523E" w:rsidRPr="00636C9B">
        <w:rPr>
          <w:rFonts w:ascii="Times New Roman" w:hAnsi="Times New Roman"/>
          <w:color w:val="000000" w:themeColor="text1"/>
          <w:sz w:val="24"/>
          <w:szCs w:val="24"/>
        </w:rPr>
        <w:t>od</w:t>
      </w:r>
      <w:r w:rsidR="00DF44C4" w:rsidRPr="00636C9B">
        <w:rPr>
          <w:rFonts w:ascii="Times New Roman" w:hAnsi="Times New Roman"/>
          <w:color w:val="000000" w:themeColor="text1"/>
          <w:sz w:val="24"/>
          <w:szCs w:val="24"/>
        </w:rPr>
        <w:t>el specification is provided</w:t>
      </w:r>
      <w:r w:rsidR="004A11D9" w:rsidRPr="00636C9B">
        <w:rPr>
          <w:rFonts w:ascii="Times New Roman" w:hAnsi="Times New Roman"/>
          <w:color w:val="000000" w:themeColor="text1"/>
          <w:sz w:val="24"/>
          <w:szCs w:val="24"/>
        </w:rPr>
        <w:t xml:space="preserve"> fully in </w:t>
      </w:r>
      <w:r w:rsidR="00871CFE" w:rsidRPr="00636C9B">
        <w:rPr>
          <w:rFonts w:ascii="Times New Roman" w:hAnsi="Times New Roman"/>
          <w:color w:val="000000" w:themeColor="text1"/>
          <w:sz w:val="24"/>
          <w:szCs w:val="24"/>
        </w:rPr>
        <w:t>Supplementary Materials</w:t>
      </w:r>
      <w:r w:rsidR="003E1EF4" w:rsidRPr="00636C9B">
        <w:rPr>
          <w:rFonts w:ascii="Times New Roman" w:hAnsi="Times New Roman"/>
          <w:color w:val="000000" w:themeColor="text1"/>
          <w:sz w:val="24"/>
          <w:szCs w:val="24"/>
        </w:rPr>
        <w:t>.</w:t>
      </w:r>
    </w:p>
    <w:p w14:paraId="3FC93AD2" w14:textId="77777777" w:rsidR="007C6648" w:rsidRPr="00636C9B" w:rsidRDefault="007C6648" w:rsidP="00D76DF7">
      <w:pPr>
        <w:spacing w:after="0" w:line="480" w:lineRule="auto"/>
        <w:jc w:val="both"/>
        <w:outlineLvl w:val="0"/>
        <w:rPr>
          <w:rFonts w:ascii="Times New Roman" w:hAnsi="Times New Roman"/>
          <w:color w:val="000000" w:themeColor="text1"/>
          <w:sz w:val="24"/>
          <w:szCs w:val="24"/>
        </w:rPr>
      </w:pPr>
    </w:p>
    <w:p w14:paraId="0E69CAF9" w14:textId="2A6A02DC" w:rsidR="00707A42" w:rsidRPr="00636C9B" w:rsidDel="00317BE3" w:rsidRDefault="0071557B" w:rsidP="00D76DF7">
      <w:pPr>
        <w:spacing w:after="0" w:line="480" w:lineRule="auto"/>
        <w:jc w:val="both"/>
        <w:outlineLvl w:val="0"/>
        <w:rPr>
          <w:del w:id="86" w:author="Parks, Robbie M" w:date="2018-11-01T12:13:00Z"/>
          <w:rFonts w:ascii="Times New Roman" w:hAnsi="Times New Roman"/>
          <w:color w:val="000000" w:themeColor="text1"/>
          <w:sz w:val="24"/>
          <w:szCs w:val="24"/>
        </w:rPr>
      </w:pPr>
      <w:r w:rsidRPr="00636C9B">
        <w:rPr>
          <w:rFonts w:ascii="Times New Roman" w:hAnsi="Times New Roman"/>
          <w:color w:val="000000" w:themeColor="text1"/>
          <w:sz w:val="24"/>
          <w:szCs w:val="24"/>
        </w:rPr>
        <w:lastRenderedPageBreak/>
        <w:t>D</w:t>
      </w:r>
      <w:r w:rsidR="00707A42" w:rsidRPr="00636C9B">
        <w:rPr>
          <w:rFonts w:ascii="Times New Roman" w:hAnsi="Times New Roman"/>
          <w:color w:val="000000" w:themeColor="text1"/>
          <w:sz w:val="24"/>
          <w:szCs w:val="24"/>
        </w:rPr>
        <w:t xml:space="preserve">eath rates </w:t>
      </w:r>
      <w:r w:rsidR="00FE079B" w:rsidRPr="00636C9B">
        <w:rPr>
          <w:rFonts w:ascii="Times New Roman" w:hAnsi="Times New Roman"/>
          <w:color w:val="000000" w:themeColor="text1"/>
          <w:sz w:val="24"/>
          <w:szCs w:val="24"/>
        </w:rPr>
        <w:t>vary</w:t>
      </w:r>
      <w:r w:rsidRPr="00636C9B">
        <w:rPr>
          <w:rFonts w:ascii="Times New Roman" w:hAnsi="Times New Roman"/>
          <w:color w:val="000000" w:themeColor="text1"/>
          <w:sz w:val="24"/>
          <w:szCs w:val="24"/>
        </w:rPr>
        <w:t xml:space="preserve"> by month</w:t>
      </w:r>
      <w:r w:rsidR="00554C35" w:rsidRPr="00636C9B">
        <w:rPr>
          <w:rFonts w:ascii="Times New Roman" w:hAnsi="Times New Roman"/>
          <w:color w:val="000000" w:themeColor="text1"/>
          <w:sz w:val="24"/>
          <w:szCs w:val="24"/>
        </w:rPr>
        <w:t>, and neighbouring months t</w:t>
      </w:r>
      <w:r w:rsidR="00E278E4" w:rsidRPr="00636C9B">
        <w:rPr>
          <w:rFonts w:ascii="Times New Roman" w:hAnsi="Times New Roman"/>
          <w:color w:val="000000" w:themeColor="text1"/>
          <w:sz w:val="24"/>
          <w:szCs w:val="24"/>
        </w:rPr>
        <w:t>end</w:t>
      </w:r>
      <w:r w:rsidR="00554C35" w:rsidRPr="00636C9B">
        <w:rPr>
          <w:rFonts w:ascii="Times New Roman" w:hAnsi="Times New Roman"/>
          <w:color w:val="000000" w:themeColor="text1"/>
          <w:sz w:val="24"/>
          <w:szCs w:val="24"/>
        </w:rPr>
        <w:t xml:space="preserve"> to have a smooth pattern</w:t>
      </w:r>
      <w:r w:rsidR="00FE079B" w:rsidRPr="00636C9B">
        <w:rPr>
          <w:rFonts w:ascii="Times New Roman" w:hAnsi="Times New Roman"/>
          <w:color w:val="000000" w:themeColor="text1"/>
          <w:sz w:val="24"/>
          <w:szCs w:val="24"/>
        </w:rPr>
        <w:t>.</w:t>
      </w:r>
      <w:ins w:id="87" w:author="Parks, Robbie M" w:date="2018-10-30T10:11:00Z">
        <w:r w:rsidR="00047A51" w:rsidRPr="00636C9B">
          <w:rPr>
            <w:rFonts w:ascii="Times New Roman" w:hAnsi="Times New Roman"/>
            <w:color w:val="000000" w:themeColor="text1"/>
            <w:sz w:val="24"/>
            <w:szCs w:val="24"/>
          </w:rPr>
          <w:fldChar w:fldCharType="begin" w:fldLock="1"/>
        </w:r>
      </w:ins>
      <w:r w:rsidR="001B365D" w:rsidRPr="00636C9B">
        <w:rPr>
          <w:rFonts w:ascii="Times New Roman" w:hAnsi="Times New Roman"/>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22&lt;/sup&gt;","plainTextFormattedCitation":"22","previouslyFormattedCitation":"&lt;sup&gt;22&lt;/sup&gt;"},"properties":{"noteIndex":0},"schema":"https://github.com/citation-style-language/schema/raw/master/csl-citation.json"}</w:instrText>
      </w:r>
      <w:r w:rsidR="00047A51" w:rsidRPr="00636C9B">
        <w:rPr>
          <w:rFonts w:ascii="Times New Roman" w:hAnsi="Times New Roman"/>
          <w:color w:val="000000" w:themeColor="text1"/>
          <w:sz w:val="24"/>
          <w:szCs w:val="24"/>
        </w:rPr>
        <w:fldChar w:fldCharType="separate"/>
      </w:r>
      <w:r w:rsidR="00047A51" w:rsidRPr="00636C9B">
        <w:rPr>
          <w:rFonts w:ascii="Times New Roman" w:hAnsi="Times New Roman"/>
          <w:noProof/>
          <w:color w:val="000000" w:themeColor="text1"/>
          <w:sz w:val="24"/>
          <w:szCs w:val="24"/>
          <w:vertAlign w:val="superscript"/>
        </w:rPr>
        <w:t>22</w:t>
      </w:r>
      <w:ins w:id="88" w:author="Parks, Robbie M" w:date="2018-10-30T10:11:00Z">
        <w:r w:rsidR="00047A51" w:rsidRPr="00636C9B">
          <w:rPr>
            <w:rFonts w:ascii="Times New Roman" w:hAnsi="Times New Roman"/>
            <w:color w:val="000000" w:themeColor="text1"/>
            <w:sz w:val="24"/>
            <w:szCs w:val="24"/>
          </w:rPr>
          <w:fldChar w:fldCharType="end"/>
        </w:r>
        <w:r w:rsidR="00240A26" w:rsidRPr="00636C9B">
          <w:rPr>
            <w:rFonts w:ascii="Times New Roman" w:hAnsi="Times New Roman"/>
            <w:color w:val="000000" w:themeColor="text1"/>
            <w:sz w:val="24"/>
            <w:szCs w:val="24"/>
          </w:rPr>
          <w:t xml:space="preserve"> </w:t>
        </w:r>
      </w:ins>
      <w:r w:rsidR="003841EC" w:rsidRPr="00636C9B">
        <w:rPr>
          <w:rFonts w:ascii="Times New Roman" w:hAnsi="Times New Roman"/>
          <w:color w:val="000000" w:themeColor="text1"/>
          <w:sz w:val="24"/>
          <w:szCs w:val="24"/>
        </w:rPr>
        <w:t>Therefore, f</w:t>
      </w:r>
      <w:r w:rsidR="00B42638" w:rsidRPr="00636C9B">
        <w:rPr>
          <w:rFonts w:ascii="Times New Roman" w:hAnsi="Times New Roman"/>
          <w:color w:val="000000" w:themeColor="text1"/>
          <w:sz w:val="24"/>
          <w:szCs w:val="24"/>
        </w:rPr>
        <w:t xml:space="preserve">or each age group and sex, </w:t>
      </w:r>
      <w:r w:rsidR="009E4AF1" w:rsidRPr="00636C9B">
        <w:rPr>
          <w:rFonts w:ascii="Times New Roman" w:hAnsi="Times New Roman"/>
          <w:color w:val="000000" w:themeColor="text1"/>
          <w:sz w:val="24"/>
          <w:szCs w:val="24"/>
        </w:rPr>
        <w:t xml:space="preserve">we allowed each </w:t>
      </w:r>
      <w:r w:rsidR="00CC019A" w:rsidRPr="00636C9B">
        <w:rPr>
          <w:rFonts w:ascii="Times New Roman" w:hAnsi="Times New Roman"/>
          <w:color w:val="000000" w:themeColor="text1"/>
          <w:sz w:val="24"/>
          <w:szCs w:val="24"/>
        </w:rPr>
        <w:t>month of the year</w:t>
      </w:r>
      <w:r w:rsidR="005B25ED" w:rsidRPr="00636C9B">
        <w:rPr>
          <w:rFonts w:ascii="Times New Roman" w:hAnsi="Times New Roman"/>
          <w:color w:val="000000" w:themeColor="text1"/>
          <w:sz w:val="24"/>
          <w:szCs w:val="24"/>
        </w:rPr>
        <w:t xml:space="preserve"> to possess</w:t>
      </w:r>
      <w:r w:rsidR="00CC019A" w:rsidRPr="00636C9B">
        <w:rPr>
          <w:rFonts w:ascii="Times New Roman" w:hAnsi="Times New Roman"/>
          <w:color w:val="000000" w:themeColor="text1"/>
          <w:sz w:val="24"/>
          <w:szCs w:val="24"/>
        </w:rPr>
        <w:t xml:space="preserve"> </w:t>
      </w:r>
      <w:r w:rsidR="0021306D" w:rsidRPr="00636C9B">
        <w:rPr>
          <w:rFonts w:ascii="Times New Roman" w:hAnsi="Times New Roman"/>
          <w:color w:val="000000" w:themeColor="text1"/>
          <w:sz w:val="24"/>
          <w:szCs w:val="24"/>
        </w:rPr>
        <w:t>a different</w:t>
      </w:r>
      <w:r w:rsidR="008540FF" w:rsidRPr="00636C9B">
        <w:rPr>
          <w:rFonts w:ascii="Times New Roman" w:hAnsi="Times New Roman"/>
          <w:color w:val="000000" w:themeColor="text1"/>
          <w:sz w:val="24"/>
          <w:szCs w:val="24"/>
        </w:rPr>
        <w:t xml:space="preserve"> </w:t>
      </w:r>
      <w:r w:rsidR="0021306D" w:rsidRPr="00636C9B">
        <w:rPr>
          <w:rFonts w:ascii="Times New Roman" w:hAnsi="Times New Roman"/>
          <w:color w:val="000000" w:themeColor="text1"/>
          <w:sz w:val="24"/>
          <w:szCs w:val="24"/>
        </w:rPr>
        <w:t>mortality level</w:t>
      </w:r>
      <w:ins w:id="89" w:author="Parks, Robbie M" w:date="2018-11-01T12:07:00Z">
        <w:r w:rsidR="00CC47CE" w:rsidRPr="00636C9B">
          <w:rPr>
            <w:rFonts w:ascii="Times New Roman" w:hAnsi="Times New Roman"/>
            <w:color w:val="000000" w:themeColor="text1"/>
            <w:sz w:val="24"/>
            <w:szCs w:val="24"/>
          </w:rPr>
          <w:t xml:space="preserve"> relative to the common value</w:t>
        </w:r>
      </w:ins>
      <w:ins w:id="90" w:author="Parks, Robbie M" w:date="2018-11-01T11:57:00Z">
        <w:r w:rsidR="00686509" w:rsidRPr="00636C9B">
          <w:rPr>
            <w:rFonts w:ascii="Times New Roman" w:hAnsi="Times New Roman"/>
            <w:color w:val="000000" w:themeColor="text1"/>
            <w:sz w:val="24"/>
            <w:szCs w:val="24"/>
          </w:rPr>
          <w:t>.</w:t>
        </w:r>
      </w:ins>
      <w:del w:id="91" w:author="Parks, Robbie M" w:date="2018-11-01T11:58:00Z">
        <w:r w:rsidR="0021306D" w:rsidRPr="00636C9B" w:rsidDel="00813355">
          <w:rPr>
            <w:rFonts w:ascii="Times New Roman" w:hAnsi="Times New Roman"/>
            <w:color w:val="000000" w:themeColor="text1"/>
            <w:sz w:val="24"/>
            <w:szCs w:val="24"/>
          </w:rPr>
          <w:delText xml:space="preserve"> </w:delText>
        </w:r>
      </w:del>
      <w:del w:id="92" w:author="Parks, Robbie M" w:date="2018-11-01T11:57:00Z">
        <w:r w:rsidR="0020498A" w:rsidRPr="00636C9B" w:rsidDel="00813355">
          <w:rPr>
            <w:rFonts w:ascii="Times New Roman" w:hAnsi="Times New Roman"/>
            <w:color w:val="000000" w:themeColor="text1"/>
            <w:sz w:val="24"/>
            <w:szCs w:val="24"/>
          </w:rPr>
          <w:delText>u</w:delText>
        </w:r>
      </w:del>
      <w:ins w:id="93" w:author="Parks, Robbie M" w:date="2018-11-01T11:58:00Z">
        <w:r w:rsidR="00813355" w:rsidRPr="00636C9B">
          <w:rPr>
            <w:rFonts w:ascii="Times New Roman" w:hAnsi="Times New Roman"/>
            <w:color w:val="000000" w:themeColor="text1"/>
            <w:sz w:val="24"/>
            <w:szCs w:val="24"/>
          </w:rPr>
          <w:t xml:space="preserve"> We used a random walk structure for </w:t>
        </w:r>
      </w:ins>
      <w:ins w:id="94" w:author="Parks, Robbie M" w:date="2018-11-01T12:06:00Z">
        <w:r w:rsidR="00FE15DD" w:rsidRPr="00636C9B">
          <w:rPr>
            <w:rFonts w:ascii="Times New Roman" w:hAnsi="Times New Roman"/>
            <w:color w:val="000000" w:themeColor="text1"/>
            <w:sz w:val="24"/>
            <w:szCs w:val="24"/>
          </w:rPr>
          <w:t>neighbouring</w:t>
        </w:r>
      </w:ins>
      <w:ins w:id="95" w:author="Parks, Robbie M" w:date="2018-11-01T11:58:00Z">
        <w:r w:rsidR="00813355" w:rsidRPr="00636C9B">
          <w:rPr>
            <w:rFonts w:ascii="Times New Roman" w:hAnsi="Times New Roman"/>
            <w:color w:val="000000" w:themeColor="text1"/>
            <w:sz w:val="24"/>
            <w:szCs w:val="24"/>
          </w:rPr>
          <w:t xml:space="preserve"> </w:t>
        </w:r>
        <w:r w:rsidR="00BE7CD9" w:rsidRPr="00636C9B">
          <w:rPr>
            <w:rFonts w:ascii="Times New Roman" w:hAnsi="Times New Roman"/>
            <w:color w:val="000000" w:themeColor="text1"/>
            <w:sz w:val="24"/>
            <w:szCs w:val="24"/>
          </w:rPr>
          <w:t>month</w:t>
        </w:r>
        <w:r w:rsidR="00813355" w:rsidRPr="00636C9B">
          <w:rPr>
            <w:rFonts w:ascii="Times New Roman" w:hAnsi="Times New Roman"/>
            <w:color w:val="000000" w:themeColor="text1"/>
            <w:sz w:val="24"/>
            <w:szCs w:val="24"/>
          </w:rPr>
          <w:t xml:space="preserve"> terms, widely used to characterise smoothly varying associations.</w:t>
        </w:r>
        <w:r w:rsidR="00813355" w:rsidRPr="00636C9B">
          <w:rPr>
            <w:rFonts w:ascii="Times New Roman" w:hAnsi="Times New Roman"/>
            <w:color w:val="000000" w:themeColor="text1"/>
            <w:sz w:val="24"/>
            <w:szCs w:val="24"/>
          </w:rPr>
          <w:fldChar w:fldCharType="begin" w:fldLock="1"/>
        </w:r>
        <w:r w:rsidR="00813355" w:rsidRPr="00636C9B">
          <w:rPr>
            <w:rFonts w:ascii="Times New Roman" w:hAnsi="Times New Roman"/>
            <w:color w:val="000000" w:themeColor="text1"/>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23&lt;/sup&gt;","plainTextFormattedCitation":"23","previouslyFormattedCitation":"&lt;sup&gt;23&lt;/sup&gt;"},"properties":{"noteIndex":0},"schema":"https://github.com/citation-style-language/schema/raw/master/csl-citation.json"}</w:instrText>
        </w:r>
        <w:r w:rsidR="00813355" w:rsidRPr="00636C9B">
          <w:rPr>
            <w:rFonts w:ascii="Times New Roman" w:hAnsi="Times New Roman"/>
            <w:color w:val="000000" w:themeColor="text1"/>
            <w:sz w:val="24"/>
            <w:szCs w:val="24"/>
          </w:rPr>
          <w:fldChar w:fldCharType="separate"/>
        </w:r>
        <w:r w:rsidR="00813355" w:rsidRPr="00636C9B">
          <w:rPr>
            <w:rFonts w:ascii="Times New Roman" w:hAnsi="Times New Roman"/>
            <w:noProof/>
            <w:color w:val="000000" w:themeColor="text1"/>
            <w:sz w:val="24"/>
            <w:szCs w:val="24"/>
            <w:vertAlign w:val="superscript"/>
          </w:rPr>
          <w:t>23</w:t>
        </w:r>
        <w:r w:rsidR="00813355" w:rsidRPr="00636C9B">
          <w:rPr>
            <w:rFonts w:ascii="Times New Roman" w:hAnsi="Times New Roman"/>
            <w:color w:val="000000" w:themeColor="text1"/>
            <w:sz w:val="24"/>
            <w:szCs w:val="24"/>
          </w:rPr>
          <w:fldChar w:fldCharType="end"/>
        </w:r>
        <w:r w:rsidR="00813355" w:rsidRPr="00636C9B">
          <w:rPr>
            <w:rFonts w:ascii="Times New Roman" w:hAnsi="Times New Roman"/>
            <w:color w:val="000000" w:themeColor="text1"/>
            <w:sz w:val="24"/>
            <w:szCs w:val="24"/>
          </w:rPr>
          <w:t xml:space="preserve">. We </w:t>
        </w:r>
      </w:ins>
      <w:ins w:id="96" w:author="Parks, Robbie M" w:date="2018-11-01T12:10:00Z">
        <w:r w:rsidR="00F07D5B" w:rsidRPr="00636C9B">
          <w:rPr>
            <w:rFonts w:ascii="Times New Roman" w:hAnsi="Times New Roman"/>
            <w:color w:val="000000" w:themeColor="text1"/>
            <w:sz w:val="24"/>
            <w:szCs w:val="24"/>
          </w:rPr>
          <w:t>gave the</w:t>
        </w:r>
      </w:ins>
      <w:ins w:id="97" w:author="Parks, Robbie M" w:date="2018-11-01T11:58:00Z">
        <w:r w:rsidR="00F07D5B" w:rsidRPr="00636C9B">
          <w:rPr>
            <w:rFonts w:ascii="Times New Roman" w:hAnsi="Times New Roman"/>
            <w:color w:val="000000" w:themeColor="text1"/>
            <w:sz w:val="24"/>
            <w:szCs w:val="24"/>
          </w:rPr>
          <w:t xml:space="preserve"> random walk</w:t>
        </w:r>
        <w:r w:rsidR="00813355" w:rsidRPr="00636C9B">
          <w:rPr>
            <w:rFonts w:ascii="Times New Roman" w:hAnsi="Times New Roman"/>
            <w:color w:val="000000" w:themeColor="text1"/>
            <w:sz w:val="24"/>
            <w:szCs w:val="24"/>
          </w:rPr>
          <w:t xml:space="preserve"> a cyclic structure</w:t>
        </w:r>
        <w:r w:rsidR="002A2B91" w:rsidRPr="00636C9B">
          <w:rPr>
            <w:rFonts w:ascii="Times New Roman" w:hAnsi="Times New Roman"/>
            <w:color w:val="000000" w:themeColor="text1"/>
            <w:sz w:val="24"/>
            <w:szCs w:val="24"/>
          </w:rPr>
          <w:t>, which</w:t>
        </w:r>
      </w:ins>
      <w:del w:id="98" w:author="Parks, Robbie M" w:date="2018-11-01T12:10:00Z">
        <w:r w:rsidR="0026224F" w:rsidRPr="00636C9B" w:rsidDel="002A2B91">
          <w:rPr>
            <w:rFonts w:ascii="Times New Roman" w:hAnsi="Times New Roman"/>
            <w:color w:val="000000" w:themeColor="text1"/>
            <w:sz w:val="24"/>
            <w:szCs w:val="24"/>
          </w:rPr>
          <w:delText xml:space="preserve"> </w:delText>
        </w:r>
        <w:r w:rsidR="00A227DA" w:rsidRPr="00636C9B" w:rsidDel="002A2B91">
          <w:rPr>
            <w:rFonts w:ascii="Times New Roman" w:hAnsi="Times New Roman"/>
            <w:color w:val="000000" w:themeColor="text1"/>
            <w:sz w:val="24"/>
            <w:szCs w:val="24"/>
          </w:rPr>
          <w:delText>This</w:delText>
        </w:r>
      </w:del>
      <w:r w:rsidR="00A227DA" w:rsidRPr="00636C9B">
        <w:rPr>
          <w:rFonts w:ascii="Times New Roman" w:hAnsi="Times New Roman"/>
          <w:color w:val="000000" w:themeColor="text1"/>
          <w:sz w:val="24"/>
          <w:szCs w:val="24"/>
        </w:rPr>
        <w:t xml:space="preserve"> allowed</w:t>
      </w:r>
      <w:r w:rsidR="007A53AC" w:rsidRPr="00636C9B">
        <w:rPr>
          <w:rFonts w:ascii="Times New Roman" w:hAnsi="Times New Roman"/>
          <w:color w:val="000000" w:themeColor="text1"/>
          <w:sz w:val="24"/>
          <w:szCs w:val="24"/>
        </w:rPr>
        <w:t xml:space="preserve"> December to neighbour January</w:t>
      </w:r>
      <w:del w:id="99" w:author="Parks, Robbie M" w:date="2018-11-01T11:58:00Z">
        <w:r w:rsidR="007A53AC" w:rsidRPr="00636C9B" w:rsidDel="008446D6">
          <w:rPr>
            <w:rFonts w:ascii="Times New Roman" w:hAnsi="Times New Roman"/>
            <w:color w:val="000000" w:themeColor="text1"/>
            <w:sz w:val="24"/>
            <w:szCs w:val="24"/>
          </w:rPr>
          <w:delText>,</w:delText>
        </w:r>
        <w:r w:rsidR="00436EFD" w:rsidRPr="00636C9B" w:rsidDel="008446D6">
          <w:rPr>
            <w:rFonts w:ascii="Times New Roman" w:hAnsi="Times New Roman"/>
            <w:color w:val="000000" w:themeColor="text1"/>
            <w:sz w:val="24"/>
            <w:szCs w:val="24"/>
          </w:rPr>
          <w:delText xml:space="preserve"> for both </w:delText>
        </w:r>
        <w:r w:rsidR="00F54B6B" w:rsidRPr="00636C9B" w:rsidDel="008446D6">
          <w:rPr>
            <w:rFonts w:ascii="Times New Roman" w:hAnsi="Times New Roman"/>
            <w:color w:val="000000" w:themeColor="text1"/>
            <w:sz w:val="24"/>
            <w:szCs w:val="24"/>
          </w:rPr>
          <w:delText>monthly intercept</w:delText>
        </w:r>
        <w:r w:rsidR="00066D9C" w:rsidRPr="00636C9B" w:rsidDel="008446D6">
          <w:rPr>
            <w:rFonts w:ascii="Times New Roman" w:hAnsi="Times New Roman"/>
            <w:color w:val="000000" w:themeColor="text1"/>
            <w:sz w:val="24"/>
            <w:szCs w:val="24"/>
          </w:rPr>
          <w:delText>s</w:delText>
        </w:r>
        <w:r w:rsidR="00F54B6B" w:rsidRPr="00636C9B" w:rsidDel="008446D6">
          <w:rPr>
            <w:rFonts w:ascii="Times New Roman" w:hAnsi="Times New Roman"/>
            <w:color w:val="000000" w:themeColor="text1"/>
            <w:sz w:val="24"/>
            <w:szCs w:val="24"/>
          </w:rPr>
          <w:delText xml:space="preserve"> and slope</w:delText>
        </w:r>
        <w:r w:rsidR="00066D9C" w:rsidRPr="00636C9B" w:rsidDel="008446D6">
          <w:rPr>
            <w:rFonts w:ascii="Times New Roman" w:hAnsi="Times New Roman"/>
            <w:color w:val="000000" w:themeColor="text1"/>
            <w:sz w:val="24"/>
            <w:szCs w:val="24"/>
          </w:rPr>
          <w:delText>s</w:delText>
        </w:r>
        <w:r w:rsidR="007C427C" w:rsidRPr="00636C9B" w:rsidDel="008446D6">
          <w:rPr>
            <w:rFonts w:ascii="Times New Roman" w:hAnsi="Times New Roman"/>
            <w:color w:val="000000" w:themeColor="text1"/>
            <w:sz w:val="24"/>
            <w:szCs w:val="24"/>
          </w:rPr>
          <w:delText xml:space="preserve">, </w:delText>
        </w:r>
      </w:del>
      <w:ins w:id="100" w:author="Parks, Robbie M" w:date="2018-11-01T12:06:00Z">
        <w:r w:rsidR="00CC47CE" w:rsidRPr="00636C9B">
          <w:rPr>
            <w:rFonts w:ascii="Times New Roman" w:hAnsi="Times New Roman"/>
            <w:color w:val="000000" w:themeColor="text1"/>
            <w:sz w:val="24"/>
            <w:szCs w:val="24"/>
          </w:rPr>
          <w:t>.</w:t>
        </w:r>
      </w:ins>
      <w:del w:id="101" w:author="Parks, Robbie M" w:date="2018-11-01T12:06:00Z">
        <w:r w:rsidR="007C427C" w:rsidRPr="00636C9B" w:rsidDel="00CC47CE">
          <w:rPr>
            <w:rFonts w:ascii="Times New Roman" w:hAnsi="Times New Roman"/>
            <w:color w:val="000000" w:themeColor="text1"/>
            <w:sz w:val="24"/>
            <w:szCs w:val="24"/>
          </w:rPr>
          <w:delText xml:space="preserve">which </w:delText>
        </w:r>
        <w:r w:rsidR="00C71A61" w:rsidRPr="00636C9B" w:rsidDel="00CC47CE">
          <w:rPr>
            <w:rFonts w:ascii="Times New Roman" w:hAnsi="Times New Roman"/>
            <w:color w:val="000000" w:themeColor="text1"/>
            <w:sz w:val="24"/>
            <w:szCs w:val="24"/>
          </w:rPr>
          <w:delText>improves the stability of death rates in each month.</w:delText>
        </w:r>
      </w:del>
      <w:ins w:id="102" w:author="Parks, Robbie M" w:date="2018-11-01T12:13:00Z">
        <w:r w:rsidR="00317BE3" w:rsidRPr="00636C9B">
          <w:rPr>
            <w:rFonts w:ascii="Times New Roman" w:hAnsi="Times New Roman"/>
            <w:color w:val="000000" w:themeColor="text1"/>
            <w:sz w:val="24"/>
            <w:szCs w:val="24"/>
          </w:rPr>
          <w:t xml:space="preserve"> </w:t>
        </w:r>
      </w:ins>
    </w:p>
    <w:p w14:paraId="20BFC803" w14:textId="77777777" w:rsidR="00D64877" w:rsidRPr="00636C9B" w:rsidDel="00317BE3" w:rsidRDefault="00D64877" w:rsidP="00D76DF7">
      <w:pPr>
        <w:spacing w:after="0" w:line="480" w:lineRule="auto"/>
        <w:jc w:val="both"/>
        <w:outlineLvl w:val="0"/>
        <w:rPr>
          <w:del w:id="103" w:author="Parks, Robbie M" w:date="2018-11-01T12:13:00Z"/>
          <w:rFonts w:ascii="Times New Roman" w:hAnsi="Times New Roman"/>
          <w:color w:val="000000" w:themeColor="text1"/>
          <w:sz w:val="24"/>
          <w:szCs w:val="24"/>
        </w:rPr>
      </w:pPr>
    </w:p>
    <w:p w14:paraId="20711A48" w14:textId="1F0611B0" w:rsidR="00D64877" w:rsidRPr="00636C9B" w:rsidRDefault="00CC47CE" w:rsidP="00D76DF7">
      <w:pPr>
        <w:spacing w:after="0" w:line="480" w:lineRule="auto"/>
        <w:jc w:val="both"/>
        <w:outlineLvl w:val="0"/>
        <w:rPr>
          <w:ins w:id="104" w:author="Parks, Robbie M" w:date="2018-11-01T11:58:00Z"/>
          <w:rFonts w:ascii="Times New Roman" w:hAnsi="Times New Roman"/>
          <w:color w:val="000000" w:themeColor="text1"/>
          <w:sz w:val="24"/>
          <w:szCs w:val="24"/>
        </w:rPr>
      </w:pPr>
      <w:ins w:id="105" w:author="Parks, Robbie M" w:date="2018-11-01T12:06:00Z">
        <w:del w:id="106" w:author="Tamura-Wicks, Helen M" w:date="2018-11-01T14:48:00Z">
          <w:r w:rsidRPr="00636C9B" w:rsidDel="00CD2451">
            <w:rPr>
              <w:rFonts w:ascii="Times New Roman" w:hAnsi="Times New Roman"/>
              <w:color w:val="000000" w:themeColor="text1"/>
              <w:sz w:val="24"/>
              <w:szCs w:val="24"/>
            </w:rPr>
            <w:delText>We also allowed trends</w:delText>
          </w:r>
        </w:del>
      </w:ins>
      <w:ins w:id="107" w:author="Parks, Robbie M" w:date="2018-11-01T12:07:00Z">
        <w:del w:id="108" w:author="Tamura-Wicks, Helen M" w:date="2018-11-01T14:48:00Z">
          <w:r w:rsidR="003D6226" w:rsidRPr="00636C9B" w:rsidDel="00CD2451">
            <w:rPr>
              <w:rFonts w:ascii="Times New Roman" w:hAnsi="Times New Roman"/>
              <w:color w:val="000000" w:themeColor="text1"/>
              <w:sz w:val="24"/>
              <w:szCs w:val="24"/>
            </w:rPr>
            <w:delText xml:space="preserve"> to vary by month</w:delText>
          </w:r>
          <w:r w:rsidR="00ED0A11" w:rsidRPr="00636C9B" w:rsidDel="00CD2451">
            <w:rPr>
              <w:rFonts w:ascii="Times New Roman" w:hAnsi="Times New Roman"/>
              <w:color w:val="000000" w:themeColor="text1"/>
              <w:sz w:val="24"/>
              <w:szCs w:val="24"/>
            </w:rPr>
            <w:delText xml:space="preserve"> </w:delText>
          </w:r>
          <w:r w:rsidR="003D6226" w:rsidRPr="00636C9B" w:rsidDel="00CD2451">
            <w:rPr>
              <w:rFonts w:ascii="Times New Roman" w:hAnsi="Times New Roman"/>
              <w:color w:val="000000" w:themeColor="text1"/>
              <w:sz w:val="24"/>
              <w:szCs w:val="24"/>
            </w:rPr>
            <w:delText>with a cyclic random walk structure</w:delText>
          </w:r>
        </w:del>
        <w:r w:rsidR="003D6226" w:rsidRPr="00636C9B">
          <w:rPr>
            <w:rFonts w:ascii="Times New Roman" w:hAnsi="Times New Roman"/>
            <w:color w:val="000000" w:themeColor="text1"/>
            <w:sz w:val="24"/>
            <w:szCs w:val="24"/>
          </w:rPr>
          <w:t>.</w:t>
        </w:r>
      </w:ins>
      <w:ins w:id="109" w:author="Parks, Robbie M" w:date="2018-10-29T12:55:00Z">
        <w:r w:rsidR="003D20F2" w:rsidRPr="00636C9B">
          <w:rPr>
            <w:rFonts w:ascii="Times New Roman" w:hAnsi="Times New Roman"/>
            <w:color w:val="000000" w:themeColor="text1"/>
            <w:sz w:val="24"/>
            <w:szCs w:val="24"/>
          </w:rPr>
          <w:t xml:space="preserve"> </w:t>
        </w:r>
      </w:ins>
      <w:moveFromRangeStart w:id="110" w:author="Parks, Robbie M" w:date="2018-11-01T12:13:00Z" w:name="move528837751"/>
      <w:moveFrom w:id="111" w:author="Parks, Robbie M" w:date="2018-11-01T12:13:00Z">
        <w:ins w:id="112" w:author="Ezzati, Majid" w:date="2018-10-22T19:31:00Z">
          <w:r w:rsidR="00987F8E" w:rsidRPr="00636C9B" w:rsidDel="00317BE3">
            <w:rPr>
              <w:rFonts w:ascii="Times New Roman" w:hAnsi="Times New Roman"/>
              <w:color w:val="000000" w:themeColor="text1"/>
              <w:sz w:val="24"/>
              <w:szCs w:val="24"/>
            </w:rPr>
            <w:t>To allow</w:t>
          </w:r>
        </w:ins>
        <w:r w:rsidR="00D64877" w:rsidRPr="00636C9B" w:rsidDel="00317BE3">
          <w:rPr>
            <w:rFonts w:ascii="Times New Roman" w:hAnsi="Times New Roman"/>
            <w:color w:val="000000" w:themeColor="text1"/>
            <w:sz w:val="24"/>
            <w:szCs w:val="24"/>
          </w:rPr>
          <w:t xml:space="preserve"> non-linear</w:t>
        </w:r>
        <w:ins w:id="113" w:author="Ezzati, Majid" w:date="2018-10-22T19:31:00Z">
          <w:r w:rsidR="00987F8E" w:rsidRPr="00636C9B" w:rsidDel="00317BE3">
            <w:rPr>
              <w:rFonts w:ascii="Times New Roman" w:hAnsi="Times New Roman"/>
              <w:color w:val="000000" w:themeColor="text1"/>
              <w:sz w:val="24"/>
              <w:szCs w:val="24"/>
            </w:rPr>
            <w:t xml:space="preserve"> trends</w:t>
          </w:r>
        </w:ins>
        <w:r w:rsidR="00D64877" w:rsidRPr="00636C9B" w:rsidDel="00317BE3">
          <w:rPr>
            <w:rFonts w:ascii="Times New Roman" w:hAnsi="Times New Roman"/>
            <w:color w:val="000000" w:themeColor="text1"/>
            <w:sz w:val="24"/>
            <w:szCs w:val="24"/>
          </w:rPr>
          <w:t xml:space="preserve">, we modelled the time trends </w:t>
        </w:r>
        <w:r w:rsidR="00DC6193" w:rsidRPr="00636C9B" w:rsidDel="00317BE3">
          <w:rPr>
            <w:rFonts w:ascii="Times New Roman" w:hAnsi="Times New Roman"/>
            <w:color w:val="000000" w:themeColor="text1"/>
            <w:sz w:val="24"/>
            <w:szCs w:val="24"/>
          </w:rPr>
          <w:t xml:space="preserve">(of log-transformed death rates) </w:t>
        </w:r>
        <w:r w:rsidR="00D64877" w:rsidRPr="00636C9B" w:rsidDel="00317BE3">
          <w:rPr>
            <w:rFonts w:ascii="Times New Roman" w:hAnsi="Times New Roman"/>
            <w:color w:val="000000" w:themeColor="text1"/>
            <w:sz w:val="24"/>
            <w:szCs w:val="24"/>
          </w:rPr>
          <w:t>using the linear terms described above along with smoothly varying non-linear terms, specified with a random walk term, as well as an overdispersion term to capture any additional non-linearity.</w:t>
        </w:r>
      </w:moveFrom>
      <w:moveFromRangeEnd w:id="110"/>
    </w:p>
    <w:p w14:paraId="26110263" w14:textId="77777777" w:rsidR="00E00482" w:rsidRPr="00636C9B" w:rsidRDefault="00E00482" w:rsidP="00D76DF7">
      <w:pPr>
        <w:spacing w:after="0" w:line="480" w:lineRule="auto"/>
        <w:jc w:val="both"/>
        <w:outlineLvl w:val="0"/>
        <w:rPr>
          <w:rFonts w:ascii="Times New Roman" w:hAnsi="Times New Roman"/>
          <w:color w:val="000000" w:themeColor="text1"/>
          <w:sz w:val="24"/>
          <w:szCs w:val="24"/>
        </w:rPr>
      </w:pPr>
    </w:p>
    <w:p w14:paraId="7CC726CA" w14:textId="5CD3E39E" w:rsidR="007C1278" w:rsidRPr="00636C9B" w:rsidRDefault="00CD2451" w:rsidP="00D76DF7">
      <w:pPr>
        <w:spacing w:after="0" w:line="480" w:lineRule="auto"/>
        <w:jc w:val="both"/>
        <w:outlineLvl w:val="0"/>
        <w:rPr>
          <w:ins w:id="114" w:author="Parks, Robbie M" w:date="2018-11-01T12:13:00Z"/>
          <w:rFonts w:ascii="Times New Roman" w:hAnsi="Times New Roman"/>
          <w:color w:val="000000" w:themeColor="text1"/>
          <w:sz w:val="24"/>
          <w:szCs w:val="24"/>
        </w:rPr>
      </w:pPr>
      <w:ins w:id="115" w:author="Tamura-Wicks, Helen M" w:date="2018-11-01T14:52:00Z">
        <w:r>
          <w:rPr>
            <w:rFonts w:ascii="Times New Roman" w:hAnsi="Times New Roman"/>
            <w:color w:val="000000" w:themeColor="text1"/>
            <w:sz w:val="24"/>
            <w:szCs w:val="24"/>
          </w:rPr>
          <w:t xml:space="preserve">We allowed for </w:t>
        </w:r>
      </w:ins>
      <w:ins w:id="116" w:author="Tamura-Wicks, Helen M" w:date="2018-11-01T14:49:00Z">
        <w:r>
          <w:rPr>
            <w:rFonts w:ascii="Times New Roman" w:hAnsi="Times New Roman"/>
            <w:color w:val="000000" w:themeColor="text1"/>
            <w:sz w:val="24"/>
            <w:szCs w:val="24"/>
          </w:rPr>
          <w:t xml:space="preserve">levels and trends in death rates </w:t>
        </w:r>
      </w:ins>
      <w:ins w:id="117" w:author="Tamura-Wicks, Helen M" w:date="2018-11-01T14:53:00Z">
        <w:r>
          <w:rPr>
            <w:rFonts w:ascii="Times New Roman" w:hAnsi="Times New Roman"/>
            <w:color w:val="000000" w:themeColor="text1"/>
            <w:sz w:val="24"/>
            <w:szCs w:val="24"/>
          </w:rPr>
          <w:t xml:space="preserve">to </w:t>
        </w:r>
      </w:ins>
      <w:ins w:id="118" w:author="Tamura-Wicks, Helen M" w:date="2018-11-01T14:49:00Z">
        <w:r>
          <w:rPr>
            <w:rFonts w:ascii="Times New Roman" w:hAnsi="Times New Roman"/>
            <w:color w:val="000000" w:themeColor="text1"/>
            <w:sz w:val="24"/>
            <w:szCs w:val="24"/>
          </w:rPr>
          <w:t xml:space="preserve">vary </w:t>
        </w:r>
      </w:ins>
      <w:ins w:id="119" w:author="Tamura-Wicks, Helen M" w:date="2018-11-01T14:51:00Z">
        <w:r>
          <w:rPr>
            <w:rFonts w:ascii="Times New Roman" w:hAnsi="Times New Roman"/>
            <w:color w:val="000000" w:themeColor="text1"/>
            <w:sz w:val="24"/>
            <w:szCs w:val="24"/>
          </w:rPr>
          <w:t>by</w:t>
        </w:r>
      </w:ins>
      <w:ins w:id="120" w:author="Tamura-Wicks, Helen M" w:date="2018-11-01T14:49:00Z">
        <w:r>
          <w:rPr>
            <w:rFonts w:ascii="Times New Roman" w:hAnsi="Times New Roman"/>
            <w:color w:val="000000" w:themeColor="text1"/>
            <w:sz w:val="24"/>
            <w:szCs w:val="24"/>
          </w:rPr>
          <w:t xml:space="preserve"> state.</w:t>
        </w:r>
      </w:ins>
      <w:del w:id="121" w:author="Tamura-Wicks, Helen M" w:date="2018-11-01T14:51:00Z">
        <w:r w:rsidR="00A13D22" w:rsidRPr="00636C9B" w:rsidDel="00CD2451">
          <w:rPr>
            <w:rFonts w:ascii="Times New Roman" w:hAnsi="Times New Roman"/>
            <w:color w:val="000000" w:themeColor="text1"/>
            <w:sz w:val="24"/>
            <w:szCs w:val="24"/>
          </w:rPr>
          <w:delText xml:space="preserve">Death rates </w:delText>
        </w:r>
        <w:r w:rsidR="00EE3B3A" w:rsidRPr="00636C9B" w:rsidDel="00CD2451">
          <w:rPr>
            <w:rFonts w:ascii="Times New Roman" w:hAnsi="Times New Roman"/>
            <w:color w:val="000000" w:themeColor="text1"/>
            <w:sz w:val="24"/>
            <w:szCs w:val="24"/>
          </w:rPr>
          <w:delText xml:space="preserve">and their changes over time </w:delText>
        </w:r>
      </w:del>
      <w:del w:id="122" w:author="Tamura-Wicks, Helen M" w:date="2018-11-01T14:49:00Z">
        <w:r w:rsidR="00A13D22" w:rsidRPr="00636C9B" w:rsidDel="00CD2451">
          <w:rPr>
            <w:rFonts w:ascii="Times New Roman" w:hAnsi="Times New Roman"/>
            <w:color w:val="000000" w:themeColor="text1"/>
            <w:sz w:val="24"/>
            <w:szCs w:val="24"/>
          </w:rPr>
          <w:delText xml:space="preserve">are </w:delText>
        </w:r>
        <w:r w:rsidR="00C345AC" w:rsidRPr="00636C9B" w:rsidDel="00CD2451">
          <w:rPr>
            <w:rFonts w:ascii="Times New Roman" w:hAnsi="Times New Roman"/>
            <w:color w:val="000000" w:themeColor="text1"/>
            <w:sz w:val="24"/>
            <w:szCs w:val="24"/>
          </w:rPr>
          <w:delText>variable by state</w:delText>
        </w:r>
        <w:r w:rsidR="001B5646" w:rsidRPr="00636C9B" w:rsidDel="00CD2451">
          <w:rPr>
            <w:rFonts w:ascii="Times New Roman" w:hAnsi="Times New Roman"/>
            <w:color w:val="000000" w:themeColor="text1"/>
            <w:sz w:val="24"/>
            <w:szCs w:val="24"/>
          </w:rPr>
          <w:delText xml:space="preserve"> of the USA</w:delText>
        </w:r>
        <w:r w:rsidR="00C345AC" w:rsidRPr="00636C9B" w:rsidDel="00CD2451">
          <w:rPr>
            <w:rFonts w:ascii="Times New Roman" w:hAnsi="Times New Roman"/>
            <w:color w:val="000000" w:themeColor="text1"/>
            <w:sz w:val="24"/>
            <w:szCs w:val="24"/>
          </w:rPr>
          <w:delText>,</w:delText>
        </w:r>
      </w:del>
      <w:del w:id="123" w:author="Tamura-Wicks, Helen M" w:date="2018-11-01T14:51:00Z">
        <w:r w:rsidR="00C345AC" w:rsidRPr="00636C9B" w:rsidDel="00CD2451">
          <w:rPr>
            <w:rFonts w:ascii="Times New Roman" w:hAnsi="Times New Roman"/>
            <w:color w:val="000000" w:themeColor="text1"/>
            <w:sz w:val="24"/>
            <w:szCs w:val="24"/>
          </w:rPr>
          <w:delText xml:space="preserve"> both in intercept and trend</w:delText>
        </w:r>
      </w:del>
      <w:r w:rsidR="00C345AC" w:rsidRPr="00636C9B">
        <w:rPr>
          <w:rFonts w:ascii="Times New Roman" w:hAnsi="Times New Roman"/>
          <w:color w:val="000000" w:themeColor="text1"/>
          <w:sz w:val="24"/>
          <w:szCs w:val="24"/>
        </w:rPr>
        <w:t>.</w:t>
      </w:r>
      <w:r w:rsidR="00BA2C5F" w:rsidRPr="00636C9B">
        <w:rPr>
          <w:rFonts w:ascii="Times New Roman" w:hAnsi="Times New Roman"/>
          <w:color w:val="000000" w:themeColor="text1"/>
          <w:sz w:val="24"/>
          <w:szCs w:val="24"/>
        </w:rPr>
        <w:t xml:space="preserve"> </w:t>
      </w:r>
      <w:del w:id="124" w:author="Tamura-Wicks, Helen M" w:date="2018-11-01T14:53:00Z">
        <w:r w:rsidR="009D6B29" w:rsidRPr="00636C9B" w:rsidDel="00CD2451">
          <w:rPr>
            <w:rFonts w:ascii="Times New Roman" w:hAnsi="Times New Roman"/>
            <w:color w:val="000000" w:themeColor="text1"/>
            <w:sz w:val="24"/>
            <w:szCs w:val="24"/>
          </w:rPr>
          <w:delText xml:space="preserve">We </w:delText>
        </w:r>
        <w:r w:rsidR="00427EA4" w:rsidRPr="00636C9B" w:rsidDel="00CD2451">
          <w:rPr>
            <w:rFonts w:ascii="Times New Roman" w:hAnsi="Times New Roman"/>
            <w:color w:val="000000" w:themeColor="text1"/>
            <w:sz w:val="24"/>
            <w:szCs w:val="24"/>
          </w:rPr>
          <w:delText xml:space="preserve">thus </w:delText>
        </w:r>
        <w:r w:rsidR="009D6B29" w:rsidRPr="00636C9B" w:rsidDel="00CD2451">
          <w:rPr>
            <w:rFonts w:ascii="Times New Roman" w:hAnsi="Times New Roman"/>
            <w:color w:val="000000" w:themeColor="text1"/>
            <w:sz w:val="24"/>
            <w:szCs w:val="24"/>
          </w:rPr>
          <w:delText>allowed death rates to vary b</w:delText>
        </w:r>
        <w:r w:rsidR="00427EA4" w:rsidRPr="00636C9B" w:rsidDel="00CD2451">
          <w:rPr>
            <w:rFonts w:ascii="Times New Roman" w:hAnsi="Times New Roman"/>
            <w:color w:val="000000" w:themeColor="text1"/>
            <w:sz w:val="24"/>
            <w:szCs w:val="24"/>
          </w:rPr>
          <w:delText>y stat</w:delText>
        </w:r>
        <w:r w:rsidR="00F00CDC" w:rsidRPr="00636C9B" w:rsidDel="00CD2451">
          <w:rPr>
            <w:rFonts w:ascii="Times New Roman" w:hAnsi="Times New Roman"/>
            <w:color w:val="000000" w:themeColor="text1"/>
            <w:sz w:val="24"/>
            <w:szCs w:val="24"/>
          </w:rPr>
          <w:delText>e</w:delText>
        </w:r>
        <w:r w:rsidR="009D6B29" w:rsidRPr="00636C9B" w:rsidDel="00CD2451">
          <w:rPr>
            <w:rFonts w:ascii="Times New Roman" w:hAnsi="Times New Roman"/>
            <w:color w:val="000000" w:themeColor="text1"/>
            <w:sz w:val="24"/>
            <w:szCs w:val="24"/>
          </w:rPr>
          <w:delText>.</w:delText>
        </w:r>
        <w:r w:rsidR="00334F2A" w:rsidRPr="00636C9B" w:rsidDel="00CD2451">
          <w:rPr>
            <w:rFonts w:ascii="Times New Roman" w:hAnsi="Times New Roman"/>
            <w:color w:val="000000" w:themeColor="text1"/>
            <w:sz w:val="24"/>
            <w:szCs w:val="24"/>
          </w:rPr>
          <w:delText xml:space="preserve"> </w:delText>
        </w:r>
      </w:del>
      <w:r w:rsidR="00334F2A" w:rsidRPr="00636C9B">
        <w:rPr>
          <w:rFonts w:ascii="Times New Roman" w:hAnsi="Times New Roman"/>
          <w:color w:val="000000" w:themeColor="text1"/>
          <w:sz w:val="24"/>
          <w:szCs w:val="24"/>
        </w:rPr>
        <w:t>In addition,</w:t>
      </w:r>
      <w:r w:rsidR="00BA2C5F" w:rsidRPr="00636C9B">
        <w:rPr>
          <w:rFonts w:ascii="Times New Roman" w:hAnsi="Times New Roman"/>
          <w:color w:val="000000" w:themeColor="text1"/>
          <w:sz w:val="24"/>
          <w:szCs w:val="24"/>
        </w:rPr>
        <w:t xml:space="preserve"> </w:t>
      </w:r>
      <w:ins w:id="125" w:author="Tamura-Wicks, Helen M" w:date="2018-11-01T14:52:00Z">
        <w:r>
          <w:rPr>
            <w:rFonts w:ascii="Times New Roman" w:hAnsi="Times New Roman"/>
            <w:color w:val="000000" w:themeColor="text1"/>
            <w:sz w:val="24"/>
            <w:szCs w:val="24"/>
          </w:rPr>
          <w:t xml:space="preserve">death rates in </w:t>
        </w:r>
      </w:ins>
      <w:ins w:id="126" w:author="Tamura-Wicks, Helen M" w:date="2018-11-01T14:54:00Z">
        <w:r>
          <w:rPr>
            <w:rFonts w:ascii="Times New Roman" w:hAnsi="Times New Roman"/>
            <w:color w:val="000000" w:themeColor="text1"/>
            <w:sz w:val="24"/>
            <w:szCs w:val="24"/>
          </w:rPr>
          <w:t xml:space="preserve">neighbouring </w:t>
        </w:r>
      </w:ins>
      <w:r w:rsidR="00BA2C5F" w:rsidRPr="00636C9B">
        <w:rPr>
          <w:rFonts w:ascii="Times New Roman" w:hAnsi="Times New Roman"/>
          <w:color w:val="000000" w:themeColor="text1"/>
          <w:sz w:val="24"/>
          <w:szCs w:val="24"/>
        </w:rPr>
        <w:t xml:space="preserve">states </w:t>
      </w:r>
      <w:del w:id="127" w:author="Tamura-Wicks, Helen M" w:date="2018-11-01T14:54:00Z">
        <w:r w:rsidR="00BA2C5F" w:rsidRPr="00636C9B" w:rsidDel="00CD2451">
          <w:rPr>
            <w:rFonts w:ascii="Times New Roman" w:hAnsi="Times New Roman"/>
            <w:color w:val="000000" w:themeColor="text1"/>
            <w:sz w:val="24"/>
            <w:szCs w:val="24"/>
          </w:rPr>
          <w:delText xml:space="preserve">closer in geography </w:delText>
        </w:r>
      </w:del>
      <w:r w:rsidR="00720950" w:rsidRPr="00636C9B">
        <w:rPr>
          <w:rFonts w:ascii="Times New Roman" w:hAnsi="Times New Roman"/>
          <w:color w:val="000000" w:themeColor="text1"/>
          <w:sz w:val="24"/>
          <w:szCs w:val="24"/>
        </w:rPr>
        <w:t>may</w:t>
      </w:r>
      <w:r w:rsidR="00BA2C5F" w:rsidRPr="00636C9B">
        <w:rPr>
          <w:rFonts w:ascii="Times New Roman" w:hAnsi="Times New Roman"/>
          <w:color w:val="000000" w:themeColor="text1"/>
          <w:sz w:val="24"/>
          <w:szCs w:val="24"/>
        </w:rPr>
        <w:t xml:space="preserve"> be more similar than </w:t>
      </w:r>
      <w:ins w:id="128" w:author="Tamura-Wicks, Helen M" w:date="2018-11-01T14:54:00Z">
        <w:r>
          <w:rPr>
            <w:rFonts w:ascii="Times New Roman" w:hAnsi="Times New Roman"/>
            <w:color w:val="000000" w:themeColor="text1"/>
            <w:sz w:val="24"/>
            <w:szCs w:val="24"/>
          </w:rPr>
          <w:t xml:space="preserve">in </w:t>
        </w:r>
      </w:ins>
      <w:r w:rsidR="00BA2C5F" w:rsidRPr="00636C9B">
        <w:rPr>
          <w:rFonts w:ascii="Times New Roman" w:hAnsi="Times New Roman"/>
          <w:color w:val="000000" w:themeColor="text1"/>
          <w:sz w:val="24"/>
          <w:szCs w:val="24"/>
        </w:rPr>
        <w:t>those further away</w:t>
      </w:r>
      <w:r w:rsidR="00720950" w:rsidRPr="00636C9B">
        <w:rPr>
          <w:rFonts w:ascii="Times New Roman" w:hAnsi="Times New Roman"/>
          <w:color w:val="000000" w:themeColor="text1"/>
          <w:sz w:val="24"/>
          <w:szCs w:val="24"/>
        </w:rPr>
        <w:t>,</w:t>
      </w:r>
      <w:r w:rsidR="004B711E" w:rsidRPr="00636C9B">
        <w:rPr>
          <w:rFonts w:ascii="Times New Roman" w:hAnsi="Times New Roman"/>
          <w:color w:val="000000" w:themeColor="text1"/>
          <w:sz w:val="24"/>
          <w:szCs w:val="24"/>
        </w:rPr>
        <w:t xml:space="preserve"> for</w:t>
      </w:r>
      <w:r w:rsidR="00720950" w:rsidRPr="00636C9B">
        <w:rPr>
          <w:rFonts w:ascii="Times New Roman" w:hAnsi="Times New Roman"/>
          <w:color w:val="000000" w:themeColor="text1"/>
          <w:sz w:val="24"/>
          <w:szCs w:val="24"/>
        </w:rPr>
        <w:t xml:space="preserve"> economic, social</w:t>
      </w:r>
      <w:r w:rsidR="004B711E" w:rsidRPr="00636C9B">
        <w:rPr>
          <w:rFonts w:ascii="Times New Roman" w:hAnsi="Times New Roman"/>
          <w:color w:val="000000" w:themeColor="text1"/>
          <w:sz w:val="24"/>
          <w:szCs w:val="24"/>
        </w:rPr>
        <w:t>, climatic</w:t>
      </w:r>
      <w:r w:rsidR="00720950" w:rsidRPr="00636C9B">
        <w:rPr>
          <w:rFonts w:ascii="Times New Roman" w:hAnsi="Times New Roman"/>
          <w:color w:val="000000" w:themeColor="text1"/>
          <w:sz w:val="24"/>
          <w:szCs w:val="24"/>
        </w:rPr>
        <w:t xml:space="preserve"> and other reasons</w:t>
      </w:r>
      <w:r w:rsidR="00BA2C5F" w:rsidRPr="00636C9B">
        <w:rPr>
          <w:rFonts w:ascii="Times New Roman" w:hAnsi="Times New Roman"/>
          <w:color w:val="000000" w:themeColor="text1"/>
          <w:sz w:val="24"/>
          <w:szCs w:val="24"/>
        </w:rPr>
        <w:t xml:space="preserve">. </w:t>
      </w:r>
      <w:ins w:id="129" w:author="Parks, Robbie M" w:date="2018-11-01T18:13:00Z">
        <w:r w:rsidR="00947F4D">
          <w:rPr>
            <w:rFonts w:ascii="Times New Roman" w:hAnsi="Times New Roman"/>
            <w:color w:val="000000" w:themeColor="text1"/>
            <w:sz w:val="24"/>
            <w:szCs w:val="24"/>
          </w:rPr>
          <w:t>T</w:t>
        </w:r>
      </w:ins>
      <w:ins w:id="130" w:author="Tamura-Wicks, Helen M" w:date="2018-11-01T14:55:00Z">
        <w:del w:id="131" w:author="Parks, Robbie M" w:date="2018-11-01T18:13:00Z">
          <w:r w:rsidRPr="00636C9B" w:rsidDel="00947F4D">
            <w:rPr>
              <w:rFonts w:ascii="Times New Roman" w:hAnsi="Times New Roman"/>
              <w:color w:val="000000" w:themeColor="text1"/>
              <w:sz w:val="24"/>
              <w:szCs w:val="24"/>
            </w:rPr>
            <w:delText>t</w:delText>
          </w:r>
        </w:del>
        <w:r w:rsidRPr="00636C9B">
          <w:rPr>
            <w:rFonts w:ascii="Times New Roman" w:hAnsi="Times New Roman"/>
            <w:color w:val="000000" w:themeColor="text1"/>
            <w:sz w:val="24"/>
            <w:szCs w:val="24"/>
          </w:rPr>
          <w:t>o reflect this</w:t>
        </w:r>
      </w:ins>
      <w:ins w:id="132" w:author="Parks, Robbie M" w:date="2018-11-01T18:13:00Z">
        <w:r w:rsidR="00947F4D">
          <w:rPr>
            <w:rFonts w:ascii="Times New Roman" w:hAnsi="Times New Roman"/>
            <w:color w:val="000000" w:themeColor="text1"/>
            <w:sz w:val="24"/>
            <w:szCs w:val="24"/>
          </w:rPr>
          <w:t>, w</w:t>
        </w:r>
      </w:ins>
      <w:ins w:id="133" w:author="Tamura-Wicks, Helen M" w:date="2018-11-01T14:55:00Z">
        <w:del w:id="134" w:author="Parks, Robbie M" w:date="2018-11-01T18:13:00Z">
          <w:r w:rsidRPr="00636C9B" w:rsidDel="00947F4D">
            <w:rPr>
              <w:rFonts w:ascii="Times New Roman" w:hAnsi="Times New Roman"/>
              <w:color w:val="000000" w:themeColor="text1"/>
              <w:sz w:val="24"/>
              <w:szCs w:val="24"/>
            </w:rPr>
            <w:delText xml:space="preserve"> </w:delText>
          </w:r>
        </w:del>
      </w:ins>
      <w:del w:id="135" w:author="Parks, Robbie M" w:date="2018-11-01T18:13:00Z">
        <w:r w:rsidR="00B3486D" w:rsidRPr="00636C9B" w:rsidDel="00947F4D">
          <w:rPr>
            <w:rFonts w:ascii="Times New Roman" w:hAnsi="Times New Roman"/>
            <w:color w:val="000000" w:themeColor="text1"/>
            <w:sz w:val="24"/>
            <w:szCs w:val="24"/>
          </w:rPr>
          <w:delText>W</w:delText>
        </w:r>
      </w:del>
      <w:r w:rsidR="00B3486D" w:rsidRPr="00636C9B">
        <w:rPr>
          <w:rFonts w:ascii="Times New Roman" w:hAnsi="Times New Roman"/>
          <w:color w:val="000000" w:themeColor="text1"/>
          <w:sz w:val="24"/>
          <w:szCs w:val="24"/>
        </w:rPr>
        <w:t>e</w:t>
      </w:r>
      <w:r w:rsidR="00661BB4" w:rsidRPr="00636C9B">
        <w:rPr>
          <w:rFonts w:ascii="Times New Roman" w:hAnsi="Times New Roman"/>
          <w:color w:val="000000" w:themeColor="text1"/>
          <w:sz w:val="24"/>
          <w:szCs w:val="24"/>
        </w:rPr>
        <w:t xml:space="preserve"> </w:t>
      </w:r>
      <w:r w:rsidR="006E27C6" w:rsidRPr="00636C9B">
        <w:rPr>
          <w:rFonts w:ascii="Times New Roman" w:hAnsi="Times New Roman"/>
          <w:color w:val="000000" w:themeColor="text1"/>
          <w:sz w:val="24"/>
          <w:szCs w:val="24"/>
        </w:rPr>
        <w:t>used</w:t>
      </w:r>
      <w:r w:rsidR="00B3486D" w:rsidRPr="00636C9B">
        <w:rPr>
          <w:rFonts w:ascii="Times New Roman" w:hAnsi="Times New Roman"/>
          <w:color w:val="000000" w:themeColor="text1"/>
          <w:sz w:val="24"/>
          <w:szCs w:val="24"/>
        </w:rPr>
        <w:t xml:space="preserve"> a Conditional Autoregressive (CAR) </w:t>
      </w:r>
      <w:r w:rsidR="0023343A" w:rsidRPr="00636C9B">
        <w:rPr>
          <w:rFonts w:ascii="Times New Roman" w:hAnsi="Times New Roman"/>
          <w:color w:val="000000" w:themeColor="text1"/>
          <w:sz w:val="24"/>
          <w:szCs w:val="24"/>
        </w:rPr>
        <w:t>spatial model</w:t>
      </w:r>
      <w:del w:id="136" w:author="Parks, Robbie M" w:date="2018-11-01T18:14:00Z">
        <w:r w:rsidR="00427EA4" w:rsidRPr="00636C9B" w:rsidDel="002A4CEA">
          <w:rPr>
            <w:rFonts w:ascii="Times New Roman" w:hAnsi="Times New Roman"/>
            <w:color w:val="000000" w:themeColor="text1"/>
            <w:sz w:val="24"/>
            <w:szCs w:val="24"/>
          </w:rPr>
          <w:delText xml:space="preserve">, </w:delText>
        </w:r>
      </w:del>
      <w:del w:id="137" w:author="Tamura-Wicks, Helen M" w:date="2018-11-01T14:55:00Z">
        <w:r w:rsidR="00427EA4" w:rsidRPr="00636C9B" w:rsidDel="00CD2451">
          <w:rPr>
            <w:rFonts w:ascii="Times New Roman" w:hAnsi="Times New Roman"/>
            <w:color w:val="000000" w:themeColor="text1"/>
            <w:sz w:val="24"/>
            <w:szCs w:val="24"/>
          </w:rPr>
          <w:delText>to reflect this</w:delText>
        </w:r>
      </w:del>
      <w:r w:rsidR="006E27C6" w:rsidRPr="00636C9B">
        <w:rPr>
          <w:rFonts w:ascii="Times New Roman" w:hAnsi="Times New Roman"/>
          <w:color w:val="000000" w:themeColor="text1"/>
          <w:sz w:val="24"/>
          <w:szCs w:val="24"/>
        </w:rPr>
        <w:t>, described in the Supplementary Materials and elsewhere</w:t>
      </w:r>
      <w:r w:rsidR="005D7922" w:rsidRPr="00636C9B">
        <w:rPr>
          <w:rFonts w:ascii="Times New Roman" w:hAnsi="Times New Roman"/>
          <w:color w:val="000000" w:themeColor="text1"/>
          <w:sz w:val="24"/>
          <w:szCs w:val="24"/>
        </w:rPr>
        <w:t>.</w:t>
      </w:r>
      <w:r w:rsidR="005D7922" w:rsidRPr="00636C9B">
        <w:rPr>
          <w:rFonts w:ascii="Times New Roman" w:hAnsi="Times New Roman"/>
          <w:color w:val="000000" w:themeColor="text1"/>
          <w:sz w:val="24"/>
          <w:szCs w:val="24"/>
        </w:rPr>
        <w:fldChar w:fldCharType="begin" w:fldLock="1"/>
      </w:r>
      <w:r w:rsidR="001B365D" w:rsidRPr="00636C9B">
        <w:rPr>
          <w:rFonts w:ascii="Times New Roman" w:hAnsi="Times New Roman"/>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24&lt;/sup&gt;","plainTextFormattedCitation":"24","previouslyFormattedCitation":"&lt;sup&gt;24&lt;/sup&gt;"},"properties":{"noteIndex":0},"schema":"https://github.com/citation-style-language/schema/raw/master/csl-citation.json"}</w:instrText>
      </w:r>
      <w:r w:rsidR="005D7922" w:rsidRPr="00636C9B">
        <w:rPr>
          <w:rFonts w:ascii="Times New Roman" w:hAnsi="Times New Roman"/>
          <w:color w:val="000000" w:themeColor="text1"/>
          <w:sz w:val="24"/>
          <w:szCs w:val="24"/>
        </w:rPr>
        <w:fldChar w:fldCharType="separate"/>
      </w:r>
      <w:r w:rsidR="00047A51" w:rsidRPr="00636C9B">
        <w:rPr>
          <w:rFonts w:ascii="Times New Roman" w:hAnsi="Times New Roman"/>
          <w:noProof/>
          <w:color w:val="000000" w:themeColor="text1"/>
          <w:sz w:val="24"/>
          <w:szCs w:val="24"/>
          <w:vertAlign w:val="superscript"/>
        </w:rPr>
        <w:t>24</w:t>
      </w:r>
      <w:r w:rsidR="005D7922" w:rsidRPr="00636C9B">
        <w:rPr>
          <w:rFonts w:ascii="Times New Roman" w:hAnsi="Times New Roman"/>
          <w:color w:val="000000" w:themeColor="text1"/>
          <w:sz w:val="24"/>
          <w:szCs w:val="24"/>
        </w:rPr>
        <w:fldChar w:fldCharType="end"/>
      </w:r>
      <w:r w:rsidR="005D7922" w:rsidRPr="00636C9B">
        <w:rPr>
          <w:rFonts w:ascii="Times New Roman" w:hAnsi="Times New Roman"/>
          <w:color w:val="000000" w:themeColor="text1"/>
          <w:sz w:val="24"/>
          <w:szCs w:val="24"/>
        </w:rPr>
        <w:t xml:space="preserve"> </w:t>
      </w:r>
      <w:r w:rsidR="004337CB" w:rsidRPr="00636C9B">
        <w:rPr>
          <w:rFonts w:ascii="Times New Roman" w:hAnsi="Times New Roman"/>
          <w:color w:val="000000" w:themeColor="text1"/>
          <w:sz w:val="24"/>
          <w:szCs w:val="24"/>
        </w:rPr>
        <w:t xml:space="preserve">This allows death rates </w:t>
      </w:r>
      <w:r w:rsidR="006E27C6" w:rsidRPr="00636C9B">
        <w:rPr>
          <w:rFonts w:ascii="Times New Roman" w:hAnsi="Times New Roman"/>
          <w:color w:val="000000" w:themeColor="text1"/>
          <w:sz w:val="24"/>
          <w:szCs w:val="24"/>
        </w:rPr>
        <w:t xml:space="preserve">and trends </w:t>
      </w:r>
      <w:r w:rsidR="003F1BCE" w:rsidRPr="00636C9B">
        <w:rPr>
          <w:rFonts w:ascii="Times New Roman" w:hAnsi="Times New Roman"/>
          <w:color w:val="000000" w:themeColor="text1"/>
          <w:sz w:val="24"/>
          <w:szCs w:val="24"/>
        </w:rPr>
        <w:t xml:space="preserve">of a </w:t>
      </w:r>
      <w:r w:rsidR="00DD5A3A" w:rsidRPr="00636C9B">
        <w:rPr>
          <w:rFonts w:ascii="Times New Roman" w:hAnsi="Times New Roman"/>
          <w:color w:val="000000" w:themeColor="text1"/>
          <w:sz w:val="24"/>
          <w:szCs w:val="24"/>
        </w:rPr>
        <w:t xml:space="preserve">state </w:t>
      </w:r>
      <w:r w:rsidR="004337CB" w:rsidRPr="00636C9B">
        <w:rPr>
          <w:rFonts w:ascii="Times New Roman" w:hAnsi="Times New Roman"/>
          <w:color w:val="000000" w:themeColor="text1"/>
          <w:sz w:val="24"/>
          <w:szCs w:val="24"/>
        </w:rPr>
        <w:t xml:space="preserve">to be estimated based on </w:t>
      </w:r>
      <w:r w:rsidR="00DD5A3A" w:rsidRPr="00636C9B">
        <w:rPr>
          <w:rFonts w:ascii="Times New Roman" w:hAnsi="Times New Roman"/>
          <w:color w:val="000000" w:themeColor="text1"/>
          <w:sz w:val="24"/>
          <w:szCs w:val="24"/>
        </w:rPr>
        <w:t>their own data as well as using those of thei</w:t>
      </w:r>
      <w:r w:rsidR="003F1BCE" w:rsidRPr="00636C9B">
        <w:rPr>
          <w:rFonts w:ascii="Times New Roman" w:hAnsi="Times New Roman"/>
          <w:color w:val="000000" w:themeColor="text1"/>
          <w:sz w:val="24"/>
          <w:szCs w:val="24"/>
        </w:rPr>
        <w:t>r neighbours</w:t>
      </w:r>
      <w:r w:rsidR="00B94549" w:rsidRPr="00636C9B">
        <w:rPr>
          <w:rFonts w:ascii="Times New Roman" w:hAnsi="Times New Roman"/>
          <w:color w:val="000000" w:themeColor="text1"/>
          <w:sz w:val="24"/>
          <w:szCs w:val="24"/>
        </w:rPr>
        <w:t xml:space="preserve">, producing more stable estimates of </w:t>
      </w:r>
      <w:r w:rsidR="0083019B" w:rsidRPr="00636C9B">
        <w:rPr>
          <w:rFonts w:ascii="Times New Roman" w:hAnsi="Times New Roman"/>
          <w:color w:val="000000" w:themeColor="text1"/>
          <w:sz w:val="24"/>
          <w:szCs w:val="24"/>
        </w:rPr>
        <w:t>death rates</w:t>
      </w:r>
      <w:r w:rsidR="00D53010" w:rsidRPr="00636C9B">
        <w:rPr>
          <w:rFonts w:ascii="Times New Roman" w:hAnsi="Times New Roman"/>
          <w:color w:val="000000" w:themeColor="text1"/>
          <w:sz w:val="24"/>
          <w:szCs w:val="24"/>
        </w:rPr>
        <w:t>.</w:t>
      </w:r>
      <w:r w:rsidR="00F43908" w:rsidRPr="00636C9B">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r w:rsidR="003116E1" w:rsidRPr="00636C9B">
        <w:rPr>
          <w:rFonts w:ascii="Times New Roman" w:hAnsi="Times New Roman"/>
          <w:color w:val="000000" w:themeColor="text1"/>
          <w:sz w:val="24"/>
          <w:szCs w:val="24"/>
        </w:rPr>
        <w:t xml:space="preserve"> </w:t>
      </w:r>
    </w:p>
    <w:p w14:paraId="4B14C810" w14:textId="77777777" w:rsidR="00317BE3" w:rsidRPr="00636C9B" w:rsidRDefault="00317BE3" w:rsidP="00D76DF7">
      <w:pPr>
        <w:spacing w:after="0" w:line="480" w:lineRule="auto"/>
        <w:jc w:val="both"/>
        <w:outlineLvl w:val="0"/>
        <w:rPr>
          <w:ins w:id="138" w:author="Parks, Robbie M" w:date="2018-11-01T12:13:00Z"/>
          <w:rFonts w:ascii="Times New Roman" w:hAnsi="Times New Roman"/>
          <w:color w:val="000000" w:themeColor="text1"/>
          <w:sz w:val="24"/>
          <w:szCs w:val="24"/>
        </w:rPr>
      </w:pPr>
    </w:p>
    <w:p w14:paraId="3346DF63" w14:textId="30FAA850" w:rsidR="00317BE3" w:rsidRPr="00636C9B" w:rsidRDefault="00317BE3" w:rsidP="00D76DF7">
      <w:pPr>
        <w:spacing w:after="0" w:line="480" w:lineRule="auto"/>
        <w:jc w:val="both"/>
        <w:outlineLvl w:val="0"/>
        <w:rPr>
          <w:rFonts w:ascii="Times New Roman" w:hAnsi="Times New Roman"/>
          <w:color w:val="000000" w:themeColor="text1"/>
          <w:sz w:val="24"/>
          <w:szCs w:val="24"/>
        </w:rPr>
      </w:pPr>
      <w:moveToRangeStart w:id="139" w:author="Parks, Robbie M" w:date="2018-11-01T12:13:00Z" w:name="move528837751"/>
      <w:moveTo w:id="140" w:author="Parks, Robbie M" w:date="2018-11-01T12:13:00Z">
        <w:del w:id="141" w:author="Tamura-Wicks, Helen M" w:date="2018-11-01T15:01:00Z">
          <w:r w:rsidRPr="00636C9B" w:rsidDel="00DA6133">
            <w:rPr>
              <w:rFonts w:ascii="Times New Roman" w:hAnsi="Times New Roman"/>
              <w:color w:val="000000" w:themeColor="text1"/>
              <w:sz w:val="24"/>
              <w:szCs w:val="24"/>
            </w:rPr>
            <w:delText xml:space="preserve">To allow non-linear trends, </w:delText>
          </w:r>
        </w:del>
      </w:moveTo>
      <w:ins w:id="142" w:author="Parks, Robbie M" w:date="2018-11-01T18:14:00Z">
        <w:r w:rsidR="00141129">
          <w:rPr>
            <w:rFonts w:ascii="Times New Roman" w:hAnsi="Times New Roman"/>
            <w:color w:val="000000" w:themeColor="text1"/>
            <w:sz w:val="24"/>
            <w:szCs w:val="24"/>
          </w:rPr>
          <w:t>W</w:t>
        </w:r>
      </w:ins>
      <w:moveTo w:id="143" w:author="Parks, Robbie M" w:date="2018-11-01T12:13:00Z">
        <w:del w:id="144" w:author="Parks, Robbie M" w:date="2018-11-01T18:14:00Z">
          <w:r w:rsidRPr="00636C9B" w:rsidDel="00141129">
            <w:rPr>
              <w:rFonts w:ascii="Times New Roman" w:hAnsi="Times New Roman"/>
              <w:color w:val="000000" w:themeColor="text1"/>
              <w:sz w:val="24"/>
              <w:szCs w:val="24"/>
            </w:rPr>
            <w:delText>w</w:delText>
          </w:r>
        </w:del>
        <w:r w:rsidRPr="00636C9B">
          <w:rPr>
            <w:rFonts w:ascii="Times New Roman" w:hAnsi="Times New Roman"/>
            <w:color w:val="000000" w:themeColor="text1"/>
            <w:sz w:val="24"/>
            <w:szCs w:val="24"/>
          </w:rPr>
          <w:t xml:space="preserve">e modelled </w:t>
        </w:r>
        <w:del w:id="145" w:author="Tamura-Wicks, Helen M" w:date="2018-11-01T14:58:00Z">
          <w:r w:rsidRPr="00636C9B" w:rsidDel="00DA6133">
            <w:rPr>
              <w:rFonts w:ascii="Times New Roman" w:hAnsi="Times New Roman"/>
              <w:color w:val="000000" w:themeColor="text1"/>
              <w:sz w:val="24"/>
              <w:szCs w:val="24"/>
            </w:rPr>
            <w:delText xml:space="preserve">the </w:delText>
          </w:r>
        </w:del>
        <w:r w:rsidRPr="00636C9B">
          <w:rPr>
            <w:rFonts w:ascii="Times New Roman" w:hAnsi="Times New Roman"/>
            <w:color w:val="000000" w:themeColor="text1"/>
            <w:sz w:val="24"/>
            <w:szCs w:val="24"/>
          </w:rPr>
          <w:t xml:space="preserve">time trends </w:t>
        </w:r>
        <w:del w:id="146" w:author="Tamura-Wicks, Helen M" w:date="2018-11-01T14:58:00Z">
          <w:r w:rsidRPr="00636C9B" w:rsidDel="00DA6133">
            <w:rPr>
              <w:rFonts w:ascii="Times New Roman" w:hAnsi="Times New Roman"/>
              <w:color w:val="000000" w:themeColor="text1"/>
              <w:sz w:val="24"/>
              <w:szCs w:val="24"/>
            </w:rPr>
            <w:delText>(</w:delText>
          </w:r>
        </w:del>
        <w:r w:rsidRPr="00636C9B">
          <w:rPr>
            <w:rFonts w:ascii="Times New Roman" w:hAnsi="Times New Roman"/>
            <w:color w:val="000000" w:themeColor="text1"/>
            <w:sz w:val="24"/>
            <w:szCs w:val="24"/>
          </w:rPr>
          <w:t>of log-transformed death rates</w:t>
        </w:r>
        <w:del w:id="147" w:author="Tamura-Wicks, Helen M" w:date="2018-11-01T14:58:00Z">
          <w:r w:rsidRPr="00636C9B" w:rsidDel="00DA6133">
            <w:rPr>
              <w:rFonts w:ascii="Times New Roman" w:hAnsi="Times New Roman"/>
              <w:color w:val="000000" w:themeColor="text1"/>
              <w:sz w:val="24"/>
              <w:szCs w:val="24"/>
            </w:rPr>
            <w:delText>)</w:delText>
          </w:r>
        </w:del>
        <w:r w:rsidRPr="00636C9B">
          <w:rPr>
            <w:rFonts w:ascii="Times New Roman" w:hAnsi="Times New Roman"/>
            <w:color w:val="000000" w:themeColor="text1"/>
            <w:sz w:val="24"/>
            <w:szCs w:val="24"/>
          </w:rPr>
          <w:t xml:space="preserve"> using the linear terms described above along with smoothly varying non-linear terms,</w:t>
        </w:r>
      </w:moveTo>
      <w:ins w:id="148" w:author="Tamura-Wicks, Helen M" w:date="2018-11-01T15:00:00Z">
        <w:r w:rsidR="00DA6133">
          <w:rPr>
            <w:rFonts w:ascii="Times New Roman" w:hAnsi="Times New Roman"/>
            <w:color w:val="000000" w:themeColor="text1"/>
            <w:sz w:val="24"/>
            <w:szCs w:val="24"/>
          </w:rPr>
          <w:t xml:space="preserve"> to capture non-linear trends.</w:t>
        </w:r>
      </w:ins>
      <w:moveTo w:id="149" w:author="Parks, Robbie M" w:date="2018-11-01T12:13:00Z">
        <w:r w:rsidRPr="00636C9B">
          <w:rPr>
            <w:rFonts w:ascii="Times New Roman" w:hAnsi="Times New Roman"/>
            <w:color w:val="000000" w:themeColor="text1"/>
            <w:sz w:val="24"/>
            <w:szCs w:val="24"/>
          </w:rPr>
          <w:t xml:space="preserve"> </w:t>
        </w:r>
      </w:moveTo>
      <w:ins w:id="150" w:author="Parks, Robbie M" w:date="2018-11-01T18:14:00Z">
        <w:r w:rsidR="008F3258">
          <w:rPr>
            <w:rFonts w:ascii="Times New Roman" w:hAnsi="Times New Roman"/>
            <w:color w:val="000000" w:themeColor="text1"/>
            <w:sz w:val="24"/>
            <w:szCs w:val="24"/>
          </w:rPr>
          <w:t xml:space="preserve"> </w:t>
        </w:r>
      </w:ins>
      <w:ins w:id="151" w:author="Tamura-Wicks, Helen M" w:date="2018-11-01T15:00:00Z">
        <w:r w:rsidR="00DA6133">
          <w:rPr>
            <w:rFonts w:ascii="Times New Roman" w:hAnsi="Times New Roman"/>
            <w:color w:val="000000" w:themeColor="text1"/>
            <w:sz w:val="24"/>
            <w:szCs w:val="24"/>
          </w:rPr>
          <w:t xml:space="preserve">This was </w:t>
        </w:r>
      </w:ins>
      <w:moveTo w:id="152" w:author="Parks, Robbie M" w:date="2018-11-01T12:13:00Z">
        <w:r w:rsidRPr="00636C9B">
          <w:rPr>
            <w:rFonts w:ascii="Times New Roman" w:hAnsi="Times New Roman"/>
            <w:color w:val="000000" w:themeColor="text1"/>
            <w:sz w:val="24"/>
            <w:szCs w:val="24"/>
          </w:rPr>
          <w:t>specified with a random walk term</w:t>
        </w:r>
      </w:moveTo>
      <w:ins w:id="153" w:author="Tamura-Wicks, Helen M" w:date="2018-11-01T15:01:00Z">
        <w:r w:rsidR="00DA6133">
          <w:rPr>
            <w:rFonts w:ascii="Times New Roman" w:hAnsi="Times New Roman"/>
            <w:color w:val="000000" w:themeColor="text1"/>
            <w:sz w:val="24"/>
            <w:szCs w:val="24"/>
          </w:rPr>
          <w:t xml:space="preserve">. </w:t>
        </w:r>
      </w:ins>
      <w:ins w:id="154" w:author="Tamura-Wicks, Helen M" w:date="2018-11-01T15:02:00Z">
        <w:r w:rsidR="00DA6133">
          <w:rPr>
            <w:rFonts w:ascii="Times New Roman" w:hAnsi="Times New Roman"/>
            <w:color w:val="000000" w:themeColor="text1"/>
            <w:sz w:val="24"/>
            <w:szCs w:val="24"/>
          </w:rPr>
          <w:t xml:space="preserve">Any additional non-linearity was captured by </w:t>
        </w:r>
      </w:ins>
      <w:moveTo w:id="155" w:author="Parks, Robbie M" w:date="2018-11-01T12:13:00Z">
        <w:del w:id="156" w:author="Tamura-Wicks, Helen M" w:date="2018-11-01T15:01:00Z">
          <w:r w:rsidRPr="00636C9B" w:rsidDel="00DA6133">
            <w:rPr>
              <w:rFonts w:ascii="Times New Roman" w:hAnsi="Times New Roman"/>
              <w:color w:val="000000" w:themeColor="text1"/>
              <w:sz w:val="24"/>
              <w:szCs w:val="24"/>
            </w:rPr>
            <w:delText>,</w:delText>
          </w:r>
        </w:del>
        <w:del w:id="157" w:author="Tamura-Wicks, Helen M" w:date="2018-11-01T15:02:00Z">
          <w:r w:rsidRPr="00636C9B" w:rsidDel="00DA6133">
            <w:rPr>
              <w:rFonts w:ascii="Times New Roman" w:hAnsi="Times New Roman"/>
              <w:color w:val="000000" w:themeColor="text1"/>
              <w:sz w:val="24"/>
              <w:szCs w:val="24"/>
            </w:rPr>
            <w:delText xml:space="preserve"> as well as </w:delText>
          </w:r>
        </w:del>
        <w:r w:rsidRPr="00636C9B">
          <w:rPr>
            <w:rFonts w:ascii="Times New Roman" w:hAnsi="Times New Roman"/>
            <w:color w:val="000000" w:themeColor="text1"/>
            <w:sz w:val="24"/>
            <w:szCs w:val="24"/>
          </w:rPr>
          <w:t>an overdispersion term</w:t>
        </w:r>
      </w:moveTo>
      <w:ins w:id="158" w:author="Parks, Robbie M" w:date="2018-11-01T18:14:00Z">
        <w:r w:rsidR="008F3258">
          <w:rPr>
            <w:rFonts w:ascii="Times New Roman" w:hAnsi="Times New Roman"/>
            <w:color w:val="000000" w:themeColor="text1"/>
            <w:sz w:val="24"/>
            <w:szCs w:val="24"/>
          </w:rPr>
          <w:t>.</w:t>
        </w:r>
      </w:ins>
      <w:moveTo w:id="159" w:author="Parks, Robbie M" w:date="2018-11-01T12:13:00Z">
        <w:del w:id="160" w:author="Parks, Robbie M" w:date="2018-11-01T18:14:00Z">
          <w:r w:rsidRPr="00636C9B" w:rsidDel="008F3258">
            <w:rPr>
              <w:rFonts w:ascii="Times New Roman" w:hAnsi="Times New Roman"/>
              <w:color w:val="000000" w:themeColor="text1"/>
              <w:sz w:val="24"/>
              <w:szCs w:val="24"/>
            </w:rPr>
            <w:delText xml:space="preserve"> </w:delText>
          </w:r>
        </w:del>
        <w:del w:id="161" w:author="Tamura-Wicks, Helen M" w:date="2018-11-01T15:02:00Z">
          <w:r w:rsidRPr="00636C9B" w:rsidDel="00DA6133">
            <w:rPr>
              <w:rFonts w:ascii="Times New Roman" w:hAnsi="Times New Roman"/>
              <w:color w:val="000000" w:themeColor="text1"/>
              <w:sz w:val="24"/>
              <w:szCs w:val="24"/>
            </w:rPr>
            <w:delText>to capture any additional non-linearity.</w:delText>
          </w:r>
        </w:del>
      </w:moveTo>
      <w:moveToRangeEnd w:id="139"/>
    </w:p>
    <w:p w14:paraId="55A5A2EC" w14:textId="77777777" w:rsidR="001E2DDB" w:rsidRPr="00636C9B" w:rsidRDefault="001E2DDB" w:rsidP="00D76DF7">
      <w:pPr>
        <w:spacing w:after="0" w:line="480" w:lineRule="auto"/>
        <w:jc w:val="both"/>
        <w:outlineLvl w:val="0"/>
        <w:rPr>
          <w:rFonts w:ascii="Times New Roman" w:hAnsi="Times New Roman"/>
          <w:color w:val="000000" w:themeColor="text1"/>
          <w:sz w:val="24"/>
          <w:szCs w:val="24"/>
        </w:rPr>
      </w:pPr>
    </w:p>
    <w:p w14:paraId="58FF04F5" w14:textId="73964098" w:rsidR="001E2DDB" w:rsidRPr="00636C9B" w:rsidRDefault="00592D17" w:rsidP="00D76DF7">
      <w:pPr>
        <w:spacing w:after="0" w:line="480" w:lineRule="auto"/>
        <w:jc w:val="both"/>
        <w:outlineLvl w:val="0"/>
        <w:rPr>
          <w:rFonts w:ascii="Times New Roman" w:hAnsi="Times New Roman"/>
          <w:color w:val="000000" w:themeColor="text1"/>
          <w:sz w:val="24"/>
          <w:szCs w:val="24"/>
        </w:rPr>
      </w:pPr>
      <w:r w:rsidRPr="00636C9B">
        <w:rPr>
          <w:rFonts w:ascii="Times New Roman" w:hAnsi="Times New Roman"/>
          <w:color w:val="000000" w:themeColor="text1"/>
          <w:sz w:val="24"/>
          <w:szCs w:val="24"/>
        </w:rPr>
        <w:t xml:space="preserve">Finally, we </w:t>
      </w:r>
      <w:r w:rsidR="001E2DDB" w:rsidRPr="00636C9B">
        <w:rPr>
          <w:rFonts w:ascii="Times New Roman" w:hAnsi="Times New Roman"/>
          <w:color w:val="000000" w:themeColor="text1"/>
          <w:sz w:val="24"/>
          <w:szCs w:val="24"/>
        </w:rPr>
        <w:t xml:space="preserve">included </w:t>
      </w:r>
      <w:del w:id="162" w:author="Tamura-Wicks, Helen M" w:date="2018-11-01T15:04:00Z">
        <w:r w:rsidR="001E2DDB" w:rsidRPr="00636C9B" w:rsidDel="00241289">
          <w:rPr>
            <w:rFonts w:ascii="Times New Roman" w:hAnsi="Times New Roman"/>
            <w:color w:val="000000" w:themeColor="text1"/>
            <w:sz w:val="24"/>
            <w:szCs w:val="24"/>
          </w:rPr>
          <w:delText>the</w:delText>
        </w:r>
        <w:r w:rsidR="00D95BCB" w:rsidRPr="00636C9B" w:rsidDel="00241289">
          <w:rPr>
            <w:rFonts w:ascii="Times New Roman" w:hAnsi="Times New Roman"/>
            <w:color w:val="000000" w:themeColor="text1"/>
            <w:sz w:val="24"/>
            <w:szCs w:val="24"/>
          </w:rPr>
          <w:delText xml:space="preserve"> </w:delText>
        </w:r>
      </w:del>
      <w:r w:rsidR="00D95BCB" w:rsidRPr="00636C9B">
        <w:rPr>
          <w:rFonts w:ascii="Times New Roman" w:hAnsi="Times New Roman"/>
          <w:color w:val="000000" w:themeColor="text1"/>
          <w:sz w:val="24"/>
          <w:szCs w:val="24"/>
        </w:rPr>
        <w:t>month</w:t>
      </w:r>
      <w:ins w:id="163" w:author="Tamura-Wicks, Helen M" w:date="2018-11-01T15:06:00Z">
        <w:r w:rsidR="00510CB5">
          <w:rPr>
            <w:rFonts w:ascii="Times New Roman" w:hAnsi="Times New Roman"/>
            <w:color w:val="000000" w:themeColor="text1"/>
            <w:sz w:val="24"/>
            <w:szCs w:val="24"/>
          </w:rPr>
          <w:t xml:space="preserve">ly </w:t>
        </w:r>
      </w:ins>
      <w:del w:id="164" w:author="Tamura-Wicks, Helen M" w:date="2018-11-01T15:03:00Z">
        <w:r w:rsidR="00D95BCB" w:rsidRPr="00636C9B" w:rsidDel="00241289">
          <w:rPr>
            <w:rFonts w:ascii="Times New Roman" w:hAnsi="Times New Roman"/>
            <w:color w:val="000000" w:themeColor="text1"/>
            <w:sz w:val="24"/>
            <w:szCs w:val="24"/>
          </w:rPr>
          <w:delText>ly</w:delText>
        </w:r>
      </w:del>
      <w:del w:id="165" w:author="Tamura-Wicks, Helen M" w:date="2018-11-01T15:06:00Z">
        <w:r w:rsidR="001E2DDB" w:rsidRPr="00636C9B" w:rsidDel="00510CB5">
          <w:rPr>
            <w:rFonts w:ascii="Times New Roman" w:hAnsi="Times New Roman"/>
            <w:color w:val="000000" w:themeColor="text1"/>
            <w:sz w:val="24"/>
            <w:szCs w:val="24"/>
          </w:rPr>
          <w:delText xml:space="preserve"> </w:delText>
        </w:r>
      </w:del>
      <w:r w:rsidR="001E2DDB" w:rsidRPr="00636C9B">
        <w:rPr>
          <w:rFonts w:ascii="Times New Roman" w:hAnsi="Times New Roman"/>
          <w:color w:val="000000" w:themeColor="text1"/>
          <w:sz w:val="24"/>
          <w:szCs w:val="24"/>
        </w:rPr>
        <w:t>anomaly term</w:t>
      </w:r>
      <w:ins w:id="166" w:author="Tamura-Wicks, Helen M" w:date="2018-11-01T15:04:00Z">
        <w:r w:rsidR="00241289">
          <w:rPr>
            <w:rFonts w:ascii="Times New Roman" w:hAnsi="Times New Roman"/>
            <w:color w:val="000000" w:themeColor="text1"/>
            <w:sz w:val="24"/>
            <w:szCs w:val="24"/>
          </w:rPr>
          <w:t>s</w:t>
        </w:r>
      </w:ins>
      <w:r w:rsidR="00D95BCB" w:rsidRPr="00636C9B">
        <w:rPr>
          <w:rFonts w:ascii="Times New Roman" w:hAnsi="Times New Roman"/>
          <w:color w:val="000000" w:themeColor="text1"/>
          <w:sz w:val="24"/>
          <w:szCs w:val="24"/>
        </w:rPr>
        <w:t xml:space="preserve"> </w:t>
      </w:r>
      <w:r w:rsidR="001E2DDB" w:rsidRPr="00636C9B">
        <w:rPr>
          <w:rFonts w:ascii="Times New Roman" w:hAnsi="Times New Roman"/>
          <w:color w:val="000000" w:themeColor="text1"/>
          <w:sz w:val="24"/>
          <w:szCs w:val="24"/>
        </w:rPr>
        <w:t xml:space="preserve">to infer </w:t>
      </w:r>
      <w:r w:rsidR="00D95BCB" w:rsidRPr="00636C9B">
        <w:rPr>
          <w:rFonts w:ascii="Times New Roman" w:hAnsi="Times New Roman"/>
          <w:color w:val="000000" w:themeColor="text1"/>
          <w:sz w:val="24"/>
          <w:szCs w:val="24"/>
        </w:rPr>
        <w:t>the effect</w:t>
      </w:r>
      <w:r w:rsidR="00B80D4C" w:rsidRPr="00636C9B">
        <w:rPr>
          <w:rFonts w:ascii="Times New Roman" w:hAnsi="Times New Roman"/>
          <w:color w:val="000000" w:themeColor="text1"/>
          <w:sz w:val="24"/>
          <w:szCs w:val="24"/>
        </w:rPr>
        <w:t xml:space="preserve"> of temperature’s deviation from a long-term m</w:t>
      </w:r>
      <w:r w:rsidR="004455F1" w:rsidRPr="00636C9B">
        <w:rPr>
          <w:rFonts w:ascii="Times New Roman" w:hAnsi="Times New Roman"/>
          <w:color w:val="000000" w:themeColor="text1"/>
          <w:sz w:val="24"/>
          <w:szCs w:val="24"/>
        </w:rPr>
        <w:t>ean</w:t>
      </w:r>
      <w:r w:rsidR="001E2DDB" w:rsidRPr="00636C9B">
        <w:rPr>
          <w:rFonts w:ascii="Times New Roman" w:hAnsi="Times New Roman"/>
          <w:color w:val="000000" w:themeColor="text1"/>
          <w:sz w:val="24"/>
          <w:szCs w:val="24"/>
        </w:rPr>
        <w:t>.</w:t>
      </w:r>
      <w:r w:rsidR="008008CC" w:rsidRPr="00636C9B">
        <w:rPr>
          <w:rFonts w:ascii="Times New Roman" w:hAnsi="Times New Roman"/>
          <w:color w:val="000000" w:themeColor="text1"/>
          <w:sz w:val="24"/>
          <w:szCs w:val="24"/>
        </w:rPr>
        <w:t xml:space="preserve"> </w:t>
      </w:r>
      <w:moveFromRangeStart w:id="167" w:author="Parks, Robbie M" w:date="2018-10-29T12:23:00Z" w:name="move528579159"/>
      <w:moveFrom w:id="168" w:author="Parks, Robbie M" w:date="2018-10-29T12:23:00Z">
        <w:r w:rsidR="008008CC" w:rsidRPr="00636C9B" w:rsidDel="00514A85">
          <w:rPr>
            <w:rFonts w:ascii="Times New Roman" w:hAnsi="Times New Roman"/>
            <w:color w:val="000000" w:themeColor="text1"/>
            <w:sz w:val="24"/>
            <w:szCs w:val="24"/>
          </w:rPr>
          <w:t xml:space="preserve">The long-term mean </w:t>
        </w:r>
        <w:r w:rsidR="003F25C7" w:rsidRPr="00636C9B" w:rsidDel="00514A85">
          <w:rPr>
            <w:rFonts w:ascii="Times New Roman" w:hAnsi="Times New Roman"/>
            <w:color w:val="000000" w:themeColor="text1"/>
            <w:sz w:val="24"/>
            <w:szCs w:val="24"/>
          </w:rPr>
          <w:t xml:space="preserve">temperature </w:t>
        </w:r>
        <w:r w:rsidR="008008CC" w:rsidRPr="00636C9B" w:rsidDel="00514A85">
          <w:rPr>
            <w:rFonts w:ascii="Times New Roman" w:hAnsi="Times New Roman"/>
            <w:color w:val="000000" w:themeColor="text1"/>
            <w:sz w:val="24"/>
            <w:szCs w:val="24"/>
          </w:rPr>
          <w:t xml:space="preserve">represents the </w:t>
        </w:r>
        <w:r w:rsidR="003F25C7" w:rsidRPr="00636C9B" w:rsidDel="00514A85">
          <w:rPr>
            <w:rFonts w:ascii="Times New Roman" w:hAnsi="Times New Roman"/>
            <w:color w:val="000000" w:themeColor="text1"/>
            <w:sz w:val="24"/>
            <w:szCs w:val="24"/>
          </w:rPr>
          <w:t>local adaptation</w:t>
        </w:r>
        <w:r w:rsidR="008008CC" w:rsidRPr="00636C9B" w:rsidDel="00514A85">
          <w:rPr>
            <w:rFonts w:ascii="Times New Roman" w:hAnsi="Times New Roman"/>
            <w:color w:val="000000" w:themeColor="text1"/>
            <w:sz w:val="24"/>
            <w:szCs w:val="24"/>
          </w:rPr>
          <w:t xml:space="preserve"> </w:t>
        </w:r>
        <w:r w:rsidR="003F25C7" w:rsidRPr="00636C9B" w:rsidDel="00514A85">
          <w:rPr>
            <w:rFonts w:ascii="Times New Roman" w:hAnsi="Times New Roman"/>
            <w:color w:val="000000" w:themeColor="text1"/>
            <w:sz w:val="24"/>
            <w:szCs w:val="24"/>
          </w:rPr>
          <w:t>temperature</w:t>
        </w:r>
        <w:r w:rsidR="008008CC" w:rsidRPr="00636C9B" w:rsidDel="00514A85">
          <w:rPr>
            <w:rFonts w:ascii="Times New Roman" w:hAnsi="Times New Roman"/>
            <w:color w:val="000000" w:themeColor="text1"/>
            <w:sz w:val="24"/>
            <w:szCs w:val="24"/>
          </w:rPr>
          <w:t xml:space="preserve"> at each </w:t>
        </w:r>
        <w:r w:rsidR="003F25C7" w:rsidRPr="00636C9B" w:rsidDel="00514A85">
          <w:rPr>
            <w:rFonts w:ascii="Times New Roman" w:hAnsi="Times New Roman"/>
            <w:color w:val="000000" w:themeColor="text1"/>
            <w:sz w:val="24"/>
            <w:szCs w:val="24"/>
          </w:rPr>
          <w:t>state in each month.</w:t>
        </w:r>
        <w:r w:rsidR="00D95BCB" w:rsidRPr="00636C9B" w:rsidDel="00514A85">
          <w:rPr>
            <w:rFonts w:ascii="Times New Roman" w:hAnsi="Times New Roman"/>
            <w:color w:val="000000" w:themeColor="text1"/>
            <w:sz w:val="24"/>
            <w:szCs w:val="24"/>
          </w:rPr>
          <w:t xml:space="preserve"> </w:t>
        </w:r>
      </w:moveFrom>
      <w:moveFromRangeEnd w:id="167"/>
      <w:r w:rsidR="00D95BCB" w:rsidRPr="00636C9B">
        <w:rPr>
          <w:rFonts w:ascii="Times New Roman" w:hAnsi="Times New Roman"/>
          <w:color w:val="000000" w:themeColor="text1"/>
          <w:sz w:val="24"/>
          <w:szCs w:val="24"/>
        </w:rPr>
        <w:t xml:space="preserve">We used a </w:t>
      </w:r>
      <w:ins w:id="169" w:author="Parks, Robbie M" w:date="2018-11-01T12:10:00Z">
        <w:r w:rsidR="00B31D70" w:rsidRPr="00636C9B">
          <w:rPr>
            <w:rFonts w:ascii="Times New Roman" w:hAnsi="Times New Roman"/>
            <w:color w:val="000000" w:themeColor="text1"/>
            <w:sz w:val="24"/>
            <w:szCs w:val="24"/>
          </w:rPr>
          <w:t xml:space="preserve">cyclic </w:t>
        </w:r>
      </w:ins>
      <w:del w:id="170" w:author="Parks, Robbie M" w:date="2018-10-29T12:48:00Z">
        <w:r w:rsidR="00D95BCB" w:rsidRPr="00636C9B" w:rsidDel="0020532C">
          <w:rPr>
            <w:rFonts w:ascii="Times New Roman" w:hAnsi="Times New Roman"/>
            <w:color w:val="000000" w:themeColor="text1"/>
            <w:sz w:val="24"/>
            <w:szCs w:val="24"/>
          </w:rPr>
          <w:delText xml:space="preserve">cyclic </w:delText>
        </w:r>
      </w:del>
      <w:r w:rsidR="00D95BCB" w:rsidRPr="00636C9B">
        <w:rPr>
          <w:rFonts w:ascii="Times New Roman" w:hAnsi="Times New Roman"/>
          <w:color w:val="000000" w:themeColor="text1"/>
          <w:sz w:val="24"/>
          <w:szCs w:val="24"/>
        </w:rPr>
        <w:t xml:space="preserve">random walk structure </w:t>
      </w:r>
      <w:r w:rsidR="004A5D7D" w:rsidRPr="00636C9B">
        <w:rPr>
          <w:rFonts w:ascii="Times New Roman" w:hAnsi="Times New Roman"/>
          <w:color w:val="000000" w:themeColor="text1"/>
          <w:sz w:val="24"/>
          <w:szCs w:val="24"/>
        </w:rPr>
        <w:t>for the anomaly terms</w:t>
      </w:r>
      <w:ins w:id="171" w:author="Parks, Robbie M" w:date="2018-11-01T12:10:00Z">
        <w:r w:rsidR="00B31D70" w:rsidRPr="00636C9B">
          <w:rPr>
            <w:rFonts w:ascii="Times New Roman" w:hAnsi="Times New Roman"/>
            <w:color w:val="000000" w:themeColor="text1"/>
            <w:sz w:val="24"/>
            <w:szCs w:val="24"/>
          </w:rPr>
          <w:t xml:space="preserve">, </w:t>
        </w:r>
      </w:ins>
      <w:r w:rsidR="004A5D7D" w:rsidRPr="00636C9B">
        <w:rPr>
          <w:rFonts w:ascii="Times New Roman" w:hAnsi="Times New Roman"/>
          <w:color w:val="000000" w:themeColor="text1"/>
          <w:sz w:val="24"/>
          <w:szCs w:val="24"/>
        </w:rPr>
        <w:t>allowing December to neighbour January.</w:t>
      </w:r>
    </w:p>
    <w:p w14:paraId="09C62FF7" w14:textId="77777777" w:rsidR="00360A89" w:rsidRPr="00636C9B" w:rsidRDefault="00360A89" w:rsidP="00D76DF7">
      <w:pPr>
        <w:spacing w:after="0" w:line="480" w:lineRule="auto"/>
        <w:jc w:val="both"/>
        <w:outlineLvl w:val="0"/>
        <w:rPr>
          <w:rFonts w:ascii="Times New Roman" w:hAnsi="Times New Roman"/>
          <w:color w:val="000000" w:themeColor="text1"/>
          <w:sz w:val="24"/>
          <w:szCs w:val="24"/>
        </w:rPr>
      </w:pPr>
    </w:p>
    <w:p w14:paraId="4F52C000" w14:textId="50BB0C1D" w:rsidR="00860F96" w:rsidRPr="00636C9B" w:rsidRDefault="00520742" w:rsidP="00860F96">
      <w:pPr>
        <w:spacing w:after="0" w:line="480" w:lineRule="auto"/>
        <w:jc w:val="both"/>
        <w:outlineLvl w:val="0"/>
        <w:rPr>
          <w:rFonts w:ascii="Times New Roman" w:hAnsi="Times New Roman"/>
          <w:color w:val="000000" w:themeColor="text1"/>
          <w:sz w:val="24"/>
          <w:szCs w:val="24"/>
        </w:rPr>
      </w:pPr>
      <w:r w:rsidRPr="00636C9B">
        <w:rPr>
          <w:rFonts w:ascii="Times New Roman" w:hAnsi="Times New Roman"/>
          <w:color w:val="000000" w:themeColor="text1"/>
          <w:sz w:val="24"/>
          <w:szCs w:val="24"/>
        </w:rPr>
        <w:lastRenderedPageBreak/>
        <w:t xml:space="preserve">We ran </w:t>
      </w:r>
      <w:ins w:id="172" w:author="Tamura-Wicks, Helen M" w:date="2018-11-01T15:05:00Z">
        <w:r w:rsidR="00241289">
          <w:rPr>
            <w:rFonts w:ascii="Times New Roman" w:hAnsi="Times New Roman"/>
            <w:color w:val="000000" w:themeColor="text1"/>
            <w:sz w:val="24"/>
            <w:szCs w:val="24"/>
          </w:rPr>
          <w:t xml:space="preserve">separate </w:t>
        </w:r>
      </w:ins>
      <w:r w:rsidRPr="00636C9B">
        <w:rPr>
          <w:rFonts w:ascii="Times New Roman" w:hAnsi="Times New Roman"/>
          <w:color w:val="000000" w:themeColor="text1"/>
          <w:sz w:val="24"/>
          <w:szCs w:val="24"/>
        </w:rPr>
        <w:t>models for each combination of injury category, age group, and sex</w:t>
      </w:r>
      <w:del w:id="173" w:author="Tamura-Wicks, Helen M" w:date="2018-11-01T15:05:00Z">
        <w:r w:rsidRPr="00636C9B" w:rsidDel="00241289">
          <w:rPr>
            <w:rFonts w:ascii="Times New Roman" w:hAnsi="Times New Roman"/>
            <w:color w:val="000000" w:themeColor="text1"/>
            <w:sz w:val="24"/>
            <w:szCs w:val="24"/>
          </w:rPr>
          <w:delText xml:space="preserve"> separately</w:delText>
        </w:r>
      </w:del>
      <w:r w:rsidRPr="00636C9B">
        <w:rPr>
          <w:rFonts w:ascii="Times New Roman" w:hAnsi="Times New Roman"/>
          <w:color w:val="000000" w:themeColor="text1"/>
          <w:sz w:val="24"/>
          <w:szCs w:val="24"/>
        </w:rPr>
        <w:t xml:space="preserve">. </w:t>
      </w:r>
      <w:r w:rsidR="00360A89" w:rsidRPr="00636C9B">
        <w:rPr>
          <w:rFonts w:ascii="Times New Roman" w:hAnsi="Times New Roman"/>
          <w:color w:val="000000" w:themeColor="text1"/>
          <w:sz w:val="24"/>
          <w:szCs w:val="24"/>
        </w:rPr>
        <w:t xml:space="preserve">We </w:t>
      </w:r>
      <w:r w:rsidR="0072641F" w:rsidRPr="00636C9B">
        <w:rPr>
          <w:rFonts w:ascii="Times New Roman" w:hAnsi="Times New Roman"/>
          <w:color w:val="000000" w:themeColor="text1"/>
          <w:sz w:val="24"/>
          <w:szCs w:val="24"/>
        </w:rPr>
        <w:t>performed the Bayesian inference</w:t>
      </w:r>
      <w:r w:rsidR="00360A89" w:rsidRPr="00636C9B">
        <w:rPr>
          <w:rFonts w:ascii="Times New Roman" w:hAnsi="Times New Roman"/>
          <w:color w:val="000000" w:themeColor="text1"/>
          <w:sz w:val="24"/>
          <w:szCs w:val="24"/>
        </w:rPr>
        <w:t xml:space="preserve"> using Integrated Nested Laplace A</w:t>
      </w:r>
      <w:r w:rsidR="0072641F" w:rsidRPr="00636C9B">
        <w:rPr>
          <w:rFonts w:ascii="Times New Roman" w:hAnsi="Times New Roman"/>
          <w:color w:val="000000" w:themeColor="text1"/>
          <w:sz w:val="24"/>
          <w:szCs w:val="24"/>
        </w:rPr>
        <w:t>pproximation (INLA)</w:t>
      </w:r>
      <w:r w:rsidR="00464B7F" w:rsidRPr="00636C9B">
        <w:rPr>
          <w:rFonts w:ascii="Times New Roman" w:hAnsi="Times New Roman"/>
          <w:color w:val="000000" w:themeColor="text1"/>
          <w:sz w:val="24"/>
          <w:szCs w:val="24"/>
        </w:rPr>
        <w:t>,</w:t>
      </w:r>
      <w:r w:rsidR="0072641F" w:rsidRPr="00636C9B">
        <w:rPr>
          <w:rFonts w:ascii="Times New Roman" w:hAnsi="Times New Roman"/>
          <w:color w:val="000000" w:themeColor="text1"/>
          <w:sz w:val="24"/>
          <w:szCs w:val="24"/>
        </w:rPr>
        <w:t xml:space="preserve"> </w:t>
      </w:r>
      <w:r w:rsidR="00860F96" w:rsidRPr="00636C9B">
        <w:rPr>
          <w:rFonts w:ascii="Times New Roman" w:hAnsi="Times New Roman"/>
          <w:color w:val="000000" w:themeColor="text1"/>
          <w:sz w:val="24"/>
          <w:szCs w:val="24"/>
        </w:rPr>
        <w:t xml:space="preserve">using the R-INLA in </w:t>
      </w:r>
      <w:r w:rsidR="00464B7F" w:rsidRPr="00636C9B">
        <w:rPr>
          <w:rFonts w:ascii="Times New Roman" w:hAnsi="Times New Roman"/>
          <w:color w:val="000000" w:themeColor="text1"/>
          <w:sz w:val="24"/>
          <w:szCs w:val="24"/>
        </w:rPr>
        <w:t xml:space="preserve">statistical program </w:t>
      </w:r>
      <w:r w:rsidR="00860F96" w:rsidRPr="00636C9B">
        <w:rPr>
          <w:rFonts w:ascii="Times New Roman" w:hAnsi="Times New Roman"/>
          <w:color w:val="000000" w:themeColor="text1"/>
          <w:sz w:val="24"/>
          <w:szCs w:val="24"/>
        </w:rPr>
        <w:t>R.</w:t>
      </w:r>
      <w:r w:rsidR="00464B7F" w:rsidRPr="00636C9B">
        <w:rPr>
          <w:rFonts w:ascii="Times New Roman" w:hAnsi="Times New Roman"/>
          <w:color w:val="000000" w:themeColor="text1"/>
          <w:sz w:val="24"/>
          <w:szCs w:val="24"/>
        </w:rPr>
        <w:fldChar w:fldCharType="begin" w:fldLock="1"/>
      </w:r>
      <w:r w:rsidR="001B365D" w:rsidRPr="00636C9B">
        <w:rPr>
          <w:rFonts w:ascii="Times New Roman" w:hAnsi="Times New Roman"/>
          <w:color w:val="000000" w:themeColor="text1"/>
          <w:sz w:val="24"/>
          <w:szCs w:val="24"/>
        </w:rPr>
        <w:instrText>ADDIN CSL_CITATION {"citationItems":[{"id":"ITEM-1","itemData":{"DOI":"10.1016/j.sste.2013.07.003","ISBN":"1877-5845","ISSN":"18775845","PMID":"24377114","abstract":"During the last three decades, Bayesian methods have developed greatly in the field of epidemiology. Their main challenge focusses around computation, but the advent of Markov Chain Monte Carlo methods (MCMC) and in particular of the WinBUGS software has opened the doors of Bayesian modelling to the wide research community. However model complexity and database dimension still remain a constraint.Recently the use of Gaussian random fields has become increasingly popular in epidemiology as very often epidemiological data are characterised by a spatial and/or temporal structure which needs to be taken into account in the inferential process. The Integrated Nested Laplace Approximation (INLA) approach has been developed as a computationally efficient alternative to MCMC and the availability of an R package (R-INLA) allows researchers to easily apply this method.In this paper we review the INLA approach and present some applications on spatial and spatio-temporal data. © 2012 Elsevier Ltd.","author":[{"dropping-particle":"","family":"Blangiardo","given":"Marta","non-dropping-particle":"","parse-names":false,"suffix":""},{"dropping-particle":"","family":"Cameletti","given":"Michela","non-dropping-particle":"","parse-names":false,"suffix":""},{"dropping-particle":"","family":"Baio","given":"Gianluca","non-dropping-particle":"","parse-names":false,"suffix":""},{"dropping-particle":"","family":"Rue","given":"Håvard","non-dropping-particle":"","parse-names":false,"suffix":""}],"container-title":"Spatial and Spatio-temporal Epidemiology","id":"ITEM-1","issued":{"date-parts":[["2013"]]},"title":"Spatial and spatio-temporal models with R-INLA","type":"article"},"uris":["http://www.mendeley.com/documents/?uuid=9a711140-7e51-4e92-9d57-751cbff34e40"]}],"mendeley":{"formattedCitation":"&lt;sup&gt;25&lt;/sup&gt;","plainTextFormattedCitation":"25","previouslyFormattedCitation":"&lt;sup&gt;25&lt;/sup&gt;"},"properties":{"noteIndex":0},"schema":"https://github.com/citation-style-language/schema/raw/master/csl-citation.json"}</w:instrText>
      </w:r>
      <w:r w:rsidR="00464B7F" w:rsidRPr="00636C9B">
        <w:rPr>
          <w:rFonts w:ascii="Times New Roman" w:hAnsi="Times New Roman"/>
          <w:color w:val="000000" w:themeColor="text1"/>
          <w:sz w:val="24"/>
          <w:szCs w:val="24"/>
        </w:rPr>
        <w:fldChar w:fldCharType="separate"/>
      </w:r>
      <w:r w:rsidR="00047A51" w:rsidRPr="00636C9B">
        <w:rPr>
          <w:rFonts w:ascii="Times New Roman" w:hAnsi="Times New Roman"/>
          <w:noProof/>
          <w:color w:val="000000" w:themeColor="text1"/>
          <w:sz w:val="24"/>
          <w:szCs w:val="24"/>
          <w:vertAlign w:val="superscript"/>
        </w:rPr>
        <w:t>25</w:t>
      </w:r>
      <w:r w:rsidR="00464B7F" w:rsidRPr="00636C9B">
        <w:rPr>
          <w:rFonts w:ascii="Times New Roman" w:hAnsi="Times New Roman"/>
          <w:color w:val="000000" w:themeColor="text1"/>
          <w:sz w:val="24"/>
          <w:szCs w:val="24"/>
        </w:rPr>
        <w:fldChar w:fldCharType="end"/>
      </w:r>
      <w:r w:rsidR="00860F96" w:rsidRPr="00636C9B">
        <w:rPr>
          <w:rFonts w:ascii="Times New Roman" w:hAnsi="Times New Roman"/>
          <w:color w:val="000000" w:themeColor="text1"/>
          <w:sz w:val="24"/>
          <w:szCs w:val="24"/>
        </w:rPr>
        <w:t xml:space="preserve"> We collected </w:t>
      </w:r>
      <w:r w:rsidR="00D37EEA" w:rsidRPr="00636C9B">
        <w:rPr>
          <w:rFonts w:ascii="Times New Roman" w:hAnsi="Times New Roman"/>
          <w:color w:val="000000" w:themeColor="text1"/>
          <w:sz w:val="24"/>
          <w:szCs w:val="24"/>
        </w:rPr>
        <w:t>5000 draws from the posterior marginal of each month</w:t>
      </w:r>
      <w:r w:rsidR="00431E3F" w:rsidRPr="00636C9B">
        <w:rPr>
          <w:rFonts w:ascii="Times New Roman" w:hAnsi="Times New Roman"/>
          <w:color w:val="000000" w:themeColor="text1"/>
          <w:sz w:val="24"/>
          <w:szCs w:val="24"/>
        </w:rPr>
        <w:t>’s temperature anomaly</w:t>
      </w:r>
      <w:r w:rsidR="00D37EEA" w:rsidRPr="00636C9B">
        <w:rPr>
          <w:rFonts w:ascii="Times New Roman" w:hAnsi="Times New Roman"/>
          <w:color w:val="000000" w:themeColor="text1"/>
          <w:sz w:val="24"/>
          <w:szCs w:val="24"/>
        </w:rPr>
        <w:t xml:space="preserve"> </w:t>
      </w:r>
      <w:r w:rsidR="00860F96" w:rsidRPr="00636C9B">
        <w:rPr>
          <w:rFonts w:ascii="Times New Roman" w:hAnsi="Times New Roman"/>
          <w:color w:val="000000" w:themeColor="text1"/>
          <w:sz w:val="24"/>
          <w:szCs w:val="24"/>
        </w:rPr>
        <w:t>term</w:t>
      </w:r>
      <w:r w:rsidR="00724680" w:rsidRPr="00636C9B">
        <w:rPr>
          <w:rFonts w:ascii="Times New Roman" w:hAnsi="Times New Roman"/>
          <w:color w:val="000000" w:themeColor="text1"/>
          <w:sz w:val="24"/>
          <w:szCs w:val="24"/>
        </w:rPr>
        <w:t>.</w:t>
      </w:r>
      <w:r w:rsidR="00BB30EA" w:rsidRPr="00636C9B">
        <w:rPr>
          <w:rFonts w:ascii="Times New Roman" w:hAnsi="Times New Roman"/>
          <w:color w:val="000000" w:themeColor="text1"/>
          <w:sz w:val="24"/>
          <w:szCs w:val="24"/>
        </w:rPr>
        <w:t xml:space="preserve"> </w:t>
      </w:r>
      <w:r w:rsidR="001734E9" w:rsidRPr="00636C9B">
        <w:rPr>
          <w:rFonts w:ascii="Times New Roman" w:hAnsi="Times New Roman"/>
          <w:color w:val="000000" w:themeColor="text1"/>
          <w:sz w:val="24"/>
          <w:szCs w:val="24"/>
        </w:rPr>
        <w:t>The reported 95% credible intervals are given by the 2.5</w:t>
      </w:r>
      <w:r w:rsidR="001734E9" w:rsidRPr="00636C9B">
        <w:rPr>
          <w:rFonts w:ascii="Times New Roman" w:hAnsi="Times New Roman"/>
          <w:color w:val="000000" w:themeColor="text1"/>
          <w:sz w:val="24"/>
          <w:szCs w:val="24"/>
          <w:vertAlign w:val="superscript"/>
        </w:rPr>
        <w:t>th</w:t>
      </w:r>
      <w:r w:rsidR="001734E9" w:rsidRPr="00636C9B">
        <w:rPr>
          <w:rFonts w:ascii="Times New Roman" w:hAnsi="Times New Roman"/>
          <w:color w:val="000000" w:themeColor="text1"/>
          <w:sz w:val="24"/>
          <w:szCs w:val="24"/>
        </w:rPr>
        <w:t xml:space="preserve"> to 97.5</w:t>
      </w:r>
      <w:r w:rsidR="001734E9" w:rsidRPr="00636C9B">
        <w:rPr>
          <w:rFonts w:ascii="Times New Roman" w:hAnsi="Times New Roman"/>
          <w:color w:val="000000" w:themeColor="text1"/>
          <w:sz w:val="24"/>
          <w:szCs w:val="24"/>
          <w:vertAlign w:val="superscript"/>
        </w:rPr>
        <w:t>th</w:t>
      </w:r>
      <w:r w:rsidR="001734E9" w:rsidRPr="00636C9B">
        <w:rPr>
          <w:rFonts w:ascii="Times New Roman" w:hAnsi="Times New Roman"/>
          <w:color w:val="000000" w:themeColor="text1"/>
          <w:sz w:val="24"/>
          <w:szCs w:val="24"/>
        </w:rPr>
        <w:t xml:space="preserve"> percentiles of the posterior distribution </w:t>
      </w:r>
      <w:r w:rsidR="006965AD" w:rsidRPr="00636C9B">
        <w:rPr>
          <w:rFonts w:ascii="Times New Roman" w:hAnsi="Times New Roman"/>
          <w:color w:val="000000" w:themeColor="text1"/>
          <w:sz w:val="24"/>
          <w:szCs w:val="24"/>
        </w:rPr>
        <w:t xml:space="preserve">of </w:t>
      </w:r>
      <w:r w:rsidR="001734E9" w:rsidRPr="00636C9B">
        <w:rPr>
          <w:rFonts w:ascii="Times New Roman" w:hAnsi="Times New Roman"/>
          <w:color w:val="000000" w:themeColor="text1"/>
          <w:sz w:val="24"/>
          <w:szCs w:val="24"/>
        </w:rPr>
        <w:t>additional deat</w:t>
      </w:r>
      <w:r w:rsidR="00957F97" w:rsidRPr="00636C9B">
        <w:rPr>
          <w:rFonts w:ascii="Times New Roman" w:hAnsi="Times New Roman"/>
          <w:color w:val="000000" w:themeColor="text1"/>
          <w:sz w:val="24"/>
          <w:szCs w:val="24"/>
        </w:rPr>
        <w:t>hs and excess risk</w:t>
      </w:r>
      <w:r w:rsidR="001734E9" w:rsidRPr="00636C9B">
        <w:rPr>
          <w:rFonts w:ascii="Times New Roman" w:hAnsi="Times New Roman"/>
          <w:color w:val="000000" w:themeColor="text1"/>
          <w:sz w:val="24"/>
          <w:szCs w:val="24"/>
        </w:rPr>
        <w:t>.</w:t>
      </w:r>
    </w:p>
    <w:p w14:paraId="57BCB922" w14:textId="77777777" w:rsidR="00E45FED" w:rsidRPr="00636C9B" w:rsidRDefault="00E45FED" w:rsidP="00860F96">
      <w:pPr>
        <w:spacing w:after="0" w:line="480" w:lineRule="auto"/>
        <w:jc w:val="both"/>
        <w:outlineLvl w:val="0"/>
        <w:rPr>
          <w:rFonts w:ascii="Times New Roman" w:hAnsi="Times New Roman"/>
          <w:color w:val="000000" w:themeColor="text1"/>
          <w:sz w:val="24"/>
          <w:szCs w:val="24"/>
        </w:rPr>
      </w:pPr>
    </w:p>
    <w:p w14:paraId="2BBA4C4B" w14:textId="03F36848" w:rsidR="00E16C0A" w:rsidRPr="00636C9B" w:rsidRDefault="0048319E" w:rsidP="00860F96">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Calculating a</w:t>
      </w:r>
      <w:r w:rsidR="006B5B17" w:rsidRPr="00636C9B">
        <w:rPr>
          <w:rFonts w:ascii="Times New Roman" w:hAnsi="Times New Roman"/>
          <w:i/>
          <w:color w:val="000000" w:themeColor="text1"/>
          <w:sz w:val="24"/>
          <w:szCs w:val="24"/>
        </w:rPr>
        <w:t>dditional deaths</w:t>
      </w:r>
      <w:ins w:id="174" w:author="Parks, Robbie M" w:date="2018-10-29T12:12:00Z">
        <w:r w:rsidR="0051175E" w:rsidRPr="00636C9B">
          <w:rPr>
            <w:rFonts w:ascii="Times New Roman" w:hAnsi="Times New Roman"/>
            <w:i/>
            <w:color w:val="000000" w:themeColor="text1"/>
            <w:sz w:val="24"/>
            <w:szCs w:val="24"/>
          </w:rPr>
          <w:t xml:space="preserve"> in a 1°C warmer world</w:t>
        </w:r>
      </w:ins>
    </w:p>
    <w:p w14:paraId="6EF47A16" w14:textId="454DA5FF" w:rsidR="005259CD" w:rsidRPr="00636C9B" w:rsidRDefault="00782C8F" w:rsidP="005259CD">
      <w:pPr>
        <w:spacing w:after="0" w:line="480" w:lineRule="auto"/>
        <w:jc w:val="both"/>
        <w:outlineLvl w:val="0"/>
        <w:rPr>
          <w:rFonts w:ascii="Times New Roman" w:hAnsi="Times New Roman"/>
          <w:color w:val="000000" w:themeColor="text1"/>
          <w:sz w:val="24"/>
          <w:szCs w:val="24"/>
        </w:rPr>
      </w:pPr>
      <w:ins w:id="175" w:author="Parks, Robbie M" w:date="2018-10-29T12:58:00Z">
        <w:r w:rsidRPr="00636C9B">
          <w:rPr>
            <w:rFonts w:ascii="Times New Roman" w:hAnsi="Times New Roman"/>
            <w:color w:val="000000" w:themeColor="text1"/>
            <w:sz w:val="24"/>
            <w:szCs w:val="24"/>
          </w:rPr>
          <w:t>W</w:t>
        </w:r>
      </w:ins>
      <w:r w:rsidR="00F76728" w:rsidRPr="00636C9B">
        <w:rPr>
          <w:rFonts w:ascii="Times New Roman" w:hAnsi="Times New Roman"/>
          <w:color w:val="000000" w:themeColor="text1"/>
          <w:sz w:val="24"/>
          <w:szCs w:val="24"/>
        </w:rPr>
        <w:t xml:space="preserve">e </w:t>
      </w:r>
      <w:r w:rsidR="00093E1B" w:rsidRPr="00636C9B">
        <w:rPr>
          <w:rFonts w:ascii="Times New Roman" w:hAnsi="Times New Roman"/>
          <w:color w:val="000000" w:themeColor="text1"/>
          <w:sz w:val="24"/>
          <w:szCs w:val="24"/>
        </w:rPr>
        <w:t xml:space="preserve">calculated the </w:t>
      </w:r>
      <w:r w:rsidR="005633D8" w:rsidRPr="00636C9B">
        <w:rPr>
          <w:rFonts w:ascii="Times New Roman" w:hAnsi="Times New Roman"/>
          <w:color w:val="000000" w:themeColor="text1"/>
          <w:sz w:val="24"/>
          <w:szCs w:val="24"/>
        </w:rPr>
        <w:t xml:space="preserve">national </w:t>
      </w:r>
      <w:r w:rsidR="00093E1B" w:rsidRPr="00636C9B">
        <w:rPr>
          <w:rFonts w:ascii="Times New Roman" w:hAnsi="Times New Roman"/>
          <w:color w:val="000000" w:themeColor="text1"/>
          <w:sz w:val="24"/>
          <w:szCs w:val="24"/>
        </w:rPr>
        <w:t>expected change in deaths by month in 2</w:t>
      </w:r>
      <w:r w:rsidR="00E16C0A" w:rsidRPr="00636C9B">
        <w:rPr>
          <w:rFonts w:ascii="Times New Roman" w:hAnsi="Times New Roman"/>
          <w:color w:val="000000" w:themeColor="text1"/>
          <w:sz w:val="24"/>
          <w:szCs w:val="24"/>
        </w:rPr>
        <w:t>016 for a uniform increase of 1°</w:t>
      </w:r>
      <w:r w:rsidR="00093E1B" w:rsidRPr="00636C9B">
        <w:rPr>
          <w:rFonts w:ascii="Times New Roman" w:hAnsi="Times New Roman"/>
          <w:color w:val="000000" w:themeColor="text1"/>
          <w:sz w:val="24"/>
          <w:szCs w:val="24"/>
        </w:rPr>
        <w:t>C</w:t>
      </w:r>
      <w:r w:rsidR="005179F4" w:rsidRPr="00636C9B">
        <w:rPr>
          <w:rFonts w:ascii="Times New Roman" w:hAnsi="Times New Roman"/>
          <w:color w:val="000000" w:themeColor="text1"/>
          <w:sz w:val="24"/>
          <w:szCs w:val="24"/>
        </w:rPr>
        <w:t xml:space="preserve"> in each state and month</w:t>
      </w:r>
      <w:r w:rsidR="00093E1B" w:rsidRPr="00636C9B">
        <w:rPr>
          <w:rFonts w:ascii="Times New Roman" w:hAnsi="Times New Roman"/>
          <w:color w:val="000000" w:themeColor="text1"/>
          <w:sz w:val="24"/>
          <w:szCs w:val="24"/>
        </w:rPr>
        <w:t xml:space="preserve"> for each</w:t>
      </w:r>
      <w:r w:rsidR="00CA2FE9" w:rsidRPr="00636C9B">
        <w:rPr>
          <w:rFonts w:ascii="Times New Roman" w:hAnsi="Times New Roman"/>
          <w:color w:val="000000" w:themeColor="text1"/>
          <w:sz w:val="24"/>
          <w:szCs w:val="24"/>
        </w:rPr>
        <w:t xml:space="preserve"> age group, sex and cause</w:t>
      </w:r>
      <w:r w:rsidR="00E3399E" w:rsidRPr="00636C9B">
        <w:rPr>
          <w:rFonts w:ascii="Times New Roman" w:hAnsi="Times New Roman"/>
          <w:color w:val="000000" w:themeColor="text1"/>
          <w:sz w:val="24"/>
          <w:szCs w:val="24"/>
        </w:rPr>
        <w:t xml:space="preserve"> to give us additional deaths</w:t>
      </w:r>
      <w:r w:rsidR="003C28C6" w:rsidRPr="00636C9B">
        <w:rPr>
          <w:rFonts w:ascii="Times New Roman" w:hAnsi="Times New Roman"/>
          <w:color w:val="000000" w:themeColor="text1"/>
          <w:sz w:val="24"/>
          <w:szCs w:val="24"/>
        </w:rPr>
        <w:t>.</w:t>
      </w:r>
      <w:r w:rsidR="0082437F" w:rsidRPr="00636C9B">
        <w:rPr>
          <w:rFonts w:ascii="Times New Roman" w:hAnsi="Times New Roman"/>
          <w:color w:val="000000" w:themeColor="text1"/>
          <w:sz w:val="24"/>
          <w:szCs w:val="24"/>
        </w:rPr>
        <w:t xml:space="preserve"> For these calculations we</w:t>
      </w:r>
      <w:r w:rsidR="00EE14D8" w:rsidRPr="00636C9B">
        <w:rPr>
          <w:rFonts w:ascii="Times New Roman" w:hAnsi="Times New Roman"/>
          <w:color w:val="000000" w:themeColor="text1"/>
          <w:sz w:val="24"/>
          <w:szCs w:val="24"/>
        </w:rPr>
        <w:t xml:space="preserve"> </w:t>
      </w:r>
      <w:r w:rsidR="00FE46A6" w:rsidRPr="00636C9B">
        <w:rPr>
          <w:rFonts w:ascii="Times New Roman" w:hAnsi="Times New Roman"/>
          <w:color w:val="000000" w:themeColor="text1"/>
          <w:sz w:val="24"/>
          <w:szCs w:val="24"/>
        </w:rPr>
        <w:t>multipl</w:t>
      </w:r>
      <w:ins w:id="176" w:author="Parks, Robbie M" w:date="2018-10-29T12:59:00Z">
        <w:r w:rsidR="00EE14D8" w:rsidRPr="00636C9B">
          <w:rPr>
            <w:rFonts w:ascii="Times New Roman" w:hAnsi="Times New Roman"/>
            <w:color w:val="000000" w:themeColor="text1"/>
            <w:sz w:val="24"/>
            <w:szCs w:val="24"/>
          </w:rPr>
          <w:t>ied</w:t>
        </w:r>
      </w:ins>
      <w:r w:rsidR="00FE46A6" w:rsidRPr="00636C9B">
        <w:rPr>
          <w:rFonts w:ascii="Times New Roman" w:hAnsi="Times New Roman"/>
          <w:color w:val="000000" w:themeColor="text1"/>
          <w:sz w:val="24"/>
          <w:szCs w:val="24"/>
        </w:rPr>
        <w:t xml:space="preserve"> the actual death counts </w:t>
      </w:r>
      <w:r w:rsidR="00D97AD2" w:rsidRPr="00636C9B">
        <w:rPr>
          <w:rFonts w:ascii="Times New Roman" w:hAnsi="Times New Roman"/>
          <w:color w:val="000000" w:themeColor="text1"/>
          <w:sz w:val="24"/>
          <w:szCs w:val="24"/>
        </w:rPr>
        <w:t xml:space="preserve">in 2016 </w:t>
      </w:r>
      <w:r w:rsidR="00FE46A6" w:rsidRPr="00636C9B">
        <w:rPr>
          <w:rFonts w:ascii="Times New Roman" w:hAnsi="Times New Roman"/>
          <w:color w:val="000000" w:themeColor="text1"/>
          <w:sz w:val="24"/>
          <w:szCs w:val="24"/>
        </w:rPr>
        <w:t>by the excess risk of each monthly temperature anomaly term</w:t>
      </w:r>
      <w:r w:rsidR="00947DBC" w:rsidRPr="00636C9B">
        <w:rPr>
          <w:rFonts w:ascii="Times New Roman" w:hAnsi="Times New Roman"/>
          <w:color w:val="000000" w:themeColor="text1"/>
          <w:sz w:val="24"/>
          <w:szCs w:val="24"/>
        </w:rPr>
        <w:t>.</w:t>
      </w:r>
      <w:r w:rsidR="00FE46A6" w:rsidRPr="00636C9B">
        <w:rPr>
          <w:rFonts w:ascii="Times New Roman" w:hAnsi="Times New Roman"/>
          <w:color w:val="000000" w:themeColor="text1"/>
          <w:sz w:val="24"/>
          <w:szCs w:val="24"/>
        </w:rPr>
        <w:t xml:space="preserve"> </w:t>
      </w:r>
      <w:ins w:id="177" w:author="Parks, Robbie M" w:date="2018-10-29T12:59:00Z">
        <w:r w:rsidR="00947DBC" w:rsidRPr="00636C9B">
          <w:rPr>
            <w:rFonts w:ascii="Times New Roman" w:hAnsi="Times New Roman"/>
            <w:color w:val="000000" w:themeColor="text1"/>
            <w:sz w:val="24"/>
            <w:szCs w:val="24"/>
          </w:rPr>
          <w:t>W</w:t>
        </w:r>
      </w:ins>
      <w:r w:rsidR="00FE46A6" w:rsidRPr="00636C9B">
        <w:rPr>
          <w:rFonts w:ascii="Times New Roman" w:hAnsi="Times New Roman"/>
          <w:color w:val="000000" w:themeColor="text1"/>
          <w:sz w:val="24"/>
          <w:szCs w:val="24"/>
        </w:rPr>
        <w:t xml:space="preserve">e </w:t>
      </w:r>
      <w:ins w:id="178" w:author="Parks, Robbie M" w:date="2018-10-29T12:59:00Z">
        <w:r w:rsidR="00947DBC" w:rsidRPr="00636C9B">
          <w:rPr>
            <w:rFonts w:ascii="Times New Roman" w:hAnsi="Times New Roman"/>
            <w:color w:val="000000" w:themeColor="text1"/>
            <w:sz w:val="24"/>
            <w:szCs w:val="24"/>
          </w:rPr>
          <w:t xml:space="preserve">then </w:t>
        </w:r>
      </w:ins>
      <w:r w:rsidR="00FE46A6" w:rsidRPr="00636C9B">
        <w:rPr>
          <w:rFonts w:ascii="Times New Roman" w:hAnsi="Times New Roman"/>
          <w:color w:val="000000" w:themeColor="text1"/>
          <w:sz w:val="24"/>
          <w:szCs w:val="24"/>
        </w:rPr>
        <w:t xml:space="preserve">obtained an estimate of the change in deaths for </w:t>
      </w:r>
      <w:r w:rsidR="005179F4" w:rsidRPr="00636C9B">
        <w:rPr>
          <w:rFonts w:ascii="Times New Roman" w:hAnsi="Times New Roman"/>
          <w:color w:val="000000" w:themeColor="text1"/>
          <w:sz w:val="24"/>
          <w:szCs w:val="24"/>
        </w:rPr>
        <w:t xml:space="preserve">a </w:t>
      </w:r>
      <w:r w:rsidR="00FE46A6" w:rsidRPr="00636C9B">
        <w:rPr>
          <w:rFonts w:ascii="Times New Roman" w:hAnsi="Times New Roman"/>
          <w:color w:val="000000" w:themeColor="text1"/>
          <w:sz w:val="24"/>
          <w:szCs w:val="24"/>
        </w:rPr>
        <w:t>uniform increase of 1°C</w:t>
      </w:r>
      <w:r w:rsidR="005179F4" w:rsidRPr="00636C9B">
        <w:rPr>
          <w:rFonts w:ascii="Times New Roman" w:hAnsi="Times New Roman"/>
          <w:color w:val="000000" w:themeColor="text1"/>
          <w:sz w:val="24"/>
          <w:szCs w:val="24"/>
        </w:rPr>
        <w:t xml:space="preserve"> in each month and state</w:t>
      </w:r>
      <w:r w:rsidR="00ED27C3" w:rsidRPr="00636C9B">
        <w:rPr>
          <w:rFonts w:ascii="Times New Roman" w:hAnsi="Times New Roman"/>
          <w:color w:val="000000" w:themeColor="text1"/>
          <w:sz w:val="24"/>
          <w:szCs w:val="24"/>
        </w:rPr>
        <w:t xml:space="preserve">, which we summarised by </w:t>
      </w:r>
      <w:r w:rsidR="00352D62" w:rsidRPr="00636C9B">
        <w:rPr>
          <w:rFonts w:ascii="Times New Roman" w:hAnsi="Times New Roman"/>
          <w:color w:val="000000" w:themeColor="text1"/>
          <w:sz w:val="24"/>
          <w:szCs w:val="24"/>
        </w:rPr>
        <w:t>category of injury death,</w:t>
      </w:r>
      <w:r w:rsidR="00785C4C" w:rsidRPr="00636C9B">
        <w:rPr>
          <w:rFonts w:ascii="Times New Roman" w:hAnsi="Times New Roman"/>
          <w:color w:val="000000" w:themeColor="text1"/>
          <w:sz w:val="24"/>
          <w:szCs w:val="24"/>
        </w:rPr>
        <w:t xml:space="preserve"> sex,</w:t>
      </w:r>
      <w:r w:rsidR="00352D62" w:rsidRPr="00636C9B">
        <w:rPr>
          <w:rFonts w:ascii="Times New Roman" w:hAnsi="Times New Roman"/>
          <w:color w:val="000000" w:themeColor="text1"/>
          <w:sz w:val="24"/>
          <w:szCs w:val="24"/>
        </w:rPr>
        <w:t xml:space="preserve"> </w:t>
      </w:r>
      <w:r w:rsidR="00ED27C3" w:rsidRPr="00636C9B">
        <w:rPr>
          <w:rFonts w:ascii="Times New Roman" w:hAnsi="Times New Roman"/>
          <w:color w:val="000000" w:themeColor="text1"/>
          <w:sz w:val="24"/>
          <w:szCs w:val="24"/>
        </w:rPr>
        <w:t>month and age</w:t>
      </w:r>
      <w:r w:rsidR="00FE46A6" w:rsidRPr="00636C9B">
        <w:rPr>
          <w:rFonts w:ascii="Times New Roman" w:hAnsi="Times New Roman"/>
          <w:color w:val="000000" w:themeColor="text1"/>
          <w:sz w:val="24"/>
          <w:szCs w:val="24"/>
        </w:rPr>
        <w:t>.</w:t>
      </w:r>
      <w:r w:rsidR="00EB2987" w:rsidRPr="00636C9B">
        <w:rPr>
          <w:rFonts w:ascii="Times New Roman" w:hAnsi="Times New Roman"/>
          <w:color w:val="000000" w:themeColor="text1"/>
          <w:sz w:val="24"/>
          <w:szCs w:val="24"/>
        </w:rPr>
        <w:t xml:space="preserve"> </w:t>
      </w:r>
      <w:commentRangeStart w:id="179"/>
      <w:commentRangeStart w:id="180"/>
      <w:r w:rsidR="00EB2987" w:rsidRPr="00636C9B">
        <w:rPr>
          <w:rFonts w:ascii="Times New Roman" w:hAnsi="Times New Roman"/>
          <w:color w:val="000000" w:themeColor="text1"/>
          <w:sz w:val="24"/>
          <w:szCs w:val="24"/>
        </w:rPr>
        <w:t>We also divided the additional expected deaths by the population to obtain the age- and month-summarised exce</w:t>
      </w:r>
      <w:r w:rsidR="0060531B" w:rsidRPr="00636C9B">
        <w:rPr>
          <w:rFonts w:ascii="Times New Roman" w:hAnsi="Times New Roman"/>
          <w:color w:val="000000" w:themeColor="text1"/>
          <w:sz w:val="24"/>
          <w:szCs w:val="24"/>
        </w:rPr>
        <w:t>ss risk</w:t>
      </w:r>
      <w:r w:rsidR="0064674D" w:rsidRPr="00636C9B">
        <w:rPr>
          <w:rFonts w:ascii="Times New Roman" w:hAnsi="Times New Roman"/>
          <w:color w:val="000000" w:themeColor="text1"/>
          <w:sz w:val="24"/>
          <w:szCs w:val="24"/>
        </w:rPr>
        <w:t xml:space="preserve"> for each s</w:t>
      </w:r>
      <w:r w:rsidR="00A209D9" w:rsidRPr="00636C9B">
        <w:rPr>
          <w:rFonts w:ascii="Times New Roman" w:hAnsi="Times New Roman"/>
          <w:color w:val="000000" w:themeColor="text1"/>
          <w:sz w:val="24"/>
          <w:szCs w:val="24"/>
        </w:rPr>
        <w:t>ex and injury category</w:t>
      </w:r>
      <w:r w:rsidR="0060531B" w:rsidRPr="00636C9B">
        <w:rPr>
          <w:rFonts w:ascii="Times New Roman" w:hAnsi="Times New Roman"/>
          <w:color w:val="000000" w:themeColor="text1"/>
          <w:sz w:val="24"/>
          <w:szCs w:val="24"/>
        </w:rPr>
        <w:t>.</w:t>
      </w:r>
      <w:commentRangeEnd w:id="179"/>
      <w:r w:rsidR="0082437F" w:rsidRPr="00636C9B">
        <w:rPr>
          <w:rStyle w:val="CommentReference"/>
          <w:rFonts w:asciiTheme="minorHAnsi" w:eastAsiaTheme="minorHAnsi" w:hAnsiTheme="minorHAnsi" w:cstheme="minorBidi"/>
          <w:sz w:val="24"/>
          <w:szCs w:val="24"/>
        </w:rPr>
        <w:commentReference w:id="179"/>
      </w:r>
      <w:commentRangeEnd w:id="180"/>
      <w:r w:rsidR="00463A1C" w:rsidRPr="00636C9B">
        <w:rPr>
          <w:rStyle w:val="CommentReference"/>
          <w:rFonts w:asciiTheme="minorHAnsi" w:eastAsiaTheme="minorHAnsi" w:hAnsiTheme="minorHAnsi" w:cstheme="minorBidi"/>
          <w:sz w:val="24"/>
          <w:szCs w:val="24"/>
        </w:rPr>
        <w:commentReference w:id="180"/>
      </w:r>
    </w:p>
    <w:p w14:paraId="62E52914" w14:textId="77777777" w:rsidR="005259CD" w:rsidRPr="00636C9B" w:rsidRDefault="005259CD" w:rsidP="005259CD">
      <w:pPr>
        <w:spacing w:after="0" w:line="480" w:lineRule="auto"/>
        <w:jc w:val="both"/>
        <w:outlineLvl w:val="0"/>
        <w:rPr>
          <w:rFonts w:ascii="Times New Roman" w:hAnsi="Times New Roman"/>
          <w:color w:val="000000" w:themeColor="text1"/>
          <w:sz w:val="24"/>
          <w:szCs w:val="24"/>
        </w:rPr>
      </w:pPr>
    </w:p>
    <w:p w14:paraId="26A53AA3" w14:textId="77777777" w:rsidR="00E252C8" w:rsidRPr="00636C9B" w:rsidRDefault="000210D1" w:rsidP="00E252C8">
      <w:pPr>
        <w:spacing w:after="0" w:line="480" w:lineRule="auto"/>
        <w:jc w:val="both"/>
        <w:outlineLvl w:val="0"/>
        <w:rPr>
          <w:ins w:id="181" w:author="Parks, Robbie M" w:date="2018-10-29T14:05:00Z"/>
          <w:rFonts w:ascii="Times New Roman" w:hAnsi="Times New Roman"/>
          <w:b/>
          <w:sz w:val="24"/>
          <w:szCs w:val="24"/>
        </w:rPr>
      </w:pPr>
      <w:r w:rsidRPr="00636C9B">
        <w:rPr>
          <w:rFonts w:ascii="Times New Roman" w:hAnsi="Times New Roman"/>
          <w:b/>
          <w:sz w:val="24"/>
          <w:szCs w:val="24"/>
        </w:rPr>
        <w:t>Results</w:t>
      </w:r>
    </w:p>
    <w:p w14:paraId="0B4CB3E9" w14:textId="78DC973A" w:rsidR="00E252C8" w:rsidRPr="00636C9B" w:rsidRDefault="00955652" w:rsidP="00CC6021">
      <w:pPr>
        <w:spacing w:after="0" w:line="240" w:lineRule="auto"/>
        <w:jc w:val="both"/>
        <w:outlineLvl w:val="0"/>
        <w:rPr>
          <w:ins w:id="182" w:author="Parks, Robbie M" w:date="2018-10-29T14:04:00Z"/>
          <w:rFonts w:ascii="Times New Roman" w:hAnsi="Times New Roman"/>
          <w:i/>
          <w:sz w:val="24"/>
          <w:szCs w:val="24"/>
        </w:rPr>
      </w:pPr>
      <w:ins w:id="183" w:author="Parks, Robbie M" w:date="2018-10-29T14:05:00Z">
        <w:r w:rsidRPr="00636C9B">
          <w:rPr>
            <w:rFonts w:ascii="Times New Roman" w:hAnsi="Times New Roman"/>
            <w:i/>
            <w:sz w:val="24"/>
            <w:szCs w:val="24"/>
          </w:rPr>
          <w:t>Figure 2</w:t>
        </w:r>
      </w:ins>
    </w:p>
    <w:p w14:paraId="786C4B1D" w14:textId="0787E137" w:rsidR="00030C36" w:rsidRPr="00636C9B" w:rsidRDefault="00030C36" w:rsidP="00CC6021">
      <w:pPr>
        <w:pStyle w:val="ListParagraph"/>
        <w:numPr>
          <w:ilvl w:val="0"/>
          <w:numId w:val="10"/>
        </w:numPr>
        <w:spacing w:after="0" w:line="240" w:lineRule="auto"/>
        <w:jc w:val="both"/>
        <w:outlineLvl w:val="0"/>
        <w:rPr>
          <w:rFonts w:ascii="Times New Roman" w:hAnsi="Times New Roman"/>
          <w:b/>
          <w:sz w:val="24"/>
          <w:szCs w:val="24"/>
        </w:rPr>
      </w:pPr>
      <w:ins w:id="184" w:author="Parks, Robbie M" w:date="2018-10-29T14:02:00Z">
        <w:r w:rsidRPr="00636C9B">
          <w:rPr>
            <w:rFonts w:ascii="Times New Roman" w:hAnsi="Times New Roman"/>
            <w:sz w:val="24"/>
            <w:szCs w:val="24"/>
          </w:rPr>
          <w:t xml:space="preserve">Declines in </w:t>
        </w:r>
      </w:ins>
      <w:ins w:id="185" w:author="Parks, Robbie M" w:date="2018-10-29T14:03:00Z">
        <w:r w:rsidR="005D379A" w:rsidRPr="00636C9B">
          <w:rPr>
            <w:rFonts w:ascii="Times New Roman" w:hAnsi="Times New Roman"/>
            <w:sz w:val="24"/>
            <w:szCs w:val="24"/>
          </w:rPr>
          <w:t>3</w:t>
        </w:r>
        <w:r w:rsidR="005D1ED5" w:rsidRPr="00636C9B">
          <w:rPr>
            <w:rFonts w:ascii="Times New Roman" w:hAnsi="Times New Roman"/>
            <w:sz w:val="24"/>
            <w:szCs w:val="24"/>
          </w:rPr>
          <w:t xml:space="preserve"> from 5 </w:t>
        </w:r>
      </w:ins>
      <w:ins w:id="186" w:author="Parks, Robbie M" w:date="2018-10-29T14:02:00Z">
        <w:r w:rsidRPr="00636C9B">
          <w:rPr>
            <w:rFonts w:ascii="Times New Roman" w:hAnsi="Times New Roman"/>
            <w:sz w:val="24"/>
            <w:szCs w:val="24"/>
          </w:rPr>
          <w:t xml:space="preserve">all injury categories, </w:t>
        </w:r>
      </w:ins>
      <w:ins w:id="187" w:author="Parks, Robbie M" w:date="2018-10-29T14:03:00Z">
        <w:r w:rsidR="00A245BF" w:rsidRPr="00636C9B">
          <w:rPr>
            <w:rFonts w:ascii="Times New Roman" w:hAnsi="Times New Roman"/>
            <w:sz w:val="24"/>
            <w:szCs w:val="24"/>
          </w:rPr>
          <w:t>in contrast with</w:t>
        </w:r>
      </w:ins>
      <w:ins w:id="188" w:author="Parks, Robbie M" w:date="2018-10-29T14:02:00Z">
        <w:r w:rsidRPr="00636C9B">
          <w:rPr>
            <w:rFonts w:ascii="Times New Roman" w:hAnsi="Times New Roman"/>
            <w:sz w:val="24"/>
            <w:szCs w:val="24"/>
          </w:rPr>
          <w:t xml:space="preserve"> deaths from falls increa</w:t>
        </w:r>
      </w:ins>
      <w:ins w:id="189" w:author="Parks, Robbie M" w:date="2018-10-29T14:03:00Z">
        <w:r w:rsidR="00A245BF" w:rsidRPr="00636C9B">
          <w:rPr>
            <w:rFonts w:ascii="Times New Roman" w:hAnsi="Times New Roman"/>
            <w:sz w:val="24"/>
            <w:szCs w:val="24"/>
          </w:rPr>
          <w:t>s</w:t>
        </w:r>
      </w:ins>
      <w:ins w:id="190" w:author="Parks, Robbie M" w:date="2018-10-29T14:02:00Z">
        <w:r w:rsidRPr="00636C9B">
          <w:rPr>
            <w:rFonts w:ascii="Times New Roman" w:hAnsi="Times New Roman"/>
            <w:sz w:val="24"/>
            <w:szCs w:val="24"/>
          </w:rPr>
          <w:t>ing over tim</w:t>
        </w:r>
        <w:r w:rsidR="005D1ED5" w:rsidRPr="00636C9B">
          <w:rPr>
            <w:rFonts w:ascii="Times New Roman" w:hAnsi="Times New Roman"/>
            <w:sz w:val="24"/>
            <w:szCs w:val="24"/>
          </w:rPr>
          <w:t>e</w:t>
        </w:r>
      </w:ins>
      <w:ins w:id="191" w:author="Parks, Robbie M" w:date="2018-10-29T14:03:00Z">
        <w:r w:rsidR="005D379A" w:rsidRPr="00636C9B">
          <w:rPr>
            <w:rFonts w:ascii="Times New Roman" w:hAnsi="Times New Roman"/>
            <w:sz w:val="24"/>
            <w:szCs w:val="24"/>
          </w:rPr>
          <w:t xml:space="preserve"> and intentional self-harm recently increasing to over 1980 levels</w:t>
        </w:r>
      </w:ins>
    </w:p>
    <w:p w14:paraId="7D4AB8FA" w14:textId="7D7EAA1B" w:rsidR="00851793" w:rsidRPr="00636C9B" w:rsidRDefault="00D60234" w:rsidP="00CC6021">
      <w:pPr>
        <w:pStyle w:val="ListParagraph"/>
        <w:numPr>
          <w:ilvl w:val="0"/>
          <w:numId w:val="10"/>
        </w:numPr>
        <w:spacing w:line="240" w:lineRule="auto"/>
        <w:rPr>
          <w:ins w:id="192" w:author="Parks, Robbie M" w:date="2018-10-29T13:56:00Z"/>
          <w:rFonts w:ascii="Times New Roman" w:hAnsi="Times New Roman"/>
          <w:sz w:val="24"/>
          <w:szCs w:val="24"/>
        </w:rPr>
      </w:pPr>
      <w:ins w:id="193" w:author="Parks, Robbie M" w:date="2018-10-29T13:56:00Z">
        <w:r w:rsidRPr="00636C9B">
          <w:rPr>
            <w:rFonts w:ascii="Times New Roman" w:hAnsi="Times New Roman"/>
            <w:sz w:val="24"/>
            <w:szCs w:val="24"/>
          </w:rPr>
          <w:t>Largest declin</w:t>
        </w:r>
        <w:r w:rsidR="00851793" w:rsidRPr="00636C9B">
          <w:rPr>
            <w:rFonts w:ascii="Times New Roman" w:hAnsi="Times New Roman"/>
            <w:sz w:val="24"/>
            <w:szCs w:val="24"/>
          </w:rPr>
          <w:t>e in transport deaths over time</w:t>
        </w:r>
      </w:ins>
      <w:ins w:id="194" w:author="Parks, Robbie M" w:date="2018-10-29T14:07:00Z">
        <w:r w:rsidR="004A48F3" w:rsidRPr="00636C9B">
          <w:rPr>
            <w:rFonts w:ascii="Times New Roman" w:hAnsi="Times New Roman"/>
            <w:sz w:val="24"/>
            <w:szCs w:val="24"/>
          </w:rPr>
          <w:t>, with ~50% decline across months</w:t>
        </w:r>
      </w:ins>
    </w:p>
    <w:p w14:paraId="790003F8" w14:textId="0D0FB79F" w:rsidR="002C5217" w:rsidRPr="00636C9B" w:rsidRDefault="00851793" w:rsidP="00CC6021">
      <w:pPr>
        <w:pStyle w:val="ListParagraph"/>
        <w:numPr>
          <w:ilvl w:val="0"/>
          <w:numId w:val="10"/>
        </w:numPr>
        <w:spacing w:line="240" w:lineRule="auto"/>
        <w:rPr>
          <w:ins w:id="195" w:author="Parks, Robbie M" w:date="2018-10-29T14:08:00Z"/>
          <w:rFonts w:ascii="Times New Roman" w:hAnsi="Times New Roman"/>
          <w:sz w:val="24"/>
          <w:szCs w:val="24"/>
        </w:rPr>
      </w:pPr>
      <w:ins w:id="196" w:author="Parks, Robbie M" w:date="2018-10-29T13:56:00Z">
        <w:r w:rsidRPr="00636C9B">
          <w:rPr>
            <w:rFonts w:ascii="Times New Roman" w:hAnsi="Times New Roman"/>
            <w:sz w:val="24"/>
            <w:szCs w:val="24"/>
          </w:rPr>
          <w:t xml:space="preserve">Some categories exhibit </w:t>
        </w:r>
      </w:ins>
      <w:ins w:id="197" w:author="Parks, Robbie M" w:date="2018-10-29T14:02:00Z">
        <w:r w:rsidR="00E142C7" w:rsidRPr="00636C9B">
          <w:rPr>
            <w:rFonts w:ascii="Times New Roman" w:hAnsi="Times New Roman"/>
            <w:sz w:val="24"/>
            <w:szCs w:val="24"/>
          </w:rPr>
          <w:t xml:space="preserve">clear </w:t>
        </w:r>
      </w:ins>
      <w:ins w:id="198" w:author="Parks, Robbie M" w:date="2018-10-29T13:56:00Z">
        <w:r w:rsidRPr="00636C9B">
          <w:rPr>
            <w:rFonts w:ascii="Times New Roman" w:hAnsi="Times New Roman"/>
            <w:sz w:val="24"/>
            <w:szCs w:val="24"/>
          </w:rPr>
          <w:t>seasonality within year throughout period of study (</w:t>
        </w:r>
      </w:ins>
      <w:ins w:id="199" w:author="Parks, Robbie M" w:date="2018-10-29T13:57:00Z">
        <w:r w:rsidRPr="00636C9B">
          <w:rPr>
            <w:rFonts w:ascii="Times New Roman" w:hAnsi="Times New Roman"/>
            <w:sz w:val="24"/>
            <w:szCs w:val="24"/>
          </w:rPr>
          <w:t>t</w:t>
        </w:r>
      </w:ins>
      <w:ins w:id="200" w:author="Parks, Robbie M" w:date="2018-10-29T13:56:00Z">
        <w:r w:rsidRPr="00636C9B">
          <w:rPr>
            <w:rFonts w:ascii="Times New Roman" w:hAnsi="Times New Roman"/>
            <w:sz w:val="24"/>
            <w:szCs w:val="24"/>
          </w:rPr>
          <w:t xml:space="preserve">ransport, </w:t>
        </w:r>
      </w:ins>
      <w:ins w:id="201" w:author="Parks, Robbie M" w:date="2018-10-29T13:57:00Z">
        <w:r w:rsidRPr="00636C9B">
          <w:rPr>
            <w:rFonts w:ascii="Times New Roman" w:hAnsi="Times New Roman"/>
            <w:sz w:val="24"/>
            <w:szCs w:val="24"/>
          </w:rPr>
          <w:t>drownings</w:t>
        </w:r>
      </w:ins>
      <w:ins w:id="202" w:author="Parks, Robbie M" w:date="2018-10-29T14:04:00Z">
        <w:r w:rsidR="00E252C8" w:rsidRPr="00636C9B">
          <w:rPr>
            <w:rFonts w:ascii="Times New Roman" w:hAnsi="Times New Roman"/>
            <w:sz w:val="24"/>
            <w:szCs w:val="24"/>
          </w:rPr>
          <w:t>) with peak in the summer</w:t>
        </w:r>
      </w:ins>
    </w:p>
    <w:p w14:paraId="57BC2D77" w14:textId="17BDF292" w:rsidR="00797D2E" w:rsidRPr="00636C9B" w:rsidRDefault="00797D2E" w:rsidP="00CC6021">
      <w:pPr>
        <w:spacing w:after="0" w:line="240" w:lineRule="auto"/>
        <w:jc w:val="both"/>
        <w:outlineLvl w:val="0"/>
        <w:rPr>
          <w:ins w:id="203" w:author="Parks, Robbie M" w:date="2018-10-29T14:08:00Z"/>
          <w:rFonts w:ascii="Times New Roman" w:hAnsi="Times New Roman"/>
          <w:sz w:val="24"/>
          <w:szCs w:val="24"/>
        </w:rPr>
      </w:pPr>
      <w:ins w:id="204" w:author="Parks, Robbie M" w:date="2018-10-29T14:08:00Z">
        <w:r w:rsidRPr="00636C9B">
          <w:rPr>
            <w:rFonts w:ascii="Times New Roman" w:hAnsi="Times New Roman"/>
            <w:i/>
            <w:sz w:val="24"/>
            <w:szCs w:val="24"/>
          </w:rPr>
          <w:t xml:space="preserve">Figure </w:t>
        </w:r>
        <w:r w:rsidR="00955652" w:rsidRPr="00636C9B">
          <w:rPr>
            <w:rFonts w:ascii="Times New Roman" w:hAnsi="Times New Roman"/>
            <w:i/>
            <w:sz w:val="24"/>
            <w:szCs w:val="24"/>
          </w:rPr>
          <w:t>3</w:t>
        </w:r>
      </w:ins>
    </w:p>
    <w:p w14:paraId="1A4DF19F" w14:textId="3EB20B94" w:rsidR="00797D2E" w:rsidRPr="00636C9B" w:rsidRDefault="005A7068" w:rsidP="00CC6021">
      <w:pPr>
        <w:pStyle w:val="ListParagraph"/>
        <w:numPr>
          <w:ilvl w:val="0"/>
          <w:numId w:val="10"/>
        </w:numPr>
        <w:spacing w:line="240" w:lineRule="auto"/>
        <w:rPr>
          <w:ins w:id="205" w:author="Parks, Robbie M" w:date="2018-10-29T14:12:00Z"/>
          <w:rFonts w:ascii="Times New Roman" w:hAnsi="Times New Roman"/>
          <w:sz w:val="24"/>
          <w:szCs w:val="24"/>
        </w:rPr>
      </w:pPr>
      <w:ins w:id="206" w:author="Parks, Robbie M" w:date="2018-10-29T14:12:00Z">
        <w:r w:rsidRPr="00636C9B">
          <w:rPr>
            <w:rFonts w:ascii="Times New Roman" w:hAnsi="Times New Roman"/>
            <w:sz w:val="24"/>
            <w:szCs w:val="24"/>
          </w:rPr>
          <w:t>75 and over years in both males and females</w:t>
        </w:r>
      </w:ins>
      <w:ins w:id="207" w:author="Parks, Robbie M" w:date="2018-10-29T14:11:00Z">
        <w:r w:rsidRPr="00636C9B">
          <w:rPr>
            <w:rFonts w:ascii="Times New Roman" w:hAnsi="Times New Roman"/>
            <w:sz w:val="24"/>
            <w:szCs w:val="24"/>
          </w:rPr>
          <w:t xml:space="preserve"> dominated by deaths from falls</w:t>
        </w:r>
      </w:ins>
    </w:p>
    <w:p w14:paraId="43C9851C" w14:textId="141C3572" w:rsidR="004F7B5D" w:rsidRPr="00636C9B" w:rsidRDefault="0011649A" w:rsidP="00CC6021">
      <w:pPr>
        <w:pStyle w:val="ListParagraph"/>
        <w:numPr>
          <w:ilvl w:val="0"/>
          <w:numId w:val="10"/>
        </w:numPr>
        <w:spacing w:line="240" w:lineRule="auto"/>
        <w:rPr>
          <w:ins w:id="208" w:author="Parks, Robbie M" w:date="2018-10-29T14:27:00Z"/>
          <w:rFonts w:ascii="Times New Roman" w:hAnsi="Times New Roman"/>
          <w:sz w:val="24"/>
          <w:szCs w:val="24"/>
        </w:rPr>
      </w:pPr>
      <w:ins w:id="209" w:author="Parks, Robbie M" w:date="2018-10-29T14:16:00Z">
        <w:r w:rsidRPr="00636C9B">
          <w:rPr>
            <w:rFonts w:ascii="Times New Roman" w:hAnsi="Times New Roman"/>
            <w:sz w:val="24"/>
            <w:szCs w:val="24"/>
          </w:rPr>
          <w:t xml:space="preserve">Intentional deaths the majority (over 50%) in </w:t>
        </w:r>
      </w:ins>
      <w:ins w:id="210" w:author="Parks, Robbie M" w:date="2018-10-29T14:14:00Z">
        <w:r w:rsidR="00E974B1" w:rsidRPr="00636C9B">
          <w:rPr>
            <w:rFonts w:ascii="Times New Roman" w:hAnsi="Times New Roman"/>
            <w:sz w:val="24"/>
            <w:szCs w:val="24"/>
          </w:rPr>
          <w:t xml:space="preserve">15 to </w:t>
        </w:r>
        <w:r w:rsidRPr="00636C9B">
          <w:rPr>
            <w:rFonts w:ascii="Times New Roman" w:hAnsi="Times New Roman"/>
            <w:sz w:val="24"/>
            <w:szCs w:val="24"/>
          </w:rPr>
          <w:t>64 year-old</w:t>
        </w:r>
      </w:ins>
      <w:ins w:id="211" w:author="Parks, Robbie M" w:date="2018-10-29T14:15:00Z">
        <w:r w:rsidR="00E974B1" w:rsidRPr="00636C9B">
          <w:rPr>
            <w:rFonts w:ascii="Times New Roman" w:hAnsi="Times New Roman"/>
            <w:sz w:val="24"/>
            <w:szCs w:val="24"/>
          </w:rPr>
          <w:t xml:space="preserve"> males and 25 to </w:t>
        </w:r>
      </w:ins>
      <w:ins w:id="212" w:author="Parks, Robbie M" w:date="2018-10-29T14:16:00Z">
        <w:r w:rsidRPr="00636C9B">
          <w:rPr>
            <w:rFonts w:ascii="Times New Roman" w:hAnsi="Times New Roman"/>
            <w:sz w:val="24"/>
            <w:szCs w:val="24"/>
          </w:rPr>
          <w:t>54 year-old females</w:t>
        </w:r>
      </w:ins>
    </w:p>
    <w:p w14:paraId="4E18095F" w14:textId="376C9219" w:rsidR="00A12752" w:rsidRPr="00636C9B" w:rsidRDefault="00A12752" w:rsidP="00CC6021">
      <w:pPr>
        <w:pStyle w:val="ListParagraph"/>
        <w:numPr>
          <w:ilvl w:val="0"/>
          <w:numId w:val="10"/>
        </w:numPr>
        <w:spacing w:line="240" w:lineRule="auto"/>
        <w:rPr>
          <w:ins w:id="213" w:author="Parks, Robbie M" w:date="2018-10-29T14:17:00Z"/>
          <w:rFonts w:ascii="Times New Roman" w:hAnsi="Times New Roman"/>
          <w:sz w:val="24"/>
          <w:szCs w:val="24"/>
        </w:rPr>
      </w:pPr>
      <w:ins w:id="214" w:author="Parks, Robbie M" w:date="2018-10-29T14:27:00Z">
        <w:r w:rsidRPr="00636C9B">
          <w:rPr>
            <w:rFonts w:ascii="Times New Roman" w:hAnsi="Times New Roman"/>
            <w:sz w:val="24"/>
            <w:szCs w:val="24"/>
          </w:rPr>
          <w:t>Transport deaths largest single cause in 5-24 year-old males and 5-24 year-old females</w:t>
        </w:r>
      </w:ins>
    </w:p>
    <w:p w14:paraId="4BCE30ED" w14:textId="12EB7618" w:rsidR="00F01639" w:rsidRPr="00636C9B" w:rsidRDefault="00A77F87" w:rsidP="00CC6021">
      <w:pPr>
        <w:pStyle w:val="ListParagraph"/>
        <w:numPr>
          <w:ilvl w:val="0"/>
          <w:numId w:val="10"/>
        </w:numPr>
        <w:spacing w:line="240" w:lineRule="auto"/>
        <w:rPr>
          <w:ins w:id="215" w:author="Parks, Robbie M" w:date="2018-10-29T14:49:00Z"/>
          <w:rFonts w:ascii="Times New Roman" w:hAnsi="Times New Roman"/>
          <w:sz w:val="24"/>
          <w:szCs w:val="24"/>
        </w:rPr>
      </w:pPr>
      <w:ins w:id="216" w:author="Parks, Robbie M" w:date="2018-10-29T14:17:00Z">
        <w:r w:rsidRPr="00636C9B">
          <w:rPr>
            <w:rFonts w:ascii="Times New Roman" w:hAnsi="Times New Roman"/>
            <w:sz w:val="24"/>
            <w:szCs w:val="24"/>
          </w:rPr>
          <w:lastRenderedPageBreak/>
          <w:t xml:space="preserve">Intentional self-harm </w:t>
        </w:r>
      </w:ins>
      <w:ins w:id="217" w:author="Parks, Robbie M" w:date="2018-10-29T14:22:00Z">
        <w:r w:rsidR="00281454" w:rsidRPr="00636C9B">
          <w:rPr>
            <w:rFonts w:ascii="Times New Roman" w:hAnsi="Times New Roman"/>
            <w:sz w:val="24"/>
            <w:szCs w:val="24"/>
          </w:rPr>
          <w:t xml:space="preserve">largest single cause </w:t>
        </w:r>
      </w:ins>
      <w:ins w:id="218" w:author="Parks, Robbie M" w:date="2018-10-29T14:23:00Z">
        <w:r w:rsidR="00D309F1" w:rsidRPr="00636C9B">
          <w:rPr>
            <w:rFonts w:ascii="Times New Roman" w:hAnsi="Times New Roman"/>
            <w:sz w:val="24"/>
            <w:szCs w:val="24"/>
          </w:rPr>
          <w:t>in 25-74 year-old males and 35-64 year-old females</w:t>
        </w:r>
      </w:ins>
    </w:p>
    <w:p w14:paraId="366603DC" w14:textId="255385A5" w:rsidR="00955652" w:rsidRPr="00636C9B" w:rsidRDefault="00955652" w:rsidP="00AA22B2">
      <w:pPr>
        <w:spacing w:line="240" w:lineRule="auto"/>
        <w:rPr>
          <w:ins w:id="219" w:author="Parks, Robbie M" w:date="2018-10-29T14:49:00Z"/>
          <w:rFonts w:ascii="Times New Roman" w:hAnsi="Times New Roman"/>
          <w:i/>
          <w:sz w:val="24"/>
          <w:szCs w:val="24"/>
        </w:rPr>
      </w:pPr>
      <w:ins w:id="220" w:author="Parks, Robbie M" w:date="2018-10-29T14:49:00Z">
        <w:r w:rsidRPr="00636C9B">
          <w:rPr>
            <w:rFonts w:ascii="Times New Roman" w:hAnsi="Times New Roman"/>
            <w:i/>
            <w:sz w:val="24"/>
            <w:szCs w:val="24"/>
          </w:rPr>
          <w:t>Figure 4</w:t>
        </w:r>
      </w:ins>
    </w:p>
    <w:p w14:paraId="0E0AC704" w14:textId="77777777" w:rsidR="00955652" w:rsidRPr="00636C9B" w:rsidRDefault="00955652" w:rsidP="00AA22B2">
      <w:pPr>
        <w:pStyle w:val="ListParagraph"/>
        <w:numPr>
          <w:ilvl w:val="0"/>
          <w:numId w:val="10"/>
        </w:numPr>
        <w:spacing w:line="240" w:lineRule="auto"/>
        <w:rPr>
          <w:ins w:id="221" w:author="Parks, Robbie M" w:date="2018-10-29T14:49:00Z"/>
          <w:rFonts w:ascii="Times New Roman" w:hAnsi="Times New Roman"/>
          <w:sz w:val="24"/>
          <w:szCs w:val="24"/>
        </w:rPr>
      </w:pPr>
      <w:ins w:id="222" w:author="Parks, Robbie M" w:date="2018-10-29T14:49:00Z">
        <w:r w:rsidRPr="00636C9B">
          <w:rPr>
            <w:rFonts w:ascii="Times New Roman" w:hAnsi="Times New Roman"/>
            <w:sz w:val="24"/>
            <w:szCs w:val="24"/>
          </w:rPr>
          <w:t>If the estimated associations are causal, there would be an additional 941 (831, 1053) additional injury deaths associated with 1°C additional warming across all months,</w:t>
        </w:r>
      </w:ins>
    </w:p>
    <w:p w14:paraId="6FEB18AE" w14:textId="24FA06AA" w:rsidR="00955652" w:rsidRPr="00636C9B" w:rsidRDefault="00955652" w:rsidP="00AA22B2">
      <w:pPr>
        <w:pStyle w:val="ListParagraph"/>
        <w:numPr>
          <w:ilvl w:val="0"/>
          <w:numId w:val="10"/>
        </w:numPr>
        <w:spacing w:line="240" w:lineRule="auto"/>
        <w:rPr>
          <w:ins w:id="223" w:author="Parks, Robbie M" w:date="2018-10-29T14:49:00Z"/>
          <w:rFonts w:ascii="Times New Roman" w:hAnsi="Times New Roman"/>
          <w:sz w:val="24"/>
          <w:szCs w:val="24"/>
        </w:rPr>
      </w:pPr>
      <w:ins w:id="224" w:author="Parks, Robbie M" w:date="2018-10-29T14:49:00Z">
        <w:r w:rsidRPr="00636C9B">
          <w:rPr>
            <w:rFonts w:ascii="Times New Roman" w:hAnsi="Times New Roman"/>
            <w:sz w:val="24"/>
            <w:szCs w:val="24"/>
          </w:rPr>
          <w:t xml:space="preserve">941 is 0.65% of injury deaths </w:t>
        </w:r>
      </w:ins>
      <w:ins w:id="225" w:author="Parks, Robbie M" w:date="2018-10-29T14:50:00Z">
        <w:r w:rsidRPr="00636C9B">
          <w:rPr>
            <w:rFonts w:ascii="Times New Roman" w:hAnsi="Times New Roman"/>
            <w:sz w:val="24"/>
            <w:szCs w:val="24"/>
          </w:rPr>
          <w:t>in 2016</w:t>
        </w:r>
      </w:ins>
      <w:ins w:id="226" w:author="Parks, Robbie M" w:date="2018-10-29T14:49:00Z">
        <w:r w:rsidRPr="00636C9B">
          <w:rPr>
            <w:rFonts w:ascii="Times New Roman" w:hAnsi="Times New Roman"/>
            <w:sz w:val="24"/>
            <w:szCs w:val="24"/>
          </w:rPr>
          <w:t>.</w:t>
        </w:r>
      </w:ins>
    </w:p>
    <w:p w14:paraId="044E5FE6" w14:textId="43A17861" w:rsidR="00955652" w:rsidRPr="00636C9B" w:rsidRDefault="00B21DE1" w:rsidP="00AA22B2">
      <w:pPr>
        <w:pStyle w:val="ListParagraph"/>
        <w:numPr>
          <w:ilvl w:val="0"/>
          <w:numId w:val="10"/>
        </w:numPr>
        <w:spacing w:line="240" w:lineRule="auto"/>
        <w:rPr>
          <w:ins w:id="227" w:author="Parks, Robbie M" w:date="2018-10-29T14:50:00Z"/>
          <w:rFonts w:ascii="Times New Roman" w:hAnsi="Times New Roman"/>
          <w:sz w:val="24"/>
          <w:szCs w:val="24"/>
        </w:rPr>
      </w:pPr>
      <w:ins w:id="228" w:author="Parks, Robbie M" w:date="2018-10-29T14:50:00Z">
        <w:r w:rsidRPr="00636C9B">
          <w:rPr>
            <w:rFonts w:ascii="Times New Roman" w:hAnsi="Times New Roman"/>
            <w:sz w:val="24"/>
            <w:szCs w:val="24"/>
          </w:rPr>
          <w:t>87% deaths males and 13% in females</w:t>
        </w:r>
      </w:ins>
    </w:p>
    <w:p w14:paraId="53C8AF1A" w14:textId="63A1E914" w:rsidR="00B21DE1" w:rsidRPr="00636C9B" w:rsidRDefault="00B21DE1" w:rsidP="00AA22B2">
      <w:pPr>
        <w:pStyle w:val="ListParagraph"/>
        <w:numPr>
          <w:ilvl w:val="0"/>
          <w:numId w:val="10"/>
        </w:numPr>
        <w:spacing w:line="240" w:lineRule="auto"/>
        <w:rPr>
          <w:ins w:id="229" w:author="Parks, Robbie M" w:date="2018-10-29T14:50:00Z"/>
          <w:rFonts w:ascii="Times New Roman" w:hAnsi="Times New Roman"/>
          <w:sz w:val="24"/>
          <w:szCs w:val="24"/>
        </w:rPr>
      </w:pPr>
      <w:ins w:id="230" w:author="Parks, Robbie M" w:date="2018-10-29T14:50:00Z">
        <w:r w:rsidRPr="00636C9B">
          <w:rPr>
            <w:rFonts w:ascii="Times New Roman" w:hAnsi="Times New Roman"/>
            <w:sz w:val="24"/>
            <w:szCs w:val="24"/>
          </w:rPr>
          <w:t>461 (377, 543) unintentional injury deaths, with most in transport</w:t>
        </w:r>
      </w:ins>
    </w:p>
    <w:p w14:paraId="01841836" w14:textId="417A9979" w:rsidR="00B21DE1" w:rsidRPr="00636C9B" w:rsidRDefault="00B21DE1" w:rsidP="00AA22B2">
      <w:pPr>
        <w:pStyle w:val="ListParagraph"/>
        <w:numPr>
          <w:ilvl w:val="0"/>
          <w:numId w:val="10"/>
        </w:numPr>
        <w:spacing w:line="240" w:lineRule="auto"/>
        <w:rPr>
          <w:ins w:id="231" w:author="Parks, Robbie M" w:date="2018-10-29T14:51:00Z"/>
          <w:rFonts w:ascii="Times New Roman" w:hAnsi="Times New Roman"/>
          <w:sz w:val="24"/>
          <w:szCs w:val="24"/>
        </w:rPr>
      </w:pPr>
      <w:ins w:id="232" w:author="Parks, Robbie M" w:date="2018-10-29T14:50:00Z">
        <w:r w:rsidRPr="00636C9B">
          <w:rPr>
            <w:rFonts w:ascii="Times New Roman" w:hAnsi="Times New Roman"/>
            <w:sz w:val="24"/>
            <w:szCs w:val="24"/>
          </w:rPr>
          <w:t>480 (410, 550) intentional injury deaths, with most in intentional self-harm</w:t>
        </w:r>
      </w:ins>
    </w:p>
    <w:p w14:paraId="1503E06F" w14:textId="607CC750" w:rsidR="00B21DE1" w:rsidRPr="00636C9B" w:rsidRDefault="00B21DE1" w:rsidP="00AA22B2">
      <w:pPr>
        <w:pStyle w:val="ListParagraph"/>
        <w:numPr>
          <w:ilvl w:val="0"/>
          <w:numId w:val="10"/>
        </w:numPr>
        <w:spacing w:line="240" w:lineRule="auto"/>
        <w:rPr>
          <w:ins w:id="233" w:author="Parks, Robbie M" w:date="2018-10-29T14:51:00Z"/>
          <w:rFonts w:ascii="Times New Roman" w:hAnsi="Times New Roman"/>
          <w:sz w:val="24"/>
          <w:szCs w:val="24"/>
        </w:rPr>
      </w:pPr>
      <w:ins w:id="234" w:author="Parks, Robbie M" w:date="2018-10-29T14:51:00Z">
        <w:r w:rsidRPr="00636C9B">
          <w:rPr>
            <w:rFonts w:ascii="Times New Roman" w:hAnsi="Times New Roman"/>
            <w:sz w:val="24"/>
            <w:szCs w:val="24"/>
          </w:rPr>
          <w:t>Additional deaths mostly concentrated in adolescent to middle-aged males from 15-64 years, with 81% of all additional deaths th</w:t>
        </w:r>
        <w:r w:rsidR="00BC291C" w:rsidRPr="00636C9B">
          <w:rPr>
            <w:rFonts w:ascii="Times New Roman" w:hAnsi="Times New Roman"/>
            <w:sz w:val="24"/>
            <w:szCs w:val="24"/>
          </w:rPr>
          <w:t>e</w:t>
        </w:r>
        <w:r w:rsidRPr="00636C9B">
          <w:rPr>
            <w:rFonts w:ascii="Times New Roman" w:hAnsi="Times New Roman"/>
            <w:sz w:val="24"/>
            <w:szCs w:val="24"/>
          </w:rPr>
          <w:t>re</w:t>
        </w:r>
      </w:ins>
    </w:p>
    <w:p w14:paraId="2DF7451F" w14:textId="12B6C1CA" w:rsidR="00BC291C" w:rsidRPr="00636C9B" w:rsidRDefault="00BC291C" w:rsidP="00AA22B2">
      <w:pPr>
        <w:pStyle w:val="ListParagraph"/>
        <w:numPr>
          <w:ilvl w:val="0"/>
          <w:numId w:val="10"/>
        </w:numPr>
        <w:spacing w:line="240" w:lineRule="auto"/>
        <w:rPr>
          <w:ins w:id="235" w:author="Parks, Robbie M" w:date="2018-10-29T14:52:00Z"/>
          <w:rFonts w:ascii="Times New Roman" w:hAnsi="Times New Roman"/>
          <w:sz w:val="24"/>
          <w:szCs w:val="24"/>
        </w:rPr>
      </w:pPr>
      <w:ins w:id="236" w:author="Parks, Robbie M" w:date="2018-10-29T14:51:00Z">
        <w:r w:rsidRPr="00636C9B">
          <w:rPr>
            <w:rFonts w:ascii="Times New Roman" w:hAnsi="Times New Roman"/>
            <w:sz w:val="24"/>
            <w:szCs w:val="24"/>
          </w:rPr>
          <w:t>Largest single increase in an injury category for males and females alike would be in transport deaths with an increase of 385 (339,431) for males and 63 (39,88) for females</w:t>
        </w:r>
      </w:ins>
    </w:p>
    <w:p w14:paraId="3E2ACC04" w14:textId="5F2ED156" w:rsidR="00BC291C" w:rsidRPr="00636C9B" w:rsidRDefault="00BC291C" w:rsidP="00AA22B2">
      <w:pPr>
        <w:pStyle w:val="ListParagraph"/>
        <w:numPr>
          <w:ilvl w:val="0"/>
          <w:numId w:val="10"/>
        </w:numPr>
        <w:spacing w:line="240" w:lineRule="auto"/>
        <w:rPr>
          <w:ins w:id="237" w:author="Parks, Robbie M" w:date="2018-10-29T14:08:00Z"/>
          <w:rFonts w:ascii="Times New Roman" w:hAnsi="Times New Roman"/>
          <w:sz w:val="24"/>
          <w:szCs w:val="24"/>
        </w:rPr>
      </w:pPr>
      <w:ins w:id="238" w:author="Parks, Robbie M" w:date="2018-10-29T14:52:00Z">
        <w:r w:rsidRPr="00636C9B">
          <w:rPr>
            <w:rFonts w:ascii="Times New Roman" w:hAnsi="Times New Roman"/>
            <w:sz w:val="24"/>
            <w:szCs w:val="24"/>
          </w:rPr>
          <w:t>The only category of injury to exhibit a decrease in number of deaths would be fall deaths, with -87 (-130, -44) fewer male deaths and -44 (-89,2) fewer female deaths, largely contributed to by the reduction in falls deaths from males 55 years and over and females 65 years and over</w:t>
        </w:r>
      </w:ins>
    </w:p>
    <w:p w14:paraId="580116E8" w14:textId="03E92020" w:rsidR="00645C3A" w:rsidRPr="00636C9B" w:rsidRDefault="00B95386" w:rsidP="00AA22B2">
      <w:pPr>
        <w:spacing w:line="240" w:lineRule="auto"/>
        <w:rPr>
          <w:ins w:id="239" w:author="Parks, Robbie M" w:date="2018-10-29T14:32:00Z"/>
          <w:rFonts w:ascii="Times New Roman" w:hAnsi="Times New Roman"/>
          <w:sz w:val="24"/>
          <w:szCs w:val="24"/>
        </w:rPr>
      </w:pPr>
      <w:ins w:id="240" w:author="Parks, Robbie M" w:date="2018-10-29T14:08:00Z">
        <w:r w:rsidRPr="00636C9B">
          <w:rPr>
            <w:rFonts w:ascii="Times New Roman" w:hAnsi="Times New Roman"/>
            <w:i/>
            <w:sz w:val="24"/>
            <w:szCs w:val="24"/>
          </w:rPr>
          <w:t>Figure S1</w:t>
        </w:r>
      </w:ins>
    </w:p>
    <w:p w14:paraId="65A3622C" w14:textId="2D37C4A3" w:rsidR="00645C3A" w:rsidRPr="00636C9B" w:rsidRDefault="00AC30AB" w:rsidP="00AA22B2">
      <w:pPr>
        <w:spacing w:line="240" w:lineRule="auto"/>
        <w:rPr>
          <w:ins w:id="241" w:author="Parks, Robbie M" w:date="2018-10-29T14:08:00Z"/>
          <w:rFonts w:ascii="Times New Roman" w:hAnsi="Times New Roman"/>
          <w:sz w:val="24"/>
          <w:szCs w:val="24"/>
        </w:rPr>
      </w:pPr>
      <w:ins w:id="242" w:author="Parks, Robbie M" w:date="2018-10-29T14:52:00Z">
        <w:r w:rsidRPr="00636C9B">
          <w:rPr>
            <w:rFonts w:ascii="Times New Roman" w:hAnsi="Times New Roman"/>
            <w:sz w:val="24"/>
            <w:szCs w:val="24"/>
          </w:rPr>
          <w:t xml:space="preserve">[[[All </w:t>
        </w:r>
      </w:ins>
      <w:ins w:id="243" w:author="Parks, Robbie M" w:date="2018-10-29T14:32:00Z">
        <w:r w:rsidRPr="00636C9B">
          <w:rPr>
            <w:rFonts w:ascii="Times New Roman" w:hAnsi="Times New Roman"/>
            <w:sz w:val="24"/>
            <w:szCs w:val="24"/>
          </w:rPr>
          <w:t>r</w:t>
        </w:r>
        <w:r w:rsidR="00645C3A" w:rsidRPr="00636C9B">
          <w:rPr>
            <w:rFonts w:ascii="Times New Roman" w:hAnsi="Times New Roman"/>
            <w:sz w:val="24"/>
            <w:szCs w:val="24"/>
          </w:rPr>
          <w:t xml:space="preserve">esults for </w:t>
        </w:r>
      </w:ins>
      <w:ins w:id="244" w:author="Parks, Robbie M" w:date="2018-10-29T14:33:00Z">
        <w:r w:rsidR="00645C3A" w:rsidRPr="00636C9B">
          <w:rPr>
            <w:rFonts w:ascii="Times New Roman" w:hAnsi="Times New Roman"/>
            <w:sz w:val="24"/>
            <w:szCs w:val="24"/>
          </w:rPr>
          <w:t>1°C additional warming across all months</w:t>
        </w:r>
      </w:ins>
      <w:ins w:id="245" w:author="Parks, Robbie M" w:date="2018-10-29T14:52:00Z">
        <w:r w:rsidRPr="00636C9B">
          <w:rPr>
            <w:rFonts w:ascii="Times New Roman" w:hAnsi="Times New Roman"/>
            <w:sz w:val="24"/>
            <w:szCs w:val="24"/>
          </w:rPr>
          <w:t>]]]</w:t>
        </w:r>
      </w:ins>
    </w:p>
    <w:p w14:paraId="44AFB3FC" w14:textId="2A979409" w:rsidR="00B95386" w:rsidRPr="00636C9B" w:rsidRDefault="00A83200" w:rsidP="00AA22B2">
      <w:pPr>
        <w:pStyle w:val="ListParagraph"/>
        <w:numPr>
          <w:ilvl w:val="0"/>
          <w:numId w:val="10"/>
        </w:numPr>
        <w:spacing w:line="240" w:lineRule="auto"/>
        <w:rPr>
          <w:ins w:id="246" w:author="Parks, Robbie M" w:date="2018-10-29T14:33:00Z"/>
          <w:rFonts w:ascii="Times New Roman" w:hAnsi="Times New Roman"/>
          <w:sz w:val="24"/>
          <w:szCs w:val="24"/>
        </w:rPr>
      </w:pPr>
      <w:ins w:id="247" w:author="Parks, Robbie M" w:date="2018-10-29T14:32:00Z">
        <w:r w:rsidRPr="00636C9B">
          <w:rPr>
            <w:rFonts w:ascii="Times New Roman" w:hAnsi="Times New Roman"/>
            <w:sz w:val="24"/>
            <w:szCs w:val="24"/>
          </w:rPr>
          <w:t xml:space="preserve">Largest single </w:t>
        </w:r>
      </w:ins>
      <w:ins w:id="248" w:author="Parks, Robbie M" w:date="2018-10-29T14:33:00Z">
        <w:r w:rsidR="003B3A5E" w:rsidRPr="00636C9B">
          <w:rPr>
            <w:rFonts w:ascii="Times New Roman" w:hAnsi="Times New Roman"/>
            <w:sz w:val="24"/>
            <w:szCs w:val="24"/>
          </w:rPr>
          <w:t>increase</w:t>
        </w:r>
      </w:ins>
      <w:ins w:id="249" w:author="Parks, Robbie M" w:date="2018-10-29T14:32:00Z">
        <w:r w:rsidRPr="00636C9B">
          <w:rPr>
            <w:rFonts w:ascii="Times New Roman" w:hAnsi="Times New Roman"/>
            <w:sz w:val="24"/>
            <w:szCs w:val="24"/>
          </w:rPr>
          <w:t xml:space="preserve"> for drownings in men aged between 15 and 24 years at 8.3% (7.3%, 9.3)</w:t>
        </w:r>
      </w:ins>
    </w:p>
    <w:p w14:paraId="5CB22ACD" w14:textId="53FD7B89" w:rsidR="003B3A5E" w:rsidRPr="00636C9B" w:rsidRDefault="003B3A5E" w:rsidP="00AA22B2">
      <w:pPr>
        <w:pStyle w:val="ListParagraph"/>
        <w:numPr>
          <w:ilvl w:val="0"/>
          <w:numId w:val="10"/>
        </w:numPr>
        <w:spacing w:line="240" w:lineRule="auto"/>
        <w:rPr>
          <w:ins w:id="250" w:author="Parks, Robbie M" w:date="2018-10-29T14:32:00Z"/>
          <w:rFonts w:ascii="Times New Roman" w:hAnsi="Times New Roman"/>
          <w:sz w:val="24"/>
          <w:szCs w:val="24"/>
        </w:rPr>
      </w:pPr>
      <w:ins w:id="251" w:author="Parks, Robbie M" w:date="2018-10-29T14:33:00Z">
        <w:r w:rsidRPr="00636C9B">
          <w:rPr>
            <w:rFonts w:ascii="Times New Roman" w:hAnsi="Times New Roman"/>
            <w:sz w:val="24"/>
            <w:szCs w:val="24"/>
          </w:rPr>
          <w:t>Largest decrease in fall deaths in men age 85+ years at -0.7% (-1.1%,-0.2%)</w:t>
        </w:r>
      </w:ins>
    </w:p>
    <w:p w14:paraId="2A4F5236" w14:textId="0D1FA9FB" w:rsidR="00A83200" w:rsidRPr="00636C9B" w:rsidRDefault="003B3A5E" w:rsidP="00AA22B2">
      <w:pPr>
        <w:pStyle w:val="ListParagraph"/>
        <w:numPr>
          <w:ilvl w:val="0"/>
          <w:numId w:val="10"/>
        </w:numPr>
        <w:spacing w:line="240" w:lineRule="auto"/>
        <w:rPr>
          <w:ins w:id="252" w:author="Parks, Robbie M" w:date="2018-10-29T14:33:00Z"/>
          <w:rFonts w:ascii="Times New Roman" w:hAnsi="Times New Roman"/>
          <w:sz w:val="24"/>
          <w:szCs w:val="24"/>
        </w:rPr>
      </w:pPr>
      <w:ins w:id="253" w:author="Parks, Robbie M" w:date="2018-10-29T14:33:00Z">
        <w:r w:rsidRPr="00636C9B">
          <w:rPr>
            <w:rFonts w:ascii="Times New Roman" w:hAnsi="Times New Roman"/>
            <w:sz w:val="24"/>
            <w:szCs w:val="24"/>
          </w:rPr>
          <w:t>Excess risk from transport was larger in male age groups than in females, except 5-14, 65-74 and 85+ years age groups.</w:t>
        </w:r>
      </w:ins>
    </w:p>
    <w:p w14:paraId="111D7127" w14:textId="153E7E8F" w:rsidR="003B3A5E" w:rsidRPr="00636C9B" w:rsidRDefault="003B3A5E" w:rsidP="00AA22B2">
      <w:pPr>
        <w:pStyle w:val="ListParagraph"/>
        <w:numPr>
          <w:ilvl w:val="0"/>
          <w:numId w:val="10"/>
        </w:numPr>
        <w:spacing w:line="240" w:lineRule="auto"/>
        <w:rPr>
          <w:ins w:id="254" w:author="Parks, Robbie M" w:date="2018-10-29T14:34:00Z"/>
          <w:rFonts w:ascii="Times New Roman" w:hAnsi="Times New Roman"/>
          <w:sz w:val="24"/>
          <w:szCs w:val="24"/>
        </w:rPr>
      </w:pPr>
      <w:ins w:id="255" w:author="Parks, Robbie M" w:date="2018-10-29T14:34:00Z">
        <w:r w:rsidRPr="00636C9B">
          <w:rPr>
            <w:rFonts w:ascii="Times New Roman" w:hAnsi="Times New Roman"/>
            <w:sz w:val="24"/>
            <w:szCs w:val="24"/>
          </w:rPr>
          <w:t>Excess risk in falls for both males and females went from positive to negative from younger to older age groups respectively.</w:t>
        </w:r>
      </w:ins>
    </w:p>
    <w:p w14:paraId="58F885D9" w14:textId="77777777" w:rsidR="003A52B4" w:rsidRPr="00636C9B" w:rsidRDefault="003B3A5E" w:rsidP="00AA22B2">
      <w:pPr>
        <w:pStyle w:val="ListParagraph"/>
        <w:numPr>
          <w:ilvl w:val="0"/>
          <w:numId w:val="10"/>
        </w:numPr>
        <w:spacing w:line="240" w:lineRule="auto"/>
        <w:rPr>
          <w:ins w:id="256" w:author="Parks, Robbie M" w:date="2018-10-29T14:34:00Z"/>
          <w:rFonts w:ascii="Times New Roman" w:hAnsi="Times New Roman"/>
          <w:sz w:val="24"/>
          <w:szCs w:val="24"/>
        </w:rPr>
      </w:pPr>
      <w:ins w:id="257" w:author="Parks, Robbie M" w:date="2018-10-29T14:34:00Z">
        <w:r w:rsidRPr="00636C9B">
          <w:rPr>
            <w:rFonts w:ascii="Times New Roman" w:hAnsi="Times New Roman"/>
            <w:sz w:val="24"/>
            <w:szCs w:val="24"/>
          </w:rPr>
          <w:t xml:space="preserve">larger excess risk </w:t>
        </w:r>
      </w:ins>
      <w:ins w:id="258" w:author="Parks, Robbie M" w:date="2018-10-29T14:38:00Z">
        <w:r w:rsidR="003A52B4" w:rsidRPr="00636C9B">
          <w:rPr>
            <w:rFonts w:ascii="Times New Roman" w:hAnsi="Times New Roman"/>
            <w:sz w:val="24"/>
            <w:szCs w:val="24"/>
          </w:rPr>
          <w:t xml:space="preserve">for drowning in </w:t>
        </w:r>
      </w:ins>
      <w:ins w:id="259" w:author="Parks, Robbie M" w:date="2018-10-29T14:34:00Z">
        <w:r w:rsidR="003A52B4" w:rsidRPr="00636C9B">
          <w:rPr>
            <w:rFonts w:ascii="Times New Roman" w:hAnsi="Times New Roman"/>
            <w:sz w:val="24"/>
            <w:szCs w:val="24"/>
          </w:rPr>
          <w:t>younger males than elsewhere</w:t>
        </w:r>
      </w:ins>
    </w:p>
    <w:p w14:paraId="44D09776" w14:textId="77777777" w:rsidR="003A52B4" w:rsidRPr="00636C9B" w:rsidRDefault="003B3A5E" w:rsidP="00AA22B2">
      <w:pPr>
        <w:pStyle w:val="ListParagraph"/>
        <w:numPr>
          <w:ilvl w:val="0"/>
          <w:numId w:val="10"/>
        </w:numPr>
        <w:spacing w:line="240" w:lineRule="auto"/>
        <w:rPr>
          <w:ins w:id="260" w:author="Parks, Robbie M" w:date="2018-10-29T14:38:00Z"/>
          <w:rFonts w:ascii="Times New Roman" w:hAnsi="Times New Roman"/>
          <w:sz w:val="24"/>
          <w:szCs w:val="24"/>
        </w:rPr>
      </w:pPr>
      <w:ins w:id="261" w:author="Parks, Robbie M" w:date="2018-10-29T14:34:00Z">
        <w:r w:rsidRPr="00636C9B">
          <w:rPr>
            <w:rFonts w:ascii="Times New Roman" w:hAnsi="Times New Roman"/>
            <w:sz w:val="24"/>
            <w:szCs w:val="24"/>
          </w:rPr>
          <w:t>females peaked in risk between 5 and 14 years at 4.1% (2.2%, 6.1%)</w:t>
        </w:r>
      </w:ins>
    </w:p>
    <w:p w14:paraId="256C0CA2" w14:textId="0964EC7F" w:rsidR="003B3A5E" w:rsidRPr="00636C9B" w:rsidRDefault="003B3A5E" w:rsidP="00AA22B2">
      <w:pPr>
        <w:pStyle w:val="ListParagraph"/>
        <w:numPr>
          <w:ilvl w:val="0"/>
          <w:numId w:val="10"/>
        </w:numPr>
        <w:spacing w:line="240" w:lineRule="auto"/>
        <w:rPr>
          <w:ins w:id="262" w:author="Parks, Robbie M" w:date="2018-10-29T14:08:00Z"/>
          <w:rFonts w:ascii="Times New Roman" w:hAnsi="Times New Roman"/>
          <w:sz w:val="24"/>
          <w:szCs w:val="24"/>
        </w:rPr>
      </w:pPr>
      <w:ins w:id="263" w:author="Parks, Robbie M" w:date="2018-10-29T14:34:00Z">
        <w:r w:rsidRPr="00636C9B">
          <w:rPr>
            <w:rFonts w:ascii="Times New Roman" w:hAnsi="Times New Roman"/>
            <w:sz w:val="24"/>
            <w:szCs w:val="24"/>
          </w:rPr>
          <w:t xml:space="preserve"> </w:t>
        </w:r>
      </w:ins>
      <w:ins w:id="264" w:author="Parks, Robbie M" w:date="2018-10-29T14:39:00Z">
        <w:r w:rsidR="00012A43" w:rsidRPr="00636C9B">
          <w:rPr>
            <w:rFonts w:ascii="Times New Roman" w:hAnsi="Times New Roman"/>
            <w:sz w:val="24"/>
            <w:szCs w:val="24"/>
          </w:rPr>
          <w:t>Excess risk from assault and intentional self-harm was comparable across sexes and ages above 5</w:t>
        </w:r>
      </w:ins>
    </w:p>
    <w:p w14:paraId="7C4CEF98" w14:textId="2E26413A" w:rsidR="00AC30AB" w:rsidRPr="00636C9B" w:rsidRDefault="00B95386" w:rsidP="00AA22B2">
      <w:pPr>
        <w:spacing w:line="240" w:lineRule="auto"/>
        <w:rPr>
          <w:ins w:id="265" w:author="Parks, Robbie M" w:date="2018-10-29T14:52:00Z"/>
          <w:rFonts w:ascii="Times New Roman" w:hAnsi="Times New Roman"/>
          <w:i/>
          <w:sz w:val="24"/>
          <w:szCs w:val="24"/>
        </w:rPr>
      </w:pPr>
      <w:ins w:id="266" w:author="Parks, Robbie M" w:date="2018-10-29T14:08:00Z">
        <w:r w:rsidRPr="00636C9B">
          <w:rPr>
            <w:rFonts w:ascii="Times New Roman" w:hAnsi="Times New Roman"/>
            <w:i/>
            <w:sz w:val="24"/>
            <w:szCs w:val="24"/>
          </w:rPr>
          <w:t>Figure S2</w:t>
        </w:r>
      </w:ins>
    </w:p>
    <w:p w14:paraId="4F362F9D" w14:textId="252ADB44" w:rsidR="00AC30AB" w:rsidRPr="00636C9B" w:rsidRDefault="00AC30AB" w:rsidP="00AA22B2">
      <w:pPr>
        <w:spacing w:line="240" w:lineRule="auto"/>
        <w:rPr>
          <w:ins w:id="267" w:author="Parks, Robbie M" w:date="2018-10-29T14:08:00Z"/>
          <w:rFonts w:ascii="Times New Roman" w:hAnsi="Times New Roman"/>
          <w:sz w:val="24"/>
          <w:szCs w:val="24"/>
        </w:rPr>
      </w:pPr>
      <w:ins w:id="268" w:author="Parks, Robbie M" w:date="2018-10-29T14:52:00Z">
        <w:r w:rsidRPr="00636C9B">
          <w:rPr>
            <w:rFonts w:ascii="Times New Roman" w:hAnsi="Times New Roman"/>
            <w:sz w:val="24"/>
            <w:szCs w:val="24"/>
          </w:rPr>
          <w:t>[[[All results for 1°C additional warming across all months]]]</w:t>
        </w:r>
      </w:ins>
    </w:p>
    <w:p w14:paraId="363AC220" w14:textId="2921783D" w:rsidR="00B95386" w:rsidRPr="00636C9B" w:rsidRDefault="00012A43" w:rsidP="00AA22B2">
      <w:pPr>
        <w:pStyle w:val="ListParagraph"/>
        <w:numPr>
          <w:ilvl w:val="0"/>
          <w:numId w:val="10"/>
        </w:numPr>
        <w:spacing w:line="240" w:lineRule="auto"/>
        <w:rPr>
          <w:ins w:id="269" w:author="Ezzati, Majid" w:date="2018-10-22T19:48:00Z"/>
          <w:rFonts w:ascii="Times New Roman" w:hAnsi="Times New Roman"/>
          <w:i/>
          <w:sz w:val="24"/>
          <w:szCs w:val="24"/>
        </w:rPr>
      </w:pPr>
      <w:ins w:id="270" w:author="Parks, Robbie M" w:date="2018-10-29T14:39:00Z">
        <w:r w:rsidRPr="00636C9B">
          <w:rPr>
            <w:rFonts w:ascii="Times New Roman" w:hAnsi="Times New Roman"/>
            <w:sz w:val="24"/>
            <w:szCs w:val="24"/>
          </w:rPr>
          <w:t>Variation in excess risk over month was less evident in all injury categories apart from drownings, which demonstrated a large peak in the summer for both males and females</w:t>
        </w:r>
      </w:ins>
    </w:p>
    <w:p w14:paraId="32241E08" w14:textId="77777777" w:rsidR="005B36C6" w:rsidRPr="00636C9B" w:rsidRDefault="005B36C6" w:rsidP="00D76DF7">
      <w:pPr>
        <w:spacing w:after="0" w:line="480" w:lineRule="auto"/>
        <w:jc w:val="both"/>
        <w:rPr>
          <w:rFonts w:ascii="Times New Roman" w:hAnsi="Times New Roman"/>
          <w:b/>
          <w:sz w:val="24"/>
          <w:szCs w:val="24"/>
        </w:rPr>
      </w:pPr>
    </w:p>
    <w:p w14:paraId="414E7816" w14:textId="103B0D82" w:rsidR="00670EC7" w:rsidRPr="00636C9B" w:rsidRDefault="000210D1" w:rsidP="00D76DF7">
      <w:pPr>
        <w:spacing w:after="0" w:line="480" w:lineRule="auto"/>
        <w:jc w:val="both"/>
        <w:rPr>
          <w:rFonts w:ascii="Times New Roman" w:hAnsi="Times New Roman"/>
          <w:b/>
          <w:sz w:val="24"/>
          <w:szCs w:val="24"/>
        </w:rPr>
      </w:pPr>
      <w:r w:rsidRPr="00636C9B">
        <w:rPr>
          <w:rFonts w:ascii="Times New Roman" w:hAnsi="Times New Roman"/>
          <w:b/>
          <w:sz w:val="24"/>
          <w:szCs w:val="24"/>
        </w:rPr>
        <w:t>Discussion</w:t>
      </w:r>
    </w:p>
    <w:p w14:paraId="6F1D2F30" w14:textId="60D1DEC9" w:rsidR="00A36DB1" w:rsidRPr="00636C9B" w:rsidDel="00CC6021" w:rsidRDefault="003108C5" w:rsidP="00D76DF7">
      <w:pPr>
        <w:spacing w:after="0" w:line="480" w:lineRule="auto"/>
        <w:jc w:val="both"/>
        <w:rPr>
          <w:del w:id="271" w:author="Parks, Robbie M" w:date="2018-11-01T11:52:00Z"/>
          <w:rFonts w:ascii="Times New Roman" w:hAnsi="Times New Roman"/>
          <w:sz w:val="24"/>
          <w:szCs w:val="24"/>
        </w:rPr>
      </w:pPr>
      <w:del w:id="272" w:author="Parks, Robbie M" w:date="2018-11-01T11:52:00Z">
        <w:r w:rsidRPr="00636C9B" w:rsidDel="00CC6021">
          <w:rPr>
            <w:rFonts w:ascii="Times New Roman" w:hAnsi="Times New Roman"/>
            <w:sz w:val="24"/>
            <w:szCs w:val="24"/>
          </w:rPr>
          <w:delText xml:space="preserve">We have designed </w:delText>
        </w:r>
        <w:r w:rsidR="00040D7A" w:rsidRPr="00636C9B" w:rsidDel="00CC6021">
          <w:rPr>
            <w:rFonts w:ascii="Times New Roman" w:hAnsi="Times New Roman"/>
            <w:sz w:val="24"/>
            <w:szCs w:val="24"/>
          </w:rPr>
          <w:delText>our</w:delText>
        </w:r>
        <w:r w:rsidRPr="00636C9B" w:rsidDel="00CC6021">
          <w:rPr>
            <w:rFonts w:ascii="Times New Roman" w:hAnsi="Times New Roman"/>
            <w:sz w:val="24"/>
            <w:szCs w:val="24"/>
          </w:rPr>
          <w:delText xml:space="preserve"> study to reflect how </w:delText>
        </w:r>
        <w:r w:rsidR="00040D7A" w:rsidRPr="00636C9B" w:rsidDel="00CC6021">
          <w:rPr>
            <w:rFonts w:ascii="Times New Roman" w:hAnsi="Times New Roman"/>
            <w:sz w:val="24"/>
            <w:szCs w:val="24"/>
          </w:rPr>
          <w:delText xml:space="preserve">mortality in </w:delText>
        </w:r>
        <w:r w:rsidR="00BD4A20" w:rsidRPr="00636C9B" w:rsidDel="00CC6021">
          <w:rPr>
            <w:rFonts w:ascii="Times New Roman" w:hAnsi="Times New Roman"/>
            <w:sz w:val="24"/>
            <w:szCs w:val="24"/>
          </w:rPr>
          <w:delText xml:space="preserve">various </w:delText>
        </w:r>
        <w:r w:rsidR="00040D7A" w:rsidRPr="00636C9B" w:rsidDel="00CC6021">
          <w:rPr>
            <w:rFonts w:ascii="Times New Roman" w:hAnsi="Times New Roman"/>
            <w:sz w:val="24"/>
            <w:szCs w:val="24"/>
          </w:rPr>
          <w:delText>categories</w:delText>
        </w:r>
        <w:r w:rsidR="00BD4A20" w:rsidRPr="00636C9B" w:rsidDel="00CC6021">
          <w:rPr>
            <w:rFonts w:ascii="Times New Roman" w:hAnsi="Times New Roman"/>
            <w:sz w:val="24"/>
            <w:szCs w:val="24"/>
          </w:rPr>
          <w:delText xml:space="preserve"> of injury </w:delText>
        </w:r>
        <w:r w:rsidRPr="00636C9B" w:rsidDel="00CC6021">
          <w:rPr>
            <w:rFonts w:ascii="Times New Roman" w:hAnsi="Times New Roman"/>
            <w:sz w:val="24"/>
            <w:szCs w:val="24"/>
          </w:rPr>
          <w:delText xml:space="preserve">could </w:delText>
        </w:r>
        <w:r w:rsidR="00040D7A" w:rsidRPr="00636C9B" w:rsidDel="00CC6021">
          <w:rPr>
            <w:rFonts w:ascii="Times New Roman" w:hAnsi="Times New Roman"/>
            <w:sz w:val="24"/>
            <w:szCs w:val="24"/>
          </w:rPr>
          <w:delText>be affected by anomalous temperature</w:delText>
        </w:r>
        <w:r w:rsidR="001B4AE9" w:rsidRPr="00636C9B" w:rsidDel="00CC6021">
          <w:rPr>
            <w:rFonts w:ascii="Times New Roman" w:hAnsi="Times New Roman"/>
            <w:sz w:val="24"/>
            <w:szCs w:val="24"/>
          </w:rPr>
          <w:delText xml:space="preserve">. </w:delText>
        </w:r>
        <w:r w:rsidR="00A36DB1" w:rsidRPr="00636C9B" w:rsidDel="00CC6021">
          <w:rPr>
            <w:rFonts w:ascii="Times New Roman" w:hAnsi="Times New Roman"/>
            <w:sz w:val="24"/>
            <w:szCs w:val="24"/>
          </w:rPr>
          <w:delText xml:space="preserve">By examining age-sex groups </w:delText>
        </w:r>
        <w:r w:rsidR="001B4AE9" w:rsidRPr="00636C9B" w:rsidDel="00CC6021">
          <w:rPr>
            <w:rFonts w:ascii="Times New Roman" w:hAnsi="Times New Roman"/>
            <w:sz w:val="24"/>
            <w:szCs w:val="24"/>
          </w:rPr>
          <w:delText xml:space="preserve">with injury categories </w:delText>
        </w:r>
        <w:r w:rsidR="00A36DB1" w:rsidRPr="00636C9B" w:rsidDel="00CC6021">
          <w:rPr>
            <w:rFonts w:ascii="Times New Roman" w:hAnsi="Times New Roman"/>
            <w:sz w:val="24"/>
            <w:szCs w:val="24"/>
          </w:rPr>
          <w:delText xml:space="preserve">distinctly, we have </w:delText>
        </w:r>
        <w:r w:rsidR="007A02F0" w:rsidRPr="00636C9B" w:rsidDel="00CC6021">
          <w:rPr>
            <w:rFonts w:ascii="Times New Roman" w:hAnsi="Times New Roman"/>
            <w:sz w:val="24"/>
            <w:szCs w:val="24"/>
          </w:rPr>
          <w:delText xml:space="preserve">identified how </w:delText>
        </w:r>
        <w:r w:rsidR="00A00400" w:rsidRPr="00636C9B" w:rsidDel="00CC6021">
          <w:rPr>
            <w:rFonts w:ascii="Times New Roman" w:hAnsi="Times New Roman"/>
            <w:sz w:val="24"/>
            <w:szCs w:val="24"/>
          </w:rPr>
          <w:delText xml:space="preserve">particular groups may have distinct excess risk </w:delText>
        </w:r>
        <w:r w:rsidR="00956D2B" w:rsidRPr="00636C9B" w:rsidDel="00CC6021">
          <w:rPr>
            <w:rFonts w:ascii="Times New Roman" w:hAnsi="Times New Roman"/>
            <w:sz w:val="24"/>
            <w:szCs w:val="24"/>
          </w:rPr>
          <w:delText xml:space="preserve">for temperature shifts. </w:delText>
        </w:r>
        <w:r w:rsidRPr="00636C9B" w:rsidDel="00CC6021">
          <w:rPr>
            <w:rFonts w:ascii="Times New Roman" w:hAnsi="Times New Roman"/>
            <w:sz w:val="24"/>
            <w:szCs w:val="24"/>
          </w:rPr>
          <w:delText>There exist not only distinct patterns for age groups, but also between men and women within the</w:delText>
        </w:r>
        <w:r w:rsidR="00E7061A" w:rsidRPr="00636C9B" w:rsidDel="00CC6021">
          <w:rPr>
            <w:rFonts w:ascii="Times New Roman" w:hAnsi="Times New Roman"/>
            <w:sz w:val="24"/>
            <w:szCs w:val="24"/>
          </w:rPr>
          <w:delText xml:space="preserve"> same age groups and across months</w:delText>
        </w:r>
        <w:r w:rsidRPr="00636C9B" w:rsidDel="00CC6021">
          <w:rPr>
            <w:rFonts w:ascii="Times New Roman" w:hAnsi="Times New Roman"/>
            <w:sz w:val="24"/>
            <w:szCs w:val="24"/>
          </w:rPr>
          <w:delText>.</w:delText>
        </w:r>
      </w:del>
    </w:p>
    <w:p w14:paraId="56371862" w14:textId="77777777" w:rsidR="00090A3A" w:rsidRPr="00636C9B" w:rsidDel="00CC6021" w:rsidRDefault="00090A3A" w:rsidP="00D76DF7">
      <w:pPr>
        <w:spacing w:after="0" w:line="480" w:lineRule="auto"/>
        <w:jc w:val="both"/>
        <w:rPr>
          <w:del w:id="273" w:author="Parks, Robbie M" w:date="2018-11-01T11:52:00Z"/>
          <w:rFonts w:ascii="Times New Roman" w:hAnsi="Times New Roman"/>
          <w:sz w:val="24"/>
          <w:szCs w:val="24"/>
        </w:rPr>
      </w:pPr>
    </w:p>
    <w:p w14:paraId="2EEE5EBC" w14:textId="22B74663" w:rsidR="00090A3A" w:rsidRPr="00636C9B" w:rsidRDefault="00090A3A" w:rsidP="00D76DF7">
      <w:pPr>
        <w:spacing w:after="0" w:line="480" w:lineRule="auto"/>
        <w:jc w:val="both"/>
        <w:rPr>
          <w:rFonts w:ascii="Times New Roman" w:hAnsi="Times New Roman"/>
          <w:sz w:val="24"/>
          <w:szCs w:val="24"/>
        </w:rPr>
      </w:pPr>
      <w:r w:rsidRPr="00636C9B">
        <w:rPr>
          <w:rFonts w:ascii="Times New Roman" w:hAnsi="Times New Roman"/>
          <w:sz w:val="24"/>
          <w:szCs w:val="24"/>
        </w:rPr>
        <w:t>Th</w:t>
      </w:r>
      <w:r w:rsidR="00F65593" w:rsidRPr="00636C9B">
        <w:rPr>
          <w:rFonts w:ascii="Times New Roman" w:hAnsi="Times New Roman"/>
          <w:sz w:val="24"/>
          <w:szCs w:val="24"/>
        </w:rPr>
        <w:t>at males make up</w:t>
      </w:r>
      <w:r w:rsidRPr="00636C9B">
        <w:rPr>
          <w:rFonts w:ascii="Times New Roman" w:hAnsi="Times New Roman"/>
          <w:sz w:val="24"/>
          <w:szCs w:val="24"/>
        </w:rPr>
        <w:t xml:space="preserve"> majority of additional </w:t>
      </w:r>
      <w:r w:rsidR="00BB2EFB" w:rsidRPr="00636C9B">
        <w:rPr>
          <w:rFonts w:ascii="Times New Roman" w:hAnsi="Times New Roman"/>
          <w:sz w:val="24"/>
          <w:szCs w:val="24"/>
        </w:rPr>
        <w:t xml:space="preserve">injury deaths </w:t>
      </w:r>
      <w:r w:rsidRPr="00636C9B">
        <w:rPr>
          <w:rFonts w:ascii="Times New Roman" w:hAnsi="Times New Roman"/>
          <w:sz w:val="24"/>
          <w:szCs w:val="24"/>
        </w:rPr>
        <w:t>contrasts with studies of cardiorespiratory causes of deaths, where effects estimated would be larger for females.</w:t>
      </w:r>
      <w:r w:rsidR="00914974" w:rsidRPr="00636C9B">
        <w:rPr>
          <w:rFonts w:ascii="Times New Roman" w:hAnsi="Times New Roman"/>
          <w:sz w:val="24"/>
          <w:szCs w:val="24"/>
        </w:rPr>
        <w:fldChar w:fldCharType="begin" w:fldLock="1"/>
      </w:r>
      <w:r w:rsidR="00B17AA3" w:rsidRPr="00636C9B">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5&lt;/sup&gt;","plainTextFormattedCitation":"5","previouslyFormattedCitation":"&lt;sup&gt;5&lt;/sup&gt;"},"properties":{"noteIndex":0},"schema":"https://github.com/citation-style-language/schema/raw/master/csl-citation.json"}</w:instrText>
      </w:r>
      <w:r w:rsidR="00914974" w:rsidRPr="00636C9B">
        <w:rPr>
          <w:rFonts w:ascii="Times New Roman" w:hAnsi="Times New Roman"/>
          <w:sz w:val="24"/>
          <w:szCs w:val="24"/>
        </w:rPr>
        <w:fldChar w:fldCharType="separate"/>
      </w:r>
      <w:r w:rsidR="00914974" w:rsidRPr="00636C9B">
        <w:rPr>
          <w:rFonts w:ascii="Times New Roman" w:hAnsi="Times New Roman"/>
          <w:noProof/>
          <w:sz w:val="24"/>
          <w:szCs w:val="24"/>
          <w:vertAlign w:val="superscript"/>
        </w:rPr>
        <w:t>5</w:t>
      </w:r>
      <w:r w:rsidR="00914974" w:rsidRPr="00636C9B">
        <w:rPr>
          <w:rFonts w:ascii="Times New Roman" w:hAnsi="Times New Roman"/>
          <w:sz w:val="24"/>
          <w:szCs w:val="24"/>
        </w:rPr>
        <w:fldChar w:fldCharType="end"/>
      </w:r>
    </w:p>
    <w:p w14:paraId="4DC4DB94" w14:textId="77777777" w:rsidR="00CE4993" w:rsidRPr="00636C9B" w:rsidRDefault="00CE4993" w:rsidP="00D76DF7">
      <w:pPr>
        <w:spacing w:after="0" w:line="480" w:lineRule="auto"/>
        <w:jc w:val="both"/>
        <w:rPr>
          <w:rFonts w:ascii="Times New Roman" w:hAnsi="Times New Roman"/>
          <w:sz w:val="24"/>
          <w:szCs w:val="24"/>
        </w:rPr>
      </w:pPr>
    </w:p>
    <w:p w14:paraId="527D4EFD" w14:textId="20030D2D" w:rsidR="00D259CD" w:rsidRPr="00F666B9" w:rsidRDefault="00CE4993" w:rsidP="00F666B9">
      <w:pPr>
        <w:spacing w:after="0" w:line="480" w:lineRule="auto"/>
        <w:jc w:val="both"/>
        <w:rPr>
          <w:rFonts w:ascii="Times New Roman" w:hAnsi="Times New Roman"/>
          <w:i/>
          <w:sz w:val="24"/>
          <w:szCs w:val="24"/>
        </w:rPr>
      </w:pPr>
      <w:r w:rsidRPr="00636C9B">
        <w:rPr>
          <w:rFonts w:ascii="Times New Roman" w:hAnsi="Times New Roman"/>
          <w:i/>
          <w:sz w:val="24"/>
          <w:szCs w:val="24"/>
        </w:rPr>
        <w:t>Transport</w:t>
      </w:r>
      <w:bookmarkStart w:id="274" w:name="_GoBack"/>
      <w:bookmarkEnd w:id="274"/>
    </w:p>
    <w:p w14:paraId="08F92FC8" w14:textId="5FD6EDE1" w:rsidR="00E908B1" w:rsidRPr="00636C9B" w:rsidRDefault="009B7A5F"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Teenagers generally drive less than all but oldest people, but their numbers of crashes and crash deaths are disproportionately high. 16-19 year olds have nearly 3 times rate of crashes as 20 and over.</w:t>
      </w:r>
      <w:r w:rsidR="00252185" w:rsidRPr="00636C9B">
        <w:rPr>
          <w:rFonts w:ascii="Times New Roman" w:hAnsi="Times New Roman"/>
          <w:sz w:val="24"/>
          <w:szCs w:val="24"/>
        </w:rPr>
        <w:t xml:space="preserve"> Fatality of passengers also high in younger ages due to disproportionately high levels of unbelted passengers. </w:t>
      </w:r>
      <w:r w:rsidR="00E908B1" w:rsidRPr="00636C9B">
        <w:rPr>
          <w:rFonts w:ascii="Times New Roman" w:hAnsi="Times New Roman"/>
          <w:sz w:val="24"/>
          <w:szCs w:val="24"/>
        </w:rPr>
        <w:t>(</w:t>
      </w:r>
      <w:hyperlink r:id="rId10" w:history="1">
        <w:r w:rsidR="00E908B1" w:rsidRPr="00636C9B">
          <w:rPr>
            <w:rStyle w:val="Hyperlink"/>
            <w:rFonts w:ascii="Times New Roman" w:hAnsi="Times New Roman"/>
            <w:sz w:val="24"/>
            <w:szCs w:val="24"/>
          </w:rPr>
          <w:t>link</w:t>
        </w:r>
      </w:hyperlink>
      <w:r w:rsidR="00E908B1" w:rsidRPr="00636C9B">
        <w:rPr>
          <w:rFonts w:ascii="Times New Roman" w:hAnsi="Times New Roman"/>
          <w:sz w:val="24"/>
          <w:szCs w:val="24"/>
        </w:rPr>
        <w:t>)</w:t>
      </w:r>
    </w:p>
    <w:p w14:paraId="7A9F22A8" w14:textId="66974017" w:rsidR="003257F8" w:rsidRPr="00636C9B" w:rsidRDefault="00E908B1"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Also young people (16-29) have highest crash involvements per 100 million miles, along with 80+ </w:t>
      </w:r>
      <w:r w:rsidR="009B7A5F" w:rsidRPr="00636C9B">
        <w:rPr>
          <w:rFonts w:ascii="Times New Roman" w:hAnsi="Times New Roman"/>
          <w:sz w:val="24"/>
          <w:szCs w:val="24"/>
        </w:rPr>
        <w:t>(</w:t>
      </w:r>
      <w:hyperlink r:id="rId11" w:history="1">
        <w:r w:rsidRPr="00636C9B">
          <w:rPr>
            <w:rStyle w:val="Hyperlink"/>
            <w:rFonts w:ascii="Times New Roman" w:hAnsi="Times New Roman"/>
            <w:sz w:val="24"/>
            <w:szCs w:val="24"/>
          </w:rPr>
          <w:t>link</w:t>
        </w:r>
      </w:hyperlink>
      <w:r w:rsidRPr="00636C9B">
        <w:rPr>
          <w:rFonts w:ascii="Times New Roman" w:hAnsi="Times New Roman"/>
          <w:sz w:val="24"/>
          <w:szCs w:val="24"/>
        </w:rPr>
        <w:t>)</w:t>
      </w:r>
    </w:p>
    <w:p w14:paraId="239571D4" w14:textId="7B909B77" w:rsidR="0088535B" w:rsidRPr="009B5576" w:rsidDel="00176D12" w:rsidRDefault="00AA22B2" w:rsidP="00D76DF7">
      <w:pPr>
        <w:pStyle w:val="ListParagraph"/>
        <w:numPr>
          <w:ilvl w:val="0"/>
          <w:numId w:val="7"/>
        </w:numPr>
        <w:spacing w:after="0" w:line="480" w:lineRule="auto"/>
        <w:jc w:val="both"/>
        <w:rPr>
          <w:rFonts w:ascii="Times New Roman" w:hAnsi="Times New Roman"/>
          <w:sz w:val="24"/>
          <w:szCs w:val="24"/>
        </w:rPr>
      </w:pPr>
      <w:ins w:id="275" w:author="Parks, Robbie M" w:date="2018-11-01T11:47:00Z">
        <w:r w:rsidRPr="00636C9B" w:rsidDel="00AA22B2">
          <w:rPr>
            <w:rFonts w:ascii="Times New Roman" w:hAnsi="Times New Roman"/>
            <w:sz w:val="24"/>
            <w:szCs w:val="24"/>
          </w:rPr>
          <w:t xml:space="preserve"> </w:t>
        </w:r>
      </w:ins>
      <w:r w:rsidR="00CF2B2F" w:rsidRPr="00636C9B">
        <w:rPr>
          <w:rFonts w:ascii="Times New Roman" w:hAnsi="Times New Roman"/>
          <w:sz w:val="24"/>
          <w:szCs w:val="24"/>
        </w:rPr>
        <w:t>‘Young drivers are less likely than adults to drive after drinking alcohol, but their crash risk is substantially higher when they do’. (</w:t>
      </w:r>
      <w:hyperlink r:id="rId12" w:history="1">
        <w:r w:rsidR="00CF2B2F" w:rsidRPr="00636C9B">
          <w:rPr>
            <w:rStyle w:val="Hyperlink"/>
            <w:rFonts w:ascii="Times New Roman" w:hAnsi="Times New Roman"/>
            <w:sz w:val="24"/>
            <w:szCs w:val="24"/>
          </w:rPr>
          <w:t>link</w:t>
        </w:r>
      </w:hyperlink>
      <w:r w:rsidR="00CF2B2F" w:rsidRPr="00636C9B">
        <w:rPr>
          <w:rFonts w:ascii="Times New Roman" w:hAnsi="Times New Roman"/>
          <w:sz w:val="24"/>
          <w:szCs w:val="24"/>
        </w:rPr>
        <w:t>)</w:t>
      </w:r>
      <w:moveFromRangeStart w:id="276" w:author="Ezzati, Majid" w:date="2018-10-22T19:42:00Z" w:name="move528000693"/>
      <w:moveFrom w:id="277" w:author="Ezzati, Majid" w:date="2018-10-22T19:42:00Z">
        <w:r w:rsidR="00192959" w:rsidRPr="009B5576" w:rsidDel="00176D12">
          <w:rPr>
            <w:rFonts w:ascii="Times New Roman" w:hAnsi="Times New Roman"/>
            <w:sz w:val="24"/>
            <w:szCs w:val="24"/>
          </w:rPr>
          <w:t>Visual acuity lowered by increases in temperature</w:t>
        </w:r>
        <w:r w:rsidR="0041272D" w:rsidRPr="009B5576" w:rsidDel="00176D12">
          <w:rPr>
            <w:rFonts w:ascii="Times New Roman" w:hAnsi="Times New Roman"/>
            <w:sz w:val="24"/>
            <w:szCs w:val="24"/>
          </w:rPr>
          <w:t>.</w:t>
        </w:r>
        <w:r w:rsidR="00EF3762" w:rsidRPr="009B5576" w:rsidDel="00176D12">
          <w:rPr>
            <w:rFonts w:ascii="Times New Roman" w:hAnsi="Times New Roman"/>
            <w:sz w:val="24"/>
            <w:szCs w:val="24"/>
          </w:rPr>
          <w:fldChar w:fldCharType="begin" w:fldLock="1"/>
        </w:r>
        <w:r w:rsidR="00914974" w:rsidRPr="009B5576" w:rsidDel="00176D12">
          <w:rPr>
            <w:rFonts w:ascii="Times New Roman" w:hAnsi="Times New Roman"/>
            <w:sz w:val="24"/>
            <w:szCs w:val="24"/>
          </w:rPr>
          <w:instrText>ADDIN CSL_CITATION {"citationItems":[{"id":"ITEM-1","itemData":{"DOI":"10.1080/00140138408963605","ISSN":"13665847","abstract":"\"</w:instrText>
        </w:r>
        <w:r w:rsidR="00914974" w:rsidRPr="009B5576" w:rsidDel="00176D12">
          <w:rPr>
            <w:rFonts w:ascii="Times New Roman" w:hAnsi="Times New Roman" w:hint="eastAsia"/>
            <w:sz w:val="24"/>
            <w:szCs w:val="24"/>
          </w:rPr>
          <w:instrText>視力に及ぼす熱の影響</w:instrText>
        </w:r>
        <w:r w:rsidR="00914974" w:rsidRPr="009B5576" w:rsidDel="00176D12">
          <w:rPr>
            <w:rFonts w:ascii="Times New Roman" w:hAnsi="Times New Roman"/>
            <w:sz w:val="24"/>
            <w:szCs w:val="24"/>
          </w:rPr>
          <w:instrText xml:space="preserve">  </w:instrText>
        </w:r>
        <w:r w:rsidR="00914974" w:rsidRPr="009B5576" w:rsidDel="00176D12">
          <w:rPr>
            <w:rFonts w:ascii="Times New Roman" w:hAnsi="Times New Roman" w:hint="eastAsia"/>
            <w:sz w:val="24"/>
            <w:szCs w:val="24"/>
          </w:rPr>
          <w:instrText xml:space="preserve">　</w:instrText>
        </w:r>
        <w:r w:rsidR="00914974" w:rsidRPr="009B5576" w:rsidDel="00176D12">
          <w:rPr>
            <w:rFonts w:ascii="Times New Roman" w:hAnsi="Times New Roman"/>
            <w:sz w:val="24"/>
            <w:szCs w:val="24"/>
          </w:rPr>
          <w:instrText>9</w:instrText>
        </w:r>
        <w:r w:rsidR="00914974" w:rsidRPr="009B5576" w:rsidDel="00176D12">
          <w:rPr>
            <w:rFonts w:ascii="Times New Roman" w:hAnsi="Times New Roman" w:hint="eastAsia"/>
            <w:sz w:val="24"/>
            <w:szCs w:val="24"/>
          </w:rPr>
          <w:instrText>名の被験者の視力を</w:instrText>
        </w:r>
        <w:r w:rsidR="00914974" w:rsidRPr="009B5576" w:rsidDel="00176D12">
          <w:rPr>
            <w:rFonts w:ascii="Times New Roman" w:hAnsi="Times New Roman"/>
            <w:sz w:val="24"/>
            <w:szCs w:val="24"/>
          </w:rPr>
          <w:instrText>3</w:instrText>
        </w:r>
        <w:r w:rsidR="00914974" w:rsidRPr="009B5576" w:rsidDel="00176D12">
          <w:rPr>
            <w:rFonts w:ascii="Times New Roman" w:hAnsi="Times New Roman" w:hint="eastAsia"/>
            <w:sz w:val="24"/>
            <w:szCs w:val="24"/>
          </w:rPr>
          <w:instrText>つの条件下でランドルト環を用いて測定した。</w:instrText>
        </w:r>
        <w:r w:rsidR="00914974" w:rsidRPr="009B5576" w:rsidDel="00176D12">
          <w:rPr>
            <w:rFonts w:ascii="Times New Roman" w:hAnsi="Times New Roman"/>
            <w:sz w:val="24"/>
            <w:szCs w:val="24"/>
          </w:rPr>
          <w:instrText>3</w:instrText>
        </w:r>
        <w:r w:rsidR="00914974" w:rsidRPr="009B5576" w:rsidDel="00176D12">
          <w:rPr>
            <w:rFonts w:ascii="Times New Roman" w:hAnsi="Times New Roman" w:hint="eastAsia"/>
            <w:sz w:val="24"/>
            <w:szCs w:val="24"/>
          </w:rPr>
          <w:instrText>つの条件とは（</w:instrText>
        </w:r>
        <w:r w:rsidR="00914974" w:rsidRPr="009B5576" w:rsidDel="00176D12">
          <w:rPr>
            <w:rFonts w:ascii="Times New Roman" w:hAnsi="Times New Roman"/>
            <w:sz w:val="24"/>
            <w:szCs w:val="24"/>
          </w:rPr>
          <w:instrText>1</w:instrText>
        </w:r>
        <w:r w:rsidR="00914974" w:rsidRPr="009B5576" w:rsidDel="00176D12">
          <w:rPr>
            <w:rFonts w:ascii="Times New Roman" w:hAnsi="Times New Roman" w:hint="eastAsia"/>
            <w:sz w:val="24"/>
            <w:szCs w:val="24"/>
          </w:rPr>
          <w:instrText>）熱的中立のコントロール、（</w:instrText>
        </w:r>
        <w:r w:rsidR="00914974" w:rsidRPr="009B5576" w:rsidDel="00176D12">
          <w:rPr>
            <w:rFonts w:ascii="Times New Roman" w:hAnsi="Times New Roman"/>
            <w:sz w:val="24"/>
            <w:szCs w:val="24"/>
          </w:rPr>
          <w:instrText>2</w:instrText>
        </w:r>
        <w:r w:rsidR="00914974" w:rsidRPr="009B5576" w:rsidDel="00176D12">
          <w:rPr>
            <w:rFonts w:ascii="Times New Roman" w:hAnsi="Times New Roman" w:hint="eastAsia"/>
            <w:sz w:val="24"/>
            <w:szCs w:val="24"/>
          </w:rPr>
          <w:instrText>）温暖湿潤、（</w:instrText>
        </w:r>
        <w:r w:rsidR="00914974" w:rsidRPr="009B5576" w:rsidDel="00176D12">
          <w:rPr>
            <w:rFonts w:ascii="Times New Roman" w:hAnsi="Times New Roman"/>
            <w:sz w:val="24"/>
            <w:szCs w:val="24"/>
          </w:rPr>
          <w:instrText>3</w:instrText>
        </w:r>
        <w:r w:rsidR="00914974" w:rsidRPr="009B5576" w:rsidDel="00176D12">
          <w:rPr>
            <w:rFonts w:ascii="Times New Roman" w:hAnsi="Times New Roman" w:hint="eastAsia"/>
            <w:sz w:val="24"/>
            <w:szCs w:val="24"/>
          </w:rPr>
          <w:instrText>）高温乾燥の環境で、各条件とも被験者を</w:instrText>
        </w:r>
        <w:r w:rsidR="00914974" w:rsidRPr="009B5576" w:rsidDel="00176D12">
          <w:rPr>
            <w:rFonts w:ascii="Times New Roman" w:hAnsi="Times New Roman"/>
            <w:sz w:val="24"/>
            <w:szCs w:val="24"/>
          </w:rPr>
          <w:instrText>3</w:instrText>
        </w:r>
        <w:r w:rsidR="00914974" w:rsidRPr="009B5576" w:rsidDel="00176D12">
          <w:rPr>
            <w:rFonts w:ascii="Times New Roman" w:hAnsi="Times New Roman" w:hint="eastAsia"/>
            <w:sz w:val="24"/>
            <w:szCs w:val="24"/>
          </w:rPr>
          <w:instrText>時間放置した。背景照度は</w:instrText>
        </w:r>
        <w:r w:rsidR="00914974" w:rsidRPr="009B5576" w:rsidDel="00176D12">
          <w:rPr>
            <w:rFonts w:ascii="Times New Roman" w:hAnsi="Times New Roman"/>
            <w:sz w:val="24"/>
            <w:szCs w:val="24"/>
          </w:rPr>
          <w:instrText>450</w:instrText>
        </w:r>
        <w:r w:rsidR="00914974" w:rsidRPr="009B5576" w:rsidDel="00176D12">
          <w:rPr>
            <w:rFonts w:ascii="Times New Roman" w:hAnsi="Times New Roman" w:hint="eastAsia"/>
            <w:sz w:val="24"/>
            <w:szCs w:val="24"/>
          </w:rPr>
          <w:instrText>と</w:instrText>
        </w:r>
        <w:r w:rsidR="00914974" w:rsidRPr="009B5576" w:rsidDel="00176D12">
          <w:rPr>
            <w:rFonts w:ascii="Times New Roman" w:hAnsi="Times New Roman"/>
            <w:sz w:val="24"/>
            <w:szCs w:val="24"/>
          </w:rPr>
          <w:instrText>5cd/m2</w:instrText>
        </w:r>
        <w:r w:rsidR="00914974" w:rsidRPr="009B5576" w:rsidDel="00176D12">
          <w:rPr>
            <w:rFonts w:ascii="Times New Roman" w:hAnsi="Times New Roman" w:hint="eastAsia"/>
            <w:sz w:val="24"/>
            <w:szCs w:val="24"/>
          </w:rPr>
          <w:instrText>とした。熱による負担の指標として、直腸温と心拍数を同時に測定した。両方の照明条件下において、熱による負担と一次相関を示す視覚機能の有意な低下が見られた。</w:instrText>
        </w:r>
        <w:r w:rsidR="00914974" w:rsidRPr="009B5576" w:rsidDel="00176D12">
          <w:rPr>
            <w:rFonts w:ascii="Times New Roman" w:hAnsi="Times New Roman"/>
            <w:sz w:val="24"/>
            <w:szCs w:val="24"/>
          </w:rPr>
          <w:instrText>\"","author":[{"dropping-particle":"","family":"Hohnsbein","given":"J.","non-dropping-particle":"","parse-names":false,"suffix":""},{"dropping-particle":"","family":"Piekarski","given":"C.","non-dropping-particle":"","parse-names":false,"suffix":""},{"dropping-particle":"","family":"Kampmann","given":"B.","non-dropping-particle":"","parse-names":false,"suffix":""},{"dropping-particle":"","family":"Noack","given":"Th","non-dropping-particle":"","parse-names":false,"suffix":""}],"container-title":"Ergonomics","id":"ITEM-1","issued":{"date-parts":[["1984"]]},"title":"Effects of heat on visual acuity","type":"article-journal"},"uris":["http://www.mendeley.com/documents/?uuid=e1f2a9c0-d5fe-4b87-9758-a7a355c85220"]}],"mendeley":{"formattedCitation":"&lt;sup&gt;24&lt;/sup&gt;","plainTextFormattedCitation":"24","previouslyFormattedCitation":"&lt;sup&gt;24&lt;/sup&gt;"},"properties":{"noteIndex":0},"schema":"https://github.com/citation-style-language/schema/raw/master/csl-citation.json"}</w:instrText>
        </w:r>
        <w:r w:rsidR="00EF3762" w:rsidRPr="009B5576" w:rsidDel="00176D12">
          <w:rPr>
            <w:rFonts w:ascii="Times New Roman" w:hAnsi="Times New Roman"/>
            <w:sz w:val="24"/>
            <w:szCs w:val="24"/>
          </w:rPr>
          <w:fldChar w:fldCharType="separate"/>
        </w:r>
        <w:r w:rsidR="005D7922" w:rsidRPr="009B5576" w:rsidDel="00176D12">
          <w:rPr>
            <w:rFonts w:ascii="Times New Roman" w:hAnsi="Times New Roman"/>
            <w:noProof/>
            <w:sz w:val="24"/>
            <w:szCs w:val="24"/>
            <w:vertAlign w:val="superscript"/>
          </w:rPr>
          <w:t>24</w:t>
        </w:r>
        <w:r w:rsidR="00EF3762" w:rsidRPr="009B5576" w:rsidDel="00176D12">
          <w:rPr>
            <w:rFonts w:ascii="Times New Roman" w:hAnsi="Times New Roman"/>
            <w:sz w:val="24"/>
            <w:szCs w:val="24"/>
          </w:rPr>
          <w:fldChar w:fldCharType="end"/>
        </w:r>
      </w:moveFrom>
    </w:p>
    <w:moveFromRangeEnd w:id="276"/>
    <w:p w14:paraId="03D1BB6D" w14:textId="09F4D5C5" w:rsidR="00975ED8" w:rsidRPr="009B5576" w:rsidRDefault="00CC1FF3"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Temperature second highest meteorological condition affecting road traffic accidents</w:t>
      </w:r>
      <w:r w:rsidR="00610AD2" w:rsidRPr="00636C9B">
        <w:rPr>
          <w:rFonts w:ascii="Times New Roman" w:hAnsi="Times New Roman"/>
          <w:sz w:val="24"/>
          <w:szCs w:val="24"/>
        </w:rPr>
        <w:t>, with wind speed the most (?).</w:t>
      </w:r>
      <w:r w:rsidR="000765BB"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{"citationItems":[{"id":"ITEM-1","itemData":{"DOI":"10.1007/s00477-012-0584-y","ISSN":"14363240","abstract":"Meteorological conditions have become one of the major factors that influence the frequency and severity of motor vehicle collisions in urban environments. In Kuwait, more than 60,000 accidents occur each year, and about 500 people are killed annually on the roads. This paper is intended to investigate the impact of meteorological conditions on traffic accidents in Kuwait. Stochastic models are developed to analyze and examine the influence of meteorological conditions on the level of road accidents. Normal and lognormal probability densities and their associated cumulative density functions are used to model the meteorological conditions in four different seasons. The results indicate that the most influential meteorological condition that causes accidents is temperature during the fall, spring, and winter seasons. In the summer, wind speed is identified as the most influential factor that accounts for the increased road accidents, with temperature as the second highest meteorological condition affecting accidents. Wind speed and humidity are also found to have significant influence on accident level, following temperature in the fall and winter seasons, respectively. Correlation analyses were also applied and supported the findings obtained using stochastic analyses. The results of this study may help local authorities to reduce the number of accidents and help save people lives. © 2012 Springer-Verlag.","author":[{"dropping-particle":"","family":"Al-Harbi","given":"Meshari","non-dropping-particle":"","parse-names":false,"suffix":""},{"dropping-particle":"","family":"Yassin","given":"Mohamed F.","non-dropping-particle":"","parse-names":false,"suffix":""},{"dropping-particle":"Bin","family":"Shams","given":"Mohamed","non-dropping-particle":"","parse-names":false,"suffix":""}],"container-title":"Stochastic Environmental Research and Risk Assessment","id":"ITEM-1","issued":{"date-parts":[["2012"]]},"title":"Stochastic modeling of the impact of meteorological conditions on road traffic accidents","type":"article-journal"},"uris":["http://www.mendeley.com/documents/?uuid=851468eb-784f-4efb-805d-52d95f918791"]}],"mendeley":{"formattedCitation":"&lt;sup&gt;26&lt;/sup&gt;","plainTextFormattedCitation":"26","previouslyFormattedCitation":"&lt;sup&gt;26&lt;/sup&gt;"},"properties":{"noteIndex":0},"schema":"https://github.com/citation-style-language/schema/raw/master/csl-citation.json"}</w:instrText>
      </w:r>
      <w:r w:rsidR="000765BB"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26</w:t>
      </w:r>
      <w:r w:rsidR="000765BB" w:rsidRPr="00636C9B">
        <w:rPr>
          <w:rFonts w:ascii="Times New Roman" w:hAnsi="Times New Roman"/>
          <w:sz w:val="24"/>
          <w:szCs w:val="24"/>
        </w:rPr>
        <w:fldChar w:fldCharType="end"/>
      </w:r>
      <w:ins w:id="278" w:author="Ezzati, Majid" w:date="2018-10-22T19:42:00Z">
        <w:r w:rsidR="00176D12" w:rsidRPr="00636C9B">
          <w:rPr>
            <w:rFonts w:ascii="Times New Roman" w:hAnsi="Times New Roman"/>
            <w:sz w:val="24"/>
            <w:szCs w:val="24"/>
          </w:rPr>
          <w:t xml:space="preserve"> </w:t>
        </w:r>
      </w:ins>
      <w:moveToRangeStart w:id="279" w:author="Ezzati, Majid" w:date="2018-10-22T19:42:00Z" w:name="move528000693"/>
      <w:moveTo w:id="280" w:author="Ezzati, Majid" w:date="2018-10-22T19:42:00Z">
        <w:r w:rsidR="00176D12" w:rsidRPr="00636C9B">
          <w:rPr>
            <w:rFonts w:ascii="Times New Roman" w:hAnsi="Times New Roman"/>
            <w:sz w:val="24"/>
            <w:szCs w:val="24"/>
          </w:rPr>
          <w:t>Visual acuity lowered by increases in temperature.</w:t>
        </w:r>
        <w:r w:rsidR="00176D12" w:rsidRPr="00636C9B">
          <w:rPr>
            <w:rFonts w:ascii="Times New Roman" w:hAnsi="Times New Roman"/>
            <w:sz w:val="24"/>
            <w:szCs w:val="24"/>
          </w:rPr>
          <w:fldChar w:fldCharType="begin" w:fldLock="1"/>
        </w:r>
      </w:moveTo>
      <w:r w:rsidR="001B365D" w:rsidRPr="00636C9B">
        <w:rPr>
          <w:rFonts w:ascii="Times New Roman" w:hAnsi="Times New Roman"/>
          <w:sz w:val="24"/>
          <w:szCs w:val="24"/>
        </w:rPr>
        <w:instrText>ADDIN CSL_CITATION {"citationItems":[{"id":"ITEM-1","itemData":{"DOI":"10.1080/00140138408963605","ISSN":"13665847","abstract":"\"</w:instrText>
      </w:r>
      <w:r w:rsidR="001B365D" w:rsidRPr="00636C9B">
        <w:rPr>
          <w:rFonts w:ascii="Times New Roman" w:hAnsi="Times New Roman" w:hint="eastAsia"/>
          <w:sz w:val="24"/>
          <w:szCs w:val="24"/>
        </w:rPr>
        <w:instrText>視力に及ぼす熱の影響</w:instrText>
      </w:r>
      <w:r w:rsidR="001B365D" w:rsidRPr="00636C9B">
        <w:rPr>
          <w:rFonts w:ascii="Times New Roman" w:hAnsi="Times New Roman"/>
          <w:sz w:val="24"/>
          <w:szCs w:val="24"/>
        </w:rPr>
        <w:instrText xml:space="preserve">  </w:instrText>
      </w:r>
      <w:r w:rsidR="001B365D" w:rsidRPr="00636C9B">
        <w:rPr>
          <w:rFonts w:ascii="Times New Roman" w:hAnsi="Times New Roman" w:hint="eastAsia"/>
          <w:sz w:val="24"/>
          <w:szCs w:val="24"/>
        </w:rPr>
        <w:instrText xml:space="preserve">　</w:instrText>
      </w:r>
      <w:r w:rsidR="001B365D" w:rsidRPr="00636C9B">
        <w:rPr>
          <w:rFonts w:ascii="Times New Roman" w:hAnsi="Times New Roman"/>
          <w:sz w:val="24"/>
          <w:szCs w:val="24"/>
        </w:rPr>
        <w:instrText>9</w:instrText>
      </w:r>
      <w:r w:rsidR="001B365D" w:rsidRPr="00636C9B">
        <w:rPr>
          <w:rFonts w:ascii="Times New Roman" w:hAnsi="Times New Roman" w:hint="eastAsia"/>
          <w:sz w:val="24"/>
          <w:szCs w:val="24"/>
        </w:rPr>
        <w:instrText>名の被験者の視力を</w:instrText>
      </w:r>
      <w:r w:rsidR="001B365D" w:rsidRPr="00636C9B">
        <w:rPr>
          <w:rFonts w:ascii="Times New Roman" w:hAnsi="Times New Roman"/>
          <w:sz w:val="24"/>
          <w:szCs w:val="24"/>
        </w:rPr>
        <w:instrText>3</w:instrText>
      </w:r>
      <w:r w:rsidR="001B365D" w:rsidRPr="00636C9B">
        <w:rPr>
          <w:rFonts w:ascii="Times New Roman" w:hAnsi="Times New Roman" w:hint="eastAsia"/>
          <w:sz w:val="24"/>
          <w:szCs w:val="24"/>
        </w:rPr>
        <w:instrText>つの条件下でランドルト環を用いて測定した。</w:instrText>
      </w:r>
      <w:r w:rsidR="001B365D" w:rsidRPr="00636C9B">
        <w:rPr>
          <w:rFonts w:ascii="Times New Roman" w:hAnsi="Times New Roman"/>
          <w:sz w:val="24"/>
          <w:szCs w:val="24"/>
        </w:rPr>
        <w:instrText>3</w:instrText>
      </w:r>
      <w:r w:rsidR="001B365D" w:rsidRPr="00636C9B">
        <w:rPr>
          <w:rFonts w:ascii="Times New Roman" w:hAnsi="Times New Roman" w:hint="eastAsia"/>
          <w:sz w:val="24"/>
          <w:szCs w:val="24"/>
        </w:rPr>
        <w:instrText>つの条件とは（</w:instrText>
      </w:r>
      <w:r w:rsidR="001B365D" w:rsidRPr="00636C9B">
        <w:rPr>
          <w:rFonts w:ascii="Times New Roman" w:hAnsi="Times New Roman"/>
          <w:sz w:val="24"/>
          <w:szCs w:val="24"/>
        </w:rPr>
        <w:instrText>1</w:instrText>
      </w:r>
      <w:r w:rsidR="001B365D" w:rsidRPr="00636C9B">
        <w:rPr>
          <w:rFonts w:ascii="Times New Roman" w:hAnsi="Times New Roman" w:hint="eastAsia"/>
          <w:sz w:val="24"/>
          <w:szCs w:val="24"/>
        </w:rPr>
        <w:instrText>）熱的中立のコントロール、（</w:instrText>
      </w:r>
      <w:r w:rsidR="001B365D" w:rsidRPr="00636C9B">
        <w:rPr>
          <w:rFonts w:ascii="Times New Roman" w:hAnsi="Times New Roman"/>
          <w:sz w:val="24"/>
          <w:szCs w:val="24"/>
        </w:rPr>
        <w:instrText>2</w:instrText>
      </w:r>
      <w:r w:rsidR="001B365D" w:rsidRPr="00636C9B">
        <w:rPr>
          <w:rFonts w:ascii="Times New Roman" w:hAnsi="Times New Roman" w:hint="eastAsia"/>
          <w:sz w:val="24"/>
          <w:szCs w:val="24"/>
        </w:rPr>
        <w:instrText>）温暖湿潤、（</w:instrText>
      </w:r>
      <w:r w:rsidR="001B365D" w:rsidRPr="00636C9B">
        <w:rPr>
          <w:rFonts w:ascii="Times New Roman" w:hAnsi="Times New Roman"/>
          <w:sz w:val="24"/>
          <w:szCs w:val="24"/>
        </w:rPr>
        <w:instrText>3</w:instrText>
      </w:r>
      <w:r w:rsidR="001B365D" w:rsidRPr="00636C9B">
        <w:rPr>
          <w:rFonts w:ascii="Times New Roman" w:hAnsi="Times New Roman" w:hint="eastAsia"/>
          <w:sz w:val="24"/>
          <w:szCs w:val="24"/>
        </w:rPr>
        <w:instrText>）高温乾燥の環境で、各条件とも被験者を</w:instrText>
      </w:r>
      <w:r w:rsidR="001B365D" w:rsidRPr="00636C9B">
        <w:rPr>
          <w:rFonts w:ascii="Times New Roman" w:hAnsi="Times New Roman"/>
          <w:sz w:val="24"/>
          <w:szCs w:val="24"/>
        </w:rPr>
        <w:instrText>3</w:instrText>
      </w:r>
      <w:r w:rsidR="001B365D" w:rsidRPr="00636C9B">
        <w:rPr>
          <w:rFonts w:ascii="Times New Roman" w:hAnsi="Times New Roman" w:hint="eastAsia"/>
          <w:sz w:val="24"/>
          <w:szCs w:val="24"/>
        </w:rPr>
        <w:instrText>時間放置した。背景照度は</w:instrText>
      </w:r>
      <w:r w:rsidR="001B365D" w:rsidRPr="00636C9B">
        <w:rPr>
          <w:rFonts w:ascii="Times New Roman" w:hAnsi="Times New Roman"/>
          <w:sz w:val="24"/>
          <w:szCs w:val="24"/>
        </w:rPr>
        <w:instrText>450</w:instrText>
      </w:r>
      <w:r w:rsidR="001B365D" w:rsidRPr="00636C9B">
        <w:rPr>
          <w:rFonts w:ascii="Times New Roman" w:hAnsi="Times New Roman" w:hint="eastAsia"/>
          <w:sz w:val="24"/>
          <w:szCs w:val="24"/>
        </w:rPr>
        <w:instrText>と</w:instrText>
      </w:r>
      <w:r w:rsidR="001B365D" w:rsidRPr="00636C9B">
        <w:rPr>
          <w:rFonts w:ascii="Times New Roman" w:hAnsi="Times New Roman"/>
          <w:sz w:val="24"/>
          <w:szCs w:val="24"/>
        </w:rPr>
        <w:instrText>5cd/m2</w:instrText>
      </w:r>
      <w:r w:rsidR="001B365D" w:rsidRPr="00636C9B">
        <w:rPr>
          <w:rFonts w:ascii="Times New Roman" w:hAnsi="Times New Roman" w:hint="eastAsia"/>
          <w:sz w:val="24"/>
          <w:szCs w:val="24"/>
        </w:rPr>
        <w:instrText>とした。熱による負担の指標として、直腸温と心拍数を同時に測定した。両方の照明条件下において、熱による負担と一次相関を示す視覚機能の有意な低下が見られた。</w:instrText>
      </w:r>
      <w:r w:rsidR="001B365D" w:rsidRPr="00636C9B">
        <w:rPr>
          <w:rFonts w:ascii="Times New Roman" w:hAnsi="Times New Roman"/>
          <w:sz w:val="24"/>
          <w:szCs w:val="24"/>
        </w:rPr>
        <w:instrText>\"","author":[{"dropping-particle":"","family":"Hohnsbein","given":"J.","non-dropping-particle":"","parse-names":false,"suffix":""},{"dropping-particle":"","family":"Piekarski","given":"C.","non-dropping-particle":"","parse-names":false,"suffix":""},{"dropping-particle":"","family":"Kampmann","given":"B.","non-dropping-particle":"","parse-names":false,"suffix":""},{"dropping-particle":"","family":"Noack","given":"Th","non-dropping-particle":"","parse-names":false,"suffix":""}],"container-title":"Ergonomics","id":"ITEM-1","issued":{"date-parts":[["1984"]]},"title":"Effects of heat on visual acuity","type":"article-journal"},"uris":["http://www.mendeley.com/documents/?uuid=e1f2a9c0-d5fe-4b87-9758-a7a355c85220"]}],"mendeley":{"formattedCitation":"&lt;sup&gt;27&lt;/sup&gt;","plainTextFormattedCitation":"27","previouslyFormattedCitation":"&lt;sup&gt;27&lt;/sup&gt;"},"properties":{"noteIndex":0},"schema":"https://github.com/citation-style-language/schema/raw/master/csl-citation.json"}</w:instrText>
      </w:r>
      <w:moveTo w:id="281" w:author="Ezzati, Majid" w:date="2018-10-22T19:42:00Z">
        <w:r w:rsidR="00176D12" w:rsidRPr="00636C9B">
          <w:rPr>
            <w:rFonts w:ascii="Times New Roman" w:hAnsi="Times New Roman"/>
            <w:sz w:val="24"/>
            <w:szCs w:val="24"/>
          </w:rPr>
          <w:fldChar w:fldCharType="separate"/>
        </w:r>
      </w:moveTo>
      <w:r w:rsidR="00047A51" w:rsidRPr="00636C9B">
        <w:rPr>
          <w:rFonts w:ascii="Times New Roman" w:hAnsi="Times New Roman"/>
          <w:noProof/>
          <w:sz w:val="24"/>
          <w:szCs w:val="24"/>
          <w:vertAlign w:val="superscript"/>
        </w:rPr>
        <w:t>27</w:t>
      </w:r>
      <w:moveTo w:id="282" w:author="Ezzati, Majid" w:date="2018-10-22T19:42:00Z">
        <w:r w:rsidR="00176D12" w:rsidRPr="00636C9B">
          <w:rPr>
            <w:rFonts w:ascii="Times New Roman" w:hAnsi="Times New Roman"/>
            <w:sz w:val="24"/>
            <w:szCs w:val="24"/>
          </w:rPr>
          <w:fldChar w:fldCharType="end"/>
        </w:r>
      </w:moveTo>
      <w:moveToRangeEnd w:id="279"/>
    </w:p>
    <w:p w14:paraId="55B0906B" w14:textId="58FBD6D8" w:rsidR="007B210B" w:rsidRPr="00636C9B" w:rsidRDefault="007B210B"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Rainfall also im</w:t>
      </w:r>
      <w:r w:rsidR="00602B35" w:rsidRPr="00636C9B">
        <w:rPr>
          <w:rFonts w:ascii="Times New Roman" w:hAnsi="Times New Roman"/>
          <w:sz w:val="24"/>
          <w:szCs w:val="24"/>
        </w:rPr>
        <w:t>portant from study in Australia</w:t>
      </w:r>
    </w:p>
    <w:p w14:paraId="4EB0CE9F" w14:textId="10934393" w:rsidR="00466E86" w:rsidRPr="00636C9B" w:rsidRDefault="00466E86"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Cognitive function affected by temperature </w:t>
      </w:r>
      <w:r w:rsidR="00406F06" w:rsidRPr="00636C9B">
        <w:rPr>
          <w:rFonts w:ascii="Times New Roman" w:hAnsi="Times New Roman"/>
          <w:sz w:val="24"/>
          <w:szCs w:val="24"/>
        </w:rPr>
        <w:t>[[cogfx and heat]]</w:t>
      </w:r>
    </w:p>
    <w:p w14:paraId="3F68724F" w14:textId="51ED577F" w:rsidR="00F605C3" w:rsidRPr="00D47D7C" w:rsidRDefault="00D47D7C" w:rsidP="00D47D7C">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Regression of barrels of oil by temperature over time (</w:t>
      </w:r>
      <w:hyperlink r:id="rId13" w:history="1">
        <w:r w:rsidRPr="00D47D7C">
          <w:rPr>
            <w:rStyle w:val="Hyperlink"/>
            <w:rFonts w:ascii="Times New Roman" w:hAnsi="Times New Roman"/>
            <w:sz w:val="24"/>
            <w:szCs w:val="24"/>
          </w:rPr>
          <w:t>link</w:t>
        </w:r>
      </w:hyperlink>
      <w:r>
        <w:rPr>
          <w:rFonts w:ascii="Times New Roman" w:hAnsi="Times New Roman"/>
          <w:sz w:val="24"/>
          <w:szCs w:val="24"/>
        </w:rPr>
        <w:t>)</w:t>
      </w:r>
    </w:p>
    <w:p w14:paraId="4D854535" w14:textId="1BAAEC21" w:rsidR="00CE4993" w:rsidRPr="00636C9B" w:rsidRDefault="00CE4993" w:rsidP="00D76DF7">
      <w:pPr>
        <w:spacing w:after="0" w:line="480" w:lineRule="auto"/>
        <w:jc w:val="both"/>
        <w:rPr>
          <w:rFonts w:ascii="Times New Roman" w:hAnsi="Times New Roman"/>
          <w:i/>
          <w:sz w:val="24"/>
          <w:szCs w:val="24"/>
        </w:rPr>
      </w:pPr>
      <w:r w:rsidRPr="00636C9B">
        <w:rPr>
          <w:rFonts w:ascii="Times New Roman" w:hAnsi="Times New Roman"/>
          <w:i/>
          <w:sz w:val="24"/>
          <w:szCs w:val="24"/>
        </w:rPr>
        <w:t>Falls</w:t>
      </w:r>
    </w:p>
    <w:p w14:paraId="16682654" w14:textId="0D308613" w:rsidR="00661B1E" w:rsidRPr="00636C9B" w:rsidRDefault="001F6E4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55% of all unintentional injury deaths from 2012-2013 were due to falls in over 65s.</w:t>
      </w:r>
      <w:r w:rsidR="00B152A1"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28&lt;/sup&gt;","plainTextFormattedCitation":"28","previouslyFormattedCitation":"&lt;sup&gt;28&lt;/sup&gt;"},"properties":{"noteIndex":0},"schema":"https://github.com/citation-style-language/schema/raw/master/csl-citation.json"}</w:instrText>
      </w:r>
      <w:r w:rsidR="00B152A1"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28</w:t>
      </w:r>
      <w:r w:rsidR="00B152A1" w:rsidRPr="00636C9B">
        <w:rPr>
          <w:rFonts w:ascii="Times New Roman" w:hAnsi="Times New Roman"/>
          <w:sz w:val="24"/>
          <w:szCs w:val="24"/>
        </w:rPr>
        <w:fldChar w:fldCharType="end"/>
      </w:r>
    </w:p>
    <w:p w14:paraId="40B33F0D" w14:textId="5474AE29" w:rsidR="00B152A1" w:rsidRPr="00636C9B" w:rsidRDefault="00B152A1"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Rate</w:t>
      </w:r>
      <w:r w:rsidR="00B85304" w:rsidRPr="00636C9B">
        <w:rPr>
          <w:rFonts w:ascii="Times New Roman" w:hAnsi="Times New Roman"/>
          <w:sz w:val="24"/>
          <w:szCs w:val="24"/>
        </w:rPr>
        <w:t xml:space="preserve"> of age-adjusted fall injury deaths among adults aged 65 and over nearly doubled from 2000 through 2013</w:t>
      </w:r>
      <w:r w:rsidR="00BE68D2" w:rsidRPr="00636C9B">
        <w:rPr>
          <w:rFonts w:ascii="Times New Roman" w:hAnsi="Times New Roman"/>
          <w:sz w:val="24"/>
          <w:szCs w:val="24"/>
        </w:rPr>
        <w:t>,</w:t>
      </w:r>
      <w:r w:rsidR="00223D8A"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28&lt;/sup&gt;","plainTextFormattedCitation":"28","previouslyFormattedCitation":"&lt;sup&gt;28&lt;/sup&gt;"},"properties":{"noteIndex":0},"schema":"https://github.com/citation-style-language/schema/raw/master/csl-citation.json"}</w:instrText>
      </w:r>
      <w:r w:rsidR="00223D8A"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28</w:t>
      </w:r>
      <w:r w:rsidR="00223D8A" w:rsidRPr="00636C9B">
        <w:rPr>
          <w:rFonts w:ascii="Times New Roman" w:hAnsi="Times New Roman"/>
          <w:sz w:val="24"/>
          <w:szCs w:val="24"/>
        </w:rPr>
        <w:fldChar w:fldCharType="end"/>
      </w:r>
      <w:r w:rsidR="00BE68D2" w:rsidRPr="00636C9B">
        <w:rPr>
          <w:rFonts w:ascii="Times New Roman" w:hAnsi="Times New Roman"/>
          <w:sz w:val="24"/>
          <w:szCs w:val="24"/>
        </w:rPr>
        <w:t xml:space="preserve"> though increase could be due to improved reporting of falls.</w:t>
      </w:r>
      <w:r w:rsidR="00BE68D2"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{"citationItems":[{"id":"ITEM-1","itemData":{"DOI":"10.1111/jgs.12702","ISBN":"0002-8614","ISSN":"15325415","PMID":"24617970","abstract":"OBJECTIVES: To determine whether the increasing fall death rate among people aged 65 and older is due in part to temporal changes in recording the underlying cause of death.\\n\\nDESIGN: Analyses of multiple cause of death data using the online Centers for Disease Control and Prevention Wide-ranging ON-line Data for Epidemiologic Research system, which uses the National Center for Health Statistics' Multiple Cause of Death data set.\\n\\nSETTING: United States, 1999 to 2010.\\n\\nPARTICIPANTS: People aged 65 and older with a fall listed on their death record as the underlying or a contributing cause of death.\\n\\nMEASUREMENTS: Circumstances and contributing causes off all deaths-records listing International Classification of Diseases, Tenth Revision, codes W00 to W19 as the underlying cause of death-and underlying causes for records with falls as a contributing cause were examined. Joinpoint regression analysis was used to assess trends in the proportion of fall and fall-associated deaths to total deaths for 1999 to 2010.\\n\\nRESULTS: In 2010, there were 21,649 fall deaths and 5,402 fall-associated deaths among people aged 65 and older; 48.7% of fall deaths involved a head injury. Approximately half the fall death records included diseases of the circulatory system as contributing causes. From 1999 to 2010, there was a trend toward more-specific reporting of falls circumstances, although total deaths remained unchanged. The proportion of fall deaths to total deaths increased 114.3%, and that of fall-associated deaths to total deaths increased 43.1%.\\n\\nCONCLUSION: The reasons behind the increasing older adult fall death rate deserve further investigation. Possible contributing factors include changing trends in underlying chronic diseases and better reporting of falls as the underlying cause of death.","author":[{"dropping-particle":"","family":"Stevens","given":"Judy A.","non-dropping-particle":"","parse-names":false,"suffix":""},{"dropping-particle":"","family":"Rudd","given":"Rose A.","non-dropping-particle":"","parse-names":false,"suffix":""}],"container-title":"Journal of the American Geriatrics Society","id":"ITEM-1","issued":{"date-parts":[["2014"]]},"title":"Circumstances and contributing causes of fall deaths among persons aged 65 and older: United States, 2010","type":"article"},"uris":["http://www.mendeley.com/documents/?uuid=92aa2354-437e-43e8-8039-0ba241b4a378"]}],"mendeley":{"formattedCitation":"&lt;sup&gt;29&lt;/sup&gt;","plainTextFormattedCitation":"29","previouslyFormattedCitation":"&lt;sup&gt;29&lt;/sup&gt;"},"properties":{"noteIndex":0},"schema":"https://github.com/citation-style-language/schema/raw/master/csl-citation.json"}</w:instrText>
      </w:r>
      <w:r w:rsidR="00BE68D2"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29</w:t>
      </w:r>
      <w:r w:rsidR="00BE68D2" w:rsidRPr="00636C9B">
        <w:rPr>
          <w:rFonts w:ascii="Times New Roman" w:hAnsi="Times New Roman"/>
          <w:sz w:val="24"/>
          <w:szCs w:val="24"/>
        </w:rPr>
        <w:fldChar w:fldCharType="end"/>
      </w:r>
      <w:r w:rsidR="00BE68D2" w:rsidRPr="00636C9B">
        <w:rPr>
          <w:rFonts w:ascii="Times New Roman" w:hAnsi="Times New Roman"/>
          <w:sz w:val="24"/>
          <w:szCs w:val="24"/>
        </w:rPr>
        <w:t xml:space="preserve"> </w:t>
      </w:r>
    </w:p>
    <w:p w14:paraId="489F307D" w14:textId="12189C80" w:rsidR="004E6C06" w:rsidRPr="00636C9B" w:rsidRDefault="004E6C06"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Death rates in falls in 65 and over same in metropolitan as in nonmetropolitan (56/56.1).</w:t>
      </w:r>
      <w:r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28&lt;/sup&gt;","plainTextFormattedCitation":"28","previouslyFormattedCitation":"&lt;sup&gt;28&lt;/sup&gt;"},"properties":{"noteIndex":0},"schema":"https://github.com/citation-style-language/schema/raw/master/csl-citation.json"}</w:instrText>
      </w:r>
      <w:r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28</w:t>
      </w:r>
      <w:r w:rsidRPr="00636C9B">
        <w:rPr>
          <w:rFonts w:ascii="Times New Roman" w:hAnsi="Times New Roman"/>
          <w:sz w:val="24"/>
          <w:szCs w:val="24"/>
        </w:rPr>
        <w:fldChar w:fldCharType="end"/>
      </w:r>
    </w:p>
    <w:p w14:paraId="71818B0F" w14:textId="59D561D1" w:rsidR="0023102E" w:rsidRPr="00636C9B" w:rsidRDefault="0023102E"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STEADI initiative looks to prevent older adult falls.</w:t>
      </w:r>
      <w:r w:rsidR="000D5E5E" w:rsidRPr="00636C9B">
        <w:rPr>
          <w:rFonts w:ascii="Times New Roman" w:hAnsi="Times New Roman"/>
          <w:sz w:val="24"/>
          <w:szCs w:val="24"/>
        </w:rPr>
        <w:t xml:space="preserve"> Extrinsic factor for older people </w:t>
      </w:r>
      <w:r w:rsidR="007E2E1B" w:rsidRPr="00636C9B">
        <w:rPr>
          <w:rFonts w:ascii="Times New Roman" w:hAnsi="Times New Roman"/>
          <w:sz w:val="24"/>
          <w:szCs w:val="24"/>
        </w:rPr>
        <w:t xml:space="preserve">falling could be </w:t>
      </w:r>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30&lt;/sup&gt;","plainTextFormattedCitation":"30","previouslyFormattedCitation":"&lt;sup&gt;30&lt;/sup&gt;"},"properties":{"noteIndex":0},"schema":"https://github.com/citation-style-language/schema/raw/master/csl-citation.json"}</w:instrText>
      </w:r>
      <w:r w:rsidR="00D21DED"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30</w:t>
      </w:r>
      <w:r w:rsidR="00D21DED" w:rsidRPr="00636C9B">
        <w:rPr>
          <w:rFonts w:ascii="Times New Roman" w:hAnsi="Times New Roman"/>
          <w:sz w:val="24"/>
          <w:szCs w:val="24"/>
        </w:rPr>
        <w:fldChar w:fldCharType="end"/>
      </w:r>
    </w:p>
    <w:p w14:paraId="1C1D54B7" w14:textId="06BDB7AC" w:rsidR="00223D8A" w:rsidRPr="00636C9B" w:rsidRDefault="000F318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lastRenderedPageBreak/>
        <w:t>Age-adjusted fall injury death rates among those age 65 and over were higher for non-Hispanic white persons compared with other races and ethnicities.</w:t>
      </w:r>
      <w:r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28&lt;/sup&gt;","plainTextFormattedCitation":"28","previouslyFormattedCitation":"&lt;sup&gt;28&lt;/sup&gt;"},"properties":{"noteIndex":0},"schema":"https://github.com/citation-style-language/schema/raw/master/csl-citation.json"}</w:instrText>
      </w:r>
      <w:r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28</w:t>
      </w:r>
      <w:r w:rsidRPr="00636C9B">
        <w:rPr>
          <w:rFonts w:ascii="Times New Roman" w:hAnsi="Times New Roman"/>
          <w:sz w:val="24"/>
          <w:szCs w:val="24"/>
        </w:rPr>
        <w:fldChar w:fldCharType="end"/>
      </w:r>
      <w:r w:rsidR="004E6C06" w:rsidRPr="00636C9B">
        <w:rPr>
          <w:rFonts w:ascii="Times New Roman" w:hAnsi="Times New Roman"/>
          <w:sz w:val="24"/>
          <w:szCs w:val="24"/>
        </w:rPr>
        <w:t xml:space="preserve"> </w:t>
      </w:r>
    </w:p>
    <w:p w14:paraId="0E8D9213" w14:textId="137E1F7B" w:rsidR="00A60195" w:rsidRPr="00636C9B" w:rsidRDefault="00A60195"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0.1% of all healthcare expenditure in US and 1.5% in European countries on care for falls</w:t>
      </w:r>
      <w:r w:rsidR="00365F79" w:rsidRPr="00636C9B">
        <w:rPr>
          <w:rFonts w:ascii="Times New Roman" w:hAnsi="Times New Roman"/>
          <w:sz w:val="24"/>
          <w:szCs w:val="24"/>
        </w:rPr>
        <w:t>.</w:t>
      </w:r>
      <w:r w:rsidR="000663B0"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30&lt;/sup&gt;","plainTextFormattedCitation":"30","previouslyFormattedCitation":"&lt;sup&gt;30&lt;/sup&gt;"},"properties":{"noteIndex":0},"schema":"https://github.com/citation-style-language/schema/raw/master/csl-citation.json"}</w:instrText>
      </w:r>
      <w:r w:rsidR="000663B0"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30</w:t>
      </w:r>
      <w:r w:rsidR="000663B0" w:rsidRPr="00636C9B">
        <w:rPr>
          <w:rFonts w:ascii="Times New Roman" w:hAnsi="Times New Roman"/>
          <w:sz w:val="24"/>
          <w:szCs w:val="24"/>
        </w:rPr>
        <w:fldChar w:fldCharType="end"/>
      </w:r>
    </w:p>
    <w:p w14:paraId="12B3C93A" w14:textId="1DFFDC57" w:rsidR="00597FC9" w:rsidRPr="00636C9B" w:rsidRDefault="00597FC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Older people staying inside more due to heat? (</w:t>
      </w:r>
      <w:hyperlink r:id="rId14" w:history="1">
        <w:r w:rsidRPr="00636C9B">
          <w:rPr>
            <w:rStyle w:val="Hyperlink"/>
            <w:rFonts w:ascii="Times New Roman" w:hAnsi="Times New Roman"/>
            <w:sz w:val="24"/>
            <w:szCs w:val="24"/>
          </w:rPr>
          <w:t>link</w:t>
        </w:r>
      </w:hyperlink>
      <w:r w:rsidRPr="00636C9B">
        <w:rPr>
          <w:rFonts w:ascii="Times New Roman" w:hAnsi="Times New Roman"/>
          <w:sz w:val="24"/>
          <w:szCs w:val="24"/>
        </w:rPr>
        <w:t>)</w:t>
      </w:r>
    </w:p>
    <w:p w14:paraId="458508AF" w14:textId="77777777" w:rsidR="00CE4993" w:rsidRPr="00636C9B" w:rsidRDefault="00CE4993" w:rsidP="00D76DF7">
      <w:pPr>
        <w:spacing w:after="0" w:line="480" w:lineRule="auto"/>
        <w:jc w:val="both"/>
        <w:rPr>
          <w:rFonts w:ascii="Times New Roman" w:hAnsi="Times New Roman"/>
          <w:i/>
          <w:sz w:val="24"/>
          <w:szCs w:val="24"/>
        </w:rPr>
      </w:pPr>
    </w:p>
    <w:p w14:paraId="6C873354" w14:textId="0F74F50C" w:rsidR="00CE4993" w:rsidRPr="00636C9B" w:rsidRDefault="00CE4993" w:rsidP="00D76DF7">
      <w:pPr>
        <w:spacing w:after="0" w:line="480" w:lineRule="auto"/>
        <w:jc w:val="both"/>
        <w:rPr>
          <w:rFonts w:ascii="Times New Roman" w:hAnsi="Times New Roman"/>
          <w:i/>
          <w:sz w:val="24"/>
          <w:szCs w:val="24"/>
        </w:rPr>
      </w:pPr>
      <w:r w:rsidRPr="00636C9B">
        <w:rPr>
          <w:rFonts w:ascii="Times New Roman" w:hAnsi="Times New Roman"/>
          <w:i/>
          <w:sz w:val="24"/>
          <w:szCs w:val="24"/>
        </w:rPr>
        <w:t>Drownings</w:t>
      </w:r>
    </w:p>
    <w:p w14:paraId="6D23CA5B" w14:textId="18341D60" w:rsidR="002B42BF" w:rsidRPr="00636C9B" w:rsidRDefault="00E4095A" w:rsidP="00D76DF7">
      <w:pPr>
        <w:pStyle w:val="ListParagraph"/>
        <w:numPr>
          <w:ilvl w:val="0"/>
          <w:numId w:val="7"/>
        </w:numPr>
        <w:spacing w:after="0" w:line="480" w:lineRule="auto"/>
        <w:jc w:val="both"/>
        <w:rPr>
          <w:rFonts w:ascii="Times New Roman" w:hAnsi="Times New Roman"/>
          <w:i/>
          <w:sz w:val="24"/>
          <w:szCs w:val="24"/>
        </w:rPr>
      </w:pPr>
      <w:r w:rsidRPr="00636C9B">
        <w:rPr>
          <w:rFonts w:ascii="Times New Roman" w:hAnsi="Times New Roman"/>
          <w:sz w:val="24"/>
          <w:szCs w:val="24"/>
        </w:rPr>
        <w:t>Third leading cause of death from unintentional injury worldwide, with 7</w:t>
      </w:r>
      <w:r w:rsidR="00AB0D0D" w:rsidRPr="00636C9B">
        <w:rPr>
          <w:rFonts w:ascii="Times New Roman" w:hAnsi="Times New Roman"/>
          <w:sz w:val="24"/>
          <w:szCs w:val="24"/>
        </w:rPr>
        <w:t xml:space="preserve">% of all unintentional injuries. </w:t>
      </w:r>
      <w:r w:rsidRPr="00636C9B">
        <w:rPr>
          <w:rFonts w:ascii="Times New Roman" w:hAnsi="Times New Roman"/>
          <w:sz w:val="24"/>
          <w:szCs w:val="24"/>
        </w:rPr>
        <w:t>(</w:t>
      </w:r>
      <w:hyperlink r:id="rId15" w:history="1">
        <w:r w:rsidR="00243549" w:rsidRPr="00636C9B">
          <w:rPr>
            <w:rStyle w:val="Hyperlink"/>
            <w:rFonts w:ascii="Times New Roman" w:hAnsi="Times New Roman"/>
            <w:sz w:val="24"/>
            <w:szCs w:val="24"/>
          </w:rPr>
          <w:t>link</w:t>
        </w:r>
      </w:hyperlink>
      <w:r w:rsidR="00243549" w:rsidRPr="00636C9B">
        <w:rPr>
          <w:rFonts w:ascii="Times New Roman" w:hAnsi="Times New Roman"/>
          <w:sz w:val="24"/>
          <w:szCs w:val="24"/>
        </w:rPr>
        <w:t>)</w:t>
      </w:r>
    </w:p>
    <w:p w14:paraId="45D8204E" w14:textId="57F84FD6" w:rsidR="00243549" w:rsidRPr="00636C9B" w:rsidRDefault="0024354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Pr="00636C9B">
        <w:rPr>
          <w:rFonts w:ascii="Times New Roman" w:hAnsi="Times New Roman"/>
          <w:sz w:val="24"/>
          <w:szCs w:val="24"/>
        </w:rPr>
        <w:t xml:space="preserve"> </w:t>
      </w:r>
      <w:r w:rsidR="009D3641"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31&lt;/sup&gt;","plainTextFormattedCitation":"31","previouslyFormattedCitation":"&lt;sup&gt;31&lt;/sup&gt;"},"properties":{"noteIndex":0},"schema":"https://github.com/citation-style-language/schema/raw/master/csl-citation.json"}</w:instrText>
      </w:r>
      <w:r w:rsidR="009D3641"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31</w:t>
      </w:r>
      <w:r w:rsidR="009D3641" w:rsidRPr="00636C9B">
        <w:rPr>
          <w:rFonts w:ascii="Times New Roman" w:hAnsi="Times New Roman"/>
          <w:sz w:val="24"/>
          <w:szCs w:val="24"/>
        </w:rPr>
        <w:fldChar w:fldCharType="end"/>
      </w:r>
    </w:p>
    <w:p w14:paraId="69676FEE" w14:textId="5750A553" w:rsidR="001C1104" w:rsidRPr="00636C9B" w:rsidRDefault="001C1104"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Drowning leading cause of death from unintentional injury</w:t>
      </w:r>
      <w:r w:rsidR="006C30B0" w:rsidRPr="00636C9B">
        <w:rPr>
          <w:rFonts w:ascii="Times New Roman" w:hAnsi="Times New Roman"/>
          <w:sz w:val="24"/>
          <w:szCs w:val="24"/>
        </w:rPr>
        <w:t xml:space="preserve"> for children aged 1-4 years.</w:t>
      </w:r>
      <w:r w:rsidR="009D3641"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31&lt;/sup&gt;","plainTextFormattedCitation":"31","previouslyFormattedCitation":"&lt;sup&gt;31&lt;/sup&gt;"},"properties":{"noteIndex":0},"schema":"https://github.com/citation-style-language/schema/raw/master/csl-citation.json"}</w:instrText>
      </w:r>
      <w:r w:rsidR="009D3641"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31</w:t>
      </w:r>
      <w:r w:rsidR="009D3641" w:rsidRPr="00636C9B">
        <w:rPr>
          <w:rFonts w:ascii="Times New Roman" w:hAnsi="Times New Roman"/>
          <w:sz w:val="24"/>
          <w:szCs w:val="24"/>
        </w:rPr>
        <w:fldChar w:fldCharType="end"/>
      </w:r>
    </w:p>
    <w:p w14:paraId="0B5788A7" w14:textId="7BFB2AFB" w:rsidR="00243549" w:rsidRPr="00636C9B" w:rsidRDefault="0024354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Children 1-4 most likely to drown in a swimming pool, with </w:t>
      </w:r>
      <w:r w:rsidR="00AB0D0D" w:rsidRPr="00636C9B">
        <w:rPr>
          <w:rFonts w:ascii="Times New Roman" w:hAnsi="Times New Roman"/>
          <w:sz w:val="24"/>
          <w:szCs w:val="24"/>
        </w:rPr>
        <w:t>50% of all unintentional drowning deaths in that age group</w:t>
      </w:r>
      <w:r w:rsidR="009D3641" w:rsidRPr="00636C9B">
        <w:rPr>
          <w:rFonts w:ascii="Times New Roman" w:hAnsi="Times New Roman"/>
          <w:sz w:val="24"/>
          <w:szCs w:val="24"/>
        </w:rPr>
        <w:t xml:space="preserve"> </w:t>
      </w:r>
      <w:r w:rsidR="009D3641"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31&lt;/sup&gt;","plainTextFormattedCitation":"31","previouslyFormattedCitation":"&lt;sup&gt;31&lt;/sup&gt;"},"properties":{"noteIndex":0},"schema":"https://github.com/citation-style-language/schema/raw/master/csl-citation.json"}</w:instrText>
      </w:r>
      <w:r w:rsidR="009D3641"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31</w:t>
      </w:r>
      <w:r w:rsidR="009D3641" w:rsidRPr="00636C9B">
        <w:rPr>
          <w:rFonts w:ascii="Times New Roman" w:hAnsi="Times New Roman"/>
          <w:sz w:val="24"/>
          <w:szCs w:val="24"/>
        </w:rPr>
        <w:fldChar w:fldCharType="end"/>
      </w:r>
    </w:p>
    <w:p w14:paraId="398FCB1D" w14:textId="5968DD57" w:rsidR="005424BC" w:rsidRPr="00636C9B" w:rsidRDefault="005424BC"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5-19 years most likely </w:t>
      </w:r>
      <w:r w:rsidR="006824BA" w:rsidRPr="00636C9B">
        <w:rPr>
          <w:rFonts w:ascii="Times New Roman" w:hAnsi="Times New Roman"/>
          <w:sz w:val="24"/>
          <w:szCs w:val="24"/>
        </w:rPr>
        <w:t>to drown in natural water</w:t>
      </w:r>
      <w:r w:rsidR="009D3641"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31&lt;/sup&gt;","plainTextFormattedCitation":"31","previouslyFormattedCitation":"&lt;sup&gt;31&lt;/sup&gt;"},"properties":{"noteIndex":0},"schema":"https://github.com/citation-style-language/schema/raw/master/csl-citation.json"}</w:instrText>
      </w:r>
      <w:r w:rsidR="009D3641"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31</w:t>
      </w:r>
      <w:r w:rsidR="009D3641" w:rsidRPr="00636C9B">
        <w:rPr>
          <w:rFonts w:ascii="Times New Roman" w:hAnsi="Times New Roman"/>
          <w:sz w:val="24"/>
          <w:szCs w:val="24"/>
        </w:rPr>
        <w:fldChar w:fldCharType="end"/>
      </w:r>
    </w:p>
    <w:p w14:paraId="47C30B21" w14:textId="0B90C12B" w:rsidR="004565A9" w:rsidRPr="00636C9B" w:rsidRDefault="00FD2F61"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Adults aged 85 or over most likely to drown in a bath tub.</w:t>
      </w:r>
      <w:r w:rsidR="0016666B"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31&lt;/sup&gt;","plainTextFormattedCitation":"31","previouslyFormattedCitation":"&lt;sup&gt;31&lt;/sup&gt;"},"properties":{"noteIndex":0},"schema":"https://github.com/citation-style-language/schema/raw/master/csl-citation.json"}</w:instrText>
      </w:r>
      <w:r w:rsidR="0016666B"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31</w:t>
      </w:r>
      <w:r w:rsidR="0016666B" w:rsidRPr="00636C9B">
        <w:rPr>
          <w:rFonts w:ascii="Times New Roman" w:hAnsi="Times New Roman"/>
          <w:sz w:val="24"/>
          <w:szCs w:val="24"/>
        </w:rPr>
        <w:fldChar w:fldCharType="end"/>
      </w:r>
    </w:p>
    <w:p w14:paraId="5123D5DE" w14:textId="77777777" w:rsidR="004565A9" w:rsidRPr="00636C9B" w:rsidRDefault="004565A9" w:rsidP="00D76DF7">
      <w:pPr>
        <w:spacing w:after="0" w:line="480" w:lineRule="auto"/>
        <w:jc w:val="both"/>
        <w:rPr>
          <w:rFonts w:ascii="Times New Roman" w:hAnsi="Times New Roman"/>
          <w:sz w:val="24"/>
          <w:szCs w:val="24"/>
        </w:rPr>
      </w:pPr>
    </w:p>
    <w:p w14:paraId="526F1A36" w14:textId="319D004F" w:rsidR="00CE4993" w:rsidRPr="00636C9B" w:rsidRDefault="00CE4993" w:rsidP="00D76DF7">
      <w:pPr>
        <w:spacing w:after="0" w:line="480" w:lineRule="auto"/>
        <w:jc w:val="both"/>
        <w:rPr>
          <w:rFonts w:ascii="Times New Roman" w:hAnsi="Times New Roman"/>
          <w:i/>
          <w:sz w:val="24"/>
          <w:szCs w:val="24"/>
        </w:rPr>
      </w:pPr>
      <w:r w:rsidRPr="00636C9B">
        <w:rPr>
          <w:rFonts w:ascii="Times New Roman" w:hAnsi="Times New Roman"/>
          <w:i/>
          <w:sz w:val="24"/>
          <w:szCs w:val="24"/>
        </w:rPr>
        <w:t>Assault</w:t>
      </w:r>
    </w:p>
    <w:p w14:paraId="5E17D259" w14:textId="4AA7C8EB" w:rsidR="008312D3" w:rsidRPr="00636C9B" w:rsidRDefault="00602B35" w:rsidP="00D76DF7">
      <w:pPr>
        <w:pStyle w:val="ListParagraph"/>
        <w:numPr>
          <w:ilvl w:val="0"/>
          <w:numId w:val="7"/>
        </w:numPr>
        <w:spacing w:after="0" w:line="480" w:lineRule="auto"/>
        <w:jc w:val="both"/>
        <w:rPr>
          <w:rFonts w:ascii="Times New Roman" w:hAnsi="Times New Roman"/>
          <w:i/>
          <w:sz w:val="24"/>
          <w:szCs w:val="24"/>
        </w:rPr>
      </w:pPr>
      <w:r w:rsidRPr="00636C9B">
        <w:rPr>
          <w:rFonts w:ascii="Times New Roman" w:hAnsi="Times New Roman"/>
          <w:sz w:val="24"/>
          <w:szCs w:val="24"/>
        </w:rPr>
        <w:t>Examples in developing countries of association between conflict and temperature</w:t>
      </w:r>
      <w:r w:rsidR="00067319" w:rsidRPr="00636C9B">
        <w:rPr>
          <w:rFonts w:ascii="Times New Roman" w:hAnsi="Times New Roman"/>
          <w:sz w:val="24"/>
          <w:szCs w:val="24"/>
        </w:rPr>
        <w:t>.</w:t>
      </w:r>
      <w:r w:rsidR="00FA5998"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1B365D" w:rsidRPr="00636C9B">
        <w:rPr>
          <w:rFonts w:ascii="MS Mincho" w:eastAsia="MS Mincho" w:hAnsi="MS Mincho" w:cs="MS Mincho"/>
          <w:sz w:val="24"/>
          <w:szCs w:val="24"/>
        </w:rPr>
        <w:instrText>∼</w:instrText>
      </w:r>
      <w:r w:rsidR="001B365D" w:rsidRPr="00636C9B">
        <w:rPr>
          <w:rFonts w:ascii="Times New Roman" w:hAnsi="Times New Roman"/>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9–12,32&lt;/sup&gt;","plainTextFormattedCitation":"9–12,32","previouslyFormattedCitation":"&lt;sup&gt;9–12,32&lt;/sup&gt;"},"properties":{"noteIndex":0},"schema":"https://github.com/citation-style-language/schema/raw/master/csl-citation.json"}</w:instrText>
      </w:r>
      <w:r w:rsidR="00FA5998"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9–12,32</w:t>
      </w:r>
      <w:r w:rsidR="00FA5998" w:rsidRPr="00636C9B">
        <w:rPr>
          <w:rFonts w:ascii="Times New Roman" w:hAnsi="Times New Roman"/>
          <w:sz w:val="24"/>
          <w:szCs w:val="24"/>
        </w:rPr>
        <w:fldChar w:fldCharType="end"/>
      </w:r>
    </w:p>
    <w:p w14:paraId="0759FBCE" w14:textId="77777777" w:rsidR="00C86276" w:rsidRPr="00636C9B" w:rsidRDefault="00C86276" w:rsidP="00D76DF7">
      <w:pPr>
        <w:spacing w:after="0" w:line="480" w:lineRule="auto"/>
        <w:jc w:val="both"/>
        <w:rPr>
          <w:rFonts w:ascii="Times New Roman" w:hAnsi="Times New Roman"/>
          <w:i/>
          <w:sz w:val="24"/>
          <w:szCs w:val="24"/>
        </w:rPr>
      </w:pPr>
    </w:p>
    <w:p w14:paraId="7A6EBFDB" w14:textId="489B7467" w:rsidR="005F2A56" w:rsidRPr="00636C9B" w:rsidRDefault="00E6459A" w:rsidP="00D76DF7">
      <w:pPr>
        <w:spacing w:after="0" w:line="480" w:lineRule="auto"/>
        <w:jc w:val="both"/>
        <w:rPr>
          <w:rFonts w:ascii="Times New Roman" w:hAnsi="Times New Roman"/>
          <w:i/>
          <w:sz w:val="24"/>
          <w:szCs w:val="24"/>
        </w:rPr>
      </w:pPr>
      <w:r w:rsidRPr="00636C9B">
        <w:rPr>
          <w:rFonts w:ascii="Times New Roman" w:hAnsi="Times New Roman"/>
          <w:i/>
          <w:sz w:val="24"/>
          <w:szCs w:val="24"/>
        </w:rPr>
        <w:t>Intentional self-harm</w:t>
      </w:r>
    </w:p>
    <w:p w14:paraId="1ECADFB9" w14:textId="083248F5" w:rsidR="009B7A5F" w:rsidRPr="00636C9B" w:rsidRDefault="000A0A5E" w:rsidP="00D76DF7">
      <w:pPr>
        <w:pStyle w:val="ListParagraph"/>
        <w:numPr>
          <w:ilvl w:val="0"/>
          <w:numId w:val="7"/>
        </w:numPr>
        <w:spacing w:after="0" w:line="480" w:lineRule="auto"/>
        <w:jc w:val="both"/>
        <w:rPr>
          <w:rFonts w:ascii="Times New Roman" w:hAnsi="Times New Roman"/>
          <w:sz w:val="24"/>
          <w:szCs w:val="24"/>
        </w:rPr>
      </w:pPr>
      <w:ins w:id="283" w:author="Parks, Robbie M" w:date="2018-11-01T11:49:00Z">
        <w:r w:rsidRPr="00636C9B">
          <w:rPr>
            <w:rFonts w:ascii="Times New Roman" w:hAnsi="Times New Roman"/>
            <w:sz w:val="24"/>
            <w:szCs w:val="24"/>
          </w:rPr>
          <w:t xml:space="preserve">Depression levels associated with </w:t>
        </w:r>
      </w:ins>
      <w:ins w:id="284" w:author="Parks, Robbie M" w:date="2018-11-01T11:50:00Z">
        <w:r w:rsidRPr="00636C9B">
          <w:rPr>
            <w:rFonts w:ascii="Times New Roman" w:hAnsi="Times New Roman"/>
            <w:sz w:val="24"/>
            <w:szCs w:val="24"/>
          </w:rPr>
          <w:t>temperature</w:t>
        </w:r>
      </w:ins>
      <w:ins w:id="285" w:author="Parks, Robbie M" w:date="2018-11-01T11:49:00Z">
        <w:r w:rsidRPr="00636C9B">
          <w:rPr>
            <w:rFonts w:ascii="Times New Roman" w:hAnsi="Times New Roman"/>
            <w:sz w:val="24"/>
            <w:szCs w:val="24"/>
          </w:rPr>
          <w:t xml:space="preserve"> </w:t>
        </w:r>
      </w:ins>
      <w:ins w:id="286" w:author="Parks, Robbie M" w:date="2018-11-01T11:50:00Z">
        <w:r w:rsidRPr="00636C9B">
          <w:rPr>
            <w:rFonts w:ascii="Times New Roman" w:hAnsi="Times New Roman"/>
            <w:sz w:val="24"/>
            <w:szCs w:val="24"/>
          </w:rPr>
          <w:t>in recent Twitter mood analysis</w:t>
        </w:r>
      </w:ins>
      <w:ins w:id="287" w:author="Parks, Robbie M" w:date="2018-11-01T11:51:00Z">
        <w:r w:rsidR="001B365D" w:rsidRPr="00636C9B">
          <w:rPr>
            <w:rFonts w:ascii="Times New Roman" w:hAnsi="Times New Roman"/>
            <w:sz w:val="24"/>
            <w:szCs w:val="24"/>
          </w:rPr>
          <w:fldChar w:fldCharType="begin" w:fldLock="1"/>
        </w:r>
      </w:ins>
      <w:r w:rsidR="001B365D" w:rsidRPr="00636C9B">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14&lt;/sup&gt;","plainTextFormattedCitation":"14"},"properties":{"noteIndex":0},"schema":"https://github.com/citation-style-language/schema/raw/master/csl-citation.json"}</w:instrText>
      </w:r>
      <w:r w:rsidR="001B365D" w:rsidRPr="00636C9B">
        <w:rPr>
          <w:rFonts w:ascii="Times New Roman" w:hAnsi="Times New Roman"/>
          <w:sz w:val="24"/>
          <w:szCs w:val="24"/>
        </w:rPr>
        <w:fldChar w:fldCharType="separate"/>
      </w:r>
      <w:r w:rsidR="001B365D" w:rsidRPr="00636C9B">
        <w:rPr>
          <w:rFonts w:ascii="Times New Roman" w:hAnsi="Times New Roman"/>
          <w:noProof/>
          <w:sz w:val="24"/>
          <w:szCs w:val="24"/>
          <w:vertAlign w:val="superscript"/>
        </w:rPr>
        <w:t>14</w:t>
      </w:r>
      <w:ins w:id="288" w:author="Parks, Robbie M" w:date="2018-11-01T11:51:00Z">
        <w:r w:rsidR="001B365D" w:rsidRPr="00636C9B">
          <w:rPr>
            <w:rFonts w:ascii="Times New Roman" w:hAnsi="Times New Roman"/>
            <w:sz w:val="24"/>
            <w:szCs w:val="24"/>
          </w:rPr>
          <w:fldChar w:fldCharType="end"/>
        </w:r>
      </w:ins>
      <w:r w:rsidR="00BE456B" w:rsidRPr="00636C9B">
        <w:rPr>
          <w:rFonts w:ascii="Times New Roman" w:hAnsi="Times New Roman"/>
          <w:sz w:val="24"/>
          <w:szCs w:val="24"/>
        </w:rPr>
        <w:t xml:space="preserve"> </w:t>
      </w:r>
    </w:p>
    <w:p w14:paraId="67720C84" w14:textId="77777777" w:rsidR="00290E98" w:rsidRPr="00636C9B" w:rsidRDefault="00290E98" w:rsidP="00D76DF7">
      <w:pPr>
        <w:spacing w:after="0" w:line="480" w:lineRule="auto"/>
        <w:jc w:val="both"/>
        <w:rPr>
          <w:rFonts w:ascii="Times New Roman" w:hAnsi="Times New Roman"/>
          <w:sz w:val="24"/>
          <w:szCs w:val="24"/>
        </w:rPr>
      </w:pPr>
    </w:p>
    <w:p w14:paraId="26C16D68"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 xml:space="preserve">Acknowledgments </w:t>
      </w:r>
    </w:p>
    <w:p w14:paraId="658EEA33" w14:textId="77777777" w:rsidR="00843A73"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lastRenderedPageBreak/>
        <w:t>Robbie Parks is supported by a Wellcome Trust ISSF Studentship. Work on the US mortality data is supported by a grant from US Environmental Protection Agency.</w:t>
      </w:r>
    </w:p>
    <w:p w14:paraId="36BB8D71" w14:textId="77777777" w:rsidR="00843A73" w:rsidRPr="00636C9B" w:rsidRDefault="00843A73" w:rsidP="00D76DF7">
      <w:pPr>
        <w:spacing w:after="0" w:line="480" w:lineRule="auto"/>
        <w:jc w:val="both"/>
        <w:rPr>
          <w:rFonts w:ascii="Times New Roman" w:hAnsi="Times New Roman"/>
          <w:b/>
          <w:sz w:val="24"/>
          <w:szCs w:val="24"/>
        </w:rPr>
      </w:pPr>
    </w:p>
    <w:p w14:paraId="542E014A"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Author contributions</w:t>
      </w:r>
    </w:p>
    <w:p w14:paraId="376F84F6" w14:textId="6BA7620D" w:rsidR="000210D1"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All authors contributed to study concept, analytical approach, and in</w:t>
      </w:r>
      <w:r w:rsidR="009E0C48" w:rsidRPr="00636C9B">
        <w:rPr>
          <w:rFonts w:ascii="Times New Roman" w:hAnsi="Times New Roman"/>
          <w:sz w:val="24"/>
          <w:szCs w:val="24"/>
        </w:rPr>
        <w:t xml:space="preserve">terpretation of results. RP </w:t>
      </w:r>
      <w:r w:rsidRPr="00636C9B">
        <w:rPr>
          <w:rFonts w:ascii="Times New Roman" w:hAnsi="Times New Roman"/>
          <w:sz w:val="24"/>
          <w:szCs w:val="24"/>
        </w:rPr>
        <w:t>and ME collated and organised mortality files. RP performed the analysis, with input from JB</w:t>
      </w:r>
      <w:r w:rsidR="00C8394A" w:rsidRPr="00636C9B">
        <w:rPr>
          <w:rFonts w:ascii="Times New Roman" w:hAnsi="Times New Roman"/>
          <w:sz w:val="24"/>
          <w:szCs w:val="24"/>
        </w:rPr>
        <w:t xml:space="preserve"> and HTW</w:t>
      </w:r>
      <w:r w:rsidRPr="00636C9B">
        <w:rPr>
          <w:rFonts w:ascii="Times New Roman" w:hAnsi="Times New Roman"/>
          <w:sz w:val="24"/>
          <w:szCs w:val="24"/>
        </w:rPr>
        <w:t>. RP and ME wrote the first draft of the paper</w:t>
      </w:r>
      <w:r w:rsidR="00235CE2" w:rsidRPr="00636C9B">
        <w:rPr>
          <w:rFonts w:ascii="Times New Roman" w:hAnsi="Times New Roman"/>
          <w:sz w:val="24"/>
          <w:szCs w:val="24"/>
        </w:rPr>
        <w:t>; other authors contributed to revising and finalising the paper</w:t>
      </w:r>
      <w:r w:rsidRPr="00636C9B">
        <w:rPr>
          <w:rFonts w:ascii="Times New Roman" w:hAnsi="Times New Roman"/>
          <w:sz w:val="24"/>
          <w:szCs w:val="24"/>
        </w:rPr>
        <w:t xml:space="preserve">. </w:t>
      </w:r>
      <w:r w:rsidR="000210D1" w:rsidRPr="00636C9B">
        <w:rPr>
          <w:rFonts w:ascii="Times New Roman" w:hAnsi="Times New Roman"/>
          <w:color w:val="000000" w:themeColor="text1"/>
          <w:sz w:val="24"/>
          <w:szCs w:val="24"/>
        </w:rPr>
        <w:br w:type="page"/>
      </w:r>
    </w:p>
    <w:p w14:paraId="45647AA7" w14:textId="1404AFC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0621641C" w14:textId="52A1B2F8" w:rsidR="001B365D" w:rsidRPr="00636C9B" w:rsidRDefault="00A55581" w:rsidP="00DA17AC">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1B365D" w:rsidRPr="00636C9B">
        <w:rPr>
          <w:rFonts w:ascii="Times New Roman" w:eastAsia="Times New Roman" w:hAnsi="Times New Roman"/>
          <w:noProof/>
          <w:sz w:val="24"/>
          <w:szCs w:val="24"/>
        </w:rPr>
        <w:t>1</w:t>
      </w:r>
      <w:r w:rsidR="001B365D" w:rsidRPr="00636C9B">
        <w:rPr>
          <w:rFonts w:ascii="Times New Roman" w:eastAsia="Times New Roman" w:hAnsi="Times New Roman"/>
          <w:noProof/>
          <w:sz w:val="24"/>
          <w:szCs w:val="24"/>
        </w:rPr>
        <w:tab/>
        <w:t xml:space="preserve">Ye X, Wolff R, Yu W, Vaneckova P, Pan X, Tong S. Ambient temperature and morbidity: a review of epidemiological evidence. </w:t>
      </w:r>
      <w:r w:rsidR="001B365D" w:rsidRPr="00636C9B">
        <w:rPr>
          <w:rFonts w:ascii="Times New Roman" w:eastAsia="Times New Roman" w:hAnsi="Times New Roman"/>
          <w:i/>
          <w:iCs/>
          <w:noProof/>
          <w:sz w:val="24"/>
          <w:szCs w:val="24"/>
        </w:rPr>
        <w:t>Environ Health Perspect</w:t>
      </w:r>
      <w:r w:rsidR="001B365D" w:rsidRPr="00636C9B">
        <w:rPr>
          <w:rFonts w:ascii="Times New Roman" w:eastAsia="Times New Roman" w:hAnsi="Times New Roman"/>
          <w:noProof/>
          <w:sz w:val="24"/>
          <w:szCs w:val="24"/>
        </w:rPr>
        <w:t xml:space="preserve"> 2012; </w:t>
      </w:r>
      <w:r w:rsidR="001B365D" w:rsidRPr="00636C9B">
        <w:rPr>
          <w:rFonts w:ascii="Times New Roman" w:eastAsia="Times New Roman" w:hAnsi="Times New Roman"/>
          <w:b/>
          <w:bCs/>
          <w:noProof/>
          <w:sz w:val="24"/>
          <w:szCs w:val="24"/>
        </w:rPr>
        <w:t>120</w:t>
      </w:r>
      <w:r w:rsidR="001B365D" w:rsidRPr="00636C9B">
        <w:rPr>
          <w:rFonts w:ascii="Times New Roman" w:eastAsia="Times New Roman" w:hAnsi="Times New Roman"/>
          <w:noProof/>
          <w:sz w:val="24"/>
          <w:szCs w:val="24"/>
        </w:rPr>
        <w:t>: 19–28.</w:t>
      </w:r>
    </w:p>
    <w:p w14:paraId="4A0A3CB8" w14:textId="77777777" w:rsidR="001B365D" w:rsidRPr="00636C9B" w:rsidRDefault="001B365D" w:rsidP="00194696">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w:t>
      </w:r>
      <w:r w:rsidRPr="00636C9B">
        <w:rPr>
          <w:rFonts w:ascii="Times New Roman" w:eastAsia="Times New Roman" w:hAnsi="Times New Roman"/>
          <w:noProof/>
          <w:sz w:val="24"/>
          <w:szCs w:val="24"/>
        </w:rPr>
        <w:tab/>
        <w:t xml:space="preserve">Basu R. High ambient temperature and mortality: A review of epidemiologic studies from 2001 to 2008. Environ. Heal. A Glob. Access Sci. Source. 2009; </w:t>
      </w:r>
      <w:r w:rsidRPr="00636C9B">
        <w:rPr>
          <w:rFonts w:ascii="Times New Roman" w:eastAsia="Times New Roman" w:hAnsi="Times New Roman"/>
          <w:b/>
          <w:bCs/>
          <w:noProof/>
          <w:sz w:val="24"/>
          <w:szCs w:val="24"/>
        </w:rPr>
        <w:t>8</w:t>
      </w:r>
      <w:r w:rsidRPr="00636C9B">
        <w:rPr>
          <w:rFonts w:ascii="Times New Roman" w:eastAsia="Times New Roman" w:hAnsi="Times New Roman"/>
          <w:noProof/>
          <w:sz w:val="24"/>
          <w:szCs w:val="24"/>
        </w:rPr>
        <w:t>: 40.</w:t>
      </w:r>
    </w:p>
    <w:p w14:paraId="05C841AE" w14:textId="77777777" w:rsidR="001B365D" w:rsidRPr="00636C9B" w:rsidRDefault="001B365D" w:rsidP="00194696">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3</w:t>
      </w:r>
      <w:r w:rsidRPr="00636C9B">
        <w:rPr>
          <w:rFonts w:ascii="Times New Roman" w:eastAsia="Times New Roman" w:hAnsi="Times New Roman"/>
          <w:noProof/>
          <w:sz w:val="24"/>
          <w:szCs w:val="24"/>
        </w:rPr>
        <w:tab/>
        <w:t xml:space="preserve">Gasparrini A, Guo Y, Hashizume M, </w:t>
      </w:r>
      <w:r w:rsidRPr="00636C9B">
        <w:rPr>
          <w:rFonts w:ascii="Times New Roman" w:eastAsia="Times New Roman" w:hAnsi="Times New Roman"/>
          <w:i/>
          <w:iCs/>
          <w:noProof/>
          <w:sz w:val="24"/>
          <w:szCs w:val="24"/>
        </w:rPr>
        <w:t>et al.</w:t>
      </w:r>
      <w:r w:rsidRPr="00636C9B">
        <w:rPr>
          <w:rFonts w:ascii="Times New Roman" w:eastAsia="Times New Roman" w:hAnsi="Times New Roman"/>
          <w:noProof/>
          <w:sz w:val="24"/>
          <w:szCs w:val="24"/>
        </w:rPr>
        <w:t xml:space="preserve"> Mortality risk attributable to high and low ambient temperature: A multicountry observational study. </w:t>
      </w:r>
      <w:r w:rsidRPr="00636C9B">
        <w:rPr>
          <w:rFonts w:ascii="Times New Roman" w:eastAsia="Times New Roman" w:hAnsi="Times New Roman"/>
          <w:i/>
          <w:iCs/>
          <w:noProof/>
          <w:sz w:val="24"/>
          <w:szCs w:val="24"/>
        </w:rPr>
        <w:t>Lancet</w:t>
      </w:r>
      <w:r w:rsidRPr="00636C9B">
        <w:rPr>
          <w:rFonts w:ascii="Times New Roman" w:eastAsia="Times New Roman" w:hAnsi="Times New Roman"/>
          <w:noProof/>
          <w:sz w:val="24"/>
          <w:szCs w:val="24"/>
        </w:rPr>
        <w:t xml:space="preserve"> 2015; </w:t>
      </w:r>
      <w:r w:rsidRPr="00636C9B">
        <w:rPr>
          <w:rFonts w:ascii="Times New Roman" w:eastAsia="Times New Roman" w:hAnsi="Times New Roman"/>
          <w:b/>
          <w:bCs/>
          <w:noProof/>
          <w:sz w:val="24"/>
          <w:szCs w:val="24"/>
        </w:rPr>
        <w:t>386</w:t>
      </w:r>
      <w:r w:rsidRPr="00636C9B">
        <w:rPr>
          <w:rFonts w:ascii="Times New Roman" w:eastAsia="Times New Roman" w:hAnsi="Times New Roman"/>
          <w:noProof/>
          <w:sz w:val="24"/>
          <w:szCs w:val="24"/>
        </w:rPr>
        <w:t>: 369–75.</w:t>
      </w:r>
    </w:p>
    <w:p w14:paraId="6E8C53B9" w14:textId="77777777" w:rsidR="001B365D" w:rsidRPr="00636C9B" w:rsidRDefault="001B365D" w:rsidP="00194696">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4</w:t>
      </w:r>
      <w:r w:rsidRPr="00636C9B">
        <w:rPr>
          <w:rFonts w:ascii="Times New Roman" w:eastAsia="Times New Roman" w:hAnsi="Times New Roman"/>
          <w:noProof/>
          <w:sz w:val="24"/>
          <w:szCs w:val="24"/>
        </w:rPr>
        <w:tab/>
        <w:t>IPCC. IPCC special report on the impacts of global warming of 1.5 °C - Summary for policy makers. 2018. http://www.ipcc.ch/report/sr15/.</w:t>
      </w:r>
    </w:p>
    <w:p w14:paraId="1874E429" w14:textId="77777777" w:rsidR="001B365D" w:rsidRPr="00636C9B" w:rsidRDefault="001B365D" w:rsidP="00334A3C">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5</w:t>
      </w:r>
      <w:r w:rsidRPr="00636C9B">
        <w:rPr>
          <w:rFonts w:ascii="Times New Roman" w:eastAsia="Times New Roman" w:hAnsi="Times New Roman"/>
          <w:noProof/>
          <w:sz w:val="24"/>
          <w:szCs w:val="24"/>
        </w:rPr>
        <w:tab/>
        <w:t xml:space="preserve">Bennett JE, Blangiardo M, Fecht D, Elliott P, Ezzati M. Vulnerability to the mortality effects of warm temperature in the districts of England and Wales. </w:t>
      </w:r>
      <w:r w:rsidRPr="00636C9B">
        <w:rPr>
          <w:rFonts w:ascii="Times New Roman" w:eastAsia="Times New Roman" w:hAnsi="Times New Roman"/>
          <w:i/>
          <w:iCs/>
          <w:noProof/>
          <w:sz w:val="24"/>
          <w:szCs w:val="24"/>
        </w:rPr>
        <w:t>Nat Clim Chang</w:t>
      </w:r>
      <w:r w:rsidRPr="00636C9B">
        <w:rPr>
          <w:rFonts w:ascii="Times New Roman" w:eastAsia="Times New Roman" w:hAnsi="Times New Roman"/>
          <w:noProof/>
          <w:sz w:val="24"/>
          <w:szCs w:val="24"/>
        </w:rPr>
        <w:t xml:space="preserve"> 2014; </w:t>
      </w:r>
      <w:r w:rsidRPr="00636C9B">
        <w:rPr>
          <w:rFonts w:ascii="Times New Roman" w:eastAsia="Times New Roman" w:hAnsi="Times New Roman"/>
          <w:b/>
          <w:bCs/>
          <w:noProof/>
          <w:sz w:val="24"/>
          <w:szCs w:val="24"/>
        </w:rPr>
        <w:t>4</w:t>
      </w:r>
      <w:r w:rsidRPr="00636C9B">
        <w:rPr>
          <w:rFonts w:ascii="Times New Roman" w:eastAsia="Times New Roman" w:hAnsi="Times New Roman"/>
          <w:noProof/>
          <w:sz w:val="24"/>
          <w:szCs w:val="24"/>
        </w:rPr>
        <w:t>: 269–73.</w:t>
      </w:r>
    </w:p>
    <w:p w14:paraId="5761A76D" w14:textId="77777777" w:rsidR="001B365D" w:rsidRPr="00636C9B" w:rsidRDefault="001B365D" w:rsidP="00636C9B">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6</w:t>
      </w:r>
      <w:r w:rsidRPr="00636C9B">
        <w:rPr>
          <w:rFonts w:ascii="Times New Roman" w:eastAsia="Times New Roman" w:hAnsi="Times New Roman"/>
          <w:noProof/>
          <w:sz w:val="24"/>
          <w:szCs w:val="24"/>
        </w:rPr>
        <w:tab/>
        <w:t xml:space="preserve">Song X, Wang S, Hu Y, </w:t>
      </w:r>
      <w:r w:rsidRPr="00636C9B">
        <w:rPr>
          <w:rFonts w:ascii="Times New Roman" w:eastAsia="Times New Roman" w:hAnsi="Times New Roman"/>
          <w:i/>
          <w:iCs/>
          <w:noProof/>
          <w:sz w:val="24"/>
          <w:szCs w:val="24"/>
        </w:rPr>
        <w:t>et al.</w:t>
      </w:r>
      <w:r w:rsidRPr="00636C9B">
        <w:rPr>
          <w:rFonts w:ascii="Times New Roman" w:eastAsia="Times New Roman" w:hAnsi="Times New Roman"/>
          <w:noProof/>
          <w:sz w:val="24"/>
          <w:szCs w:val="24"/>
        </w:rPr>
        <w:t xml:space="preserve"> Impact of ambient temperature on morbidity and mortality: An overview of reviews. </w:t>
      </w:r>
      <w:r w:rsidRPr="00636C9B">
        <w:rPr>
          <w:rFonts w:ascii="Times New Roman" w:eastAsia="Times New Roman" w:hAnsi="Times New Roman"/>
          <w:i/>
          <w:iCs/>
          <w:noProof/>
          <w:sz w:val="24"/>
          <w:szCs w:val="24"/>
        </w:rPr>
        <w:t>Sci Total Environ</w:t>
      </w:r>
      <w:r w:rsidRPr="00636C9B">
        <w:rPr>
          <w:rFonts w:ascii="Times New Roman" w:eastAsia="Times New Roman" w:hAnsi="Times New Roman"/>
          <w:noProof/>
          <w:sz w:val="24"/>
          <w:szCs w:val="24"/>
        </w:rPr>
        <w:t xml:space="preserve"> 2017; </w:t>
      </w:r>
      <w:r w:rsidRPr="00636C9B">
        <w:rPr>
          <w:rFonts w:ascii="Times New Roman" w:eastAsia="Times New Roman" w:hAnsi="Times New Roman"/>
          <w:b/>
          <w:bCs/>
          <w:noProof/>
          <w:sz w:val="24"/>
          <w:szCs w:val="24"/>
        </w:rPr>
        <w:t>586</w:t>
      </w:r>
      <w:r w:rsidRPr="00636C9B">
        <w:rPr>
          <w:rFonts w:ascii="Times New Roman" w:eastAsia="Times New Roman" w:hAnsi="Times New Roman"/>
          <w:noProof/>
          <w:sz w:val="24"/>
          <w:szCs w:val="24"/>
        </w:rPr>
        <w:t>: 241–54.</w:t>
      </w:r>
    </w:p>
    <w:p w14:paraId="5860D2B8" w14:textId="77777777" w:rsidR="001B365D" w:rsidRPr="00636C9B" w:rsidRDefault="001B365D" w:rsidP="00636C9B">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7</w:t>
      </w:r>
      <w:r w:rsidRPr="00636C9B">
        <w:rPr>
          <w:rFonts w:ascii="Times New Roman" w:eastAsia="Times New Roman" w:hAnsi="Times New Roman"/>
          <w:noProof/>
          <w:sz w:val="24"/>
          <w:szCs w:val="24"/>
        </w:rPr>
        <w:tab/>
        <w:t xml:space="preserve">Ranson M. Crime, weather, and climate change. </w:t>
      </w:r>
      <w:r w:rsidRPr="00636C9B">
        <w:rPr>
          <w:rFonts w:ascii="Times New Roman" w:eastAsia="Times New Roman" w:hAnsi="Times New Roman"/>
          <w:i/>
          <w:iCs/>
          <w:noProof/>
          <w:sz w:val="24"/>
          <w:szCs w:val="24"/>
        </w:rPr>
        <w:t>J Environ Econ Manage</w:t>
      </w:r>
      <w:r w:rsidRPr="00636C9B">
        <w:rPr>
          <w:rFonts w:ascii="Times New Roman" w:eastAsia="Times New Roman" w:hAnsi="Times New Roman"/>
          <w:noProof/>
          <w:sz w:val="24"/>
          <w:szCs w:val="24"/>
        </w:rPr>
        <w:t xml:space="preserve"> 2014. DOI:10.1016/j.jeem.2013.11.008.</w:t>
      </w:r>
    </w:p>
    <w:p w14:paraId="1580B9AF"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8</w:t>
      </w:r>
      <w:r w:rsidRPr="00636C9B">
        <w:rPr>
          <w:rFonts w:ascii="Times New Roman" w:eastAsia="Times New Roman" w:hAnsi="Times New Roman"/>
          <w:noProof/>
          <w:sz w:val="24"/>
          <w:szCs w:val="24"/>
        </w:rPr>
        <w:tab/>
        <w:t xml:space="preserve">Mares D. Climate change and levels of violence in socially disadvantaged neighborhood groups. </w:t>
      </w:r>
      <w:r w:rsidRPr="00636C9B">
        <w:rPr>
          <w:rFonts w:ascii="Times New Roman" w:eastAsia="Times New Roman" w:hAnsi="Times New Roman"/>
          <w:i/>
          <w:iCs/>
          <w:noProof/>
          <w:sz w:val="24"/>
          <w:szCs w:val="24"/>
        </w:rPr>
        <w:t>J Urban Heal</w:t>
      </w:r>
      <w:r w:rsidRPr="00636C9B">
        <w:rPr>
          <w:rFonts w:ascii="Times New Roman" w:eastAsia="Times New Roman" w:hAnsi="Times New Roman"/>
          <w:noProof/>
          <w:sz w:val="24"/>
          <w:szCs w:val="24"/>
        </w:rPr>
        <w:t xml:space="preserve"> 2013. DOI:10.1007/s11524-013-9791-1.</w:t>
      </w:r>
    </w:p>
    <w:p w14:paraId="06602414"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9</w:t>
      </w:r>
      <w:r w:rsidRPr="00636C9B">
        <w:rPr>
          <w:rFonts w:ascii="Times New Roman" w:eastAsia="Times New Roman" w:hAnsi="Times New Roman"/>
          <w:noProof/>
          <w:sz w:val="24"/>
          <w:szCs w:val="24"/>
        </w:rPr>
        <w:tab/>
        <w:t xml:space="preserve">Burke MB, Miguel E, Satyanath S, Dykema JA, Lobell DB. Warming increases the risk of civil war in Africa. </w:t>
      </w:r>
      <w:r w:rsidRPr="00636C9B">
        <w:rPr>
          <w:rFonts w:ascii="Times New Roman" w:eastAsia="Times New Roman" w:hAnsi="Times New Roman"/>
          <w:i/>
          <w:iCs/>
          <w:noProof/>
          <w:sz w:val="24"/>
          <w:szCs w:val="24"/>
        </w:rPr>
        <w:t>Proc Natl Acad Sci</w:t>
      </w:r>
      <w:r w:rsidRPr="00636C9B">
        <w:rPr>
          <w:rFonts w:ascii="Times New Roman" w:eastAsia="Times New Roman" w:hAnsi="Times New Roman"/>
          <w:noProof/>
          <w:sz w:val="24"/>
          <w:szCs w:val="24"/>
        </w:rPr>
        <w:t xml:space="preserve"> 2009. DOI:10.1073/pnas.0907998106.</w:t>
      </w:r>
    </w:p>
    <w:p w14:paraId="3154BAE7"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10</w:t>
      </w:r>
      <w:r w:rsidRPr="00636C9B">
        <w:rPr>
          <w:rFonts w:ascii="Times New Roman" w:eastAsia="Times New Roman" w:hAnsi="Times New Roman"/>
          <w:noProof/>
          <w:sz w:val="24"/>
          <w:szCs w:val="24"/>
        </w:rPr>
        <w:tab/>
        <w:t xml:space="preserve">Hsiang SM, Burke M, Miguel E. Quantifying the Influence of Climate on Human Conflict. </w:t>
      </w:r>
      <w:r w:rsidRPr="00636C9B">
        <w:rPr>
          <w:rFonts w:ascii="Times New Roman" w:eastAsia="Times New Roman" w:hAnsi="Times New Roman"/>
          <w:i/>
          <w:iCs/>
          <w:noProof/>
          <w:sz w:val="24"/>
          <w:szCs w:val="24"/>
        </w:rPr>
        <w:t>Science (80- )</w:t>
      </w:r>
      <w:r w:rsidRPr="00636C9B">
        <w:rPr>
          <w:rFonts w:ascii="Times New Roman" w:eastAsia="Times New Roman" w:hAnsi="Times New Roman"/>
          <w:noProof/>
          <w:sz w:val="24"/>
          <w:szCs w:val="24"/>
        </w:rPr>
        <w:t xml:space="preserve"> 2013. DOI:10.1126/science.1235367.</w:t>
      </w:r>
    </w:p>
    <w:p w14:paraId="1A930D22"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11</w:t>
      </w:r>
      <w:r w:rsidRPr="00636C9B">
        <w:rPr>
          <w:rFonts w:ascii="Times New Roman" w:eastAsia="Times New Roman" w:hAnsi="Times New Roman"/>
          <w:noProof/>
          <w:sz w:val="24"/>
          <w:szCs w:val="24"/>
        </w:rPr>
        <w:tab/>
        <w:t xml:space="preserve">Hsiang SM, Meng KC, Cane MA. Civil conflicts are associated with the global climate. </w:t>
      </w:r>
      <w:r w:rsidRPr="00636C9B">
        <w:rPr>
          <w:rFonts w:ascii="Times New Roman" w:eastAsia="Times New Roman" w:hAnsi="Times New Roman"/>
          <w:i/>
          <w:iCs/>
          <w:noProof/>
          <w:sz w:val="24"/>
          <w:szCs w:val="24"/>
        </w:rPr>
        <w:t>Nature</w:t>
      </w:r>
      <w:r w:rsidRPr="00636C9B">
        <w:rPr>
          <w:rFonts w:ascii="Times New Roman" w:eastAsia="Times New Roman" w:hAnsi="Times New Roman"/>
          <w:noProof/>
          <w:sz w:val="24"/>
          <w:szCs w:val="24"/>
        </w:rPr>
        <w:t xml:space="preserve"> 2011. DOI:10.1038/nature10311.</w:t>
      </w:r>
    </w:p>
    <w:p w14:paraId="166B8355"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12</w:t>
      </w:r>
      <w:r w:rsidRPr="00636C9B">
        <w:rPr>
          <w:rFonts w:ascii="Times New Roman" w:eastAsia="Times New Roman" w:hAnsi="Times New Roman"/>
          <w:noProof/>
          <w:sz w:val="24"/>
          <w:szCs w:val="24"/>
        </w:rPr>
        <w:tab/>
        <w:t xml:space="preserve">O’Loughlin J, Witmer FDW, Linke AM, Laing A, Gettelman A, Dudhia J. Climate variability and conflict risk in East Africa, 1990-2009. </w:t>
      </w:r>
      <w:r w:rsidRPr="00636C9B">
        <w:rPr>
          <w:rFonts w:ascii="Times New Roman" w:eastAsia="Times New Roman" w:hAnsi="Times New Roman"/>
          <w:i/>
          <w:iCs/>
          <w:noProof/>
          <w:sz w:val="24"/>
          <w:szCs w:val="24"/>
        </w:rPr>
        <w:t>Proc Natl Acad Sci</w:t>
      </w:r>
      <w:r w:rsidRPr="00636C9B">
        <w:rPr>
          <w:rFonts w:ascii="Times New Roman" w:eastAsia="Times New Roman" w:hAnsi="Times New Roman"/>
          <w:noProof/>
          <w:sz w:val="24"/>
          <w:szCs w:val="24"/>
        </w:rPr>
        <w:t xml:space="preserve"> 2012. DOI:10.1073/pnas.1205130109.</w:t>
      </w:r>
    </w:p>
    <w:p w14:paraId="359A0D46"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13</w:t>
      </w:r>
      <w:r w:rsidRPr="00636C9B">
        <w:rPr>
          <w:rFonts w:ascii="Times New Roman" w:eastAsia="Times New Roman" w:hAnsi="Times New Roman"/>
          <w:noProof/>
          <w:sz w:val="24"/>
          <w:szCs w:val="24"/>
        </w:rPr>
        <w:tab/>
        <w:t xml:space="preserve">Page LA, Hajat S, Kovats RS. Relationship between daily suicide counts and temperature in England and Wales. </w:t>
      </w:r>
      <w:r w:rsidRPr="00636C9B">
        <w:rPr>
          <w:rFonts w:ascii="Times New Roman" w:eastAsia="Times New Roman" w:hAnsi="Times New Roman"/>
          <w:i/>
          <w:iCs/>
          <w:noProof/>
          <w:sz w:val="24"/>
          <w:szCs w:val="24"/>
        </w:rPr>
        <w:t>Br J Psychiatry</w:t>
      </w:r>
      <w:r w:rsidRPr="00636C9B">
        <w:rPr>
          <w:rFonts w:ascii="Times New Roman" w:eastAsia="Times New Roman" w:hAnsi="Times New Roman"/>
          <w:noProof/>
          <w:sz w:val="24"/>
          <w:szCs w:val="24"/>
        </w:rPr>
        <w:t xml:space="preserve"> 2007. DOI:10.1192/bjp.bp.106.031948.</w:t>
      </w:r>
    </w:p>
    <w:p w14:paraId="71FC1583"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14</w:t>
      </w:r>
      <w:r w:rsidRPr="00636C9B">
        <w:rPr>
          <w:rFonts w:ascii="Times New Roman" w:eastAsia="Times New Roman" w:hAnsi="Times New Roman"/>
          <w:noProof/>
          <w:sz w:val="24"/>
          <w:szCs w:val="24"/>
        </w:rPr>
        <w:tab/>
        <w:t xml:space="preserve">Burke M, González F, Baylis P, </w:t>
      </w:r>
      <w:r w:rsidRPr="00636C9B">
        <w:rPr>
          <w:rFonts w:ascii="Times New Roman" w:eastAsia="Times New Roman" w:hAnsi="Times New Roman"/>
          <w:i/>
          <w:iCs/>
          <w:noProof/>
          <w:sz w:val="24"/>
          <w:szCs w:val="24"/>
        </w:rPr>
        <w:t>et al.</w:t>
      </w:r>
      <w:r w:rsidRPr="00636C9B">
        <w:rPr>
          <w:rFonts w:ascii="Times New Roman" w:eastAsia="Times New Roman" w:hAnsi="Times New Roman"/>
          <w:noProof/>
          <w:sz w:val="24"/>
          <w:szCs w:val="24"/>
        </w:rPr>
        <w:t xml:space="preserve"> Higher temperatures increase suicide rates in the United States and Mexico. </w:t>
      </w:r>
      <w:r w:rsidRPr="00636C9B">
        <w:rPr>
          <w:rFonts w:ascii="Times New Roman" w:eastAsia="Times New Roman" w:hAnsi="Times New Roman"/>
          <w:i/>
          <w:iCs/>
          <w:noProof/>
          <w:sz w:val="24"/>
          <w:szCs w:val="24"/>
        </w:rPr>
        <w:t>Nat Clim Chang</w:t>
      </w:r>
      <w:r w:rsidRPr="00636C9B">
        <w:rPr>
          <w:rFonts w:ascii="Times New Roman" w:eastAsia="Times New Roman" w:hAnsi="Times New Roman"/>
          <w:noProof/>
          <w:sz w:val="24"/>
          <w:szCs w:val="24"/>
        </w:rPr>
        <w:t xml:space="preserve"> 2018. DOI:10.1038/s41558-018-0222-x.</w:t>
      </w:r>
    </w:p>
    <w:p w14:paraId="6ED22FAF"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15</w:t>
      </w:r>
      <w:r w:rsidRPr="00636C9B">
        <w:rPr>
          <w:rFonts w:ascii="Times New Roman" w:eastAsia="Times New Roman" w:hAnsi="Times New Roman"/>
          <w:noProof/>
          <w:sz w:val="24"/>
          <w:szCs w:val="24"/>
        </w:rPr>
        <w:tab/>
        <w:t xml:space="preserve">Orru H, Åström DO. Increases in external cause mortality due to high and low temperatures: evidence from northeastern Europe. </w:t>
      </w:r>
      <w:r w:rsidRPr="00636C9B">
        <w:rPr>
          <w:rFonts w:ascii="Times New Roman" w:eastAsia="Times New Roman" w:hAnsi="Times New Roman"/>
          <w:i/>
          <w:iCs/>
          <w:noProof/>
          <w:sz w:val="24"/>
          <w:szCs w:val="24"/>
        </w:rPr>
        <w:t>Int J Biometeorol</w:t>
      </w:r>
      <w:r w:rsidRPr="00636C9B">
        <w:rPr>
          <w:rFonts w:ascii="Times New Roman" w:eastAsia="Times New Roman" w:hAnsi="Times New Roman"/>
          <w:noProof/>
          <w:sz w:val="24"/>
          <w:szCs w:val="24"/>
        </w:rPr>
        <w:t xml:space="preserve"> 2017. DOI:10.1007/s00484-016-1270-4.</w:t>
      </w:r>
    </w:p>
    <w:p w14:paraId="107C3866"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16</w:t>
      </w:r>
      <w:r w:rsidRPr="00636C9B">
        <w:rPr>
          <w:rFonts w:ascii="Times New Roman" w:eastAsia="Times New Roman" w:hAnsi="Times New Roman"/>
          <w:noProof/>
          <w:sz w:val="24"/>
          <w:szCs w:val="24"/>
        </w:rPr>
        <w:tab/>
        <w:t xml:space="preserve">Kampe EOI, Kovats S, Hajat S. Impact of high ambient temperature on unintentional injuries in high-income countries: A narrative systematic literature review. </w:t>
      </w:r>
      <w:r w:rsidRPr="00636C9B">
        <w:rPr>
          <w:rFonts w:ascii="Times New Roman" w:eastAsia="Times New Roman" w:hAnsi="Times New Roman"/>
          <w:i/>
          <w:iCs/>
          <w:noProof/>
          <w:sz w:val="24"/>
          <w:szCs w:val="24"/>
        </w:rPr>
        <w:t>BMJ Open</w:t>
      </w:r>
      <w:r w:rsidRPr="00636C9B">
        <w:rPr>
          <w:rFonts w:ascii="Times New Roman" w:eastAsia="Times New Roman" w:hAnsi="Times New Roman"/>
          <w:noProof/>
          <w:sz w:val="24"/>
          <w:szCs w:val="24"/>
        </w:rPr>
        <w:t xml:space="preserve"> </w:t>
      </w:r>
      <w:r w:rsidRPr="00636C9B">
        <w:rPr>
          <w:rFonts w:ascii="Times New Roman" w:eastAsia="Times New Roman" w:hAnsi="Times New Roman"/>
          <w:noProof/>
          <w:sz w:val="24"/>
          <w:szCs w:val="24"/>
        </w:rPr>
        <w:lastRenderedPageBreak/>
        <w:t>2016. DOI:10.1136/bmjopen-2015-010399.</w:t>
      </w:r>
    </w:p>
    <w:p w14:paraId="088C6338"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17</w:t>
      </w:r>
      <w:r w:rsidRPr="00636C9B">
        <w:rPr>
          <w:rFonts w:ascii="Times New Roman" w:eastAsia="Times New Roman" w:hAnsi="Times New Roman"/>
          <w:noProof/>
          <w:sz w:val="24"/>
          <w:szCs w:val="24"/>
        </w:rPr>
        <w:tab/>
        <w:t xml:space="preserve">Hajat S, Kovats RS, Lachowycz K. Heat-related and cold-related deaths in England and Wales: Who is at risk? </w:t>
      </w:r>
      <w:r w:rsidRPr="00636C9B">
        <w:rPr>
          <w:rFonts w:ascii="Times New Roman" w:eastAsia="Times New Roman" w:hAnsi="Times New Roman"/>
          <w:i/>
          <w:iCs/>
          <w:noProof/>
          <w:sz w:val="24"/>
          <w:szCs w:val="24"/>
        </w:rPr>
        <w:t>Occup Environ Med</w:t>
      </w:r>
      <w:r w:rsidRPr="00636C9B">
        <w:rPr>
          <w:rFonts w:ascii="Times New Roman" w:eastAsia="Times New Roman" w:hAnsi="Times New Roman"/>
          <w:noProof/>
          <w:sz w:val="24"/>
          <w:szCs w:val="24"/>
        </w:rPr>
        <w:t xml:space="preserve"> 2007. DOI:10.1136/oem.2006.029017.</w:t>
      </w:r>
    </w:p>
    <w:p w14:paraId="0CC71DBC"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18</w:t>
      </w:r>
      <w:r w:rsidRPr="00636C9B">
        <w:rPr>
          <w:rFonts w:ascii="Times New Roman" w:eastAsia="Times New Roman" w:hAnsi="Times New Roman"/>
          <w:noProof/>
          <w:sz w:val="24"/>
          <w:szCs w:val="24"/>
        </w:rPr>
        <w:tab/>
        <w:t xml:space="preserve">Zanobetti A, O’Neill MS, Gronlund CJ, Schwartz JD. Summer temperature variability and long-term survival among elderly people with chronic disease. </w:t>
      </w:r>
      <w:r w:rsidRPr="00636C9B">
        <w:rPr>
          <w:rFonts w:ascii="Times New Roman" w:eastAsia="Times New Roman" w:hAnsi="Times New Roman"/>
          <w:i/>
          <w:iCs/>
          <w:noProof/>
          <w:sz w:val="24"/>
          <w:szCs w:val="24"/>
        </w:rPr>
        <w:t>Proc Natl Acad Sci</w:t>
      </w:r>
      <w:r w:rsidRPr="00636C9B">
        <w:rPr>
          <w:rFonts w:ascii="Times New Roman" w:eastAsia="Times New Roman" w:hAnsi="Times New Roman"/>
          <w:noProof/>
          <w:sz w:val="24"/>
          <w:szCs w:val="24"/>
        </w:rPr>
        <w:t xml:space="preserve"> 2012. DOI:10.1073/pnas.1113070109.</w:t>
      </w:r>
    </w:p>
    <w:p w14:paraId="4DCC6639"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19</w:t>
      </w:r>
      <w:r w:rsidRPr="00636C9B">
        <w:rPr>
          <w:rFonts w:ascii="Times New Roman" w:eastAsia="Times New Roman" w:hAnsi="Times New Roman"/>
          <w:noProof/>
          <w:sz w:val="24"/>
          <w:szCs w:val="24"/>
        </w:rPr>
        <w:tab/>
        <w:t xml:space="preserve">Ingram DD, Parker JD, Schenker N, </w:t>
      </w:r>
      <w:r w:rsidRPr="00636C9B">
        <w:rPr>
          <w:rFonts w:ascii="Times New Roman" w:eastAsia="Times New Roman" w:hAnsi="Times New Roman"/>
          <w:i/>
          <w:iCs/>
          <w:noProof/>
          <w:sz w:val="24"/>
          <w:szCs w:val="24"/>
        </w:rPr>
        <w:t>et al.</w:t>
      </w:r>
      <w:r w:rsidRPr="00636C9B">
        <w:rPr>
          <w:rFonts w:ascii="Times New Roman" w:eastAsia="Times New Roman" w:hAnsi="Times New Roman"/>
          <w:noProof/>
          <w:sz w:val="24"/>
          <w:szCs w:val="24"/>
        </w:rPr>
        <w:t xml:space="preserve"> United States Census 2000 population with bridged race categories. </w:t>
      </w:r>
      <w:r w:rsidRPr="00636C9B">
        <w:rPr>
          <w:rFonts w:ascii="Times New Roman" w:eastAsia="Times New Roman" w:hAnsi="Times New Roman"/>
          <w:i/>
          <w:iCs/>
          <w:noProof/>
          <w:sz w:val="24"/>
          <w:szCs w:val="24"/>
        </w:rPr>
        <w:t>Vital Health Stat 2</w:t>
      </w:r>
      <w:r w:rsidRPr="00636C9B">
        <w:rPr>
          <w:rFonts w:ascii="Times New Roman" w:eastAsia="Times New Roman" w:hAnsi="Times New Roman"/>
          <w:noProof/>
          <w:sz w:val="24"/>
          <w:szCs w:val="24"/>
        </w:rPr>
        <w:t xml:space="preserve"> 2003; : 1–55.</w:t>
      </w:r>
    </w:p>
    <w:p w14:paraId="357A8A00"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20</w:t>
      </w:r>
      <w:r w:rsidRPr="00636C9B">
        <w:rPr>
          <w:rFonts w:ascii="Times New Roman" w:eastAsia="Times New Roman" w:hAnsi="Times New Roman"/>
          <w:noProof/>
          <w:sz w:val="24"/>
          <w:szCs w:val="24"/>
        </w:rPr>
        <w:tab/>
        <w:t xml:space="preserve">Dee DP, Uppala SM, Simmons AJ, </w:t>
      </w:r>
      <w:r w:rsidRPr="00636C9B">
        <w:rPr>
          <w:rFonts w:ascii="Times New Roman" w:eastAsia="Times New Roman" w:hAnsi="Times New Roman"/>
          <w:i/>
          <w:iCs/>
          <w:noProof/>
          <w:sz w:val="24"/>
          <w:szCs w:val="24"/>
        </w:rPr>
        <w:t>et al.</w:t>
      </w:r>
      <w:r w:rsidRPr="00636C9B">
        <w:rPr>
          <w:rFonts w:ascii="Times New Roman" w:eastAsia="Times New Roman" w:hAnsi="Times New Roman"/>
          <w:noProof/>
          <w:sz w:val="24"/>
          <w:szCs w:val="24"/>
        </w:rPr>
        <w:t xml:space="preserve"> The ERA-Interim reanalysis: configuration and performance of the data assimilation system. </w:t>
      </w:r>
      <w:r w:rsidRPr="00636C9B">
        <w:rPr>
          <w:rFonts w:ascii="Times New Roman" w:eastAsia="Times New Roman" w:hAnsi="Times New Roman"/>
          <w:i/>
          <w:iCs/>
          <w:noProof/>
          <w:sz w:val="24"/>
          <w:szCs w:val="24"/>
        </w:rPr>
        <w:t>Q J R Meteorol Soc</w:t>
      </w:r>
      <w:r w:rsidRPr="00636C9B">
        <w:rPr>
          <w:rFonts w:ascii="Times New Roman" w:eastAsia="Times New Roman" w:hAnsi="Times New Roman"/>
          <w:noProof/>
          <w:sz w:val="24"/>
          <w:szCs w:val="24"/>
        </w:rPr>
        <w:t xml:space="preserve"> 2011; </w:t>
      </w:r>
      <w:r w:rsidRPr="00636C9B">
        <w:rPr>
          <w:rFonts w:ascii="Times New Roman" w:eastAsia="Times New Roman" w:hAnsi="Times New Roman"/>
          <w:b/>
          <w:bCs/>
          <w:noProof/>
          <w:sz w:val="24"/>
          <w:szCs w:val="24"/>
        </w:rPr>
        <w:t>137</w:t>
      </w:r>
      <w:r w:rsidRPr="00636C9B">
        <w:rPr>
          <w:rFonts w:ascii="Times New Roman" w:eastAsia="Times New Roman" w:hAnsi="Times New Roman"/>
          <w:noProof/>
          <w:sz w:val="24"/>
          <w:szCs w:val="24"/>
        </w:rPr>
        <w:t>: 553–97.</w:t>
      </w:r>
    </w:p>
    <w:p w14:paraId="390CEE0E"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21</w:t>
      </w:r>
      <w:r w:rsidRPr="00636C9B">
        <w:rPr>
          <w:rFonts w:ascii="Times New Roman" w:eastAsia="Times New Roman" w:hAnsi="Times New Roman"/>
          <w:noProof/>
          <w:sz w:val="24"/>
          <w:szCs w:val="24"/>
        </w:rPr>
        <w:tab/>
        <w:t>Wallace JM, Hobbs P V. Atmospheric Science: An Introductory Survey: Second Edition. 2006 DOI:10.1016/C2009-0-00034-8.</w:t>
      </w:r>
    </w:p>
    <w:p w14:paraId="40155093"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22</w:t>
      </w:r>
      <w:r w:rsidRPr="00636C9B">
        <w:rPr>
          <w:rFonts w:ascii="Times New Roman" w:eastAsia="Times New Roman" w:hAnsi="Times New Roman"/>
          <w:noProof/>
          <w:sz w:val="24"/>
          <w:szCs w:val="24"/>
        </w:rPr>
        <w:tab/>
        <w:t xml:space="preserve">Parks RM, Bennett JE, Foreman KJ, Toumi R, Ezzati M. National and regional seasonal dynamics of all-cause and cause-specific mortality in the USA from 1980 to 2016. </w:t>
      </w:r>
      <w:r w:rsidRPr="00636C9B">
        <w:rPr>
          <w:rFonts w:ascii="Times New Roman" w:eastAsia="Times New Roman" w:hAnsi="Times New Roman"/>
          <w:i/>
          <w:iCs/>
          <w:noProof/>
          <w:sz w:val="24"/>
          <w:szCs w:val="24"/>
        </w:rPr>
        <w:t>Elife</w:t>
      </w:r>
      <w:r w:rsidRPr="00636C9B">
        <w:rPr>
          <w:rFonts w:ascii="Times New Roman" w:eastAsia="Times New Roman" w:hAnsi="Times New Roman"/>
          <w:noProof/>
          <w:sz w:val="24"/>
          <w:szCs w:val="24"/>
        </w:rPr>
        <w:t xml:space="preserve"> 2018; </w:t>
      </w:r>
      <w:r w:rsidRPr="00636C9B">
        <w:rPr>
          <w:rFonts w:ascii="Times New Roman" w:eastAsia="Times New Roman" w:hAnsi="Times New Roman"/>
          <w:b/>
          <w:bCs/>
          <w:noProof/>
          <w:sz w:val="24"/>
          <w:szCs w:val="24"/>
        </w:rPr>
        <w:t>7</w:t>
      </w:r>
      <w:r w:rsidRPr="00636C9B">
        <w:rPr>
          <w:rFonts w:ascii="Times New Roman" w:eastAsia="Times New Roman" w:hAnsi="Times New Roman"/>
          <w:noProof/>
          <w:sz w:val="24"/>
          <w:szCs w:val="24"/>
        </w:rPr>
        <w:t>. DOI:10.7554/eLife.35500.</w:t>
      </w:r>
    </w:p>
    <w:p w14:paraId="0CC0E7CE"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23</w:t>
      </w:r>
      <w:r w:rsidRPr="00636C9B">
        <w:rPr>
          <w:rFonts w:ascii="Times New Roman" w:eastAsia="Times New Roman" w:hAnsi="Times New Roman"/>
          <w:noProof/>
          <w:sz w:val="24"/>
          <w:szCs w:val="24"/>
        </w:rPr>
        <w:tab/>
        <w:t>Rue H, Held L. Gaussian Markov random fields. Theory and applications. 2005 DOI:10.1007/s00184-007-0162-3.</w:t>
      </w:r>
    </w:p>
    <w:p w14:paraId="5F89797D"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24</w:t>
      </w:r>
      <w:r w:rsidRPr="00636C9B">
        <w:rPr>
          <w:rFonts w:ascii="Times New Roman" w:eastAsia="Times New Roman" w:hAnsi="Times New Roman"/>
          <w:noProof/>
          <w:sz w:val="24"/>
          <w:szCs w:val="24"/>
        </w:rPr>
        <w:tab/>
        <w:t xml:space="preserve">Besag J. Spatial interaction and the statistical snalysis of lattice systems. </w:t>
      </w:r>
      <w:r w:rsidRPr="00636C9B">
        <w:rPr>
          <w:rFonts w:ascii="Times New Roman" w:eastAsia="Times New Roman" w:hAnsi="Times New Roman"/>
          <w:i/>
          <w:iCs/>
          <w:noProof/>
          <w:sz w:val="24"/>
          <w:szCs w:val="24"/>
        </w:rPr>
        <w:t>J R Stat Soc Ser B (Statistical Methodol</w:t>
      </w:r>
      <w:r w:rsidRPr="00636C9B">
        <w:rPr>
          <w:rFonts w:ascii="Times New Roman" w:eastAsia="Times New Roman" w:hAnsi="Times New Roman"/>
          <w:noProof/>
          <w:sz w:val="24"/>
          <w:szCs w:val="24"/>
        </w:rPr>
        <w:t xml:space="preserve"> 1974. DOI:10.2307/2984812.</w:t>
      </w:r>
    </w:p>
    <w:p w14:paraId="38069E55"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25</w:t>
      </w:r>
      <w:r w:rsidRPr="00636C9B">
        <w:rPr>
          <w:rFonts w:ascii="Times New Roman" w:eastAsia="Times New Roman" w:hAnsi="Times New Roman"/>
          <w:noProof/>
          <w:sz w:val="24"/>
          <w:szCs w:val="24"/>
        </w:rPr>
        <w:tab/>
        <w:t>Blangiardo M, Cameletti M, Baio G, Rue H. Spatial and spatio-temporal models with R-INLA. Spat. Spatiotemporal. Epidemiol. 2013. DOI:10.1016/j.sste.2013.07.003.</w:t>
      </w:r>
    </w:p>
    <w:p w14:paraId="70F4E843"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26</w:t>
      </w:r>
      <w:r w:rsidRPr="00636C9B">
        <w:rPr>
          <w:rFonts w:ascii="Times New Roman" w:eastAsia="Times New Roman" w:hAnsi="Times New Roman"/>
          <w:noProof/>
          <w:sz w:val="24"/>
          <w:szCs w:val="24"/>
        </w:rPr>
        <w:tab/>
        <w:t xml:space="preserve">Al-Harbi M, Yassin MF, Shams M Bin. Stochastic modeling of the impact of meteorological conditions on road traffic accidents. </w:t>
      </w:r>
      <w:r w:rsidRPr="00636C9B">
        <w:rPr>
          <w:rFonts w:ascii="Times New Roman" w:eastAsia="Times New Roman" w:hAnsi="Times New Roman"/>
          <w:i/>
          <w:iCs/>
          <w:noProof/>
          <w:sz w:val="24"/>
          <w:szCs w:val="24"/>
        </w:rPr>
        <w:t>Stoch Environ Res Risk Assess</w:t>
      </w:r>
      <w:r w:rsidRPr="00636C9B">
        <w:rPr>
          <w:rFonts w:ascii="Times New Roman" w:eastAsia="Times New Roman" w:hAnsi="Times New Roman"/>
          <w:noProof/>
          <w:sz w:val="24"/>
          <w:szCs w:val="24"/>
        </w:rPr>
        <w:t xml:space="preserve"> 2012. DOI:10.1007/s00477-012-0584-y.</w:t>
      </w:r>
    </w:p>
    <w:p w14:paraId="7E7F33D1"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27</w:t>
      </w:r>
      <w:r w:rsidRPr="00636C9B">
        <w:rPr>
          <w:rFonts w:ascii="Times New Roman" w:eastAsia="Times New Roman" w:hAnsi="Times New Roman"/>
          <w:noProof/>
          <w:sz w:val="24"/>
          <w:szCs w:val="24"/>
        </w:rPr>
        <w:tab/>
        <w:t xml:space="preserve">Hohnsbein J, Piekarski C, Kampmann B, Noack T. Effects of heat on visual acuity. </w:t>
      </w:r>
      <w:r w:rsidRPr="00636C9B">
        <w:rPr>
          <w:rFonts w:ascii="Times New Roman" w:eastAsia="Times New Roman" w:hAnsi="Times New Roman"/>
          <w:i/>
          <w:iCs/>
          <w:noProof/>
          <w:sz w:val="24"/>
          <w:szCs w:val="24"/>
        </w:rPr>
        <w:t>Ergonomics</w:t>
      </w:r>
      <w:r w:rsidRPr="00636C9B">
        <w:rPr>
          <w:rFonts w:ascii="Times New Roman" w:eastAsia="Times New Roman" w:hAnsi="Times New Roman"/>
          <w:noProof/>
          <w:sz w:val="24"/>
          <w:szCs w:val="24"/>
        </w:rPr>
        <w:t xml:space="preserve"> 1984. DOI:10.1080/00140138408963605.</w:t>
      </w:r>
    </w:p>
    <w:p w14:paraId="70F3E544"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28</w:t>
      </w:r>
      <w:r w:rsidRPr="00636C9B">
        <w:rPr>
          <w:rFonts w:ascii="Times New Roman" w:eastAsia="Times New Roman" w:hAnsi="Times New Roman"/>
          <w:noProof/>
          <w:sz w:val="24"/>
          <w:szCs w:val="24"/>
        </w:rPr>
        <w:tab/>
        <w:t xml:space="preserve">Kramarow E, Chen L-H, Hedegaard H, Warner M. Deaths From Unintentional Injury Among Adults Aged 65 and Over: United States, 2000–2013. </w:t>
      </w:r>
      <w:r w:rsidRPr="00636C9B">
        <w:rPr>
          <w:rFonts w:ascii="Times New Roman" w:eastAsia="Times New Roman" w:hAnsi="Times New Roman"/>
          <w:i/>
          <w:iCs/>
          <w:noProof/>
          <w:sz w:val="24"/>
          <w:szCs w:val="24"/>
        </w:rPr>
        <w:t>Natl Cent Heal Stat Data Br</w:t>
      </w:r>
      <w:r w:rsidRPr="00636C9B">
        <w:rPr>
          <w:rFonts w:ascii="Times New Roman" w:eastAsia="Times New Roman" w:hAnsi="Times New Roman"/>
          <w:noProof/>
          <w:sz w:val="24"/>
          <w:szCs w:val="24"/>
        </w:rPr>
        <w:t xml:space="preserve"> 2015.</w:t>
      </w:r>
    </w:p>
    <w:p w14:paraId="57AF43C8"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29</w:t>
      </w:r>
      <w:r w:rsidRPr="00636C9B">
        <w:rPr>
          <w:rFonts w:ascii="Times New Roman" w:eastAsia="Times New Roman" w:hAnsi="Times New Roman"/>
          <w:noProof/>
          <w:sz w:val="24"/>
          <w:szCs w:val="24"/>
        </w:rPr>
        <w:tab/>
        <w:t>Stevens JA, Rudd RA. Circumstances and contributing causes of fall deaths among persons aged 65 and older: United States, 2010. J. Am. Geriatr. Soc. 2014. DOI:10.1111/jgs.12702.</w:t>
      </w:r>
    </w:p>
    <w:p w14:paraId="79C84704"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30</w:t>
      </w:r>
      <w:r w:rsidRPr="00636C9B">
        <w:rPr>
          <w:rFonts w:ascii="Times New Roman" w:eastAsia="Times New Roman" w:hAnsi="Times New Roman"/>
          <w:noProof/>
          <w:sz w:val="24"/>
          <w:szCs w:val="24"/>
        </w:rPr>
        <w:tab/>
        <w:t>Ambrose AF, Paul G, Hausdorff JM. Risk factors for falls among older adults: A review of the literature. Maturitas. 2013. DOI:10.1016/j.maturitas.2013.02.009.</w:t>
      </w:r>
    </w:p>
    <w:p w14:paraId="13594BDB"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31</w:t>
      </w:r>
      <w:r w:rsidRPr="00636C9B">
        <w:rPr>
          <w:rFonts w:ascii="Times New Roman" w:eastAsia="Times New Roman" w:hAnsi="Times New Roman"/>
          <w:noProof/>
          <w:sz w:val="24"/>
          <w:szCs w:val="24"/>
        </w:rPr>
        <w:tab/>
        <w:t xml:space="preserve">Xu J. Unintentional drowning deaths in the United States, 1999-2010. </w:t>
      </w:r>
      <w:r w:rsidRPr="00636C9B">
        <w:rPr>
          <w:rFonts w:ascii="Times New Roman" w:eastAsia="Times New Roman" w:hAnsi="Times New Roman"/>
          <w:i/>
          <w:iCs/>
          <w:noProof/>
          <w:sz w:val="24"/>
          <w:szCs w:val="24"/>
        </w:rPr>
        <w:t>NCHS Data Brief</w:t>
      </w:r>
      <w:r w:rsidRPr="00636C9B">
        <w:rPr>
          <w:rFonts w:ascii="Times New Roman" w:eastAsia="Times New Roman" w:hAnsi="Times New Roman"/>
          <w:noProof/>
          <w:sz w:val="24"/>
          <w:szCs w:val="24"/>
        </w:rPr>
        <w:t xml:space="preserve"> 2014.</w:t>
      </w:r>
    </w:p>
    <w:p w14:paraId="63BFDD82" w14:textId="77777777" w:rsidR="001B365D" w:rsidRPr="00636C9B" w:rsidRDefault="001B365D">
      <w:pPr>
        <w:widowControl w:val="0"/>
        <w:autoSpaceDE w:val="0"/>
        <w:autoSpaceDN w:val="0"/>
        <w:adjustRightInd w:val="0"/>
        <w:spacing w:line="240" w:lineRule="auto"/>
        <w:ind w:left="640" w:hanging="640"/>
        <w:rPr>
          <w:rFonts w:ascii="Times New Roman" w:hAnsi="Times New Roman"/>
          <w:noProof/>
          <w:sz w:val="24"/>
          <w:szCs w:val="24"/>
        </w:rPr>
      </w:pPr>
      <w:r w:rsidRPr="00636C9B">
        <w:rPr>
          <w:rFonts w:ascii="Times New Roman" w:eastAsia="Times New Roman" w:hAnsi="Times New Roman"/>
          <w:noProof/>
          <w:sz w:val="24"/>
          <w:szCs w:val="24"/>
        </w:rPr>
        <w:t>32</w:t>
      </w:r>
      <w:r w:rsidRPr="00636C9B">
        <w:rPr>
          <w:rFonts w:ascii="Times New Roman" w:eastAsia="Times New Roman" w:hAnsi="Times New Roman"/>
          <w:noProof/>
          <w:sz w:val="24"/>
          <w:szCs w:val="24"/>
        </w:rPr>
        <w:tab/>
        <w:t xml:space="preserve">Maystadt JF, Ecker O. Extreme weather and civil war: Does drought fuel conflict in </w:t>
      </w:r>
      <w:r w:rsidRPr="00636C9B">
        <w:rPr>
          <w:rFonts w:ascii="Times New Roman" w:eastAsia="Times New Roman" w:hAnsi="Times New Roman"/>
          <w:noProof/>
          <w:sz w:val="24"/>
          <w:szCs w:val="24"/>
        </w:rPr>
        <w:lastRenderedPageBreak/>
        <w:t xml:space="preserve">Somalia through livestock price shocks? </w:t>
      </w:r>
      <w:r w:rsidRPr="00636C9B">
        <w:rPr>
          <w:rFonts w:ascii="Times New Roman" w:eastAsia="Times New Roman" w:hAnsi="Times New Roman"/>
          <w:i/>
          <w:iCs/>
          <w:noProof/>
          <w:sz w:val="24"/>
          <w:szCs w:val="24"/>
        </w:rPr>
        <w:t>Am J Agric Econ</w:t>
      </w:r>
      <w:r w:rsidRPr="00636C9B">
        <w:rPr>
          <w:rFonts w:ascii="Times New Roman" w:eastAsia="Times New Roman" w:hAnsi="Times New Roman"/>
          <w:noProof/>
          <w:sz w:val="24"/>
          <w:szCs w:val="24"/>
        </w:rPr>
        <w:t xml:space="preserve"> 2014. DOI:10.1093/ajae/aau010.</w:t>
      </w:r>
    </w:p>
    <w:p w14:paraId="14D0E6E5" w14:textId="0C258931" w:rsidR="009011C5" w:rsidRPr="00636C9B" w:rsidRDefault="00A55581">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r w:rsidR="009011C5" w:rsidRPr="00636C9B">
        <w:rPr>
          <w:rFonts w:ascii="Times New Roman" w:hAnsi="Times New Roman"/>
          <w:b/>
          <w:color w:val="000000" w:themeColor="text1"/>
          <w:sz w:val="24"/>
          <w:szCs w:val="24"/>
        </w:rPr>
        <w:br w:type="page"/>
      </w:r>
    </w:p>
    <w:p w14:paraId="28E46996" w14:textId="6910F869" w:rsidR="00AA16D4" w:rsidRDefault="003007A1" w:rsidP="005D73D0">
      <w:pPr>
        <w:spacing w:after="0" w:line="480" w:lineRule="auto"/>
        <w:jc w:val="both"/>
        <w:rPr>
          <w:ins w:id="289" w:author="Tamura-Wicks, Helen M" w:date="2018-11-01T15:57:00Z"/>
          <w:rFonts w:ascii="Times New Roman" w:hAnsi="Times New Roman"/>
          <w:color w:val="000000" w:themeColor="text1"/>
          <w:sz w:val="24"/>
          <w:szCs w:val="24"/>
        </w:rPr>
      </w:pPr>
      <w:ins w:id="290" w:author="Parks, Robbie M" w:date="2018-10-29T14:46:00Z">
        <w:r w:rsidRPr="00636C9B">
          <w:rPr>
            <w:rFonts w:ascii="Times New Roman" w:hAnsi="Times New Roman"/>
            <w:b/>
            <w:color w:val="000000" w:themeColor="text1"/>
            <w:sz w:val="24"/>
            <w:szCs w:val="24"/>
          </w:rPr>
          <w:lastRenderedPageBreak/>
          <w:t>Figure 1</w:t>
        </w:r>
        <w:r w:rsidR="002A5534" w:rsidRPr="00636C9B">
          <w:rPr>
            <w:rFonts w:ascii="Times New Roman" w:hAnsi="Times New Roman"/>
            <w:b/>
            <w:color w:val="000000" w:themeColor="text1"/>
            <w:sz w:val="24"/>
            <w:szCs w:val="24"/>
          </w:rPr>
          <w:t xml:space="preserve">. </w:t>
        </w:r>
      </w:ins>
      <w:ins w:id="291" w:author="Tamura-Wicks, Helen M" w:date="2018-11-01T15:58:00Z">
        <w:r w:rsidR="00AA16D4" w:rsidRPr="00171799">
          <w:rPr>
            <w:rFonts w:ascii="Times New Roman" w:hAnsi="Times New Roman"/>
            <w:color w:val="000000" w:themeColor="text1"/>
            <w:sz w:val="24"/>
            <w:szCs w:val="24"/>
          </w:rPr>
          <w:t>Graphic of</w:t>
        </w:r>
        <w:r w:rsidR="00AA16D4">
          <w:rPr>
            <w:rFonts w:ascii="Times New Roman" w:hAnsi="Times New Roman"/>
            <w:b/>
            <w:color w:val="000000" w:themeColor="text1"/>
            <w:sz w:val="24"/>
            <w:szCs w:val="24"/>
          </w:rPr>
          <w:t xml:space="preserve"> </w:t>
        </w:r>
      </w:ins>
      <w:r w:rsidR="00171799">
        <w:rPr>
          <w:rFonts w:ascii="Times New Roman" w:hAnsi="Times New Roman"/>
          <w:color w:val="000000" w:themeColor="text1"/>
          <w:sz w:val="24"/>
          <w:szCs w:val="24"/>
        </w:rPr>
        <w:t>t</w:t>
      </w:r>
      <w:ins w:id="292" w:author="Parks, Robbie M" w:date="2018-10-29T14:46:00Z">
        <w:r w:rsidR="002A5534" w:rsidRPr="00636C9B">
          <w:rPr>
            <w:rFonts w:ascii="Times New Roman" w:hAnsi="Times New Roman"/>
            <w:color w:val="000000" w:themeColor="text1"/>
            <w:sz w:val="24"/>
            <w:szCs w:val="24"/>
          </w:rPr>
          <w:t xml:space="preserve">ransforming state-month temperatures </w:t>
        </w:r>
      </w:ins>
      <w:ins w:id="293" w:author="Tamura-Wicks, Helen M" w:date="2018-11-01T15:57:00Z">
        <w:r w:rsidR="00AA16D4">
          <w:rPr>
            <w:rFonts w:ascii="Times New Roman" w:hAnsi="Times New Roman"/>
            <w:color w:val="000000" w:themeColor="text1"/>
            <w:sz w:val="24"/>
            <w:szCs w:val="24"/>
          </w:rPr>
          <w:t xml:space="preserve">into state-month anomalies from </w:t>
        </w:r>
      </w:ins>
      <w:ins w:id="294" w:author="Tamura-Wicks, Helen M" w:date="2018-11-01T16:00:00Z">
        <w:r w:rsidR="00AA16D4">
          <w:rPr>
            <w:rFonts w:ascii="Times New Roman" w:hAnsi="Times New Roman"/>
            <w:color w:val="000000" w:themeColor="text1"/>
            <w:sz w:val="24"/>
            <w:szCs w:val="24"/>
          </w:rPr>
          <w:t xml:space="preserve">their </w:t>
        </w:r>
      </w:ins>
      <w:ins w:id="295" w:author="Tamura-Wicks, Helen M" w:date="2018-11-01T15:57:00Z">
        <w:r w:rsidR="00AA16D4">
          <w:rPr>
            <w:rFonts w:ascii="Times New Roman" w:hAnsi="Times New Roman"/>
            <w:color w:val="000000" w:themeColor="text1"/>
            <w:sz w:val="24"/>
            <w:szCs w:val="24"/>
          </w:rPr>
          <w:t xml:space="preserve">1980-2009 mean. </w:t>
        </w:r>
      </w:ins>
      <w:ins w:id="296" w:author="Parks, Robbie M" w:date="2018-10-29T14:46:00Z">
        <w:r w:rsidR="002A5534" w:rsidRPr="00636C9B">
          <w:rPr>
            <w:rFonts w:ascii="Times New Roman" w:hAnsi="Times New Roman"/>
            <w:color w:val="000000" w:themeColor="text1"/>
            <w:sz w:val="24"/>
            <w:szCs w:val="24"/>
          </w:rPr>
          <w:t>(left panel)</w:t>
        </w:r>
        <w:del w:id="297" w:author="Tamura-Wicks, Helen M" w:date="2018-11-01T15:58:00Z">
          <w:r w:rsidR="002A5534" w:rsidRPr="00636C9B" w:rsidDel="00AA16D4">
            <w:rPr>
              <w:rFonts w:ascii="Times New Roman" w:hAnsi="Times New Roman"/>
              <w:color w:val="000000" w:themeColor="text1"/>
              <w:sz w:val="24"/>
              <w:szCs w:val="24"/>
            </w:rPr>
            <w:delText>into state-month anomalies</w:delText>
          </w:r>
        </w:del>
      </w:ins>
      <w:ins w:id="298" w:author="Tamura-Wicks, Helen M" w:date="2018-11-01T15:59:00Z">
        <w:r w:rsidR="00AA16D4">
          <w:rPr>
            <w:rFonts w:ascii="Times New Roman" w:hAnsi="Times New Roman"/>
            <w:color w:val="000000" w:themeColor="text1"/>
            <w:sz w:val="24"/>
            <w:szCs w:val="24"/>
          </w:rPr>
          <w:t xml:space="preserve"> July 1980-2016 </w:t>
        </w:r>
      </w:ins>
      <w:ins w:id="299" w:author="Tamura-Wicks, Helen M" w:date="2018-11-01T15:58:00Z">
        <w:r w:rsidR="00AA16D4">
          <w:rPr>
            <w:rFonts w:ascii="Times New Roman" w:hAnsi="Times New Roman"/>
            <w:color w:val="000000" w:themeColor="text1"/>
            <w:sz w:val="24"/>
            <w:szCs w:val="24"/>
          </w:rPr>
          <w:t>temperatures for Florida</w:t>
        </w:r>
      </w:ins>
      <w:ins w:id="300" w:author="Tamura-Wicks, Helen M" w:date="2018-11-01T16:00:00Z">
        <w:r w:rsidR="00AA16D4">
          <w:rPr>
            <w:rFonts w:ascii="Times New Roman" w:hAnsi="Times New Roman"/>
            <w:color w:val="000000" w:themeColor="text1"/>
            <w:sz w:val="24"/>
            <w:szCs w:val="24"/>
          </w:rPr>
          <w:t xml:space="preserve"> (red)</w:t>
        </w:r>
      </w:ins>
      <w:ins w:id="301" w:author="Tamura-Wicks, Helen M" w:date="2018-11-01T15:58:00Z">
        <w:r w:rsidR="00AA16D4">
          <w:rPr>
            <w:rFonts w:ascii="Times New Roman" w:hAnsi="Times New Roman"/>
            <w:color w:val="000000" w:themeColor="text1"/>
            <w:sz w:val="24"/>
            <w:szCs w:val="24"/>
          </w:rPr>
          <w:t xml:space="preserve"> and</w:t>
        </w:r>
      </w:ins>
      <w:ins w:id="302" w:author="Tamura-Wicks, Helen M" w:date="2018-11-01T15:59:00Z">
        <w:r w:rsidR="00AA16D4">
          <w:rPr>
            <w:rFonts w:ascii="Times New Roman" w:hAnsi="Times New Roman"/>
            <w:color w:val="000000" w:themeColor="text1"/>
            <w:sz w:val="24"/>
            <w:szCs w:val="24"/>
          </w:rPr>
          <w:t xml:space="preserve"> Washington</w:t>
        </w:r>
      </w:ins>
      <w:ins w:id="303" w:author="Tamura-Wicks, Helen M" w:date="2018-11-01T16:00:00Z">
        <w:r w:rsidR="00AA16D4">
          <w:rPr>
            <w:rFonts w:ascii="Times New Roman" w:hAnsi="Times New Roman"/>
            <w:color w:val="000000" w:themeColor="text1"/>
            <w:sz w:val="24"/>
            <w:szCs w:val="24"/>
          </w:rPr>
          <w:t xml:space="preserve"> (blue)</w:t>
        </w:r>
      </w:ins>
      <w:ins w:id="304" w:author="Tamura-Wicks, Helen M" w:date="2018-11-01T15:58:00Z">
        <w:r w:rsidR="00AA16D4">
          <w:rPr>
            <w:rFonts w:ascii="Times New Roman" w:hAnsi="Times New Roman"/>
            <w:color w:val="000000" w:themeColor="text1"/>
            <w:sz w:val="24"/>
            <w:szCs w:val="24"/>
          </w:rPr>
          <w:t>.</w:t>
        </w:r>
      </w:ins>
      <w:ins w:id="305" w:author="Parks, Robbie M" w:date="2018-10-29T14:46:00Z">
        <w:r w:rsidR="002A5534" w:rsidRPr="00636C9B">
          <w:rPr>
            <w:rFonts w:ascii="Times New Roman" w:hAnsi="Times New Roman"/>
            <w:color w:val="000000" w:themeColor="text1"/>
            <w:sz w:val="24"/>
            <w:szCs w:val="24"/>
          </w:rPr>
          <w:t xml:space="preserve"> (two right panels), </w:t>
        </w:r>
      </w:ins>
      <w:ins w:id="306" w:author="Tamura-Wicks, Helen M" w:date="2018-11-01T16:01:00Z">
        <w:r w:rsidR="00AA16D4">
          <w:rPr>
            <w:rFonts w:ascii="Times New Roman" w:hAnsi="Times New Roman"/>
            <w:color w:val="000000" w:themeColor="text1"/>
            <w:sz w:val="24"/>
            <w:szCs w:val="24"/>
          </w:rPr>
          <w:t>July 1980-2016 temperature anomalies for Florida (red) and Washington (blue).</w:t>
        </w:r>
        <w:r w:rsidR="00AA16D4" w:rsidRPr="00636C9B">
          <w:rPr>
            <w:rFonts w:ascii="Times New Roman" w:hAnsi="Times New Roman"/>
            <w:color w:val="000000" w:themeColor="text1"/>
            <w:sz w:val="24"/>
            <w:szCs w:val="24"/>
          </w:rPr>
          <w:t xml:space="preserve"> </w:t>
        </w:r>
      </w:ins>
      <w:ins w:id="307" w:author="Parks, Robbie M" w:date="2018-10-29T14:46:00Z">
        <w:del w:id="308" w:author="Tamura-Wicks, Helen M" w:date="2018-11-01T16:01:00Z">
          <w:r w:rsidR="002A5534" w:rsidRPr="00636C9B" w:rsidDel="00AA16D4">
            <w:rPr>
              <w:rFonts w:ascii="Times New Roman" w:hAnsi="Times New Roman"/>
              <w:color w:val="000000" w:themeColor="text1"/>
              <w:sz w:val="24"/>
              <w:szCs w:val="24"/>
            </w:rPr>
            <w:delText>using Florida and Washington in July, 1980-2016.</w:delText>
          </w:r>
        </w:del>
      </w:ins>
    </w:p>
    <w:p w14:paraId="5FC4D8EB" w14:textId="5304E898" w:rsidR="002A5534" w:rsidRPr="00636C9B" w:rsidRDefault="002A5534" w:rsidP="005D73D0">
      <w:pPr>
        <w:spacing w:after="0" w:line="480" w:lineRule="auto"/>
        <w:jc w:val="both"/>
        <w:rPr>
          <w:ins w:id="309" w:author="Parks, Robbie M" w:date="2018-10-29T14:46:00Z"/>
          <w:rFonts w:ascii="Times New Roman" w:hAnsi="Times New Roman"/>
          <w:color w:val="000000" w:themeColor="text1"/>
          <w:sz w:val="24"/>
          <w:szCs w:val="24"/>
        </w:rPr>
      </w:pPr>
      <w:ins w:id="310" w:author="Parks, Robbie M" w:date="2018-10-29T14:46:00Z">
        <w:r w:rsidRPr="00636C9B">
          <w:rPr>
            <w:rFonts w:ascii="Times New Roman" w:hAnsi="Times New Roman"/>
            <w:color w:val="000000" w:themeColor="text1"/>
            <w:sz w:val="24"/>
            <w:szCs w:val="24"/>
          </w:rPr>
          <w:br w:type="page"/>
        </w:r>
      </w:ins>
    </w:p>
    <w:p w14:paraId="111CEFCE" w14:textId="25B70121" w:rsidR="00016713" w:rsidRPr="00636C9B" w:rsidRDefault="005B03DF"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ins w:id="311" w:author="Parks, Robbie M" w:date="2018-10-29T14:46:00Z">
        <w:r w:rsidR="002A5534" w:rsidRPr="00636C9B">
          <w:rPr>
            <w:rFonts w:ascii="Times New Roman" w:hAnsi="Times New Roman"/>
            <w:b/>
            <w:color w:val="000000" w:themeColor="text1"/>
            <w:sz w:val="24"/>
            <w:szCs w:val="24"/>
          </w:rPr>
          <w:t>2</w:t>
        </w:r>
      </w:ins>
      <w:r w:rsidR="0019142A" w:rsidRPr="00636C9B">
        <w:rPr>
          <w:rFonts w:ascii="Times New Roman" w:hAnsi="Times New Roman"/>
          <w:b/>
          <w:color w:val="000000" w:themeColor="text1"/>
          <w:sz w:val="24"/>
          <w:szCs w:val="24"/>
        </w:rPr>
        <w:t>.</w:t>
      </w:r>
      <w:r w:rsidR="001B246F" w:rsidRPr="00636C9B">
        <w:rPr>
          <w:rFonts w:ascii="Times New Roman" w:hAnsi="Times New Roman"/>
          <w:b/>
          <w:color w:val="000000" w:themeColor="text1"/>
          <w:sz w:val="24"/>
          <w:szCs w:val="24"/>
        </w:rPr>
        <w:t xml:space="preserve"> </w:t>
      </w:r>
      <w:r w:rsidR="006C049E" w:rsidRPr="00636C9B">
        <w:rPr>
          <w:rFonts w:ascii="Times New Roman" w:hAnsi="Times New Roman"/>
          <w:color w:val="000000" w:themeColor="text1"/>
          <w:sz w:val="24"/>
          <w:szCs w:val="24"/>
        </w:rPr>
        <w:t xml:space="preserve">National Age-Standardised Death Rates (ASDRs) </w:t>
      </w:r>
      <w:del w:id="312" w:author="Tamura-Wicks, Helen M" w:date="2018-11-01T15:26:00Z">
        <w:r w:rsidR="006C049E" w:rsidRPr="00636C9B" w:rsidDel="006C58FE">
          <w:rPr>
            <w:rFonts w:ascii="Times New Roman" w:hAnsi="Times New Roman"/>
            <w:color w:val="000000" w:themeColor="text1"/>
            <w:sz w:val="24"/>
            <w:szCs w:val="24"/>
          </w:rPr>
          <w:delText>over time</w:delText>
        </w:r>
      </w:del>
      <w:ins w:id="313" w:author="Tamura-Wicks, Helen M" w:date="2018-11-01T15:26:00Z">
        <w:r w:rsidR="006C58FE">
          <w:rPr>
            <w:rFonts w:ascii="Times New Roman" w:hAnsi="Times New Roman"/>
            <w:color w:val="000000" w:themeColor="text1"/>
            <w:sz w:val="24"/>
            <w:szCs w:val="24"/>
          </w:rPr>
          <w:t>from 1980 to 2016,</w:t>
        </w:r>
      </w:ins>
      <w:r w:rsidR="006C049E" w:rsidRPr="00636C9B">
        <w:rPr>
          <w:rFonts w:ascii="Times New Roman" w:hAnsi="Times New Roman"/>
          <w:color w:val="000000" w:themeColor="text1"/>
          <w:sz w:val="24"/>
          <w:szCs w:val="24"/>
        </w:rPr>
        <w:t xml:space="preserve"> by month and category</w:t>
      </w:r>
      <w:ins w:id="314" w:author="Tamura-Wicks, Helen M" w:date="2018-11-01T15:26:00Z">
        <w:r w:rsidR="006C58FE">
          <w:rPr>
            <w:rFonts w:ascii="Times New Roman" w:hAnsi="Times New Roman"/>
            <w:color w:val="000000" w:themeColor="text1"/>
            <w:sz w:val="24"/>
            <w:szCs w:val="24"/>
          </w:rPr>
          <w:t xml:space="preserve"> of</w:t>
        </w:r>
      </w:ins>
      <w:r w:rsidR="006C049E" w:rsidRPr="00636C9B">
        <w:rPr>
          <w:rFonts w:ascii="Times New Roman" w:hAnsi="Times New Roman"/>
          <w:color w:val="000000" w:themeColor="text1"/>
          <w:sz w:val="24"/>
          <w:szCs w:val="24"/>
        </w:rPr>
        <w:t xml:space="preserve"> injury death</w:t>
      </w:r>
      <w:r w:rsidR="005F3F6E">
        <w:rPr>
          <w:rFonts w:ascii="Times New Roman" w:hAnsi="Times New Roman"/>
          <w:color w:val="000000" w:themeColor="text1"/>
          <w:sz w:val="24"/>
          <w:szCs w:val="24"/>
        </w:rPr>
        <w:t>.</w:t>
      </w:r>
      <w:del w:id="315" w:author="Tamura-Wicks, Helen M" w:date="2018-11-01T15:26:00Z">
        <w:r w:rsidR="006C049E" w:rsidRPr="00636C9B" w:rsidDel="006C58FE">
          <w:rPr>
            <w:rFonts w:ascii="Times New Roman" w:hAnsi="Times New Roman"/>
            <w:color w:val="000000" w:themeColor="text1"/>
            <w:sz w:val="24"/>
            <w:szCs w:val="24"/>
          </w:rPr>
          <w:delText>, 1980-2016</w:delText>
        </w:r>
        <w:r w:rsidR="000A2462" w:rsidRPr="00636C9B" w:rsidDel="006C58FE">
          <w:rPr>
            <w:rFonts w:ascii="Times New Roman" w:hAnsi="Times New Roman"/>
            <w:color w:val="000000" w:themeColor="text1"/>
            <w:sz w:val="24"/>
            <w:szCs w:val="24"/>
          </w:rPr>
          <w:delText>.</w:delText>
        </w:r>
      </w:del>
      <w:r w:rsidR="00016713" w:rsidRPr="00636C9B">
        <w:rPr>
          <w:rFonts w:ascii="Times New Roman" w:hAnsi="Times New Roman"/>
          <w:color w:val="000000" w:themeColor="text1"/>
          <w:sz w:val="24"/>
          <w:szCs w:val="24"/>
        </w:rPr>
        <w:br w:type="page"/>
      </w:r>
    </w:p>
    <w:p w14:paraId="28C19B17" w14:textId="3BD3A11F" w:rsidR="002E3961" w:rsidRPr="00636C9B" w:rsidRDefault="003C7D02"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ins w:id="316" w:author="Parks, Robbie M" w:date="2018-10-29T14:46:00Z">
        <w:r w:rsidR="002A5534" w:rsidRPr="00636C9B">
          <w:rPr>
            <w:rFonts w:ascii="Times New Roman" w:hAnsi="Times New Roman"/>
            <w:b/>
            <w:color w:val="000000" w:themeColor="text1"/>
            <w:sz w:val="24"/>
            <w:szCs w:val="24"/>
          </w:rPr>
          <w:t>3</w:t>
        </w:r>
      </w:ins>
      <w:r w:rsidRPr="00636C9B">
        <w:rPr>
          <w:rFonts w:ascii="Times New Roman" w:hAnsi="Times New Roman"/>
          <w:b/>
          <w:color w:val="000000" w:themeColor="text1"/>
          <w:sz w:val="24"/>
          <w:szCs w:val="24"/>
        </w:rPr>
        <w:t xml:space="preserve">. </w:t>
      </w:r>
      <w:r w:rsidR="00BA15DC" w:rsidRPr="00636C9B">
        <w:rPr>
          <w:rFonts w:ascii="Times New Roman" w:hAnsi="Times New Roman"/>
          <w:color w:val="000000" w:themeColor="text1"/>
          <w:sz w:val="24"/>
          <w:szCs w:val="24"/>
        </w:rPr>
        <w:t>Average p</w:t>
      </w:r>
      <w:r w:rsidRPr="00636C9B">
        <w:rPr>
          <w:rFonts w:ascii="Times New Roman" w:hAnsi="Times New Roman"/>
          <w:color w:val="000000" w:themeColor="text1"/>
          <w:sz w:val="24"/>
          <w:szCs w:val="24"/>
        </w:rPr>
        <w:t>ercentage breakdown of</w:t>
      </w:r>
      <w:ins w:id="317" w:author="Tamura-Wicks, Helen M" w:date="2018-11-01T15:50:00Z">
        <w:r w:rsidR="008621C2">
          <w:rPr>
            <w:rFonts w:ascii="Times New Roman" w:hAnsi="Times New Roman"/>
            <w:color w:val="000000" w:themeColor="text1"/>
            <w:sz w:val="24"/>
            <w:szCs w:val="24"/>
          </w:rPr>
          <w:t xml:space="preserve"> injury deaths, by</w:t>
        </w:r>
      </w:ins>
      <w:r w:rsidRPr="00636C9B">
        <w:rPr>
          <w:rFonts w:ascii="Times New Roman" w:hAnsi="Times New Roman"/>
          <w:color w:val="000000" w:themeColor="text1"/>
          <w:sz w:val="24"/>
          <w:szCs w:val="24"/>
        </w:rPr>
        <w:t xml:space="preserve"> category of unintentional (</w:t>
      </w:r>
      <w:r w:rsidR="00BA15DC" w:rsidRPr="00636C9B">
        <w:rPr>
          <w:rFonts w:ascii="Times New Roman" w:hAnsi="Times New Roman"/>
          <w:color w:val="000000" w:themeColor="text1"/>
          <w:sz w:val="24"/>
          <w:szCs w:val="24"/>
        </w:rPr>
        <w:t xml:space="preserve">yellow/brown) and intentional (purple) deaths in the </w:t>
      </w:r>
      <w:ins w:id="318" w:author="Tamura-Wicks, Helen M" w:date="2018-11-01T15:49:00Z">
        <w:r w:rsidR="008621C2">
          <w:rPr>
            <w:rFonts w:ascii="Times New Roman" w:hAnsi="Times New Roman"/>
            <w:color w:val="000000" w:themeColor="text1"/>
            <w:sz w:val="24"/>
            <w:szCs w:val="24"/>
          </w:rPr>
          <w:t xml:space="preserve">contiguous </w:t>
        </w:r>
      </w:ins>
      <w:r w:rsidR="00BA15DC" w:rsidRPr="00636C9B">
        <w:rPr>
          <w:rFonts w:ascii="Times New Roman" w:hAnsi="Times New Roman"/>
          <w:color w:val="000000" w:themeColor="text1"/>
          <w:sz w:val="24"/>
          <w:szCs w:val="24"/>
        </w:rPr>
        <w:t>USA</w:t>
      </w:r>
      <w:del w:id="319" w:author="Tamura-Wicks, Helen M" w:date="2018-11-01T15:50:00Z">
        <w:r w:rsidR="00BA15DC" w:rsidRPr="00636C9B" w:rsidDel="008621C2">
          <w:rPr>
            <w:rFonts w:ascii="Times New Roman" w:hAnsi="Times New Roman"/>
            <w:color w:val="000000" w:themeColor="text1"/>
            <w:sz w:val="24"/>
            <w:szCs w:val="24"/>
          </w:rPr>
          <w:delText xml:space="preserve"> by</w:delText>
        </w:r>
      </w:del>
      <w:ins w:id="320" w:author="Tamura-Wicks, Helen M" w:date="2018-11-01T15:50:00Z">
        <w:r w:rsidR="008621C2">
          <w:rPr>
            <w:rFonts w:ascii="Times New Roman" w:hAnsi="Times New Roman"/>
            <w:color w:val="000000" w:themeColor="text1"/>
            <w:sz w:val="24"/>
            <w:szCs w:val="24"/>
          </w:rPr>
          <w:t>,</w:t>
        </w:r>
      </w:ins>
      <w:r w:rsidR="00BA15DC" w:rsidRPr="00636C9B">
        <w:rPr>
          <w:rFonts w:ascii="Times New Roman" w:hAnsi="Times New Roman"/>
          <w:color w:val="000000" w:themeColor="text1"/>
          <w:sz w:val="24"/>
          <w:szCs w:val="24"/>
        </w:rPr>
        <w:t xml:space="preserve"> age </w:t>
      </w:r>
      <w:r w:rsidR="007217A9" w:rsidRPr="00636C9B">
        <w:rPr>
          <w:rFonts w:ascii="Times New Roman" w:hAnsi="Times New Roman"/>
          <w:color w:val="000000" w:themeColor="text1"/>
          <w:sz w:val="24"/>
          <w:szCs w:val="24"/>
        </w:rPr>
        <w:t xml:space="preserve">group </w:t>
      </w:r>
      <w:r w:rsidR="00BA15DC" w:rsidRPr="00636C9B">
        <w:rPr>
          <w:rFonts w:ascii="Times New Roman" w:hAnsi="Times New Roman"/>
          <w:color w:val="000000" w:themeColor="text1"/>
          <w:sz w:val="24"/>
          <w:szCs w:val="24"/>
        </w:rPr>
        <w:t>and sex, for 2012-2016</w:t>
      </w:r>
      <w:r w:rsidR="000A2462" w:rsidRPr="00636C9B">
        <w:rPr>
          <w:rFonts w:ascii="Times New Roman" w:hAnsi="Times New Roman"/>
          <w:color w:val="000000" w:themeColor="text1"/>
          <w:sz w:val="24"/>
          <w:szCs w:val="24"/>
        </w:rPr>
        <w:t>.</w:t>
      </w:r>
      <w:r w:rsidR="002E3961" w:rsidRPr="00636C9B">
        <w:rPr>
          <w:rFonts w:ascii="Times New Roman" w:hAnsi="Times New Roman"/>
          <w:color w:val="000000" w:themeColor="text1"/>
          <w:sz w:val="24"/>
          <w:szCs w:val="24"/>
        </w:rPr>
        <w:br w:type="page"/>
      </w:r>
    </w:p>
    <w:p w14:paraId="27BE4B15" w14:textId="0C859008" w:rsidR="008621C2" w:rsidRDefault="004A3366" w:rsidP="00D76DF7">
      <w:pPr>
        <w:spacing w:after="0" w:line="480" w:lineRule="auto"/>
        <w:jc w:val="both"/>
        <w:rPr>
          <w:ins w:id="321" w:author="Tamura-Wicks, Helen M" w:date="2018-11-01T15:45:00Z"/>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Figure 4</w:t>
      </w:r>
      <w:ins w:id="322" w:author="Tamura-Wicks, Helen M" w:date="2018-11-01T15:46:00Z">
        <w:r w:rsidR="008621C2" w:rsidRPr="008621C2">
          <w:rPr>
            <w:rFonts w:ascii="Times New Roman" w:hAnsi="Times New Roman"/>
            <w:color w:val="000000" w:themeColor="text1"/>
            <w:sz w:val="24"/>
            <w:szCs w:val="24"/>
          </w:rPr>
          <w:t xml:space="preserve"> </w:t>
        </w:r>
        <w:r w:rsidR="008621C2">
          <w:rPr>
            <w:rFonts w:ascii="Times New Roman" w:hAnsi="Times New Roman"/>
            <w:color w:val="000000" w:themeColor="text1"/>
            <w:sz w:val="24"/>
            <w:szCs w:val="24"/>
          </w:rPr>
          <w:t xml:space="preserve">Estimated additional annual injury deaths for 2016 population, if temperatures were 1c above the 1980-2009 mean for every month and state. </w:t>
        </w:r>
      </w:ins>
      <w:del w:id="323" w:author="Tamura-Wicks, Helen M" w:date="2018-11-01T15:46:00Z">
        <w:r w:rsidRPr="00636C9B" w:rsidDel="008621C2">
          <w:rPr>
            <w:rFonts w:ascii="Times New Roman" w:hAnsi="Times New Roman"/>
            <w:b/>
            <w:color w:val="000000" w:themeColor="text1"/>
            <w:sz w:val="24"/>
            <w:szCs w:val="24"/>
          </w:rPr>
          <w:delText xml:space="preserve">. </w:delText>
        </w:r>
        <w:r w:rsidRPr="00636C9B" w:rsidDel="008621C2">
          <w:rPr>
            <w:rFonts w:ascii="Times New Roman" w:hAnsi="Times New Roman"/>
            <w:color w:val="000000" w:themeColor="text1"/>
            <w:sz w:val="24"/>
            <w:szCs w:val="24"/>
          </w:rPr>
          <w:delText xml:space="preserve">Additional annual deaths </w:delText>
        </w:r>
      </w:del>
      <w:del w:id="324" w:author="Tamura-Wicks, Helen M" w:date="2018-11-01T15:33:00Z">
        <w:r w:rsidRPr="00636C9B" w:rsidDel="006C58FE">
          <w:rPr>
            <w:rFonts w:ascii="Times New Roman" w:hAnsi="Times New Roman"/>
            <w:color w:val="000000" w:themeColor="text1"/>
            <w:sz w:val="24"/>
            <w:szCs w:val="24"/>
          </w:rPr>
          <w:delText>with a</w:delText>
        </w:r>
      </w:del>
      <w:del w:id="325" w:author="Tamura-Wicks, Helen M" w:date="2018-11-01T15:46:00Z">
        <w:r w:rsidRPr="00636C9B" w:rsidDel="008621C2">
          <w:rPr>
            <w:rFonts w:ascii="Times New Roman" w:hAnsi="Times New Roman"/>
            <w:color w:val="000000" w:themeColor="text1"/>
            <w:sz w:val="24"/>
            <w:szCs w:val="24"/>
          </w:rPr>
          <w:delText xml:space="preserve"> </w:delText>
        </w:r>
        <w:r w:rsidR="00D52154" w:rsidRPr="00636C9B" w:rsidDel="008621C2">
          <w:rPr>
            <w:rFonts w:ascii="Times New Roman" w:hAnsi="Times New Roman"/>
            <w:color w:val="000000" w:themeColor="text1"/>
            <w:sz w:val="24"/>
            <w:szCs w:val="24"/>
          </w:rPr>
          <w:delText xml:space="preserve">national </w:delText>
        </w:r>
        <w:r w:rsidRPr="00636C9B" w:rsidDel="008621C2">
          <w:rPr>
            <w:rFonts w:ascii="Times New Roman" w:hAnsi="Times New Roman"/>
            <w:color w:val="000000" w:themeColor="text1"/>
            <w:sz w:val="24"/>
            <w:szCs w:val="24"/>
          </w:rPr>
          <w:delText>uniform increase of 1</w:delText>
        </w:r>
        <w:r w:rsidR="00D52154" w:rsidRPr="00636C9B" w:rsidDel="008621C2">
          <w:rPr>
            <w:rFonts w:ascii="Arial" w:eastAsia="Times New Roman" w:hAnsi="Arial" w:cs="Arial"/>
            <w:bCs/>
            <w:color w:val="222222"/>
            <w:sz w:val="24"/>
            <w:szCs w:val="24"/>
            <w:shd w:val="clear" w:color="auto" w:fill="FFFFFF"/>
            <w:lang w:eastAsia="en-GB"/>
          </w:rPr>
          <w:delText>°</w:delText>
        </w:r>
        <w:r w:rsidR="00D52154" w:rsidRPr="00636C9B" w:rsidDel="008621C2">
          <w:rPr>
            <w:rFonts w:ascii="Times New Roman" w:hAnsi="Times New Roman"/>
            <w:color w:val="000000" w:themeColor="text1"/>
            <w:sz w:val="24"/>
            <w:szCs w:val="24"/>
          </w:rPr>
          <w:delText>C</w:delText>
        </w:r>
        <w:r w:rsidR="009A0CFD" w:rsidRPr="00636C9B" w:rsidDel="008621C2">
          <w:rPr>
            <w:rFonts w:ascii="Times New Roman" w:hAnsi="Times New Roman"/>
            <w:color w:val="000000" w:themeColor="text1"/>
            <w:sz w:val="24"/>
            <w:szCs w:val="24"/>
          </w:rPr>
          <w:delText xml:space="preserve"> above </w:delText>
        </w:r>
      </w:del>
      <w:del w:id="326" w:author="Tamura-Wicks, Helen M" w:date="2018-11-01T15:31:00Z">
        <w:r w:rsidR="009A0CFD" w:rsidRPr="00636C9B" w:rsidDel="006C58FE">
          <w:rPr>
            <w:rFonts w:ascii="Times New Roman" w:hAnsi="Times New Roman"/>
            <w:color w:val="000000" w:themeColor="text1"/>
            <w:sz w:val="24"/>
            <w:szCs w:val="24"/>
          </w:rPr>
          <w:delText xml:space="preserve">long-term </w:delText>
        </w:r>
      </w:del>
      <w:del w:id="327" w:author="Tamura-Wicks, Helen M" w:date="2018-11-01T15:38:00Z">
        <w:r w:rsidR="009A0CFD" w:rsidRPr="00636C9B" w:rsidDel="00280E5B">
          <w:rPr>
            <w:rFonts w:ascii="Times New Roman" w:hAnsi="Times New Roman"/>
            <w:color w:val="000000" w:themeColor="text1"/>
            <w:sz w:val="24"/>
            <w:szCs w:val="24"/>
          </w:rPr>
          <w:delText>monthly state mean,</w:delText>
        </w:r>
      </w:del>
      <w:del w:id="328" w:author="Tamura-Wicks, Helen M" w:date="2018-11-01T15:46:00Z">
        <w:r w:rsidR="009A0CFD" w:rsidRPr="00636C9B" w:rsidDel="008621C2">
          <w:rPr>
            <w:rFonts w:ascii="Times New Roman" w:hAnsi="Times New Roman"/>
            <w:color w:val="000000" w:themeColor="text1"/>
            <w:sz w:val="24"/>
            <w:szCs w:val="24"/>
          </w:rPr>
          <w:delText xml:space="preserve"> </w:delText>
        </w:r>
      </w:del>
      <w:del w:id="329" w:author="Tamura-Wicks, Helen M" w:date="2018-11-01T15:32:00Z">
        <w:r w:rsidR="009A0CFD" w:rsidRPr="00636C9B" w:rsidDel="006C58FE">
          <w:rPr>
            <w:rFonts w:ascii="Times New Roman" w:hAnsi="Times New Roman"/>
            <w:color w:val="000000" w:themeColor="text1"/>
            <w:sz w:val="24"/>
            <w:szCs w:val="24"/>
          </w:rPr>
          <w:delText xml:space="preserve">for deaths from all injuries </w:delText>
        </w:r>
      </w:del>
      <w:ins w:id="330" w:author="Tamura-Wicks, Helen M" w:date="2018-11-01T15:35:00Z">
        <w:r w:rsidR="00280E5B">
          <w:rPr>
            <w:rFonts w:ascii="Times New Roman" w:hAnsi="Times New Roman"/>
            <w:color w:val="000000" w:themeColor="text1"/>
            <w:sz w:val="24"/>
            <w:szCs w:val="24"/>
          </w:rPr>
          <w:t xml:space="preserve">They are broken down </w:t>
        </w:r>
      </w:ins>
      <w:r w:rsidR="009A0CFD" w:rsidRPr="00636C9B">
        <w:rPr>
          <w:rFonts w:ascii="Times New Roman" w:hAnsi="Times New Roman"/>
          <w:color w:val="000000" w:themeColor="text1"/>
          <w:sz w:val="24"/>
          <w:szCs w:val="24"/>
        </w:rPr>
        <w:t>by sex, category of injury and age group (top) and month (bottom)</w:t>
      </w:r>
      <w:del w:id="331" w:author="Tamura-Wicks, Helen M" w:date="2018-11-01T15:32:00Z">
        <w:r w:rsidR="009A0CFD" w:rsidRPr="00636C9B" w:rsidDel="006C58FE">
          <w:rPr>
            <w:rFonts w:ascii="Times New Roman" w:hAnsi="Times New Roman"/>
            <w:color w:val="000000" w:themeColor="text1"/>
            <w:sz w:val="24"/>
            <w:szCs w:val="24"/>
          </w:rPr>
          <w:delText>, for 2016 population</w:delText>
        </w:r>
      </w:del>
      <w:r w:rsidR="009A0CFD" w:rsidRPr="00636C9B">
        <w:rPr>
          <w:rFonts w:ascii="Times New Roman" w:hAnsi="Times New Roman"/>
          <w:color w:val="000000" w:themeColor="text1"/>
          <w:sz w:val="24"/>
          <w:szCs w:val="24"/>
        </w:rPr>
        <w:t>. Black dots represent net changes</w:t>
      </w:r>
      <w:r w:rsidR="005F3F6E">
        <w:rPr>
          <w:rFonts w:ascii="Times New Roman" w:hAnsi="Times New Roman"/>
          <w:color w:val="000000" w:themeColor="text1"/>
          <w:sz w:val="24"/>
          <w:szCs w:val="24"/>
        </w:rPr>
        <w:t xml:space="preserve"> in deaths per grouping</w:t>
      </w:r>
      <w:r w:rsidR="009A0CFD" w:rsidRPr="00636C9B">
        <w:rPr>
          <w:rFonts w:ascii="Times New Roman" w:hAnsi="Times New Roman"/>
          <w:color w:val="000000" w:themeColor="text1"/>
          <w:sz w:val="24"/>
          <w:szCs w:val="24"/>
        </w:rPr>
        <w:t>.</w:t>
      </w:r>
    </w:p>
    <w:p w14:paraId="1FAF867F" w14:textId="77777777" w:rsidR="008621C2" w:rsidRDefault="008621C2" w:rsidP="00D76DF7">
      <w:pPr>
        <w:spacing w:after="0" w:line="480" w:lineRule="auto"/>
        <w:jc w:val="both"/>
        <w:rPr>
          <w:ins w:id="332" w:author="Tamura-Wicks, Helen M" w:date="2018-11-01T15:45:00Z"/>
          <w:rFonts w:ascii="Times New Roman" w:hAnsi="Times New Roman"/>
          <w:color w:val="000000" w:themeColor="text1"/>
          <w:sz w:val="24"/>
          <w:szCs w:val="24"/>
        </w:rPr>
      </w:pPr>
    </w:p>
    <w:p w14:paraId="7CD7214A" w14:textId="77777777" w:rsidR="008621C2" w:rsidRDefault="008621C2" w:rsidP="00D76DF7">
      <w:pPr>
        <w:spacing w:after="0" w:line="480" w:lineRule="auto"/>
        <w:jc w:val="both"/>
        <w:rPr>
          <w:ins w:id="333" w:author="Tamura-Wicks, Helen M" w:date="2018-11-01T15:45:00Z"/>
          <w:rFonts w:ascii="Times New Roman" w:hAnsi="Times New Roman"/>
          <w:color w:val="000000" w:themeColor="text1"/>
          <w:sz w:val="24"/>
          <w:szCs w:val="24"/>
        </w:rPr>
      </w:pPr>
    </w:p>
    <w:p w14:paraId="1370BF1C" w14:textId="7E77BDE5" w:rsidR="00234E19" w:rsidRPr="00636C9B" w:rsidRDefault="00234E19"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11ABDC97" w14:textId="36263312" w:rsidR="00280E5B" w:rsidRDefault="00234E19" w:rsidP="005870DD">
      <w:pPr>
        <w:spacing w:after="0" w:line="480" w:lineRule="auto"/>
        <w:jc w:val="both"/>
        <w:rPr>
          <w:ins w:id="334" w:author="Tamura-Wicks, Helen M" w:date="2018-11-01T15:43:00Z"/>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Supplementary Figure 1.</w:t>
      </w:r>
      <w:r w:rsidR="00C83454" w:rsidRPr="00636C9B">
        <w:rPr>
          <w:rFonts w:ascii="Times New Roman" w:hAnsi="Times New Roman"/>
          <w:b/>
          <w:color w:val="000000" w:themeColor="text1"/>
          <w:sz w:val="24"/>
          <w:szCs w:val="24"/>
        </w:rPr>
        <w:t xml:space="preserve"> </w:t>
      </w:r>
      <w:ins w:id="335" w:author="Tamura-Wicks, Helen M" w:date="2018-11-01T15:44:00Z">
        <w:r w:rsidR="008621C2">
          <w:rPr>
            <w:rFonts w:ascii="Times New Roman" w:hAnsi="Times New Roman"/>
            <w:color w:val="000000" w:themeColor="text1"/>
            <w:sz w:val="24"/>
            <w:szCs w:val="24"/>
          </w:rPr>
          <w:t>Excess relative risk if temperatures were 1c above the 1980-2009 mean for every month and state.</w:t>
        </w:r>
      </w:ins>
      <w:del w:id="336" w:author="Tamura-Wicks, Helen M" w:date="2018-11-01T15:44:00Z">
        <w:r w:rsidR="00F47B5D" w:rsidRPr="00636C9B" w:rsidDel="008621C2">
          <w:rPr>
            <w:rFonts w:ascii="Times New Roman" w:hAnsi="Times New Roman"/>
            <w:color w:val="000000" w:themeColor="text1"/>
            <w:sz w:val="24"/>
            <w:szCs w:val="24"/>
          </w:rPr>
          <w:delText xml:space="preserve">Excess relative risk </w:delText>
        </w:r>
        <w:r w:rsidR="00AE077A" w:rsidRPr="00636C9B" w:rsidDel="008621C2">
          <w:rPr>
            <w:rFonts w:ascii="Times New Roman" w:hAnsi="Times New Roman"/>
            <w:color w:val="000000" w:themeColor="text1"/>
            <w:sz w:val="24"/>
            <w:szCs w:val="24"/>
          </w:rPr>
          <w:delText xml:space="preserve">associated with </w:delText>
        </w:r>
      </w:del>
      <w:del w:id="337" w:author="Tamura-Wicks, Helen M" w:date="2018-11-01T15:40:00Z">
        <w:r w:rsidR="00F47B5D" w:rsidRPr="00636C9B" w:rsidDel="00280E5B">
          <w:rPr>
            <w:rFonts w:ascii="Times New Roman" w:hAnsi="Times New Roman"/>
            <w:color w:val="000000" w:themeColor="text1"/>
            <w:sz w:val="24"/>
            <w:szCs w:val="24"/>
          </w:rPr>
          <w:delText xml:space="preserve">for </w:delText>
        </w:r>
      </w:del>
      <w:del w:id="338" w:author="Tamura-Wicks, Helen M" w:date="2018-11-01T15:44:00Z">
        <w:r w:rsidR="00F47B5D" w:rsidRPr="00636C9B" w:rsidDel="008621C2">
          <w:rPr>
            <w:rFonts w:ascii="Times New Roman" w:hAnsi="Times New Roman"/>
            <w:color w:val="000000" w:themeColor="text1"/>
            <w:sz w:val="24"/>
            <w:szCs w:val="24"/>
          </w:rPr>
          <w:delText>1</w:delText>
        </w:r>
        <w:r w:rsidR="00F47B5D" w:rsidRPr="00636C9B" w:rsidDel="008621C2">
          <w:rPr>
            <w:rFonts w:ascii="Arial" w:eastAsia="Times New Roman" w:hAnsi="Arial" w:cs="Arial"/>
            <w:bCs/>
            <w:color w:val="222222"/>
            <w:sz w:val="24"/>
            <w:szCs w:val="24"/>
            <w:shd w:val="clear" w:color="auto" w:fill="FFFFFF"/>
            <w:lang w:eastAsia="en-GB"/>
          </w:rPr>
          <w:delText>°</w:delText>
        </w:r>
        <w:r w:rsidR="00F47B5D" w:rsidRPr="00636C9B" w:rsidDel="008621C2">
          <w:rPr>
            <w:rFonts w:ascii="Times New Roman" w:hAnsi="Times New Roman"/>
            <w:color w:val="000000" w:themeColor="text1"/>
            <w:sz w:val="24"/>
            <w:szCs w:val="24"/>
          </w:rPr>
          <w:delText xml:space="preserve">C </w:delText>
        </w:r>
      </w:del>
      <w:ins w:id="339" w:author="Tamura-Wicks, Helen M" w:date="2018-11-01T15:41:00Z">
        <w:r w:rsidR="00280E5B">
          <w:rPr>
            <w:rFonts w:ascii="Times New Roman" w:hAnsi="Times New Roman"/>
            <w:color w:val="000000" w:themeColor="text1"/>
            <w:sz w:val="24"/>
            <w:szCs w:val="24"/>
          </w:rPr>
          <w:t xml:space="preserve">. They are broken down </w:t>
        </w:r>
      </w:ins>
      <w:del w:id="340" w:author="Tamura-Wicks, Helen M" w:date="2018-11-01T15:41:00Z">
        <w:r w:rsidR="00F47B5D" w:rsidRPr="00636C9B" w:rsidDel="00280E5B">
          <w:rPr>
            <w:rFonts w:ascii="Times New Roman" w:hAnsi="Times New Roman"/>
            <w:color w:val="000000" w:themeColor="text1"/>
            <w:sz w:val="24"/>
            <w:szCs w:val="24"/>
          </w:rPr>
          <w:delText>above long-term monthly state mean</w:delText>
        </w:r>
      </w:del>
      <w:r w:rsidR="00AE077A" w:rsidRPr="00636C9B">
        <w:rPr>
          <w:rFonts w:ascii="Times New Roman" w:hAnsi="Times New Roman"/>
          <w:color w:val="000000" w:themeColor="text1"/>
          <w:sz w:val="24"/>
          <w:szCs w:val="24"/>
        </w:rPr>
        <w:t xml:space="preserve">, by category </w:t>
      </w:r>
      <w:r w:rsidR="00E72E60" w:rsidRPr="00636C9B">
        <w:rPr>
          <w:rFonts w:ascii="Times New Roman" w:hAnsi="Times New Roman"/>
          <w:color w:val="000000" w:themeColor="text1"/>
          <w:sz w:val="24"/>
          <w:szCs w:val="24"/>
        </w:rPr>
        <w:t>of injury</w:t>
      </w:r>
      <w:r w:rsidR="005870DD" w:rsidRPr="00636C9B">
        <w:rPr>
          <w:rFonts w:ascii="Times New Roman" w:hAnsi="Times New Roman"/>
          <w:color w:val="000000" w:themeColor="text1"/>
          <w:sz w:val="24"/>
          <w:szCs w:val="24"/>
        </w:rPr>
        <w:t>,</w:t>
      </w:r>
      <w:r w:rsidR="00E72E60" w:rsidRPr="00636C9B">
        <w:rPr>
          <w:rFonts w:ascii="Times New Roman" w:hAnsi="Times New Roman"/>
          <w:color w:val="000000" w:themeColor="text1"/>
          <w:sz w:val="24"/>
          <w:szCs w:val="24"/>
        </w:rPr>
        <w:t xml:space="preserve"> </w:t>
      </w:r>
      <w:r w:rsidR="00AE077A" w:rsidRPr="00636C9B">
        <w:rPr>
          <w:rFonts w:ascii="Times New Roman" w:hAnsi="Times New Roman"/>
          <w:color w:val="000000" w:themeColor="text1"/>
          <w:sz w:val="24"/>
          <w:szCs w:val="24"/>
        </w:rPr>
        <w:t>age group and sex</w:t>
      </w:r>
      <w:r w:rsidR="00E72E60" w:rsidRPr="00636C9B">
        <w:rPr>
          <w:rFonts w:ascii="Times New Roman" w:hAnsi="Times New Roman"/>
          <w:color w:val="000000" w:themeColor="text1"/>
          <w:sz w:val="24"/>
          <w:szCs w:val="24"/>
        </w:rPr>
        <w:t>.</w:t>
      </w:r>
    </w:p>
    <w:p w14:paraId="35DC3DD9" w14:textId="77777777" w:rsidR="00280E5B" w:rsidRDefault="00280E5B" w:rsidP="005870DD">
      <w:pPr>
        <w:spacing w:after="0" w:line="480" w:lineRule="auto"/>
        <w:jc w:val="both"/>
        <w:rPr>
          <w:ins w:id="341" w:author="Tamura-Wicks, Helen M" w:date="2018-11-01T15:43:00Z"/>
          <w:rFonts w:ascii="Times New Roman" w:hAnsi="Times New Roman"/>
          <w:color w:val="000000" w:themeColor="text1"/>
          <w:sz w:val="24"/>
          <w:szCs w:val="24"/>
        </w:rPr>
      </w:pPr>
    </w:p>
    <w:p w14:paraId="65DA6F14" w14:textId="6CC58EEB" w:rsidR="005870DD" w:rsidRPr="00636C9B" w:rsidRDefault="005870DD" w:rsidP="005870DD">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560CC2DB" w14:textId="5F396186" w:rsidR="00B4508B" w:rsidRPr="00636C9B" w:rsidRDefault="005870DD" w:rsidP="00D76DF7">
      <w:pPr>
        <w:spacing w:after="0" w:line="480" w:lineRule="auto"/>
        <w:jc w:val="both"/>
        <w:rPr>
          <w:rFonts w:ascii="Times New Roman" w:eastAsia="Times New Roman" w:hAnsi="Times New Roman"/>
          <w:sz w:val="24"/>
          <w:szCs w:val="24"/>
          <w:lang w:eastAsia="en-GB"/>
        </w:rPr>
      </w:pPr>
      <w:r w:rsidRPr="00636C9B">
        <w:rPr>
          <w:rFonts w:ascii="Times New Roman" w:hAnsi="Times New Roman"/>
          <w:b/>
          <w:color w:val="000000" w:themeColor="text1"/>
          <w:sz w:val="24"/>
          <w:szCs w:val="24"/>
        </w:rPr>
        <w:lastRenderedPageBreak/>
        <w:t xml:space="preserve">Supplementary Figure 2. </w:t>
      </w:r>
      <w:ins w:id="342" w:author="Tamura-Wicks, Helen M" w:date="2018-11-01T15:45:00Z">
        <w:r w:rsidR="008621C2">
          <w:rPr>
            <w:rFonts w:ascii="Times New Roman" w:hAnsi="Times New Roman"/>
            <w:color w:val="000000" w:themeColor="text1"/>
            <w:sz w:val="24"/>
            <w:szCs w:val="24"/>
          </w:rPr>
          <w:t>Excess relative risk if temperatures were 1c above the 1980-2009 mean for every month and state.</w:t>
        </w:r>
      </w:ins>
      <w:del w:id="343" w:author="Tamura-Wicks, Helen M" w:date="2018-11-01T15:45:00Z">
        <w:r w:rsidRPr="00636C9B" w:rsidDel="008621C2">
          <w:rPr>
            <w:rFonts w:ascii="Times New Roman" w:hAnsi="Times New Roman"/>
            <w:color w:val="000000" w:themeColor="text1"/>
            <w:sz w:val="24"/>
            <w:szCs w:val="24"/>
          </w:rPr>
          <w:delText>Excess relative risk associated with for 1</w:delText>
        </w:r>
        <w:r w:rsidRPr="00636C9B" w:rsidDel="008621C2">
          <w:rPr>
            <w:rFonts w:ascii="Arial" w:eastAsia="Times New Roman" w:hAnsi="Arial" w:cs="Arial"/>
            <w:bCs/>
            <w:color w:val="222222"/>
            <w:sz w:val="24"/>
            <w:szCs w:val="24"/>
            <w:shd w:val="clear" w:color="auto" w:fill="FFFFFF"/>
            <w:lang w:eastAsia="en-GB"/>
          </w:rPr>
          <w:delText>°</w:delText>
        </w:r>
        <w:r w:rsidRPr="00636C9B" w:rsidDel="008621C2">
          <w:rPr>
            <w:rFonts w:ascii="Times New Roman" w:hAnsi="Times New Roman"/>
            <w:color w:val="000000" w:themeColor="text1"/>
            <w:sz w:val="24"/>
            <w:szCs w:val="24"/>
          </w:rPr>
          <w:delText>C above long-term monthly state mean</w:delText>
        </w:r>
      </w:del>
      <w:r w:rsidRPr="00636C9B">
        <w:rPr>
          <w:rFonts w:ascii="Times New Roman" w:hAnsi="Times New Roman"/>
          <w:color w:val="000000" w:themeColor="text1"/>
          <w:sz w:val="24"/>
          <w:szCs w:val="24"/>
        </w:rPr>
        <w:t>,</w:t>
      </w:r>
      <w:ins w:id="344" w:author="Tamura-Wicks, Helen M" w:date="2018-11-01T15:45:00Z">
        <w:r w:rsidR="008621C2">
          <w:rPr>
            <w:rFonts w:ascii="Times New Roman" w:hAnsi="Times New Roman"/>
            <w:color w:val="000000" w:themeColor="text1"/>
            <w:sz w:val="24"/>
            <w:szCs w:val="24"/>
          </w:rPr>
          <w:t xml:space="preserve"> They are broken down</w:t>
        </w:r>
      </w:ins>
      <w:r w:rsidRPr="00636C9B">
        <w:rPr>
          <w:rFonts w:ascii="Times New Roman" w:hAnsi="Times New Roman"/>
          <w:color w:val="000000" w:themeColor="text1"/>
          <w:sz w:val="24"/>
          <w:szCs w:val="24"/>
        </w:rPr>
        <w:t xml:space="preserve"> by category of injury, month and sex.</w:t>
      </w:r>
      <w:r w:rsidR="00B4508B" w:rsidRPr="00636C9B">
        <w:rPr>
          <w:rFonts w:ascii="Times New Roman" w:hAnsi="Times New Roman"/>
          <w:color w:val="000000" w:themeColor="text1"/>
          <w:sz w:val="24"/>
          <w:szCs w:val="24"/>
        </w:rPr>
        <w:br w:type="page"/>
      </w:r>
    </w:p>
    <w:p w14:paraId="37D632B2" w14:textId="36375194" w:rsidR="004E2756" w:rsidRPr="00636C9B" w:rsidRDefault="00B4508B"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AE004C"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384336" w:rsidRPr="00636C9B">
        <w:rPr>
          <w:rFonts w:ascii="Times New Roman" w:hAnsi="Times New Roman"/>
          <w:color w:val="000000" w:themeColor="text1"/>
          <w:sz w:val="24"/>
          <w:szCs w:val="24"/>
        </w:rPr>
        <w:t xml:space="preserve">Total </w:t>
      </w:r>
      <w:r w:rsidR="00C92E67" w:rsidRPr="00636C9B">
        <w:rPr>
          <w:rFonts w:ascii="Times New Roman" w:hAnsi="Times New Roman"/>
          <w:color w:val="000000" w:themeColor="text1"/>
          <w:sz w:val="24"/>
          <w:szCs w:val="24"/>
        </w:rPr>
        <w:t>n</w:t>
      </w:r>
      <w:r w:rsidRPr="00636C9B">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
      <w:tr w:rsidR="004E2756" w:rsidRPr="00636C9B" w14:paraId="1814841C" w14:textId="77777777" w:rsidTr="008D6C53">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Total</w:t>
            </w:r>
          </w:p>
        </w:tc>
      </w:tr>
      <w:tr w:rsidR="004E2756" w:rsidRPr="00636C9B" w14:paraId="38456BFE" w14:textId="77777777" w:rsidTr="008D6C53">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661CDE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C801F58" w14:textId="3D127297"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5A3F65C2" w14:textId="1FA03BDA"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D2FA7CE" w14:textId="1774D27E"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2,487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377</w:t>
            </w:r>
          </w:p>
        </w:tc>
      </w:tr>
      <w:tr w:rsidR="004E2756" w:rsidRPr="00636C9B" w14:paraId="0E76A54A" w14:textId="77777777" w:rsidTr="008D6C53">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1,685,500</w:t>
            </w:r>
          </w:p>
        </w:tc>
      </w:tr>
      <w:tr w:rsidR="004E2756" w:rsidRPr="00636C9B" w14:paraId="6F36D970"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660,608</w:t>
            </w:r>
          </w:p>
        </w:tc>
      </w:tr>
      <w:tr w:rsidR="004E2756" w:rsidRPr="00636C9B" w14:paraId="5C6DCC01" w14:textId="77777777" w:rsidTr="008D6C53">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141,269</w:t>
            </w:r>
          </w:p>
        </w:tc>
      </w:tr>
      <w:tr w:rsidR="004E2756" w:rsidRPr="00636C9B" w14:paraId="023D40BD"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EDD1AF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60CE6D" w14:textId="461CAEF9"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3DBEAC3" w14:textId="53833C1B"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416</w:t>
            </w:r>
            <w:r w:rsidR="001F37C4" w:rsidRPr="00636C9B">
              <w:rPr>
                <w:rFonts w:ascii="Times New Roman" w:hAnsi="Times New Roman"/>
                <w:color w:val="000000" w:themeColor="text1"/>
                <w:sz w:val="24"/>
                <w:szCs w:val="24"/>
              </w:rPr>
              <w:t>,07</w:t>
            </w:r>
            <w:r w:rsidRPr="00636C9B">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6CA1966" w14:textId="24A22EB7" w:rsidR="004E2756"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1,947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738</w:t>
            </w:r>
          </w:p>
        </w:tc>
      </w:tr>
      <w:tr w:rsidR="004E2756" w:rsidRPr="00636C9B" w14:paraId="5A635537"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744,737</w:t>
            </w:r>
          </w:p>
        </w:tc>
      </w:tr>
      <w:tr w:rsidR="004E2756" w:rsidRPr="00636C9B" w14:paraId="6CEE9258" w14:textId="77777777" w:rsidTr="008D6C53">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1,208,762</w:t>
            </w:r>
          </w:p>
        </w:tc>
      </w:tr>
      <w:tr w:rsidR="00C92E67" w:rsidRPr="00636C9B" w14:paraId="0DAF4393"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57C4B10" w14:textId="52C48F59" w:rsidR="00C92E67" w:rsidRPr="00636C9B" w:rsidRDefault="00C92E67"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4C586F5E" w14:textId="27EC579F" w:rsidR="00C92E67" w:rsidRPr="00636C9B" w:rsidRDefault="00DD61A0" w:rsidP="00DD61A0">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7B538B8" w14:textId="46C4A666" w:rsidR="00C92E67" w:rsidRPr="00636C9B" w:rsidRDefault="00DD61A0"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E4DE74C" w14:textId="0889C4C9" w:rsidR="00C92E67"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4,435,115</w:t>
            </w:r>
          </w:p>
        </w:tc>
      </w:tr>
    </w:tbl>
    <w:p w14:paraId="7581B429" w14:textId="77777777" w:rsidR="004001DC" w:rsidRPr="00636C9B" w:rsidRDefault="004001DC" w:rsidP="00D76DF7">
      <w:pPr>
        <w:spacing w:after="0" w:line="240" w:lineRule="auto"/>
        <w:jc w:val="both"/>
        <w:rPr>
          <w:rFonts w:ascii="Times New Roman" w:hAnsi="Times New Roman"/>
          <w:b/>
          <w:color w:val="000000" w:themeColor="text1"/>
          <w:sz w:val="24"/>
          <w:szCs w:val="24"/>
        </w:rPr>
      </w:pPr>
      <w:r w:rsidRPr="00636C9B">
        <w:rPr>
          <w:rFonts w:ascii="Times New Roman" w:hAnsi="Times New Roman"/>
          <w:b/>
          <w:color w:val="000000" w:themeColor="text1"/>
          <w:sz w:val="24"/>
          <w:szCs w:val="24"/>
        </w:rPr>
        <w:br w:type="page"/>
      </w:r>
    </w:p>
    <w:p w14:paraId="286DAE42" w14:textId="3B76B34A" w:rsidR="00E54738" w:rsidRPr="00636C9B" w:rsidRDefault="00AE3126"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Supplementary Table </w:t>
      </w:r>
      <w:r w:rsidR="001B2BE0"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w:t>
      </w:r>
      <w:r w:rsidR="00CC34A2" w:rsidRPr="00636C9B">
        <w:rPr>
          <w:rFonts w:ascii="Times New Roman" w:hAnsi="Times New Roman"/>
          <w:b/>
          <w:color w:val="000000" w:themeColor="text1"/>
          <w:sz w:val="24"/>
          <w:szCs w:val="24"/>
        </w:rPr>
        <w:t xml:space="preserve"> </w:t>
      </w:r>
      <w:r w:rsidR="00CC34A2" w:rsidRPr="00636C9B">
        <w:rPr>
          <w:rFonts w:ascii="Times New Roman" w:hAnsi="Times New Roman"/>
          <w:color w:val="000000" w:themeColor="text1"/>
          <w:sz w:val="24"/>
          <w:szCs w:val="24"/>
        </w:rPr>
        <w:t>ICD-9 and ICD-10 medical cause of death codes by category of injury</w:t>
      </w:r>
      <w:r w:rsidR="00D923AB" w:rsidRPr="00636C9B">
        <w:rPr>
          <w:rFonts w:ascii="Times New Roman" w:hAnsi="Times New Roman"/>
          <w:color w:val="000000" w:themeColor="text1"/>
          <w:sz w:val="24"/>
          <w:szCs w:val="24"/>
        </w:rPr>
        <w:t>.</w:t>
      </w:r>
      <w:r w:rsidR="00243E2C" w:rsidRPr="00636C9B">
        <w:rPr>
          <w:rFonts w:ascii="Times New Roman" w:hAnsi="Times New Roman"/>
          <w:color w:val="000000" w:themeColor="text1"/>
          <w:sz w:val="24"/>
          <w:szCs w:val="24"/>
        </w:rPr>
        <w:t xml:space="preserve"> [[[To add]]]</w:t>
      </w:r>
      <w:r w:rsidR="00E54738" w:rsidRPr="00636C9B">
        <w:rPr>
          <w:rFonts w:ascii="Times New Roman" w:hAnsi="Times New Roman"/>
          <w:color w:val="000000" w:themeColor="text1"/>
          <w:sz w:val="24"/>
          <w:szCs w:val="24"/>
        </w:rPr>
        <w:br w:type="page"/>
      </w:r>
    </w:p>
    <w:p w14:paraId="6C845C17" w14:textId="77777777" w:rsidR="004F7F15" w:rsidRPr="00636C9B" w:rsidRDefault="00E54738" w:rsidP="00D76DF7">
      <w:pPr>
        <w:spacing w:line="480" w:lineRule="auto"/>
        <w:jc w:val="both"/>
        <w:rPr>
          <w:rFonts w:ascii="Times New Roman" w:hAnsi="Times New Roman"/>
          <w:color w:val="000000" w:themeColor="text1"/>
          <w:sz w:val="24"/>
          <w:szCs w:val="24"/>
        </w:rPr>
        <w:sectPr w:rsidR="004F7F15" w:rsidRPr="00636C9B" w:rsidSect="00C92E67">
          <w:footerReference w:type="even" r:id="rId16"/>
          <w:footerReference w:type="default" r:id="rId17"/>
          <w:pgSz w:w="11900" w:h="16840"/>
          <w:pgMar w:top="1440" w:right="1440" w:bottom="1440" w:left="1440" w:header="720" w:footer="720" w:gutter="0"/>
          <w:lnNumType w:countBy="1" w:restart="continuous"/>
          <w:cols w:space="720"/>
          <w:docGrid w:linePitch="360"/>
        </w:sectPr>
      </w:pPr>
      <w:r w:rsidRPr="00636C9B">
        <w:rPr>
          <w:rFonts w:ascii="Times New Roman" w:hAnsi="Times New Roman"/>
          <w:b/>
          <w:color w:val="000000" w:themeColor="text1"/>
          <w:sz w:val="24"/>
          <w:szCs w:val="24"/>
        </w:rPr>
        <w:lastRenderedPageBreak/>
        <w:t xml:space="preserve">Supplementary Table </w:t>
      </w:r>
      <w:r w:rsidR="002C5765"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3939B4" w:rsidRPr="00636C9B">
        <w:rPr>
          <w:rFonts w:ascii="Times New Roman" w:hAnsi="Times New Roman"/>
          <w:color w:val="000000" w:themeColor="text1"/>
          <w:sz w:val="24"/>
          <w:szCs w:val="24"/>
        </w:rPr>
        <w:t>Additional annual deaths with a national uniform increase of 1</w:t>
      </w:r>
      <w:r w:rsidR="003939B4" w:rsidRPr="00636C9B">
        <w:rPr>
          <w:rFonts w:ascii="Arial" w:eastAsia="Times New Roman" w:hAnsi="Arial" w:cs="Arial"/>
          <w:bCs/>
          <w:color w:val="222222"/>
          <w:sz w:val="24"/>
          <w:szCs w:val="24"/>
          <w:shd w:val="clear" w:color="auto" w:fill="FFFFFF"/>
          <w:lang w:eastAsia="en-GB"/>
        </w:rPr>
        <w:t>°</w:t>
      </w:r>
      <w:r w:rsidR="003939B4" w:rsidRPr="00636C9B">
        <w:rPr>
          <w:rFonts w:ascii="Times New Roman" w:hAnsi="Times New Roman"/>
          <w:color w:val="000000" w:themeColor="text1"/>
          <w:sz w:val="24"/>
          <w:szCs w:val="24"/>
        </w:rPr>
        <w:t>C above long-term monthly state mean, for deaths from all injuries by sex, age group, and category of injury for 2016 populat</w:t>
      </w:r>
      <w:r w:rsidR="0016379A" w:rsidRPr="00636C9B">
        <w:rPr>
          <w:rFonts w:ascii="Times New Roman" w:hAnsi="Times New Roman"/>
          <w:color w:val="000000" w:themeColor="text1"/>
          <w:sz w:val="24"/>
          <w:szCs w:val="24"/>
        </w:rPr>
        <w:t>ion.</w:t>
      </w:r>
    </w:p>
    <w:tbl>
      <w:tblPr>
        <w:tblpPr w:leftFromText="180" w:rightFromText="180" w:vertAnchor="text" w:horzAnchor="page" w:tblpX="1557" w:tblpY="185"/>
        <w:tblW w:w="118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0"/>
        <w:gridCol w:w="680"/>
        <w:gridCol w:w="1125"/>
        <w:gridCol w:w="1125"/>
        <w:gridCol w:w="1125"/>
        <w:gridCol w:w="1125"/>
        <w:gridCol w:w="1125"/>
        <w:gridCol w:w="1125"/>
        <w:gridCol w:w="1125"/>
        <w:gridCol w:w="1125"/>
        <w:gridCol w:w="1080"/>
        <w:gridCol w:w="1080"/>
        <w:gridCol w:w="1125"/>
      </w:tblGrid>
      <w:tr w:rsidR="004F7F15" w:rsidRPr="00636C9B" w14:paraId="7D0BCB25" w14:textId="77777777" w:rsidTr="004F7F15">
        <w:trPr>
          <w:trHeight w:val="495"/>
        </w:trPr>
        <w:tc>
          <w:tcPr>
            <w:tcW w:w="1328" w:type="dxa"/>
            <w:tcMar>
              <w:top w:w="0" w:type="dxa"/>
              <w:left w:w="75" w:type="dxa"/>
              <w:bottom w:w="0" w:type="dxa"/>
              <w:right w:w="75" w:type="dxa"/>
            </w:tcMar>
            <w:vAlign w:val="center"/>
            <w:hideMark/>
          </w:tcPr>
          <w:p w14:paraId="364F9E60"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lastRenderedPageBreak/>
              <w:t>Cause</w:t>
            </w:r>
          </w:p>
        </w:tc>
        <w:tc>
          <w:tcPr>
            <w:tcW w:w="743" w:type="dxa"/>
            <w:tcMar>
              <w:top w:w="0" w:type="dxa"/>
              <w:left w:w="75" w:type="dxa"/>
              <w:bottom w:w="0" w:type="dxa"/>
              <w:right w:w="75" w:type="dxa"/>
            </w:tcMar>
            <w:vAlign w:val="center"/>
            <w:hideMark/>
          </w:tcPr>
          <w:p w14:paraId="277BA68A"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Sex</w:t>
            </w:r>
          </w:p>
        </w:tc>
        <w:tc>
          <w:tcPr>
            <w:tcW w:w="893" w:type="dxa"/>
            <w:tcMar>
              <w:top w:w="0" w:type="dxa"/>
              <w:left w:w="75" w:type="dxa"/>
              <w:bottom w:w="0" w:type="dxa"/>
              <w:right w:w="75" w:type="dxa"/>
            </w:tcMar>
            <w:vAlign w:val="center"/>
            <w:hideMark/>
          </w:tcPr>
          <w:p w14:paraId="4DB0B18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0-4</w:t>
            </w:r>
          </w:p>
        </w:tc>
        <w:tc>
          <w:tcPr>
            <w:tcW w:w="893" w:type="dxa"/>
            <w:tcMar>
              <w:top w:w="0" w:type="dxa"/>
              <w:left w:w="75" w:type="dxa"/>
              <w:bottom w:w="0" w:type="dxa"/>
              <w:right w:w="75" w:type="dxa"/>
            </w:tcMar>
            <w:vAlign w:val="center"/>
            <w:hideMark/>
          </w:tcPr>
          <w:p w14:paraId="0E9881FC"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5-14</w:t>
            </w:r>
          </w:p>
        </w:tc>
        <w:tc>
          <w:tcPr>
            <w:tcW w:w="893" w:type="dxa"/>
            <w:tcMar>
              <w:top w:w="0" w:type="dxa"/>
              <w:left w:w="75" w:type="dxa"/>
              <w:bottom w:w="0" w:type="dxa"/>
              <w:right w:w="75" w:type="dxa"/>
            </w:tcMar>
            <w:vAlign w:val="center"/>
            <w:hideMark/>
          </w:tcPr>
          <w:p w14:paraId="0BBF5B8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15-24</w:t>
            </w:r>
          </w:p>
        </w:tc>
        <w:tc>
          <w:tcPr>
            <w:tcW w:w="893" w:type="dxa"/>
            <w:tcMar>
              <w:top w:w="0" w:type="dxa"/>
              <w:left w:w="75" w:type="dxa"/>
              <w:bottom w:w="0" w:type="dxa"/>
              <w:right w:w="75" w:type="dxa"/>
            </w:tcMar>
            <w:vAlign w:val="center"/>
            <w:hideMark/>
          </w:tcPr>
          <w:p w14:paraId="4726AEE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25-34</w:t>
            </w:r>
          </w:p>
        </w:tc>
        <w:tc>
          <w:tcPr>
            <w:tcW w:w="893" w:type="dxa"/>
            <w:tcMar>
              <w:top w:w="0" w:type="dxa"/>
              <w:left w:w="75" w:type="dxa"/>
              <w:bottom w:w="0" w:type="dxa"/>
              <w:right w:w="75" w:type="dxa"/>
            </w:tcMar>
            <w:vAlign w:val="center"/>
            <w:hideMark/>
          </w:tcPr>
          <w:p w14:paraId="321150A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35-44</w:t>
            </w:r>
          </w:p>
        </w:tc>
        <w:tc>
          <w:tcPr>
            <w:tcW w:w="893" w:type="dxa"/>
            <w:tcMar>
              <w:top w:w="0" w:type="dxa"/>
              <w:left w:w="75" w:type="dxa"/>
              <w:bottom w:w="0" w:type="dxa"/>
              <w:right w:w="75" w:type="dxa"/>
            </w:tcMar>
            <w:vAlign w:val="center"/>
            <w:hideMark/>
          </w:tcPr>
          <w:p w14:paraId="5D4FE3F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45-54</w:t>
            </w:r>
          </w:p>
        </w:tc>
        <w:tc>
          <w:tcPr>
            <w:tcW w:w="893" w:type="dxa"/>
            <w:tcMar>
              <w:top w:w="0" w:type="dxa"/>
              <w:left w:w="75" w:type="dxa"/>
              <w:bottom w:w="0" w:type="dxa"/>
              <w:right w:w="75" w:type="dxa"/>
            </w:tcMar>
            <w:vAlign w:val="center"/>
            <w:hideMark/>
          </w:tcPr>
          <w:p w14:paraId="5CEA727F"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55-64</w:t>
            </w:r>
          </w:p>
        </w:tc>
        <w:tc>
          <w:tcPr>
            <w:tcW w:w="893" w:type="dxa"/>
            <w:tcMar>
              <w:top w:w="0" w:type="dxa"/>
              <w:left w:w="75" w:type="dxa"/>
              <w:bottom w:w="0" w:type="dxa"/>
              <w:right w:w="75" w:type="dxa"/>
            </w:tcMar>
            <w:vAlign w:val="center"/>
            <w:hideMark/>
          </w:tcPr>
          <w:p w14:paraId="2937493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65-74</w:t>
            </w:r>
          </w:p>
        </w:tc>
        <w:tc>
          <w:tcPr>
            <w:tcW w:w="854" w:type="dxa"/>
            <w:tcMar>
              <w:top w:w="0" w:type="dxa"/>
              <w:left w:w="75" w:type="dxa"/>
              <w:bottom w:w="0" w:type="dxa"/>
              <w:right w:w="75" w:type="dxa"/>
            </w:tcMar>
            <w:vAlign w:val="center"/>
            <w:hideMark/>
          </w:tcPr>
          <w:p w14:paraId="49002C4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75-84</w:t>
            </w:r>
          </w:p>
        </w:tc>
        <w:tc>
          <w:tcPr>
            <w:tcW w:w="854" w:type="dxa"/>
            <w:tcMar>
              <w:top w:w="0" w:type="dxa"/>
              <w:left w:w="75" w:type="dxa"/>
              <w:bottom w:w="0" w:type="dxa"/>
              <w:right w:w="75" w:type="dxa"/>
            </w:tcMar>
            <w:vAlign w:val="center"/>
            <w:hideMark/>
          </w:tcPr>
          <w:p w14:paraId="26AF7836"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85+</w:t>
            </w:r>
          </w:p>
        </w:tc>
        <w:tc>
          <w:tcPr>
            <w:tcW w:w="893" w:type="dxa"/>
            <w:tcMar>
              <w:top w:w="0" w:type="dxa"/>
              <w:left w:w="75" w:type="dxa"/>
              <w:bottom w:w="0" w:type="dxa"/>
              <w:right w:w="75" w:type="dxa"/>
            </w:tcMar>
            <w:vAlign w:val="center"/>
            <w:hideMark/>
          </w:tcPr>
          <w:p w14:paraId="34A36FF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All ages</w:t>
            </w:r>
          </w:p>
        </w:tc>
      </w:tr>
      <w:tr w:rsidR="004F7F15" w:rsidRPr="00636C9B" w14:paraId="7D6CDC62" w14:textId="77777777" w:rsidTr="004F7F15">
        <w:trPr>
          <w:trHeight w:val="510"/>
        </w:trPr>
        <w:tc>
          <w:tcPr>
            <w:tcW w:w="1328" w:type="dxa"/>
            <w:vMerge w:val="restart"/>
            <w:tcMar>
              <w:top w:w="0" w:type="dxa"/>
              <w:left w:w="75" w:type="dxa"/>
              <w:bottom w:w="0" w:type="dxa"/>
              <w:right w:w="75" w:type="dxa"/>
            </w:tcMar>
            <w:vAlign w:val="center"/>
            <w:hideMark/>
          </w:tcPr>
          <w:p w14:paraId="487D37E9"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color w:val="000000"/>
                <w:sz w:val="18"/>
                <w:szCs w:val="18"/>
                <w:lang w:eastAsia="en-GB"/>
              </w:rPr>
              <w:t>All injuries</w:t>
            </w:r>
          </w:p>
        </w:tc>
        <w:tc>
          <w:tcPr>
            <w:tcW w:w="743" w:type="dxa"/>
            <w:tcMar>
              <w:top w:w="0" w:type="dxa"/>
              <w:left w:w="75" w:type="dxa"/>
              <w:bottom w:w="0" w:type="dxa"/>
              <w:right w:w="75" w:type="dxa"/>
            </w:tcMar>
            <w:vAlign w:val="center"/>
            <w:hideMark/>
          </w:tcPr>
          <w:p w14:paraId="06D6CE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79AA70A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11.0,  21.0)</w:t>
            </w:r>
          </w:p>
        </w:tc>
        <w:tc>
          <w:tcPr>
            <w:tcW w:w="893" w:type="dxa"/>
            <w:tcMar>
              <w:top w:w="0" w:type="dxa"/>
              <w:left w:w="75" w:type="dxa"/>
              <w:bottom w:w="0" w:type="dxa"/>
              <w:right w:w="75" w:type="dxa"/>
            </w:tcMar>
            <w:vAlign w:val="center"/>
            <w:hideMark/>
          </w:tcPr>
          <w:p w14:paraId="1AAFB0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12.0,  24.0)</w:t>
            </w:r>
          </w:p>
        </w:tc>
        <w:tc>
          <w:tcPr>
            <w:tcW w:w="893" w:type="dxa"/>
            <w:tcMar>
              <w:top w:w="0" w:type="dxa"/>
              <w:left w:w="75" w:type="dxa"/>
              <w:bottom w:w="0" w:type="dxa"/>
              <w:right w:w="75" w:type="dxa"/>
            </w:tcMar>
            <w:vAlign w:val="center"/>
            <w:hideMark/>
          </w:tcPr>
          <w:p w14:paraId="6100A06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177.0 ( 144.0, 209.0)</w:t>
            </w:r>
          </w:p>
        </w:tc>
        <w:tc>
          <w:tcPr>
            <w:tcW w:w="893" w:type="dxa"/>
            <w:tcMar>
              <w:top w:w="0" w:type="dxa"/>
              <w:left w:w="75" w:type="dxa"/>
              <w:bottom w:w="0" w:type="dxa"/>
              <w:right w:w="75" w:type="dxa"/>
            </w:tcMar>
            <w:vAlign w:val="center"/>
            <w:hideMark/>
          </w:tcPr>
          <w:p w14:paraId="70179C6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195.0 ( 159.0, 230.0)</w:t>
            </w:r>
          </w:p>
        </w:tc>
        <w:tc>
          <w:tcPr>
            <w:tcW w:w="893" w:type="dxa"/>
            <w:tcMar>
              <w:top w:w="0" w:type="dxa"/>
              <w:left w:w="75" w:type="dxa"/>
              <w:bottom w:w="0" w:type="dxa"/>
              <w:right w:w="75" w:type="dxa"/>
            </w:tcMar>
            <w:vAlign w:val="center"/>
            <w:hideMark/>
          </w:tcPr>
          <w:p w14:paraId="54D7688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130.0 ( 101.0, 160.0)</w:t>
            </w:r>
          </w:p>
        </w:tc>
        <w:tc>
          <w:tcPr>
            <w:tcW w:w="893" w:type="dxa"/>
            <w:tcMar>
              <w:top w:w="0" w:type="dxa"/>
              <w:left w:w="75" w:type="dxa"/>
              <w:bottom w:w="0" w:type="dxa"/>
              <w:right w:w="75" w:type="dxa"/>
            </w:tcMar>
            <w:vAlign w:val="center"/>
            <w:hideMark/>
          </w:tcPr>
          <w:p w14:paraId="66D269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125.0 (  92.0, 158.0)</w:t>
            </w:r>
          </w:p>
        </w:tc>
        <w:tc>
          <w:tcPr>
            <w:tcW w:w="893" w:type="dxa"/>
            <w:tcMar>
              <w:top w:w="0" w:type="dxa"/>
              <w:left w:w="75" w:type="dxa"/>
              <w:bottom w:w="0" w:type="dxa"/>
              <w:right w:w="75" w:type="dxa"/>
            </w:tcMar>
            <w:vAlign w:val="center"/>
            <w:hideMark/>
          </w:tcPr>
          <w:p w14:paraId="3129E8E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133.0 (  96.0, 170.0)</w:t>
            </w:r>
          </w:p>
        </w:tc>
        <w:tc>
          <w:tcPr>
            <w:tcW w:w="893" w:type="dxa"/>
            <w:tcMar>
              <w:top w:w="0" w:type="dxa"/>
              <w:left w:w="75" w:type="dxa"/>
              <w:bottom w:w="0" w:type="dxa"/>
              <w:right w:w="75" w:type="dxa"/>
            </w:tcMar>
            <w:vAlign w:val="center"/>
            <w:hideMark/>
          </w:tcPr>
          <w:p w14:paraId="2FD8A2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51.0 (  22.0,  80.0)</w:t>
            </w:r>
          </w:p>
        </w:tc>
        <w:tc>
          <w:tcPr>
            <w:tcW w:w="854" w:type="dxa"/>
            <w:tcMar>
              <w:top w:w="0" w:type="dxa"/>
              <w:left w:w="75" w:type="dxa"/>
              <w:bottom w:w="0" w:type="dxa"/>
              <w:right w:w="75" w:type="dxa"/>
            </w:tcMar>
            <w:vAlign w:val="center"/>
            <w:hideMark/>
          </w:tcPr>
          <w:p w14:paraId="24F178D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-24.0,  29.0)</w:t>
            </w:r>
          </w:p>
        </w:tc>
        <w:tc>
          <w:tcPr>
            <w:tcW w:w="854" w:type="dxa"/>
            <w:tcMar>
              <w:top w:w="0" w:type="dxa"/>
              <w:left w:w="75" w:type="dxa"/>
              <w:bottom w:w="0" w:type="dxa"/>
              <w:right w:w="75" w:type="dxa"/>
            </w:tcMar>
            <w:vAlign w:val="center"/>
            <w:hideMark/>
          </w:tcPr>
          <w:p w14:paraId="5EB4802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-32.0 ( -64.0,   0.0)</w:t>
            </w:r>
          </w:p>
        </w:tc>
        <w:tc>
          <w:tcPr>
            <w:tcW w:w="893" w:type="dxa"/>
            <w:tcMar>
              <w:top w:w="0" w:type="dxa"/>
              <w:left w:w="75" w:type="dxa"/>
              <w:bottom w:w="0" w:type="dxa"/>
              <w:right w:w="75" w:type="dxa"/>
            </w:tcMar>
            <w:vAlign w:val="center"/>
            <w:hideMark/>
          </w:tcPr>
          <w:p w14:paraId="4DA63C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815.0 ( 721.0, 909.0)</w:t>
            </w:r>
          </w:p>
        </w:tc>
      </w:tr>
      <w:tr w:rsidR="004F7F15" w:rsidRPr="00636C9B" w14:paraId="45096C9C" w14:textId="77777777" w:rsidTr="004F7F15">
        <w:trPr>
          <w:trHeight w:val="480"/>
        </w:trPr>
        <w:tc>
          <w:tcPr>
            <w:tcW w:w="1328" w:type="dxa"/>
            <w:vMerge/>
            <w:vAlign w:val="center"/>
            <w:hideMark/>
          </w:tcPr>
          <w:p w14:paraId="544F9788"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0C75270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056723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893" w:type="dxa"/>
            <w:tcMar>
              <w:top w:w="0" w:type="dxa"/>
              <w:left w:w="75" w:type="dxa"/>
              <w:bottom w:w="0" w:type="dxa"/>
              <w:right w:w="75" w:type="dxa"/>
            </w:tcMar>
            <w:vAlign w:val="center"/>
            <w:hideMark/>
          </w:tcPr>
          <w:p w14:paraId="60CD2E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7.0,  16.0)</w:t>
            </w:r>
          </w:p>
        </w:tc>
        <w:tc>
          <w:tcPr>
            <w:tcW w:w="893" w:type="dxa"/>
            <w:tcMar>
              <w:top w:w="0" w:type="dxa"/>
              <w:left w:w="75" w:type="dxa"/>
              <w:bottom w:w="0" w:type="dxa"/>
              <w:right w:w="75" w:type="dxa"/>
            </w:tcMar>
            <w:vAlign w:val="center"/>
            <w:hideMark/>
          </w:tcPr>
          <w:p w14:paraId="3A8B104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35.0 (  21.0,  49.0)</w:t>
            </w:r>
          </w:p>
        </w:tc>
        <w:tc>
          <w:tcPr>
            <w:tcW w:w="893" w:type="dxa"/>
            <w:tcMar>
              <w:top w:w="0" w:type="dxa"/>
              <w:left w:w="75" w:type="dxa"/>
              <w:bottom w:w="0" w:type="dxa"/>
              <w:right w:w="75" w:type="dxa"/>
            </w:tcMar>
            <w:vAlign w:val="center"/>
            <w:hideMark/>
          </w:tcPr>
          <w:p w14:paraId="03FB43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22.0 (   6.0,  37.0)</w:t>
            </w:r>
          </w:p>
        </w:tc>
        <w:tc>
          <w:tcPr>
            <w:tcW w:w="893" w:type="dxa"/>
            <w:tcMar>
              <w:top w:w="0" w:type="dxa"/>
              <w:left w:w="75" w:type="dxa"/>
              <w:bottom w:w="0" w:type="dxa"/>
              <w:right w:w="75" w:type="dxa"/>
            </w:tcMar>
            <w:vAlign w:val="center"/>
            <w:hideMark/>
          </w:tcPr>
          <w:p w14:paraId="59645C5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9.0,  38.0)</w:t>
            </w:r>
          </w:p>
        </w:tc>
        <w:tc>
          <w:tcPr>
            <w:tcW w:w="893" w:type="dxa"/>
            <w:tcMar>
              <w:top w:w="0" w:type="dxa"/>
              <w:left w:w="75" w:type="dxa"/>
              <w:bottom w:w="0" w:type="dxa"/>
              <w:right w:w="75" w:type="dxa"/>
            </w:tcMar>
            <w:vAlign w:val="center"/>
            <w:hideMark/>
          </w:tcPr>
          <w:p w14:paraId="7A3886F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893" w:type="dxa"/>
            <w:tcMar>
              <w:top w:w="0" w:type="dxa"/>
              <w:left w:w="75" w:type="dxa"/>
              <w:bottom w:w="0" w:type="dxa"/>
              <w:right w:w="75" w:type="dxa"/>
            </w:tcMar>
            <w:vAlign w:val="center"/>
            <w:hideMark/>
          </w:tcPr>
          <w:p w14:paraId="659FC05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-2.0,  36.0)</w:t>
            </w:r>
          </w:p>
        </w:tc>
        <w:tc>
          <w:tcPr>
            <w:tcW w:w="893" w:type="dxa"/>
            <w:tcMar>
              <w:top w:w="0" w:type="dxa"/>
              <w:left w:w="75" w:type="dxa"/>
              <w:bottom w:w="0" w:type="dxa"/>
              <w:right w:w="75" w:type="dxa"/>
            </w:tcMar>
            <w:vAlign w:val="center"/>
            <w:hideMark/>
          </w:tcPr>
          <w:p w14:paraId="3CA2FCC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2.0,  37.0)</w:t>
            </w:r>
          </w:p>
        </w:tc>
        <w:tc>
          <w:tcPr>
            <w:tcW w:w="854" w:type="dxa"/>
            <w:tcMar>
              <w:top w:w="0" w:type="dxa"/>
              <w:left w:w="75" w:type="dxa"/>
              <w:bottom w:w="0" w:type="dxa"/>
              <w:right w:w="75" w:type="dxa"/>
            </w:tcMar>
            <w:vAlign w:val="center"/>
            <w:hideMark/>
          </w:tcPr>
          <w:p w14:paraId="53C783E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27.0)</w:t>
            </w:r>
          </w:p>
        </w:tc>
        <w:tc>
          <w:tcPr>
            <w:tcW w:w="854" w:type="dxa"/>
            <w:tcMar>
              <w:top w:w="0" w:type="dxa"/>
              <w:left w:w="75" w:type="dxa"/>
              <w:bottom w:w="0" w:type="dxa"/>
              <w:right w:w="75" w:type="dxa"/>
            </w:tcMar>
            <w:vAlign w:val="center"/>
            <w:hideMark/>
          </w:tcPr>
          <w:p w14:paraId="281D190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-73.0,   4.0)</w:t>
            </w:r>
          </w:p>
        </w:tc>
        <w:tc>
          <w:tcPr>
            <w:tcW w:w="893" w:type="dxa"/>
            <w:tcMar>
              <w:top w:w="0" w:type="dxa"/>
              <w:left w:w="75" w:type="dxa"/>
              <w:bottom w:w="0" w:type="dxa"/>
              <w:right w:w="75" w:type="dxa"/>
            </w:tcMar>
            <w:vAlign w:val="center"/>
            <w:hideMark/>
          </w:tcPr>
          <w:p w14:paraId="7F56EE8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126.0 (  66.0, 185.0)</w:t>
            </w:r>
          </w:p>
        </w:tc>
      </w:tr>
      <w:tr w:rsidR="004F7F15" w:rsidRPr="00636C9B" w14:paraId="468E8436" w14:textId="77777777" w:rsidTr="004F7F15">
        <w:trPr>
          <w:trHeight w:val="510"/>
        </w:trPr>
        <w:tc>
          <w:tcPr>
            <w:tcW w:w="1328" w:type="dxa"/>
            <w:vMerge w:val="restart"/>
            <w:tcMar>
              <w:top w:w="0" w:type="dxa"/>
              <w:left w:w="75" w:type="dxa"/>
              <w:bottom w:w="0" w:type="dxa"/>
              <w:right w:w="75" w:type="dxa"/>
            </w:tcMar>
            <w:vAlign w:val="center"/>
            <w:hideMark/>
          </w:tcPr>
          <w:p w14:paraId="15988619"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Unintentional</w:t>
            </w:r>
          </w:p>
        </w:tc>
        <w:tc>
          <w:tcPr>
            <w:tcW w:w="743" w:type="dxa"/>
            <w:tcMar>
              <w:top w:w="0" w:type="dxa"/>
              <w:left w:w="75" w:type="dxa"/>
              <w:bottom w:w="0" w:type="dxa"/>
              <w:right w:w="75" w:type="dxa"/>
            </w:tcMar>
            <w:vAlign w:val="center"/>
            <w:hideMark/>
          </w:tcPr>
          <w:p w14:paraId="175D36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6DFB59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893" w:type="dxa"/>
            <w:tcMar>
              <w:top w:w="0" w:type="dxa"/>
              <w:left w:w="75" w:type="dxa"/>
              <w:bottom w:w="0" w:type="dxa"/>
              <w:right w:w="75" w:type="dxa"/>
            </w:tcMar>
            <w:vAlign w:val="center"/>
            <w:hideMark/>
          </w:tcPr>
          <w:p w14:paraId="5EB80E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10.0,  20.0)</w:t>
            </w:r>
          </w:p>
        </w:tc>
        <w:tc>
          <w:tcPr>
            <w:tcW w:w="893" w:type="dxa"/>
            <w:tcMar>
              <w:top w:w="0" w:type="dxa"/>
              <w:left w:w="75" w:type="dxa"/>
              <w:bottom w:w="0" w:type="dxa"/>
              <w:right w:w="75" w:type="dxa"/>
            </w:tcMar>
            <w:vAlign w:val="center"/>
            <w:hideMark/>
          </w:tcPr>
          <w:p w14:paraId="560AC16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119.0 ( 100.0, 137.0)</w:t>
            </w:r>
          </w:p>
        </w:tc>
        <w:tc>
          <w:tcPr>
            <w:tcW w:w="893" w:type="dxa"/>
            <w:tcMar>
              <w:top w:w="0" w:type="dxa"/>
              <w:left w:w="75" w:type="dxa"/>
              <w:bottom w:w="0" w:type="dxa"/>
              <w:right w:w="75" w:type="dxa"/>
            </w:tcMar>
            <w:vAlign w:val="center"/>
            <w:hideMark/>
          </w:tcPr>
          <w:p w14:paraId="75AA3C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99.0 (  78.0, 119.0)</w:t>
            </w:r>
          </w:p>
        </w:tc>
        <w:tc>
          <w:tcPr>
            <w:tcW w:w="893" w:type="dxa"/>
            <w:tcMar>
              <w:top w:w="0" w:type="dxa"/>
              <w:left w:w="75" w:type="dxa"/>
              <w:bottom w:w="0" w:type="dxa"/>
              <w:right w:w="75" w:type="dxa"/>
            </w:tcMar>
            <w:vAlign w:val="center"/>
            <w:hideMark/>
          </w:tcPr>
          <w:p w14:paraId="1EEC2B2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48.0,  82.0)</w:t>
            </w:r>
          </w:p>
        </w:tc>
        <w:tc>
          <w:tcPr>
            <w:tcW w:w="893" w:type="dxa"/>
            <w:tcMar>
              <w:top w:w="0" w:type="dxa"/>
              <w:left w:w="75" w:type="dxa"/>
              <w:bottom w:w="0" w:type="dxa"/>
              <w:right w:w="75" w:type="dxa"/>
            </w:tcMar>
            <w:vAlign w:val="center"/>
            <w:hideMark/>
          </w:tcPr>
          <w:p w14:paraId="6540D33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80.0 (  59.0, 101.0)</w:t>
            </w:r>
          </w:p>
        </w:tc>
        <w:tc>
          <w:tcPr>
            <w:tcW w:w="893" w:type="dxa"/>
            <w:tcMar>
              <w:top w:w="0" w:type="dxa"/>
              <w:left w:w="75" w:type="dxa"/>
              <w:bottom w:w="0" w:type="dxa"/>
              <w:right w:w="75" w:type="dxa"/>
            </w:tcMar>
            <w:vAlign w:val="center"/>
            <w:hideMark/>
          </w:tcPr>
          <w:p w14:paraId="02F46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40.0,  90.0)</w:t>
            </w:r>
          </w:p>
        </w:tc>
        <w:tc>
          <w:tcPr>
            <w:tcW w:w="893" w:type="dxa"/>
            <w:tcMar>
              <w:top w:w="0" w:type="dxa"/>
              <w:left w:w="75" w:type="dxa"/>
              <w:bottom w:w="0" w:type="dxa"/>
              <w:right w:w="75" w:type="dxa"/>
            </w:tcMar>
            <w:vAlign w:val="center"/>
            <w:hideMark/>
          </w:tcPr>
          <w:p w14:paraId="75AB87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0.0,  46.0)</w:t>
            </w:r>
          </w:p>
        </w:tc>
        <w:tc>
          <w:tcPr>
            <w:tcW w:w="854" w:type="dxa"/>
            <w:tcMar>
              <w:top w:w="0" w:type="dxa"/>
              <w:left w:w="75" w:type="dxa"/>
              <w:bottom w:w="0" w:type="dxa"/>
              <w:right w:w="75" w:type="dxa"/>
            </w:tcMar>
            <w:vAlign w:val="center"/>
            <w:hideMark/>
          </w:tcPr>
          <w:p w14:paraId="5076E1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-36.0,  12.0)</w:t>
            </w:r>
          </w:p>
        </w:tc>
        <w:tc>
          <w:tcPr>
            <w:tcW w:w="854" w:type="dxa"/>
            <w:tcMar>
              <w:top w:w="0" w:type="dxa"/>
              <w:left w:w="75" w:type="dxa"/>
              <w:bottom w:w="0" w:type="dxa"/>
              <w:right w:w="75" w:type="dxa"/>
            </w:tcMar>
            <w:vAlign w:val="center"/>
            <w:hideMark/>
          </w:tcPr>
          <w:p w14:paraId="7BA47DB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-42.0 ( -73.0, -11.0)</w:t>
            </w:r>
          </w:p>
        </w:tc>
        <w:tc>
          <w:tcPr>
            <w:tcW w:w="893" w:type="dxa"/>
            <w:tcMar>
              <w:top w:w="0" w:type="dxa"/>
              <w:left w:w="75" w:type="dxa"/>
              <w:bottom w:w="0" w:type="dxa"/>
              <w:right w:w="75" w:type="dxa"/>
            </w:tcMar>
            <w:vAlign w:val="center"/>
            <w:hideMark/>
          </w:tcPr>
          <w:p w14:paraId="7077FF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427.0 ( 361.0, 492.0)</w:t>
            </w:r>
          </w:p>
        </w:tc>
      </w:tr>
      <w:tr w:rsidR="004F7F15" w:rsidRPr="00636C9B" w14:paraId="310D5B76" w14:textId="77777777" w:rsidTr="004F7F15">
        <w:trPr>
          <w:trHeight w:val="510"/>
        </w:trPr>
        <w:tc>
          <w:tcPr>
            <w:tcW w:w="1328" w:type="dxa"/>
            <w:vMerge/>
            <w:vAlign w:val="center"/>
            <w:hideMark/>
          </w:tcPr>
          <w:p w14:paraId="6472EB7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7BF80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78BE2DF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2.0,   8.0)</w:t>
            </w:r>
          </w:p>
        </w:tc>
        <w:tc>
          <w:tcPr>
            <w:tcW w:w="893" w:type="dxa"/>
            <w:tcMar>
              <w:top w:w="0" w:type="dxa"/>
              <w:left w:w="75" w:type="dxa"/>
              <w:bottom w:w="0" w:type="dxa"/>
              <w:right w:w="75" w:type="dxa"/>
            </w:tcMar>
            <w:vAlign w:val="center"/>
            <w:hideMark/>
          </w:tcPr>
          <w:p w14:paraId="32F72F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893" w:type="dxa"/>
            <w:tcMar>
              <w:top w:w="0" w:type="dxa"/>
              <w:left w:w="75" w:type="dxa"/>
              <w:bottom w:w="0" w:type="dxa"/>
              <w:right w:w="75" w:type="dxa"/>
            </w:tcMar>
            <w:vAlign w:val="center"/>
            <w:hideMark/>
          </w:tcPr>
          <w:p w14:paraId="4FD703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19.0 (   9.0,  29.0)</w:t>
            </w:r>
          </w:p>
        </w:tc>
        <w:tc>
          <w:tcPr>
            <w:tcW w:w="893" w:type="dxa"/>
            <w:tcMar>
              <w:top w:w="0" w:type="dxa"/>
              <w:left w:w="75" w:type="dxa"/>
              <w:bottom w:w="0" w:type="dxa"/>
              <w:right w:w="75" w:type="dxa"/>
            </w:tcMar>
            <w:vAlign w:val="center"/>
            <w:hideMark/>
          </w:tcPr>
          <w:p w14:paraId="06B736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-3.0,  17.0)</w:t>
            </w:r>
          </w:p>
        </w:tc>
        <w:tc>
          <w:tcPr>
            <w:tcW w:w="893" w:type="dxa"/>
            <w:tcMar>
              <w:top w:w="0" w:type="dxa"/>
              <w:left w:w="75" w:type="dxa"/>
              <w:bottom w:w="0" w:type="dxa"/>
              <w:right w:w="75" w:type="dxa"/>
            </w:tcMar>
            <w:vAlign w:val="center"/>
            <w:hideMark/>
          </w:tcPr>
          <w:p w14:paraId="3DBF8D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14.0)</w:t>
            </w:r>
          </w:p>
        </w:tc>
        <w:tc>
          <w:tcPr>
            <w:tcW w:w="893" w:type="dxa"/>
            <w:tcMar>
              <w:top w:w="0" w:type="dxa"/>
              <w:left w:w="75" w:type="dxa"/>
              <w:bottom w:w="0" w:type="dxa"/>
              <w:right w:w="75" w:type="dxa"/>
            </w:tcMar>
            <w:vAlign w:val="center"/>
            <w:hideMark/>
          </w:tcPr>
          <w:p w14:paraId="789224D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-4.0,  18.0)</w:t>
            </w:r>
          </w:p>
        </w:tc>
        <w:tc>
          <w:tcPr>
            <w:tcW w:w="893" w:type="dxa"/>
            <w:tcMar>
              <w:top w:w="0" w:type="dxa"/>
              <w:left w:w="75" w:type="dxa"/>
              <w:bottom w:w="0" w:type="dxa"/>
              <w:right w:w="75" w:type="dxa"/>
            </w:tcMar>
            <w:vAlign w:val="center"/>
            <w:hideMark/>
          </w:tcPr>
          <w:p w14:paraId="199C9AD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-8.0,  16.0)</w:t>
            </w:r>
          </w:p>
        </w:tc>
        <w:tc>
          <w:tcPr>
            <w:tcW w:w="893" w:type="dxa"/>
            <w:tcMar>
              <w:top w:w="0" w:type="dxa"/>
              <w:left w:w="75" w:type="dxa"/>
              <w:bottom w:w="0" w:type="dxa"/>
              <w:right w:w="75" w:type="dxa"/>
            </w:tcMar>
            <w:vAlign w:val="center"/>
            <w:hideMark/>
          </w:tcPr>
          <w:p w14:paraId="27ECBC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-5.0,  25.0)</w:t>
            </w:r>
          </w:p>
        </w:tc>
        <w:tc>
          <w:tcPr>
            <w:tcW w:w="854" w:type="dxa"/>
            <w:tcMar>
              <w:top w:w="0" w:type="dxa"/>
              <w:left w:w="75" w:type="dxa"/>
              <w:bottom w:w="0" w:type="dxa"/>
              <w:right w:w="75" w:type="dxa"/>
            </w:tcMar>
            <w:vAlign w:val="center"/>
            <w:hideMark/>
          </w:tcPr>
          <w:p w14:paraId="401827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26.0)</w:t>
            </w:r>
          </w:p>
        </w:tc>
        <w:tc>
          <w:tcPr>
            <w:tcW w:w="854" w:type="dxa"/>
            <w:tcMar>
              <w:top w:w="0" w:type="dxa"/>
              <w:left w:w="75" w:type="dxa"/>
              <w:bottom w:w="0" w:type="dxa"/>
              <w:right w:w="75" w:type="dxa"/>
            </w:tcMar>
            <w:vAlign w:val="center"/>
            <w:hideMark/>
          </w:tcPr>
          <w:p w14:paraId="79A42F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-75.0,   2.0)</w:t>
            </w:r>
          </w:p>
        </w:tc>
        <w:tc>
          <w:tcPr>
            <w:tcW w:w="893" w:type="dxa"/>
            <w:tcMar>
              <w:top w:w="0" w:type="dxa"/>
              <w:left w:w="75" w:type="dxa"/>
              <w:bottom w:w="0" w:type="dxa"/>
              <w:right w:w="75" w:type="dxa"/>
            </w:tcMar>
            <w:vAlign w:val="center"/>
            <w:hideMark/>
          </w:tcPr>
          <w:p w14:paraId="2AC05F1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-19.0,  86.0)</w:t>
            </w:r>
          </w:p>
        </w:tc>
      </w:tr>
      <w:tr w:rsidR="004F7F15" w:rsidRPr="00636C9B" w14:paraId="210BF4BC" w14:textId="77777777" w:rsidTr="004F7F15">
        <w:trPr>
          <w:trHeight w:val="510"/>
        </w:trPr>
        <w:tc>
          <w:tcPr>
            <w:tcW w:w="1328" w:type="dxa"/>
            <w:vMerge w:val="restart"/>
            <w:tcMar>
              <w:top w:w="0" w:type="dxa"/>
              <w:left w:w="75" w:type="dxa"/>
              <w:bottom w:w="0" w:type="dxa"/>
              <w:right w:w="75" w:type="dxa"/>
            </w:tcMar>
            <w:vAlign w:val="center"/>
            <w:hideMark/>
          </w:tcPr>
          <w:p w14:paraId="687A90B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Transport</w:t>
            </w:r>
          </w:p>
        </w:tc>
        <w:tc>
          <w:tcPr>
            <w:tcW w:w="743" w:type="dxa"/>
            <w:tcMar>
              <w:top w:w="0" w:type="dxa"/>
              <w:left w:w="75" w:type="dxa"/>
              <w:bottom w:w="0" w:type="dxa"/>
              <w:right w:w="75" w:type="dxa"/>
            </w:tcMar>
            <w:vAlign w:val="center"/>
            <w:hideMark/>
          </w:tcPr>
          <w:p w14:paraId="410F787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098CD32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3.0,   8.0)</w:t>
            </w:r>
          </w:p>
        </w:tc>
        <w:tc>
          <w:tcPr>
            <w:tcW w:w="893" w:type="dxa"/>
            <w:tcMar>
              <w:top w:w="0" w:type="dxa"/>
              <w:left w:w="75" w:type="dxa"/>
              <w:bottom w:w="0" w:type="dxa"/>
              <w:right w:w="75" w:type="dxa"/>
            </w:tcMar>
            <w:vAlign w:val="center"/>
            <w:hideMark/>
          </w:tcPr>
          <w:p w14:paraId="7A8D774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9.0)</w:t>
            </w:r>
          </w:p>
        </w:tc>
        <w:tc>
          <w:tcPr>
            <w:tcW w:w="893" w:type="dxa"/>
            <w:tcMar>
              <w:top w:w="0" w:type="dxa"/>
              <w:left w:w="75" w:type="dxa"/>
              <w:bottom w:w="0" w:type="dxa"/>
              <w:right w:w="75" w:type="dxa"/>
            </w:tcMar>
            <w:vAlign w:val="center"/>
            <w:hideMark/>
          </w:tcPr>
          <w:p w14:paraId="2025BF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76.0 (  59.0,  94.0)</w:t>
            </w:r>
          </w:p>
        </w:tc>
        <w:tc>
          <w:tcPr>
            <w:tcW w:w="893" w:type="dxa"/>
            <w:tcMar>
              <w:top w:w="0" w:type="dxa"/>
              <w:left w:w="75" w:type="dxa"/>
              <w:bottom w:w="0" w:type="dxa"/>
              <w:right w:w="75" w:type="dxa"/>
            </w:tcMar>
            <w:vAlign w:val="center"/>
            <w:hideMark/>
          </w:tcPr>
          <w:p w14:paraId="6323056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71.0 (  51.0,  90.0)</w:t>
            </w:r>
          </w:p>
        </w:tc>
        <w:tc>
          <w:tcPr>
            <w:tcW w:w="893" w:type="dxa"/>
            <w:tcMar>
              <w:top w:w="0" w:type="dxa"/>
              <w:left w:w="75" w:type="dxa"/>
              <w:bottom w:w="0" w:type="dxa"/>
              <w:right w:w="75" w:type="dxa"/>
            </w:tcMar>
            <w:vAlign w:val="center"/>
            <w:hideMark/>
          </w:tcPr>
          <w:p w14:paraId="5193DA4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48.0 (  32.0,  64.0)</w:t>
            </w:r>
          </w:p>
        </w:tc>
        <w:tc>
          <w:tcPr>
            <w:tcW w:w="893" w:type="dxa"/>
            <w:tcMar>
              <w:top w:w="0" w:type="dxa"/>
              <w:left w:w="75" w:type="dxa"/>
              <w:bottom w:w="0" w:type="dxa"/>
              <w:right w:w="75" w:type="dxa"/>
            </w:tcMar>
            <w:vAlign w:val="center"/>
            <w:hideMark/>
          </w:tcPr>
          <w:p w14:paraId="302A7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47.0,  83.0)</w:t>
            </w:r>
          </w:p>
        </w:tc>
        <w:tc>
          <w:tcPr>
            <w:tcW w:w="893" w:type="dxa"/>
            <w:tcMar>
              <w:top w:w="0" w:type="dxa"/>
              <w:left w:w="75" w:type="dxa"/>
              <w:bottom w:w="0" w:type="dxa"/>
              <w:right w:w="75" w:type="dxa"/>
            </w:tcMar>
            <w:vAlign w:val="center"/>
            <w:hideMark/>
          </w:tcPr>
          <w:p w14:paraId="68EB0A7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73.0 (  51.0,  94.0)</w:t>
            </w:r>
          </w:p>
        </w:tc>
        <w:tc>
          <w:tcPr>
            <w:tcW w:w="893" w:type="dxa"/>
            <w:tcMar>
              <w:top w:w="0" w:type="dxa"/>
              <w:left w:w="75" w:type="dxa"/>
              <w:bottom w:w="0" w:type="dxa"/>
              <w:right w:w="75" w:type="dxa"/>
            </w:tcMar>
            <w:vAlign w:val="center"/>
            <w:hideMark/>
          </w:tcPr>
          <w:p w14:paraId="1BFD469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8.0,  38.0)</w:t>
            </w:r>
          </w:p>
        </w:tc>
        <w:tc>
          <w:tcPr>
            <w:tcW w:w="854" w:type="dxa"/>
            <w:tcMar>
              <w:top w:w="0" w:type="dxa"/>
              <w:left w:w="75" w:type="dxa"/>
              <w:bottom w:w="0" w:type="dxa"/>
              <w:right w:w="75" w:type="dxa"/>
            </w:tcMar>
            <w:vAlign w:val="center"/>
            <w:hideMark/>
          </w:tcPr>
          <w:p w14:paraId="5E8983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5.0,  26.0)</w:t>
            </w:r>
          </w:p>
        </w:tc>
        <w:tc>
          <w:tcPr>
            <w:tcW w:w="854" w:type="dxa"/>
            <w:tcMar>
              <w:top w:w="0" w:type="dxa"/>
              <w:left w:w="75" w:type="dxa"/>
              <w:bottom w:w="0" w:type="dxa"/>
              <w:right w:w="75" w:type="dxa"/>
            </w:tcMar>
            <w:vAlign w:val="center"/>
            <w:hideMark/>
          </w:tcPr>
          <w:p w14:paraId="5C7F95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-4.0,  11.0)</w:t>
            </w:r>
          </w:p>
        </w:tc>
        <w:tc>
          <w:tcPr>
            <w:tcW w:w="893" w:type="dxa"/>
            <w:tcMar>
              <w:top w:w="0" w:type="dxa"/>
              <w:left w:w="75" w:type="dxa"/>
              <w:bottom w:w="0" w:type="dxa"/>
              <w:right w:w="75" w:type="dxa"/>
            </w:tcMar>
            <w:vAlign w:val="center"/>
            <w:hideMark/>
          </w:tcPr>
          <w:p w14:paraId="259004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385.0 ( 339.0, 431.0)</w:t>
            </w:r>
          </w:p>
        </w:tc>
      </w:tr>
      <w:tr w:rsidR="004F7F15" w:rsidRPr="00636C9B" w14:paraId="3CACDB85" w14:textId="77777777" w:rsidTr="004F7F15">
        <w:trPr>
          <w:trHeight w:val="510"/>
        </w:trPr>
        <w:tc>
          <w:tcPr>
            <w:tcW w:w="1328" w:type="dxa"/>
            <w:vMerge/>
            <w:vAlign w:val="center"/>
            <w:hideMark/>
          </w:tcPr>
          <w:p w14:paraId="62B8A3C4"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06F7D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3029D0A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4.0)</w:t>
            </w:r>
          </w:p>
        </w:tc>
        <w:tc>
          <w:tcPr>
            <w:tcW w:w="893" w:type="dxa"/>
            <w:tcMar>
              <w:top w:w="0" w:type="dxa"/>
              <w:left w:w="75" w:type="dxa"/>
              <w:bottom w:w="0" w:type="dxa"/>
              <w:right w:w="75" w:type="dxa"/>
            </w:tcMar>
            <w:vAlign w:val="center"/>
            <w:hideMark/>
          </w:tcPr>
          <w:p w14:paraId="4F36450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8.0)</w:t>
            </w:r>
          </w:p>
        </w:tc>
        <w:tc>
          <w:tcPr>
            <w:tcW w:w="893" w:type="dxa"/>
            <w:tcMar>
              <w:top w:w="0" w:type="dxa"/>
              <w:left w:w="75" w:type="dxa"/>
              <w:bottom w:w="0" w:type="dxa"/>
              <w:right w:w="75" w:type="dxa"/>
            </w:tcMar>
            <w:vAlign w:val="center"/>
            <w:hideMark/>
          </w:tcPr>
          <w:p w14:paraId="7003C7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8.0,  28.0)</w:t>
            </w:r>
          </w:p>
        </w:tc>
        <w:tc>
          <w:tcPr>
            <w:tcW w:w="893" w:type="dxa"/>
            <w:tcMar>
              <w:top w:w="0" w:type="dxa"/>
              <w:left w:w="75" w:type="dxa"/>
              <w:bottom w:w="0" w:type="dxa"/>
              <w:right w:w="75" w:type="dxa"/>
            </w:tcMar>
            <w:vAlign w:val="center"/>
            <w:hideMark/>
          </w:tcPr>
          <w:p w14:paraId="5C18F4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-6.0,  15.0)</w:t>
            </w:r>
          </w:p>
        </w:tc>
        <w:tc>
          <w:tcPr>
            <w:tcW w:w="893" w:type="dxa"/>
            <w:tcMar>
              <w:top w:w="0" w:type="dxa"/>
              <w:left w:w="75" w:type="dxa"/>
              <w:bottom w:w="0" w:type="dxa"/>
              <w:right w:w="75" w:type="dxa"/>
            </w:tcMar>
            <w:vAlign w:val="center"/>
            <w:hideMark/>
          </w:tcPr>
          <w:p w14:paraId="446348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12.0)</w:t>
            </w:r>
          </w:p>
        </w:tc>
        <w:tc>
          <w:tcPr>
            <w:tcW w:w="893" w:type="dxa"/>
            <w:tcMar>
              <w:top w:w="0" w:type="dxa"/>
              <w:left w:w="75" w:type="dxa"/>
              <w:bottom w:w="0" w:type="dxa"/>
              <w:right w:w="75" w:type="dxa"/>
            </w:tcMar>
            <w:vAlign w:val="center"/>
            <w:hideMark/>
          </w:tcPr>
          <w:p w14:paraId="2FE564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-5.0,  15.0)</w:t>
            </w:r>
          </w:p>
        </w:tc>
        <w:tc>
          <w:tcPr>
            <w:tcW w:w="893" w:type="dxa"/>
            <w:tcMar>
              <w:top w:w="0" w:type="dxa"/>
              <w:left w:w="75" w:type="dxa"/>
              <w:bottom w:w="0" w:type="dxa"/>
              <w:right w:w="75" w:type="dxa"/>
            </w:tcMar>
            <w:vAlign w:val="center"/>
            <w:hideMark/>
          </w:tcPr>
          <w:p w14:paraId="0E5469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-7.0,  12.0)</w:t>
            </w:r>
          </w:p>
        </w:tc>
        <w:tc>
          <w:tcPr>
            <w:tcW w:w="893" w:type="dxa"/>
            <w:tcMar>
              <w:top w:w="0" w:type="dxa"/>
              <w:left w:w="75" w:type="dxa"/>
              <w:bottom w:w="0" w:type="dxa"/>
              <w:right w:w="75" w:type="dxa"/>
            </w:tcMar>
            <w:vAlign w:val="center"/>
            <w:hideMark/>
          </w:tcPr>
          <w:p w14:paraId="57609B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4.0,  20.0)</w:t>
            </w:r>
          </w:p>
        </w:tc>
        <w:tc>
          <w:tcPr>
            <w:tcW w:w="854" w:type="dxa"/>
            <w:tcMar>
              <w:top w:w="0" w:type="dxa"/>
              <w:left w:w="75" w:type="dxa"/>
              <w:bottom w:w="0" w:type="dxa"/>
              <w:right w:w="75" w:type="dxa"/>
            </w:tcMar>
            <w:vAlign w:val="center"/>
            <w:hideMark/>
          </w:tcPr>
          <w:p w14:paraId="303C960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0.0,  13.0)</w:t>
            </w:r>
          </w:p>
        </w:tc>
        <w:tc>
          <w:tcPr>
            <w:tcW w:w="854" w:type="dxa"/>
            <w:tcMar>
              <w:top w:w="0" w:type="dxa"/>
              <w:left w:w="75" w:type="dxa"/>
              <w:bottom w:w="0" w:type="dxa"/>
              <w:right w:w="75" w:type="dxa"/>
            </w:tcMar>
            <w:vAlign w:val="center"/>
            <w:hideMark/>
          </w:tcPr>
          <w:p w14:paraId="1F54D65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10.0)</w:t>
            </w:r>
          </w:p>
        </w:tc>
        <w:tc>
          <w:tcPr>
            <w:tcW w:w="893" w:type="dxa"/>
            <w:tcMar>
              <w:top w:w="0" w:type="dxa"/>
              <w:left w:w="75" w:type="dxa"/>
              <w:bottom w:w="0" w:type="dxa"/>
              <w:right w:w="75" w:type="dxa"/>
            </w:tcMar>
            <w:vAlign w:val="center"/>
            <w:hideMark/>
          </w:tcPr>
          <w:p w14:paraId="14AFF09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63.0 (  39.0,  88.0)</w:t>
            </w:r>
          </w:p>
        </w:tc>
      </w:tr>
      <w:tr w:rsidR="004F7F15" w:rsidRPr="00636C9B" w14:paraId="784D9932" w14:textId="77777777" w:rsidTr="004F7F15">
        <w:trPr>
          <w:trHeight w:val="510"/>
        </w:trPr>
        <w:tc>
          <w:tcPr>
            <w:tcW w:w="1328" w:type="dxa"/>
            <w:vMerge w:val="restart"/>
            <w:tcMar>
              <w:top w:w="0" w:type="dxa"/>
              <w:left w:w="75" w:type="dxa"/>
              <w:bottom w:w="0" w:type="dxa"/>
              <w:right w:w="75" w:type="dxa"/>
            </w:tcMar>
            <w:vAlign w:val="center"/>
            <w:hideMark/>
          </w:tcPr>
          <w:p w14:paraId="4E6E45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Falls</w:t>
            </w:r>
          </w:p>
        </w:tc>
        <w:tc>
          <w:tcPr>
            <w:tcW w:w="743" w:type="dxa"/>
            <w:tcMar>
              <w:top w:w="0" w:type="dxa"/>
              <w:left w:w="75" w:type="dxa"/>
              <w:bottom w:w="0" w:type="dxa"/>
              <w:right w:w="75" w:type="dxa"/>
            </w:tcMar>
            <w:vAlign w:val="center"/>
            <w:hideMark/>
          </w:tcPr>
          <w:p w14:paraId="777D48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1C64606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51D420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51FBEF5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893" w:type="dxa"/>
            <w:tcMar>
              <w:top w:w="0" w:type="dxa"/>
              <w:left w:w="75" w:type="dxa"/>
              <w:bottom w:w="0" w:type="dxa"/>
              <w:right w:w="75" w:type="dxa"/>
            </w:tcMar>
            <w:vAlign w:val="center"/>
            <w:hideMark/>
          </w:tcPr>
          <w:p w14:paraId="491A527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893" w:type="dxa"/>
            <w:tcMar>
              <w:top w:w="0" w:type="dxa"/>
              <w:left w:w="75" w:type="dxa"/>
              <w:bottom w:w="0" w:type="dxa"/>
              <w:right w:w="75" w:type="dxa"/>
            </w:tcMar>
            <w:vAlign w:val="center"/>
            <w:hideMark/>
          </w:tcPr>
          <w:p w14:paraId="11D9B7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6.0)</w:t>
            </w:r>
          </w:p>
        </w:tc>
        <w:tc>
          <w:tcPr>
            <w:tcW w:w="893" w:type="dxa"/>
            <w:tcMar>
              <w:top w:w="0" w:type="dxa"/>
              <w:left w:w="75" w:type="dxa"/>
              <w:bottom w:w="0" w:type="dxa"/>
              <w:right w:w="75" w:type="dxa"/>
            </w:tcMar>
            <w:vAlign w:val="center"/>
            <w:hideMark/>
          </w:tcPr>
          <w:p w14:paraId="686E26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11.0)</w:t>
            </w:r>
          </w:p>
        </w:tc>
        <w:tc>
          <w:tcPr>
            <w:tcW w:w="893" w:type="dxa"/>
            <w:tcMar>
              <w:top w:w="0" w:type="dxa"/>
              <w:left w:w="75" w:type="dxa"/>
              <w:bottom w:w="0" w:type="dxa"/>
              <w:right w:w="75" w:type="dxa"/>
            </w:tcMar>
            <w:vAlign w:val="center"/>
            <w:hideMark/>
          </w:tcPr>
          <w:p w14:paraId="64D121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-29.0,  -3.0)</w:t>
            </w:r>
          </w:p>
        </w:tc>
        <w:tc>
          <w:tcPr>
            <w:tcW w:w="893" w:type="dxa"/>
            <w:tcMar>
              <w:top w:w="0" w:type="dxa"/>
              <w:left w:w="75" w:type="dxa"/>
              <w:bottom w:w="0" w:type="dxa"/>
              <w:right w:w="75" w:type="dxa"/>
            </w:tcMar>
            <w:vAlign w:val="center"/>
            <w:hideMark/>
          </w:tcPr>
          <w:p w14:paraId="4611AE0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-23.0,  11.0)</w:t>
            </w:r>
          </w:p>
        </w:tc>
        <w:tc>
          <w:tcPr>
            <w:tcW w:w="854" w:type="dxa"/>
            <w:tcMar>
              <w:top w:w="0" w:type="dxa"/>
              <w:left w:w="75" w:type="dxa"/>
              <w:bottom w:w="0" w:type="dxa"/>
              <w:right w:w="75" w:type="dxa"/>
            </w:tcMar>
            <w:vAlign w:val="center"/>
            <w:hideMark/>
          </w:tcPr>
          <w:p w14:paraId="2F4DB7C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-31.0 ( -53.0,  -9.0)</w:t>
            </w:r>
          </w:p>
        </w:tc>
        <w:tc>
          <w:tcPr>
            <w:tcW w:w="854" w:type="dxa"/>
            <w:tcMar>
              <w:top w:w="0" w:type="dxa"/>
              <w:left w:w="75" w:type="dxa"/>
              <w:bottom w:w="0" w:type="dxa"/>
              <w:right w:w="75" w:type="dxa"/>
            </w:tcMar>
            <w:vAlign w:val="center"/>
            <w:hideMark/>
          </w:tcPr>
          <w:p w14:paraId="538F3AF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-46.0 ( -76.0, -15.0)</w:t>
            </w:r>
          </w:p>
        </w:tc>
        <w:tc>
          <w:tcPr>
            <w:tcW w:w="893" w:type="dxa"/>
            <w:tcMar>
              <w:top w:w="0" w:type="dxa"/>
              <w:left w:w="75" w:type="dxa"/>
              <w:bottom w:w="0" w:type="dxa"/>
              <w:right w:w="75" w:type="dxa"/>
            </w:tcMar>
            <w:vAlign w:val="center"/>
            <w:hideMark/>
          </w:tcPr>
          <w:p w14:paraId="38D5AC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-87.0 (-130.0, -44.0)</w:t>
            </w:r>
          </w:p>
        </w:tc>
      </w:tr>
      <w:tr w:rsidR="004F7F15" w:rsidRPr="00636C9B" w14:paraId="55454E54" w14:textId="77777777" w:rsidTr="004F7F15">
        <w:trPr>
          <w:trHeight w:val="525"/>
        </w:trPr>
        <w:tc>
          <w:tcPr>
            <w:tcW w:w="1328" w:type="dxa"/>
            <w:vMerge/>
            <w:vAlign w:val="center"/>
            <w:hideMark/>
          </w:tcPr>
          <w:p w14:paraId="53FB1025"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1A734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66915E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71DE93B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02D5C39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893" w:type="dxa"/>
            <w:tcMar>
              <w:top w:w="0" w:type="dxa"/>
              <w:left w:w="75" w:type="dxa"/>
              <w:bottom w:w="0" w:type="dxa"/>
              <w:right w:w="75" w:type="dxa"/>
            </w:tcMar>
            <w:vAlign w:val="center"/>
            <w:hideMark/>
          </w:tcPr>
          <w:p w14:paraId="5DBCAE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2A6E05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893" w:type="dxa"/>
            <w:tcMar>
              <w:top w:w="0" w:type="dxa"/>
              <w:left w:w="75" w:type="dxa"/>
              <w:bottom w:w="0" w:type="dxa"/>
              <w:right w:w="75" w:type="dxa"/>
            </w:tcMar>
            <w:vAlign w:val="center"/>
            <w:hideMark/>
          </w:tcPr>
          <w:p w14:paraId="59E0D1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-3.0,   4.0)</w:t>
            </w:r>
          </w:p>
        </w:tc>
        <w:tc>
          <w:tcPr>
            <w:tcW w:w="893" w:type="dxa"/>
            <w:tcMar>
              <w:top w:w="0" w:type="dxa"/>
              <w:left w:w="75" w:type="dxa"/>
              <w:bottom w:w="0" w:type="dxa"/>
              <w:right w:w="75" w:type="dxa"/>
            </w:tcMar>
            <w:vAlign w:val="center"/>
            <w:hideMark/>
          </w:tcPr>
          <w:p w14:paraId="20CF218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-7.0,   8.0)</w:t>
            </w:r>
          </w:p>
        </w:tc>
        <w:tc>
          <w:tcPr>
            <w:tcW w:w="893" w:type="dxa"/>
            <w:tcMar>
              <w:top w:w="0" w:type="dxa"/>
              <w:left w:w="75" w:type="dxa"/>
              <w:bottom w:w="0" w:type="dxa"/>
              <w:right w:w="75" w:type="dxa"/>
            </w:tcMar>
            <w:vAlign w:val="center"/>
            <w:hideMark/>
          </w:tcPr>
          <w:p w14:paraId="45463D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-16.0,   9.0)</w:t>
            </w:r>
          </w:p>
        </w:tc>
        <w:tc>
          <w:tcPr>
            <w:tcW w:w="854" w:type="dxa"/>
            <w:tcMar>
              <w:top w:w="0" w:type="dxa"/>
              <w:left w:w="75" w:type="dxa"/>
              <w:bottom w:w="0" w:type="dxa"/>
              <w:right w:w="75" w:type="dxa"/>
            </w:tcMar>
            <w:vAlign w:val="center"/>
            <w:hideMark/>
          </w:tcPr>
          <w:p w14:paraId="32B4B1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-23.0,  17.0)</w:t>
            </w:r>
          </w:p>
        </w:tc>
        <w:tc>
          <w:tcPr>
            <w:tcW w:w="854" w:type="dxa"/>
            <w:tcMar>
              <w:top w:w="0" w:type="dxa"/>
              <w:left w:w="75" w:type="dxa"/>
              <w:bottom w:w="0" w:type="dxa"/>
              <w:right w:w="75" w:type="dxa"/>
            </w:tcMar>
            <w:vAlign w:val="center"/>
            <w:hideMark/>
          </w:tcPr>
          <w:p w14:paraId="5905979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-79.0,  -4.0)</w:t>
            </w:r>
          </w:p>
        </w:tc>
        <w:tc>
          <w:tcPr>
            <w:tcW w:w="893" w:type="dxa"/>
            <w:tcMar>
              <w:top w:w="0" w:type="dxa"/>
              <w:left w:w="75" w:type="dxa"/>
              <w:bottom w:w="0" w:type="dxa"/>
              <w:right w:w="75" w:type="dxa"/>
            </w:tcMar>
            <w:vAlign w:val="center"/>
            <w:hideMark/>
          </w:tcPr>
          <w:p w14:paraId="4694CB3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-44.0 ( -89.0,   2.0)</w:t>
            </w:r>
          </w:p>
        </w:tc>
      </w:tr>
      <w:tr w:rsidR="004F7F15" w:rsidRPr="00636C9B" w14:paraId="41C2C0E5" w14:textId="77777777" w:rsidTr="004F7F15">
        <w:trPr>
          <w:trHeight w:val="510"/>
        </w:trPr>
        <w:tc>
          <w:tcPr>
            <w:tcW w:w="1328" w:type="dxa"/>
            <w:vMerge w:val="restart"/>
            <w:tcMar>
              <w:top w:w="0" w:type="dxa"/>
              <w:left w:w="75" w:type="dxa"/>
              <w:bottom w:w="0" w:type="dxa"/>
              <w:right w:w="75" w:type="dxa"/>
            </w:tcMar>
            <w:vAlign w:val="center"/>
            <w:hideMark/>
          </w:tcPr>
          <w:p w14:paraId="5EDAD9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Drownings</w:t>
            </w:r>
          </w:p>
        </w:tc>
        <w:tc>
          <w:tcPr>
            <w:tcW w:w="743" w:type="dxa"/>
            <w:tcMar>
              <w:top w:w="0" w:type="dxa"/>
              <w:left w:w="75" w:type="dxa"/>
              <w:bottom w:w="0" w:type="dxa"/>
              <w:right w:w="75" w:type="dxa"/>
            </w:tcMar>
            <w:vAlign w:val="center"/>
            <w:hideMark/>
          </w:tcPr>
          <w:p w14:paraId="0CDE015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3BE731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6.0,  13.0)</w:t>
            </w:r>
          </w:p>
        </w:tc>
        <w:tc>
          <w:tcPr>
            <w:tcW w:w="893" w:type="dxa"/>
            <w:tcMar>
              <w:top w:w="0" w:type="dxa"/>
              <w:left w:w="75" w:type="dxa"/>
              <w:bottom w:w="0" w:type="dxa"/>
              <w:right w:w="75" w:type="dxa"/>
            </w:tcMar>
            <w:vAlign w:val="center"/>
            <w:hideMark/>
          </w:tcPr>
          <w:p w14:paraId="2F5407B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8.0,  13.0)</w:t>
            </w:r>
          </w:p>
        </w:tc>
        <w:tc>
          <w:tcPr>
            <w:tcW w:w="893" w:type="dxa"/>
            <w:tcMar>
              <w:top w:w="0" w:type="dxa"/>
              <w:left w:w="75" w:type="dxa"/>
              <w:bottom w:w="0" w:type="dxa"/>
              <w:right w:w="75" w:type="dxa"/>
            </w:tcMar>
            <w:vAlign w:val="center"/>
            <w:hideMark/>
          </w:tcPr>
          <w:p w14:paraId="45B7E93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40.0 (  35.0,  45.0)</w:t>
            </w:r>
          </w:p>
        </w:tc>
        <w:tc>
          <w:tcPr>
            <w:tcW w:w="893" w:type="dxa"/>
            <w:tcMar>
              <w:top w:w="0" w:type="dxa"/>
              <w:left w:w="75" w:type="dxa"/>
              <w:bottom w:w="0" w:type="dxa"/>
              <w:right w:w="75" w:type="dxa"/>
            </w:tcMar>
            <w:vAlign w:val="center"/>
            <w:hideMark/>
          </w:tcPr>
          <w:p w14:paraId="3B79D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25.0 (  20.0,  29.0)</w:t>
            </w:r>
          </w:p>
        </w:tc>
        <w:tc>
          <w:tcPr>
            <w:tcW w:w="893" w:type="dxa"/>
            <w:tcMar>
              <w:top w:w="0" w:type="dxa"/>
              <w:left w:w="75" w:type="dxa"/>
              <w:bottom w:w="0" w:type="dxa"/>
              <w:right w:w="75" w:type="dxa"/>
            </w:tcMar>
            <w:vAlign w:val="center"/>
            <w:hideMark/>
          </w:tcPr>
          <w:p w14:paraId="4C8AFEF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893" w:type="dxa"/>
            <w:tcMar>
              <w:top w:w="0" w:type="dxa"/>
              <w:left w:w="75" w:type="dxa"/>
              <w:bottom w:w="0" w:type="dxa"/>
              <w:right w:w="75" w:type="dxa"/>
            </w:tcMar>
            <w:vAlign w:val="center"/>
            <w:hideMark/>
          </w:tcPr>
          <w:p w14:paraId="0B64CE0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7.0,  17.0)</w:t>
            </w:r>
          </w:p>
        </w:tc>
        <w:tc>
          <w:tcPr>
            <w:tcW w:w="893" w:type="dxa"/>
            <w:tcMar>
              <w:top w:w="0" w:type="dxa"/>
              <w:left w:w="75" w:type="dxa"/>
              <w:bottom w:w="0" w:type="dxa"/>
              <w:right w:w="75" w:type="dxa"/>
            </w:tcMar>
            <w:vAlign w:val="center"/>
            <w:hideMark/>
          </w:tcPr>
          <w:p w14:paraId="3540E37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13.0)</w:t>
            </w:r>
          </w:p>
        </w:tc>
        <w:tc>
          <w:tcPr>
            <w:tcW w:w="893" w:type="dxa"/>
            <w:tcMar>
              <w:top w:w="0" w:type="dxa"/>
              <w:left w:w="75" w:type="dxa"/>
              <w:bottom w:w="0" w:type="dxa"/>
              <w:right w:w="75" w:type="dxa"/>
            </w:tcMar>
            <w:vAlign w:val="center"/>
            <w:hideMark/>
          </w:tcPr>
          <w:p w14:paraId="156449C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9.0)</w:t>
            </w:r>
          </w:p>
        </w:tc>
        <w:tc>
          <w:tcPr>
            <w:tcW w:w="854" w:type="dxa"/>
            <w:tcMar>
              <w:top w:w="0" w:type="dxa"/>
              <w:left w:w="75" w:type="dxa"/>
              <w:bottom w:w="0" w:type="dxa"/>
              <w:right w:w="75" w:type="dxa"/>
            </w:tcMar>
            <w:vAlign w:val="center"/>
            <w:hideMark/>
          </w:tcPr>
          <w:p w14:paraId="436EBA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5.0)</w:t>
            </w:r>
          </w:p>
        </w:tc>
        <w:tc>
          <w:tcPr>
            <w:tcW w:w="854" w:type="dxa"/>
            <w:tcMar>
              <w:top w:w="0" w:type="dxa"/>
              <w:left w:w="75" w:type="dxa"/>
              <w:bottom w:w="0" w:type="dxa"/>
              <w:right w:w="75" w:type="dxa"/>
            </w:tcMar>
            <w:vAlign w:val="center"/>
            <w:hideMark/>
          </w:tcPr>
          <w:p w14:paraId="09FF03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893" w:type="dxa"/>
            <w:tcMar>
              <w:top w:w="0" w:type="dxa"/>
              <w:left w:w="75" w:type="dxa"/>
              <w:bottom w:w="0" w:type="dxa"/>
              <w:right w:w="75" w:type="dxa"/>
            </w:tcMar>
            <w:vAlign w:val="center"/>
            <w:hideMark/>
          </w:tcPr>
          <w:p w14:paraId="1730AF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128.0 ( 116.0, 141.0)</w:t>
            </w:r>
          </w:p>
        </w:tc>
      </w:tr>
      <w:tr w:rsidR="004F7F15" w:rsidRPr="00636C9B" w14:paraId="48954607" w14:textId="77777777" w:rsidTr="004F7F15">
        <w:trPr>
          <w:trHeight w:val="525"/>
        </w:trPr>
        <w:tc>
          <w:tcPr>
            <w:tcW w:w="1328" w:type="dxa"/>
            <w:vMerge/>
            <w:vAlign w:val="center"/>
            <w:hideMark/>
          </w:tcPr>
          <w:p w14:paraId="676EDE7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358794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143280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893" w:type="dxa"/>
            <w:tcMar>
              <w:top w:w="0" w:type="dxa"/>
              <w:left w:w="75" w:type="dxa"/>
              <w:bottom w:w="0" w:type="dxa"/>
              <w:right w:w="75" w:type="dxa"/>
            </w:tcMar>
            <w:vAlign w:val="center"/>
            <w:hideMark/>
          </w:tcPr>
          <w:p w14:paraId="707970B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2.0,   5.0)</w:t>
            </w:r>
          </w:p>
        </w:tc>
        <w:tc>
          <w:tcPr>
            <w:tcW w:w="893" w:type="dxa"/>
            <w:tcMar>
              <w:top w:w="0" w:type="dxa"/>
              <w:left w:w="75" w:type="dxa"/>
              <w:bottom w:w="0" w:type="dxa"/>
              <w:right w:w="75" w:type="dxa"/>
            </w:tcMar>
            <w:vAlign w:val="center"/>
            <w:hideMark/>
          </w:tcPr>
          <w:p w14:paraId="7DE512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1.0)</w:t>
            </w:r>
          </w:p>
        </w:tc>
        <w:tc>
          <w:tcPr>
            <w:tcW w:w="893" w:type="dxa"/>
            <w:tcMar>
              <w:top w:w="0" w:type="dxa"/>
              <w:left w:w="75" w:type="dxa"/>
              <w:bottom w:w="0" w:type="dxa"/>
              <w:right w:w="75" w:type="dxa"/>
            </w:tcMar>
            <w:vAlign w:val="center"/>
            <w:hideMark/>
          </w:tcPr>
          <w:p w14:paraId="57F9833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3.0)</w:t>
            </w:r>
          </w:p>
        </w:tc>
        <w:tc>
          <w:tcPr>
            <w:tcW w:w="893" w:type="dxa"/>
            <w:tcMar>
              <w:top w:w="0" w:type="dxa"/>
              <w:left w:w="75" w:type="dxa"/>
              <w:bottom w:w="0" w:type="dxa"/>
              <w:right w:w="75" w:type="dxa"/>
            </w:tcMar>
            <w:vAlign w:val="center"/>
            <w:hideMark/>
          </w:tcPr>
          <w:p w14:paraId="1A2B42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0890BB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3.0)</w:t>
            </w:r>
          </w:p>
        </w:tc>
        <w:tc>
          <w:tcPr>
            <w:tcW w:w="893" w:type="dxa"/>
            <w:tcMar>
              <w:top w:w="0" w:type="dxa"/>
              <w:left w:w="75" w:type="dxa"/>
              <w:bottom w:w="0" w:type="dxa"/>
              <w:right w:w="75" w:type="dxa"/>
            </w:tcMar>
            <w:vAlign w:val="center"/>
            <w:hideMark/>
          </w:tcPr>
          <w:p w14:paraId="337F40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93" w:type="dxa"/>
            <w:tcMar>
              <w:top w:w="0" w:type="dxa"/>
              <w:left w:w="75" w:type="dxa"/>
              <w:bottom w:w="0" w:type="dxa"/>
              <w:right w:w="75" w:type="dxa"/>
            </w:tcMar>
            <w:vAlign w:val="center"/>
            <w:hideMark/>
          </w:tcPr>
          <w:p w14:paraId="33DACF4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3.0)</w:t>
            </w:r>
          </w:p>
        </w:tc>
        <w:tc>
          <w:tcPr>
            <w:tcW w:w="854" w:type="dxa"/>
            <w:tcMar>
              <w:top w:w="0" w:type="dxa"/>
              <w:left w:w="75" w:type="dxa"/>
              <w:bottom w:w="0" w:type="dxa"/>
              <w:right w:w="75" w:type="dxa"/>
            </w:tcMar>
            <w:vAlign w:val="center"/>
            <w:hideMark/>
          </w:tcPr>
          <w:p w14:paraId="6C4EFA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54" w:type="dxa"/>
            <w:tcMar>
              <w:top w:w="0" w:type="dxa"/>
              <w:left w:w="75" w:type="dxa"/>
              <w:bottom w:w="0" w:type="dxa"/>
              <w:right w:w="75" w:type="dxa"/>
            </w:tcMar>
            <w:vAlign w:val="center"/>
            <w:hideMark/>
          </w:tcPr>
          <w:p w14:paraId="2CE7894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893" w:type="dxa"/>
            <w:tcMar>
              <w:top w:w="0" w:type="dxa"/>
              <w:left w:w="75" w:type="dxa"/>
              <w:bottom w:w="0" w:type="dxa"/>
              <w:right w:w="75" w:type="dxa"/>
            </w:tcMar>
            <w:vAlign w:val="center"/>
            <w:hideMark/>
          </w:tcPr>
          <w:p w14:paraId="4989D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r>
      <w:tr w:rsidR="004F7F15" w:rsidRPr="00636C9B" w14:paraId="6C2146AE" w14:textId="77777777" w:rsidTr="004F7F15">
        <w:trPr>
          <w:trHeight w:val="525"/>
        </w:trPr>
        <w:tc>
          <w:tcPr>
            <w:tcW w:w="1328" w:type="dxa"/>
            <w:vMerge w:val="restart"/>
            <w:tcMar>
              <w:top w:w="0" w:type="dxa"/>
              <w:left w:w="75" w:type="dxa"/>
              <w:bottom w:w="0" w:type="dxa"/>
              <w:right w:w="75" w:type="dxa"/>
            </w:tcMar>
            <w:vAlign w:val="center"/>
            <w:hideMark/>
          </w:tcPr>
          <w:p w14:paraId="21AC57D5"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Intentional</w:t>
            </w:r>
          </w:p>
        </w:tc>
        <w:tc>
          <w:tcPr>
            <w:tcW w:w="743" w:type="dxa"/>
            <w:tcMar>
              <w:top w:w="0" w:type="dxa"/>
              <w:left w:w="75" w:type="dxa"/>
              <w:bottom w:w="0" w:type="dxa"/>
              <w:right w:w="75" w:type="dxa"/>
            </w:tcMar>
            <w:vAlign w:val="center"/>
            <w:hideMark/>
          </w:tcPr>
          <w:p w14:paraId="6BB23F5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30342E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893" w:type="dxa"/>
            <w:tcMar>
              <w:top w:w="0" w:type="dxa"/>
              <w:left w:w="75" w:type="dxa"/>
              <w:bottom w:w="0" w:type="dxa"/>
              <w:right w:w="75" w:type="dxa"/>
            </w:tcMar>
            <w:vAlign w:val="center"/>
            <w:hideMark/>
          </w:tcPr>
          <w:p w14:paraId="5CF3DA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893" w:type="dxa"/>
            <w:tcMar>
              <w:top w:w="0" w:type="dxa"/>
              <w:left w:w="75" w:type="dxa"/>
              <w:bottom w:w="0" w:type="dxa"/>
              <w:right w:w="75" w:type="dxa"/>
            </w:tcMar>
            <w:vAlign w:val="center"/>
            <w:hideMark/>
          </w:tcPr>
          <w:p w14:paraId="122233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31.0,  85.0)</w:t>
            </w:r>
          </w:p>
        </w:tc>
        <w:tc>
          <w:tcPr>
            <w:tcW w:w="893" w:type="dxa"/>
            <w:tcMar>
              <w:top w:w="0" w:type="dxa"/>
              <w:left w:w="75" w:type="dxa"/>
              <w:bottom w:w="0" w:type="dxa"/>
              <w:right w:w="75" w:type="dxa"/>
            </w:tcMar>
            <w:vAlign w:val="center"/>
            <w:hideMark/>
          </w:tcPr>
          <w:p w14:paraId="45207B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96.0 (  67.0, 126.0)</w:t>
            </w:r>
          </w:p>
        </w:tc>
        <w:tc>
          <w:tcPr>
            <w:tcW w:w="893" w:type="dxa"/>
            <w:tcMar>
              <w:top w:w="0" w:type="dxa"/>
              <w:left w:w="75" w:type="dxa"/>
              <w:bottom w:w="0" w:type="dxa"/>
              <w:right w:w="75" w:type="dxa"/>
            </w:tcMar>
            <w:vAlign w:val="center"/>
            <w:hideMark/>
          </w:tcPr>
          <w:p w14:paraId="0A27BD2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41.0,  89.0)</w:t>
            </w:r>
          </w:p>
        </w:tc>
        <w:tc>
          <w:tcPr>
            <w:tcW w:w="893" w:type="dxa"/>
            <w:tcMar>
              <w:top w:w="0" w:type="dxa"/>
              <w:left w:w="75" w:type="dxa"/>
              <w:bottom w:w="0" w:type="dxa"/>
              <w:right w:w="75" w:type="dxa"/>
            </w:tcMar>
            <w:vAlign w:val="center"/>
            <w:hideMark/>
          </w:tcPr>
          <w:p w14:paraId="318F41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45.0 (  19.0,  70.0)</w:t>
            </w:r>
          </w:p>
        </w:tc>
        <w:tc>
          <w:tcPr>
            <w:tcW w:w="893" w:type="dxa"/>
            <w:tcMar>
              <w:top w:w="0" w:type="dxa"/>
              <w:left w:w="75" w:type="dxa"/>
              <w:bottom w:w="0" w:type="dxa"/>
              <w:right w:w="75" w:type="dxa"/>
            </w:tcMar>
            <w:vAlign w:val="center"/>
            <w:hideMark/>
          </w:tcPr>
          <w:p w14:paraId="5FC813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68.0 (  41.0,  95.0)</w:t>
            </w:r>
          </w:p>
        </w:tc>
        <w:tc>
          <w:tcPr>
            <w:tcW w:w="893" w:type="dxa"/>
            <w:tcMar>
              <w:top w:w="0" w:type="dxa"/>
              <w:left w:w="75" w:type="dxa"/>
              <w:bottom w:w="0" w:type="dxa"/>
              <w:right w:w="75" w:type="dxa"/>
            </w:tcMar>
            <w:vAlign w:val="center"/>
            <w:hideMark/>
          </w:tcPr>
          <w:p w14:paraId="19A736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28.0 (  11.0,  46.0)</w:t>
            </w:r>
          </w:p>
        </w:tc>
        <w:tc>
          <w:tcPr>
            <w:tcW w:w="854" w:type="dxa"/>
            <w:tcMar>
              <w:top w:w="0" w:type="dxa"/>
              <w:left w:w="75" w:type="dxa"/>
              <w:bottom w:w="0" w:type="dxa"/>
              <w:right w:w="75" w:type="dxa"/>
            </w:tcMar>
            <w:vAlign w:val="center"/>
            <w:hideMark/>
          </w:tcPr>
          <w:p w14:paraId="3EE4983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854" w:type="dxa"/>
            <w:tcMar>
              <w:top w:w="0" w:type="dxa"/>
              <w:left w:w="75" w:type="dxa"/>
              <w:bottom w:w="0" w:type="dxa"/>
              <w:right w:w="75" w:type="dxa"/>
            </w:tcMar>
            <w:vAlign w:val="center"/>
            <w:hideMark/>
          </w:tcPr>
          <w:p w14:paraId="62B12D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893" w:type="dxa"/>
            <w:tcMar>
              <w:top w:w="0" w:type="dxa"/>
              <w:left w:w="75" w:type="dxa"/>
              <w:bottom w:w="0" w:type="dxa"/>
              <w:right w:w="75" w:type="dxa"/>
            </w:tcMar>
            <w:vAlign w:val="center"/>
            <w:hideMark/>
          </w:tcPr>
          <w:p w14:paraId="423AFDA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388.0 ( 323.0, 451.0)</w:t>
            </w:r>
          </w:p>
        </w:tc>
      </w:tr>
      <w:tr w:rsidR="004F7F15" w:rsidRPr="00636C9B" w14:paraId="4512D1AF" w14:textId="77777777" w:rsidTr="004F7F15">
        <w:trPr>
          <w:trHeight w:val="510"/>
        </w:trPr>
        <w:tc>
          <w:tcPr>
            <w:tcW w:w="1328" w:type="dxa"/>
            <w:vMerge/>
            <w:vAlign w:val="center"/>
            <w:hideMark/>
          </w:tcPr>
          <w:p w14:paraId="53A173B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73E088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07EEB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893" w:type="dxa"/>
            <w:tcMar>
              <w:top w:w="0" w:type="dxa"/>
              <w:left w:w="75" w:type="dxa"/>
              <w:bottom w:w="0" w:type="dxa"/>
              <w:right w:w="75" w:type="dxa"/>
            </w:tcMar>
            <w:vAlign w:val="center"/>
            <w:hideMark/>
          </w:tcPr>
          <w:p w14:paraId="6C403DB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6.0)</w:t>
            </w:r>
          </w:p>
        </w:tc>
        <w:tc>
          <w:tcPr>
            <w:tcW w:w="893" w:type="dxa"/>
            <w:tcMar>
              <w:top w:w="0" w:type="dxa"/>
              <w:left w:w="75" w:type="dxa"/>
              <w:bottom w:w="0" w:type="dxa"/>
              <w:right w:w="75" w:type="dxa"/>
            </w:tcMar>
            <w:vAlign w:val="center"/>
            <w:hideMark/>
          </w:tcPr>
          <w:p w14:paraId="778C67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6.0,  26.0)</w:t>
            </w:r>
          </w:p>
        </w:tc>
        <w:tc>
          <w:tcPr>
            <w:tcW w:w="893" w:type="dxa"/>
            <w:tcMar>
              <w:top w:w="0" w:type="dxa"/>
              <w:left w:w="75" w:type="dxa"/>
              <w:bottom w:w="0" w:type="dxa"/>
              <w:right w:w="75" w:type="dxa"/>
            </w:tcMar>
            <w:vAlign w:val="center"/>
            <w:hideMark/>
          </w:tcPr>
          <w:p w14:paraId="60699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3.0,  26.0)</w:t>
            </w:r>
          </w:p>
        </w:tc>
        <w:tc>
          <w:tcPr>
            <w:tcW w:w="893" w:type="dxa"/>
            <w:tcMar>
              <w:top w:w="0" w:type="dxa"/>
              <w:left w:w="75" w:type="dxa"/>
              <w:bottom w:w="0" w:type="dxa"/>
              <w:right w:w="75" w:type="dxa"/>
            </w:tcMar>
            <w:vAlign w:val="center"/>
            <w:hideMark/>
          </w:tcPr>
          <w:p w14:paraId="4E99CF8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6.0,  29.0)</w:t>
            </w:r>
          </w:p>
        </w:tc>
        <w:tc>
          <w:tcPr>
            <w:tcW w:w="893" w:type="dxa"/>
            <w:tcMar>
              <w:top w:w="0" w:type="dxa"/>
              <w:left w:w="75" w:type="dxa"/>
              <w:bottom w:w="0" w:type="dxa"/>
              <w:right w:w="75" w:type="dxa"/>
            </w:tcMar>
            <w:vAlign w:val="center"/>
            <w:hideMark/>
          </w:tcPr>
          <w:p w14:paraId="7DBC46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-1.0,  27.0)</w:t>
            </w:r>
          </w:p>
        </w:tc>
        <w:tc>
          <w:tcPr>
            <w:tcW w:w="893" w:type="dxa"/>
            <w:tcMar>
              <w:top w:w="0" w:type="dxa"/>
              <w:left w:w="75" w:type="dxa"/>
              <w:bottom w:w="0" w:type="dxa"/>
              <w:right w:w="75" w:type="dxa"/>
            </w:tcMar>
            <w:vAlign w:val="center"/>
            <w:hideMark/>
          </w:tcPr>
          <w:p w14:paraId="3AEBE33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-2.0,  27.0)</w:t>
            </w:r>
          </w:p>
        </w:tc>
        <w:tc>
          <w:tcPr>
            <w:tcW w:w="893" w:type="dxa"/>
            <w:tcMar>
              <w:top w:w="0" w:type="dxa"/>
              <w:left w:w="75" w:type="dxa"/>
              <w:bottom w:w="0" w:type="dxa"/>
              <w:right w:w="75" w:type="dxa"/>
            </w:tcMar>
            <w:vAlign w:val="center"/>
            <w:hideMark/>
          </w:tcPr>
          <w:p w14:paraId="0677C9C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854" w:type="dxa"/>
            <w:tcMar>
              <w:top w:w="0" w:type="dxa"/>
              <w:left w:w="75" w:type="dxa"/>
              <w:bottom w:w="0" w:type="dxa"/>
              <w:right w:w="75" w:type="dxa"/>
            </w:tcMar>
            <w:vAlign w:val="center"/>
            <w:hideMark/>
          </w:tcPr>
          <w:p w14:paraId="3C83F41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854" w:type="dxa"/>
            <w:tcMar>
              <w:top w:w="0" w:type="dxa"/>
              <w:left w:w="75" w:type="dxa"/>
              <w:bottom w:w="0" w:type="dxa"/>
              <w:right w:w="75" w:type="dxa"/>
            </w:tcMar>
            <w:vAlign w:val="center"/>
            <w:hideMark/>
          </w:tcPr>
          <w:p w14:paraId="2D37DD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893" w:type="dxa"/>
            <w:tcMar>
              <w:top w:w="0" w:type="dxa"/>
              <w:left w:w="75" w:type="dxa"/>
              <w:bottom w:w="0" w:type="dxa"/>
              <w:right w:w="75" w:type="dxa"/>
            </w:tcMar>
            <w:vAlign w:val="center"/>
            <w:hideMark/>
          </w:tcPr>
          <w:p w14:paraId="533220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92.0 (  63.0, 122.0)</w:t>
            </w:r>
          </w:p>
        </w:tc>
      </w:tr>
      <w:tr w:rsidR="004F7F15" w:rsidRPr="00636C9B" w14:paraId="5BC6C487" w14:textId="77777777" w:rsidTr="004F7F15">
        <w:trPr>
          <w:trHeight w:val="495"/>
        </w:trPr>
        <w:tc>
          <w:tcPr>
            <w:tcW w:w="1328" w:type="dxa"/>
            <w:vMerge w:val="restart"/>
            <w:tcMar>
              <w:top w:w="0" w:type="dxa"/>
              <w:left w:w="75" w:type="dxa"/>
              <w:bottom w:w="0" w:type="dxa"/>
              <w:right w:w="75" w:type="dxa"/>
            </w:tcMar>
            <w:vAlign w:val="center"/>
            <w:hideMark/>
          </w:tcPr>
          <w:p w14:paraId="7E03097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Assault</w:t>
            </w:r>
          </w:p>
        </w:tc>
        <w:tc>
          <w:tcPr>
            <w:tcW w:w="743" w:type="dxa"/>
            <w:tcMar>
              <w:top w:w="0" w:type="dxa"/>
              <w:left w:w="75" w:type="dxa"/>
              <w:bottom w:w="0" w:type="dxa"/>
              <w:right w:w="75" w:type="dxa"/>
            </w:tcMar>
            <w:vAlign w:val="center"/>
            <w:hideMark/>
          </w:tcPr>
          <w:p w14:paraId="558F84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7DDC2EF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893" w:type="dxa"/>
            <w:tcMar>
              <w:top w:w="0" w:type="dxa"/>
              <w:left w:w="75" w:type="dxa"/>
              <w:bottom w:w="0" w:type="dxa"/>
              <w:right w:w="75" w:type="dxa"/>
            </w:tcMar>
            <w:vAlign w:val="center"/>
            <w:hideMark/>
          </w:tcPr>
          <w:p w14:paraId="0301D61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93" w:type="dxa"/>
            <w:tcMar>
              <w:top w:w="0" w:type="dxa"/>
              <w:left w:w="75" w:type="dxa"/>
              <w:bottom w:w="0" w:type="dxa"/>
              <w:right w:w="75" w:type="dxa"/>
            </w:tcMar>
            <w:vAlign w:val="center"/>
            <w:hideMark/>
          </w:tcPr>
          <w:p w14:paraId="787E80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38.0 (  18.0,  58.0)</w:t>
            </w:r>
          </w:p>
        </w:tc>
        <w:tc>
          <w:tcPr>
            <w:tcW w:w="893" w:type="dxa"/>
            <w:tcMar>
              <w:top w:w="0" w:type="dxa"/>
              <w:left w:w="75" w:type="dxa"/>
              <w:bottom w:w="0" w:type="dxa"/>
              <w:right w:w="75" w:type="dxa"/>
            </w:tcMar>
            <w:vAlign w:val="center"/>
            <w:hideMark/>
          </w:tcPr>
          <w:p w14:paraId="2824DE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55.0 (  35.0,  76.0)</w:t>
            </w:r>
          </w:p>
        </w:tc>
        <w:tc>
          <w:tcPr>
            <w:tcW w:w="893" w:type="dxa"/>
            <w:tcMar>
              <w:top w:w="0" w:type="dxa"/>
              <w:left w:w="75" w:type="dxa"/>
              <w:bottom w:w="0" w:type="dxa"/>
              <w:right w:w="75" w:type="dxa"/>
            </w:tcMar>
            <w:vAlign w:val="center"/>
            <w:hideMark/>
          </w:tcPr>
          <w:p w14:paraId="2982C7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4.0,  32.0)</w:t>
            </w:r>
          </w:p>
        </w:tc>
        <w:tc>
          <w:tcPr>
            <w:tcW w:w="893" w:type="dxa"/>
            <w:tcMar>
              <w:top w:w="0" w:type="dxa"/>
              <w:left w:w="75" w:type="dxa"/>
              <w:bottom w:w="0" w:type="dxa"/>
              <w:right w:w="75" w:type="dxa"/>
            </w:tcMar>
            <w:vAlign w:val="center"/>
            <w:hideMark/>
          </w:tcPr>
          <w:p w14:paraId="192CE3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19.0)</w:t>
            </w:r>
          </w:p>
        </w:tc>
        <w:tc>
          <w:tcPr>
            <w:tcW w:w="893" w:type="dxa"/>
            <w:tcMar>
              <w:top w:w="0" w:type="dxa"/>
              <w:left w:w="75" w:type="dxa"/>
              <w:bottom w:w="0" w:type="dxa"/>
              <w:right w:w="75" w:type="dxa"/>
            </w:tcMar>
            <w:vAlign w:val="center"/>
            <w:hideMark/>
          </w:tcPr>
          <w:p w14:paraId="6A17E9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893" w:type="dxa"/>
            <w:tcMar>
              <w:top w:w="0" w:type="dxa"/>
              <w:left w:w="75" w:type="dxa"/>
              <w:bottom w:w="0" w:type="dxa"/>
              <w:right w:w="75" w:type="dxa"/>
            </w:tcMar>
            <w:vAlign w:val="center"/>
            <w:hideMark/>
          </w:tcPr>
          <w:p w14:paraId="3272CF2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854" w:type="dxa"/>
            <w:tcMar>
              <w:top w:w="0" w:type="dxa"/>
              <w:left w:w="75" w:type="dxa"/>
              <w:bottom w:w="0" w:type="dxa"/>
              <w:right w:w="75" w:type="dxa"/>
            </w:tcMar>
            <w:vAlign w:val="center"/>
            <w:hideMark/>
          </w:tcPr>
          <w:p w14:paraId="7981A9C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54" w:type="dxa"/>
            <w:tcMar>
              <w:top w:w="0" w:type="dxa"/>
              <w:left w:w="75" w:type="dxa"/>
              <w:bottom w:w="0" w:type="dxa"/>
              <w:right w:w="75" w:type="dxa"/>
            </w:tcMar>
            <w:vAlign w:val="center"/>
            <w:hideMark/>
          </w:tcPr>
          <w:p w14:paraId="7E5C759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893" w:type="dxa"/>
            <w:tcMar>
              <w:top w:w="0" w:type="dxa"/>
              <w:left w:w="75" w:type="dxa"/>
              <w:bottom w:w="0" w:type="dxa"/>
              <w:right w:w="75" w:type="dxa"/>
            </w:tcMar>
            <w:vAlign w:val="center"/>
            <w:hideMark/>
          </w:tcPr>
          <w:p w14:paraId="3C170F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135.0 ( 100.0, 170.0)</w:t>
            </w:r>
          </w:p>
        </w:tc>
      </w:tr>
      <w:tr w:rsidR="004F7F15" w:rsidRPr="00636C9B" w14:paraId="42BC4A87" w14:textId="77777777" w:rsidTr="004F7F15">
        <w:trPr>
          <w:trHeight w:val="478"/>
        </w:trPr>
        <w:tc>
          <w:tcPr>
            <w:tcW w:w="1328" w:type="dxa"/>
            <w:vMerge/>
            <w:vAlign w:val="center"/>
            <w:hideMark/>
          </w:tcPr>
          <w:p w14:paraId="736E55B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ADA61A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56E15BB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893" w:type="dxa"/>
            <w:tcMar>
              <w:top w:w="0" w:type="dxa"/>
              <w:left w:w="75" w:type="dxa"/>
              <w:bottom w:w="0" w:type="dxa"/>
              <w:right w:w="75" w:type="dxa"/>
            </w:tcMar>
            <w:vAlign w:val="center"/>
            <w:hideMark/>
          </w:tcPr>
          <w:p w14:paraId="1E87AAA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55A9E31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3.0,  14.0)</w:t>
            </w:r>
          </w:p>
        </w:tc>
        <w:tc>
          <w:tcPr>
            <w:tcW w:w="893" w:type="dxa"/>
            <w:tcMar>
              <w:top w:w="0" w:type="dxa"/>
              <w:left w:w="75" w:type="dxa"/>
              <w:bottom w:w="0" w:type="dxa"/>
              <w:right w:w="75" w:type="dxa"/>
            </w:tcMar>
            <w:vAlign w:val="center"/>
            <w:hideMark/>
          </w:tcPr>
          <w:p w14:paraId="7178D1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-4.0,   8.0)</w:t>
            </w:r>
          </w:p>
        </w:tc>
        <w:tc>
          <w:tcPr>
            <w:tcW w:w="893" w:type="dxa"/>
            <w:tcMar>
              <w:top w:w="0" w:type="dxa"/>
              <w:left w:w="75" w:type="dxa"/>
              <w:bottom w:w="0" w:type="dxa"/>
              <w:right w:w="75" w:type="dxa"/>
            </w:tcMar>
            <w:vAlign w:val="center"/>
            <w:hideMark/>
          </w:tcPr>
          <w:p w14:paraId="4303484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2.0,  12.0)</w:t>
            </w:r>
          </w:p>
        </w:tc>
        <w:tc>
          <w:tcPr>
            <w:tcW w:w="893" w:type="dxa"/>
            <w:tcMar>
              <w:top w:w="0" w:type="dxa"/>
              <w:left w:w="75" w:type="dxa"/>
              <w:bottom w:w="0" w:type="dxa"/>
              <w:right w:w="75" w:type="dxa"/>
            </w:tcMar>
            <w:vAlign w:val="center"/>
            <w:hideMark/>
          </w:tcPr>
          <w:p w14:paraId="6FF9823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0.0,   9.0)</w:t>
            </w:r>
          </w:p>
        </w:tc>
        <w:tc>
          <w:tcPr>
            <w:tcW w:w="893" w:type="dxa"/>
            <w:tcMar>
              <w:top w:w="0" w:type="dxa"/>
              <w:left w:w="75" w:type="dxa"/>
              <w:bottom w:w="0" w:type="dxa"/>
              <w:right w:w="75" w:type="dxa"/>
            </w:tcMar>
            <w:vAlign w:val="center"/>
            <w:hideMark/>
          </w:tcPr>
          <w:p w14:paraId="52058C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893" w:type="dxa"/>
            <w:tcMar>
              <w:top w:w="0" w:type="dxa"/>
              <w:left w:w="75" w:type="dxa"/>
              <w:bottom w:w="0" w:type="dxa"/>
              <w:right w:w="75" w:type="dxa"/>
            </w:tcMar>
            <w:vAlign w:val="center"/>
            <w:hideMark/>
          </w:tcPr>
          <w:p w14:paraId="39F6F1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54" w:type="dxa"/>
            <w:tcMar>
              <w:top w:w="0" w:type="dxa"/>
              <w:left w:w="75" w:type="dxa"/>
              <w:bottom w:w="0" w:type="dxa"/>
              <w:right w:w="75" w:type="dxa"/>
            </w:tcMar>
            <w:vAlign w:val="center"/>
            <w:hideMark/>
          </w:tcPr>
          <w:p w14:paraId="51951C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854" w:type="dxa"/>
            <w:tcMar>
              <w:top w:w="0" w:type="dxa"/>
              <w:left w:w="75" w:type="dxa"/>
              <w:bottom w:w="0" w:type="dxa"/>
              <w:right w:w="75" w:type="dxa"/>
            </w:tcMar>
            <w:vAlign w:val="center"/>
            <w:hideMark/>
          </w:tcPr>
          <w:p w14:paraId="6071480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74E650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30.0 (  18.0,  42.0)</w:t>
            </w:r>
          </w:p>
        </w:tc>
      </w:tr>
      <w:tr w:rsidR="004F7F15" w:rsidRPr="00636C9B" w14:paraId="45DCF60D" w14:textId="77777777" w:rsidTr="004F7F15">
        <w:trPr>
          <w:trHeight w:val="525"/>
        </w:trPr>
        <w:tc>
          <w:tcPr>
            <w:tcW w:w="1328" w:type="dxa"/>
            <w:vMerge w:val="restart"/>
            <w:tcMar>
              <w:top w:w="0" w:type="dxa"/>
              <w:left w:w="75" w:type="dxa"/>
              <w:bottom w:w="0" w:type="dxa"/>
              <w:right w:w="75" w:type="dxa"/>
            </w:tcMar>
            <w:vAlign w:val="center"/>
            <w:hideMark/>
          </w:tcPr>
          <w:p w14:paraId="4C83E5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Intentional self-harm</w:t>
            </w:r>
          </w:p>
        </w:tc>
        <w:tc>
          <w:tcPr>
            <w:tcW w:w="743" w:type="dxa"/>
            <w:tcMar>
              <w:top w:w="0" w:type="dxa"/>
              <w:left w:w="75" w:type="dxa"/>
              <w:bottom w:w="0" w:type="dxa"/>
              <w:right w:w="75" w:type="dxa"/>
            </w:tcMar>
            <w:vAlign w:val="center"/>
            <w:hideMark/>
          </w:tcPr>
          <w:p w14:paraId="7AFCAC4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4A6AA01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778DAE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5.0)</w:t>
            </w:r>
          </w:p>
        </w:tc>
        <w:tc>
          <w:tcPr>
            <w:tcW w:w="893" w:type="dxa"/>
            <w:tcMar>
              <w:top w:w="0" w:type="dxa"/>
              <w:left w:w="75" w:type="dxa"/>
              <w:bottom w:w="0" w:type="dxa"/>
              <w:right w:w="75" w:type="dxa"/>
            </w:tcMar>
            <w:vAlign w:val="center"/>
            <w:hideMark/>
          </w:tcPr>
          <w:p w14:paraId="11621FF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893" w:type="dxa"/>
            <w:tcMar>
              <w:top w:w="0" w:type="dxa"/>
              <w:left w:w="75" w:type="dxa"/>
              <w:bottom w:w="0" w:type="dxa"/>
              <w:right w:w="75" w:type="dxa"/>
            </w:tcMar>
            <w:vAlign w:val="center"/>
            <w:hideMark/>
          </w:tcPr>
          <w:p w14:paraId="7C7238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20.0,  62.0)</w:t>
            </w:r>
          </w:p>
        </w:tc>
        <w:tc>
          <w:tcPr>
            <w:tcW w:w="893" w:type="dxa"/>
            <w:tcMar>
              <w:top w:w="0" w:type="dxa"/>
              <w:left w:w="75" w:type="dxa"/>
              <w:bottom w:w="0" w:type="dxa"/>
              <w:right w:w="75" w:type="dxa"/>
            </w:tcMar>
            <w:vAlign w:val="center"/>
            <w:hideMark/>
          </w:tcPr>
          <w:p w14:paraId="44E2F01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47.0 (  28.0,  67.0)</w:t>
            </w:r>
          </w:p>
        </w:tc>
        <w:tc>
          <w:tcPr>
            <w:tcW w:w="893" w:type="dxa"/>
            <w:tcMar>
              <w:top w:w="0" w:type="dxa"/>
              <w:left w:w="75" w:type="dxa"/>
              <w:bottom w:w="0" w:type="dxa"/>
              <w:right w:w="75" w:type="dxa"/>
            </w:tcMar>
            <w:vAlign w:val="center"/>
            <w:hideMark/>
          </w:tcPr>
          <w:p w14:paraId="512099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12.0,  60.0)</w:t>
            </w:r>
          </w:p>
        </w:tc>
        <w:tc>
          <w:tcPr>
            <w:tcW w:w="893" w:type="dxa"/>
            <w:tcMar>
              <w:top w:w="0" w:type="dxa"/>
              <w:left w:w="75" w:type="dxa"/>
              <w:bottom w:w="0" w:type="dxa"/>
              <w:right w:w="75" w:type="dxa"/>
            </w:tcMar>
            <w:vAlign w:val="center"/>
            <w:hideMark/>
          </w:tcPr>
          <w:p w14:paraId="6AB1E2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34.0,  84.0)</w:t>
            </w:r>
          </w:p>
        </w:tc>
        <w:tc>
          <w:tcPr>
            <w:tcW w:w="893" w:type="dxa"/>
            <w:tcMar>
              <w:top w:w="0" w:type="dxa"/>
              <w:left w:w="75" w:type="dxa"/>
              <w:bottom w:w="0" w:type="dxa"/>
              <w:right w:w="75" w:type="dxa"/>
            </w:tcMar>
            <w:vAlign w:val="center"/>
            <w:hideMark/>
          </w:tcPr>
          <w:p w14:paraId="455B24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26.0 (   9.0,  43.0)</w:t>
            </w:r>
          </w:p>
        </w:tc>
        <w:tc>
          <w:tcPr>
            <w:tcW w:w="854" w:type="dxa"/>
            <w:tcMar>
              <w:top w:w="0" w:type="dxa"/>
              <w:left w:w="75" w:type="dxa"/>
              <w:bottom w:w="0" w:type="dxa"/>
              <w:right w:w="75" w:type="dxa"/>
            </w:tcMar>
            <w:vAlign w:val="center"/>
            <w:hideMark/>
          </w:tcPr>
          <w:p w14:paraId="549E536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854" w:type="dxa"/>
            <w:tcMar>
              <w:top w:w="0" w:type="dxa"/>
              <w:left w:w="75" w:type="dxa"/>
              <w:bottom w:w="0" w:type="dxa"/>
              <w:right w:w="75" w:type="dxa"/>
            </w:tcMar>
            <w:vAlign w:val="center"/>
            <w:hideMark/>
          </w:tcPr>
          <w:p w14:paraId="58F2C5A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893" w:type="dxa"/>
            <w:tcMar>
              <w:top w:w="0" w:type="dxa"/>
              <w:left w:w="75" w:type="dxa"/>
              <w:bottom w:w="0" w:type="dxa"/>
              <w:right w:w="75" w:type="dxa"/>
            </w:tcMar>
            <w:vAlign w:val="center"/>
            <w:hideMark/>
          </w:tcPr>
          <w:p w14:paraId="7496523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253.0 ( 200.0, 306.0)</w:t>
            </w:r>
          </w:p>
        </w:tc>
      </w:tr>
      <w:tr w:rsidR="004F7F15" w:rsidRPr="00636C9B" w14:paraId="6C4217F5" w14:textId="77777777" w:rsidTr="004F7F15">
        <w:trPr>
          <w:trHeight w:val="510"/>
        </w:trPr>
        <w:tc>
          <w:tcPr>
            <w:tcW w:w="1328" w:type="dxa"/>
            <w:vMerge/>
            <w:vAlign w:val="center"/>
            <w:hideMark/>
          </w:tcPr>
          <w:p w14:paraId="48D8241E"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6EE73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24C2B55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5CB39EF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5.0)</w:t>
            </w:r>
          </w:p>
        </w:tc>
        <w:tc>
          <w:tcPr>
            <w:tcW w:w="893" w:type="dxa"/>
            <w:tcMar>
              <w:top w:w="0" w:type="dxa"/>
              <w:left w:w="75" w:type="dxa"/>
              <w:bottom w:w="0" w:type="dxa"/>
              <w:right w:w="75" w:type="dxa"/>
            </w:tcMar>
            <w:vAlign w:val="center"/>
            <w:hideMark/>
          </w:tcPr>
          <w:p w14:paraId="71E6A4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-1.0,  16.0)</w:t>
            </w:r>
          </w:p>
        </w:tc>
        <w:tc>
          <w:tcPr>
            <w:tcW w:w="893" w:type="dxa"/>
            <w:tcMar>
              <w:top w:w="0" w:type="dxa"/>
              <w:left w:w="75" w:type="dxa"/>
              <w:bottom w:w="0" w:type="dxa"/>
              <w:right w:w="75" w:type="dxa"/>
            </w:tcMar>
            <w:vAlign w:val="center"/>
            <w:hideMark/>
          </w:tcPr>
          <w:p w14:paraId="3842A2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2.0,  22.0)</w:t>
            </w:r>
          </w:p>
        </w:tc>
        <w:tc>
          <w:tcPr>
            <w:tcW w:w="893" w:type="dxa"/>
            <w:tcMar>
              <w:top w:w="0" w:type="dxa"/>
              <w:left w:w="75" w:type="dxa"/>
              <w:bottom w:w="0" w:type="dxa"/>
              <w:right w:w="75" w:type="dxa"/>
            </w:tcMar>
            <w:vAlign w:val="center"/>
            <w:hideMark/>
          </w:tcPr>
          <w:p w14:paraId="6F5BA3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0.0,  21.0)</w:t>
            </w:r>
          </w:p>
        </w:tc>
        <w:tc>
          <w:tcPr>
            <w:tcW w:w="893" w:type="dxa"/>
            <w:tcMar>
              <w:top w:w="0" w:type="dxa"/>
              <w:left w:w="75" w:type="dxa"/>
              <w:bottom w:w="0" w:type="dxa"/>
              <w:right w:w="75" w:type="dxa"/>
            </w:tcMar>
            <w:vAlign w:val="center"/>
            <w:hideMark/>
          </w:tcPr>
          <w:p w14:paraId="298A03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-4.0,  22.0)</w:t>
            </w:r>
          </w:p>
        </w:tc>
        <w:tc>
          <w:tcPr>
            <w:tcW w:w="893" w:type="dxa"/>
            <w:tcMar>
              <w:top w:w="0" w:type="dxa"/>
              <w:left w:w="75" w:type="dxa"/>
              <w:bottom w:w="0" w:type="dxa"/>
              <w:right w:w="75" w:type="dxa"/>
            </w:tcMar>
            <w:vAlign w:val="center"/>
            <w:hideMark/>
          </w:tcPr>
          <w:p w14:paraId="2EC1D6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-3.0,  25.0)</w:t>
            </w:r>
          </w:p>
        </w:tc>
        <w:tc>
          <w:tcPr>
            <w:tcW w:w="893" w:type="dxa"/>
            <w:tcMar>
              <w:top w:w="0" w:type="dxa"/>
              <w:left w:w="75" w:type="dxa"/>
              <w:bottom w:w="0" w:type="dxa"/>
              <w:right w:w="75" w:type="dxa"/>
            </w:tcMar>
            <w:vAlign w:val="center"/>
            <w:hideMark/>
          </w:tcPr>
          <w:p w14:paraId="5D4FAB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17.0)</w:t>
            </w:r>
          </w:p>
        </w:tc>
        <w:tc>
          <w:tcPr>
            <w:tcW w:w="854" w:type="dxa"/>
            <w:tcMar>
              <w:top w:w="0" w:type="dxa"/>
              <w:left w:w="75" w:type="dxa"/>
              <w:bottom w:w="0" w:type="dxa"/>
              <w:right w:w="75" w:type="dxa"/>
            </w:tcMar>
            <w:vAlign w:val="center"/>
            <w:hideMark/>
          </w:tcPr>
          <w:p w14:paraId="54805D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854" w:type="dxa"/>
            <w:tcMar>
              <w:top w:w="0" w:type="dxa"/>
              <w:left w:w="75" w:type="dxa"/>
              <w:bottom w:w="0" w:type="dxa"/>
              <w:right w:w="75" w:type="dxa"/>
            </w:tcMar>
            <w:vAlign w:val="center"/>
            <w:hideMark/>
          </w:tcPr>
          <w:p w14:paraId="5B82794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93" w:type="dxa"/>
            <w:tcMar>
              <w:top w:w="0" w:type="dxa"/>
              <w:left w:w="75" w:type="dxa"/>
              <w:bottom w:w="0" w:type="dxa"/>
              <w:right w:w="75" w:type="dxa"/>
            </w:tcMar>
            <w:vAlign w:val="center"/>
            <w:hideMark/>
          </w:tcPr>
          <w:p w14:paraId="3773B06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62.0 (  35.0,  89.0)</w:t>
            </w:r>
          </w:p>
        </w:tc>
      </w:tr>
    </w:tbl>
    <w:p w14:paraId="73AE7653" w14:textId="77777777" w:rsidR="004F7F15" w:rsidRPr="00636C9B" w:rsidRDefault="004F7F15" w:rsidP="00D76DF7">
      <w:pPr>
        <w:spacing w:line="480" w:lineRule="auto"/>
        <w:jc w:val="both"/>
        <w:rPr>
          <w:rFonts w:ascii="Times New Roman" w:hAnsi="Times New Roman"/>
          <w:color w:val="000000" w:themeColor="text1"/>
          <w:sz w:val="24"/>
          <w:szCs w:val="24"/>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34674E17" w14:textId="77777777" w:rsidR="00194696" w:rsidRPr="00636C9B" w:rsidRDefault="00845A19" w:rsidP="00D76DF7">
      <w:pPr>
        <w:spacing w:line="480" w:lineRule="auto"/>
        <w:jc w:val="both"/>
        <w:rPr>
          <w:ins w:id="345" w:author="Parks, Robbie M" w:date="2018-11-01T12:17:00Z"/>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Supplementary Table </w:t>
      </w:r>
      <w:r w:rsidR="00977303"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B648FB" w:rsidRPr="00636C9B">
        <w:rPr>
          <w:rFonts w:ascii="Times New Roman" w:hAnsi="Times New Roman"/>
          <w:color w:val="000000" w:themeColor="text1"/>
          <w:sz w:val="24"/>
          <w:szCs w:val="24"/>
        </w:rPr>
        <w:t>Excess risk</w:t>
      </w:r>
      <w:r w:rsidRPr="00636C9B">
        <w:rPr>
          <w:rFonts w:ascii="Times New Roman" w:hAnsi="Times New Roman"/>
          <w:color w:val="000000" w:themeColor="text1"/>
          <w:sz w:val="24"/>
          <w:szCs w:val="24"/>
        </w:rPr>
        <w:t xml:space="preserve"> with a national uniform increase of 1</w:t>
      </w:r>
      <w:r w:rsidRPr="00636C9B">
        <w:rPr>
          <w:rFonts w:ascii="Arial" w:eastAsia="Times New Roman" w:hAnsi="Arial" w:cs="Arial"/>
          <w:bCs/>
          <w:color w:val="222222"/>
          <w:sz w:val="24"/>
          <w:szCs w:val="24"/>
          <w:shd w:val="clear" w:color="auto" w:fill="FFFFFF"/>
          <w:lang w:eastAsia="en-GB"/>
        </w:rPr>
        <w:t>°</w:t>
      </w:r>
      <w:r w:rsidRPr="00636C9B">
        <w:rPr>
          <w:rFonts w:ascii="Times New Roman" w:hAnsi="Times New Roman"/>
          <w:color w:val="000000" w:themeColor="text1"/>
          <w:sz w:val="24"/>
          <w:szCs w:val="24"/>
        </w:rPr>
        <w:t>C above long-term monthly state mean, for deaths from all injuries by sex, age group, and category of injury for 2016 population</w:t>
      </w:r>
      <w:r w:rsidR="00F84954" w:rsidRPr="00636C9B">
        <w:rPr>
          <w:rFonts w:ascii="Times New Roman" w:hAnsi="Times New Roman"/>
          <w:color w:val="000000" w:themeColor="text1"/>
          <w:sz w:val="24"/>
          <w:szCs w:val="24"/>
        </w:rPr>
        <w:t>.</w:t>
      </w:r>
    </w:p>
    <w:p w14:paraId="73373528" w14:textId="77777777" w:rsidR="00194696" w:rsidRPr="00636C9B" w:rsidRDefault="00194696">
      <w:pPr>
        <w:spacing w:after="0" w:line="240" w:lineRule="auto"/>
        <w:rPr>
          <w:ins w:id="346" w:author="Parks, Robbie M" w:date="2018-11-01T12:17:00Z"/>
          <w:rFonts w:ascii="Times New Roman" w:hAnsi="Times New Roman"/>
          <w:color w:val="000000" w:themeColor="text1"/>
          <w:sz w:val="24"/>
          <w:szCs w:val="24"/>
        </w:rPr>
      </w:pPr>
      <w:ins w:id="347" w:author="Parks, Robbie M" w:date="2018-11-01T12:17:00Z">
        <w:r w:rsidRPr="00636C9B">
          <w:rPr>
            <w:rFonts w:ascii="Times New Roman" w:hAnsi="Times New Roman"/>
            <w:color w:val="000000" w:themeColor="text1"/>
            <w:sz w:val="24"/>
            <w:szCs w:val="24"/>
          </w:rPr>
          <w:br w:type="page"/>
        </w:r>
      </w:ins>
    </w:p>
    <w:p w14:paraId="36B3D507" w14:textId="77777777" w:rsidR="00194696" w:rsidRPr="00636C9B" w:rsidRDefault="00194696" w:rsidP="00D76DF7">
      <w:pPr>
        <w:spacing w:line="480" w:lineRule="auto"/>
        <w:jc w:val="both"/>
        <w:rPr>
          <w:ins w:id="348" w:author="Parks, Robbie M" w:date="2018-11-01T12:18:00Z"/>
          <w:rFonts w:ascii="Times New Roman" w:hAnsi="Times New Roman"/>
          <w:color w:val="000000" w:themeColor="text1"/>
          <w:sz w:val="24"/>
          <w:szCs w:val="24"/>
        </w:rPr>
        <w:sectPr w:rsidR="00194696" w:rsidRPr="00636C9B" w:rsidSect="00C92E67">
          <w:pgSz w:w="11900" w:h="16840"/>
          <w:pgMar w:top="1440" w:right="1440" w:bottom="1440" w:left="1440" w:header="720" w:footer="720" w:gutter="0"/>
          <w:lnNumType w:countBy="1" w:restart="continuous"/>
          <w:cols w:space="720"/>
          <w:docGrid w:linePitch="360"/>
        </w:sectPr>
      </w:pP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BB1FD5" w:rsidRPr="00182A4C" w14:paraId="4E32506F" w14:textId="77777777" w:rsidTr="00182A4C">
        <w:trPr>
          <w:trHeight w:val="368"/>
          <w:ins w:id="349" w:author="Parks, Robbie M" w:date="2018-11-01T12:21:00Z"/>
        </w:trPr>
        <w:tc>
          <w:tcPr>
            <w:tcW w:w="1831" w:type="dxa"/>
            <w:shd w:val="clear" w:color="auto" w:fill="auto"/>
            <w:noWrap/>
            <w:vAlign w:val="bottom"/>
            <w:hideMark/>
          </w:tcPr>
          <w:p w14:paraId="7614BF97" w14:textId="77777777" w:rsidR="00334A3C" w:rsidRPr="00182A4C" w:rsidRDefault="00334A3C" w:rsidP="00334A3C">
            <w:pPr>
              <w:spacing w:after="0" w:line="240" w:lineRule="auto"/>
              <w:rPr>
                <w:ins w:id="350" w:author="Parks, Robbie M" w:date="2018-11-01T12:21:00Z"/>
                <w:rFonts w:eastAsia="Times New Roman"/>
                <w:b/>
                <w:color w:val="000000"/>
                <w:sz w:val="18"/>
                <w:szCs w:val="18"/>
                <w:lang w:eastAsia="en-GB"/>
              </w:rPr>
            </w:pPr>
            <w:ins w:id="351" w:author="Parks, Robbie M" w:date="2018-11-01T12:21:00Z">
              <w:r w:rsidRPr="00182A4C">
                <w:rPr>
                  <w:rFonts w:eastAsia="Times New Roman"/>
                  <w:b/>
                  <w:color w:val="000000"/>
                  <w:sz w:val="18"/>
                  <w:szCs w:val="18"/>
                  <w:lang w:eastAsia="en-GB"/>
                </w:rPr>
                <w:lastRenderedPageBreak/>
                <w:t>Sex</w:t>
              </w:r>
            </w:ins>
          </w:p>
        </w:tc>
        <w:tc>
          <w:tcPr>
            <w:tcW w:w="1963" w:type="dxa"/>
            <w:shd w:val="clear" w:color="auto" w:fill="auto"/>
            <w:noWrap/>
            <w:vAlign w:val="bottom"/>
            <w:hideMark/>
          </w:tcPr>
          <w:p w14:paraId="150701D0" w14:textId="77777777" w:rsidR="00334A3C" w:rsidRPr="00182A4C" w:rsidRDefault="00334A3C" w:rsidP="00334A3C">
            <w:pPr>
              <w:spacing w:after="0" w:line="240" w:lineRule="auto"/>
              <w:rPr>
                <w:ins w:id="352" w:author="Parks, Robbie M" w:date="2018-11-01T12:21:00Z"/>
                <w:rFonts w:eastAsia="Times New Roman"/>
                <w:b/>
                <w:color w:val="000000"/>
                <w:sz w:val="18"/>
                <w:szCs w:val="18"/>
                <w:lang w:eastAsia="en-GB"/>
              </w:rPr>
            </w:pPr>
            <w:ins w:id="353" w:author="Parks, Robbie M" w:date="2018-11-01T12:21:00Z">
              <w:r w:rsidRPr="00182A4C">
                <w:rPr>
                  <w:rFonts w:eastAsia="Times New Roman"/>
                  <w:b/>
                  <w:color w:val="000000"/>
                  <w:sz w:val="18"/>
                  <w:szCs w:val="18"/>
                  <w:lang w:eastAsia="en-GB"/>
                </w:rPr>
                <w:t>Cause</w:t>
              </w:r>
            </w:ins>
          </w:p>
        </w:tc>
        <w:tc>
          <w:tcPr>
            <w:tcW w:w="1897" w:type="dxa"/>
            <w:shd w:val="clear" w:color="auto" w:fill="auto"/>
            <w:noWrap/>
            <w:vAlign w:val="bottom"/>
            <w:hideMark/>
          </w:tcPr>
          <w:p w14:paraId="48DD4913" w14:textId="77777777" w:rsidR="00334A3C" w:rsidRPr="00182A4C" w:rsidRDefault="00334A3C" w:rsidP="00334A3C">
            <w:pPr>
              <w:spacing w:after="0" w:line="240" w:lineRule="auto"/>
              <w:rPr>
                <w:ins w:id="354" w:author="Parks, Robbie M" w:date="2018-11-01T12:21:00Z"/>
                <w:rFonts w:eastAsia="Times New Roman"/>
                <w:b/>
                <w:color w:val="000000"/>
                <w:sz w:val="18"/>
                <w:szCs w:val="18"/>
                <w:lang w:eastAsia="en-GB"/>
              </w:rPr>
            </w:pPr>
            <w:ins w:id="355" w:author="Parks, Robbie M" w:date="2018-11-01T12:21:00Z">
              <w:r w:rsidRPr="00182A4C">
                <w:rPr>
                  <w:rFonts w:eastAsia="Times New Roman"/>
                  <w:b/>
                  <w:color w:val="000000"/>
                  <w:sz w:val="18"/>
                  <w:szCs w:val="18"/>
                  <w:lang w:eastAsia="en-GB"/>
                </w:rPr>
                <w:t>0-4</w:t>
              </w:r>
            </w:ins>
          </w:p>
        </w:tc>
        <w:tc>
          <w:tcPr>
            <w:tcW w:w="1897" w:type="dxa"/>
            <w:shd w:val="clear" w:color="auto" w:fill="auto"/>
            <w:noWrap/>
            <w:vAlign w:val="bottom"/>
            <w:hideMark/>
          </w:tcPr>
          <w:p w14:paraId="6C4946CD" w14:textId="4BC497A7" w:rsidR="00334A3C" w:rsidRPr="00182A4C" w:rsidRDefault="00334A3C" w:rsidP="00334A3C">
            <w:pPr>
              <w:spacing w:after="0" w:line="240" w:lineRule="auto"/>
              <w:rPr>
                <w:ins w:id="356" w:author="Parks, Robbie M" w:date="2018-11-01T12:21:00Z"/>
                <w:rFonts w:eastAsia="Times New Roman"/>
                <w:b/>
                <w:color w:val="000000"/>
                <w:sz w:val="18"/>
                <w:szCs w:val="18"/>
                <w:lang w:eastAsia="en-GB"/>
              </w:rPr>
            </w:pPr>
            <w:r w:rsidRPr="00182A4C">
              <w:rPr>
                <w:rFonts w:eastAsia="Times New Roman"/>
                <w:b/>
                <w:color w:val="000000"/>
                <w:sz w:val="18"/>
                <w:szCs w:val="18"/>
                <w:lang w:eastAsia="en-GB"/>
              </w:rPr>
              <w:t>5-14</w:t>
            </w:r>
          </w:p>
        </w:tc>
        <w:tc>
          <w:tcPr>
            <w:tcW w:w="1897" w:type="dxa"/>
            <w:shd w:val="clear" w:color="auto" w:fill="auto"/>
            <w:noWrap/>
            <w:vAlign w:val="bottom"/>
            <w:hideMark/>
          </w:tcPr>
          <w:p w14:paraId="522E0BB3" w14:textId="77777777" w:rsidR="00334A3C" w:rsidRPr="00182A4C" w:rsidRDefault="00334A3C" w:rsidP="00334A3C">
            <w:pPr>
              <w:spacing w:after="0" w:line="240" w:lineRule="auto"/>
              <w:rPr>
                <w:ins w:id="357" w:author="Parks, Robbie M" w:date="2018-11-01T12:21:00Z"/>
                <w:rFonts w:eastAsia="Times New Roman"/>
                <w:b/>
                <w:color w:val="000000"/>
                <w:sz w:val="18"/>
                <w:szCs w:val="18"/>
                <w:lang w:eastAsia="en-GB"/>
              </w:rPr>
            </w:pPr>
            <w:ins w:id="358" w:author="Parks, Robbie M" w:date="2018-11-01T12:21:00Z">
              <w:r w:rsidRPr="00182A4C">
                <w:rPr>
                  <w:rFonts w:eastAsia="Times New Roman"/>
                  <w:b/>
                  <w:color w:val="000000"/>
                  <w:sz w:val="18"/>
                  <w:szCs w:val="18"/>
                  <w:lang w:eastAsia="en-GB"/>
                </w:rPr>
                <w:t>15-24</w:t>
              </w:r>
            </w:ins>
          </w:p>
        </w:tc>
        <w:tc>
          <w:tcPr>
            <w:tcW w:w="1897" w:type="dxa"/>
            <w:shd w:val="clear" w:color="auto" w:fill="auto"/>
            <w:noWrap/>
            <w:vAlign w:val="bottom"/>
            <w:hideMark/>
          </w:tcPr>
          <w:p w14:paraId="4B83BB27" w14:textId="77777777" w:rsidR="00334A3C" w:rsidRPr="00182A4C" w:rsidRDefault="00334A3C" w:rsidP="00334A3C">
            <w:pPr>
              <w:spacing w:after="0" w:line="240" w:lineRule="auto"/>
              <w:rPr>
                <w:ins w:id="359" w:author="Parks, Robbie M" w:date="2018-11-01T12:21:00Z"/>
                <w:rFonts w:eastAsia="Times New Roman"/>
                <w:b/>
                <w:color w:val="000000"/>
                <w:sz w:val="18"/>
                <w:szCs w:val="18"/>
                <w:lang w:eastAsia="en-GB"/>
              </w:rPr>
            </w:pPr>
            <w:ins w:id="360" w:author="Parks, Robbie M" w:date="2018-11-01T12:21:00Z">
              <w:r w:rsidRPr="00182A4C">
                <w:rPr>
                  <w:rFonts w:eastAsia="Times New Roman"/>
                  <w:b/>
                  <w:color w:val="000000"/>
                  <w:sz w:val="18"/>
                  <w:szCs w:val="18"/>
                  <w:lang w:eastAsia="en-GB"/>
                </w:rPr>
                <w:t>25-34</w:t>
              </w:r>
            </w:ins>
          </w:p>
        </w:tc>
        <w:tc>
          <w:tcPr>
            <w:tcW w:w="1897" w:type="dxa"/>
            <w:shd w:val="clear" w:color="auto" w:fill="auto"/>
            <w:noWrap/>
            <w:vAlign w:val="bottom"/>
            <w:hideMark/>
          </w:tcPr>
          <w:p w14:paraId="17AF9AF1" w14:textId="77777777" w:rsidR="00334A3C" w:rsidRPr="00182A4C" w:rsidRDefault="00334A3C" w:rsidP="00334A3C">
            <w:pPr>
              <w:spacing w:after="0" w:line="240" w:lineRule="auto"/>
              <w:rPr>
                <w:ins w:id="361" w:author="Parks, Robbie M" w:date="2018-11-01T12:21:00Z"/>
                <w:rFonts w:eastAsia="Times New Roman"/>
                <w:b/>
                <w:color w:val="000000"/>
                <w:sz w:val="18"/>
                <w:szCs w:val="18"/>
                <w:lang w:eastAsia="en-GB"/>
              </w:rPr>
            </w:pPr>
            <w:ins w:id="362" w:author="Parks, Robbie M" w:date="2018-11-01T12:21:00Z">
              <w:r w:rsidRPr="00182A4C">
                <w:rPr>
                  <w:rFonts w:eastAsia="Times New Roman"/>
                  <w:b/>
                  <w:color w:val="000000"/>
                  <w:sz w:val="18"/>
                  <w:szCs w:val="18"/>
                  <w:lang w:eastAsia="en-GB"/>
                </w:rPr>
                <w:t>35-44</w:t>
              </w:r>
            </w:ins>
          </w:p>
        </w:tc>
        <w:tc>
          <w:tcPr>
            <w:tcW w:w="1897" w:type="dxa"/>
            <w:shd w:val="clear" w:color="auto" w:fill="auto"/>
            <w:noWrap/>
            <w:vAlign w:val="bottom"/>
            <w:hideMark/>
          </w:tcPr>
          <w:p w14:paraId="46D7C5E0" w14:textId="77777777" w:rsidR="00334A3C" w:rsidRPr="00182A4C" w:rsidRDefault="00334A3C" w:rsidP="00334A3C">
            <w:pPr>
              <w:spacing w:after="0" w:line="240" w:lineRule="auto"/>
              <w:rPr>
                <w:ins w:id="363" w:author="Parks, Robbie M" w:date="2018-11-01T12:21:00Z"/>
                <w:rFonts w:eastAsia="Times New Roman"/>
                <w:b/>
                <w:color w:val="000000"/>
                <w:sz w:val="18"/>
                <w:szCs w:val="18"/>
                <w:lang w:eastAsia="en-GB"/>
              </w:rPr>
            </w:pPr>
            <w:ins w:id="364" w:author="Parks, Robbie M" w:date="2018-11-01T12:21:00Z">
              <w:r w:rsidRPr="00182A4C">
                <w:rPr>
                  <w:rFonts w:eastAsia="Times New Roman"/>
                  <w:b/>
                  <w:color w:val="000000"/>
                  <w:sz w:val="18"/>
                  <w:szCs w:val="18"/>
                  <w:lang w:eastAsia="en-GB"/>
                </w:rPr>
                <w:t>45-54</w:t>
              </w:r>
            </w:ins>
          </w:p>
        </w:tc>
        <w:tc>
          <w:tcPr>
            <w:tcW w:w="1897" w:type="dxa"/>
            <w:shd w:val="clear" w:color="auto" w:fill="auto"/>
            <w:noWrap/>
            <w:vAlign w:val="bottom"/>
            <w:hideMark/>
          </w:tcPr>
          <w:p w14:paraId="5ECEF04D" w14:textId="77777777" w:rsidR="00334A3C" w:rsidRPr="00182A4C" w:rsidRDefault="00334A3C" w:rsidP="00334A3C">
            <w:pPr>
              <w:spacing w:after="0" w:line="240" w:lineRule="auto"/>
              <w:rPr>
                <w:ins w:id="365" w:author="Parks, Robbie M" w:date="2018-11-01T12:21:00Z"/>
                <w:rFonts w:eastAsia="Times New Roman"/>
                <w:b/>
                <w:color w:val="000000"/>
                <w:sz w:val="18"/>
                <w:szCs w:val="18"/>
                <w:lang w:eastAsia="en-GB"/>
              </w:rPr>
            </w:pPr>
            <w:ins w:id="366" w:author="Parks, Robbie M" w:date="2018-11-01T12:21:00Z">
              <w:r w:rsidRPr="00182A4C">
                <w:rPr>
                  <w:rFonts w:eastAsia="Times New Roman"/>
                  <w:b/>
                  <w:color w:val="000000"/>
                  <w:sz w:val="18"/>
                  <w:szCs w:val="18"/>
                  <w:lang w:eastAsia="en-GB"/>
                </w:rPr>
                <w:t>55-64</w:t>
              </w:r>
            </w:ins>
          </w:p>
        </w:tc>
        <w:tc>
          <w:tcPr>
            <w:tcW w:w="1897" w:type="dxa"/>
            <w:shd w:val="clear" w:color="auto" w:fill="auto"/>
            <w:noWrap/>
            <w:vAlign w:val="bottom"/>
            <w:hideMark/>
          </w:tcPr>
          <w:p w14:paraId="43E59037" w14:textId="77777777" w:rsidR="00334A3C" w:rsidRPr="00182A4C" w:rsidRDefault="00334A3C" w:rsidP="00334A3C">
            <w:pPr>
              <w:spacing w:after="0" w:line="240" w:lineRule="auto"/>
              <w:rPr>
                <w:ins w:id="367" w:author="Parks, Robbie M" w:date="2018-11-01T12:21:00Z"/>
                <w:rFonts w:eastAsia="Times New Roman"/>
                <w:b/>
                <w:color w:val="000000"/>
                <w:sz w:val="18"/>
                <w:szCs w:val="18"/>
                <w:lang w:eastAsia="en-GB"/>
              </w:rPr>
            </w:pPr>
            <w:ins w:id="368" w:author="Parks, Robbie M" w:date="2018-11-01T12:21:00Z">
              <w:r w:rsidRPr="00182A4C">
                <w:rPr>
                  <w:rFonts w:eastAsia="Times New Roman"/>
                  <w:b/>
                  <w:color w:val="000000"/>
                  <w:sz w:val="18"/>
                  <w:szCs w:val="18"/>
                  <w:lang w:eastAsia="en-GB"/>
                </w:rPr>
                <w:t>65-74</w:t>
              </w:r>
            </w:ins>
          </w:p>
        </w:tc>
        <w:tc>
          <w:tcPr>
            <w:tcW w:w="1897" w:type="dxa"/>
            <w:shd w:val="clear" w:color="auto" w:fill="auto"/>
            <w:noWrap/>
            <w:vAlign w:val="bottom"/>
            <w:hideMark/>
          </w:tcPr>
          <w:p w14:paraId="58DA6A71" w14:textId="77777777" w:rsidR="00334A3C" w:rsidRPr="00182A4C" w:rsidRDefault="00334A3C" w:rsidP="00334A3C">
            <w:pPr>
              <w:spacing w:after="0" w:line="240" w:lineRule="auto"/>
              <w:rPr>
                <w:ins w:id="369" w:author="Parks, Robbie M" w:date="2018-11-01T12:21:00Z"/>
                <w:rFonts w:eastAsia="Times New Roman"/>
                <w:b/>
                <w:color w:val="000000"/>
                <w:sz w:val="18"/>
                <w:szCs w:val="18"/>
                <w:lang w:eastAsia="en-GB"/>
              </w:rPr>
            </w:pPr>
            <w:ins w:id="370" w:author="Parks, Robbie M" w:date="2018-11-01T12:21:00Z">
              <w:r w:rsidRPr="00182A4C">
                <w:rPr>
                  <w:rFonts w:eastAsia="Times New Roman"/>
                  <w:b/>
                  <w:color w:val="000000"/>
                  <w:sz w:val="18"/>
                  <w:szCs w:val="18"/>
                  <w:lang w:eastAsia="en-GB"/>
                </w:rPr>
                <w:t>85+</w:t>
              </w:r>
            </w:ins>
          </w:p>
        </w:tc>
      </w:tr>
      <w:tr w:rsidR="00BB1FD5" w:rsidRPr="00182A4C" w14:paraId="6AF36A6C" w14:textId="77777777" w:rsidTr="00182A4C">
        <w:trPr>
          <w:trHeight w:val="615"/>
          <w:ins w:id="371" w:author="Parks, Robbie M" w:date="2018-11-01T12:21:00Z"/>
        </w:trPr>
        <w:tc>
          <w:tcPr>
            <w:tcW w:w="1831" w:type="dxa"/>
            <w:shd w:val="clear" w:color="auto" w:fill="auto"/>
            <w:noWrap/>
            <w:vAlign w:val="bottom"/>
            <w:hideMark/>
          </w:tcPr>
          <w:p w14:paraId="7B4494ED" w14:textId="77777777" w:rsidR="00334A3C" w:rsidRPr="00182A4C" w:rsidRDefault="00334A3C" w:rsidP="00334A3C">
            <w:pPr>
              <w:spacing w:after="0" w:line="240" w:lineRule="auto"/>
              <w:rPr>
                <w:ins w:id="372" w:author="Parks, Robbie M" w:date="2018-11-01T12:21:00Z"/>
                <w:rFonts w:eastAsia="Times New Roman"/>
                <w:color w:val="000000"/>
                <w:sz w:val="18"/>
                <w:szCs w:val="18"/>
                <w:lang w:eastAsia="en-GB"/>
              </w:rPr>
            </w:pPr>
            <w:ins w:id="373" w:author="Parks, Robbie M" w:date="2018-11-01T12:21:00Z">
              <w:r w:rsidRPr="00182A4C">
                <w:rPr>
                  <w:rFonts w:eastAsia="Times New Roman"/>
                  <w:color w:val="000000"/>
                  <w:sz w:val="18"/>
                  <w:szCs w:val="18"/>
                  <w:lang w:eastAsia="en-GB"/>
                </w:rPr>
                <w:t>Female</w:t>
              </w:r>
            </w:ins>
          </w:p>
        </w:tc>
        <w:tc>
          <w:tcPr>
            <w:tcW w:w="1963" w:type="dxa"/>
            <w:shd w:val="clear" w:color="auto" w:fill="auto"/>
            <w:noWrap/>
            <w:vAlign w:val="bottom"/>
            <w:hideMark/>
          </w:tcPr>
          <w:p w14:paraId="111249CD" w14:textId="77777777" w:rsidR="00334A3C" w:rsidRPr="00182A4C" w:rsidRDefault="00334A3C" w:rsidP="00334A3C">
            <w:pPr>
              <w:spacing w:after="0" w:line="240" w:lineRule="auto"/>
              <w:rPr>
                <w:ins w:id="374" w:author="Parks, Robbie M" w:date="2018-11-01T12:21:00Z"/>
                <w:rFonts w:eastAsia="Times New Roman"/>
                <w:color w:val="000000"/>
                <w:sz w:val="18"/>
                <w:szCs w:val="18"/>
                <w:lang w:eastAsia="en-GB"/>
              </w:rPr>
            </w:pPr>
            <w:ins w:id="375" w:author="Parks, Robbie M" w:date="2018-11-01T12:21:00Z">
              <w:r w:rsidRPr="00182A4C">
                <w:rPr>
                  <w:rFonts w:eastAsia="Times New Roman"/>
                  <w:color w:val="000000"/>
                  <w:sz w:val="18"/>
                  <w:szCs w:val="18"/>
                  <w:lang w:eastAsia="en-GB"/>
                </w:rPr>
                <w:t>Transport</w:t>
              </w:r>
            </w:ins>
          </w:p>
        </w:tc>
        <w:tc>
          <w:tcPr>
            <w:tcW w:w="1897" w:type="dxa"/>
            <w:shd w:val="clear" w:color="auto" w:fill="auto"/>
            <w:noWrap/>
            <w:vAlign w:val="bottom"/>
            <w:hideMark/>
          </w:tcPr>
          <w:p w14:paraId="05A60123" w14:textId="77777777" w:rsidR="00334A3C" w:rsidRPr="00182A4C" w:rsidRDefault="00334A3C" w:rsidP="00334A3C">
            <w:pPr>
              <w:spacing w:after="0" w:line="240" w:lineRule="auto"/>
              <w:rPr>
                <w:ins w:id="376" w:author="Parks, Robbie M" w:date="2018-11-01T12:21:00Z"/>
                <w:rFonts w:eastAsia="Times New Roman"/>
                <w:color w:val="000000"/>
                <w:sz w:val="18"/>
                <w:szCs w:val="18"/>
                <w:lang w:eastAsia="en-GB"/>
              </w:rPr>
            </w:pPr>
            <w:ins w:id="377" w:author="Parks, Robbie M" w:date="2018-11-01T12:21:00Z">
              <w:r w:rsidRPr="00182A4C">
                <w:rPr>
                  <w:rFonts w:eastAsia="Times New Roman"/>
                  <w:color w:val="000000"/>
                  <w:sz w:val="18"/>
                  <w:szCs w:val="18"/>
                  <w:lang w:eastAsia="en-GB"/>
                </w:rPr>
                <w:t xml:space="preserve"> 0.59 (-0.41, 1.60)</w:t>
              </w:r>
            </w:ins>
          </w:p>
        </w:tc>
        <w:tc>
          <w:tcPr>
            <w:tcW w:w="1897" w:type="dxa"/>
            <w:shd w:val="clear" w:color="auto" w:fill="auto"/>
            <w:noWrap/>
            <w:vAlign w:val="bottom"/>
            <w:hideMark/>
          </w:tcPr>
          <w:p w14:paraId="4C865004" w14:textId="77777777" w:rsidR="00334A3C" w:rsidRPr="00182A4C" w:rsidRDefault="00334A3C" w:rsidP="00334A3C">
            <w:pPr>
              <w:spacing w:after="0" w:line="240" w:lineRule="auto"/>
              <w:rPr>
                <w:ins w:id="378" w:author="Parks, Robbie M" w:date="2018-11-01T12:21:00Z"/>
                <w:rFonts w:eastAsia="Times New Roman"/>
                <w:color w:val="000000"/>
                <w:sz w:val="18"/>
                <w:szCs w:val="18"/>
                <w:lang w:eastAsia="en-GB"/>
              </w:rPr>
            </w:pPr>
            <w:ins w:id="379" w:author="Parks, Robbie M" w:date="2018-11-01T12:21:00Z">
              <w:r w:rsidRPr="00182A4C">
                <w:rPr>
                  <w:rFonts w:eastAsia="Times New Roman"/>
                  <w:color w:val="000000"/>
                  <w:sz w:val="18"/>
                  <w:szCs w:val="18"/>
                  <w:lang w:eastAsia="en-GB"/>
                </w:rPr>
                <w:t xml:space="preserve"> 1.05 ( 0.27, 1.85)</w:t>
              </w:r>
            </w:ins>
          </w:p>
        </w:tc>
        <w:tc>
          <w:tcPr>
            <w:tcW w:w="1897" w:type="dxa"/>
            <w:shd w:val="clear" w:color="auto" w:fill="auto"/>
            <w:noWrap/>
            <w:vAlign w:val="bottom"/>
            <w:hideMark/>
          </w:tcPr>
          <w:p w14:paraId="57B87B0D" w14:textId="77777777" w:rsidR="00334A3C" w:rsidRPr="00182A4C" w:rsidRDefault="00334A3C" w:rsidP="00334A3C">
            <w:pPr>
              <w:spacing w:after="0" w:line="240" w:lineRule="auto"/>
              <w:rPr>
                <w:ins w:id="380" w:author="Parks, Robbie M" w:date="2018-11-01T12:21:00Z"/>
                <w:rFonts w:eastAsia="Times New Roman"/>
                <w:color w:val="000000"/>
                <w:sz w:val="18"/>
                <w:szCs w:val="18"/>
                <w:lang w:eastAsia="en-GB"/>
              </w:rPr>
            </w:pPr>
            <w:ins w:id="381" w:author="Parks, Robbie M" w:date="2018-11-01T12:21:00Z">
              <w:r w:rsidRPr="00182A4C">
                <w:rPr>
                  <w:rFonts w:eastAsia="Times New Roman"/>
                  <w:color w:val="000000"/>
                  <w:sz w:val="18"/>
                  <w:szCs w:val="18"/>
                  <w:lang w:eastAsia="en-GB"/>
                </w:rPr>
                <w:t xml:space="preserve"> 0.81 ( 0.36, 1.28)</w:t>
              </w:r>
            </w:ins>
          </w:p>
        </w:tc>
        <w:tc>
          <w:tcPr>
            <w:tcW w:w="1897" w:type="dxa"/>
            <w:shd w:val="clear" w:color="auto" w:fill="auto"/>
            <w:noWrap/>
            <w:vAlign w:val="bottom"/>
            <w:hideMark/>
          </w:tcPr>
          <w:p w14:paraId="5B557424" w14:textId="77777777" w:rsidR="00334A3C" w:rsidRPr="00182A4C" w:rsidRDefault="00334A3C" w:rsidP="00334A3C">
            <w:pPr>
              <w:spacing w:after="0" w:line="240" w:lineRule="auto"/>
              <w:rPr>
                <w:ins w:id="382" w:author="Parks, Robbie M" w:date="2018-11-01T12:21:00Z"/>
                <w:rFonts w:eastAsia="Times New Roman"/>
                <w:color w:val="000000"/>
                <w:sz w:val="18"/>
                <w:szCs w:val="18"/>
                <w:lang w:eastAsia="en-GB"/>
              </w:rPr>
            </w:pPr>
            <w:ins w:id="383" w:author="Parks, Robbie M" w:date="2018-11-01T12:21:00Z">
              <w:r w:rsidRPr="00182A4C">
                <w:rPr>
                  <w:rFonts w:eastAsia="Times New Roman"/>
                  <w:color w:val="000000"/>
                  <w:sz w:val="18"/>
                  <w:szCs w:val="18"/>
                  <w:lang w:eastAsia="en-GB"/>
                </w:rPr>
                <w:t xml:space="preserve"> 0.23 (-0.28, 0.76)</w:t>
              </w:r>
            </w:ins>
          </w:p>
        </w:tc>
        <w:tc>
          <w:tcPr>
            <w:tcW w:w="1897" w:type="dxa"/>
            <w:shd w:val="clear" w:color="auto" w:fill="auto"/>
            <w:noWrap/>
            <w:vAlign w:val="bottom"/>
            <w:hideMark/>
          </w:tcPr>
          <w:p w14:paraId="785581C9" w14:textId="77777777" w:rsidR="00334A3C" w:rsidRPr="00182A4C" w:rsidRDefault="00334A3C" w:rsidP="00334A3C">
            <w:pPr>
              <w:spacing w:after="0" w:line="240" w:lineRule="auto"/>
              <w:rPr>
                <w:ins w:id="384" w:author="Parks, Robbie M" w:date="2018-11-01T12:21:00Z"/>
                <w:rFonts w:eastAsia="Times New Roman"/>
                <w:color w:val="000000"/>
                <w:sz w:val="18"/>
                <w:szCs w:val="18"/>
                <w:lang w:eastAsia="en-GB"/>
              </w:rPr>
            </w:pPr>
            <w:ins w:id="385" w:author="Parks, Robbie M" w:date="2018-11-01T12:21:00Z">
              <w:r w:rsidRPr="00182A4C">
                <w:rPr>
                  <w:rFonts w:eastAsia="Times New Roman"/>
                  <w:color w:val="000000"/>
                  <w:sz w:val="18"/>
                  <w:szCs w:val="18"/>
                  <w:lang w:eastAsia="en-GB"/>
                </w:rPr>
                <w:t xml:space="preserve"> 0.32 (-0.24, 0.89)</w:t>
              </w:r>
            </w:ins>
          </w:p>
        </w:tc>
        <w:tc>
          <w:tcPr>
            <w:tcW w:w="1897" w:type="dxa"/>
            <w:shd w:val="clear" w:color="auto" w:fill="auto"/>
            <w:noWrap/>
            <w:vAlign w:val="bottom"/>
            <w:hideMark/>
          </w:tcPr>
          <w:p w14:paraId="0360EDC4" w14:textId="77777777" w:rsidR="00334A3C" w:rsidRPr="00182A4C" w:rsidRDefault="00334A3C" w:rsidP="00334A3C">
            <w:pPr>
              <w:spacing w:after="0" w:line="240" w:lineRule="auto"/>
              <w:rPr>
                <w:ins w:id="386" w:author="Parks, Robbie M" w:date="2018-11-01T12:21:00Z"/>
                <w:rFonts w:eastAsia="Times New Roman"/>
                <w:color w:val="000000"/>
                <w:sz w:val="18"/>
                <w:szCs w:val="18"/>
                <w:lang w:eastAsia="en-GB"/>
              </w:rPr>
            </w:pPr>
            <w:ins w:id="387" w:author="Parks, Robbie M" w:date="2018-11-01T12:21:00Z">
              <w:r w:rsidRPr="00182A4C">
                <w:rPr>
                  <w:rFonts w:eastAsia="Times New Roman"/>
                  <w:color w:val="000000"/>
                  <w:sz w:val="18"/>
                  <w:szCs w:val="18"/>
                  <w:lang w:eastAsia="en-GB"/>
                </w:rPr>
                <w:t xml:space="preserve"> 0.29 (-0.31, 0.91)</w:t>
              </w:r>
            </w:ins>
          </w:p>
        </w:tc>
        <w:tc>
          <w:tcPr>
            <w:tcW w:w="1897" w:type="dxa"/>
            <w:shd w:val="clear" w:color="auto" w:fill="auto"/>
            <w:noWrap/>
            <w:vAlign w:val="bottom"/>
            <w:hideMark/>
          </w:tcPr>
          <w:p w14:paraId="388E217D" w14:textId="77777777" w:rsidR="00334A3C" w:rsidRPr="00182A4C" w:rsidRDefault="00334A3C" w:rsidP="00334A3C">
            <w:pPr>
              <w:spacing w:after="0" w:line="240" w:lineRule="auto"/>
              <w:rPr>
                <w:ins w:id="388" w:author="Parks, Robbie M" w:date="2018-11-01T12:21:00Z"/>
                <w:rFonts w:eastAsia="Times New Roman"/>
                <w:color w:val="000000"/>
                <w:sz w:val="18"/>
                <w:szCs w:val="18"/>
                <w:lang w:eastAsia="en-GB"/>
              </w:rPr>
            </w:pPr>
            <w:ins w:id="389" w:author="Parks, Robbie M" w:date="2018-11-01T12:21:00Z">
              <w:r w:rsidRPr="00182A4C">
                <w:rPr>
                  <w:rFonts w:eastAsia="Times New Roman"/>
                  <w:color w:val="000000"/>
                  <w:sz w:val="18"/>
                  <w:szCs w:val="18"/>
                  <w:lang w:eastAsia="en-GB"/>
                </w:rPr>
                <w:t xml:space="preserve"> 0.17 (-0.45, 0.81)</w:t>
              </w:r>
            </w:ins>
          </w:p>
        </w:tc>
        <w:tc>
          <w:tcPr>
            <w:tcW w:w="1897" w:type="dxa"/>
            <w:shd w:val="clear" w:color="auto" w:fill="auto"/>
            <w:noWrap/>
            <w:vAlign w:val="bottom"/>
            <w:hideMark/>
          </w:tcPr>
          <w:p w14:paraId="3FA79579" w14:textId="77777777" w:rsidR="00334A3C" w:rsidRPr="00182A4C" w:rsidRDefault="00334A3C" w:rsidP="00334A3C">
            <w:pPr>
              <w:spacing w:after="0" w:line="240" w:lineRule="auto"/>
              <w:rPr>
                <w:ins w:id="390" w:author="Parks, Robbie M" w:date="2018-11-01T12:21:00Z"/>
                <w:rFonts w:eastAsia="Times New Roman"/>
                <w:color w:val="000000"/>
                <w:sz w:val="18"/>
                <w:szCs w:val="18"/>
                <w:lang w:eastAsia="en-GB"/>
              </w:rPr>
            </w:pPr>
            <w:ins w:id="391" w:author="Parks, Robbie M" w:date="2018-11-01T12:21:00Z">
              <w:r w:rsidRPr="00182A4C">
                <w:rPr>
                  <w:rFonts w:eastAsia="Times New Roman"/>
                  <w:color w:val="000000"/>
                  <w:sz w:val="18"/>
                  <w:szCs w:val="18"/>
                  <w:lang w:eastAsia="en-GB"/>
                </w:rPr>
                <w:t xml:space="preserve"> 0.93 ( 0.29, 1.56)</w:t>
              </w:r>
            </w:ins>
          </w:p>
        </w:tc>
        <w:tc>
          <w:tcPr>
            <w:tcW w:w="1897" w:type="dxa"/>
            <w:shd w:val="clear" w:color="auto" w:fill="auto"/>
            <w:noWrap/>
            <w:vAlign w:val="bottom"/>
            <w:hideMark/>
          </w:tcPr>
          <w:p w14:paraId="1B1E0D5D" w14:textId="77777777" w:rsidR="00334A3C" w:rsidRPr="00182A4C" w:rsidRDefault="00334A3C" w:rsidP="00334A3C">
            <w:pPr>
              <w:spacing w:after="0" w:line="240" w:lineRule="auto"/>
              <w:rPr>
                <w:ins w:id="392" w:author="Parks, Robbie M" w:date="2018-11-01T12:21:00Z"/>
                <w:rFonts w:eastAsia="Times New Roman"/>
                <w:color w:val="000000"/>
                <w:sz w:val="18"/>
                <w:szCs w:val="18"/>
                <w:lang w:eastAsia="en-GB"/>
              </w:rPr>
            </w:pPr>
            <w:ins w:id="393" w:author="Parks, Robbie M" w:date="2018-11-01T12:21:00Z">
              <w:r w:rsidRPr="00182A4C">
                <w:rPr>
                  <w:rFonts w:eastAsia="Times New Roman"/>
                  <w:color w:val="000000"/>
                  <w:sz w:val="18"/>
                  <w:szCs w:val="18"/>
                  <w:lang w:eastAsia="en-GB"/>
                </w:rPr>
                <w:t xml:space="preserve"> 0.80 (-0.11, 1.71)</w:t>
              </w:r>
            </w:ins>
          </w:p>
        </w:tc>
      </w:tr>
      <w:tr w:rsidR="00BB1FD5" w:rsidRPr="00182A4C" w14:paraId="60A58E4A" w14:textId="77777777" w:rsidTr="00182A4C">
        <w:trPr>
          <w:trHeight w:val="320"/>
          <w:ins w:id="394" w:author="Parks, Robbie M" w:date="2018-11-01T12:21:00Z"/>
        </w:trPr>
        <w:tc>
          <w:tcPr>
            <w:tcW w:w="1831" w:type="dxa"/>
            <w:shd w:val="clear" w:color="auto" w:fill="auto"/>
            <w:noWrap/>
            <w:vAlign w:val="bottom"/>
            <w:hideMark/>
          </w:tcPr>
          <w:p w14:paraId="17468F92" w14:textId="77777777" w:rsidR="00334A3C" w:rsidRPr="00182A4C" w:rsidRDefault="00334A3C" w:rsidP="00334A3C">
            <w:pPr>
              <w:spacing w:after="0" w:line="240" w:lineRule="auto"/>
              <w:rPr>
                <w:ins w:id="395" w:author="Parks, Robbie M" w:date="2018-11-01T12:21:00Z"/>
                <w:rFonts w:eastAsia="Times New Roman"/>
                <w:color w:val="000000"/>
                <w:sz w:val="18"/>
                <w:szCs w:val="18"/>
                <w:lang w:eastAsia="en-GB"/>
              </w:rPr>
            </w:pPr>
            <w:ins w:id="396" w:author="Parks, Robbie M" w:date="2018-11-01T12:21:00Z">
              <w:r w:rsidRPr="00182A4C">
                <w:rPr>
                  <w:rFonts w:eastAsia="Times New Roman"/>
                  <w:color w:val="000000"/>
                  <w:sz w:val="18"/>
                  <w:szCs w:val="18"/>
                  <w:lang w:eastAsia="en-GB"/>
                </w:rPr>
                <w:t>Female</w:t>
              </w:r>
            </w:ins>
          </w:p>
        </w:tc>
        <w:tc>
          <w:tcPr>
            <w:tcW w:w="1963" w:type="dxa"/>
            <w:shd w:val="clear" w:color="auto" w:fill="auto"/>
            <w:noWrap/>
            <w:vAlign w:val="bottom"/>
            <w:hideMark/>
          </w:tcPr>
          <w:p w14:paraId="08FEA1E5" w14:textId="77777777" w:rsidR="00334A3C" w:rsidRPr="00182A4C" w:rsidRDefault="00334A3C" w:rsidP="00334A3C">
            <w:pPr>
              <w:spacing w:after="0" w:line="240" w:lineRule="auto"/>
              <w:rPr>
                <w:ins w:id="397" w:author="Parks, Robbie M" w:date="2018-11-01T12:21:00Z"/>
                <w:rFonts w:eastAsia="Times New Roman"/>
                <w:color w:val="000000"/>
                <w:sz w:val="18"/>
                <w:szCs w:val="18"/>
                <w:lang w:eastAsia="en-GB"/>
              </w:rPr>
            </w:pPr>
            <w:ins w:id="398" w:author="Parks, Robbie M" w:date="2018-11-01T12:21:00Z">
              <w:r w:rsidRPr="00182A4C">
                <w:rPr>
                  <w:rFonts w:eastAsia="Times New Roman"/>
                  <w:color w:val="000000"/>
                  <w:sz w:val="18"/>
                  <w:szCs w:val="18"/>
                  <w:lang w:eastAsia="en-GB"/>
                </w:rPr>
                <w:t>Falls</w:t>
              </w:r>
            </w:ins>
          </w:p>
        </w:tc>
        <w:tc>
          <w:tcPr>
            <w:tcW w:w="1897" w:type="dxa"/>
            <w:shd w:val="clear" w:color="auto" w:fill="auto"/>
            <w:noWrap/>
            <w:vAlign w:val="bottom"/>
            <w:hideMark/>
          </w:tcPr>
          <w:p w14:paraId="2B95771B" w14:textId="77777777" w:rsidR="00334A3C" w:rsidRPr="00182A4C" w:rsidRDefault="00334A3C" w:rsidP="00334A3C">
            <w:pPr>
              <w:spacing w:after="0" w:line="240" w:lineRule="auto"/>
              <w:rPr>
                <w:ins w:id="399" w:author="Parks, Robbie M" w:date="2018-11-01T12:21:00Z"/>
                <w:rFonts w:eastAsia="Times New Roman"/>
                <w:color w:val="000000"/>
                <w:sz w:val="18"/>
                <w:szCs w:val="18"/>
                <w:lang w:eastAsia="en-GB"/>
              </w:rPr>
            </w:pPr>
            <w:ins w:id="400" w:author="Parks, Robbie M" w:date="2018-11-01T12:21:00Z">
              <w:r w:rsidRPr="00182A4C">
                <w:rPr>
                  <w:rFonts w:eastAsia="Times New Roman"/>
                  <w:color w:val="000000"/>
                  <w:sz w:val="18"/>
                  <w:szCs w:val="18"/>
                  <w:lang w:eastAsia="en-GB"/>
                </w:rPr>
                <w:t xml:space="preserve"> 1.02 (-0.51, 2.60)</w:t>
              </w:r>
            </w:ins>
          </w:p>
        </w:tc>
        <w:tc>
          <w:tcPr>
            <w:tcW w:w="1897" w:type="dxa"/>
            <w:shd w:val="clear" w:color="auto" w:fill="auto"/>
            <w:noWrap/>
            <w:vAlign w:val="bottom"/>
            <w:hideMark/>
          </w:tcPr>
          <w:p w14:paraId="20070108" w14:textId="77777777" w:rsidR="00334A3C" w:rsidRPr="00182A4C" w:rsidRDefault="00334A3C" w:rsidP="00334A3C">
            <w:pPr>
              <w:spacing w:after="0" w:line="240" w:lineRule="auto"/>
              <w:rPr>
                <w:ins w:id="401" w:author="Parks, Robbie M" w:date="2018-11-01T12:21:00Z"/>
                <w:rFonts w:eastAsia="Times New Roman"/>
                <w:color w:val="000000"/>
                <w:sz w:val="18"/>
                <w:szCs w:val="18"/>
                <w:lang w:eastAsia="en-GB"/>
              </w:rPr>
            </w:pPr>
            <w:ins w:id="402" w:author="Parks, Robbie M" w:date="2018-11-01T12:21:00Z">
              <w:r w:rsidRPr="00182A4C">
                <w:rPr>
                  <w:rFonts w:eastAsia="Times New Roman"/>
                  <w:color w:val="000000"/>
                  <w:sz w:val="18"/>
                  <w:szCs w:val="18"/>
                  <w:lang w:eastAsia="en-GB"/>
                </w:rPr>
                <w:t xml:space="preserve"> 0.91 (-0.59, 2.50)</w:t>
              </w:r>
            </w:ins>
          </w:p>
        </w:tc>
        <w:tc>
          <w:tcPr>
            <w:tcW w:w="1897" w:type="dxa"/>
            <w:shd w:val="clear" w:color="auto" w:fill="auto"/>
            <w:noWrap/>
            <w:vAlign w:val="bottom"/>
            <w:hideMark/>
          </w:tcPr>
          <w:p w14:paraId="47BF488D" w14:textId="77777777" w:rsidR="00334A3C" w:rsidRPr="00182A4C" w:rsidRDefault="00334A3C" w:rsidP="00334A3C">
            <w:pPr>
              <w:spacing w:after="0" w:line="240" w:lineRule="auto"/>
              <w:rPr>
                <w:ins w:id="403" w:author="Parks, Robbie M" w:date="2018-11-01T12:21:00Z"/>
                <w:rFonts w:eastAsia="Times New Roman"/>
                <w:color w:val="000000"/>
                <w:sz w:val="18"/>
                <w:szCs w:val="18"/>
                <w:lang w:eastAsia="en-GB"/>
              </w:rPr>
            </w:pPr>
            <w:ins w:id="404" w:author="Parks, Robbie M" w:date="2018-11-01T12:21:00Z">
              <w:r w:rsidRPr="00182A4C">
                <w:rPr>
                  <w:rFonts w:eastAsia="Times New Roman"/>
                  <w:color w:val="000000"/>
                  <w:sz w:val="18"/>
                  <w:szCs w:val="18"/>
                  <w:lang w:eastAsia="en-GB"/>
                </w:rPr>
                <w:t xml:space="preserve"> 0.54 (-0.86, 1.99)</w:t>
              </w:r>
            </w:ins>
          </w:p>
        </w:tc>
        <w:tc>
          <w:tcPr>
            <w:tcW w:w="1897" w:type="dxa"/>
            <w:shd w:val="clear" w:color="auto" w:fill="auto"/>
            <w:noWrap/>
            <w:vAlign w:val="bottom"/>
            <w:hideMark/>
          </w:tcPr>
          <w:p w14:paraId="104F2F5A" w14:textId="77777777" w:rsidR="00334A3C" w:rsidRPr="00182A4C" w:rsidRDefault="00334A3C" w:rsidP="00334A3C">
            <w:pPr>
              <w:spacing w:after="0" w:line="240" w:lineRule="auto"/>
              <w:rPr>
                <w:ins w:id="405" w:author="Parks, Robbie M" w:date="2018-11-01T12:21:00Z"/>
                <w:rFonts w:eastAsia="Times New Roman"/>
                <w:color w:val="000000"/>
                <w:sz w:val="18"/>
                <w:szCs w:val="18"/>
                <w:lang w:eastAsia="en-GB"/>
              </w:rPr>
            </w:pPr>
            <w:ins w:id="406" w:author="Parks, Robbie M" w:date="2018-11-01T12:21:00Z">
              <w:r w:rsidRPr="00182A4C">
                <w:rPr>
                  <w:rFonts w:eastAsia="Times New Roman"/>
                  <w:color w:val="000000"/>
                  <w:sz w:val="18"/>
                  <w:szCs w:val="18"/>
                  <w:lang w:eastAsia="en-GB"/>
                </w:rPr>
                <w:t xml:space="preserve"> 1.14 (-0.22, 2.51)</w:t>
              </w:r>
            </w:ins>
          </w:p>
        </w:tc>
        <w:tc>
          <w:tcPr>
            <w:tcW w:w="1897" w:type="dxa"/>
            <w:shd w:val="clear" w:color="auto" w:fill="auto"/>
            <w:noWrap/>
            <w:vAlign w:val="bottom"/>
            <w:hideMark/>
          </w:tcPr>
          <w:p w14:paraId="48D85946" w14:textId="77777777" w:rsidR="00334A3C" w:rsidRPr="00182A4C" w:rsidRDefault="00334A3C" w:rsidP="00334A3C">
            <w:pPr>
              <w:spacing w:after="0" w:line="240" w:lineRule="auto"/>
              <w:rPr>
                <w:ins w:id="407" w:author="Parks, Robbie M" w:date="2018-11-01T12:21:00Z"/>
                <w:rFonts w:eastAsia="Times New Roman"/>
                <w:color w:val="000000"/>
                <w:sz w:val="18"/>
                <w:szCs w:val="18"/>
                <w:lang w:eastAsia="en-GB"/>
              </w:rPr>
            </w:pPr>
            <w:ins w:id="408" w:author="Parks, Robbie M" w:date="2018-11-01T12:21:00Z">
              <w:r w:rsidRPr="00182A4C">
                <w:rPr>
                  <w:rFonts w:eastAsia="Times New Roman"/>
                  <w:color w:val="000000"/>
                  <w:sz w:val="18"/>
                  <w:szCs w:val="18"/>
                  <w:lang w:eastAsia="en-GB"/>
                </w:rPr>
                <w:t xml:space="preserve"> 0.10 (-1.16, 1.37)</w:t>
              </w:r>
            </w:ins>
          </w:p>
        </w:tc>
        <w:tc>
          <w:tcPr>
            <w:tcW w:w="1897" w:type="dxa"/>
            <w:shd w:val="clear" w:color="auto" w:fill="auto"/>
            <w:noWrap/>
            <w:vAlign w:val="bottom"/>
            <w:hideMark/>
          </w:tcPr>
          <w:p w14:paraId="2EE5BA82" w14:textId="77777777" w:rsidR="00334A3C" w:rsidRPr="00182A4C" w:rsidRDefault="00334A3C" w:rsidP="00334A3C">
            <w:pPr>
              <w:spacing w:after="0" w:line="240" w:lineRule="auto"/>
              <w:rPr>
                <w:ins w:id="409" w:author="Parks, Robbie M" w:date="2018-11-01T12:21:00Z"/>
                <w:rFonts w:eastAsia="Times New Roman"/>
                <w:color w:val="000000"/>
                <w:sz w:val="18"/>
                <w:szCs w:val="18"/>
                <w:lang w:eastAsia="en-GB"/>
              </w:rPr>
            </w:pPr>
            <w:ins w:id="410" w:author="Parks, Robbie M" w:date="2018-11-01T12:21:00Z">
              <w:r w:rsidRPr="00182A4C">
                <w:rPr>
                  <w:rFonts w:eastAsia="Times New Roman"/>
                  <w:color w:val="000000"/>
                  <w:sz w:val="18"/>
                  <w:szCs w:val="18"/>
                  <w:lang w:eastAsia="en-GB"/>
                </w:rPr>
                <w:t xml:space="preserve"> 0.10 (-0.99, 1.19)</w:t>
              </w:r>
            </w:ins>
          </w:p>
        </w:tc>
        <w:tc>
          <w:tcPr>
            <w:tcW w:w="1897" w:type="dxa"/>
            <w:shd w:val="clear" w:color="auto" w:fill="auto"/>
            <w:noWrap/>
            <w:vAlign w:val="bottom"/>
            <w:hideMark/>
          </w:tcPr>
          <w:p w14:paraId="3E30CC2B" w14:textId="77777777" w:rsidR="00334A3C" w:rsidRPr="00182A4C" w:rsidRDefault="00334A3C" w:rsidP="00334A3C">
            <w:pPr>
              <w:spacing w:after="0" w:line="240" w:lineRule="auto"/>
              <w:rPr>
                <w:ins w:id="411" w:author="Parks, Robbie M" w:date="2018-11-01T12:21:00Z"/>
                <w:rFonts w:eastAsia="Times New Roman"/>
                <w:color w:val="000000"/>
                <w:sz w:val="18"/>
                <w:szCs w:val="18"/>
                <w:lang w:eastAsia="en-GB"/>
              </w:rPr>
            </w:pPr>
            <w:ins w:id="412" w:author="Parks, Robbie M" w:date="2018-11-01T12:21:00Z">
              <w:r w:rsidRPr="00182A4C">
                <w:rPr>
                  <w:rFonts w:eastAsia="Times New Roman"/>
                  <w:color w:val="000000"/>
                  <w:sz w:val="18"/>
                  <w:szCs w:val="18"/>
                  <w:lang w:eastAsia="en-GB"/>
                </w:rPr>
                <w:t xml:space="preserve"> 0.08 (-0.87, 1.03)</w:t>
              </w:r>
            </w:ins>
          </w:p>
        </w:tc>
        <w:tc>
          <w:tcPr>
            <w:tcW w:w="1897" w:type="dxa"/>
            <w:shd w:val="clear" w:color="auto" w:fill="auto"/>
            <w:noWrap/>
            <w:vAlign w:val="bottom"/>
            <w:hideMark/>
          </w:tcPr>
          <w:p w14:paraId="71155746" w14:textId="77777777" w:rsidR="00334A3C" w:rsidRPr="00182A4C" w:rsidRDefault="00334A3C" w:rsidP="00334A3C">
            <w:pPr>
              <w:spacing w:after="0" w:line="240" w:lineRule="auto"/>
              <w:rPr>
                <w:ins w:id="413" w:author="Parks, Robbie M" w:date="2018-11-01T12:21:00Z"/>
                <w:rFonts w:eastAsia="Times New Roman"/>
                <w:color w:val="000000"/>
                <w:sz w:val="18"/>
                <w:szCs w:val="18"/>
                <w:lang w:eastAsia="en-GB"/>
              </w:rPr>
            </w:pPr>
            <w:ins w:id="414" w:author="Parks, Robbie M" w:date="2018-11-01T12:21:00Z">
              <w:r w:rsidRPr="00182A4C">
                <w:rPr>
                  <w:rFonts w:eastAsia="Times New Roman"/>
                  <w:color w:val="000000"/>
                  <w:sz w:val="18"/>
                  <w:szCs w:val="18"/>
                  <w:lang w:eastAsia="en-GB"/>
                </w:rPr>
                <w:t>-0.19 (-0.89, 0.51)</w:t>
              </w:r>
            </w:ins>
          </w:p>
        </w:tc>
        <w:tc>
          <w:tcPr>
            <w:tcW w:w="1897" w:type="dxa"/>
            <w:shd w:val="clear" w:color="auto" w:fill="auto"/>
            <w:noWrap/>
            <w:vAlign w:val="bottom"/>
            <w:hideMark/>
          </w:tcPr>
          <w:p w14:paraId="5AC20779" w14:textId="77777777" w:rsidR="00334A3C" w:rsidRPr="00182A4C" w:rsidRDefault="00334A3C" w:rsidP="00334A3C">
            <w:pPr>
              <w:spacing w:after="0" w:line="240" w:lineRule="auto"/>
              <w:rPr>
                <w:ins w:id="415" w:author="Parks, Robbie M" w:date="2018-11-01T12:21:00Z"/>
                <w:rFonts w:eastAsia="Times New Roman"/>
                <w:color w:val="000000"/>
                <w:sz w:val="18"/>
                <w:szCs w:val="18"/>
                <w:lang w:eastAsia="en-GB"/>
              </w:rPr>
            </w:pPr>
            <w:ins w:id="416" w:author="Parks, Robbie M" w:date="2018-11-01T12:21:00Z">
              <w:r w:rsidRPr="00182A4C">
                <w:rPr>
                  <w:rFonts w:eastAsia="Times New Roman"/>
                  <w:color w:val="000000"/>
                  <w:sz w:val="18"/>
                  <w:szCs w:val="18"/>
                  <w:lang w:eastAsia="en-GB"/>
                </w:rPr>
                <w:t>-0.40 (-0.78,-0.04)</w:t>
              </w:r>
            </w:ins>
          </w:p>
        </w:tc>
      </w:tr>
      <w:tr w:rsidR="00BB1FD5" w:rsidRPr="00182A4C" w14:paraId="390A3CD8" w14:textId="77777777" w:rsidTr="00182A4C">
        <w:trPr>
          <w:trHeight w:val="320"/>
          <w:ins w:id="417" w:author="Parks, Robbie M" w:date="2018-11-01T12:21:00Z"/>
        </w:trPr>
        <w:tc>
          <w:tcPr>
            <w:tcW w:w="1831" w:type="dxa"/>
            <w:shd w:val="clear" w:color="auto" w:fill="auto"/>
            <w:noWrap/>
            <w:vAlign w:val="bottom"/>
            <w:hideMark/>
          </w:tcPr>
          <w:p w14:paraId="4A5084D9" w14:textId="77777777" w:rsidR="00334A3C" w:rsidRPr="00182A4C" w:rsidRDefault="00334A3C" w:rsidP="00334A3C">
            <w:pPr>
              <w:spacing w:after="0" w:line="240" w:lineRule="auto"/>
              <w:rPr>
                <w:ins w:id="418" w:author="Parks, Robbie M" w:date="2018-11-01T12:21:00Z"/>
                <w:rFonts w:eastAsia="Times New Roman"/>
                <w:color w:val="000000"/>
                <w:sz w:val="18"/>
                <w:szCs w:val="18"/>
                <w:lang w:eastAsia="en-GB"/>
              </w:rPr>
            </w:pPr>
            <w:ins w:id="419" w:author="Parks, Robbie M" w:date="2018-11-01T12:21:00Z">
              <w:r w:rsidRPr="00182A4C">
                <w:rPr>
                  <w:rFonts w:eastAsia="Times New Roman"/>
                  <w:color w:val="000000"/>
                  <w:sz w:val="18"/>
                  <w:szCs w:val="18"/>
                  <w:lang w:eastAsia="en-GB"/>
                </w:rPr>
                <w:t>Female</w:t>
              </w:r>
            </w:ins>
          </w:p>
        </w:tc>
        <w:tc>
          <w:tcPr>
            <w:tcW w:w="1963" w:type="dxa"/>
            <w:shd w:val="clear" w:color="auto" w:fill="auto"/>
            <w:noWrap/>
            <w:vAlign w:val="bottom"/>
            <w:hideMark/>
          </w:tcPr>
          <w:p w14:paraId="0E055C1E" w14:textId="77777777" w:rsidR="00334A3C" w:rsidRPr="00182A4C" w:rsidRDefault="00334A3C" w:rsidP="00334A3C">
            <w:pPr>
              <w:spacing w:after="0" w:line="240" w:lineRule="auto"/>
              <w:rPr>
                <w:ins w:id="420" w:author="Parks, Robbie M" w:date="2018-11-01T12:21:00Z"/>
                <w:rFonts w:eastAsia="Times New Roman"/>
                <w:color w:val="000000"/>
                <w:sz w:val="18"/>
                <w:szCs w:val="18"/>
                <w:lang w:eastAsia="en-GB"/>
              </w:rPr>
            </w:pPr>
            <w:ins w:id="421" w:author="Parks, Robbie M" w:date="2018-11-01T12:21:00Z">
              <w:r w:rsidRPr="00182A4C">
                <w:rPr>
                  <w:rFonts w:eastAsia="Times New Roman"/>
                  <w:color w:val="000000"/>
                  <w:sz w:val="18"/>
                  <w:szCs w:val="18"/>
                  <w:lang w:eastAsia="en-GB"/>
                </w:rPr>
                <w:t>Drownings</w:t>
              </w:r>
            </w:ins>
          </w:p>
        </w:tc>
        <w:tc>
          <w:tcPr>
            <w:tcW w:w="1897" w:type="dxa"/>
            <w:shd w:val="clear" w:color="auto" w:fill="auto"/>
            <w:noWrap/>
            <w:vAlign w:val="bottom"/>
            <w:hideMark/>
          </w:tcPr>
          <w:p w14:paraId="7EAB91DC" w14:textId="77777777" w:rsidR="00334A3C" w:rsidRPr="00182A4C" w:rsidRDefault="00334A3C" w:rsidP="00334A3C">
            <w:pPr>
              <w:spacing w:after="0" w:line="240" w:lineRule="auto"/>
              <w:rPr>
                <w:ins w:id="422" w:author="Parks, Robbie M" w:date="2018-11-01T12:21:00Z"/>
                <w:rFonts w:eastAsia="Times New Roman"/>
                <w:color w:val="000000"/>
                <w:sz w:val="18"/>
                <w:szCs w:val="18"/>
                <w:lang w:eastAsia="en-GB"/>
              </w:rPr>
            </w:pPr>
            <w:ins w:id="423" w:author="Parks, Robbie M" w:date="2018-11-01T12:21:00Z">
              <w:r w:rsidRPr="00182A4C">
                <w:rPr>
                  <w:rFonts w:eastAsia="Times New Roman"/>
                  <w:color w:val="000000"/>
                  <w:sz w:val="18"/>
                  <w:szCs w:val="18"/>
                  <w:lang w:eastAsia="en-GB"/>
                </w:rPr>
                <w:t xml:space="preserve"> 2.14 ( 0.82, 3.50)</w:t>
              </w:r>
            </w:ins>
          </w:p>
        </w:tc>
        <w:tc>
          <w:tcPr>
            <w:tcW w:w="1897" w:type="dxa"/>
            <w:shd w:val="clear" w:color="auto" w:fill="auto"/>
            <w:noWrap/>
            <w:vAlign w:val="bottom"/>
            <w:hideMark/>
          </w:tcPr>
          <w:p w14:paraId="17079026" w14:textId="77777777" w:rsidR="00334A3C" w:rsidRPr="00182A4C" w:rsidRDefault="00334A3C" w:rsidP="00334A3C">
            <w:pPr>
              <w:spacing w:after="0" w:line="240" w:lineRule="auto"/>
              <w:rPr>
                <w:ins w:id="424" w:author="Parks, Robbie M" w:date="2018-11-01T12:21:00Z"/>
                <w:rFonts w:eastAsia="Times New Roman"/>
                <w:color w:val="000000"/>
                <w:sz w:val="18"/>
                <w:szCs w:val="18"/>
                <w:lang w:eastAsia="en-GB"/>
              </w:rPr>
            </w:pPr>
            <w:ins w:id="425" w:author="Parks, Robbie M" w:date="2018-11-01T12:21:00Z">
              <w:r w:rsidRPr="00182A4C">
                <w:rPr>
                  <w:rFonts w:eastAsia="Times New Roman"/>
                  <w:color w:val="000000"/>
                  <w:sz w:val="18"/>
                  <w:szCs w:val="18"/>
                  <w:lang w:eastAsia="en-GB"/>
                </w:rPr>
                <w:t xml:space="preserve"> 4.13 ( 2.23, 6.16)</w:t>
              </w:r>
            </w:ins>
          </w:p>
        </w:tc>
        <w:tc>
          <w:tcPr>
            <w:tcW w:w="1897" w:type="dxa"/>
            <w:shd w:val="clear" w:color="auto" w:fill="auto"/>
            <w:noWrap/>
            <w:vAlign w:val="bottom"/>
            <w:hideMark/>
          </w:tcPr>
          <w:p w14:paraId="1831B296" w14:textId="77777777" w:rsidR="00334A3C" w:rsidRPr="00182A4C" w:rsidRDefault="00334A3C" w:rsidP="00334A3C">
            <w:pPr>
              <w:spacing w:after="0" w:line="240" w:lineRule="auto"/>
              <w:rPr>
                <w:ins w:id="426" w:author="Parks, Robbie M" w:date="2018-11-01T12:21:00Z"/>
                <w:rFonts w:eastAsia="Times New Roman"/>
                <w:color w:val="000000"/>
                <w:sz w:val="18"/>
                <w:szCs w:val="18"/>
                <w:lang w:eastAsia="en-GB"/>
              </w:rPr>
            </w:pPr>
            <w:ins w:id="427" w:author="Parks, Robbie M" w:date="2018-11-01T12:21:00Z">
              <w:r w:rsidRPr="00182A4C">
                <w:rPr>
                  <w:rFonts w:eastAsia="Times New Roman"/>
                  <w:color w:val="000000"/>
                  <w:sz w:val="18"/>
                  <w:szCs w:val="18"/>
                  <w:lang w:eastAsia="en-GB"/>
                </w:rPr>
                <w:t xml:space="preserve"> 1.44 ( 0.03, 2.83)</w:t>
              </w:r>
            </w:ins>
          </w:p>
        </w:tc>
        <w:tc>
          <w:tcPr>
            <w:tcW w:w="1897" w:type="dxa"/>
            <w:shd w:val="clear" w:color="auto" w:fill="auto"/>
            <w:noWrap/>
            <w:vAlign w:val="bottom"/>
            <w:hideMark/>
          </w:tcPr>
          <w:p w14:paraId="459CE17C" w14:textId="77777777" w:rsidR="00334A3C" w:rsidRPr="00182A4C" w:rsidRDefault="00334A3C" w:rsidP="00334A3C">
            <w:pPr>
              <w:spacing w:after="0" w:line="240" w:lineRule="auto"/>
              <w:rPr>
                <w:ins w:id="428" w:author="Parks, Robbie M" w:date="2018-11-01T12:21:00Z"/>
                <w:rFonts w:eastAsia="Times New Roman"/>
                <w:color w:val="000000"/>
                <w:sz w:val="18"/>
                <w:szCs w:val="18"/>
                <w:lang w:eastAsia="en-GB"/>
              </w:rPr>
            </w:pPr>
            <w:ins w:id="429" w:author="Parks, Robbie M" w:date="2018-11-01T12:21:00Z">
              <w:r w:rsidRPr="00182A4C">
                <w:rPr>
                  <w:rFonts w:eastAsia="Times New Roman"/>
                  <w:color w:val="000000"/>
                  <w:sz w:val="18"/>
                  <w:szCs w:val="18"/>
                  <w:lang w:eastAsia="en-GB"/>
                </w:rPr>
                <w:t xml:space="preserve"> 2.28 ( 0.86, 3.63)</w:t>
              </w:r>
            </w:ins>
          </w:p>
        </w:tc>
        <w:tc>
          <w:tcPr>
            <w:tcW w:w="1897" w:type="dxa"/>
            <w:shd w:val="clear" w:color="auto" w:fill="auto"/>
            <w:noWrap/>
            <w:vAlign w:val="bottom"/>
            <w:hideMark/>
          </w:tcPr>
          <w:p w14:paraId="2E832658" w14:textId="77777777" w:rsidR="00334A3C" w:rsidRPr="00182A4C" w:rsidRDefault="00334A3C" w:rsidP="00334A3C">
            <w:pPr>
              <w:spacing w:after="0" w:line="240" w:lineRule="auto"/>
              <w:rPr>
                <w:ins w:id="430" w:author="Parks, Robbie M" w:date="2018-11-01T12:21:00Z"/>
                <w:rFonts w:eastAsia="Times New Roman"/>
                <w:color w:val="000000"/>
                <w:sz w:val="18"/>
                <w:szCs w:val="18"/>
                <w:lang w:eastAsia="en-GB"/>
              </w:rPr>
            </w:pPr>
            <w:ins w:id="431" w:author="Parks, Robbie M" w:date="2018-11-01T12:21:00Z">
              <w:r w:rsidRPr="00182A4C">
                <w:rPr>
                  <w:rFonts w:eastAsia="Times New Roman"/>
                  <w:color w:val="000000"/>
                  <w:sz w:val="18"/>
                  <w:szCs w:val="18"/>
                  <w:lang w:eastAsia="en-GB"/>
                </w:rPr>
                <w:t xml:space="preserve"> 2.01 ( 0.53, 3.51)</w:t>
              </w:r>
            </w:ins>
          </w:p>
        </w:tc>
        <w:tc>
          <w:tcPr>
            <w:tcW w:w="1897" w:type="dxa"/>
            <w:shd w:val="clear" w:color="auto" w:fill="auto"/>
            <w:noWrap/>
            <w:vAlign w:val="bottom"/>
            <w:hideMark/>
          </w:tcPr>
          <w:p w14:paraId="7862BEB4" w14:textId="77777777" w:rsidR="00334A3C" w:rsidRPr="00182A4C" w:rsidRDefault="00334A3C" w:rsidP="00334A3C">
            <w:pPr>
              <w:spacing w:after="0" w:line="240" w:lineRule="auto"/>
              <w:rPr>
                <w:ins w:id="432" w:author="Parks, Robbie M" w:date="2018-11-01T12:21:00Z"/>
                <w:rFonts w:eastAsia="Times New Roman"/>
                <w:color w:val="000000"/>
                <w:sz w:val="18"/>
                <w:szCs w:val="18"/>
                <w:lang w:eastAsia="en-GB"/>
              </w:rPr>
            </w:pPr>
            <w:ins w:id="433" w:author="Parks, Robbie M" w:date="2018-11-01T12:21:00Z">
              <w:r w:rsidRPr="00182A4C">
                <w:rPr>
                  <w:rFonts w:eastAsia="Times New Roman"/>
                  <w:color w:val="000000"/>
                  <w:sz w:val="18"/>
                  <w:szCs w:val="18"/>
                  <w:lang w:eastAsia="en-GB"/>
                </w:rPr>
                <w:t xml:space="preserve"> 1.60 ( 0.16, 3.08)</w:t>
              </w:r>
            </w:ins>
          </w:p>
        </w:tc>
        <w:tc>
          <w:tcPr>
            <w:tcW w:w="1897" w:type="dxa"/>
            <w:shd w:val="clear" w:color="auto" w:fill="auto"/>
            <w:noWrap/>
            <w:vAlign w:val="bottom"/>
            <w:hideMark/>
          </w:tcPr>
          <w:p w14:paraId="7F3AFD31" w14:textId="77777777" w:rsidR="00334A3C" w:rsidRPr="00182A4C" w:rsidRDefault="00334A3C" w:rsidP="00334A3C">
            <w:pPr>
              <w:spacing w:after="0" w:line="240" w:lineRule="auto"/>
              <w:rPr>
                <w:ins w:id="434" w:author="Parks, Robbie M" w:date="2018-11-01T12:21:00Z"/>
                <w:rFonts w:eastAsia="Times New Roman"/>
                <w:color w:val="000000"/>
                <w:sz w:val="18"/>
                <w:szCs w:val="18"/>
                <w:lang w:eastAsia="en-GB"/>
              </w:rPr>
            </w:pPr>
            <w:ins w:id="435" w:author="Parks, Robbie M" w:date="2018-11-01T12:21:00Z">
              <w:r w:rsidRPr="00182A4C">
                <w:rPr>
                  <w:rFonts w:eastAsia="Times New Roman"/>
                  <w:color w:val="000000"/>
                  <w:sz w:val="18"/>
                  <w:szCs w:val="18"/>
                  <w:lang w:eastAsia="en-GB"/>
                </w:rPr>
                <w:t xml:space="preserve"> 0.66 (-0.78, 2.10)</w:t>
              </w:r>
            </w:ins>
          </w:p>
        </w:tc>
        <w:tc>
          <w:tcPr>
            <w:tcW w:w="1897" w:type="dxa"/>
            <w:shd w:val="clear" w:color="auto" w:fill="auto"/>
            <w:noWrap/>
            <w:vAlign w:val="bottom"/>
            <w:hideMark/>
          </w:tcPr>
          <w:p w14:paraId="1510401B" w14:textId="77777777" w:rsidR="00334A3C" w:rsidRPr="00182A4C" w:rsidRDefault="00334A3C" w:rsidP="00334A3C">
            <w:pPr>
              <w:spacing w:after="0" w:line="240" w:lineRule="auto"/>
              <w:rPr>
                <w:ins w:id="436" w:author="Parks, Robbie M" w:date="2018-11-01T12:21:00Z"/>
                <w:rFonts w:eastAsia="Times New Roman"/>
                <w:color w:val="000000"/>
                <w:sz w:val="18"/>
                <w:szCs w:val="18"/>
                <w:lang w:eastAsia="en-GB"/>
              </w:rPr>
            </w:pPr>
            <w:ins w:id="437" w:author="Parks, Robbie M" w:date="2018-11-01T12:21:00Z">
              <w:r w:rsidRPr="00182A4C">
                <w:rPr>
                  <w:rFonts w:eastAsia="Times New Roman"/>
                  <w:color w:val="000000"/>
                  <w:sz w:val="18"/>
                  <w:szCs w:val="18"/>
                  <w:lang w:eastAsia="en-GB"/>
                </w:rPr>
                <w:t xml:space="preserve"> 1.35 (-0.07, 2.78)</w:t>
              </w:r>
            </w:ins>
          </w:p>
        </w:tc>
        <w:tc>
          <w:tcPr>
            <w:tcW w:w="1897" w:type="dxa"/>
            <w:shd w:val="clear" w:color="auto" w:fill="auto"/>
            <w:noWrap/>
            <w:vAlign w:val="bottom"/>
            <w:hideMark/>
          </w:tcPr>
          <w:p w14:paraId="2B7816AA" w14:textId="77777777" w:rsidR="00334A3C" w:rsidRPr="00182A4C" w:rsidRDefault="00334A3C" w:rsidP="00334A3C">
            <w:pPr>
              <w:spacing w:after="0" w:line="240" w:lineRule="auto"/>
              <w:rPr>
                <w:ins w:id="438" w:author="Parks, Robbie M" w:date="2018-11-01T12:21:00Z"/>
                <w:rFonts w:eastAsia="Times New Roman"/>
                <w:color w:val="000000"/>
                <w:sz w:val="18"/>
                <w:szCs w:val="18"/>
                <w:lang w:eastAsia="en-GB"/>
              </w:rPr>
            </w:pPr>
            <w:ins w:id="439" w:author="Parks, Robbie M" w:date="2018-11-01T12:21:00Z">
              <w:r w:rsidRPr="00182A4C">
                <w:rPr>
                  <w:rFonts w:eastAsia="Times New Roman"/>
                  <w:color w:val="000000"/>
                  <w:sz w:val="18"/>
                  <w:szCs w:val="18"/>
                  <w:lang w:eastAsia="en-GB"/>
                </w:rPr>
                <w:t xml:space="preserve"> 0.33 (-1.22, 1.96)</w:t>
              </w:r>
            </w:ins>
          </w:p>
        </w:tc>
      </w:tr>
      <w:tr w:rsidR="00BB1FD5" w:rsidRPr="00182A4C" w14:paraId="43681C2E" w14:textId="77777777" w:rsidTr="00182A4C">
        <w:trPr>
          <w:trHeight w:val="320"/>
          <w:ins w:id="440" w:author="Parks, Robbie M" w:date="2018-11-01T12:21:00Z"/>
        </w:trPr>
        <w:tc>
          <w:tcPr>
            <w:tcW w:w="1831" w:type="dxa"/>
            <w:shd w:val="clear" w:color="auto" w:fill="auto"/>
            <w:noWrap/>
            <w:vAlign w:val="bottom"/>
            <w:hideMark/>
          </w:tcPr>
          <w:p w14:paraId="58CCF013" w14:textId="77777777" w:rsidR="00334A3C" w:rsidRPr="00182A4C" w:rsidRDefault="00334A3C" w:rsidP="00334A3C">
            <w:pPr>
              <w:spacing w:after="0" w:line="240" w:lineRule="auto"/>
              <w:rPr>
                <w:ins w:id="441" w:author="Parks, Robbie M" w:date="2018-11-01T12:21:00Z"/>
                <w:rFonts w:eastAsia="Times New Roman"/>
                <w:color w:val="000000"/>
                <w:sz w:val="18"/>
                <w:szCs w:val="18"/>
                <w:lang w:eastAsia="en-GB"/>
              </w:rPr>
            </w:pPr>
            <w:ins w:id="442" w:author="Parks, Robbie M" w:date="2018-11-01T12:21:00Z">
              <w:r w:rsidRPr="00182A4C">
                <w:rPr>
                  <w:rFonts w:eastAsia="Times New Roman"/>
                  <w:color w:val="000000"/>
                  <w:sz w:val="18"/>
                  <w:szCs w:val="18"/>
                  <w:lang w:eastAsia="en-GB"/>
                </w:rPr>
                <w:t>Female</w:t>
              </w:r>
            </w:ins>
          </w:p>
        </w:tc>
        <w:tc>
          <w:tcPr>
            <w:tcW w:w="1963" w:type="dxa"/>
            <w:shd w:val="clear" w:color="auto" w:fill="auto"/>
            <w:noWrap/>
            <w:vAlign w:val="bottom"/>
            <w:hideMark/>
          </w:tcPr>
          <w:p w14:paraId="4922FF4A" w14:textId="77777777" w:rsidR="00334A3C" w:rsidRPr="00182A4C" w:rsidRDefault="00334A3C" w:rsidP="00334A3C">
            <w:pPr>
              <w:spacing w:after="0" w:line="240" w:lineRule="auto"/>
              <w:rPr>
                <w:ins w:id="443" w:author="Parks, Robbie M" w:date="2018-11-01T12:21:00Z"/>
                <w:rFonts w:eastAsia="Times New Roman"/>
                <w:color w:val="000000"/>
                <w:sz w:val="18"/>
                <w:szCs w:val="18"/>
                <w:lang w:eastAsia="en-GB"/>
              </w:rPr>
            </w:pPr>
            <w:ins w:id="444" w:author="Parks, Robbie M" w:date="2018-11-01T12:21:00Z">
              <w:r w:rsidRPr="00182A4C">
                <w:rPr>
                  <w:rFonts w:eastAsia="Times New Roman"/>
                  <w:color w:val="000000"/>
                  <w:sz w:val="18"/>
                  <w:szCs w:val="18"/>
                  <w:lang w:eastAsia="en-GB"/>
                </w:rPr>
                <w:t>Other unintentional injuries</w:t>
              </w:r>
            </w:ins>
          </w:p>
        </w:tc>
        <w:tc>
          <w:tcPr>
            <w:tcW w:w="1897" w:type="dxa"/>
            <w:shd w:val="clear" w:color="auto" w:fill="auto"/>
            <w:noWrap/>
            <w:vAlign w:val="bottom"/>
            <w:hideMark/>
          </w:tcPr>
          <w:p w14:paraId="5EA8936C" w14:textId="77777777" w:rsidR="00334A3C" w:rsidRPr="00182A4C" w:rsidRDefault="00334A3C" w:rsidP="00334A3C">
            <w:pPr>
              <w:spacing w:after="0" w:line="240" w:lineRule="auto"/>
              <w:rPr>
                <w:ins w:id="445" w:author="Parks, Robbie M" w:date="2018-11-01T12:21:00Z"/>
                <w:rFonts w:eastAsia="Times New Roman"/>
                <w:color w:val="000000"/>
                <w:sz w:val="18"/>
                <w:szCs w:val="18"/>
                <w:lang w:eastAsia="en-GB"/>
              </w:rPr>
            </w:pPr>
            <w:ins w:id="446" w:author="Parks, Robbie M" w:date="2018-11-01T12:21:00Z">
              <w:r w:rsidRPr="00182A4C">
                <w:rPr>
                  <w:rFonts w:eastAsia="Times New Roman"/>
                  <w:color w:val="000000"/>
                  <w:sz w:val="18"/>
                  <w:szCs w:val="18"/>
                  <w:lang w:eastAsia="en-GB"/>
                </w:rPr>
                <w:t>-0.86 (-1.63,-0.06)</w:t>
              </w:r>
            </w:ins>
          </w:p>
        </w:tc>
        <w:tc>
          <w:tcPr>
            <w:tcW w:w="1897" w:type="dxa"/>
            <w:shd w:val="clear" w:color="auto" w:fill="auto"/>
            <w:noWrap/>
            <w:vAlign w:val="bottom"/>
            <w:hideMark/>
          </w:tcPr>
          <w:p w14:paraId="042C7266" w14:textId="77777777" w:rsidR="00334A3C" w:rsidRPr="00182A4C" w:rsidRDefault="00334A3C" w:rsidP="00334A3C">
            <w:pPr>
              <w:spacing w:after="0" w:line="240" w:lineRule="auto"/>
              <w:rPr>
                <w:ins w:id="447" w:author="Parks, Robbie M" w:date="2018-11-01T12:21:00Z"/>
                <w:rFonts w:eastAsia="Times New Roman"/>
                <w:color w:val="000000"/>
                <w:sz w:val="18"/>
                <w:szCs w:val="18"/>
                <w:lang w:eastAsia="en-GB"/>
              </w:rPr>
            </w:pPr>
            <w:ins w:id="448" w:author="Parks, Robbie M" w:date="2018-11-01T12:21:00Z">
              <w:r w:rsidRPr="00182A4C">
                <w:rPr>
                  <w:rFonts w:eastAsia="Times New Roman"/>
                  <w:color w:val="000000"/>
                  <w:sz w:val="18"/>
                  <w:szCs w:val="18"/>
                  <w:lang w:eastAsia="en-GB"/>
                </w:rPr>
                <w:t>-0.74 (-1.58, 0.15)</w:t>
              </w:r>
            </w:ins>
          </w:p>
        </w:tc>
        <w:tc>
          <w:tcPr>
            <w:tcW w:w="1897" w:type="dxa"/>
            <w:shd w:val="clear" w:color="auto" w:fill="auto"/>
            <w:noWrap/>
            <w:vAlign w:val="bottom"/>
            <w:hideMark/>
          </w:tcPr>
          <w:p w14:paraId="382D7691" w14:textId="77777777" w:rsidR="00334A3C" w:rsidRPr="00182A4C" w:rsidRDefault="00334A3C" w:rsidP="00334A3C">
            <w:pPr>
              <w:spacing w:after="0" w:line="240" w:lineRule="auto"/>
              <w:rPr>
                <w:ins w:id="449" w:author="Parks, Robbie M" w:date="2018-11-01T12:21:00Z"/>
                <w:rFonts w:eastAsia="Times New Roman"/>
                <w:color w:val="000000"/>
                <w:sz w:val="18"/>
                <w:szCs w:val="18"/>
                <w:lang w:eastAsia="en-GB"/>
              </w:rPr>
            </w:pPr>
            <w:ins w:id="450" w:author="Parks, Robbie M" w:date="2018-11-01T12:21:00Z">
              <w:r w:rsidRPr="00182A4C">
                <w:rPr>
                  <w:rFonts w:eastAsia="Times New Roman"/>
                  <w:color w:val="000000"/>
                  <w:sz w:val="18"/>
                  <w:szCs w:val="18"/>
                  <w:lang w:eastAsia="en-GB"/>
                </w:rPr>
                <w:t xml:space="preserve"> 0.12 (-0.69, 0.93)</w:t>
              </w:r>
            </w:ins>
          </w:p>
        </w:tc>
        <w:tc>
          <w:tcPr>
            <w:tcW w:w="1897" w:type="dxa"/>
            <w:shd w:val="clear" w:color="auto" w:fill="auto"/>
            <w:noWrap/>
            <w:vAlign w:val="bottom"/>
            <w:hideMark/>
          </w:tcPr>
          <w:p w14:paraId="432A6567" w14:textId="77777777" w:rsidR="00334A3C" w:rsidRPr="00182A4C" w:rsidRDefault="00334A3C" w:rsidP="00334A3C">
            <w:pPr>
              <w:spacing w:after="0" w:line="240" w:lineRule="auto"/>
              <w:rPr>
                <w:ins w:id="451" w:author="Parks, Robbie M" w:date="2018-11-01T12:21:00Z"/>
                <w:rFonts w:eastAsia="Times New Roman"/>
                <w:color w:val="000000"/>
                <w:sz w:val="18"/>
                <w:szCs w:val="18"/>
                <w:lang w:eastAsia="en-GB"/>
              </w:rPr>
            </w:pPr>
            <w:ins w:id="452" w:author="Parks, Robbie M" w:date="2018-11-01T12:21:00Z">
              <w:r w:rsidRPr="00182A4C">
                <w:rPr>
                  <w:rFonts w:eastAsia="Times New Roman"/>
                  <w:color w:val="000000"/>
                  <w:sz w:val="18"/>
                  <w:szCs w:val="18"/>
                  <w:lang w:eastAsia="en-GB"/>
                </w:rPr>
                <w:t xml:space="preserve"> 0.03 (-0.76, 0.84)</w:t>
              </w:r>
            </w:ins>
          </w:p>
        </w:tc>
        <w:tc>
          <w:tcPr>
            <w:tcW w:w="1897" w:type="dxa"/>
            <w:shd w:val="clear" w:color="auto" w:fill="auto"/>
            <w:noWrap/>
            <w:vAlign w:val="bottom"/>
            <w:hideMark/>
          </w:tcPr>
          <w:p w14:paraId="4C80FA42" w14:textId="77777777" w:rsidR="00334A3C" w:rsidRPr="00182A4C" w:rsidRDefault="00334A3C" w:rsidP="00334A3C">
            <w:pPr>
              <w:spacing w:after="0" w:line="240" w:lineRule="auto"/>
              <w:rPr>
                <w:ins w:id="453" w:author="Parks, Robbie M" w:date="2018-11-01T12:21:00Z"/>
                <w:rFonts w:eastAsia="Times New Roman"/>
                <w:color w:val="000000"/>
                <w:sz w:val="18"/>
                <w:szCs w:val="18"/>
                <w:lang w:eastAsia="en-GB"/>
              </w:rPr>
            </w:pPr>
            <w:ins w:id="454" w:author="Parks, Robbie M" w:date="2018-11-01T12:21:00Z">
              <w:r w:rsidRPr="00182A4C">
                <w:rPr>
                  <w:rFonts w:eastAsia="Times New Roman"/>
                  <w:color w:val="000000"/>
                  <w:sz w:val="18"/>
                  <w:szCs w:val="18"/>
                  <w:lang w:eastAsia="en-GB"/>
                </w:rPr>
                <w:t xml:space="preserve"> 0.29 (-0.49, 1.10)</w:t>
              </w:r>
            </w:ins>
          </w:p>
        </w:tc>
        <w:tc>
          <w:tcPr>
            <w:tcW w:w="1897" w:type="dxa"/>
            <w:shd w:val="clear" w:color="auto" w:fill="auto"/>
            <w:noWrap/>
            <w:vAlign w:val="bottom"/>
            <w:hideMark/>
          </w:tcPr>
          <w:p w14:paraId="0B0D87A7" w14:textId="77777777" w:rsidR="00334A3C" w:rsidRPr="00182A4C" w:rsidRDefault="00334A3C" w:rsidP="00334A3C">
            <w:pPr>
              <w:spacing w:after="0" w:line="240" w:lineRule="auto"/>
              <w:rPr>
                <w:ins w:id="455" w:author="Parks, Robbie M" w:date="2018-11-01T12:21:00Z"/>
                <w:rFonts w:eastAsia="Times New Roman"/>
                <w:color w:val="000000"/>
                <w:sz w:val="18"/>
                <w:szCs w:val="18"/>
                <w:lang w:eastAsia="en-GB"/>
              </w:rPr>
            </w:pPr>
            <w:ins w:id="456" w:author="Parks, Robbie M" w:date="2018-11-01T12:21:00Z">
              <w:r w:rsidRPr="00182A4C">
                <w:rPr>
                  <w:rFonts w:eastAsia="Times New Roman"/>
                  <w:color w:val="000000"/>
                  <w:sz w:val="18"/>
                  <w:szCs w:val="18"/>
                  <w:lang w:eastAsia="en-GB"/>
                </w:rPr>
                <w:t>-0.10 (-0.90, 0.72)</w:t>
              </w:r>
            </w:ins>
          </w:p>
        </w:tc>
        <w:tc>
          <w:tcPr>
            <w:tcW w:w="1897" w:type="dxa"/>
            <w:shd w:val="clear" w:color="auto" w:fill="auto"/>
            <w:noWrap/>
            <w:vAlign w:val="bottom"/>
            <w:hideMark/>
          </w:tcPr>
          <w:p w14:paraId="2119C4B2" w14:textId="77777777" w:rsidR="00334A3C" w:rsidRPr="00182A4C" w:rsidRDefault="00334A3C" w:rsidP="00334A3C">
            <w:pPr>
              <w:spacing w:after="0" w:line="240" w:lineRule="auto"/>
              <w:rPr>
                <w:ins w:id="457" w:author="Parks, Robbie M" w:date="2018-11-01T12:21:00Z"/>
                <w:rFonts w:eastAsia="Times New Roman"/>
                <w:color w:val="000000"/>
                <w:sz w:val="18"/>
                <w:szCs w:val="18"/>
                <w:lang w:eastAsia="en-GB"/>
              </w:rPr>
            </w:pPr>
            <w:ins w:id="458" w:author="Parks, Robbie M" w:date="2018-11-01T12:21:00Z">
              <w:r w:rsidRPr="00182A4C">
                <w:rPr>
                  <w:rFonts w:eastAsia="Times New Roman"/>
                  <w:color w:val="000000"/>
                  <w:sz w:val="18"/>
                  <w:szCs w:val="18"/>
                  <w:lang w:eastAsia="en-GB"/>
                </w:rPr>
                <w:t xml:space="preserve"> 0.31 (-0.49, 1.09)</w:t>
              </w:r>
            </w:ins>
          </w:p>
        </w:tc>
        <w:tc>
          <w:tcPr>
            <w:tcW w:w="1897" w:type="dxa"/>
            <w:shd w:val="clear" w:color="auto" w:fill="auto"/>
            <w:noWrap/>
            <w:vAlign w:val="bottom"/>
            <w:hideMark/>
          </w:tcPr>
          <w:p w14:paraId="749BAEE3" w14:textId="77777777" w:rsidR="00334A3C" w:rsidRPr="00182A4C" w:rsidRDefault="00334A3C" w:rsidP="00334A3C">
            <w:pPr>
              <w:spacing w:after="0" w:line="240" w:lineRule="auto"/>
              <w:rPr>
                <w:ins w:id="459" w:author="Parks, Robbie M" w:date="2018-11-01T12:21:00Z"/>
                <w:rFonts w:eastAsia="Times New Roman"/>
                <w:color w:val="000000"/>
                <w:sz w:val="18"/>
                <w:szCs w:val="18"/>
                <w:lang w:eastAsia="en-GB"/>
              </w:rPr>
            </w:pPr>
            <w:ins w:id="460" w:author="Parks, Robbie M" w:date="2018-11-01T12:21:00Z">
              <w:r w:rsidRPr="00182A4C">
                <w:rPr>
                  <w:rFonts w:eastAsia="Times New Roman"/>
                  <w:color w:val="000000"/>
                  <w:sz w:val="18"/>
                  <w:szCs w:val="18"/>
                  <w:lang w:eastAsia="en-GB"/>
                </w:rPr>
                <w:t>-0.10 (-0.89, 0.68)</w:t>
              </w:r>
            </w:ins>
          </w:p>
        </w:tc>
        <w:tc>
          <w:tcPr>
            <w:tcW w:w="1897" w:type="dxa"/>
            <w:shd w:val="clear" w:color="auto" w:fill="auto"/>
            <w:noWrap/>
            <w:vAlign w:val="bottom"/>
            <w:hideMark/>
          </w:tcPr>
          <w:p w14:paraId="13912C95" w14:textId="77777777" w:rsidR="00334A3C" w:rsidRPr="00182A4C" w:rsidRDefault="00334A3C" w:rsidP="00334A3C">
            <w:pPr>
              <w:spacing w:after="0" w:line="240" w:lineRule="auto"/>
              <w:rPr>
                <w:ins w:id="461" w:author="Parks, Robbie M" w:date="2018-11-01T12:21:00Z"/>
                <w:rFonts w:eastAsia="Times New Roman"/>
                <w:color w:val="000000"/>
                <w:sz w:val="18"/>
                <w:szCs w:val="18"/>
                <w:lang w:eastAsia="en-GB"/>
              </w:rPr>
            </w:pPr>
            <w:ins w:id="462" w:author="Parks, Robbie M" w:date="2018-11-01T12:21:00Z">
              <w:r w:rsidRPr="00182A4C">
                <w:rPr>
                  <w:rFonts w:eastAsia="Times New Roman"/>
                  <w:color w:val="000000"/>
                  <w:sz w:val="18"/>
                  <w:szCs w:val="18"/>
                  <w:lang w:eastAsia="en-GB"/>
                </w:rPr>
                <w:t>-0.31 (-1.19, 0.57)</w:t>
              </w:r>
            </w:ins>
          </w:p>
        </w:tc>
      </w:tr>
      <w:tr w:rsidR="00BB1FD5" w:rsidRPr="00182A4C" w14:paraId="01208710" w14:textId="77777777" w:rsidTr="00182A4C">
        <w:trPr>
          <w:trHeight w:val="320"/>
          <w:ins w:id="463" w:author="Parks, Robbie M" w:date="2018-11-01T12:21:00Z"/>
        </w:trPr>
        <w:tc>
          <w:tcPr>
            <w:tcW w:w="1831" w:type="dxa"/>
            <w:shd w:val="clear" w:color="auto" w:fill="auto"/>
            <w:noWrap/>
            <w:vAlign w:val="bottom"/>
            <w:hideMark/>
          </w:tcPr>
          <w:p w14:paraId="0C0DF891" w14:textId="77777777" w:rsidR="00334A3C" w:rsidRPr="00182A4C" w:rsidRDefault="00334A3C" w:rsidP="00334A3C">
            <w:pPr>
              <w:spacing w:after="0" w:line="240" w:lineRule="auto"/>
              <w:rPr>
                <w:ins w:id="464" w:author="Parks, Robbie M" w:date="2018-11-01T12:21:00Z"/>
                <w:rFonts w:eastAsia="Times New Roman"/>
                <w:color w:val="000000"/>
                <w:sz w:val="18"/>
                <w:szCs w:val="18"/>
                <w:lang w:eastAsia="en-GB"/>
              </w:rPr>
            </w:pPr>
            <w:ins w:id="465" w:author="Parks, Robbie M" w:date="2018-11-01T12:21:00Z">
              <w:r w:rsidRPr="00182A4C">
                <w:rPr>
                  <w:rFonts w:eastAsia="Times New Roman"/>
                  <w:color w:val="000000"/>
                  <w:sz w:val="18"/>
                  <w:szCs w:val="18"/>
                  <w:lang w:eastAsia="en-GB"/>
                </w:rPr>
                <w:t>Female</w:t>
              </w:r>
            </w:ins>
          </w:p>
        </w:tc>
        <w:tc>
          <w:tcPr>
            <w:tcW w:w="1963" w:type="dxa"/>
            <w:shd w:val="clear" w:color="auto" w:fill="auto"/>
            <w:noWrap/>
            <w:vAlign w:val="bottom"/>
            <w:hideMark/>
          </w:tcPr>
          <w:p w14:paraId="0F057CB7" w14:textId="77777777" w:rsidR="00334A3C" w:rsidRPr="00182A4C" w:rsidRDefault="00334A3C" w:rsidP="00334A3C">
            <w:pPr>
              <w:spacing w:after="0" w:line="240" w:lineRule="auto"/>
              <w:rPr>
                <w:ins w:id="466" w:author="Parks, Robbie M" w:date="2018-11-01T12:21:00Z"/>
                <w:rFonts w:eastAsia="Times New Roman"/>
                <w:color w:val="000000"/>
                <w:sz w:val="18"/>
                <w:szCs w:val="18"/>
                <w:lang w:eastAsia="en-GB"/>
              </w:rPr>
            </w:pPr>
            <w:ins w:id="467" w:author="Parks, Robbie M" w:date="2018-11-01T12:21:00Z">
              <w:r w:rsidRPr="00182A4C">
                <w:rPr>
                  <w:rFonts w:eastAsia="Times New Roman"/>
                  <w:color w:val="000000"/>
                  <w:sz w:val="18"/>
                  <w:szCs w:val="18"/>
                  <w:lang w:eastAsia="en-GB"/>
                </w:rPr>
                <w:t>Assault</w:t>
              </w:r>
            </w:ins>
          </w:p>
        </w:tc>
        <w:tc>
          <w:tcPr>
            <w:tcW w:w="1897" w:type="dxa"/>
            <w:shd w:val="clear" w:color="auto" w:fill="auto"/>
            <w:noWrap/>
            <w:vAlign w:val="bottom"/>
            <w:hideMark/>
          </w:tcPr>
          <w:p w14:paraId="608E2822" w14:textId="77777777" w:rsidR="00334A3C" w:rsidRPr="00182A4C" w:rsidRDefault="00334A3C" w:rsidP="00334A3C">
            <w:pPr>
              <w:spacing w:after="0" w:line="240" w:lineRule="auto"/>
              <w:rPr>
                <w:ins w:id="468" w:author="Parks, Robbie M" w:date="2018-11-01T12:21:00Z"/>
                <w:rFonts w:eastAsia="Times New Roman"/>
                <w:color w:val="000000"/>
                <w:sz w:val="18"/>
                <w:szCs w:val="18"/>
                <w:lang w:eastAsia="en-GB"/>
              </w:rPr>
            </w:pPr>
            <w:ins w:id="469" w:author="Parks, Robbie M" w:date="2018-11-01T12:21:00Z">
              <w:r w:rsidRPr="00182A4C">
                <w:rPr>
                  <w:rFonts w:eastAsia="Times New Roman"/>
                  <w:color w:val="000000"/>
                  <w:sz w:val="18"/>
                  <w:szCs w:val="18"/>
                  <w:lang w:eastAsia="en-GB"/>
                </w:rPr>
                <w:t xml:space="preserve"> 0.99 (-0.05, 2.04)</w:t>
              </w:r>
            </w:ins>
          </w:p>
        </w:tc>
        <w:tc>
          <w:tcPr>
            <w:tcW w:w="1897" w:type="dxa"/>
            <w:shd w:val="clear" w:color="auto" w:fill="auto"/>
            <w:noWrap/>
            <w:vAlign w:val="bottom"/>
            <w:hideMark/>
          </w:tcPr>
          <w:p w14:paraId="48A68E45" w14:textId="77777777" w:rsidR="00334A3C" w:rsidRPr="00182A4C" w:rsidRDefault="00334A3C" w:rsidP="00334A3C">
            <w:pPr>
              <w:spacing w:after="0" w:line="240" w:lineRule="auto"/>
              <w:rPr>
                <w:ins w:id="470" w:author="Parks, Robbie M" w:date="2018-11-01T12:21:00Z"/>
                <w:rFonts w:eastAsia="Times New Roman"/>
                <w:color w:val="000000"/>
                <w:sz w:val="18"/>
                <w:szCs w:val="18"/>
                <w:lang w:eastAsia="en-GB"/>
              </w:rPr>
            </w:pPr>
            <w:ins w:id="471" w:author="Parks, Robbie M" w:date="2018-11-01T12:21:00Z">
              <w:r w:rsidRPr="00182A4C">
                <w:rPr>
                  <w:rFonts w:eastAsia="Times New Roman"/>
                  <w:color w:val="000000"/>
                  <w:sz w:val="18"/>
                  <w:szCs w:val="18"/>
                  <w:lang w:eastAsia="en-GB"/>
                </w:rPr>
                <w:t xml:space="preserve"> 0.83 (-0.41, 2.08)</w:t>
              </w:r>
            </w:ins>
          </w:p>
        </w:tc>
        <w:tc>
          <w:tcPr>
            <w:tcW w:w="1897" w:type="dxa"/>
            <w:shd w:val="clear" w:color="auto" w:fill="auto"/>
            <w:noWrap/>
            <w:vAlign w:val="bottom"/>
            <w:hideMark/>
          </w:tcPr>
          <w:p w14:paraId="38ACD8D0" w14:textId="77777777" w:rsidR="00334A3C" w:rsidRPr="00182A4C" w:rsidRDefault="00334A3C" w:rsidP="00334A3C">
            <w:pPr>
              <w:spacing w:after="0" w:line="240" w:lineRule="auto"/>
              <w:rPr>
                <w:ins w:id="472" w:author="Parks, Robbie M" w:date="2018-11-01T12:21:00Z"/>
                <w:rFonts w:eastAsia="Times New Roman"/>
                <w:color w:val="000000"/>
                <w:sz w:val="18"/>
                <w:szCs w:val="18"/>
                <w:lang w:eastAsia="en-GB"/>
              </w:rPr>
            </w:pPr>
            <w:ins w:id="473" w:author="Parks, Robbie M" w:date="2018-11-01T12:21:00Z">
              <w:r w:rsidRPr="00182A4C">
                <w:rPr>
                  <w:rFonts w:eastAsia="Times New Roman"/>
                  <w:color w:val="000000"/>
                  <w:sz w:val="18"/>
                  <w:szCs w:val="18"/>
                  <w:lang w:eastAsia="en-GB"/>
                </w:rPr>
                <w:t xml:space="preserve"> 1.24 ( 0.49, 1.98)</w:t>
              </w:r>
            </w:ins>
          </w:p>
        </w:tc>
        <w:tc>
          <w:tcPr>
            <w:tcW w:w="1897" w:type="dxa"/>
            <w:shd w:val="clear" w:color="auto" w:fill="auto"/>
            <w:noWrap/>
            <w:vAlign w:val="bottom"/>
            <w:hideMark/>
          </w:tcPr>
          <w:p w14:paraId="5A06850B" w14:textId="77777777" w:rsidR="00334A3C" w:rsidRPr="00182A4C" w:rsidRDefault="00334A3C" w:rsidP="00334A3C">
            <w:pPr>
              <w:spacing w:after="0" w:line="240" w:lineRule="auto"/>
              <w:rPr>
                <w:ins w:id="474" w:author="Parks, Robbie M" w:date="2018-11-01T12:21:00Z"/>
                <w:rFonts w:eastAsia="Times New Roman"/>
                <w:color w:val="000000"/>
                <w:sz w:val="18"/>
                <w:szCs w:val="18"/>
                <w:lang w:eastAsia="en-GB"/>
              </w:rPr>
            </w:pPr>
            <w:ins w:id="475" w:author="Parks, Robbie M" w:date="2018-11-01T12:21:00Z">
              <w:r w:rsidRPr="00182A4C">
                <w:rPr>
                  <w:rFonts w:eastAsia="Times New Roman"/>
                  <w:color w:val="000000"/>
                  <w:sz w:val="18"/>
                  <w:szCs w:val="18"/>
                  <w:lang w:eastAsia="en-GB"/>
                </w:rPr>
                <w:t xml:space="preserve"> 0.27 (-0.43, 0.99)</w:t>
              </w:r>
            </w:ins>
          </w:p>
        </w:tc>
        <w:tc>
          <w:tcPr>
            <w:tcW w:w="1897" w:type="dxa"/>
            <w:shd w:val="clear" w:color="auto" w:fill="auto"/>
            <w:noWrap/>
            <w:vAlign w:val="bottom"/>
            <w:hideMark/>
          </w:tcPr>
          <w:p w14:paraId="472ADCE6" w14:textId="77777777" w:rsidR="00334A3C" w:rsidRPr="00182A4C" w:rsidRDefault="00334A3C" w:rsidP="00334A3C">
            <w:pPr>
              <w:spacing w:after="0" w:line="240" w:lineRule="auto"/>
              <w:rPr>
                <w:ins w:id="476" w:author="Parks, Robbie M" w:date="2018-11-01T12:21:00Z"/>
                <w:rFonts w:eastAsia="Times New Roman"/>
                <w:color w:val="000000"/>
                <w:sz w:val="18"/>
                <w:szCs w:val="18"/>
                <w:lang w:eastAsia="en-GB"/>
              </w:rPr>
            </w:pPr>
            <w:ins w:id="477" w:author="Parks, Robbie M" w:date="2018-11-01T12:21:00Z">
              <w:r w:rsidRPr="00182A4C">
                <w:rPr>
                  <w:rFonts w:eastAsia="Times New Roman"/>
                  <w:color w:val="000000"/>
                  <w:sz w:val="18"/>
                  <w:szCs w:val="18"/>
                  <w:lang w:eastAsia="en-GB"/>
                </w:rPr>
                <w:t xml:space="preserve"> 1.02 ( 0.28, 1.82)</w:t>
              </w:r>
            </w:ins>
          </w:p>
        </w:tc>
        <w:tc>
          <w:tcPr>
            <w:tcW w:w="1897" w:type="dxa"/>
            <w:shd w:val="clear" w:color="auto" w:fill="auto"/>
            <w:noWrap/>
            <w:vAlign w:val="bottom"/>
            <w:hideMark/>
          </w:tcPr>
          <w:p w14:paraId="52693E97" w14:textId="77777777" w:rsidR="00334A3C" w:rsidRPr="00182A4C" w:rsidRDefault="00334A3C" w:rsidP="00334A3C">
            <w:pPr>
              <w:spacing w:after="0" w:line="240" w:lineRule="auto"/>
              <w:rPr>
                <w:ins w:id="478" w:author="Parks, Robbie M" w:date="2018-11-01T12:21:00Z"/>
                <w:rFonts w:eastAsia="Times New Roman"/>
                <w:color w:val="000000"/>
                <w:sz w:val="18"/>
                <w:szCs w:val="18"/>
                <w:lang w:eastAsia="en-GB"/>
              </w:rPr>
            </w:pPr>
            <w:ins w:id="479" w:author="Parks, Robbie M" w:date="2018-11-01T12:21:00Z">
              <w:r w:rsidRPr="00182A4C">
                <w:rPr>
                  <w:rFonts w:eastAsia="Times New Roman"/>
                  <w:color w:val="000000"/>
                  <w:sz w:val="18"/>
                  <w:szCs w:val="18"/>
                  <w:lang w:eastAsia="en-GB"/>
                </w:rPr>
                <w:t xml:space="preserve"> 0.82 (-0.09, 1.76)</w:t>
              </w:r>
            </w:ins>
          </w:p>
        </w:tc>
        <w:tc>
          <w:tcPr>
            <w:tcW w:w="1897" w:type="dxa"/>
            <w:shd w:val="clear" w:color="auto" w:fill="auto"/>
            <w:noWrap/>
            <w:vAlign w:val="bottom"/>
            <w:hideMark/>
          </w:tcPr>
          <w:p w14:paraId="2A931B4C" w14:textId="77777777" w:rsidR="00334A3C" w:rsidRPr="00182A4C" w:rsidRDefault="00334A3C" w:rsidP="00334A3C">
            <w:pPr>
              <w:spacing w:after="0" w:line="240" w:lineRule="auto"/>
              <w:rPr>
                <w:ins w:id="480" w:author="Parks, Robbie M" w:date="2018-11-01T12:21:00Z"/>
                <w:rFonts w:eastAsia="Times New Roman"/>
                <w:color w:val="000000"/>
                <w:sz w:val="18"/>
                <w:szCs w:val="18"/>
                <w:lang w:eastAsia="en-GB"/>
              </w:rPr>
            </w:pPr>
            <w:ins w:id="481" w:author="Parks, Robbie M" w:date="2018-11-01T12:21:00Z">
              <w:r w:rsidRPr="00182A4C">
                <w:rPr>
                  <w:rFonts w:eastAsia="Times New Roman"/>
                  <w:color w:val="000000"/>
                  <w:sz w:val="18"/>
                  <w:szCs w:val="18"/>
                  <w:lang w:eastAsia="en-GB"/>
                </w:rPr>
                <w:t xml:space="preserve"> 0.52 (-0.52, 1.56)</w:t>
              </w:r>
            </w:ins>
          </w:p>
        </w:tc>
        <w:tc>
          <w:tcPr>
            <w:tcW w:w="1897" w:type="dxa"/>
            <w:shd w:val="clear" w:color="auto" w:fill="auto"/>
            <w:noWrap/>
            <w:vAlign w:val="bottom"/>
            <w:hideMark/>
          </w:tcPr>
          <w:p w14:paraId="688AF06C" w14:textId="77777777" w:rsidR="00334A3C" w:rsidRPr="00182A4C" w:rsidRDefault="00334A3C" w:rsidP="00334A3C">
            <w:pPr>
              <w:spacing w:after="0" w:line="240" w:lineRule="auto"/>
              <w:rPr>
                <w:ins w:id="482" w:author="Parks, Robbie M" w:date="2018-11-01T12:21:00Z"/>
                <w:rFonts w:eastAsia="Times New Roman"/>
                <w:color w:val="000000"/>
                <w:sz w:val="18"/>
                <w:szCs w:val="18"/>
                <w:lang w:eastAsia="en-GB"/>
              </w:rPr>
            </w:pPr>
            <w:ins w:id="483" w:author="Parks, Robbie M" w:date="2018-11-01T12:21:00Z">
              <w:r w:rsidRPr="00182A4C">
                <w:rPr>
                  <w:rFonts w:eastAsia="Times New Roman"/>
                  <w:color w:val="000000"/>
                  <w:sz w:val="18"/>
                  <w:szCs w:val="18"/>
                  <w:lang w:eastAsia="en-GB"/>
                </w:rPr>
                <w:t xml:space="preserve"> 0.64 (-0.47, 1.79)</w:t>
              </w:r>
            </w:ins>
          </w:p>
        </w:tc>
        <w:tc>
          <w:tcPr>
            <w:tcW w:w="1897" w:type="dxa"/>
            <w:shd w:val="clear" w:color="auto" w:fill="auto"/>
            <w:noWrap/>
            <w:vAlign w:val="bottom"/>
            <w:hideMark/>
          </w:tcPr>
          <w:p w14:paraId="353659D1" w14:textId="77777777" w:rsidR="00334A3C" w:rsidRPr="00182A4C" w:rsidRDefault="00334A3C" w:rsidP="00334A3C">
            <w:pPr>
              <w:spacing w:after="0" w:line="240" w:lineRule="auto"/>
              <w:rPr>
                <w:ins w:id="484" w:author="Parks, Robbie M" w:date="2018-11-01T12:21:00Z"/>
                <w:rFonts w:eastAsia="Times New Roman"/>
                <w:color w:val="000000"/>
                <w:sz w:val="18"/>
                <w:szCs w:val="18"/>
                <w:lang w:eastAsia="en-GB"/>
              </w:rPr>
            </w:pPr>
            <w:ins w:id="485" w:author="Parks, Robbie M" w:date="2018-11-01T12:21:00Z">
              <w:r w:rsidRPr="00182A4C">
                <w:rPr>
                  <w:rFonts w:eastAsia="Times New Roman"/>
                  <w:color w:val="000000"/>
                  <w:sz w:val="18"/>
                  <w:szCs w:val="18"/>
                  <w:lang w:eastAsia="en-GB"/>
                </w:rPr>
                <w:t xml:space="preserve"> 0.87 (-0.54, 2.31)</w:t>
              </w:r>
            </w:ins>
          </w:p>
        </w:tc>
      </w:tr>
      <w:tr w:rsidR="00BB1FD5" w:rsidRPr="00182A4C" w14:paraId="70783327" w14:textId="77777777" w:rsidTr="00182A4C">
        <w:trPr>
          <w:trHeight w:val="639"/>
          <w:ins w:id="486" w:author="Parks, Robbie M" w:date="2018-11-01T12:21:00Z"/>
        </w:trPr>
        <w:tc>
          <w:tcPr>
            <w:tcW w:w="1831" w:type="dxa"/>
            <w:shd w:val="clear" w:color="auto" w:fill="auto"/>
            <w:noWrap/>
            <w:vAlign w:val="bottom"/>
            <w:hideMark/>
          </w:tcPr>
          <w:p w14:paraId="57EA2603" w14:textId="77777777" w:rsidR="00334A3C" w:rsidRPr="00182A4C" w:rsidRDefault="00334A3C" w:rsidP="00334A3C">
            <w:pPr>
              <w:spacing w:after="0" w:line="240" w:lineRule="auto"/>
              <w:rPr>
                <w:ins w:id="487" w:author="Parks, Robbie M" w:date="2018-11-01T12:21:00Z"/>
                <w:rFonts w:eastAsia="Times New Roman"/>
                <w:color w:val="000000"/>
                <w:sz w:val="18"/>
                <w:szCs w:val="18"/>
                <w:lang w:eastAsia="en-GB"/>
              </w:rPr>
            </w:pPr>
            <w:ins w:id="488" w:author="Parks, Robbie M" w:date="2018-11-01T12:21:00Z">
              <w:r w:rsidRPr="00182A4C">
                <w:rPr>
                  <w:rFonts w:eastAsia="Times New Roman"/>
                  <w:color w:val="000000"/>
                  <w:sz w:val="18"/>
                  <w:szCs w:val="18"/>
                  <w:lang w:eastAsia="en-GB"/>
                </w:rPr>
                <w:t>Female</w:t>
              </w:r>
            </w:ins>
          </w:p>
        </w:tc>
        <w:tc>
          <w:tcPr>
            <w:tcW w:w="1963" w:type="dxa"/>
            <w:shd w:val="clear" w:color="auto" w:fill="auto"/>
            <w:noWrap/>
            <w:vAlign w:val="bottom"/>
            <w:hideMark/>
          </w:tcPr>
          <w:p w14:paraId="4CC11995" w14:textId="77777777" w:rsidR="00334A3C" w:rsidRPr="00182A4C" w:rsidRDefault="00334A3C" w:rsidP="00334A3C">
            <w:pPr>
              <w:spacing w:after="0" w:line="240" w:lineRule="auto"/>
              <w:rPr>
                <w:ins w:id="489" w:author="Parks, Robbie M" w:date="2018-11-01T12:21:00Z"/>
                <w:rFonts w:eastAsia="Times New Roman"/>
                <w:color w:val="000000"/>
                <w:sz w:val="18"/>
                <w:szCs w:val="18"/>
                <w:lang w:eastAsia="en-GB"/>
              </w:rPr>
            </w:pPr>
            <w:ins w:id="490" w:author="Parks, Robbie M" w:date="2018-11-01T12:21:00Z">
              <w:r w:rsidRPr="00182A4C">
                <w:rPr>
                  <w:rFonts w:eastAsia="Times New Roman"/>
                  <w:color w:val="000000"/>
                  <w:sz w:val="18"/>
                  <w:szCs w:val="18"/>
                  <w:lang w:eastAsia="en-GB"/>
                </w:rPr>
                <w:t>Intentional self-harm</w:t>
              </w:r>
            </w:ins>
          </w:p>
        </w:tc>
        <w:tc>
          <w:tcPr>
            <w:tcW w:w="1897" w:type="dxa"/>
            <w:shd w:val="clear" w:color="auto" w:fill="auto"/>
            <w:noWrap/>
            <w:vAlign w:val="bottom"/>
            <w:hideMark/>
          </w:tcPr>
          <w:p w14:paraId="26FF3BED" w14:textId="77777777" w:rsidR="00334A3C" w:rsidRPr="00182A4C" w:rsidRDefault="00334A3C" w:rsidP="00334A3C">
            <w:pPr>
              <w:spacing w:after="0" w:line="240" w:lineRule="auto"/>
              <w:rPr>
                <w:ins w:id="491" w:author="Parks, Robbie M" w:date="2018-11-01T12:21:00Z"/>
                <w:rFonts w:eastAsia="Times New Roman"/>
                <w:color w:val="000000"/>
                <w:sz w:val="18"/>
                <w:szCs w:val="18"/>
                <w:lang w:eastAsia="en-GB"/>
              </w:rPr>
            </w:pPr>
            <w:ins w:id="492" w:author="Parks, Robbie M" w:date="2018-11-01T12:21:00Z">
              <w:r w:rsidRPr="00182A4C">
                <w:rPr>
                  <w:rFonts w:eastAsia="Times New Roman"/>
                  <w:color w:val="000000"/>
                  <w:sz w:val="18"/>
                  <w:szCs w:val="18"/>
                  <w:lang w:eastAsia="en-GB"/>
                </w:rPr>
                <w:t xml:space="preserve">  NaN (  NaN,  NaN)</w:t>
              </w:r>
            </w:ins>
          </w:p>
        </w:tc>
        <w:tc>
          <w:tcPr>
            <w:tcW w:w="1897" w:type="dxa"/>
            <w:shd w:val="clear" w:color="auto" w:fill="auto"/>
            <w:noWrap/>
            <w:vAlign w:val="bottom"/>
            <w:hideMark/>
          </w:tcPr>
          <w:p w14:paraId="28AAC1ED" w14:textId="77777777" w:rsidR="00334A3C" w:rsidRPr="00182A4C" w:rsidRDefault="00334A3C" w:rsidP="00334A3C">
            <w:pPr>
              <w:spacing w:after="0" w:line="240" w:lineRule="auto"/>
              <w:rPr>
                <w:ins w:id="493" w:author="Parks, Robbie M" w:date="2018-11-01T12:21:00Z"/>
                <w:rFonts w:eastAsia="Times New Roman"/>
                <w:color w:val="000000"/>
                <w:sz w:val="18"/>
                <w:szCs w:val="18"/>
                <w:lang w:eastAsia="en-GB"/>
              </w:rPr>
            </w:pPr>
            <w:ins w:id="494" w:author="Parks, Robbie M" w:date="2018-11-01T12:21:00Z">
              <w:r w:rsidRPr="00182A4C">
                <w:rPr>
                  <w:rFonts w:eastAsia="Times New Roman"/>
                  <w:color w:val="000000"/>
                  <w:sz w:val="18"/>
                  <w:szCs w:val="18"/>
                  <w:lang w:eastAsia="en-GB"/>
                </w:rPr>
                <w:t xml:space="preserve"> 1.47 ( 0.17, 2.82)</w:t>
              </w:r>
            </w:ins>
          </w:p>
        </w:tc>
        <w:tc>
          <w:tcPr>
            <w:tcW w:w="1897" w:type="dxa"/>
            <w:shd w:val="clear" w:color="auto" w:fill="auto"/>
            <w:noWrap/>
            <w:vAlign w:val="bottom"/>
            <w:hideMark/>
          </w:tcPr>
          <w:p w14:paraId="39DE57DF" w14:textId="77777777" w:rsidR="00334A3C" w:rsidRPr="00182A4C" w:rsidRDefault="00334A3C" w:rsidP="00334A3C">
            <w:pPr>
              <w:spacing w:after="0" w:line="240" w:lineRule="auto"/>
              <w:rPr>
                <w:ins w:id="495" w:author="Parks, Robbie M" w:date="2018-11-01T12:21:00Z"/>
                <w:rFonts w:eastAsia="Times New Roman"/>
                <w:color w:val="000000"/>
                <w:sz w:val="18"/>
                <w:szCs w:val="18"/>
                <w:lang w:eastAsia="en-GB"/>
              </w:rPr>
            </w:pPr>
            <w:ins w:id="496" w:author="Parks, Robbie M" w:date="2018-11-01T12:21:00Z">
              <w:r w:rsidRPr="00182A4C">
                <w:rPr>
                  <w:rFonts w:eastAsia="Times New Roman"/>
                  <w:color w:val="000000"/>
                  <w:sz w:val="18"/>
                  <w:szCs w:val="18"/>
                  <w:lang w:eastAsia="en-GB"/>
                </w:rPr>
                <w:t xml:space="preserve"> 0.64 (-0.10, 1.40)</w:t>
              </w:r>
            </w:ins>
          </w:p>
        </w:tc>
        <w:tc>
          <w:tcPr>
            <w:tcW w:w="1897" w:type="dxa"/>
            <w:shd w:val="clear" w:color="auto" w:fill="auto"/>
            <w:noWrap/>
            <w:vAlign w:val="bottom"/>
            <w:hideMark/>
          </w:tcPr>
          <w:p w14:paraId="21DDD763" w14:textId="77777777" w:rsidR="00334A3C" w:rsidRPr="00182A4C" w:rsidRDefault="00334A3C" w:rsidP="00334A3C">
            <w:pPr>
              <w:spacing w:after="0" w:line="240" w:lineRule="auto"/>
              <w:rPr>
                <w:ins w:id="497" w:author="Parks, Robbie M" w:date="2018-11-01T12:21:00Z"/>
                <w:rFonts w:eastAsia="Times New Roman"/>
                <w:color w:val="000000"/>
                <w:sz w:val="18"/>
                <w:szCs w:val="18"/>
                <w:lang w:eastAsia="en-GB"/>
              </w:rPr>
            </w:pPr>
            <w:ins w:id="498" w:author="Parks, Robbie M" w:date="2018-11-01T12:21:00Z">
              <w:r w:rsidRPr="00182A4C">
                <w:rPr>
                  <w:rFonts w:eastAsia="Times New Roman"/>
                  <w:color w:val="000000"/>
                  <w:sz w:val="18"/>
                  <w:szCs w:val="18"/>
                  <w:lang w:eastAsia="en-GB"/>
                </w:rPr>
                <w:t xml:space="preserve"> 0.82 ( 0.16, 1.49)</w:t>
              </w:r>
            </w:ins>
          </w:p>
        </w:tc>
        <w:tc>
          <w:tcPr>
            <w:tcW w:w="1897" w:type="dxa"/>
            <w:shd w:val="clear" w:color="auto" w:fill="auto"/>
            <w:noWrap/>
            <w:vAlign w:val="bottom"/>
            <w:hideMark/>
          </w:tcPr>
          <w:p w14:paraId="569CAE7B" w14:textId="77777777" w:rsidR="00334A3C" w:rsidRPr="00182A4C" w:rsidRDefault="00334A3C" w:rsidP="00334A3C">
            <w:pPr>
              <w:spacing w:after="0" w:line="240" w:lineRule="auto"/>
              <w:rPr>
                <w:ins w:id="499" w:author="Parks, Robbie M" w:date="2018-11-01T12:21:00Z"/>
                <w:rFonts w:eastAsia="Times New Roman"/>
                <w:color w:val="000000"/>
                <w:sz w:val="18"/>
                <w:szCs w:val="18"/>
                <w:lang w:eastAsia="en-GB"/>
              </w:rPr>
            </w:pPr>
            <w:ins w:id="500" w:author="Parks, Robbie M" w:date="2018-11-01T12:21:00Z">
              <w:r w:rsidRPr="00182A4C">
                <w:rPr>
                  <w:rFonts w:eastAsia="Times New Roman"/>
                  <w:color w:val="000000"/>
                  <w:sz w:val="18"/>
                  <w:szCs w:val="18"/>
                  <w:lang w:eastAsia="en-GB"/>
                </w:rPr>
                <w:t xml:space="preserve"> 0.60 ( 0.00, 1.20)</w:t>
              </w:r>
            </w:ins>
          </w:p>
        </w:tc>
        <w:tc>
          <w:tcPr>
            <w:tcW w:w="1897" w:type="dxa"/>
            <w:shd w:val="clear" w:color="auto" w:fill="auto"/>
            <w:noWrap/>
            <w:vAlign w:val="bottom"/>
            <w:hideMark/>
          </w:tcPr>
          <w:p w14:paraId="53DE8364" w14:textId="77777777" w:rsidR="00334A3C" w:rsidRPr="00182A4C" w:rsidRDefault="00334A3C" w:rsidP="00334A3C">
            <w:pPr>
              <w:spacing w:after="0" w:line="240" w:lineRule="auto"/>
              <w:rPr>
                <w:ins w:id="501" w:author="Parks, Robbie M" w:date="2018-11-01T12:21:00Z"/>
                <w:rFonts w:eastAsia="Times New Roman"/>
                <w:color w:val="000000"/>
                <w:sz w:val="18"/>
                <w:szCs w:val="18"/>
                <w:lang w:eastAsia="en-GB"/>
              </w:rPr>
            </w:pPr>
            <w:ins w:id="502" w:author="Parks, Robbie M" w:date="2018-11-01T12:21:00Z">
              <w:r w:rsidRPr="00182A4C">
                <w:rPr>
                  <w:rFonts w:eastAsia="Times New Roman"/>
                  <w:color w:val="000000"/>
                  <w:sz w:val="18"/>
                  <w:szCs w:val="18"/>
                  <w:lang w:eastAsia="en-GB"/>
                </w:rPr>
                <w:t xml:space="preserve"> 0.39 (-0.19, 0.98)</w:t>
              </w:r>
            </w:ins>
          </w:p>
        </w:tc>
        <w:tc>
          <w:tcPr>
            <w:tcW w:w="1897" w:type="dxa"/>
            <w:shd w:val="clear" w:color="auto" w:fill="auto"/>
            <w:noWrap/>
            <w:vAlign w:val="bottom"/>
            <w:hideMark/>
          </w:tcPr>
          <w:p w14:paraId="1A6383F3" w14:textId="77777777" w:rsidR="00334A3C" w:rsidRPr="00182A4C" w:rsidRDefault="00334A3C" w:rsidP="00334A3C">
            <w:pPr>
              <w:spacing w:after="0" w:line="240" w:lineRule="auto"/>
              <w:rPr>
                <w:ins w:id="503" w:author="Parks, Robbie M" w:date="2018-11-01T12:21:00Z"/>
                <w:rFonts w:eastAsia="Times New Roman"/>
                <w:color w:val="000000"/>
                <w:sz w:val="18"/>
                <w:szCs w:val="18"/>
                <w:lang w:eastAsia="en-GB"/>
              </w:rPr>
            </w:pPr>
            <w:ins w:id="504" w:author="Parks, Robbie M" w:date="2018-11-01T12:21:00Z">
              <w:r w:rsidRPr="00182A4C">
                <w:rPr>
                  <w:rFonts w:eastAsia="Times New Roman"/>
                  <w:color w:val="000000"/>
                  <w:sz w:val="18"/>
                  <w:szCs w:val="18"/>
                  <w:lang w:eastAsia="en-GB"/>
                </w:rPr>
                <w:t xml:space="preserve"> 0.52 (-0.16, 1.21)</w:t>
              </w:r>
            </w:ins>
          </w:p>
        </w:tc>
        <w:tc>
          <w:tcPr>
            <w:tcW w:w="1897" w:type="dxa"/>
            <w:shd w:val="clear" w:color="auto" w:fill="auto"/>
            <w:noWrap/>
            <w:vAlign w:val="bottom"/>
            <w:hideMark/>
          </w:tcPr>
          <w:p w14:paraId="76C9B4FA" w14:textId="77777777" w:rsidR="00334A3C" w:rsidRPr="00182A4C" w:rsidRDefault="00334A3C" w:rsidP="00334A3C">
            <w:pPr>
              <w:spacing w:after="0" w:line="240" w:lineRule="auto"/>
              <w:rPr>
                <w:ins w:id="505" w:author="Parks, Robbie M" w:date="2018-11-01T12:21:00Z"/>
                <w:rFonts w:eastAsia="Times New Roman"/>
                <w:color w:val="000000"/>
                <w:sz w:val="18"/>
                <w:szCs w:val="18"/>
                <w:lang w:eastAsia="en-GB"/>
              </w:rPr>
            </w:pPr>
            <w:ins w:id="506" w:author="Parks, Robbie M" w:date="2018-11-01T12:21:00Z">
              <w:r w:rsidRPr="00182A4C">
                <w:rPr>
                  <w:rFonts w:eastAsia="Times New Roman"/>
                  <w:color w:val="000000"/>
                  <w:sz w:val="18"/>
                  <w:szCs w:val="18"/>
                  <w:lang w:eastAsia="en-GB"/>
                </w:rPr>
                <w:t xml:space="preserve"> 0.91 ( 0.06, 1.77)</w:t>
              </w:r>
            </w:ins>
          </w:p>
        </w:tc>
        <w:tc>
          <w:tcPr>
            <w:tcW w:w="1897" w:type="dxa"/>
            <w:shd w:val="clear" w:color="auto" w:fill="auto"/>
            <w:noWrap/>
            <w:vAlign w:val="bottom"/>
            <w:hideMark/>
          </w:tcPr>
          <w:p w14:paraId="3330C166" w14:textId="77777777" w:rsidR="00334A3C" w:rsidRPr="00182A4C" w:rsidRDefault="00334A3C" w:rsidP="00334A3C">
            <w:pPr>
              <w:spacing w:after="0" w:line="240" w:lineRule="auto"/>
              <w:rPr>
                <w:ins w:id="507" w:author="Parks, Robbie M" w:date="2018-11-01T12:21:00Z"/>
                <w:rFonts w:eastAsia="Times New Roman"/>
                <w:color w:val="000000"/>
                <w:sz w:val="18"/>
                <w:szCs w:val="18"/>
                <w:lang w:eastAsia="en-GB"/>
              </w:rPr>
            </w:pPr>
            <w:ins w:id="508" w:author="Parks, Robbie M" w:date="2018-11-01T12:21:00Z">
              <w:r w:rsidRPr="00182A4C">
                <w:rPr>
                  <w:rFonts w:eastAsia="Times New Roman"/>
                  <w:color w:val="000000"/>
                  <w:sz w:val="18"/>
                  <w:szCs w:val="18"/>
                  <w:lang w:eastAsia="en-GB"/>
                </w:rPr>
                <w:t xml:space="preserve"> 0.78 (-0.53, 2.13)</w:t>
              </w:r>
            </w:ins>
          </w:p>
        </w:tc>
      </w:tr>
      <w:tr w:rsidR="00BB1FD5" w:rsidRPr="00182A4C" w14:paraId="5FBE5B5F" w14:textId="77777777" w:rsidTr="00182A4C">
        <w:trPr>
          <w:trHeight w:val="320"/>
          <w:ins w:id="509" w:author="Parks, Robbie M" w:date="2018-11-01T12:21:00Z"/>
        </w:trPr>
        <w:tc>
          <w:tcPr>
            <w:tcW w:w="1831" w:type="dxa"/>
            <w:shd w:val="clear" w:color="auto" w:fill="auto"/>
            <w:noWrap/>
            <w:vAlign w:val="bottom"/>
            <w:hideMark/>
          </w:tcPr>
          <w:p w14:paraId="4E4F5BD9" w14:textId="77777777" w:rsidR="00334A3C" w:rsidRPr="00182A4C" w:rsidRDefault="00334A3C" w:rsidP="00334A3C">
            <w:pPr>
              <w:spacing w:after="0" w:line="240" w:lineRule="auto"/>
              <w:rPr>
                <w:ins w:id="510" w:author="Parks, Robbie M" w:date="2018-11-01T12:21:00Z"/>
                <w:rFonts w:eastAsia="Times New Roman"/>
                <w:color w:val="000000"/>
                <w:sz w:val="18"/>
                <w:szCs w:val="18"/>
                <w:lang w:eastAsia="en-GB"/>
              </w:rPr>
            </w:pPr>
            <w:ins w:id="511" w:author="Parks, Robbie M" w:date="2018-11-01T12:21:00Z">
              <w:r w:rsidRPr="00182A4C">
                <w:rPr>
                  <w:rFonts w:eastAsia="Times New Roman"/>
                  <w:color w:val="000000"/>
                  <w:sz w:val="18"/>
                  <w:szCs w:val="18"/>
                  <w:lang w:eastAsia="en-GB"/>
                </w:rPr>
                <w:t>Male</w:t>
              </w:r>
            </w:ins>
          </w:p>
        </w:tc>
        <w:tc>
          <w:tcPr>
            <w:tcW w:w="1963" w:type="dxa"/>
            <w:shd w:val="clear" w:color="auto" w:fill="auto"/>
            <w:noWrap/>
            <w:vAlign w:val="bottom"/>
            <w:hideMark/>
          </w:tcPr>
          <w:p w14:paraId="55837743" w14:textId="77777777" w:rsidR="00334A3C" w:rsidRPr="00182A4C" w:rsidRDefault="00334A3C" w:rsidP="00334A3C">
            <w:pPr>
              <w:spacing w:after="0" w:line="240" w:lineRule="auto"/>
              <w:rPr>
                <w:ins w:id="512" w:author="Parks, Robbie M" w:date="2018-11-01T12:21:00Z"/>
                <w:rFonts w:eastAsia="Times New Roman"/>
                <w:color w:val="000000"/>
                <w:sz w:val="18"/>
                <w:szCs w:val="18"/>
                <w:lang w:eastAsia="en-GB"/>
              </w:rPr>
            </w:pPr>
            <w:ins w:id="513" w:author="Parks, Robbie M" w:date="2018-11-01T12:21:00Z">
              <w:r w:rsidRPr="00182A4C">
                <w:rPr>
                  <w:rFonts w:eastAsia="Times New Roman"/>
                  <w:color w:val="000000"/>
                  <w:sz w:val="18"/>
                  <w:szCs w:val="18"/>
                  <w:lang w:eastAsia="en-GB"/>
                </w:rPr>
                <w:t>Transport</w:t>
              </w:r>
            </w:ins>
          </w:p>
        </w:tc>
        <w:tc>
          <w:tcPr>
            <w:tcW w:w="1897" w:type="dxa"/>
            <w:shd w:val="clear" w:color="auto" w:fill="auto"/>
            <w:noWrap/>
            <w:vAlign w:val="bottom"/>
            <w:hideMark/>
          </w:tcPr>
          <w:p w14:paraId="2F83209B" w14:textId="77777777" w:rsidR="00334A3C" w:rsidRPr="00182A4C" w:rsidRDefault="00334A3C" w:rsidP="00334A3C">
            <w:pPr>
              <w:spacing w:after="0" w:line="240" w:lineRule="auto"/>
              <w:rPr>
                <w:ins w:id="514" w:author="Parks, Robbie M" w:date="2018-11-01T12:21:00Z"/>
                <w:rFonts w:eastAsia="Times New Roman"/>
                <w:color w:val="000000"/>
                <w:sz w:val="18"/>
                <w:szCs w:val="18"/>
                <w:lang w:eastAsia="en-GB"/>
              </w:rPr>
            </w:pPr>
            <w:ins w:id="515" w:author="Parks, Robbie M" w:date="2018-11-01T12:21:00Z">
              <w:r w:rsidRPr="00182A4C">
                <w:rPr>
                  <w:rFonts w:eastAsia="Times New Roman"/>
                  <w:color w:val="000000"/>
                  <w:sz w:val="18"/>
                  <w:szCs w:val="18"/>
                  <w:lang w:eastAsia="en-GB"/>
                </w:rPr>
                <w:t xml:space="preserve"> 1.98 ( 1.09, 2.91)</w:t>
              </w:r>
            </w:ins>
          </w:p>
        </w:tc>
        <w:tc>
          <w:tcPr>
            <w:tcW w:w="1897" w:type="dxa"/>
            <w:shd w:val="clear" w:color="auto" w:fill="auto"/>
            <w:noWrap/>
            <w:vAlign w:val="bottom"/>
            <w:hideMark/>
          </w:tcPr>
          <w:p w14:paraId="548696ED" w14:textId="77777777" w:rsidR="00334A3C" w:rsidRPr="00182A4C" w:rsidRDefault="00334A3C" w:rsidP="00334A3C">
            <w:pPr>
              <w:spacing w:after="0" w:line="240" w:lineRule="auto"/>
              <w:rPr>
                <w:ins w:id="516" w:author="Parks, Robbie M" w:date="2018-11-01T12:21:00Z"/>
                <w:rFonts w:eastAsia="Times New Roman"/>
                <w:color w:val="000000"/>
                <w:sz w:val="18"/>
                <w:szCs w:val="18"/>
                <w:lang w:eastAsia="en-GB"/>
              </w:rPr>
            </w:pPr>
            <w:ins w:id="517" w:author="Parks, Robbie M" w:date="2018-11-01T12:21:00Z">
              <w:r w:rsidRPr="00182A4C">
                <w:rPr>
                  <w:rFonts w:eastAsia="Times New Roman"/>
                  <w:color w:val="000000"/>
                  <w:sz w:val="18"/>
                  <w:szCs w:val="18"/>
                  <w:lang w:eastAsia="en-GB"/>
                </w:rPr>
                <w:t xml:space="preserve"> 0.82 ( 0.15, 1.51)</w:t>
              </w:r>
            </w:ins>
          </w:p>
        </w:tc>
        <w:tc>
          <w:tcPr>
            <w:tcW w:w="1897" w:type="dxa"/>
            <w:shd w:val="clear" w:color="auto" w:fill="auto"/>
            <w:noWrap/>
            <w:vAlign w:val="bottom"/>
            <w:hideMark/>
          </w:tcPr>
          <w:p w14:paraId="4A58D9EA" w14:textId="77777777" w:rsidR="00334A3C" w:rsidRPr="00182A4C" w:rsidRDefault="00334A3C" w:rsidP="00334A3C">
            <w:pPr>
              <w:spacing w:after="0" w:line="240" w:lineRule="auto"/>
              <w:rPr>
                <w:ins w:id="518" w:author="Parks, Robbie M" w:date="2018-11-01T12:21:00Z"/>
                <w:rFonts w:eastAsia="Times New Roman"/>
                <w:color w:val="000000"/>
                <w:sz w:val="18"/>
                <w:szCs w:val="18"/>
                <w:lang w:eastAsia="en-GB"/>
              </w:rPr>
            </w:pPr>
            <w:ins w:id="519" w:author="Parks, Robbie M" w:date="2018-11-01T12:21:00Z">
              <w:r w:rsidRPr="00182A4C">
                <w:rPr>
                  <w:rFonts w:eastAsia="Times New Roman"/>
                  <w:color w:val="000000"/>
                  <w:sz w:val="18"/>
                  <w:szCs w:val="18"/>
                  <w:lang w:eastAsia="en-GB"/>
                </w:rPr>
                <w:t xml:space="preserve"> 1.41 ( 1.08, 1.73)</w:t>
              </w:r>
            </w:ins>
          </w:p>
        </w:tc>
        <w:tc>
          <w:tcPr>
            <w:tcW w:w="1897" w:type="dxa"/>
            <w:shd w:val="clear" w:color="auto" w:fill="auto"/>
            <w:noWrap/>
            <w:vAlign w:val="bottom"/>
            <w:hideMark/>
          </w:tcPr>
          <w:p w14:paraId="4DACBB5A" w14:textId="77777777" w:rsidR="00334A3C" w:rsidRPr="00182A4C" w:rsidRDefault="00334A3C" w:rsidP="00334A3C">
            <w:pPr>
              <w:spacing w:after="0" w:line="240" w:lineRule="auto"/>
              <w:rPr>
                <w:ins w:id="520" w:author="Parks, Robbie M" w:date="2018-11-01T12:21:00Z"/>
                <w:rFonts w:eastAsia="Times New Roman"/>
                <w:color w:val="000000"/>
                <w:sz w:val="18"/>
                <w:szCs w:val="18"/>
                <w:lang w:eastAsia="en-GB"/>
              </w:rPr>
            </w:pPr>
            <w:ins w:id="521" w:author="Parks, Robbie M" w:date="2018-11-01T12:21:00Z">
              <w:r w:rsidRPr="00182A4C">
                <w:rPr>
                  <w:rFonts w:eastAsia="Times New Roman"/>
                  <w:color w:val="000000"/>
                  <w:sz w:val="18"/>
                  <w:szCs w:val="18"/>
                  <w:lang w:eastAsia="en-GB"/>
                </w:rPr>
                <w:t xml:space="preserve"> 1.25 ( 0.90, 1.60)</w:t>
              </w:r>
            </w:ins>
          </w:p>
        </w:tc>
        <w:tc>
          <w:tcPr>
            <w:tcW w:w="1897" w:type="dxa"/>
            <w:shd w:val="clear" w:color="auto" w:fill="auto"/>
            <w:noWrap/>
            <w:vAlign w:val="bottom"/>
            <w:hideMark/>
          </w:tcPr>
          <w:p w14:paraId="769C4143" w14:textId="77777777" w:rsidR="00334A3C" w:rsidRPr="00182A4C" w:rsidRDefault="00334A3C" w:rsidP="00334A3C">
            <w:pPr>
              <w:spacing w:after="0" w:line="240" w:lineRule="auto"/>
              <w:rPr>
                <w:ins w:id="522" w:author="Parks, Robbie M" w:date="2018-11-01T12:21:00Z"/>
                <w:rFonts w:eastAsia="Times New Roman"/>
                <w:color w:val="000000"/>
                <w:sz w:val="18"/>
                <w:szCs w:val="18"/>
                <w:lang w:eastAsia="en-GB"/>
              </w:rPr>
            </w:pPr>
            <w:ins w:id="523" w:author="Parks, Robbie M" w:date="2018-11-01T12:21:00Z">
              <w:r w:rsidRPr="00182A4C">
                <w:rPr>
                  <w:rFonts w:eastAsia="Times New Roman"/>
                  <w:color w:val="000000"/>
                  <w:sz w:val="18"/>
                  <w:szCs w:val="18"/>
                  <w:lang w:eastAsia="en-GB"/>
                </w:rPr>
                <w:t xml:space="preserve"> 1.15 ( 0.77, 1.54)</w:t>
              </w:r>
            </w:ins>
          </w:p>
        </w:tc>
        <w:tc>
          <w:tcPr>
            <w:tcW w:w="1897" w:type="dxa"/>
            <w:shd w:val="clear" w:color="auto" w:fill="auto"/>
            <w:noWrap/>
            <w:vAlign w:val="bottom"/>
            <w:hideMark/>
          </w:tcPr>
          <w:p w14:paraId="638091D0" w14:textId="77777777" w:rsidR="00334A3C" w:rsidRPr="00182A4C" w:rsidRDefault="00334A3C" w:rsidP="00334A3C">
            <w:pPr>
              <w:spacing w:after="0" w:line="240" w:lineRule="auto"/>
              <w:rPr>
                <w:ins w:id="524" w:author="Parks, Robbie M" w:date="2018-11-01T12:21:00Z"/>
                <w:rFonts w:eastAsia="Times New Roman"/>
                <w:color w:val="000000"/>
                <w:sz w:val="18"/>
                <w:szCs w:val="18"/>
                <w:lang w:eastAsia="en-GB"/>
              </w:rPr>
            </w:pPr>
            <w:ins w:id="525" w:author="Parks, Robbie M" w:date="2018-11-01T12:21:00Z">
              <w:r w:rsidRPr="00182A4C">
                <w:rPr>
                  <w:rFonts w:eastAsia="Times New Roman"/>
                  <w:color w:val="000000"/>
                  <w:sz w:val="18"/>
                  <w:szCs w:val="18"/>
                  <w:lang w:eastAsia="en-GB"/>
                </w:rPr>
                <w:t xml:space="preserve"> 1.43 ( 1.03, 1.84)</w:t>
              </w:r>
            </w:ins>
          </w:p>
        </w:tc>
        <w:tc>
          <w:tcPr>
            <w:tcW w:w="1897" w:type="dxa"/>
            <w:shd w:val="clear" w:color="auto" w:fill="auto"/>
            <w:noWrap/>
            <w:vAlign w:val="bottom"/>
            <w:hideMark/>
          </w:tcPr>
          <w:p w14:paraId="5666B6BF" w14:textId="77777777" w:rsidR="00334A3C" w:rsidRPr="00182A4C" w:rsidRDefault="00334A3C" w:rsidP="00334A3C">
            <w:pPr>
              <w:spacing w:after="0" w:line="240" w:lineRule="auto"/>
              <w:rPr>
                <w:ins w:id="526" w:author="Parks, Robbie M" w:date="2018-11-01T12:21:00Z"/>
                <w:rFonts w:eastAsia="Times New Roman"/>
                <w:color w:val="000000"/>
                <w:sz w:val="18"/>
                <w:szCs w:val="18"/>
                <w:lang w:eastAsia="en-GB"/>
              </w:rPr>
            </w:pPr>
            <w:ins w:id="527" w:author="Parks, Robbie M" w:date="2018-11-01T12:21:00Z">
              <w:r w:rsidRPr="00182A4C">
                <w:rPr>
                  <w:rFonts w:eastAsia="Times New Roman"/>
                  <w:color w:val="000000"/>
                  <w:sz w:val="18"/>
                  <w:szCs w:val="18"/>
                  <w:lang w:eastAsia="en-GB"/>
                </w:rPr>
                <w:t xml:space="preserve"> 1.59 ( 1.12, 2.05)</w:t>
              </w:r>
            </w:ins>
          </w:p>
        </w:tc>
        <w:tc>
          <w:tcPr>
            <w:tcW w:w="1897" w:type="dxa"/>
            <w:shd w:val="clear" w:color="auto" w:fill="auto"/>
            <w:noWrap/>
            <w:vAlign w:val="bottom"/>
            <w:hideMark/>
          </w:tcPr>
          <w:p w14:paraId="3D7DA397" w14:textId="77777777" w:rsidR="00334A3C" w:rsidRPr="00182A4C" w:rsidRDefault="00334A3C" w:rsidP="00334A3C">
            <w:pPr>
              <w:spacing w:after="0" w:line="240" w:lineRule="auto"/>
              <w:rPr>
                <w:ins w:id="528" w:author="Parks, Robbie M" w:date="2018-11-01T12:21:00Z"/>
                <w:rFonts w:eastAsia="Times New Roman"/>
                <w:color w:val="000000"/>
                <w:sz w:val="18"/>
                <w:szCs w:val="18"/>
                <w:lang w:eastAsia="en-GB"/>
              </w:rPr>
            </w:pPr>
            <w:ins w:id="529" w:author="Parks, Robbie M" w:date="2018-11-01T12:21:00Z">
              <w:r w:rsidRPr="00182A4C">
                <w:rPr>
                  <w:rFonts w:eastAsia="Times New Roman"/>
                  <w:color w:val="000000"/>
                  <w:sz w:val="18"/>
                  <w:szCs w:val="18"/>
                  <w:lang w:eastAsia="en-GB"/>
                </w:rPr>
                <w:t xml:space="preserve"> 0.80 ( 0.27, 1.33)</w:t>
              </w:r>
            </w:ins>
          </w:p>
        </w:tc>
        <w:tc>
          <w:tcPr>
            <w:tcW w:w="1897" w:type="dxa"/>
            <w:shd w:val="clear" w:color="auto" w:fill="auto"/>
            <w:noWrap/>
            <w:vAlign w:val="bottom"/>
            <w:hideMark/>
          </w:tcPr>
          <w:p w14:paraId="17F9A868" w14:textId="77777777" w:rsidR="00334A3C" w:rsidRPr="00182A4C" w:rsidRDefault="00334A3C" w:rsidP="00334A3C">
            <w:pPr>
              <w:spacing w:after="0" w:line="240" w:lineRule="auto"/>
              <w:rPr>
                <w:ins w:id="530" w:author="Parks, Robbie M" w:date="2018-11-01T12:21:00Z"/>
                <w:rFonts w:eastAsia="Times New Roman"/>
                <w:color w:val="000000"/>
                <w:sz w:val="18"/>
                <w:szCs w:val="18"/>
                <w:lang w:eastAsia="en-GB"/>
              </w:rPr>
            </w:pPr>
            <w:ins w:id="531" w:author="Parks, Robbie M" w:date="2018-11-01T12:21:00Z">
              <w:r w:rsidRPr="00182A4C">
                <w:rPr>
                  <w:rFonts w:eastAsia="Times New Roman"/>
                  <w:color w:val="000000"/>
                  <w:sz w:val="18"/>
                  <w:szCs w:val="18"/>
                  <w:lang w:eastAsia="en-GB"/>
                </w:rPr>
                <w:t xml:space="preserve"> 0.43 (-0.42, 1.26)</w:t>
              </w:r>
            </w:ins>
          </w:p>
        </w:tc>
      </w:tr>
      <w:tr w:rsidR="00BB1FD5" w:rsidRPr="00182A4C" w14:paraId="4197F77D" w14:textId="77777777" w:rsidTr="00182A4C">
        <w:trPr>
          <w:trHeight w:val="320"/>
          <w:ins w:id="532" w:author="Parks, Robbie M" w:date="2018-11-01T12:21:00Z"/>
        </w:trPr>
        <w:tc>
          <w:tcPr>
            <w:tcW w:w="1831" w:type="dxa"/>
            <w:shd w:val="clear" w:color="auto" w:fill="auto"/>
            <w:noWrap/>
            <w:vAlign w:val="bottom"/>
            <w:hideMark/>
          </w:tcPr>
          <w:p w14:paraId="24C43131" w14:textId="77777777" w:rsidR="00334A3C" w:rsidRPr="00182A4C" w:rsidRDefault="00334A3C" w:rsidP="00334A3C">
            <w:pPr>
              <w:spacing w:after="0" w:line="240" w:lineRule="auto"/>
              <w:rPr>
                <w:ins w:id="533" w:author="Parks, Robbie M" w:date="2018-11-01T12:21:00Z"/>
                <w:rFonts w:eastAsia="Times New Roman"/>
                <w:color w:val="000000"/>
                <w:sz w:val="18"/>
                <w:szCs w:val="18"/>
                <w:lang w:eastAsia="en-GB"/>
              </w:rPr>
            </w:pPr>
            <w:ins w:id="534" w:author="Parks, Robbie M" w:date="2018-11-01T12:21:00Z">
              <w:r w:rsidRPr="00182A4C">
                <w:rPr>
                  <w:rFonts w:eastAsia="Times New Roman"/>
                  <w:color w:val="000000"/>
                  <w:sz w:val="18"/>
                  <w:szCs w:val="18"/>
                  <w:lang w:eastAsia="en-GB"/>
                </w:rPr>
                <w:t>Male</w:t>
              </w:r>
            </w:ins>
          </w:p>
        </w:tc>
        <w:tc>
          <w:tcPr>
            <w:tcW w:w="1963" w:type="dxa"/>
            <w:shd w:val="clear" w:color="auto" w:fill="auto"/>
            <w:noWrap/>
            <w:vAlign w:val="bottom"/>
            <w:hideMark/>
          </w:tcPr>
          <w:p w14:paraId="159FEAF0" w14:textId="77777777" w:rsidR="00334A3C" w:rsidRPr="00182A4C" w:rsidRDefault="00334A3C" w:rsidP="00334A3C">
            <w:pPr>
              <w:spacing w:after="0" w:line="240" w:lineRule="auto"/>
              <w:rPr>
                <w:ins w:id="535" w:author="Parks, Robbie M" w:date="2018-11-01T12:21:00Z"/>
                <w:rFonts w:eastAsia="Times New Roman"/>
                <w:color w:val="000000"/>
                <w:sz w:val="18"/>
                <w:szCs w:val="18"/>
                <w:lang w:eastAsia="en-GB"/>
              </w:rPr>
            </w:pPr>
            <w:ins w:id="536" w:author="Parks, Robbie M" w:date="2018-11-01T12:21:00Z">
              <w:r w:rsidRPr="00182A4C">
                <w:rPr>
                  <w:rFonts w:eastAsia="Times New Roman"/>
                  <w:color w:val="000000"/>
                  <w:sz w:val="18"/>
                  <w:szCs w:val="18"/>
                  <w:lang w:eastAsia="en-GB"/>
                </w:rPr>
                <w:t>Falls</w:t>
              </w:r>
            </w:ins>
          </w:p>
        </w:tc>
        <w:tc>
          <w:tcPr>
            <w:tcW w:w="1897" w:type="dxa"/>
            <w:shd w:val="clear" w:color="auto" w:fill="auto"/>
            <w:noWrap/>
            <w:vAlign w:val="bottom"/>
            <w:hideMark/>
          </w:tcPr>
          <w:p w14:paraId="3304AD44" w14:textId="77777777" w:rsidR="00334A3C" w:rsidRPr="00182A4C" w:rsidRDefault="00334A3C" w:rsidP="00334A3C">
            <w:pPr>
              <w:spacing w:after="0" w:line="240" w:lineRule="auto"/>
              <w:rPr>
                <w:ins w:id="537" w:author="Parks, Robbie M" w:date="2018-11-01T12:21:00Z"/>
                <w:rFonts w:eastAsia="Times New Roman"/>
                <w:color w:val="000000"/>
                <w:sz w:val="18"/>
                <w:szCs w:val="18"/>
                <w:lang w:eastAsia="en-GB"/>
              </w:rPr>
            </w:pPr>
            <w:ins w:id="538" w:author="Parks, Robbie M" w:date="2018-11-01T12:21:00Z">
              <w:r w:rsidRPr="00182A4C">
                <w:rPr>
                  <w:rFonts w:eastAsia="Times New Roman"/>
                  <w:color w:val="000000"/>
                  <w:sz w:val="18"/>
                  <w:szCs w:val="18"/>
                  <w:lang w:eastAsia="en-GB"/>
                </w:rPr>
                <w:t xml:space="preserve"> 0.62 (-0.98, 2.24)</w:t>
              </w:r>
            </w:ins>
          </w:p>
        </w:tc>
        <w:tc>
          <w:tcPr>
            <w:tcW w:w="1897" w:type="dxa"/>
            <w:shd w:val="clear" w:color="auto" w:fill="auto"/>
            <w:noWrap/>
            <w:vAlign w:val="bottom"/>
            <w:hideMark/>
          </w:tcPr>
          <w:p w14:paraId="5577C665" w14:textId="77777777" w:rsidR="00334A3C" w:rsidRPr="00182A4C" w:rsidRDefault="00334A3C" w:rsidP="00334A3C">
            <w:pPr>
              <w:spacing w:after="0" w:line="240" w:lineRule="auto"/>
              <w:rPr>
                <w:ins w:id="539" w:author="Parks, Robbie M" w:date="2018-11-01T12:21:00Z"/>
                <w:rFonts w:eastAsia="Times New Roman"/>
                <w:color w:val="000000"/>
                <w:sz w:val="18"/>
                <w:szCs w:val="18"/>
                <w:lang w:eastAsia="en-GB"/>
              </w:rPr>
            </w:pPr>
            <w:ins w:id="540" w:author="Parks, Robbie M" w:date="2018-11-01T12:21:00Z">
              <w:r w:rsidRPr="00182A4C">
                <w:rPr>
                  <w:rFonts w:eastAsia="Times New Roman"/>
                  <w:color w:val="000000"/>
                  <w:sz w:val="18"/>
                  <w:szCs w:val="18"/>
                  <w:lang w:eastAsia="en-GB"/>
                </w:rPr>
                <w:t xml:space="preserve"> 0.85 (-0.74, 2.48)</w:t>
              </w:r>
            </w:ins>
          </w:p>
        </w:tc>
        <w:tc>
          <w:tcPr>
            <w:tcW w:w="1897" w:type="dxa"/>
            <w:shd w:val="clear" w:color="auto" w:fill="auto"/>
            <w:noWrap/>
            <w:vAlign w:val="bottom"/>
            <w:hideMark/>
          </w:tcPr>
          <w:p w14:paraId="6F02EF79" w14:textId="77777777" w:rsidR="00334A3C" w:rsidRPr="00182A4C" w:rsidRDefault="00334A3C" w:rsidP="00334A3C">
            <w:pPr>
              <w:spacing w:after="0" w:line="240" w:lineRule="auto"/>
              <w:rPr>
                <w:ins w:id="541" w:author="Parks, Robbie M" w:date="2018-11-01T12:21:00Z"/>
                <w:rFonts w:eastAsia="Times New Roman"/>
                <w:color w:val="000000"/>
                <w:sz w:val="18"/>
                <w:szCs w:val="18"/>
                <w:lang w:eastAsia="en-GB"/>
              </w:rPr>
            </w:pPr>
            <w:ins w:id="542" w:author="Parks, Robbie M" w:date="2018-11-01T12:21:00Z">
              <w:r w:rsidRPr="00182A4C">
                <w:rPr>
                  <w:rFonts w:eastAsia="Times New Roman"/>
                  <w:color w:val="000000"/>
                  <w:sz w:val="18"/>
                  <w:szCs w:val="18"/>
                  <w:lang w:eastAsia="en-GB"/>
                </w:rPr>
                <w:t xml:space="preserve"> 1.42 ( 0.30, 2.57)</w:t>
              </w:r>
            </w:ins>
          </w:p>
        </w:tc>
        <w:tc>
          <w:tcPr>
            <w:tcW w:w="1897" w:type="dxa"/>
            <w:shd w:val="clear" w:color="auto" w:fill="auto"/>
            <w:noWrap/>
            <w:vAlign w:val="bottom"/>
            <w:hideMark/>
          </w:tcPr>
          <w:p w14:paraId="5EA9EC8B" w14:textId="77777777" w:rsidR="00334A3C" w:rsidRPr="00182A4C" w:rsidRDefault="00334A3C" w:rsidP="00334A3C">
            <w:pPr>
              <w:spacing w:after="0" w:line="240" w:lineRule="auto"/>
              <w:rPr>
                <w:ins w:id="543" w:author="Parks, Robbie M" w:date="2018-11-01T12:21:00Z"/>
                <w:rFonts w:eastAsia="Times New Roman"/>
                <w:color w:val="000000"/>
                <w:sz w:val="18"/>
                <w:szCs w:val="18"/>
                <w:lang w:eastAsia="en-GB"/>
              </w:rPr>
            </w:pPr>
            <w:ins w:id="544" w:author="Parks, Robbie M" w:date="2018-11-01T12:21:00Z">
              <w:r w:rsidRPr="00182A4C">
                <w:rPr>
                  <w:rFonts w:eastAsia="Times New Roman"/>
                  <w:color w:val="000000"/>
                  <w:sz w:val="18"/>
                  <w:szCs w:val="18"/>
                  <w:lang w:eastAsia="en-GB"/>
                </w:rPr>
                <w:t xml:space="preserve"> 1.23 ( 0.22, 2.30)</w:t>
              </w:r>
            </w:ins>
          </w:p>
        </w:tc>
        <w:tc>
          <w:tcPr>
            <w:tcW w:w="1897" w:type="dxa"/>
            <w:shd w:val="clear" w:color="auto" w:fill="auto"/>
            <w:noWrap/>
            <w:vAlign w:val="bottom"/>
            <w:hideMark/>
          </w:tcPr>
          <w:p w14:paraId="37E46671" w14:textId="77777777" w:rsidR="00334A3C" w:rsidRPr="00182A4C" w:rsidRDefault="00334A3C" w:rsidP="00334A3C">
            <w:pPr>
              <w:spacing w:after="0" w:line="240" w:lineRule="auto"/>
              <w:rPr>
                <w:ins w:id="545" w:author="Parks, Robbie M" w:date="2018-11-01T12:21:00Z"/>
                <w:rFonts w:eastAsia="Times New Roman"/>
                <w:color w:val="000000"/>
                <w:sz w:val="18"/>
                <w:szCs w:val="18"/>
                <w:lang w:eastAsia="en-GB"/>
              </w:rPr>
            </w:pPr>
            <w:ins w:id="546" w:author="Parks, Robbie M" w:date="2018-11-01T12:21:00Z">
              <w:r w:rsidRPr="00182A4C">
                <w:rPr>
                  <w:rFonts w:eastAsia="Times New Roman"/>
                  <w:color w:val="000000"/>
                  <w:sz w:val="18"/>
                  <w:szCs w:val="18"/>
                  <w:lang w:eastAsia="en-GB"/>
                </w:rPr>
                <w:t xml:space="preserve"> 0.57 (-0.34, 1.51)</w:t>
              </w:r>
            </w:ins>
          </w:p>
        </w:tc>
        <w:tc>
          <w:tcPr>
            <w:tcW w:w="1897" w:type="dxa"/>
            <w:shd w:val="clear" w:color="auto" w:fill="auto"/>
            <w:noWrap/>
            <w:vAlign w:val="bottom"/>
            <w:hideMark/>
          </w:tcPr>
          <w:p w14:paraId="503ABDA3" w14:textId="77777777" w:rsidR="00334A3C" w:rsidRPr="00182A4C" w:rsidRDefault="00334A3C" w:rsidP="00334A3C">
            <w:pPr>
              <w:spacing w:after="0" w:line="240" w:lineRule="auto"/>
              <w:rPr>
                <w:ins w:id="547" w:author="Parks, Robbie M" w:date="2018-11-01T12:21:00Z"/>
                <w:rFonts w:eastAsia="Times New Roman"/>
                <w:color w:val="000000"/>
                <w:sz w:val="18"/>
                <w:szCs w:val="18"/>
                <w:lang w:eastAsia="en-GB"/>
              </w:rPr>
            </w:pPr>
            <w:ins w:id="548" w:author="Parks, Robbie M" w:date="2018-11-01T12:21:00Z">
              <w:r w:rsidRPr="00182A4C">
                <w:rPr>
                  <w:rFonts w:eastAsia="Times New Roman"/>
                  <w:color w:val="000000"/>
                  <w:sz w:val="18"/>
                  <w:szCs w:val="18"/>
                  <w:lang w:eastAsia="en-GB"/>
                </w:rPr>
                <w:t xml:space="preserve"> 0.40 (-0.38, 1.15)</w:t>
              </w:r>
            </w:ins>
          </w:p>
        </w:tc>
        <w:tc>
          <w:tcPr>
            <w:tcW w:w="1897" w:type="dxa"/>
            <w:shd w:val="clear" w:color="auto" w:fill="auto"/>
            <w:noWrap/>
            <w:vAlign w:val="bottom"/>
            <w:hideMark/>
          </w:tcPr>
          <w:p w14:paraId="788A0614" w14:textId="77777777" w:rsidR="00334A3C" w:rsidRPr="00182A4C" w:rsidRDefault="00334A3C" w:rsidP="00334A3C">
            <w:pPr>
              <w:spacing w:after="0" w:line="240" w:lineRule="auto"/>
              <w:rPr>
                <w:ins w:id="549" w:author="Parks, Robbie M" w:date="2018-11-01T12:21:00Z"/>
                <w:rFonts w:eastAsia="Times New Roman"/>
                <w:color w:val="000000"/>
                <w:sz w:val="18"/>
                <w:szCs w:val="18"/>
                <w:lang w:eastAsia="en-GB"/>
              </w:rPr>
            </w:pPr>
            <w:ins w:id="550" w:author="Parks, Robbie M" w:date="2018-11-01T12:21:00Z">
              <w:r w:rsidRPr="00182A4C">
                <w:rPr>
                  <w:rFonts w:eastAsia="Times New Roman"/>
                  <w:color w:val="000000"/>
                  <w:sz w:val="18"/>
                  <w:szCs w:val="18"/>
                  <w:lang w:eastAsia="en-GB"/>
                </w:rPr>
                <w:t>-0.84 (-1.53,-0.14)</w:t>
              </w:r>
            </w:ins>
          </w:p>
        </w:tc>
        <w:tc>
          <w:tcPr>
            <w:tcW w:w="1897" w:type="dxa"/>
            <w:shd w:val="clear" w:color="auto" w:fill="auto"/>
            <w:noWrap/>
            <w:vAlign w:val="bottom"/>
            <w:hideMark/>
          </w:tcPr>
          <w:p w14:paraId="621834BC" w14:textId="77777777" w:rsidR="00334A3C" w:rsidRPr="00182A4C" w:rsidRDefault="00334A3C" w:rsidP="00334A3C">
            <w:pPr>
              <w:spacing w:after="0" w:line="240" w:lineRule="auto"/>
              <w:rPr>
                <w:ins w:id="551" w:author="Parks, Robbie M" w:date="2018-11-01T12:21:00Z"/>
                <w:rFonts w:eastAsia="Times New Roman"/>
                <w:color w:val="000000"/>
                <w:sz w:val="18"/>
                <w:szCs w:val="18"/>
                <w:lang w:eastAsia="en-GB"/>
              </w:rPr>
            </w:pPr>
            <w:ins w:id="552" w:author="Parks, Robbie M" w:date="2018-11-01T12:21:00Z">
              <w:r w:rsidRPr="00182A4C">
                <w:rPr>
                  <w:rFonts w:eastAsia="Times New Roman"/>
                  <w:color w:val="000000"/>
                  <w:sz w:val="18"/>
                  <w:szCs w:val="18"/>
                  <w:lang w:eastAsia="en-GB"/>
                </w:rPr>
                <w:t>-0.20 (-0.82, 0.41)</w:t>
              </w:r>
            </w:ins>
          </w:p>
        </w:tc>
        <w:tc>
          <w:tcPr>
            <w:tcW w:w="1897" w:type="dxa"/>
            <w:shd w:val="clear" w:color="auto" w:fill="auto"/>
            <w:noWrap/>
            <w:vAlign w:val="bottom"/>
            <w:hideMark/>
          </w:tcPr>
          <w:p w14:paraId="55ABF9B8" w14:textId="77777777" w:rsidR="00334A3C" w:rsidRPr="00182A4C" w:rsidRDefault="00334A3C" w:rsidP="00334A3C">
            <w:pPr>
              <w:spacing w:after="0" w:line="240" w:lineRule="auto"/>
              <w:rPr>
                <w:ins w:id="553" w:author="Parks, Robbie M" w:date="2018-11-01T12:21:00Z"/>
                <w:rFonts w:eastAsia="Times New Roman"/>
                <w:color w:val="000000"/>
                <w:sz w:val="18"/>
                <w:szCs w:val="18"/>
                <w:lang w:eastAsia="en-GB"/>
              </w:rPr>
            </w:pPr>
            <w:ins w:id="554" w:author="Parks, Robbie M" w:date="2018-11-01T12:21:00Z">
              <w:r w:rsidRPr="00182A4C">
                <w:rPr>
                  <w:rFonts w:eastAsia="Times New Roman"/>
                  <w:color w:val="000000"/>
                  <w:sz w:val="18"/>
                  <w:szCs w:val="18"/>
                  <w:lang w:eastAsia="en-GB"/>
                </w:rPr>
                <w:t>-0.70 (-1.16,-0.24)</w:t>
              </w:r>
            </w:ins>
          </w:p>
        </w:tc>
      </w:tr>
      <w:tr w:rsidR="00BB1FD5" w:rsidRPr="00182A4C" w14:paraId="7727DCDB" w14:textId="77777777" w:rsidTr="00182A4C">
        <w:trPr>
          <w:trHeight w:val="320"/>
          <w:ins w:id="555" w:author="Parks, Robbie M" w:date="2018-11-01T12:21:00Z"/>
        </w:trPr>
        <w:tc>
          <w:tcPr>
            <w:tcW w:w="1831" w:type="dxa"/>
            <w:shd w:val="clear" w:color="auto" w:fill="auto"/>
            <w:noWrap/>
            <w:vAlign w:val="bottom"/>
            <w:hideMark/>
          </w:tcPr>
          <w:p w14:paraId="7DFE429C" w14:textId="77777777" w:rsidR="00334A3C" w:rsidRPr="00182A4C" w:rsidRDefault="00334A3C" w:rsidP="00334A3C">
            <w:pPr>
              <w:spacing w:after="0" w:line="240" w:lineRule="auto"/>
              <w:rPr>
                <w:ins w:id="556" w:author="Parks, Robbie M" w:date="2018-11-01T12:21:00Z"/>
                <w:rFonts w:eastAsia="Times New Roman"/>
                <w:color w:val="000000"/>
                <w:sz w:val="18"/>
                <w:szCs w:val="18"/>
                <w:lang w:eastAsia="en-GB"/>
              </w:rPr>
            </w:pPr>
            <w:ins w:id="557" w:author="Parks, Robbie M" w:date="2018-11-01T12:21:00Z">
              <w:r w:rsidRPr="00182A4C">
                <w:rPr>
                  <w:rFonts w:eastAsia="Times New Roman"/>
                  <w:color w:val="000000"/>
                  <w:sz w:val="18"/>
                  <w:szCs w:val="18"/>
                  <w:lang w:eastAsia="en-GB"/>
                </w:rPr>
                <w:t>Male</w:t>
              </w:r>
            </w:ins>
          </w:p>
        </w:tc>
        <w:tc>
          <w:tcPr>
            <w:tcW w:w="1963" w:type="dxa"/>
            <w:shd w:val="clear" w:color="auto" w:fill="auto"/>
            <w:noWrap/>
            <w:vAlign w:val="bottom"/>
            <w:hideMark/>
          </w:tcPr>
          <w:p w14:paraId="1E4E5076" w14:textId="77777777" w:rsidR="00334A3C" w:rsidRPr="00182A4C" w:rsidRDefault="00334A3C" w:rsidP="00334A3C">
            <w:pPr>
              <w:spacing w:after="0" w:line="240" w:lineRule="auto"/>
              <w:rPr>
                <w:ins w:id="558" w:author="Parks, Robbie M" w:date="2018-11-01T12:21:00Z"/>
                <w:rFonts w:eastAsia="Times New Roman"/>
                <w:color w:val="000000"/>
                <w:sz w:val="18"/>
                <w:szCs w:val="18"/>
                <w:lang w:eastAsia="en-GB"/>
              </w:rPr>
            </w:pPr>
            <w:ins w:id="559" w:author="Parks, Robbie M" w:date="2018-11-01T12:21:00Z">
              <w:r w:rsidRPr="00182A4C">
                <w:rPr>
                  <w:rFonts w:eastAsia="Times New Roman"/>
                  <w:color w:val="000000"/>
                  <w:sz w:val="18"/>
                  <w:szCs w:val="18"/>
                  <w:lang w:eastAsia="en-GB"/>
                </w:rPr>
                <w:t>Drownings</w:t>
              </w:r>
            </w:ins>
          </w:p>
        </w:tc>
        <w:tc>
          <w:tcPr>
            <w:tcW w:w="1897" w:type="dxa"/>
            <w:shd w:val="clear" w:color="auto" w:fill="auto"/>
            <w:noWrap/>
            <w:vAlign w:val="bottom"/>
            <w:hideMark/>
          </w:tcPr>
          <w:p w14:paraId="3D718706" w14:textId="77777777" w:rsidR="00334A3C" w:rsidRPr="00182A4C" w:rsidRDefault="00334A3C" w:rsidP="00334A3C">
            <w:pPr>
              <w:spacing w:after="0" w:line="240" w:lineRule="auto"/>
              <w:rPr>
                <w:ins w:id="560" w:author="Parks, Robbie M" w:date="2018-11-01T12:21:00Z"/>
                <w:rFonts w:eastAsia="Times New Roman"/>
                <w:color w:val="000000"/>
                <w:sz w:val="18"/>
                <w:szCs w:val="18"/>
                <w:lang w:eastAsia="en-GB"/>
              </w:rPr>
            </w:pPr>
            <w:ins w:id="561" w:author="Parks, Robbie M" w:date="2018-11-01T12:21:00Z">
              <w:r w:rsidRPr="00182A4C">
                <w:rPr>
                  <w:rFonts w:eastAsia="Times New Roman"/>
                  <w:color w:val="000000"/>
                  <w:sz w:val="18"/>
                  <w:szCs w:val="18"/>
                  <w:lang w:eastAsia="en-GB"/>
                </w:rPr>
                <w:t xml:space="preserve"> 2.96 ( 1.81, 4.06)</w:t>
              </w:r>
            </w:ins>
          </w:p>
        </w:tc>
        <w:tc>
          <w:tcPr>
            <w:tcW w:w="1897" w:type="dxa"/>
            <w:shd w:val="clear" w:color="auto" w:fill="auto"/>
            <w:noWrap/>
            <w:vAlign w:val="bottom"/>
            <w:hideMark/>
          </w:tcPr>
          <w:p w14:paraId="4755C7F2" w14:textId="77777777" w:rsidR="00334A3C" w:rsidRPr="00182A4C" w:rsidRDefault="00334A3C" w:rsidP="00334A3C">
            <w:pPr>
              <w:spacing w:after="0" w:line="240" w:lineRule="auto"/>
              <w:rPr>
                <w:ins w:id="562" w:author="Parks, Robbie M" w:date="2018-11-01T12:21:00Z"/>
                <w:rFonts w:eastAsia="Times New Roman"/>
                <w:color w:val="000000"/>
                <w:sz w:val="18"/>
                <w:szCs w:val="18"/>
                <w:lang w:eastAsia="en-GB"/>
              </w:rPr>
            </w:pPr>
            <w:ins w:id="563" w:author="Parks, Robbie M" w:date="2018-11-01T12:21:00Z">
              <w:r w:rsidRPr="00182A4C">
                <w:rPr>
                  <w:rFonts w:eastAsia="Times New Roman"/>
                  <w:color w:val="000000"/>
                  <w:sz w:val="18"/>
                  <w:szCs w:val="18"/>
                  <w:lang w:eastAsia="en-GB"/>
                </w:rPr>
                <w:t xml:space="preserve"> 5.97 ( 4.52, 7.43)</w:t>
              </w:r>
            </w:ins>
          </w:p>
        </w:tc>
        <w:tc>
          <w:tcPr>
            <w:tcW w:w="1897" w:type="dxa"/>
            <w:shd w:val="clear" w:color="auto" w:fill="auto"/>
            <w:noWrap/>
            <w:vAlign w:val="bottom"/>
            <w:hideMark/>
          </w:tcPr>
          <w:p w14:paraId="40E475CA" w14:textId="77777777" w:rsidR="00334A3C" w:rsidRPr="00182A4C" w:rsidRDefault="00334A3C" w:rsidP="00334A3C">
            <w:pPr>
              <w:spacing w:after="0" w:line="240" w:lineRule="auto"/>
              <w:rPr>
                <w:ins w:id="564" w:author="Parks, Robbie M" w:date="2018-11-01T12:21:00Z"/>
                <w:rFonts w:eastAsia="Times New Roman"/>
                <w:color w:val="000000"/>
                <w:sz w:val="18"/>
                <w:szCs w:val="18"/>
                <w:lang w:eastAsia="en-GB"/>
              </w:rPr>
            </w:pPr>
            <w:ins w:id="565" w:author="Parks, Robbie M" w:date="2018-11-01T12:21:00Z">
              <w:r w:rsidRPr="00182A4C">
                <w:rPr>
                  <w:rFonts w:eastAsia="Times New Roman"/>
                  <w:color w:val="000000"/>
                  <w:sz w:val="18"/>
                  <w:szCs w:val="18"/>
                  <w:lang w:eastAsia="en-GB"/>
                </w:rPr>
                <w:t xml:space="preserve"> 8.29 ( 7.26, 9.32)</w:t>
              </w:r>
            </w:ins>
          </w:p>
        </w:tc>
        <w:tc>
          <w:tcPr>
            <w:tcW w:w="1897" w:type="dxa"/>
            <w:shd w:val="clear" w:color="auto" w:fill="auto"/>
            <w:noWrap/>
            <w:vAlign w:val="bottom"/>
            <w:hideMark/>
          </w:tcPr>
          <w:p w14:paraId="1787AF49" w14:textId="77777777" w:rsidR="00334A3C" w:rsidRPr="00182A4C" w:rsidRDefault="00334A3C" w:rsidP="00334A3C">
            <w:pPr>
              <w:spacing w:after="0" w:line="240" w:lineRule="auto"/>
              <w:rPr>
                <w:ins w:id="566" w:author="Parks, Robbie M" w:date="2018-11-01T12:21:00Z"/>
                <w:rFonts w:eastAsia="Times New Roman"/>
                <w:color w:val="000000"/>
                <w:sz w:val="18"/>
                <w:szCs w:val="18"/>
                <w:lang w:eastAsia="en-GB"/>
              </w:rPr>
            </w:pPr>
            <w:ins w:id="567" w:author="Parks, Robbie M" w:date="2018-11-01T12:21:00Z">
              <w:r w:rsidRPr="00182A4C">
                <w:rPr>
                  <w:rFonts w:eastAsia="Times New Roman"/>
                  <w:color w:val="000000"/>
                  <w:sz w:val="18"/>
                  <w:szCs w:val="18"/>
                  <w:lang w:eastAsia="en-GB"/>
                </w:rPr>
                <w:t xml:space="preserve"> 6.28 ( 5.10, 7.47)</w:t>
              </w:r>
            </w:ins>
          </w:p>
        </w:tc>
        <w:tc>
          <w:tcPr>
            <w:tcW w:w="1897" w:type="dxa"/>
            <w:shd w:val="clear" w:color="auto" w:fill="auto"/>
            <w:noWrap/>
            <w:vAlign w:val="bottom"/>
            <w:hideMark/>
          </w:tcPr>
          <w:p w14:paraId="4B5C4262" w14:textId="77777777" w:rsidR="00334A3C" w:rsidRPr="00182A4C" w:rsidRDefault="00334A3C" w:rsidP="00334A3C">
            <w:pPr>
              <w:spacing w:after="0" w:line="240" w:lineRule="auto"/>
              <w:rPr>
                <w:ins w:id="568" w:author="Parks, Robbie M" w:date="2018-11-01T12:21:00Z"/>
                <w:rFonts w:eastAsia="Times New Roman"/>
                <w:color w:val="000000"/>
                <w:sz w:val="18"/>
                <w:szCs w:val="18"/>
                <w:lang w:eastAsia="en-GB"/>
              </w:rPr>
            </w:pPr>
            <w:ins w:id="569" w:author="Parks, Robbie M" w:date="2018-11-01T12:21:00Z">
              <w:r w:rsidRPr="00182A4C">
                <w:rPr>
                  <w:rFonts w:eastAsia="Times New Roman"/>
                  <w:color w:val="000000"/>
                  <w:sz w:val="18"/>
                  <w:szCs w:val="18"/>
                  <w:lang w:eastAsia="en-GB"/>
                </w:rPr>
                <w:t xml:space="preserve"> 4.27 ( 3.12, 5.53)</w:t>
              </w:r>
            </w:ins>
          </w:p>
        </w:tc>
        <w:tc>
          <w:tcPr>
            <w:tcW w:w="1897" w:type="dxa"/>
            <w:shd w:val="clear" w:color="auto" w:fill="auto"/>
            <w:noWrap/>
            <w:vAlign w:val="bottom"/>
            <w:hideMark/>
          </w:tcPr>
          <w:p w14:paraId="2D6B92A7" w14:textId="77777777" w:rsidR="00334A3C" w:rsidRPr="00182A4C" w:rsidRDefault="00334A3C" w:rsidP="00334A3C">
            <w:pPr>
              <w:spacing w:after="0" w:line="240" w:lineRule="auto"/>
              <w:rPr>
                <w:ins w:id="570" w:author="Parks, Robbie M" w:date="2018-11-01T12:21:00Z"/>
                <w:rFonts w:eastAsia="Times New Roman"/>
                <w:color w:val="000000"/>
                <w:sz w:val="18"/>
                <w:szCs w:val="18"/>
                <w:lang w:eastAsia="en-GB"/>
              </w:rPr>
            </w:pPr>
            <w:ins w:id="571" w:author="Parks, Robbie M" w:date="2018-11-01T12:21:00Z">
              <w:r w:rsidRPr="00182A4C">
                <w:rPr>
                  <w:rFonts w:eastAsia="Times New Roman"/>
                  <w:color w:val="000000"/>
                  <w:sz w:val="18"/>
                  <w:szCs w:val="18"/>
                  <w:lang w:eastAsia="en-GB"/>
                </w:rPr>
                <w:t xml:space="preserve"> 3.11 ( 1.85, 4.43)</w:t>
              </w:r>
            </w:ins>
          </w:p>
        </w:tc>
        <w:tc>
          <w:tcPr>
            <w:tcW w:w="1897" w:type="dxa"/>
            <w:shd w:val="clear" w:color="auto" w:fill="auto"/>
            <w:noWrap/>
            <w:vAlign w:val="bottom"/>
            <w:hideMark/>
          </w:tcPr>
          <w:p w14:paraId="12E5DD79" w14:textId="77777777" w:rsidR="00334A3C" w:rsidRPr="00182A4C" w:rsidRDefault="00334A3C" w:rsidP="00334A3C">
            <w:pPr>
              <w:spacing w:after="0" w:line="240" w:lineRule="auto"/>
              <w:rPr>
                <w:ins w:id="572" w:author="Parks, Robbie M" w:date="2018-11-01T12:21:00Z"/>
                <w:rFonts w:eastAsia="Times New Roman"/>
                <w:color w:val="000000"/>
                <w:sz w:val="18"/>
                <w:szCs w:val="18"/>
                <w:lang w:eastAsia="en-GB"/>
              </w:rPr>
            </w:pPr>
            <w:ins w:id="573" w:author="Parks, Robbie M" w:date="2018-11-01T12:21:00Z">
              <w:r w:rsidRPr="00182A4C">
                <w:rPr>
                  <w:rFonts w:eastAsia="Times New Roman"/>
                  <w:color w:val="000000"/>
                  <w:sz w:val="18"/>
                  <w:szCs w:val="18"/>
                  <w:lang w:eastAsia="en-GB"/>
                </w:rPr>
                <w:t xml:space="preserve"> 2.19 ( 0.94, 3.46)</w:t>
              </w:r>
            </w:ins>
          </w:p>
        </w:tc>
        <w:tc>
          <w:tcPr>
            <w:tcW w:w="1897" w:type="dxa"/>
            <w:shd w:val="clear" w:color="auto" w:fill="auto"/>
            <w:noWrap/>
            <w:vAlign w:val="bottom"/>
            <w:hideMark/>
          </w:tcPr>
          <w:p w14:paraId="176E2567" w14:textId="77777777" w:rsidR="00334A3C" w:rsidRPr="00182A4C" w:rsidRDefault="00334A3C" w:rsidP="00334A3C">
            <w:pPr>
              <w:spacing w:after="0" w:line="240" w:lineRule="auto"/>
              <w:rPr>
                <w:ins w:id="574" w:author="Parks, Robbie M" w:date="2018-11-01T12:21:00Z"/>
                <w:rFonts w:eastAsia="Times New Roman"/>
                <w:color w:val="000000"/>
                <w:sz w:val="18"/>
                <w:szCs w:val="18"/>
                <w:lang w:eastAsia="en-GB"/>
              </w:rPr>
            </w:pPr>
            <w:ins w:id="575" w:author="Parks, Robbie M" w:date="2018-11-01T12:21:00Z">
              <w:r w:rsidRPr="00182A4C">
                <w:rPr>
                  <w:rFonts w:eastAsia="Times New Roman"/>
                  <w:color w:val="000000"/>
                  <w:sz w:val="18"/>
                  <w:szCs w:val="18"/>
                  <w:lang w:eastAsia="en-GB"/>
                </w:rPr>
                <w:t xml:space="preserve"> 2.10 ( 0.80, 3.43)</w:t>
              </w:r>
            </w:ins>
          </w:p>
        </w:tc>
        <w:tc>
          <w:tcPr>
            <w:tcW w:w="1897" w:type="dxa"/>
            <w:shd w:val="clear" w:color="auto" w:fill="auto"/>
            <w:noWrap/>
            <w:vAlign w:val="bottom"/>
            <w:hideMark/>
          </w:tcPr>
          <w:p w14:paraId="779DADF7" w14:textId="77777777" w:rsidR="00334A3C" w:rsidRPr="00182A4C" w:rsidRDefault="00334A3C" w:rsidP="00334A3C">
            <w:pPr>
              <w:spacing w:after="0" w:line="240" w:lineRule="auto"/>
              <w:rPr>
                <w:ins w:id="576" w:author="Parks, Robbie M" w:date="2018-11-01T12:21:00Z"/>
                <w:rFonts w:eastAsia="Times New Roman"/>
                <w:color w:val="000000"/>
                <w:sz w:val="18"/>
                <w:szCs w:val="18"/>
                <w:lang w:eastAsia="en-GB"/>
              </w:rPr>
            </w:pPr>
            <w:ins w:id="577" w:author="Parks, Robbie M" w:date="2018-11-01T12:21:00Z">
              <w:r w:rsidRPr="00182A4C">
                <w:rPr>
                  <w:rFonts w:eastAsia="Times New Roman"/>
                  <w:color w:val="000000"/>
                  <w:sz w:val="18"/>
                  <w:szCs w:val="18"/>
                  <w:lang w:eastAsia="en-GB"/>
                </w:rPr>
                <w:t xml:space="preserve"> 0.60 (-0.98, 2.20)</w:t>
              </w:r>
            </w:ins>
          </w:p>
        </w:tc>
      </w:tr>
      <w:tr w:rsidR="00BB1FD5" w:rsidRPr="00182A4C" w14:paraId="711F0802" w14:textId="77777777" w:rsidTr="00182A4C">
        <w:trPr>
          <w:trHeight w:val="320"/>
          <w:ins w:id="578" w:author="Parks, Robbie M" w:date="2018-11-01T12:21:00Z"/>
        </w:trPr>
        <w:tc>
          <w:tcPr>
            <w:tcW w:w="1831" w:type="dxa"/>
            <w:shd w:val="clear" w:color="auto" w:fill="auto"/>
            <w:noWrap/>
            <w:vAlign w:val="bottom"/>
            <w:hideMark/>
          </w:tcPr>
          <w:p w14:paraId="4F50AEC6" w14:textId="77777777" w:rsidR="00334A3C" w:rsidRPr="00182A4C" w:rsidRDefault="00334A3C" w:rsidP="00334A3C">
            <w:pPr>
              <w:spacing w:after="0" w:line="240" w:lineRule="auto"/>
              <w:rPr>
                <w:ins w:id="579" w:author="Parks, Robbie M" w:date="2018-11-01T12:21:00Z"/>
                <w:rFonts w:eastAsia="Times New Roman"/>
                <w:color w:val="000000"/>
                <w:sz w:val="18"/>
                <w:szCs w:val="18"/>
                <w:lang w:eastAsia="en-GB"/>
              </w:rPr>
            </w:pPr>
            <w:ins w:id="580" w:author="Parks, Robbie M" w:date="2018-11-01T12:21:00Z">
              <w:r w:rsidRPr="00182A4C">
                <w:rPr>
                  <w:rFonts w:eastAsia="Times New Roman"/>
                  <w:color w:val="000000"/>
                  <w:sz w:val="18"/>
                  <w:szCs w:val="18"/>
                  <w:lang w:eastAsia="en-GB"/>
                </w:rPr>
                <w:t>Male</w:t>
              </w:r>
            </w:ins>
          </w:p>
        </w:tc>
        <w:tc>
          <w:tcPr>
            <w:tcW w:w="1963" w:type="dxa"/>
            <w:shd w:val="clear" w:color="auto" w:fill="auto"/>
            <w:noWrap/>
            <w:vAlign w:val="bottom"/>
            <w:hideMark/>
          </w:tcPr>
          <w:p w14:paraId="654DCD73" w14:textId="77777777" w:rsidR="00334A3C" w:rsidRPr="00182A4C" w:rsidRDefault="00334A3C" w:rsidP="00334A3C">
            <w:pPr>
              <w:spacing w:after="0" w:line="240" w:lineRule="auto"/>
              <w:rPr>
                <w:ins w:id="581" w:author="Parks, Robbie M" w:date="2018-11-01T12:21:00Z"/>
                <w:rFonts w:eastAsia="Times New Roman"/>
                <w:color w:val="000000"/>
                <w:sz w:val="18"/>
                <w:szCs w:val="18"/>
                <w:lang w:eastAsia="en-GB"/>
              </w:rPr>
            </w:pPr>
            <w:ins w:id="582" w:author="Parks, Robbie M" w:date="2018-11-01T12:21:00Z">
              <w:r w:rsidRPr="00182A4C">
                <w:rPr>
                  <w:rFonts w:eastAsia="Times New Roman"/>
                  <w:color w:val="000000"/>
                  <w:sz w:val="18"/>
                  <w:szCs w:val="18"/>
                  <w:lang w:eastAsia="en-GB"/>
                </w:rPr>
                <w:t>Other unintentional injuries</w:t>
              </w:r>
            </w:ins>
          </w:p>
        </w:tc>
        <w:tc>
          <w:tcPr>
            <w:tcW w:w="1897" w:type="dxa"/>
            <w:shd w:val="clear" w:color="auto" w:fill="auto"/>
            <w:noWrap/>
            <w:vAlign w:val="bottom"/>
            <w:hideMark/>
          </w:tcPr>
          <w:p w14:paraId="74CFA7B7" w14:textId="77777777" w:rsidR="00334A3C" w:rsidRPr="00182A4C" w:rsidRDefault="00334A3C" w:rsidP="00334A3C">
            <w:pPr>
              <w:spacing w:after="0" w:line="240" w:lineRule="auto"/>
              <w:rPr>
                <w:ins w:id="583" w:author="Parks, Robbie M" w:date="2018-11-01T12:21:00Z"/>
                <w:rFonts w:eastAsia="Times New Roman"/>
                <w:color w:val="000000"/>
                <w:sz w:val="18"/>
                <w:szCs w:val="18"/>
                <w:lang w:eastAsia="en-GB"/>
              </w:rPr>
            </w:pPr>
            <w:ins w:id="584" w:author="Parks, Robbie M" w:date="2018-11-01T12:21:00Z">
              <w:r w:rsidRPr="00182A4C">
                <w:rPr>
                  <w:rFonts w:eastAsia="Times New Roman"/>
                  <w:color w:val="000000"/>
                  <w:sz w:val="18"/>
                  <w:szCs w:val="18"/>
                  <w:lang w:eastAsia="en-GB"/>
                </w:rPr>
                <w:t>-0.20 (-0.96, 0.59)</w:t>
              </w:r>
            </w:ins>
          </w:p>
        </w:tc>
        <w:tc>
          <w:tcPr>
            <w:tcW w:w="1897" w:type="dxa"/>
            <w:shd w:val="clear" w:color="auto" w:fill="auto"/>
            <w:noWrap/>
            <w:vAlign w:val="bottom"/>
            <w:hideMark/>
          </w:tcPr>
          <w:p w14:paraId="5D6209BF" w14:textId="77777777" w:rsidR="00334A3C" w:rsidRPr="00182A4C" w:rsidRDefault="00334A3C" w:rsidP="00334A3C">
            <w:pPr>
              <w:spacing w:after="0" w:line="240" w:lineRule="auto"/>
              <w:rPr>
                <w:ins w:id="585" w:author="Parks, Robbie M" w:date="2018-11-01T12:21:00Z"/>
                <w:rFonts w:eastAsia="Times New Roman"/>
                <w:color w:val="000000"/>
                <w:sz w:val="18"/>
                <w:szCs w:val="18"/>
                <w:lang w:eastAsia="en-GB"/>
              </w:rPr>
            </w:pPr>
            <w:ins w:id="586" w:author="Parks, Robbie M" w:date="2018-11-01T12:21:00Z">
              <w:r w:rsidRPr="00182A4C">
                <w:rPr>
                  <w:rFonts w:eastAsia="Times New Roman"/>
                  <w:color w:val="000000"/>
                  <w:sz w:val="18"/>
                  <w:szCs w:val="18"/>
                  <w:lang w:eastAsia="en-GB"/>
                </w:rPr>
                <w:t>-0.36 (-1.16, 0.42)</w:t>
              </w:r>
            </w:ins>
          </w:p>
        </w:tc>
        <w:tc>
          <w:tcPr>
            <w:tcW w:w="1897" w:type="dxa"/>
            <w:shd w:val="clear" w:color="auto" w:fill="auto"/>
            <w:noWrap/>
            <w:vAlign w:val="bottom"/>
            <w:hideMark/>
          </w:tcPr>
          <w:p w14:paraId="151CBE61" w14:textId="77777777" w:rsidR="00334A3C" w:rsidRPr="00182A4C" w:rsidRDefault="00334A3C" w:rsidP="00334A3C">
            <w:pPr>
              <w:spacing w:after="0" w:line="240" w:lineRule="auto"/>
              <w:rPr>
                <w:ins w:id="587" w:author="Parks, Robbie M" w:date="2018-11-01T12:21:00Z"/>
                <w:rFonts w:eastAsia="Times New Roman"/>
                <w:color w:val="000000"/>
                <w:sz w:val="18"/>
                <w:szCs w:val="18"/>
                <w:lang w:eastAsia="en-GB"/>
              </w:rPr>
            </w:pPr>
            <w:ins w:id="588" w:author="Parks, Robbie M" w:date="2018-11-01T12:21:00Z">
              <w:r w:rsidRPr="00182A4C">
                <w:rPr>
                  <w:rFonts w:eastAsia="Times New Roman"/>
                  <w:color w:val="000000"/>
                  <w:sz w:val="18"/>
                  <w:szCs w:val="18"/>
                  <w:lang w:eastAsia="en-GB"/>
                </w:rPr>
                <w:t xml:space="preserve"> 0.62 (-0.15, 1.41)</w:t>
              </w:r>
            </w:ins>
          </w:p>
        </w:tc>
        <w:tc>
          <w:tcPr>
            <w:tcW w:w="1897" w:type="dxa"/>
            <w:shd w:val="clear" w:color="auto" w:fill="auto"/>
            <w:noWrap/>
            <w:vAlign w:val="bottom"/>
            <w:hideMark/>
          </w:tcPr>
          <w:p w14:paraId="0AC0487D" w14:textId="77777777" w:rsidR="00334A3C" w:rsidRPr="00182A4C" w:rsidRDefault="00334A3C" w:rsidP="00334A3C">
            <w:pPr>
              <w:spacing w:after="0" w:line="240" w:lineRule="auto"/>
              <w:rPr>
                <w:ins w:id="589" w:author="Parks, Robbie M" w:date="2018-11-01T12:21:00Z"/>
                <w:rFonts w:eastAsia="Times New Roman"/>
                <w:color w:val="000000"/>
                <w:sz w:val="18"/>
                <w:szCs w:val="18"/>
                <w:lang w:eastAsia="en-GB"/>
              </w:rPr>
            </w:pPr>
            <w:ins w:id="590" w:author="Parks, Robbie M" w:date="2018-11-01T12:21:00Z">
              <w:r w:rsidRPr="00182A4C">
                <w:rPr>
                  <w:rFonts w:eastAsia="Times New Roman"/>
                  <w:color w:val="000000"/>
                  <w:sz w:val="18"/>
                  <w:szCs w:val="18"/>
                  <w:lang w:eastAsia="en-GB"/>
                </w:rPr>
                <w:t xml:space="preserve"> 0.37 (-0.49, 1.24)</w:t>
              </w:r>
            </w:ins>
          </w:p>
        </w:tc>
        <w:tc>
          <w:tcPr>
            <w:tcW w:w="1897" w:type="dxa"/>
            <w:shd w:val="clear" w:color="auto" w:fill="auto"/>
            <w:noWrap/>
            <w:vAlign w:val="bottom"/>
            <w:hideMark/>
          </w:tcPr>
          <w:p w14:paraId="0DA98E33" w14:textId="77777777" w:rsidR="00334A3C" w:rsidRPr="00182A4C" w:rsidRDefault="00334A3C" w:rsidP="00334A3C">
            <w:pPr>
              <w:spacing w:after="0" w:line="240" w:lineRule="auto"/>
              <w:rPr>
                <w:ins w:id="591" w:author="Parks, Robbie M" w:date="2018-11-01T12:21:00Z"/>
                <w:rFonts w:eastAsia="Times New Roman"/>
                <w:color w:val="000000"/>
                <w:sz w:val="18"/>
                <w:szCs w:val="18"/>
                <w:lang w:eastAsia="en-GB"/>
              </w:rPr>
            </w:pPr>
            <w:ins w:id="592" w:author="Parks, Robbie M" w:date="2018-11-01T12:21:00Z">
              <w:r w:rsidRPr="00182A4C">
                <w:rPr>
                  <w:rFonts w:eastAsia="Times New Roman"/>
                  <w:color w:val="000000"/>
                  <w:sz w:val="18"/>
                  <w:szCs w:val="18"/>
                  <w:lang w:eastAsia="en-GB"/>
                </w:rPr>
                <w:t xml:space="preserve"> 0.78 (-0.13, 1.69)</w:t>
              </w:r>
            </w:ins>
          </w:p>
        </w:tc>
        <w:tc>
          <w:tcPr>
            <w:tcW w:w="1897" w:type="dxa"/>
            <w:shd w:val="clear" w:color="auto" w:fill="auto"/>
            <w:noWrap/>
            <w:vAlign w:val="bottom"/>
            <w:hideMark/>
          </w:tcPr>
          <w:p w14:paraId="3CC0E324" w14:textId="77777777" w:rsidR="00334A3C" w:rsidRPr="00182A4C" w:rsidRDefault="00334A3C" w:rsidP="00334A3C">
            <w:pPr>
              <w:spacing w:after="0" w:line="240" w:lineRule="auto"/>
              <w:rPr>
                <w:ins w:id="593" w:author="Parks, Robbie M" w:date="2018-11-01T12:21:00Z"/>
                <w:rFonts w:eastAsia="Times New Roman"/>
                <w:color w:val="000000"/>
                <w:sz w:val="18"/>
                <w:szCs w:val="18"/>
                <w:lang w:eastAsia="en-GB"/>
              </w:rPr>
            </w:pPr>
            <w:ins w:id="594" w:author="Parks, Robbie M" w:date="2018-11-01T12:21:00Z">
              <w:r w:rsidRPr="00182A4C">
                <w:rPr>
                  <w:rFonts w:eastAsia="Times New Roman"/>
                  <w:color w:val="000000"/>
                  <w:sz w:val="18"/>
                  <w:szCs w:val="18"/>
                  <w:lang w:eastAsia="en-GB"/>
                </w:rPr>
                <w:t xml:space="preserve"> 0.39 (-0.48, 1.27)</w:t>
              </w:r>
            </w:ins>
          </w:p>
        </w:tc>
        <w:tc>
          <w:tcPr>
            <w:tcW w:w="1897" w:type="dxa"/>
            <w:shd w:val="clear" w:color="auto" w:fill="auto"/>
            <w:noWrap/>
            <w:vAlign w:val="bottom"/>
            <w:hideMark/>
          </w:tcPr>
          <w:p w14:paraId="4ED6A0C9" w14:textId="77777777" w:rsidR="00334A3C" w:rsidRPr="00182A4C" w:rsidRDefault="00334A3C" w:rsidP="00334A3C">
            <w:pPr>
              <w:spacing w:after="0" w:line="240" w:lineRule="auto"/>
              <w:rPr>
                <w:ins w:id="595" w:author="Parks, Robbie M" w:date="2018-11-01T12:21:00Z"/>
                <w:rFonts w:eastAsia="Times New Roman"/>
                <w:color w:val="000000"/>
                <w:sz w:val="18"/>
                <w:szCs w:val="18"/>
                <w:lang w:eastAsia="en-GB"/>
              </w:rPr>
            </w:pPr>
            <w:ins w:id="596" w:author="Parks, Robbie M" w:date="2018-11-01T12:21:00Z">
              <w:r w:rsidRPr="00182A4C">
                <w:rPr>
                  <w:rFonts w:eastAsia="Times New Roman"/>
                  <w:color w:val="000000"/>
                  <w:sz w:val="18"/>
                  <w:szCs w:val="18"/>
                  <w:lang w:eastAsia="en-GB"/>
                </w:rPr>
                <w:t>-0.20 (-1.01, 0.62)</w:t>
              </w:r>
            </w:ins>
          </w:p>
        </w:tc>
        <w:tc>
          <w:tcPr>
            <w:tcW w:w="1897" w:type="dxa"/>
            <w:shd w:val="clear" w:color="auto" w:fill="auto"/>
            <w:noWrap/>
            <w:vAlign w:val="bottom"/>
            <w:hideMark/>
          </w:tcPr>
          <w:p w14:paraId="1AE32E84" w14:textId="77777777" w:rsidR="00334A3C" w:rsidRPr="00182A4C" w:rsidRDefault="00334A3C" w:rsidP="00334A3C">
            <w:pPr>
              <w:spacing w:after="0" w:line="240" w:lineRule="auto"/>
              <w:rPr>
                <w:ins w:id="597" w:author="Parks, Robbie M" w:date="2018-11-01T12:21:00Z"/>
                <w:rFonts w:eastAsia="Times New Roman"/>
                <w:color w:val="000000"/>
                <w:sz w:val="18"/>
                <w:szCs w:val="18"/>
                <w:lang w:eastAsia="en-GB"/>
              </w:rPr>
            </w:pPr>
            <w:ins w:id="598" w:author="Parks, Robbie M" w:date="2018-11-01T12:21:00Z">
              <w:r w:rsidRPr="00182A4C">
                <w:rPr>
                  <w:rFonts w:eastAsia="Times New Roman"/>
                  <w:color w:val="000000"/>
                  <w:sz w:val="18"/>
                  <w:szCs w:val="18"/>
                  <w:lang w:eastAsia="en-GB"/>
                </w:rPr>
                <w:t xml:space="preserve"> 0.11 (-0.68, 0.90)</w:t>
              </w:r>
            </w:ins>
          </w:p>
        </w:tc>
        <w:tc>
          <w:tcPr>
            <w:tcW w:w="1897" w:type="dxa"/>
            <w:shd w:val="clear" w:color="auto" w:fill="auto"/>
            <w:noWrap/>
            <w:vAlign w:val="bottom"/>
            <w:hideMark/>
          </w:tcPr>
          <w:p w14:paraId="187C3C39" w14:textId="77777777" w:rsidR="00334A3C" w:rsidRPr="00182A4C" w:rsidRDefault="00334A3C" w:rsidP="00334A3C">
            <w:pPr>
              <w:spacing w:after="0" w:line="240" w:lineRule="auto"/>
              <w:rPr>
                <w:ins w:id="599" w:author="Parks, Robbie M" w:date="2018-11-01T12:21:00Z"/>
                <w:rFonts w:eastAsia="Times New Roman"/>
                <w:color w:val="000000"/>
                <w:sz w:val="18"/>
                <w:szCs w:val="18"/>
                <w:lang w:eastAsia="en-GB"/>
              </w:rPr>
            </w:pPr>
            <w:ins w:id="600" w:author="Parks, Robbie M" w:date="2018-11-01T12:21:00Z">
              <w:r w:rsidRPr="00182A4C">
                <w:rPr>
                  <w:rFonts w:eastAsia="Times New Roman"/>
                  <w:color w:val="000000"/>
                  <w:sz w:val="18"/>
                  <w:szCs w:val="18"/>
                  <w:lang w:eastAsia="en-GB"/>
                </w:rPr>
                <w:t>-0.34 (-1.15, 0.45)</w:t>
              </w:r>
            </w:ins>
          </w:p>
        </w:tc>
      </w:tr>
      <w:tr w:rsidR="00BB1FD5" w:rsidRPr="00182A4C" w14:paraId="63FF7904" w14:textId="77777777" w:rsidTr="00182A4C">
        <w:trPr>
          <w:trHeight w:val="320"/>
          <w:ins w:id="601" w:author="Parks, Robbie M" w:date="2018-11-01T12:21:00Z"/>
        </w:trPr>
        <w:tc>
          <w:tcPr>
            <w:tcW w:w="1831" w:type="dxa"/>
            <w:shd w:val="clear" w:color="auto" w:fill="auto"/>
            <w:noWrap/>
            <w:vAlign w:val="bottom"/>
            <w:hideMark/>
          </w:tcPr>
          <w:p w14:paraId="4E83227F" w14:textId="77777777" w:rsidR="00334A3C" w:rsidRPr="00182A4C" w:rsidRDefault="00334A3C" w:rsidP="00334A3C">
            <w:pPr>
              <w:spacing w:after="0" w:line="240" w:lineRule="auto"/>
              <w:rPr>
                <w:ins w:id="602" w:author="Parks, Robbie M" w:date="2018-11-01T12:21:00Z"/>
                <w:rFonts w:eastAsia="Times New Roman"/>
                <w:color w:val="000000"/>
                <w:sz w:val="18"/>
                <w:szCs w:val="18"/>
                <w:lang w:eastAsia="en-GB"/>
              </w:rPr>
            </w:pPr>
            <w:ins w:id="603" w:author="Parks, Robbie M" w:date="2018-11-01T12:21:00Z">
              <w:r w:rsidRPr="00182A4C">
                <w:rPr>
                  <w:rFonts w:eastAsia="Times New Roman"/>
                  <w:color w:val="000000"/>
                  <w:sz w:val="18"/>
                  <w:szCs w:val="18"/>
                  <w:lang w:eastAsia="en-GB"/>
                </w:rPr>
                <w:t>Male</w:t>
              </w:r>
            </w:ins>
          </w:p>
        </w:tc>
        <w:tc>
          <w:tcPr>
            <w:tcW w:w="1963" w:type="dxa"/>
            <w:shd w:val="clear" w:color="auto" w:fill="auto"/>
            <w:noWrap/>
            <w:vAlign w:val="bottom"/>
            <w:hideMark/>
          </w:tcPr>
          <w:p w14:paraId="17CF4006" w14:textId="77777777" w:rsidR="00334A3C" w:rsidRPr="00182A4C" w:rsidRDefault="00334A3C" w:rsidP="00334A3C">
            <w:pPr>
              <w:spacing w:after="0" w:line="240" w:lineRule="auto"/>
              <w:rPr>
                <w:ins w:id="604" w:author="Parks, Robbie M" w:date="2018-11-01T12:21:00Z"/>
                <w:rFonts w:eastAsia="Times New Roman"/>
                <w:color w:val="000000"/>
                <w:sz w:val="18"/>
                <w:szCs w:val="18"/>
                <w:lang w:eastAsia="en-GB"/>
              </w:rPr>
            </w:pPr>
            <w:ins w:id="605" w:author="Parks, Robbie M" w:date="2018-11-01T12:21:00Z">
              <w:r w:rsidRPr="00182A4C">
                <w:rPr>
                  <w:rFonts w:eastAsia="Times New Roman"/>
                  <w:color w:val="000000"/>
                  <w:sz w:val="18"/>
                  <w:szCs w:val="18"/>
                  <w:lang w:eastAsia="en-GB"/>
                </w:rPr>
                <w:t>Assault</w:t>
              </w:r>
            </w:ins>
          </w:p>
        </w:tc>
        <w:tc>
          <w:tcPr>
            <w:tcW w:w="1897" w:type="dxa"/>
            <w:shd w:val="clear" w:color="auto" w:fill="auto"/>
            <w:noWrap/>
            <w:vAlign w:val="bottom"/>
            <w:hideMark/>
          </w:tcPr>
          <w:p w14:paraId="04D7F083" w14:textId="77777777" w:rsidR="00334A3C" w:rsidRPr="00182A4C" w:rsidRDefault="00334A3C" w:rsidP="00334A3C">
            <w:pPr>
              <w:spacing w:after="0" w:line="240" w:lineRule="auto"/>
              <w:rPr>
                <w:ins w:id="606" w:author="Parks, Robbie M" w:date="2018-11-01T12:21:00Z"/>
                <w:rFonts w:eastAsia="Times New Roman"/>
                <w:color w:val="000000"/>
                <w:sz w:val="18"/>
                <w:szCs w:val="18"/>
                <w:lang w:eastAsia="en-GB"/>
              </w:rPr>
            </w:pPr>
            <w:ins w:id="607" w:author="Parks, Robbie M" w:date="2018-11-01T12:21:00Z">
              <w:r w:rsidRPr="00182A4C">
                <w:rPr>
                  <w:rFonts w:eastAsia="Times New Roman"/>
                  <w:color w:val="000000"/>
                  <w:sz w:val="18"/>
                  <w:szCs w:val="18"/>
                  <w:lang w:eastAsia="en-GB"/>
                </w:rPr>
                <w:t xml:space="preserve"> 0.35 (-0.61, 1.32)</w:t>
              </w:r>
            </w:ins>
          </w:p>
        </w:tc>
        <w:tc>
          <w:tcPr>
            <w:tcW w:w="1897" w:type="dxa"/>
            <w:shd w:val="clear" w:color="auto" w:fill="auto"/>
            <w:noWrap/>
            <w:vAlign w:val="bottom"/>
            <w:hideMark/>
          </w:tcPr>
          <w:p w14:paraId="6B328C42" w14:textId="77777777" w:rsidR="00334A3C" w:rsidRPr="00182A4C" w:rsidRDefault="00334A3C" w:rsidP="00334A3C">
            <w:pPr>
              <w:spacing w:after="0" w:line="240" w:lineRule="auto"/>
              <w:rPr>
                <w:ins w:id="608" w:author="Parks, Robbie M" w:date="2018-11-01T12:21:00Z"/>
                <w:rFonts w:eastAsia="Times New Roman"/>
                <w:color w:val="000000"/>
                <w:sz w:val="18"/>
                <w:szCs w:val="18"/>
                <w:lang w:eastAsia="en-GB"/>
              </w:rPr>
            </w:pPr>
            <w:ins w:id="609" w:author="Parks, Robbie M" w:date="2018-11-01T12:21:00Z">
              <w:r w:rsidRPr="00182A4C">
                <w:rPr>
                  <w:rFonts w:eastAsia="Times New Roman"/>
                  <w:color w:val="000000"/>
                  <w:sz w:val="18"/>
                  <w:szCs w:val="18"/>
                  <w:lang w:eastAsia="en-GB"/>
                </w:rPr>
                <w:t xml:space="preserve"> 0.70 (-0.37, 1.82)</w:t>
              </w:r>
            </w:ins>
          </w:p>
        </w:tc>
        <w:tc>
          <w:tcPr>
            <w:tcW w:w="1897" w:type="dxa"/>
            <w:shd w:val="clear" w:color="auto" w:fill="auto"/>
            <w:noWrap/>
            <w:vAlign w:val="bottom"/>
            <w:hideMark/>
          </w:tcPr>
          <w:p w14:paraId="0D3BA270" w14:textId="77777777" w:rsidR="00334A3C" w:rsidRPr="00182A4C" w:rsidRDefault="00334A3C" w:rsidP="00334A3C">
            <w:pPr>
              <w:spacing w:after="0" w:line="240" w:lineRule="auto"/>
              <w:rPr>
                <w:ins w:id="610" w:author="Parks, Robbie M" w:date="2018-11-01T12:21:00Z"/>
                <w:rFonts w:eastAsia="Times New Roman"/>
                <w:color w:val="000000"/>
                <w:sz w:val="18"/>
                <w:szCs w:val="18"/>
                <w:lang w:eastAsia="en-GB"/>
              </w:rPr>
            </w:pPr>
            <w:ins w:id="611" w:author="Parks, Robbie M" w:date="2018-11-01T12:21:00Z">
              <w:r w:rsidRPr="00182A4C">
                <w:rPr>
                  <w:rFonts w:eastAsia="Times New Roman"/>
                  <w:color w:val="000000"/>
                  <w:sz w:val="18"/>
                  <w:szCs w:val="18"/>
                  <w:lang w:eastAsia="en-GB"/>
                </w:rPr>
                <w:t xml:space="preserve"> 0.82 ( 0.38, 1.27)</w:t>
              </w:r>
            </w:ins>
          </w:p>
        </w:tc>
        <w:tc>
          <w:tcPr>
            <w:tcW w:w="1897" w:type="dxa"/>
            <w:shd w:val="clear" w:color="auto" w:fill="auto"/>
            <w:noWrap/>
            <w:vAlign w:val="bottom"/>
            <w:hideMark/>
          </w:tcPr>
          <w:p w14:paraId="43D349E0" w14:textId="77777777" w:rsidR="00334A3C" w:rsidRPr="00182A4C" w:rsidRDefault="00334A3C" w:rsidP="00334A3C">
            <w:pPr>
              <w:spacing w:after="0" w:line="240" w:lineRule="auto"/>
              <w:rPr>
                <w:ins w:id="612" w:author="Parks, Robbie M" w:date="2018-11-01T12:21:00Z"/>
                <w:rFonts w:eastAsia="Times New Roman"/>
                <w:color w:val="000000"/>
                <w:sz w:val="18"/>
                <w:szCs w:val="18"/>
                <w:lang w:eastAsia="en-GB"/>
              </w:rPr>
            </w:pPr>
            <w:ins w:id="613" w:author="Parks, Robbie M" w:date="2018-11-01T12:21:00Z">
              <w:r w:rsidRPr="00182A4C">
                <w:rPr>
                  <w:rFonts w:eastAsia="Times New Roman"/>
                  <w:color w:val="000000"/>
                  <w:sz w:val="18"/>
                  <w:szCs w:val="18"/>
                  <w:lang w:eastAsia="en-GB"/>
                </w:rPr>
                <w:t xml:space="preserve"> 1.16 ( 0.74, 1.60)</w:t>
              </w:r>
            </w:ins>
          </w:p>
        </w:tc>
        <w:tc>
          <w:tcPr>
            <w:tcW w:w="1897" w:type="dxa"/>
            <w:shd w:val="clear" w:color="auto" w:fill="auto"/>
            <w:noWrap/>
            <w:vAlign w:val="bottom"/>
            <w:hideMark/>
          </w:tcPr>
          <w:p w14:paraId="1BC5F024" w14:textId="77777777" w:rsidR="00334A3C" w:rsidRPr="00182A4C" w:rsidRDefault="00334A3C" w:rsidP="00334A3C">
            <w:pPr>
              <w:spacing w:after="0" w:line="240" w:lineRule="auto"/>
              <w:rPr>
                <w:ins w:id="614" w:author="Parks, Robbie M" w:date="2018-11-01T12:21:00Z"/>
                <w:rFonts w:eastAsia="Times New Roman"/>
                <w:color w:val="000000"/>
                <w:sz w:val="18"/>
                <w:szCs w:val="18"/>
                <w:lang w:eastAsia="en-GB"/>
              </w:rPr>
            </w:pPr>
            <w:ins w:id="615" w:author="Parks, Robbie M" w:date="2018-11-01T12:21:00Z">
              <w:r w:rsidRPr="00182A4C">
                <w:rPr>
                  <w:rFonts w:eastAsia="Times New Roman"/>
                  <w:color w:val="000000"/>
                  <w:sz w:val="18"/>
                  <w:szCs w:val="18"/>
                  <w:lang w:eastAsia="en-GB"/>
                </w:rPr>
                <w:t xml:space="preserve"> 0.64 ( 0.15, 1.13)</w:t>
              </w:r>
            </w:ins>
          </w:p>
        </w:tc>
        <w:tc>
          <w:tcPr>
            <w:tcW w:w="1897" w:type="dxa"/>
            <w:shd w:val="clear" w:color="auto" w:fill="auto"/>
            <w:noWrap/>
            <w:vAlign w:val="bottom"/>
            <w:hideMark/>
          </w:tcPr>
          <w:p w14:paraId="139A5FC9" w14:textId="77777777" w:rsidR="00334A3C" w:rsidRPr="00182A4C" w:rsidRDefault="00334A3C" w:rsidP="00334A3C">
            <w:pPr>
              <w:spacing w:after="0" w:line="240" w:lineRule="auto"/>
              <w:rPr>
                <w:ins w:id="616" w:author="Parks, Robbie M" w:date="2018-11-01T12:21:00Z"/>
                <w:rFonts w:eastAsia="Times New Roman"/>
                <w:color w:val="000000"/>
                <w:sz w:val="18"/>
                <w:szCs w:val="18"/>
                <w:lang w:eastAsia="en-GB"/>
              </w:rPr>
            </w:pPr>
            <w:ins w:id="617" w:author="Parks, Robbie M" w:date="2018-11-01T12:21:00Z">
              <w:r w:rsidRPr="00182A4C">
                <w:rPr>
                  <w:rFonts w:eastAsia="Times New Roman"/>
                  <w:color w:val="000000"/>
                  <w:sz w:val="18"/>
                  <w:szCs w:val="18"/>
                  <w:lang w:eastAsia="en-GB"/>
                </w:rPr>
                <w:t xml:space="preserve"> 0.53 (-0.06, 1.12)</w:t>
              </w:r>
            </w:ins>
          </w:p>
        </w:tc>
        <w:tc>
          <w:tcPr>
            <w:tcW w:w="1897" w:type="dxa"/>
            <w:shd w:val="clear" w:color="auto" w:fill="auto"/>
            <w:noWrap/>
            <w:vAlign w:val="bottom"/>
            <w:hideMark/>
          </w:tcPr>
          <w:p w14:paraId="2459592B" w14:textId="77777777" w:rsidR="00334A3C" w:rsidRPr="00182A4C" w:rsidRDefault="00334A3C" w:rsidP="00334A3C">
            <w:pPr>
              <w:spacing w:after="0" w:line="240" w:lineRule="auto"/>
              <w:rPr>
                <w:ins w:id="618" w:author="Parks, Robbie M" w:date="2018-11-01T12:21:00Z"/>
                <w:rFonts w:eastAsia="Times New Roman"/>
                <w:color w:val="000000"/>
                <w:sz w:val="18"/>
                <w:szCs w:val="18"/>
                <w:lang w:eastAsia="en-GB"/>
              </w:rPr>
            </w:pPr>
            <w:ins w:id="619" w:author="Parks, Robbie M" w:date="2018-11-01T12:21:00Z">
              <w:r w:rsidRPr="00182A4C">
                <w:rPr>
                  <w:rFonts w:eastAsia="Times New Roman"/>
                  <w:color w:val="000000"/>
                  <w:sz w:val="18"/>
                  <w:szCs w:val="18"/>
                  <w:lang w:eastAsia="en-GB"/>
                </w:rPr>
                <w:t xml:space="preserve"> 0.90 ( 0.14, 1.67)</w:t>
              </w:r>
            </w:ins>
          </w:p>
        </w:tc>
        <w:tc>
          <w:tcPr>
            <w:tcW w:w="1897" w:type="dxa"/>
            <w:shd w:val="clear" w:color="auto" w:fill="auto"/>
            <w:noWrap/>
            <w:vAlign w:val="bottom"/>
            <w:hideMark/>
          </w:tcPr>
          <w:p w14:paraId="12BE947A" w14:textId="77777777" w:rsidR="00334A3C" w:rsidRPr="00182A4C" w:rsidRDefault="00334A3C" w:rsidP="00334A3C">
            <w:pPr>
              <w:spacing w:after="0" w:line="240" w:lineRule="auto"/>
              <w:rPr>
                <w:ins w:id="620" w:author="Parks, Robbie M" w:date="2018-11-01T12:21:00Z"/>
                <w:rFonts w:eastAsia="Times New Roman"/>
                <w:color w:val="000000"/>
                <w:sz w:val="18"/>
                <w:szCs w:val="18"/>
                <w:lang w:eastAsia="en-GB"/>
              </w:rPr>
            </w:pPr>
            <w:ins w:id="621" w:author="Parks, Robbie M" w:date="2018-11-01T12:21:00Z">
              <w:r w:rsidRPr="00182A4C">
                <w:rPr>
                  <w:rFonts w:eastAsia="Times New Roman"/>
                  <w:color w:val="000000"/>
                  <w:sz w:val="18"/>
                  <w:szCs w:val="18"/>
                  <w:lang w:eastAsia="en-GB"/>
                </w:rPr>
                <w:t xml:space="preserve"> 0.52 (-0.47, 1.49)</w:t>
              </w:r>
            </w:ins>
          </w:p>
        </w:tc>
        <w:tc>
          <w:tcPr>
            <w:tcW w:w="1897" w:type="dxa"/>
            <w:shd w:val="clear" w:color="auto" w:fill="auto"/>
            <w:noWrap/>
            <w:vAlign w:val="bottom"/>
            <w:hideMark/>
          </w:tcPr>
          <w:p w14:paraId="3452B53B" w14:textId="77777777" w:rsidR="00334A3C" w:rsidRPr="00182A4C" w:rsidRDefault="00334A3C" w:rsidP="00334A3C">
            <w:pPr>
              <w:spacing w:after="0" w:line="240" w:lineRule="auto"/>
              <w:rPr>
                <w:ins w:id="622" w:author="Parks, Robbie M" w:date="2018-11-01T12:21:00Z"/>
                <w:rFonts w:eastAsia="Times New Roman"/>
                <w:color w:val="000000"/>
                <w:sz w:val="18"/>
                <w:szCs w:val="18"/>
                <w:lang w:eastAsia="en-GB"/>
              </w:rPr>
            </w:pPr>
            <w:ins w:id="623" w:author="Parks, Robbie M" w:date="2018-11-01T12:21:00Z">
              <w:r w:rsidRPr="00182A4C">
                <w:rPr>
                  <w:rFonts w:eastAsia="Times New Roman"/>
                  <w:color w:val="000000"/>
                  <w:sz w:val="18"/>
                  <w:szCs w:val="18"/>
                  <w:lang w:eastAsia="en-GB"/>
                </w:rPr>
                <w:t xml:space="preserve"> 0.71 (-0.75, 2.19)</w:t>
              </w:r>
            </w:ins>
          </w:p>
        </w:tc>
      </w:tr>
      <w:tr w:rsidR="00BB1FD5" w:rsidRPr="00182A4C" w14:paraId="500AB602" w14:textId="77777777" w:rsidTr="00182A4C">
        <w:trPr>
          <w:trHeight w:val="320"/>
          <w:ins w:id="624" w:author="Parks, Robbie M" w:date="2018-11-01T12:21:00Z"/>
        </w:trPr>
        <w:tc>
          <w:tcPr>
            <w:tcW w:w="1831" w:type="dxa"/>
            <w:shd w:val="clear" w:color="auto" w:fill="auto"/>
            <w:noWrap/>
            <w:vAlign w:val="bottom"/>
            <w:hideMark/>
          </w:tcPr>
          <w:p w14:paraId="5AD26D76" w14:textId="77777777" w:rsidR="00334A3C" w:rsidRPr="00182A4C" w:rsidRDefault="00334A3C" w:rsidP="00334A3C">
            <w:pPr>
              <w:spacing w:after="0" w:line="240" w:lineRule="auto"/>
              <w:rPr>
                <w:ins w:id="625" w:author="Parks, Robbie M" w:date="2018-11-01T12:21:00Z"/>
                <w:rFonts w:eastAsia="Times New Roman"/>
                <w:color w:val="000000"/>
                <w:sz w:val="18"/>
                <w:szCs w:val="18"/>
                <w:lang w:eastAsia="en-GB"/>
              </w:rPr>
            </w:pPr>
            <w:ins w:id="626" w:author="Parks, Robbie M" w:date="2018-11-01T12:21:00Z">
              <w:r w:rsidRPr="00182A4C">
                <w:rPr>
                  <w:rFonts w:eastAsia="Times New Roman"/>
                  <w:color w:val="000000"/>
                  <w:sz w:val="18"/>
                  <w:szCs w:val="18"/>
                  <w:lang w:eastAsia="en-GB"/>
                </w:rPr>
                <w:t>Male</w:t>
              </w:r>
            </w:ins>
          </w:p>
        </w:tc>
        <w:tc>
          <w:tcPr>
            <w:tcW w:w="1963" w:type="dxa"/>
            <w:shd w:val="clear" w:color="auto" w:fill="auto"/>
            <w:noWrap/>
            <w:vAlign w:val="bottom"/>
            <w:hideMark/>
          </w:tcPr>
          <w:p w14:paraId="55BE2DFE" w14:textId="77777777" w:rsidR="00334A3C" w:rsidRPr="00182A4C" w:rsidRDefault="00334A3C" w:rsidP="00334A3C">
            <w:pPr>
              <w:spacing w:after="0" w:line="240" w:lineRule="auto"/>
              <w:rPr>
                <w:ins w:id="627" w:author="Parks, Robbie M" w:date="2018-11-01T12:21:00Z"/>
                <w:rFonts w:eastAsia="Times New Roman"/>
                <w:color w:val="000000"/>
                <w:sz w:val="18"/>
                <w:szCs w:val="18"/>
                <w:lang w:eastAsia="en-GB"/>
              </w:rPr>
            </w:pPr>
            <w:ins w:id="628" w:author="Parks, Robbie M" w:date="2018-11-01T12:21:00Z">
              <w:r w:rsidRPr="00182A4C">
                <w:rPr>
                  <w:rFonts w:eastAsia="Times New Roman"/>
                  <w:color w:val="000000"/>
                  <w:sz w:val="18"/>
                  <w:szCs w:val="18"/>
                  <w:lang w:eastAsia="en-GB"/>
                </w:rPr>
                <w:t>Intentional self-harm</w:t>
              </w:r>
            </w:ins>
          </w:p>
        </w:tc>
        <w:tc>
          <w:tcPr>
            <w:tcW w:w="1897" w:type="dxa"/>
            <w:shd w:val="clear" w:color="auto" w:fill="auto"/>
            <w:noWrap/>
            <w:vAlign w:val="bottom"/>
            <w:hideMark/>
          </w:tcPr>
          <w:p w14:paraId="7BF75937" w14:textId="77777777" w:rsidR="00334A3C" w:rsidRPr="00182A4C" w:rsidRDefault="00334A3C" w:rsidP="00334A3C">
            <w:pPr>
              <w:spacing w:after="0" w:line="240" w:lineRule="auto"/>
              <w:rPr>
                <w:ins w:id="629" w:author="Parks, Robbie M" w:date="2018-11-01T12:21:00Z"/>
                <w:rFonts w:eastAsia="Times New Roman"/>
                <w:color w:val="000000"/>
                <w:sz w:val="18"/>
                <w:szCs w:val="18"/>
                <w:lang w:eastAsia="en-GB"/>
              </w:rPr>
            </w:pPr>
            <w:ins w:id="630" w:author="Parks, Robbie M" w:date="2018-11-01T12:21:00Z">
              <w:r w:rsidRPr="00182A4C">
                <w:rPr>
                  <w:rFonts w:eastAsia="Times New Roman"/>
                  <w:color w:val="000000"/>
                  <w:sz w:val="18"/>
                  <w:szCs w:val="18"/>
                  <w:lang w:eastAsia="en-GB"/>
                </w:rPr>
                <w:t xml:space="preserve">  NaN (  NaN,  NaN)</w:t>
              </w:r>
            </w:ins>
          </w:p>
        </w:tc>
        <w:tc>
          <w:tcPr>
            <w:tcW w:w="1897" w:type="dxa"/>
            <w:shd w:val="clear" w:color="auto" w:fill="auto"/>
            <w:noWrap/>
            <w:vAlign w:val="bottom"/>
            <w:hideMark/>
          </w:tcPr>
          <w:p w14:paraId="5B267B0E" w14:textId="77777777" w:rsidR="00334A3C" w:rsidRPr="00182A4C" w:rsidRDefault="00334A3C" w:rsidP="00334A3C">
            <w:pPr>
              <w:spacing w:after="0" w:line="240" w:lineRule="auto"/>
              <w:rPr>
                <w:ins w:id="631" w:author="Parks, Robbie M" w:date="2018-11-01T12:21:00Z"/>
                <w:rFonts w:eastAsia="Times New Roman"/>
                <w:color w:val="000000"/>
                <w:sz w:val="18"/>
                <w:szCs w:val="18"/>
                <w:lang w:eastAsia="en-GB"/>
              </w:rPr>
            </w:pPr>
            <w:ins w:id="632" w:author="Parks, Robbie M" w:date="2018-11-01T12:21:00Z">
              <w:r w:rsidRPr="00182A4C">
                <w:rPr>
                  <w:rFonts w:eastAsia="Times New Roman"/>
                  <w:color w:val="000000"/>
                  <w:sz w:val="18"/>
                  <w:szCs w:val="18"/>
                  <w:lang w:eastAsia="en-GB"/>
                </w:rPr>
                <w:t xml:space="preserve"> 0.53 (-0.61, 1.70)</w:t>
              </w:r>
            </w:ins>
          </w:p>
        </w:tc>
        <w:tc>
          <w:tcPr>
            <w:tcW w:w="1897" w:type="dxa"/>
            <w:shd w:val="clear" w:color="auto" w:fill="auto"/>
            <w:noWrap/>
            <w:vAlign w:val="bottom"/>
            <w:hideMark/>
          </w:tcPr>
          <w:p w14:paraId="6E4BAD76" w14:textId="77777777" w:rsidR="00334A3C" w:rsidRPr="00182A4C" w:rsidRDefault="00334A3C" w:rsidP="00334A3C">
            <w:pPr>
              <w:spacing w:after="0" w:line="240" w:lineRule="auto"/>
              <w:rPr>
                <w:ins w:id="633" w:author="Parks, Robbie M" w:date="2018-11-01T12:21:00Z"/>
                <w:rFonts w:eastAsia="Times New Roman"/>
                <w:color w:val="000000"/>
                <w:sz w:val="18"/>
                <w:szCs w:val="18"/>
                <w:lang w:eastAsia="en-GB"/>
              </w:rPr>
            </w:pPr>
            <w:ins w:id="634" w:author="Parks, Robbie M" w:date="2018-11-01T12:21:00Z">
              <w:r w:rsidRPr="00182A4C">
                <w:rPr>
                  <w:rFonts w:eastAsia="Times New Roman"/>
                  <w:color w:val="000000"/>
                  <w:sz w:val="18"/>
                  <w:szCs w:val="18"/>
                  <w:lang w:eastAsia="en-GB"/>
                </w:rPr>
                <w:t xml:space="preserve"> 0.44 ( 0.06, 0.81)</w:t>
              </w:r>
            </w:ins>
          </w:p>
        </w:tc>
        <w:tc>
          <w:tcPr>
            <w:tcW w:w="1897" w:type="dxa"/>
            <w:shd w:val="clear" w:color="auto" w:fill="auto"/>
            <w:noWrap/>
            <w:vAlign w:val="bottom"/>
            <w:hideMark/>
          </w:tcPr>
          <w:p w14:paraId="684A7EDA" w14:textId="77777777" w:rsidR="00334A3C" w:rsidRPr="00182A4C" w:rsidRDefault="00334A3C" w:rsidP="00334A3C">
            <w:pPr>
              <w:spacing w:after="0" w:line="240" w:lineRule="auto"/>
              <w:rPr>
                <w:ins w:id="635" w:author="Parks, Robbie M" w:date="2018-11-01T12:21:00Z"/>
                <w:rFonts w:eastAsia="Times New Roman"/>
                <w:color w:val="000000"/>
                <w:sz w:val="18"/>
                <w:szCs w:val="18"/>
                <w:lang w:eastAsia="en-GB"/>
              </w:rPr>
            </w:pPr>
            <w:ins w:id="636" w:author="Parks, Robbie M" w:date="2018-11-01T12:21:00Z">
              <w:r w:rsidRPr="00182A4C">
                <w:rPr>
                  <w:rFonts w:eastAsia="Times New Roman"/>
                  <w:color w:val="000000"/>
                  <w:sz w:val="18"/>
                  <w:szCs w:val="18"/>
                  <w:lang w:eastAsia="en-GB"/>
                </w:rPr>
                <w:t xml:space="preserve"> 0.68 ( 0.33, 1.04)</w:t>
              </w:r>
            </w:ins>
          </w:p>
        </w:tc>
        <w:tc>
          <w:tcPr>
            <w:tcW w:w="1897" w:type="dxa"/>
            <w:shd w:val="clear" w:color="auto" w:fill="auto"/>
            <w:noWrap/>
            <w:vAlign w:val="bottom"/>
            <w:hideMark/>
          </w:tcPr>
          <w:p w14:paraId="0CF15C1F" w14:textId="77777777" w:rsidR="00334A3C" w:rsidRPr="00182A4C" w:rsidRDefault="00334A3C" w:rsidP="00334A3C">
            <w:pPr>
              <w:spacing w:after="0" w:line="240" w:lineRule="auto"/>
              <w:rPr>
                <w:ins w:id="637" w:author="Parks, Robbie M" w:date="2018-11-01T12:21:00Z"/>
                <w:rFonts w:eastAsia="Times New Roman"/>
                <w:color w:val="000000"/>
                <w:sz w:val="18"/>
                <w:szCs w:val="18"/>
                <w:lang w:eastAsia="en-GB"/>
              </w:rPr>
            </w:pPr>
            <w:ins w:id="638" w:author="Parks, Robbie M" w:date="2018-11-01T12:21:00Z">
              <w:r w:rsidRPr="00182A4C">
                <w:rPr>
                  <w:rFonts w:eastAsia="Times New Roman"/>
                  <w:color w:val="000000"/>
                  <w:sz w:val="18"/>
                  <w:szCs w:val="18"/>
                  <w:lang w:eastAsia="en-GB"/>
                </w:rPr>
                <w:t xml:space="preserve"> 0.88 ( 0.51, 1.25)</w:t>
              </w:r>
            </w:ins>
          </w:p>
        </w:tc>
        <w:tc>
          <w:tcPr>
            <w:tcW w:w="1897" w:type="dxa"/>
            <w:shd w:val="clear" w:color="auto" w:fill="auto"/>
            <w:noWrap/>
            <w:vAlign w:val="bottom"/>
            <w:hideMark/>
          </w:tcPr>
          <w:p w14:paraId="2267CC75" w14:textId="77777777" w:rsidR="00334A3C" w:rsidRPr="00182A4C" w:rsidRDefault="00334A3C" w:rsidP="00334A3C">
            <w:pPr>
              <w:spacing w:after="0" w:line="240" w:lineRule="auto"/>
              <w:rPr>
                <w:ins w:id="639" w:author="Parks, Robbie M" w:date="2018-11-01T12:21:00Z"/>
                <w:rFonts w:eastAsia="Times New Roman"/>
                <w:color w:val="000000"/>
                <w:sz w:val="18"/>
                <w:szCs w:val="18"/>
                <w:lang w:eastAsia="en-GB"/>
              </w:rPr>
            </w:pPr>
            <w:ins w:id="640" w:author="Parks, Robbie M" w:date="2018-11-01T12:21:00Z">
              <w:r w:rsidRPr="00182A4C">
                <w:rPr>
                  <w:rFonts w:eastAsia="Times New Roman"/>
                  <w:color w:val="000000"/>
                  <w:sz w:val="18"/>
                  <w:szCs w:val="18"/>
                  <w:lang w:eastAsia="en-GB"/>
                </w:rPr>
                <w:t xml:space="preserve"> 0.57 ( 0.19, 0.95)</w:t>
              </w:r>
            </w:ins>
          </w:p>
        </w:tc>
        <w:tc>
          <w:tcPr>
            <w:tcW w:w="1897" w:type="dxa"/>
            <w:shd w:val="clear" w:color="auto" w:fill="auto"/>
            <w:noWrap/>
            <w:vAlign w:val="bottom"/>
            <w:hideMark/>
          </w:tcPr>
          <w:p w14:paraId="031B6B04" w14:textId="77777777" w:rsidR="00334A3C" w:rsidRPr="00182A4C" w:rsidRDefault="00334A3C" w:rsidP="00334A3C">
            <w:pPr>
              <w:spacing w:after="0" w:line="240" w:lineRule="auto"/>
              <w:rPr>
                <w:ins w:id="641" w:author="Parks, Robbie M" w:date="2018-11-01T12:21:00Z"/>
                <w:rFonts w:eastAsia="Times New Roman"/>
                <w:color w:val="000000"/>
                <w:sz w:val="18"/>
                <w:szCs w:val="18"/>
                <w:lang w:eastAsia="en-GB"/>
              </w:rPr>
            </w:pPr>
            <w:ins w:id="642" w:author="Parks, Robbie M" w:date="2018-11-01T12:21:00Z">
              <w:r w:rsidRPr="00182A4C">
                <w:rPr>
                  <w:rFonts w:eastAsia="Times New Roman"/>
                  <w:color w:val="000000"/>
                  <w:sz w:val="18"/>
                  <w:szCs w:val="18"/>
                  <w:lang w:eastAsia="en-GB"/>
                </w:rPr>
                <w:t xml:space="preserve"> 1.00 ( 0.58, 1.44)</w:t>
              </w:r>
            </w:ins>
          </w:p>
        </w:tc>
        <w:tc>
          <w:tcPr>
            <w:tcW w:w="1897" w:type="dxa"/>
            <w:shd w:val="clear" w:color="auto" w:fill="auto"/>
            <w:noWrap/>
            <w:vAlign w:val="bottom"/>
            <w:hideMark/>
          </w:tcPr>
          <w:p w14:paraId="4DE52902" w14:textId="77777777" w:rsidR="00334A3C" w:rsidRPr="00182A4C" w:rsidRDefault="00334A3C" w:rsidP="00334A3C">
            <w:pPr>
              <w:spacing w:after="0" w:line="240" w:lineRule="auto"/>
              <w:rPr>
                <w:ins w:id="643" w:author="Parks, Robbie M" w:date="2018-11-01T12:21:00Z"/>
                <w:rFonts w:eastAsia="Times New Roman"/>
                <w:color w:val="000000"/>
                <w:sz w:val="18"/>
                <w:szCs w:val="18"/>
                <w:lang w:eastAsia="en-GB"/>
              </w:rPr>
            </w:pPr>
            <w:ins w:id="644" w:author="Parks, Robbie M" w:date="2018-11-01T12:21:00Z">
              <w:r w:rsidRPr="00182A4C">
                <w:rPr>
                  <w:rFonts w:eastAsia="Times New Roman"/>
                  <w:color w:val="000000"/>
                  <w:sz w:val="18"/>
                  <w:szCs w:val="18"/>
                  <w:lang w:eastAsia="en-GB"/>
                </w:rPr>
                <w:t xml:space="preserve"> 0.75 ( 0.27, 1.22)</w:t>
              </w:r>
            </w:ins>
          </w:p>
        </w:tc>
        <w:tc>
          <w:tcPr>
            <w:tcW w:w="1897" w:type="dxa"/>
            <w:shd w:val="clear" w:color="auto" w:fill="auto"/>
            <w:noWrap/>
            <w:vAlign w:val="bottom"/>
            <w:hideMark/>
          </w:tcPr>
          <w:p w14:paraId="6B63002D" w14:textId="77777777" w:rsidR="00334A3C" w:rsidRPr="00182A4C" w:rsidRDefault="00334A3C" w:rsidP="00334A3C">
            <w:pPr>
              <w:spacing w:after="0" w:line="240" w:lineRule="auto"/>
              <w:rPr>
                <w:ins w:id="645" w:author="Parks, Robbie M" w:date="2018-11-01T12:21:00Z"/>
                <w:rFonts w:eastAsia="Times New Roman"/>
                <w:color w:val="000000"/>
                <w:sz w:val="18"/>
                <w:szCs w:val="18"/>
                <w:lang w:eastAsia="en-GB"/>
              </w:rPr>
            </w:pPr>
            <w:ins w:id="646" w:author="Parks, Robbie M" w:date="2018-11-01T12:21:00Z">
              <w:r w:rsidRPr="00182A4C">
                <w:rPr>
                  <w:rFonts w:eastAsia="Times New Roman"/>
                  <w:color w:val="000000"/>
                  <w:sz w:val="18"/>
                  <w:szCs w:val="18"/>
                  <w:lang w:eastAsia="en-GB"/>
                </w:rPr>
                <w:t xml:space="preserve"> 0.86 ( 0.06, 1.65)</w:t>
              </w:r>
            </w:ins>
          </w:p>
        </w:tc>
      </w:tr>
    </w:tbl>
    <w:p w14:paraId="19085F5E" w14:textId="214D8A00" w:rsidR="00D04A37" w:rsidRPr="00182A4C" w:rsidRDefault="006F5C3F" w:rsidP="00D76DF7">
      <w:pPr>
        <w:spacing w:line="480" w:lineRule="auto"/>
        <w:jc w:val="both"/>
        <w:rPr>
          <w:rFonts w:ascii="Times New Roman" w:hAnsi="Times New Roman"/>
          <w:color w:val="000000" w:themeColor="text1"/>
          <w:sz w:val="18"/>
          <w:szCs w:val="18"/>
        </w:rPr>
      </w:pPr>
      <w:del w:id="647" w:author="Parks, Robbie M" w:date="2018-11-01T12:16:00Z">
        <w:r w:rsidRPr="00182A4C" w:rsidDel="002414E9">
          <w:rPr>
            <w:rFonts w:ascii="Times New Roman" w:hAnsi="Times New Roman"/>
            <w:color w:val="000000" w:themeColor="text1"/>
            <w:sz w:val="18"/>
            <w:szCs w:val="18"/>
          </w:rPr>
          <w:delText xml:space="preserve"> </w:delText>
        </w:r>
      </w:del>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79" w:author="Ezzati, Majid" w:date="2018-10-22T19:35:00Z" w:initials="EM">
    <w:p w14:paraId="0B814888" w14:textId="2B4C3065" w:rsidR="008D1C1A" w:rsidRDefault="008D1C1A">
      <w:pPr>
        <w:pStyle w:val="CommentText"/>
      </w:pPr>
      <w:r>
        <w:rPr>
          <w:rStyle w:val="CommentReference"/>
        </w:rPr>
        <w:annotationRef/>
      </w:r>
      <w:r>
        <w:t xml:space="preserve">are these the forest plots? </w:t>
      </w:r>
    </w:p>
  </w:comment>
  <w:comment w:id="180" w:author="Parks, Robbie M" w:date="2018-10-29T12:15:00Z" w:initials="PRM">
    <w:p w14:paraId="351E5D0B" w14:textId="3CA9A6C0" w:rsidR="008D1C1A" w:rsidRDefault="008D1C1A">
      <w:pPr>
        <w:pStyle w:val="CommentText"/>
      </w:pPr>
      <w:r>
        <w:rPr>
          <w:rStyle w:val="CommentReference"/>
        </w:rPr>
        <w:annotationRef/>
      </w:r>
      <w:r>
        <w:t>Yes</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B814888" w15:done="0"/>
  <w15:commentEx w15:paraId="351E5D0B" w15:paraIdParent="0B814888"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1DB582D" w14:textId="77777777" w:rsidR="00F82CDD" w:rsidRDefault="00F82CDD">
      <w:pPr>
        <w:spacing w:after="0" w:line="240" w:lineRule="auto"/>
      </w:pPr>
      <w:r>
        <w:separator/>
      </w:r>
    </w:p>
  </w:endnote>
  <w:endnote w:type="continuationSeparator" w:id="0">
    <w:p w14:paraId="148E0EA9" w14:textId="77777777" w:rsidR="00F82CDD" w:rsidRDefault="00F82C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8D1C1A" w:rsidRDefault="008D1C1A"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6665F">
      <w:rPr>
        <w:rStyle w:val="PageNumber"/>
        <w:noProof/>
      </w:rPr>
      <w:t>21</w:t>
    </w:r>
    <w:r>
      <w:rPr>
        <w:rStyle w:val="PageNumber"/>
      </w:rPr>
      <w:fldChar w:fldCharType="end"/>
    </w:r>
  </w:p>
  <w:p w14:paraId="1B25C2DF" w14:textId="77777777" w:rsidR="008D1C1A" w:rsidRDefault="008D1C1A"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5C2B8B5C" w:rsidR="008D1C1A" w:rsidRDefault="008D1C1A"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666B9">
      <w:rPr>
        <w:rStyle w:val="PageNumber"/>
        <w:noProof/>
      </w:rPr>
      <w:t>17</w:t>
    </w:r>
    <w:r>
      <w:rPr>
        <w:rStyle w:val="PageNumber"/>
      </w:rPr>
      <w:fldChar w:fldCharType="end"/>
    </w:r>
  </w:p>
  <w:p w14:paraId="3F8F309C" w14:textId="77777777" w:rsidR="008D1C1A" w:rsidRDefault="008D1C1A"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15BFA24" w14:textId="77777777" w:rsidR="00F82CDD" w:rsidRDefault="00F82CDD">
      <w:pPr>
        <w:spacing w:after="0" w:line="240" w:lineRule="auto"/>
      </w:pPr>
      <w:r>
        <w:separator/>
      </w:r>
    </w:p>
  </w:footnote>
  <w:footnote w:type="continuationSeparator" w:id="0">
    <w:p w14:paraId="769124BC" w14:textId="77777777" w:rsidR="00F82CDD" w:rsidRDefault="00F82CDD">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6"/>
  </w:num>
  <w:num w:numId="4">
    <w:abstractNumId w:val="8"/>
  </w:num>
  <w:num w:numId="5">
    <w:abstractNumId w:val="1"/>
  </w:num>
  <w:num w:numId="6">
    <w:abstractNumId w:val="2"/>
  </w:num>
  <w:num w:numId="7">
    <w:abstractNumId w:val="0"/>
  </w:num>
  <w:num w:numId="8">
    <w:abstractNumId w:val="5"/>
  </w:num>
  <w:num w:numId="9">
    <w:abstractNumId w:val="7"/>
  </w:num>
  <w:num w:numId="10">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Tamura-Wicks, Helen M">
    <w15:presenceInfo w15:providerId="AD" w15:userId="S-1-5-21-243037206-41955558-561332275-212623"/>
  </w15:person>
  <w15:person w15:author="Parks, Robbie M">
    <w15:presenceInfo w15:providerId="None" w15:userId="Parks, Robbie M"/>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3799"/>
    <w:rsid w:val="00003D82"/>
    <w:rsid w:val="00004888"/>
    <w:rsid w:val="00004F5B"/>
    <w:rsid w:val="00005365"/>
    <w:rsid w:val="000060C8"/>
    <w:rsid w:val="00011D62"/>
    <w:rsid w:val="00012A43"/>
    <w:rsid w:val="00012A91"/>
    <w:rsid w:val="00012E7D"/>
    <w:rsid w:val="00012FB9"/>
    <w:rsid w:val="000135F4"/>
    <w:rsid w:val="0001432A"/>
    <w:rsid w:val="00015AFF"/>
    <w:rsid w:val="00016713"/>
    <w:rsid w:val="000210D1"/>
    <w:rsid w:val="0002178B"/>
    <w:rsid w:val="00023FB5"/>
    <w:rsid w:val="000246AA"/>
    <w:rsid w:val="000259CD"/>
    <w:rsid w:val="00025CAF"/>
    <w:rsid w:val="00026162"/>
    <w:rsid w:val="0002782B"/>
    <w:rsid w:val="00027DFE"/>
    <w:rsid w:val="00027F75"/>
    <w:rsid w:val="00030C36"/>
    <w:rsid w:val="00031324"/>
    <w:rsid w:val="000331F8"/>
    <w:rsid w:val="0003365F"/>
    <w:rsid w:val="000338D0"/>
    <w:rsid w:val="00034610"/>
    <w:rsid w:val="00034AA3"/>
    <w:rsid w:val="00034AC0"/>
    <w:rsid w:val="0003657E"/>
    <w:rsid w:val="000372D3"/>
    <w:rsid w:val="00040054"/>
    <w:rsid w:val="00040D7A"/>
    <w:rsid w:val="00040FE5"/>
    <w:rsid w:val="0004250C"/>
    <w:rsid w:val="00042FB2"/>
    <w:rsid w:val="0004316E"/>
    <w:rsid w:val="00044630"/>
    <w:rsid w:val="00044D40"/>
    <w:rsid w:val="00045CC4"/>
    <w:rsid w:val="00046D2C"/>
    <w:rsid w:val="00047A51"/>
    <w:rsid w:val="000512E4"/>
    <w:rsid w:val="00051433"/>
    <w:rsid w:val="0005183C"/>
    <w:rsid w:val="00051A12"/>
    <w:rsid w:val="0005321C"/>
    <w:rsid w:val="00053283"/>
    <w:rsid w:val="000543FC"/>
    <w:rsid w:val="000545FB"/>
    <w:rsid w:val="00054AB7"/>
    <w:rsid w:val="00055B65"/>
    <w:rsid w:val="00061E82"/>
    <w:rsid w:val="000632BD"/>
    <w:rsid w:val="000651A2"/>
    <w:rsid w:val="00065E50"/>
    <w:rsid w:val="0006625F"/>
    <w:rsid w:val="000663B0"/>
    <w:rsid w:val="00066C53"/>
    <w:rsid w:val="00066D9C"/>
    <w:rsid w:val="00067319"/>
    <w:rsid w:val="00067984"/>
    <w:rsid w:val="00067A04"/>
    <w:rsid w:val="00067A14"/>
    <w:rsid w:val="000702D8"/>
    <w:rsid w:val="000711BB"/>
    <w:rsid w:val="00073B07"/>
    <w:rsid w:val="000752A7"/>
    <w:rsid w:val="000765BB"/>
    <w:rsid w:val="00077792"/>
    <w:rsid w:val="000819BC"/>
    <w:rsid w:val="00082C81"/>
    <w:rsid w:val="0008315C"/>
    <w:rsid w:val="0008437C"/>
    <w:rsid w:val="000844F7"/>
    <w:rsid w:val="00085345"/>
    <w:rsid w:val="0008595D"/>
    <w:rsid w:val="00085A4E"/>
    <w:rsid w:val="00086317"/>
    <w:rsid w:val="00090A3A"/>
    <w:rsid w:val="00091721"/>
    <w:rsid w:val="00091E48"/>
    <w:rsid w:val="000937AB"/>
    <w:rsid w:val="000938C0"/>
    <w:rsid w:val="00093E1B"/>
    <w:rsid w:val="00093F25"/>
    <w:rsid w:val="00094F74"/>
    <w:rsid w:val="00095490"/>
    <w:rsid w:val="00095915"/>
    <w:rsid w:val="000962A3"/>
    <w:rsid w:val="00097348"/>
    <w:rsid w:val="000A084D"/>
    <w:rsid w:val="000A0A5E"/>
    <w:rsid w:val="000A1061"/>
    <w:rsid w:val="000A2462"/>
    <w:rsid w:val="000A2637"/>
    <w:rsid w:val="000A4BC4"/>
    <w:rsid w:val="000A6108"/>
    <w:rsid w:val="000A6BC8"/>
    <w:rsid w:val="000A6C26"/>
    <w:rsid w:val="000B0766"/>
    <w:rsid w:val="000B0D4A"/>
    <w:rsid w:val="000B49C7"/>
    <w:rsid w:val="000B523F"/>
    <w:rsid w:val="000B57F2"/>
    <w:rsid w:val="000B5BB0"/>
    <w:rsid w:val="000B5D70"/>
    <w:rsid w:val="000B634E"/>
    <w:rsid w:val="000B6495"/>
    <w:rsid w:val="000B7625"/>
    <w:rsid w:val="000B7A12"/>
    <w:rsid w:val="000C36FE"/>
    <w:rsid w:val="000C3F6D"/>
    <w:rsid w:val="000C6935"/>
    <w:rsid w:val="000C7277"/>
    <w:rsid w:val="000C791A"/>
    <w:rsid w:val="000C79CE"/>
    <w:rsid w:val="000C7E66"/>
    <w:rsid w:val="000D10D8"/>
    <w:rsid w:val="000D1253"/>
    <w:rsid w:val="000D3380"/>
    <w:rsid w:val="000D5E5E"/>
    <w:rsid w:val="000D7491"/>
    <w:rsid w:val="000E0A8A"/>
    <w:rsid w:val="000E0B58"/>
    <w:rsid w:val="000E0B8D"/>
    <w:rsid w:val="000E1DDA"/>
    <w:rsid w:val="000E4726"/>
    <w:rsid w:val="000E48D7"/>
    <w:rsid w:val="000E49E0"/>
    <w:rsid w:val="000E6236"/>
    <w:rsid w:val="000F09F9"/>
    <w:rsid w:val="000F0C79"/>
    <w:rsid w:val="000F1035"/>
    <w:rsid w:val="000F1DF7"/>
    <w:rsid w:val="000F3189"/>
    <w:rsid w:val="000F3D7A"/>
    <w:rsid w:val="000F503A"/>
    <w:rsid w:val="000F58BA"/>
    <w:rsid w:val="000F5DC3"/>
    <w:rsid w:val="00100327"/>
    <w:rsid w:val="00100FF8"/>
    <w:rsid w:val="00101D5D"/>
    <w:rsid w:val="00102040"/>
    <w:rsid w:val="00102EE5"/>
    <w:rsid w:val="0010440D"/>
    <w:rsid w:val="00105731"/>
    <w:rsid w:val="0010581C"/>
    <w:rsid w:val="001063E9"/>
    <w:rsid w:val="00110568"/>
    <w:rsid w:val="00111694"/>
    <w:rsid w:val="00113FD5"/>
    <w:rsid w:val="00115F35"/>
    <w:rsid w:val="0011649A"/>
    <w:rsid w:val="001171AC"/>
    <w:rsid w:val="00120F44"/>
    <w:rsid w:val="00122769"/>
    <w:rsid w:val="00123D04"/>
    <w:rsid w:val="00124496"/>
    <w:rsid w:val="00124F13"/>
    <w:rsid w:val="001266B6"/>
    <w:rsid w:val="001273EA"/>
    <w:rsid w:val="00130C47"/>
    <w:rsid w:val="00130EA5"/>
    <w:rsid w:val="00131404"/>
    <w:rsid w:val="00131AE8"/>
    <w:rsid w:val="00132C6C"/>
    <w:rsid w:val="0013308F"/>
    <w:rsid w:val="001343C0"/>
    <w:rsid w:val="00136284"/>
    <w:rsid w:val="00141129"/>
    <w:rsid w:val="00141E26"/>
    <w:rsid w:val="00143E18"/>
    <w:rsid w:val="00145784"/>
    <w:rsid w:val="00145E04"/>
    <w:rsid w:val="00146A44"/>
    <w:rsid w:val="00146E70"/>
    <w:rsid w:val="001505CF"/>
    <w:rsid w:val="00151901"/>
    <w:rsid w:val="00152658"/>
    <w:rsid w:val="00152F5E"/>
    <w:rsid w:val="00156958"/>
    <w:rsid w:val="00156FC7"/>
    <w:rsid w:val="00160AE2"/>
    <w:rsid w:val="00161E98"/>
    <w:rsid w:val="00162988"/>
    <w:rsid w:val="0016379A"/>
    <w:rsid w:val="00165B58"/>
    <w:rsid w:val="0016666B"/>
    <w:rsid w:val="001668BC"/>
    <w:rsid w:val="0016714C"/>
    <w:rsid w:val="0016746F"/>
    <w:rsid w:val="00167A90"/>
    <w:rsid w:val="00167FBF"/>
    <w:rsid w:val="0017106C"/>
    <w:rsid w:val="00171799"/>
    <w:rsid w:val="001734E9"/>
    <w:rsid w:val="00174BA9"/>
    <w:rsid w:val="00174FAE"/>
    <w:rsid w:val="001754B1"/>
    <w:rsid w:val="00176845"/>
    <w:rsid w:val="0017687E"/>
    <w:rsid w:val="00176D12"/>
    <w:rsid w:val="0017784F"/>
    <w:rsid w:val="001805FD"/>
    <w:rsid w:val="00180791"/>
    <w:rsid w:val="00180945"/>
    <w:rsid w:val="00181C14"/>
    <w:rsid w:val="00182817"/>
    <w:rsid w:val="0018293F"/>
    <w:rsid w:val="00182A4C"/>
    <w:rsid w:val="00185879"/>
    <w:rsid w:val="001876DA"/>
    <w:rsid w:val="00190108"/>
    <w:rsid w:val="001910F8"/>
    <w:rsid w:val="0019142A"/>
    <w:rsid w:val="00192959"/>
    <w:rsid w:val="00194696"/>
    <w:rsid w:val="00194A92"/>
    <w:rsid w:val="001956B1"/>
    <w:rsid w:val="0019644B"/>
    <w:rsid w:val="00196C4A"/>
    <w:rsid w:val="00196C5E"/>
    <w:rsid w:val="00196E66"/>
    <w:rsid w:val="001A1F00"/>
    <w:rsid w:val="001A251A"/>
    <w:rsid w:val="001A2BB2"/>
    <w:rsid w:val="001A330C"/>
    <w:rsid w:val="001A3594"/>
    <w:rsid w:val="001A3870"/>
    <w:rsid w:val="001A4AD3"/>
    <w:rsid w:val="001A505D"/>
    <w:rsid w:val="001A545E"/>
    <w:rsid w:val="001A59CB"/>
    <w:rsid w:val="001A5AD8"/>
    <w:rsid w:val="001A7900"/>
    <w:rsid w:val="001B07C8"/>
    <w:rsid w:val="001B1614"/>
    <w:rsid w:val="001B1822"/>
    <w:rsid w:val="001B225E"/>
    <w:rsid w:val="001B23D1"/>
    <w:rsid w:val="001B246F"/>
    <w:rsid w:val="001B2BE0"/>
    <w:rsid w:val="001B31F4"/>
    <w:rsid w:val="001B365D"/>
    <w:rsid w:val="001B41BA"/>
    <w:rsid w:val="001B4AE9"/>
    <w:rsid w:val="001B5646"/>
    <w:rsid w:val="001B7FB3"/>
    <w:rsid w:val="001C1104"/>
    <w:rsid w:val="001C1730"/>
    <w:rsid w:val="001C2D6F"/>
    <w:rsid w:val="001C38C2"/>
    <w:rsid w:val="001C3E28"/>
    <w:rsid w:val="001C613C"/>
    <w:rsid w:val="001C61A2"/>
    <w:rsid w:val="001C658C"/>
    <w:rsid w:val="001D01A6"/>
    <w:rsid w:val="001D0A2C"/>
    <w:rsid w:val="001D0D5E"/>
    <w:rsid w:val="001D1463"/>
    <w:rsid w:val="001D2D90"/>
    <w:rsid w:val="001D2E79"/>
    <w:rsid w:val="001D36DD"/>
    <w:rsid w:val="001D450B"/>
    <w:rsid w:val="001D5083"/>
    <w:rsid w:val="001D54A6"/>
    <w:rsid w:val="001D5918"/>
    <w:rsid w:val="001D6E21"/>
    <w:rsid w:val="001D78FC"/>
    <w:rsid w:val="001D7BA9"/>
    <w:rsid w:val="001E0F71"/>
    <w:rsid w:val="001E0FAC"/>
    <w:rsid w:val="001E184E"/>
    <w:rsid w:val="001E298C"/>
    <w:rsid w:val="001E2DDB"/>
    <w:rsid w:val="001E5C03"/>
    <w:rsid w:val="001E611A"/>
    <w:rsid w:val="001E73A0"/>
    <w:rsid w:val="001E7732"/>
    <w:rsid w:val="001F0274"/>
    <w:rsid w:val="001F07A4"/>
    <w:rsid w:val="001F0FFF"/>
    <w:rsid w:val="001F3665"/>
    <w:rsid w:val="001F37C4"/>
    <w:rsid w:val="001F4153"/>
    <w:rsid w:val="001F45F1"/>
    <w:rsid w:val="001F475B"/>
    <w:rsid w:val="001F5256"/>
    <w:rsid w:val="001F5A2E"/>
    <w:rsid w:val="001F6E49"/>
    <w:rsid w:val="001F704E"/>
    <w:rsid w:val="002016BA"/>
    <w:rsid w:val="00202290"/>
    <w:rsid w:val="00203599"/>
    <w:rsid w:val="0020482E"/>
    <w:rsid w:val="0020498A"/>
    <w:rsid w:val="0020532C"/>
    <w:rsid w:val="00205AEF"/>
    <w:rsid w:val="00206A3E"/>
    <w:rsid w:val="00206EE5"/>
    <w:rsid w:val="00207B14"/>
    <w:rsid w:val="002126B3"/>
    <w:rsid w:val="0021306D"/>
    <w:rsid w:val="002166AE"/>
    <w:rsid w:val="00216745"/>
    <w:rsid w:val="002172DD"/>
    <w:rsid w:val="00217529"/>
    <w:rsid w:val="00217F61"/>
    <w:rsid w:val="00220930"/>
    <w:rsid w:val="00220C4B"/>
    <w:rsid w:val="00221A47"/>
    <w:rsid w:val="00222168"/>
    <w:rsid w:val="002231AC"/>
    <w:rsid w:val="00223D8A"/>
    <w:rsid w:val="002242C8"/>
    <w:rsid w:val="00225657"/>
    <w:rsid w:val="00226B11"/>
    <w:rsid w:val="0022709B"/>
    <w:rsid w:val="00227D5B"/>
    <w:rsid w:val="0023102E"/>
    <w:rsid w:val="002322ED"/>
    <w:rsid w:val="00232690"/>
    <w:rsid w:val="0023343A"/>
    <w:rsid w:val="002339FB"/>
    <w:rsid w:val="00233C77"/>
    <w:rsid w:val="00234E19"/>
    <w:rsid w:val="002351FA"/>
    <w:rsid w:val="00235CE2"/>
    <w:rsid w:val="00236869"/>
    <w:rsid w:val="00237CD0"/>
    <w:rsid w:val="0024077D"/>
    <w:rsid w:val="00240A26"/>
    <w:rsid w:val="00241289"/>
    <w:rsid w:val="002412E5"/>
    <w:rsid w:val="002414E9"/>
    <w:rsid w:val="0024198F"/>
    <w:rsid w:val="00242F17"/>
    <w:rsid w:val="00243549"/>
    <w:rsid w:val="00243E2C"/>
    <w:rsid w:val="002452E3"/>
    <w:rsid w:val="0024593C"/>
    <w:rsid w:val="00250C33"/>
    <w:rsid w:val="00252185"/>
    <w:rsid w:val="00252CB9"/>
    <w:rsid w:val="002545CA"/>
    <w:rsid w:val="00255125"/>
    <w:rsid w:val="002554A9"/>
    <w:rsid w:val="002554C0"/>
    <w:rsid w:val="0025682D"/>
    <w:rsid w:val="00257B8E"/>
    <w:rsid w:val="0026033D"/>
    <w:rsid w:val="0026048D"/>
    <w:rsid w:val="00260B02"/>
    <w:rsid w:val="00261076"/>
    <w:rsid w:val="002611BE"/>
    <w:rsid w:val="0026224F"/>
    <w:rsid w:val="00262BC5"/>
    <w:rsid w:val="00263DC1"/>
    <w:rsid w:val="00263F7E"/>
    <w:rsid w:val="00264EE8"/>
    <w:rsid w:val="00266F8F"/>
    <w:rsid w:val="00267A9F"/>
    <w:rsid w:val="002736F5"/>
    <w:rsid w:val="00273FC0"/>
    <w:rsid w:val="00274FC3"/>
    <w:rsid w:val="002754D2"/>
    <w:rsid w:val="00277143"/>
    <w:rsid w:val="002773C7"/>
    <w:rsid w:val="00280E5B"/>
    <w:rsid w:val="00281454"/>
    <w:rsid w:val="002855D6"/>
    <w:rsid w:val="00285791"/>
    <w:rsid w:val="00287584"/>
    <w:rsid w:val="00290E98"/>
    <w:rsid w:val="00292A75"/>
    <w:rsid w:val="0029420D"/>
    <w:rsid w:val="00294C1D"/>
    <w:rsid w:val="00295451"/>
    <w:rsid w:val="00296A5E"/>
    <w:rsid w:val="00297C0C"/>
    <w:rsid w:val="002A0C66"/>
    <w:rsid w:val="002A0D68"/>
    <w:rsid w:val="002A17EC"/>
    <w:rsid w:val="002A2B91"/>
    <w:rsid w:val="002A2B94"/>
    <w:rsid w:val="002A2FF6"/>
    <w:rsid w:val="002A4698"/>
    <w:rsid w:val="002A4CEA"/>
    <w:rsid w:val="002A4FB3"/>
    <w:rsid w:val="002A5534"/>
    <w:rsid w:val="002A58AD"/>
    <w:rsid w:val="002A658E"/>
    <w:rsid w:val="002A7720"/>
    <w:rsid w:val="002A772A"/>
    <w:rsid w:val="002B2E37"/>
    <w:rsid w:val="002B42BF"/>
    <w:rsid w:val="002B7F08"/>
    <w:rsid w:val="002C2D96"/>
    <w:rsid w:val="002C4371"/>
    <w:rsid w:val="002C5217"/>
    <w:rsid w:val="002C5765"/>
    <w:rsid w:val="002C5BFE"/>
    <w:rsid w:val="002C7D8D"/>
    <w:rsid w:val="002D1682"/>
    <w:rsid w:val="002D1F5C"/>
    <w:rsid w:val="002E0397"/>
    <w:rsid w:val="002E2D77"/>
    <w:rsid w:val="002E33EC"/>
    <w:rsid w:val="002E3961"/>
    <w:rsid w:val="002E3F81"/>
    <w:rsid w:val="002E44F0"/>
    <w:rsid w:val="002E4C60"/>
    <w:rsid w:val="002E4CDE"/>
    <w:rsid w:val="002E4DE2"/>
    <w:rsid w:val="002E4FAE"/>
    <w:rsid w:val="002E5598"/>
    <w:rsid w:val="002E7D09"/>
    <w:rsid w:val="002F14D2"/>
    <w:rsid w:val="002F2478"/>
    <w:rsid w:val="002F2B80"/>
    <w:rsid w:val="002F3F68"/>
    <w:rsid w:val="002F4658"/>
    <w:rsid w:val="002F49F5"/>
    <w:rsid w:val="002F4A6E"/>
    <w:rsid w:val="002F4DC5"/>
    <w:rsid w:val="002F6A0C"/>
    <w:rsid w:val="002F6D34"/>
    <w:rsid w:val="002F7093"/>
    <w:rsid w:val="002F753E"/>
    <w:rsid w:val="003007A1"/>
    <w:rsid w:val="00300CD8"/>
    <w:rsid w:val="003018AC"/>
    <w:rsid w:val="00303180"/>
    <w:rsid w:val="00304262"/>
    <w:rsid w:val="00305856"/>
    <w:rsid w:val="0030587D"/>
    <w:rsid w:val="00306685"/>
    <w:rsid w:val="00306763"/>
    <w:rsid w:val="003075B4"/>
    <w:rsid w:val="003108C5"/>
    <w:rsid w:val="00310C65"/>
    <w:rsid w:val="003116E1"/>
    <w:rsid w:val="00312E9A"/>
    <w:rsid w:val="0031463F"/>
    <w:rsid w:val="0031601F"/>
    <w:rsid w:val="003161F2"/>
    <w:rsid w:val="003165B1"/>
    <w:rsid w:val="00317024"/>
    <w:rsid w:val="003171DD"/>
    <w:rsid w:val="00317407"/>
    <w:rsid w:val="00317BE3"/>
    <w:rsid w:val="00321373"/>
    <w:rsid w:val="00321590"/>
    <w:rsid w:val="00321DA9"/>
    <w:rsid w:val="0032273D"/>
    <w:rsid w:val="003231BD"/>
    <w:rsid w:val="003239BA"/>
    <w:rsid w:val="003257F8"/>
    <w:rsid w:val="00327C97"/>
    <w:rsid w:val="003301C2"/>
    <w:rsid w:val="0033375D"/>
    <w:rsid w:val="00334A3C"/>
    <w:rsid w:val="00334F2A"/>
    <w:rsid w:val="003462A6"/>
    <w:rsid w:val="003464A7"/>
    <w:rsid w:val="003467F3"/>
    <w:rsid w:val="00352D62"/>
    <w:rsid w:val="003530D4"/>
    <w:rsid w:val="00353D25"/>
    <w:rsid w:val="00356025"/>
    <w:rsid w:val="0035659D"/>
    <w:rsid w:val="00357A10"/>
    <w:rsid w:val="00357D26"/>
    <w:rsid w:val="00360A89"/>
    <w:rsid w:val="0036143F"/>
    <w:rsid w:val="003625E9"/>
    <w:rsid w:val="00363A45"/>
    <w:rsid w:val="00364E5E"/>
    <w:rsid w:val="00365F79"/>
    <w:rsid w:val="0036664E"/>
    <w:rsid w:val="00367067"/>
    <w:rsid w:val="00370A14"/>
    <w:rsid w:val="00373407"/>
    <w:rsid w:val="00373ACD"/>
    <w:rsid w:val="003747E1"/>
    <w:rsid w:val="0037567B"/>
    <w:rsid w:val="00376963"/>
    <w:rsid w:val="00376EFE"/>
    <w:rsid w:val="003770F7"/>
    <w:rsid w:val="003774B4"/>
    <w:rsid w:val="00377DAC"/>
    <w:rsid w:val="003800D1"/>
    <w:rsid w:val="00380F48"/>
    <w:rsid w:val="00381B16"/>
    <w:rsid w:val="003822BB"/>
    <w:rsid w:val="003830D8"/>
    <w:rsid w:val="003841EC"/>
    <w:rsid w:val="00384336"/>
    <w:rsid w:val="00384AC9"/>
    <w:rsid w:val="00385306"/>
    <w:rsid w:val="00386251"/>
    <w:rsid w:val="003874DB"/>
    <w:rsid w:val="00387781"/>
    <w:rsid w:val="003906BD"/>
    <w:rsid w:val="00390950"/>
    <w:rsid w:val="00391807"/>
    <w:rsid w:val="00392C44"/>
    <w:rsid w:val="00392CC0"/>
    <w:rsid w:val="003939B4"/>
    <w:rsid w:val="00394D30"/>
    <w:rsid w:val="00395BA5"/>
    <w:rsid w:val="00395CB4"/>
    <w:rsid w:val="00396351"/>
    <w:rsid w:val="0039751B"/>
    <w:rsid w:val="0039796B"/>
    <w:rsid w:val="003A006B"/>
    <w:rsid w:val="003A02EB"/>
    <w:rsid w:val="003A239F"/>
    <w:rsid w:val="003A3A3F"/>
    <w:rsid w:val="003A3DF2"/>
    <w:rsid w:val="003A4583"/>
    <w:rsid w:val="003A52B4"/>
    <w:rsid w:val="003A5B07"/>
    <w:rsid w:val="003A6601"/>
    <w:rsid w:val="003A6E74"/>
    <w:rsid w:val="003A7C72"/>
    <w:rsid w:val="003B1420"/>
    <w:rsid w:val="003B22D7"/>
    <w:rsid w:val="003B3A5E"/>
    <w:rsid w:val="003B456F"/>
    <w:rsid w:val="003B71FE"/>
    <w:rsid w:val="003C0448"/>
    <w:rsid w:val="003C153C"/>
    <w:rsid w:val="003C1C54"/>
    <w:rsid w:val="003C214C"/>
    <w:rsid w:val="003C28C6"/>
    <w:rsid w:val="003C32BB"/>
    <w:rsid w:val="003C363E"/>
    <w:rsid w:val="003C46F0"/>
    <w:rsid w:val="003C4FE4"/>
    <w:rsid w:val="003C6C93"/>
    <w:rsid w:val="003C7830"/>
    <w:rsid w:val="003C7D02"/>
    <w:rsid w:val="003D0A6C"/>
    <w:rsid w:val="003D1392"/>
    <w:rsid w:val="003D20F2"/>
    <w:rsid w:val="003D4196"/>
    <w:rsid w:val="003D6226"/>
    <w:rsid w:val="003D71A7"/>
    <w:rsid w:val="003E140C"/>
    <w:rsid w:val="003E1981"/>
    <w:rsid w:val="003E1EF4"/>
    <w:rsid w:val="003E296F"/>
    <w:rsid w:val="003E2E6E"/>
    <w:rsid w:val="003E2F68"/>
    <w:rsid w:val="003E383D"/>
    <w:rsid w:val="003E4B21"/>
    <w:rsid w:val="003E5691"/>
    <w:rsid w:val="003E664F"/>
    <w:rsid w:val="003F197D"/>
    <w:rsid w:val="003F1BCE"/>
    <w:rsid w:val="003F1E76"/>
    <w:rsid w:val="003F22B3"/>
    <w:rsid w:val="003F25C7"/>
    <w:rsid w:val="003F2DE8"/>
    <w:rsid w:val="003F383A"/>
    <w:rsid w:val="003F4B5A"/>
    <w:rsid w:val="003F50A5"/>
    <w:rsid w:val="003F55E2"/>
    <w:rsid w:val="003F5A68"/>
    <w:rsid w:val="003F5F47"/>
    <w:rsid w:val="003F7230"/>
    <w:rsid w:val="003F75AF"/>
    <w:rsid w:val="004000D5"/>
    <w:rsid w:val="004001DC"/>
    <w:rsid w:val="00400851"/>
    <w:rsid w:val="0040113C"/>
    <w:rsid w:val="004018CB"/>
    <w:rsid w:val="00401E00"/>
    <w:rsid w:val="0040261A"/>
    <w:rsid w:val="00402D6F"/>
    <w:rsid w:val="0040311B"/>
    <w:rsid w:val="00403D93"/>
    <w:rsid w:val="0040449F"/>
    <w:rsid w:val="0040623A"/>
    <w:rsid w:val="00406F06"/>
    <w:rsid w:val="00407942"/>
    <w:rsid w:val="00410654"/>
    <w:rsid w:val="00411019"/>
    <w:rsid w:val="0041265F"/>
    <w:rsid w:val="0041272D"/>
    <w:rsid w:val="00413062"/>
    <w:rsid w:val="00416A32"/>
    <w:rsid w:val="00420EA0"/>
    <w:rsid w:val="00426492"/>
    <w:rsid w:val="004264D7"/>
    <w:rsid w:val="00426BE3"/>
    <w:rsid w:val="00427EA4"/>
    <w:rsid w:val="004312AF"/>
    <w:rsid w:val="004313A3"/>
    <w:rsid w:val="00431E3F"/>
    <w:rsid w:val="00431E5E"/>
    <w:rsid w:val="004337CB"/>
    <w:rsid w:val="00433EDB"/>
    <w:rsid w:val="00434C0F"/>
    <w:rsid w:val="00434F33"/>
    <w:rsid w:val="00436EFD"/>
    <w:rsid w:val="00440177"/>
    <w:rsid w:val="00442AF2"/>
    <w:rsid w:val="00443AA8"/>
    <w:rsid w:val="00445372"/>
    <w:rsid w:val="004455F1"/>
    <w:rsid w:val="004468EB"/>
    <w:rsid w:val="00447BDD"/>
    <w:rsid w:val="004508FE"/>
    <w:rsid w:val="00452C20"/>
    <w:rsid w:val="00452DCF"/>
    <w:rsid w:val="00453854"/>
    <w:rsid w:val="00453A9A"/>
    <w:rsid w:val="004565A9"/>
    <w:rsid w:val="004566FC"/>
    <w:rsid w:val="00457B55"/>
    <w:rsid w:val="00461017"/>
    <w:rsid w:val="004613C7"/>
    <w:rsid w:val="00461892"/>
    <w:rsid w:val="00462AFB"/>
    <w:rsid w:val="00463270"/>
    <w:rsid w:val="00463A1C"/>
    <w:rsid w:val="00464B7F"/>
    <w:rsid w:val="004663B7"/>
    <w:rsid w:val="00466690"/>
    <w:rsid w:val="00466764"/>
    <w:rsid w:val="004668F4"/>
    <w:rsid w:val="00466E86"/>
    <w:rsid w:val="00467302"/>
    <w:rsid w:val="00472234"/>
    <w:rsid w:val="00472D21"/>
    <w:rsid w:val="004752C7"/>
    <w:rsid w:val="00475B09"/>
    <w:rsid w:val="00475FD8"/>
    <w:rsid w:val="0047730E"/>
    <w:rsid w:val="004814FB"/>
    <w:rsid w:val="00481829"/>
    <w:rsid w:val="00483196"/>
    <w:rsid w:val="0048319E"/>
    <w:rsid w:val="00486F73"/>
    <w:rsid w:val="00492230"/>
    <w:rsid w:val="0049494F"/>
    <w:rsid w:val="00494A58"/>
    <w:rsid w:val="00494FE8"/>
    <w:rsid w:val="00495116"/>
    <w:rsid w:val="0049545B"/>
    <w:rsid w:val="004960CC"/>
    <w:rsid w:val="004A04FD"/>
    <w:rsid w:val="004A11D9"/>
    <w:rsid w:val="004A1BC7"/>
    <w:rsid w:val="004A2303"/>
    <w:rsid w:val="004A2551"/>
    <w:rsid w:val="004A3366"/>
    <w:rsid w:val="004A4077"/>
    <w:rsid w:val="004A48F3"/>
    <w:rsid w:val="004A5074"/>
    <w:rsid w:val="004A5369"/>
    <w:rsid w:val="004A5D7D"/>
    <w:rsid w:val="004B031E"/>
    <w:rsid w:val="004B16A0"/>
    <w:rsid w:val="004B2C0D"/>
    <w:rsid w:val="004B6C03"/>
    <w:rsid w:val="004B711E"/>
    <w:rsid w:val="004C0459"/>
    <w:rsid w:val="004C2047"/>
    <w:rsid w:val="004C3449"/>
    <w:rsid w:val="004C3F52"/>
    <w:rsid w:val="004C40E0"/>
    <w:rsid w:val="004C44F5"/>
    <w:rsid w:val="004C4565"/>
    <w:rsid w:val="004C67C0"/>
    <w:rsid w:val="004D0817"/>
    <w:rsid w:val="004D1163"/>
    <w:rsid w:val="004D134D"/>
    <w:rsid w:val="004D14C7"/>
    <w:rsid w:val="004D2342"/>
    <w:rsid w:val="004D2A65"/>
    <w:rsid w:val="004D3AAB"/>
    <w:rsid w:val="004D3C7F"/>
    <w:rsid w:val="004D5642"/>
    <w:rsid w:val="004D68DE"/>
    <w:rsid w:val="004D6DF0"/>
    <w:rsid w:val="004E2671"/>
    <w:rsid w:val="004E2756"/>
    <w:rsid w:val="004E697F"/>
    <w:rsid w:val="004E6C06"/>
    <w:rsid w:val="004E7ADB"/>
    <w:rsid w:val="004F17BD"/>
    <w:rsid w:val="004F225A"/>
    <w:rsid w:val="004F3685"/>
    <w:rsid w:val="004F3C1E"/>
    <w:rsid w:val="004F404D"/>
    <w:rsid w:val="004F42B5"/>
    <w:rsid w:val="004F5C2E"/>
    <w:rsid w:val="004F60F9"/>
    <w:rsid w:val="004F688A"/>
    <w:rsid w:val="004F6928"/>
    <w:rsid w:val="004F6D96"/>
    <w:rsid w:val="004F757A"/>
    <w:rsid w:val="004F7B5D"/>
    <w:rsid w:val="004F7F15"/>
    <w:rsid w:val="004F7FD8"/>
    <w:rsid w:val="0050154B"/>
    <w:rsid w:val="00501DC4"/>
    <w:rsid w:val="005024A4"/>
    <w:rsid w:val="005024AE"/>
    <w:rsid w:val="005028B3"/>
    <w:rsid w:val="00502DC7"/>
    <w:rsid w:val="00503D85"/>
    <w:rsid w:val="00503DE0"/>
    <w:rsid w:val="005050EC"/>
    <w:rsid w:val="00505130"/>
    <w:rsid w:val="00506AF4"/>
    <w:rsid w:val="00510463"/>
    <w:rsid w:val="00510CB5"/>
    <w:rsid w:val="00510FD2"/>
    <w:rsid w:val="0051105A"/>
    <w:rsid w:val="0051175E"/>
    <w:rsid w:val="0051208B"/>
    <w:rsid w:val="005130C5"/>
    <w:rsid w:val="00514A85"/>
    <w:rsid w:val="00516469"/>
    <w:rsid w:val="00516C02"/>
    <w:rsid w:val="005179F4"/>
    <w:rsid w:val="00517A53"/>
    <w:rsid w:val="00520742"/>
    <w:rsid w:val="0052102A"/>
    <w:rsid w:val="00521EEA"/>
    <w:rsid w:val="00523C75"/>
    <w:rsid w:val="005259CD"/>
    <w:rsid w:val="00530793"/>
    <w:rsid w:val="00530F84"/>
    <w:rsid w:val="00534095"/>
    <w:rsid w:val="0053420F"/>
    <w:rsid w:val="0053484F"/>
    <w:rsid w:val="0053508A"/>
    <w:rsid w:val="005357E1"/>
    <w:rsid w:val="00541571"/>
    <w:rsid w:val="0054215F"/>
    <w:rsid w:val="005424BC"/>
    <w:rsid w:val="00542862"/>
    <w:rsid w:val="005450E2"/>
    <w:rsid w:val="00552A75"/>
    <w:rsid w:val="00552C1A"/>
    <w:rsid w:val="00553BFB"/>
    <w:rsid w:val="00554728"/>
    <w:rsid w:val="00554C35"/>
    <w:rsid w:val="0055543E"/>
    <w:rsid w:val="00556DC9"/>
    <w:rsid w:val="005570AC"/>
    <w:rsid w:val="00557131"/>
    <w:rsid w:val="00557198"/>
    <w:rsid w:val="0056051E"/>
    <w:rsid w:val="00561617"/>
    <w:rsid w:val="00561E45"/>
    <w:rsid w:val="005633D8"/>
    <w:rsid w:val="00563464"/>
    <w:rsid w:val="005643F0"/>
    <w:rsid w:val="00564FC2"/>
    <w:rsid w:val="005651E1"/>
    <w:rsid w:val="00565748"/>
    <w:rsid w:val="00565B41"/>
    <w:rsid w:val="00566BC9"/>
    <w:rsid w:val="00567A03"/>
    <w:rsid w:val="00571673"/>
    <w:rsid w:val="0057228F"/>
    <w:rsid w:val="00572C2D"/>
    <w:rsid w:val="005738F2"/>
    <w:rsid w:val="00577C4A"/>
    <w:rsid w:val="0058211A"/>
    <w:rsid w:val="0058338A"/>
    <w:rsid w:val="00584286"/>
    <w:rsid w:val="0058439A"/>
    <w:rsid w:val="00584D18"/>
    <w:rsid w:val="00584EF8"/>
    <w:rsid w:val="00585001"/>
    <w:rsid w:val="005870DD"/>
    <w:rsid w:val="00587150"/>
    <w:rsid w:val="00592D17"/>
    <w:rsid w:val="005932B1"/>
    <w:rsid w:val="00593592"/>
    <w:rsid w:val="00593EAA"/>
    <w:rsid w:val="0059496D"/>
    <w:rsid w:val="00594B8C"/>
    <w:rsid w:val="005950DE"/>
    <w:rsid w:val="00595227"/>
    <w:rsid w:val="00596525"/>
    <w:rsid w:val="005975FE"/>
    <w:rsid w:val="005976AB"/>
    <w:rsid w:val="00597FC9"/>
    <w:rsid w:val="005A2445"/>
    <w:rsid w:val="005A2455"/>
    <w:rsid w:val="005A3530"/>
    <w:rsid w:val="005A3B20"/>
    <w:rsid w:val="005A3FD0"/>
    <w:rsid w:val="005A490F"/>
    <w:rsid w:val="005A7068"/>
    <w:rsid w:val="005A7329"/>
    <w:rsid w:val="005A7A30"/>
    <w:rsid w:val="005B03DF"/>
    <w:rsid w:val="005B0A2B"/>
    <w:rsid w:val="005B25ED"/>
    <w:rsid w:val="005B36C6"/>
    <w:rsid w:val="005B39FC"/>
    <w:rsid w:val="005B40DC"/>
    <w:rsid w:val="005B4B00"/>
    <w:rsid w:val="005B5156"/>
    <w:rsid w:val="005B69E7"/>
    <w:rsid w:val="005B71EA"/>
    <w:rsid w:val="005B744E"/>
    <w:rsid w:val="005B771B"/>
    <w:rsid w:val="005C2298"/>
    <w:rsid w:val="005C41BF"/>
    <w:rsid w:val="005C42CF"/>
    <w:rsid w:val="005C5FCB"/>
    <w:rsid w:val="005C6E29"/>
    <w:rsid w:val="005C776A"/>
    <w:rsid w:val="005D0E66"/>
    <w:rsid w:val="005D0FB3"/>
    <w:rsid w:val="005D1ED5"/>
    <w:rsid w:val="005D2340"/>
    <w:rsid w:val="005D23BE"/>
    <w:rsid w:val="005D379A"/>
    <w:rsid w:val="005D4926"/>
    <w:rsid w:val="005D5BB7"/>
    <w:rsid w:val="005D73D0"/>
    <w:rsid w:val="005D7922"/>
    <w:rsid w:val="005D7A85"/>
    <w:rsid w:val="005E0E67"/>
    <w:rsid w:val="005E329F"/>
    <w:rsid w:val="005E32A5"/>
    <w:rsid w:val="005E3707"/>
    <w:rsid w:val="005E4E2B"/>
    <w:rsid w:val="005E69CF"/>
    <w:rsid w:val="005E7132"/>
    <w:rsid w:val="005E752C"/>
    <w:rsid w:val="005F12EF"/>
    <w:rsid w:val="005F2A56"/>
    <w:rsid w:val="005F2B9B"/>
    <w:rsid w:val="005F2F3B"/>
    <w:rsid w:val="005F3783"/>
    <w:rsid w:val="005F37D8"/>
    <w:rsid w:val="005F3838"/>
    <w:rsid w:val="005F3F6E"/>
    <w:rsid w:val="005F4556"/>
    <w:rsid w:val="005F54DC"/>
    <w:rsid w:val="005F6563"/>
    <w:rsid w:val="005F7E2C"/>
    <w:rsid w:val="00600D04"/>
    <w:rsid w:val="0060130A"/>
    <w:rsid w:val="00602B35"/>
    <w:rsid w:val="00602B6B"/>
    <w:rsid w:val="00603B57"/>
    <w:rsid w:val="00603BCA"/>
    <w:rsid w:val="0060525A"/>
    <w:rsid w:val="0060531B"/>
    <w:rsid w:val="00605BD6"/>
    <w:rsid w:val="00606AED"/>
    <w:rsid w:val="00607D56"/>
    <w:rsid w:val="00610AD2"/>
    <w:rsid w:val="00611F5E"/>
    <w:rsid w:val="006124E6"/>
    <w:rsid w:val="006126B3"/>
    <w:rsid w:val="006149A4"/>
    <w:rsid w:val="006151EC"/>
    <w:rsid w:val="00615A63"/>
    <w:rsid w:val="00615B5E"/>
    <w:rsid w:val="00617238"/>
    <w:rsid w:val="00621CCD"/>
    <w:rsid w:val="00622443"/>
    <w:rsid w:val="0062271A"/>
    <w:rsid w:val="00625138"/>
    <w:rsid w:val="00625474"/>
    <w:rsid w:val="00625B27"/>
    <w:rsid w:val="00626906"/>
    <w:rsid w:val="006306EA"/>
    <w:rsid w:val="0063232C"/>
    <w:rsid w:val="0063545F"/>
    <w:rsid w:val="006356EB"/>
    <w:rsid w:val="00636C9B"/>
    <w:rsid w:val="00637323"/>
    <w:rsid w:val="00637860"/>
    <w:rsid w:val="00641AF0"/>
    <w:rsid w:val="00643BB4"/>
    <w:rsid w:val="00644452"/>
    <w:rsid w:val="0064457B"/>
    <w:rsid w:val="00645C3A"/>
    <w:rsid w:val="0064674D"/>
    <w:rsid w:val="00647252"/>
    <w:rsid w:val="00650B40"/>
    <w:rsid w:val="00651062"/>
    <w:rsid w:val="00651564"/>
    <w:rsid w:val="00651FB2"/>
    <w:rsid w:val="00652AC7"/>
    <w:rsid w:val="00654669"/>
    <w:rsid w:val="00655358"/>
    <w:rsid w:val="00657CEE"/>
    <w:rsid w:val="00661B1E"/>
    <w:rsid w:val="00661BB4"/>
    <w:rsid w:val="00662D9A"/>
    <w:rsid w:val="006633AD"/>
    <w:rsid w:val="00664921"/>
    <w:rsid w:val="00665BF4"/>
    <w:rsid w:val="00670CE3"/>
    <w:rsid w:val="00670EC7"/>
    <w:rsid w:val="00671DC6"/>
    <w:rsid w:val="00671E7D"/>
    <w:rsid w:val="00673042"/>
    <w:rsid w:val="0067689E"/>
    <w:rsid w:val="00680088"/>
    <w:rsid w:val="0068134B"/>
    <w:rsid w:val="00681F09"/>
    <w:rsid w:val="006824BA"/>
    <w:rsid w:val="00682E67"/>
    <w:rsid w:val="00682EB0"/>
    <w:rsid w:val="00685383"/>
    <w:rsid w:val="006854A4"/>
    <w:rsid w:val="00686509"/>
    <w:rsid w:val="006929D9"/>
    <w:rsid w:val="00692D95"/>
    <w:rsid w:val="00692E8C"/>
    <w:rsid w:val="006934E5"/>
    <w:rsid w:val="00694955"/>
    <w:rsid w:val="006965AD"/>
    <w:rsid w:val="00696668"/>
    <w:rsid w:val="00696DE6"/>
    <w:rsid w:val="0069733D"/>
    <w:rsid w:val="006A059D"/>
    <w:rsid w:val="006A09FB"/>
    <w:rsid w:val="006A0A4C"/>
    <w:rsid w:val="006A1340"/>
    <w:rsid w:val="006A1F9B"/>
    <w:rsid w:val="006A4710"/>
    <w:rsid w:val="006A473F"/>
    <w:rsid w:val="006A5B04"/>
    <w:rsid w:val="006B09B0"/>
    <w:rsid w:val="006B5B17"/>
    <w:rsid w:val="006C022C"/>
    <w:rsid w:val="006C0235"/>
    <w:rsid w:val="006C049E"/>
    <w:rsid w:val="006C19F5"/>
    <w:rsid w:val="006C1DBA"/>
    <w:rsid w:val="006C30B0"/>
    <w:rsid w:val="006C43A4"/>
    <w:rsid w:val="006C4D3F"/>
    <w:rsid w:val="006C50E6"/>
    <w:rsid w:val="006C518A"/>
    <w:rsid w:val="006C5870"/>
    <w:rsid w:val="006C58FE"/>
    <w:rsid w:val="006D0B0D"/>
    <w:rsid w:val="006D115E"/>
    <w:rsid w:val="006D1A39"/>
    <w:rsid w:val="006D1CDB"/>
    <w:rsid w:val="006D1F52"/>
    <w:rsid w:val="006D2083"/>
    <w:rsid w:val="006D2DB9"/>
    <w:rsid w:val="006D3143"/>
    <w:rsid w:val="006D410D"/>
    <w:rsid w:val="006D42B5"/>
    <w:rsid w:val="006D7E94"/>
    <w:rsid w:val="006E1126"/>
    <w:rsid w:val="006E17A8"/>
    <w:rsid w:val="006E247C"/>
    <w:rsid w:val="006E27C6"/>
    <w:rsid w:val="006E2954"/>
    <w:rsid w:val="006E4318"/>
    <w:rsid w:val="006E5D25"/>
    <w:rsid w:val="006E6001"/>
    <w:rsid w:val="006E6426"/>
    <w:rsid w:val="006E6609"/>
    <w:rsid w:val="006E6916"/>
    <w:rsid w:val="006E6A6C"/>
    <w:rsid w:val="006E730D"/>
    <w:rsid w:val="006F0E88"/>
    <w:rsid w:val="006F1EA9"/>
    <w:rsid w:val="006F382C"/>
    <w:rsid w:val="006F4CA6"/>
    <w:rsid w:val="006F56D4"/>
    <w:rsid w:val="006F59ED"/>
    <w:rsid w:val="006F5C3F"/>
    <w:rsid w:val="006F7396"/>
    <w:rsid w:val="006F7C26"/>
    <w:rsid w:val="006F7FE8"/>
    <w:rsid w:val="00701412"/>
    <w:rsid w:val="00702978"/>
    <w:rsid w:val="00704188"/>
    <w:rsid w:val="0070469D"/>
    <w:rsid w:val="007048AF"/>
    <w:rsid w:val="00705B84"/>
    <w:rsid w:val="007077B2"/>
    <w:rsid w:val="00707A42"/>
    <w:rsid w:val="00707E3F"/>
    <w:rsid w:val="00712E39"/>
    <w:rsid w:val="00713F87"/>
    <w:rsid w:val="00714847"/>
    <w:rsid w:val="0071557B"/>
    <w:rsid w:val="00720950"/>
    <w:rsid w:val="007217A9"/>
    <w:rsid w:val="00721ED8"/>
    <w:rsid w:val="007223F0"/>
    <w:rsid w:val="007233D6"/>
    <w:rsid w:val="00724217"/>
    <w:rsid w:val="00724226"/>
    <w:rsid w:val="00724680"/>
    <w:rsid w:val="00726356"/>
    <w:rsid w:val="0072641F"/>
    <w:rsid w:val="0072754A"/>
    <w:rsid w:val="00727E9B"/>
    <w:rsid w:val="00731F11"/>
    <w:rsid w:val="007327E1"/>
    <w:rsid w:val="00733885"/>
    <w:rsid w:val="007343B8"/>
    <w:rsid w:val="0073460F"/>
    <w:rsid w:val="00740128"/>
    <w:rsid w:val="00740505"/>
    <w:rsid w:val="00741F21"/>
    <w:rsid w:val="0074271E"/>
    <w:rsid w:val="00742CEC"/>
    <w:rsid w:val="007434BC"/>
    <w:rsid w:val="00744B09"/>
    <w:rsid w:val="00746BF9"/>
    <w:rsid w:val="007471B0"/>
    <w:rsid w:val="007504B4"/>
    <w:rsid w:val="00750B80"/>
    <w:rsid w:val="0075393E"/>
    <w:rsid w:val="00756E96"/>
    <w:rsid w:val="00757AB9"/>
    <w:rsid w:val="00762ABB"/>
    <w:rsid w:val="0076378F"/>
    <w:rsid w:val="00763825"/>
    <w:rsid w:val="00764465"/>
    <w:rsid w:val="00764B5F"/>
    <w:rsid w:val="00764E00"/>
    <w:rsid w:val="007655FC"/>
    <w:rsid w:val="007657EB"/>
    <w:rsid w:val="0077162C"/>
    <w:rsid w:val="00771920"/>
    <w:rsid w:val="00772531"/>
    <w:rsid w:val="0077284C"/>
    <w:rsid w:val="00774847"/>
    <w:rsid w:val="00776444"/>
    <w:rsid w:val="00780D35"/>
    <w:rsid w:val="007816AA"/>
    <w:rsid w:val="00782319"/>
    <w:rsid w:val="00782C8F"/>
    <w:rsid w:val="007836E6"/>
    <w:rsid w:val="00784530"/>
    <w:rsid w:val="00785965"/>
    <w:rsid w:val="00785C4C"/>
    <w:rsid w:val="007862FA"/>
    <w:rsid w:val="00786405"/>
    <w:rsid w:val="00787227"/>
    <w:rsid w:val="007902A9"/>
    <w:rsid w:val="00791079"/>
    <w:rsid w:val="00792201"/>
    <w:rsid w:val="00795E96"/>
    <w:rsid w:val="00796152"/>
    <w:rsid w:val="00797CAA"/>
    <w:rsid w:val="00797D2E"/>
    <w:rsid w:val="007A02F0"/>
    <w:rsid w:val="007A3650"/>
    <w:rsid w:val="007A53AC"/>
    <w:rsid w:val="007A64A7"/>
    <w:rsid w:val="007B0103"/>
    <w:rsid w:val="007B0511"/>
    <w:rsid w:val="007B210B"/>
    <w:rsid w:val="007B6A95"/>
    <w:rsid w:val="007B7B7F"/>
    <w:rsid w:val="007C04E7"/>
    <w:rsid w:val="007C0AE5"/>
    <w:rsid w:val="007C122F"/>
    <w:rsid w:val="007C1278"/>
    <w:rsid w:val="007C39A5"/>
    <w:rsid w:val="007C427C"/>
    <w:rsid w:val="007C5659"/>
    <w:rsid w:val="007C6648"/>
    <w:rsid w:val="007D0628"/>
    <w:rsid w:val="007D17AC"/>
    <w:rsid w:val="007D3014"/>
    <w:rsid w:val="007D3C6D"/>
    <w:rsid w:val="007D5008"/>
    <w:rsid w:val="007D5C88"/>
    <w:rsid w:val="007D792D"/>
    <w:rsid w:val="007E01CF"/>
    <w:rsid w:val="007E021F"/>
    <w:rsid w:val="007E03BF"/>
    <w:rsid w:val="007E0C39"/>
    <w:rsid w:val="007E13E7"/>
    <w:rsid w:val="007E2980"/>
    <w:rsid w:val="007E2E1B"/>
    <w:rsid w:val="007E458C"/>
    <w:rsid w:val="007E471C"/>
    <w:rsid w:val="007E4C5E"/>
    <w:rsid w:val="007F13BB"/>
    <w:rsid w:val="007F1EBD"/>
    <w:rsid w:val="007F2E1E"/>
    <w:rsid w:val="007F35DF"/>
    <w:rsid w:val="007F3DC5"/>
    <w:rsid w:val="007F56A0"/>
    <w:rsid w:val="007F6BBD"/>
    <w:rsid w:val="007F774A"/>
    <w:rsid w:val="008000BE"/>
    <w:rsid w:val="0080045E"/>
    <w:rsid w:val="008005B5"/>
    <w:rsid w:val="00800663"/>
    <w:rsid w:val="008008CC"/>
    <w:rsid w:val="00800C70"/>
    <w:rsid w:val="00801DCF"/>
    <w:rsid w:val="0080289E"/>
    <w:rsid w:val="008028FD"/>
    <w:rsid w:val="00802B74"/>
    <w:rsid w:val="00802E81"/>
    <w:rsid w:val="008070E4"/>
    <w:rsid w:val="008071E5"/>
    <w:rsid w:val="00807267"/>
    <w:rsid w:val="00807CE5"/>
    <w:rsid w:val="00807DD4"/>
    <w:rsid w:val="0081140B"/>
    <w:rsid w:val="008125BE"/>
    <w:rsid w:val="00813355"/>
    <w:rsid w:val="00813ABC"/>
    <w:rsid w:val="00814199"/>
    <w:rsid w:val="00815405"/>
    <w:rsid w:val="00816655"/>
    <w:rsid w:val="0082159D"/>
    <w:rsid w:val="00821D05"/>
    <w:rsid w:val="00822192"/>
    <w:rsid w:val="008224C8"/>
    <w:rsid w:val="00822CD2"/>
    <w:rsid w:val="00822DBF"/>
    <w:rsid w:val="008237C8"/>
    <w:rsid w:val="008238A5"/>
    <w:rsid w:val="00823B30"/>
    <w:rsid w:val="00823EE6"/>
    <w:rsid w:val="008240D7"/>
    <w:rsid w:val="0082437F"/>
    <w:rsid w:val="008250CC"/>
    <w:rsid w:val="008257E2"/>
    <w:rsid w:val="00825D81"/>
    <w:rsid w:val="00825E91"/>
    <w:rsid w:val="0082697A"/>
    <w:rsid w:val="00827D08"/>
    <w:rsid w:val="0083019B"/>
    <w:rsid w:val="008312D3"/>
    <w:rsid w:val="00831E60"/>
    <w:rsid w:val="008327BB"/>
    <w:rsid w:val="00832F80"/>
    <w:rsid w:val="00833E99"/>
    <w:rsid w:val="00835A76"/>
    <w:rsid w:val="0083712C"/>
    <w:rsid w:val="00841928"/>
    <w:rsid w:val="00841DF8"/>
    <w:rsid w:val="008432A9"/>
    <w:rsid w:val="008433DD"/>
    <w:rsid w:val="00843A73"/>
    <w:rsid w:val="008446D6"/>
    <w:rsid w:val="00845A19"/>
    <w:rsid w:val="00846033"/>
    <w:rsid w:val="0084714F"/>
    <w:rsid w:val="008474C9"/>
    <w:rsid w:val="00851625"/>
    <w:rsid w:val="00851793"/>
    <w:rsid w:val="008522E2"/>
    <w:rsid w:val="008537D1"/>
    <w:rsid w:val="008539F0"/>
    <w:rsid w:val="008540FF"/>
    <w:rsid w:val="008544FE"/>
    <w:rsid w:val="00855E08"/>
    <w:rsid w:val="00856C0B"/>
    <w:rsid w:val="00856E68"/>
    <w:rsid w:val="00860B2E"/>
    <w:rsid w:val="00860F96"/>
    <w:rsid w:val="00861EA9"/>
    <w:rsid w:val="008621C2"/>
    <w:rsid w:val="008625E9"/>
    <w:rsid w:val="00864403"/>
    <w:rsid w:val="00865A38"/>
    <w:rsid w:val="008708D3"/>
    <w:rsid w:val="00871CFE"/>
    <w:rsid w:val="008721C3"/>
    <w:rsid w:val="00873794"/>
    <w:rsid w:val="00874745"/>
    <w:rsid w:val="00874830"/>
    <w:rsid w:val="008762B0"/>
    <w:rsid w:val="00877510"/>
    <w:rsid w:val="008803AE"/>
    <w:rsid w:val="0088177A"/>
    <w:rsid w:val="00883220"/>
    <w:rsid w:val="00883CAD"/>
    <w:rsid w:val="00883F1D"/>
    <w:rsid w:val="008844BD"/>
    <w:rsid w:val="00884DB1"/>
    <w:rsid w:val="0088535B"/>
    <w:rsid w:val="00885DE5"/>
    <w:rsid w:val="00891E4E"/>
    <w:rsid w:val="00894665"/>
    <w:rsid w:val="00896670"/>
    <w:rsid w:val="0089667E"/>
    <w:rsid w:val="00897847"/>
    <w:rsid w:val="008979DD"/>
    <w:rsid w:val="00897C3E"/>
    <w:rsid w:val="008A167D"/>
    <w:rsid w:val="008A3AAD"/>
    <w:rsid w:val="008A4D52"/>
    <w:rsid w:val="008A6465"/>
    <w:rsid w:val="008A74DA"/>
    <w:rsid w:val="008A7FB4"/>
    <w:rsid w:val="008A7FD3"/>
    <w:rsid w:val="008B0475"/>
    <w:rsid w:val="008B09D9"/>
    <w:rsid w:val="008B1AD4"/>
    <w:rsid w:val="008B2746"/>
    <w:rsid w:val="008B34D1"/>
    <w:rsid w:val="008B4F1F"/>
    <w:rsid w:val="008B5845"/>
    <w:rsid w:val="008B7DDD"/>
    <w:rsid w:val="008C0A87"/>
    <w:rsid w:val="008C1094"/>
    <w:rsid w:val="008C1D95"/>
    <w:rsid w:val="008C2083"/>
    <w:rsid w:val="008C253D"/>
    <w:rsid w:val="008C3347"/>
    <w:rsid w:val="008C3BEE"/>
    <w:rsid w:val="008C4931"/>
    <w:rsid w:val="008C4B74"/>
    <w:rsid w:val="008C56CB"/>
    <w:rsid w:val="008C5C18"/>
    <w:rsid w:val="008C6682"/>
    <w:rsid w:val="008C7EAE"/>
    <w:rsid w:val="008D1C1A"/>
    <w:rsid w:val="008D3953"/>
    <w:rsid w:val="008D4144"/>
    <w:rsid w:val="008D56BA"/>
    <w:rsid w:val="008D6C53"/>
    <w:rsid w:val="008D7ED7"/>
    <w:rsid w:val="008E28FB"/>
    <w:rsid w:val="008E306C"/>
    <w:rsid w:val="008E3720"/>
    <w:rsid w:val="008E4099"/>
    <w:rsid w:val="008E4654"/>
    <w:rsid w:val="008E57DC"/>
    <w:rsid w:val="008E7BA0"/>
    <w:rsid w:val="008F00AD"/>
    <w:rsid w:val="008F16FF"/>
    <w:rsid w:val="008F2E65"/>
    <w:rsid w:val="008F3258"/>
    <w:rsid w:val="008F32CB"/>
    <w:rsid w:val="008F43E0"/>
    <w:rsid w:val="008F5F5B"/>
    <w:rsid w:val="008F6163"/>
    <w:rsid w:val="008F7DEA"/>
    <w:rsid w:val="009008B3"/>
    <w:rsid w:val="009011C5"/>
    <w:rsid w:val="00903C59"/>
    <w:rsid w:val="0091147F"/>
    <w:rsid w:val="00911D26"/>
    <w:rsid w:val="00911EE8"/>
    <w:rsid w:val="00912ED6"/>
    <w:rsid w:val="0091337B"/>
    <w:rsid w:val="009134D2"/>
    <w:rsid w:val="00914307"/>
    <w:rsid w:val="00914974"/>
    <w:rsid w:val="0091722D"/>
    <w:rsid w:val="009177FF"/>
    <w:rsid w:val="0091791E"/>
    <w:rsid w:val="0092067E"/>
    <w:rsid w:val="0092068A"/>
    <w:rsid w:val="00920FF1"/>
    <w:rsid w:val="00921D87"/>
    <w:rsid w:val="00923BD5"/>
    <w:rsid w:val="00923C48"/>
    <w:rsid w:val="009325CE"/>
    <w:rsid w:val="00932BD5"/>
    <w:rsid w:val="00935167"/>
    <w:rsid w:val="00937AF1"/>
    <w:rsid w:val="009407EE"/>
    <w:rsid w:val="0094173C"/>
    <w:rsid w:val="00942430"/>
    <w:rsid w:val="00942708"/>
    <w:rsid w:val="0094330D"/>
    <w:rsid w:val="00943F70"/>
    <w:rsid w:val="009457A0"/>
    <w:rsid w:val="00947DBC"/>
    <w:rsid w:val="00947F4D"/>
    <w:rsid w:val="00950EDB"/>
    <w:rsid w:val="00950FA9"/>
    <w:rsid w:val="00952D9C"/>
    <w:rsid w:val="009542B2"/>
    <w:rsid w:val="0095438D"/>
    <w:rsid w:val="00954E62"/>
    <w:rsid w:val="00955652"/>
    <w:rsid w:val="0095697F"/>
    <w:rsid w:val="00956D2B"/>
    <w:rsid w:val="009575DD"/>
    <w:rsid w:val="00957D9F"/>
    <w:rsid w:val="00957F97"/>
    <w:rsid w:val="0096283C"/>
    <w:rsid w:val="0096536C"/>
    <w:rsid w:val="00965843"/>
    <w:rsid w:val="0096626C"/>
    <w:rsid w:val="00971006"/>
    <w:rsid w:val="0097561D"/>
    <w:rsid w:val="00975ED8"/>
    <w:rsid w:val="00976F0A"/>
    <w:rsid w:val="00977303"/>
    <w:rsid w:val="009777B8"/>
    <w:rsid w:val="0098094E"/>
    <w:rsid w:val="00983055"/>
    <w:rsid w:val="00983CEE"/>
    <w:rsid w:val="0098453F"/>
    <w:rsid w:val="0098603C"/>
    <w:rsid w:val="00986413"/>
    <w:rsid w:val="00987747"/>
    <w:rsid w:val="00987F8E"/>
    <w:rsid w:val="00990906"/>
    <w:rsid w:val="009917CE"/>
    <w:rsid w:val="00991C6F"/>
    <w:rsid w:val="00991C78"/>
    <w:rsid w:val="00993E8C"/>
    <w:rsid w:val="00995292"/>
    <w:rsid w:val="009952E8"/>
    <w:rsid w:val="00995DC6"/>
    <w:rsid w:val="0099753F"/>
    <w:rsid w:val="00997E51"/>
    <w:rsid w:val="009A08A6"/>
    <w:rsid w:val="009A096C"/>
    <w:rsid w:val="009A0CFD"/>
    <w:rsid w:val="009A1883"/>
    <w:rsid w:val="009A36CE"/>
    <w:rsid w:val="009A421A"/>
    <w:rsid w:val="009A442F"/>
    <w:rsid w:val="009A475F"/>
    <w:rsid w:val="009A5D28"/>
    <w:rsid w:val="009A7090"/>
    <w:rsid w:val="009B0615"/>
    <w:rsid w:val="009B1940"/>
    <w:rsid w:val="009B275D"/>
    <w:rsid w:val="009B283A"/>
    <w:rsid w:val="009B2E74"/>
    <w:rsid w:val="009B30D5"/>
    <w:rsid w:val="009B4781"/>
    <w:rsid w:val="009B5576"/>
    <w:rsid w:val="009B7A5F"/>
    <w:rsid w:val="009C0E80"/>
    <w:rsid w:val="009C1AC8"/>
    <w:rsid w:val="009C2FC1"/>
    <w:rsid w:val="009C3975"/>
    <w:rsid w:val="009C3D92"/>
    <w:rsid w:val="009C4D03"/>
    <w:rsid w:val="009C52A5"/>
    <w:rsid w:val="009C5745"/>
    <w:rsid w:val="009C69F0"/>
    <w:rsid w:val="009D0078"/>
    <w:rsid w:val="009D1AA9"/>
    <w:rsid w:val="009D27BF"/>
    <w:rsid w:val="009D3641"/>
    <w:rsid w:val="009D4F56"/>
    <w:rsid w:val="009D5647"/>
    <w:rsid w:val="009D6B29"/>
    <w:rsid w:val="009E0C48"/>
    <w:rsid w:val="009E0D0F"/>
    <w:rsid w:val="009E25B4"/>
    <w:rsid w:val="009E450A"/>
    <w:rsid w:val="009E4AF1"/>
    <w:rsid w:val="009E4F95"/>
    <w:rsid w:val="009E66B1"/>
    <w:rsid w:val="009F13D7"/>
    <w:rsid w:val="009F16DD"/>
    <w:rsid w:val="009F2476"/>
    <w:rsid w:val="009F2FE1"/>
    <w:rsid w:val="009F3F56"/>
    <w:rsid w:val="009F41F2"/>
    <w:rsid w:val="009F4257"/>
    <w:rsid w:val="00A00400"/>
    <w:rsid w:val="00A00953"/>
    <w:rsid w:val="00A0222A"/>
    <w:rsid w:val="00A02BF6"/>
    <w:rsid w:val="00A03F69"/>
    <w:rsid w:val="00A05CD2"/>
    <w:rsid w:val="00A10491"/>
    <w:rsid w:val="00A106AC"/>
    <w:rsid w:val="00A10B0F"/>
    <w:rsid w:val="00A1135E"/>
    <w:rsid w:val="00A12752"/>
    <w:rsid w:val="00A13D22"/>
    <w:rsid w:val="00A16AC7"/>
    <w:rsid w:val="00A2095E"/>
    <w:rsid w:val="00A209D9"/>
    <w:rsid w:val="00A20EA3"/>
    <w:rsid w:val="00A20FE7"/>
    <w:rsid w:val="00A217AF"/>
    <w:rsid w:val="00A227DA"/>
    <w:rsid w:val="00A237C7"/>
    <w:rsid w:val="00A245BF"/>
    <w:rsid w:val="00A24CA7"/>
    <w:rsid w:val="00A2504D"/>
    <w:rsid w:val="00A25BFD"/>
    <w:rsid w:val="00A27612"/>
    <w:rsid w:val="00A311CD"/>
    <w:rsid w:val="00A34256"/>
    <w:rsid w:val="00A343CC"/>
    <w:rsid w:val="00A36D28"/>
    <w:rsid w:val="00A36DAB"/>
    <w:rsid w:val="00A36DB1"/>
    <w:rsid w:val="00A40BDE"/>
    <w:rsid w:val="00A41272"/>
    <w:rsid w:val="00A41D0D"/>
    <w:rsid w:val="00A45F99"/>
    <w:rsid w:val="00A46D68"/>
    <w:rsid w:val="00A51CE1"/>
    <w:rsid w:val="00A548DF"/>
    <w:rsid w:val="00A549A2"/>
    <w:rsid w:val="00A550AC"/>
    <w:rsid w:val="00A55581"/>
    <w:rsid w:val="00A55A47"/>
    <w:rsid w:val="00A60195"/>
    <w:rsid w:val="00A61AB2"/>
    <w:rsid w:val="00A62F33"/>
    <w:rsid w:val="00A63205"/>
    <w:rsid w:val="00A63579"/>
    <w:rsid w:val="00A63EF1"/>
    <w:rsid w:val="00A64073"/>
    <w:rsid w:val="00A6523E"/>
    <w:rsid w:val="00A67760"/>
    <w:rsid w:val="00A71797"/>
    <w:rsid w:val="00A718C6"/>
    <w:rsid w:val="00A73AD6"/>
    <w:rsid w:val="00A741D2"/>
    <w:rsid w:val="00A75F06"/>
    <w:rsid w:val="00A77F87"/>
    <w:rsid w:val="00A82F83"/>
    <w:rsid w:val="00A83200"/>
    <w:rsid w:val="00A834C0"/>
    <w:rsid w:val="00A8418C"/>
    <w:rsid w:val="00A85AD2"/>
    <w:rsid w:val="00A860FB"/>
    <w:rsid w:val="00A869BC"/>
    <w:rsid w:val="00A87EFB"/>
    <w:rsid w:val="00A92649"/>
    <w:rsid w:val="00A92732"/>
    <w:rsid w:val="00A927F7"/>
    <w:rsid w:val="00A92D38"/>
    <w:rsid w:val="00A92E54"/>
    <w:rsid w:val="00A93465"/>
    <w:rsid w:val="00A94197"/>
    <w:rsid w:val="00A9605A"/>
    <w:rsid w:val="00AA0B3E"/>
    <w:rsid w:val="00AA16D4"/>
    <w:rsid w:val="00AA1780"/>
    <w:rsid w:val="00AA22B2"/>
    <w:rsid w:val="00AA2345"/>
    <w:rsid w:val="00AA353E"/>
    <w:rsid w:val="00AA4F34"/>
    <w:rsid w:val="00AA5746"/>
    <w:rsid w:val="00AA5EC2"/>
    <w:rsid w:val="00AA6776"/>
    <w:rsid w:val="00AA6CF1"/>
    <w:rsid w:val="00AB01B6"/>
    <w:rsid w:val="00AB0D0D"/>
    <w:rsid w:val="00AB132A"/>
    <w:rsid w:val="00AB205D"/>
    <w:rsid w:val="00AB3C5A"/>
    <w:rsid w:val="00AB3D4C"/>
    <w:rsid w:val="00AB4E6A"/>
    <w:rsid w:val="00AB5221"/>
    <w:rsid w:val="00AB5D33"/>
    <w:rsid w:val="00AB61AE"/>
    <w:rsid w:val="00AB6679"/>
    <w:rsid w:val="00AB76C0"/>
    <w:rsid w:val="00AC0065"/>
    <w:rsid w:val="00AC0413"/>
    <w:rsid w:val="00AC2FDE"/>
    <w:rsid w:val="00AC30AB"/>
    <w:rsid w:val="00AC4D0E"/>
    <w:rsid w:val="00AC5EFA"/>
    <w:rsid w:val="00AC6A7C"/>
    <w:rsid w:val="00AC6B2D"/>
    <w:rsid w:val="00AD1745"/>
    <w:rsid w:val="00AD19F6"/>
    <w:rsid w:val="00AD2D64"/>
    <w:rsid w:val="00AD2DD2"/>
    <w:rsid w:val="00AD3B38"/>
    <w:rsid w:val="00AD3B42"/>
    <w:rsid w:val="00AD4712"/>
    <w:rsid w:val="00AD60E9"/>
    <w:rsid w:val="00AE004C"/>
    <w:rsid w:val="00AE0241"/>
    <w:rsid w:val="00AE077A"/>
    <w:rsid w:val="00AE3126"/>
    <w:rsid w:val="00AE4643"/>
    <w:rsid w:val="00AE5B81"/>
    <w:rsid w:val="00AE5FBB"/>
    <w:rsid w:val="00AE66F2"/>
    <w:rsid w:val="00AE7643"/>
    <w:rsid w:val="00AF0F6F"/>
    <w:rsid w:val="00AF191B"/>
    <w:rsid w:val="00AF2479"/>
    <w:rsid w:val="00AF3AE1"/>
    <w:rsid w:val="00AF5B75"/>
    <w:rsid w:val="00AF664C"/>
    <w:rsid w:val="00AF7BAB"/>
    <w:rsid w:val="00AF7D87"/>
    <w:rsid w:val="00B001EE"/>
    <w:rsid w:val="00B007A6"/>
    <w:rsid w:val="00B007F7"/>
    <w:rsid w:val="00B00E97"/>
    <w:rsid w:val="00B01264"/>
    <w:rsid w:val="00B01DD4"/>
    <w:rsid w:val="00B01E96"/>
    <w:rsid w:val="00B050CA"/>
    <w:rsid w:val="00B05DC7"/>
    <w:rsid w:val="00B066BB"/>
    <w:rsid w:val="00B11556"/>
    <w:rsid w:val="00B128A3"/>
    <w:rsid w:val="00B139B4"/>
    <w:rsid w:val="00B143C0"/>
    <w:rsid w:val="00B14BE3"/>
    <w:rsid w:val="00B15041"/>
    <w:rsid w:val="00B152A1"/>
    <w:rsid w:val="00B15E8B"/>
    <w:rsid w:val="00B166CB"/>
    <w:rsid w:val="00B17AA3"/>
    <w:rsid w:val="00B17B1A"/>
    <w:rsid w:val="00B20CE8"/>
    <w:rsid w:val="00B21DE1"/>
    <w:rsid w:val="00B23634"/>
    <w:rsid w:val="00B2488E"/>
    <w:rsid w:val="00B26B68"/>
    <w:rsid w:val="00B31621"/>
    <w:rsid w:val="00B3191E"/>
    <w:rsid w:val="00B31D70"/>
    <w:rsid w:val="00B3486D"/>
    <w:rsid w:val="00B35131"/>
    <w:rsid w:val="00B3541C"/>
    <w:rsid w:val="00B373B7"/>
    <w:rsid w:val="00B3785E"/>
    <w:rsid w:val="00B40020"/>
    <w:rsid w:val="00B42638"/>
    <w:rsid w:val="00B42937"/>
    <w:rsid w:val="00B4508B"/>
    <w:rsid w:val="00B45714"/>
    <w:rsid w:val="00B46D1D"/>
    <w:rsid w:val="00B46F83"/>
    <w:rsid w:val="00B4709F"/>
    <w:rsid w:val="00B4751E"/>
    <w:rsid w:val="00B50C1D"/>
    <w:rsid w:val="00B5122E"/>
    <w:rsid w:val="00B51788"/>
    <w:rsid w:val="00B52347"/>
    <w:rsid w:val="00B53582"/>
    <w:rsid w:val="00B542D1"/>
    <w:rsid w:val="00B60ACD"/>
    <w:rsid w:val="00B61943"/>
    <w:rsid w:val="00B629C2"/>
    <w:rsid w:val="00B62E74"/>
    <w:rsid w:val="00B637BD"/>
    <w:rsid w:val="00B6485E"/>
    <w:rsid w:val="00B648FB"/>
    <w:rsid w:val="00B654F3"/>
    <w:rsid w:val="00B675A5"/>
    <w:rsid w:val="00B70782"/>
    <w:rsid w:val="00B70EE0"/>
    <w:rsid w:val="00B717BD"/>
    <w:rsid w:val="00B75359"/>
    <w:rsid w:val="00B75C11"/>
    <w:rsid w:val="00B760B9"/>
    <w:rsid w:val="00B76C21"/>
    <w:rsid w:val="00B80D4C"/>
    <w:rsid w:val="00B85304"/>
    <w:rsid w:val="00B85526"/>
    <w:rsid w:val="00B85D02"/>
    <w:rsid w:val="00B8677B"/>
    <w:rsid w:val="00B86EC8"/>
    <w:rsid w:val="00B87AB1"/>
    <w:rsid w:val="00B91584"/>
    <w:rsid w:val="00B94549"/>
    <w:rsid w:val="00B9455F"/>
    <w:rsid w:val="00B95386"/>
    <w:rsid w:val="00B95EDC"/>
    <w:rsid w:val="00B96BA7"/>
    <w:rsid w:val="00B97049"/>
    <w:rsid w:val="00BA156D"/>
    <w:rsid w:val="00BA15DC"/>
    <w:rsid w:val="00BA1AAB"/>
    <w:rsid w:val="00BA1EA5"/>
    <w:rsid w:val="00BA2C5F"/>
    <w:rsid w:val="00BA3409"/>
    <w:rsid w:val="00BA6511"/>
    <w:rsid w:val="00BA697B"/>
    <w:rsid w:val="00BA6BAA"/>
    <w:rsid w:val="00BA6CEE"/>
    <w:rsid w:val="00BA717C"/>
    <w:rsid w:val="00BA7AAF"/>
    <w:rsid w:val="00BB050A"/>
    <w:rsid w:val="00BB0E8E"/>
    <w:rsid w:val="00BB11F8"/>
    <w:rsid w:val="00BB15BD"/>
    <w:rsid w:val="00BB1DF1"/>
    <w:rsid w:val="00BB1FD5"/>
    <w:rsid w:val="00BB2EFB"/>
    <w:rsid w:val="00BB30EA"/>
    <w:rsid w:val="00BB3FAB"/>
    <w:rsid w:val="00BB4651"/>
    <w:rsid w:val="00BB465E"/>
    <w:rsid w:val="00BB6621"/>
    <w:rsid w:val="00BB6664"/>
    <w:rsid w:val="00BB6AF6"/>
    <w:rsid w:val="00BB739D"/>
    <w:rsid w:val="00BC0104"/>
    <w:rsid w:val="00BC0491"/>
    <w:rsid w:val="00BC0CCE"/>
    <w:rsid w:val="00BC0FB2"/>
    <w:rsid w:val="00BC1571"/>
    <w:rsid w:val="00BC1E9B"/>
    <w:rsid w:val="00BC2412"/>
    <w:rsid w:val="00BC291C"/>
    <w:rsid w:val="00BC2A9E"/>
    <w:rsid w:val="00BC3F26"/>
    <w:rsid w:val="00BC4DCA"/>
    <w:rsid w:val="00BC59CA"/>
    <w:rsid w:val="00BC64C6"/>
    <w:rsid w:val="00BC6569"/>
    <w:rsid w:val="00BC6B2F"/>
    <w:rsid w:val="00BC7092"/>
    <w:rsid w:val="00BC7B29"/>
    <w:rsid w:val="00BC7CC1"/>
    <w:rsid w:val="00BD0A0B"/>
    <w:rsid w:val="00BD0F84"/>
    <w:rsid w:val="00BD2507"/>
    <w:rsid w:val="00BD35C4"/>
    <w:rsid w:val="00BD3A13"/>
    <w:rsid w:val="00BD463F"/>
    <w:rsid w:val="00BD46D9"/>
    <w:rsid w:val="00BD4A20"/>
    <w:rsid w:val="00BD57A3"/>
    <w:rsid w:val="00BD6258"/>
    <w:rsid w:val="00BE31C6"/>
    <w:rsid w:val="00BE31F9"/>
    <w:rsid w:val="00BE4125"/>
    <w:rsid w:val="00BE456B"/>
    <w:rsid w:val="00BE5840"/>
    <w:rsid w:val="00BE68D2"/>
    <w:rsid w:val="00BE7C5B"/>
    <w:rsid w:val="00BE7CD9"/>
    <w:rsid w:val="00BE7FCD"/>
    <w:rsid w:val="00BF0B90"/>
    <w:rsid w:val="00BF1D1B"/>
    <w:rsid w:val="00BF2101"/>
    <w:rsid w:val="00BF2C86"/>
    <w:rsid w:val="00BF362D"/>
    <w:rsid w:val="00BF4F62"/>
    <w:rsid w:val="00BF599D"/>
    <w:rsid w:val="00BF7A75"/>
    <w:rsid w:val="00C00127"/>
    <w:rsid w:val="00C02149"/>
    <w:rsid w:val="00C023B9"/>
    <w:rsid w:val="00C031A2"/>
    <w:rsid w:val="00C0356A"/>
    <w:rsid w:val="00C05BF3"/>
    <w:rsid w:val="00C060D1"/>
    <w:rsid w:val="00C06CD4"/>
    <w:rsid w:val="00C07275"/>
    <w:rsid w:val="00C072F3"/>
    <w:rsid w:val="00C10593"/>
    <w:rsid w:val="00C112F9"/>
    <w:rsid w:val="00C1445B"/>
    <w:rsid w:val="00C14E6E"/>
    <w:rsid w:val="00C200FC"/>
    <w:rsid w:val="00C20DA6"/>
    <w:rsid w:val="00C2345C"/>
    <w:rsid w:val="00C237E7"/>
    <w:rsid w:val="00C248AC"/>
    <w:rsid w:val="00C25541"/>
    <w:rsid w:val="00C25AA4"/>
    <w:rsid w:val="00C27011"/>
    <w:rsid w:val="00C270D0"/>
    <w:rsid w:val="00C276B2"/>
    <w:rsid w:val="00C30799"/>
    <w:rsid w:val="00C32E11"/>
    <w:rsid w:val="00C33FFB"/>
    <w:rsid w:val="00C3413F"/>
    <w:rsid w:val="00C345AC"/>
    <w:rsid w:val="00C34B7F"/>
    <w:rsid w:val="00C36D90"/>
    <w:rsid w:val="00C3700C"/>
    <w:rsid w:val="00C40303"/>
    <w:rsid w:val="00C412F5"/>
    <w:rsid w:val="00C4447B"/>
    <w:rsid w:val="00C44565"/>
    <w:rsid w:val="00C45EE7"/>
    <w:rsid w:val="00C4665D"/>
    <w:rsid w:val="00C47C10"/>
    <w:rsid w:val="00C50DB0"/>
    <w:rsid w:val="00C5158E"/>
    <w:rsid w:val="00C52535"/>
    <w:rsid w:val="00C52AF6"/>
    <w:rsid w:val="00C52F46"/>
    <w:rsid w:val="00C52FAB"/>
    <w:rsid w:val="00C540BA"/>
    <w:rsid w:val="00C55816"/>
    <w:rsid w:val="00C5765A"/>
    <w:rsid w:val="00C61364"/>
    <w:rsid w:val="00C62870"/>
    <w:rsid w:val="00C64DDC"/>
    <w:rsid w:val="00C659B7"/>
    <w:rsid w:val="00C65E19"/>
    <w:rsid w:val="00C65E56"/>
    <w:rsid w:val="00C66A15"/>
    <w:rsid w:val="00C70422"/>
    <w:rsid w:val="00C71A61"/>
    <w:rsid w:val="00C73948"/>
    <w:rsid w:val="00C757C4"/>
    <w:rsid w:val="00C761D8"/>
    <w:rsid w:val="00C77FA7"/>
    <w:rsid w:val="00C80001"/>
    <w:rsid w:val="00C803DD"/>
    <w:rsid w:val="00C829B2"/>
    <w:rsid w:val="00C8324B"/>
    <w:rsid w:val="00C83454"/>
    <w:rsid w:val="00C8394A"/>
    <w:rsid w:val="00C83C83"/>
    <w:rsid w:val="00C844E2"/>
    <w:rsid w:val="00C845EF"/>
    <w:rsid w:val="00C85C3F"/>
    <w:rsid w:val="00C86276"/>
    <w:rsid w:val="00C8683B"/>
    <w:rsid w:val="00C86BC6"/>
    <w:rsid w:val="00C8708D"/>
    <w:rsid w:val="00C918AA"/>
    <w:rsid w:val="00C92E67"/>
    <w:rsid w:val="00C93B13"/>
    <w:rsid w:val="00C95829"/>
    <w:rsid w:val="00C974B6"/>
    <w:rsid w:val="00CA0FA0"/>
    <w:rsid w:val="00CA1682"/>
    <w:rsid w:val="00CA2FE9"/>
    <w:rsid w:val="00CA729E"/>
    <w:rsid w:val="00CA73F8"/>
    <w:rsid w:val="00CB05AB"/>
    <w:rsid w:val="00CB0637"/>
    <w:rsid w:val="00CB1F90"/>
    <w:rsid w:val="00CB21DC"/>
    <w:rsid w:val="00CB5002"/>
    <w:rsid w:val="00CB63CB"/>
    <w:rsid w:val="00CB72A4"/>
    <w:rsid w:val="00CC00E8"/>
    <w:rsid w:val="00CC012E"/>
    <w:rsid w:val="00CC019A"/>
    <w:rsid w:val="00CC01B1"/>
    <w:rsid w:val="00CC092F"/>
    <w:rsid w:val="00CC0E7E"/>
    <w:rsid w:val="00CC12D8"/>
    <w:rsid w:val="00CC1FF3"/>
    <w:rsid w:val="00CC2BEA"/>
    <w:rsid w:val="00CC34A2"/>
    <w:rsid w:val="00CC47CE"/>
    <w:rsid w:val="00CC5323"/>
    <w:rsid w:val="00CC571C"/>
    <w:rsid w:val="00CC574F"/>
    <w:rsid w:val="00CC6021"/>
    <w:rsid w:val="00CC7B7E"/>
    <w:rsid w:val="00CD0710"/>
    <w:rsid w:val="00CD0A63"/>
    <w:rsid w:val="00CD1234"/>
    <w:rsid w:val="00CD1276"/>
    <w:rsid w:val="00CD1702"/>
    <w:rsid w:val="00CD2451"/>
    <w:rsid w:val="00CD2887"/>
    <w:rsid w:val="00CD3165"/>
    <w:rsid w:val="00CD3864"/>
    <w:rsid w:val="00CD5FB0"/>
    <w:rsid w:val="00CD6295"/>
    <w:rsid w:val="00CD6F26"/>
    <w:rsid w:val="00CD71F4"/>
    <w:rsid w:val="00CD7E87"/>
    <w:rsid w:val="00CE1DCB"/>
    <w:rsid w:val="00CE317B"/>
    <w:rsid w:val="00CE3E2E"/>
    <w:rsid w:val="00CE3F4F"/>
    <w:rsid w:val="00CE4993"/>
    <w:rsid w:val="00CE6961"/>
    <w:rsid w:val="00CE77F8"/>
    <w:rsid w:val="00CF0736"/>
    <w:rsid w:val="00CF0FAB"/>
    <w:rsid w:val="00CF138F"/>
    <w:rsid w:val="00CF2B2F"/>
    <w:rsid w:val="00CF318B"/>
    <w:rsid w:val="00CF3383"/>
    <w:rsid w:val="00CF3EBF"/>
    <w:rsid w:val="00CF446F"/>
    <w:rsid w:val="00D02388"/>
    <w:rsid w:val="00D03516"/>
    <w:rsid w:val="00D044D3"/>
    <w:rsid w:val="00D04A37"/>
    <w:rsid w:val="00D05A03"/>
    <w:rsid w:val="00D05BDC"/>
    <w:rsid w:val="00D0651D"/>
    <w:rsid w:val="00D07DF2"/>
    <w:rsid w:val="00D07FBB"/>
    <w:rsid w:val="00D117B9"/>
    <w:rsid w:val="00D11B53"/>
    <w:rsid w:val="00D11D68"/>
    <w:rsid w:val="00D143B3"/>
    <w:rsid w:val="00D145DC"/>
    <w:rsid w:val="00D1489B"/>
    <w:rsid w:val="00D14F0C"/>
    <w:rsid w:val="00D16B0F"/>
    <w:rsid w:val="00D16B2E"/>
    <w:rsid w:val="00D208C5"/>
    <w:rsid w:val="00D21DED"/>
    <w:rsid w:val="00D225F7"/>
    <w:rsid w:val="00D22A57"/>
    <w:rsid w:val="00D22FD3"/>
    <w:rsid w:val="00D24DC4"/>
    <w:rsid w:val="00D257FF"/>
    <w:rsid w:val="00D259CD"/>
    <w:rsid w:val="00D2681B"/>
    <w:rsid w:val="00D26D29"/>
    <w:rsid w:val="00D309F1"/>
    <w:rsid w:val="00D31674"/>
    <w:rsid w:val="00D31F7F"/>
    <w:rsid w:val="00D32C6C"/>
    <w:rsid w:val="00D349E0"/>
    <w:rsid w:val="00D34A10"/>
    <w:rsid w:val="00D35FA1"/>
    <w:rsid w:val="00D3784D"/>
    <w:rsid w:val="00D37EEA"/>
    <w:rsid w:val="00D435B3"/>
    <w:rsid w:val="00D44595"/>
    <w:rsid w:val="00D44AA8"/>
    <w:rsid w:val="00D47B6C"/>
    <w:rsid w:val="00D47D7C"/>
    <w:rsid w:val="00D502DF"/>
    <w:rsid w:val="00D52154"/>
    <w:rsid w:val="00D52369"/>
    <w:rsid w:val="00D53010"/>
    <w:rsid w:val="00D5380A"/>
    <w:rsid w:val="00D54ADF"/>
    <w:rsid w:val="00D54C9F"/>
    <w:rsid w:val="00D5554F"/>
    <w:rsid w:val="00D55654"/>
    <w:rsid w:val="00D55EB9"/>
    <w:rsid w:val="00D56719"/>
    <w:rsid w:val="00D56CDF"/>
    <w:rsid w:val="00D57972"/>
    <w:rsid w:val="00D57BB1"/>
    <w:rsid w:val="00D57D10"/>
    <w:rsid w:val="00D60234"/>
    <w:rsid w:val="00D6039E"/>
    <w:rsid w:val="00D60AC0"/>
    <w:rsid w:val="00D61489"/>
    <w:rsid w:val="00D618BD"/>
    <w:rsid w:val="00D6392F"/>
    <w:rsid w:val="00D63B2B"/>
    <w:rsid w:val="00D63F60"/>
    <w:rsid w:val="00D64877"/>
    <w:rsid w:val="00D64956"/>
    <w:rsid w:val="00D64CF4"/>
    <w:rsid w:val="00D6607E"/>
    <w:rsid w:val="00D66DC2"/>
    <w:rsid w:val="00D67BBD"/>
    <w:rsid w:val="00D716D5"/>
    <w:rsid w:val="00D718E9"/>
    <w:rsid w:val="00D71F03"/>
    <w:rsid w:val="00D7364D"/>
    <w:rsid w:val="00D74744"/>
    <w:rsid w:val="00D74BA2"/>
    <w:rsid w:val="00D74F32"/>
    <w:rsid w:val="00D7511D"/>
    <w:rsid w:val="00D75325"/>
    <w:rsid w:val="00D76DF7"/>
    <w:rsid w:val="00D8274F"/>
    <w:rsid w:val="00D84009"/>
    <w:rsid w:val="00D84646"/>
    <w:rsid w:val="00D8591C"/>
    <w:rsid w:val="00D8629D"/>
    <w:rsid w:val="00D865E0"/>
    <w:rsid w:val="00D86E85"/>
    <w:rsid w:val="00D86ECA"/>
    <w:rsid w:val="00D91CEC"/>
    <w:rsid w:val="00D92294"/>
    <w:rsid w:val="00D923AB"/>
    <w:rsid w:val="00D92672"/>
    <w:rsid w:val="00D92A88"/>
    <w:rsid w:val="00D93B41"/>
    <w:rsid w:val="00D94822"/>
    <w:rsid w:val="00D953B7"/>
    <w:rsid w:val="00D95BCB"/>
    <w:rsid w:val="00D97AD2"/>
    <w:rsid w:val="00DA0B56"/>
    <w:rsid w:val="00DA17AC"/>
    <w:rsid w:val="00DA2BC8"/>
    <w:rsid w:val="00DA2D75"/>
    <w:rsid w:val="00DA6133"/>
    <w:rsid w:val="00DA7296"/>
    <w:rsid w:val="00DB1F30"/>
    <w:rsid w:val="00DB27D5"/>
    <w:rsid w:val="00DB45A4"/>
    <w:rsid w:val="00DB4B8F"/>
    <w:rsid w:val="00DB5757"/>
    <w:rsid w:val="00DB5A63"/>
    <w:rsid w:val="00DB5AD4"/>
    <w:rsid w:val="00DB5E41"/>
    <w:rsid w:val="00DC161F"/>
    <w:rsid w:val="00DC1680"/>
    <w:rsid w:val="00DC16D6"/>
    <w:rsid w:val="00DC1B4B"/>
    <w:rsid w:val="00DC2765"/>
    <w:rsid w:val="00DC4352"/>
    <w:rsid w:val="00DC445A"/>
    <w:rsid w:val="00DC4B04"/>
    <w:rsid w:val="00DC6193"/>
    <w:rsid w:val="00DC662B"/>
    <w:rsid w:val="00DC7020"/>
    <w:rsid w:val="00DD2E2F"/>
    <w:rsid w:val="00DD303A"/>
    <w:rsid w:val="00DD3CAB"/>
    <w:rsid w:val="00DD3F33"/>
    <w:rsid w:val="00DD5199"/>
    <w:rsid w:val="00DD5A3A"/>
    <w:rsid w:val="00DD5A48"/>
    <w:rsid w:val="00DD61A0"/>
    <w:rsid w:val="00DD7CE7"/>
    <w:rsid w:val="00DE1306"/>
    <w:rsid w:val="00DE47D6"/>
    <w:rsid w:val="00DE5F29"/>
    <w:rsid w:val="00DE6C99"/>
    <w:rsid w:val="00DF072C"/>
    <w:rsid w:val="00DF0F82"/>
    <w:rsid w:val="00DF12D1"/>
    <w:rsid w:val="00DF172D"/>
    <w:rsid w:val="00DF21C5"/>
    <w:rsid w:val="00DF278B"/>
    <w:rsid w:val="00DF3FB6"/>
    <w:rsid w:val="00DF42F9"/>
    <w:rsid w:val="00DF44C4"/>
    <w:rsid w:val="00DF4A03"/>
    <w:rsid w:val="00DF5653"/>
    <w:rsid w:val="00DF782D"/>
    <w:rsid w:val="00E00482"/>
    <w:rsid w:val="00E013C3"/>
    <w:rsid w:val="00E01BC9"/>
    <w:rsid w:val="00E03995"/>
    <w:rsid w:val="00E0474D"/>
    <w:rsid w:val="00E049D4"/>
    <w:rsid w:val="00E07BAA"/>
    <w:rsid w:val="00E10B3F"/>
    <w:rsid w:val="00E12081"/>
    <w:rsid w:val="00E138DA"/>
    <w:rsid w:val="00E142C7"/>
    <w:rsid w:val="00E151AE"/>
    <w:rsid w:val="00E16C0A"/>
    <w:rsid w:val="00E20E63"/>
    <w:rsid w:val="00E22191"/>
    <w:rsid w:val="00E22C3E"/>
    <w:rsid w:val="00E252C8"/>
    <w:rsid w:val="00E278E4"/>
    <w:rsid w:val="00E31122"/>
    <w:rsid w:val="00E3399E"/>
    <w:rsid w:val="00E346FE"/>
    <w:rsid w:val="00E34FC6"/>
    <w:rsid w:val="00E3514E"/>
    <w:rsid w:val="00E35B0F"/>
    <w:rsid w:val="00E35BE5"/>
    <w:rsid w:val="00E35FDF"/>
    <w:rsid w:val="00E366F8"/>
    <w:rsid w:val="00E37AE4"/>
    <w:rsid w:val="00E40183"/>
    <w:rsid w:val="00E4095A"/>
    <w:rsid w:val="00E41099"/>
    <w:rsid w:val="00E41432"/>
    <w:rsid w:val="00E426B8"/>
    <w:rsid w:val="00E42A6B"/>
    <w:rsid w:val="00E42E99"/>
    <w:rsid w:val="00E42FFD"/>
    <w:rsid w:val="00E433AE"/>
    <w:rsid w:val="00E4405F"/>
    <w:rsid w:val="00E45FED"/>
    <w:rsid w:val="00E47949"/>
    <w:rsid w:val="00E50E8E"/>
    <w:rsid w:val="00E531D1"/>
    <w:rsid w:val="00E54236"/>
    <w:rsid w:val="00E54738"/>
    <w:rsid w:val="00E55B0A"/>
    <w:rsid w:val="00E60F2F"/>
    <w:rsid w:val="00E6231C"/>
    <w:rsid w:val="00E62AEB"/>
    <w:rsid w:val="00E62B75"/>
    <w:rsid w:val="00E63EAE"/>
    <w:rsid w:val="00E63F26"/>
    <w:rsid w:val="00E6459A"/>
    <w:rsid w:val="00E6481D"/>
    <w:rsid w:val="00E65190"/>
    <w:rsid w:val="00E65B73"/>
    <w:rsid w:val="00E6665F"/>
    <w:rsid w:val="00E667E4"/>
    <w:rsid w:val="00E66B37"/>
    <w:rsid w:val="00E66DA7"/>
    <w:rsid w:val="00E67D7F"/>
    <w:rsid w:val="00E67EC2"/>
    <w:rsid w:val="00E7061A"/>
    <w:rsid w:val="00E70EB0"/>
    <w:rsid w:val="00E70F0A"/>
    <w:rsid w:val="00E712AF"/>
    <w:rsid w:val="00E72CB5"/>
    <w:rsid w:val="00E72E60"/>
    <w:rsid w:val="00E75CC4"/>
    <w:rsid w:val="00E76992"/>
    <w:rsid w:val="00E8041A"/>
    <w:rsid w:val="00E80659"/>
    <w:rsid w:val="00E806D9"/>
    <w:rsid w:val="00E80BC8"/>
    <w:rsid w:val="00E81EF7"/>
    <w:rsid w:val="00E827DA"/>
    <w:rsid w:val="00E82AC6"/>
    <w:rsid w:val="00E82BDA"/>
    <w:rsid w:val="00E839B1"/>
    <w:rsid w:val="00E849C3"/>
    <w:rsid w:val="00E85A6C"/>
    <w:rsid w:val="00E85B65"/>
    <w:rsid w:val="00E85CDA"/>
    <w:rsid w:val="00E86386"/>
    <w:rsid w:val="00E878C3"/>
    <w:rsid w:val="00E879D2"/>
    <w:rsid w:val="00E908B1"/>
    <w:rsid w:val="00E948ED"/>
    <w:rsid w:val="00E974B1"/>
    <w:rsid w:val="00E97B3B"/>
    <w:rsid w:val="00EA0603"/>
    <w:rsid w:val="00EA1027"/>
    <w:rsid w:val="00EA2AAE"/>
    <w:rsid w:val="00EA41FA"/>
    <w:rsid w:val="00EA579D"/>
    <w:rsid w:val="00EB1BB4"/>
    <w:rsid w:val="00EB2987"/>
    <w:rsid w:val="00EB2B16"/>
    <w:rsid w:val="00EB2F43"/>
    <w:rsid w:val="00EB36BD"/>
    <w:rsid w:val="00EB3BDB"/>
    <w:rsid w:val="00EB6477"/>
    <w:rsid w:val="00EB679A"/>
    <w:rsid w:val="00EB79A2"/>
    <w:rsid w:val="00EB7B88"/>
    <w:rsid w:val="00EC128A"/>
    <w:rsid w:val="00EC2A0B"/>
    <w:rsid w:val="00EC5C23"/>
    <w:rsid w:val="00EC6075"/>
    <w:rsid w:val="00EC687A"/>
    <w:rsid w:val="00EC796D"/>
    <w:rsid w:val="00ED00C3"/>
    <w:rsid w:val="00ED0A11"/>
    <w:rsid w:val="00ED0AAC"/>
    <w:rsid w:val="00ED27AF"/>
    <w:rsid w:val="00ED27C3"/>
    <w:rsid w:val="00ED3EB5"/>
    <w:rsid w:val="00ED4579"/>
    <w:rsid w:val="00ED6525"/>
    <w:rsid w:val="00ED673A"/>
    <w:rsid w:val="00ED6CCE"/>
    <w:rsid w:val="00ED7C0F"/>
    <w:rsid w:val="00EE0CA6"/>
    <w:rsid w:val="00EE14D8"/>
    <w:rsid w:val="00EE3B3A"/>
    <w:rsid w:val="00EE41FE"/>
    <w:rsid w:val="00EE5F55"/>
    <w:rsid w:val="00EE6B7E"/>
    <w:rsid w:val="00EE6FFE"/>
    <w:rsid w:val="00EE7C1C"/>
    <w:rsid w:val="00EF0C40"/>
    <w:rsid w:val="00EF0DEC"/>
    <w:rsid w:val="00EF12B4"/>
    <w:rsid w:val="00EF16B2"/>
    <w:rsid w:val="00EF21EF"/>
    <w:rsid w:val="00EF3762"/>
    <w:rsid w:val="00EF3A8C"/>
    <w:rsid w:val="00EF483A"/>
    <w:rsid w:val="00EF5A5E"/>
    <w:rsid w:val="00F00CDC"/>
    <w:rsid w:val="00F01090"/>
    <w:rsid w:val="00F01639"/>
    <w:rsid w:val="00F01B41"/>
    <w:rsid w:val="00F03638"/>
    <w:rsid w:val="00F04E91"/>
    <w:rsid w:val="00F056CD"/>
    <w:rsid w:val="00F0641C"/>
    <w:rsid w:val="00F07326"/>
    <w:rsid w:val="00F07D09"/>
    <w:rsid w:val="00F07D5B"/>
    <w:rsid w:val="00F07EFE"/>
    <w:rsid w:val="00F1050B"/>
    <w:rsid w:val="00F118A0"/>
    <w:rsid w:val="00F12F85"/>
    <w:rsid w:val="00F147B2"/>
    <w:rsid w:val="00F14AA0"/>
    <w:rsid w:val="00F15120"/>
    <w:rsid w:val="00F17760"/>
    <w:rsid w:val="00F17BC9"/>
    <w:rsid w:val="00F2109F"/>
    <w:rsid w:val="00F21C0D"/>
    <w:rsid w:val="00F26092"/>
    <w:rsid w:val="00F30D29"/>
    <w:rsid w:val="00F31B02"/>
    <w:rsid w:val="00F33271"/>
    <w:rsid w:val="00F33FB4"/>
    <w:rsid w:val="00F346BC"/>
    <w:rsid w:val="00F3493A"/>
    <w:rsid w:val="00F350D3"/>
    <w:rsid w:val="00F40DF4"/>
    <w:rsid w:val="00F416F9"/>
    <w:rsid w:val="00F43484"/>
    <w:rsid w:val="00F43908"/>
    <w:rsid w:val="00F44E3D"/>
    <w:rsid w:val="00F45468"/>
    <w:rsid w:val="00F46347"/>
    <w:rsid w:val="00F47B5D"/>
    <w:rsid w:val="00F52CE2"/>
    <w:rsid w:val="00F54B6B"/>
    <w:rsid w:val="00F552E0"/>
    <w:rsid w:val="00F55A45"/>
    <w:rsid w:val="00F566A2"/>
    <w:rsid w:val="00F605C3"/>
    <w:rsid w:val="00F62450"/>
    <w:rsid w:val="00F62C99"/>
    <w:rsid w:val="00F636D9"/>
    <w:rsid w:val="00F63B6B"/>
    <w:rsid w:val="00F646E8"/>
    <w:rsid w:val="00F64D54"/>
    <w:rsid w:val="00F6506E"/>
    <w:rsid w:val="00F65391"/>
    <w:rsid w:val="00F6552A"/>
    <w:rsid w:val="00F65593"/>
    <w:rsid w:val="00F666B9"/>
    <w:rsid w:val="00F667B5"/>
    <w:rsid w:val="00F67345"/>
    <w:rsid w:val="00F70241"/>
    <w:rsid w:val="00F7024E"/>
    <w:rsid w:val="00F7128C"/>
    <w:rsid w:val="00F713D6"/>
    <w:rsid w:val="00F715A1"/>
    <w:rsid w:val="00F73CE1"/>
    <w:rsid w:val="00F73E4A"/>
    <w:rsid w:val="00F742C5"/>
    <w:rsid w:val="00F74DF5"/>
    <w:rsid w:val="00F754F0"/>
    <w:rsid w:val="00F76044"/>
    <w:rsid w:val="00F7656F"/>
    <w:rsid w:val="00F76728"/>
    <w:rsid w:val="00F80435"/>
    <w:rsid w:val="00F80A73"/>
    <w:rsid w:val="00F81DAD"/>
    <w:rsid w:val="00F82CDD"/>
    <w:rsid w:val="00F82FB0"/>
    <w:rsid w:val="00F83395"/>
    <w:rsid w:val="00F84954"/>
    <w:rsid w:val="00F84EF9"/>
    <w:rsid w:val="00F8696F"/>
    <w:rsid w:val="00F90E96"/>
    <w:rsid w:val="00F92F33"/>
    <w:rsid w:val="00F93C04"/>
    <w:rsid w:val="00F959FB"/>
    <w:rsid w:val="00F96250"/>
    <w:rsid w:val="00F96A01"/>
    <w:rsid w:val="00F96B80"/>
    <w:rsid w:val="00FA1DA9"/>
    <w:rsid w:val="00FA24AD"/>
    <w:rsid w:val="00FA292F"/>
    <w:rsid w:val="00FA3045"/>
    <w:rsid w:val="00FA5554"/>
    <w:rsid w:val="00FA5998"/>
    <w:rsid w:val="00FA60A0"/>
    <w:rsid w:val="00FA65A5"/>
    <w:rsid w:val="00FB162A"/>
    <w:rsid w:val="00FB32C1"/>
    <w:rsid w:val="00FB44F4"/>
    <w:rsid w:val="00FB460B"/>
    <w:rsid w:val="00FB6151"/>
    <w:rsid w:val="00FB78EA"/>
    <w:rsid w:val="00FB7E3F"/>
    <w:rsid w:val="00FC1054"/>
    <w:rsid w:val="00FC1658"/>
    <w:rsid w:val="00FC16DF"/>
    <w:rsid w:val="00FC58FF"/>
    <w:rsid w:val="00FC7E71"/>
    <w:rsid w:val="00FC7EF3"/>
    <w:rsid w:val="00FD1650"/>
    <w:rsid w:val="00FD1D75"/>
    <w:rsid w:val="00FD1EA9"/>
    <w:rsid w:val="00FD2F61"/>
    <w:rsid w:val="00FD616E"/>
    <w:rsid w:val="00FE079B"/>
    <w:rsid w:val="00FE1193"/>
    <w:rsid w:val="00FE15DD"/>
    <w:rsid w:val="00FE30FF"/>
    <w:rsid w:val="00FE46A6"/>
    <w:rsid w:val="00FE4975"/>
    <w:rsid w:val="00FE5FE6"/>
    <w:rsid w:val="00FF1578"/>
    <w:rsid w:val="00FF3A97"/>
    <w:rsid w:val="00FF4470"/>
    <w:rsid w:val="00FF479A"/>
    <w:rsid w:val="00FF57A3"/>
    <w:rsid w:val="00FF5CF2"/>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9" Type="http://schemas.microsoft.com/office/2011/relationships/commentsExtended" Target="commentsExtended.xml"/><Relationship Id="rId20" Type="http://schemas.openxmlformats.org/officeDocument/2006/relationships/theme" Target="theme/theme1.xml"/><Relationship Id="rId10" Type="http://schemas.openxmlformats.org/officeDocument/2006/relationships/hyperlink" Target="http://www.iihs.org/iihs/topics/t/teenagers/fatalityfacts/teenagers/2016" TargetMode="External"/><Relationship Id="rId11" Type="http://schemas.openxmlformats.org/officeDocument/2006/relationships/hyperlink" Target="http://www.iihs.org/iihs/topics/t/teenagers/fatalityfacts/teenagers/2016" TargetMode="External"/><Relationship Id="rId12" Type="http://schemas.openxmlformats.org/officeDocument/2006/relationships/hyperlink" Target="http://www.iihs.org/iihs/topics/t/teenagers/fatalityfacts/teenagers/2016" TargetMode="External"/><Relationship Id="rId13" Type="http://schemas.openxmlformats.org/officeDocument/2006/relationships/hyperlink" Target="-https://www.eia.gov/dnav/pet/hist/LeafHandler.ashx?n=PET&amp;s=MGFUPUS1&amp;f=M" TargetMode="External"/><Relationship Id="rId14" Type="http://schemas.openxmlformats.org/officeDocument/2006/relationships/hyperlink" Target="https://www.nia.nih.gov/news/advice-older-adults-staying-safe-hot-weather" TargetMode="External"/><Relationship Id="rId15" Type="http://schemas.openxmlformats.org/officeDocument/2006/relationships/hyperlink" Target="http://www.who.int/en/news-room/fact-sheets/detail/drowning" TargetMode="Externa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ntTable" Target="fontTable.xml"/><Relationship Id="rId19" Type="http://schemas.microsoft.com/office/2011/relationships/people" Target="peop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4B3E4F0E-485A-C94B-999F-8F7FF23498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25</Pages>
  <Words>21801</Words>
  <Characters>124269</Characters>
  <Application>Microsoft Macintosh Word</Application>
  <DocSecurity>0</DocSecurity>
  <Lines>1035</Lines>
  <Paragraphs>291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58</cp:revision>
  <dcterms:created xsi:type="dcterms:W3CDTF">2018-10-30T10:12:00Z</dcterms:created>
  <dcterms:modified xsi:type="dcterms:W3CDTF">2018-11-02T09:10:00Z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