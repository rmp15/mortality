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77777777" w:rsidR="0065196B" w:rsidRPr="00636C9B" w:rsidRDefault="0065196B" w:rsidP="0065196B">
      <w:pPr>
        <w:spacing w:line="480" w:lineRule="auto"/>
        <w:jc w:val="both"/>
        <w:outlineLvl w:val="0"/>
        <w:rPr>
          <w:b/>
          <w:color w:val="000000" w:themeColor="text1"/>
        </w:rPr>
      </w:pPr>
      <w:r>
        <w:rPr>
          <w:b/>
          <w:color w:val="000000" w:themeColor="text1"/>
        </w:rPr>
        <w:t>A national analysis of a</w:t>
      </w:r>
      <w:r w:rsidRPr="00636C9B">
        <w:rPr>
          <w:b/>
          <w:color w:val="000000" w:themeColor="text1"/>
        </w:rPr>
        <w:t xml:space="preserve">nomalous temperature </w:t>
      </w:r>
      <w:r>
        <w:rPr>
          <w:b/>
          <w:color w:val="000000" w:themeColor="text1"/>
        </w:rPr>
        <w:t>and</w:t>
      </w:r>
      <w:r w:rsidRPr="00636C9B">
        <w:rPr>
          <w:b/>
          <w:color w:val="000000" w:themeColor="text1"/>
        </w:rPr>
        <w:t xml:space="preserve"> injury mortality in the USA</w:t>
      </w:r>
    </w:p>
    <w:p w14:paraId="6523E2D4" w14:textId="77777777"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Pr>
          <w:color w:val="000000" w:themeColor="text1"/>
          <w:vertAlign w:val="superscript"/>
          <w:lang w:val="it-IT"/>
        </w:rPr>
        <w:t>4</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7777777" w:rsidR="0065196B" w:rsidRPr="00636C9B" w:rsidRDefault="0065196B" w:rsidP="0065196B">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3483E70D" w14:textId="77777777" w:rsidR="0065196B" w:rsidRPr="00636C9B" w:rsidRDefault="0065196B" w:rsidP="0065196B">
      <w:pPr>
        <w:spacing w:line="480" w:lineRule="auto"/>
        <w:jc w:val="both"/>
        <w:rPr>
          <w:color w:val="000000" w:themeColor="text1"/>
        </w:rPr>
      </w:pPr>
      <w:r>
        <w:rPr>
          <w:color w:val="000000" w:themeColor="text1"/>
          <w:vertAlign w:val="superscript"/>
        </w:rPr>
        <w:t>4</w:t>
      </w:r>
      <w:r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385AE132" w14:textId="77777777" w:rsidR="0065196B" w:rsidRPr="005E22E4" w:rsidRDefault="0065196B" w:rsidP="0065196B">
      <w:pPr>
        <w:spacing w:line="480" w:lineRule="auto"/>
        <w:jc w:val="both"/>
        <w:rPr>
          <w:color w:val="000000" w:themeColor="text1"/>
        </w:rPr>
      </w:pPr>
      <w:r w:rsidRPr="005E22E4">
        <w:rPr>
          <w:color w:val="000000" w:themeColor="text1"/>
        </w:rPr>
        <w:t xml:space="preserve">Vasilis Kontis: </w:t>
      </w:r>
      <w:r w:rsidRPr="004D5CB9">
        <w:rPr>
          <w:color w:val="000000" w:themeColor="text1"/>
        </w:rPr>
        <w:t>v.kontis@imperial.ac.uk</w:t>
      </w:r>
    </w:p>
    <w:p w14:paraId="117DFA7B" w14:textId="77777777" w:rsidR="0065196B" w:rsidRPr="005E22E4" w:rsidRDefault="0065196B" w:rsidP="0065196B">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28FF06D1" w14:textId="77777777" w:rsidR="0065196B" w:rsidRPr="00C837D4" w:rsidRDefault="0065196B" w:rsidP="0065196B">
      <w:pPr>
        <w:spacing w:line="480" w:lineRule="auto"/>
        <w:jc w:val="both"/>
        <w:rPr>
          <w:color w:val="000000" w:themeColor="text1"/>
        </w:rPr>
      </w:pPr>
      <w:r w:rsidRPr="00C837D4">
        <w:rPr>
          <w:color w:val="000000" w:themeColor="text1"/>
        </w:rPr>
        <w:t>Majid Ezzati: majid.ezzati@imperial.ac.uk</w:t>
      </w:r>
    </w:p>
    <w:p w14:paraId="5AB55A5D" w14:textId="77777777" w:rsidR="0065196B" w:rsidRPr="00636C9B" w:rsidRDefault="0065196B" w:rsidP="0065196B">
      <w:pPr>
        <w:spacing w:line="480" w:lineRule="auto"/>
        <w:jc w:val="both"/>
        <w:rPr>
          <w:color w:val="000000" w:themeColor="text1"/>
        </w:rPr>
      </w:pPr>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hyperlink r:id="rId8" w:history="1">
        <w:r w:rsidRPr="000421EF">
          <w:rPr>
            <w:rStyle w:val="Hyperlink"/>
          </w:rPr>
          <w:t>majid.ezzati@imperial.ac.uk</w:t>
        </w:r>
      </w:hyperlink>
    </w:p>
    <w:p w14:paraId="66A24563" w14:textId="77777777" w:rsidR="0065196B" w:rsidRPr="00636C9B" w:rsidRDefault="0065196B" w:rsidP="0065196B">
      <w:pPr>
        <w:spacing w:line="480" w:lineRule="auto"/>
        <w:jc w:val="both"/>
        <w:rPr>
          <w:color w:val="000000" w:themeColor="text1"/>
        </w:rPr>
      </w:pPr>
      <w:r>
        <w:rPr>
          <w:color w:val="000000" w:themeColor="text1"/>
        </w:rPr>
        <w:t>Tel: +44 (0)20 7594 0767</w:t>
      </w:r>
      <w:r w:rsidRPr="00636C9B">
        <w:rPr>
          <w:color w:val="000000" w:themeColor="text1"/>
        </w:rPr>
        <w:br w:type="page"/>
      </w:r>
    </w:p>
    <w:p w14:paraId="0561B245" w14:textId="6DAA717B" w:rsidR="003B10FF" w:rsidRPr="009A2853" w:rsidRDefault="00140DB8" w:rsidP="00140DB8">
      <w:pPr>
        <w:spacing w:line="480" w:lineRule="auto"/>
        <w:jc w:val="both"/>
        <w:rPr>
          <w:ins w:id="0" w:author="Robbie Parks" w:date="2019-03-11T11:17:00Z"/>
          <w:rFonts w:eastAsia="Times New Roman"/>
          <w:b/>
        </w:rPr>
      </w:pPr>
      <w:commentRangeStart w:id="1"/>
      <w:r>
        <w:rPr>
          <w:rFonts w:eastAsia="Times New Roman"/>
          <w:b/>
        </w:rPr>
        <w:lastRenderedPageBreak/>
        <w:t>T</w:t>
      </w:r>
      <w:r w:rsidRPr="009A2853">
        <w:rPr>
          <w:rFonts w:eastAsia="Times New Roman"/>
          <w:b/>
        </w:rPr>
        <w:t>emperatures</w:t>
      </w:r>
      <w:commentRangeEnd w:id="1"/>
      <w:r w:rsidR="00D03977">
        <w:rPr>
          <w:rStyle w:val="CommentReference"/>
          <w:rFonts w:asciiTheme="minorHAnsi" w:hAnsiTheme="minorHAnsi" w:cstheme="minorBidi"/>
          <w:lang w:eastAsia="en-US"/>
        </w:rPr>
        <w:commentReference w:id="1"/>
      </w:r>
      <w:r w:rsidRPr="009A2853">
        <w:rPr>
          <w:rFonts w:eastAsia="Times New Roman"/>
          <w:b/>
        </w:rPr>
        <w:t xml:space="preserve"> which deviate </w:t>
      </w:r>
      <w:r w:rsidR="00BB3506">
        <w:rPr>
          <w:rFonts w:eastAsia="Times New Roman"/>
          <w:b/>
        </w:rPr>
        <w:t xml:space="preserve">even modestly </w:t>
      </w:r>
      <w:r w:rsidRPr="009A2853">
        <w:rPr>
          <w:rFonts w:eastAsia="Times New Roman"/>
          <w:b/>
        </w:rPr>
        <w:t xml:space="preserve">from long-term averages </w:t>
      </w:r>
      <w:r w:rsidR="007B498A" w:rsidRPr="00620D06">
        <w:rPr>
          <w:rFonts w:eastAsia="Times New Roman"/>
          <w:b/>
        </w:rPr>
        <w:t>have adverse health consequences</w:t>
      </w:r>
      <w:r w:rsidR="007B498A">
        <w:rPr>
          <w:rFonts w:eastAsia="Times New Roman"/>
          <w:b/>
        </w:rPr>
        <w:t>,</w:t>
      </w:r>
      <w:r w:rsidR="005C694B">
        <w:rPr>
          <w:rFonts w:eastAsia="Times New Roman"/>
          <w:b/>
        </w:rPr>
        <w:fldChar w:fldCharType="begin" w:fldLock="1"/>
      </w:r>
      <w:r w:rsidR="005C694B">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operties":{"noteIndex":0},"schema":"https://github.com/citation-style-language/schema/raw/master/csl-citation.json"}</w:instrText>
      </w:r>
      <w:r w:rsidR="005C694B">
        <w:rPr>
          <w:rFonts w:eastAsia="Times New Roman"/>
          <w:b/>
        </w:rPr>
        <w:fldChar w:fldCharType="separate"/>
      </w:r>
      <w:r w:rsidR="005C694B" w:rsidRPr="005C694B">
        <w:rPr>
          <w:rFonts w:eastAsia="Times New Roman"/>
          <w:noProof/>
          <w:vertAlign w:val="superscript"/>
        </w:rPr>
        <w:t>1</w:t>
      </w:r>
      <w:r w:rsidR="005C694B">
        <w:rPr>
          <w:rFonts w:eastAsia="Times New Roman"/>
          <w:b/>
        </w:rPr>
        <w:fldChar w:fldCharType="end"/>
      </w:r>
      <w:r w:rsidR="007B498A">
        <w:rPr>
          <w:rFonts w:eastAsia="Times New Roman"/>
          <w:b/>
        </w:rPr>
        <w:t xml:space="preserve"> and </w:t>
      </w:r>
      <w:r w:rsidRPr="009A2853">
        <w:rPr>
          <w:rFonts w:eastAsia="Times New Roman"/>
          <w:b/>
        </w:rPr>
        <w:t>will be more frequent as the global climate changes</w:t>
      </w:r>
      <w:r w:rsidR="00684591">
        <w:rPr>
          <w:rFonts w:eastAsia="Times New Roman"/>
          <w:b/>
        </w:rPr>
        <w:t>.</w:t>
      </w:r>
      <w:r w:rsidRPr="009A2853">
        <w:rPr>
          <w:rFonts w:eastAsia="Times New Roman"/>
          <w:b/>
        </w:rPr>
        <w:t xml:space="preserve"> Much previous work has focussed on how mortality from natural causes is affected by daily or multi-day hot/cold episodes, and not on weather patterns that reflect inter-annual variations, as expected under global climate change, nor on injuries. </w:t>
      </w:r>
      <w:r w:rsidR="002B4DCB">
        <w:rPr>
          <w:rFonts w:eastAsia="Times New Roman"/>
          <w:b/>
        </w:rPr>
        <w:t>Using geo-coded mortality and temperature data</w:t>
      </w:r>
      <w:r w:rsidR="002B4DCB" w:rsidRPr="00620D06">
        <w:rPr>
          <w:rFonts w:eastAsia="Times New Roman"/>
          <w:b/>
        </w:rPr>
        <w:t xml:space="preserve"> over a 37-year period (1980 to 2016)</w:t>
      </w:r>
      <w:r w:rsidR="002B4DCB">
        <w:rPr>
          <w:rFonts w:eastAsia="Times New Roman"/>
          <w:b/>
        </w:rPr>
        <w:t xml:space="preserve"> in the contiguous United States,</w:t>
      </w:r>
      <w:r w:rsidR="002B4DCB" w:rsidRPr="005C694B">
        <w:rPr>
          <w:rFonts w:eastAsia="Times New Roman"/>
          <w:b/>
        </w:rPr>
        <w:t xml:space="preserve"> </w:t>
      </w:r>
      <w:r w:rsidR="002B4DCB">
        <w:rPr>
          <w:rFonts w:eastAsia="Times New Roman"/>
          <w:b/>
        </w:rPr>
        <w:t>w</w:t>
      </w:r>
      <w:r w:rsidRPr="009A2853">
        <w:rPr>
          <w:rFonts w:eastAsia="Times New Roman"/>
          <w:b/>
        </w:rPr>
        <w:t xml:space="preserve">e formulated a Bayesian spatiotemporal model to estimate how deviations from long-term averages of mean monthly temperature affect injury mortality. Our model incorporates how mortality varies by age, sex, state of residence, and month and year. Importantly, it associates monthly injury death rate to inter-annual variation of temperature from the average 30-year climate. </w:t>
      </w:r>
      <w:r w:rsidR="005B7992">
        <w:rPr>
          <w:rFonts w:eastAsia="Times New Roman"/>
          <w:b/>
        </w:rPr>
        <w:t xml:space="preserve">A 1°C anomalously warm year may result in 941 (95% credible interval </w:t>
      </w:r>
      <w:r w:rsidR="009C48DE">
        <w:rPr>
          <w:rFonts w:eastAsia="Times New Roman"/>
          <w:b/>
        </w:rPr>
        <w:t>831-1053)</w:t>
      </w:r>
      <w:r w:rsidR="00BB3506">
        <w:rPr>
          <w:rFonts w:eastAsia="Times New Roman"/>
          <w:b/>
        </w:rPr>
        <w:t xml:space="preserve"> </w:t>
      </w:r>
      <w:r w:rsidR="00D25AD3">
        <w:rPr>
          <w:rFonts w:eastAsia="Times New Roman"/>
          <w:b/>
        </w:rPr>
        <w:t>excess injury deaths</w:t>
      </w:r>
      <w:r w:rsidR="0075249E">
        <w:rPr>
          <w:rFonts w:eastAsia="Times New Roman"/>
          <w:b/>
        </w:rPr>
        <w:t xml:space="preserve"> nationwide</w:t>
      </w:r>
      <w:r w:rsidR="00D25AD3">
        <w:rPr>
          <w:rFonts w:eastAsia="Times New Roman"/>
          <w:b/>
        </w:rPr>
        <w:t>,</w:t>
      </w:r>
      <w:r w:rsidR="0021470F">
        <w:rPr>
          <w:rFonts w:eastAsia="Times New Roman"/>
          <w:b/>
        </w:rPr>
        <w:t xml:space="preserve"> </w:t>
      </w:r>
      <w:r w:rsidR="008717EE">
        <w:rPr>
          <w:rFonts w:eastAsia="Times New Roman"/>
          <w:b/>
        </w:rPr>
        <w:t>with 87% in males</w:t>
      </w:r>
      <w:r w:rsidR="005C3355">
        <w:rPr>
          <w:rFonts w:eastAsia="Times New Roman"/>
          <w:b/>
        </w:rPr>
        <w:t xml:space="preserve"> concentrated mostly in adolescent to middle ages</w:t>
      </w:r>
      <w:r w:rsidR="00EC54F7">
        <w:rPr>
          <w:rFonts w:eastAsia="Times New Roman"/>
          <w:b/>
        </w:rPr>
        <w:t>. These deaths would</w:t>
      </w:r>
      <w:r w:rsidR="008717EE">
        <w:rPr>
          <w:rFonts w:eastAsia="Times New Roman"/>
          <w:b/>
        </w:rPr>
        <w:t xml:space="preserve"> </w:t>
      </w:r>
      <w:r w:rsidR="00D25AD3">
        <w:rPr>
          <w:rFonts w:eastAsia="Times New Roman"/>
          <w:b/>
        </w:rPr>
        <w:t>comprise of increases in deaths from drowning, transport injuries, assault and intentional self-harm offset by a</w:t>
      </w:r>
      <w:r w:rsidR="00EC54F7">
        <w:rPr>
          <w:rFonts w:eastAsia="Times New Roman"/>
          <w:b/>
        </w:rPr>
        <w:t xml:space="preserve">n overall </w:t>
      </w:r>
      <w:r w:rsidR="00D25AD3">
        <w:rPr>
          <w:rFonts w:eastAsia="Times New Roman"/>
          <w:b/>
        </w:rPr>
        <w:t>decline in deaths from falls</w:t>
      </w:r>
      <w:r w:rsidR="008717EE">
        <w:rPr>
          <w:rFonts w:eastAsia="Times New Roman"/>
          <w:b/>
        </w:rPr>
        <w:t xml:space="preserve">. </w:t>
      </w:r>
      <w:r w:rsidR="0021470F">
        <w:rPr>
          <w:rFonts w:eastAsia="Times New Roman"/>
          <w:b/>
        </w:rPr>
        <w:t>The findings</w:t>
      </w:r>
      <w:r w:rsidR="0075249E">
        <w:rPr>
          <w:rFonts w:eastAsia="Times New Roman"/>
          <w:b/>
        </w:rPr>
        <w:t xml:space="preserve"> enable </w:t>
      </w:r>
      <w:r w:rsidR="00431D95">
        <w:rPr>
          <w:rFonts w:eastAsia="Times New Roman"/>
          <w:b/>
        </w:rPr>
        <w:t xml:space="preserve">strategies 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4E8C288F"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 and cardiorespiratory and other chronic diseases.</w:t>
      </w:r>
      <w:r>
        <w:rPr>
          <w:color w:val="000000" w:themeColor="text1"/>
        </w:rPr>
        <w:fldChar w:fldCharType="begin" w:fldLock="1"/>
      </w:r>
      <w:r w:rsidR="005C694B">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5C694B">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7–9&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10,11&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 Our aim was to evaluate how deaths from </w:t>
      </w:r>
      <w:r>
        <w:rPr>
          <w:color w:val="000000" w:themeColor="text1"/>
        </w:rPr>
        <w:lastRenderedPageBreak/>
        <w:t>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047C9128" w:rsidR="0065196B" w:rsidRDefault="0065196B" w:rsidP="0065196B">
      <w:pPr>
        <w:spacing w:line="480" w:lineRule="auto"/>
        <w:jc w:val="both"/>
        <w:rPr>
          <w:color w:val="000000" w:themeColor="text1"/>
        </w:rPr>
      </w:pPr>
      <w:r w:rsidRPr="00262BFD">
        <w:rPr>
          <w:color w:val="000000" w:themeColor="text1"/>
        </w:rPr>
        <w:t>We used vital registration data on</w:t>
      </w:r>
      <w:r>
        <w:rPr>
          <w:color w:val="000000" w:themeColor="text1"/>
        </w:rPr>
        <w:t xml:space="preserve"> all</w:t>
      </w:r>
      <w:r w:rsidRPr="00262BFD">
        <w:rPr>
          <w:color w:val="000000" w:themeColor="text1"/>
        </w:rPr>
        <w:t xml:space="preserve"> deaths</w:t>
      </w:r>
      <w:r>
        <w:rPr>
          <w:color w:val="000000" w:themeColor="text1"/>
        </w:rPr>
        <w:t xml:space="preserve"> in the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Pr>
          <w:color w:val="000000" w:themeColor="text1"/>
        </w:rPr>
        <w:t xml:space="preserve">. From 1980 to 2016,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between, having similar numbers of injury deaths.</w:t>
      </w:r>
    </w:p>
    <w:p w14:paraId="67218FAC" w14:textId="77777777" w:rsidR="0065196B" w:rsidRDefault="0065196B" w:rsidP="0065196B">
      <w:pPr>
        <w:spacing w:line="480" w:lineRule="auto"/>
        <w:jc w:val="both"/>
        <w:rPr>
          <w:color w:val="000000" w:themeColor="text1"/>
        </w:rPr>
      </w:pPr>
    </w:p>
    <w:p w14:paraId="0D91B651" w14:textId="77777777" w:rsidR="0065196B" w:rsidRDefault="0065196B" w:rsidP="0065196B">
      <w:pPr>
        <w:spacing w:line="480" w:lineRule="auto"/>
        <w:jc w:val="both"/>
      </w:pPr>
      <w:r>
        <w:rPr>
          <w:color w:val="000000" w:themeColor="text1"/>
        </w:rPr>
        <w:t xml:space="preserve">Transport-related injuries, falls, drownings, assault, and intentional self-harm accounted for 79.0% of injury deaths in males and 72.1% in females. The remainder were from a heterogeneous group of “other unintentional injuries” (Figure </w:t>
      </w:r>
      <w:r w:rsidRPr="00214145">
        <w:rPr>
          <w:color w:val="000000" w:themeColor="text1"/>
        </w:rPr>
        <w:t>1</w:t>
      </w:r>
      <w:r>
        <w:rPr>
          <w:color w:val="000000" w:themeColor="text1"/>
        </w:rPr>
        <w:t xml:space="preserve">), within which </w:t>
      </w:r>
      <w:r>
        <w:t>t</w:t>
      </w:r>
      <w:r w:rsidRPr="00091E0C">
        <w:t>he</w:t>
      </w:r>
      <w:r>
        <w:t xml:space="preserve"> type of injury that led to death varied</w:t>
      </w:r>
      <w:r w:rsidRPr="00091E0C">
        <w:t xml:space="preserve"> by sex</w:t>
      </w:r>
      <w:r w:rsidRPr="00F53433">
        <w:t xml:space="preserve"> </w:t>
      </w:r>
      <w:r w:rsidRPr="00091E0C">
        <w:t>and age group.</w:t>
      </w:r>
      <w:r>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Pr="00091E0C">
        <w:t xml:space="preserve"> </w:t>
      </w:r>
    </w:p>
    <w:p w14:paraId="2A0C0C6E" w14:textId="77777777" w:rsidR="0065196B" w:rsidRPr="003017A9" w:rsidRDefault="0065196B" w:rsidP="0065196B">
      <w:pPr>
        <w:spacing w:line="480" w:lineRule="auto"/>
        <w:jc w:val="both"/>
      </w:pPr>
    </w:p>
    <w:p w14:paraId="2B45AAFC" w14:textId="77777777"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 xml:space="preserve">2016. Age-standardised death rates </w:t>
      </w:r>
      <w:r w:rsidRPr="003017A9">
        <w:lastRenderedPageBreak/>
        <w:t>for transport and drownings</w:t>
      </w:r>
      <w:r>
        <w:t xml:space="preserve"> peaked in summer months but</w:t>
      </w:r>
      <w:r w:rsidRPr="003017A9">
        <w:t xml:space="preserve"> </w:t>
      </w:r>
      <w:r>
        <w:t>deaths from o</w:t>
      </w:r>
      <w:r w:rsidRPr="003017A9">
        <w:t>ther</w:t>
      </w:r>
      <w:r>
        <w:t xml:space="preserve"> major injuries</w:t>
      </w:r>
      <w:r w:rsidRPr="003017A9">
        <w:t xml:space="preserve"> death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31C6C9CA"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sidR="005C694B">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7,12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5C694B">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1,4,5,14,15&lt;/sup&gt;","plainTextFormattedCitation":"1,4,5,14,15","previouslyFormattedCitation":"&lt;sup&gt;3,4,13–15&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1,4,5,14,15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w:t>
      </w:r>
      <w:r w:rsidRPr="00636C9B">
        <w:rPr>
          <w:color w:val="000000" w:themeColor="text1"/>
        </w:rPr>
        <w:t xml:space="preserve">. </w:t>
      </w:r>
      <w:r>
        <w:rPr>
          <w:color w:val="000000" w:themeColor="text1"/>
        </w:rPr>
        <w:t xml:space="preserve">Analyses were done separately </w:t>
      </w:r>
      <w:r>
        <w:rPr>
          <w:color w:val="000000" w:themeColor="text1"/>
        </w:rPr>
        <w:lastRenderedPageBreak/>
        <w:t>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7CE0E234" w:rsidR="0065196B" w:rsidRDefault="0065196B" w:rsidP="0065196B">
      <w:pPr>
        <w:spacing w:line="480" w:lineRule="auto"/>
        <w:jc w:val="both"/>
      </w:pPr>
      <w:r>
        <w:t>Based on these calculations,</w:t>
      </w:r>
      <w:r w:rsidRPr="004326BD">
        <w:t xml:space="preserve"> there would be an </w:t>
      </w:r>
      <w:r>
        <w:t xml:space="preserve">estimated </w:t>
      </w:r>
      <w:r w:rsidRPr="004326BD">
        <w:t>941 (</w:t>
      </w:r>
      <w:r w:rsidRPr="00C60C27">
        <w:t>95% CrI 831, 1</w:t>
      </w:r>
      <w:ins w:id="2" w:author="Robbie Parks" w:date="2019-03-11T11:21:00Z">
        <w:r w:rsidR="009C48DE">
          <w:t>,</w:t>
        </w:r>
      </w:ins>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injuries,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C60C27">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estimated to be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25-34 year old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366238F7" w:rsidR="0065196B" w:rsidRDefault="0065196B" w:rsidP="0065196B">
      <w:pPr>
        <w:spacing w:line="480" w:lineRule="auto"/>
        <w:jc w:val="both"/>
      </w:pPr>
      <w: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w:t>
      </w:r>
      <w:r>
        <w:rPr>
          <w:bCs/>
          <w:color w:val="000000" w:themeColor="text1"/>
        </w:rPr>
        <w:lastRenderedPageBreak/>
        <w:t>temperature would lead to a 0.7% rise in suicides,</w:t>
      </w:r>
      <w:r>
        <w:rPr>
          <w:bCs/>
          <w:color w:val="000000" w:themeColor="text1"/>
        </w:rPr>
        <w:fldChar w:fldCharType="begin" w:fldLock="1"/>
      </w:r>
      <w:r w:rsidR="005C694B">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7&lt;/sup&gt;"},"properties":{"noteIndex":0},"schema":"https://github.com/citation-style-language/schema/raw/master/csl-citation.json"}</w:instrText>
      </w:r>
      <w:r>
        <w:rPr>
          <w:bCs/>
          <w:color w:val="000000" w:themeColor="text1"/>
        </w:rPr>
        <w:fldChar w:fldCharType="separate"/>
      </w:r>
      <w:r w:rsidR="005C694B"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Pr="00886AE3">
        <w:t>.</w:t>
      </w:r>
      <w:r>
        <w:fldChar w:fldCharType="begin" w:fldLock="1"/>
      </w:r>
      <w:r w:rsidR="005C694B">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8&lt;/sup&gt;"},"properties":{"noteIndex":0},"schema":"https://github.com/citation-style-language/schema/raw/master/csl-citation.json"}</w:instrText>
      </w:r>
      <w:r>
        <w:fldChar w:fldCharType="separate"/>
      </w:r>
      <w:r w:rsidR="005C694B" w:rsidRPr="005C694B">
        <w:rPr>
          <w:noProof/>
          <w:vertAlign w:val="superscript"/>
        </w:rPr>
        <w:t>9</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rsidR="005C694B">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9&lt;/sup&gt;"},"properties":{"noteIndex":0},"schema":"https://github.com/citation-style-language/schema/raw/master/csl-citation.json"}</w:instrText>
      </w:r>
      <w:r>
        <w:fldChar w:fldCharType="separate"/>
      </w:r>
      <w:r w:rsidR="005C694B" w:rsidRPr="005C694B">
        <w:rPr>
          <w:noProof/>
          <w:vertAlign w:val="superscript"/>
        </w:rPr>
        <w:t>10</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4EC53CEA"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the male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rsidR="005C694B">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17&lt;/sup&gt;"},"properties":{"noteIndex":0},"schema":"https://github.com/citation-style-language/schema/raw/master/csl-citation.json"}</w:instrText>
      </w:r>
      <w:r w:rsidRPr="00636C9B">
        <w:fldChar w:fldCharType="separate"/>
      </w:r>
      <w:r w:rsidR="005C694B" w:rsidRPr="005C694B">
        <w:rPr>
          <w:noProof/>
          <w:vertAlign w:val="superscript"/>
        </w:rPr>
        <w:t>16</w:t>
      </w:r>
      <w:r w:rsidRPr="00636C9B">
        <w:fldChar w:fldCharType="end"/>
      </w:r>
      <w:r>
        <w:t xml:space="preserve"> which may lead to a relatively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rsidR="005C694B">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18–20&lt;/sup&gt;"},"properties":{"noteIndex":0},"schema":"https://github.com/citation-style-language/schema/raw/master/csl-citation.json"}</w:instrText>
      </w:r>
      <w:r>
        <w:fldChar w:fldCharType="separate"/>
      </w:r>
      <w:r w:rsidR="005C694B" w:rsidRPr="005C694B">
        <w:rPr>
          <w:noProof/>
          <w:vertAlign w:val="superscript"/>
        </w:rPr>
        <w:t>17–19</w:t>
      </w:r>
      <w:r>
        <w:fldChar w:fldCharType="end"/>
      </w:r>
    </w:p>
    <w:p w14:paraId="7F35C909" w14:textId="77777777" w:rsidR="0065196B" w:rsidRDefault="0065196B" w:rsidP="0065196B">
      <w:pPr>
        <w:spacing w:line="480" w:lineRule="auto"/>
        <w:jc w:val="both"/>
      </w:pPr>
    </w:p>
    <w:p w14:paraId="4D6E52EF" w14:textId="72F73057"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5C694B">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21–24&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5C694B">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25&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5C694B">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26&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experience a larger proportional rise in transport-related injuries</w:t>
      </w:r>
      <w:r w:rsidRPr="00283E06">
        <w:t xml:space="preserve"> than older ages</w:t>
      </w:r>
      <w:r>
        <w:t xml:space="preserve"> when temperatures are anomalously warm. Lastly, warmer temperatures generally increase road traffic in North America;</w:t>
      </w:r>
      <w:r>
        <w:fldChar w:fldCharType="begin" w:fldLock="1"/>
      </w:r>
      <w:r w:rsidR="005C694B">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27–30&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5C694B">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31&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03B42041" w:rsidR="0065196B" w:rsidRPr="00542390" w:rsidRDefault="0065196B" w:rsidP="0065196B">
      <w:pPr>
        <w:spacing w:line="480" w:lineRule="auto"/>
        <w:jc w:val="both"/>
        <w:rPr>
          <w:i/>
          <w:color w:val="000000" w:themeColor="text1"/>
        </w:rPr>
      </w:pPr>
      <w:r>
        <w:t xml:space="preserve">Pathways linking anomalously high temperatures and deaths from assault and self-harm are less established. One hypothesis is that, similar to transport, more time spent outdoors in </w:t>
      </w:r>
      <w:r>
        <w:lastRenderedPageBreak/>
        <w:t>anomalously warmer temperatures leads to an increased number of face-to-face interactions, and hence arguments, confrontations, and ultimately assaults.</w:t>
      </w:r>
      <w:r>
        <w:fldChar w:fldCharType="begin" w:fldLock="1"/>
      </w:r>
      <w:r w:rsidR="005C694B">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32,33&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5C694B">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34,35&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t>Regarding intentional self-harm, higher temperature has been hypothesised as associated with higher levels of distress in younger people.</w:t>
      </w:r>
      <w:r>
        <w:fldChar w:fldCharType="begin" w:fldLock="1"/>
      </w:r>
      <w:r w:rsidR="005C694B">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36&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5C694B">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37&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gender, as indicated by our results.</w:t>
      </w:r>
    </w:p>
    <w:p w14:paraId="0F3CC6A2" w14:textId="77777777" w:rsidR="0065196B" w:rsidRPr="00794D7E" w:rsidRDefault="0065196B" w:rsidP="0065196B">
      <w:pPr>
        <w:spacing w:line="480" w:lineRule="auto"/>
        <w:jc w:val="both"/>
      </w:pPr>
    </w:p>
    <w:p w14:paraId="299CDFDD" w14:textId="571D27C2" w:rsidR="0065196B" w:rsidRPr="002A2E8D" w:rsidRDefault="0065196B" w:rsidP="0065196B">
      <w:pPr>
        <w:spacing w:line="480" w:lineRule="auto"/>
        <w:jc w:val="both"/>
      </w:pPr>
      <w:r>
        <w:t>The major strength of our study is that we have comprehensively modelled the association of temperature anomaly with injury by type of injury, month, age group and sex. Our measure of temperature anomaly internalises long-term historical experience of each state, and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47D6F2AB" w:rsidR="0065196B" w:rsidRPr="00254463" w:rsidRDefault="0065196B" w:rsidP="0065196B">
      <w:pPr>
        <w:spacing w:line="480" w:lineRule="auto"/>
        <w:jc w:val="both"/>
      </w:pPr>
      <w:r w:rsidRPr="00254463">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w:t>
      </w:r>
      <w:r>
        <w:lastRenderedPageBreak/>
        <w:t>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77777777"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12"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3"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4" w:history="1">
        <w:r w:rsidRPr="000421EF">
          <w:rPr>
            <w:rStyle w:val="Hyperlink"/>
          </w:rPr>
          <w:t>https://www.census.gov/data/tables/time-series/demo/popest/1980s-county.html)</w:t>
        </w:r>
      </w:hyperlink>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718F856B"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lastRenderedPageBreak/>
        <w:t>Anomalous temperature metric</w:t>
      </w:r>
    </w:p>
    <w:p w14:paraId="30D8027D" w14:textId="4E8951C2"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calculated for 30 years because it is the duration used in climate assessments</w:t>
      </w:r>
      <w:r w:rsidRPr="00636C9B">
        <w:t>.</w:t>
      </w:r>
      <w:r w:rsidRPr="00636C9B">
        <w:fldChar w:fldCharType="begin" w:fldLock="1"/>
      </w:r>
      <w:r w:rsidR="005C694B">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39&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750022A1"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5C694B">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11,12,39&lt;/sup&gt;","plainTextFormattedCitation":"11,12,39","previouslyFormattedCitation":"&lt;sup&gt;10,11,40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7777777" w:rsidR="0065196B" w:rsidRDefault="00064A53"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p w14:paraId="525250DE" w14:textId="4B197304" w:rsidR="0065196B" w:rsidRDefault="00064A53"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month</m:t>
              </m:r>
              <m:r>
                <w:rPr>
                  <w:rFonts w:ascii="Cambria Math" w:hAnsi="Cambria Math"/>
                  <w:color w:val="000000" w:themeColor="text1"/>
                </w:rPr>
                <m:t>-</m:t>
              </m:r>
              <m:r>
                <w:rPr>
                  <w:rFonts w:ascii="Cambria Math" w:hAnsi="Cambria Math"/>
                </w:rPr>
                <m:t>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m:rPr>
              <m:aln/>
            </m:rPr>
            <w:rPr>
              <w:rFonts w:ascii="Cambria Math" w:hAnsi="Cambria Math"/>
              <w:color w:val="000000" w:themeColor="text1"/>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m:oMathPara>
    </w:p>
    <w:p w14:paraId="3AF53BC0" w14:textId="77777777" w:rsidR="0065196B" w:rsidRDefault="0065196B" w:rsidP="0065196B">
      <w:pPr>
        <w:spacing w:line="480" w:lineRule="auto"/>
        <w:jc w:val="both"/>
        <w:outlineLvl w:val="0"/>
      </w:pPr>
    </w:p>
    <w:p w14:paraId="6D020C30" w14:textId="7B05FAA1" w:rsidR="0065196B" w:rsidRPr="00620D06" w:rsidRDefault="0065196B" w:rsidP="0065196B">
      <w:pPr>
        <w:spacing w:line="480" w:lineRule="auto"/>
        <w:jc w:val="both"/>
        <w:outlineLvl w:val="0"/>
      </w:pPr>
      <w:r>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10&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 of the month terms</w:t>
      </w:r>
      <w:r>
        <w:rPr>
          <w:color w:val="000000" w:themeColor="text1"/>
        </w:rPr>
        <w:t xml:space="preserve">, </w:t>
      </w:r>
      <w:r w:rsidRPr="00636C9B">
        <w:rPr>
          <w:color w:val="000000" w:themeColor="text1"/>
        </w:rPr>
        <w:t>widely used to characterise smoothly varying associations</w:t>
      </w:r>
      <w:r>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780D5531"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deviations of each state from national value</w:t>
      </w:r>
      <w:r>
        <w:rPr>
          <w:color w:val="000000" w:themeColor="text1"/>
        </w:rPr>
        <w:t>s, and</w:t>
      </w:r>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5C694B">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42&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 xml:space="preserve">m </w:t>
      </w:r>
      <w:r>
        <w:rPr>
          <w:color w:val="000000" w:themeColor="text1"/>
          <w:lang w:val="en-US"/>
        </w:rPr>
        <w:lastRenderedPageBreak/>
        <w:t>(</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7687C31E" w:rsidR="0065196B" w:rsidRPr="00843ACB" w:rsidRDefault="0065196B" w:rsidP="0065196B">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004E30F3">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sidR="005C694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43&lt;/sup&gt;"},"properties":{"noteIndex":0},"schema":"https://github.com/citation-style-language/schema/raw/master/csl-citation.json"}</w:instrText>
      </w:r>
      <w:r>
        <w:rPr>
          <w:color w:val="000000" w:themeColor="text1"/>
          <w:lang w:val="en-US"/>
        </w:rPr>
        <w:fldChar w:fldCharType="separate"/>
      </w:r>
      <w:r w:rsidR="005C694B" w:rsidRPr="005C694B">
        <w:rPr>
          <w:noProof/>
          <w:color w:val="000000" w:themeColor="text1"/>
          <w:vertAlign w:val="superscript"/>
          <w:lang w:val="en-US"/>
        </w:rPr>
        <w:t>42</w:t>
      </w:r>
      <w:r>
        <w:rPr>
          <w:color w:val="000000" w:themeColor="text1"/>
          <w:lang w:val="en-US"/>
        </w:rPr>
        <w:fldChar w:fldCharType="end"/>
      </w:r>
      <w:r>
        <w:rPr>
          <w:color w:val="000000" w:themeColor="text1"/>
          <w:lang w:val="en-US"/>
        </w:rPr>
        <w:t xml:space="preserve"> All analyses were done separately by type of injury, gender, and age group, allowing associations with temperature to vary by injury type and demography.</w:t>
      </w:r>
    </w:p>
    <w:p w14:paraId="09E1F65E" w14:textId="77777777" w:rsidR="0065196B" w:rsidRPr="00636C9B" w:rsidRDefault="0065196B" w:rsidP="0065196B">
      <w:pPr>
        <w:spacing w:line="480" w:lineRule="auto"/>
        <w:jc w:val="both"/>
        <w:outlineLvl w:val="0"/>
        <w:rPr>
          <w:color w:val="000000" w:themeColor="text1"/>
        </w:rPr>
      </w:pPr>
    </w:p>
    <w:p w14:paraId="3CB5351D" w14:textId="1EE53665" w:rsidR="0065196B"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Pr>
          <w:color w:val="000000" w:themeColor="text1"/>
        </w:rPr>
        <w:fldChar w:fldCharType="begin" w:fldLock="1"/>
      </w:r>
      <w:r w:rsidR="005C694B">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 xml:space="preserve">risk  </w:t>
      </w:r>
      <w:r>
        <w:rPr>
          <w:color w:val="000000" w:themeColor="text1"/>
        </w:rPr>
        <w:t xml:space="preserve">(i.e. which is 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3190A22D" w:rsidR="0065196B" w:rsidRPr="009F1115" w:rsidRDefault="0065196B" w:rsidP="0065196B">
      <w:pPr>
        <w:spacing w:line="480" w:lineRule="auto"/>
        <w:jc w:val="both"/>
        <w:outlineLvl w:val="0"/>
        <w:rPr>
          <w:color w:val="000000" w:themeColor="text1"/>
        </w:rPr>
      </w:pP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relative risk. The reported 95% Credible Intervals (CrIs),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CE6BD63" w:rsidR="0065196B" w:rsidRPr="009F1115" w:rsidRDefault="0065196B" w:rsidP="0065196B">
      <w:pPr>
        <w:spacing w:line="480" w:lineRule="auto"/>
        <w:jc w:val="both"/>
      </w:pPr>
      <w:r w:rsidRPr="009F1115">
        <w:lastRenderedPageBreak/>
        <w:t xml:space="preserve">We also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minima. However, 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730C720E" w14:textId="55D0A808" w:rsidR="0065196B" w:rsidRPr="009F1115" w:rsidRDefault="00BE2421" w:rsidP="0065196B">
      <w:pPr>
        <w:spacing w:line="480" w:lineRule="auto"/>
        <w:jc w:val="both"/>
      </w:pPr>
      <w:r w:rsidRPr="009F1115">
        <w:t xml:space="preserve">Together with temperature anomaly based on daily mean temperatures, we </w:t>
      </w:r>
      <w:r w:rsidR="0065196B" w:rsidRPr="009F1115">
        <w:t xml:space="preserve">also included </w:t>
      </w:r>
      <w:r w:rsidRPr="009F1115">
        <w:t xml:space="preserve">a second </w:t>
      </w:r>
      <w:r w:rsidR="0065196B" w:rsidRPr="009F1115">
        <w:t xml:space="preserve">measure of temperature anomaly in the model. The additional measures we considered were: </w:t>
      </w:r>
    </w:p>
    <w:p w14:paraId="1AC77980" w14:textId="7EE8A66D" w:rsidR="001F3A6B" w:rsidRPr="001E3D7C" w:rsidRDefault="004E30F3" w:rsidP="001E3D7C">
      <w:pPr>
        <w:pStyle w:val="ListParagraph"/>
        <w:numPr>
          <w:ilvl w:val="0"/>
          <w:numId w:val="12"/>
        </w:numPr>
        <w:spacing w:line="480" w:lineRule="auto"/>
        <w:jc w:val="both"/>
        <w:rPr>
          <w:rFonts w:ascii="Times New Roman" w:hAnsi="Times New Roman"/>
          <w:i/>
          <w:color w:val="000000" w:themeColor="text1"/>
          <w:sz w:val="24"/>
          <w:szCs w:val="24"/>
        </w:rPr>
      </w:pPr>
      <w:r w:rsidRPr="00620D06">
        <w:rPr>
          <w:rFonts w:ascii="Times New Roman" w:hAnsi="Times New Roman"/>
          <w:sz w:val="24"/>
          <w:szCs w:val="24"/>
        </w:rPr>
        <w:t>monthly standard deviation of daily mean temperatures</w:t>
      </w:r>
      <w:r>
        <w:rPr>
          <w:rFonts w:ascii="Times New Roman" w:hAnsi="Times New Roman"/>
          <w:sz w:val="24"/>
          <w:szCs w:val="24"/>
        </w:rPr>
        <w:t>, as</w:t>
      </w:r>
      <w:r w:rsidRPr="009F1115">
        <w:rPr>
          <w:rFonts w:ascii="Times New Roman" w:hAnsi="Times New Roman"/>
          <w:sz w:val="24"/>
          <w:szCs w:val="24"/>
        </w:rPr>
        <w:t xml:space="preserve"> </w:t>
      </w:r>
      <w:r w:rsidR="0065196B" w:rsidRPr="009F1115">
        <w:rPr>
          <w:rFonts w:ascii="Times New Roman" w:hAnsi="Times New Roman"/>
          <w:sz w:val="24"/>
          <w:szCs w:val="24"/>
        </w:rPr>
        <w:t>a measure of variability within a given month</w:t>
      </w:r>
    </w:p>
    <w:p w14:paraId="3DC3FBE1" w14:textId="7F407860" w:rsidR="0065196B" w:rsidRPr="00790EA3" w:rsidRDefault="0065196B" w:rsidP="0065196B">
      <w:pPr>
        <w:pStyle w:val="ListParagraph"/>
        <w:numPr>
          <w:ilvl w:val="0"/>
          <w:numId w:val="12"/>
        </w:numPr>
        <w:spacing w:line="480" w:lineRule="auto"/>
        <w:jc w:val="both"/>
        <w:rPr>
          <w:rFonts w:ascii="Times New Roman" w:hAnsi="Times New Roman"/>
          <w:i/>
          <w:color w:val="000000" w:themeColor="text1"/>
          <w:sz w:val="24"/>
          <w:szCs w:val="24"/>
        </w:rPr>
      </w:pPr>
      <w:del w:id="3" w:author="Robbie Parks" w:date="2019-03-12T13:52:00Z">
        <w:r w:rsidRPr="00790EA3" w:rsidDel="00437D42">
          <w:rPr>
            <w:rFonts w:ascii="Times New Roman" w:hAnsi="Times New Roman"/>
            <w:sz w:val="24"/>
            <w:szCs w:val="24"/>
          </w:rPr>
          <w:delText xml:space="preserve">four </w:delText>
        </w:r>
      </w:del>
      <w:r w:rsidRPr="00790EA3">
        <w:rPr>
          <w:rFonts w:ascii="Times New Roman" w:hAnsi="Times New Roman"/>
          <w:sz w:val="24"/>
          <w:szCs w:val="24"/>
        </w:rPr>
        <w:t xml:space="preserve">measures of extreme anomalous temperature (each adjusted for length of month): </w:t>
      </w:r>
    </w:p>
    <w:p w14:paraId="22A2ADEC" w14:textId="43E46F34" w:rsidR="0065196B" w:rsidRPr="00790EA3" w:rsidRDefault="0065196B" w:rsidP="0065196B">
      <w:pPr>
        <w:pStyle w:val="ListParagraph"/>
        <w:numPr>
          <w:ilvl w:val="1"/>
          <w:numId w:val="12"/>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number of days in a month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ins w:id="4" w:author="Robbie Parks" w:date="2019-03-12T13:54:00Z">
        <w:r w:rsidR="00EA7E0B">
          <w:rPr>
            <w:rFonts w:ascii="Times New Roman" w:hAnsi="Times New Roman"/>
            <w:sz w:val="24"/>
            <w:szCs w:val="24"/>
          </w:rPr>
          <w:t xml:space="preserve"> of norm te</w:t>
        </w:r>
      </w:ins>
      <w:ins w:id="5" w:author="Robbie Parks" w:date="2019-03-12T13:55:00Z">
        <w:r w:rsidR="00EA7E0B">
          <w:rPr>
            <w:rFonts w:ascii="Times New Roman" w:hAnsi="Times New Roman"/>
            <w:sz w:val="24"/>
            <w:szCs w:val="24"/>
          </w:rPr>
          <w:t>mperature</w:t>
        </w:r>
      </w:ins>
      <w:del w:id="6" w:author="Robbie Parks" w:date="2019-03-12T13:54:00Z">
        <w:r w:rsidRPr="00790EA3" w:rsidDel="00EA7E0B">
          <w:rPr>
            <w:rFonts w:ascii="Times New Roman" w:hAnsi="Times New Roman"/>
            <w:sz w:val="24"/>
            <w:szCs w:val="24"/>
          </w:rPr>
          <w:delText xml:space="preserve"> </w:delText>
        </w:r>
      </w:del>
    </w:p>
    <w:p w14:paraId="55F6FFA3" w14:textId="6E1D8F02" w:rsidR="0065196B" w:rsidRPr="00790EA3" w:rsidDel="00437D42" w:rsidRDefault="0065196B" w:rsidP="0065196B">
      <w:pPr>
        <w:pStyle w:val="ListParagraph"/>
        <w:numPr>
          <w:ilvl w:val="1"/>
          <w:numId w:val="12"/>
        </w:numPr>
        <w:spacing w:line="480" w:lineRule="auto"/>
        <w:jc w:val="both"/>
        <w:rPr>
          <w:del w:id="7" w:author="Robbie Parks" w:date="2019-03-12T13:53:00Z"/>
          <w:rFonts w:ascii="Times New Roman" w:hAnsi="Times New Roman"/>
          <w:i/>
          <w:color w:val="000000" w:themeColor="text1"/>
          <w:sz w:val="24"/>
          <w:szCs w:val="24"/>
        </w:rPr>
      </w:pPr>
      <w:del w:id="8" w:author="Robbie Parks" w:date="2019-03-12T13:53:00Z">
        <w:r w:rsidRPr="00790EA3" w:rsidDel="00437D42">
          <w:rPr>
            <w:rFonts w:ascii="Times New Roman" w:hAnsi="Times New Roman"/>
            <w:sz w:val="24"/>
            <w:szCs w:val="24"/>
          </w:rPr>
          <w:delText>number of days above an absolute threshold of 30°C</w:delText>
        </w:r>
      </w:del>
    </w:p>
    <w:p w14:paraId="7FBA064C" w14:textId="4164278C" w:rsidR="0065196B" w:rsidRPr="00790EA3" w:rsidRDefault="0065196B" w:rsidP="0065196B">
      <w:pPr>
        <w:pStyle w:val="ListParagraph"/>
        <w:numPr>
          <w:ilvl w:val="1"/>
          <w:numId w:val="12"/>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ins w:id="9" w:author="Robbie Parks" w:date="2019-03-12T13:55:00Z">
        <w:r w:rsidR="00EA7E0B">
          <w:rPr>
            <w:rFonts w:ascii="Times New Roman" w:hAnsi="Times New Roman"/>
            <w:sz w:val="24"/>
            <w:szCs w:val="24"/>
          </w:rPr>
          <w:t xml:space="preserve"> of norm temperature</w:t>
        </w:r>
      </w:ins>
    </w:p>
    <w:p w14:paraId="1E909C01" w14:textId="0D359723" w:rsidR="0065196B" w:rsidRPr="00790EA3" w:rsidDel="00437D42" w:rsidRDefault="0065196B" w:rsidP="0065196B">
      <w:pPr>
        <w:pStyle w:val="ListParagraph"/>
        <w:numPr>
          <w:ilvl w:val="1"/>
          <w:numId w:val="12"/>
        </w:numPr>
        <w:spacing w:line="480" w:lineRule="auto"/>
        <w:jc w:val="both"/>
        <w:rPr>
          <w:del w:id="10" w:author="Robbie Parks" w:date="2019-03-12T13:53:00Z"/>
          <w:rFonts w:ascii="Times New Roman" w:hAnsi="Times New Roman"/>
          <w:i/>
          <w:color w:val="000000" w:themeColor="text1"/>
          <w:sz w:val="24"/>
          <w:szCs w:val="24"/>
        </w:rPr>
      </w:pPr>
      <w:del w:id="11" w:author="Robbie Parks" w:date="2019-03-12T13:53:00Z">
        <w:r w:rsidRPr="00790EA3" w:rsidDel="00437D42">
          <w:rPr>
            <w:rFonts w:ascii="Times New Roman" w:hAnsi="Times New Roman"/>
            <w:sz w:val="24"/>
            <w:szCs w:val="24"/>
          </w:rPr>
          <w:delText xml:space="preserve">number of </w:delText>
        </w:r>
        <w:r w:rsidR="00C1740D" w:rsidDel="00437D42">
          <w:rPr>
            <w:rFonts w:ascii="Times New Roman" w:hAnsi="Times New Roman"/>
            <w:sz w:val="24"/>
            <w:szCs w:val="24"/>
          </w:rPr>
          <w:delText xml:space="preserve">3+ </w:delText>
        </w:r>
        <w:r w:rsidRPr="00790EA3" w:rsidDel="00437D42">
          <w:rPr>
            <w:rFonts w:ascii="Times New Roman" w:hAnsi="Times New Roman"/>
            <w:sz w:val="24"/>
            <w:szCs w:val="24"/>
          </w:rPr>
          <w:delText>day episodes above an absolute threshold of 30°C</w:delText>
        </w:r>
      </w:del>
    </w:p>
    <w:p w14:paraId="2CBD98B9" w14:textId="3573A20D" w:rsidR="0065196B" w:rsidRDefault="0065196B" w:rsidP="0065196B">
      <w:pPr>
        <w:spacing w:line="480" w:lineRule="auto"/>
        <w:jc w:val="both"/>
      </w:pPr>
      <w:r w:rsidRPr="00C1740D">
        <w:t xml:space="preserve">The </w:t>
      </w:r>
      <w:del w:id="12" w:author="Robbie Parks" w:date="2019-03-11T12:48:00Z">
        <w:r w:rsidR="00BE2421" w:rsidRPr="00C1740D" w:rsidDel="0088548E">
          <w:delText xml:space="preserve">total </w:delText>
        </w:r>
      </w:del>
      <w:r w:rsidRPr="00C1740D">
        <w:t>estimated excess relative risk</w:t>
      </w:r>
      <w:ins w:id="13" w:author="Robbie Parks" w:date="2019-03-11T12:49:00Z">
        <w:r w:rsidR="00D86244">
          <w:t xml:space="preserve"> coefficients</w:t>
        </w:r>
      </w:ins>
      <w:r w:rsidRPr="00C1740D">
        <w:t xml:space="preserve"> </w:t>
      </w:r>
      <w:ins w:id="14" w:author="Robbie Parks" w:date="2019-03-11T12:47:00Z">
        <w:r w:rsidR="005922A2">
          <w:t>of temperature anomaly</w:t>
        </w:r>
      </w:ins>
      <w:ins w:id="15" w:author="Robbie Parks" w:date="2019-03-11T12:51:00Z">
        <w:r w:rsidR="000A0D93">
          <w:t xml:space="preserve"> </w:t>
        </w:r>
      </w:ins>
      <w:ins w:id="16" w:author="Robbie Parks" w:date="2019-03-11T12:47:00Z">
        <w:r w:rsidR="005922A2">
          <w:t xml:space="preserve">based on daily means </w:t>
        </w:r>
      </w:ins>
      <w:ins w:id="17" w:author="Robbie Parks" w:date="2019-03-11T12:52:00Z">
        <w:r w:rsidR="000A0D93">
          <w:t xml:space="preserve">(i.e., the anomaly value used in the main analysis) </w:t>
        </w:r>
      </w:ins>
      <w:del w:id="18" w:author="Robbie Parks" w:date="2019-03-11T12:43:00Z">
        <w:r w:rsidRPr="00C1740D" w:rsidDel="002D3F38">
          <w:delText xml:space="preserve">values </w:delText>
        </w:r>
      </w:del>
      <w:del w:id="19" w:author="Robbie Parks" w:date="2019-03-11T12:49:00Z">
        <w:r w:rsidRPr="00C1740D" w:rsidDel="0088548E">
          <w:delText xml:space="preserve">obtained in these sensitivity analyses </w:delText>
        </w:r>
        <w:r w:rsidRPr="00C1740D" w:rsidDel="00D86244">
          <w:delText>were</w:delText>
        </w:r>
      </w:del>
      <w:ins w:id="20" w:author="Robbie Parks" w:date="2019-03-11T12:49:00Z">
        <w:r w:rsidR="00D86244">
          <w:t>were</w:t>
        </w:r>
      </w:ins>
      <w:r w:rsidRPr="00C1740D">
        <w:t xml:space="preserve"> </w:t>
      </w:r>
      <w:del w:id="21" w:author="Robbie Parks" w:date="2019-03-11T12:47:00Z">
        <w:r w:rsidRPr="00C1740D" w:rsidDel="0088548E">
          <w:delText xml:space="preserve">similar </w:delText>
        </w:r>
      </w:del>
      <w:ins w:id="22" w:author="Robbie Parks" w:date="2019-03-11T12:47:00Z">
        <w:r w:rsidR="0088548E">
          <w:t>robust to the addition of alternative</w:t>
        </w:r>
      </w:ins>
      <w:ins w:id="23" w:author="Robbie Parks" w:date="2019-03-11T12:48:00Z">
        <w:r w:rsidR="0088548E">
          <w:t xml:space="preserve"> measures of anomaly</w:t>
        </w:r>
      </w:ins>
      <w:del w:id="24" w:author="Robbie Parks" w:date="2019-03-11T12:48:00Z">
        <w:r w:rsidRPr="00C1740D" w:rsidDel="0088548E">
          <w:delText>to the model with anomaly in mean temperature alon</w:delText>
        </w:r>
        <w:r w:rsidR="00326ABE" w:rsidRPr="00C1740D" w:rsidDel="0088548E">
          <w:delText>e</w:delText>
        </w:r>
      </w:del>
      <w:r w:rsidR="00326ABE" w:rsidRPr="00C1740D">
        <w:t>.</w:t>
      </w:r>
      <w:del w:id="25" w:author="Robbie Parks" w:date="2019-03-11T12:48:00Z">
        <w:r w:rsidR="00326ABE" w:rsidRPr="00C1740D" w:rsidDel="0088548E">
          <w:delText xml:space="preserve"> </w:delText>
        </w:r>
        <w:r w:rsidR="00326ABE" w:rsidRPr="00790EA3" w:rsidDel="0088548E">
          <w:delText>W</w:delText>
        </w:r>
        <w:r w:rsidRPr="00790EA3" w:rsidDel="0088548E">
          <w:delText xml:space="preserve">e </w:delText>
        </w:r>
        <w:r w:rsidR="00172B5B" w:rsidDel="0088548E">
          <w:delText xml:space="preserve">therefore </w:delText>
        </w:r>
        <w:r w:rsidRPr="00790EA3" w:rsidDel="0088548E">
          <w:delText>did not use them in any further additional deaths calculation.</w:delText>
        </w:r>
        <w:r w:rsidRPr="007B6B4E" w:rsidDel="0088548E">
          <w:delText xml:space="preserve"> </w:delText>
        </w:r>
      </w:del>
      <w:r>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Competing interests statement</w:t>
      </w:r>
      <w:r w:rsidRPr="00636C9B">
        <w:t xml:space="preserve"> </w:t>
      </w:r>
    </w:p>
    <w:p w14:paraId="031C1C85" w14:textId="77777777" w:rsidR="0065196B" w:rsidRPr="005614F4" w:rsidRDefault="0065196B" w:rsidP="0065196B">
      <w:pPr>
        <w:spacing w:line="480" w:lineRule="auto"/>
        <w:jc w:val="both"/>
      </w:pPr>
      <w:r w:rsidRPr="003017A9">
        <w:t>ME reports a charitable grant from AstraZeneca Young Health Programme, and personal fees from Prudential, Scor,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30BE5B5D" w14:textId="40CBB280" w:rsidR="005C694B" w:rsidRPr="005C694B" w:rsidRDefault="0065196B" w:rsidP="005C694B">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5C694B" w:rsidRPr="005C694B">
        <w:rPr>
          <w:noProof/>
          <w:lang w:val="en-US"/>
        </w:rPr>
        <w:t>1</w:t>
      </w:r>
      <w:r w:rsidR="005C694B" w:rsidRPr="005C694B">
        <w:rPr>
          <w:noProof/>
          <w:lang w:val="en-US"/>
        </w:rPr>
        <w:tab/>
        <w:t xml:space="preserve">Gasparrini A, Guo Y, Hashizume M, </w:t>
      </w:r>
      <w:r w:rsidR="005C694B" w:rsidRPr="005C694B">
        <w:rPr>
          <w:i/>
          <w:iCs/>
          <w:noProof/>
          <w:lang w:val="en-US"/>
        </w:rPr>
        <w:t>et al.</w:t>
      </w:r>
      <w:r w:rsidR="005C694B" w:rsidRPr="005C694B">
        <w:rPr>
          <w:noProof/>
          <w:lang w:val="en-US"/>
        </w:rPr>
        <w:t xml:space="preserve"> Mortality risk attributable to high and low ambient temperature: A multicountry observational study. </w:t>
      </w:r>
      <w:r w:rsidR="005C694B" w:rsidRPr="005C694B">
        <w:rPr>
          <w:i/>
          <w:iCs/>
          <w:noProof/>
          <w:lang w:val="en-US"/>
        </w:rPr>
        <w:t>Lancet</w:t>
      </w:r>
      <w:r w:rsidR="005C694B" w:rsidRPr="005C694B">
        <w:rPr>
          <w:noProof/>
          <w:lang w:val="en-US"/>
        </w:rPr>
        <w:t xml:space="preserve"> 2015; </w:t>
      </w:r>
      <w:r w:rsidR="005C694B" w:rsidRPr="005C694B">
        <w:rPr>
          <w:b/>
          <w:bCs/>
          <w:noProof/>
          <w:lang w:val="en-US"/>
        </w:rPr>
        <w:t>386</w:t>
      </w:r>
      <w:r w:rsidR="005C694B" w:rsidRPr="005C694B">
        <w:rPr>
          <w:noProof/>
          <w:lang w:val="en-US"/>
        </w:rPr>
        <w:t>: 369–75.</w:t>
      </w:r>
    </w:p>
    <w:p w14:paraId="11C3CE7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w:t>
      </w:r>
      <w:r w:rsidRPr="005C694B">
        <w:rPr>
          <w:noProof/>
          <w:lang w:val="en-US"/>
        </w:rPr>
        <w:tab/>
        <w:t xml:space="preserve">Watts N, Amann M, Arnell N, </w:t>
      </w:r>
      <w:r w:rsidRPr="005C694B">
        <w:rPr>
          <w:i/>
          <w:iCs/>
          <w:noProof/>
          <w:lang w:val="en-US"/>
        </w:rPr>
        <w:t>et al.</w:t>
      </w:r>
      <w:r w:rsidRPr="005C694B">
        <w:rPr>
          <w:noProof/>
          <w:lang w:val="en-US"/>
        </w:rPr>
        <w:t xml:space="preserve"> The 2018 report of the Lancet Countdown on health and climate change: shaping health of nations for centuries to come. </w:t>
      </w:r>
      <w:r w:rsidRPr="005C694B">
        <w:rPr>
          <w:i/>
          <w:iCs/>
          <w:noProof/>
          <w:lang w:val="en-US"/>
        </w:rPr>
        <w:t>Lancet</w:t>
      </w:r>
      <w:r w:rsidRPr="005C694B">
        <w:rPr>
          <w:noProof/>
          <w:lang w:val="en-US"/>
        </w:rPr>
        <w:t xml:space="preserve"> 2018; </w:t>
      </w:r>
      <w:r w:rsidRPr="005C694B">
        <w:rPr>
          <w:b/>
          <w:bCs/>
          <w:noProof/>
          <w:lang w:val="en-US"/>
        </w:rPr>
        <w:t>6736</w:t>
      </w:r>
      <w:r w:rsidRPr="005C694B">
        <w:rPr>
          <w:noProof/>
          <w:lang w:val="en-US"/>
        </w:rPr>
        <w:t>: 1–4.</w:t>
      </w:r>
    </w:p>
    <w:p w14:paraId="1FD35563"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w:t>
      </w:r>
      <w:r w:rsidRPr="005C694B">
        <w:rPr>
          <w:noProof/>
          <w:lang w:val="en-US"/>
        </w:rPr>
        <w:tab/>
        <w:t>McMichael AJ, Woodruff RE, Hales S. Climate change and human health: Present and future risks. Lancet. 2006. DOI:10.1016/S0140-6736(06)68079-3.</w:t>
      </w:r>
    </w:p>
    <w:p w14:paraId="097F815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w:t>
      </w:r>
      <w:r w:rsidRPr="005C694B">
        <w:rPr>
          <w:noProof/>
          <w:lang w:val="en-US"/>
        </w:rPr>
        <w:tab/>
        <w:t>Huang C, Barnett AG, Wang X, Vaneckova P, Fitzgerald G, Tong S. Projecting Future heat-related mortality under climate change scenarios: A systematic review. Environ. Health Perspect. 2011. DOI:10.1289/ehp.1103456.</w:t>
      </w:r>
    </w:p>
    <w:p w14:paraId="7B92DB2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5</w:t>
      </w:r>
      <w:r w:rsidRPr="005C694B">
        <w:rPr>
          <w:noProof/>
          <w:lang w:val="en-US"/>
        </w:rPr>
        <w:tab/>
        <w:t xml:space="preserve">Gasparrini A, Guo Y, Sera F, </w:t>
      </w:r>
      <w:r w:rsidRPr="005C694B">
        <w:rPr>
          <w:i/>
          <w:iCs/>
          <w:noProof/>
          <w:lang w:val="en-US"/>
        </w:rPr>
        <w:t>et al.</w:t>
      </w:r>
      <w:r w:rsidRPr="005C694B">
        <w:rPr>
          <w:noProof/>
          <w:lang w:val="en-US"/>
        </w:rPr>
        <w:t xml:space="preserve"> Projections of temperature-related excess mortality under climate change scenarios. </w:t>
      </w:r>
      <w:r w:rsidRPr="005C694B">
        <w:rPr>
          <w:i/>
          <w:iCs/>
          <w:noProof/>
          <w:lang w:val="en-US"/>
        </w:rPr>
        <w:t>Lancet Planet Heal</w:t>
      </w:r>
      <w:r w:rsidRPr="005C694B">
        <w:rPr>
          <w:noProof/>
          <w:lang w:val="en-US"/>
        </w:rPr>
        <w:t xml:space="preserve"> 2017. DOI:10.1016/S2542-5196(17)30156-0.</w:t>
      </w:r>
    </w:p>
    <w:p w14:paraId="4BEE1F2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6</w:t>
      </w:r>
      <w:r w:rsidRPr="005C694B">
        <w:rPr>
          <w:noProof/>
          <w:lang w:val="en-US"/>
        </w:rPr>
        <w:tab/>
        <w:t xml:space="preserve">Smith KR, Woodward A, Campbell-Lendrum D, </w:t>
      </w:r>
      <w:r w:rsidRPr="005C694B">
        <w:rPr>
          <w:i/>
          <w:iCs/>
          <w:noProof/>
          <w:lang w:val="en-US"/>
        </w:rPr>
        <w:t>et al.</w:t>
      </w:r>
      <w:r w:rsidRPr="005C694B">
        <w:rPr>
          <w:noProof/>
          <w:lang w:val="en-US"/>
        </w:rPr>
        <w:t xml:space="preserve"> Human health: Impacts, adaptation, and co-benefits. In: Climate Change 2014 Impacts, Adaptation and Vulnerability: Part A: Global and Sectoral Aspects. 2015. DOI:10.1017/CBO9781107415379.016.</w:t>
      </w:r>
    </w:p>
    <w:p w14:paraId="092D75E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7</w:t>
      </w:r>
      <w:r w:rsidRPr="005C694B">
        <w:rPr>
          <w:noProof/>
          <w:lang w:val="en-US"/>
        </w:rPr>
        <w:tab/>
        <w:t xml:space="preserve">Haines A, Ebi K. The Imperative for Climate Action to Protect Health. </w:t>
      </w:r>
      <w:r w:rsidRPr="005C694B">
        <w:rPr>
          <w:i/>
          <w:iCs/>
          <w:noProof/>
          <w:lang w:val="en-US"/>
        </w:rPr>
        <w:t>N Engl J Med</w:t>
      </w:r>
      <w:r w:rsidRPr="005C694B">
        <w:rPr>
          <w:noProof/>
          <w:lang w:val="en-US"/>
        </w:rPr>
        <w:t xml:space="preserve"> 2019; : 263–73.</w:t>
      </w:r>
    </w:p>
    <w:p w14:paraId="3011FAB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8</w:t>
      </w:r>
      <w:r w:rsidRPr="005C694B">
        <w:rPr>
          <w:noProof/>
          <w:lang w:val="en-US"/>
        </w:rPr>
        <w:tab/>
        <w:t xml:space="preserve">Burke M, González F, Baylis P, </w:t>
      </w:r>
      <w:r w:rsidRPr="005C694B">
        <w:rPr>
          <w:i/>
          <w:iCs/>
          <w:noProof/>
          <w:lang w:val="en-US"/>
        </w:rPr>
        <w:t>et al.</w:t>
      </w:r>
      <w:r w:rsidRPr="005C694B">
        <w:rPr>
          <w:noProof/>
          <w:lang w:val="en-US"/>
        </w:rPr>
        <w:t xml:space="preserve"> Higher temperatures increase suicide rates in the United States and Mexico. </w:t>
      </w:r>
      <w:r w:rsidRPr="005C694B">
        <w:rPr>
          <w:i/>
          <w:iCs/>
          <w:noProof/>
          <w:lang w:val="en-US"/>
        </w:rPr>
        <w:t>Nat Clim Chang</w:t>
      </w:r>
      <w:r w:rsidRPr="005C694B">
        <w:rPr>
          <w:noProof/>
          <w:lang w:val="en-US"/>
        </w:rPr>
        <w:t xml:space="preserve"> 2018. DOI:10.1038/s41558-018-0222-x.</w:t>
      </w:r>
    </w:p>
    <w:p w14:paraId="3CCCDE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9</w:t>
      </w:r>
      <w:r w:rsidRPr="005C694B">
        <w:rPr>
          <w:noProof/>
          <w:lang w:val="en-US"/>
        </w:rPr>
        <w:tab/>
        <w:t xml:space="preserve">Rey G, Jougla E, Fouillet A, </w:t>
      </w:r>
      <w:r w:rsidRPr="005C694B">
        <w:rPr>
          <w:i/>
          <w:iCs/>
          <w:noProof/>
          <w:lang w:val="en-US"/>
        </w:rPr>
        <w:t>et al.</w:t>
      </w:r>
      <w:r w:rsidRPr="005C694B">
        <w:rPr>
          <w:noProof/>
          <w:lang w:val="en-US"/>
        </w:rPr>
        <w:t xml:space="preserve"> The impact of major heat waves on all-cause and cause-specific mortality in France from 1971 to 2003. </w:t>
      </w:r>
      <w:r w:rsidRPr="005C694B">
        <w:rPr>
          <w:i/>
          <w:iCs/>
          <w:noProof/>
          <w:lang w:val="en-US"/>
        </w:rPr>
        <w:t>Int Arch Occup Environ Health</w:t>
      </w:r>
      <w:r w:rsidRPr="005C694B">
        <w:rPr>
          <w:noProof/>
          <w:lang w:val="en-US"/>
        </w:rPr>
        <w:t xml:space="preserve"> 2007. DOI:10.1007/s00420-007-0173-4.</w:t>
      </w:r>
    </w:p>
    <w:p w14:paraId="1A8F3CC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10</w:t>
      </w:r>
      <w:r w:rsidRPr="005C694B">
        <w:rPr>
          <w:noProof/>
          <w:lang w:val="en-US"/>
        </w:rPr>
        <w:tab/>
        <w:t xml:space="preserve">Orru H, Åström DO. Increases in external cause mortality due to high and low temperatures: evidence from northeastern Europe. </w:t>
      </w:r>
      <w:r w:rsidRPr="005C694B">
        <w:rPr>
          <w:i/>
          <w:iCs/>
          <w:noProof/>
          <w:lang w:val="en-US"/>
        </w:rPr>
        <w:t>Int J Biometeorol</w:t>
      </w:r>
      <w:r w:rsidRPr="005C694B">
        <w:rPr>
          <w:noProof/>
          <w:lang w:val="en-US"/>
        </w:rPr>
        <w:t xml:space="preserve"> 2017. DOI:10.1007/s00484-016-1270-4.</w:t>
      </w:r>
    </w:p>
    <w:p w14:paraId="041A518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11</w:t>
      </w:r>
      <w:r w:rsidRPr="005C694B">
        <w:rPr>
          <w:noProof/>
          <w:lang w:val="en-US"/>
        </w:rPr>
        <w:tab/>
        <w:t xml:space="preserve">Parks RM, Bennett JE, Foreman KJ, Toumi R, Ezzati M. National and regional seasonal dynamics of all-cause and cause-specific mortality in the USA from 1980 to 2016. </w:t>
      </w:r>
      <w:r w:rsidRPr="005C694B">
        <w:rPr>
          <w:i/>
          <w:iCs/>
          <w:noProof/>
          <w:lang w:val="en-US"/>
        </w:rPr>
        <w:t>Elife</w:t>
      </w:r>
      <w:r w:rsidRPr="005C694B">
        <w:rPr>
          <w:noProof/>
          <w:lang w:val="en-US"/>
        </w:rPr>
        <w:t xml:space="preserve"> 2018; </w:t>
      </w:r>
      <w:r w:rsidRPr="005C694B">
        <w:rPr>
          <w:b/>
          <w:bCs/>
          <w:noProof/>
          <w:lang w:val="en-US"/>
        </w:rPr>
        <w:t>7</w:t>
      </w:r>
      <w:r w:rsidRPr="005C694B">
        <w:rPr>
          <w:noProof/>
          <w:lang w:val="en-US"/>
        </w:rPr>
        <w:t>. DOI:10.7554/eLife.35500.</w:t>
      </w:r>
    </w:p>
    <w:p w14:paraId="00B5FE8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12</w:t>
      </w:r>
      <w:r w:rsidRPr="005C694B">
        <w:rPr>
          <w:noProof/>
          <w:lang w:val="en-US"/>
        </w:rPr>
        <w:tab/>
        <w:t xml:space="preserve">Rau R. Seasonality in Human Mortality.  A Demographic Approach. </w:t>
      </w:r>
      <w:r w:rsidRPr="005C694B">
        <w:rPr>
          <w:i/>
          <w:iCs/>
          <w:noProof/>
          <w:lang w:val="en-US"/>
        </w:rPr>
        <w:t>Wirtschafts- und Sozialwissenschaftlichen Fak</w:t>
      </w:r>
      <w:r w:rsidRPr="005C694B">
        <w:rPr>
          <w:noProof/>
          <w:lang w:val="en-US"/>
        </w:rPr>
        <w:t xml:space="preserve"> 2004; </w:t>
      </w:r>
      <w:r w:rsidRPr="005C694B">
        <w:rPr>
          <w:b/>
          <w:bCs/>
          <w:noProof/>
          <w:lang w:val="en-US"/>
        </w:rPr>
        <w:t>PhD</w:t>
      </w:r>
      <w:r w:rsidRPr="005C694B">
        <w:rPr>
          <w:noProof/>
          <w:lang w:val="en-US"/>
        </w:rPr>
        <w:t>: 361.</w:t>
      </w:r>
    </w:p>
    <w:p w14:paraId="60F28F7B"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13</w:t>
      </w:r>
      <w:r w:rsidRPr="005C694B">
        <w:rPr>
          <w:noProof/>
          <w:lang w:val="en-US"/>
        </w:rPr>
        <w:tab/>
        <w:t xml:space="preserve">Shi L, Kloog I, Zanobetti A, Liu P, Schwartz JD. Impacts of temperature and its variability on mortality in New England. </w:t>
      </w:r>
      <w:r w:rsidRPr="005C694B">
        <w:rPr>
          <w:i/>
          <w:iCs/>
          <w:noProof/>
          <w:lang w:val="en-US"/>
        </w:rPr>
        <w:t>Nat Clim Chang</w:t>
      </w:r>
      <w:r w:rsidRPr="005C694B">
        <w:rPr>
          <w:noProof/>
          <w:lang w:val="en-US"/>
        </w:rPr>
        <w:t xml:space="preserve"> 2015; </w:t>
      </w:r>
      <w:r w:rsidRPr="005C694B">
        <w:rPr>
          <w:b/>
          <w:bCs/>
          <w:noProof/>
          <w:lang w:val="en-US"/>
        </w:rPr>
        <w:t>5</w:t>
      </w:r>
      <w:r w:rsidRPr="005C694B">
        <w:rPr>
          <w:noProof/>
          <w:lang w:val="en-US"/>
        </w:rPr>
        <w:t>: 988–91.</w:t>
      </w:r>
    </w:p>
    <w:p w14:paraId="547746F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14</w:t>
      </w:r>
      <w:r w:rsidRPr="005C694B">
        <w:rPr>
          <w:noProof/>
          <w:lang w:val="en-US"/>
        </w:rPr>
        <w:tab/>
        <w:t xml:space="preserve">Ye X, Wolff R, Yu W, Vaneckova P, Pan X, Tong S. Ambient temperature and morbidity: a review of epidemiological evidence. </w:t>
      </w:r>
      <w:r w:rsidRPr="005C694B">
        <w:rPr>
          <w:i/>
          <w:iCs/>
          <w:noProof/>
          <w:lang w:val="en-US"/>
        </w:rPr>
        <w:t>Environ Health Perspect</w:t>
      </w:r>
      <w:r w:rsidRPr="005C694B">
        <w:rPr>
          <w:noProof/>
          <w:lang w:val="en-US"/>
        </w:rPr>
        <w:t xml:space="preserve"> 2012; </w:t>
      </w:r>
      <w:r w:rsidRPr="005C694B">
        <w:rPr>
          <w:b/>
          <w:bCs/>
          <w:noProof/>
          <w:lang w:val="en-US"/>
        </w:rPr>
        <w:t>120</w:t>
      </w:r>
      <w:r w:rsidRPr="005C694B">
        <w:rPr>
          <w:noProof/>
          <w:lang w:val="en-US"/>
        </w:rPr>
        <w:t>: 19–28.</w:t>
      </w:r>
    </w:p>
    <w:p w14:paraId="7EEB2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15</w:t>
      </w:r>
      <w:r w:rsidRPr="005C694B">
        <w:rPr>
          <w:noProof/>
          <w:lang w:val="en-US"/>
        </w:rPr>
        <w:tab/>
        <w:t xml:space="preserve">Basu R. High ambient temperature and mortality: A review of epidemiologic studies from 2001 to 2008. </w:t>
      </w:r>
      <w:r w:rsidRPr="005C694B">
        <w:rPr>
          <w:i/>
          <w:iCs/>
          <w:noProof/>
          <w:lang w:val="en-US"/>
        </w:rPr>
        <w:t>Environ Heal A Glob Access Sci Source</w:t>
      </w:r>
      <w:r w:rsidRPr="005C694B">
        <w:rPr>
          <w:noProof/>
          <w:lang w:val="en-US"/>
        </w:rPr>
        <w:t xml:space="preserve"> 2009; </w:t>
      </w:r>
      <w:r w:rsidRPr="005C694B">
        <w:rPr>
          <w:b/>
          <w:bCs/>
          <w:noProof/>
          <w:lang w:val="en-US"/>
        </w:rPr>
        <w:t>8</w:t>
      </w:r>
      <w:r w:rsidRPr="005C694B">
        <w:rPr>
          <w:noProof/>
          <w:lang w:val="en-US"/>
        </w:rPr>
        <w:t>: 40.</w:t>
      </w:r>
    </w:p>
    <w:p w14:paraId="1F2B4C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16</w:t>
      </w:r>
      <w:r w:rsidRPr="005C694B">
        <w:rPr>
          <w:noProof/>
          <w:lang w:val="en-US"/>
        </w:rPr>
        <w:tab/>
        <w:t xml:space="preserve">Xu J. Unintentional drowning deaths in the United States, 1999-2010. </w:t>
      </w:r>
      <w:r w:rsidRPr="005C694B">
        <w:rPr>
          <w:i/>
          <w:iCs/>
          <w:noProof/>
          <w:lang w:val="en-US"/>
        </w:rPr>
        <w:t>NCHS Data Brief</w:t>
      </w:r>
      <w:r w:rsidRPr="005C694B">
        <w:rPr>
          <w:noProof/>
          <w:lang w:val="en-US"/>
        </w:rPr>
        <w:t xml:space="preserve"> 2014.</w:t>
      </w:r>
    </w:p>
    <w:p w14:paraId="5B254D9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17</w:t>
      </w:r>
      <w:r w:rsidRPr="005C694B">
        <w:rPr>
          <w:noProof/>
          <w:lang w:val="en-US"/>
        </w:rPr>
        <w:tab/>
        <w:t>Ambrose AF, Paul G, Hausdorff JM. Risk factors for falls among older adults: A review of the literature. Maturitas. 2013. DOI:10.1016/j.maturitas.2013.02.009.</w:t>
      </w:r>
    </w:p>
    <w:p w14:paraId="411E577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18</w:t>
      </w:r>
      <w:r w:rsidRPr="005C694B">
        <w:rPr>
          <w:noProof/>
          <w:lang w:val="en-US"/>
        </w:rPr>
        <w:tab/>
        <w:t xml:space="preserve">Bobb JF, Ho KKL, Yeh RW, </w:t>
      </w:r>
      <w:r w:rsidRPr="005C694B">
        <w:rPr>
          <w:i/>
          <w:iCs/>
          <w:noProof/>
          <w:lang w:val="en-US"/>
        </w:rPr>
        <w:t>et al.</w:t>
      </w:r>
      <w:r w:rsidRPr="005C694B">
        <w:rPr>
          <w:noProof/>
          <w:lang w:val="en-US"/>
        </w:rPr>
        <w:t xml:space="preserve"> Time-Course of Cause-Specific Hospital Admissions During Snowstorms : An Analysis of Electronic Medical Records From Major Hospitals in Boston, Massachusetts. </w:t>
      </w:r>
      <w:r w:rsidRPr="005C694B">
        <w:rPr>
          <w:i/>
          <w:iCs/>
          <w:noProof/>
          <w:lang w:val="en-US"/>
        </w:rPr>
        <w:t>Am J Epidemiol</w:t>
      </w:r>
      <w:r w:rsidRPr="005C694B">
        <w:rPr>
          <w:noProof/>
          <w:lang w:val="en-US"/>
        </w:rPr>
        <w:t xml:space="preserve"> 2017; </w:t>
      </w:r>
      <w:r w:rsidRPr="005C694B">
        <w:rPr>
          <w:b/>
          <w:bCs/>
          <w:noProof/>
          <w:lang w:val="en-US"/>
        </w:rPr>
        <w:t>185</w:t>
      </w:r>
      <w:r w:rsidRPr="005C694B">
        <w:rPr>
          <w:noProof/>
          <w:lang w:val="en-US"/>
        </w:rPr>
        <w:t>: 283–94.</w:t>
      </w:r>
    </w:p>
    <w:p w14:paraId="440D961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19</w:t>
      </w:r>
      <w:r w:rsidRPr="005C694B">
        <w:rPr>
          <w:noProof/>
          <w:lang w:val="en-US"/>
        </w:rPr>
        <w:tab/>
        <w:t xml:space="preserve">Kelsey JL, Berry SD, Procter-Gray E, </w:t>
      </w:r>
      <w:r w:rsidRPr="005C694B">
        <w:rPr>
          <w:i/>
          <w:iCs/>
          <w:noProof/>
          <w:lang w:val="en-US"/>
        </w:rPr>
        <w:t>et al.</w:t>
      </w:r>
      <w:r w:rsidRPr="005C694B">
        <w:rPr>
          <w:noProof/>
          <w:lang w:val="en-US"/>
        </w:rPr>
        <w:t xml:space="preserve"> Indoor and outdoor falls in older adults are different: The maintenance of balance, independent living, intellect, and zest in the elderly of boston study. </w:t>
      </w:r>
      <w:r w:rsidRPr="005C694B">
        <w:rPr>
          <w:i/>
          <w:iCs/>
          <w:noProof/>
          <w:lang w:val="en-US"/>
        </w:rPr>
        <w:t>J Am Geriatr Soc</w:t>
      </w:r>
      <w:r w:rsidRPr="005C694B">
        <w:rPr>
          <w:noProof/>
          <w:lang w:val="en-US"/>
        </w:rPr>
        <w:t xml:space="preserve"> 2010. DOI:10.1111/j.1532-5415.2010.03062.x.</w:t>
      </w:r>
    </w:p>
    <w:p w14:paraId="5843DCD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lastRenderedPageBreak/>
        <w:t>20</w:t>
      </w:r>
      <w:r w:rsidRPr="005C694B">
        <w:rPr>
          <w:noProof/>
          <w:lang w:val="en-US"/>
        </w:rPr>
        <w:tab/>
        <w:t xml:space="preserve">Daanen HAM, Van De Vliert E, Huang X. Driving performance in cold, warm, and thermoneutral environments. </w:t>
      </w:r>
      <w:r w:rsidRPr="005C694B">
        <w:rPr>
          <w:i/>
          <w:iCs/>
          <w:noProof/>
          <w:lang w:val="en-US"/>
        </w:rPr>
        <w:t>Appl Ergon</w:t>
      </w:r>
      <w:r w:rsidRPr="005C694B">
        <w:rPr>
          <w:noProof/>
          <w:lang w:val="en-US"/>
        </w:rPr>
        <w:t xml:space="preserve"> 2003. DOI:10.1016/S0003-6870(03)00055-3.</w:t>
      </w:r>
    </w:p>
    <w:p w14:paraId="3E7C71A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21</w:t>
      </w:r>
      <w:r w:rsidRPr="005C694B">
        <w:rPr>
          <w:noProof/>
          <w:lang w:val="en-US"/>
        </w:rPr>
        <w:tab/>
        <w:t xml:space="preserve">Zlatoper TJ. Determinants of motor vehicle deaths in the United States: A cross-sectional analysis. </w:t>
      </w:r>
      <w:r w:rsidRPr="005C694B">
        <w:rPr>
          <w:i/>
          <w:iCs/>
          <w:noProof/>
          <w:lang w:val="en-US"/>
        </w:rPr>
        <w:t>Accid Anal Prev</w:t>
      </w:r>
      <w:r w:rsidRPr="005C694B">
        <w:rPr>
          <w:noProof/>
          <w:lang w:val="en-US"/>
        </w:rPr>
        <w:t xml:space="preserve"> 1991. DOI:10.1016/0001-4575(91)90062-A.</w:t>
      </w:r>
    </w:p>
    <w:p w14:paraId="472036E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22</w:t>
      </w:r>
      <w:r w:rsidRPr="005C694B">
        <w:rPr>
          <w:noProof/>
          <w:lang w:val="en-US"/>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39E7411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23</w:t>
      </w:r>
      <w:r w:rsidRPr="005C694B">
        <w:rPr>
          <w:noProof/>
          <w:lang w:val="en-US"/>
        </w:rPr>
        <w:tab/>
        <w:t xml:space="preserve">Wyon DP, Wyon I, Norin F. Effects of moderate heat stress on driver vigilance in a moving vehicle. </w:t>
      </w:r>
      <w:r w:rsidRPr="005C694B">
        <w:rPr>
          <w:i/>
          <w:iCs/>
          <w:noProof/>
          <w:lang w:val="en-US"/>
        </w:rPr>
        <w:t>Ergonomics</w:t>
      </w:r>
      <w:r w:rsidRPr="005C694B">
        <w:rPr>
          <w:noProof/>
          <w:lang w:val="en-US"/>
        </w:rPr>
        <w:t xml:space="preserve"> 1996. DOI:10.1080/00140139608964434.</w:t>
      </w:r>
    </w:p>
    <w:p w14:paraId="77B7FA6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24</w:t>
      </w:r>
      <w:r w:rsidRPr="005C694B">
        <w:rPr>
          <w:noProof/>
          <w:lang w:val="en-US"/>
        </w:rPr>
        <w:tab/>
        <w:t>Opinium. Brits drink more alcohol in warmer weather. Opinium.co.uk. 2018. https://www.opinium.co.uk/brits-drink-more-alcohol-in-warmer-weather/ (accessed Jan 10, 2019).</w:t>
      </w:r>
    </w:p>
    <w:p w14:paraId="680DF0F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25</w:t>
      </w:r>
      <w:r w:rsidRPr="005C694B">
        <w:rPr>
          <w:noProof/>
          <w:lang w:val="en-US"/>
        </w:rPr>
        <w:tab/>
        <w:t xml:space="preserve">Voas RB, Torres P, Romano E, Lacey JH. Alcohol-Related Risk of Driver Fatalities: An Update Using 2007 Data. </w:t>
      </w:r>
      <w:r w:rsidRPr="005C694B">
        <w:rPr>
          <w:i/>
          <w:iCs/>
          <w:noProof/>
          <w:lang w:val="en-US"/>
        </w:rPr>
        <w:t>J Stud Alcohol Drugs</w:t>
      </w:r>
      <w:r w:rsidRPr="005C694B">
        <w:rPr>
          <w:noProof/>
          <w:lang w:val="en-US"/>
        </w:rPr>
        <w:t xml:space="preserve"> 2012. DOI:10.15288/jsad.2012.73.341.</w:t>
      </w:r>
    </w:p>
    <w:p w14:paraId="79E34DA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26</w:t>
      </w:r>
      <w:r w:rsidRPr="005C694B">
        <w:rPr>
          <w:noProof/>
          <w:lang w:val="en-US"/>
        </w:rPr>
        <w:tab/>
        <w:t xml:space="preserve">Datla S, Sahu P, Roh H-J, Sharma S. A comprehensive analysis of the association of highway traffic with winter weather conditions. </w:t>
      </w:r>
      <w:r w:rsidRPr="005C694B">
        <w:rPr>
          <w:i/>
          <w:iCs/>
          <w:noProof/>
          <w:lang w:val="en-US"/>
        </w:rPr>
        <w:t>Procedia - Soc Behav Sci</w:t>
      </w:r>
      <w:r w:rsidRPr="005C694B">
        <w:rPr>
          <w:noProof/>
          <w:lang w:val="en-US"/>
        </w:rPr>
        <w:t xml:space="preserve"> 2013. DOI:10.1016/j.sbspro.2013.11.143.</w:t>
      </w:r>
    </w:p>
    <w:p w14:paraId="2027433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27</w:t>
      </w:r>
      <w:r w:rsidRPr="005C694B">
        <w:rPr>
          <w:noProof/>
          <w:lang w:val="en-US"/>
        </w:rPr>
        <w:tab/>
        <w:t xml:space="preserve">Roh H-J, Sahu PK, Sharma S, Datla S, Mehran B. Statistical Investigations of Snowfall and Temperature Interaction with Passenger Car and Truck Traffic on Primary Highways in Canada. </w:t>
      </w:r>
      <w:r w:rsidRPr="005C694B">
        <w:rPr>
          <w:i/>
          <w:iCs/>
          <w:noProof/>
          <w:lang w:val="en-US"/>
        </w:rPr>
        <w:t>J Cold Reg Eng</w:t>
      </w:r>
      <w:r w:rsidRPr="005C694B">
        <w:rPr>
          <w:noProof/>
          <w:lang w:val="en-US"/>
        </w:rPr>
        <w:t xml:space="preserve"> 2016. DOI:10.1061/(ASCE)CR.1943-5495.0000099.</w:t>
      </w:r>
    </w:p>
    <w:p w14:paraId="1D4B0B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28</w:t>
      </w:r>
      <w:r w:rsidRPr="005C694B">
        <w:rPr>
          <w:noProof/>
          <w:lang w:val="en-US"/>
        </w:rPr>
        <w:tab/>
        <w:t xml:space="preserve">Roh H-J, Datla S, Sharma S. Effect of snow, temperature and their interaction on highway truck traffic. </w:t>
      </w:r>
      <w:r w:rsidRPr="005C694B">
        <w:rPr>
          <w:i/>
          <w:iCs/>
          <w:noProof/>
          <w:lang w:val="en-US"/>
        </w:rPr>
        <w:t>J Transp Techn</w:t>
      </w:r>
      <w:r w:rsidRPr="005C694B">
        <w:rPr>
          <w:noProof/>
          <w:lang w:val="en-US"/>
        </w:rPr>
        <w:t xml:space="preserve"> 2013. DOI:10.4236/jtts.2013.31003.</w:t>
      </w:r>
    </w:p>
    <w:p w14:paraId="6307B16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29</w:t>
      </w:r>
      <w:r w:rsidRPr="005C694B">
        <w:rPr>
          <w:noProof/>
          <w:lang w:val="en-US"/>
        </w:rPr>
        <w:tab/>
        <w:t xml:space="preserve">Roh HJ, Sharma S, Sahu PK. Modeling snow and cold effects for classified highway traffic volumes. </w:t>
      </w:r>
      <w:r w:rsidRPr="005C694B">
        <w:rPr>
          <w:i/>
          <w:iCs/>
          <w:noProof/>
          <w:lang w:val="en-US"/>
        </w:rPr>
        <w:t>KSCE J Civ Eng</w:t>
      </w:r>
      <w:r w:rsidRPr="005C694B">
        <w:rPr>
          <w:noProof/>
          <w:lang w:val="en-US"/>
        </w:rPr>
        <w:t xml:space="preserve"> 2016. DOI:10.1007/s12205-015-0236-0.</w:t>
      </w:r>
    </w:p>
    <w:p w14:paraId="392DE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30</w:t>
      </w:r>
      <w:r w:rsidRPr="005C694B">
        <w:rPr>
          <w:noProof/>
          <w:lang w:val="en-US"/>
        </w:rPr>
        <w:tab/>
        <w:t xml:space="preserve">Graff Zivin J, Neidell M. Temperature and the Allocation of Time: Implications for Climate Change. </w:t>
      </w:r>
      <w:r w:rsidRPr="005C694B">
        <w:rPr>
          <w:i/>
          <w:iCs/>
          <w:noProof/>
          <w:lang w:val="en-US"/>
        </w:rPr>
        <w:t>J Labor Econ</w:t>
      </w:r>
      <w:r w:rsidRPr="005C694B">
        <w:rPr>
          <w:noProof/>
          <w:lang w:val="en-US"/>
        </w:rPr>
        <w:t xml:space="preserve"> 2014. DOI:10.1086/671766.</w:t>
      </w:r>
    </w:p>
    <w:p w14:paraId="31EADDE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31</w:t>
      </w:r>
      <w:r w:rsidRPr="005C694B">
        <w:rPr>
          <w:noProof/>
          <w:lang w:val="en-US"/>
        </w:rPr>
        <w:tab/>
        <w:t xml:space="preserve">Glaeser EL, Sacerdote B, Scheinkman JA. Crime and social interactions. </w:t>
      </w:r>
      <w:r w:rsidRPr="005C694B">
        <w:rPr>
          <w:i/>
          <w:iCs/>
          <w:noProof/>
          <w:lang w:val="en-US"/>
        </w:rPr>
        <w:t>Q J Econ</w:t>
      </w:r>
      <w:r w:rsidRPr="005C694B">
        <w:rPr>
          <w:noProof/>
          <w:lang w:val="en-US"/>
        </w:rPr>
        <w:t xml:space="preserve"> 1996. DOI:10.2307/2946686.</w:t>
      </w:r>
    </w:p>
    <w:p w14:paraId="1A4F3E1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32</w:t>
      </w:r>
      <w:r w:rsidRPr="005C694B">
        <w:rPr>
          <w:noProof/>
          <w:lang w:val="en-US"/>
        </w:rPr>
        <w:tab/>
        <w:t xml:space="preserve">Rotton J, Cohn EG. Global warming and U.S. crime rates: An application of routine activity theory. </w:t>
      </w:r>
      <w:r w:rsidRPr="005C694B">
        <w:rPr>
          <w:i/>
          <w:iCs/>
          <w:noProof/>
          <w:lang w:val="en-US"/>
        </w:rPr>
        <w:t>Environ Behav</w:t>
      </w:r>
      <w:r w:rsidRPr="005C694B">
        <w:rPr>
          <w:noProof/>
          <w:lang w:val="en-US"/>
        </w:rPr>
        <w:t xml:space="preserve"> 2003. DOI:10.1177/0013916503255565.</w:t>
      </w:r>
    </w:p>
    <w:p w14:paraId="6D0D85B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33</w:t>
      </w:r>
      <w:r w:rsidRPr="005C694B">
        <w:rPr>
          <w:noProof/>
          <w:lang w:val="en-US"/>
        </w:rPr>
        <w:tab/>
        <w:t xml:space="preserve">Anderson CA. Temperature and aggression: Ubiquitous effects of heat on occurrence of human violence. </w:t>
      </w:r>
      <w:r w:rsidRPr="005C694B">
        <w:rPr>
          <w:i/>
          <w:iCs/>
          <w:noProof/>
          <w:lang w:val="en-US"/>
        </w:rPr>
        <w:t>Psychol Bull</w:t>
      </w:r>
      <w:r w:rsidRPr="005C694B">
        <w:rPr>
          <w:noProof/>
          <w:lang w:val="en-US"/>
        </w:rPr>
        <w:t xml:space="preserve"> 1989. DOI:10.1037/0033-2909.106.1.74.</w:t>
      </w:r>
    </w:p>
    <w:p w14:paraId="3ACEBD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34</w:t>
      </w:r>
      <w:r w:rsidRPr="005C694B">
        <w:rPr>
          <w:noProof/>
          <w:lang w:val="en-US"/>
        </w:rPr>
        <w:tab/>
        <w:t xml:space="preserve">Baron RA, Bell PA. Aggression and heat: The influence of ambient temperature, negative affect, and a cooling drink on physical aggression. </w:t>
      </w:r>
      <w:r w:rsidRPr="005C694B">
        <w:rPr>
          <w:i/>
          <w:iCs/>
          <w:noProof/>
          <w:lang w:val="en-US"/>
        </w:rPr>
        <w:t>J Pers Soc Psychol</w:t>
      </w:r>
      <w:r w:rsidRPr="005C694B">
        <w:rPr>
          <w:noProof/>
          <w:lang w:val="en-US"/>
        </w:rPr>
        <w:t xml:space="preserve"> 1976. DOI:10.1037/0022-3514.33.3.245.</w:t>
      </w:r>
    </w:p>
    <w:p w14:paraId="28572DD7"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35</w:t>
      </w:r>
      <w:r w:rsidRPr="005C694B">
        <w:rPr>
          <w:noProof/>
          <w:lang w:val="en-US"/>
        </w:rPr>
        <w:tab/>
        <w:t xml:space="preserve">Majeed H, Lee J. The impact of climate change on youth depression and mental health. </w:t>
      </w:r>
      <w:r w:rsidRPr="005C694B">
        <w:rPr>
          <w:i/>
          <w:iCs/>
          <w:noProof/>
          <w:lang w:val="en-US"/>
        </w:rPr>
        <w:t>Lancet Planet Heal</w:t>
      </w:r>
      <w:r w:rsidRPr="005C694B">
        <w:rPr>
          <w:noProof/>
          <w:lang w:val="en-US"/>
        </w:rPr>
        <w:t xml:space="preserve"> 2017; </w:t>
      </w:r>
      <w:r w:rsidRPr="005C694B">
        <w:rPr>
          <w:b/>
          <w:bCs/>
          <w:noProof/>
          <w:lang w:val="en-US"/>
        </w:rPr>
        <w:t>1</w:t>
      </w:r>
      <w:r w:rsidRPr="005C694B">
        <w:rPr>
          <w:noProof/>
          <w:lang w:val="en-US"/>
        </w:rPr>
        <w:t>: e94–5.</w:t>
      </w:r>
    </w:p>
    <w:p w14:paraId="3386676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36</w:t>
      </w:r>
      <w:r w:rsidRPr="005C694B">
        <w:rPr>
          <w:noProof/>
          <w:lang w:val="en-US"/>
        </w:rPr>
        <w:tab/>
        <w:t>Berry HL, Waite TD, Dear KBG, Capon AG, Murray V. The case for systems thinking about climate change and mental health. Nat. Clim. Chang. 2018. DOI:10.1038/s41558-018-0102-4.</w:t>
      </w:r>
    </w:p>
    <w:p w14:paraId="463A7DA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37</w:t>
      </w:r>
      <w:r w:rsidRPr="005C694B">
        <w:rPr>
          <w:noProof/>
          <w:lang w:val="en-US"/>
        </w:rPr>
        <w:tab/>
        <w:t xml:space="preserve">Dee DP, Uppala SM, Simmons AJ, </w:t>
      </w:r>
      <w:r w:rsidRPr="005C694B">
        <w:rPr>
          <w:i/>
          <w:iCs/>
          <w:noProof/>
          <w:lang w:val="en-US"/>
        </w:rPr>
        <w:t>et al.</w:t>
      </w:r>
      <w:r w:rsidRPr="005C694B">
        <w:rPr>
          <w:noProof/>
          <w:lang w:val="en-US"/>
        </w:rPr>
        <w:t xml:space="preserve"> The ERA-Interim reanalysis: configuration and performance of the data assimilation system. </w:t>
      </w:r>
      <w:r w:rsidRPr="005C694B">
        <w:rPr>
          <w:i/>
          <w:iCs/>
          <w:noProof/>
          <w:lang w:val="en-US"/>
        </w:rPr>
        <w:t>Q J R Meteorol Soc</w:t>
      </w:r>
      <w:r w:rsidRPr="005C694B">
        <w:rPr>
          <w:noProof/>
          <w:lang w:val="en-US"/>
        </w:rPr>
        <w:t xml:space="preserve"> 2011; </w:t>
      </w:r>
      <w:r w:rsidRPr="005C694B">
        <w:rPr>
          <w:b/>
          <w:bCs/>
          <w:noProof/>
          <w:lang w:val="en-US"/>
        </w:rPr>
        <w:t>137</w:t>
      </w:r>
      <w:r w:rsidRPr="005C694B">
        <w:rPr>
          <w:noProof/>
          <w:lang w:val="en-US"/>
        </w:rPr>
        <w:t>: 553–97.</w:t>
      </w:r>
    </w:p>
    <w:p w14:paraId="4CF3BE0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38</w:t>
      </w:r>
      <w:r w:rsidRPr="005C694B">
        <w:rPr>
          <w:noProof/>
          <w:lang w:val="en-US"/>
        </w:rPr>
        <w:tab/>
        <w:t>Wallace JM, Hobbs P V. Atmospheric Science: An Introductory Survey: Second Edition. 2006 DOI:10.1016/C2009-0-00034-8.</w:t>
      </w:r>
    </w:p>
    <w:p w14:paraId="3DCDA8C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39</w:t>
      </w:r>
      <w:r w:rsidRPr="005C694B">
        <w:rPr>
          <w:noProof/>
          <w:lang w:val="en-US"/>
        </w:rPr>
        <w:tab/>
        <w:t xml:space="preserve">Lozano R, Naghavi M, Foreman K, </w:t>
      </w:r>
      <w:r w:rsidRPr="005C694B">
        <w:rPr>
          <w:i/>
          <w:iCs/>
          <w:noProof/>
          <w:lang w:val="en-US"/>
        </w:rPr>
        <w:t>et al.</w:t>
      </w:r>
      <w:r w:rsidRPr="005C694B">
        <w:rPr>
          <w:noProof/>
          <w:lang w:val="en-US"/>
        </w:rPr>
        <w:t xml:space="preserve"> Global and regional mortality from 235 causes of death for 20 age groups in 1990 and 2010: A systematic analysis for the Global Burden of Disease Study 2010. </w:t>
      </w:r>
      <w:r w:rsidRPr="005C694B">
        <w:rPr>
          <w:i/>
          <w:iCs/>
          <w:noProof/>
          <w:lang w:val="en-US"/>
        </w:rPr>
        <w:t>Lancet</w:t>
      </w:r>
      <w:r w:rsidRPr="005C694B">
        <w:rPr>
          <w:noProof/>
          <w:lang w:val="en-US"/>
        </w:rPr>
        <w:t xml:space="preserve"> 2012. DOI:10.1016/S0140-6736(12)61728-0.</w:t>
      </w:r>
    </w:p>
    <w:p w14:paraId="15D171EE"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lastRenderedPageBreak/>
        <w:t>40</w:t>
      </w:r>
      <w:r w:rsidRPr="005C694B">
        <w:rPr>
          <w:noProof/>
          <w:lang w:val="en-US"/>
        </w:rPr>
        <w:tab/>
        <w:t>Rue H, Held L. Gaussian Markov random fields. Theory and applications. 2005 DOI:10.1007/s00184-007-0162-3.</w:t>
      </w:r>
    </w:p>
    <w:p w14:paraId="1F0C667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41</w:t>
      </w:r>
      <w:r w:rsidRPr="005C694B">
        <w:rPr>
          <w:noProof/>
          <w:lang w:val="en-US"/>
        </w:rPr>
        <w:tab/>
        <w:t xml:space="preserve">Besag J. Spatial interaction and the statistical snalysis of lattice systems. </w:t>
      </w:r>
      <w:r w:rsidRPr="005C694B">
        <w:rPr>
          <w:i/>
          <w:iCs/>
          <w:noProof/>
          <w:lang w:val="en-US"/>
        </w:rPr>
        <w:t>J R Stat Soc Ser B (Statistical Methodol</w:t>
      </w:r>
      <w:r w:rsidRPr="005C694B">
        <w:rPr>
          <w:noProof/>
          <w:lang w:val="en-US"/>
        </w:rPr>
        <w:t xml:space="preserve"> 1974. DOI:10.2307/2984812.</w:t>
      </w:r>
    </w:p>
    <w:p w14:paraId="39C2D29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42</w:t>
      </w:r>
      <w:r w:rsidRPr="005C694B">
        <w:rPr>
          <w:noProof/>
          <w:lang w:val="en-US"/>
        </w:rPr>
        <w:tab/>
        <w:t xml:space="preserve">Rue H, Martino S, Chopin N. Approximate Bayesian inference for latent Gaussian models by using integrated nested Laplace approximations. </w:t>
      </w:r>
      <w:r w:rsidRPr="005C694B">
        <w:rPr>
          <w:i/>
          <w:iCs/>
          <w:noProof/>
          <w:lang w:val="en-US"/>
        </w:rPr>
        <w:t>J R Stat Soc Ser B Stat Methodol</w:t>
      </w:r>
      <w:r w:rsidRPr="005C694B">
        <w:rPr>
          <w:noProof/>
          <w:lang w:val="en-US"/>
        </w:rPr>
        <w:t xml:space="preserve"> 2009. DOI:10.1111/j.1467-9868.2008.00700.x.</w:t>
      </w:r>
    </w:p>
    <w:p w14:paraId="0216E1E0" w14:textId="77777777" w:rsidR="005C694B" w:rsidRPr="005C694B" w:rsidRDefault="005C694B" w:rsidP="005C694B">
      <w:pPr>
        <w:widowControl w:val="0"/>
        <w:autoSpaceDE w:val="0"/>
        <w:autoSpaceDN w:val="0"/>
        <w:adjustRightInd w:val="0"/>
        <w:ind w:left="640" w:hanging="640"/>
        <w:rPr>
          <w:noProof/>
        </w:rPr>
      </w:pPr>
      <w:r w:rsidRPr="005C694B">
        <w:rPr>
          <w:noProof/>
          <w:lang w:val="en-US"/>
        </w:rPr>
        <w:t>43</w:t>
      </w:r>
      <w:r w:rsidRPr="005C694B">
        <w:rPr>
          <w:noProof/>
          <w:lang w:val="en-US"/>
        </w:rPr>
        <w:tab/>
        <w:t>IPCC. IPCC special report on the impacts of global warming of 1.5 °C - Summary for policy makers. 2018. http://www.ipcc.ch/report/sr15/.</w:t>
      </w:r>
    </w:p>
    <w:p w14:paraId="7D509FBC" w14:textId="5A648626" w:rsidR="0065196B" w:rsidRDefault="0065196B" w:rsidP="005C694B">
      <w:pPr>
        <w:widowControl w:val="0"/>
        <w:autoSpaceDE w:val="0"/>
        <w:autoSpaceDN w:val="0"/>
        <w:adjustRightInd w:val="0"/>
        <w:ind w:left="640" w:hanging="640"/>
        <w:jc w:val="both"/>
        <w:rPr>
          <w:b/>
        </w:rPr>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57A1F1CE"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t>
      </w:r>
      <w:r w:rsidR="00710E1D">
        <w:rPr>
          <w:color w:val="000000" w:themeColor="text1"/>
        </w:rPr>
        <w:t>Minnesota</w:t>
      </w:r>
      <w:r>
        <w:rPr>
          <w:color w:val="000000" w:themeColor="text1"/>
        </w:rPr>
        <w:t xml:space="preserve">) (left panel) for 1980-2016 are used to calculate temperature anomalies. As seen, a warmer state like Florida (top right) can have less inter-annual variation in a particular month (here, July) compared with a cooler state like </w:t>
      </w:r>
      <w:r w:rsidR="00710E1D">
        <w:rPr>
          <w:color w:val="000000" w:themeColor="text1"/>
        </w:rPr>
        <w:t xml:space="preserve">Minnesota </w:t>
      </w:r>
      <w:r>
        <w:rPr>
          <w:color w:val="000000" w:themeColor="text1"/>
        </w:rPr>
        <w:t>(bottom right).</w:t>
      </w:r>
    </w:p>
    <w:p w14:paraId="426C315B" w14:textId="77777777" w:rsidR="0065196B" w:rsidRDefault="0065196B" w:rsidP="0065196B">
      <w:pPr>
        <w:rPr>
          <w:b/>
          <w:color w:val="000000" w:themeColor="text1"/>
        </w:rPr>
      </w:pPr>
      <w:r>
        <w:rPr>
          <w:b/>
          <w:color w:val="000000" w:themeColor="text1"/>
        </w:rPr>
        <w:br w:type="page"/>
      </w:r>
    </w:p>
    <w:p w14:paraId="76E5DEC7" w14:textId="7953ADD8" w:rsidR="0065196B" w:rsidRDefault="0065196B" w:rsidP="00BB74F7">
      <w:pPr>
        <w:spacing w:line="480" w:lineRule="auto"/>
        <w:jc w:val="both"/>
        <w:rPr>
          <w:b/>
          <w:color w:val="000000" w:themeColor="text1"/>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sidR="00C1740D">
        <w:rPr>
          <w:color w:val="000000" w:themeColor="text1"/>
        </w:rPr>
        <w:t xml:space="preserve"> from 1980 to 2016,</w:t>
      </w:r>
      <w:r>
        <w:rPr>
          <w:color w:val="000000" w:themeColor="text1"/>
        </w:rPr>
        <w:t xml:space="preserve"> by state and month.</w:t>
      </w:r>
      <w:ins w:id="26" w:author="Robbie Parks" w:date="2019-03-11T11:51:00Z">
        <w:r w:rsidR="00B05E64">
          <w:rPr>
            <w:color w:val="000000" w:themeColor="text1"/>
          </w:rPr>
          <w:t xml:space="preserve"> The cell for each state and month is </w:t>
        </w:r>
      </w:ins>
      <w:ins w:id="27" w:author="Robbie Parks" w:date="2019-03-11T12:54:00Z">
        <w:r w:rsidR="005608E9">
          <w:rPr>
            <w:color w:val="000000" w:themeColor="text1"/>
          </w:rPr>
          <w:t>the</w:t>
        </w:r>
      </w:ins>
      <w:ins w:id="28" w:author="Robbie Parks" w:date="2019-03-11T11:51:00Z">
        <w:r w:rsidR="00B05E64">
          <w:rPr>
            <w:color w:val="000000" w:themeColor="text1"/>
          </w:rPr>
          <w:t xml:space="preserve"> </w:t>
        </w:r>
      </w:ins>
      <w:ins w:id="29" w:author="Robbie Parks" w:date="2019-03-11T12:54:00Z">
        <w:r w:rsidR="006B1683">
          <w:rPr>
            <w:color w:val="000000" w:themeColor="text1"/>
          </w:rPr>
          <w:t>mean</w:t>
        </w:r>
      </w:ins>
      <w:ins w:id="30" w:author="Robbie Parks" w:date="2019-03-11T11:51:00Z">
        <w:r w:rsidR="00B05E64">
          <w:rPr>
            <w:color w:val="000000" w:themeColor="text1"/>
          </w:rPr>
          <w:t xml:space="preserve"> of the </w:t>
        </w:r>
      </w:ins>
      <w:ins w:id="31" w:author="Robbie Parks" w:date="2019-03-11T11:55:00Z">
        <w:r w:rsidR="00D07F9F">
          <w:rPr>
            <w:color w:val="000000" w:themeColor="text1"/>
          </w:rPr>
          <w:t>size</w:t>
        </w:r>
      </w:ins>
      <w:ins w:id="32" w:author="Robbie Parks" w:date="2019-03-11T12:02:00Z">
        <w:r w:rsidR="004630FC">
          <w:rPr>
            <w:color w:val="000000" w:themeColor="text1"/>
          </w:rPr>
          <w:t xml:space="preserve"> (i.e., </w:t>
        </w:r>
      </w:ins>
      <w:ins w:id="33" w:author="Robbie Parks" w:date="2019-03-11T12:03:00Z">
        <w:r w:rsidR="004630FC">
          <w:rPr>
            <w:color w:val="000000" w:themeColor="text1"/>
          </w:rPr>
          <w:t>ignoring sign)</w:t>
        </w:r>
        <w:r w:rsidR="00C06426">
          <w:rPr>
            <w:color w:val="000000" w:themeColor="text1"/>
          </w:rPr>
          <w:t xml:space="preserve"> </w:t>
        </w:r>
      </w:ins>
      <w:ins w:id="34" w:author="Robbie Parks" w:date="2019-03-11T11:55:00Z">
        <w:r w:rsidR="00D07F9F">
          <w:rPr>
            <w:color w:val="000000" w:themeColor="text1"/>
          </w:rPr>
          <w:t xml:space="preserve">of </w:t>
        </w:r>
      </w:ins>
      <w:ins w:id="35" w:author="Robbie Parks" w:date="2019-03-11T11:54:00Z">
        <w:r w:rsidR="00587168">
          <w:rPr>
            <w:color w:val="000000" w:themeColor="text1"/>
          </w:rPr>
          <w:t>anomalies</w:t>
        </w:r>
        <w:r w:rsidR="00EC1B4B">
          <w:rPr>
            <w:color w:val="000000" w:themeColor="text1"/>
          </w:rPr>
          <w:t xml:space="preserve">, giving an indication of the </w:t>
        </w:r>
      </w:ins>
      <w:ins w:id="36" w:author="Robbie Parks" w:date="2019-03-12T15:02:00Z">
        <w:r w:rsidR="00803C13">
          <w:rPr>
            <w:color w:val="000000" w:themeColor="text1"/>
          </w:rPr>
          <w:t xml:space="preserve">scale of </w:t>
        </w:r>
      </w:ins>
      <w:ins w:id="37" w:author="Robbie Parks" w:date="2019-03-11T11:54:00Z">
        <w:r w:rsidR="00EC1B4B">
          <w:rPr>
            <w:color w:val="000000" w:themeColor="text1"/>
          </w:rPr>
          <w:t xml:space="preserve">variation </w:t>
        </w:r>
      </w:ins>
      <w:ins w:id="38" w:author="Robbie Parks" w:date="2019-03-12T15:02:00Z">
        <w:r w:rsidR="0026389E">
          <w:rPr>
            <w:color w:val="000000" w:themeColor="text1"/>
          </w:rPr>
          <w:t xml:space="preserve">of anomalies </w:t>
        </w:r>
      </w:ins>
      <w:bookmarkStart w:id="39" w:name="_GoBack"/>
      <w:bookmarkEnd w:id="39"/>
      <w:ins w:id="40" w:author="Robbie Parks" w:date="2019-03-11T11:54:00Z">
        <w:r w:rsidR="00D07F9F">
          <w:rPr>
            <w:color w:val="000000" w:themeColor="text1"/>
          </w:rPr>
          <w:t>around the</w:t>
        </w:r>
      </w:ins>
      <w:ins w:id="41" w:author="Robbie Parks" w:date="2019-03-11T11:58:00Z">
        <w:r w:rsidR="00164CC4">
          <w:rPr>
            <w:color w:val="000000" w:themeColor="text1"/>
          </w:rPr>
          <w:t xml:space="preserve"> 1980-2009 norm temperatures.</w:t>
        </w:r>
      </w:ins>
      <w:r>
        <w:rPr>
          <w:b/>
          <w:color w:val="000000" w:themeColor="text1"/>
        </w:rPr>
        <w:br w:type="page"/>
      </w:r>
    </w:p>
    <w:p w14:paraId="6BA06E74" w14:textId="77777777"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94745E">
      <w:footerReference w:type="even" r:id="rId15"/>
      <w:footerReference w:type="default" r:id="rId16"/>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Robbie Parks" w:date="2019-03-11T11:42:00Z" w:initials="RP">
    <w:p w14:paraId="4FE5D025" w14:textId="0415C2B7" w:rsidR="00D03977" w:rsidRDefault="00D03977">
      <w:pPr>
        <w:pStyle w:val="CommentText"/>
      </w:pPr>
      <w:r>
        <w:rPr>
          <w:rStyle w:val="CommentReference"/>
        </w:rPr>
        <w:annotationRef/>
      </w:r>
      <w:r>
        <w:t>Bold paragraph (intro) needs to be 200 words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FE5D0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FE5D025" w16cid:durableId="2030C8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15BA22" w14:textId="77777777" w:rsidR="00064A53" w:rsidRDefault="00064A53">
      <w:r>
        <w:separator/>
      </w:r>
    </w:p>
  </w:endnote>
  <w:endnote w:type="continuationSeparator" w:id="0">
    <w:p w14:paraId="38B51429" w14:textId="77777777" w:rsidR="00064A53" w:rsidRDefault="00064A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75249E" w:rsidRDefault="0075249E"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75249E" w:rsidRDefault="0075249E"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2E4EE00A" w:rsidR="0075249E" w:rsidRDefault="0075249E"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20</w:t>
    </w:r>
    <w:r>
      <w:rPr>
        <w:rStyle w:val="PageNumber"/>
      </w:rPr>
      <w:fldChar w:fldCharType="end"/>
    </w:r>
  </w:p>
  <w:p w14:paraId="75191DB3" w14:textId="77777777" w:rsidR="0075249E" w:rsidRDefault="0075249E"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EF4C0A" w14:textId="77777777" w:rsidR="00064A53" w:rsidRDefault="00064A53">
      <w:r>
        <w:separator/>
      </w:r>
    </w:p>
  </w:footnote>
  <w:footnote w:type="continuationSeparator" w:id="0">
    <w:p w14:paraId="1181AC0A" w14:textId="77777777" w:rsidR="00064A53" w:rsidRDefault="00064A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1"/>
  </w:num>
  <w:num w:numId="3">
    <w:abstractNumId w:val="7"/>
  </w:num>
  <w:num w:numId="4">
    <w:abstractNumId w:val="10"/>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 w:numId="1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330EC"/>
    <w:rsid w:val="00063068"/>
    <w:rsid w:val="00064A53"/>
    <w:rsid w:val="0007192B"/>
    <w:rsid w:val="00073D01"/>
    <w:rsid w:val="000A0D93"/>
    <w:rsid w:val="000A355E"/>
    <w:rsid w:val="000C2776"/>
    <w:rsid w:val="000C563B"/>
    <w:rsid w:val="000D39DD"/>
    <w:rsid w:val="000D54C5"/>
    <w:rsid w:val="00140DB8"/>
    <w:rsid w:val="0014511F"/>
    <w:rsid w:val="00164CC4"/>
    <w:rsid w:val="00165E04"/>
    <w:rsid w:val="0017009F"/>
    <w:rsid w:val="00172B5B"/>
    <w:rsid w:val="001D43B8"/>
    <w:rsid w:val="001E3D7C"/>
    <w:rsid w:val="001F307A"/>
    <w:rsid w:val="001F3A6B"/>
    <w:rsid w:val="0021470F"/>
    <w:rsid w:val="002323F2"/>
    <w:rsid w:val="0026389E"/>
    <w:rsid w:val="002B4DCB"/>
    <w:rsid w:val="002D3F38"/>
    <w:rsid w:val="00326ABE"/>
    <w:rsid w:val="003953FB"/>
    <w:rsid w:val="003B10FF"/>
    <w:rsid w:val="003D3E4E"/>
    <w:rsid w:val="003F11C1"/>
    <w:rsid w:val="00431D95"/>
    <w:rsid w:val="00437D42"/>
    <w:rsid w:val="00460D94"/>
    <w:rsid w:val="004630FC"/>
    <w:rsid w:val="004D148F"/>
    <w:rsid w:val="004E30F3"/>
    <w:rsid w:val="004F761B"/>
    <w:rsid w:val="00537426"/>
    <w:rsid w:val="00551EAA"/>
    <w:rsid w:val="005608E9"/>
    <w:rsid w:val="005725C8"/>
    <w:rsid w:val="00574DB7"/>
    <w:rsid w:val="00587168"/>
    <w:rsid w:val="00591920"/>
    <w:rsid w:val="005922A2"/>
    <w:rsid w:val="005B7992"/>
    <w:rsid w:val="005C3355"/>
    <w:rsid w:val="005C694B"/>
    <w:rsid w:val="005D4C0F"/>
    <w:rsid w:val="006174C6"/>
    <w:rsid w:val="0065196B"/>
    <w:rsid w:val="00684591"/>
    <w:rsid w:val="00693003"/>
    <w:rsid w:val="006B0D2B"/>
    <w:rsid w:val="006B1683"/>
    <w:rsid w:val="00710E1D"/>
    <w:rsid w:val="00714300"/>
    <w:rsid w:val="0075249E"/>
    <w:rsid w:val="00790EA3"/>
    <w:rsid w:val="007A74F0"/>
    <w:rsid w:val="007B498A"/>
    <w:rsid w:val="00803C13"/>
    <w:rsid w:val="00851BBD"/>
    <w:rsid w:val="008717EE"/>
    <w:rsid w:val="0088548E"/>
    <w:rsid w:val="008B1803"/>
    <w:rsid w:val="008E26B6"/>
    <w:rsid w:val="00901608"/>
    <w:rsid w:val="009256AE"/>
    <w:rsid w:val="0094745E"/>
    <w:rsid w:val="009678D3"/>
    <w:rsid w:val="00973F5B"/>
    <w:rsid w:val="00981B2C"/>
    <w:rsid w:val="009941A7"/>
    <w:rsid w:val="009A2853"/>
    <w:rsid w:val="009A6724"/>
    <w:rsid w:val="009B223E"/>
    <w:rsid w:val="009C48DE"/>
    <w:rsid w:val="009D4505"/>
    <w:rsid w:val="009F1115"/>
    <w:rsid w:val="009F642C"/>
    <w:rsid w:val="00A427C1"/>
    <w:rsid w:val="00A67CDD"/>
    <w:rsid w:val="00A9112D"/>
    <w:rsid w:val="00AA4C93"/>
    <w:rsid w:val="00B05E64"/>
    <w:rsid w:val="00B16F19"/>
    <w:rsid w:val="00B57911"/>
    <w:rsid w:val="00BB3506"/>
    <w:rsid w:val="00BB74F7"/>
    <w:rsid w:val="00BE2421"/>
    <w:rsid w:val="00C06426"/>
    <w:rsid w:val="00C16BDD"/>
    <w:rsid w:val="00C1740D"/>
    <w:rsid w:val="00C45D42"/>
    <w:rsid w:val="00C60D3C"/>
    <w:rsid w:val="00C6277D"/>
    <w:rsid w:val="00C94C31"/>
    <w:rsid w:val="00D03977"/>
    <w:rsid w:val="00D07F9F"/>
    <w:rsid w:val="00D25AD3"/>
    <w:rsid w:val="00D80EC0"/>
    <w:rsid w:val="00D86244"/>
    <w:rsid w:val="00DB2CBB"/>
    <w:rsid w:val="00DC0A97"/>
    <w:rsid w:val="00DF6AC4"/>
    <w:rsid w:val="00E40851"/>
    <w:rsid w:val="00E9761E"/>
    <w:rsid w:val="00EA7E0B"/>
    <w:rsid w:val="00EC1B4B"/>
    <w:rsid w:val="00EC54F7"/>
    <w:rsid w:val="00ED2C27"/>
    <w:rsid w:val="00F52C65"/>
    <w:rsid w:val="00F95910"/>
    <w:rsid w:val="00FA4114"/>
    <w:rsid w:val="00FB2929"/>
    <w:rsid w:val="00FE43A4"/>
    <w:rsid w:val="00FE6D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bridged_race.htm"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dc.gov/nchs/nvss/dvs_data_release.ht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census.gov/data/tables/time-series/demo/popest/1980s-coun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0CDE53-5607-3148-8C9A-1936526A8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21</Pages>
  <Words>31227</Words>
  <Characters>177999</Characters>
  <Application>Microsoft Office Word</Application>
  <DocSecurity>0</DocSecurity>
  <Lines>1483</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11</cp:revision>
  <cp:lastPrinted>2019-03-11T13:02:00Z</cp:lastPrinted>
  <dcterms:created xsi:type="dcterms:W3CDTF">2019-03-12T13:31:00Z</dcterms:created>
  <dcterms:modified xsi:type="dcterms:W3CDTF">2019-03-12T15:02:00Z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http://www.zotero.org/styles/the-lancet</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