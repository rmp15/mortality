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360E8015" w:rsidR="000210D1" w:rsidRPr="00636C9B" w:rsidRDefault="00973147" w:rsidP="00D76DF7">
      <w:pPr>
        <w:spacing w:after="0" w:line="480" w:lineRule="auto"/>
        <w:jc w:val="both"/>
        <w:outlineLvl w:val="0"/>
        <w:rPr>
          <w:rFonts w:ascii="Times New Roman" w:hAnsi="Times New Roman"/>
          <w:b/>
          <w:color w:val="000000" w:themeColor="text1"/>
          <w:sz w:val="24"/>
          <w:szCs w:val="24"/>
        </w:rPr>
      </w:pPr>
      <w:ins w:id="0" w:author="Parks, Robbie M" w:date="2018-11-21T09:46:00Z">
        <w:r>
          <w:rPr>
            <w:rFonts w:ascii="Times New Roman" w:hAnsi="Times New Roman"/>
            <w:b/>
            <w:color w:val="000000" w:themeColor="text1"/>
            <w:sz w:val="24"/>
            <w:szCs w:val="24"/>
          </w:rPr>
          <w:t xml:space="preserve">A national analysis of </w:t>
        </w:r>
      </w:ins>
      <w:del w:id="1" w:author="Ezzati, Majid" w:date="2018-11-06T05:57:00Z">
        <w:r w:rsidR="00300CD8"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00300CD8" w:rsidRPr="00636C9B" w:rsidDel="009545F7">
          <w:rPr>
            <w:rFonts w:ascii="Times New Roman" w:hAnsi="Times New Roman"/>
            <w:b/>
            <w:color w:val="000000" w:themeColor="text1"/>
            <w:sz w:val="24"/>
            <w:szCs w:val="24"/>
          </w:rPr>
          <w:delText xml:space="preserve"> of </w:delText>
        </w:r>
        <w:commentRangeStart w:id="2"/>
        <w:r w:rsidR="00300CD8" w:rsidRPr="00636C9B" w:rsidDel="009545F7">
          <w:rPr>
            <w:rFonts w:ascii="Times New Roman" w:hAnsi="Times New Roman"/>
            <w:b/>
            <w:color w:val="000000" w:themeColor="text1"/>
            <w:sz w:val="24"/>
            <w:szCs w:val="24"/>
          </w:rPr>
          <w:delText>a</w:delText>
        </w:r>
      </w:del>
      <w:ins w:id="3" w:author="Parks, Robbie M" w:date="2018-11-21T09:46:00Z">
        <w:r>
          <w:rPr>
            <w:rFonts w:ascii="Times New Roman" w:hAnsi="Times New Roman"/>
            <w:b/>
            <w:color w:val="000000" w:themeColor="text1"/>
            <w:sz w:val="24"/>
            <w:szCs w:val="24"/>
          </w:rPr>
          <w:t>a</w:t>
        </w:r>
      </w:ins>
      <w:ins w:id="4" w:author="Ezzati, Majid" w:date="2018-11-06T05:57:00Z">
        <w:del w:id="5" w:author="Parks, Robbie M" w:date="2018-11-21T09:46:00Z">
          <w:r w:rsidR="009545F7" w:rsidDel="00973147">
            <w:rPr>
              <w:rFonts w:ascii="Times New Roman" w:hAnsi="Times New Roman"/>
              <w:b/>
              <w:color w:val="000000" w:themeColor="text1"/>
              <w:sz w:val="24"/>
              <w:szCs w:val="24"/>
            </w:rPr>
            <w:delText>A</w:delText>
          </w:r>
        </w:del>
      </w:ins>
      <w:r w:rsidR="00300CD8" w:rsidRPr="00636C9B">
        <w:rPr>
          <w:rFonts w:ascii="Times New Roman" w:hAnsi="Times New Roman"/>
          <w:b/>
          <w:color w:val="000000" w:themeColor="text1"/>
          <w:sz w:val="24"/>
          <w:szCs w:val="24"/>
        </w:rPr>
        <w:t>nomalous</w:t>
      </w:r>
      <w:commentRangeEnd w:id="2"/>
      <w:r w:rsidR="00237B6F">
        <w:rPr>
          <w:rStyle w:val="CommentReference"/>
          <w:rFonts w:asciiTheme="minorHAnsi" w:eastAsiaTheme="minorHAnsi" w:hAnsiTheme="minorHAnsi" w:cstheme="minorBidi"/>
        </w:rPr>
        <w:commentReference w:id="2"/>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del w:id="6" w:author="Parks, Robbie M" w:date="2018-11-26T13:41:00Z">
        <w:r w:rsidRPr="00636C9B" w:rsidDel="00CE18A4">
          <w:rPr>
            <w:rFonts w:ascii="Times New Roman" w:hAnsi="Times New Roman"/>
            <w:color w:val="000000" w:themeColor="text1"/>
            <w:sz w:val="24"/>
            <w:szCs w:val="24"/>
            <w:vertAlign w:val="superscript"/>
          </w:rPr>
          <w:delText xml:space="preserve"> </w:delText>
        </w:r>
      </w:del>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del w:id="7" w:author="Parks, Robbie M" w:date="2018-11-26T13:41:00Z">
        <w:r w:rsidRPr="00636C9B" w:rsidDel="00CE18A4">
          <w:rPr>
            <w:rFonts w:ascii="Times New Roman" w:hAnsi="Times New Roman"/>
            <w:color w:val="000000" w:themeColor="text1"/>
            <w:sz w:val="24"/>
            <w:szCs w:val="24"/>
            <w:vertAlign w:val="superscript"/>
          </w:rPr>
          <w:delText xml:space="preserve"> </w:delText>
        </w:r>
      </w:del>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3</w:t>
      </w:r>
      <w:del w:id="8" w:author="Parks, Robbie M" w:date="2018-11-26T13:41:00Z">
        <w:r w:rsidRPr="00636C9B" w:rsidDel="00CE18A4">
          <w:rPr>
            <w:rFonts w:ascii="Times New Roman" w:hAnsi="Times New Roman"/>
            <w:color w:val="000000" w:themeColor="text1"/>
            <w:sz w:val="24"/>
            <w:szCs w:val="24"/>
            <w:vertAlign w:val="superscript"/>
          </w:rPr>
          <w:delText xml:space="preserve"> </w:delText>
        </w:r>
      </w:del>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9"/>
      <w:r w:rsidRPr="00636C9B">
        <w:rPr>
          <w:rFonts w:ascii="Times New Roman" w:hAnsi="Times New Roman"/>
          <w:b/>
          <w:color w:val="000000" w:themeColor="text1"/>
          <w:sz w:val="24"/>
          <w:szCs w:val="24"/>
        </w:rPr>
        <w:lastRenderedPageBreak/>
        <w:t>Introduction</w:t>
      </w:r>
      <w:commentRangeEnd w:id="9"/>
      <w:r w:rsidR="00670E5A">
        <w:rPr>
          <w:rStyle w:val="CommentReference"/>
          <w:rFonts w:asciiTheme="minorHAnsi" w:eastAsiaTheme="minorHAnsi" w:hAnsiTheme="minorHAnsi" w:cstheme="minorBidi"/>
        </w:rPr>
        <w:commentReference w:id="9"/>
      </w:r>
    </w:p>
    <w:p w14:paraId="2AB19F72" w14:textId="58054F8A" w:rsidR="006D0B0D" w:rsidRPr="00636C9B" w:rsidRDefault="00D573C6" w:rsidP="00D76DF7">
      <w:pPr>
        <w:spacing w:after="0" w:line="480" w:lineRule="auto"/>
        <w:jc w:val="both"/>
        <w:rPr>
          <w:rFonts w:ascii="Times New Roman" w:hAnsi="Times New Roman"/>
          <w:color w:val="000000" w:themeColor="text1"/>
          <w:sz w:val="24"/>
          <w:szCs w:val="24"/>
        </w:rPr>
      </w:pPr>
      <w:ins w:id="10" w:author="Parks, Robbie M" w:date="2018-11-17T09:38:00Z">
        <w:r>
          <w:rPr>
            <w:rFonts w:ascii="Times New Roman" w:hAnsi="Times New Roman"/>
            <w:color w:val="000000" w:themeColor="text1"/>
            <w:sz w:val="24"/>
            <w:szCs w:val="24"/>
          </w:rPr>
          <w:t>Climate change has caused global warming, with several</w:t>
        </w:r>
      </w:ins>
      <w:ins w:id="11" w:author="Parks, Robbie M" w:date="2018-11-17T09:39:00Z">
        <w:r>
          <w:rPr>
            <w:rFonts w:ascii="Times New Roman" w:hAnsi="Times New Roman"/>
            <w:color w:val="000000" w:themeColor="text1"/>
            <w:sz w:val="24"/>
            <w:szCs w:val="24"/>
          </w:rPr>
          <w:t xml:space="preserve"> degrees </w:t>
        </w:r>
      </w:ins>
      <w:ins w:id="12" w:author="Parks, Robbie M" w:date="2018-11-17T09:48:00Z">
        <w:r w:rsidR="00E6609F">
          <w:rPr>
            <w:rFonts w:ascii="Times New Roman" w:hAnsi="Times New Roman"/>
            <w:color w:val="000000" w:themeColor="text1"/>
            <w:sz w:val="24"/>
            <w:szCs w:val="24"/>
          </w:rPr>
          <w:t>increase in temperature</w:t>
        </w:r>
      </w:ins>
      <w:ins w:id="13" w:author="Parks, Robbie M" w:date="2018-11-20T14:44:00Z">
        <w:r w:rsidR="00BA21C5">
          <w:rPr>
            <w:rFonts w:ascii="Times New Roman" w:hAnsi="Times New Roman"/>
            <w:color w:val="000000" w:themeColor="text1"/>
            <w:sz w:val="24"/>
            <w:szCs w:val="24"/>
          </w:rPr>
          <w:t xml:space="preserve"> compared with pre-industrial levels</w:t>
        </w:r>
      </w:ins>
      <w:ins w:id="14" w:author="Parks, Robbie M" w:date="2018-11-17T09:42:00Z">
        <w:r w:rsidR="00595DD1">
          <w:rPr>
            <w:rFonts w:ascii="Times New Roman" w:hAnsi="Times New Roman"/>
            <w:color w:val="000000" w:themeColor="text1"/>
            <w:sz w:val="24"/>
            <w:szCs w:val="24"/>
          </w:rPr>
          <w:t xml:space="preserve"> expected by the end of the 21</w:t>
        </w:r>
        <w:r w:rsidR="00595DD1" w:rsidRPr="00595DD1">
          <w:rPr>
            <w:rFonts w:ascii="Times New Roman" w:hAnsi="Times New Roman"/>
            <w:color w:val="000000" w:themeColor="text1"/>
            <w:sz w:val="24"/>
            <w:szCs w:val="24"/>
            <w:vertAlign w:val="superscript"/>
            <w:rPrChange w:id="15" w:author="Parks, Robbie M" w:date="2018-11-17T09:42:00Z">
              <w:rPr>
                <w:rFonts w:ascii="Times New Roman" w:hAnsi="Times New Roman"/>
                <w:color w:val="000000" w:themeColor="text1"/>
                <w:sz w:val="24"/>
                <w:szCs w:val="24"/>
              </w:rPr>
            </w:rPrChange>
          </w:rPr>
          <w:t>st</w:t>
        </w:r>
        <w:r w:rsidR="00595DD1">
          <w:rPr>
            <w:rFonts w:ascii="Times New Roman" w:hAnsi="Times New Roman"/>
            <w:color w:val="000000" w:themeColor="text1"/>
            <w:sz w:val="24"/>
            <w:szCs w:val="24"/>
          </w:rPr>
          <w:t xml:space="preserve"> century.</w:t>
        </w:r>
      </w:ins>
      <w:ins w:id="16" w:author="Parks, Robbie M" w:date="2018-11-17T09:57:00Z">
        <w:r w:rsidR="00162F6E">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ins w:id="17" w:author="Parks, Robbie M" w:date="2018-11-17T09:57:00Z">
        <w:r w:rsidR="00162F6E">
          <w:rPr>
            <w:rFonts w:ascii="Times New Roman" w:hAnsi="Times New Roman"/>
            <w:color w:val="000000" w:themeColor="text1"/>
            <w:sz w:val="24"/>
            <w:szCs w:val="24"/>
          </w:rPr>
          <w:fldChar w:fldCharType="end"/>
        </w:r>
      </w:ins>
      <w:ins w:id="18" w:author="Parks, Robbie M" w:date="2018-11-17T09:38:00Z">
        <w:r>
          <w:rPr>
            <w:rFonts w:ascii="Times New Roman" w:hAnsi="Times New Roman"/>
            <w:color w:val="000000" w:themeColor="text1"/>
            <w:sz w:val="24"/>
            <w:szCs w:val="24"/>
          </w:rPr>
          <w:t xml:space="preserve"> </w:t>
        </w:r>
      </w:ins>
      <w:ins w:id="19" w:author="Parks, Robbie M" w:date="2018-11-17T09:59:00Z">
        <w:r w:rsidR="0063378A">
          <w:rPr>
            <w:rFonts w:ascii="Times New Roman" w:hAnsi="Times New Roman"/>
            <w:color w:val="000000" w:themeColor="text1"/>
            <w:sz w:val="24"/>
            <w:szCs w:val="24"/>
          </w:rPr>
          <w:t xml:space="preserve">Societies </w:t>
        </w:r>
      </w:ins>
      <w:ins w:id="20" w:author="Parks, Robbie M" w:date="2018-11-17T10:10:00Z">
        <w:r w:rsidR="00DC4BBE">
          <w:rPr>
            <w:rFonts w:ascii="Times New Roman" w:hAnsi="Times New Roman"/>
            <w:color w:val="000000" w:themeColor="text1"/>
            <w:sz w:val="24"/>
            <w:szCs w:val="24"/>
          </w:rPr>
          <w:t>have</w:t>
        </w:r>
      </w:ins>
      <w:ins w:id="21" w:author="Parks, Robbie M" w:date="2018-11-20T14:22:00Z">
        <w:r w:rsidR="00B1372B">
          <w:rPr>
            <w:rFonts w:ascii="Times New Roman" w:hAnsi="Times New Roman"/>
            <w:color w:val="000000" w:themeColor="text1"/>
            <w:sz w:val="24"/>
            <w:szCs w:val="24"/>
          </w:rPr>
          <w:t xml:space="preserve"> </w:t>
        </w:r>
      </w:ins>
      <w:ins w:id="22" w:author="Parks, Robbie M" w:date="2018-11-20T14:15:00Z">
        <w:r w:rsidR="001B7D9F">
          <w:rPr>
            <w:rFonts w:ascii="Times New Roman" w:hAnsi="Times New Roman"/>
            <w:color w:val="000000" w:themeColor="text1"/>
            <w:sz w:val="24"/>
            <w:szCs w:val="24"/>
          </w:rPr>
          <w:t xml:space="preserve">biologically and behaviourally </w:t>
        </w:r>
      </w:ins>
      <w:ins w:id="23" w:author="Parks, Robbie M" w:date="2018-11-17T09:59:00Z">
        <w:r w:rsidR="0063378A">
          <w:rPr>
            <w:rFonts w:ascii="Times New Roman" w:hAnsi="Times New Roman"/>
            <w:color w:val="000000" w:themeColor="text1"/>
            <w:sz w:val="24"/>
            <w:szCs w:val="24"/>
          </w:rPr>
          <w:t>adapt</w:t>
        </w:r>
      </w:ins>
      <w:ins w:id="24" w:author="Parks, Robbie M" w:date="2018-11-17T10:10:00Z">
        <w:r w:rsidR="00BD5F4B">
          <w:rPr>
            <w:rFonts w:ascii="Times New Roman" w:hAnsi="Times New Roman"/>
            <w:color w:val="000000" w:themeColor="text1"/>
            <w:sz w:val="24"/>
            <w:szCs w:val="24"/>
          </w:rPr>
          <w:t>ed</w:t>
        </w:r>
      </w:ins>
      <w:ins w:id="25" w:author="Parks, Robbie M" w:date="2018-11-17T09:59:00Z">
        <w:r w:rsidR="0063378A">
          <w:rPr>
            <w:rFonts w:ascii="Times New Roman" w:hAnsi="Times New Roman"/>
            <w:color w:val="000000" w:themeColor="text1"/>
            <w:sz w:val="24"/>
            <w:szCs w:val="24"/>
          </w:rPr>
          <w:t xml:space="preserve"> to long-term local </w:t>
        </w:r>
      </w:ins>
      <w:ins w:id="26" w:author="Parks, Robbie M" w:date="2018-11-17T10:11:00Z">
        <w:r w:rsidR="00322B2B">
          <w:rPr>
            <w:rFonts w:ascii="Times New Roman" w:hAnsi="Times New Roman"/>
            <w:color w:val="000000" w:themeColor="text1"/>
            <w:sz w:val="24"/>
            <w:szCs w:val="24"/>
          </w:rPr>
          <w:t>temperature</w:t>
        </w:r>
      </w:ins>
      <w:ins w:id="27" w:author="Parks, Robbie M" w:date="2018-11-20T14:15:00Z">
        <w:r w:rsidR="00695322">
          <w:rPr>
            <w:rFonts w:ascii="Times New Roman" w:hAnsi="Times New Roman"/>
            <w:color w:val="000000" w:themeColor="text1"/>
            <w:sz w:val="24"/>
            <w:szCs w:val="24"/>
          </w:rPr>
          <w:t xml:space="preserve"> </w:t>
        </w:r>
      </w:ins>
      <w:ins w:id="28" w:author="Parks, Robbie M" w:date="2018-11-20T15:15:00Z">
        <w:r w:rsidR="00DC4BBE">
          <w:rPr>
            <w:rFonts w:ascii="Times New Roman" w:hAnsi="Times New Roman"/>
            <w:color w:val="000000" w:themeColor="text1"/>
            <w:sz w:val="24"/>
            <w:szCs w:val="24"/>
          </w:rPr>
          <w:t>and seasonal variation with the</w:t>
        </w:r>
      </w:ins>
      <w:ins w:id="29" w:author="Parks, Robbie M" w:date="2018-11-20T14:15:00Z">
        <w:r w:rsidR="00695322">
          <w:rPr>
            <w:rFonts w:ascii="Times New Roman" w:hAnsi="Times New Roman"/>
            <w:color w:val="000000" w:themeColor="text1"/>
            <w:sz w:val="24"/>
            <w:szCs w:val="24"/>
          </w:rPr>
          <w:t xml:space="preserve"> year</w:t>
        </w:r>
      </w:ins>
      <w:ins w:id="30" w:author="Parks, Robbie M" w:date="2018-11-17T09:59:00Z">
        <w:r w:rsidR="0063378A">
          <w:rPr>
            <w:rFonts w:ascii="Times New Roman" w:hAnsi="Times New Roman"/>
            <w:color w:val="000000" w:themeColor="text1"/>
            <w:sz w:val="24"/>
            <w:szCs w:val="24"/>
          </w:rPr>
          <w:t>.</w:t>
        </w:r>
      </w:ins>
      <w:commentRangeStart w:id="31"/>
      <w:ins w:id="32" w:author="Parks, Robbie M" w:date="2018-11-20T14:27:00Z">
        <w:r w:rsidR="00761A26" w:rsidRPr="00636C9B">
          <w:rPr>
            <w:rFonts w:ascii="Times New Roman" w:hAnsi="Times New Roman"/>
            <w:color w:val="000000" w:themeColor="text1"/>
            <w:sz w:val="24"/>
            <w:szCs w:val="24"/>
          </w:rPr>
          <w:fldChar w:fldCharType="begin" w:fldLock="1"/>
        </w:r>
      </w:ins>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ins w:id="33" w:author="Parks, Robbie M" w:date="2018-11-20T14:27:00Z">
        <w:r w:rsidR="00761A26" w:rsidRPr="00636C9B">
          <w:rPr>
            <w:rFonts w:ascii="Times New Roman" w:hAnsi="Times New Roman"/>
            <w:color w:val="000000" w:themeColor="text1"/>
            <w:sz w:val="24"/>
            <w:szCs w:val="24"/>
          </w:rPr>
          <w:fldChar w:fldCharType="separate"/>
        </w:r>
      </w:ins>
      <w:r w:rsidR="000E2FBB" w:rsidRPr="000E2FBB">
        <w:rPr>
          <w:rFonts w:ascii="Times New Roman" w:hAnsi="Times New Roman"/>
          <w:noProof/>
          <w:color w:val="000000" w:themeColor="text1"/>
          <w:sz w:val="24"/>
          <w:szCs w:val="24"/>
          <w:vertAlign w:val="superscript"/>
        </w:rPr>
        <w:t>2</w:t>
      </w:r>
      <w:ins w:id="34" w:author="Parks, Robbie M" w:date="2018-11-20T14:27:00Z">
        <w:r w:rsidR="00761A26" w:rsidRPr="00636C9B">
          <w:rPr>
            <w:rFonts w:ascii="Times New Roman" w:hAnsi="Times New Roman"/>
            <w:color w:val="000000" w:themeColor="text1"/>
            <w:sz w:val="24"/>
            <w:szCs w:val="24"/>
          </w:rPr>
          <w:fldChar w:fldCharType="end"/>
        </w:r>
        <w:commentRangeEnd w:id="31"/>
        <w:r w:rsidR="00761A26">
          <w:rPr>
            <w:rStyle w:val="CommentReference"/>
            <w:rFonts w:asciiTheme="minorHAnsi" w:eastAsiaTheme="minorHAnsi" w:hAnsiTheme="minorHAnsi" w:cstheme="minorBidi"/>
          </w:rPr>
          <w:commentReference w:id="31"/>
        </w:r>
      </w:ins>
      <w:ins w:id="35" w:author="Parks, Robbie M" w:date="2018-11-17T09:59:00Z">
        <w:r w:rsidR="0063378A">
          <w:rPr>
            <w:rFonts w:ascii="Times New Roman" w:hAnsi="Times New Roman"/>
            <w:color w:val="000000" w:themeColor="text1"/>
            <w:sz w:val="24"/>
            <w:szCs w:val="24"/>
          </w:rPr>
          <w:t xml:space="preserve"> </w:t>
        </w:r>
      </w:ins>
      <w:ins w:id="36" w:author="Parks, Robbie M" w:date="2018-11-20T14:32:00Z">
        <w:r w:rsidR="00322794">
          <w:rPr>
            <w:rFonts w:ascii="Times New Roman" w:hAnsi="Times New Roman"/>
            <w:color w:val="000000" w:themeColor="text1"/>
            <w:sz w:val="24"/>
            <w:szCs w:val="24"/>
          </w:rPr>
          <w:t xml:space="preserve">However, </w:t>
        </w:r>
      </w:ins>
      <w:ins w:id="37" w:author="Parks, Robbie M" w:date="2018-11-17T10:00:00Z">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ins>
      <w:ins w:id="38" w:author="Parks, Robbie M" w:date="2018-11-20T14:16:00Z">
        <w:r w:rsidR="00DA60DB">
          <w:rPr>
            <w:rFonts w:ascii="Times New Roman" w:hAnsi="Times New Roman"/>
            <w:color w:val="000000" w:themeColor="text1"/>
            <w:sz w:val="24"/>
            <w:szCs w:val="24"/>
          </w:rPr>
          <w:t>slight</w:t>
        </w:r>
      </w:ins>
      <w:ins w:id="39" w:author="Parks, Robbie M" w:date="2018-11-17T09:59:00Z">
        <w:r w:rsidR="0063378A">
          <w:rPr>
            <w:rFonts w:ascii="Times New Roman" w:hAnsi="Times New Roman"/>
            <w:color w:val="000000" w:themeColor="text1"/>
            <w:sz w:val="24"/>
            <w:szCs w:val="24"/>
          </w:rPr>
          <w:t xml:space="preserve"> d</w:t>
        </w:r>
      </w:ins>
      <w:commentRangeStart w:id="40"/>
      <w:del w:id="41" w:author="Parks, Robbie M" w:date="2018-11-17T09:59:00Z">
        <w:r w:rsidR="009545F7" w:rsidDel="0063378A">
          <w:rPr>
            <w:rFonts w:ascii="Times New Roman" w:hAnsi="Times New Roman"/>
            <w:color w:val="000000" w:themeColor="text1"/>
            <w:sz w:val="24"/>
            <w:szCs w:val="24"/>
          </w:rPr>
          <w:delText>D</w:delText>
        </w:r>
      </w:del>
      <w:r w:rsidR="001E0F71" w:rsidRPr="00636C9B">
        <w:rPr>
          <w:rFonts w:ascii="Times New Roman" w:hAnsi="Times New Roman"/>
          <w:color w:val="000000" w:themeColor="text1"/>
          <w:sz w:val="24"/>
          <w:szCs w:val="24"/>
        </w:rPr>
        <w:t>eviation</w:t>
      </w:r>
      <w:ins w:id="42" w:author="Parks, Robbie M" w:date="2018-11-17T10:00:00Z">
        <w:r w:rsidR="00F60976">
          <w:rPr>
            <w:rFonts w:ascii="Times New Roman" w:hAnsi="Times New Roman"/>
            <w:color w:val="000000" w:themeColor="text1"/>
            <w:sz w:val="24"/>
            <w:szCs w:val="24"/>
          </w:rPr>
          <w:t>s</w:t>
        </w:r>
      </w:ins>
      <w:del w:id="43" w:author="Parks, Robbie M" w:date="2018-11-17T09:59:00Z">
        <w:r w:rsidR="001E0F71" w:rsidRPr="00636C9B" w:rsidDel="0063378A">
          <w:rPr>
            <w:rFonts w:ascii="Times New Roman" w:hAnsi="Times New Roman"/>
            <w:color w:val="000000" w:themeColor="text1"/>
            <w:sz w:val="24"/>
            <w:szCs w:val="24"/>
          </w:rPr>
          <w:delText>s</w:delText>
        </w:r>
      </w:del>
      <w:r w:rsidR="003D4196" w:rsidRPr="00636C9B">
        <w:rPr>
          <w:rFonts w:ascii="Times New Roman" w:hAnsi="Times New Roman"/>
          <w:color w:val="000000" w:themeColor="text1"/>
          <w:sz w:val="24"/>
          <w:szCs w:val="24"/>
        </w:rPr>
        <w:t xml:space="preserve"> from </w:t>
      </w:r>
      <w:del w:id="44" w:author="Parks, Robbie M" w:date="2018-11-20T15:05:00Z">
        <w:r w:rsidR="003D4196" w:rsidRPr="00636C9B" w:rsidDel="00E02007">
          <w:rPr>
            <w:rFonts w:ascii="Times New Roman" w:hAnsi="Times New Roman"/>
            <w:color w:val="000000" w:themeColor="text1"/>
            <w:sz w:val="24"/>
            <w:szCs w:val="24"/>
          </w:rPr>
          <w:delText xml:space="preserve">long-term </w:delText>
        </w:r>
      </w:del>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ins w:id="45" w:author="Parks, Robbie M" w:date="2018-11-17T09:58:00Z">
        <w:r w:rsidR="00CE3780">
          <w:rPr>
            <w:rFonts w:ascii="Times New Roman" w:hAnsi="Times New Roman"/>
            <w:color w:val="000000" w:themeColor="text1"/>
            <w:sz w:val="24"/>
            <w:szCs w:val="24"/>
          </w:rPr>
          <w:t xml:space="preserve"> temperatures</w:t>
        </w:r>
      </w:ins>
      <w:ins w:id="46" w:author="Parks, Robbie M" w:date="2018-11-20T14:32:00Z">
        <w:r w:rsidR="00535171">
          <w:rPr>
            <w:rFonts w:ascii="Times New Roman" w:hAnsi="Times New Roman"/>
            <w:color w:val="000000" w:themeColor="text1"/>
            <w:sz w:val="24"/>
            <w:szCs w:val="24"/>
          </w:rPr>
          <w:t xml:space="preserve">, or </w:t>
        </w:r>
      </w:ins>
      <w:ins w:id="47" w:author="Parks, Robbie M" w:date="2018-11-20T14:54:00Z">
        <w:r w:rsidR="00F536DD">
          <w:rPr>
            <w:rFonts w:ascii="Times New Roman" w:hAnsi="Times New Roman"/>
            <w:color w:val="000000" w:themeColor="text1"/>
            <w:sz w:val="24"/>
            <w:szCs w:val="24"/>
          </w:rPr>
          <w:t>temperature</w:t>
        </w:r>
      </w:ins>
      <w:ins w:id="48" w:author="Parks, Robbie M" w:date="2018-11-20T14:32:00Z">
        <w:r w:rsidR="00F536DD">
          <w:rPr>
            <w:rFonts w:ascii="Times New Roman" w:hAnsi="Times New Roman"/>
            <w:color w:val="000000" w:themeColor="text1"/>
            <w:sz w:val="24"/>
            <w:szCs w:val="24"/>
          </w:rPr>
          <w:t xml:space="preserve"> </w:t>
        </w:r>
        <w:r w:rsidR="00AA142F">
          <w:rPr>
            <w:rFonts w:ascii="Times New Roman" w:hAnsi="Times New Roman"/>
            <w:color w:val="000000" w:themeColor="text1"/>
            <w:sz w:val="24"/>
            <w:szCs w:val="24"/>
          </w:rPr>
          <w:t>anomalies,</w:t>
        </w:r>
      </w:ins>
      <w:del w:id="49" w:author="Parks, Robbie M" w:date="2018-11-17T09:58:00Z">
        <w:r w:rsidR="003D4196" w:rsidRPr="00636C9B" w:rsidDel="00CE3780">
          <w:rPr>
            <w:rFonts w:ascii="Times New Roman" w:hAnsi="Times New Roman"/>
            <w:color w:val="000000" w:themeColor="text1"/>
            <w:sz w:val="24"/>
            <w:szCs w:val="24"/>
          </w:rPr>
          <w:delText>s</w:delText>
        </w:r>
      </w:del>
      <w:r w:rsidR="00D0651D" w:rsidRPr="00636C9B">
        <w:rPr>
          <w:rFonts w:ascii="Times New Roman" w:hAnsi="Times New Roman"/>
          <w:color w:val="000000" w:themeColor="text1"/>
          <w:sz w:val="24"/>
          <w:szCs w:val="24"/>
        </w:rPr>
        <w:t xml:space="preserve"> </w:t>
      </w:r>
      <w:del w:id="50" w:author="Parks, Robbie M" w:date="2018-11-17T09:59:00Z">
        <w:r w:rsidR="00D0651D" w:rsidRPr="00636C9B" w:rsidDel="0063378A">
          <w:rPr>
            <w:rFonts w:ascii="Times New Roman" w:hAnsi="Times New Roman"/>
            <w:color w:val="000000" w:themeColor="text1"/>
            <w:sz w:val="24"/>
            <w:szCs w:val="24"/>
          </w:rPr>
          <w:delText xml:space="preserve">to which a society has adapted to, </w:delText>
        </w:r>
      </w:del>
      <w:del w:id="51" w:author="Parks, Robbie M" w:date="2018-11-17T09:58:00Z">
        <w:r w:rsidR="002F6D34" w:rsidRPr="00636C9B" w:rsidDel="004D280A">
          <w:rPr>
            <w:rFonts w:ascii="Times New Roman" w:hAnsi="Times New Roman"/>
            <w:color w:val="000000" w:themeColor="text1"/>
            <w:sz w:val="24"/>
            <w:szCs w:val="24"/>
          </w:rPr>
          <w:delText xml:space="preserve">can </w:delText>
        </w:r>
      </w:del>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ins w:id="52" w:author="Parks, Robbie M" w:date="2018-11-17T10:07:00Z">
        <w:r w:rsidR="009431B8">
          <w:rPr>
            <w:rFonts w:ascii="Times New Roman" w:hAnsi="Times New Roman"/>
            <w:color w:val="000000" w:themeColor="text1"/>
            <w:sz w:val="24"/>
            <w:szCs w:val="24"/>
          </w:rPr>
          <w:t>, due to disruption to adaptation</w:t>
        </w:r>
      </w:ins>
      <w:ins w:id="53" w:author="Parks, Robbie M" w:date="2018-11-20T15:25:00Z">
        <w:r w:rsidR="009E3017">
          <w:rPr>
            <w:rFonts w:ascii="Times New Roman" w:hAnsi="Times New Roman"/>
            <w:color w:val="000000" w:themeColor="text1"/>
            <w:sz w:val="24"/>
            <w:szCs w:val="24"/>
          </w:rPr>
          <w:t xml:space="preserve"> and changes in behaviour</w:t>
        </w:r>
      </w:ins>
      <w:r w:rsidR="001A4AD3" w:rsidRPr="00636C9B">
        <w:rPr>
          <w:rFonts w:ascii="Times New Roman" w:hAnsi="Times New Roman"/>
          <w:color w:val="000000" w:themeColor="text1"/>
          <w:sz w:val="24"/>
          <w:szCs w:val="24"/>
        </w:rPr>
        <w:t>.</w:t>
      </w:r>
      <w:ins w:id="54" w:author="Parks, Robbie M" w:date="2018-11-20T14:50:00Z">
        <w:r w:rsidR="00A07AE1">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ins w:id="55" w:author="Parks, Robbie M" w:date="2018-11-20T14:50:00Z">
        <w:r w:rsidR="00A07AE1">
          <w:rPr>
            <w:rFonts w:ascii="Times New Roman" w:hAnsi="Times New Roman"/>
            <w:color w:val="000000" w:themeColor="text1"/>
            <w:sz w:val="24"/>
            <w:szCs w:val="24"/>
          </w:rPr>
          <w:fldChar w:fldCharType="end"/>
        </w:r>
      </w:ins>
      <w:del w:id="56" w:author="Parks, Robbie M" w:date="2018-11-20T14:50:00Z">
        <w:r w:rsidR="00F646E8" w:rsidRPr="00636C9B" w:rsidDel="00A07AE1">
          <w:rPr>
            <w:rFonts w:ascii="Times New Roman" w:hAnsi="Times New Roman"/>
            <w:color w:val="000000" w:themeColor="text1"/>
            <w:sz w:val="24"/>
            <w:szCs w:val="24"/>
          </w:rPr>
          <w:fldChar w:fldCharType="begin" w:fldLock="1"/>
        </w:r>
        <w:r w:rsidR="00104231" w:rsidDel="00A07AE1">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mendeley":{"formattedCitation":"&lt;sup&gt;3,4&lt;/sup&gt;","plainTextFormattedCitation":"3,4","previouslyFormattedCitation":"&lt;sup&gt;3,4&lt;/sup&gt;"},"properties":{"noteIndex":0},"schema":"https://github.com/citation-style-language/schema/raw/master/csl-citation.json"}</w:delInstrText>
        </w:r>
        <w:r w:rsidR="00F646E8" w:rsidRPr="00636C9B" w:rsidDel="00A07AE1">
          <w:rPr>
            <w:rFonts w:ascii="Times New Roman" w:hAnsi="Times New Roman"/>
            <w:color w:val="000000" w:themeColor="text1"/>
            <w:sz w:val="24"/>
            <w:szCs w:val="24"/>
          </w:rPr>
          <w:fldChar w:fldCharType="separate"/>
        </w:r>
        <w:r w:rsidR="00104231" w:rsidRPr="00104231" w:rsidDel="00A07AE1">
          <w:rPr>
            <w:rFonts w:ascii="Times New Roman" w:hAnsi="Times New Roman"/>
            <w:noProof/>
            <w:color w:val="000000" w:themeColor="text1"/>
            <w:sz w:val="24"/>
            <w:szCs w:val="24"/>
            <w:vertAlign w:val="superscript"/>
          </w:rPr>
          <w:delText>3,4</w:delText>
        </w:r>
        <w:r w:rsidR="00F646E8" w:rsidRPr="00636C9B" w:rsidDel="00A07AE1">
          <w:rPr>
            <w:rFonts w:ascii="Times New Roman" w:hAnsi="Times New Roman"/>
            <w:color w:val="000000" w:themeColor="text1"/>
            <w:sz w:val="24"/>
            <w:szCs w:val="24"/>
          </w:rPr>
          <w:fldChar w:fldCharType="end"/>
        </w:r>
      </w:del>
      <w:commentRangeEnd w:id="40"/>
      <w:r w:rsidR="009545F7">
        <w:rPr>
          <w:rStyle w:val="CommentReference"/>
          <w:rFonts w:asciiTheme="minorHAnsi" w:eastAsiaTheme="minorHAnsi" w:hAnsiTheme="minorHAnsi" w:cstheme="minorBidi"/>
        </w:rPr>
        <w:commentReference w:id="40"/>
      </w:r>
      <w:del w:id="57" w:author="Parks, Robbie M" w:date="2018-11-17T10:00:00Z">
        <w:r w:rsidR="00D0651D" w:rsidRPr="00636C9B" w:rsidDel="00F87BFE">
          <w:rPr>
            <w:rFonts w:ascii="Times New Roman" w:hAnsi="Times New Roman"/>
            <w:color w:val="000000" w:themeColor="text1"/>
            <w:sz w:val="24"/>
            <w:szCs w:val="24"/>
          </w:rPr>
          <w:delText xml:space="preserve"> </w:delText>
        </w:r>
      </w:del>
      <w:commentRangeStart w:id="58"/>
      <w:del w:id="59" w:author="Parks, Robbie M" w:date="2018-11-20T14:50:00Z">
        <w:r w:rsidR="00621CCD" w:rsidRPr="00636C9B" w:rsidDel="00BC36A6">
          <w:rPr>
            <w:rFonts w:ascii="Times New Roman" w:hAnsi="Times New Roman"/>
            <w:color w:val="000000" w:themeColor="text1"/>
            <w:sz w:val="24"/>
            <w:szCs w:val="24"/>
          </w:rPr>
          <w:fldChar w:fldCharType="begin" w:fldLock="1"/>
        </w:r>
        <w:r w:rsidR="007E3E66" w:rsidDel="00BC36A6">
          <w:rPr>
            <w:rFonts w:ascii="Times New Roman" w:hAnsi="Times New Roman"/>
            <w:color w:val="000000" w:themeColor="text1"/>
            <w:sz w:val="24"/>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delInstrText>
        </w:r>
        <w:r w:rsidR="00621CCD" w:rsidRPr="00636C9B" w:rsidDel="00BC36A6">
          <w:rPr>
            <w:rFonts w:ascii="Times New Roman" w:hAnsi="Times New Roman"/>
            <w:color w:val="000000" w:themeColor="text1"/>
            <w:sz w:val="24"/>
            <w:szCs w:val="24"/>
          </w:rPr>
          <w:fldChar w:fldCharType="separate"/>
        </w:r>
        <w:r w:rsidR="000E2FBB" w:rsidRPr="000E2FBB" w:rsidDel="00BC36A6">
          <w:rPr>
            <w:rFonts w:ascii="Times New Roman" w:hAnsi="Times New Roman"/>
            <w:noProof/>
            <w:color w:val="000000" w:themeColor="text1"/>
            <w:sz w:val="24"/>
            <w:szCs w:val="24"/>
            <w:vertAlign w:val="superscript"/>
          </w:rPr>
          <w:delText>2</w:delText>
        </w:r>
        <w:r w:rsidR="00621CCD" w:rsidRPr="00636C9B" w:rsidDel="00BC36A6">
          <w:rPr>
            <w:rFonts w:ascii="Times New Roman" w:hAnsi="Times New Roman"/>
            <w:color w:val="000000" w:themeColor="text1"/>
            <w:sz w:val="24"/>
            <w:szCs w:val="24"/>
          </w:rPr>
          <w:fldChar w:fldCharType="end"/>
        </w:r>
        <w:commentRangeEnd w:id="58"/>
        <w:r w:rsidR="009545F7" w:rsidDel="00BC36A6">
          <w:rPr>
            <w:rStyle w:val="CommentReference"/>
            <w:rFonts w:asciiTheme="minorHAnsi" w:eastAsiaTheme="minorHAnsi" w:hAnsiTheme="minorHAnsi" w:cstheme="minorBidi"/>
          </w:rPr>
          <w:commentReference w:id="58"/>
        </w:r>
      </w:del>
      <w:ins w:id="60" w:author="Parks, Robbie M" w:date="2018-11-17T10:11:00Z">
        <w:r w:rsidR="00BD5F4B">
          <w:rPr>
            <w:rFonts w:ascii="Times New Roman" w:hAnsi="Times New Roman"/>
            <w:color w:val="000000" w:themeColor="text1"/>
            <w:sz w:val="24"/>
            <w:szCs w:val="24"/>
          </w:rPr>
          <w:t xml:space="preserve"> </w:t>
        </w:r>
      </w:ins>
      <w:ins w:id="61" w:author="Parks, Robbie M" w:date="2018-11-18T18:08:00Z">
        <w:r w:rsidR="004C7EE7">
          <w:rPr>
            <w:rFonts w:ascii="Times New Roman" w:hAnsi="Times New Roman"/>
            <w:color w:val="000000" w:themeColor="text1"/>
            <w:sz w:val="24"/>
            <w:szCs w:val="24"/>
          </w:rPr>
          <w:t xml:space="preserve">The increasing frequency of </w:t>
        </w:r>
      </w:ins>
      <w:del w:id="62" w:author="Parks, Robbie M" w:date="2018-11-17T10:11:00Z">
        <w:r w:rsidR="001A4AD3" w:rsidRPr="00636C9B" w:rsidDel="00BD5F4B">
          <w:rPr>
            <w:rFonts w:ascii="Times New Roman" w:hAnsi="Times New Roman"/>
            <w:color w:val="000000" w:themeColor="text1"/>
            <w:sz w:val="24"/>
            <w:szCs w:val="24"/>
          </w:rPr>
          <w:delText xml:space="preserve"> </w:delText>
        </w:r>
      </w:del>
      <w:ins w:id="63" w:author="Parks, Robbie M" w:date="2018-11-17T09:58:00Z">
        <w:r w:rsidR="004C7EE7">
          <w:rPr>
            <w:rFonts w:ascii="Times New Roman" w:hAnsi="Times New Roman"/>
            <w:color w:val="000000" w:themeColor="text1"/>
            <w:sz w:val="24"/>
            <w:szCs w:val="24"/>
          </w:rPr>
          <w:t>anomalous temperature</w:t>
        </w:r>
        <w:r w:rsidR="007175CF">
          <w:rPr>
            <w:rFonts w:ascii="Times New Roman" w:hAnsi="Times New Roman"/>
            <w:color w:val="000000" w:themeColor="text1"/>
            <w:sz w:val="24"/>
            <w:szCs w:val="24"/>
          </w:rPr>
          <w:t xml:space="preserve"> caused by c</w:t>
        </w:r>
      </w:ins>
      <w:del w:id="64" w:author="Parks, Robbie M" w:date="2018-11-17T09:58:00Z">
        <w:r w:rsidR="008070E4" w:rsidDel="007175CF">
          <w:rPr>
            <w:rFonts w:ascii="Times New Roman" w:hAnsi="Times New Roman"/>
            <w:color w:val="000000" w:themeColor="text1"/>
            <w:sz w:val="24"/>
            <w:szCs w:val="24"/>
          </w:rPr>
          <w:delText>C</w:delText>
        </w:r>
      </w:del>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del w:id="65" w:author="Parks, Robbie M" w:date="2018-11-20T14:43:00Z">
        <w:r w:rsidR="004C2047" w:rsidRPr="00636C9B" w:rsidDel="00B810F0">
          <w:rPr>
            <w:rFonts w:ascii="Times New Roman" w:hAnsi="Times New Roman"/>
            <w:color w:val="000000" w:themeColor="text1"/>
            <w:sz w:val="24"/>
            <w:szCs w:val="24"/>
          </w:rPr>
          <w:delText xml:space="preserve">is </w:delText>
        </w:r>
      </w:del>
      <w:ins w:id="66" w:author="Parks, Robbie M" w:date="2018-11-20T14:43:00Z">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ins>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ins w:id="67" w:author="Parks, Robbie M" w:date="2018-11-20T14:43:00Z">
        <w:r w:rsidR="00CB61C9">
          <w:rPr>
            <w:rFonts w:ascii="Times New Roman" w:hAnsi="Times New Roman"/>
            <w:color w:val="000000" w:themeColor="text1"/>
            <w:sz w:val="24"/>
            <w:szCs w:val="24"/>
          </w:rPr>
          <w:t xml:space="preserve"> </w:t>
        </w:r>
      </w:ins>
      <w:del w:id="68" w:author="Parks, Robbie M" w:date="2018-11-20T14:43:00Z">
        <w:r w:rsidR="004C2047" w:rsidRPr="00636C9B" w:rsidDel="002D45B8">
          <w:rPr>
            <w:rFonts w:ascii="Times New Roman" w:hAnsi="Times New Roman"/>
            <w:color w:val="000000" w:themeColor="text1"/>
            <w:sz w:val="24"/>
            <w:szCs w:val="24"/>
          </w:rPr>
          <w:delText xml:space="preserve"> to </w:delText>
        </w:r>
      </w:del>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69" w:author="Parks, Robbie M" w:date="2018-11-17T10:00:00Z">
        <w:r w:rsidR="00F87BFE">
          <w:rPr>
            <w:rFonts w:ascii="Times New Roman" w:hAnsi="Times New Roman"/>
            <w:color w:val="000000" w:themeColor="text1"/>
            <w:sz w:val="24"/>
            <w:szCs w:val="24"/>
          </w:rPr>
          <w:t>.</w:t>
        </w:r>
      </w:ins>
      <w:del w:id="70" w:author="Parks, Robbie M" w:date="2018-11-17T10:00:00Z">
        <w:r w:rsidR="00B01264" w:rsidRPr="00B01264" w:rsidDel="00F87BFE">
          <w:rPr>
            <w:rFonts w:ascii="Times New Roman" w:hAnsi="Times New Roman"/>
            <w:color w:val="000000" w:themeColor="text1"/>
            <w:sz w:val="24"/>
            <w:szCs w:val="24"/>
          </w:rPr>
          <w:delText xml:space="preserve"> </w:delText>
        </w:r>
        <w:r w:rsidR="00B01264" w:rsidDel="00F87BFE">
          <w:rPr>
            <w:rFonts w:ascii="Times New Roman" w:hAnsi="Times New Roman"/>
            <w:color w:val="000000" w:themeColor="text1"/>
            <w:sz w:val="24"/>
            <w:szCs w:val="24"/>
          </w:rPr>
          <w:delText>as it is</w:delText>
        </w:r>
        <w:r w:rsidR="00B01264" w:rsidRPr="00636C9B" w:rsidDel="00F87BFE">
          <w:rPr>
            <w:rFonts w:ascii="Times New Roman" w:hAnsi="Times New Roman"/>
            <w:color w:val="000000" w:themeColor="text1"/>
            <w:sz w:val="24"/>
            <w:szCs w:val="24"/>
          </w:rPr>
          <w:delText xml:space="preserve"> expected to increase the magnitude and frequency of anomalous events</w:delText>
        </w:r>
        <w:r w:rsidR="0080289E" w:rsidDel="00F87BFE">
          <w:rPr>
            <w:rFonts w:ascii="Times New Roman" w:hAnsi="Times New Roman"/>
            <w:color w:val="000000" w:themeColor="text1"/>
            <w:sz w:val="24"/>
            <w:szCs w:val="24"/>
          </w:rPr>
          <w:delText>.</w:delText>
        </w:r>
        <w:r w:rsidR="0080289E" w:rsidRPr="00636C9B" w:rsidDel="00F87BFE">
          <w:rPr>
            <w:rFonts w:ascii="Times New Roman" w:hAnsi="Times New Roman"/>
            <w:color w:val="000000" w:themeColor="text1"/>
            <w:sz w:val="24"/>
            <w:szCs w:val="24"/>
          </w:rPr>
          <w:fldChar w:fldCharType="begin" w:fldLock="1"/>
        </w:r>
        <w:r w:rsidR="00162F6E" w:rsidDel="00F87BFE">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4&lt;/sup&gt;"},"properties":{"noteIndex":0},"schema":"https://github.com/citation-style-language/schema/raw/master/csl-citation.json"}</w:delInstrText>
        </w:r>
        <w:r w:rsidR="0080289E" w:rsidRPr="00636C9B" w:rsidDel="00F87BFE">
          <w:rPr>
            <w:rFonts w:ascii="Times New Roman" w:hAnsi="Times New Roman"/>
            <w:color w:val="000000" w:themeColor="text1"/>
            <w:sz w:val="24"/>
            <w:szCs w:val="24"/>
          </w:rPr>
          <w:fldChar w:fldCharType="separate"/>
        </w:r>
        <w:r w:rsidR="00162F6E" w:rsidRPr="00162F6E" w:rsidDel="00F87BFE">
          <w:rPr>
            <w:rFonts w:ascii="Times New Roman" w:hAnsi="Times New Roman"/>
            <w:noProof/>
            <w:color w:val="000000" w:themeColor="text1"/>
            <w:sz w:val="24"/>
            <w:szCs w:val="24"/>
            <w:vertAlign w:val="superscript"/>
          </w:rPr>
          <w:delText>1</w:delText>
        </w:r>
        <w:r w:rsidR="0080289E" w:rsidRPr="00636C9B" w:rsidDel="00F87BFE">
          <w:rPr>
            <w:rFonts w:ascii="Times New Roman" w:hAnsi="Times New Roman"/>
            <w:color w:val="000000" w:themeColor="text1"/>
            <w:sz w:val="24"/>
            <w:szCs w:val="24"/>
          </w:rPr>
          <w:fldChar w:fldCharType="end"/>
        </w:r>
      </w:del>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3AE29F75" w:rsidR="005C543C" w:rsidRDefault="00446A46" w:rsidP="002339FB">
      <w:pPr>
        <w:spacing w:after="0" w:line="480" w:lineRule="auto"/>
        <w:jc w:val="both"/>
        <w:rPr>
          <w:ins w:id="71" w:author="Parks, Robbie M" w:date="2018-11-17T10:15:00Z"/>
          <w:rFonts w:ascii="Times New Roman" w:hAnsi="Times New Roman"/>
          <w:color w:val="000000" w:themeColor="text1"/>
          <w:sz w:val="24"/>
          <w:szCs w:val="24"/>
        </w:rPr>
      </w:pPr>
      <w:ins w:id="72" w:author="Parks, Robbie M" w:date="2018-11-17T10:07:00Z">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ins>
      <w:ins w:id="73" w:author="Parks, Robbie M" w:date="2018-11-21T09:37:00Z">
        <w:r w:rsidR="008F5B74">
          <w:rPr>
            <w:rFonts w:ascii="Times New Roman" w:hAnsi="Times New Roman"/>
            <w:color w:val="000000" w:themeColor="text1"/>
            <w:sz w:val="24"/>
            <w:szCs w:val="24"/>
          </w:rPr>
          <w:t>temperature anomalies</w:t>
        </w:r>
      </w:ins>
      <w:ins w:id="74" w:author="Parks, Robbie M" w:date="2018-11-17T10:07:00Z">
        <w:r w:rsidR="00EC401C">
          <w:rPr>
            <w:rFonts w:ascii="Times New Roman" w:hAnsi="Times New Roman"/>
            <w:color w:val="000000" w:themeColor="text1"/>
            <w:sz w:val="24"/>
            <w:szCs w:val="24"/>
          </w:rPr>
          <w:t xml:space="preserve"> are associated with changing health outcomes for </w:t>
        </w:r>
      </w:ins>
      <w:ins w:id="75" w:author="Parks, Robbie M" w:date="2018-11-21T09:37:00Z">
        <w:r w:rsidR="00E04629">
          <w:rPr>
            <w:rFonts w:ascii="Times New Roman" w:hAnsi="Times New Roman"/>
            <w:color w:val="000000" w:themeColor="text1"/>
            <w:sz w:val="24"/>
            <w:szCs w:val="24"/>
          </w:rPr>
          <w:t>the entire</w:t>
        </w:r>
      </w:ins>
      <w:ins w:id="76" w:author="Parks, Robbie M" w:date="2018-11-17T10:07:00Z">
        <w:r w:rsidR="00EC401C">
          <w:rPr>
            <w:rFonts w:ascii="Times New Roman" w:hAnsi="Times New Roman"/>
            <w:color w:val="000000" w:themeColor="text1"/>
            <w:sz w:val="24"/>
            <w:szCs w:val="24"/>
          </w:rPr>
          <w:t xml:space="preserve"> spectrum of health outcomes</w:t>
        </w:r>
      </w:ins>
      <w:ins w:id="77" w:author="Parks, Robbie M" w:date="2018-11-21T09:37:00Z">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ins>
      <w:ins w:id="78" w:author="Parks, Robbie M" w:date="2018-11-18T18:08:00Z">
        <w:r>
          <w:rPr>
            <w:rFonts w:ascii="Times New Roman" w:hAnsi="Times New Roman"/>
            <w:color w:val="000000" w:themeColor="text1"/>
            <w:sz w:val="24"/>
            <w:szCs w:val="24"/>
          </w:rPr>
          <w:t xml:space="preserve"> is needed</w:t>
        </w:r>
      </w:ins>
      <w:commentRangeStart w:id="79"/>
      <w:del w:id="80" w:author="Parks, Robbie M" w:date="2018-11-17T09:48:00Z">
        <w:r w:rsidR="0080289E" w:rsidDel="00507D53">
          <w:rPr>
            <w:rFonts w:ascii="Times New Roman" w:hAnsi="Times New Roman"/>
            <w:color w:val="000000" w:themeColor="text1"/>
            <w:sz w:val="24"/>
            <w:szCs w:val="24"/>
          </w:rPr>
          <w:delText>A</w:delText>
        </w:r>
        <w:r w:rsidR="003239BA" w:rsidRPr="00636C9B" w:rsidDel="00507D53">
          <w:rPr>
            <w:rFonts w:ascii="Times New Roman" w:hAnsi="Times New Roman"/>
            <w:color w:val="000000" w:themeColor="text1"/>
            <w:sz w:val="24"/>
            <w:szCs w:val="24"/>
          </w:rPr>
          <w:delText>n understanding of vulnerability and risk of a population to anomalous temperatures</w:delText>
        </w:r>
        <w:r w:rsidR="00B01264" w:rsidRPr="00B01264" w:rsidDel="00507D53">
          <w:rPr>
            <w:rFonts w:ascii="Times New Roman" w:hAnsi="Times New Roman"/>
            <w:color w:val="000000" w:themeColor="text1"/>
            <w:sz w:val="24"/>
            <w:szCs w:val="24"/>
          </w:rPr>
          <w:delText xml:space="preserve"> </w:delText>
        </w:r>
        <w:r w:rsidR="00B01264" w:rsidDel="00507D53">
          <w:rPr>
            <w:rFonts w:ascii="Times New Roman" w:hAnsi="Times New Roman"/>
            <w:color w:val="000000" w:themeColor="text1"/>
            <w:sz w:val="24"/>
            <w:szCs w:val="24"/>
          </w:rPr>
          <w:delText>will help improve a</w:delText>
        </w:r>
        <w:r w:rsidR="00B01264" w:rsidRPr="00636C9B" w:rsidDel="00507D53">
          <w:rPr>
            <w:rFonts w:ascii="Times New Roman" w:hAnsi="Times New Roman"/>
            <w:color w:val="000000" w:themeColor="text1"/>
            <w:sz w:val="24"/>
            <w:szCs w:val="24"/>
          </w:rPr>
          <w:delText>ny assessment of climate change</w:delText>
        </w:r>
        <w:commentRangeEnd w:id="79"/>
        <w:r w:rsidR="00737A8B" w:rsidDel="00507D53">
          <w:rPr>
            <w:rStyle w:val="CommentReference"/>
            <w:rFonts w:asciiTheme="minorHAnsi" w:eastAsiaTheme="minorHAnsi" w:hAnsiTheme="minorHAnsi" w:cstheme="minorBidi"/>
          </w:rPr>
          <w:commentReference w:id="79"/>
        </w:r>
      </w:del>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w:t>
      </w:r>
      <w:del w:id="81" w:author="Parks, Robbie M" w:date="2018-11-18T18:08:00Z">
        <w:r w:rsidR="002339FB" w:rsidRPr="00636C9B" w:rsidDel="00C36066">
          <w:rPr>
            <w:rFonts w:ascii="Times New Roman" w:hAnsi="Times New Roman"/>
            <w:color w:val="000000" w:themeColor="text1"/>
            <w:sz w:val="24"/>
            <w:szCs w:val="24"/>
          </w:rPr>
          <w:delText>s</w:delText>
        </w:r>
      </w:del>
      <w:r w:rsidR="002339FB" w:rsidRPr="00636C9B">
        <w:rPr>
          <w:rFonts w:ascii="Times New Roman" w:hAnsi="Times New Roman"/>
          <w:color w:val="000000" w:themeColor="text1"/>
          <w:sz w:val="24"/>
          <w:szCs w:val="24"/>
        </w:rPr>
        <w:t>sed on how mortality from natural causes is affected by daily or multi-day hot/cold episode</w:t>
      </w:r>
      <w:ins w:id="82" w:author="Parks, Robbie M" w:date="2018-11-20T15:03:00Z">
        <w:r w:rsidR="009F14CD">
          <w:rPr>
            <w:rFonts w:ascii="Times New Roman" w:hAnsi="Times New Roman"/>
            <w:color w:val="000000" w:themeColor="text1"/>
            <w:sz w:val="24"/>
            <w:szCs w:val="24"/>
          </w:rPr>
          <w:t>s</w:t>
        </w:r>
      </w:ins>
      <w:del w:id="83" w:author="Parks, Robbie M" w:date="2018-11-20T15:03:00Z">
        <w:r w:rsidR="002339FB" w:rsidRPr="00636C9B" w:rsidDel="009F14CD">
          <w:rPr>
            <w:rFonts w:ascii="Times New Roman" w:hAnsi="Times New Roman"/>
            <w:color w:val="000000" w:themeColor="text1"/>
            <w:sz w:val="24"/>
            <w:szCs w:val="24"/>
          </w:rPr>
          <w:delText>s</w:delText>
        </w:r>
        <w:r w:rsidR="004F5C2E" w:rsidRPr="00636C9B" w:rsidDel="009F14CD">
          <w:rPr>
            <w:rFonts w:ascii="Times New Roman" w:hAnsi="Times New Roman"/>
            <w:color w:val="000000" w:themeColor="text1"/>
            <w:sz w:val="24"/>
            <w:szCs w:val="24"/>
          </w:rPr>
          <w:delText>, of which the biological pathways are well-documented</w:delText>
        </w:r>
      </w:del>
      <w:r w:rsidR="002339FB" w:rsidRPr="00636C9B">
        <w:rPr>
          <w:rFonts w:ascii="Times New Roman" w:hAnsi="Times New Roman"/>
          <w:color w:val="000000" w:themeColor="text1"/>
          <w:sz w:val="24"/>
          <w:szCs w:val="24"/>
        </w:rPr>
        <w:t>.</w:t>
      </w:r>
      <w:ins w:id="84" w:author="Parks, Robbie M" w:date="2018-11-20T15:20:00Z">
        <w:r w:rsidR="00357D07">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ins w:id="85" w:author="Parks, Robbie M" w:date="2018-11-20T15:20:00Z">
        <w:r w:rsidR="00357D07">
          <w:rPr>
            <w:rFonts w:ascii="Times New Roman" w:hAnsi="Times New Roman"/>
            <w:color w:val="000000" w:themeColor="text1"/>
            <w:sz w:val="24"/>
            <w:szCs w:val="24"/>
          </w:rPr>
          <w:fldChar w:fldCharType="end"/>
        </w:r>
      </w:ins>
      <w:del w:id="86" w:author="Parks, Robbie M" w:date="2018-11-20T15:20:00Z">
        <w:r w:rsidR="002339FB" w:rsidRPr="00636C9B" w:rsidDel="00357D07">
          <w:rPr>
            <w:rFonts w:ascii="Times New Roman" w:hAnsi="Times New Roman"/>
            <w:color w:val="000000" w:themeColor="text1"/>
            <w:sz w:val="24"/>
            <w:szCs w:val="24"/>
          </w:rPr>
          <w:fldChar w:fldCharType="begin" w:fldLock="1"/>
        </w:r>
        <w:r w:rsidR="00104231" w:rsidDel="00357D07">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6,7&lt;/sup&gt;"},"properties":{"noteIndex":0},"schema":"https://github.com/citation-style-language/schema/raw/master/csl-citation.json"}</w:delInstrText>
        </w:r>
        <w:r w:rsidR="002339FB" w:rsidRPr="00636C9B" w:rsidDel="00357D07">
          <w:rPr>
            <w:rFonts w:ascii="Times New Roman" w:hAnsi="Times New Roman"/>
            <w:color w:val="000000" w:themeColor="text1"/>
            <w:sz w:val="24"/>
            <w:szCs w:val="24"/>
          </w:rPr>
          <w:fldChar w:fldCharType="separate"/>
        </w:r>
        <w:r w:rsidR="00104231" w:rsidRPr="00104231" w:rsidDel="00357D07">
          <w:rPr>
            <w:rFonts w:ascii="Times New Roman" w:hAnsi="Times New Roman"/>
            <w:noProof/>
            <w:color w:val="000000" w:themeColor="text1"/>
            <w:sz w:val="24"/>
            <w:szCs w:val="24"/>
            <w:vertAlign w:val="superscript"/>
          </w:rPr>
          <w:delText>6,7</w:delText>
        </w:r>
        <w:r w:rsidR="002339FB" w:rsidRPr="00636C9B" w:rsidDel="00357D07">
          <w:rPr>
            <w:rFonts w:ascii="Times New Roman" w:hAnsi="Times New Roman"/>
            <w:color w:val="000000" w:themeColor="text1"/>
            <w:sz w:val="24"/>
            <w:szCs w:val="24"/>
          </w:rPr>
          <w:fldChar w:fldCharType="end"/>
        </w:r>
      </w:del>
      <w:r w:rsidR="002339FB" w:rsidRPr="00636C9B">
        <w:rPr>
          <w:rFonts w:ascii="Times New Roman" w:hAnsi="Times New Roman"/>
          <w:color w:val="000000" w:themeColor="text1"/>
          <w:sz w:val="24"/>
          <w:szCs w:val="24"/>
        </w:rPr>
        <w:t xml:space="preserve"> </w:t>
      </w:r>
      <w:ins w:id="87" w:author="Parks, Robbie M" w:date="2018-11-20T14:40:00Z">
        <w:r w:rsidR="00095F25">
          <w:rPr>
            <w:rFonts w:ascii="Times New Roman" w:hAnsi="Times New Roman"/>
            <w:color w:val="000000" w:themeColor="text1"/>
            <w:sz w:val="24"/>
            <w:szCs w:val="24"/>
          </w:rPr>
          <w:t xml:space="preserve">The impact of extreme heat on mortality </w:t>
        </w:r>
      </w:ins>
      <w:ins w:id="88" w:author="Parks, Robbie M" w:date="2018-11-20T15:03:00Z">
        <w:r w:rsidR="00E108B5">
          <w:rPr>
            <w:rFonts w:ascii="Times New Roman" w:hAnsi="Times New Roman"/>
            <w:color w:val="000000" w:themeColor="text1"/>
            <w:sz w:val="24"/>
            <w:szCs w:val="24"/>
          </w:rPr>
          <w:t xml:space="preserve">from natural causes </w:t>
        </w:r>
      </w:ins>
      <w:ins w:id="89" w:author="Parks, Robbie M" w:date="2018-11-20T14:40:00Z">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ins w:id="90" w:author="Parks, Robbie M" w:date="2018-11-20T14:40:00Z">
        <w:r w:rsidR="00095F25">
          <w:rPr>
            <w:rFonts w:ascii="Times New Roman" w:hAnsi="Times New Roman"/>
            <w:color w:val="000000" w:themeColor="text1"/>
            <w:sz w:val="24"/>
            <w:szCs w:val="24"/>
          </w:rPr>
          <w:fldChar w:fldCharType="separate"/>
        </w:r>
      </w:ins>
      <w:r w:rsidR="000541E2" w:rsidRPr="000541E2">
        <w:rPr>
          <w:rFonts w:ascii="Times New Roman" w:hAnsi="Times New Roman"/>
          <w:noProof/>
          <w:color w:val="000000" w:themeColor="text1"/>
          <w:sz w:val="24"/>
          <w:szCs w:val="24"/>
          <w:vertAlign w:val="superscript"/>
        </w:rPr>
        <w:t>7–12</w:t>
      </w:r>
      <w:ins w:id="91" w:author="Parks, Robbie M" w:date="2018-11-20T14:40:00Z">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ins>
      <w:ins w:id="92" w:author="Parks, Robbie M" w:date="2018-11-17T10:16:00Z">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ins>
      <w:ins w:id="93" w:author="Parks, Robbie M" w:date="2018-11-20T15:31:00Z">
        <w:r w:rsidR="001D21BD">
          <w:rPr>
            <w:rFonts w:ascii="Times New Roman" w:hAnsi="Times New Roman"/>
            <w:color w:val="000000" w:themeColor="text1"/>
            <w:sz w:val="24"/>
            <w:szCs w:val="24"/>
          </w:rPr>
          <w:t>modulated via</w:t>
        </w:r>
      </w:ins>
      <w:ins w:id="94" w:author="Parks, Robbie M" w:date="2018-11-17T10:16:00Z">
        <w:r w:rsidR="005C543C" w:rsidRPr="00636C9B">
          <w:rPr>
            <w:rFonts w:ascii="Times New Roman" w:hAnsi="Times New Roman"/>
            <w:color w:val="000000" w:themeColor="text1"/>
            <w:sz w:val="24"/>
            <w:szCs w:val="24"/>
          </w:rPr>
          <w:t xml:space="preserve"> more complicated behavioural and psychological </w:t>
        </w:r>
      </w:ins>
      <w:ins w:id="95" w:author="Parks, Robbie M" w:date="2018-11-20T15:31:00Z">
        <w:r w:rsidR="001D21BD">
          <w:rPr>
            <w:rFonts w:ascii="Times New Roman" w:hAnsi="Times New Roman"/>
            <w:color w:val="000000" w:themeColor="text1"/>
            <w:sz w:val="24"/>
            <w:szCs w:val="24"/>
          </w:rPr>
          <w:t>pathways</w:t>
        </w:r>
      </w:ins>
      <w:ins w:id="96" w:author="Parks, Robbie M" w:date="2018-11-17T10:16:00Z">
        <w:r w:rsidR="005C543C" w:rsidRPr="00636C9B">
          <w:rPr>
            <w:rFonts w:ascii="Times New Roman" w:hAnsi="Times New Roman"/>
            <w:color w:val="000000" w:themeColor="text1"/>
            <w:sz w:val="24"/>
            <w:szCs w:val="24"/>
          </w:rPr>
          <w:t>, is less well-researched</w:t>
        </w:r>
      </w:ins>
      <w:ins w:id="97" w:author="Parks, Robbie M" w:date="2018-11-20T14:51:00Z">
        <w:r w:rsidR="00064EEB">
          <w:rPr>
            <w:rFonts w:ascii="Times New Roman" w:hAnsi="Times New Roman"/>
            <w:color w:val="000000" w:themeColor="text1"/>
            <w:sz w:val="24"/>
            <w:szCs w:val="24"/>
          </w:rPr>
          <w:t xml:space="preserve"> and often neglected</w:t>
        </w:r>
      </w:ins>
      <w:ins w:id="98" w:author="Parks, Robbie M" w:date="2018-11-20T15:31:00Z">
        <w:r w:rsidR="00707847">
          <w:rPr>
            <w:rFonts w:ascii="Times New Roman" w:hAnsi="Times New Roman"/>
            <w:color w:val="000000" w:themeColor="text1"/>
            <w:sz w:val="24"/>
            <w:szCs w:val="24"/>
          </w:rPr>
          <w:t xml:space="preserve"> in analysis</w:t>
        </w:r>
      </w:ins>
      <w:ins w:id="99" w:author="Parks, Robbie M" w:date="2018-11-17T10:16:00Z">
        <w:r w:rsidR="005C543C" w:rsidRPr="00636C9B">
          <w:rPr>
            <w:rFonts w:ascii="Times New Roman" w:hAnsi="Times New Roman"/>
            <w:color w:val="000000" w:themeColor="text1"/>
            <w:sz w:val="24"/>
            <w:szCs w:val="24"/>
          </w:rPr>
          <w:t>.</w:t>
        </w:r>
      </w:ins>
    </w:p>
    <w:p w14:paraId="64079337" w14:textId="415884EB" w:rsidR="002339FB" w:rsidRPr="00636C9B" w:rsidRDefault="00BD0A0B" w:rsidP="002339FB">
      <w:pPr>
        <w:spacing w:after="0" w:line="480" w:lineRule="auto"/>
        <w:jc w:val="both"/>
        <w:rPr>
          <w:rFonts w:ascii="Times New Roman" w:hAnsi="Times New Roman"/>
          <w:color w:val="000000" w:themeColor="text1"/>
          <w:sz w:val="24"/>
          <w:szCs w:val="24"/>
        </w:rPr>
      </w:pPr>
      <w:commentRangeStart w:id="100"/>
      <w:commentRangeStart w:id="101"/>
      <w:del w:id="102" w:author="Parks, Robbie M" w:date="2018-11-17T10:08:00Z">
        <w:r w:rsidDel="00146F26">
          <w:rPr>
            <w:rFonts w:ascii="Times New Roman" w:hAnsi="Times New Roman"/>
            <w:color w:val="000000" w:themeColor="text1"/>
            <w:sz w:val="24"/>
            <w:szCs w:val="24"/>
          </w:rPr>
          <w:delText>H</w:delText>
        </w:r>
        <w:r w:rsidR="00E62AEB" w:rsidRPr="00636C9B" w:rsidDel="00146F26">
          <w:rPr>
            <w:rFonts w:ascii="Times New Roman" w:hAnsi="Times New Roman"/>
            <w:color w:val="000000" w:themeColor="text1"/>
            <w:sz w:val="24"/>
            <w:szCs w:val="24"/>
          </w:rPr>
          <w:delText>owever</w:delText>
        </w:r>
        <w:r w:rsidDel="00146F26">
          <w:rPr>
            <w:rFonts w:ascii="Times New Roman" w:hAnsi="Times New Roman"/>
            <w:color w:val="000000" w:themeColor="text1"/>
            <w:sz w:val="24"/>
            <w:szCs w:val="24"/>
          </w:rPr>
          <w:delText>,</w:delText>
        </w:r>
        <w:r w:rsidR="00E62AEB" w:rsidRPr="00636C9B" w:rsidDel="00146F26">
          <w:rPr>
            <w:rFonts w:ascii="Times New Roman" w:hAnsi="Times New Roman"/>
            <w:color w:val="000000" w:themeColor="text1"/>
            <w:sz w:val="24"/>
            <w:szCs w:val="24"/>
          </w:rPr>
          <w:delText xml:space="preserve"> </w:delText>
        </w:r>
        <w:r w:rsidDel="00146F26">
          <w:rPr>
            <w:rFonts w:ascii="Times New Roman" w:hAnsi="Times New Roman"/>
            <w:color w:val="000000" w:themeColor="text1"/>
            <w:sz w:val="24"/>
            <w:szCs w:val="24"/>
          </w:rPr>
          <w:delText>t</w:delText>
        </w:r>
        <w:r w:rsidR="00E07BAA" w:rsidRPr="00636C9B" w:rsidDel="00146F26">
          <w:rPr>
            <w:rFonts w:ascii="Times New Roman" w:hAnsi="Times New Roman"/>
            <w:color w:val="000000" w:themeColor="text1"/>
            <w:sz w:val="24"/>
            <w:szCs w:val="24"/>
          </w:rPr>
          <w:delText xml:space="preserve">he causal link </w:delText>
        </w:r>
        <w:r w:rsidR="002339FB" w:rsidRPr="00636C9B" w:rsidDel="00146F26">
          <w:rPr>
            <w:rFonts w:ascii="Times New Roman" w:hAnsi="Times New Roman"/>
            <w:color w:val="000000" w:themeColor="text1"/>
            <w:sz w:val="24"/>
            <w:szCs w:val="24"/>
          </w:rPr>
          <w:delText xml:space="preserve">between </w:delText>
        </w:r>
        <w:r w:rsidR="004F5C2E" w:rsidRPr="00636C9B" w:rsidDel="00146F26">
          <w:rPr>
            <w:rFonts w:ascii="Times New Roman" w:hAnsi="Times New Roman"/>
            <w:color w:val="000000" w:themeColor="text1"/>
            <w:sz w:val="24"/>
            <w:szCs w:val="24"/>
          </w:rPr>
          <w:delText>injury</w:delText>
        </w:r>
        <w:r w:rsidR="002339FB" w:rsidRPr="00636C9B" w:rsidDel="00146F26">
          <w:rPr>
            <w:rFonts w:ascii="Times New Roman" w:hAnsi="Times New Roman"/>
            <w:color w:val="000000" w:themeColor="text1"/>
            <w:sz w:val="24"/>
            <w:szCs w:val="24"/>
          </w:rPr>
          <w:delText xml:space="preserve"> </w:delText>
        </w:r>
        <w:r w:rsidR="004F5C2E" w:rsidRPr="00636C9B" w:rsidDel="00146F26">
          <w:rPr>
            <w:rFonts w:ascii="Times New Roman" w:hAnsi="Times New Roman"/>
            <w:color w:val="000000" w:themeColor="text1"/>
            <w:sz w:val="24"/>
            <w:szCs w:val="24"/>
          </w:rPr>
          <w:delText xml:space="preserve">deaths </w:delText>
        </w:r>
        <w:r w:rsidR="002339FB" w:rsidRPr="00636C9B" w:rsidDel="00146F26">
          <w:rPr>
            <w:rFonts w:ascii="Times New Roman" w:hAnsi="Times New Roman"/>
            <w:color w:val="000000" w:themeColor="text1"/>
            <w:sz w:val="24"/>
            <w:szCs w:val="24"/>
          </w:rPr>
          <w:delText>and temperature</w:delText>
        </w:r>
        <w:r w:rsidR="00394D30" w:rsidRPr="00636C9B" w:rsidDel="00146F26">
          <w:rPr>
            <w:rFonts w:ascii="Times New Roman" w:hAnsi="Times New Roman"/>
            <w:color w:val="000000" w:themeColor="text1"/>
            <w:sz w:val="24"/>
            <w:szCs w:val="24"/>
          </w:rPr>
          <w:delText>,</w:delText>
        </w:r>
        <w:r w:rsidR="002339FB" w:rsidRPr="00636C9B" w:rsidDel="00146F26">
          <w:rPr>
            <w:rFonts w:ascii="Times New Roman" w:hAnsi="Times New Roman"/>
            <w:color w:val="000000" w:themeColor="text1"/>
            <w:sz w:val="24"/>
            <w:szCs w:val="24"/>
          </w:rPr>
          <w:delText xml:space="preserve"> </w:delText>
        </w:r>
        <w:r w:rsidR="009A096C" w:rsidRPr="00636C9B" w:rsidDel="00146F26">
          <w:rPr>
            <w:rFonts w:ascii="Times New Roman" w:hAnsi="Times New Roman"/>
            <w:color w:val="000000" w:themeColor="text1"/>
            <w:sz w:val="24"/>
            <w:szCs w:val="24"/>
          </w:rPr>
          <w:delText xml:space="preserve">where the interaction </w:delText>
        </w:r>
        <w:r w:rsidR="000135F4" w:rsidRPr="00636C9B" w:rsidDel="00146F26">
          <w:rPr>
            <w:rFonts w:ascii="Times New Roman" w:hAnsi="Times New Roman"/>
            <w:color w:val="000000" w:themeColor="text1"/>
            <w:sz w:val="24"/>
            <w:szCs w:val="24"/>
          </w:rPr>
          <w:delText xml:space="preserve">is </w:delText>
        </w:r>
        <w:r w:rsidR="009A096C" w:rsidRPr="00636C9B" w:rsidDel="00146F26">
          <w:rPr>
            <w:rFonts w:ascii="Times New Roman" w:hAnsi="Times New Roman"/>
            <w:color w:val="000000" w:themeColor="text1"/>
            <w:sz w:val="24"/>
            <w:szCs w:val="24"/>
          </w:rPr>
          <w:delText xml:space="preserve">likely to be related </w:delText>
        </w:r>
        <w:r w:rsidR="004D3C7F" w:rsidRPr="00636C9B" w:rsidDel="00146F26">
          <w:rPr>
            <w:rFonts w:ascii="Times New Roman" w:hAnsi="Times New Roman"/>
            <w:color w:val="000000" w:themeColor="text1"/>
            <w:sz w:val="24"/>
            <w:szCs w:val="24"/>
          </w:rPr>
          <w:delText xml:space="preserve">with </w:delText>
        </w:r>
        <w:r w:rsidR="008B1AD4" w:rsidRPr="00636C9B" w:rsidDel="00146F26">
          <w:rPr>
            <w:rFonts w:ascii="Times New Roman" w:hAnsi="Times New Roman"/>
            <w:color w:val="000000" w:themeColor="text1"/>
            <w:sz w:val="24"/>
            <w:szCs w:val="24"/>
          </w:rPr>
          <w:delText xml:space="preserve">more </w:delText>
        </w:r>
        <w:r w:rsidR="008A74DA" w:rsidRPr="00636C9B" w:rsidDel="00146F26">
          <w:rPr>
            <w:rFonts w:ascii="Times New Roman" w:hAnsi="Times New Roman"/>
            <w:color w:val="000000" w:themeColor="text1"/>
            <w:sz w:val="24"/>
            <w:szCs w:val="24"/>
          </w:rPr>
          <w:delText>complicated</w:delText>
        </w:r>
        <w:r w:rsidR="009A096C" w:rsidRPr="00636C9B" w:rsidDel="00146F26">
          <w:rPr>
            <w:rFonts w:ascii="Times New Roman" w:hAnsi="Times New Roman"/>
            <w:color w:val="000000" w:themeColor="text1"/>
            <w:sz w:val="24"/>
            <w:szCs w:val="24"/>
          </w:rPr>
          <w:delText xml:space="preserve"> behaviour</w:delText>
        </w:r>
        <w:r w:rsidR="00E80659" w:rsidRPr="00636C9B" w:rsidDel="00146F26">
          <w:rPr>
            <w:rFonts w:ascii="Times New Roman" w:hAnsi="Times New Roman"/>
            <w:color w:val="000000" w:themeColor="text1"/>
            <w:sz w:val="24"/>
            <w:szCs w:val="24"/>
          </w:rPr>
          <w:delText>al and psychological</w:delText>
        </w:r>
        <w:r w:rsidR="009A096C" w:rsidRPr="00636C9B" w:rsidDel="00146F26">
          <w:rPr>
            <w:rFonts w:ascii="Times New Roman" w:hAnsi="Times New Roman"/>
            <w:color w:val="000000" w:themeColor="text1"/>
            <w:sz w:val="24"/>
            <w:szCs w:val="24"/>
          </w:rPr>
          <w:delText xml:space="preserve"> modulations</w:delText>
        </w:r>
        <w:r w:rsidR="00E07BAA" w:rsidRPr="00636C9B" w:rsidDel="00146F26">
          <w:rPr>
            <w:rFonts w:ascii="Times New Roman" w:hAnsi="Times New Roman"/>
            <w:color w:val="000000" w:themeColor="text1"/>
            <w:sz w:val="24"/>
            <w:szCs w:val="24"/>
          </w:rPr>
          <w:delText>, is less well-</w:delText>
        </w:r>
        <w:r w:rsidR="002773C7" w:rsidRPr="00636C9B" w:rsidDel="00146F26">
          <w:rPr>
            <w:rFonts w:ascii="Times New Roman" w:hAnsi="Times New Roman"/>
            <w:color w:val="000000" w:themeColor="text1"/>
            <w:sz w:val="24"/>
            <w:szCs w:val="24"/>
          </w:rPr>
          <w:delText>researched</w:delText>
        </w:r>
        <w:r w:rsidR="001D6E21" w:rsidRPr="00636C9B" w:rsidDel="00146F26">
          <w:rPr>
            <w:rFonts w:ascii="Times New Roman" w:hAnsi="Times New Roman"/>
            <w:color w:val="000000" w:themeColor="text1"/>
            <w:sz w:val="24"/>
            <w:szCs w:val="24"/>
          </w:rPr>
          <w:delText xml:space="preserve">. There are studies which indirectly examine relationships of violent behaviour and conflict with </w:delText>
        </w:r>
        <w:r w:rsidR="003F55E2" w:rsidRPr="00636C9B" w:rsidDel="00146F26">
          <w:rPr>
            <w:rFonts w:ascii="Times New Roman" w:hAnsi="Times New Roman"/>
            <w:color w:val="000000" w:themeColor="text1"/>
            <w:sz w:val="24"/>
            <w:szCs w:val="24"/>
          </w:rPr>
          <w:delText>climate change</w:delText>
        </w:r>
        <w:r w:rsidR="001D6E21" w:rsidRPr="00636C9B" w:rsidDel="00146F26">
          <w:rPr>
            <w:rFonts w:ascii="Times New Roman" w:hAnsi="Times New Roman"/>
            <w:color w:val="000000" w:themeColor="text1"/>
            <w:sz w:val="24"/>
            <w:szCs w:val="24"/>
          </w:rPr>
          <w:delText>,</w:delText>
        </w:r>
        <w:r w:rsidR="001D6E21" w:rsidRPr="00636C9B" w:rsidDel="00146F26">
          <w:rPr>
            <w:rFonts w:ascii="Times New Roman" w:hAnsi="Times New Roman"/>
            <w:color w:val="000000" w:themeColor="text1"/>
            <w:sz w:val="24"/>
            <w:szCs w:val="24"/>
          </w:rPr>
          <w:fldChar w:fldCharType="begin" w:fldLock="1"/>
        </w:r>
        <w:r w:rsidR="003F55E2" w:rsidRPr="00636C9B" w:rsidDel="00146F26">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3F55E2" w:rsidRPr="00636C9B" w:rsidDel="00146F26">
          <w:rPr>
            <w:rFonts w:ascii="MS Mincho" w:eastAsia="MS Mincho" w:hAnsi="MS Mincho" w:cs="MS Mincho"/>
            <w:color w:val="000000" w:themeColor="text1"/>
            <w:sz w:val="24"/>
            <w:szCs w:val="24"/>
          </w:rPr>
          <w:delInstrText>∼</w:delInstrText>
        </w:r>
        <w:r w:rsidR="003F55E2" w:rsidRPr="00636C9B" w:rsidDel="00146F26">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delInstrText>
        </w:r>
        <w:r w:rsidR="001D6E21" w:rsidRPr="00636C9B" w:rsidDel="00146F26">
          <w:rPr>
            <w:rFonts w:ascii="Times New Roman" w:hAnsi="Times New Roman"/>
            <w:color w:val="000000" w:themeColor="text1"/>
            <w:sz w:val="24"/>
            <w:szCs w:val="24"/>
          </w:rPr>
          <w:fldChar w:fldCharType="separate"/>
        </w:r>
        <w:r w:rsidR="003F55E2" w:rsidRPr="00636C9B" w:rsidDel="00146F26">
          <w:rPr>
            <w:rFonts w:ascii="Times New Roman" w:hAnsi="Times New Roman"/>
            <w:noProof/>
            <w:color w:val="000000" w:themeColor="text1"/>
            <w:sz w:val="24"/>
            <w:szCs w:val="24"/>
            <w:vertAlign w:val="superscript"/>
          </w:rPr>
          <w:delText>7–12</w:delText>
        </w:r>
        <w:r w:rsidR="001D6E21" w:rsidRPr="00636C9B" w:rsidDel="00146F26">
          <w:rPr>
            <w:rFonts w:ascii="Times New Roman" w:hAnsi="Times New Roman"/>
            <w:color w:val="000000" w:themeColor="text1"/>
            <w:sz w:val="24"/>
            <w:szCs w:val="24"/>
          </w:rPr>
          <w:fldChar w:fldCharType="end"/>
        </w:r>
        <w:r w:rsidR="001D6E21"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with</w:delText>
        </w:r>
        <w:r w:rsidR="00CD5FB0" w:rsidRPr="00636C9B" w:rsidDel="00146F26">
          <w:rPr>
            <w:rFonts w:ascii="Times New Roman" w:hAnsi="Times New Roman"/>
            <w:color w:val="000000" w:themeColor="text1"/>
            <w:sz w:val="24"/>
            <w:szCs w:val="24"/>
          </w:rPr>
          <w:delText xml:space="preserve"> only </w:delText>
        </w:r>
        <w:r w:rsidR="001D6E21" w:rsidRPr="00636C9B" w:rsidDel="00146F26">
          <w:rPr>
            <w:rFonts w:ascii="Times New Roman" w:hAnsi="Times New Roman"/>
            <w:color w:val="000000" w:themeColor="text1"/>
            <w:sz w:val="24"/>
            <w:szCs w:val="24"/>
          </w:rPr>
          <w:delText>a</w:delText>
        </w:r>
        <w:r w:rsidR="002773C7"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 xml:space="preserve">few </w:delText>
        </w:r>
        <w:r w:rsidR="001D6E21" w:rsidRPr="00636C9B" w:rsidDel="00146F26">
          <w:rPr>
            <w:rFonts w:ascii="Times New Roman" w:hAnsi="Times New Roman"/>
            <w:color w:val="000000" w:themeColor="text1"/>
            <w:sz w:val="24"/>
            <w:szCs w:val="24"/>
          </w:rPr>
          <w:delText>linking a</w:delText>
        </w:r>
        <w:r w:rsidR="00264EE8" w:rsidRPr="00636C9B" w:rsidDel="00146F26">
          <w:rPr>
            <w:rFonts w:ascii="Times New Roman" w:hAnsi="Times New Roman"/>
            <w:color w:val="000000" w:themeColor="text1"/>
            <w:sz w:val="24"/>
            <w:szCs w:val="24"/>
          </w:rPr>
          <w:delText>n outcome for a</w:delText>
        </w:r>
        <w:r w:rsidR="00DC16D6" w:rsidRPr="00636C9B" w:rsidDel="00146F26">
          <w:rPr>
            <w:rFonts w:ascii="Times New Roman" w:hAnsi="Times New Roman"/>
            <w:color w:val="000000" w:themeColor="text1"/>
            <w:sz w:val="24"/>
            <w:szCs w:val="24"/>
          </w:rPr>
          <w:delText xml:space="preserve"> particular </w:delText>
        </w:r>
      </w:del>
      <w:del w:id="103" w:author="Parks, Robbie M" w:date="2018-11-13T17:12:00Z">
        <w:r w:rsidR="00F52CE2" w:rsidRPr="00636C9B" w:rsidDel="001C2178">
          <w:rPr>
            <w:rFonts w:ascii="Times New Roman" w:hAnsi="Times New Roman"/>
            <w:color w:val="000000" w:themeColor="text1"/>
            <w:sz w:val="24"/>
            <w:szCs w:val="24"/>
          </w:rPr>
          <w:delText xml:space="preserve">category </w:delText>
        </w:r>
      </w:del>
      <w:del w:id="104" w:author="Parks, Robbie M" w:date="2018-11-17T10:08:00Z">
        <w:r w:rsidR="00F52CE2" w:rsidRPr="00636C9B" w:rsidDel="00146F26">
          <w:rPr>
            <w:rFonts w:ascii="Times New Roman" w:hAnsi="Times New Roman"/>
            <w:color w:val="000000" w:themeColor="text1"/>
            <w:sz w:val="24"/>
            <w:szCs w:val="24"/>
          </w:rPr>
          <w:delText xml:space="preserve">of </w:delText>
        </w:r>
        <w:r w:rsidR="00264EE8" w:rsidRPr="00636C9B" w:rsidDel="00146F26">
          <w:rPr>
            <w:rFonts w:ascii="Times New Roman" w:hAnsi="Times New Roman"/>
            <w:color w:val="000000" w:themeColor="text1"/>
            <w:sz w:val="24"/>
            <w:szCs w:val="24"/>
          </w:rPr>
          <w:delText xml:space="preserve">injury </w:delText>
        </w:r>
        <w:r w:rsidR="001D6E21" w:rsidRPr="00636C9B" w:rsidDel="00146F26">
          <w:rPr>
            <w:rFonts w:ascii="Times New Roman" w:hAnsi="Times New Roman"/>
            <w:color w:val="000000" w:themeColor="text1"/>
            <w:sz w:val="24"/>
            <w:szCs w:val="24"/>
          </w:rPr>
          <w:delText>with increasing temperature</w:delText>
        </w:r>
        <w:r w:rsidR="009A096C" w:rsidRPr="00636C9B" w:rsidDel="00146F26">
          <w:rPr>
            <w:rFonts w:ascii="Times New Roman" w:hAnsi="Times New Roman"/>
            <w:color w:val="000000" w:themeColor="text1"/>
            <w:sz w:val="24"/>
            <w:szCs w:val="24"/>
          </w:rPr>
          <w:delText>.</w:delText>
        </w:r>
        <w:r w:rsidR="00227D5B" w:rsidRPr="00636C9B" w:rsidDel="00146F26">
          <w:rPr>
            <w:rFonts w:ascii="Times New Roman" w:hAnsi="Times New Roman"/>
            <w:color w:val="000000" w:themeColor="text1"/>
            <w:sz w:val="24"/>
            <w:szCs w:val="24"/>
          </w:rPr>
          <w:fldChar w:fldCharType="begin" w:fldLock="1"/>
        </w:r>
        <w:r w:rsidR="00321DA9" w:rsidRPr="00636C9B" w:rsidDel="00146F26">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delInstrText>
        </w:r>
        <w:r w:rsidR="00227D5B" w:rsidRPr="00636C9B" w:rsidDel="00146F26">
          <w:rPr>
            <w:rFonts w:ascii="Times New Roman" w:hAnsi="Times New Roman"/>
            <w:color w:val="000000" w:themeColor="text1"/>
            <w:sz w:val="24"/>
            <w:szCs w:val="24"/>
          </w:rPr>
          <w:fldChar w:fldCharType="separate"/>
        </w:r>
        <w:r w:rsidR="00321DA9" w:rsidRPr="00636C9B" w:rsidDel="00146F26">
          <w:rPr>
            <w:rFonts w:ascii="Times New Roman" w:hAnsi="Times New Roman"/>
            <w:noProof/>
            <w:color w:val="000000" w:themeColor="text1"/>
            <w:sz w:val="24"/>
            <w:szCs w:val="24"/>
            <w:vertAlign w:val="superscript"/>
          </w:rPr>
          <w:delText>13–16</w:delText>
        </w:r>
        <w:r w:rsidR="00227D5B" w:rsidRPr="00636C9B" w:rsidDel="00146F26">
          <w:rPr>
            <w:rFonts w:ascii="Times New Roman" w:hAnsi="Times New Roman"/>
            <w:color w:val="000000" w:themeColor="text1"/>
            <w:sz w:val="24"/>
            <w:szCs w:val="24"/>
          </w:rPr>
          <w:fldChar w:fldCharType="end"/>
        </w:r>
        <w:commentRangeEnd w:id="100"/>
        <w:r w:rsidR="00670E5A" w:rsidDel="00146F26">
          <w:rPr>
            <w:rStyle w:val="CommentReference"/>
            <w:rFonts w:asciiTheme="minorHAnsi" w:eastAsiaTheme="minorHAnsi" w:hAnsiTheme="minorHAnsi" w:cstheme="minorBidi"/>
          </w:rPr>
          <w:commentReference w:id="100"/>
        </w:r>
      </w:del>
      <w:commentRangeEnd w:id="101"/>
      <w:r w:rsidR="00737A8B">
        <w:rPr>
          <w:rStyle w:val="CommentReference"/>
          <w:rFonts w:asciiTheme="minorHAnsi" w:eastAsiaTheme="minorHAnsi" w:hAnsiTheme="minorHAnsi" w:cstheme="minorBidi"/>
        </w:rPr>
        <w:commentReference w:id="101"/>
      </w:r>
    </w:p>
    <w:p w14:paraId="185106AA" w14:textId="379545F2" w:rsidR="002339FB" w:rsidDel="005C543C" w:rsidRDefault="00092224" w:rsidP="00D76DF7">
      <w:pPr>
        <w:spacing w:after="0" w:line="480" w:lineRule="auto"/>
        <w:jc w:val="both"/>
        <w:rPr>
          <w:del w:id="105" w:author="Parks, Robbie M" w:date="2018-11-17T10:15:00Z"/>
          <w:rFonts w:ascii="Times New Roman" w:hAnsi="Times New Roman"/>
          <w:color w:val="000000" w:themeColor="text1"/>
          <w:sz w:val="24"/>
          <w:szCs w:val="24"/>
        </w:rPr>
      </w:pPr>
      <w:ins w:id="106" w:author="Parks, Robbie M" w:date="2018-11-20T15:01:00Z">
        <w:r>
          <w:rPr>
            <w:rFonts w:ascii="Times New Roman" w:hAnsi="Times New Roman"/>
            <w:color w:val="000000" w:themeColor="text1"/>
            <w:sz w:val="24"/>
            <w:szCs w:val="24"/>
          </w:rPr>
          <w:t>A</w:t>
        </w:r>
      </w:ins>
    </w:p>
    <w:p w14:paraId="59E5EACC" w14:textId="0C6C1C11" w:rsidR="00252CB9" w:rsidRPr="00636C9B" w:rsidRDefault="005C543C" w:rsidP="00252CB9">
      <w:pPr>
        <w:spacing w:after="0" w:line="480" w:lineRule="auto"/>
        <w:jc w:val="both"/>
        <w:rPr>
          <w:rFonts w:ascii="Times New Roman" w:hAnsi="Times New Roman"/>
          <w:color w:val="000000" w:themeColor="text1"/>
          <w:sz w:val="24"/>
          <w:szCs w:val="24"/>
        </w:rPr>
      </w:pPr>
      <w:ins w:id="107" w:author="Parks, Robbie M" w:date="2018-11-17T10:15:00Z">
        <w:r w:rsidRPr="005C543C">
          <w:rPr>
            <w:rFonts w:ascii="Times New Roman" w:hAnsi="Times New Roman"/>
            <w:color w:val="000000" w:themeColor="text1"/>
            <w:sz w:val="24"/>
            <w:szCs w:val="24"/>
          </w:rPr>
          <w:t xml:space="preserve"> thoroug</w:t>
        </w:r>
        <w:r>
          <w:rPr>
            <w:rFonts w:ascii="Times New Roman" w:hAnsi="Times New Roman"/>
            <w:color w:val="000000" w:themeColor="text1"/>
            <w:sz w:val="24"/>
            <w:szCs w:val="24"/>
          </w:rPr>
          <w:t xml:space="preserve">h understanding of the </w:t>
        </w:r>
      </w:ins>
      <w:ins w:id="108" w:author="Parks, Robbie M" w:date="2018-11-17T10:16:00Z">
        <w:r w:rsidR="00AF294A">
          <w:rPr>
            <w:rFonts w:ascii="Times New Roman" w:hAnsi="Times New Roman"/>
            <w:color w:val="000000" w:themeColor="text1"/>
            <w:sz w:val="24"/>
            <w:szCs w:val="24"/>
          </w:rPr>
          <w:t>effect of deviations of temperature from long-term averages on</w:t>
        </w:r>
      </w:ins>
      <w:ins w:id="109" w:author="Parks, Robbie M" w:date="2018-11-17T10:17:00Z">
        <w:r w:rsidR="00AF294A">
          <w:rPr>
            <w:rFonts w:ascii="Times New Roman" w:hAnsi="Times New Roman"/>
            <w:color w:val="000000" w:themeColor="text1"/>
            <w:sz w:val="24"/>
            <w:szCs w:val="24"/>
          </w:rPr>
          <w:t xml:space="preserve"> types of injury mortality</w:t>
        </w:r>
      </w:ins>
      <w:ins w:id="110" w:author="Parks, Robbie M" w:date="2018-11-17T10:16:00Z">
        <w:r w:rsidR="00AF294A">
          <w:rPr>
            <w:rFonts w:ascii="Times New Roman" w:hAnsi="Times New Roman"/>
            <w:color w:val="000000" w:themeColor="text1"/>
            <w:sz w:val="24"/>
            <w:szCs w:val="24"/>
          </w:rPr>
          <w:t xml:space="preserve"> </w:t>
        </w:r>
      </w:ins>
      <w:ins w:id="111" w:author="Parks, Robbie M" w:date="2018-11-17T10:15:00Z">
        <w:r w:rsidRPr="005C543C">
          <w:rPr>
            <w:rFonts w:ascii="Times New Roman" w:hAnsi="Times New Roman"/>
            <w:color w:val="000000" w:themeColor="text1"/>
            <w:sz w:val="24"/>
            <w:szCs w:val="24"/>
          </w:rPr>
          <w:t xml:space="preserve">is needed to identify at-risk groups, plan responses </w:t>
        </w:r>
      </w:ins>
      <w:ins w:id="112" w:author="Parks, Robbie M" w:date="2018-11-17T10:18:00Z">
        <w:r w:rsidR="00AF294A" w:rsidRPr="005C543C">
          <w:rPr>
            <w:rFonts w:ascii="Times New Roman" w:hAnsi="Times New Roman"/>
            <w:color w:val="000000" w:themeColor="text1"/>
            <w:sz w:val="24"/>
            <w:szCs w:val="24"/>
          </w:rPr>
          <w:t>now</w:t>
        </w:r>
      </w:ins>
      <w:ins w:id="113" w:author="Parks, Robbie M" w:date="2018-11-17T10:15:00Z">
        <w:r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ins>
      <w:ins w:id="114" w:author="Parks, Robbie M" w:date="2018-11-20T15:56:00Z">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temperature anomalies</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ins w:id="115" w:author="Parks, Robbie M" w:date="2018-11-20T15:56:00Z">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ins>
      <w:ins w:id="116" w:author="Parks, Robbie M" w:date="2018-11-17T10:15:00Z">
        <w:r w:rsidR="000A38D2">
          <w:rPr>
            <w:rFonts w:ascii="Times New Roman" w:hAnsi="Times New Roman"/>
            <w:color w:val="000000" w:themeColor="text1"/>
            <w:sz w:val="24"/>
            <w:szCs w:val="24"/>
          </w:rPr>
          <w:t>T</w:t>
        </w:r>
        <w:r w:rsidRPr="005C543C">
          <w:rPr>
            <w:rFonts w:ascii="Times New Roman" w:hAnsi="Times New Roman"/>
            <w:color w:val="000000" w:themeColor="text1"/>
            <w:sz w:val="24"/>
            <w:szCs w:val="24"/>
          </w:rPr>
          <w:t xml:space="preserve">here is </w:t>
        </w:r>
      </w:ins>
      <w:ins w:id="117" w:author="Parks, Robbie M" w:date="2018-11-18T18:09:00Z">
        <w:r w:rsidR="00073F1B">
          <w:rPr>
            <w:rFonts w:ascii="Times New Roman" w:hAnsi="Times New Roman"/>
            <w:color w:val="000000" w:themeColor="text1"/>
            <w:sz w:val="24"/>
            <w:szCs w:val="24"/>
          </w:rPr>
          <w:t>currently</w:t>
        </w:r>
      </w:ins>
      <w:ins w:id="118" w:author="Parks, Robbie M" w:date="2018-11-17T10:21:00Z">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ins>
      <w:ins w:id="119" w:author="Parks, Robbie M" w:date="2018-11-17T10:18:00Z">
        <w:r w:rsidR="000A38D2">
          <w:rPr>
            <w:rFonts w:ascii="Times New Roman" w:hAnsi="Times New Roman"/>
            <w:color w:val="000000" w:themeColor="text1"/>
            <w:sz w:val="24"/>
            <w:szCs w:val="24"/>
          </w:rPr>
          <w:t xml:space="preserve"> detailed</w:t>
        </w:r>
      </w:ins>
      <w:ins w:id="120" w:author="Parks, Robbie M" w:date="2018-11-17T10:15:00Z">
        <w:r w:rsidRPr="005C543C">
          <w:rPr>
            <w:rFonts w:ascii="Times New Roman" w:hAnsi="Times New Roman"/>
            <w:color w:val="000000" w:themeColor="text1"/>
            <w:sz w:val="24"/>
            <w:szCs w:val="24"/>
          </w:rPr>
          <w:t xml:space="preserve"> information on how </w:t>
        </w:r>
      </w:ins>
      <w:ins w:id="121" w:author="Parks, Robbie M" w:date="2018-11-17T10:19:00Z">
        <w:r w:rsidR="000A38D2">
          <w:rPr>
            <w:rFonts w:ascii="Times New Roman" w:hAnsi="Times New Roman"/>
            <w:color w:val="000000" w:themeColor="text1"/>
            <w:sz w:val="24"/>
            <w:szCs w:val="24"/>
          </w:rPr>
          <w:t xml:space="preserve">different types of </w:t>
        </w:r>
      </w:ins>
      <w:ins w:id="122" w:author="Parks, Robbie M" w:date="2018-11-17T10:18:00Z">
        <w:r w:rsidR="000A38D2">
          <w:rPr>
            <w:rFonts w:ascii="Times New Roman" w:hAnsi="Times New Roman"/>
            <w:color w:val="000000" w:themeColor="text1"/>
            <w:sz w:val="24"/>
            <w:szCs w:val="24"/>
          </w:rPr>
          <w:t xml:space="preserve">injury mortality </w:t>
        </w:r>
      </w:ins>
      <w:ins w:id="123" w:author="Parks, Robbie M" w:date="2018-11-17T10:19:00Z">
        <w:r w:rsidR="000A38D2">
          <w:rPr>
            <w:rFonts w:ascii="Times New Roman" w:hAnsi="Times New Roman"/>
            <w:color w:val="000000" w:themeColor="text1"/>
            <w:sz w:val="24"/>
            <w:szCs w:val="24"/>
          </w:rPr>
          <w:t xml:space="preserve">respond with temperature </w:t>
        </w:r>
      </w:ins>
      <w:ins w:id="124" w:author="Parks, Robbie M" w:date="2018-11-17T10:15:00Z">
        <w:r w:rsidR="000A38D2">
          <w:rPr>
            <w:rFonts w:ascii="Times New Roman" w:hAnsi="Times New Roman"/>
            <w:color w:val="000000" w:themeColor="text1"/>
            <w:sz w:val="24"/>
            <w:szCs w:val="24"/>
          </w:rPr>
          <w:t xml:space="preserve">in relation to age group and </w:t>
        </w:r>
        <w:r w:rsidRPr="005C543C">
          <w:rPr>
            <w:rFonts w:ascii="Times New Roman" w:hAnsi="Times New Roman"/>
            <w:color w:val="000000" w:themeColor="text1"/>
            <w:sz w:val="24"/>
            <w:szCs w:val="24"/>
          </w:rPr>
          <w:t>sex</w:t>
        </w:r>
      </w:ins>
      <w:ins w:id="125" w:author="Parks, Robbie M" w:date="2018-11-18T18:09:00Z">
        <w:r w:rsidR="00073F1B">
          <w:rPr>
            <w:rFonts w:ascii="Times New Roman" w:hAnsi="Times New Roman"/>
            <w:color w:val="000000" w:themeColor="text1"/>
            <w:sz w:val="24"/>
            <w:szCs w:val="24"/>
          </w:rPr>
          <w:t xml:space="preserve"> in the USA</w:t>
        </w:r>
      </w:ins>
      <w:ins w:id="126" w:author="Parks, Robbie M" w:date="2018-11-17T10:19:00Z">
        <w:r w:rsidR="00B24BE3">
          <w:rPr>
            <w:rFonts w:ascii="Times New Roman" w:hAnsi="Times New Roman"/>
            <w:color w:val="000000" w:themeColor="text1"/>
            <w:sz w:val="24"/>
            <w:szCs w:val="24"/>
          </w:rPr>
          <w:t xml:space="preserve">. </w:t>
        </w:r>
      </w:ins>
      <w:del w:id="127" w:author="Parks, Robbie M" w:date="2018-11-17T10:20:00Z">
        <w:r w:rsidR="00327C97" w:rsidRPr="00636C9B" w:rsidDel="007E4DC1">
          <w:rPr>
            <w:rFonts w:ascii="Times New Roman" w:hAnsi="Times New Roman"/>
            <w:color w:val="000000" w:themeColor="text1"/>
            <w:sz w:val="24"/>
            <w:szCs w:val="24"/>
          </w:rPr>
          <w:delText xml:space="preserve">Distinguishing </w:delText>
        </w:r>
        <w:r w:rsidR="00BD0A0B" w:rsidDel="007E4DC1">
          <w:rPr>
            <w:rFonts w:ascii="Times New Roman" w:hAnsi="Times New Roman"/>
            <w:color w:val="000000" w:themeColor="text1"/>
            <w:sz w:val="24"/>
            <w:szCs w:val="24"/>
          </w:rPr>
          <w:delText xml:space="preserve">risk </w:delText>
        </w:r>
        <w:r w:rsidR="00327C97" w:rsidRPr="00636C9B" w:rsidDel="007E4DC1">
          <w:rPr>
            <w:rFonts w:ascii="Times New Roman" w:hAnsi="Times New Roman"/>
            <w:color w:val="000000" w:themeColor="text1"/>
            <w:sz w:val="24"/>
            <w:szCs w:val="24"/>
          </w:rPr>
          <w:delText>by</w:delText>
        </w:r>
        <w:r w:rsidR="00252CB9" w:rsidRPr="00636C9B" w:rsidDel="007E4DC1">
          <w:rPr>
            <w:rFonts w:ascii="Times New Roman" w:hAnsi="Times New Roman"/>
            <w:color w:val="000000" w:themeColor="text1"/>
            <w:sz w:val="24"/>
            <w:szCs w:val="24"/>
          </w:rPr>
          <w:delText xml:space="preserve"> </w:delText>
        </w:r>
        <w:commentRangeStart w:id="128"/>
        <w:commentRangeStart w:id="129"/>
        <w:r w:rsidR="000C6935" w:rsidRPr="00636C9B" w:rsidDel="007E4DC1">
          <w:rPr>
            <w:rFonts w:ascii="Times New Roman" w:hAnsi="Times New Roman"/>
            <w:color w:val="000000" w:themeColor="text1"/>
            <w:sz w:val="24"/>
            <w:szCs w:val="24"/>
          </w:rPr>
          <w:delText xml:space="preserve">socio-demographic </w:delText>
        </w:r>
        <w:commentRangeEnd w:id="128"/>
        <w:r w:rsidR="00737A8B" w:rsidDel="007E4DC1">
          <w:rPr>
            <w:rStyle w:val="CommentReference"/>
            <w:rFonts w:asciiTheme="minorHAnsi" w:eastAsiaTheme="minorHAnsi" w:hAnsiTheme="minorHAnsi" w:cstheme="minorBidi"/>
          </w:rPr>
          <w:commentReference w:id="128"/>
        </w:r>
        <w:commentRangeEnd w:id="129"/>
        <w:r w:rsidR="009F507F" w:rsidDel="007E4DC1">
          <w:rPr>
            <w:rStyle w:val="CommentReference"/>
            <w:rFonts w:asciiTheme="minorHAnsi" w:eastAsiaTheme="minorHAnsi" w:hAnsiTheme="minorHAnsi" w:cstheme="minorBidi"/>
          </w:rPr>
          <w:commentReference w:id="129"/>
        </w:r>
        <w:r w:rsidR="00327C97" w:rsidRPr="00636C9B" w:rsidDel="007E4DC1">
          <w:rPr>
            <w:rFonts w:ascii="Times New Roman" w:hAnsi="Times New Roman"/>
            <w:color w:val="000000" w:themeColor="text1"/>
            <w:sz w:val="24"/>
            <w:szCs w:val="24"/>
          </w:rPr>
          <w:delText>groups</w:delText>
        </w:r>
        <w:r w:rsidR="00530F84" w:rsidRPr="00636C9B" w:rsidDel="007E4DC1">
          <w:rPr>
            <w:rFonts w:ascii="Times New Roman" w:hAnsi="Times New Roman"/>
            <w:color w:val="000000" w:themeColor="text1"/>
            <w:sz w:val="24"/>
            <w:szCs w:val="24"/>
          </w:rPr>
          <w:delText xml:space="preserve">, </w:delText>
        </w:r>
        <w:r w:rsidR="00903C59" w:rsidRPr="00636C9B" w:rsidDel="007E4DC1">
          <w:rPr>
            <w:rFonts w:ascii="Times New Roman" w:hAnsi="Times New Roman"/>
            <w:color w:val="000000" w:themeColor="text1"/>
            <w:sz w:val="24"/>
            <w:szCs w:val="24"/>
          </w:rPr>
          <w:delText xml:space="preserve">which </w:delText>
        </w:r>
        <w:r w:rsidR="000C6935" w:rsidRPr="00636C9B" w:rsidDel="007E4DC1">
          <w:rPr>
            <w:rFonts w:ascii="Times New Roman" w:hAnsi="Times New Roman"/>
            <w:color w:val="000000" w:themeColor="text1"/>
            <w:sz w:val="24"/>
            <w:szCs w:val="24"/>
          </w:rPr>
          <w:delText xml:space="preserve">potentially </w:delText>
        </w:r>
      </w:del>
      <w:del w:id="130" w:author="Parks, Robbie M" w:date="2018-11-20T15:56:00Z">
        <w:r w:rsidR="00903C59" w:rsidRPr="00636C9B" w:rsidDel="001810A3">
          <w:rPr>
            <w:rFonts w:ascii="Times New Roman" w:hAnsi="Times New Roman"/>
            <w:color w:val="000000" w:themeColor="text1"/>
            <w:sz w:val="24"/>
            <w:szCs w:val="24"/>
          </w:rPr>
          <w:delText xml:space="preserve">possess varying </w:delText>
        </w:r>
        <w:r w:rsidR="00C52FAB" w:rsidRPr="00636C9B" w:rsidDel="001810A3">
          <w:rPr>
            <w:rFonts w:ascii="Times New Roman" w:hAnsi="Times New Roman"/>
            <w:color w:val="000000" w:themeColor="text1"/>
            <w:sz w:val="24"/>
            <w:szCs w:val="24"/>
          </w:rPr>
          <w:delText>levels of resilience</w:delText>
        </w:r>
        <w:r w:rsidR="000C6935" w:rsidRPr="00636C9B" w:rsidDel="001810A3">
          <w:rPr>
            <w:rFonts w:ascii="Times New Roman" w:hAnsi="Times New Roman"/>
            <w:color w:val="000000" w:themeColor="text1"/>
            <w:sz w:val="24"/>
            <w:szCs w:val="24"/>
          </w:rPr>
          <w:delText xml:space="preserve"> to temperature anomalies</w:delText>
        </w:r>
      </w:del>
      <w:ins w:id="131" w:author="Parks, Robbie M" w:date="2018-11-18T18:10:00Z">
        <w:r w:rsidR="00B53ABA">
          <w:rPr>
            <w:rFonts w:ascii="Times New Roman" w:hAnsi="Times New Roman"/>
            <w:color w:val="000000" w:themeColor="text1"/>
            <w:sz w:val="24"/>
            <w:szCs w:val="24"/>
          </w:rPr>
          <w:t>As such,</w:t>
        </w:r>
      </w:ins>
      <w:ins w:id="132" w:author="Parks, Robbie M" w:date="2018-11-17T10:21:00Z">
        <w:r w:rsidR="00BC66F6">
          <w:rPr>
            <w:rFonts w:ascii="Times New Roman" w:hAnsi="Times New Roman"/>
            <w:color w:val="000000" w:themeColor="text1"/>
            <w:sz w:val="24"/>
            <w:szCs w:val="24"/>
          </w:rPr>
          <w:t xml:space="preserve"> it is important to build an analysis distinguishing by </w:t>
        </w:r>
      </w:ins>
      <w:ins w:id="133" w:author="Parks, Robbie M" w:date="2018-11-17T10:22:00Z">
        <w:r w:rsidR="00BC66F6">
          <w:rPr>
            <w:rFonts w:ascii="Times New Roman" w:hAnsi="Times New Roman"/>
            <w:color w:val="000000" w:themeColor="text1"/>
            <w:sz w:val="24"/>
            <w:szCs w:val="24"/>
          </w:rPr>
          <w:t>these features of a population</w:t>
        </w:r>
      </w:ins>
      <w:del w:id="134" w:author="Parks, Robbie M" w:date="2018-11-17T10:20:00Z">
        <w:r w:rsidR="00EB7B88" w:rsidRPr="00636C9B" w:rsidDel="007E4DC1">
          <w:rPr>
            <w:rFonts w:ascii="Times New Roman" w:hAnsi="Times New Roman"/>
            <w:color w:val="000000" w:themeColor="text1"/>
            <w:sz w:val="24"/>
            <w:szCs w:val="24"/>
          </w:rPr>
          <w:delText xml:space="preserve"> as well as differing compositions of injury deaths,</w:delText>
        </w:r>
        <w:r w:rsidR="00C3413F" w:rsidRPr="00636C9B" w:rsidDel="007E4DC1">
          <w:rPr>
            <w:rFonts w:ascii="Times New Roman" w:hAnsi="Times New Roman"/>
            <w:color w:val="000000" w:themeColor="text1"/>
            <w:sz w:val="24"/>
            <w:szCs w:val="24"/>
          </w:rPr>
          <w:delText xml:space="preserve"> </w:delText>
        </w:r>
      </w:del>
      <w:ins w:id="135" w:author="Parks, Robbie M" w:date="2018-11-17T10:20:00Z">
        <w:r w:rsidR="007E4DC1">
          <w:rPr>
            <w:rFonts w:ascii="Times New Roman" w:hAnsi="Times New Roman"/>
            <w:color w:val="000000" w:themeColor="text1"/>
            <w:sz w:val="24"/>
            <w:szCs w:val="24"/>
          </w:rPr>
          <w:t>.</w:t>
        </w:r>
      </w:ins>
      <w:del w:id="136" w:author="Parks, Robbie M" w:date="2018-11-17T10:20:00Z">
        <w:r w:rsidR="00C3413F" w:rsidRPr="00636C9B" w:rsidDel="007E4DC1">
          <w:rPr>
            <w:rFonts w:ascii="Times New Roman" w:hAnsi="Times New Roman"/>
            <w:color w:val="000000" w:themeColor="text1"/>
            <w:sz w:val="24"/>
            <w:szCs w:val="24"/>
          </w:rPr>
          <w:delText>can help identify vulnerable communities within a population</w:delText>
        </w:r>
        <w:r w:rsidR="00321DA9" w:rsidRPr="00636C9B" w:rsidDel="007E4DC1">
          <w:rPr>
            <w:rFonts w:ascii="Times New Roman" w:hAnsi="Times New Roman"/>
            <w:color w:val="000000" w:themeColor="text1"/>
            <w:sz w:val="24"/>
            <w:szCs w:val="24"/>
          </w:rPr>
          <w:delText xml:space="preserve">. </w:delText>
        </w:r>
      </w:del>
      <w:del w:id="137" w:author="Parks, Robbie M" w:date="2018-11-20T15:23:00Z">
        <w:r w:rsidR="00321DA9" w:rsidRPr="00636C9B" w:rsidDel="00A7691F">
          <w:rPr>
            <w:rFonts w:ascii="Times New Roman" w:hAnsi="Times New Roman"/>
            <w:color w:val="000000" w:themeColor="text1"/>
            <w:sz w:val="24"/>
            <w:szCs w:val="24"/>
          </w:rPr>
          <w:fldChar w:fldCharType="begin" w:fldLock="1"/>
        </w:r>
        <w:r w:rsidR="001D341F" w:rsidDel="00A7691F">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3,4,14,15&lt;/sup&gt;","plainTextFormattedCitation":"3,4,14,15","previouslyFormattedCitation":"&lt;sup&gt;3,4,14,15&lt;/sup&gt;"},"properties":{"noteIndex":0},"schema":"https://github.com/citation-style-language/schema/raw/master/csl-citation.json"}</w:delInstrText>
        </w:r>
        <w:r w:rsidR="00321DA9" w:rsidRPr="00636C9B" w:rsidDel="00A7691F">
          <w:rPr>
            <w:rFonts w:ascii="Times New Roman" w:hAnsi="Times New Roman"/>
            <w:color w:val="000000" w:themeColor="text1"/>
            <w:sz w:val="24"/>
            <w:szCs w:val="24"/>
          </w:rPr>
          <w:fldChar w:fldCharType="separate"/>
        </w:r>
        <w:r w:rsidR="001D341F" w:rsidRPr="001D341F" w:rsidDel="00A7691F">
          <w:rPr>
            <w:rFonts w:ascii="Times New Roman" w:hAnsi="Times New Roman"/>
            <w:noProof/>
            <w:color w:val="000000" w:themeColor="text1"/>
            <w:sz w:val="24"/>
            <w:szCs w:val="24"/>
            <w:vertAlign w:val="superscript"/>
          </w:rPr>
          <w:delText>3,4,14,15</w:delText>
        </w:r>
        <w:r w:rsidR="00321DA9" w:rsidRPr="00636C9B" w:rsidDel="00A7691F">
          <w:rPr>
            <w:rFonts w:ascii="Times New Roman" w:hAnsi="Times New Roman"/>
            <w:color w:val="000000" w:themeColor="text1"/>
            <w:sz w:val="24"/>
            <w:szCs w:val="24"/>
          </w:rPr>
          <w:fldChar w:fldCharType="end"/>
        </w:r>
      </w:del>
      <w:r w:rsidR="00321DA9" w:rsidRPr="00636C9B">
        <w:rPr>
          <w:rFonts w:ascii="Times New Roman" w:hAnsi="Times New Roman"/>
          <w:color w:val="000000" w:themeColor="text1"/>
          <w:sz w:val="24"/>
          <w:szCs w:val="24"/>
        </w:rPr>
        <w:t xml:space="preserve"> </w:t>
      </w:r>
      <w:del w:id="138" w:author="Parks, Robbie M" w:date="2018-11-17T10:20:00Z">
        <w:r w:rsidR="00B86EC8" w:rsidRPr="00636C9B" w:rsidDel="007E4DC1">
          <w:rPr>
            <w:rFonts w:ascii="Times New Roman" w:hAnsi="Times New Roman"/>
            <w:color w:val="000000" w:themeColor="text1"/>
            <w:sz w:val="24"/>
            <w:szCs w:val="24"/>
          </w:rPr>
          <w:delText>T</w:delText>
        </w:r>
        <w:r w:rsidR="00287584" w:rsidRPr="00636C9B" w:rsidDel="007E4DC1">
          <w:rPr>
            <w:rFonts w:ascii="Times New Roman" w:hAnsi="Times New Roman"/>
            <w:color w:val="000000" w:themeColor="text1"/>
            <w:sz w:val="24"/>
            <w:szCs w:val="24"/>
          </w:rPr>
          <w:delText xml:space="preserve">emperature </w:delText>
        </w:r>
        <w:r w:rsidR="000C36FE" w:rsidRPr="00636C9B" w:rsidDel="007E4DC1">
          <w:rPr>
            <w:rFonts w:ascii="Times New Roman" w:hAnsi="Times New Roman"/>
            <w:color w:val="000000" w:themeColor="text1"/>
            <w:sz w:val="24"/>
            <w:szCs w:val="24"/>
          </w:rPr>
          <w:delText>can</w:delText>
        </w:r>
        <w:r w:rsidR="00BC7B29" w:rsidRPr="00636C9B" w:rsidDel="007E4DC1">
          <w:rPr>
            <w:rFonts w:ascii="Times New Roman" w:hAnsi="Times New Roman"/>
            <w:color w:val="000000" w:themeColor="text1"/>
            <w:sz w:val="24"/>
            <w:szCs w:val="24"/>
          </w:rPr>
          <w:delText xml:space="preserve"> potentially</w:delText>
        </w:r>
        <w:r w:rsidR="00B86EC8" w:rsidRPr="00636C9B" w:rsidDel="007E4DC1">
          <w:rPr>
            <w:rFonts w:ascii="Times New Roman" w:hAnsi="Times New Roman"/>
            <w:color w:val="000000" w:themeColor="text1"/>
            <w:sz w:val="24"/>
            <w:szCs w:val="24"/>
          </w:rPr>
          <w:delText xml:space="preserve"> </w:delText>
        </w:r>
        <w:r w:rsidR="00287584" w:rsidRPr="00636C9B" w:rsidDel="007E4DC1">
          <w:rPr>
            <w:rFonts w:ascii="Times New Roman" w:hAnsi="Times New Roman"/>
            <w:color w:val="000000" w:themeColor="text1"/>
            <w:sz w:val="24"/>
            <w:szCs w:val="24"/>
          </w:rPr>
          <w:delText xml:space="preserve">modify </w:delText>
        </w:r>
        <w:r w:rsidR="00EB79A2" w:rsidRPr="00636C9B" w:rsidDel="007E4DC1">
          <w:rPr>
            <w:rFonts w:ascii="Times New Roman" w:hAnsi="Times New Roman"/>
            <w:color w:val="000000" w:themeColor="text1"/>
            <w:sz w:val="24"/>
            <w:szCs w:val="24"/>
          </w:rPr>
          <w:delText>risk</w:delText>
        </w:r>
        <w:r w:rsidR="003E2F68" w:rsidRPr="00636C9B" w:rsidDel="007E4DC1">
          <w:rPr>
            <w:rFonts w:ascii="Times New Roman" w:hAnsi="Times New Roman"/>
            <w:color w:val="000000" w:themeColor="text1"/>
            <w:sz w:val="24"/>
            <w:szCs w:val="24"/>
          </w:rPr>
          <w:delText xml:space="preserve"> of death differently</w:delText>
        </w:r>
        <w:r w:rsidR="00287584" w:rsidRPr="00636C9B" w:rsidDel="007E4DC1">
          <w:rPr>
            <w:rFonts w:ascii="Times New Roman" w:hAnsi="Times New Roman"/>
            <w:color w:val="000000" w:themeColor="text1"/>
            <w:sz w:val="24"/>
            <w:szCs w:val="24"/>
          </w:rPr>
          <w:delText xml:space="preserve"> </w:delText>
        </w:r>
        <w:r w:rsidR="00EA41FA" w:rsidRPr="00636C9B" w:rsidDel="007E4DC1">
          <w:rPr>
            <w:rFonts w:ascii="Times New Roman" w:hAnsi="Times New Roman"/>
            <w:color w:val="000000" w:themeColor="text1"/>
            <w:sz w:val="24"/>
            <w:szCs w:val="24"/>
          </w:rPr>
          <w:delText xml:space="preserve">by </w:delText>
        </w:r>
      </w:del>
      <w:del w:id="139" w:author="Parks, Robbie M" w:date="2018-11-13T17:12:00Z">
        <w:r w:rsidR="00EA41FA" w:rsidRPr="00636C9B" w:rsidDel="001C2178">
          <w:rPr>
            <w:rFonts w:ascii="Times New Roman" w:hAnsi="Times New Roman"/>
            <w:color w:val="000000" w:themeColor="text1"/>
            <w:sz w:val="24"/>
            <w:szCs w:val="24"/>
          </w:rPr>
          <w:delText xml:space="preserve">category </w:delText>
        </w:r>
      </w:del>
      <w:del w:id="140" w:author="Parks, Robbie M" w:date="2018-11-17T10:20:00Z">
        <w:r w:rsidR="00EA41FA" w:rsidRPr="00636C9B" w:rsidDel="007E4DC1">
          <w:rPr>
            <w:rFonts w:ascii="Times New Roman" w:hAnsi="Times New Roman"/>
            <w:color w:val="000000" w:themeColor="text1"/>
            <w:sz w:val="24"/>
            <w:szCs w:val="24"/>
          </w:rPr>
          <w:delText>of injury</w:delText>
        </w:r>
        <w:r w:rsidR="00C55816" w:rsidRPr="00636C9B" w:rsidDel="007E4DC1">
          <w:rPr>
            <w:rFonts w:ascii="Times New Roman" w:hAnsi="Times New Roman"/>
            <w:color w:val="000000" w:themeColor="text1"/>
            <w:sz w:val="24"/>
            <w:szCs w:val="24"/>
          </w:rPr>
          <w:delText xml:space="preserve"> within each socio-demographic group</w:delText>
        </w:r>
        <w:r w:rsidR="004C67C0" w:rsidRPr="00636C9B" w:rsidDel="007E4DC1">
          <w:rPr>
            <w:rFonts w:ascii="Times New Roman" w:hAnsi="Times New Roman"/>
            <w:color w:val="000000" w:themeColor="text1"/>
            <w:sz w:val="24"/>
            <w:szCs w:val="24"/>
          </w:rPr>
          <w:delText>.</w:delText>
        </w:r>
        <w:r w:rsidR="000C36FE" w:rsidRPr="00636C9B" w:rsidDel="007E4DC1">
          <w:rPr>
            <w:rFonts w:ascii="Times New Roman" w:hAnsi="Times New Roman"/>
            <w:color w:val="000000" w:themeColor="text1"/>
            <w:sz w:val="24"/>
            <w:szCs w:val="24"/>
          </w:rPr>
          <w:delText xml:space="preserve"> </w:delText>
        </w:r>
        <w:r w:rsidR="00E62AEB" w:rsidDel="007E4DC1">
          <w:rPr>
            <w:rFonts w:ascii="Times New Roman" w:hAnsi="Times New Roman"/>
            <w:color w:val="000000" w:themeColor="text1"/>
            <w:sz w:val="24"/>
            <w:szCs w:val="24"/>
          </w:rPr>
          <w:delText xml:space="preserve">Therefore it is </w:delText>
        </w:r>
        <w:r w:rsidR="000C36FE" w:rsidRPr="00636C9B" w:rsidDel="007E4DC1">
          <w:rPr>
            <w:rFonts w:ascii="Times New Roman" w:hAnsi="Times New Roman"/>
            <w:color w:val="000000" w:themeColor="text1"/>
            <w:sz w:val="24"/>
            <w:szCs w:val="24"/>
          </w:rPr>
          <w:delText xml:space="preserve">important to analyse </w:delText>
        </w:r>
        <w:r w:rsidR="0006625F" w:rsidRPr="00636C9B" w:rsidDel="007E4DC1">
          <w:rPr>
            <w:rFonts w:ascii="Times New Roman" w:hAnsi="Times New Roman"/>
            <w:color w:val="000000" w:themeColor="text1"/>
            <w:sz w:val="24"/>
            <w:szCs w:val="24"/>
          </w:rPr>
          <w:delText xml:space="preserve">vulnerability </w:delText>
        </w:r>
        <w:r w:rsidR="00C0356A" w:rsidDel="007E4DC1">
          <w:rPr>
            <w:rFonts w:ascii="Times New Roman" w:hAnsi="Times New Roman"/>
            <w:color w:val="000000" w:themeColor="text1"/>
            <w:sz w:val="24"/>
            <w:szCs w:val="24"/>
          </w:rPr>
          <w:delText xml:space="preserve">to anomalous temperature </w:delText>
        </w:r>
        <w:r w:rsidR="0006625F" w:rsidRPr="00636C9B" w:rsidDel="007E4DC1">
          <w:rPr>
            <w:rFonts w:ascii="Times New Roman" w:hAnsi="Times New Roman"/>
            <w:color w:val="000000" w:themeColor="text1"/>
            <w:sz w:val="24"/>
            <w:szCs w:val="24"/>
          </w:rPr>
          <w:delText>by these distinct combinations</w:delText>
        </w:r>
        <w:r w:rsidR="00BC1E9B" w:rsidRPr="00636C9B" w:rsidDel="007E4DC1">
          <w:rPr>
            <w:rFonts w:ascii="Times New Roman" w:hAnsi="Times New Roman"/>
            <w:color w:val="000000" w:themeColor="text1"/>
            <w:sz w:val="24"/>
            <w:szCs w:val="24"/>
          </w:rPr>
          <w:delText>.</w:delText>
        </w:r>
      </w:del>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430A6670"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w:t>
      </w:r>
      <w:ins w:id="141" w:author="Parks, Robbie M" w:date="2018-11-26T13:41:00Z">
        <w:r w:rsidR="00644C34">
          <w:rPr>
            <w:rFonts w:ascii="Times New Roman" w:hAnsi="Times New Roman"/>
            <w:color w:val="000000" w:themeColor="text1"/>
            <w:sz w:val="24"/>
            <w:szCs w:val="24"/>
          </w:rPr>
          <w:t>-</w:t>
        </w:r>
      </w:ins>
      <w:r w:rsidR="00E70EB0" w:rsidRPr="00636C9B">
        <w:rPr>
          <w:rFonts w:ascii="Times New Roman" w:hAnsi="Times New Roman"/>
          <w:color w:val="000000" w:themeColor="text1"/>
          <w:sz w:val="24"/>
          <w:szCs w:val="24"/>
        </w:rPr>
        <w:t xml:space="preserve">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del w:id="142" w:author="Parks, Robbie M" w:date="2018-11-13T11:07:00Z">
        <w:r w:rsidR="00567A03" w:rsidDel="006838D1">
          <w:rPr>
            <w:rFonts w:ascii="Times New Roman" w:hAnsi="Times New Roman"/>
            <w:color w:val="000000" w:themeColor="text1"/>
            <w:sz w:val="24"/>
            <w:szCs w:val="24"/>
          </w:rPr>
          <w:delText>mutiple</w:delText>
        </w:r>
      </w:del>
      <w:ins w:id="143"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del w:id="144" w:author="Parks, Robbie M" w:date="2018-11-21T09:38:00Z">
        <w:r w:rsidR="00F713D6" w:rsidRPr="00636C9B" w:rsidDel="00CA0B8B">
          <w:rPr>
            <w:rFonts w:ascii="Times New Roman" w:hAnsi="Times New Roman"/>
            <w:color w:val="000000" w:themeColor="text1"/>
            <w:sz w:val="24"/>
            <w:szCs w:val="24"/>
          </w:rPr>
          <w:delText xml:space="preserve">categories </w:delText>
        </w:r>
      </w:del>
      <w:ins w:id="145" w:author="Parks, Robbie M" w:date="2018-11-21T09:38:00Z">
        <w:r w:rsidR="00CA0B8B">
          <w:rPr>
            <w:rFonts w:ascii="Times New Roman" w:hAnsi="Times New Roman"/>
            <w:color w:val="000000" w:themeColor="text1"/>
            <w:sz w:val="24"/>
            <w:szCs w:val="24"/>
          </w:rPr>
          <w:t>types</w:t>
        </w:r>
        <w:r w:rsidR="00CA0B8B" w:rsidRPr="00636C9B">
          <w:rPr>
            <w:rFonts w:ascii="Times New Roman" w:hAnsi="Times New Roman"/>
            <w:color w:val="000000" w:themeColor="text1"/>
            <w:sz w:val="24"/>
            <w:szCs w:val="24"/>
          </w:rPr>
          <w:t xml:space="preserve"> </w:t>
        </w:r>
      </w:ins>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del w:id="146" w:author="Parks, Robbie M" w:date="2018-11-21T09:38:00Z">
        <w:r w:rsidR="00CF446F" w:rsidRPr="00636C9B" w:rsidDel="0014646A">
          <w:rPr>
            <w:rFonts w:ascii="Times New Roman" w:hAnsi="Times New Roman"/>
            <w:color w:val="000000" w:themeColor="text1"/>
            <w:sz w:val="24"/>
            <w:szCs w:val="24"/>
          </w:rPr>
          <w:delText>socio-demographic c</w:delText>
        </w:r>
        <w:r w:rsidR="000135F4" w:rsidRPr="00636C9B" w:rsidDel="0014646A">
          <w:rPr>
            <w:rFonts w:ascii="Times New Roman" w:hAnsi="Times New Roman"/>
            <w:color w:val="000000" w:themeColor="text1"/>
            <w:sz w:val="24"/>
            <w:szCs w:val="24"/>
          </w:rPr>
          <w:delText>haracteristic</w:delText>
        </w:r>
      </w:del>
      <w:ins w:id="147" w:author="Parks, Robbie M" w:date="2018-11-21T09:38:00Z">
        <w:r w:rsidR="0014646A">
          <w:rPr>
            <w:rFonts w:ascii="Times New Roman" w:hAnsi="Times New Roman"/>
            <w:color w:val="000000" w:themeColor="text1"/>
            <w:sz w:val="24"/>
            <w:szCs w:val="24"/>
          </w:rPr>
          <w:t>age group and sex</w:t>
        </w:r>
      </w:ins>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42AA3A93" w:rsidR="00881B21" w:rsidRDefault="00A03DE2" w:rsidP="005B39FC">
      <w:pPr>
        <w:spacing w:after="0" w:line="480" w:lineRule="auto"/>
        <w:jc w:val="both"/>
        <w:rPr>
          <w:ins w:id="148" w:author="Parks, Robbie M" w:date="2018-11-13T14:14:00Z"/>
          <w:rFonts w:ascii="Times New Roman" w:hAnsi="Times New Roman"/>
          <w:color w:val="000000" w:themeColor="text1"/>
          <w:sz w:val="24"/>
          <w:szCs w:val="24"/>
        </w:rPr>
      </w:pPr>
      <w:ins w:id="149" w:author="Parks, Robbie M" w:date="2018-11-13T11:18:00Z">
        <w:r>
          <w:rPr>
            <w:rFonts w:ascii="Times New Roman" w:hAnsi="Times New Roman"/>
            <w:color w:val="000000" w:themeColor="text1"/>
            <w:sz w:val="24"/>
            <w:szCs w:val="24"/>
          </w:rPr>
          <w:t xml:space="preserve">Our aim was to </w:t>
        </w:r>
      </w:ins>
      <w:ins w:id="150" w:author="Parks, Robbie M" w:date="2018-11-13T13:49:00Z">
        <w:r w:rsidR="00C542A6">
          <w:rPr>
            <w:rFonts w:ascii="Times New Roman" w:hAnsi="Times New Roman"/>
            <w:color w:val="000000" w:themeColor="text1"/>
            <w:sz w:val="24"/>
            <w:szCs w:val="24"/>
          </w:rPr>
          <w:t>quantify</w:t>
        </w:r>
      </w:ins>
      <w:ins w:id="151" w:author="Parks, Robbie M" w:date="2018-11-13T11:18:00Z">
        <w:r>
          <w:rPr>
            <w:rFonts w:ascii="Times New Roman" w:hAnsi="Times New Roman"/>
            <w:color w:val="000000" w:themeColor="text1"/>
            <w:sz w:val="24"/>
            <w:szCs w:val="24"/>
          </w:rPr>
          <w:t xml:space="preserve"> </w:t>
        </w:r>
      </w:ins>
      <w:ins w:id="152" w:author="Parks, Robbie M" w:date="2018-11-13T13:56:00Z">
        <w:r w:rsidR="004B2216">
          <w:rPr>
            <w:rFonts w:ascii="Times New Roman" w:hAnsi="Times New Roman"/>
            <w:color w:val="000000" w:themeColor="text1"/>
            <w:sz w:val="24"/>
            <w:szCs w:val="24"/>
          </w:rPr>
          <w:t xml:space="preserve">national </w:t>
        </w:r>
      </w:ins>
      <w:ins w:id="153" w:author="Parks, Robbie M" w:date="2018-11-13T11:18:00Z">
        <w:r>
          <w:rPr>
            <w:rFonts w:ascii="Times New Roman" w:hAnsi="Times New Roman"/>
            <w:color w:val="000000" w:themeColor="text1"/>
            <w:sz w:val="24"/>
            <w:szCs w:val="24"/>
          </w:rPr>
          <w:t xml:space="preserve">additional </w:t>
        </w:r>
      </w:ins>
      <w:ins w:id="154" w:author="Parks, Robbie M" w:date="2018-11-13T13:49:00Z">
        <w:r w:rsidR="00C542A6">
          <w:rPr>
            <w:rFonts w:ascii="Times New Roman" w:hAnsi="Times New Roman"/>
            <w:color w:val="000000" w:themeColor="text1"/>
            <w:sz w:val="24"/>
            <w:szCs w:val="24"/>
          </w:rPr>
          <w:t>injury deaths</w:t>
        </w:r>
      </w:ins>
      <w:ins w:id="155" w:author="Parks, Robbie M" w:date="2018-11-13T11:18:00Z">
        <w:r>
          <w:rPr>
            <w:rFonts w:ascii="Times New Roman" w:hAnsi="Times New Roman"/>
            <w:color w:val="000000" w:themeColor="text1"/>
            <w:sz w:val="24"/>
            <w:szCs w:val="24"/>
          </w:rPr>
          <w:t xml:space="preserve"> in a warmer world in the</w:t>
        </w:r>
      </w:ins>
      <w:ins w:id="156" w:author="Parks, Robbie M" w:date="2018-11-21T09:41:00Z">
        <w:r w:rsidR="009A2664">
          <w:rPr>
            <w:rFonts w:ascii="Times New Roman" w:hAnsi="Times New Roman"/>
            <w:color w:val="000000" w:themeColor="text1"/>
            <w:sz w:val="24"/>
            <w:szCs w:val="24"/>
          </w:rPr>
          <w:t xml:space="preserve"> contiguous</w:t>
        </w:r>
      </w:ins>
      <w:ins w:id="157" w:author="Parks, Robbie M" w:date="2018-11-13T11:18:00Z">
        <w:r>
          <w:rPr>
            <w:rFonts w:ascii="Times New Roman" w:hAnsi="Times New Roman"/>
            <w:color w:val="000000" w:themeColor="text1"/>
            <w:sz w:val="24"/>
            <w:szCs w:val="24"/>
          </w:rPr>
          <w:t xml:space="preserve"> USA</w:t>
        </w:r>
      </w:ins>
      <w:ins w:id="158" w:author="Parks, Robbie M" w:date="2018-11-21T09:42:00Z">
        <w:r w:rsidR="002D23EC">
          <w:rPr>
            <w:rFonts w:ascii="Times New Roman" w:hAnsi="Times New Roman"/>
            <w:color w:val="000000" w:themeColor="text1"/>
            <w:sz w:val="24"/>
            <w:szCs w:val="24"/>
          </w:rPr>
          <w:t xml:space="preserve"> (i.e., excluding Alaska and Hawaii)</w:t>
        </w:r>
      </w:ins>
      <w:ins w:id="159" w:author="Parks, Robbie M" w:date="2018-11-13T11:18:00Z">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ins>
      <w:ins w:id="160" w:author="Parks, Robbie M" w:date="2018-11-20T15:56:00Z">
        <w:r w:rsidR="00332383">
          <w:rPr>
            <w:rFonts w:ascii="Times New Roman" w:hAnsi="Times New Roman"/>
            <w:color w:val="000000" w:themeColor="text1"/>
            <w:sz w:val="24"/>
            <w:szCs w:val="24"/>
          </w:rPr>
          <w:t>type</w:t>
        </w:r>
      </w:ins>
      <w:ins w:id="161" w:author="Parks, Robbie M" w:date="2018-11-13T11:18:00Z">
        <w:r w:rsidR="008C19F6">
          <w:rPr>
            <w:rFonts w:ascii="Times New Roman" w:hAnsi="Times New Roman"/>
            <w:color w:val="000000" w:themeColor="text1"/>
            <w:sz w:val="24"/>
            <w:szCs w:val="24"/>
          </w:rPr>
          <w:t xml:space="preserve"> of injury. P</w:t>
        </w:r>
      </w:ins>
      <w:ins w:id="162" w:author="Parks, Robbie M" w:date="2018-11-13T14:04:00Z">
        <w:r w:rsidR="008C19F6">
          <w:rPr>
            <w:rFonts w:ascii="Times New Roman" w:hAnsi="Times New Roman"/>
            <w:color w:val="000000" w:themeColor="text1"/>
            <w:sz w:val="24"/>
            <w:szCs w:val="24"/>
          </w:rPr>
          <w:t>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ins>
      <w:ins w:id="163" w:author="Parks, Robbie M" w:date="2018-11-21T09:40:00Z">
        <w:r w:rsidR="00C02C51">
          <w:rPr>
            <w:rFonts w:ascii="Times New Roman" w:hAnsi="Times New Roman"/>
            <w:color w:val="000000" w:themeColor="text1"/>
            <w:sz w:val="24"/>
            <w:szCs w:val="24"/>
          </w:rPr>
          <w:fldChar w:fldCharType="begin" w:fldLock="1"/>
        </w:r>
      </w:ins>
      <w:r w:rsidR="004D157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4D157A" w:rsidRPr="004D157A">
        <w:rPr>
          <w:rFonts w:ascii="Times New Roman" w:hAnsi="Times New Roman"/>
          <w:noProof/>
          <w:color w:val="000000" w:themeColor="text1"/>
          <w:sz w:val="24"/>
          <w:szCs w:val="24"/>
          <w:vertAlign w:val="superscript"/>
        </w:rPr>
        <w:t>2–12</w:t>
      </w:r>
      <w:ins w:id="164" w:author="Parks, Robbie M" w:date="2018-11-21T09:40:00Z">
        <w:r w:rsidR="00C02C51">
          <w:rPr>
            <w:rFonts w:ascii="Times New Roman" w:hAnsi="Times New Roman"/>
            <w:color w:val="000000" w:themeColor="text1"/>
            <w:sz w:val="24"/>
            <w:szCs w:val="24"/>
          </w:rPr>
          <w:fldChar w:fldCharType="end"/>
        </w:r>
      </w:ins>
    </w:p>
    <w:p w14:paraId="1C5762D7" w14:textId="77777777" w:rsidR="00881B21" w:rsidRDefault="00881B21" w:rsidP="005B39FC">
      <w:pPr>
        <w:spacing w:after="0" w:line="480" w:lineRule="auto"/>
        <w:jc w:val="both"/>
        <w:rPr>
          <w:ins w:id="165" w:author="Parks, Robbie M" w:date="2018-11-13T14:14:00Z"/>
          <w:rFonts w:ascii="Times New Roman" w:hAnsi="Times New Roman"/>
          <w:color w:val="000000" w:themeColor="text1"/>
          <w:sz w:val="24"/>
          <w:szCs w:val="24"/>
        </w:rPr>
      </w:pPr>
    </w:p>
    <w:p w14:paraId="4178A95E" w14:textId="5D53C4EC" w:rsidR="00E65B73" w:rsidRPr="00636C9B" w:rsidRDefault="003030BF" w:rsidP="005B39FC">
      <w:pPr>
        <w:spacing w:after="0" w:line="480" w:lineRule="auto"/>
        <w:jc w:val="both"/>
        <w:rPr>
          <w:rFonts w:ascii="Times New Roman" w:hAnsi="Times New Roman"/>
          <w:color w:val="000000" w:themeColor="text1"/>
          <w:sz w:val="24"/>
          <w:szCs w:val="24"/>
        </w:rPr>
      </w:pPr>
      <w:ins w:id="166" w:author="Parks, Robbie M" w:date="2018-11-13T14:06:00Z">
        <w:r>
          <w:rPr>
            <w:rFonts w:ascii="Times New Roman" w:hAnsi="Times New Roman"/>
            <w:color w:val="000000" w:themeColor="text1"/>
            <w:sz w:val="24"/>
            <w:szCs w:val="24"/>
          </w:rPr>
          <w:t xml:space="preserve">We wanted to understand the impact of deviation of temperature from long-term acclimatised </w:t>
        </w:r>
      </w:ins>
      <w:ins w:id="167" w:author="Parks, Robbie M" w:date="2018-11-20T15:17:00Z">
        <w:r w:rsidR="00E31070">
          <w:rPr>
            <w:rFonts w:ascii="Times New Roman" w:hAnsi="Times New Roman"/>
            <w:color w:val="000000" w:themeColor="text1"/>
            <w:sz w:val="24"/>
            <w:szCs w:val="24"/>
          </w:rPr>
          <w:t>averages</w:t>
        </w:r>
      </w:ins>
      <w:ins w:id="168" w:author="Parks, Robbie M" w:date="2018-11-13T14:06:00Z">
        <w:r>
          <w:rPr>
            <w:rFonts w:ascii="Times New Roman" w:hAnsi="Times New Roman"/>
            <w:color w:val="000000" w:themeColor="text1"/>
            <w:sz w:val="24"/>
            <w:szCs w:val="24"/>
          </w:rPr>
          <w:t xml:space="preserve">, rather than absolute temperature. </w:t>
        </w:r>
      </w:ins>
      <w:ins w:id="169"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170"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171" w:author="Parks, Robbie M" w:date="2018-11-13T17:24:00Z">
        <w:r w:rsidR="00E36F12">
          <w:rPr>
            <w:rFonts w:ascii="Times New Roman" w:hAnsi="Times New Roman"/>
            <w:color w:val="000000" w:themeColor="text1"/>
            <w:sz w:val="24"/>
            <w:szCs w:val="24"/>
          </w:rPr>
          <w:t xml:space="preserve">also </w:t>
        </w:r>
      </w:ins>
      <w:ins w:id="172" w:author="Parks, Robbie M" w:date="2018-11-13T14:04:00Z">
        <w:r w:rsidR="00E36F12">
          <w:rPr>
            <w:rFonts w:ascii="Times New Roman" w:hAnsi="Times New Roman"/>
            <w:color w:val="000000" w:themeColor="text1"/>
            <w:sz w:val="24"/>
            <w:szCs w:val="24"/>
          </w:rPr>
          <w:t xml:space="preserve">uses </w:t>
        </w:r>
      </w:ins>
      <w:ins w:id="173" w:author="Parks, Robbie M" w:date="2018-11-13T14:06:00Z">
        <w:r>
          <w:rPr>
            <w:rFonts w:ascii="Times New Roman" w:hAnsi="Times New Roman"/>
            <w:color w:val="000000" w:themeColor="text1"/>
            <w:sz w:val="24"/>
            <w:szCs w:val="24"/>
          </w:rPr>
          <w:t>monthly temperatures</w:t>
        </w:r>
      </w:ins>
      <w:ins w:id="174" w:author="Parks, Robbie M" w:date="2018-11-13T14:15:00Z">
        <w:r w:rsidR="00E34B73">
          <w:rPr>
            <w:rFonts w:ascii="Times New Roman" w:hAnsi="Times New Roman"/>
            <w:color w:val="000000" w:themeColor="text1"/>
            <w:sz w:val="24"/>
            <w:szCs w:val="24"/>
          </w:rPr>
          <w:t xml:space="preserve"> and death records</w:t>
        </w:r>
      </w:ins>
      <w:ins w:id="175" w:author="Parks, Robbie M" w:date="2018-11-13T14:06:00Z">
        <w:r>
          <w:rPr>
            <w:rFonts w:ascii="Times New Roman" w:hAnsi="Times New Roman"/>
            <w:color w:val="000000" w:themeColor="text1"/>
            <w:sz w:val="24"/>
            <w:szCs w:val="24"/>
          </w:rPr>
          <w:t xml:space="preserve"> for </w:t>
        </w:r>
      </w:ins>
      <w:ins w:id="176" w:author="Parks, Robbie M" w:date="2018-11-13T14:15:00Z">
        <w:r w:rsidR="00E34B73">
          <w:rPr>
            <w:rFonts w:ascii="Times New Roman" w:hAnsi="Times New Roman"/>
            <w:color w:val="000000" w:themeColor="text1"/>
            <w:sz w:val="24"/>
            <w:szCs w:val="24"/>
          </w:rPr>
          <w:t xml:space="preserve">entire </w:t>
        </w:r>
      </w:ins>
      <w:ins w:id="177" w:author="Parks, Robbie M" w:date="2018-11-21T09:41:00Z">
        <w:r w:rsidR="00FF7EA4">
          <w:rPr>
            <w:rFonts w:ascii="Times New Roman" w:hAnsi="Times New Roman"/>
            <w:color w:val="000000" w:themeColor="text1"/>
            <w:sz w:val="24"/>
            <w:szCs w:val="24"/>
          </w:rPr>
          <w:t xml:space="preserve">contiguous </w:t>
        </w:r>
      </w:ins>
      <w:ins w:id="178" w:author="Parks, Robbie M" w:date="2018-11-13T14:15:00Z">
        <w:r w:rsidR="00E34B73">
          <w:rPr>
            <w:rFonts w:ascii="Times New Roman" w:hAnsi="Times New Roman"/>
            <w:color w:val="000000" w:themeColor="text1"/>
            <w:sz w:val="24"/>
            <w:szCs w:val="24"/>
          </w:rPr>
          <w:t>US population</w:t>
        </w:r>
      </w:ins>
      <w:ins w:id="179" w:author="Parks, Robbie M" w:date="2018-11-13T11:20:00Z">
        <w:r w:rsidR="00E34B73">
          <w:rPr>
            <w:rFonts w:ascii="Times New Roman" w:hAnsi="Times New Roman"/>
            <w:color w:val="000000" w:themeColor="text1"/>
            <w:sz w:val="24"/>
            <w:szCs w:val="24"/>
          </w:rPr>
          <w:t xml:space="preserve">. </w:t>
        </w:r>
      </w:ins>
      <w:ins w:id="180" w:author="Parks, Robbie M" w:date="2018-11-21T09:45:00Z">
        <w:r w:rsidR="00FF5B78">
          <w:rPr>
            <w:rFonts w:ascii="Times New Roman" w:hAnsi="Times New Roman"/>
            <w:color w:val="000000" w:themeColor="text1"/>
            <w:sz w:val="24"/>
            <w:szCs w:val="24"/>
          </w:rPr>
          <w:t>W</w:t>
        </w:r>
      </w:ins>
      <w:ins w:id="181" w:author="Parks, Robbie M" w:date="2018-11-21T09:42:00Z">
        <w:r w:rsidR="003C52FC">
          <w:rPr>
            <w:rFonts w:ascii="Times New Roman" w:hAnsi="Times New Roman"/>
            <w:color w:val="000000" w:themeColor="text1"/>
            <w:sz w:val="24"/>
            <w:szCs w:val="24"/>
          </w:rPr>
          <w:t>e first defined a state-month temperature anomaly</w:t>
        </w:r>
      </w:ins>
      <w:ins w:id="182" w:author="Parks, Robbie M" w:date="2018-11-21T09:45:00Z">
        <w:r w:rsidR="00350B39">
          <w:rPr>
            <w:rFonts w:ascii="Times New Roman" w:hAnsi="Times New Roman"/>
            <w:color w:val="000000" w:themeColor="text1"/>
            <w:sz w:val="24"/>
            <w:szCs w:val="24"/>
          </w:rPr>
          <w:t xml:space="preserve"> </w:t>
        </w:r>
      </w:ins>
      <w:ins w:id="183" w:author="Parks, Robbie M" w:date="2018-11-21T09:42:00Z">
        <w:r w:rsidR="003C52FC">
          <w:rPr>
            <w:rFonts w:ascii="Times New Roman" w:hAnsi="Times New Roman"/>
            <w:color w:val="000000" w:themeColor="text1"/>
            <w:sz w:val="24"/>
            <w:szCs w:val="24"/>
          </w:rPr>
          <w:t xml:space="preserve">as </w:t>
        </w:r>
      </w:ins>
      <w:ins w:id="184" w:author="Parks, Robbie M" w:date="2018-11-21T09:44:00Z">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ins>
      <w:ins w:id="185" w:author="Parks, Robbie M" w:date="2018-11-21T09:45:00Z">
        <w:r w:rsidR="00FF7A80">
          <w:rPr>
            <w:rFonts w:ascii="Times New Roman" w:eastAsiaTheme="minorHAnsi" w:hAnsi="Times New Roman"/>
            <w:sz w:val="24"/>
            <w:szCs w:val="24"/>
            <w:lang w:eastAsia="en-GB"/>
          </w:rPr>
          <w:t xml:space="preserve">respective </w:t>
        </w:r>
      </w:ins>
      <w:ins w:id="186" w:author="Parks, Robbie M" w:date="2018-11-21T09:44:00Z">
        <w:r w:rsidR="00B2527A" w:rsidRPr="00636C9B">
          <w:rPr>
            <w:rFonts w:ascii="Times New Roman" w:eastAsiaTheme="minorHAnsi" w:hAnsi="Times New Roman"/>
            <w:sz w:val="24"/>
            <w:szCs w:val="24"/>
            <w:lang w:eastAsia="en-GB"/>
          </w:rPr>
          <w:t>long-term mean temperature</w:t>
        </w:r>
      </w:ins>
      <w:ins w:id="187" w:author="Parks, Robbie M" w:date="2018-11-21T09:43:00Z">
        <w:r w:rsidR="003C52FC">
          <w:rPr>
            <w:rFonts w:ascii="Times New Roman" w:hAnsi="Times New Roman"/>
            <w:color w:val="000000" w:themeColor="text1"/>
            <w:sz w:val="24"/>
            <w:szCs w:val="24"/>
          </w:rPr>
          <w:t xml:space="preserve">. </w:t>
        </w:r>
      </w:ins>
      <w:ins w:id="188" w:author="Parks, Robbie M" w:date="2018-11-13T11:20:00Z">
        <w:r w:rsidR="003C52FC">
          <w:rPr>
            <w:rFonts w:ascii="Times New Roman" w:hAnsi="Times New Roman"/>
            <w:color w:val="000000" w:themeColor="text1"/>
            <w:sz w:val="24"/>
            <w:szCs w:val="24"/>
          </w:rPr>
          <w:t>W</w:t>
        </w:r>
      </w:ins>
      <w:commentRangeStart w:id="189"/>
      <w:del w:id="190"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e</w:t>
      </w:r>
      <w:ins w:id="191" w:author="Parks, Robbie M" w:date="2018-11-21T09:43:00Z">
        <w:r w:rsidR="003C52FC">
          <w:rPr>
            <w:rFonts w:ascii="Times New Roman" w:hAnsi="Times New Roman"/>
            <w:color w:val="000000" w:themeColor="text1"/>
            <w:sz w:val="24"/>
            <w:szCs w:val="24"/>
          </w:rPr>
          <w:t xml:space="preserve"> then</w:t>
        </w:r>
      </w:ins>
      <w:r w:rsidR="00921D87" w:rsidRPr="00636C9B">
        <w:rPr>
          <w:rFonts w:ascii="Times New Roman" w:hAnsi="Times New Roman"/>
          <w:color w:val="000000" w:themeColor="text1"/>
          <w:sz w:val="24"/>
          <w:szCs w:val="24"/>
        </w:rPr>
        <w:t xml:space="preserv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del w:id="192" w:author="Parks, Robbie M" w:date="2018-11-21T09:41:00Z">
        <w:r w:rsidR="00C0356A" w:rsidDel="002D23EC">
          <w:rPr>
            <w:rFonts w:ascii="Times New Roman" w:hAnsi="Times New Roman"/>
            <w:color w:val="000000" w:themeColor="text1"/>
            <w:sz w:val="24"/>
            <w:szCs w:val="24"/>
          </w:rPr>
          <w:delText xml:space="preserve">(i.e., excluding Alaska and Hawaii) </w:delText>
        </w:r>
      </w:del>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w:t>
      </w:r>
      <w:del w:id="193" w:author="Parks, Robbie M" w:date="2018-11-21T09:42:00Z">
        <w:r w:rsidR="003F50A5" w:rsidRPr="00636C9B" w:rsidDel="00402519">
          <w:rPr>
            <w:rFonts w:ascii="Times New Roman" w:hAnsi="Times New Roman"/>
            <w:color w:val="000000" w:themeColor="text1"/>
            <w:sz w:val="24"/>
            <w:szCs w:val="24"/>
          </w:rPr>
          <w:delText xml:space="preserve">categories </w:delText>
        </w:r>
      </w:del>
      <w:ins w:id="194" w:author="Parks, Robbie M" w:date="2018-11-21T09:42:00Z">
        <w:r w:rsidR="00402519">
          <w:rPr>
            <w:rFonts w:ascii="Times New Roman" w:hAnsi="Times New Roman"/>
            <w:color w:val="000000" w:themeColor="text1"/>
            <w:sz w:val="24"/>
            <w:szCs w:val="24"/>
          </w:rPr>
          <w:t>types</w:t>
        </w:r>
        <w:r w:rsidR="00402519" w:rsidRPr="00636C9B">
          <w:rPr>
            <w:rFonts w:ascii="Times New Roman" w:hAnsi="Times New Roman"/>
            <w:color w:val="000000" w:themeColor="text1"/>
            <w:sz w:val="24"/>
            <w:szCs w:val="24"/>
          </w:rPr>
          <w:t xml:space="preserve"> </w:t>
        </w:r>
      </w:ins>
      <w:r w:rsidR="003F50A5" w:rsidRPr="00636C9B">
        <w:rPr>
          <w:rFonts w:ascii="Times New Roman" w:hAnsi="Times New Roman"/>
          <w:color w:val="000000" w:themeColor="text1"/>
          <w:sz w:val="24"/>
          <w:szCs w:val="24"/>
        </w:rPr>
        <w:t xml:space="preserve">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Bayesian spatio</w:t>
      </w:r>
      <w:ins w:id="195" w:author="Parks, Robbie M" w:date="2018-11-26T13:41:00Z">
        <w:r w:rsidR="00644C34">
          <w:rPr>
            <w:rFonts w:ascii="Times New Roman" w:hAnsi="Times New Roman"/>
            <w:color w:val="000000" w:themeColor="text1"/>
            <w:sz w:val="24"/>
            <w:szCs w:val="24"/>
          </w:rPr>
          <w:t>-</w:t>
        </w:r>
      </w:ins>
      <w:r w:rsidR="00F056CD" w:rsidRPr="00636C9B">
        <w:rPr>
          <w:rFonts w:ascii="Times New Roman" w:hAnsi="Times New Roman"/>
          <w:color w:val="000000" w:themeColor="text1"/>
          <w:sz w:val="24"/>
          <w:szCs w:val="24"/>
        </w:rPr>
        <w:t xml:space="preserve">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del w:id="196" w:author="Parks, Robbie M" w:date="2018-11-21T09:46:00Z">
        <w:r w:rsidR="006F0E88" w:rsidRPr="00636C9B" w:rsidDel="002F5FDC">
          <w:rPr>
            <w:rFonts w:ascii="Times New Roman" w:hAnsi="Times New Roman"/>
            <w:color w:val="000000" w:themeColor="text1"/>
            <w:sz w:val="24"/>
            <w:szCs w:val="24"/>
          </w:rPr>
          <w:delText xml:space="preserve">then </w:delText>
        </w:r>
      </w:del>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197" w:author="Parks, Robbie M" w:date="2018-11-13T17:12:00Z">
        <w:r w:rsidR="000545FB" w:rsidRPr="00636C9B" w:rsidDel="001C2178">
          <w:rPr>
            <w:rFonts w:ascii="Times New Roman" w:hAnsi="Times New Roman"/>
            <w:color w:val="000000" w:themeColor="text1"/>
            <w:sz w:val="24"/>
            <w:szCs w:val="24"/>
          </w:rPr>
          <w:delText xml:space="preserve">category </w:delText>
        </w:r>
      </w:del>
      <w:ins w:id="198"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89"/>
      <w:r w:rsidR="00B950F6">
        <w:rPr>
          <w:rStyle w:val="CommentReference"/>
          <w:rFonts w:asciiTheme="minorHAnsi" w:eastAsiaTheme="minorHAnsi" w:hAnsiTheme="minorHAnsi" w:cstheme="minorBidi"/>
        </w:rPr>
        <w:commentReference w:id="189"/>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lastRenderedPageBreak/>
        <w:t>Mortality d</w:t>
      </w:r>
      <w:r w:rsidR="000210D1" w:rsidRPr="00636C9B">
        <w:rPr>
          <w:rFonts w:ascii="Times New Roman" w:hAnsi="Times New Roman"/>
          <w:i/>
          <w:color w:val="000000" w:themeColor="text1"/>
          <w:sz w:val="24"/>
          <w:szCs w:val="24"/>
        </w:rPr>
        <w:t>ata</w:t>
      </w:r>
    </w:p>
    <w:p w14:paraId="7E1402E9" w14:textId="77777777" w:rsidR="0001322E" w:rsidRDefault="000210D1" w:rsidP="00D76DF7">
      <w:pPr>
        <w:spacing w:after="0" w:line="480" w:lineRule="auto"/>
        <w:jc w:val="both"/>
        <w:rPr>
          <w:ins w:id="199" w:author="Parks, Robbie M" w:date="2018-11-18T18:16:00Z"/>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 xml:space="preserve">was coded </w:t>
      </w:r>
      <w:proofErr w:type="gramStart"/>
      <w:r w:rsidR="008539F0" w:rsidRPr="00636C9B">
        <w:rPr>
          <w:rFonts w:ascii="Times New Roman" w:hAnsi="Times New Roman"/>
          <w:color w:val="000000" w:themeColor="text1"/>
          <w:sz w:val="24"/>
          <w:szCs w:val="24"/>
        </w:rPr>
        <w:t>according to</w:t>
      </w:r>
      <w:proofErr w:type="gramEnd"/>
      <w:r w:rsidR="008539F0"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200"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201"/>
      <w:del w:id="202"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201"/>
        <w:r w:rsidR="00B950F6" w:rsidDel="005472F1">
          <w:rPr>
            <w:rStyle w:val="CommentReference"/>
            <w:rFonts w:asciiTheme="minorHAnsi" w:eastAsiaTheme="minorHAnsi" w:hAnsiTheme="minorHAnsi" w:cstheme="minorBidi"/>
          </w:rPr>
          <w:commentReference w:id="201"/>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203"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204"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205"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206"/>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207" w:author="Parks, Robbie M" w:date="2018-11-13T11:24:00Z">
        <w:r w:rsidR="00AE2912">
          <w:rPr>
            <w:rStyle w:val="apple-style-span"/>
            <w:rFonts w:ascii="Times New Roman" w:hAnsi="Times New Roman"/>
            <w:color w:val="000000" w:themeColor="text1"/>
            <w:sz w:val="24"/>
            <w:szCs w:val="24"/>
          </w:rPr>
          <w:t xml:space="preserve">, </w:t>
        </w:r>
      </w:ins>
      <w:del w:id="208"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209" w:author="Parks, Robbie M" w:date="2018-11-13T11:24:00Z">
        <w:r w:rsidR="00AE2912">
          <w:rPr>
            <w:rStyle w:val="apple-style-span"/>
            <w:rFonts w:ascii="Times New Roman" w:hAnsi="Times New Roman"/>
            <w:color w:val="000000" w:themeColor="text1"/>
            <w:sz w:val="24"/>
            <w:szCs w:val="24"/>
          </w:rPr>
          <w:t xml:space="preserve"> and other</w:t>
        </w:r>
      </w:ins>
      <w:ins w:id="210"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w:t>
      </w:r>
      <w:ins w:id="211" w:author="Parks, Robbie M" w:date="2018-11-18T18:15:00Z">
        <w:r w:rsidR="0089689A">
          <w:rPr>
            <w:rStyle w:val="apple-style-span"/>
            <w:rFonts w:ascii="Times New Roman" w:hAnsi="Times New Roman"/>
            <w:color w:val="000000" w:themeColor="text1"/>
            <w:sz w:val="24"/>
            <w:szCs w:val="24"/>
          </w:rPr>
          <w:t xml:space="preserve"> We report the results of all but other unintentional injuries as no coherent relationship between deaths of</w:t>
        </w:r>
      </w:ins>
      <w:ins w:id="212" w:author="Parks, Robbie M" w:date="2018-11-18T18:16:00Z">
        <w:r w:rsidR="0089689A">
          <w:rPr>
            <w:rStyle w:val="apple-style-span"/>
            <w:rFonts w:ascii="Times New Roman" w:hAnsi="Times New Roman"/>
            <w:color w:val="000000" w:themeColor="text1"/>
            <w:sz w:val="24"/>
            <w:szCs w:val="24"/>
          </w:rPr>
          <w:t xml:space="preserve"> this type and temperature were evident, nor were the absolute numbers of additional deaths of a magnitude comparable with the other injury types.</w:t>
        </w:r>
      </w:ins>
    </w:p>
    <w:p w14:paraId="1FA1566D" w14:textId="77777777" w:rsidR="0001322E" w:rsidRDefault="0001322E" w:rsidP="00D76DF7">
      <w:pPr>
        <w:spacing w:after="0" w:line="480" w:lineRule="auto"/>
        <w:jc w:val="both"/>
        <w:rPr>
          <w:ins w:id="213" w:author="Parks, Robbie M" w:date="2018-11-18T18:16:00Z"/>
          <w:rStyle w:val="apple-style-span"/>
          <w:rFonts w:ascii="Times New Roman" w:hAnsi="Times New Roman"/>
          <w:color w:val="000000" w:themeColor="text1"/>
          <w:sz w:val="24"/>
          <w:szCs w:val="24"/>
        </w:rPr>
      </w:pPr>
    </w:p>
    <w:p w14:paraId="1DB0D957" w14:textId="5AB5A6D0" w:rsidR="000210D1" w:rsidRPr="00636C9B" w:rsidRDefault="00100327" w:rsidP="00D76DF7">
      <w:pPr>
        <w:spacing w:after="0" w:line="480" w:lineRule="auto"/>
        <w:jc w:val="both"/>
        <w:rPr>
          <w:rFonts w:ascii="Times New Roman" w:hAnsi="Times New Roman"/>
          <w:color w:val="000000" w:themeColor="text1"/>
          <w:sz w:val="24"/>
          <w:szCs w:val="24"/>
        </w:rPr>
      </w:pPr>
      <w:del w:id="214" w:author="Parks, Robbie M" w:date="2018-11-18T18:16:00Z">
        <w:r w:rsidRPr="00636C9B" w:rsidDel="0001322E">
          <w:rPr>
            <w:rStyle w:val="apple-style-span"/>
            <w:rFonts w:ascii="Times New Roman" w:hAnsi="Times New Roman"/>
            <w:color w:val="000000" w:themeColor="text1"/>
            <w:sz w:val="24"/>
            <w:szCs w:val="24"/>
          </w:rPr>
          <w:delText xml:space="preserve"> </w:delText>
        </w:r>
      </w:del>
      <w:commentRangeEnd w:id="206"/>
      <w:r w:rsidR="00B950F6">
        <w:rPr>
          <w:rStyle w:val="CommentReference"/>
          <w:rFonts w:asciiTheme="minorHAnsi" w:eastAsiaTheme="minorHAnsi" w:hAnsiTheme="minorHAnsi" w:cstheme="minorBidi"/>
        </w:rPr>
        <w:commentReference w:id="206"/>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215"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216"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lastRenderedPageBreak/>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D306F12"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217" w:author="Parks, Robbie M" w:date="2018-11-13T11:26:00Z">
        <w:r>
          <w:rPr>
            <w:rFonts w:ascii="Times New Roman" w:eastAsiaTheme="minorHAnsi" w:hAnsi="Times New Roman"/>
            <w:sz w:val="24"/>
            <w:szCs w:val="24"/>
            <w:lang w:eastAsia="en-GB"/>
          </w:rPr>
          <w:t xml:space="preserve">We </w:t>
        </w:r>
      </w:ins>
      <w:ins w:id="218" w:author="Parks, Robbie M" w:date="2018-11-13T13:36:00Z">
        <w:r w:rsidR="005B4DFF">
          <w:rPr>
            <w:rFonts w:ascii="Times New Roman" w:eastAsiaTheme="minorHAnsi" w:hAnsi="Times New Roman"/>
            <w:sz w:val="24"/>
            <w:szCs w:val="24"/>
            <w:lang w:eastAsia="en-GB"/>
          </w:rPr>
          <w:t>required</w:t>
        </w:r>
      </w:ins>
      <w:ins w:id="219" w:author="Parks, Robbie M" w:date="2018-11-13T11:26:00Z">
        <w:r>
          <w:rPr>
            <w:rFonts w:ascii="Times New Roman" w:eastAsiaTheme="minorHAnsi" w:hAnsi="Times New Roman"/>
            <w:sz w:val="24"/>
            <w:szCs w:val="24"/>
            <w:lang w:eastAsia="en-GB"/>
          </w:rPr>
          <w:t xml:space="preserve"> a baseline of long-term temperatures for each state and month</w:t>
        </w:r>
      </w:ins>
      <w:ins w:id="220" w:author="Parks, Robbie M" w:date="2018-11-13T13:29:00Z">
        <w:r w:rsidR="00B2547D">
          <w:rPr>
            <w:rFonts w:ascii="Times New Roman" w:eastAsiaTheme="minorHAnsi" w:hAnsi="Times New Roman"/>
            <w:sz w:val="24"/>
            <w:szCs w:val="24"/>
            <w:lang w:eastAsia="en-GB"/>
          </w:rPr>
          <w:t xml:space="preserve"> to measure </w:t>
        </w:r>
      </w:ins>
      <w:ins w:id="221" w:author="Parks, Robbie M" w:date="2018-11-13T14:39:00Z">
        <w:r w:rsidR="00BC5E54">
          <w:rPr>
            <w:rFonts w:ascii="Times New Roman" w:eastAsiaTheme="minorHAnsi" w:hAnsi="Times New Roman"/>
            <w:sz w:val="24"/>
            <w:szCs w:val="24"/>
            <w:lang w:eastAsia="en-GB"/>
          </w:rPr>
          <w:t>values</w:t>
        </w:r>
      </w:ins>
      <w:ins w:id="222" w:author="Parks, Robbie M" w:date="2018-11-13T13:29:00Z">
        <w:r w:rsidR="00B2547D">
          <w:rPr>
            <w:rFonts w:ascii="Times New Roman" w:eastAsiaTheme="minorHAnsi" w:hAnsi="Times New Roman"/>
            <w:sz w:val="24"/>
            <w:szCs w:val="24"/>
            <w:lang w:eastAsia="en-GB"/>
          </w:rPr>
          <w:t xml:space="preserve"> against</w:t>
        </w:r>
      </w:ins>
      <w:ins w:id="223" w:author="Parks, Robbie M" w:date="2018-11-13T11:30:00Z">
        <w:r w:rsidR="001C608C">
          <w:rPr>
            <w:rFonts w:ascii="Times New Roman" w:eastAsiaTheme="minorHAnsi" w:hAnsi="Times New Roman"/>
            <w:sz w:val="24"/>
            <w:szCs w:val="24"/>
            <w:lang w:eastAsia="en-GB"/>
          </w:rPr>
          <w:t xml:space="preserve">. </w:t>
        </w:r>
      </w:ins>
      <w:ins w:id="224"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225" w:author="Parks, Robbie M" w:date="2018-11-13T13:44:00Z">
        <w:r w:rsidR="00450FA1">
          <w:rPr>
            <w:rFonts w:ascii="Times New Roman" w:eastAsiaTheme="minorHAnsi" w:hAnsi="Times New Roman"/>
            <w:sz w:val="24"/>
            <w:szCs w:val="24"/>
            <w:lang w:eastAsia="en-GB"/>
          </w:rPr>
          <w:t>can be different even for neighbouring months in the same state</w:t>
        </w:r>
      </w:ins>
      <w:ins w:id="226" w:author="Parks, Robbie M" w:date="2018-11-21T09:48:00Z">
        <w:r w:rsidR="00D86FFA">
          <w:rPr>
            <w:rFonts w:ascii="Times New Roman" w:eastAsiaTheme="minorHAnsi" w:hAnsi="Times New Roman"/>
            <w:sz w:val="24"/>
            <w:szCs w:val="24"/>
            <w:lang w:eastAsia="en-GB"/>
          </w:rPr>
          <w:t>, or neighbouring states in the same month</w:t>
        </w:r>
      </w:ins>
      <w:ins w:id="227"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228" w:author="Parks, Robbie M" w:date="2018-11-13T13:38:00Z">
        <w:r w:rsidR="00A84DE4">
          <w:rPr>
            <w:rFonts w:ascii="Times New Roman" w:eastAsiaTheme="minorHAnsi" w:hAnsi="Times New Roman"/>
            <w:sz w:val="24"/>
            <w:szCs w:val="24"/>
            <w:lang w:eastAsia="en-GB"/>
          </w:rPr>
          <w:t xml:space="preserve">. </w:t>
        </w:r>
      </w:ins>
      <w:ins w:id="229" w:author="Parks, Robbie M" w:date="2018-11-13T13:45:00Z">
        <w:r w:rsidR="00802A0B">
          <w:rPr>
            <w:rFonts w:ascii="Times New Roman" w:eastAsiaTheme="minorHAnsi" w:hAnsi="Times New Roman"/>
            <w:sz w:val="24"/>
            <w:szCs w:val="24"/>
            <w:lang w:eastAsia="en-GB"/>
          </w:rPr>
          <w:t xml:space="preserve">For this, </w:t>
        </w:r>
      </w:ins>
      <w:ins w:id="230" w:author="Parks, Robbie M" w:date="2018-11-13T13:29:00Z">
        <w:r w:rsidR="00B2547D">
          <w:rPr>
            <w:rFonts w:ascii="Times New Roman" w:eastAsiaTheme="minorHAnsi" w:hAnsi="Times New Roman"/>
            <w:sz w:val="24"/>
            <w:szCs w:val="24"/>
            <w:lang w:eastAsia="en-GB"/>
          </w:rPr>
          <w:t>w</w:t>
        </w:r>
      </w:ins>
      <w:commentRangeStart w:id="231"/>
      <w:del w:id="232"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ins w:id="233" w:author="Parks, Robbie M" w:date="2018-11-16T13:19:00Z">
        <w:r w:rsidR="009C7269">
          <w:rPr>
            <w:rFonts w:ascii="Times New Roman" w:eastAsiaTheme="minorHAnsi" w:hAnsi="Times New Roman"/>
            <w:sz w:val="24"/>
            <w:szCs w:val="24"/>
            <w:lang w:eastAsia="en-GB"/>
          </w:rPr>
          <w:t xml:space="preserve"> of daily means</w:t>
        </w:r>
      </w:ins>
      <w:r w:rsidR="00B80D4C" w:rsidRPr="00636C9B">
        <w:rPr>
          <w:rFonts w:ascii="Times New Roman" w:eastAsiaTheme="minorHAnsi" w:hAnsi="Times New Roman"/>
          <w:sz w:val="24"/>
          <w:szCs w:val="24"/>
          <w:lang w:eastAsia="en-GB"/>
        </w:rPr>
        <w:t xml:space="preserve"> by month and state </w:t>
      </w:r>
      <w:del w:id="234"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235"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236" w:author="Parks, Robbie M" w:date="2018-11-13T13:37:00Z">
        <w:r w:rsidR="00BC51A4">
          <w:rPr>
            <w:rFonts w:ascii="Times New Roman" w:eastAsiaTheme="minorHAnsi" w:hAnsi="Times New Roman"/>
            <w:sz w:val="24"/>
            <w:szCs w:val="24"/>
            <w:lang w:eastAsia="en-GB"/>
          </w:rPr>
          <w:t xml:space="preserve">in </w:t>
        </w:r>
      </w:ins>
      <w:ins w:id="237"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231"/>
      <w:r w:rsidR="00B950F6">
        <w:rPr>
          <w:rStyle w:val="CommentReference"/>
          <w:rFonts w:asciiTheme="minorHAnsi" w:eastAsiaTheme="minorHAnsi" w:hAnsiTheme="minorHAnsi" w:cstheme="minorBidi"/>
        </w:rPr>
        <w:commentReference w:id="231"/>
      </w:r>
      <w:del w:id="238" w:author="Parks, Robbie M" w:date="2018-11-13T13:38:00Z">
        <w:r w:rsidR="00514A85" w:rsidRPr="00636C9B" w:rsidDel="00471233">
          <w:rPr>
            <w:rFonts w:ascii="Times New Roman" w:hAnsi="Times New Roman"/>
            <w:color w:val="000000" w:themeColor="text1"/>
            <w:sz w:val="24"/>
            <w:szCs w:val="24"/>
          </w:rPr>
          <w:delText>T</w:delText>
        </w:r>
        <w:commentRangeStart w:id="239"/>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239"/>
        <w:r w:rsidR="00B950F6" w:rsidDel="00471233">
          <w:rPr>
            <w:rStyle w:val="CommentReference"/>
            <w:rFonts w:asciiTheme="minorHAnsi" w:eastAsiaTheme="minorHAnsi" w:hAnsiTheme="minorHAnsi" w:cstheme="minorBidi"/>
          </w:rPr>
          <w:commentReference w:id="239"/>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240" w:author="Ezzati, Majid" w:date="2018-11-06T07:00:00Z">
        <w:r w:rsidR="00C84052">
          <w:rPr>
            <w:rFonts w:ascii="Times New Roman" w:eastAsiaTheme="minorHAnsi" w:hAnsi="Times New Roman"/>
            <w:sz w:val="24"/>
            <w:szCs w:val="24"/>
            <w:lang w:eastAsia="en-GB"/>
          </w:rPr>
          <w:t xml:space="preserve"> </w:t>
        </w:r>
      </w:ins>
      <w:ins w:id="241" w:author="Parks, Robbie M" w:date="2018-11-13T13:39:00Z">
        <w:r w:rsidR="00B54E6E">
          <w:rPr>
            <w:rFonts w:ascii="Times New Roman" w:eastAsiaTheme="minorHAnsi" w:hAnsi="Times New Roman"/>
            <w:sz w:val="24"/>
            <w:szCs w:val="24"/>
            <w:lang w:eastAsia="en-GB"/>
          </w:rPr>
          <w:t>The temperature anomaly can be thought of as whether</w:t>
        </w:r>
      </w:ins>
      <w:ins w:id="242" w:author="Parks, Robbie M" w:date="2018-11-13T13:40:00Z">
        <w:r w:rsidR="00B54E6E">
          <w:rPr>
            <w:rFonts w:ascii="Times New Roman" w:eastAsiaTheme="minorHAnsi" w:hAnsi="Times New Roman"/>
            <w:sz w:val="24"/>
            <w:szCs w:val="24"/>
            <w:lang w:eastAsia="en-GB"/>
          </w:rPr>
          <w:t>, for a specific month in a specific year in a specific state,</w:t>
        </w:r>
      </w:ins>
      <w:ins w:id="243"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244" w:author="Parks, Robbie M" w:date="2018-11-13T13:40:00Z">
        <w:r w:rsidR="00B54E6E">
          <w:rPr>
            <w:rFonts w:ascii="Times New Roman" w:eastAsiaTheme="minorHAnsi" w:hAnsi="Times New Roman"/>
            <w:sz w:val="24"/>
            <w:szCs w:val="24"/>
            <w:lang w:eastAsia="en-GB"/>
          </w:rPr>
          <w:t xml:space="preserve"> than the long-term average.</w:t>
        </w:r>
      </w:ins>
      <w:ins w:id="245" w:author="Parks, Robbie M" w:date="2018-11-21T09:50:00Z">
        <w:r w:rsidR="005D75D9">
          <w:rPr>
            <w:rFonts w:ascii="Times New Roman" w:eastAsiaTheme="minorHAnsi" w:hAnsi="Times New Roman"/>
            <w:sz w:val="24"/>
            <w:szCs w:val="24"/>
            <w:lang w:eastAsia="en-GB"/>
          </w:rPr>
          <w:t xml:space="preserve"> We found that within-state anomalies (i.e., county anomalies) were highly correlated. </w:t>
        </w:r>
      </w:ins>
      <w:ins w:id="246" w:author="Ezzati, Majid" w:date="2018-11-06T07:00:00Z">
        <w:del w:id="247"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248" w:author="Ezzati, Majid" w:date="2018-11-06T07:00:00Z"/>
          <w:rFonts w:ascii="Times New Roman" w:hAnsi="Times New Roman"/>
          <w:sz w:val="24"/>
          <w:szCs w:val="24"/>
        </w:rPr>
      </w:pPr>
    </w:p>
    <w:p w14:paraId="1C673E49" w14:textId="6D597510" w:rsidR="00416B2F" w:rsidRDefault="009418CA" w:rsidP="00D76DF7">
      <w:pPr>
        <w:spacing w:after="0" w:line="480" w:lineRule="auto"/>
        <w:jc w:val="both"/>
        <w:outlineLvl w:val="0"/>
        <w:rPr>
          <w:ins w:id="249" w:author="Parks, Robbie M" w:date="2018-11-20T16:03:00Z"/>
          <w:rFonts w:ascii="Times New Roman" w:hAnsi="Times New Roman"/>
          <w:sz w:val="24"/>
          <w:szCs w:val="24"/>
        </w:rPr>
      </w:pPr>
      <w:ins w:id="250" w:author="Parks, Robbie M" w:date="2018-11-16T12:48:00Z">
        <w:r>
          <w:rPr>
            <w:rFonts w:ascii="Times New Roman" w:hAnsi="Times New Roman"/>
            <w:sz w:val="24"/>
            <w:szCs w:val="24"/>
          </w:rPr>
          <w:t>O</w:t>
        </w:r>
        <w:r w:rsidR="00BF2AE2">
          <w:rPr>
            <w:rFonts w:ascii="Times New Roman" w:hAnsi="Times New Roman"/>
            <w:sz w:val="24"/>
            <w:szCs w:val="24"/>
          </w:rPr>
          <w:t>ur results were</w:t>
        </w:r>
      </w:ins>
      <w:ins w:id="251" w:author="Parks, Robbie M" w:date="2018-11-16T12:58:00Z">
        <w:r w:rsidR="00C1008E">
          <w:rPr>
            <w:rFonts w:ascii="Times New Roman" w:hAnsi="Times New Roman"/>
            <w:sz w:val="24"/>
            <w:szCs w:val="24"/>
          </w:rPr>
          <w:t xml:space="preserve"> </w:t>
        </w:r>
      </w:ins>
      <w:ins w:id="252" w:author="Parks, Robbie M" w:date="2018-11-16T12:48:00Z">
        <w:r w:rsidR="00BF2AE2">
          <w:rPr>
            <w:rFonts w:ascii="Times New Roman" w:hAnsi="Times New Roman"/>
            <w:sz w:val="24"/>
            <w:szCs w:val="24"/>
          </w:rPr>
          <w:t xml:space="preserve">similar when </w:t>
        </w:r>
      </w:ins>
      <w:ins w:id="253" w:author="Parks, Robbie M" w:date="2018-11-16T12:55:00Z">
        <w:r w:rsidR="00BF2AE2">
          <w:rPr>
            <w:rFonts w:ascii="Times New Roman" w:hAnsi="Times New Roman"/>
            <w:sz w:val="24"/>
            <w:szCs w:val="24"/>
          </w:rPr>
          <w:t xml:space="preserve">we used </w:t>
        </w:r>
      </w:ins>
      <w:ins w:id="254" w:author="Parks, Robbie M" w:date="2018-11-16T12:58:00Z">
        <w:r w:rsidR="00C1008E">
          <w:rPr>
            <w:rFonts w:ascii="Times New Roman" w:hAnsi="Times New Roman"/>
            <w:sz w:val="24"/>
            <w:szCs w:val="24"/>
          </w:rPr>
          <w:t xml:space="preserve">monthly mean of daily maximum, minimum </w:t>
        </w:r>
      </w:ins>
      <w:ins w:id="255" w:author="Parks, Robbie M" w:date="2018-11-16T12:59:00Z">
        <w:r w:rsidR="00C1008E">
          <w:rPr>
            <w:rFonts w:ascii="Times New Roman" w:hAnsi="Times New Roman"/>
            <w:sz w:val="24"/>
            <w:szCs w:val="24"/>
          </w:rPr>
          <w:t xml:space="preserve">temperature </w:t>
        </w:r>
      </w:ins>
      <w:ins w:id="256" w:author="Parks, Robbie M" w:date="2018-11-16T12:58:00Z">
        <w:r w:rsidR="00C1008E">
          <w:rPr>
            <w:rFonts w:ascii="Times New Roman" w:hAnsi="Times New Roman"/>
            <w:sz w:val="24"/>
            <w:szCs w:val="24"/>
          </w:rPr>
          <w:t>or range of temperature</w:t>
        </w:r>
      </w:ins>
      <w:ins w:id="257" w:author="Parks, Robbie M" w:date="2018-11-16T13:01:00Z">
        <w:r w:rsidR="00F63E43">
          <w:rPr>
            <w:rFonts w:ascii="Times New Roman" w:hAnsi="Times New Roman"/>
            <w:sz w:val="24"/>
            <w:szCs w:val="24"/>
          </w:rPr>
          <w:t xml:space="preserve"> instead</w:t>
        </w:r>
      </w:ins>
      <w:ins w:id="258" w:author="Parks, Robbie M" w:date="2018-11-16T13:08:00Z">
        <w:r>
          <w:rPr>
            <w:rFonts w:ascii="Times New Roman" w:hAnsi="Times New Roman"/>
            <w:sz w:val="24"/>
            <w:szCs w:val="24"/>
          </w:rPr>
          <w:t xml:space="preserve"> of monthly mean of daily mean </w:t>
        </w:r>
        <w:r w:rsidR="009A6892">
          <w:rPr>
            <w:rFonts w:ascii="Times New Roman" w:hAnsi="Times New Roman"/>
            <w:sz w:val="24"/>
            <w:szCs w:val="24"/>
          </w:rPr>
          <w:t>temperature.</w:t>
        </w:r>
      </w:ins>
      <w:ins w:id="259" w:author="Parks, Robbie M" w:date="2018-11-16T13:01:00Z">
        <w:r w:rsidR="00F63E43">
          <w:rPr>
            <w:rFonts w:ascii="Times New Roman" w:hAnsi="Times New Roman"/>
            <w:sz w:val="24"/>
            <w:szCs w:val="24"/>
          </w:rPr>
          <w:t xml:space="preserve"> </w:t>
        </w:r>
      </w:ins>
      <w:ins w:id="260" w:author="Parks, Robbie M" w:date="2018-11-20T17:16:00Z">
        <w:r w:rsidR="00B6332B">
          <w:rPr>
            <w:rFonts w:ascii="Times New Roman" w:hAnsi="Times New Roman"/>
            <w:sz w:val="24"/>
            <w:szCs w:val="24"/>
          </w:rPr>
          <w:t xml:space="preserve">When </w:t>
        </w:r>
      </w:ins>
      <w:ins w:id="261" w:author="Parks, Robbie M" w:date="2018-11-16T13:20:00Z">
        <w:r w:rsidR="00416B2F">
          <w:rPr>
            <w:rFonts w:ascii="Times New Roman" w:hAnsi="Times New Roman"/>
            <w:sz w:val="24"/>
            <w:szCs w:val="24"/>
          </w:rPr>
          <w:t>including more than one temperature metric in the model</w:t>
        </w:r>
      </w:ins>
      <w:ins w:id="262" w:author="Parks, Robbie M" w:date="2018-11-21T09:51:00Z">
        <w:r w:rsidR="00F55B6B">
          <w:rPr>
            <w:rFonts w:ascii="Times New Roman" w:hAnsi="Times New Roman"/>
            <w:sz w:val="24"/>
            <w:szCs w:val="24"/>
          </w:rPr>
          <w:t xml:space="preserve"> (in addition to mean monthly temperature</w:t>
        </w:r>
      </w:ins>
      <w:ins w:id="263" w:author="Parks, Robbie M" w:date="2018-11-21T09:52:00Z">
        <w:r w:rsidR="00F55B6B">
          <w:rPr>
            <w:rFonts w:ascii="Times New Roman" w:hAnsi="Times New Roman"/>
            <w:sz w:val="24"/>
            <w:szCs w:val="24"/>
          </w:rPr>
          <w:t>)</w:t>
        </w:r>
      </w:ins>
      <w:ins w:id="264" w:author="Parks, Robbie M" w:date="2018-11-16T13:20:00Z">
        <w:r w:rsidR="00416B2F">
          <w:rPr>
            <w:rFonts w:ascii="Times New Roman" w:hAnsi="Times New Roman"/>
            <w:sz w:val="24"/>
            <w:szCs w:val="24"/>
          </w:rPr>
          <w:t xml:space="preserve">, </w:t>
        </w:r>
      </w:ins>
      <w:ins w:id="265" w:author="Parks, Robbie M" w:date="2018-11-20T17:16:00Z">
        <w:r w:rsidR="00B6332B">
          <w:rPr>
            <w:rFonts w:ascii="Times New Roman" w:hAnsi="Times New Roman"/>
            <w:sz w:val="24"/>
            <w:szCs w:val="24"/>
          </w:rPr>
          <w:t xml:space="preserve">such as </w:t>
        </w:r>
      </w:ins>
      <w:ins w:id="266" w:author="Parks, Robbie M" w:date="2018-11-21T09:51:00Z">
        <w:r w:rsidR="00F55B6B">
          <w:rPr>
            <w:rFonts w:ascii="Times New Roman" w:hAnsi="Times New Roman"/>
            <w:sz w:val="24"/>
            <w:szCs w:val="24"/>
          </w:rPr>
          <w:t xml:space="preserve">standard deviation; </w:t>
        </w:r>
      </w:ins>
      <w:ins w:id="267" w:author="Parks, Robbie M" w:date="2018-11-20T17:16:00Z">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ins>
      <w:ins w:id="268" w:author="Parks, Robbie M" w:date="2018-11-18T18:17:00Z">
        <w:r w:rsidR="00C504FA">
          <w:rPr>
            <w:rFonts w:ascii="Times New Roman" w:hAnsi="Times New Roman"/>
            <w:sz w:val="24"/>
            <w:szCs w:val="24"/>
          </w:rPr>
          <w:t xml:space="preserve"> </w:t>
        </w:r>
      </w:ins>
      <w:ins w:id="269" w:author="Parks, Robbie M" w:date="2018-11-20T17:16:00Z">
        <w:r w:rsidR="00FD2234">
          <w:rPr>
            <w:rFonts w:ascii="Times New Roman" w:hAnsi="Times New Roman"/>
            <w:sz w:val="24"/>
            <w:szCs w:val="24"/>
          </w:rPr>
          <w:t>additional deaths result</w:t>
        </w:r>
      </w:ins>
      <w:ins w:id="270" w:author="Parks, Robbie M" w:date="2018-11-16T13:20:00Z">
        <w:r w:rsidR="00416B2F">
          <w:rPr>
            <w:rFonts w:ascii="Times New Roman" w:hAnsi="Times New Roman"/>
            <w:sz w:val="24"/>
            <w:szCs w:val="24"/>
          </w:rPr>
          <w:t xml:space="preserve"> remained </w:t>
        </w:r>
        <w:proofErr w:type="gramStart"/>
        <w:r w:rsidR="00416B2F">
          <w:rPr>
            <w:rFonts w:ascii="Times New Roman" w:hAnsi="Times New Roman"/>
            <w:sz w:val="24"/>
            <w:szCs w:val="24"/>
          </w:rPr>
          <w:t>similar to</w:t>
        </w:r>
        <w:proofErr w:type="gramEnd"/>
        <w:r w:rsidR="00416B2F">
          <w:rPr>
            <w:rFonts w:ascii="Times New Roman" w:hAnsi="Times New Roman"/>
            <w:sz w:val="24"/>
            <w:szCs w:val="24"/>
          </w:rPr>
          <w:t xml:space="preserve"> the single variable model, due to the </w:t>
        </w:r>
      </w:ins>
      <w:ins w:id="271" w:author="Parks, Robbie M" w:date="2018-11-16T13:21:00Z">
        <w:r w:rsidR="00416B2F">
          <w:rPr>
            <w:rFonts w:ascii="Times New Roman" w:hAnsi="Times New Roman"/>
            <w:sz w:val="24"/>
            <w:szCs w:val="24"/>
          </w:rPr>
          <w:t>collinearity</w:t>
        </w:r>
      </w:ins>
      <w:ins w:id="272" w:author="Parks, Robbie M" w:date="2018-11-16T13:20:00Z">
        <w:r w:rsidR="00416B2F">
          <w:rPr>
            <w:rFonts w:ascii="Times New Roman" w:hAnsi="Times New Roman"/>
            <w:sz w:val="24"/>
            <w:szCs w:val="24"/>
          </w:rPr>
          <w:t xml:space="preserve"> </w:t>
        </w:r>
      </w:ins>
      <w:ins w:id="273" w:author="Parks, Robbie M" w:date="2018-11-16T13:21:00Z">
        <w:r w:rsidR="00416B2F">
          <w:rPr>
            <w:rFonts w:ascii="Times New Roman" w:hAnsi="Times New Roman"/>
            <w:sz w:val="24"/>
            <w:szCs w:val="24"/>
          </w:rPr>
          <w:t>of other measures with mean monthly temperature.</w:t>
        </w:r>
      </w:ins>
    </w:p>
    <w:p w14:paraId="622060A9" w14:textId="77777777" w:rsidR="00C60B60" w:rsidRDefault="00C60B60" w:rsidP="00D76DF7">
      <w:pPr>
        <w:spacing w:after="0" w:line="480" w:lineRule="auto"/>
        <w:jc w:val="both"/>
        <w:outlineLvl w:val="0"/>
        <w:rPr>
          <w:ins w:id="274" w:author="Parks, Robbie M" w:date="2018-11-20T16:03:00Z"/>
          <w:rFonts w:ascii="Times New Roman" w:hAnsi="Times New Roman"/>
          <w:sz w:val="24"/>
          <w:szCs w:val="24"/>
        </w:rPr>
      </w:pPr>
    </w:p>
    <w:p w14:paraId="57D6C5FE" w14:textId="05A97F21" w:rsidR="00C60B60" w:rsidRDefault="00C60B60" w:rsidP="00D76DF7">
      <w:pPr>
        <w:spacing w:after="0" w:line="480" w:lineRule="auto"/>
        <w:jc w:val="both"/>
        <w:outlineLvl w:val="0"/>
        <w:rPr>
          <w:ins w:id="275" w:author="Parks, Robbie M" w:date="2018-11-16T13:21:00Z"/>
          <w:rFonts w:ascii="Times New Roman" w:hAnsi="Times New Roman"/>
          <w:sz w:val="24"/>
          <w:szCs w:val="24"/>
        </w:rPr>
      </w:pPr>
      <w:ins w:id="276" w:author="Parks, Robbie M" w:date="2018-11-20T16:03:00Z">
        <w:r>
          <w:rPr>
            <w:rFonts w:ascii="Times New Roman" w:hAnsi="Times New Roman"/>
            <w:sz w:val="24"/>
            <w:szCs w:val="24"/>
          </w:rPr>
          <w:lastRenderedPageBreak/>
          <w:t xml:space="preserve">As previous studies have found little </w:t>
        </w:r>
      </w:ins>
      <w:ins w:id="277" w:author="Parks, Robbie M" w:date="2018-11-20T16:11:00Z">
        <w:r w:rsidR="009336CA">
          <w:rPr>
            <w:rFonts w:ascii="Times New Roman" w:hAnsi="Times New Roman"/>
            <w:sz w:val="24"/>
            <w:szCs w:val="24"/>
          </w:rPr>
          <w:t xml:space="preserve">consistent </w:t>
        </w:r>
      </w:ins>
      <w:ins w:id="278" w:author="Parks, Robbie M" w:date="2018-11-20T16:03:00Z">
        <w:r>
          <w:rPr>
            <w:rFonts w:ascii="Times New Roman" w:hAnsi="Times New Roman"/>
            <w:sz w:val="24"/>
            <w:szCs w:val="24"/>
          </w:rPr>
          <w:t>evidence of</w:t>
        </w:r>
        <w:r w:rsidR="00470703">
          <w:rPr>
            <w:rFonts w:ascii="Times New Roman" w:hAnsi="Times New Roman"/>
            <w:sz w:val="24"/>
            <w:szCs w:val="24"/>
          </w:rPr>
          <w:t xml:space="preserve"> effect modification by pollutants,</w:t>
        </w:r>
      </w:ins>
      <w:ins w:id="279" w:author="Parks, Robbie M" w:date="2018-11-20T16:04:00Z">
        <w:r w:rsidR="00935806">
          <w:rPr>
            <w:rFonts w:ascii="Times New Roman" w:hAnsi="Times New Roman"/>
            <w:sz w:val="24"/>
            <w:szCs w:val="24"/>
          </w:rPr>
          <w:fldChar w:fldCharType="begin" w:fldLock="1"/>
        </w:r>
      </w:ins>
      <w:r w:rsidR="00C1578A">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ins w:id="280" w:author="Parks, Robbie M" w:date="2018-11-20T16:04:00Z">
        <w:r w:rsidR="00935806">
          <w:rPr>
            <w:rFonts w:ascii="Times New Roman" w:hAnsi="Times New Roman"/>
            <w:sz w:val="24"/>
            <w:szCs w:val="24"/>
          </w:rPr>
          <w:fldChar w:fldCharType="separate"/>
        </w:r>
        <w:r w:rsidR="00935806" w:rsidRPr="00067038">
          <w:rPr>
            <w:rFonts w:ascii="Times New Roman" w:hAnsi="Times New Roman"/>
            <w:noProof/>
            <w:sz w:val="24"/>
            <w:szCs w:val="24"/>
            <w:vertAlign w:val="superscript"/>
          </w:rPr>
          <w:t>4</w:t>
        </w:r>
        <w:r w:rsidR="00935806">
          <w:rPr>
            <w:rFonts w:ascii="Times New Roman" w:hAnsi="Times New Roman"/>
            <w:sz w:val="24"/>
            <w:szCs w:val="24"/>
          </w:rPr>
          <w:fldChar w:fldCharType="end"/>
        </w:r>
      </w:ins>
      <w:ins w:id="281" w:author="Parks, Robbie M" w:date="2018-11-20T16:03:00Z">
        <w:r w:rsidR="00470703">
          <w:rPr>
            <w:rFonts w:ascii="Times New Roman" w:hAnsi="Times New Roman"/>
            <w:sz w:val="24"/>
            <w:szCs w:val="24"/>
          </w:rPr>
          <w:t xml:space="preserve"> we did not include measures of pollution in the model.</w:t>
        </w:r>
      </w:ins>
      <w:ins w:id="282" w:author="Parks, Robbie M" w:date="2018-11-20T16:04:00Z">
        <w:r w:rsidR="00935806">
          <w:rPr>
            <w:rFonts w:ascii="Times New Roman" w:hAnsi="Times New Roman"/>
            <w:sz w:val="24"/>
            <w:szCs w:val="24"/>
          </w:rPr>
          <w:t xml:space="preserve"> </w:t>
        </w:r>
      </w:ins>
    </w:p>
    <w:p w14:paraId="67D7BFE2" w14:textId="3FCD2F17" w:rsidR="00C84052" w:rsidDel="00416B2F" w:rsidRDefault="00C84052" w:rsidP="00D76DF7">
      <w:pPr>
        <w:spacing w:after="0" w:line="480" w:lineRule="auto"/>
        <w:jc w:val="both"/>
        <w:outlineLvl w:val="0"/>
        <w:rPr>
          <w:ins w:id="283" w:author="Ezzati, Majid" w:date="2018-11-06T07:00:00Z"/>
          <w:del w:id="284" w:author="Parks, Robbie M" w:date="2018-11-16T13:21:00Z"/>
          <w:rFonts w:ascii="Times New Roman" w:hAnsi="Times New Roman"/>
          <w:sz w:val="24"/>
          <w:szCs w:val="24"/>
        </w:rPr>
      </w:pPr>
      <w:commentRangeStart w:id="285"/>
      <w:ins w:id="286" w:author="Ezzati, Majid" w:date="2018-11-06T07:00:00Z">
        <w:del w:id="287" w:author="Parks, Robbie M" w:date="2018-11-16T13:21:00Z">
          <w:r w:rsidDel="00416B2F">
            <w:rPr>
              <w:rFonts w:ascii="Times New Roman" w:hAnsi="Times New Roman"/>
              <w:sz w:val="24"/>
              <w:szCs w:val="24"/>
            </w:rPr>
            <w:delText xml:space="preserve">[[[we should discuss where to say that we tried other variables like number of cold days etc. to </w:delText>
          </w:r>
        </w:del>
      </w:ins>
      <w:ins w:id="288" w:author="Ezzati, Majid" w:date="2018-11-06T07:01:00Z">
        <w:del w:id="289" w:author="Parks, Robbie M" w:date="2018-11-16T13:21:00Z">
          <w:r w:rsidDel="00416B2F">
            <w:rPr>
              <w:rFonts w:ascii="Times New Roman" w:hAnsi="Times New Roman"/>
              <w:sz w:val="24"/>
              <w:szCs w:val="24"/>
            </w:rPr>
            <w:delText xml:space="preserve"> before any attempt to write]]]</w:delText>
          </w:r>
        </w:del>
      </w:ins>
      <w:commentRangeEnd w:id="285"/>
      <w:del w:id="290" w:author="Parks, Robbie M" w:date="2018-11-16T13:21:00Z">
        <w:r w:rsidR="00D16674" w:rsidDel="00416B2F">
          <w:rPr>
            <w:rStyle w:val="CommentReference"/>
            <w:rFonts w:asciiTheme="minorHAnsi" w:eastAsiaTheme="minorHAnsi" w:hAnsiTheme="minorHAnsi" w:cstheme="minorBidi"/>
          </w:rPr>
          <w:commentReference w:id="285"/>
        </w:r>
      </w:del>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291" w:author="Parks, Robbie M" w:date="2018-11-13T14:37:00Z">
        <w:r w:rsidRPr="00636C9B" w:rsidDel="00EA1C1C">
          <w:rPr>
            <w:rFonts w:ascii="Times New Roman" w:hAnsi="Times New Roman"/>
            <w:i/>
            <w:color w:val="000000" w:themeColor="text1"/>
            <w:sz w:val="24"/>
            <w:szCs w:val="24"/>
          </w:rPr>
          <w:delText>Bayesian spatiotemporal model</w:delText>
        </w:r>
      </w:del>
      <w:ins w:id="292" w:author="Parks, Robbie M" w:date="2018-11-13T15:27:00Z">
        <w:r w:rsidR="0024175D">
          <w:rPr>
            <w:rFonts w:ascii="Times New Roman" w:hAnsi="Times New Roman"/>
            <w:i/>
            <w:color w:val="000000" w:themeColor="text1"/>
            <w:sz w:val="24"/>
            <w:szCs w:val="24"/>
          </w:rPr>
          <w:t>Statistical</w:t>
        </w:r>
      </w:ins>
      <w:ins w:id="293" w:author="Parks, Robbie M" w:date="2018-11-13T14:37:00Z">
        <w:r w:rsidR="00EA1C1C">
          <w:rPr>
            <w:rFonts w:ascii="Times New Roman" w:hAnsi="Times New Roman"/>
            <w:i/>
            <w:color w:val="000000" w:themeColor="text1"/>
            <w:sz w:val="24"/>
            <w:szCs w:val="24"/>
          </w:rPr>
          <w:t xml:space="preserve"> methods</w:t>
        </w:r>
      </w:ins>
    </w:p>
    <w:p w14:paraId="73B3120F" w14:textId="31267686" w:rsidR="0000416A" w:rsidRDefault="00AB4E6A" w:rsidP="00D76DF7">
      <w:pPr>
        <w:spacing w:after="0" w:line="480" w:lineRule="auto"/>
        <w:jc w:val="both"/>
        <w:outlineLvl w:val="0"/>
        <w:rPr>
          <w:ins w:id="294"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del w:id="295" w:author="Parks, Robbie M" w:date="2018-11-13T14:27:00Z">
        <w:r w:rsidR="00B050CA" w:rsidRPr="00636C9B" w:rsidDel="004127F2">
          <w:rPr>
            <w:rFonts w:ascii="Times New Roman" w:hAnsi="Times New Roman"/>
            <w:color w:val="000000" w:themeColor="text1"/>
            <w:sz w:val="24"/>
            <w:szCs w:val="24"/>
          </w:rPr>
          <w:delText xml:space="preserve">developed </w:delText>
        </w:r>
      </w:del>
      <w:ins w:id="296"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a Bayesian spatio</w:t>
      </w:r>
      <w:ins w:id="297" w:author="Parks, Robbie M" w:date="2018-11-26T13:41:00Z">
        <w:r w:rsidR="00644C34">
          <w:rPr>
            <w:rFonts w:ascii="Times New Roman" w:hAnsi="Times New Roman"/>
            <w:color w:val="000000" w:themeColor="text1"/>
            <w:sz w:val="24"/>
            <w:szCs w:val="24"/>
          </w:rPr>
          <w:t>-</w:t>
        </w:r>
      </w:ins>
      <w:r w:rsidR="00B050CA" w:rsidRPr="00636C9B">
        <w:rPr>
          <w:rFonts w:ascii="Times New Roman" w:hAnsi="Times New Roman"/>
          <w:color w:val="000000" w:themeColor="text1"/>
          <w:sz w:val="24"/>
          <w:szCs w:val="24"/>
        </w:rPr>
        <w:t xml:space="preserve">temporal model </w:t>
      </w:r>
      <w:ins w:id="298"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w:t>
        </w:r>
      </w:ins>
      <w:ins w:id="299" w:author="Parks, Robbie M" w:date="2018-11-20T15:56:00Z">
        <w:r w:rsidR="008A5971">
          <w:rPr>
            <w:rFonts w:ascii="Times New Roman" w:hAnsi="Times New Roman"/>
            <w:color w:val="000000" w:themeColor="text1"/>
            <w:sz w:val="24"/>
            <w:szCs w:val="24"/>
          </w:rPr>
          <w:t>types</w:t>
        </w:r>
      </w:ins>
      <w:ins w:id="300" w:author="Parks, Robbie M" w:date="2018-11-13T14:28:00Z">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ins>
      <w:ins w:id="301" w:author="Parks, Robbie M" w:date="2018-11-13T14:29:00Z">
        <w:r w:rsidR="003340AF">
          <w:rPr>
            <w:rFonts w:ascii="Times New Roman" w:hAnsi="Times New Roman"/>
            <w:color w:val="000000" w:themeColor="text1"/>
            <w:sz w:val="24"/>
            <w:szCs w:val="24"/>
          </w:rPr>
          <w:t xml:space="preserve"> and ICD10 (1999-2016)</w:t>
        </w:r>
      </w:ins>
      <w:ins w:id="302" w:author="Parks, Robbie M" w:date="2018-11-13T14:35:00Z">
        <w:r w:rsidR="0039106C">
          <w:rPr>
            <w:rFonts w:ascii="Times New Roman" w:hAnsi="Times New Roman"/>
            <w:color w:val="000000" w:themeColor="text1"/>
            <w:sz w:val="24"/>
            <w:szCs w:val="24"/>
          </w:rPr>
          <w:t xml:space="preserve"> (Table XX)</w:t>
        </w:r>
      </w:ins>
      <w:ins w:id="303" w:author="Parks, Robbie M" w:date="2018-11-13T14:29:00Z">
        <w:r w:rsidR="00B7393E">
          <w:rPr>
            <w:rFonts w:ascii="Times New Roman" w:hAnsi="Times New Roman"/>
            <w:color w:val="000000" w:themeColor="text1"/>
            <w:sz w:val="24"/>
            <w:szCs w:val="24"/>
          </w:rPr>
          <w:t xml:space="preserve">. </w:t>
        </w:r>
      </w:ins>
      <w:ins w:id="304" w:author="Parks, Robbie M" w:date="2018-11-21T09:52:00Z">
        <w:r w:rsidR="00E332CB">
          <w:rPr>
            <w:rFonts w:ascii="Times New Roman" w:hAnsi="Times New Roman"/>
            <w:color w:val="000000" w:themeColor="text1"/>
            <w:sz w:val="24"/>
            <w:szCs w:val="24"/>
          </w:rPr>
          <w:t xml:space="preserve">We carried out all analyses </w:t>
        </w:r>
      </w:ins>
      <w:ins w:id="305" w:author="Parks, Robbie M" w:date="2018-11-13T14:29:00Z">
        <w:r w:rsidR="00B7393E">
          <w:rPr>
            <w:rFonts w:ascii="Times New Roman" w:hAnsi="Times New Roman"/>
            <w:color w:val="000000" w:themeColor="text1"/>
            <w:sz w:val="24"/>
            <w:szCs w:val="24"/>
          </w:rPr>
          <w:t>separately by se</w:t>
        </w:r>
      </w:ins>
      <w:ins w:id="306" w:author="Parks, Robbie M" w:date="2018-11-13T14:30:00Z">
        <w:r w:rsidR="00B7393E">
          <w:rPr>
            <w:rFonts w:ascii="Times New Roman" w:hAnsi="Times New Roman"/>
            <w:color w:val="000000" w:themeColor="text1"/>
            <w:sz w:val="24"/>
            <w:szCs w:val="24"/>
          </w:rPr>
          <w:t>x</w:t>
        </w:r>
      </w:ins>
      <w:ins w:id="307" w:author="Parks, Robbie M" w:date="2018-11-13T14:29:00Z">
        <w:r w:rsidR="00B7393E">
          <w:rPr>
            <w:rFonts w:ascii="Times New Roman" w:hAnsi="Times New Roman"/>
            <w:color w:val="000000" w:themeColor="text1"/>
            <w:sz w:val="24"/>
            <w:szCs w:val="24"/>
          </w:rPr>
          <w:t xml:space="preserve"> and age group</w:t>
        </w:r>
      </w:ins>
      <w:ins w:id="308"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w:t>
        </w:r>
      </w:ins>
      <w:ins w:id="309" w:author="Parks, Robbie M" w:date="2018-11-13T14:31:00Z">
        <w:r w:rsidR="0000416A">
          <w:rPr>
            <w:rFonts w:ascii="Times New Roman" w:hAnsi="Times New Roman"/>
            <w:color w:val="000000" w:themeColor="text1"/>
            <w:sz w:val="24"/>
            <w:szCs w:val="24"/>
          </w:rPr>
          <w:t xml:space="preserve">years </w:t>
        </w:r>
      </w:ins>
      <w:ins w:id="310" w:author="Parks, Robbie M" w:date="2018-11-13T14:30:00Z">
        <w:r w:rsidR="0000416A">
          <w:rPr>
            <w:rFonts w:ascii="Times New Roman" w:hAnsi="Times New Roman"/>
            <w:color w:val="000000" w:themeColor="text1"/>
            <w:sz w:val="24"/>
            <w:szCs w:val="24"/>
          </w:rPr>
          <w:t>also</w:t>
        </w:r>
      </w:ins>
      <w:ins w:id="311" w:author="Parks, Robbie M" w:date="2018-11-13T14:31:00Z">
        <w:r w:rsidR="0000416A">
          <w:rPr>
            <w:rFonts w:ascii="Times New Roman" w:hAnsi="Times New Roman"/>
            <w:color w:val="000000" w:themeColor="text1"/>
            <w:sz w:val="24"/>
            <w:szCs w:val="24"/>
          </w:rPr>
          <w:t xml:space="preserve">) because deaths rates vary by age group and sex, as might their associations with </w:t>
        </w:r>
      </w:ins>
      <w:ins w:id="312" w:author="Parks, Robbie M" w:date="2018-11-20T15:56:00Z">
        <w:r w:rsidR="008A5971">
          <w:rPr>
            <w:rFonts w:ascii="Times New Roman" w:hAnsi="Times New Roman"/>
            <w:color w:val="000000" w:themeColor="text1"/>
            <w:sz w:val="24"/>
            <w:szCs w:val="24"/>
          </w:rPr>
          <w:t>typ</w:t>
        </w:r>
      </w:ins>
      <w:ins w:id="313" w:author="Parks, Robbie M" w:date="2018-11-20T16:21:00Z">
        <w:r w:rsidR="002D7AC2">
          <w:rPr>
            <w:rFonts w:ascii="Times New Roman" w:hAnsi="Times New Roman"/>
            <w:color w:val="000000" w:themeColor="text1"/>
            <w:sz w:val="24"/>
            <w:szCs w:val="24"/>
          </w:rPr>
          <w:t>e</w:t>
        </w:r>
      </w:ins>
      <w:ins w:id="314" w:author="Parks, Robbie M" w:date="2018-11-13T14:31:00Z">
        <w:r w:rsidR="0000416A">
          <w:rPr>
            <w:rFonts w:ascii="Times New Roman" w:hAnsi="Times New Roman"/>
            <w:color w:val="000000" w:themeColor="text1"/>
            <w:sz w:val="24"/>
            <w:szCs w:val="24"/>
          </w:rPr>
          <w:t xml:space="preserve"> of injury and temperature.</w:t>
        </w:r>
      </w:ins>
    </w:p>
    <w:p w14:paraId="3FC20791" w14:textId="77777777" w:rsidR="0000416A" w:rsidRDefault="0000416A" w:rsidP="00D76DF7">
      <w:pPr>
        <w:spacing w:after="0" w:line="480" w:lineRule="auto"/>
        <w:jc w:val="both"/>
        <w:outlineLvl w:val="0"/>
        <w:rPr>
          <w:ins w:id="315"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316" w:author="Parks, Robbie M" w:date="2018-11-13T14:40:00Z"/>
          <w:rFonts w:ascii="Times New Roman" w:hAnsi="Times New Roman"/>
          <w:color w:val="000000" w:themeColor="text1"/>
          <w:sz w:val="24"/>
          <w:szCs w:val="24"/>
        </w:rPr>
      </w:pPr>
      <w:ins w:id="317"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318" w:author="Parks, Robbie M" w:date="2018-11-13T14:40:00Z"/>
          <w:rFonts w:ascii="Times New Roman" w:hAnsi="Times New Roman"/>
          <w:color w:val="000000" w:themeColor="text1"/>
          <w:sz w:val="24"/>
          <w:szCs w:val="24"/>
        </w:rPr>
      </w:pPr>
    </w:p>
    <w:p w14:paraId="286251CB" w14:textId="77777777" w:rsidR="00D424E6" w:rsidRDefault="00976958">
      <w:pPr>
        <w:pStyle w:val="SMSubheading"/>
        <w:spacing w:line="480" w:lineRule="auto"/>
        <w:ind w:firstLine="720"/>
        <w:jc w:val="both"/>
        <w:rPr>
          <w:ins w:id="319" w:author="Parks, Robbie M" w:date="2018-11-13T14:44:00Z"/>
          <w:u w:val="none"/>
        </w:rPr>
        <w:pPrChange w:id="320" w:author="Parks, Robbie M" w:date="2018-11-13T14:44:00Z">
          <w:pPr>
            <w:pStyle w:val="SMSubheading"/>
            <w:ind w:firstLine="720"/>
            <w:jc w:val="both"/>
          </w:pPr>
        </w:pPrChange>
      </w:pPr>
      <w:proofErr w:type="spellStart"/>
      <w:ins w:id="321" w:author="Parks, Robbie M" w:date="2018-11-13T14:40:00Z">
        <w:r>
          <w:rPr>
            <w:u w:val="none"/>
          </w:rPr>
          <w:t>deaths</w:t>
        </w:r>
        <w:r>
          <w:rPr>
            <w:u w:val="none"/>
            <w:vertAlign w:val="subscript"/>
          </w:rPr>
          <w:t>state</w:t>
        </w:r>
        <w:proofErr w:type="spellEnd"/>
        <w:r w:rsidRPr="00B32DC8">
          <w:rPr>
            <w:u w:val="none"/>
            <w:vertAlign w:val="subscript"/>
          </w:rPr>
          <w:t>-year</w:t>
        </w:r>
        <w:r>
          <w:rPr>
            <w:u w:val="none"/>
          </w:rPr>
          <w:t xml:space="preserve"> ~ </w:t>
        </w:r>
        <w:proofErr w:type="gramStart"/>
        <w:r>
          <w:rPr>
            <w:u w:val="none"/>
          </w:rPr>
          <w:t>Poisson(</w:t>
        </w:r>
        <w:proofErr w:type="gramEnd"/>
        <w:r>
          <w:rPr>
            <w:u w:val="none"/>
          </w:rPr>
          <w:t xml:space="preserve">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322" w:author="Parks, Robbie M" w:date="2018-11-13T14:39:00Z"/>
          <w:rFonts w:ascii="Times New Roman" w:hAnsi="Times New Roman"/>
          <w:color w:val="000000" w:themeColor="text1"/>
          <w:sz w:val="24"/>
          <w:szCs w:val="24"/>
        </w:rPr>
      </w:pPr>
    </w:p>
    <w:p w14:paraId="155E1D29" w14:textId="28CA8C48" w:rsidR="00DE0CCC" w:rsidRDefault="00335B57" w:rsidP="00D76DF7">
      <w:pPr>
        <w:spacing w:after="0" w:line="480" w:lineRule="auto"/>
        <w:jc w:val="both"/>
        <w:outlineLvl w:val="0"/>
        <w:rPr>
          <w:ins w:id="323" w:author="Parks, Robbie M" w:date="2018-11-26T11:16:00Z"/>
          <w:rFonts w:ascii="Times New Roman" w:hAnsi="Times New Roman"/>
          <w:color w:val="000000" w:themeColor="text1"/>
          <w:sz w:val="24"/>
          <w:szCs w:val="24"/>
        </w:rPr>
      </w:pPr>
      <w:ins w:id="324" w:author="Parks, Robbie M" w:date="2018-11-13T14:41:00Z">
        <w:r>
          <w:rPr>
            <w:rFonts w:ascii="Times New Roman" w:hAnsi="Times New Roman"/>
            <w:color w:val="000000" w:themeColor="text1"/>
            <w:sz w:val="24"/>
            <w:szCs w:val="24"/>
          </w:rPr>
          <w:t xml:space="preserve">In the model, </w:t>
        </w:r>
      </w:ins>
      <w:ins w:id="325"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326" w:author="Parks, Robbie M" w:date="2018-11-13T14:46:00Z">
        <w:r w:rsidR="00D424E6">
          <w:rPr>
            <w:rFonts w:ascii="Times New Roman" w:hAnsi="Times New Roman"/>
            <w:color w:val="000000" w:themeColor="text1"/>
            <w:sz w:val="24"/>
            <w:szCs w:val="24"/>
          </w:rPr>
          <w:t xml:space="preserve">, </w:t>
        </w:r>
      </w:ins>
      <w:ins w:id="327" w:author="Parks, Robbie M" w:date="2018-11-20T17:10:00Z">
        <w:r w:rsidR="006A58EB">
          <w:rPr>
            <w:rFonts w:ascii="Times New Roman" w:hAnsi="Times New Roman"/>
            <w:color w:val="000000" w:themeColor="text1"/>
            <w:sz w:val="24"/>
            <w:szCs w:val="24"/>
          </w:rPr>
          <w:t xml:space="preserve">state of death, </w:t>
        </w:r>
      </w:ins>
      <w:ins w:id="328" w:author="Parks, Robbie M" w:date="2018-11-13T14:46:00Z">
        <w:r w:rsidR="00D424E6">
          <w:rPr>
            <w:rFonts w:ascii="Times New Roman" w:hAnsi="Times New Roman"/>
            <w:color w:val="000000" w:themeColor="text1"/>
            <w:sz w:val="24"/>
            <w:szCs w:val="24"/>
          </w:rPr>
          <w:t>month</w:t>
        </w:r>
      </w:ins>
      <w:ins w:id="329" w:author="Parks, Robbie M" w:date="2018-11-13T17:11:00Z">
        <w:r w:rsidR="00B03D59">
          <w:rPr>
            <w:rFonts w:ascii="Times New Roman" w:hAnsi="Times New Roman"/>
            <w:color w:val="000000" w:themeColor="text1"/>
            <w:sz w:val="24"/>
            <w:szCs w:val="24"/>
          </w:rPr>
          <w:t xml:space="preserve"> of year</w:t>
        </w:r>
      </w:ins>
      <w:ins w:id="330" w:author="Parks, Robbie M" w:date="2018-11-13T14:42:00Z">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ins>
      <w:ins w:id="331" w:author="Parks, Robbie M" w:date="2018-11-20T16:22:00Z">
        <w:r w:rsidR="00A01638">
          <w:rPr>
            <w:rFonts w:ascii="Times New Roman" w:hAnsi="Times New Roman"/>
            <w:color w:val="000000" w:themeColor="text1"/>
            <w:sz w:val="24"/>
            <w:szCs w:val="24"/>
          </w:rPr>
          <w:t xml:space="preserve"> The mathematical representation of the model is given </w:t>
        </w:r>
      </w:ins>
      <w:ins w:id="332" w:author="Parks, Robbie M" w:date="2018-11-26T11:01:00Z">
        <w:r w:rsidR="00D341CD">
          <w:rPr>
            <w:rFonts w:ascii="Times New Roman" w:hAnsi="Times New Roman"/>
            <w:color w:val="000000" w:themeColor="text1"/>
            <w:sz w:val="24"/>
            <w:szCs w:val="24"/>
          </w:rPr>
          <w:t>below:</w:t>
        </w:r>
      </w:ins>
    </w:p>
    <w:p w14:paraId="2EEDF585" w14:textId="77777777" w:rsidR="002C0846" w:rsidRDefault="002C0846" w:rsidP="00D76DF7">
      <w:pPr>
        <w:spacing w:after="0" w:line="480" w:lineRule="auto"/>
        <w:jc w:val="both"/>
        <w:outlineLvl w:val="0"/>
        <w:rPr>
          <w:ins w:id="333" w:author="Parks, Robbie M" w:date="2018-11-26T11:02:00Z"/>
          <w:rFonts w:ascii="Times New Roman" w:hAnsi="Times New Roman"/>
          <w:color w:val="000000" w:themeColor="text1"/>
          <w:sz w:val="24"/>
          <w:szCs w:val="24"/>
        </w:rPr>
      </w:pPr>
    </w:p>
    <w:p w14:paraId="03DF48E1" w14:textId="474054FB" w:rsidR="000B7F6A" w:rsidRPr="002C0846" w:rsidRDefault="003542CE" w:rsidP="002C0846">
      <w:pPr>
        <w:spacing w:after="0" w:line="360" w:lineRule="auto"/>
        <w:jc w:val="both"/>
        <w:outlineLvl w:val="0"/>
        <w:rPr>
          <w:ins w:id="334" w:author="Parks, Robbie M" w:date="2018-11-26T11:13:00Z"/>
          <w:rFonts w:ascii="Times New Roman" w:hAnsi="Times New Roman"/>
          <w:rPrChange w:id="335" w:author="Parks, Robbie M" w:date="2018-11-26T11:16:00Z">
            <w:rPr>
              <w:ins w:id="336" w:author="Parks, Robbie M" w:date="2018-11-26T11:13:00Z"/>
              <w:rFonts w:ascii="Times New Roman" w:hAnsi="Times New Roman"/>
              <w:b/>
              <w:sz w:val="24"/>
              <w:szCs w:val="24"/>
            </w:rPr>
          </w:rPrChange>
        </w:rPr>
        <w:pPrChange w:id="337" w:author="Parks, Robbie M" w:date="2018-11-26T11:16:00Z">
          <w:pPr>
            <w:spacing w:after="0" w:line="480" w:lineRule="auto"/>
            <w:jc w:val="both"/>
            <w:outlineLvl w:val="0"/>
          </w:pPr>
        </w:pPrChange>
      </w:pPr>
      <w:proofErr w:type="gramStart"/>
      <w:ins w:id="338" w:author="Parks, Robbie M" w:date="2018-11-26T11:02:00Z">
        <w:r w:rsidRPr="002C0846">
          <w:rPr>
            <w:rFonts w:ascii="Times New Roman" w:hAnsi="Times New Roman"/>
            <w:rPrChange w:id="339" w:author="Parks, Robbie M" w:date="2018-11-26T11:16:00Z">
              <w:rPr>
                <w:b/>
              </w:rPr>
            </w:rPrChange>
          </w:rPr>
          <w:t>log(</w:t>
        </w:r>
        <w:proofErr w:type="gramEnd"/>
        <w:r w:rsidRPr="002C0846">
          <w:rPr>
            <w:rFonts w:ascii="Times New Roman" w:hAnsi="Times New Roman"/>
            <w:rPrChange w:id="340" w:author="Parks, Robbie M" w:date="2018-11-26T11:16:00Z">
              <w:rPr>
                <w:b/>
              </w:rPr>
            </w:rPrChange>
          </w:rPr>
          <w:t xml:space="preserve">death </w:t>
        </w:r>
        <w:proofErr w:type="spellStart"/>
        <w:r w:rsidRPr="002C0846">
          <w:rPr>
            <w:rFonts w:ascii="Times New Roman" w:hAnsi="Times New Roman"/>
            <w:rPrChange w:id="341" w:author="Parks, Robbie M" w:date="2018-11-26T11:16:00Z">
              <w:rPr>
                <w:b/>
              </w:rPr>
            </w:rPrChange>
          </w:rPr>
          <w:t>rates</w:t>
        </w:r>
        <w:r w:rsidRPr="002C0846">
          <w:rPr>
            <w:rFonts w:ascii="Times New Roman" w:hAnsi="Times New Roman"/>
            <w:vertAlign w:val="subscript"/>
            <w:rPrChange w:id="342" w:author="Parks, Robbie M" w:date="2018-11-26T11:16:00Z">
              <w:rPr>
                <w:b/>
                <w:vertAlign w:val="subscript"/>
              </w:rPr>
            </w:rPrChange>
          </w:rPr>
          <w:t>state</w:t>
        </w:r>
        <w:proofErr w:type="spellEnd"/>
        <w:r w:rsidRPr="002C0846">
          <w:rPr>
            <w:rFonts w:ascii="Times New Roman" w:hAnsi="Times New Roman"/>
            <w:vertAlign w:val="subscript"/>
            <w:rPrChange w:id="343" w:author="Parks, Robbie M" w:date="2018-11-26T11:16:00Z">
              <w:rPr>
                <w:b/>
                <w:vertAlign w:val="subscript"/>
              </w:rPr>
            </w:rPrChange>
          </w:rPr>
          <w:t>-year</w:t>
        </w:r>
        <w:r w:rsidRPr="002C0846">
          <w:rPr>
            <w:rFonts w:ascii="Times New Roman" w:hAnsi="Times New Roman"/>
            <w:rPrChange w:id="344" w:author="Parks, Robbie M" w:date="2018-11-26T11:16:00Z">
              <w:rPr>
                <w:rFonts w:ascii="Times New Roman" w:hAnsi="Times New Roman"/>
                <w:sz w:val="24"/>
                <w:szCs w:val="24"/>
              </w:rPr>
            </w:rPrChange>
          </w:rPr>
          <w:t>)</w:t>
        </w:r>
        <w:r w:rsidRPr="002C0846">
          <w:rPr>
            <w:rFonts w:ascii="Times New Roman" w:hAnsi="Times New Roman"/>
            <w:rPrChange w:id="345" w:author="Parks, Robbie M" w:date="2018-11-26T11:16:00Z">
              <w:rPr>
                <w:b/>
              </w:rPr>
            </w:rPrChange>
          </w:rPr>
          <w:t xml:space="preserve"> =</w:t>
        </w:r>
      </w:ins>
      <w:ins w:id="346" w:author="Parks, Robbie M" w:date="2018-11-26T11:03:00Z">
        <w:r w:rsidRPr="002C0846">
          <w:rPr>
            <w:rFonts w:ascii="Times New Roman" w:hAnsi="Times New Roman"/>
            <w:rPrChange w:id="347" w:author="Parks, Robbie M" w:date="2018-11-26T11:16:00Z">
              <w:rPr>
                <w:rFonts w:ascii="Times New Roman" w:hAnsi="Times New Roman"/>
                <w:sz w:val="24"/>
                <w:szCs w:val="24"/>
              </w:rPr>
            </w:rPrChange>
          </w:rPr>
          <w:t xml:space="preserve"> </w:t>
        </w:r>
      </w:ins>
      <w:ins w:id="348" w:author="Parks, Robbie M" w:date="2018-11-26T11:13:00Z">
        <w:r w:rsidR="000B7F6A" w:rsidRPr="002C0846">
          <w:rPr>
            <w:rFonts w:ascii="Times New Roman" w:hAnsi="Times New Roman"/>
            <w:rPrChange w:id="349" w:author="Parks, Robbie M" w:date="2018-11-26T11:16:00Z">
              <w:rPr>
                <w:rFonts w:ascii="Times New Roman" w:hAnsi="Times New Roman"/>
                <w:sz w:val="24"/>
                <w:szCs w:val="24"/>
              </w:rPr>
            </w:rPrChange>
          </w:rPr>
          <w:tab/>
        </w:r>
      </w:ins>
      <w:ins w:id="350" w:author="Parks, Robbie M" w:date="2018-11-26T11:15:00Z">
        <w:r w:rsidR="000B7F6A" w:rsidRPr="00AD55FC">
          <w:rPr>
            <w:rFonts w:ascii="Times New Roman" w:hAnsi="Times New Roman"/>
          </w:rPr>
          <w:tab/>
        </w:r>
      </w:ins>
      <w:ins w:id="351" w:author="Parks, Robbie M" w:date="2018-11-26T11:03:00Z">
        <w:r w:rsidRPr="002C0846">
          <w:rPr>
            <w:rFonts w:ascii="Times New Roman" w:hAnsi="Times New Roman"/>
            <w:rPrChange w:id="352" w:author="Parks, Robbie M" w:date="2018-11-26T11:16:00Z">
              <w:rPr>
                <w:rFonts w:ascii="Times New Roman" w:hAnsi="Times New Roman"/>
                <w:b/>
                <w:sz w:val="24"/>
                <w:szCs w:val="24"/>
              </w:rPr>
            </w:rPrChange>
          </w:rPr>
          <w:t>α</w:t>
        </w:r>
        <w:r w:rsidRPr="002C0846">
          <w:rPr>
            <w:rFonts w:ascii="Times New Roman" w:hAnsi="Times New Roman"/>
            <w:vertAlign w:val="subscript"/>
            <w:rPrChange w:id="353" w:author="Parks, Robbie M" w:date="2018-11-26T11:16:00Z">
              <w:rPr>
                <w:rFonts w:ascii="Times New Roman" w:hAnsi="Times New Roman"/>
                <w:b/>
                <w:sz w:val="24"/>
                <w:szCs w:val="24"/>
                <w:vertAlign w:val="subscript"/>
              </w:rPr>
            </w:rPrChange>
          </w:rPr>
          <w:t xml:space="preserve">0 </w:t>
        </w:r>
        <w:r w:rsidRPr="002C0846">
          <w:rPr>
            <w:rFonts w:ascii="Times New Roman" w:hAnsi="Times New Roman"/>
            <w:rPrChange w:id="354" w:author="Parks, Robbie M" w:date="2018-11-26T11:16:00Z">
              <w:rPr>
                <w:rFonts w:ascii="Times New Roman" w:hAnsi="Times New Roman"/>
                <w:b/>
                <w:sz w:val="24"/>
                <w:szCs w:val="24"/>
              </w:rPr>
            </w:rPrChange>
          </w:rPr>
          <w:t>+ β</w:t>
        </w:r>
        <w:r w:rsidRPr="002C0846">
          <w:rPr>
            <w:rFonts w:ascii="Times New Roman" w:hAnsi="Times New Roman"/>
            <w:vertAlign w:val="subscript"/>
            <w:rPrChange w:id="355" w:author="Parks, Robbie M" w:date="2018-11-26T11:16:00Z">
              <w:rPr>
                <w:rFonts w:ascii="Times New Roman" w:hAnsi="Times New Roman"/>
                <w:b/>
                <w:sz w:val="24"/>
                <w:szCs w:val="24"/>
                <w:vertAlign w:val="subscript"/>
              </w:rPr>
            </w:rPrChange>
          </w:rPr>
          <w:t>0</w:t>
        </w:r>
        <w:r w:rsidRPr="002C0846">
          <w:rPr>
            <w:rFonts w:ascii="Times New Roman" w:hAnsi="Times New Roman"/>
            <w:rPrChange w:id="356" w:author="Parks, Robbie M" w:date="2018-11-26T11:16:00Z">
              <w:rPr>
                <w:rFonts w:ascii="Times New Roman" w:hAnsi="Times New Roman"/>
                <w:b/>
                <w:sz w:val="24"/>
                <w:szCs w:val="24"/>
              </w:rPr>
            </w:rPrChange>
          </w:rPr>
          <w:t xml:space="preserve">·(month-year) </w:t>
        </w:r>
      </w:ins>
      <w:ins w:id="357" w:author="Parks, Robbie M" w:date="2018-11-26T11:16:00Z">
        <w:r w:rsidR="007C014B">
          <w:rPr>
            <w:rFonts w:ascii="Times New Roman" w:hAnsi="Times New Roman"/>
          </w:rPr>
          <w:t>+</w:t>
        </w:r>
      </w:ins>
    </w:p>
    <w:p w14:paraId="5399A156" w14:textId="1F4CB606" w:rsidR="000B7F6A" w:rsidRPr="002C0846" w:rsidRDefault="000B7F6A" w:rsidP="002C0846">
      <w:pPr>
        <w:spacing w:after="0" w:line="360" w:lineRule="auto"/>
        <w:jc w:val="both"/>
        <w:outlineLvl w:val="0"/>
        <w:rPr>
          <w:ins w:id="358" w:author="Parks, Robbie M" w:date="2018-11-26T11:13:00Z"/>
          <w:rFonts w:ascii="Times New Roman" w:hAnsi="Times New Roman"/>
          <w:rPrChange w:id="359" w:author="Parks, Robbie M" w:date="2018-11-26T11:16:00Z">
            <w:rPr>
              <w:ins w:id="360" w:author="Parks, Robbie M" w:date="2018-11-26T11:13:00Z"/>
              <w:rFonts w:ascii="Times New Roman" w:hAnsi="Times New Roman"/>
              <w:b/>
              <w:sz w:val="24"/>
              <w:szCs w:val="24"/>
            </w:rPr>
          </w:rPrChange>
        </w:rPr>
        <w:pPrChange w:id="361" w:author="Parks, Robbie M" w:date="2018-11-26T11:16:00Z">
          <w:pPr>
            <w:spacing w:after="0" w:line="480" w:lineRule="auto"/>
            <w:jc w:val="both"/>
            <w:outlineLvl w:val="0"/>
          </w:pPr>
        </w:pPrChange>
      </w:pPr>
      <w:ins w:id="362" w:author="Parks, Robbie M" w:date="2018-11-26T11:13:00Z">
        <w:r w:rsidRPr="002C0846">
          <w:rPr>
            <w:rFonts w:ascii="Times New Roman" w:hAnsi="Times New Roman"/>
            <w:vertAlign w:val="subscript"/>
            <w:rPrChange w:id="363" w:author="Parks, Robbie M" w:date="2018-11-26T11:16:00Z">
              <w:rPr>
                <w:rFonts w:ascii="Times New Roman" w:hAnsi="Times New Roman"/>
                <w:b/>
                <w:sz w:val="24"/>
                <w:szCs w:val="24"/>
                <w:vertAlign w:val="subscript"/>
              </w:rPr>
            </w:rPrChange>
          </w:rPr>
          <w:tab/>
        </w:r>
        <w:r w:rsidRPr="002C0846">
          <w:rPr>
            <w:rFonts w:ascii="Times New Roman" w:hAnsi="Times New Roman"/>
            <w:vertAlign w:val="subscript"/>
            <w:rPrChange w:id="364" w:author="Parks, Robbie M" w:date="2018-11-26T11:16:00Z">
              <w:rPr>
                <w:rFonts w:ascii="Times New Roman" w:hAnsi="Times New Roman"/>
                <w:b/>
                <w:sz w:val="24"/>
                <w:szCs w:val="24"/>
                <w:vertAlign w:val="subscript"/>
              </w:rPr>
            </w:rPrChange>
          </w:rPr>
          <w:tab/>
        </w:r>
        <w:r w:rsidRPr="002C0846">
          <w:rPr>
            <w:rFonts w:ascii="Times New Roman" w:hAnsi="Times New Roman"/>
            <w:vertAlign w:val="subscript"/>
            <w:rPrChange w:id="365" w:author="Parks, Robbie M" w:date="2018-11-26T11:16:00Z">
              <w:rPr>
                <w:rFonts w:ascii="Times New Roman" w:hAnsi="Times New Roman"/>
                <w:b/>
                <w:sz w:val="24"/>
                <w:szCs w:val="24"/>
                <w:vertAlign w:val="subscript"/>
              </w:rPr>
            </w:rPrChange>
          </w:rPr>
          <w:tab/>
        </w:r>
        <w:r w:rsidRPr="002C0846">
          <w:rPr>
            <w:rFonts w:ascii="Times New Roman" w:hAnsi="Times New Roman"/>
            <w:vertAlign w:val="subscript"/>
            <w:rPrChange w:id="366" w:author="Parks, Robbie M" w:date="2018-11-26T11:16:00Z">
              <w:rPr>
                <w:rFonts w:ascii="Times New Roman" w:hAnsi="Times New Roman"/>
                <w:b/>
                <w:sz w:val="24"/>
                <w:szCs w:val="24"/>
                <w:vertAlign w:val="subscript"/>
              </w:rPr>
            </w:rPrChange>
          </w:rPr>
          <w:tab/>
        </w:r>
      </w:ins>
      <w:ins w:id="367" w:author="Parks, Robbie M" w:date="2018-11-26T11:03:00Z">
        <w:r w:rsidR="003542CE" w:rsidRPr="002C0846">
          <w:rPr>
            <w:rFonts w:ascii="Times New Roman" w:hAnsi="Times New Roman"/>
            <w:rPrChange w:id="368" w:author="Parks, Robbie M" w:date="2018-11-26T11:16:00Z">
              <w:rPr>
                <w:rFonts w:ascii="Times New Roman" w:hAnsi="Times New Roman"/>
                <w:b/>
                <w:sz w:val="24"/>
                <w:szCs w:val="24"/>
              </w:rPr>
            </w:rPrChange>
          </w:rPr>
          <w:t>α</w:t>
        </w:r>
        <w:r w:rsidR="003542CE" w:rsidRPr="002C0846">
          <w:rPr>
            <w:rFonts w:ascii="Times New Roman" w:hAnsi="Times New Roman"/>
            <w:vertAlign w:val="subscript"/>
            <w:rPrChange w:id="369" w:author="Parks, Robbie M" w:date="2018-11-26T11:16:00Z">
              <w:rPr>
                <w:rFonts w:ascii="Times New Roman" w:hAnsi="Times New Roman"/>
                <w:b/>
                <w:sz w:val="24"/>
                <w:szCs w:val="24"/>
                <w:vertAlign w:val="subscript"/>
              </w:rPr>
            </w:rPrChange>
          </w:rPr>
          <w:t xml:space="preserve">state </w:t>
        </w:r>
        <w:r w:rsidR="003542CE" w:rsidRPr="002C0846">
          <w:rPr>
            <w:rFonts w:ascii="Times New Roman" w:hAnsi="Times New Roman"/>
            <w:rPrChange w:id="370" w:author="Parks, Robbie M" w:date="2018-11-26T11:16:00Z">
              <w:rPr>
                <w:rFonts w:ascii="Times New Roman" w:hAnsi="Times New Roman"/>
                <w:b/>
                <w:sz w:val="24"/>
                <w:szCs w:val="24"/>
              </w:rPr>
            </w:rPrChange>
          </w:rPr>
          <w:t>+ β</w:t>
        </w:r>
        <w:r w:rsidR="003542CE" w:rsidRPr="002C0846">
          <w:rPr>
            <w:rFonts w:ascii="Times New Roman" w:hAnsi="Times New Roman"/>
            <w:vertAlign w:val="subscript"/>
            <w:rPrChange w:id="371" w:author="Parks, Robbie M" w:date="2018-11-26T11:16:00Z">
              <w:rPr>
                <w:rFonts w:ascii="Times New Roman" w:hAnsi="Times New Roman"/>
                <w:b/>
                <w:sz w:val="24"/>
                <w:szCs w:val="24"/>
                <w:vertAlign w:val="subscript"/>
              </w:rPr>
            </w:rPrChange>
          </w:rPr>
          <w:t>state</w:t>
        </w:r>
        <w:r w:rsidR="003542CE" w:rsidRPr="002C0846">
          <w:rPr>
            <w:rFonts w:ascii="Times New Roman" w:hAnsi="Times New Roman"/>
            <w:rPrChange w:id="372" w:author="Parks, Robbie M" w:date="2018-11-26T11:16:00Z">
              <w:rPr>
                <w:rFonts w:ascii="Times New Roman" w:hAnsi="Times New Roman"/>
                <w:b/>
                <w:sz w:val="24"/>
                <w:szCs w:val="24"/>
              </w:rPr>
            </w:rPrChange>
          </w:rPr>
          <w:t>·(month-year)</w:t>
        </w:r>
      </w:ins>
      <w:ins w:id="373" w:author="Parks, Robbie M" w:date="2018-11-26T11:13:00Z">
        <w:r w:rsidRPr="002C0846">
          <w:rPr>
            <w:rFonts w:ascii="Times New Roman" w:hAnsi="Times New Roman"/>
            <w:rPrChange w:id="374" w:author="Parks, Robbie M" w:date="2018-11-26T11:16:00Z">
              <w:rPr>
                <w:rFonts w:ascii="Times New Roman" w:hAnsi="Times New Roman"/>
                <w:b/>
                <w:sz w:val="24"/>
                <w:szCs w:val="24"/>
              </w:rPr>
            </w:rPrChange>
          </w:rPr>
          <w:t xml:space="preserve"> </w:t>
        </w:r>
      </w:ins>
      <w:ins w:id="375" w:author="Parks, Robbie M" w:date="2018-11-26T11:16:00Z">
        <w:r w:rsidR="007C014B">
          <w:rPr>
            <w:rFonts w:ascii="Times New Roman" w:hAnsi="Times New Roman"/>
          </w:rPr>
          <w:t>+</w:t>
        </w:r>
      </w:ins>
    </w:p>
    <w:p w14:paraId="42992391" w14:textId="7BBAA809" w:rsidR="003542CE" w:rsidRPr="00AD55FC" w:rsidRDefault="000B7F6A" w:rsidP="002C0846">
      <w:pPr>
        <w:spacing w:after="0" w:line="360" w:lineRule="auto"/>
        <w:jc w:val="both"/>
        <w:outlineLvl w:val="0"/>
        <w:rPr>
          <w:ins w:id="376" w:author="Parks, Robbie M" w:date="2018-11-26T11:14:00Z"/>
          <w:rFonts w:ascii="Times New Roman" w:hAnsi="Times New Roman"/>
        </w:rPr>
        <w:pPrChange w:id="377" w:author="Parks, Robbie M" w:date="2018-11-26T11:16:00Z">
          <w:pPr>
            <w:spacing w:after="0" w:line="480" w:lineRule="auto"/>
            <w:jc w:val="both"/>
            <w:outlineLvl w:val="0"/>
          </w:pPr>
        </w:pPrChange>
      </w:pPr>
      <w:ins w:id="378" w:author="Parks, Robbie M" w:date="2018-11-26T11:13:00Z">
        <w:r w:rsidRPr="002C0846">
          <w:rPr>
            <w:rFonts w:ascii="Times New Roman" w:hAnsi="Times New Roman"/>
            <w:rPrChange w:id="379" w:author="Parks, Robbie M" w:date="2018-11-26T11:16:00Z">
              <w:rPr>
                <w:rFonts w:ascii="Times New Roman" w:hAnsi="Times New Roman"/>
                <w:b/>
                <w:sz w:val="24"/>
                <w:szCs w:val="24"/>
              </w:rPr>
            </w:rPrChange>
          </w:rPr>
          <w:tab/>
        </w:r>
        <w:r w:rsidRPr="002C0846">
          <w:rPr>
            <w:rFonts w:ascii="Times New Roman" w:hAnsi="Times New Roman"/>
            <w:rPrChange w:id="380" w:author="Parks, Robbie M" w:date="2018-11-26T11:16:00Z">
              <w:rPr>
                <w:rFonts w:ascii="Times New Roman" w:hAnsi="Times New Roman"/>
                <w:b/>
                <w:sz w:val="24"/>
                <w:szCs w:val="24"/>
              </w:rPr>
            </w:rPrChange>
          </w:rPr>
          <w:tab/>
        </w:r>
        <w:r w:rsidRPr="002C0846">
          <w:rPr>
            <w:rFonts w:ascii="Times New Roman" w:hAnsi="Times New Roman"/>
            <w:rPrChange w:id="381" w:author="Parks, Robbie M" w:date="2018-11-26T11:16:00Z">
              <w:rPr>
                <w:rFonts w:ascii="Times New Roman" w:hAnsi="Times New Roman"/>
                <w:b/>
                <w:sz w:val="24"/>
                <w:szCs w:val="24"/>
              </w:rPr>
            </w:rPrChange>
          </w:rPr>
          <w:tab/>
        </w:r>
        <w:r w:rsidRPr="002C0846">
          <w:rPr>
            <w:rFonts w:ascii="Times New Roman" w:hAnsi="Times New Roman"/>
            <w:rPrChange w:id="382" w:author="Parks, Robbie M" w:date="2018-11-26T11:16:00Z">
              <w:rPr>
                <w:rFonts w:ascii="Times New Roman" w:hAnsi="Times New Roman"/>
                <w:b/>
                <w:sz w:val="24"/>
                <w:szCs w:val="24"/>
              </w:rPr>
            </w:rPrChange>
          </w:rPr>
          <w:tab/>
        </w:r>
        <w:r w:rsidRPr="002C0846">
          <w:rPr>
            <w:rFonts w:ascii="Times New Roman" w:hAnsi="Times New Roman"/>
            <w:rPrChange w:id="383" w:author="Parks, Robbie M" w:date="2018-11-26T11:16:00Z">
              <w:rPr>
                <w:b/>
              </w:rPr>
            </w:rPrChange>
          </w:rPr>
          <w:t>α</w:t>
        </w:r>
        <w:r w:rsidRPr="002C0846">
          <w:rPr>
            <w:rFonts w:ascii="Times New Roman" w:hAnsi="Times New Roman"/>
            <w:vertAlign w:val="subscript"/>
            <w:rPrChange w:id="384" w:author="Parks, Robbie M" w:date="2018-11-26T11:16:00Z">
              <w:rPr>
                <w:b/>
                <w:vertAlign w:val="subscript"/>
              </w:rPr>
            </w:rPrChange>
          </w:rPr>
          <w:t xml:space="preserve">month </w:t>
        </w:r>
        <w:r w:rsidRPr="002C0846">
          <w:rPr>
            <w:rFonts w:ascii="Times New Roman" w:hAnsi="Times New Roman"/>
            <w:rPrChange w:id="385" w:author="Parks, Robbie M" w:date="2018-11-26T11:16:00Z">
              <w:rPr>
                <w:b/>
              </w:rPr>
            </w:rPrChange>
          </w:rPr>
          <w:t>+ β</w:t>
        </w:r>
        <w:r w:rsidRPr="002C0846">
          <w:rPr>
            <w:rFonts w:ascii="Times New Roman" w:hAnsi="Times New Roman"/>
            <w:vertAlign w:val="subscript"/>
            <w:rPrChange w:id="386" w:author="Parks, Robbie M" w:date="2018-11-26T11:16:00Z">
              <w:rPr>
                <w:b/>
                <w:vertAlign w:val="subscript"/>
              </w:rPr>
            </w:rPrChange>
          </w:rPr>
          <w:t>month</w:t>
        </w:r>
        <w:r w:rsidRPr="002C0846">
          <w:rPr>
            <w:rFonts w:ascii="Times New Roman" w:hAnsi="Times New Roman"/>
            <w:rPrChange w:id="387" w:author="Parks, Robbie M" w:date="2018-11-26T11:16:00Z">
              <w:rPr>
                <w:b/>
              </w:rPr>
            </w:rPrChange>
          </w:rPr>
          <w:t>·(month-year)</w:t>
        </w:r>
      </w:ins>
      <w:ins w:id="388" w:author="Parks, Robbie M" w:date="2018-11-26T11:16:00Z">
        <w:r w:rsidR="007C014B">
          <w:rPr>
            <w:rFonts w:ascii="Times New Roman" w:hAnsi="Times New Roman"/>
          </w:rPr>
          <w:t xml:space="preserve"> +</w:t>
        </w:r>
      </w:ins>
    </w:p>
    <w:p w14:paraId="5BB789BB" w14:textId="68E5777B" w:rsidR="002C0846" w:rsidRPr="007C014B" w:rsidRDefault="000B7F6A" w:rsidP="00985A0D">
      <w:pPr>
        <w:spacing w:after="0" w:line="240" w:lineRule="auto"/>
        <w:jc w:val="both"/>
        <w:outlineLvl w:val="0"/>
        <w:rPr>
          <w:ins w:id="389" w:author="Parks, Robbie M" w:date="2018-11-26T11:15:00Z"/>
          <w:rFonts w:ascii="Times New Roman" w:hAnsi="Times New Roman"/>
          <w:rPrChange w:id="390" w:author="Parks, Robbie M" w:date="2018-11-26T11:16:00Z">
            <w:rPr>
              <w:ins w:id="391" w:author="Parks, Robbie M" w:date="2018-11-26T11:15:00Z"/>
              <w:rFonts w:ascii="Times New Roman" w:hAnsi="Times New Roman"/>
              <w:vertAlign w:val="subscript"/>
            </w:rPr>
          </w:rPrChange>
        </w:rPr>
        <w:pPrChange w:id="392" w:author="Parks, Robbie M" w:date="2018-11-26T11:20:00Z">
          <w:pPr>
            <w:spacing w:after="0" w:line="480" w:lineRule="auto"/>
            <w:jc w:val="both"/>
            <w:outlineLvl w:val="0"/>
          </w:pPr>
        </w:pPrChange>
      </w:pPr>
      <w:ins w:id="393" w:author="Parks, Robbie M" w:date="2018-11-26T11:14:00Z">
        <w:r w:rsidRPr="004D157A">
          <w:rPr>
            <w:rFonts w:ascii="Times New Roman" w:hAnsi="Times New Roman"/>
          </w:rPr>
          <w:tab/>
        </w:r>
        <w:r w:rsidRPr="004D157A">
          <w:rPr>
            <w:rFonts w:ascii="Times New Roman" w:hAnsi="Times New Roman"/>
          </w:rPr>
          <w:tab/>
        </w:r>
        <w:r w:rsidRPr="004D157A">
          <w:rPr>
            <w:rFonts w:ascii="Times New Roman" w:hAnsi="Times New Roman"/>
          </w:rPr>
          <w:tab/>
        </w:r>
        <w:r w:rsidRPr="004D157A">
          <w:rPr>
            <w:rFonts w:ascii="Times New Roman" w:hAnsi="Times New Roman"/>
          </w:rPr>
          <w:tab/>
        </w:r>
        <w:proofErr w:type="spellStart"/>
        <w:r w:rsidRPr="00854507">
          <w:rPr>
            <w:rFonts w:ascii="Times New Roman" w:hAnsi="Times New Roman"/>
          </w:rPr>
          <w:t>ν</w:t>
        </w:r>
        <w:r w:rsidRPr="007E25B1">
          <w:rPr>
            <w:rFonts w:ascii="Times New Roman" w:hAnsi="Times New Roman"/>
            <w:vertAlign w:val="subscript"/>
          </w:rPr>
          <w:t>month</w:t>
        </w:r>
        <w:proofErr w:type="spellEnd"/>
        <w:r w:rsidRPr="007E25B1">
          <w:rPr>
            <w:rFonts w:ascii="Times New Roman" w:hAnsi="Times New Roman"/>
            <w:vertAlign w:val="subscript"/>
          </w:rPr>
          <w:t>-year</w:t>
        </w:r>
        <w:r w:rsidRPr="0033298B">
          <w:rPr>
            <w:rFonts w:ascii="Times New Roman" w:hAnsi="Times New Roman"/>
            <w:vertAlign w:val="subscript"/>
          </w:rPr>
          <w:t xml:space="preserve"> </w:t>
        </w:r>
      </w:ins>
      <w:ins w:id="394" w:author="Parks, Robbie M" w:date="2018-11-26T11:16:00Z">
        <w:r w:rsidR="007C014B">
          <w:rPr>
            <w:rFonts w:ascii="Times New Roman" w:hAnsi="Times New Roman"/>
          </w:rPr>
          <w:t>+</w:t>
        </w:r>
      </w:ins>
    </w:p>
    <w:p w14:paraId="65CB393A" w14:textId="22564A54" w:rsidR="002C0846" w:rsidRPr="007C014B" w:rsidRDefault="002C0846" w:rsidP="00985A0D">
      <w:pPr>
        <w:pStyle w:val="SMHeading"/>
        <w:jc w:val="both"/>
        <w:rPr>
          <w:ins w:id="395" w:author="Parks, Robbie M" w:date="2018-11-26T11:15:00Z"/>
          <w:b w:val="0"/>
          <w:sz w:val="22"/>
          <w:szCs w:val="22"/>
          <w:rPrChange w:id="396" w:author="Parks, Robbie M" w:date="2018-11-26T11:17:00Z">
            <w:rPr>
              <w:ins w:id="397" w:author="Parks, Robbie M" w:date="2018-11-26T11:15:00Z"/>
              <w:rFonts w:ascii="Times New Roman" w:hAnsi="Times New Roman"/>
              <w:vertAlign w:val="subscript"/>
            </w:rPr>
          </w:rPrChange>
        </w:rPr>
        <w:pPrChange w:id="398" w:author="Parks, Robbie M" w:date="2018-11-26T11:20:00Z">
          <w:pPr>
            <w:spacing w:after="0" w:line="480" w:lineRule="auto"/>
            <w:jc w:val="both"/>
            <w:outlineLvl w:val="0"/>
          </w:pPr>
        </w:pPrChange>
      </w:pPr>
      <w:ins w:id="399" w:author="Parks, Robbie M" w:date="2018-11-26T11:15:00Z">
        <w:r w:rsidRPr="002C0846">
          <w:rPr>
            <w:sz w:val="22"/>
            <w:szCs w:val="22"/>
            <w:vertAlign w:val="subscript"/>
            <w:rPrChange w:id="400" w:author="Parks, Robbie M" w:date="2018-11-26T11:16:00Z">
              <w:rPr>
                <w:rFonts w:ascii="Times New Roman" w:hAnsi="Times New Roman"/>
                <w:vertAlign w:val="subscript"/>
              </w:rPr>
            </w:rPrChange>
          </w:rPr>
          <w:tab/>
        </w:r>
        <w:r w:rsidRPr="002C0846">
          <w:rPr>
            <w:sz w:val="22"/>
            <w:szCs w:val="22"/>
            <w:vertAlign w:val="subscript"/>
            <w:rPrChange w:id="401" w:author="Parks, Robbie M" w:date="2018-11-26T11:16:00Z">
              <w:rPr>
                <w:rFonts w:ascii="Times New Roman" w:hAnsi="Times New Roman"/>
                <w:vertAlign w:val="subscript"/>
              </w:rPr>
            </w:rPrChange>
          </w:rPr>
          <w:tab/>
        </w:r>
        <w:r w:rsidRPr="002C0846">
          <w:rPr>
            <w:sz w:val="22"/>
            <w:szCs w:val="22"/>
            <w:vertAlign w:val="subscript"/>
            <w:rPrChange w:id="402" w:author="Parks, Robbie M" w:date="2018-11-26T11:16:00Z">
              <w:rPr>
                <w:rFonts w:ascii="Times New Roman" w:hAnsi="Times New Roman"/>
                <w:vertAlign w:val="subscript"/>
              </w:rPr>
            </w:rPrChange>
          </w:rPr>
          <w:tab/>
        </w:r>
        <w:r w:rsidRPr="002C0846">
          <w:rPr>
            <w:sz w:val="22"/>
            <w:szCs w:val="22"/>
            <w:vertAlign w:val="subscript"/>
            <w:rPrChange w:id="403" w:author="Parks, Robbie M" w:date="2018-11-26T11:16:00Z">
              <w:rPr>
                <w:rFonts w:ascii="Times New Roman" w:hAnsi="Times New Roman"/>
                <w:vertAlign w:val="subscript"/>
              </w:rPr>
            </w:rPrChange>
          </w:rPr>
          <w:tab/>
        </w:r>
        <w:proofErr w:type="spellStart"/>
        <w:r w:rsidRPr="002C0846">
          <w:rPr>
            <w:b w:val="0"/>
            <w:sz w:val="22"/>
            <w:szCs w:val="22"/>
            <w:rPrChange w:id="404" w:author="Parks, Robbie M" w:date="2018-11-26T11:16:00Z">
              <w:rPr>
                <w:b/>
              </w:rPr>
            </w:rPrChange>
          </w:rPr>
          <w:t>γ·Anomaly</w:t>
        </w:r>
        <w:r w:rsidRPr="002C0846">
          <w:rPr>
            <w:b w:val="0"/>
            <w:sz w:val="22"/>
            <w:szCs w:val="22"/>
            <w:vertAlign w:val="subscript"/>
            <w:rPrChange w:id="405" w:author="Parks, Robbie M" w:date="2018-11-26T11:16:00Z">
              <w:rPr>
                <w:b/>
                <w:vertAlign w:val="subscript"/>
              </w:rPr>
            </w:rPrChange>
          </w:rPr>
          <w:t>state-month</w:t>
        </w:r>
      </w:ins>
      <w:proofErr w:type="spellEnd"/>
      <w:ins w:id="406" w:author="Parks, Robbie M" w:date="2018-11-26T11:16:00Z">
        <w:r w:rsidR="007C014B">
          <w:rPr>
            <w:b w:val="0"/>
            <w:sz w:val="22"/>
            <w:szCs w:val="22"/>
            <w:vertAlign w:val="subscript"/>
          </w:rPr>
          <w:t xml:space="preserve"> </w:t>
        </w:r>
      </w:ins>
      <w:ins w:id="407" w:author="Parks, Robbie M" w:date="2018-11-26T11:17:00Z">
        <w:r w:rsidR="007C014B">
          <w:rPr>
            <w:b w:val="0"/>
            <w:sz w:val="22"/>
            <w:szCs w:val="22"/>
          </w:rPr>
          <w:t>+</w:t>
        </w:r>
      </w:ins>
    </w:p>
    <w:p w14:paraId="797DE730" w14:textId="49387EC8" w:rsidR="000B7F6A" w:rsidRPr="002C0846" w:rsidRDefault="000B7F6A" w:rsidP="002C0846">
      <w:pPr>
        <w:spacing w:after="0" w:line="360" w:lineRule="auto"/>
        <w:jc w:val="both"/>
        <w:outlineLvl w:val="0"/>
        <w:rPr>
          <w:ins w:id="408" w:author="Parks, Robbie M" w:date="2018-11-26T11:02:00Z"/>
          <w:rFonts w:ascii="Times New Roman" w:hAnsi="Times New Roman"/>
          <w:vertAlign w:val="subscript"/>
          <w:rPrChange w:id="409" w:author="Parks, Robbie M" w:date="2018-11-26T11:16:00Z">
            <w:rPr>
              <w:ins w:id="410" w:author="Parks, Robbie M" w:date="2018-11-26T11:02:00Z"/>
              <w:rFonts w:ascii="Times New Roman" w:hAnsi="Times New Roman"/>
              <w:color w:val="000000" w:themeColor="text1"/>
              <w:sz w:val="24"/>
              <w:szCs w:val="24"/>
            </w:rPr>
          </w:rPrChange>
        </w:rPr>
        <w:pPrChange w:id="411" w:author="Parks, Robbie M" w:date="2018-11-26T11:16:00Z">
          <w:pPr>
            <w:spacing w:after="0" w:line="480" w:lineRule="auto"/>
            <w:jc w:val="both"/>
            <w:outlineLvl w:val="0"/>
          </w:pPr>
        </w:pPrChange>
      </w:pPr>
      <w:ins w:id="412" w:author="Parks, Robbie M" w:date="2018-11-26T11:14:00Z">
        <w:r w:rsidRPr="002C0846">
          <w:rPr>
            <w:rFonts w:ascii="Times New Roman" w:hAnsi="Times New Roman"/>
            <w:color w:val="000000" w:themeColor="text1"/>
            <w:rPrChange w:id="413" w:author="Parks, Robbie M" w:date="2018-11-26T11:16:00Z">
              <w:rPr>
                <w:rFonts w:ascii="Times New Roman" w:hAnsi="Times New Roman"/>
                <w:color w:val="000000" w:themeColor="text1"/>
                <w:sz w:val="24"/>
                <w:szCs w:val="24"/>
              </w:rPr>
            </w:rPrChange>
          </w:rPr>
          <w:tab/>
        </w:r>
        <w:r w:rsidRPr="002C0846">
          <w:rPr>
            <w:rFonts w:ascii="Times New Roman" w:hAnsi="Times New Roman"/>
            <w:color w:val="000000" w:themeColor="text1"/>
            <w:rPrChange w:id="414" w:author="Parks, Robbie M" w:date="2018-11-26T11:16:00Z">
              <w:rPr>
                <w:rFonts w:ascii="Times New Roman" w:hAnsi="Times New Roman"/>
                <w:color w:val="000000" w:themeColor="text1"/>
                <w:sz w:val="24"/>
                <w:szCs w:val="24"/>
              </w:rPr>
            </w:rPrChange>
          </w:rPr>
          <w:tab/>
        </w:r>
        <w:r w:rsidRPr="002C0846">
          <w:rPr>
            <w:rFonts w:ascii="Times New Roman" w:hAnsi="Times New Roman"/>
            <w:color w:val="000000" w:themeColor="text1"/>
            <w:rPrChange w:id="415" w:author="Parks, Robbie M" w:date="2018-11-26T11:16:00Z">
              <w:rPr>
                <w:rFonts w:ascii="Times New Roman" w:hAnsi="Times New Roman"/>
                <w:color w:val="000000" w:themeColor="text1"/>
                <w:sz w:val="24"/>
                <w:szCs w:val="24"/>
              </w:rPr>
            </w:rPrChange>
          </w:rPr>
          <w:tab/>
        </w:r>
        <w:r w:rsidRPr="002C0846">
          <w:rPr>
            <w:rFonts w:ascii="Times New Roman" w:hAnsi="Times New Roman"/>
            <w:color w:val="000000" w:themeColor="text1"/>
            <w:rPrChange w:id="416" w:author="Parks, Robbie M" w:date="2018-11-26T11:16:00Z">
              <w:rPr>
                <w:rFonts w:ascii="Times New Roman" w:hAnsi="Times New Roman"/>
                <w:color w:val="000000" w:themeColor="text1"/>
                <w:sz w:val="24"/>
                <w:szCs w:val="24"/>
              </w:rPr>
            </w:rPrChange>
          </w:rPr>
          <w:tab/>
        </w:r>
        <w:proofErr w:type="spellStart"/>
        <w:r w:rsidRPr="002C0846">
          <w:rPr>
            <w:rFonts w:ascii="Times New Roman" w:hAnsi="Times New Roman"/>
            <w:rPrChange w:id="417" w:author="Parks, Robbie M" w:date="2018-11-26T11:16:00Z">
              <w:rPr>
                <w:b/>
              </w:rPr>
            </w:rPrChange>
          </w:rPr>
          <w:t>ɛ</w:t>
        </w:r>
        <w:r w:rsidRPr="002C0846">
          <w:rPr>
            <w:rFonts w:ascii="Times New Roman" w:hAnsi="Times New Roman"/>
            <w:vertAlign w:val="subscript"/>
            <w:rPrChange w:id="418" w:author="Parks, Robbie M" w:date="2018-11-26T11:16:00Z">
              <w:rPr>
                <w:b/>
                <w:vertAlign w:val="subscript"/>
              </w:rPr>
            </w:rPrChange>
          </w:rPr>
          <w:t>state</w:t>
        </w:r>
        <w:proofErr w:type="spellEnd"/>
        <w:r w:rsidRPr="002C0846">
          <w:rPr>
            <w:rFonts w:ascii="Times New Roman" w:hAnsi="Times New Roman"/>
            <w:vertAlign w:val="subscript"/>
            <w:rPrChange w:id="419" w:author="Parks, Robbie M" w:date="2018-11-26T11:16:00Z">
              <w:rPr>
                <w:b/>
                <w:vertAlign w:val="subscript"/>
              </w:rPr>
            </w:rPrChange>
          </w:rPr>
          <w:t>-month-year</w:t>
        </w:r>
      </w:ins>
    </w:p>
    <w:p w14:paraId="5DD38B8F" w14:textId="77777777" w:rsidR="003542CE" w:rsidRPr="00C1578A" w:rsidRDefault="003542CE" w:rsidP="00D76DF7">
      <w:pPr>
        <w:spacing w:after="0" w:line="480" w:lineRule="auto"/>
        <w:jc w:val="both"/>
        <w:outlineLvl w:val="0"/>
        <w:rPr>
          <w:ins w:id="420" w:author="Parks, Robbie M" w:date="2018-11-20T17:10:00Z"/>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ins w:id="421" w:author="Parks, Robbie M" w:date="2018-11-13T14:59:00Z"/>
          <w:rFonts w:ascii="Times New Roman" w:hAnsi="Times New Roman"/>
          <w:color w:val="000000" w:themeColor="text1"/>
          <w:sz w:val="24"/>
          <w:szCs w:val="24"/>
        </w:rPr>
      </w:pPr>
      <w:ins w:id="422" w:author="Parks, Robbie M" w:date="2018-11-20T17:11:00Z">
        <w:r w:rsidRPr="00AD1E39">
          <w:rPr>
            <w:rFonts w:ascii="Times New Roman" w:hAnsi="Times New Roman"/>
            <w:sz w:val="24"/>
            <w:szCs w:val="24"/>
            <w:rPrChange w:id="423" w:author="Parks, Robbie M" w:date="2018-11-20T17:14:00Z">
              <w:rPr>
                <w:rFonts w:ascii="Times New Roman" w:hAnsi="Times New Roman"/>
              </w:rPr>
            </w:rPrChange>
          </w:rPr>
          <w:lastRenderedPageBreak/>
          <w:t>The model</w:t>
        </w:r>
        <w:r w:rsidR="002F512B" w:rsidRPr="00AD1E39">
          <w:rPr>
            <w:rFonts w:ascii="Times New Roman" w:hAnsi="Times New Roman"/>
            <w:sz w:val="24"/>
            <w:szCs w:val="24"/>
            <w:rPrChange w:id="424" w:author="Parks, Robbie M" w:date="2018-11-20T17:14:00Z">
              <w:rPr/>
            </w:rPrChange>
          </w:rPr>
          <w:t xml:space="preserve"> contained terms to capture the overall level and rate of change of mortality, with α</w:t>
        </w:r>
        <w:r w:rsidR="002F512B" w:rsidRPr="00AD1E39">
          <w:rPr>
            <w:rFonts w:ascii="Times New Roman" w:hAnsi="Times New Roman"/>
            <w:sz w:val="24"/>
            <w:szCs w:val="24"/>
            <w:vertAlign w:val="subscript"/>
            <w:rPrChange w:id="425" w:author="Parks, Robbie M" w:date="2018-11-20T17:14:00Z">
              <w:rPr>
                <w:vertAlign w:val="subscript"/>
              </w:rPr>
            </w:rPrChange>
          </w:rPr>
          <w:t>0</w:t>
        </w:r>
        <w:r w:rsidR="002F512B" w:rsidRPr="00AD1E39">
          <w:rPr>
            <w:rFonts w:ascii="Times New Roman" w:hAnsi="Times New Roman"/>
            <w:sz w:val="24"/>
            <w:szCs w:val="24"/>
            <w:rPrChange w:id="426" w:author="Parks, Robbie M" w:date="2018-11-20T17:14:00Z">
              <w:rPr/>
            </w:rPrChange>
          </w:rPr>
          <w:t xml:space="preserve"> as the common intercept for log-transformed death rates, and β</w:t>
        </w:r>
        <w:r w:rsidR="002F512B" w:rsidRPr="00AD1E39">
          <w:rPr>
            <w:rFonts w:ascii="Times New Roman" w:hAnsi="Times New Roman"/>
            <w:sz w:val="24"/>
            <w:szCs w:val="24"/>
            <w:vertAlign w:val="subscript"/>
            <w:rPrChange w:id="427" w:author="Parks, Robbie M" w:date="2018-11-20T17:14:00Z">
              <w:rPr>
                <w:vertAlign w:val="subscript"/>
              </w:rPr>
            </w:rPrChange>
          </w:rPr>
          <w:t>0</w:t>
        </w:r>
        <w:r w:rsidR="002F512B" w:rsidRPr="00AD1E39">
          <w:rPr>
            <w:rFonts w:ascii="Times New Roman" w:hAnsi="Times New Roman"/>
            <w:sz w:val="24"/>
            <w:szCs w:val="24"/>
            <w:rPrChange w:id="428" w:author="Parks, Robbie M" w:date="2018-11-20T17:14:00Z">
              <w:rPr/>
            </w:rPrChange>
          </w:rPr>
          <w:t xml:space="preserve"> the common time slope.</w:t>
        </w:r>
      </w:ins>
    </w:p>
    <w:p w14:paraId="1B282DB5" w14:textId="282F7D1B" w:rsidR="007C6648" w:rsidRPr="00636C9B" w:rsidDel="00335B57" w:rsidRDefault="00B050CA" w:rsidP="00D76DF7">
      <w:pPr>
        <w:spacing w:after="0" w:line="480" w:lineRule="auto"/>
        <w:jc w:val="both"/>
        <w:outlineLvl w:val="0"/>
        <w:rPr>
          <w:del w:id="429" w:author="Parks, Robbie M" w:date="2018-11-13T14:41:00Z"/>
          <w:rFonts w:ascii="Times New Roman" w:hAnsi="Times New Roman"/>
          <w:color w:val="000000" w:themeColor="text1"/>
          <w:sz w:val="24"/>
          <w:szCs w:val="24"/>
        </w:rPr>
      </w:pPr>
      <w:del w:id="430" w:author="Parks, Robbie M" w:date="2018-11-13T14:28:00Z">
        <w:r w:rsidRPr="00636C9B" w:rsidDel="00AA371C">
          <w:rPr>
            <w:rFonts w:ascii="Times New Roman" w:hAnsi="Times New Roman"/>
            <w:color w:val="000000" w:themeColor="text1"/>
            <w:sz w:val="24"/>
            <w:szCs w:val="24"/>
          </w:rPr>
          <w:delText xml:space="preserve">that was formulated to </w:delText>
        </w:r>
      </w:del>
      <w:del w:id="431"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432"/>
        <w:r w:rsidRPr="00636C9B" w:rsidDel="00335B57">
          <w:rPr>
            <w:rFonts w:ascii="Times New Roman" w:hAnsi="Times New Roman"/>
            <w:color w:val="000000" w:themeColor="text1"/>
            <w:sz w:val="24"/>
            <w:szCs w:val="24"/>
          </w:rPr>
          <w:delText xml:space="preserve">relation to state </w:delText>
        </w:r>
      </w:del>
      <w:ins w:id="433" w:author="Ezzati, Majid" w:date="2018-11-06T06:28:00Z">
        <w:del w:id="434"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435" w:author="Parks, Robbie M" w:date="2018-11-13T14:41:00Z">
        <w:r w:rsidRPr="00636C9B" w:rsidDel="00335B57">
          <w:rPr>
            <w:rFonts w:ascii="Times New Roman" w:hAnsi="Times New Roman"/>
            <w:color w:val="000000" w:themeColor="text1"/>
            <w:sz w:val="24"/>
            <w:szCs w:val="24"/>
          </w:rPr>
          <w:delText>of residence,</w:delText>
        </w:r>
        <w:commentRangeEnd w:id="432"/>
        <w:r w:rsidR="00B950F6" w:rsidDel="00335B57">
          <w:rPr>
            <w:rStyle w:val="CommentReference"/>
            <w:rFonts w:asciiTheme="minorHAnsi" w:eastAsiaTheme="minorHAnsi" w:hAnsiTheme="minorHAnsi" w:cstheme="minorBidi"/>
          </w:rPr>
          <w:commentReference w:id="432"/>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2120572A"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436" w:author="Ezzati, Majid" w:date="2018-11-06T06:35:00Z" w:name="move529249459"/>
      <w:commentRangeStart w:id="437"/>
      <w:moveTo w:id="438" w:author="Ezzati, Majid" w:date="2018-11-06T06:35:00Z">
        <w:del w:id="439"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436"/>
      <w:commentRangeEnd w:id="437"/>
      <w:del w:id="440" w:author="Parks, Robbie M" w:date="2018-11-13T14:46:00Z">
        <w:r w:rsidDel="00D424E6">
          <w:rPr>
            <w:rStyle w:val="CommentReference"/>
            <w:rFonts w:asciiTheme="minorHAnsi" w:eastAsiaTheme="minorHAnsi" w:hAnsiTheme="minorHAnsi" w:cstheme="minorBidi"/>
          </w:rPr>
          <w:commentReference w:id="437"/>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441"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442" w:author="Parks, Robbie M" w:date="2018-11-13T14:58:00Z">
        <w:r w:rsidR="00554C35" w:rsidRPr="00636C9B" w:rsidDel="000177DB">
          <w:rPr>
            <w:rFonts w:ascii="Times New Roman" w:hAnsi="Times New Roman"/>
            <w:color w:val="000000" w:themeColor="text1"/>
            <w:sz w:val="24"/>
            <w:szCs w:val="24"/>
          </w:rPr>
          <w:delText xml:space="preserve"> </w:delText>
        </w:r>
      </w:del>
      <w:del w:id="443"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444" w:author="Ezzati, Majid" w:date="2018-11-06T06:31:00Z">
        <w:r>
          <w:rPr>
            <w:rFonts w:ascii="Times New Roman" w:hAnsi="Times New Roman"/>
            <w:color w:val="000000" w:themeColor="text1"/>
            <w:sz w:val="24"/>
            <w:szCs w:val="24"/>
          </w:rPr>
          <w:t xml:space="preserve">systematically </w:t>
        </w:r>
      </w:ins>
      <w:del w:id="445"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446"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ins w:id="447" w:author="Parks, Robbie M" w:date="2018-11-20T17:27:00Z">
        <w:r w:rsidR="002541F6">
          <w:rPr>
            <w:rFonts w:ascii="Times New Roman" w:hAnsi="Times New Roman"/>
            <w:color w:val="000000" w:themeColor="text1"/>
            <w:sz w:val="24"/>
            <w:szCs w:val="24"/>
          </w:rPr>
          <w:t xml:space="preserve"> and trend</w:t>
        </w:r>
      </w:ins>
      <w:ins w:id="448" w:author="Parks, Robbie M" w:date="2018-11-20T17:33:00Z">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ins>
      <w:ins w:id="449" w:author="Parks, Robbie M" w:date="2018-11-20T17:37:00Z">
        <w:r w:rsidR="00430B68">
          <w:rPr>
            <w:rFonts w:ascii="Times New Roman" w:hAnsi="Times New Roman"/>
            <w:sz w:val="24"/>
            <w:szCs w:val="24"/>
          </w:rPr>
          <w:t>month-specific</w:t>
        </w:r>
      </w:ins>
      <w:ins w:id="450" w:author="Parks, Robbie M" w:date="2018-11-20T17:33:00Z">
        <w:r w:rsidR="00347A19" w:rsidRPr="00F0573E">
          <w:rPr>
            <w:rFonts w:ascii="Times New Roman" w:hAnsi="Times New Roman"/>
            <w:sz w:val="24"/>
            <w:szCs w:val="24"/>
          </w:rPr>
          <w:t xml:space="preserve"> time slope</w:t>
        </w:r>
      </w:ins>
      <w:del w:id="451"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ins w:id="452" w:author="Parks, Robbie M" w:date="2018-11-21T09:53:00Z">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month</w:t>
        </w:r>
      </w:ins>
      <w:ins w:id="453" w:author="Parks, Robbie M" w:date="2018-11-21T09:54:00Z">
        <w:r w:rsidR="00811E91">
          <w:rPr>
            <w:rFonts w:ascii="Times New Roman" w:hAnsi="Times New Roman"/>
            <w:sz w:val="24"/>
            <w:szCs w:val="24"/>
            <w:vertAlign w:val="subscript"/>
          </w:rPr>
          <w:t xml:space="preserve"> </w:t>
        </w:r>
        <w:r w:rsidR="00811E91" w:rsidRPr="00811E91">
          <w:rPr>
            <w:rFonts w:ascii="Times New Roman" w:hAnsi="Times New Roman"/>
            <w:sz w:val="24"/>
            <w:szCs w:val="24"/>
            <w:rPrChange w:id="454" w:author="Parks, Robbie M" w:date="2018-11-21T09:54:00Z">
              <w:rPr>
                <w:rFonts w:ascii="Times New Roman" w:hAnsi="Times New Roman"/>
                <w:sz w:val="24"/>
                <w:szCs w:val="24"/>
                <w:vertAlign w:val="subscript"/>
              </w:rPr>
            </w:rPrChange>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ins>
      <w:r w:rsidR="00813355" w:rsidRPr="00636C9B">
        <w:rPr>
          <w:rFonts w:ascii="Times New Roman" w:hAnsi="Times New Roman"/>
          <w:color w:val="000000" w:themeColor="text1"/>
          <w:sz w:val="24"/>
          <w:szCs w:val="24"/>
        </w:rPr>
        <w:t>, widely used to characterise smoothly varying associations</w:t>
      </w:r>
      <w:del w:id="455" w:author="Ezzati, Majid" w:date="2018-11-06T06:34:00Z">
        <w:r w:rsidR="00813355" w:rsidRPr="00636C9B" w:rsidDel="006C3AFE">
          <w:rPr>
            <w:rFonts w:ascii="Times New Roman" w:hAnsi="Times New Roman"/>
            <w:color w:val="000000" w:themeColor="text1"/>
            <w:sz w:val="24"/>
            <w:szCs w:val="24"/>
          </w:rPr>
          <w:delText>.</w:delText>
        </w:r>
      </w:del>
      <w:ins w:id="456" w:author="Parks, Robbie M" w:date="2018-11-20T17:43:00Z">
        <w:r w:rsidR="006E0233">
          <w:rPr>
            <w:rFonts w:ascii="Times New Roman" w:hAnsi="Times New Roman"/>
            <w:sz w:val="24"/>
            <w:szCs w:val="24"/>
          </w:rPr>
          <w:t>.</w:t>
        </w:r>
      </w:ins>
      <w:ins w:id="457" w:author="Ezzati, Majid" w:date="2018-11-06T06:34:00Z">
        <w:del w:id="458" w:author="Parks, Robbie M" w:date="2018-11-20T17:43:00Z">
          <w:r w:rsidDel="006E0233">
            <w:rPr>
              <w:rFonts w:ascii="Times New Roman" w:hAnsi="Times New Roman"/>
              <w:color w:val="000000" w:themeColor="text1"/>
              <w:sz w:val="24"/>
              <w:szCs w:val="24"/>
            </w:rPr>
            <w:delText>,</w:delText>
          </w:r>
        </w:del>
      </w:ins>
      <w:ins w:id="459" w:author="Parks, Robbie M" w:date="2018-11-20T17:43:00Z">
        <w:r w:rsidR="006E0233">
          <w:rPr>
            <w:rFonts w:ascii="Times New Roman" w:hAnsi="Times New Roman"/>
            <w:sz w:val="24"/>
            <w:szCs w:val="24"/>
          </w:rPr>
          <w:fldChar w:fldCharType="begin" w:fldLock="1"/>
        </w:r>
      </w:ins>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ins w:id="460" w:author="Parks, Robbie M" w:date="2018-11-20T17:43:00Z">
        <w:r w:rsidR="006E0233">
          <w:rPr>
            <w:rFonts w:ascii="Times New Roman" w:hAnsi="Times New Roman"/>
            <w:sz w:val="24"/>
            <w:szCs w:val="24"/>
          </w:rPr>
          <w:fldChar w:fldCharType="separate"/>
        </w:r>
      </w:ins>
      <w:r w:rsidR="003015D6" w:rsidRPr="003015D6">
        <w:rPr>
          <w:rFonts w:ascii="Times New Roman" w:hAnsi="Times New Roman"/>
          <w:noProof/>
          <w:sz w:val="24"/>
          <w:szCs w:val="24"/>
          <w:vertAlign w:val="superscript"/>
        </w:rPr>
        <w:t>20</w:t>
      </w:r>
      <w:ins w:id="461" w:author="Parks, Robbie M" w:date="2018-11-20T17:43:00Z">
        <w:r w:rsidR="006E0233">
          <w:rPr>
            <w:rFonts w:ascii="Times New Roman" w:hAnsi="Times New Roman"/>
            <w:sz w:val="24"/>
            <w:szCs w:val="24"/>
          </w:rPr>
          <w:fldChar w:fldCharType="end"/>
        </w:r>
      </w:ins>
      <w:del w:id="462" w:author="Parks, Robbie M" w:date="2018-11-20T17:33:00Z">
        <w:r w:rsidR="00813355" w:rsidRPr="00636C9B" w:rsidDel="00131442">
          <w:rPr>
            <w:rFonts w:ascii="Times New Roman" w:hAnsi="Times New Roman"/>
            <w:color w:val="000000" w:themeColor="text1"/>
            <w:sz w:val="24"/>
            <w:szCs w:val="24"/>
          </w:rPr>
          <w:fldChar w:fldCharType="begin" w:fldLock="1"/>
        </w:r>
        <w:r w:rsidR="00C1578A" w:rsidDel="00131442">
          <w:rPr>
            <w:rFonts w:ascii="Times New Roman" w:hAnsi="Times New Roman"/>
            <w:color w:val="000000" w:themeColor="text1"/>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20&lt;/sup&gt;"},"properties":{"noteIndex":0},"schema":"https://github.com/citation-style-language/schema/raw/master/csl-citation.json"}</w:delInstrText>
        </w:r>
        <w:r w:rsidR="00813355" w:rsidRPr="00636C9B" w:rsidDel="00131442">
          <w:rPr>
            <w:rFonts w:ascii="Times New Roman" w:hAnsi="Times New Roman"/>
            <w:color w:val="000000" w:themeColor="text1"/>
            <w:sz w:val="24"/>
            <w:szCs w:val="24"/>
          </w:rPr>
          <w:fldChar w:fldCharType="separate"/>
        </w:r>
        <w:r w:rsidR="00C1578A" w:rsidRPr="00C1578A" w:rsidDel="00131442">
          <w:rPr>
            <w:rFonts w:ascii="Times New Roman" w:hAnsi="Times New Roman"/>
            <w:noProof/>
            <w:color w:val="000000" w:themeColor="text1"/>
            <w:sz w:val="24"/>
            <w:szCs w:val="24"/>
            <w:vertAlign w:val="superscript"/>
          </w:rPr>
          <w:delText>19</w:delText>
        </w:r>
        <w:r w:rsidR="00813355" w:rsidRPr="00636C9B" w:rsidDel="00131442">
          <w:rPr>
            <w:rFonts w:ascii="Times New Roman" w:hAnsi="Times New Roman"/>
            <w:color w:val="000000" w:themeColor="text1"/>
            <w:sz w:val="24"/>
            <w:szCs w:val="24"/>
          </w:rPr>
          <w:fldChar w:fldCharType="end"/>
        </w:r>
        <w:r w:rsidR="00813355" w:rsidRPr="00636C9B" w:rsidDel="00131442">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ins w:id="463" w:author="Parks, Robbie M" w:date="2018-11-20T17:43:00Z">
        <w:r w:rsidR="00254B2A">
          <w:rPr>
            <w:rFonts w:ascii="Times New Roman" w:hAnsi="Times New Roman"/>
            <w:color w:val="000000" w:themeColor="text1"/>
            <w:sz w:val="24"/>
            <w:szCs w:val="24"/>
          </w:rPr>
          <w:t>The random walk had a</w:t>
        </w:r>
      </w:ins>
      <w:del w:id="464"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465" w:author="Ezzati, Majid" w:date="2018-11-06T06:34:00Z">
        <w:del w:id="466" w:author="Parks, Robbie M" w:date="2018-11-20T17:43:00Z">
          <w:r w:rsidDel="00254B2A">
            <w:rPr>
              <w:rFonts w:ascii="Times New Roman" w:hAnsi="Times New Roman"/>
              <w:color w:val="000000" w:themeColor="text1"/>
              <w:sz w:val="24"/>
              <w:szCs w:val="24"/>
            </w:rPr>
            <w:delText>with</w:delText>
          </w:r>
        </w:del>
      </w:ins>
      <w:del w:id="467" w:author="Parks, Robbie M" w:date="2018-11-20T17:43:00Z">
        <w:r w:rsidR="00813355" w:rsidRPr="00636C9B" w:rsidDel="00254B2A">
          <w:rPr>
            <w:rFonts w:ascii="Times New Roman" w:hAnsi="Times New Roman"/>
            <w:color w:val="000000" w:themeColor="text1"/>
            <w:sz w:val="24"/>
            <w:szCs w:val="24"/>
          </w:rPr>
          <w:delText xml:space="preserve"> a</w:delText>
        </w:r>
      </w:del>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del w:id="468"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469"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470"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471"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472"/>
      <w:commentRangeStart w:id="473"/>
      <w:r w:rsidR="007A53AC" w:rsidRPr="00636C9B">
        <w:rPr>
          <w:rFonts w:ascii="Times New Roman" w:hAnsi="Times New Roman"/>
          <w:color w:val="000000" w:themeColor="text1"/>
          <w:sz w:val="24"/>
          <w:szCs w:val="24"/>
        </w:rPr>
        <w:t>January</w:t>
      </w:r>
      <w:commentRangeEnd w:id="472"/>
      <w:r>
        <w:rPr>
          <w:rStyle w:val="CommentReference"/>
          <w:rFonts w:asciiTheme="minorHAnsi" w:eastAsiaTheme="minorHAnsi" w:hAnsiTheme="minorHAnsi" w:cstheme="minorBidi"/>
        </w:rPr>
        <w:commentReference w:id="472"/>
      </w:r>
      <w:commentRangeEnd w:id="473"/>
      <w:r w:rsidR="00105569">
        <w:rPr>
          <w:rStyle w:val="CommentReference"/>
          <w:rFonts w:asciiTheme="minorHAnsi" w:eastAsiaTheme="minorHAnsi" w:hAnsiTheme="minorHAnsi" w:cstheme="minorBidi"/>
        </w:rPr>
        <w:commentReference w:id="473"/>
      </w:r>
      <w:r w:rsidR="00CC47CE" w:rsidRPr="00636C9B">
        <w:rPr>
          <w:rFonts w:ascii="Times New Roman" w:hAnsi="Times New Roman"/>
          <w:color w:val="000000" w:themeColor="text1"/>
          <w:sz w:val="24"/>
          <w:szCs w:val="24"/>
        </w:rPr>
        <w:t>.</w:t>
      </w:r>
      <w:del w:id="474"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7CE026A1" w:rsidR="00A46B9A" w:rsidRDefault="00CD2451" w:rsidP="00D76DF7">
      <w:pPr>
        <w:spacing w:after="0" w:line="480" w:lineRule="auto"/>
        <w:jc w:val="both"/>
        <w:outlineLvl w:val="0"/>
        <w:rPr>
          <w:ins w:id="475" w:author="Parks, Robbie M" w:date="2018-11-20T17:41: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476" w:author="Parks, Robbie M" w:date="2018-11-13T15:29:00Z">
        <w:r w:rsidR="00AE02C9">
          <w:rPr>
            <w:rFonts w:ascii="Times New Roman" w:hAnsi="Times New Roman"/>
            <w:color w:val="000000" w:themeColor="text1"/>
            <w:sz w:val="24"/>
            <w:szCs w:val="24"/>
          </w:rPr>
          <w:t xml:space="preserve">also </w:t>
        </w:r>
      </w:ins>
      <w:del w:id="477" w:author="Parks, Robbie M" w:date="2018-11-20T17:36:00Z">
        <w:r w:rsidDel="00430B68">
          <w:rPr>
            <w:rFonts w:ascii="Times New Roman" w:hAnsi="Times New Roman"/>
            <w:color w:val="000000" w:themeColor="text1"/>
            <w:sz w:val="24"/>
            <w:szCs w:val="24"/>
          </w:rPr>
          <w:delText xml:space="preserve">allowed </w:delText>
        </w:r>
      </w:del>
      <w:ins w:id="478" w:author="Parks, Robbie M" w:date="2018-11-20T17:36:00Z">
        <w:r w:rsidR="00430B68">
          <w:rPr>
            <w:rFonts w:ascii="Times New Roman" w:hAnsi="Times New Roman"/>
            <w:color w:val="000000" w:themeColor="text1"/>
            <w:sz w:val="24"/>
            <w:szCs w:val="24"/>
          </w:rPr>
          <w:t xml:space="preserve">included state random </w:t>
        </w:r>
      </w:ins>
      <w:ins w:id="479" w:author="Parks, Robbie M" w:date="2018-11-21T09:54:00Z">
        <w:r w:rsidR="00933B60">
          <w:rPr>
            <w:rFonts w:ascii="Times New Roman" w:hAnsi="Times New Roman"/>
            <w:color w:val="000000" w:themeColor="text1"/>
            <w:sz w:val="24"/>
            <w:szCs w:val="24"/>
          </w:rPr>
          <w:t>intercepts</w:t>
        </w:r>
      </w:ins>
      <w:ins w:id="480" w:author="Parks, Robbie M" w:date="2018-11-20T17:36:00Z">
        <w:r w:rsidR="00430B68">
          <w:rPr>
            <w:rFonts w:ascii="Times New Roman" w:hAnsi="Times New Roman"/>
            <w:color w:val="000000" w:themeColor="text1"/>
            <w:sz w:val="24"/>
            <w:szCs w:val="24"/>
          </w:rPr>
          <w:t xml:space="preserve"> and trends </w:t>
        </w:r>
      </w:ins>
      <w:r>
        <w:rPr>
          <w:rFonts w:ascii="Times New Roman" w:hAnsi="Times New Roman"/>
          <w:color w:val="000000" w:themeColor="text1"/>
          <w:sz w:val="24"/>
          <w:szCs w:val="24"/>
        </w:rPr>
        <w:t xml:space="preserve">for </w:t>
      </w:r>
      <w:commentRangeStart w:id="481"/>
      <w:del w:id="482" w:author="Parks, Robbie M" w:date="2018-11-13T17:15:00Z">
        <w:r w:rsidDel="009A75E8">
          <w:rPr>
            <w:rFonts w:ascii="Times New Roman" w:hAnsi="Times New Roman"/>
            <w:color w:val="000000" w:themeColor="text1"/>
            <w:sz w:val="24"/>
            <w:szCs w:val="24"/>
          </w:rPr>
          <w:delText xml:space="preserve">levels </w:delText>
        </w:r>
      </w:del>
      <w:del w:id="483" w:author="Parks, Robbie M" w:date="2018-11-20T17:37:00Z">
        <w:r w:rsidDel="00C40243">
          <w:rPr>
            <w:rFonts w:ascii="Times New Roman" w:hAnsi="Times New Roman"/>
            <w:color w:val="000000" w:themeColor="text1"/>
            <w:sz w:val="24"/>
            <w:szCs w:val="24"/>
          </w:rPr>
          <w:delText xml:space="preserve">and trends </w:delText>
        </w:r>
        <w:commentRangeEnd w:id="481"/>
        <w:r w:rsidR="006C3AFE" w:rsidDel="00C40243">
          <w:rPr>
            <w:rStyle w:val="CommentReference"/>
            <w:rFonts w:asciiTheme="minorHAnsi" w:eastAsiaTheme="minorHAnsi" w:hAnsiTheme="minorHAnsi" w:cstheme="minorBidi"/>
          </w:rPr>
          <w:commentReference w:id="481"/>
        </w:r>
      </w:del>
      <w:r>
        <w:rPr>
          <w:rFonts w:ascii="Times New Roman" w:hAnsi="Times New Roman"/>
          <w:color w:val="000000" w:themeColor="text1"/>
          <w:sz w:val="24"/>
          <w:szCs w:val="24"/>
        </w:rPr>
        <w:t xml:space="preserve">in death rates to </w:t>
      </w:r>
      <w:del w:id="484" w:author="Parks, Robbie M" w:date="2018-11-20T17:37:00Z">
        <w:r w:rsidDel="00C40243">
          <w:rPr>
            <w:rFonts w:ascii="Times New Roman" w:hAnsi="Times New Roman"/>
            <w:color w:val="000000" w:themeColor="text1"/>
            <w:sz w:val="24"/>
            <w:szCs w:val="24"/>
          </w:rPr>
          <w:delText xml:space="preserve">vary </w:delText>
        </w:r>
      </w:del>
      <w:ins w:id="485" w:author="Parks, Robbie M" w:date="2018-11-20T17:37:00Z">
        <w:r w:rsidR="00C40243">
          <w:rPr>
            <w:rFonts w:ascii="Times New Roman" w:hAnsi="Times New Roman"/>
            <w:color w:val="000000" w:themeColor="text1"/>
            <w:sz w:val="24"/>
            <w:szCs w:val="24"/>
          </w:rPr>
          <w:t xml:space="preserve">allow variation </w:t>
        </w:r>
      </w:ins>
      <w:r>
        <w:rPr>
          <w:rFonts w:ascii="Times New Roman" w:hAnsi="Times New Roman"/>
          <w:color w:val="000000" w:themeColor="text1"/>
          <w:sz w:val="24"/>
          <w:szCs w:val="24"/>
        </w:rPr>
        <w:t>by state</w:t>
      </w:r>
      <w:ins w:id="486" w:author="Parks, Robbie M" w:date="2018-11-20T17:37:00Z">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ins>
      <w:ins w:id="487" w:author="Parks, Robbie M" w:date="2018-11-21T09:54:00Z">
        <w:r w:rsidR="00933B60">
          <w:rPr>
            <w:rFonts w:ascii="Times New Roman" w:hAnsi="Times New Roman"/>
            <w:sz w:val="24"/>
            <w:szCs w:val="24"/>
          </w:rPr>
          <w:t>intercept</w:t>
        </w:r>
      </w:ins>
      <w:ins w:id="488" w:author="Parks, Robbie M" w:date="2018-11-20T17:37:00Z">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ins>
      <w:del w:id="489"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490"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491"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492"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ins w:id="493" w:author="Parks, Robbie M" w:date="2018-11-20T17:41:00Z"/>
          <w:rFonts w:ascii="Times New Roman" w:hAnsi="Times New Roman"/>
          <w:color w:val="000000" w:themeColor="text1"/>
          <w:sz w:val="24"/>
          <w:szCs w:val="24"/>
        </w:rPr>
      </w:pPr>
    </w:p>
    <w:p w14:paraId="7CC726CA" w14:textId="70359181" w:rsidR="007C1278" w:rsidRPr="00556BCB" w:rsidRDefault="00BE6302" w:rsidP="00D76DF7">
      <w:pPr>
        <w:spacing w:after="0" w:line="480" w:lineRule="auto"/>
        <w:jc w:val="both"/>
        <w:outlineLvl w:val="0"/>
        <w:rPr>
          <w:ins w:id="494" w:author="Parks, Robbie M" w:date="2018-11-13T15:06:00Z"/>
          <w:rFonts w:ascii="Times New Roman" w:hAnsi="Times New Roman"/>
          <w:color w:val="000000" w:themeColor="text1"/>
          <w:sz w:val="24"/>
          <w:szCs w:val="24"/>
          <w:lang w:val="en-US"/>
          <w:rPrChange w:id="495" w:author="Parks, Robbie M" w:date="2018-11-20T17:41:00Z">
            <w:rPr>
              <w:ins w:id="496" w:author="Parks, Robbie M" w:date="2018-11-13T15:06:00Z"/>
              <w:rFonts w:ascii="Times New Roman" w:hAnsi="Times New Roman"/>
              <w:color w:val="000000" w:themeColor="text1"/>
              <w:sz w:val="24"/>
              <w:szCs w:val="24"/>
            </w:rPr>
          </w:rPrChange>
        </w:rPr>
      </w:pPr>
      <w:ins w:id="497" w:author="Parks, Robbie M" w:date="2018-11-20T17:42:00Z">
        <w:r w:rsidRPr="00F0573E">
          <w:rPr>
            <w:rFonts w:ascii="Times New Roman" w:hAnsi="Times New Roman"/>
            <w:sz w:val="24"/>
            <w:szCs w:val="24"/>
          </w:rPr>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ins>
      <w:ins w:id="498" w:author="Parks, Robbie M" w:date="2018-11-21T09:55:00Z">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ins>
      <w:ins w:id="499" w:author="Parks, Robbie M" w:date="2018-11-20T17:42:00Z">
        <w:r>
          <w:rPr>
            <w:rFonts w:ascii="Times New Roman" w:hAnsi="Times New Roman"/>
            <w:sz w:val="24"/>
            <w:szCs w:val="24"/>
          </w:rPr>
          <w:t xml:space="preserve"> </w:t>
        </w:r>
      </w:ins>
      <w:ins w:id="500" w:author="Parks, Robbie M" w:date="2018-11-20T17:41:00Z">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ins>
      <w:del w:id="501" w:author="Parks, Robbie M" w:date="2018-11-20T17:41:00Z">
        <w:r w:rsidR="003116E1" w:rsidRPr="00636C9B" w:rsidDel="00A46B9A">
          <w:rPr>
            <w:rFonts w:ascii="Times New Roman" w:hAnsi="Times New Roman"/>
            <w:color w:val="000000" w:themeColor="text1"/>
            <w:sz w:val="24"/>
            <w:szCs w:val="24"/>
          </w:rPr>
          <w:delText xml:space="preserve"> </w:delText>
        </w:r>
      </w:del>
    </w:p>
    <w:p w14:paraId="3B892572" w14:textId="195B0DD4" w:rsidR="00B6484F" w:rsidRPr="00636C9B" w:rsidDel="003F6983" w:rsidRDefault="00B6484F" w:rsidP="00D76DF7">
      <w:pPr>
        <w:spacing w:after="0" w:line="480" w:lineRule="auto"/>
        <w:jc w:val="both"/>
        <w:outlineLvl w:val="0"/>
        <w:rPr>
          <w:del w:id="502"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284EE0" w:rsidDel="00C865C4" w:rsidRDefault="00141129" w:rsidP="00D76DF7">
      <w:pPr>
        <w:spacing w:after="0" w:line="480" w:lineRule="auto"/>
        <w:jc w:val="both"/>
        <w:outlineLvl w:val="0"/>
        <w:rPr>
          <w:del w:id="503" w:author="Parks, Robbie M" w:date="2018-11-13T13:33:00Z"/>
          <w:rFonts w:ascii="Times New Roman" w:hAnsi="Times New Roman"/>
          <w:color w:val="000000" w:themeColor="text1"/>
          <w:sz w:val="24"/>
          <w:szCs w:val="24"/>
        </w:rPr>
      </w:pPr>
      <w:moveFromRangeStart w:id="504" w:author="Ezzati, Majid" w:date="2018-11-06T06:35:00Z" w:name="move529249459"/>
      <w:moveFrom w:id="505" w:author="Ezzati, Majid" w:date="2018-11-06T06:35:00Z">
        <w:r w:rsidRPr="00284EE0" w:rsidDel="006C3AFE">
          <w:rPr>
            <w:rFonts w:ascii="Times New Roman" w:hAnsi="Times New Roman"/>
            <w:color w:val="000000" w:themeColor="text1"/>
            <w:sz w:val="24"/>
            <w:szCs w:val="24"/>
          </w:rPr>
          <w:lastRenderedPageBreak/>
          <w:t>W</w:t>
        </w:r>
        <w:r w:rsidR="00317BE3" w:rsidRPr="00284EE0"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RPr="00284EE0" w:rsidDel="006C3AFE">
          <w:rPr>
            <w:rFonts w:ascii="Times New Roman" w:hAnsi="Times New Roman"/>
            <w:color w:val="000000" w:themeColor="text1"/>
            <w:sz w:val="24"/>
            <w:szCs w:val="24"/>
          </w:rPr>
          <w:t xml:space="preserve"> to capture non-linear trends.</w:t>
        </w:r>
        <w:r w:rsidR="00317BE3" w:rsidRPr="00284EE0" w:rsidDel="006C3AFE">
          <w:rPr>
            <w:rFonts w:ascii="Times New Roman" w:hAnsi="Times New Roman"/>
            <w:color w:val="000000" w:themeColor="text1"/>
            <w:sz w:val="24"/>
            <w:szCs w:val="24"/>
          </w:rPr>
          <w:t xml:space="preserve"> </w:t>
        </w:r>
        <w:r w:rsidR="008F3258" w:rsidRPr="00284EE0" w:rsidDel="006C3AFE">
          <w:rPr>
            <w:rFonts w:ascii="Times New Roman" w:hAnsi="Times New Roman"/>
            <w:color w:val="000000" w:themeColor="text1"/>
            <w:sz w:val="24"/>
            <w:szCs w:val="24"/>
          </w:rPr>
          <w:t xml:space="preserve"> </w:t>
        </w:r>
        <w:r w:rsidR="00DA6133" w:rsidRPr="00284EE0" w:rsidDel="006C3AFE">
          <w:rPr>
            <w:rFonts w:ascii="Times New Roman" w:hAnsi="Times New Roman"/>
            <w:color w:val="000000" w:themeColor="text1"/>
            <w:sz w:val="24"/>
            <w:szCs w:val="24"/>
          </w:rPr>
          <w:t xml:space="preserve">This was </w:t>
        </w:r>
        <w:r w:rsidR="00317BE3" w:rsidRPr="00284EE0" w:rsidDel="006C3AFE">
          <w:rPr>
            <w:rFonts w:ascii="Times New Roman" w:hAnsi="Times New Roman"/>
            <w:color w:val="000000" w:themeColor="text1"/>
            <w:sz w:val="24"/>
            <w:szCs w:val="24"/>
          </w:rPr>
          <w:t>specified with a random walk term</w:t>
        </w:r>
        <w:r w:rsidR="00DA6133" w:rsidRPr="00284EE0" w:rsidDel="006C3AFE">
          <w:rPr>
            <w:rFonts w:ascii="Times New Roman" w:hAnsi="Times New Roman"/>
            <w:color w:val="000000" w:themeColor="text1"/>
            <w:sz w:val="24"/>
            <w:szCs w:val="24"/>
          </w:rPr>
          <w:t xml:space="preserve">. </w:t>
        </w:r>
      </w:moveFrom>
      <w:moveFromRangeEnd w:id="504"/>
      <w:commentRangeStart w:id="506"/>
      <w:del w:id="507" w:author="Ezzati, Majid" w:date="2018-11-06T06:38:00Z">
        <w:r w:rsidR="00DA6133" w:rsidRPr="00284EE0" w:rsidDel="006C3AFE">
          <w:rPr>
            <w:rFonts w:ascii="Times New Roman" w:hAnsi="Times New Roman"/>
            <w:color w:val="000000" w:themeColor="text1"/>
            <w:sz w:val="24"/>
            <w:szCs w:val="24"/>
          </w:rPr>
          <w:delText xml:space="preserve">Any additional non-linearity was captured by </w:delText>
        </w:r>
        <w:r w:rsidR="00317BE3" w:rsidRPr="00284EE0" w:rsidDel="006C3AFE">
          <w:rPr>
            <w:rFonts w:ascii="Times New Roman" w:hAnsi="Times New Roman"/>
            <w:color w:val="000000" w:themeColor="text1"/>
            <w:sz w:val="24"/>
            <w:szCs w:val="24"/>
          </w:rPr>
          <w:delText>an overdispersion term</w:delText>
        </w:r>
        <w:r w:rsidR="008F3258" w:rsidRPr="00284EE0" w:rsidDel="006C3AFE">
          <w:rPr>
            <w:rFonts w:ascii="Times New Roman" w:hAnsi="Times New Roman"/>
            <w:color w:val="000000" w:themeColor="text1"/>
            <w:sz w:val="24"/>
            <w:szCs w:val="24"/>
          </w:rPr>
          <w:delText>.</w:delText>
        </w:r>
        <w:commentRangeEnd w:id="506"/>
        <w:r w:rsidR="006C3AFE" w:rsidRPr="00284EE0" w:rsidDel="006C3AFE">
          <w:rPr>
            <w:rStyle w:val="CommentReference"/>
            <w:rFonts w:ascii="Times New Roman" w:eastAsiaTheme="minorHAnsi" w:hAnsi="Times New Roman"/>
            <w:sz w:val="24"/>
            <w:szCs w:val="24"/>
            <w:rPrChange w:id="508" w:author="Parks, Robbie M" w:date="2018-11-20T17:40:00Z">
              <w:rPr>
                <w:rStyle w:val="CommentReference"/>
                <w:rFonts w:asciiTheme="minorHAnsi" w:eastAsiaTheme="minorHAnsi" w:hAnsiTheme="minorHAnsi" w:cstheme="minorBidi"/>
              </w:rPr>
            </w:rPrChange>
          </w:rPr>
          <w:commentReference w:id="506"/>
        </w:r>
      </w:del>
    </w:p>
    <w:p w14:paraId="55A5A2EC" w14:textId="77777777" w:rsidR="001E2DDB" w:rsidRPr="00284EE0" w:rsidDel="00C865C4" w:rsidRDefault="001E2DDB" w:rsidP="00D76DF7">
      <w:pPr>
        <w:spacing w:after="0" w:line="480" w:lineRule="auto"/>
        <w:jc w:val="both"/>
        <w:outlineLvl w:val="0"/>
        <w:rPr>
          <w:del w:id="509" w:author="Parks, Robbie M" w:date="2018-11-13T13:33:00Z"/>
          <w:rFonts w:ascii="Times New Roman" w:hAnsi="Times New Roman"/>
          <w:color w:val="000000" w:themeColor="text1"/>
          <w:sz w:val="24"/>
          <w:szCs w:val="24"/>
        </w:rPr>
      </w:pPr>
    </w:p>
    <w:p w14:paraId="58FF04F5" w14:textId="7B455B50" w:rsidR="001E2DDB" w:rsidRPr="00284EE0" w:rsidRDefault="00592D17" w:rsidP="00D76DF7">
      <w:pPr>
        <w:spacing w:after="0" w:line="480" w:lineRule="auto"/>
        <w:jc w:val="both"/>
        <w:outlineLvl w:val="0"/>
        <w:rPr>
          <w:rFonts w:ascii="Times New Roman" w:hAnsi="Times New Roman"/>
          <w:color w:val="000000" w:themeColor="text1"/>
          <w:sz w:val="24"/>
          <w:szCs w:val="24"/>
        </w:rPr>
      </w:pPr>
      <w:commentRangeStart w:id="510"/>
      <w:r w:rsidRPr="00284EE0">
        <w:rPr>
          <w:rFonts w:ascii="Times New Roman" w:hAnsi="Times New Roman"/>
          <w:color w:val="000000" w:themeColor="text1"/>
          <w:sz w:val="24"/>
          <w:szCs w:val="24"/>
        </w:rPr>
        <w:t xml:space="preserve">Finally, </w:t>
      </w:r>
      <w:ins w:id="511" w:author="Ezzati, Majid" w:date="2018-11-06T06:56:00Z">
        <w:del w:id="512" w:author="Parks, Robbie M" w:date="2018-11-20T17:39:00Z">
          <w:r w:rsidR="00B66E0D" w:rsidRPr="00284EE0" w:rsidDel="00971906">
            <w:rPr>
              <w:rFonts w:ascii="Times New Roman" w:hAnsi="Times New Roman"/>
              <w:color w:val="000000" w:themeColor="text1"/>
              <w:sz w:val="24"/>
              <w:szCs w:val="24"/>
            </w:rPr>
            <w:delText>the</w:delText>
          </w:r>
        </w:del>
      </w:ins>
      <w:ins w:id="513" w:author="Parks, Robbie M" w:date="2018-11-20T17:39:00Z">
        <w:r w:rsidR="00971906" w:rsidRPr="002F11FA">
          <w:rPr>
            <w:rFonts w:ascii="Times New Roman" w:hAnsi="Times New Roman"/>
            <w:color w:val="000000" w:themeColor="text1"/>
            <w:sz w:val="24"/>
            <w:szCs w:val="24"/>
          </w:rPr>
          <w:t>we</w:t>
        </w:r>
      </w:ins>
      <w:ins w:id="514" w:author="Ezzati, Majid" w:date="2018-11-06T06:56:00Z">
        <w:del w:id="515" w:author="Parks, Robbie M" w:date="2018-11-20T17:39:00Z">
          <w:r w:rsidR="00B66E0D" w:rsidRPr="00284EE0" w:rsidDel="00971906">
            <w:rPr>
              <w:rFonts w:ascii="Times New Roman" w:hAnsi="Times New Roman"/>
              <w:color w:val="000000" w:themeColor="text1"/>
              <w:sz w:val="24"/>
              <w:szCs w:val="24"/>
            </w:rPr>
            <w:delText xml:space="preserve"> model</w:delText>
          </w:r>
        </w:del>
        <w:r w:rsidR="00B66E0D" w:rsidRPr="00284EE0">
          <w:rPr>
            <w:rFonts w:ascii="Times New Roman" w:hAnsi="Times New Roman"/>
            <w:color w:val="000000" w:themeColor="text1"/>
            <w:sz w:val="24"/>
            <w:szCs w:val="24"/>
          </w:rPr>
          <w:t xml:space="preserve"> included a term that </w:t>
        </w:r>
        <w:del w:id="516" w:author="Parks, Robbie M" w:date="2018-11-13T17:25:00Z">
          <w:r w:rsidR="00B66E0D" w:rsidRPr="00284EE0" w:rsidDel="00334A02">
            <w:rPr>
              <w:rFonts w:ascii="Times New Roman" w:hAnsi="Times New Roman"/>
              <w:color w:val="000000" w:themeColor="text1"/>
              <w:sz w:val="24"/>
              <w:szCs w:val="24"/>
            </w:rPr>
            <w:delText>represents</w:delText>
          </w:r>
        </w:del>
      </w:ins>
      <w:ins w:id="517" w:author="Parks, Robbie M" w:date="2018-11-13T17:25:00Z">
        <w:r w:rsidR="00334A02" w:rsidRPr="00284EE0">
          <w:rPr>
            <w:rFonts w:ascii="Times New Roman" w:hAnsi="Times New Roman"/>
            <w:color w:val="000000" w:themeColor="text1"/>
            <w:sz w:val="24"/>
            <w:szCs w:val="24"/>
          </w:rPr>
          <w:t>relates log-transformed death rate to</w:t>
        </w:r>
      </w:ins>
      <w:ins w:id="518" w:author="Ezzati, Majid" w:date="2018-11-06T06:56:00Z">
        <w:r w:rsidR="00B66E0D" w:rsidRPr="00284EE0">
          <w:rPr>
            <w:rFonts w:ascii="Times New Roman" w:hAnsi="Times New Roman"/>
            <w:color w:val="000000" w:themeColor="text1"/>
            <w:sz w:val="24"/>
            <w:szCs w:val="24"/>
          </w:rPr>
          <w:t xml:space="preserve"> </w:t>
        </w:r>
      </w:ins>
      <w:del w:id="519" w:author="Ezzati, Majid" w:date="2018-11-06T06:56:00Z">
        <w:r w:rsidRPr="00284EE0" w:rsidDel="00B66E0D">
          <w:rPr>
            <w:rFonts w:ascii="Times New Roman" w:hAnsi="Times New Roman"/>
            <w:color w:val="000000" w:themeColor="text1"/>
            <w:sz w:val="24"/>
            <w:szCs w:val="24"/>
          </w:rPr>
          <w:delText xml:space="preserve">we </w:delText>
        </w:r>
        <w:r w:rsidR="001E2DDB" w:rsidRPr="00284EE0" w:rsidDel="00B66E0D">
          <w:rPr>
            <w:rFonts w:ascii="Times New Roman" w:hAnsi="Times New Roman"/>
            <w:color w:val="000000" w:themeColor="text1"/>
            <w:sz w:val="24"/>
            <w:szCs w:val="24"/>
          </w:rPr>
          <w:delText xml:space="preserve">included </w:delText>
        </w:r>
        <w:r w:rsidR="00D95BCB" w:rsidRPr="00284EE0" w:rsidDel="00B66E0D">
          <w:rPr>
            <w:rFonts w:ascii="Times New Roman" w:hAnsi="Times New Roman"/>
            <w:color w:val="000000" w:themeColor="text1"/>
            <w:sz w:val="24"/>
            <w:szCs w:val="24"/>
          </w:rPr>
          <w:delText>month</w:delText>
        </w:r>
        <w:r w:rsidR="00510CB5" w:rsidRPr="00284EE0" w:rsidDel="00B66E0D">
          <w:rPr>
            <w:rFonts w:ascii="Times New Roman" w:hAnsi="Times New Roman"/>
            <w:color w:val="000000" w:themeColor="text1"/>
            <w:sz w:val="24"/>
            <w:szCs w:val="24"/>
          </w:rPr>
          <w:delText xml:space="preserve">ly </w:delText>
        </w:r>
        <w:r w:rsidR="001E2DDB" w:rsidRPr="00284EE0" w:rsidDel="00B66E0D">
          <w:rPr>
            <w:rFonts w:ascii="Times New Roman" w:hAnsi="Times New Roman"/>
            <w:color w:val="000000" w:themeColor="text1"/>
            <w:sz w:val="24"/>
            <w:szCs w:val="24"/>
          </w:rPr>
          <w:delText>anomaly term</w:delText>
        </w:r>
        <w:r w:rsidR="00241289" w:rsidRPr="00284EE0" w:rsidDel="00B66E0D">
          <w:rPr>
            <w:rFonts w:ascii="Times New Roman" w:hAnsi="Times New Roman"/>
            <w:color w:val="000000" w:themeColor="text1"/>
            <w:sz w:val="24"/>
            <w:szCs w:val="24"/>
          </w:rPr>
          <w:delText>s</w:delText>
        </w:r>
        <w:r w:rsidR="00D95BCB" w:rsidRPr="00284EE0" w:rsidDel="00B66E0D">
          <w:rPr>
            <w:rFonts w:ascii="Times New Roman" w:hAnsi="Times New Roman"/>
            <w:color w:val="000000" w:themeColor="text1"/>
            <w:sz w:val="24"/>
            <w:szCs w:val="24"/>
          </w:rPr>
          <w:delText xml:space="preserve"> </w:delText>
        </w:r>
        <w:r w:rsidR="001E2DDB" w:rsidRPr="00284EE0" w:rsidDel="00B66E0D">
          <w:rPr>
            <w:rFonts w:ascii="Times New Roman" w:hAnsi="Times New Roman"/>
            <w:color w:val="000000" w:themeColor="text1"/>
            <w:sz w:val="24"/>
            <w:szCs w:val="24"/>
          </w:rPr>
          <w:delText xml:space="preserve">to infer </w:delText>
        </w:r>
      </w:del>
      <w:r w:rsidR="00D95BCB" w:rsidRPr="00284EE0">
        <w:rPr>
          <w:rFonts w:ascii="Times New Roman" w:hAnsi="Times New Roman"/>
          <w:color w:val="000000" w:themeColor="text1"/>
          <w:sz w:val="24"/>
          <w:szCs w:val="24"/>
        </w:rPr>
        <w:t xml:space="preserve">the </w:t>
      </w:r>
      <w:del w:id="520" w:author="Parks, Robbie M" w:date="2018-11-13T17:25:00Z">
        <w:r w:rsidR="00D95BCB" w:rsidRPr="00284EE0" w:rsidDel="00334A02">
          <w:rPr>
            <w:rFonts w:ascii="Times New Roman" w:hAnsi="Times New Roman"/>
            <w:color w:val="000000" w:themeColor="text1"/>
            <w:sz w:val="24"/>
            <w:szCs w:val="24"/>
          </w:rPr>
          <w:delText>effect</w:delText>
        </w:r>
        <w:r w:rsidR="00B80D4C" w:rsidRPr="00284EE0" w:rsidDel="00334A02">
          <w:rPr>
            <w:rFonts w:ascii="Times New Roman" w:hAnsi="Times New Roman"/>
            <w:color w:val="000000" w:themeColor="text1"/>
            <w:sz w:val="24"/>
            <w:szCs w:val="24"/>
          </w:rPr>
          <w:delText xml:space="preserve"> of temperature’s deviation from a long-term m</w:delText>
        </w:r>
        <w:r w:rsidR="004455F1" w:rsidRPr="00284EE0" w:rsidDel="00334A02">
          <w:rPr>
            <w:rFonts w:ascii="Times New Roman" w:hAnsi="Times New Roman"/>
            <w:color w:val="000000" w:themeColor="text1"/>
            <w:sz w:val="24"/>
            <w:szCs w:val="24"/>
          </w:rPr>
          <w:delText>ean</w:delText>
        </w:r>
      </w:del>
      <w:ins w:id="521" w:author="Ezzati, Majid" w:date="2018-11-06T06:56:00Z">
        <w:del w:id="522" w:author="Parks, Robbie M" w:date="2018-11-13T17:25:00Z">
          <w:r w:rsidR="00B66E0D" w:rsidRPr="00284EE0" w:rsidDel="00334A02">
            <w:rPr>
              <w:rFonts w:ascii="Times New Roman" w:hAnsi="Times New Roman"/>
              <w:color w:val="000000" w:themeColor="text1"/>
              <w:sz w:val="24"/>
              <w:szCs w:val="24"/>
            </w:rPr>
            <w:delText xml:space="preserve">the </w:delText>
          </w:r>
        </w:del>
        <w:r w:rsidR="00B66E0D" w:rsidRPr="00284EE0">
          <w:rPr>
            <w:rFonts w:ascii="Times New Roman" w:hAnsi="Times New Roman"/>
            <w:color w:val="000000" w:themeColor="text1"/>
            <w:sz w:val="24"/>
            <w:szCs w:val="24"/>
          </w:rPr>
          <w:t xml:space="preserve">above-defined temperature </w:t>
        </w:r>
      </w:ins>
      <w:ins w:id="523" w:author="Ezzati, Majid" w:date="2018-11-06T06:57:00Z">
        <w:r w:rsidR="00B66E0D" w:rsidRPr="00284EE0">
          <w:rPr>
            <w:rFonts w:ascii="Times New Roman" w:hAnsi="Times New Roman"/>
            <w:color w:val="000000" w:themeColor="text1"/>
            <w:sz w:val="24"/>
            <w:szCs w:val="24"/>
          </w:rPr>
          <w:t>anomaly</w:t>
        </w:r>
      </w:ins>
      <w:ins w:id="524" w:author="Ezzati, Majid" w:date="2018-11-06T06:56:00Z">
        <w:r w:rsidR="00B66E0D" w:rsidRPr="00284EE0">
          <w:rPr>
            <w:rFonts w:ascii="Times New Roman" w:hAnsi="Times New Roman"/>
            <w:color w:val="000000" w:themeColor="text1"/>
            <w:sz w:val="24"/>
            <w:szCs w:val="24"/>
          </w:rPr>
          <w:t xml:space="preserve"> </w:t>
        </w:r>
      </w:ins>
      <w:ins w:id="525" w:author="Ezzati, Majid" w:date="2018-11-06T06:57:00Z">
        <w:r w:rsidR="00B66E0D" w:rsidRPr="00284EE0">
          <w:rPr>
            <w:rFonts w:ascii="Times New Roman" w:hAnsi="Times New Roman"/>
            <w:color w:val="000000" w:themeColor="text1"/>
            <w:sz w:val="24"/>
            <w:szCs w:val="24"/>
          </w:rPr>
          <w:t>for each month</w:t>
        </w:r>
      </w:ins>
      <w:ins w:id="526" w:author="Parks, Robbie M" w:date="2018-11-20T17:38:00Z">
        <w:r w:rsidR="00F90541" w:rsidRPr="00284EE0">
          <w:rPr>
            <w:rFonts w:ascii="Times New Roman" w:hAnsi="Times New Roman"/>
            <w:color w:val="000000" w:themeColor="text1"/>
            <w:sz w:val="24"/>
            <w:szCs w:val="24"/>
          </w:rPr>
          <w:t>,</w:t>
        </w:r>
      </w:ins>
      <w:ins w:id="527" w:author="Parks, Robbie M" w:date="2018-11-20T17:41:00Z">
        <w:r w:rsidR="00564890">
          <w:rPr>
            <w:rFonts w:ascii="Times New Roman" w:hAnsi="Times New Roman"/>
            <w:color w:val="000000" w:themeColor="text1"/>
            <w:sz w:val="24"/>
            <w:szCs w:val="24"/>
          </w:rPr>
          <w:t xml:space="preserve"> </w:t>
        </w:r>
        <w:proofErr w:type="spellStart"/>
        <w:r w:rsidR="00564890" w:rsidRPr="00564890">
          <w:rPr>
            <w:rFonts w:ascii="Times New Roman" w:hAnsi="Times New Roman"/>
            <w:color w:val="000000" w:themeColor="text1"/>
            <w:sz w:val="24"/>
            <w:szCs w:val="24"/>
          </w:rPr>
          <w:t>γ·Anomaly</w:t>
        </w:r>
        <w:r w:rsidR="00564890" w:rsidRPr="00564890">
          <w:rPr>
            <w:rFonts w:ascii="Times New Roman" w:hAnsi="Times New Roman"/>
            <w:color w:val="000000" w:themeColor="text1"/>
            <w:sz w:val="24"/>
            <w:szCs w:val="24"/>
            <w:vertAlign w:val="subscript"/>
            <w:rPrChange w:id="528" w:author="Parks, Robbie M" w:date="2018-11-20T17:42:00Z">
              <w:rPr>
                <w:rFonts w:ascii="Times New Roman" w:hAnsi="Times New Roman"/>
                <w:b/>
                <w:color w:val="000000" w:themeColor="text1"/>
                <w:sz w:val="24"/>
                <w:szCs w:val="24"/>
                <w:vertAlign w:val="subscript"/>
              </w:rPr>
            </w:rPrChange>
          </w:rPr>
          <w:t>state-month</w:t>
        </w:r>
        <w:proofErr w:type="spellEnd"/>
        <w:r w:rsidR="00564890">
          <w:rPr>
            <w:rFonts w:ascii="Times New Roman" w:hAnsi="Times New Roman"/>
            <w:color w:val="000000" w:themeColor="text1"/>
            <w:sz w:val="24"/>
            <w:szCs w:val="24"/>
          </w:rPr>
          <w:t>,</w:t>
        </w:r>
      </w:ins>
      <w:ins w:id="529" w:author="Parks, Robbie M" w:date="2018-11-20T17:38:00Z">
        <w:r w:rsidR="00F90541" w:rsidRPr="00284EE0">
          <w:rPr>
            <w:rFonts w:ascii="Times New Roman" w:hAnsi="Times New Roman"/>
            <w:color w:val="000000" w:themeColor="text1"/>
            <w:sz w:val="24"/>
            <w:szCs w:val="24"/>
          </w:rPr>
          <w:t xml:space="preserve"> </w:t>
        </w:r>
        <w:r w:rsidR="001279A6" w:rsidRPr="00284EE0">
          <w:rPr>
            <w:rFonts w:ascii="Times New Roman" w:hAnsi="Times New Roman"/>
            <w:sz w:val="24"/>
            <w:szCs w:val="24"/>
            <w:rPrChange w:id="530" w:author="Parks, Robbie M" w:date="2018-11-20T17:40:00Z">
              <w:rPr/>
            </w:rPrChange>
          </w:rPr>
          <w:t>with the coefficient</w:t>
        </w:r>
      </w:ins>
      <w:ins w:id="531" w:author="Parks, Robbie M" w:date="2018-11-21T09:55:00Z">
        <w:r w:rsidR="00725241">
          <w:rPr>
            <w:rFonts w:ascii="Times New Roman" w:hAnsi="Times New Roman"/>
            <w:sz w:val="24"/>
            <w:szCs w:val="24"/>
          </w:rPr>
          <w:t>s</w:t>
        </w:r>
      </w:ins>
      <w:ins w:id="532" w:author="Parks, Robbie M" w:date="2018-11-20T17:38:00Z">
        <w:r w:rsidR="001279A6" w:rsidRPr="00284EE0">
          <w:rPr>
            <w:rFonts w:ascii="Times New Roman" w:hAnsi="Times New Roman"/>
            <w:sz w:val="24"/>
            <w:szCs w:val="24"/>
            <w:rPrChange w:id="533" w:author="Parks, Robbie M" w:date="2018-11-20T17:40:00Z">
              <w:rPr/>
            </w:rPrChange>
          </w:rPr>
          <w:t xml:space="preserve"> γ representing the logarithm of the rate ratio per 1°C increase in monthly anomaly</w:t>
        </w:r>
      </w:ins>
      <w:ins w:id="534" w:author="Parks, Robbie M" w:date="2018-11-21T09:55:00Z">
        <w:r w:rsidR="00725241">
          <w:rPr>
            <w:rFonts w:ascii="Times New Roman" w:hAnsi="Times New Roman"/>
            <w:sz w:val="24"/>
            <w:szCs w:val="24"/>
          </w:rPr>
          <w:t xml:space="preserve"> for each month</w:t>
        </w:r>
      </w:ins>
      <w:ins w:id="535" w:author="Parks, Robbie M" w:date="2018-11-13T17:25:00Z">
        <w:r w:rsidR="00334A02" w:rsidRPr="00284EE0">
          <w:rPr>
            <w:rFonts w:ascii="Times New Roman" w:hAnsi="Times New Roman"/>
            <w:color w:val="000000" w:themeColor="text1"/>
            <w:sz w:val="24"/>
            <w:szCs w:val="24"/>
          </w:rPr>
          <w:t xml:space="preserve">. </w:t>
        </w:r>
      </w:ins>
      <w:del w:id="536" w:author="Parks, Robbie M" w:date="2018-11-13T17:25:00Z">
        <w:r w:rsidR="001E2DDB" w:rsidRPr="00284EE0" w:rsidDel="00334A02">
          <w:rPr>
            <w:rFonts w:ascii="Times New Roman" w:hAnsi="Times New Roman"/>
            <w:color w:val="000000" w:themeColor="text1"/>
            <w:sz w:val="24"/>
            <w:szCs w:val="24"/>
          </w:rPr>
          <w:delText>.</w:delText>
        </w:r>
        <w:r w:rsidR="008008CC" w:rsidRPr="00284EE0" w:rsidDel="00334A02">
          <w:rPr>
            <w:rFonts w:ascii="Times New Roman" w:hAnsi="Times New Roman"/>
            <w:color w:val="000000" w:themeColor="text1"/>
            <w:sz w:val="24"/>
            <w:szCs w:val="24"/>
          </w:rPr>
          <w:delText xml:space="preserve"> </w:delText>
        </w:r>
      </w:del>
      <w:ins w:id="537" w:author="Ezzati, Majid" w:date="2018-11-06T06:57:00Z">
        <w:del w:id="538" w:author="Parks, Robbie M" w:date="2018-11-13T17:25:00Z">
          <w:r w:rsidR="00B66E0D" w:rsidRPr="00284EE0" w:rsidDel="00334A02">
            <w:rPr>
              <w:rFonts w:ascii="Times New Roman" w:hAnsi="Times New Roman"/>
              <w:color w:val="000000" w:themeColor="text1"/>
              <w:sz w:val="24"/>
              <w:szCs w:val="24"/>
            </w:rPr>
            <w:delText>[[[the coefficient represents the logarithm of rate ratio. We also allo</w:delText>
          </w:r>
        </w:del>
      </w:ins>
      <w:ins w:id="539" w:author="Ezzati, Majid" w:date="2018-11-06T06:58:00Z">
        <w:del w:id="540" w:author="Parks, Robbie M" w:date="2018-11-13T17:25:00Z">
          <w:r w:rsidR="00B66E0D" w:rsidRPr="00284EE0" w:rsidDel="00334A02">
            <w:rPr>
              <w:rFonts w:ascii="Times New Roman" w:hAnsi="Times New Roman"/>
              <w:color w:val="000000" w:themeColor="text1"/>
              <w:sz w:val="24"/>
              <w:szCs w:val="24"/>
            </w:rPr>
            <w:delText>wed this effect to vary smoothly over month</w:delText>
          </w:r>
        </w:del>
      </w:ins>
      <w:ins w:id="541" w:author="Ezzati, Majid" w:date="2018-11-06T06:57:00Z">
        <w:del w:id="542" w:author="Parks, Robbie M" w:date="2018-11-13T17:25:00Z">
          <w:r w:rsidR="00B66E0D" w:rsidRPr="00284EE0" w:rsidDel="00334A02">
            <w:rPr>
              <w:rFonts w:ascii="Times New Roman" w:hAnsi="Times New Roman"/>
              <w:color w:val="000000" w:themeColor="text1"/>
              <w:sz w:val="24"/>
              <w:szCs w:val="24"/>
            </w:rPr>
            <w:delText xml:space="preserve">]]] </w:delText>
          </w:r>
        </w:del>
      </w:ins>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510"/>
      <w:r w:rsidR="00B66E0D" w:rsidRPr="00284EE0">
        <w:rPr>
          <w:rStyle w:val="CommentReference"/>
          <w:rFonts w:ascii="Times New Roman" w:eastAsiaTheme="minorHAnsi" w:hAnsi="Times New Roman"/>
          <w:sz w:val="24"/>
          <w:szCs w:val="24"/>
          <w:rPrChange w:id="543" w:author="Parks, Robbie M" w:date="2018-11-20T17:40:00Z">
            <w:rPr>
              <w:rStyle w:val="CommentReference"/>
              <w:rFonts w:asciiTheme="minorHAnsi" w:eastAsiaTheme="minorHAnsi" w:hAnsiTheme="minorHAnsi" w:cstheme="minorBidi"/>
            </w:rPr>
          </w:rPrChange>
        </w:rPr>
        <w:commentReference w:id="510"/>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02B5C291" w14:textId="67E36356" w:rsidR="008F6F54" w:rsidRPr="006C11D1" w:rsidRDefault="00520742" w:rsidP="00860F96">
      <w:pPr>
        <w:spacing w:after="0" w:line="480" w:lineRule="auto"/>
        <w:jc w:val="both"/>
        <w:outlineLvl w:val="0"/>
        <w:rPr>
          <w:ins w:id="544" w:author="Parks, Robbie M" w:date="2018-11-13T14:50:00Z"/>
          <w:rFonts w:ascii="Times New Roman" w:hAnsi="Times New Roman"/>
          <w:color w:val="000000" w:themeColor="text1"/>
          <w:sz w:val="24"/>
          <w:szCs w:val="24"/>
          <w:lang w:val="en-US"/>
          <w:rPrChange w:id="545" w:author="Parks, Robbie M" w:date="2018-11-21T09:57:00Z">
            <w:rPr>
              <w:ins w:id="546" w:author="Parks, Robbie M" w:date="2018-11-13T14:50:00Z"/>
              <w:rFonts w:ascii="Times New Roman" w:hAnsi="Times New Roman"/>
              <w:color w:val="000000" w:themeColor="text1"/>
              <w:sz w:val="24"/>
              <w:szCs w:val="24"/>
            </w:rPr>
          </w:rPrChange>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547" w:author="Parks, Robbie M" w:date="2018-11-13T17:11:00Z">
        <w:r w:rsidR="00D861CC">
          <w:rPr>
            <w:rFonts w:ascii="Times New Roman" w:hAnsi="Times New Roman"/>
            <w:color w:val="000000" w:themeColor="text1"/>
            <w:sz w:val="24"/>
            <w:szCs w:val="24"/>
          </w:rPr>
          <w:t xml:space="preserve">type of </w:t>
        </w:r>
      </w:ins>
      <w:del w:id="548"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549"/>
      <w:r w:rsidRPr="00636C9B">
        <w:rPr>
          <w:rFonts w:ascii="Times New Roman" w:hAnsi="Times New Roman"/>
          <w:color w:val="000000" w:themeColor="text1"/>
          <w:sz w:val="24"/>
          <w:szCs w:val="24"/>
        </w:rPr>
        <w:t>injury</w:t>
      </w:r>
      <w:del w:id="550" w:author="Parks, Robbie M" w:date="2018-11-20T17:39:00Z">
        <w:r w:rsidRPr="00636C9B" w:rsidDel="00A14613">
          <w:rPr>
            <w:rFonts w:ascii="Times New Roman" w:hAnsi="Times New Roman"/>
            <w:color w:val="000000" w:themeColor="text1"/>
            <w:sz w:val="24"/>
            <w:szCs w:val="24"/>
          </w:rPr>
          <w:delText xml:space="preserve"> </w:delText>
        </w:r>
      </w:del>
      <w:del w:id="551" w:author="Parks, Robbie M" w:date="2018-11-13T17:11:00Z">
        <w:r w:rsidRPr="00636C9B" w:rsidDel="004610E6">
          <w:rPr>
            <w:rFonts w:ascii="Times New Roman" w:hAnsi="Times New Roman"/>
            <w:color w:val="000000" w:themeColor="text1"/>
            <w:sz w:val="24"/>
            <w:szCs w:val="24"/>
          </w:rPr>
          <w:delText>category</w:delText>
        </w:r>
        <w:commentRangeEnd w:id="549"/>
        <w:r w:rsidR="00B66E0D" w:rsidDel="004610E6">
          <w:rPr>
            <w:rStyle w:val="CommentReference"/>
            <w:rFonts w:asciiTheme="minorHAnsi" w:eastAsiaTheme="minorHAnsi" w:hAnsiTheme="minorHAnsi" w:cstheme="minorBidi"/>
          </w:rPr>
          <w:commentReference w:id="549"/>
        </w:r>
      </w:del>
      <w:r w:rsidRPr="00636C9B">
        <w:rPr>
          <w:rFonts w:ascii="Times New Roman" w:hAnsi="Times New Roman"/>
          <w:color w:val="000000" w:themeColor="text1"/>
          <w:sz w:val="24"/>
          <w:szCs w:val="24"/>
        </w:rPr>
        <w:t xml:space="preserve">, age group, and sex. </w:t>
      </w:r>
      <w:ins w:id="552" w:author="Parks, Robbie M" w:date="2018-11-13T14:50:00Z">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ins>
      <w:ins w:id="553" w:author="Parks, Robbie M" w:date="2018-11-13T17:29:00Z">
        <w:r w:rsidR="0065029D">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ins w:id="554" w:author="Parks, Robbie M" w:date="2018-11-13T17:29:00Z">
        <w:r w:rsidR="0065029D">
          <w:rPr>
            <w:rFonts w:ascii="Times New Roman" w:hAnsi="Times New Roman"/>
            <w:color w:val="000000" w:themeColor="text1"/>
            <w:sz w:val="24"/>
            <w:szCs w:val="24"/>
            <w:lang w:val="en-US"/>
          </w:rPr>
          <w:fldChar w:fldCharType="end"/>
        </w:r>
      </w:ins>
      <w:ins w:id="555"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556" w:author="Parks, Robbie M" w:date="2018-11-13T17:08:00Z">
        <w:r w:rsidR="003B2A22">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23&lt;/sup&gt;","plainTextFormattedCitation":"23","previouslyFormattedCitation":"&lt;sup&gt;23&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23</w:t>
      </w:r>
      <w:ins w:id="557" w:author="Parks, Robbie M" w:date="2018-11-13T17:08:00Z">
        <w:r w:rsidR="003B2A22">
          <w:rPr>
            <w:rFonts w:ascii="Times New Roman" w:hAnsi="Times New Roman"/>
            <w:color w:val="000000" w:themeColor="text1"/>
            <w:sz w:val="24"/>
            <w:szCs w:val="24"/>
            <w:lang w:val="en-US"/>
          </w:rPr>
          <w:fldChar w:fldCharType="end"/>
        </w:r>
      </w:ins>
      <w:ins w:id="558"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 xml:space="preserve">weakly informative hyper-priors of </w:t>
        </w:r>
        <w:commentRangeStart w:id="559"/>
        <w:proofErr w:type="spellStart"/>
        <w:r w:rsidR="00A86D9D" w:rsidRPr="00A86D9D">
          <w:rPr>
            <w:rFonts w:ascii="Times New Roman" w:hAnsi="Times New Roman"/>
            <w:color w:val="000000" w:themeColor="text1"/>
            <w:sz w:val="24"/>
            <w:szCs w:val="24"/>
            <w:lang w:val="en-US"/>
          </w:rPr>
          <w:t>logGamma</w:t>
        </w:r>
        <w:proofErr w:type="spellEnd"/>
        <w:r w:rsidR="00A86D9D" w:rsidRPr="00A86D9D">
          <w:rPr>
            <w:rFonts w:ascii="Times New Roman" w:hAnsi="Times New Roman"/>
            <w:color w:val="000000" w:themeColor="text1"/>
            <w:sz w:val="24"/>
            <w:szCs w:val="24"/>
            <w:lang w:val="en-US"/>
          </w:rPr>
          <w:t>(1, 0</w:t>
        </w:r>
      </w:ins>
      <w:ins w:id="560" w:author="Parks, Robbie M" w:date="2018-11-13T17:06:00Z">
        <w:r w:rsidR="0016077E">
          <w:rPr>
            <w:rFonts w:ascii="Times New Roman" w:hAnsi="Times New Roman"/>
            <w:color w:val="000000" w:themeColor="text1"/>
            <w:sz w:val="24"/>
            <w:szCs w:val="24"/>
            <w:lang w:val="en-US"/>
          </w:rPr>
          <w:t>.0</w:t>
        </w:r>
      </w:ins>
      <w:ins w:id="561" w:author="Parks, Robbie M" w:date="2018-11-13T14:50:00Z">
        <w:r w:rsidR="00A86D9D" w:rsidRPr="00A86D9D">
          <w:rPr>
            <w:rFonts w:ascii="Times New Roman" w:hAnsi="Times New Roman"/>
            <w:color w:val="000000" w:themeColor="text1"/>
            <w:sz w:val="24"/>
            <w:szCs w:val="24"/>
            <w:lang w:val="en-US"/>
          </w:rPr>
          <w:t xml:space="preserve">001) </w:t>
        </w:r>
      </w:ins>
      <w:commentRangeEnd w:id="559"/>
      <w:ins w:id="562" w:author="Parks, Robbie M" w:date="2018-11-26T11:22:00Z">
        <w:r w:rsidR="00933C2F">
          <w:rPr>
            <w:rStyle w:val="CommentReference"/>
            <w:rFonts w:asciiTheme="minorHAnsi" w:eastAsiaTheme="minorHAnsi" w:hAnsiTheme="minorHAnsi" w:cstheme="minorBidi"/>
          </w:rPr>
          <w:commentReference w:id="559"/>
        </w:r>
      </w:ins>
      <w:ins w:id="563" w:author="Parks, Robbie M" w:date="2018-11-13T14:50:00Z">
        <w:r w:rsidR="00A86D9D" w:rsidRPr="00A86D9D">
          <w:rPr>
            <w:rFonts w:ascii="Times New Roman" w:hAnsi="Times New Roman"/>
            <w:color w:val="000000" w:themeColor="text1"/>
            <w:sz w:val="24"/>
            <w:szCs w:val="24"/>
            <w:lang w:val="en-US"/>
          </w:rPr>
          <w:t>were specified on the logarithm of the precisions of the random effects so that the parameter estimates were data driven.</w:t>
        </w:r>
      </w:ins>
    </w:p>
    <w:p w14:paraId="4F52C000" w14:textId="67DF4ED5" w:rsidR="00860F96" w:rsidRPr="00636C9B" w:rsidDel="006C11D1" w:rsidRDefault="00360A89" w:rsidP="00860F96">
      <w:pPr>
        <w:spacing w:after="0" w:line="480" w:lineRule="auto"/>
        <w:jc w:val="both"/>
        <w:outlineLvl w:val="0"/>
        <w:rPr>
          <w:del w:id="564" w:author="Parks, Robbie M" w:date="2018-11-21T09:57:00Z"/>
          <w:rFonts w:ascii="Times New Roman" w:hAnsi="Times New Roman"/>
          <w:color w:val="000000" w:themeColor="text1"/>
          <w:sz w:val="24"/>
          <w:szCs w:val="24"/>
        </w:rPr>
      </w:pPr>
      <w:del w:id="565" w:author="Parks, Robbie M" w:date="2018-11-13T14:50:00Z">
        <w:r w:rsidRPr="00636C9B" w:rsidDel="00A86D9D">
          <w:rPr>
            <w:rFonts w:ascii="Times New Roman" w:hAnsi="Times New Roman"/>
            <w:color w:val="000000" w:themeColor="text1"/>
            <w:sz w:val="24"/>
            <w:szCs w:val="24"/>
          </w:rPr>
          <w:delText xml:space="preserve">We </w:delText>
        </w:r>
        <w:commentRangeStart w:id="566"/>
        <w:r w:rsidR="0072641F" w:rsidRPr="00636C9B" w:rsidDel="00A86D9D">
          <w:rPr>
            <w:rFonts w:ascii="Times New Roman" w:hAnsi="Times New Roman"/>
            <w:color w:val="000000" w:themeColor="text1"/>
            <w:sz w:val="24"/>
            <w:szCs w:val="24"/>
          </w:rPr>
          <w:delText>performed the Bayesian inference</w:delText>
        </w:r>
        <w:commentRangeEnd w:id="566"/>
        <w:r w:rsidR="00B66E0D" w:rsidDel="00A86D9D">
          <w:rPr>
            <w:rStyle w:val="CommentReference"/>
            <w:rFonts w:asciiTheme="minorHAnsi" w:eastAsiaTheme="minorHAnsi" w:hAnsiTheme="minorHAnsi" w:cstheme="minorBidi"/>
          </w:rPr>
          <w:commentReference w:id="566"/>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del w:id="567" w:author="Parks, Robbie M" w:date="2018-11-21T09:57:00Z">
        <w:r w:rsidR="00860F96" w:rsidRPr="00636C9B" w:rsidDel="006C11D1">
          <w:rPr>
            <w:rFonts w:ascii="Times New Roman" w:hAnsi="Times New Roman"/>
            <w:color w:val="000000" w:themeColor="text1"/>
            <w:sz w:val="24"/>
            <w:szCs w:val="24"/>
          </w:rPr>
          <w:delText xml:space="preserve">We </w:delText>
        </w:r>
      </w:del>
      <w:commentRangeStart w:id="568"/>
      <w:del w:id="569" w:author="Parks, Robbie M" w:date="2018-11-13T14:46:00Z">
        <w:r w:rsidR="00860F96" w:rsidRPr="00636C9B" w:rsidDel="00047AE4">
          <w:rPr>
            <w:rFonts w:ascii="Times New Roman" w:hAnsi="Times New Roman"/>
            <w:color w:val="000000" w:themeColor="text1"/>
            <w:sz w:val="24"/>
            <w:szCs w:val="24"/>
          </w:rPr>
          <w:delText>collected</w:delText>
        </w:r>
        <w:commentRangeEnd w:id="568"/>
        <w:r w:rsidR="00B66E0D" w:rsidDel="00047AE4">
          <w:rPr>
            <w:rStyle w:val="CommentReference"/>
            <w:rFonts w:asciiTheme="minorHAnsi" w:eastAsiaTheme="minorHAnsi" w:hAnsiTheme="minorHAnsi" w:cstheme="minorBidi"/>
          </w:rPr>
          <w:commentReference w:id="568"/>
        </w:r>
        <w:r w:rsidR="00860F96" w:rsidRPr="00636C9B" w:rsidDel="00047AE4">
          <w:rPr>
            <w:rFonts w:ascii="Times New Roman" w:hAnsi="Times New Roman"/>
            <w:color w:val="000000" w:themeColor="text1"/>
            <w:sz w:val="24"/>
            <w:szCs w:val="24"/>
          </w:rPr>
          <w:delText xml:space="preserve"> </w:delText>
        </w:r>
      </w:del>
      <w:del w:id="570" w:author="Parks, Robbie M" w:date="2018-11-21T09:57:00Z">
        <w:r w:rsidR="00D37EEA" w:rsidRPr="00636C9B" w:rsidDel="006C11D1">
          <w:rPr>
            <w:rFonts w:ascii="Times New Roman" w:hAnsi="Times New Roman"/>
            <w:color w:val="000000" w:themeColor="text1"/>
            <w:sz w:val="24"/>
            <w:szCs w:val="24"/>
          </w:rPr>
          <w:delText>5000 draws from the posterior marginal of each month</w:delText>
        </w:r>
        <w:r w:rsidR="00431E3F" w:rsidRPr="00636C9B" w:rsidDel="006C11D1">
          <w:rPr>
            <w:rFonts w:ascii="Times New Roman" w:hAnsi="Times New Roman"/>
            <w:color w:val="000000" w:themeColor="text1"/>
            <w:sz w:val="24"/>
            <w:szCs w:val="24"/>
          </w:rPr>
          <w:delText>’s temperature anomaly</w:delText>
        </w:r>
        <w:r w:rsidR="00D37EEA" w:rsidRPr="00636C9B" w:rsidDel="006C11D1">
          <w:rPr>
            <w:rFonts w:ascii="Times New Roman" w:hAnsi="Times New Roman"/>
            <w:color w:val="000000" w:themeColor="text1"/>
            <w:sz w:val="24"/>
            <w:szCs w:val="24"/>
          </w:rPr>
          <w:delText xml:space="preserve"> </w:delText>
        </w:r>
        <w:r w:rsidR="00860F96" w:rsidRPr="00636C9B" w:rsidDel="006C11D1">
          <w:rPr>
            <w:rFonts w:ascii="Times New Roman" w:hAnsi="Times New Roman"/>
            <w:color w:val="000000" w:themeColor="text1"/>
            <w:sz w:val="24"/>
            <w:szCs w:val="24"/>
          </w:rPr>
          <w:delText>term</w:delText>
        </w:r>
        <w:r w:rsidR="00724680" w:rsidRPr="00636C9B" w:rsidDel="006C11D1">
          <w:rPr>
            <w:rFonts w:ascii="Times New Roman" w:hAnsi="Times New Roman"/>
            <w:color w:val="000000" w:themeColor="text1"/>
            <w:sz w:val="24"/>
            <w:szCs w:val="24"/>
          </w:rPr>
          <w:delText>.</w:delText>
        </w:r>
        <w:r w:rsidR="00BB30EA" w:rsidRPr="00636C9B" w:rsidDel="006C11D1">
          <w:rPr>
            <w:rFonts w:ascii="Times New Roman" w:hAnsi="Times New Roman"/>
            <w:color w:val="000000" w:themeColor="text1"/>
            <w:sz w:val="24"/>
            <w:szCs w:val="24"/>
          </w:rPr>
          <w:delText xml:space="preserve"> </w:delText>
        </w:r>
        <w:r w:rsidR="001734E9" w:rsidRPr="00636C9B" w:rsidDel="006C11D1">
          <w:rPr>
            <w:rFonts w:ascii="Times New Roman" w:hAnsi="Times New Roman"/>
            <w:color w:val="000000" w:themeColor="text1"/>
            <w:sz w:val="24"/>
            <w:szCs w:val="24"/>
          </w:rPr>
          <w:delText>The reported 95% credible intervals are given by the 2.5</w:delText>
        </w:r>
        <w:r w:rsidR="001734E9" w:rsidRPr="00636C9B" w:rsidDel="006C11D1">
          <w:rPr>
            <w:rFonts w:ascii="Times New Roman" w:hAnsi="Times New Roman"/>
            <w:color w:val="000000" w:themeColor="text1"/>
            <w:sz w:val="24"/>
            <w:szCs w:val="24"/>
            <w:vertAlign w:val="superscript"/>
          </w:rPr>
          <w:delText>th</w:delText>
        </w:r>
        <w:r w:rsidR="001734E9" w:rsidRPr="00636C9B" w:rsidDel="006C11D1">
          <w:rPr>
            <w:rFonts w:ascii="Times New Roman" w:hAnsi="Times New Roman"/>
            <w:color w:val="000000" w:themeColor="text1"/>
            <w:sz w:val="24"/>
            <w:szCs w:val="24"/>
          </w:rPr>
          <w:delText xml:space="preserve"> to 97.5</w:delText>
        </w:r>
        <w:r w:rsidR="001734E9" w:rsidRPr="00636C9B" w:rsidDel="006C11D1">
          <w:rPr>
            <w:rFonts w:ascii="Times New Roman" w:hAnsi="Times New Roman"/>
            <w:color w:val="000000" w:themeColor="text1"/>
            <w:sz w:val="24"/>
            <w:szCs w:val="24"/>
            <w:vertAlign w:val="superscript"/>
          </w:rPr>
          <w:delText>th</w:delText>
        </w:r>
        <w:r w:rsidR="001734E9" w:rsidRPr="00636C9B" w:rsidDel="006C11D1">
          <w:rPr>
            <w:rFonts w:ascii="Times New Roman" w:hAnsi="Times New Roman"/>
            <w:color w:val="000000" w:themeColor="text1"/>
            <w:sz w:val="24"/>
            <w:szCs w:val="24"/>
          </w:rPr>
          <w:delText xml:space="preserve"> percentiles of the posterior distribution </w:delText>
        </w:r>
        <w:r w:rsidR="006965AD" w:rsidRPr="00636C9B" w:rsidDel="006C11D1">
          <w:rPr>
            <w:rFonts w:ascii="Times New Roman" w:hAnsi="Times New Roman"/>
            <w:color w:val="000000" w:themeColor="text1"/>
            <w:sz w:val="24"/>
            <w:szCs w:val="24"/>
          </w:rPr>
          <w:delText xml:space="preserve">of </w:delText>
        </w:r>
        <w:r w:rsidR="001734E9" w:rsidRPr="00636C9B" w:rsidDel="006C11D1">
          <w:rPr>
            <w:rFonts w:ascii="Times New Roman" w:hAnsi="Times New Roman"/>
            <w:color w:val="000000" w:themeColor="text1"/>
            <w:sz w:val="24"/>
            <w:szCs w:val="24"/>
          </w:rPr>
          <w:delText>additional deat</w:delText>
        </w:r>
        <w:r w:rsidR="00957F97" w:rsidRPr="00636C9B" w:rsidDel="006C11D1">
          <w:rPr>
            <w:rFonts w:ascii="Times New Roman" w:hAnsi="Times New Roman"/>
            <w:color w:val="000000" w:themeColor="text1"/>
            <w:sz w:val="24"/>
            <w:szCs w:val="24"/>
          </w:rPr>
          <w:delText>hs and excess risk</w:delText>
        </w:r>
        <w:r w:rsidR="001734E9" w:rsidRPr="00636C9B" w:rsidDel="006C11D1">
          <w:rPr>
            <w:rFonts w:ascii="Times New Roman" w:hAnsi="Times New Roman"/>
            <w:color w:val="000000" w:themeColor="text1"/>
            <w:sz w:val="24"/>
            <w:szCs w:val="24"/>
          </w:rPr>
          <w:delText>.</w:delText>
        </w:r>
      </w:del>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48FF79F" w14:textId="77777777" w:rsidR="006C11D1" w:rsidRDefault="00782C8F" w:rsidP="00004B84">
      <w:pPr>
        <w:spacing w:after="0" w:line="480" w:lineRule="auto"/>
        <w:jc w:val="both"/>
        <w:outlineLvl w:val="0"/>
        <w:rPr>
          <w:ins w:id="571" w:author="Parks, Robbie M" w:date="2018-11-21T09:57:00Z"/>
          <w:rFonts w:ascii="Times New Roman" w:hAnsi="Times New Roman"/>
          <w:color w:val="000000" w:themeColor="text1"/>
          <w:sz w:val="24"/>
          <w:szCs w:val="24"/>
        </w:rPr>
      </w:pPr>
      <w:commentRangeStart w:id="572"/>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573"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ins w:id="574" w:author="Parks, Robbie M" w:date="2018-11-18T18:18:00Z">
        <w:r w:rsidR="00A005BB">
          <w:rPr>
            <w:rFonts w:ascii="Times New Roman" w:hAnsi="Times New Roman"/>
            <w:color w:val="000000" w:themeColor="text1"/>
            <w:sz w:val="24"/>
            <w:szCs w:val="24"/>
          </w:rPr>
          <w:t xml:space="preserve">. This is a realistic scenario </w:t>
        </w:r>
        <w:r w:rsidR="004163E8">
          <w:rPr>
            <w:rFonts w:ascii="Times New Roman" w:hAnsi="Times New Roman"/>
            <w:color w:val="000000" w:themeColor="text1"/>
            <w:sz w:val="24"/>
            <w:szCs w:val="24"/>
          </w:rPr>
          <w:t>given that several degrees warming is expected over the next century</w:t>
        </w:r>
      </w:ins>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572"/>
      <w:r w:rsidR="00B66E0D">
        <w:rPr>
          <w:rStyle w:val="CommentReference"/>
          <w:rFonts w:asciiTheme="minorHAnsi" w:eastAsiaTheme="minorHAnsi" w:hAnsiTheme="minorHAnsi" w:cstheme="minorBidi"/>
        </w:rPr>
        <w:commentReference w:id="572"/>
      </w:r>
      <w:commentRangeStart w:id="575"/>
      <w:r w:rsidR="0082437F" w:rsidRPr="00636C9B">
        <w:rPr>
          <w:rFonts w:ascii="Times New Roman" w:hAnsi="Times New Roman"/>
          <w:color w:val="000000" w:themeColor="text1"/>
          <w:sz w:val="24"/>
          <w:szCs w:val="24"/>
        </w:rPr>
        <w:t xml:space="preserve">For these </w:t>
      </w:r>
      <w:del w:id="576" w:author="Parks, Robbie M" w:date="2018-11-20T18:06:00Z">
        <w:r w:rsidR="0082437F" w:rsidRPr="00636C9B" w:rsidDel="007B6BA4">
          <w:rPr>
            <w:rFonts w:ascii="Times New Roman" w:hAnsi="Times New Roman"/>
            <w:color w:val="000000" w:themeColor="text1"/>
            <w:sz w:val="24"/>
            <w:szCs w:val="24"/>
          </w:rPr>
          <w:delText>calculations</w:delText>
        </w:r>
      </w:del>
      <w:ins w:id="577" w:author="Parks, Robbie M" w:date="2018-11-20T18:06:00Z">
        <w:r w:rsidR="007B6BA4" w:rsidRPr="00636C9B">
          <w:rPr>
            <w:rFonts w:ascii="Times New Roman" w:hAnsi="Times New Roman"/>
            <w:color w:val="000000" w:themeColor="text1"/>
            <w:sz w:val="24"/>
            <w:szCs w:val="24"/>
          </w:rPr>
          <w:t>calculations,</w:t>
        </w:r>
      </w:ins>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578" w:author="Parks, Robbie M" w:date="2018-11-13T17:11:00Z">
        <w:r w:rsidR="00352D62" w:rsidRPr="00636C9B" w:rsidDel="00987B41">
          <w:rPr>
            <w:rFonts w:ascii="Times New Roman" w:hAnsi="Times New Roman"/>
            <w:color w:val="000000" w:themeColor="text1"/>
            <w:sz w:val="24"/>
            <w:szCs w:val="24"/>
          </w:rPr>
          <w:delText xml:space="preserve">category </w:delText>
        </w:r>
      </w:del>
      <w:ins w:id="579"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575"/>
      <w:r w:rsidR="008A218F">
        <w:rPr>
          <w:rStyle w:val="CommentReference"/>
          <w:rFonts w:asciiTheme="minorHAnsi" w:eastAsiaTheme="minorHAnsi" w:hAnsiTheme="minorHAnsi" w:cstheme="minorBidi"/>
        </w:rPr>
        <w:commentReference w:id="575"/>
      </w:r>
      <w:r w:rsidR="00EB2987" w:rsidRPr="00636C9B">
        <w:rPr>
          <w:rFonts w:ascii="Times New Roman" w:hAnsi="Times New Roman"/>
          <w:color w:val="000000" w:themeColor="text1"/>
          <w:sz w:val="24"/>
          <w:szCs w:val="24"/>
        </w:rPr>
        <w:t xml:space="preserve"> </w:t>
      </w:r>
      <w:commentRangeStart w:id="580"/>
      <w:commentRangeStart w:id="581"/>
      <w:r w:rsidR="00EB2987" w:rsidRPr="00636C9B">
        <w:rPr>
          <w:rFonts w:ascii="Times New Roman" w:hAnsi="Times New Roman"/>
          <w:color w:val="000000" w:themeColor="text1"/>
          <w:sz w:val="24"/>
          <w:szCs w:val="24"/>
        </w:rPr>
        <w:t>We also divided the additional expected deaths by t</w:t>
      </w:r>
      <w:ins w:id="582" w:author="Majid2" w:date="2018-11-06T10:24:00Z">
        <w:del w:id="583"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584"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585"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580"/>
      <w:commentRangeEnd w:id="581"/>
    </w:p>
    <w:p w14:paraId="23CF8AE9" w14:textId="77777777" w:rsidR="006C11D1" w:rsidRDefault="006C11D1" w:rsidP="00004B84">
      <w:pPr>
        <w:spacing w:after="0" w:line="480" w:lineRule="auto"/>
        <w:jc w:val="both"/>
        <w:outlineLvl w:val="0"/>
        <w:rPr>
          <w:ins w:id="586" w:author="Parks, Robbie M" w:date="2018-11-21T09:57:00Z"/>
          <w:rFonts w:ascii="Times New Roman" w:hAnsi="Times New Roman"/>
          <w:color w:val="000000" w:themeColor="text1"/>
          <w:sz w:val="24"/>
          <w:szCs w:val="24"/>
        </w:rPr>
      </w:pPr>
    </w:p>
    <w:p w14:paraId="73A9E14D" w14:textId="3B50BB37" w:rsidR="006C11D1" w:rsidRPr="00636C9B" w:rsidRDefault="006C11D1" w:rsidP="00004B84">
      <w:pPr>
        <w:spacing w:after="0" w:line="480" w:lineRule="auto"/>
        <w:jc w:val="both"/>
        <w:outlineLvl w:val="0"/>
        <w:rPr>
          <w:ins w:id="587" w:author="Parks, Robbie M" w:date="2018-11-21T09:57:00Z"/>
          <w:rFonts w:ascii="Times New Roman" w:hAnsi="Times New Roman"/>
          <w:color w:val="000000" w:themeColor="text1"/>
          <w:sz w:val="24"/>
          <w:szCs w:val="24"/>
        </w:rPr>
      </w:pPr>
      <w:ins w:id="588" w:author="Parks, Robbie M" w:date="2018-11-21T09:57: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ins>
      <w:ins w:id="589" w:author="Parks, Robbie M" w:date="2018-11-21T09:58:00Z">
        <w:r w:rsidR="00B967D1">
          <w:rPr>
            <w:rFonts w:ascii="Times New Roman" w:hAnsi="Times New Roman"/>
            <w:color w:val="000000" w:themeColor="text1"/>
            <w:sz w:val="24"/>
            <w:szCs w:val="24"/>
          </w:rPr>
          <w:t xml:space="preserve"> (</w:t>
        </w:r>
        <w:proofErr w:type="spellStart"/>
        <w:r w:rsidR="00B967D1">
          <w:rPr>
            <w:rFonts w:ascii="Times New Roman" w:hAnsi="Times New Roman"/>
            <w:color w:val="000000" w:themeColor="text1"/>
            <w:sz w:val="24"/>
            <w:szCs w:val="24"/>
          </w:rPr>
          <w:t>CrIs</w:t>
        </w:r>
        <w:proofErr w:type="spellEnd"/>
        <w:r w:rsidR="00B967D1">
          <w:rPr>
            <w:rFonts w:ascii="Times New Roman" w:hAnsi="Times New Roman"/>
            <w:color w:val="000000" w:themeColor="text1"/>
            <w:sz w:val="24"/>
            <w:szCs w:val="24"/>
          </w:rPr>
          <w:t>)</w:t>
        </w:r>
      </w:ins>
      <w:ins w:id="590" w:author="Parks, Robbie M" w:date="2018-11-21T14:37:00Z">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ins>
      <w:ins w:id="591" w:author="Parks, Robbie M" w:date="2018-11-21T09:57:00Z">
        <w:r w:rsidRPr="00636C9B">
          <w:rPr>
            <w:rFonts w:ascii="Times New Roman" w:hAnsi="Times New Roman"/>
            <w:color w:val="000000" w:themeColor="text1"/>
            <w:sz w:val="24"/>
            <w:szCs w:val="24"/>
          </w:rPr>
          <w:t xml:space="preserve"> are </w:t>
        </w:r>
        <w:r w:rsidRPr="00636C9B">
          <w:rPr>
            <w:rFonts w:ascii="Times New Roman" w:hAnsi="Times New Roman"/>
            <w:color w:val="000000" w:themeColor="text1"/>
            <w:sz w:val="24"/>
            <w:szCs w:val="24"/>
          </w:rPr>
          <w:lastRenderedPageBreak/>
          <w:t>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F57AE3">
          <w:rPr>
            <w:rFonts w:ascii="Times New Roman" w:hAnsi="Times New Roman"/>
            <w:color w:val="000000" w:themeColor="text1"/>
            <w:sz w:val="24"/>
            <w:szCs w:val="24"/>
          </w:rPr>
          <w:t xml:space="preserve"> </w:t>
        </w:r>
        <w:r w:rsidR="00F57AE3" w:rsidRPr="00F57AE3">
          <w:rPr>
            <w:rFonts w:ascii="Times New Roman" w:hAnsi="Times New Roman"/>
            <w:color w:val="000000" w:themeColor="text1"/>
            <w:sz w:val="24"/>
            <w:szCs w:val="24"/>
            <w:rPrChange w:id="592" w:author="Parks, Robbie M" w:date="2018-11-21T09:58:00Z">
              <w:rPr>
                <w:rFonts w:ascii="Times New Roman" w:hAnsi="Times New Roman"/>
                <w:i/>
                <w:color w:val="000000" w:themeColor="text1"/>
                <w:sz w:val="24"/>
                <w:szCs w:val="24"/>
              </w:rPr>
            </w:rPrChange>
          </w:rPr>
          <w:t>1°C warmer world</w:t>
        </w:r>
        <w:r w:rsidRPr="00636C9B">
          <w:rPr>
            <w:rFonts w:ascii="Times New Roman" w:hAnsi="Times New Roman"/>
            <w:color w:val="000000" w:themeColor="text1"/>
            <w:sz w:val="24"/>
            <w:szCs w:val="24"/>
          </w:rPr>
          <w:t>.</w:t>
        </w:r>
      </w:ins>
    </w:p>
    <w:p w14:paraId="6EF47A16" w14:textId="49FFC15D" w:rsidR="005259CD" w:rsidRPr="00636C9B" w:rsidDel="003C34DC" w:rsidRDefault="0082437F" w:rsidP="006C11D1">
      <w:pPr>
        <w:spacing w:after="0" w:line="480" w:lineRule="auto"/>
        <w:jc w:val="both"/>
        <w:outlineLvl w:val="0"/>
        <w:rPr>
          <w:del w:id="593" w:author="Parks, Robbie M" w:date="2018-11-21T12:25:00Z"/>
          <w:rFonts w:ascii="Times New Roman" w:hAnsi="Times New Roman"/>
          <w:color w:val="000000" w:themeColor="text1"/>
          <w:sz w:val="24"/>
          <w:szCs w:val="24"/>
        </w:rPr>
      </w:pPr>
      <w:del w:id="594" w:author="Parks, Robbie M" w:date="2018-11-21T09:57:00Z">
        <w:r w:rsidRPr="00636C9B" w:rsidDel="006C11D1">
          <w:rPr>
            <w:rStyle w:val="CommentReference"/>
            <w:rFonts w:asciiTheme="minorHAnsi" w:eastAsiaTheme="minorHAnsi" w:hAnsiTheme="minorHAnsi" w:cstheme="minorBidi"/>
            <w:sz w:val="24"/>
            <w:szCs w:val="24"/>
          </w:rPr>
          <w:commentReference w:id="580"/>
        </w:r>
      </w:del>
      <w:r w:rsidR="00941013">
        <w:rPr>
          <w:rStyle w:val="CommentReference"/>
          <w:rFonts w:asciiTheme="minorHAnsi" w:eastAsiaTheme="minorHAnsi" w:hAnsiTheme="minorHAnsi" w:cstheme="minorBidi"/>
        </w:rPr>
        <w:commentReference w:id="581"/>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E800B4">
      <w:pPr>
        <w:spacing w:after="0" w:line="240" w:lineRule="auto"/>
        <w:jc w:val="both"/>
        <w:outlineLvl w:val="0"/>
        <w:rPr>
          <w:rFonts w:ascii="Times New Roman" w:hAnsi="Times New Roman"/>
          <w:i/>
          <w:sz w:val="24"/>
          <w:szCs w:val="24"/>
        </w:rPr>
        <w:pPrChange w:id="595" w:author="Parks, Robbie M" w:date="2018-11-26T13:44:00Z">
          <w:pPr>
            <w:spacing w:after="0" w:line="240" w:lineRule="auto"/>
            <w:jc w:val="both"/>
            <w:outlineLvl w:val="0"/>
          </w:pPr>
        </w:pPrChange>
      </w:pPr>
      <w:r w:rsidRPr="00636C9B">
        <w:rPr>
          <w:rFonts w:ascii="Times New Roman" w:hAnsi="Times New Roman"/>
          <w:i/>
          <w:sz w:val="24"/>
          <w:szCs w:val="24"/>
        </w:rPr>
        <w:t>Figure 2</w:t>
      </w:r>
    </w:p>
    <w:p w14:paraId="2B1F2ED1" w14:textId="77777777" w:rsidR="0078091F" w:rsidRPr="00636C9B" w:rsidRDefault="0078091F" w:rsidP="00E800B4">
      <w:pPr>
        <w:pStyle w:val="ListParagraph"/>
        <w:numPr>
          <w:ilvl w:val="0"/>
          <w:numId w:val="10"/>
        </w:numPr>
        <w:spacing w:line="240" w:lineRule="auto"/>
        <w:jc w:val="both"/>
        <w:rPr>
          <w:rFonts w:ascii="Times New Roman" w:hAnsi="Times New Roman"/>
          <w:sz w:val="24"/>
          <w:szCs w:val="24"/>
        </w:rPr>
        <w:pPrChange w:id="596" w:author="Parks, Robbie M" w:date="2018-11-26T13:44:00Z">
          <w:pPr>
            <w:pStyle w:val="ListParagraph"/>
            <w:numPr>
              <w:numId w:val="10"/>
            </w:numPr>
            <w:spacing w:line="240" w:lineRule="auto"/>
            <w:ind w:hanging="360"/>
          </w:pPr>
        </w:pPrChange>
      </w:pPr>
      <w:moveToRangeStart w:id="597" w:author="Majid2" w:date="2018-11-06T10:23:00Z" w:name="move529263166"/>
      <w:moveTo w:id="598"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597"/>
    <w:p w14:paraId="786C4B1D" w14:textId="0787E137" w:rsidR="00030C36" w:rsidRPr="00636C9B" w:rsidRDefault="00030C36" w:rsidP="00E800B4">
      <w:pPr>
        <w:pStyle w:val="ListParagraph"/>
        <w:numPr>
          <w:ilvl w:val="0"/>
          <w:numId w:val="10"/>
        </w:numPr>
        <w:spacing w:after="0" w:line="240" w:lineRule="auto"/>
        <w:jc w:val="both"/>
        <w:outlineLvl w:val="0"/>
        <w:rPr>
          <w:rFonts w:ascii="Times New Roman" w:hAnsi="Times New Roman"/>
          <w:b/>
          <w:sz w:val="24"/>
          <w:szCs w:val="24"/>
        </w:rPr>
        <w:pPrChange w:id="599" w:author="Parks, Robbie M" w:date="2018-11-26T13:44:00Z">
          <w:pPr>
            <w:pStyle w:val="ListParagraph"/>
            <w:numPr>
              <w:numId w:val="10"/>
            </w:numPr>
            <w:spacing w:after="0" w:line="240" w:lineRule="auto"/>
            <w:ind w:hanging="360"/>
            <w:jc w:val="both"/>
            <w:outlineLvl w:val="0"/>
          </w:pPr>
        </w:pPrChange>
      </w:pPr>
      <w:commentRangeStart w:id="600"/>
      <w:commentRangeStart w:id="601"/>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E800B4">
      <w:pPr>
        <w:pStyle w:val="ListParagraph"/>
        <w:numPr>
          <w:ilvl w:val="0"/>
          <w:numId w:val="10"/>
        </w:numPr>
        <w:spacing w:line="240" w:lineRule="auto"/>
        <w:jc w:val="both"/>
        <w:rPr>
          <w:rFonts w:ascii="Times New Roman" w:hAnsi="Times New Roman"/>
          <w:sz w:val="24"/>
          <w:szCs w:val="24"/>
        </w:rPr>
        <w:pPrChange w:id="602" w:author="Parks, Robbie M" w:date="2018-11-26T13:44:00Z">
          <w:pPr>
            <w:pStyle w:val="ListParagraph"/>
            <w:numPr>
              <w:numId w:val="10"/>
            </w:numPr>
            <w:spacing w:line="240" w:lineRule="auto"/>
            <w:ind w:hanging="360"/>
          </w:pPr>
        </w:pPrChange>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600"/>
      <w:r w:rsidR="0078091F">
        <w:rPr>
          <w:rStyle w:val="CommentReference"/>
          <w:rFonts w:asciiTheme="minorHAnsi" w:eastAsiaTheme="minorHAnsi" w:hAnsiTheme="minorHAnsi" w:cstheme="minorBidi"/>
        </w:rPr>
        <w:commentReference w:id="600"/>
      </w:r>
      <w:commentRangeEnd w:id="601"/>
      <w:r w:rsidR="00AC28E9">
        <w:rPr>
          <w:rStyle w:val="CommentReference"/>
          <w:rFonts w:asciiTheme="minorHAnsi" w:eastAsiaTheme="minorHAnsi" w:hAnsiTheme="minorHAnsi" w:cstheme="minorBidi"/>
        </w:rPr>
        <w:commentReference w:id="601"/>
      </w:r>
    </w:p>
    <w:p w14:paraId="790003F8" w14:textId="62DEF870" w:rsidR="002C5217" w:rsidRPr="00636C9B" w:rsidDel="0078091F" w:rsidRDefault="00724A04" w:rsidP="00E800B4">
      <w:pPr>
        <w:pStyle w:val="ListParagraph"/>
        <w:numPr>
          <w:ilvl w:val="0"/>
          <w:numId w:val="10"/>
        </w:numPr>
        <w:spacing w:line="240" w:lineRule="auto"/>
        <w:jc w:val="both"/>
        <w:rPr>
          <w:rFonts w:ascii="Times New Roman" w:hAnsi="Times New Roman"/>
          <w:sz w:val="24"/>
          <w:szCs w:val="24"/>
        </w:rPr>
        <w:pPrChange w:id="603" w:author="Parks, Robbie M" w:date="2018-11-26T13:44:00Z">
          <w:pPr>
            <w:pStyle w:val="ListParagraph"/>
            <w:numPr>
              <w:numId w:val="10"/>
            </w:numPr>
            <w:spacing w:line="240" w:lineRule="auto"/>
            <w:ind w:hanging="360"/>
          </w:pPr>
        </w:pPrChange>
      </w:pPr>
      <w:ins w:id="604" w:author="Parks, Robbie M" w:date="2018-11-20T17:43:00Z">
        <w:r>
          <w:rPr>
            <w:rFonts w:ascii="Times New Roman" w:hAnsi="Times New Roman"/>
            <w:sz w:val="24"/>
            <w:szCs w:val="24"/>
          </w:rPr>
          <w:t xml:space="preserve">Seasonality has visually </w:t>
        </w:r>
      </w:ins>
      <w:ins w:id="605" w:author="Parks, Robbie M" w:date="2018-11-21T13:33:00Z">
        <w:r w:rsidR="00033DDF">
          <w:rPr>
            <w:rFonts w:ascii="Times New Roman" w:hAnsi="Times New Roman"/>
            <w:sz w:val="24"/>
            <w:szCs w:val="24"/>
          </w:rPr>
          <w:t xml:space="preserve">persisted </w:t>
        </w:r>
        <w:r w:rsidR="00004B84">
          <w:rPr>
            <w:rFonts w:ascii="Times New Roman" w:hAnsi="Times New Roman"/>
            <w:sz w:val="24"/>
            <w:szCs w:val="24"/>
          </w:rPr>
          <w:t xml:space="preserve">in transport </w:t>
        </w:r>
        <w:r w:rsidR="00824AE3">
          <w:rPr>
            <w:rFonts w:ascii="Times New Roman" w:hAnsi="Times New Roman"/>
            <w:sz w:val="24"/>
            <w:szCs w:val="24"/>
          </w:rPr>
          <w:t>and drownings deaths</w:t>
        </w:r>
      </w:ins>
      <w:ins w:id="606" w:author="Parks, Robbie M" w:date="2018-11-21T13:36:00Z">
        <w:r w:rsidR="00645955">
          <w:rPr>
            <w:rFonts w:ascii="Times New Roman" w:hAnsi="Times New Roman"/>
            <w:sz w:val="24"/>
            <w:szCs w:val="24"/>
          </w:rPr>
          <w:t>, backed up by evidence in previous study of intentional and unintentional seasonality persisting throughout 1980-2016</w:t>
        </w:r>
      </w:ins>
      <w:ins w:id="607" w:author="Parks, Robbie M" w:date="2018-11-21T13:37:00Z">
        <w:r w:rsidR="006542C5">
          <w:rPr>
            <w:rFonts w:ascii="Times New Roman" w:hAnsi="Times New Roman"/>
            <w:sz w:val="24"/>
            <w:szCs w:val="24"/>
          </w:rPr>
          <w:t>.</w:t>
        </w:r>
        <w:r w:rsidR="006542C5">
          <w:rPr>
            <w:rFonts w:ascii="Times New Roman" w:hAnsi="Times New Roman"/>
            <w:sz w:val="24"/>
            <w:szCs w:val="24"/>
          </w:rPr>
          <w:fldChar w:fldCharType="begin" w:fldLock="1"/>
        </w:r>
      </w:ins>
      <w:r w:rsidR="0009095B">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Pr>
          <w:rFonts w:ascii="Times New Roman" w:hAnsi="Times New Roman"/>
          <w:sz w:val="24"/>
          <w:szCs w:val="24"/>
        </w:rPr>
        <w:fldChar w:fldCharType="separate"/>
      </w:r>
      <w:r w:rsidR="006542C5" w:rsidRPr="006542C5">
        <w:rPr>
          <w:rFonts w:ascii="Times New Roman" w:hAnsi="Times New Roman"/>
          <w:noProof/>
          <w:sz w:val="24"/>
          <w:szCs w:val="24"/>
          <w:vertAlign w:val="superscript"/>
        </w:rPr>
        <w:t>19</w:t>
      </w:r>
      <w:ins w:id="608" w:author="Parks, Robbie M" w:date="2018-11-21T13:37:00Z">
        <w:r w:rsidR="006542C5">
          <w:rPr>
            <w:rFonts w:ascii="Times New Roman" w:hAnsi="Times New Roman"/>
            <w:sz w:val="24"/>
            <w:szCs w:val="24"/>
          </w:rPr>
          <w:fldChar w:fldCharType="end"/>
        </w:r>
      </w:ins>
      <w:ins w:id="609" w:author="Parks, Robbie M" w:date="2018-11-26T11:23:00Z">
        <w:r w:rsidR="00AF22B0">
          <w:rPr>
            <w:rFonts w:ascii="Times New Roman" w:hAnsi="Times New Roman"/>
            <w:sz w:val="24"/>
            <w:szCs w:val="24"/>
          </w:rPr>
          <w:t xml:space="preserve"> Other causes of death do not visually have a seasonality.</w:t>
        </w:r>
      </w:ins>
      <w:moveFromRangeStart w:id="610" w:author="Majid2" w:date="2018-11-06T10:23:00Z" w:name="move529263166"/>
      <w:moveFrom w:id="611" w:author="Majid2" w:date="2018-11-06T10:23:00Z">
        <w:r w:rsidR="00851793"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00851793"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610"/>
    <w:p w14:paraId="57BC2D77" w14:textId="17BDF292" w:rsidR="00797D2E" w:rsidRPr="00636C9B" w:rsidRDefault="00797D2E" w:rsidP="00E800B4">
      <w:pPr>
        <w:spacing w:after="0" w:line="240" w:lineRule="auto"/>
        <w:jc w:val="both"/>
        <w:outlineLvl w:val="0"/>
        <w:rPr>
          <w:rFonts w:ascii="Times New Roman" w:hAnsi="Times New Roman"/>
          <w:sz w:val="24"/>
          <w:szCs w:val="24"/>
        </w:rPr>
        <w:pPrChange w:id="612" w:author="Parks, Robbie M" w:date="2018-11-26T13:44:00Z">
          <w:pPr>
            <w:spacing w:after="0" w:line="240" w:lineRule="auto"/>
            <w:jc w:val="both"/>
            <w:outlineLvl w:val="0"/>
          </w:pPr>
        </w:pPrChange>
      </w:pPr>
      <w:commentRangeStart w:id="613"/>
      <w:commentRangeStart w:id="614"/>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613"/>
      <w:r w:rsidR="0078091F">
        <w:rPr>
          <w:rStyle w:val="CommentReference"/>
          <w:rFonts w:asciiTheme="minorHAnsi" w:eastAsiaTheme="minorHAnsi" w:hAnsiTheme="minorHAnsi" w:cstheme="minorBidi"/>
        </w:rPr>
        <w:commentReference w:id="613"/>
      </w:r>
      <w:commentRangeEnd w:id="614"/>
      <w:r w:rsidR="00AB6087">
        <w:rPr>
          <w:rStyle w:val="CommentReference"/>
          <w:rFonts w:asciiTheme="minorHAnsi" w:eastAsiaTheme="minorHAnsi" w:hAnsiTheme="minorHAnsi" w:cstheme="minorBidi"/>
        </w:rPr>
        <w:commentReference w:id="614"/>
      </w:r>
    </w:p>
    <w:p w14:paraId="628FA14F" w14:textId="6E42CA9A" w:rsidR="0078091F" w:rsidRDefault="00795C52" w:rsidP="00E800B4">
      <w:pPr>
        <w:pStyle w:val="ListParagraph"/>
        <w:numPr>
          <w:ilvl w:val="0"/>
          <w:numId w:val="10"/>
        </w:numPr>
        <w:spacing w:line="240" w:lineRule="auto"/>
        <w:jc w:val="both"/>
        <w:rPr>
          <w:ins w:id="615" w:author="Majid2" w:date="2018-11-06T10:26:00Z"/>
          <w:rFonts w:ascii="Times New Roman" w:hAnsi="Times New Roman"/>
          <w:sz w:val="24"/>
          <w:szCs w:val="24"/>
        </w:rPr>
        <w:pPrChange w:id="616" w:author="Parks, Robbie M" w:date="2018-11-26T13:44:00Z">
          <w:pPr>
            <w:pStyle w:val="ListParagraph"/>
            <w:numPr>
              <w:numId w:val="10"/>
            </w:numPr>
            <w:spacing w:line="240" w:lineRule="auto"/>
            <w:ind w:hanging="360"/>
          </w:pPr>
        </w:pPrChange>
      </w:pPr>
      <w:ins w:id="617" w:author="Majid2" w:date="2018-11-06T10:34:00Z">
        <w:r>
          <w:rPr>
            <w:rFonts w:ascii="Times New Roman" w:hAnsi="Times New Roman"/>
            <w:sz w:val="24"/>
            <w:szCs w:val="24"/>
          </w:rPr>
          <w:t xml:space="preserve">There are key age patterns in distribution of deaths among </w:t>
        </w:r>
      </w:ins>
      <w:ins w:id="618" w:author="Parks, Robbie M" w:date="2018-11-21T13:41:00Z">
        <w:r w:rsidR="00C75807">
          <w:rPr>
            <w:rFonts w:ascii="Times New Roman" w:hAnsi="Times New Roman"/>
            <w:sz w:val="24"/>
            <w:szCs w:val="24"/>
          </w:rPr>
          <w:t xml:space="preserve">types of </w:t>
        </w:r>
      </w:ins>
      <w:ins w:id="619" w:author="Majid2" w:date="2018-11-06T10:34:00Z">
        <w:r>
          <w:rPr>
            <w:rFonts w:ascii="Times New Roman" w:hAnsi="Times New Roman"/>
            <w:sz w:val="24"/>
            <w:szCs w:val="24"/>
          </w:rPr>
          <w:t>injury</w:t>
        </w:r>
        <w:del w:id="620" w:author="Parks, Robbie M" w:date="2018-11-21T13:41:00Z">
          <w:r w:rsidDel="00C75807">
            <w:rPr>
              <w:rFonts w:ascii="Times New Roman" w:hAnsi="Times New Roman"/>
              <w:sz w:val="24"/>
              <w:szCs w:val="24"/>
            </w:rPr>
            <w:delText xml:space="preserve"> types/categories/whatever it is called</w:delText>
          </w:r>
        </w:del>
        <w:r>
          <w:rPr>
            <w:rFonts w:ascii="Times New Roman" w:hAnsi="Times New Roman"/>
            <w:sz w:val="24"/>
            <w:szCs w:val="24"/>
          </w:rPr>
          <w:t xml:space="preserve"> </w:t>
        </w:r>
      </w:ins>
    </w:p>
    <w:p w14:paraId="1A4DF19F" w14:textId="5228DC9E" w:rsidR="00797D2E" w:rsidRPr="00636C9B" w:rsidDel="006C7C0B" w:rsidRDefault="005A7068" w:rsidP="00E800B4">
      <w:pPr>
        <w:pStyle w:val="ListParagraph"/>
        <w:numPr>
          <w:ilvl w:val="0"/>
          <w:numId w:val="10"/>
        </w:numPr>
        <w:spacing w:line="240" w:lineRule="auto"/>
        <w:jc w:val="both"/>
        <w:rPr>
          <w:del w:id="621" w:author="Parks, Robbie M" w:date="2018-11-21T14:20:00Z"/>
          <w:rFonts w:ascii="Times New Roman" w:hAnsi="Times New Roman"/>
          <w:sz w:val="24"/>
          <w:szCs w:val="24"/>
        </w:rPr>
        <w:pPrChange w:id="622" w:author="Parks, Robbie M" w:date="2018-11-26T13:44:00Z">
          <w:pPr>
            <w:pStyle w:val="ListParagraph"/>
            <w:numPr>
              <w:numId w:val="10"/>
            </w:numPr>
            <w:spacing w:line="240" w:lineRule="auto"/>
            <w:ind w:hanging="360"/>
          </w:pPr>
        </w:pPrChange>
      </w:pPr>
      <w:del w:id="623" w:author="Parks, Robbie M" w:date="2018-11-21T14:20:00Z">
        <w:r w:rsidRPr="00636C9B" w:rsidDel="006C7C0B">
          <w:rPr>
            <w:rFonts w:ascii="Times New Roman" w:hAnsi="Times New Roman"/>
            <w:sz w:val="24"/>
            <w:szCs w:val="24"/>
          </w:rPr>
          <w:delText>75</w:delText>
        </w:r>
      </w:del>
      <w:del w:id="624" w:author="Parks, Robbie M" w:date="2018-11-21T14:11:00Z">
        <w:r w:rsidRPr="00636C9B" w:rsidDel="00B03E2D">
          <w:rPr>
            <w:rFonts w:ascii="Times New Roman" w:hAnsi="Times New Roman"/>
            <w:sz w:val="24"/>
            <w:szCs w:val="24"/>
          </w:rPr>
          <w:delText xml:space="preserve"> and over </w:delText>
        </w:r>
      </w:del>
      <w:del w:id="625" w:author="Parks, Robbie M" w:date="2018-11-21T14:20:00Z">
        <w:r w:rsidRPr="00636C9B" w:rsidDel="006C7C0B">
          <w:rPr>
            <w:rFonts w:ascii="Times New Roman" w:hAnsi="Times New Roman"/>
            <w:sz w:val="24"/>
            <w:szCs w:val="24"/>
          </w:rPr>
          <w:delText>years in both males and females dominated by deaths from falls</w:delText>
        </w:r>
      </w:del>
    </w:p>
    <w:p w14:paraId="43C9851C" w14:textId="7CCE6482" w:rsidR="004F7B5D" w:rsidRPr="0009095B" w:rsidRDefault="0011649A" w:rsidP="00E800B4">
      <w:pPr>
        <w:pStyle w:val="ListParagraph"/>
        <w:numPr>
          <w:ilvl w:val="0"/>
          <w:numId w:val="10"/>
        </w:numPr>
        <w:spacing w:line="240" w:lineRule="auto"/>
        <w:jc w:val="both"/>
        <w:rPr>
          <w:rFonts w:ascii="Times New Roman" w:hAnsi="Times New Roman"/>
          <w:sz w:val="24"/>
          <w:szCs w:val="24"/>
        </w:rPr>
        <w:pPrChange w:id="626" w:author="Parks, Robbie M" w:date="2018-11-26T13:44:00Z">
          <w:pPr>
            <w:pStyle w:val="ListParagraph"/>
            <w:numPr>
              <w:numId w:val="10"/>
            </w:numPr>
            <w:spacing w:line="240" w:lineRule="auto"/>
            <w:ind w:hanging="360"/>
          </w:pPr>
        </w:pPrChange>
      </w:pPr>
      <w:r w:rsidRPr="00636C9B">
        <w:rPr>
          <w:rFonts w:ascii="Times New Roman" w:hAnsi="Times New Roman"/>
          <w:sz w:val="24"/>
          <w:szCs w:val="24"/>
        </w:rPr>
        <w:t>Intentional deaths</w:t>
      </w:r>
      <w:ins w:id="627" w:author="Majid2" w:date="2018-11-06T10:32:00Z">
        <w:r w:rsidR="00795C52">
          <w:rPr>
            <w:rFonts w:ascii="Times New Roman" w:hAnsi="Times New Roman"/>
            <w:sz w:val="24"/>
            <w:szCs w:val="24"/>
          </w:rPr>
          <w:t xml:space="preserve"> </w:t>
        </w:r>
        <w:del w:id="628" w:author="Parks, Robbie M" w:date="2018-11-21T13:49:00Z">
          <w:r w:rsidR="00795C52" w:rsidDel="001121F5">
            <w:rPr>
              <w:rFonts w:ascii="Times New Roman" w:hAnsi="Times New Roman"/>
              <w:sz w:val="24"/>
              <w:szCs w:val="24"/>
            </w:rPr>
            <w:delText xml:space="preserve">[[[? Say </w:delText>
          </w:r>
        </w:del>
      </w:ins>
      <w:ins w:id="629" w:author="Majid2" w:date="2018-11-06T10:33:00Z">
        <w:del w:id="630" w:author="Parks, Robbie M" w:date="2018-11-21T13:49:00Z">
          <w:r w:rsidR="00795C52" w:rsidDel="001121F5">
            <w:rPr>
              <w:rFonts w:ascii="Times New Roman" w:hAnsi="Times New Roman"/>
              <w:sz w:val="24"/>
              <w:szCs w:val="24"/>
            </w:rPr>
            <w:delText>especially self-harm if that is the case]]]</w:delText>
          </w:r>
        </w:del>
      </w:ins>
      <w:del w:id="631" w:author="Parks, Robbie M" w:date="2018-11-21T13:49:00Z">
        <w:r w:rsidRPr="00636C9B" w:rsidDel="001121F5">
          <w:rPr>
            <w:rFonts w:ascii="Times New Roman" w:hAnsi="Times New Roman"/>
            <w:sz w:val="24"/>
            <w:szCs w:val="24"/>
          </w:rPr>
          <w:delText xml:space="preserve"> </w:delText>
        </w:r>
      </w:del>
      <w:r w:rsidRPr="00636C9B">
        <w:rPr>
          <w:rFonts w:ascii="Times New Roman" w:hAnsi="Times New Roman"/>
          <w:sz w:val="24"/>
          <w:szCs w:val="24"/>
        </w:rPr>
        <w:t xml:space="preserve">the majority (over 50%) in </w:t>
      </w:r>
      <w:ins w:id="632" w:author="Parks, Robbie M" w:date="2018-11-21T13:56:00Z">
        <w:r w:rsidR="00F55BE3">
          <w:rPr>
            <w:rFonts w:ascii="Times New Roman" w:hAnsi="Times New Roman"/>
            <w:sz w:val="24"/>
            <w:szCs w:val="24"/>
          </w:rPr>
          <w:t>2</w:t>
        </w:r>
      </w:ins>
      <w:commentRangeStart w:id="633"/>
      <w:del w:id="634" w:author="Parks, Robbie M" w:date="2018-11-21T13:56:00Z">
        <w:r w:rsidR="00E974B1" w:rsidRPr="00636C9B" w:rsidDel="00F55BE3">
          <w:rPr>
            <w:rFonts w:ascii="Times New Roman" w:hAnsi="Times New Roman"/>
            <w:sz w:val="24"/>
            <w:szCs w:val="24"/>
          </w:rPr>
          <w:delText>1</w:delText>
        </w:r>
      </w:del>
      <w:r w:rsidR="00E974B1" w:rsidRPr="00636C9B">
        <w:rPr>
          <w:rFonts w:ascii="Times New Roman" w:hAnsi="Times New Roman"/>
          <w:sz w:val="24"/>
          <w:szCs w:val="24"/>
        </w:rPr>
        <w:t xml:space="preserve">5 to </w:t>
      </w:r>
      <w:ins w:id="635" w:author="Parks, Robbie M" w:date="2018-11-21T13:45:00Z">
        <w:r w:rsidR="008D33C0">
          <w:rPr>
            <w:rFonts w:ascii="Times New Roman" w:hAnsi="Times New Roman"/>
            <w:sz w:val="24"/>
            <w:szCs w:val="24"/>
          </w:rPr>
          <w:t>5</w:t>
        </w:r>
      </w:ins>
      <w:del w:id="636" w:author="Parks, Robbie M" w:date="2018-11-21T13:45:00Z">
        <w:r w:rsidRPr="00636C9B" w:rsidDel="008D33C0">
          <w:rPr>
            <w:rFonts w:ascii="Times New Roman" w:hAnsi="Times New Roman"/>
            <w:sz w:val="24"/>
            <w:szCs w:val="24"/>
          </w:rPr>
          <w:delText>6</w:delText>
        </w:r>
      </w:del>
      <w:r w:rsidRPr="00636C9B">
        <w:rPr>
          <w:rFonts w:ascii="Times New Roman" w:hAnsi="Times New Roman"/>
          <w:sz w:val="24"/>
          <w:szCs w:val="24"/>
        </w:rPr>
        <w:t>4</w:t>
      </w:r>
      <w:ins w:id="637" w:author="Parks, Robbie M" w:date="2018-11-21T13:50:00Z">
        <w:r w:rsidR="00CC6E2B">
          <w:rPr>
            <w:rFonts w:ascii="Times New Roman" w:hAnsi="Times New Roman"/>
            <w:sz w:val="24"/>
            <w:szCs w:val="24"/>
          </w:rPr>
          <w:t>-</w:t>
        </w:r>
      </w:ins>
      <w:del w:id="638" w:author="Parks, Robbie M" w:date="2018-11-21T13:50:00Z">
        <w:r w:rsidRPr="00636C9B" w:rsidDel="00CC6E2B">
          <w:rPr>
            <w:rFonts w:ascii="Times New Roman" w:hAnsi="Times New Roman"/>
            <w:sz w:val="24"/>
            <w:szCs w:val="24"/>
          </w:rPr>
          <w:delText xml:space="preserve"> </w:delText>
        </w:r>
      </w:del>
      <w:r w:rsidRPr="00636C9B">
        <w:rPr>
          <w:rFonts w:ascii="Times New Roman" w:hAnsi="Times New Roman"/>
          <w:sz w:val="24"/>
          <w:szCs w:val="24"/>
        </w:rPr>
        <w:t>year-old</w:t>
      </w:r>
      <w:r w:rsidR="00E974B1" w:rsidRPr="00636C9B">
        <w:rPr>
          <w:rFonts w:ascii="Times New Roman" w:hAnsi="Times New Roman"/>
          <w:sz w:val="24"/>
          <w:szCs w:val="24"/>
        </w:rPr>
        <w:t xml:space="preserve"> males </w:t>
      </w:r>
      <w:ins w:id="639" w:author="Parks, Robbie M" w:date="2018-11-21T13:45:00Z">
        <w:r w:rsidR="008D33C0">
          <w:rPr>
            <w:rFonts w:ascii="Times New Roman" w:hAnsi="Times New Roman"/>
            <w:sz w:val="24"/>
            <w:szCs w:val="24"/>
          </w:rPr>
          <w:t xml:space="preserve">and </w:t>
        </w:r>
      </w:ins>
      <w:del w:id="640" w:author="Parks, Robbie M" w:date="2018-11-21T13:45:00Z">
        <w:r w:rsidR="00E974B1" w:rsidRPr="00636C9B" w:rsidDel="008D33C0">
          <w:rPr>
            <w:rFonts w:ascii="Times New Roman" w:hAnsi="Times New Roman"/>
            <w:sz w:val="24"/>
            <w:szCs w:val="24"/>
          </w:rPr>
          <w:delText xml:space="preserve">and 25 to </w:delText>
        </w:r>
        <w:r w:rsidRPr="00636C9B" w:rsidDel="008D33C0">
          <w:rPr>
            <w:rFonts w:ascii="Times New Roman" w:hAnsi="Times New Roman"/>
            <w:sz w:val="24"/>
            <w:szCs w:val="24"/>
          </w:rPr>
          <w:delText xml:space="preserve">54 year-old </w:delText>
        </w:r>
      </w:del>
      <w:r w:rsidRPr="00636C9B">
        <w:rPr>
          <w:rFonts w:ascii="Times New Roman" w:hAnsi="Times New Roman"/>
          <w:sz w:val="24"/>
          <w:szCs w:val="24"/>
        </w:rPr>
        <w:t>female</w:t>
      </w:r>
      <w:ins w:id="641" w:author="Parks, Robbie M" w:date="2018-11-21T13:45:00Z">
        <w:r w:rsidR="008D33C0">
          <w:rPr>
            <w:rFonts w:ascii="Times New Roman" w:hAnsi="Times New Roman"/>
            <w:sz w:val="24"/>
            <w:szCs w:val="24"/>
          </w:rPr>
          <w:t>s</w:t>
        </w:r>
      </w:ins>
      <w:ins w:id="642" w:author="Parks, Robbie M" w:date="2018-11-21T14:01:00Z">
        <w:r w:rsidR="0008612A">
          <w:rPr>
            <w:rFonts w:ascii="Times New Roman" w:hAnsi="Times New Roman"/>
            <w:sz w:val="24"/>
            <w:szCs w:val="24"/>
          </w:rPr>
          <w:t xml:space="preserve"> (as well as </w:t>
        </w:r>
      </w:ins>
      <w:ins w:id="643" w:author="Parks, Robbie M" w:date="2018-11-21T14:02:00Z">
        <w:r w:rsidR="00673416">
          <w:rPr>
            <w:rFonts w:ascii="Times New Roman" w:hAnsi="Times New Roman"/>
            <w:sz w:val="24"/>
            <w:szCs w:val="24"/>
          </w:rPr>
          <w:t>55-74-year-old males)</w:t>
        </w:r>
      </w:ins>
      <w:ins w:id="644" w:author="Parks, Robbie M" w:date="2018-11-21T13:49:00Z">
        <w:r w:rsidR="001121F5">
          <w:rPr>
            <w:rFonts w:ascii="Times New Roman" w:hAnsi="Times New Roman"/>
            <w:sz w:val="24"/>
            <w:szCs w:val="24"/>
          </w:rPr>
          <w:t>, with i</w:t>
        </w:r>
        <w:commentRangeStart w:id="645"/>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ins>
      <w:ins w:id="646" w:author="Parks, Robbie M" w:date="2018-11-21T14:12:00Z">
        <w:r w:rsidR="006A2185">
          <w:rPr>
            <w:rFonts w:ascii="Times New Roman" w:hAnsi="Times New Roman"/>
            <w:sz w:val="24"/>
            <w:szCs w:val="24"/>
          </w:rPr>
          <w:t>years in</w:t>
        </w:r>
      </w:ins>
      <w:ins w:id="647" w:author="Parks, Robbie M" w:date="2018-11-21T13:49:00Z">
        <w:r w:rsidR="001121F5" w:rsidRPr="00636C9B">
          <w:rPr>
            <w:rFonts w:ascii="Times New Roman" w:hAnsi="Times New Roman"/>
            <w:sz w:val="24"/>
            <w:szCs w:val="24"/>
          </w:rPr>
          <w:t xml:space="preserve"> males and </w:t>
        </w:r>
      </w:ins>
      <w:ins w:id="648" w:author="Parks, Robbie M" w:date="2018-11-21T14:19:00Z">
        <w:r w:rsidR="00A42B03">
          <w:rPr>
            <w:rFonts w:ascii="Times New Roman" w:hAnsi="Times New Roman"/>
            <w:sz w:val="24"/>
            <w:szCs w:val="24"/>
          </w:rPr>
          <w:t>45-54</w:t>
        </w:r>
      </w:ins>
      <w:ins w:id="649" w:author="Parks, Robbie M" w:date="2018-11-21T13:49:00Z">
        <w:r w:rsidR="001121F5" w:rsidRPr="00636C9B">
          <w:rPr>
            <w:rFonts w:ascii="Times New Roman" w:hAnsi="Times New Roman"/>
            <w:sz w:val="24"/>
            <w:szCs w:val="24"/>
          </w:rPr>
          <w:t xml:space="preserve"> </w:t>
        </w:r>
      </w:ins>
      <w:ins w:id="650" w:author="Parks, Robbie M" w:date="2018-11-21T14:12:00Z">
        <w:r w:rsidR="006A2185">
          <w:rPr>
            <w:rFonts w:ascii="Times New Roman" w:hAnsi="Times New Roman"/>
            <w:sz w:val="24"/>
            <w:szCs w:val="24"/>
          </w:rPr>
          <w:t>years in</w:t>
        </w:r>
      </w:ins>
      <w:ins w:id="651" w:author="Parks, Robbie M" w:date="2018-11-21T13:49:00Z">
        <w:r w:rsidR="001121F5" w:rsidRPr="00636C9B">
          <w:rPr>
            <w:rFonts w:ascii="Times New Roman" w:hAnsi="Times New Roman"/>
            <w:sz w:val="24"/>
            <w:szCs w:val="24"/>
          </w:rPr>
          <w:t xml:space="preserve"> females</w:t>
        </w:r>
        <w:commentRangeEnd w:id="645"/>
        <w:r w:rsidR="001121F5">
          <w:rPr>
            <w:rStyle w:val="CommentReference"/>
            <w:rFonts w:asciiTheme="minorHAnsi" w:eastAsiaTheme="minorHAnsi" w:hAnsiTheme="minorHAnsi" w:cstheme="minorBidi"/>
          </w:rPr>
          <w:commentReference w:id="645"/>
        </w:r>
      </w:ins>
      <w:del w:id="652" w:author="Majid2" w:date="2018-11-06T10:29:00Z">
        <w:r w:rsidRPr="0009095B" w:rsidDel="00795C52">
          <w:rPr>
            <w:rFonts w:ascii="Times New Roman" w:hAnsi="Times New Roman"/>
            <w:sz w:val="24"/>
            <w:szCs w:val="24"/>
          </w:rPr>
          <w:delText>s</w:delText>
        </w:r>
      </w:del>
    </w:p>
    <w:p w14:paraId="4E18095F" w14:textId="5A2F10F7" w:rsidR="00A12752" w:rsidRDefault="00A12752" w:rsidP="00E800B4">
      <w:pPr>
        <w:pStyle w:val="ListParagraph"/>
        <w:numPr>
          <w:ilvl w:val="0"/>
          <w:numId w:val="10"/>
        </w:numPr>
        <w:spacing w:line="240" w:lineRule="auto"/>
        <w:jc w:val="both"/>
        <w:rPr>
          <w:ins w:id="653" w:author="Parks, Robbie M" w:date="2018-11-21T14:20:00Z"/>
          <w:rFonts w:ascii="Times New Roman" w:hAnsi="Times New Roman"/>
          <w:sz w:val="24"/>
          <w:szCs w:val="24"/>
        </w:rPr>
        <w:pPrChange w:id="654" w:author="Parks, Robbie M" w:date="2018-11-26T13:44:00Z">
          <w:pPr>
            <w:pStyle w:val="ListParagraph"/>
            <w:numPr>
              <w:numId w:val="10"/>
            </w:numPr>
            <w:spacing w:line="240" w:lineRule="auto"/>
            <w:ind w:hanging="360"/>
          </w:pPr>
        </w:pPrChange>
      </w:pPr>
      <w:r w:rsidRPr="00636C9B">
        <w:rPr>
          <w:rFonts w:ascii="Times New Roman" w:hAnsi="Times New Roman"/>
          <w:sz w:val="24"/>
          <w:szCs w:val="24"/>
        </w:rPr>
        <w:t xml:space="preserve">Transport deaths largest single cause in </w:t>
      </w:r>
      <w:ins w:id="655" w:author="Parks, Robbie M" w:date="2018-11-21T14:19:00Z">
        <w:r w:rsidR="00E82FE9">
          <w:rPr>
            <w:rFonts w:ascii="Times New Roman" w:hAnsi="Times New Roman"/>
            <w:sz w:val="24"/>
            <w:szCs w:val="24"/>
          </w:rPr>
          <w:t>0</w:t>
        </w:r>
      </w:ins>
      <w:del w:id="656" w:author="Parks, Robbie M" w:date="2018-11-21T14:19:00Z">
        <w:r w:rsidRPr="00636C9B" w:rsidDel="00E82FE9">
          <w:rPr>
            <w:rFonts w:ascii="Times New Roman" w:hAnsi="Times New Roman"/>
            <w:sz w:val="24"/>
            <w:szCs w:val="24"/>
          </w:rPr>
          <w:delText>5</w:delText>
        </w:r>
      </w:del>
      <w:r w:rsidRPr="00636C9B">
        <w:rPr>
          <w:rFonts w:ascii="Times New Roman" w:hAnsi="Times New Roman"/>
          <w:sz w:val="24"/>
          <w:szCs w:val="24"/>
        </w:rPr>
        <w:t>-</w:t>
      </w:r>
      <w:del w:id="657" w:author="Parks, Robbie M" w:date="2018-11-21T14:19:00Z">
        <w:r w:rsidRPr="00636C9B" w:rsidDel="00E82FE9">
          <w:rPr>
            <w:rFonts w:ascii="Times New Roman" w:hAnsi="Times New Roman"/>
            <w:sz w:val="24"/>
            <w:szCs w:val="24"/>
          </w:rPr>
          <w:delText xml:space="preserve">24 </w:delText>
        </w:r>
      </w:del>
      <w:ins w:id="658" w:author="Parks, Robbie M" w:date="2018-11-21T14:19:00Z">
        <w:r w:rsidR="00E82FE9">
          <w:rPr>
            <w:rFonts w:ascii="Times New Roman" w:hAnsi="Times New Roman"/>
            <w:sz w:val="24"/>
            <w:szCs w:val="24"/>
          </w:rPr>
          <w:t>44</w:t>
        </w:r>
        <w:r w:rsidR="00E82FE9" w:rsidRPr="00636C9B">
          <w:rPr>
            <w:rFonts w:ascii="Times New Roman" w:hAnsi="Times New Roman"/>
            <w:sz w:val="24"/>
            <w:szCs w:val="24"/>
          </w:rPr>
          <w:t xml:space="preserve"> </w:t>
        </w:r>
      </w:ins>
      <w:del w:id="659" w:author="Parks, Robbie M" w:date="2018-11-21T14:19:00Z">
        <w:r w:rsidRPr="00636C9B" w:rsidDel="001A3A57">
          <w:rPr>
            <w:rFonts w:ascii="Times New Roman" w:hAnsi="Times New Roman"/>
            <w:sz w:val="24"/>
            <w:szCs w:val="24"/>
          </w:rPr>
          <w:delText>year-old</w:delText>
        </w:r>
      </w:del>
      <w:ins w:id="660" w:author="Parks, Robbie M" w:date="2018-11-21T14:19:00Z">
        <w:r w:rsidR="001A3A57">
          <w:rPr>
            <w:rFonts w:ascii="Times New Roman" w:hAnsi="Times New Roman"/>
            <w:sz w:val="24"/>
            <w:szCs w:val="24"/>
          </w:rPr>
          <w:t>years in</w:t>
        </w:r>
      </w:ins>
      <w:r w:rsidRPr="00636C9B">
        <w:rPr>
          <w:rFonts w:ascii="Times New Roman" w:hAnsi="Times New Roman"/>
          <w:sz w:val="24"/>
          <w:szCs w:val="24"/>
        </w:rPr>
        <w:t xml:space="preserve"> male</w:t>
      </w:r>
      <w:bookmarkStart w:id="661" w:name="_GoBack"/>
      <w:bookmarkEnd w:id="661"/>
      <w:r w:rsidRPr="00636C9B">
        <w:rPr>
          <w:rFonts w:ascii="Times New Roman" w:hAnsi="Times New Roman"/>
          <w:sz w:val="24"/>
          <w:szCs w:val="24"/>
        </w:rPr>
        <w:t xml:space="preserve">s and </w:t>
      </w:r>
      <w:ins w:id="662" w:author="Parks, Robbie M" w:date="2018-11-21T14:20:00Z">
        <w:r w:rsidR="002C4C73">
          <w:rPr>
            <w:rFonts w:ascii="Times New Roman" w:hAnsi="Times New Roman"/>
            <w:sz w:val="24"/>
            <w:szCs w:val="24"/>
          </w:rPr>
          <w:t xml:space="preserve">0-44 and 55-74 years in </w:t>
        </w:r>
      </w:ins>
      <w:del w:id="663" w:author="Parks, Robbie M" w:date="2018-11-21T14:20:00Z">
        <w:r w:rsidRPr="00636C9B" w:rsidDel="001A3A57">
          <w:rPr>
            <w:rFonts w:ascii="Times New Roman" w:hAnsi="Times New Roman"/>
            <w:sz w:val="24"/>
            <w:szCs w:val="24"/>
          </w:rPr>
          <w:delText xml:space="preserve">5-24 year-old </w:delText>
        </w:r>
      </w:del>
      <w:r w:rsidRPr="00636C9B">
        <w:rPr>
          <w:rFonts w:ascii="Times New Roman" w:hAnsi="Times New Roman"/>
          <w:sz w:val="24"/>
          <w:szCs w:val="24"/>
        </w:rPr>
        <w:t>females</w:t>
      </w:r>
      <w:commentRangeEnd w:id="633"/>
      <w:r w:rsidR="00795C52">
        <w:rPr>
          <w:rStyle w:val="CommentReference"/>
          <w:rFonts w:asciiTheme="minorHAnsi" w:eastAsiaTheme="minorHAnsi" w:hAnsiTheme="minorHAnsi" w:cstheme="minorBidi"/>
        </w:rPr>
        <w:commentReference w:id="633"/>
      </w:r>
    </w:p>
    <w:p w14:paraId="36901C36" w14:textId="3EC42C90" w:rsidR="006C7C0B" w:rsidRPr="0009095B" w:rsidRDefault="00F701B5" w:rsidP="00E800B4">
      <w:pPr>
        <w:pStyle w:val="ListParagraph"/>
        <w:numPr>
          <w:ilvl w:val="0"/>
          <w:numId w:val="10"/>
        </w:numPr>
        <w:spacing w:line="240" w:lineRule="auto"/>
        <w:jc w:val="both"/>
        <w:rPr>
          <w:ins w:id="664" w:author="Parks, Robbie M" w:date="2018-11-21T14:04:00Z"/>
          <w:rFonts w:ascii="Times New Roman" w:hAnsi="Times New Roman"/>
          <w:sz w:val="24"/>
          <w:szCs w:val="24"/>
        </w:rPr>
        <w:pPrChange w:id="665" w:author="Parks, Robbie M" w:date="2018-11-26T13:44:00Z">
          <w:pPr>
            <w:pStyle w:val="ListParagraph"/>
            <w:numPr>
              <w:numId w:val="10"/>
            </w:numPr>
            <w:spacing w:line="240" w:lineRule="auto"/>
            <w:ind w:hanging="360"/>
          </w:pPr>
        </w:pPrChange>
      </w:pPr>
      <w:ins w:id="666" w:author="Parks, Robbie M" w:date="2018-11-21T14:20:00Z">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ins>
      <w:ins w:id="667" w:author="Parks, Robbie M" w:date="2018-11-21T14:24:00Z">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ins>
    </w:p>
    <w:p w14:paraId="1989EC87" w14:textId="611DE2D1" w:rsidR="00650CDF" w:rsidRPr="00636C9B" w:rsidRDefault="00650CDF" w:rsidP="00E800B4">
      <w:pPr>
        <w:pStyle w:val="ListParagraph"/>
        <w:numPr>
          <w:ilvl w:val="0"/>
          <w:numId w:val="10"/>
        </w:numPr>
        <w:spacing w:line="240" w:lineRule="auto"/>
        <w:jc w:val="both"/>
        <w:rPr>
          <w:rFonts w:ascii="Times New Roman" w:hAnsi="Times New Roman"/>
          <w:sz w:val="24"/>
          <w:szCs w:val="24"/>
        </w:rPr>
        <w:pPrChange w:id="668" w:author="Parks, Robbie M" w:date="2018-11-26T13:44:00Z">
          <w:pPr>
            <w:pStyle w:val="ListParagraph"/>
            <w:numPr>
              <w:numId w:val="10"/>
            </w:numPr>
            <w:spacing w:line="240" w:lineRule="auto"/>
            <w:ind w:hanging="360"/>
          </w:pPr>
        </w:pPrChange>
      </w:pPr>
      <w:ins w:id="669" w:author="Parks, Robbie M" w:date="2018-11-21T14:04:00Z">
        <w:r>
          <w:rPr>
            <w:rFonts w:ascii="Times New Roman" w:hAnsi="Times New Roman"/>
            <w:sz w:val="24"/>
            <w:szCs w:val="24"/>
          </w:rPr>
          <w:t xml:space="preserve">Largest overall absolute number of deaths in 15-24 </w:t>
        </w:r>
      </w:ins>
      <w:ins w:id="670" w:author="Parks, Robbie M" w:date="2018-11-21T14:10:00Z">
        <w:r w:rsidR="00CC3B24">
          <w:rPr>
            <w:rFonts w:ascii="Times New Roman" w:hAnsi="Times New Roman"/>
            <w:sz w:val="24"/>
            <w:szCs w:val="24"/>
          </w:rPr>
          <w:t xml:space="preserve">years in males </w:t>
        </w:r>
      </w:ins>
      <w:ins w:id="671" w:author="Parks, Robbie M" w:date="2018-11-21T14:21:00Z">
        <w:r w:rsidR="006C7C0B">
          <w:rPr>
            <w:rFonts w:ascii="Times New Roman" w:hAnsi="Times New Roman"/>
            <w:sz w:val="24"/>
            <w:szCs w:val="24"/>
          </w:rPr>
          <w:t>(</w:t>
        </w:r>
      </w:ins>
      <w:ins w:id="672" w:author="Parks, Robbie M" w:date="2018-11-21T14:26:00Z">
        <w:r w:rsidR="00F36CA5">
          <w:rPr>
            <w:rFonts w:ascii="Times New Roman" w:hAnsi="Times New Roman"/>
            <w:sz w:val="24"/>
            <w:szCs w:val="24"/>
          </w:rPr>
          <w:t>684,051</w:t>
        </w:r>
      </w:ins>
      <w:ins w:id="673" w:author="Parks, Robbie M" w:date="2018-11-21T14:21:00Z">
        <w:r w:rsidR="006C7C0B">
          <w:rPr>
            <w:rFonts w:ascii="Times New Roman" w:hAnsi="Times New Roman"/>
            <w:sz w:val="24"/>
            <w:szCs w:val="24"/>
          </w:rPr>
          <w:t xml:space="preserve">) </w:t>
        </w:r>
      </w:ins>
      <w:ins w:id="674" w:author="Parks, Robbie M" w:date="2018-11-21T14:10:00Z">
        <w:r w:rsidR="00CC3B24">
          <w:rPr>
            <w:rFonts w:ascii="Times New Roman" w:hAnsi="Times New Roman"/>
            <w:sz w:val="24"/>
            <w:szCs w:val="24"/>
          </w:rPr>
          <w:t>and 85+ years in femal</w:t>
        </w:r>
      </w:ins>
      <w:ins w:id="675" w:author="Parks, Robbie M" w:date="2018-11-21T14:11:00Z">
        <w:r w:rsidR="00CC3B24">
          <w:rPr>
            <w:rFonts w:ascii="Times New Roman" w:hAnsi="Times New Roman"/>
            <w:sz w:val="24"/>
            <w:szCs w:val="24"/>
          </w:rPr>
          <w:t>es</w:t>
        </w:r>
      </w:ins>
      <w:ins w:id="676" w:author="Parks, Robbie M" w:date="2018-11-21T14:26:00Z">
        <w:r w:rsidR="00F36CA5">
          <w:rPr>
            <w:rFonts w:ascii="Times New Roman" w:hAnsi="Times New Roman"/>
            <w:sz w:val="24"/>
            <w:szCs w:val="24"/>
          </w:rPr>
          <w:t xml:space="preserve"> </w:t>
        </w:r>
      </w:ins>
      <w:ins w:id="677" w:author="Parks, Robbie M" w:date="2018-11-21T14:21:00Z">
        <w:r w:rsidR="006C7C0B">
          <w:rPr>
            <w:rFonts w:ascii="Times New Roman" w:hAnsi="Times New Roman"/>
            <w:sz w:val="24"/>
            <w:szCs w:val="24"/>
          </w:rPr>
          <w:t>(</w:t>
        </w:r>
      </w:ins>
      <w:ins w:id="678" w:author="Parks, Robbie M" w:date="2018-11-21T14:27:00Z">
        <w:r w:rsidR="00F36CA5">
          <w:rPr>
            <w:rFonts w:ascii="Times New Roman" w:hAnsi="Times New Roman"/>
            <w:sz w:val="24"/>
            <w:szCs w:val="24"/>
          </w:rPr>
          <w:t>196,363</w:t>
        </w:r>
      </w:ins>
      <w:ins w:id="679" w:author="Parks, Robbie M" w:date="2018-11-21T14:21:00Z">
        <w:r w:rsidR="006C7C0B">
          <w:rPr>
            <w:rFonts w:ascii="Times New Roman" w:hAnsi="Times New Roman"/>
            <w:sz w:val="24"/>
            <w:szCs w:val="24"/>
          </w:rPr>
          <w:t xml:space="preserve">) </w:t>
        </w:r>
      </w:ins>
    </w:p>
    <w:p w14:paraId="4BCE30ED" w14:textId="1704868D" w:rsidR="00F01639" w:rsidRPr="00636C9B" w:rsidDel="00676F7E" w:rsidRDefault="00A77F87" w:rsidP="00E800B4">
      <w:pPr>
        <w:pStyle w:val="ListParagraph"/>
        <w:numPr>
          <w:ilvl w:val="0"/>
          <w:numId w:val="10"/>
        </w:numPr>
        <w:spacing w:line="240" w:lineRule="auto"/>
        <w:jc w:val="both"/>
        <w:rPr>
          <w:del w:id="680" w:author="Parks, Robbie M" w:date="2018-11-21T13:49:00Z"/>
          <w:rFonts w:ascii="Times New Roman" w:hAnsi="Times New Roman"/>
          <w:sz w:val="24"/>
          <w:szCs w:val="24"/>
        </w:rPr>
        <w:pPrChange w:id="681" w:author="Parks, Robbie M" w:date="2018-11-26T13:44:00Z">
          <w:pPr>
            <w:pStyle w:val="ListParagraph"/>
            <w:numPr>
              <w:numId w:val="10"/>
            </w:numPr>
            <w:spacing w:line="240" w:lineRule="auto"/>
            <w:ind w:hanging="360"/>
          </w:pPr>
        </w:pPrChange>
      </w:pPr>
      <w:commentRangeStart w:id="682"/>
      <w:del w:id="683" w:author="Parks, Robbie M" w:date="2018-11-21T13:49:00Z">
        <w:r w:rsidRPr="00636C9B" w:rsidDel="00676F7E">
          <w:rPr>
            <w:rFonts w:ascii="Times New Roman" w:hAnsi="Times New Roman"/>
            <w:sz w:val="24"/>
            <w:szCs w:val="24"/>
          </w:rPr>
          <w:delText xml:space="preserve">Intentional self-harm </w:delText>
        </w:r>
        <w:r w:rsidR="00281454" w:rsidRPr="00636C9B" w:rsidDel="00676F7E">
          <w:rPr>
            <w:rFonts w:ascii="Times New Roman" w:hAnsi="Times New Roman"/>
            <w:sz w:val="24"/>
            <w:szCs w:val="24"/>
          </w:rPr>
          <w:delText xml:space="preserve">largest single cause </w:delText>
        </w:r>
        <w:r w:rsidR="00D309F1" w:rsidRPr="00636C9B" w:rsidDel="00676F7E">
          <w:rPr>
            <w:rFonts w:ascii="Times New Roman" w:hAnsi="Times New Roman"/>
            <w:sz w:val="24"/>
            <w:szCs w:val="24"/>
          </w:rPr>
          <w:delText>in 25-74 year-old males and 35-64 year-old females</w:delText>
        </w:r>
        <w:commentRangeEnd w:id="682"/>
        <w:r w:rsidR="00795C52" w:rsidDel="00676F7E">
          <w:rPr>
            <w:rStyle w:val="CommentReference"/>
            <w:rFonts w:asciiTheme="minorHAnsi" w:eastAsiaTheme="minorHAnsi" w:hAnsiTheme="minorHAnsi" w:cstheme="minorBidi"/>
          </w:rPr>
          <w:commentReference w:id="682"/>
        </w:r>
      </w:del>
    </w:p>
    <w:p w14:paraId="366603DC" w14:textId="255385A5" w:rsidR="00955652" w:rsidRPr="00636C9B" w:rsidRDefault="00955652" w:rsidP="00E800B4">
      <w:pPr>
        <w:spacing w:line="240" w:lineRule="auto"/>
        <w:jc w:val="both"/>
        <w:rPr>
          <w:rFonts w:ascii="Times New Roman" w:hAnsi="Times New Roman"/>
          <w:i/>
          <w:sz w:val="24"/>
          <w:szCs w:val="24"/>
        </w:rPr>
        <w:pPrChange w:id="684" w:author="Parks, Robbie M" w:date="2018-11-26T13:44:00Z">
          <w:pPr>
            <w:spacing w:line="240" w:lineRule="auto"/>
          </w:pPr>
        </w:pPrChange>
      </w:pPr>
      <w:r w:rsidRPr="00636C9B">
        <w:rPr>
          <w:rFonts w:ascii="Times New Roman" w:hAnsi="Times New Roman"/>
          <w:i/>
          <w:sz w:val="24"/>
          <w:szCs w:val="24"/>
        </w:rPr>
        <w:t>Figure 4</w:t>
      </w:r>
    </w:p>
    <w:p w14:paraId="0E0AC704" w14:textId="77777777" w:rsidR="00955652" w:rsidRPr="00636C9B" w:rsidRDefault="00955652" w:rsidP="00E800B4">
      <w:pPr>
        <w:pStyle w:val="ListParagraph"/>
        <w:numPr>
          <w:ilvl w:val="0"/>
          <w:numId w:val="10"/>
        </w:numPr>
        <w:spacing w:line="240" w:lineRule="auto"/>
        <w:jc w:val="both"/>
        <w:rPr>
          <w:rFonts w:ascii="Times New Roman" w:hAnsi="Times New Roman"/>
          <w:sz w:val="24"/>
          <w:szCs w:val="24"/>
        </w:rPr>
        <w:pPrChange w:id="685" w:author="Parks, Robbie M" w:date="2018-11-26T13:44:00Z">
          <w:pPr>
            <w:pStyle w:val="ListParagraph"/>
            <w:numPr>
              <w:numId w:val="10"/>
            </w:numPr>
            <w:spacing w:line="240" w:lineRule="auto"/>
            <w:ind w:hanging="360"/>
          </w:pPr>
        </w:pPrChange>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E800B4">
      <w:pPr>
        <w:pStyle w:val="ListParagraph"/>
        <w:numPr>
          <w:ilvl w:val="0"/>
          <w:numId w:val="10"/>
        </w:numPr>
        <w:spacing w:line="240" w:lineRule="auto"/>
        <w:jc w:val="both"/>
        <w:rPr>
          <w:rFonts w:ascii="Times New Roman" w:hAnsi="Times New Roman"/>
          <w:sz w:val="24"/>
          <w:szCs w:val="24"/>
        </w:rPr>
        <w:pPrChange w:id="686" w:author="Parks, Robbie M" w:date="2018-11-26T13:44:00Z">
          <w:pPr>
            <w:pStyle w:val="ListParagraph"/>
            <w:numPr>
              <w:numId w:val="10"/>
            </w:numPr>
            <w:spacing w:line="240" w:lineRule="auto"/>
            <w:ind w:hanging="360"/>
          </w:pPr>
        </w:pPrChange>
      </w:pPr>
      <w:r w:rsidRPr="00636C9B">
        <w:rPr>
          <w:rFonts w:ascii="Times New Roman" w:hAnsi="Times New Roman"/>
          <w:sz w:val="24"/>
          <w:szCs w:val="24"/>
        </w:rPr>
        <w:t>941 is 0.65% of injury deaths in 2016.</w:t>
      </w:r>
    </w:p>
    <w:p w14:paraId="044E5FE6" w14:textId="43A17861" w:rsidR="00955652" w:rsidRDefault="00B21DE1" w:rsidP="00E800B4">
      <w:pPr>
        <w:pStyle w:val="ListParagraph"/>
        <w:numPr>
          <w:ilvl w:val="0"/>
          <w:numId w:val="10"/>
        </w:numPr>
        <w:spacing w:line="240" w:lineRule="auto"/>
        <w:jc w:val="both"/>
        <w:rPr>
          <w:ins w:id="687" w:author="Majid2" w:date="2018-11-06T10:38:00Z"/>
          <w:rFonts w:ascii="Times New Roman" w:hAnsi="Times New Roman"/>
          <w:sz w:val="24"/>
          <w:szCs w:val="24"/>
        </w:rPr>
        <w:pPrChange w:id="688" w:author="Parks, Robbie M" w:date="2018-11-26T13:44:00Z">
          <w:pPr>
            <w:pStyle w:val="ListParagraph"/>
            <w:numPr>
              <w:numId w:val="10"/>
            </w:numPr>
            <w:spacing w:line="240" w:lineRule="auto"/>
            <w:ind w:hanging="360"/>
          </w:pPr>
        </w:pPrChange>
      </w:pPr>
      <w:r w:rsidRPr="00636C9B">
        <w:rPr>
          <w:rFonts w:ascii="Times New Roman" w:hAnsi="Times New Roman"/>
          <w:sz w:val="24"/>
          <w:szCs w:val="24"/>
        </w:rPr>
        <w:t>87% deaths males and 13% in females</w:t>
      </w:r>
    </w:p>
    <w:p w14:paraId="7909817F" w14:textId="77777777" w:rsidR="009F4AEC" w:rsidRDefault="00697ADB" w:rsidP="00E800B4">
      <w:pPr>
        <w:pStyle w:val="ListParagraph"/>
        <w:numPr>
          <w:ilvl w:val="0"/>
          <w:numId w:val="10"/>
        </w:numPr>
        <w:spacing w:line="240" w:lineRule="auto"/>
        <w:jc w:val="both"/>
        <w:rPr>
          <w:ins w:id="689" w:author="Parks, Robbie M" w:date="2018-11-21T14:28:00Z"/>
          <w:rFonts w:ascii="Times New Roman" w:hAnsi="Times New Roman"/>
          <w:sz w:val="24"/>
          <w:szCs w:val="24"/>
        </w:rPr>
        <w:pPrChange w:id="690" w:author="Parks, Robbie M" w:date="2018-11-26T13:44:00Z">
          <w:pPr>
            <w:pStyle w:val="ListParagraph"/>
            <w:numPr>
              <w:numId w:val="10"/>
            </w:numPr>
            <w:spacing w:line="240" w:lineRule="auto"/>
            <w:ind w:hanging="360"/>
          </w:pPr>
        </w:pPrChange>
      </w:pPr>
      <w:moveToRangeStart w:id="691" w:author="Majid2" w:date="2018-11-06T10:38:00Z" w:name="move529264051"/>
      <w:moveTo w:id="692"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693" w:author="Majid2" w:date="2018-11-06T10:38:00Z">
        <w:r w:rsidRPr="00697ADB">
          <w:rPr>
            <w:rFonts w:ascii="Times New Roman" w:hAnsi="Times New Roman"/>
            <w:sz w:val="24"/>
            <w:szCs w:val="24"/>
          </w:rPr>
          <w:t>.</w:t>
        </w:r>
      </w:ins>
    </w:p>
    <w:p w14:paraId="577219A9" w14:textId="0E7D4836" w:rsidR="009F4AEC" w:rsidRDefault="009F4AEC" w:rsidP="00E800B4">
      <w:pPr>
        <w:pStyle w:val="ListParagraph"/>
        <w:numPr>
          <w:ilvl w:val="0"/>
          <w:numId w:val="10"/>
        </w:numPr>
        <w:spacing w:line="240" w:lineRule="auto"/>
        <w:jc w:val="both"/>
        <w:rPr>
          <w:ins w:id="694" w:author="Parks, Robbie M" w:date="2018-11-21T14:27:00Z"/>
          <w:rFonts w:ascii="Times New Roman" w:hAnsi="Times New Roman"/>
          <w:sz w:val="24"/>
          <w:szCs w:val="24"/>
        </w:rPr>
        <w:pPrChange w:id="695" w:author="Parks, Robbie M" w:date="2018-11-26T13:44:00Z">
          <w:pPr>
            <w:pStyle w:val="ListParagraph"/>
            <w:numPr>
              <w:numId w:val="10"/>
            </w:numPr>
            <w:spacing w:line="240" w:lineRule="auto"/>
            <w:ind w:hanging="360"/>
          </w:pPr>
        </w:pPrChange>
      </w:pPr>
      <w:ins w:id="696" w:author="Parks, Robbie M" w:date="2018-11-21T14:28:00Z">
        <w:r>
          <w:rPr>
            <w:rFonts w:ascii="Times New Roman" w:hAnsi="Times New Roman"/>
            <w:sz w:val="24"/>
            <w:szCs w:val="24"/>
          </w:rPr>
          <w:t>Net decrease in 75+ years in males and 85+ years in females due to decrease in falls deaths</w:t>
        </w:r>
      </w:ins>
    </w:p>
    <w:p w14:paraId="4151D7F6" w14:textId="7CB9DCB8" w:rsidR="00697ADB" w:rsidRPr="00636C9B" w:rsidDel="00697ADB" w:rsidRDefault="00697ADB" w:rsidP="00E800B4">
      <w:pPr>
        <w:pStyle w:val="ListParagraph"/>
        <w:numPr>
          <w:ilvl w:val="0"/>
          <w:numId w:val="10"/>
        </w:numPr>
        <w:spacing w:line="240" w:lineRule="auto"/>
        <w:jc w:val="both"/>
        <w:rPr>
          <w:del w:id="697" w:author="Majid2" w:date="2018-11-06T10:39:00Z"/>
          <w:rFonts w:ascii="Times New Roman" w:hAnsi="Times New Roman"/>
          <w:sz w:val="24"/>
          <w:szCs w:val="24"/>
        </w:rPr>
        <w:pPrChange w:id="698" w:author="Parks, Robbie M" w:date="2018-11-26T13:44:00Z">
          <w:pPr>
            <w:pStyle w:val="ListParagraph"/>
            <w:numPr>
              <w:numId w:val="10"/>
            </w:numPr>
            <w:spacing w:line="240" w:lineRule="auto"/>
            <w:ind w:hanging="360"/>
          </w:pPr>
        </w:pPrChange>
      </w:pPr>
      <w:ins w:id="699" w:author="Majid2" w:date="2018-11-06T10:38:00Z">
        <w:del w:id="700" w:author="Parks, Robbie M" w:date="2018-11-21T14:27:00Z">
          <w:r w:rsidRPr="00697ADB" w:rsidDel="009F4AEC">
            <w:rPr>
              <w:rFonts w:ascii="Times New Roman" w:hAnsi="Times New Roman"/>
              <w:sz w:val="24"/>
              <w:szCs w:val="24"/>
            </w:rPr>
            <w:delText xml:space="preserve"> [[[point out the reduction in older ages]]]</w:delText>
          </w:r>
        </w:del>
      </w:ins>
    </w:p>
    <w:moveToRangeEnd w:id="691"/>
    <w:p w14:paraId="03E85AB7" w14:textId="40D889C9" w:rsidR="00697ADB" w:rsidRPr="00697ADB" w:rsidDel="00697ADB" w:rsidRDefault="00697ADB" w:rsidP="00E800B4">
      <w:pPr>
        <w:pStyle w:val="ListParagraph"/>
        <w:numPr>
          <w:ilvl w:val="0"/>
          <w:numId w:val="10"/>
        </w:numPr>
        <w:spacing w:line="240" w:lineRule="auto"/>
        <w:jc w:val="both"/>
        <w:rPr>
          <w:del w:id="701" w:author="Majid2" w:date="2018-11-06T10:39:00Z"/>
          <w:rFonts w:ascii="Times New Roman" w:hAnsi="Times New Roman"/>
          <w:sz w:val="24"/>
          <w:szCs w:val="24"/>
        </w:rPr>
        <w:pPrChange w:id="702" w:author="Parks, Robbie M" w:date="2018-11-26T13:44:00Z">
          <w:pPr>
            <w:pStyle w:val="ListParagraph"/>
            <w:numPr>
              <w:numId w:val="10"/>
            </w:numPr>
            <w:spacing w:line="240" w:lineRule="auto"/>
            <w:ind w:hanging="360"/>
          </w:pPr>
        </w:pPrChange>
      </w:pPr>
    </w:p>
    <w:p w14:paraId="53C8AF1A" w14:textId="63A1E914" w:rsidR="00B21DE1" w:rsidRPr="00636C9B" w:rsidRDefault="00B21DE1" w:rsidP="00E800B4">
      <w:pPr>
        <w:pStyle w:val="ListParagraph"/>
        <w:numPr>
          <w:ilvl w:val="0"/>
          <w:numId w:val="10"/>
        </w:numPr>
        <w:spacing w:line="240" w:lineRule="auto"/>
        <w:jc w:val="both"/>
        <w:rPr>
          <w:rFonts w:ascii="Times New Roman" w:hAnsi="Times New Roman"/>
          <w:sz w:val="24"/>
          <w:szCs w:val="24"/>
        </w:rPr>
        <w:pPrChange w:id="703" w:author="Parks, Robbie M" w:date="2018-11-26T13:44:00Z">
          <w:pPr>
            <w:pStyle w:val="ListParagraph"/>
            <w:numPr>
              <w:numId w:val="10"/>
            </w:numPr>
            <w:spacing w:line="240" w:lineRule="auto"/>
            <w:ind w:hanging="360"/>
          </w:pPr>
        </w:pPrChange>
      </w:pPr>
      <w:r w:rsidRPr="00636C9B">
        <w:rPr>
          <w:rFonts w:ascii="Times New Roman" w:hAnsi="Times New Roman"/>
          <w:sz w:val="24"/>
          <w:szCs w:val="24"/>
        </w:rPr>
        <w:t>461 (377, 543) unintentional injury deaths, with most in transport</w:t>
      </w:r>
    </w:p>
    <w:p w14:paraId="01841836" w14:textId="417A9979" w:rsidR="00B21DE1" w:rsidRPr="00636C9B" w:rsidDel="009F4AEC" w:rsidRDefault="00B21DE1" w:rsidP="00E800B4">
      <w:pPr>
        <w:pStyle w:val="ListParagraph"/>
        <w:numPr>
          <w:ilvl w:val="0"/>
          <w:numId w:val="10"/>
        </w:numPr>
        <w:spacing w:line="240" w:lineRule="auto"/>
        <w:jc w:val="both"/>
        <w:rPr>
          <w:del w:id="704" w:author="Parks, Robbie M" w:date="2018-11-21T14:27:00Z"/>
          <w:rFonts w:ascii="Times New Roman" w:hAnsi="Times New Roman"/>
          <w:sz w:val="24"/>
          <w:szCs w:val="24"/>
        </w:rPr>
        <w:pPrChange w:id="705" w:author="Parks, Robbie M" w:date="2018-11-26T13:44:00Z">
          <w:pPr>
            <w:pStyle w:val="ListParagraph"/>
            <w:numPr>
              <w:numId w:val="10"/>
            </w:numPr>
            <w:spacing w:line="240" w:lineRule="auto"/>
            <w:ind w:hanging="360"/>
          </w:pPr>
        </w:pPrChange>
      </w:pPr>
      <w:r w:rsidRPr="00636C9B">
        <w:rPr>
          <w:rFonts w:ascii="Times New Roman" w:hAnsi="Times New Roman"/>
          <w:sz w:val="24"/>
          <w:szCs w:val="24"/>
        </w:rPr>
        <w:t>480 (410, 550) intentional injury deaths, with most in intentional self-harm</w:t>
      </w:r>
    </w:p>
    <w:p w14:paraId="1503E06F" w14:textId="4C57046E" w:rsidR="00B21DE1" w:rsidRPr="003F66F7" w:rsidDel="00697ADB" w:rsidRDefault="00B21DE1" w:rsidP="00E800B4">
      <w:pPr>
        <w:pStyle w:val="ListParagraph"/>
        <w:numPr>
          <w:ilvl w:val="0"/>
          <w:numId w:val="10"/>
        </w:numPr>
        <w:spacing w:line="240" w:lineRule="auto"/>
        <w:jc w:val="both"/>
        <w:rPr>
          <w:rFonts w:ascii="Times New Roman" w:hAnsi="Times New Roman"/>
          <w:sz w:val="24"/>
          <w:szCs w:val="24"/>
        </w:rPr>
        <w:pPrChange w:id="706" w:author="Parks, Robbie M" w:date="2018-11-26T13:44:00Z">
          <w:pPr>
            <w:pStyle w:val="ListParagraph"/>
            <w:numPr>
              <w:numId w:val="10"/>
            </w:numPr>
            <w:spacing w:line="240" w:lineRule="auto"/>
            <w:ind w:hanging="360"/>
          </w:pPr>
        </w:pPrChange>
      </w:pPr>
      <w:moveFromRangeStart w:id="707" w:author="Majid2" w:date="2018-11-06T10:38:00Z" w:name="move529264051"/>
      <w:moveFrom w:id="708" w:author="Majid2" w:date="2018-11-06T10:38:00Z">
        <w:r w:rsidRPr="0009095B" w:rsidDel="00697ADB">
          <w:rPr>
            <w:rFonts w:ascii="Times New Roman" w:hAnsi="Times New Roman"/>
            <w:sz w:val="24"/>
            <w:szCs w:val="24"/>
          </w:rPr>
          <w:t>Additional deaths mostly concentrated in adolescent to middle-aged males from 15-64 years, with 81% of all additional deaths th</w:t>
        </w:r>
        <w:r w:rsidR="00BC291C" w:rsidRPr="006233AE" w:rsidDel="00697ADB">
          <w:rPr>
            <w:rFonts w:ascii="Times New Roman" w:hAnsi="Times New Roman"/>
            <w:sz w:val="24"/>
            <w:szCs w:val="24"/>
          </w:rPr>
          <w:t>e</w:t>
        </w:r>
        <w:r w:rsidRPr="002F3DCF" w:rsidDel="00697ADB">
          <w:rPr>
            <w:rFonts w:ascii="Times New Roman" w:hAnsi="Times New Roman"/>
            <w:sz w:val="24"/>
            <w:szCs w:val="24"/>
          </w:rPr>
          <w:t>re</w:t>
        </w:r>
      </w:moveFrom>
    </w:p>
    <w:moveFromRangeEnd w:id="707"/>
    <w:p w14:paraId="2DF7451F" w14:textId="3043E513" w:rsidR="00BC291C" w:rsidRPr="00636C9B" w:rsidRDefault="00BC291C" w:rsidP="00E800B4">
      <w:pPr>
        <w:pStyle w:val="ListParagraph"/>
        <w:numPr>
          <w:ilvl w:val="0"/>
          <w:numId w:val="10"/>
        </w:numPr>
        <w:spacing w:line="240" w:lineRule="auto"/>
        <w:jc w:val="both"/>
        <w:rPr>
          <w:rFonts w:ascii="Times New Roman" w:hAnsi="Times New Roman"/>
          <w:sz w:val="24"/>
          <w:szCs w:val="24"/>
        </w:rPr>
        <w:pPrChange w:id="709" w:author="Parks, Robbie M" w:date="2018-11-26T13:44:00Z">
          <w:pPr>
            <w:pStyle w:val="ListParagraph"/>
            <w:numPr>
              <w:numId w:val="10"/>
            </w:numPr>
            <w:spacing w:line="240" w:lineRule="auto"/>
            <w:ind w:hanging="360"/>
          </w:pPr>
        </w:pPrChange>
      </w:pPr>
      <w:r w:rsidRPr="00636C9B">
        <w:rPr>
          <w:rFonts w:ascii="Times New Roman" w:hAnsi="Times New Roman"/>
          <w:sz w:val="24"/>
          <w:szCs w:val="24"/>
        </w:rPr>
        <w:t xml:space="preserve">Largest single increase in an injury </w:t>
      </w:r>
      <w:del w:id="710" w:author="Parks, Robbie M" w:date="2018-11-13T17:11:00Z">
        <w:r w:rsidRPr="00636C9B" w:rsidDel="00987B41">
          <w:rPr>
            <w:rFonts w:ascii="Times New Roman" w:hAnsi="Times New Roman"/>
            <w:sz w:val="24"/>
            <w:szCs w:val="24"/>
          </w:rPr>
          <w:delText xml:space="preserve">category </w:delText>
        </w:r>
      </w:del>
      <w:ins w:id="711"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E800B4">
      <w:pPr>
        <w:pStyle w:val="ListParagraph"/>
        <w:numPr>
          <w:ilvl w:val="0"/>
          <w:numId w:val="10"/>
        </w:numPr>
        <w:spacing w:line="240" w:lineRule="auto"/>
        <w:jc w:val="both"/>
        <w:rPr>
          <w:rFonts w:ascii="Times New Roman" w:hAnsi="Times New Roman"/>
          <w:sz w:val="24"/>
          <w:szCs w:val="24"/>
        </w:rPr>
        <w:pPrChange w:id="712" w:author="Parks, Robbie M" w:date="2018-11-26T13:44:00Z">
          <w:pPr>
            <w:pStyle w:val="ListParagraph"/>
            <w:numPr>
              <w:numId w:val="10"/>
            </w:numPr>
            <w:spacing w:line="240" w:lineRule="auto"/>
            <w:ind w:hanging="360"/>
          </w:pPr>
        </w:pPrChange>
      </w:pPr>
      <w:r w:rsidRPr="00636C9B">
        <w:rPr>
          <w:rFonts w:ascii="Times New Roman" w:hAnsi="Times New Roman"/>
          <w:sz w:val="24"/>
          <w:szCs w:val="24"/>
        </w:rPr>
        <w:t xml:space="preserve">The only </w:t>
      </w:r>
      <w:del w:id="713" w:author="Parks, Robbie M" w:date="2018-11-13T17:11:00Z">
        <w:r w:rsidRPr="00636C9B" w:rsidDel="00987B41">
          <w:rPr>
            <w:rFonts w:ascii="Times New Roman" w:hAnsi="Times New Roman"/>
            <w:sz w:val="24"/>
            <w:szCs w:val="24"/>
          </w:rPr>
          <w:delText xml:space="preserve">category </w:delText>
        </w:r>
      </w:del>
      <w:ins w:id="714"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715" w:author="Majid2" w:date="2018-11-06T10:42:00Z">
        <w:r w:rsidRPr="00636C9B" w:rsidDel="00697ADB">
          <w:rPr>
            <w:rFonts w:ascii="Times New Roman" w:hAnsi="Times New Roman"/>
            <w:sz w:val="24"/>
            <w:szCs w:val="24"/>
          </w:rPr>
          <w:delText>males 55 years and over and females 65 years and over</w:delText>
        </w:r>
      </w:del>
      <w:ins w:id="716" w:author="Majid2" w:date="2018-11-06T10:42:00Z">
        <w:r w:rsidR="00697ADB">
          <w:rPr>
            <w:rFonts w:ascii="Times New Roman" w:hAnsi="Times New Roman"/>
            <w:sz w:val="24"/>
            <w:szCs w:val="24"/>
          </w:rPr>
          <w:t>middle/older ages</w:t>
        </w:r>
      </w:ins>
    </w:p>
    <w:p w14:paraId="580116E8" w14:textId="03E92020" w:rsidR="00645C3A" w:rsidRPr="00636C9B" w:rsidRDefault="00B95386" w:rsidP="00E800B4">
      <w:pPr>
        <w:spacing w:line="240" w:lineRule="auto"/>
        <w:jc w:val="both"/>
        <w:rPr>
          <w:rFonts w:ascii="Times New Roman" w:hAnsi="Times New Roman"/>
          <w:sz w:val="24"/>
          <w:szCs w:val="24"/>
        </w:rPr>
        <w:pPrChange w:id="717" w:author="Parks, Robbie M" w:date="2018-11-26T13:44:00Z">
          <w:pPr>
            <w:spacing w:line="240" w:lineRule="auto"/>
          </w:pPr>
        </w:pPrChange>
      </w:pPr>
      <w:r w:rsidRPr="00636C9B">
        <w:rPr>
          <w:rFonts w:ascii="Times New Roman" w:hAnsi="Times New Roman"/>
          <w:i/>
          <w:sz w:val="24"/>
          <w:szCs w:val="24"/>
        </w:rPr>
        <w:t>Figure S1</w:t>
      </w:r>
    </w:p>
    <w:p w14:paraId="65A3622C" w14:textId="03886294" w:rsidR="00645C3A" w:rsidRPr="00845469" w:rsidRDefault="00AC30AB" w:rsidP="00E800B4">
      <w:pPr>
        <w:spacing w:line="240" w:lineRule="auto"/>
        <w:jc w:val="both"/>
        <w:rPr>
          <w:ins w:id="718" w:author="Majid2" w:date="2018-11-06T10:49:00Z"/>
          <w:rFonts w:ascii="Times New Roman" w:hAnsi="Times New Roman"/>
          <w:sz w:val="24"/>
          <w:szCs w:val="24"/>
          <w:u w:val="single"/>
          <w:rPrChange w:id="719" w:author="Parks, Robbie M" w:date="2018-11-21T14:34:00Z">
            <w:rPr>
              <w:ins w:id="720" w:author="Majid2" w:date="2018-11-06T10:49:00Z"/>
              <w:rFonts w:ascii="Times New Roman" w:hAnsi="Times New Roman"/>
              <w:sz w:val="24"/>
              <w:szCs w:val="24"/>
            </w:rPr>
          </w:rPrChange>
        </w:rPr>
        <w:pPrChange w:id="721" w:author="Parks, Robbie M" w:date="2018-11-26T13:44:00Z">
          <w:pPr>
            <w:spacing w:line="240" w:lineRule="auto"/>
          </w:pPr>
        </w:pPrChange>
      </w:pPr>
      <w:del w:id="722" w:author="Parks, Robbie M" w:date="2018-11-20T17:45:00Z">
        <w:r w:rsidRPr="00845469" w:rsidDel="002522D1">
          <w:rPr>
            <w:rFonts w:ascii="Times New Roman" w:hAnsi="Times New Roman"/>
            <w:sz w:val="24"/>
            <w:szCs w:val="24"/>
            <w:u w:val="single"/>
            <w:rPrChange w:id="723" w:author="Parks, Robbie M" w:date="2018-11-21T14:34:00Z">
              <w:rPr>
                <w:rFonts w:ascii="Times New Roman" w:hAnsi="Times New Roman"/>
                <w:sz w:val="24"/>
                <w:szCs w:val="24"/>
              </w:rPr>
            </w:rPrChange>
          </w:rPr>
          <w:delText>[[[</w:delText>
        </w:r>
      </w:del>
      <w:r w:rsidRPr="00845469">
        <w:rPr>
          <w:rFonts w:ascii="Times New Roman" w:hAnsi="Times New Roman"/>
          <w:sz w:val="24"/>
          <w:szCs w:val="24"/>
          <w:u w:val="single"/>
          <w:rPrChange w:id="724" w:author="Parks, Robbie M" w:date="2018-11-21T14:34:00Z">
            <w:rPr>
              <w:rFonts w:ascii="Times New Roman" w:hAnsi="Times New Roman"/>
              <w:sz w:val="24"/>
              <w:szCs w:val="24"/>
            </w:rPr>
          </w:rPrChange>
        </w:rPr>
        <w:t>All r</w:t>
      </w:r>
      <w:r w:rsidR="00645C3A" w:rsidRPr="00845469">
        <w:rPr>
          <w:rFonts w:ascii="Times New Roman" w:hAnsi="Times New Roman"/>
          <w:sz w:val="24"/>
          <w:szCs w:val="24"/>
          <w:u w:val="single"/>
          <w:rPrChange w:id="725" w:author="Parks, Robbie M" w:date="2018-11-21T14:34:00Z">
            <w:rPr>
              <w:rFonts w:ascii="Times New Roman" w:hAnsi="Times New Roman"/>
              <w:sz w:val="24"/>
              <w:szCs w:val="24"/>
            </w:rPr>
          </w:rPrChange>
        </w:rPr>
        <w:t xml:space="preserve">esults for </w:t>
      </w:r>
      <w:ins w:id="726" w:author="Parks, Robbie M" w:date="2018-11-21T14:35:00Z">
        <w:r w:rsidR="00422D34">
          <w:rPr>
            <w:rFonts w:ascii="Times New Roman" w:hAnsi="Times New Roman"/>
            <w:sz w:val="24"/>
            <w:szCs w:val="24"/>
            <w:u w:val="single"/>
          </w:rPr>
          <w:t>national +</w:t>
        </w:r>
      </w:ins>
      <w:r w:rsidR="00645C3A" w:rsidRPr="00845469">
        <w:rPr>
          <w:rFonts w:ascii="Times New Roman" w:hAnsi="Times New Roman"/>
          <w:sz w:val="24"/>
          <w:szCs w:val="24"/>
          <w:u w:val="single"/>
          <w:rPrChange w:id="727" w:author="Parks, Robbie M" w:date="2018-11-21T14:34:00Z">
            <w:rPr>
              <w:rFonts w:ascii="Times New Roman" w:hAnsi="Times New Roman"/>
              <w:sz w:val="24"/>
              <w:szCs w:val="24"/>
            </w:rPr>
          </w:rPrChange>
        </w:rPr>
        <w:t xml:space="preserve">1°C </w:t>
      </w:r>
      <w:del w:id="728" w:author="Parks, Robbie M" w:date="2018-11-21T14:35:00Z">
        <w:r w:rsidR="00645C3A" w:rsidRPr="00845469" w:rsidDel="00422D34">
          <w:rPr>
            <w:rFonts w:ascii="Times New Roman" w:hAnsi="Times New Roman"/>
            <w:sz w:val="24"/>
            <w:szCs w:val="24"/>
            <w:u w:val="single"/>
            <w:rPrChange w:id="729" w:author="Parks, Robbie M" w:date="2018-11-21T14:34:00Z">
              <w:rPr>
                <w:rFonts w:ascii="Times New Roman" w:hAnsi="Times New Roman"/>
                <w:sz w:val="24"/>
                <w:szCs w:val="24"/>
              </w:rPr>
            </w:rPrChange>
          </w:rPr>
          <w:delText xml:space="preserve">additional </w:delText>
        </w:r>
      </w:del>
      <w:r w:rsidR="00645C3A" w:rsidRPr="00845469">
        <w:rPr>
          <w:rFonts w:ascii="Times New Roman" w:hAnsi="Times New Roman"/>
          <w:sz w:val="24"/>
          <w:szCs w:val="24"/>
          <w:u w:val="single"/>
          <w:rPrChange w:id="730" w:author="Parks, Robbie M" w:date="2018-11-21T14:34:00Z">
            <w:rPr>
              <w:rFonts w:ascii="Times New Roman" w:hAnsi="Times New Roman"/>
              <w:sz w:val="24"/>
              <w:szCs w:val="24"/>
            </w:rPr>
          </w:rPrChange>
        </w:rPr>
        <w:t xml:space="preserve">warming </w:t>
      </w:r>
      <w:ins w:id="731" w:author="Parks, Robbie M" w:date="2018-11-21T14:35:00Z">
        <w:r w:rsidR="00422D34">
          <w:rPr>
            <w:rFonts w:ascii="Times New Roman" w:hAnsi="Times New Roman"/>
            <w:sz w:val="24"/>
            <w:szCs w:val="24"/>
            <w:u w:val="single"/>
          </w:rPr>
          <w:t xml:space="preserve">anomaly </w:t>
        </w:r>
      </w:ins>
      <w:r w:rsidR="00645C3A" w:rsidRPr="00845469">
        <w:rPr>
          <w:rFonts w:ascii="Times New Roman" w:hAnsi="Times New Roman"/>
          <w:sz w:val="24"/>
          <w:szCs w:val="24"/>
          <w:u w:val="single"/>
          <w:rPrChange w:id="732" w:author="Parks, Robbie M" w:date="2018-11-21T14:34:00Z">
            <w:rPr>
              <w:rFonts w:ascii="Times New Roman" w:hAnsi="Times New Roman"/>
              <w:sz w:val="24"/>
              <w:szCs w:val="24"/>
            </w:rPr>
          </w:rPrChange>
        </w:rPr>
        <w:t>across all months</w:t>
      </w:r>
      <w:del w:id="733" w:author="Parks, Robbie M" w:date="2018-11-20T17:45:00Z">
        <w:r w:rsidRPr="00845469" w:rsidDel="002522D1">
          <w:rPr>
            <w:rFonts w:ascii="Times New Roman" w:hAnsi="Times New Roman"/>
            <w:sz w:val="24"/>
            <w:szCs w:val="24"/>
            <w:u w:val="single"/>
            <w:rPrChange w:id="734" w:author="Parks, Robbie M" w:date="2018-11-21T14:34:00Z">
              <w:rPr>
                <w:rFonts w:ascii="Times New Roman" w:hAnsi="Times New Roman"/>
                <w:sz w:val="24"/>
                <w:szCs w:val="24"/>
              </w:rPr>
            </w:rPrChange>
          </w:rPr>
          <w:delText>]]]</w:delText>
        </w:r>
      </w:del>
    </w:p>
    <w:p w14:paraId="0556E370" w14:textId="23C7D7DF" w:rsidR="005E65AD" w:rsidRPr="00636C9B" w:rsidRDefault="005E65AD" w:rsidP="00E800B4">
      <w:pPr>
        <w:spacing w:line="240" w:lineRule="auto"/>
        <w:jc w:val="both"/>
        <w:rPr>
          <w:rFonts w:ascii="Times New Roman" w:hAnsi="Times New Roman"/>
          <w:sz w:val="24"/>
          <w:szCs w:val="24"/>
        </w:rPr>
        <w:pPrChange w:id="735" w:author="Parks, Robbie M" w:date="2018-11-26T13:44:00Z">
          <w:pPr>
            <w:spacing w:line="240" w:lineRule="auto"/>
          </w:pPr>
        </w:pPrChange>
      </w:pPr>
      <w:ins w:id="736" w:author="Majid2" w:date="2018-11-06T10:49:00Z">
        <w:r w:rsidRPr="005E65AD">
          <w:rPr>
            <w:rFonts w:ascii="Times New Roman" w:hAnsi="Times New Roman"/>
            <w:sz w:val="24"/>
            <w:szCs w:val="24"/>
          </w:rPr>
          <w:lastRenderedPageBreak/>
          <w:t>If we look at these as percent increase, then</w:t>
        </w:r>
      </w:ins>
    </w:p>
    <w:p w14:paraId="44AFB3FC" w14:textId="2BBD863C" w:rsidR="00B95386" w:rsidRPr="00636C9B" w:rsidRDefault="00A83200" w:rsidP="00E800B4">
      <w:pPr>
        <w:pStyle w:val="ListParagraph"/>
        <w:numPr>
          <w:ilvl w:val="0"/>
          <w:numId w:val="10"/>
        </w:numPr>
        <w:spacing w:line="240" w:lineRule="auto"/>
        <w:jc w:val="both"/>
        <w:rPr>
          <w:rFonts w:ascii="Times New Roman" w:hAnsi="Times New Roman"/>
          <w:sz w:val="24"/>
          <w:szCs w:val="24"/>
        </w:rPr>
        <w:pPrChange w:id="737" w:author="Parks, Robbie M" w:date="2018-11-26T13:44:00Z">
          <w:pPr>
            <w:pStyle w:val="ListParagraph"/>
            <w:numPr>
              <w:numId w:val="10"/>
            </w:numPr>
            <w:spacing w:line="240" w:lineRule="auto"/>
            <w:ind w:hanging="360"/>
          </w:pPr>
        </w:pPrChange>
      </w:pPr>
      <w:commentRangeStart w:id="738"/>
      <w:commentRangeStart w:id="739"/>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ins w:id="740" w:author="Parks, Robbie M" w:date="2018-11-21T14:37:00Z">
        <w:r w:rsidR="00660FA9">
          <w:rPr>
            <w:rFonts w:ascii="Times New Roman" w:hAnsi="Times New Roman"/>
            <w:sz w:val="24"/>
            <w:szCs w:val="24"/>
          </w:rPr>
          <w:t>%</w:t>
        </w:r>
      </w:ins>
      <w:r w:rsidRPr="00636C9B">
        <w:rPr>
          <w:rFonts w:ascii="Times New Roman" w:hAnsi="Times New Roman"/>
          <w:sz w:val="24"/>
          <w:szCs w:val="24"/>
        </w:rPr>
        <w:t>)</w:t>
      </w:r>
    </w:p>
    <w:p w14:paraId="5CB22ACD" w14:textId="4252D0C5" w:rsidR="003B3A5E" w:rsidRPr="00636C9B" w:rsidRDefault="003B3A5E" w:rsidP="00E800B4">
      <w:pPr>
        <w:pStyle w:val="ListParagraph"/>
        <w:numPr>
          <w:ilvl w:val="0"/>
          <w:numId w:val="10"/>
        </w:numPr>
        <w:spacing w:line="240" w:lineRule="auto"/>
        <w:jc w:val="both"/>
        <w:rPr>
          <w:rFonts w:ascii="Times New Roman" w:hAnsi="Times New Roman"/>
          <w:sz w:val="24"/>
          <w:szCs w:val="24"/>
        </w:rPr>
        <w:pPrChange w:id="741" w:author="Parks, Robbie M" w:date="2018-11-26T13:44:00Z">
          <w:pPr>
            <w:pStyle w:val="ListParagraph"/>
            <w:numPr>
              <w:numId w:val="10"/>
            </w:numPr>
            <w:spacing w:line="240" w:lineRule="auto"/>
            <w:ind w:hanging="360"/>
          </w:pPr>
        </w:pPrChange>
      </w:pPr>
      <w:r w:rsidRPr="00636C9B">
        <w:rPr>
          <w:rFonts w:ascii="Times New Roman" w:hAnsi="Times New Roman"/>
          <w:sz w:val="24"/>
          <w:szCs w:val="24"/>
        </w:rPr>
        <w:t>Largest decrease in fall deaths in men age 85+ years at -0.7% (-1.1%,</w:t>
      </w:r>
      <w:ins w:id="742" w:author="Parks, Robbie M" w:date="2018-11-21T14:38:00Z">
        <w:r w:rsidR="00980EBF">
          <w:rPr>
            <w:rFonts w:ascii="Times New Roman" w:hAnsi="Times New Roman"/>
            <w:sz w:val="24"/>
            <w:szCs w:val="24"/>
          </w:rPr>
          <w:t xml:space="preserve"> </w:t>
        </w:r>
      </w:ins>
      <w:r w:rsidRPr="00636C9B">
        <w:rPr>
          <w:rFonts w:ascii="Times New Roman" w:hAnsi="Times New Roman"/>
          <w:sz w:val="24"/>
          <w:szCs w:val="24"/>
        </w:rPr>
        <w:t>-0.2%)</w:t>
      </w:r>
    </w:p>
    <w:p w14:paraId="2A4F5236" w14:textId="0D1FA9FB" w:rsidR="00A83200" w:rsidRPr="00636C9B" w:rsidRDefault="003B3A5E" w:rsidP="00E800B4">
      <w:pPr>
        <w:pStyle w:val="ListParagraph"/>
        <w:numPr>
          <w:ilvl w:val="0"/>
          <w:numId w:val="10"/>
        </w:numPr>
        <w:spacing w:line="240" w:lineRule="auto"/>
        <w:jc w:val="both"/>
        <w:rPr>
          <w:rFonts w:ascii="Times New Roman" w:hAnsi="Times New Roman"/>
          <w:sz w:val="24"/>
          <w:szCs w:val="24"/>
        </w:rPr>
        <w:pPrChange w:id="743" w:author="Parks, Robbie M" w:date="2018-11-26T13:44:00Z">
          <w:pPr>
            <w:pStyle w:val="ListParagraph"/>
            <w:numPr>
              <w:numId w:val="10"/>
            </w:numPr>
            <w:spacing w:line="240" w:lineRule="auto"/>
            <w:ind w:hanging="360"/>
          </w:pPr>
        </w:pPrChange>
      </w:pPr>
      <w:r w:rsidRPr="00636C9B">
        <w:rPr>
          <w:rFonts w:ascii="Times New Roman" w:hAnsi="Times New Roman"/>
          <w:sz w:val="24"/>
          <w:szCs w:val="24"/>
        </w:rPr>
        <w:t>Excess risk from transport was larger in male age groups than in females, except 5-14, 65-74 and 85+ years age groups.</w:t>
      </w:r>
    </w:p>
    <w:p w14:paraId="111D7127" w14:textId="3AFEE04A" w:rsidR="003B3A5E" w:rsidRPr="00636C9B" w:rsidDel="0081196C" w:rsidRDefault="003B3A5E" w:rsidP="00E800B4">
      <w:pPr>
        <w:pStyle w:val="ListParagraph"/>
        <w:numPr>
          <w:ilvl w:val="0"/>
          <w:numId w:val="10"/>
        </w:numPr>
        <w:spacing w:line="240" w:lineRule="auto"/>
        <w:jc w:val="both"/>
        <w:rPr>
          <w:del w:id="744" w:author="Parks, Robbie M" w:date="2018-11-21T14:33:00Z"/>
          <w:rFonts w:ascii="Times New Roman" w:hAnsi="Times New Roman"/>
          <w:sz w:val="24"/>
          <w:szCs w:val="24"/>
        </w:rPr>
        <w:pPrChange w:id="745" w:author="Parks, Robbie M" w:date="2018-11-26T13:44:00Z">
          <w:pPr>
            <w:pStyle w:val="ListParagraph"/>
            <w:numPr>
              <w:numId w:val="10"/>
            </w:numPr>
            <w:spacing w:line="240" w:lineRule="auto"/>
            <w:ind w:hanging="360"/>
          </w:pPr>
        </w:pPrChange>
      </w:pPr>
      <w:del w:id="746" w:author="Parks, Robbie M" w:date="2018-11-21T14:33:00Z">
        <w:r w:rsidRPr="00636C9B" w:rsidDel="0081196C">
          <w:rPr>
            <w:rFonts w:ascii="Times New Roman" w:hAnsi="Times New Roman"/>
            <w:sz w:val="24"/>
            <w:szCs w:val="24"/>
          </w:rPr>
          <w:delText>Excess risk in falls for both males and females went from positive to negative from younger to older age groups respectively.</w:delText>
        </w:r>
      </w:del>
    </w:p>
    <w:p w14:paraId="58F885D9" w14:textId="1AB04569" w:rsidR="003A52B4" w:rsidRPr="00636C9B" w:rsidDel="00980EBF" w:rsidRDefault="003B3A5E" w:rsidP="00E800B4">
      <w:pPr>
        <w:pStyle w:val="ListParagraph"/>
        <w:numPr>
          <w:ilvl w:val="0"/>
          <w:numId w:val="10"/>
        </w:numPr>
        <w:spacing w:line="240" w:lineRule="auto"/>
        <w:jc w:val="both"/>
        <w:rPr>
          <w:del w:id="747" w:author="Parks, Robbie M" w:date="2018-11-21T14:38:00Z"/>
          <w:rFonts w:ascii="Times New Roman" w:hAnsi="Times New Roman"/>
          <w:sz w:val="24"/>
          <w:szCs w:val="24"/>
        </w:rPr>
        <w:pPrChange w:id="748" w:author="Parks, Robbie M" w:date="2018-11-26T13:44:00Z">
          <w:pPr>
            <w:pStyle w:val="ListParagraph"/>
            <w:numPr>
              <w:numId w:val="10"/>
            </w:numPr>
            <w:spacing w:line="240" w:lineRule="auto"/>
            <w:ind w:hanging="360"/>
          </w:pPr>
        </w:pPrChange>
      </w:pPr>
      <w:del w:id="749" w:author="Parks, Robbie M" w:date="2018-11-21T14:34:00Z">
        <w:r w:rsidRPr="00636C9B" w:rsidDel="003E78CA">
          <w:rPr>
            <w:rFonts w:ascii="Times New Roman" w:hAnsi="Times New Roman"/>
            <w:sz w:val="24"/>
            <w:szCs w:val="24"/>
          </w:rPr>
          <w:delText>l</w:delText>
        </w:r>
      </w:del>
      <w:del w:id="750" w:author="Parks, Robbie M" w:date="2018-11-21T14:38:00Z">
        <w:r w:rsidRPr="00636C9B" w:rsidDel="00980EBF">
          <w:rPr>
            <w:rFonts w:ascii="Times New Roman" w:hAnsi="Times New Roman"/>
            <w:sz w:val="24"/>
            <w:szCs w:val="24"/>
          </w:rPr>
          <w:delText>arge</w:delText>
        </w:r>
      </w:del>
      <w:del w:id="751" w:author="Parks, Robbie M" w:date="2018-11-21T14:34:00Z">
        <w:r w:rsidRPr="00636C9B" w:rsidDel="003E78CA">
          <w:rPr>
            <w:rFonts w:ascii="Times New Roman" w:hAnsi="Times New Roman"/>
            <w:sz w:val="24"/>
            <w:szCs w:val="24"/>
          </w:rPr>
          <w:delText>r</w:delText>
        </w:r>
      </w:del>
      <w:del w:id="752" w:author="Parks, Robbie M" w:date="2018-11-21T14:38:00Z">
        <w:r w:rsidRPr="00636C9B" w:rsidDel="00980EBF">
          <w:rPr>
            <w:rFonts w:ascii="Times New Roman" w:hAnsi="Times New Roman"/>
            <w:sz w:val="24"/>
            <w:szCs w:val="24"/>
          </w:rPr>
          <w:delText xml:space="preserve"> excess risk </w:delText>
        </w:r>
        <w:r w:rsidR="003A52B4" w:rsidRPr="00636C9B" w:rsidDel="00980EBF">
          <w:rPr>
            <w:rFonts w:ascii="Times New Roman" w:hAnsi="Times New Roman"/>
            <w:sz w:val="24"/>
            <w:szCs w:val="24"/>
          </w:rPr>
          <w:delText>for drowning in younger males</w:delText>
        </w:r>
      </w:del>
      <w:del w:id="753" w:author="Parks, Robbie M" w:date="2018-11-21T14:34:00Z">
        <w:r w:rsidR="003A52B4" w:rsidRPr="00636C9B" w:rsidDel="003E78CA">
          <w:rPr>
            <w:rFonts w:ascii="Times New Roman" w:hAnsi="Times New Roman"/>
            <w:sz w:val="24"/>
            <w:szCs w:val="24"/>
          </w:rPr>
          <w:delText xml:space="preserve"> than elsewhere</w:delText>
        </w:r>
      </w:del>
    </w:p>
    <w:p w14:paraId="44D09776" w14:textId="221FC2E2" w:rsidR="003A52B4" w:rsidRPr="00636C9B" w:rsidDel="007175A1" w:rsidRDefault="003B3A5E" w:rsidP="00E800B4">
      <w:pPr>
        <w:pStyle w:val="ListParagraph"/>
        <w:numPr>
          <w:ilvl w:val="0"/>
          <w:numId w:val="10"/>
        </w:numPr>
        <w:spacing w:line="240" w:lineRule="auto"/>
        <w:jc w:val="both"/>
        <w:rPr>
          <w:del w:id="754" w:author="Parks, Robbie M" w:date="2018-11-21T14:34:00Z"/>
          <w:rFonts w:ascii="Times New Roman" w:hAnsi="Times New Roman"/>
          <w:sz w:val="24"/>
          <w:szCs w:val="24"/>
        </w:rPr>
        <w:pPrChange w:id="755" w:author="Parks, Robbie M" w:date="2018-11-26T13:44:00Z">
          <w:pPr>
            <w:pStyle w:val="ListParagraph"/>
            <w:numPr>
              <w:numId w:val="10"/>
            </w:numPr>
            <w:spacing w:line="240" w:lineRule="auto"/>
            <w:ind w:hanging="360"/>
          </w:pPr>
        </w:pPrChange>
      </w:pPr>
      <w:del w:id="756" w:author="Parks, Robbie M" w:date="2018-11-21T14:34:00Z">
        <w:r w:rsidRPr="00636C9B" w:rsidDel="003E78CA">
          <w:rPr>
            <w:rFonts w:ascii="Times New Roman" w:hAnsi="Times New Roman"/>
            <w:sz w:val="24"/>
            <w:szCs w:val="24"/>
          </w:rPr>
          <w:delText>fe</w:delText>
        </w:r>
        <w:r w:rsidRPr="00636C9B" w:rsidDel="007175A1">
          <w:rPr>
            <w:rFonts w:ascii="Times New Roman" w:hAnsi="Times New Roman"/>
            <w:sz w:val="24"/>
            <w:szCs w:val="24"/>
          </w:rPr>
          <w:delText>males peaked in risk between 5 and 14 years at 4.1% (2.2%, 6.1%)</w:delText>
        </w:r>
      </w:del>
    </w:p>
    <w:p w14:paraId="256C0CA2" w14:textId="619B6D39" w:rsidR="003B3A5E" w:rsidRPr="00636C9B" w:rsidRDefault="003B3A5E" w:rsidP="00E800B4">
      <w:pPr>
        <w:pStyle w:val="ListParagraph"/>
        <w:numPr>
          <w:ilvl w:val="0"/>
          <w:numId w:val="10"/>
        </w:numPr>
        <w:spacing w:line="240" w:lineRule="auto"/>
        <w:jc w:val="both"/>
        <w:rPr>
          <w:rFonts w:ascii="Times New Roman" w:hAnsi="Times New Roman"/>
          <w:sz w:val="24"/>
          <w:szCs w:val="24"/>
        </w:rPr>
        <w:pPrChange w:id="757" w:author="Parks, Robbie M" w:date="2018-11-26T13:44:00Z">
          <w:pPr>
            <w:pStyle w:val="ListParagraph"/>
            <w:numPr>
              <w:numId w:val="10"/>
            </w:numPr>
            <w:spacing w:line="240" w:lineRule="auto"/>
            <w:ind w:hanging="360"/>
          </w:pPr>
        </w:pPrChange>
      </w:pPr>
      <w:del w:id="758" w:author="Parks, Robbie M" w:date="2018-11-21T14:34:00Z">
        <w:r w:rsidRPr="00636C9B" w:rsidDel="00BF270B">
          <w:rPr>
            <w:rFonts w:ascii="Times New Roman" w:hAnsi="Times New Roman"/>
            <w:sz w:val="24"/>
            <w:szCs w:val="24"/>
          </w:rPr>
          <w:delText xml:space="preserve"> </w:delText>
        </w:r>
      </w:del>
      <w:r w:rsidR="00012A43" w:rsidRPr="00636C9B">
        <w:rPr>
          <w:rFonts w:ascii="Times New Roman" w:hAnsi="Times New Roman"/>
          <w:sz w:val="24"/>
          <w:szCs w:val="24"/>
        </w:rPr>
        <w:t xml:space="preserve">Excess risk from assault and intentional self-harm was comparable across sexes and </w:t>
      </w:r>
      <w:del w:id="759" w:author="Parks, Robbie M" w:date="2018-11-21T14:34:00Z">
        <w:r w:rsidR="00012A43" w:rsidRPr="00636C9B" w:rsidDel="007175A1">
          <w:rPr>
            <w:rFonts w:ascii="Times New Roman" w:hAnsi="Times New Roman"/>
            <w:sz w:val="24"/>
            <w:szCs w:val="24"/>
          </w:rPr>
          <w:delText xml:space="preserve">ages </w:delText>
        </w:r>
      </w:del>
      <w:r w:rsidR="00012A43" w:rsidRPr="00636C9B">
        <w:rPr>
          <w:rFonts w:ascii="Times New Roman" w:hAnsi="Times New Roman"/>
          <w:sz w:val="24"/>
          <w:szCs w:val="24"/>
        </w:rPr>
        <w:t>above 5</w:t>
      </w:r>
      <w:commentRangeEnd w:id="738"/>
      <w:r w:rsidR="005E65AD">
        <w:rPr>
          <w:rStyle w:val="CommentReference"/>
          <w:rFonts w:asciiTheme="minorHAnsi" w:eastAsiaTheme="minorHAnsi" w:hAnsiTheme="minorHAnsi" w:cstheme="minorBidi"/>
        </w:rPr>
        <w:commentReference w:id="738"/>
      </w:r>
      <w:commentRangeEnd w:id="739"/>
      <w:r w:rsidR="00E26D38">
        <w:rPr>
          <w:rStyle w:val="CommentReference"/>
          <w:rFonts w:asciiTheme="minorHAnsi" w:eastAsiaTheme="minorHAnsi" w:hAnsiTheme="minorHAnsi" w:cstheme="minorBidi"/>
        </w:rPr>
        <w:commentReference w:id="739"/>
      </w:r>
      <w:ins w:id="760" w:author="Parks, Robbie M" w:date="2018-11-21T14:34:00Z">
        <w:r w:rsidR="007175A1">
          <w:rPr>
            <w:rFonts w:ascii="Times New Roman" w:hAnsi="Times New Roman"/>
            <w:sz w:val="24"/>
            <w:szCs w:val="24"/>
          </w:rPr>
          <w:t xml:space="preserve"> years</w:t>
        </w:r>
      </w:ins>
      <w:ins w:id="761" w:author="Parks, Robbie M" w:date="2018-11-21T14:39:00Z">
        <w:r w:rsidR="00980EBF">
          <w:rPr>
            <w:rFonts w:ascii="Times New Roman" w:hAnsi="Times New Roman"/>
            <w:sz w:val="24"/>
            <w:szCs w:val="24"/>
          </w:rPr>
          <w:t>, apart from 25-34, 75-84 years in females</w:t>
        </w:r>
      </w:ins>
    </w:p>
    <w:p w14:paraId="7C4CEF98" w14:textId="2E26413A" w:rsidR="00AC30AB" w:rsidRPr="00636C9B" w:rsidRDefault="00B95386" w:rsidP="00E800B4">
      <w:pPr>
        <w:spacing w:line="240" w:lineRule="auto"/>
        <w:jc w:val="both"/>
        <w:rPr>
          <w:rFonts w:ascii="Times New Roman" w:hAnsi="Times New Roman"/>
          <w:i/>
          <w:sz w:val="24"/>
          <w:szCs w:val="24"/>
        </w:rPr>
        <w:pPrChange w:id="762" w:author="Parks, Robbie M" w:date="2018-11-26T13:44:00Z">
          <w:pPr>
            <w:spacing w:line="240" w:lineRule="auto"/>
          </w:pPr>
        </w:pPrChange>
      </w:pPr>
      <w:r w:rsidRPr="00636C9B">
        <w:rPr>
          <w:rFonts w:ascii="Times New Roman" w:hAnsi="Times New Roman"/>
          <w:i/>
          <w:sz w:val="24"/>
          <w:szCs w:val="24"/>
        </w:rPr>
        <w:t>Figure S2</w:t>
      </w:r>
    </w:p>
    <w:p w14:paraId="4F362F9D" w14:textId="2CDF389F" w:rsidR="00AC30AB" w:rsidRPr="00845469" w:rsidRDefault="00AC30AB" w:rsidP="00E800B4">
      <w:pPr>
        <w:spacing w:line="240" w:lineRule="auto"/>
        <w:jc w:val="both"/>
        <w:rPr>
          <w:rFonts w:ascii="Times New Roman" w:hAnsi="Times New Roman"/>
          <w:sz w:val="24"/>
          <w:szCs w:val="24"/>
          <w:u w:val="single"/>
          <w:rPrChange w:id="763" w:author="Parks, Robbie M" w:date="2018-11-21T14:35:00Z">
            <w:rPr>
              <w:rFonts w:ascii="Times New Roman" w:hAnsi="Times New Roman"/>
              <w:sz w:val="24"/>
              <w:szCs w:val="24"/>
            </w:rPr>
          </w:rPrChange>
        </w:rPr>
        <w:pPrChange w:id="764" w:author="Parks, Robbie M" w:date="2018-11-26T13:44:00Z">
          <w:pPr>
            <w:spacing w:line="240" w:lineRule="auto"/>
          </w:pPr>
        </w:pPrChange>
      </w:pPr>
      <w:del w:id="765" w:author="Parks, Robbie M" w:date="2018-11-20T17:45:00Z">
        <w:r w:rsidRPr="00845469" w:rsidDel="00C43BA2">
          <w:rPr>
            <w:rFonts w:ascii="Times New Roman" w:hAnsi="Times New Roman"/>
            <w:sz w:val="24"/>
            <w:szCs w:val="24"/>
            <w:u w:val="single"/>
            <w:rPrChange w:id="766" w:author="Parks, Robbie M" w:date="2018-11-21T14:35:00Z">
              <w:rPr>
                <w:rFonts w:ascii="Times New Roman" w:hAnsi="Times New Roman"/>
                <w:sz w:val="24"/>
                <w:szCs w:val="24"/>
              </w:rPr>
            </w:rPrChange>
          </w:rPr>
          <w:delText>[[[</w:delText>
        </w:r>
      </w:del>
      <w:r w:rsidRPr="00845469">
        <w:rPr>
          <w:rFonts w:ascii="Times New Roman" w:hAnsi="Times New Roman"/>
          <w:sz w:val="24"/>
          <w:szCs w:val="24"/>
          <w:u w:val="single"/>
          <w:rPrChange w:id="767" w:author="Parks, Robbie M" w:date="2018-11-21T14:35:00Z">
            <w:rPr>
              <w:rFonts w:ascii="Times New Roman" w:hAnsi="Times New Roman"/>
              <w:sz w:val="24"/>
              <w:szCs w:val="24"/>
            </w:rPr>
          </w:rPrChange>
        </w:rPr>
        <w:t xml:space="preserve">All results for </w:t>
      </w:r>
      <w:ins w:id="768" w:author="Parks, Robbie M" w:date="2018-11-21T14:35:00Z">
        <w:r w:rsidR="00422D34">
          <w:rPr>
            <w:rFonts w:ascii="Times New Roman" w:hAnsi="Times New Roman"/>
            <w:sz w:val="24"/>
            <w:szCs w:val="24"/>
            <w:u w:val="single"/>
          </w:rPr>
          <w:t>national +</w:t>
        </w:r>
      </w:ins>
      <w:r w:rsidRPr="00845469">
        <w:rPr>
          <w:rFonts w:ascii="Times New Roman" w:hAnsi="Times New Roman"/>
          <w:sz w:val="24"/>
          <w:szCs w:val="24"/>
          <w:u w:val="single"/>
          <w:rPrChange w:id="769" w:author="Parks, Robbie M" w:date="2018-11-21T14:35:00Z">
            <w:rPr>
              <w:rFonts w:ascii="Times New Roman" w:hAnsi="Times New Roman"/>
              <w:sz w:val="24"/>
              <w:szCs w:val="24"/>
            </w:rPr>
          </w:rPrChange>
        </w:rPr>
        <w:t xml:space="preserve">1°C </w:t>
      </w:r>
      <w:del w:id="770" w:author="Parks, Robbie M" w:date="2018-11-21T14:35:00Z">
        <w:r w:rsidRPr="00845469" w:rsidDel="00422D34">
          <w:rPr>
            <w:rFonts w:ascii="Times New Roman" w:hAnsi="Times New Roman"/>
            <w:sz w:val="24"/>
            <w:szCs w:val="24"/>
            <w:u w:val="single"/>
            <w:rPrChange w:id="771" w:author="Parks, Robbie M" w:date="2018-11-21T14:35:00Z">
              <w:rPr>
                <w:rFonts w:ascii="Times New Roman" w:hAnsi="Times New Roman"/>
                <w:sz w:val="24"/>
                <w:szCs w:val="24"/>
              </w:rPr>
            </w:rPrChange>
          </w:rPr>
          <w:delText xml:space="preserve">additional </w:delText>
        </w:r>
      </w:del>
      <w:r w:rsidRPr="00845469">
        <w:rPr>
          <w:rFonts w:ascii="Times New Roman" w:hAnsi="Times New Roman"/>
          <w:sz w:val="24"/>
          <w:szCs w:val="24"/>
          <w:u w:val="single"/>
          <w:rPrChange w:id="772" w:author="Parks, Robbie M" w:date="2018-11-21T14:35:00Z">
            <w:rPr>
              <w:rFonts w:ascii="Times New Roman" w:hAnsi="Times New Roman"/>
              <w:sz w:val="24"/>
              <w:szCs w:val="24"/>
            </w:rPr>
          </w:rPrChange>
        </w:rPr>
        <w:t xml:space="preserve">warming </w:t>
      </w:r>
      <w:ins w:id="773" w:author="Parks, Robbie M" w:date="2018-11-21T14:35:00Z">
        <w:r w:rsidR="00422D34">
          <w:rPr>
            <w:rFonts w:ascii="Times New Roman" w:hAnsi="Times New Roman"/>
            <w:sz w:val="24"/>
            <w:szCs w:val="24"/>
            <w:u w:val="single"/>
          </w:rPr>
          <w:t xml:space="preserve">anomaly </w:t>
        </w:r>
      </w:ins>
      <w:r w:rsidRPr="00845469">
        <w:rPr>
          <w:rFonts w:ascii="Times New Roman" w:hAnsi="Times New Roman"/>
          <w:sz w:val="24"/>
          <w:szCs w:val="24"/>
          <w:u w:val="single"/>
          <w:rPrChange w:id="774" w:author="Parks, Robbie M" w:date="2018-11-21T14:35:00Z">
            <w:rPr>
              <w:rFonts w:ascii="Times New Roman" w:hAnsi="Times New Roman"/>
              <w:sz w:val="24"/>
              <w:szCs w:val="24"/>
            </w:rPr>
          </w:rPrChange>
        </w:rPr>
        <w:t>across all months</w:t>
      </w:r>
      <w:del w:id="775" w:author="Parks, Robbie M" w:date="2018-11-20T17:45:00Z">
        <w:r w:rsidRPr="00845469" w:rsidDel="00C43BA2">
          <w:rPr>
            <w:rFonts w:ascii="Times New Roman" w:hAnsi="Times New Roman"/>
            <w:sz w:val="24"/>
            <w:szCs w:val="24"/>
            <w:u w:val="single"/>
            <w:rPrChange w:id="776" w:author="Parks, Robbie M" w:date="2018-11-21T14:35:00Z">
              <w:rPr>
                <w:rFonts w:ascii="Times New Roman" w:hAnsi="Times New Roman"/>
                <w:sz w:val="24"/>
                <w:szCs w:val="24"/>
              </w:rPr>
            </w:rPrChange>
          </w:rPr>
          <w:delText>]]]</w:delText>
        </w:r>
      </w:del>
    </w:p>
    <w:p w14:paraId="363AC220" w14:textId="5BBE4B5A" w:rsidR="00B95386" w:rsidRPr="00636C9B" w:rsidRDefault="00012A43" w:rsidP="00E800B4">
      <w:pPr>
        <w:pStyle w:val="ListParagraph"/>
        <w:numPr>
          <w:ilvl w:val="0"/>
          <w:numId w:val="10"/>
        </w:numPr>
        <w:spacing w:line="240" w:lineRule="auto"/>
        <w:jc w:val="both"/>
        <w:rPr>
          <w:rFonts w:ascii="Times New Roman" w:hAnsi="Times New Roman"/>
          <w:i/>
          <w:sz w:val="24"/>
          <w:szCs w:val="24"/>
        </w:rPr>
        <w:pPrChange w:id="777" w:author="Parks, Robbie M" w:date="2018-11-26T13:44:00Z">
          <w:pPr>
            <w:pStyle w:val="ListParagraph"/>
            <w:numPr>
              <w:numId w:val="10"/>
            </w:numPr>
            <w:spacing w:line="240" w:lineRule="auto"/>
            <w:ind w:hanging="360"/>
          </w:pPr>
        </w:pPrChange>
      </w:pPr>
      <w:commentRangeStart w:id="778"/>
      <w:r w:rsidRPr="00636C9B">
        <w:rPr>
          <w:rFonts w:ascii="Times New Roman" w:hAnsi="Times New Roman"/>
          <w:sz w:val="24"/>
          <w:szCs w:val="24"/>
        </w:rPr>
        <w:t xml:space="preserve">Variation in excess risk over month was less evident in all injury categories apart from drownings, which demonstrated a </w:t>
      </w:r>
      <w:del w:id="779" w:author="Parks, Robbie M" w:date="2018-11-21T14:40:00Z">
        <w:r w:rsidRPr="00636C9B" w:rsidDel="00FC385E">
          <w:rPr>
            <w:rFonts w:ascii="Times New Roman" w:hAnsi="Times New Roman"/>
            <w:sz w:val="24"/>
            <w:szCs w:val="24"/>
          </w:rPr>
          <w:delText xml:space="preserve">large </w:delText>
        </w:r>
      </w:del>
      <w:r w:rsidRPr="00636C9B">
        <w:rPr>
          <w:rFonts w:ascii="Times New Roman" w:hAnsi="Times New Roman"/>
          <w:sz w:val="24"/>
          <w:szCs w:val="24"/>
        </w:rPr>
        <w:t xml:space="preserve">peak in the summer for </w:t>
      </w:r>
      <w:del w:id="780" w:author="Parks, Robbie M" w:date="2018-11-21T14:40:00Z">
        <w:r w:rsidRPr="00636C9B" w:rsidDel="001A74D3">
          <w:rPr>
            <w:rFonts w:ascii="Times New Roman" w:hAnsi="Times New Roman"/>
            <w:sz w:val="24"/>
            <w:szCs w:val="24"/>
          </w:rPr>
          <w:delText xml:space="preserve">both </w:delText>
        </w:r>
      </w:del>
      <w:r w:rsidRPr="00636C9B">
        <w:rPr>
          <w:rFonts w:ascii="Times New Roman" w:hAnsi="Times New Roman"/>
          <w:sz w:val="24"/>
          <w:szCs w:val="24"/>
        </w:rPr>
        <w:t xml:space="preserve">males </w:t>
      </w:r>
      <w:proofErr w:type="gramStart"/>
      <w:r w:rsidRPr="00636C9B">
        <w:rPr>
          <w:rFonts w:ascii="Times New Roman" w:hAnsi="Times New Roman"/>
          <w:sz w:val="24"/>
          <w:szCs w:val="24"/>
        </w:rPr>
        <w:t xml:space="preserve">and </w:t>
      </w:r>
      <w:ins w:id="781" w:author="Parks, Robbie M" w:date="2018-11-21T14:40:00Z">
        <w:r w:rsidR="001A74D3">
          <w:rPr>
            <w:rFonts w:ascii="Times New Roman" w:hAnsi="Times New Roman"/>
            <w:sz w:val="24"/>
            <w:szCs w:val="24"/>
          </w:rPr>
          <w:t>also</w:t>
        </w:r>
        <w:proofErr w:type="gramEnd"/>
        <w:r w:rsidR="001A74D3">
          <w:rPr>
            <w:rFonts w:ascii="Times New Roman" w:hAnsi="Times New Roman"/>
            <w:sz w:val="24"/>
            <w:szCs w:val="24"/>
          </w:rPr>
          <w:t xml:space="preserve"> </w:t>
        </w:r>
      </w:ins>
      <w:r w:rsidRPr="00636C9B">
        <w:rPr>
          <w:rFonts w:ascii="Times New Roman" w:hAnsi="Times New Roman"/>
          <w:sz w:val="24"/>
          <w:szCs w:val="24"/>
        </w:rPr>
        <w:t>females</w:t>
      </w:r>
      <w:commentRangeEnd w:id="778"/>
      <w:r w:rsidR="005E65AD">
        <w:rPr>
          <w:rStyle w:val="CommentReference"/>
          <w:rFonts w:asciiTheme="minorHAnsi" w:eastAsiaTheme="minorHAnsi" w:hAnsiTheme="minorHAnsi" w:cstheme="minorBidi"/>
        </w:rPr>
        <w:commentReference w:id="778"/>
      </w:r>
      <w:ins w:id="782" w:author="Parks, Robbie M" w:date="2018-11-21T14:40:00Z">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ins>
    </w:p>
    <w:p w14:paraId="32241E08" w14:textId="77777777" w:rsidR="005B36C6" w:rsidRPr="00636C9B" w:rsidRDefault="005B36C6" w:rsidP="00675CCF">
      <w:pPr>
        <w:spacing w:after="0" w:line="240" w:lineRule="auto"/>
        <w:jc w:val="both"/>
        <w:rPr>
          <w:rFonts w:ascii="Times New Roman" w:hAnsi="Times New Roman"/>
          <w:b/>
          <w:sz w:val="24"/>
          <w:szCs w:val="24"/>
        </w:rPr>
        <w:pPrChange w:id="783" w:author="Parks, Robbie M" w:date="2018-11-26T13:15:00Z">
          <w:pPr>
            <w:spacing w:after="0" w:line="480" w:lineRule="auto"/>
            <w:jc w:val="both"/>
          </w:pPr>
        </w:pPrChange>
      </w:pPr>
    </w:p>
    <w:p w14:paraId="414E7816" w14:textId="103B0D82" w:rsidR="00670EC7" w:rsidRDefault="000210D1" w:rsidP="00D76DF7">
      <w:pPr>
        <w:spacing w:after="0" w:line="480" w:lineRule="auto"/>
        <w:jc w:val="both"/>
        <w:rPr>
          <w:ins w:id="784" w:author="Parks, Robbie M" w:date="2018-11-26T11:56:00Z"/>
          <w:rFonts w:ascii="Times New Roman" w:hAnsi="Times New Roman"/>
          <w:b/>
          <w:sz w:val="24"/>
          <w:szCs w:val="24"/>
        </w:rPr>
      </w:pPr>
      <w:r w:rsidRPr="00636C9B">
        <w:rPr>
          <w:rFonts w:ascii="Times New Roman" w:hAnsi="Times New Roman"/>
          <w:b/>
          <w:sz w:val="24"/>
          <w:szCs w:val="24"/>
        </w:rPr>
        <w:t>Discussion</w:t>
      </w:r>
    </w:p>
    <w:p w14:paraId="42C38E3B" w14:textId="767D6603" w:rsidR="00F03BCA" w:rsidRDefault="00105420" w:rsidP="00910EDE">
      <w:pPr>
        <w:spacing w:after="0" w:line="240" w:lineRule="auto"/>
        <w:jc w:val="both"/>
        <w:rPr>
          <w:ins w:id="785" w:author="Parks, Robbie M" w:date="2018-11-26T13:29:00Z"/>
          <w:rFonts w:ascii="Times New Roman" w:hAnsi="Times New Roman"/>
          <w:i/>
          <w:sz w:val="24"/>
          <w:szCs w:val="24"/>
        </w:rPr>
        <w:pPrChange w:id="786" w:author="Parks, Robbie M" w:date="2018-11-26T13:11:00Z">
          <w:pPr>
            <w:spacing w:after="0" w:line="480" w:lineRule="auto"/>
            <w:jc w:val="both"/>
          </w:pPr>
        </w:pPrChange>
      </w:pPr>
      <w:ins w:id="787" w:author="Parks, Robbie M" w:date="2018-11-26T12:59:00Z">
        <w:r w:rsidRPr="00105420">
          <w:rPr>
            <w:rFonts w:ascii="Times New Roman" w:hAnsi="Times New Roman"/>
            <w:i/>
            <w:sz w:val="24"/>
            <w:szCs w:val="24"/>
            <w:rPrChange w:id="788" w:author="Parks, Robbie M" w:date="2018-11-26T12:59:00Z">
              <w:rPr>
                <w:rFonts w:ascii="Times New Roman" w:hAnsi="Times New Roman"/>
                <w:b/>
                <w:i/>
                <w:sz w:val="24"/>
                <w:szCs w:val="24"/>
              </w:rPr>
            </w:rPrChange>
          </w:rPr>
          <w:t>General</w:t>
        </w:r>
      </w:ins>
    </w:p>
    <w:p w14:paraId="1E37F28D" w14:textId="0E43F70E" w:rsidR="004D2983" w:rsidRPr="004D2983" w:rsidRDefault="004D2983" w:rsidP="004D2983">
      <w:pPr>
        <w:pStyle w:val="ListParagraph"/>
        <w:numPr>
          <w:ilvl w:val="0"/>
          <w:numId w:val="10"/>
        </w:numPr>
        <w:spacing w:after="0" w:line="240" w:lineRule="auto"/>
        <w:jc w:val="both"/>
        <w:rPr>
          <w:rFonts w:ascii="Times New Roman" w:hAnsi="Times New Roman"/>
          <w:i/>
          <w:sz w:val="24"/>
          <w:szCs w:val="24"/>
          <w:rPrChange w:id="789" w:author="Parks, Robbie M" w:date="2018-11-26T13:29:00Z">
            <w:rPr>
              <w:rFonts w:ascii="Times New Roman" w:hAnsi="Times New Roman"/>
              <w:b/>
              <w:sz w:val="24"/>
              <w:szCs w:val="24"/>
            </w:rPr>
          </w:rPrChange>
        </w:rPr>
        <w:pPrChange w:id="790" w:author="Parks, Robbie M" w:date="2018-11-26T13:29:00Z">
          <w:pPr>
            <w:spacing w:after="0" w:line="480" w:lineRule="auto"/>
            <w:jc w:val="both"/>
          </w:pPr>
        </w:pPrChange>
      </w:pPr>
      <w:ins w:id="791" w:author="Parks, Robbie M" w:date="2018-11-26T13:29:00Z">
        <w:r>
          <w:rPr>
            <w:rFonts w:ascii="Times New Roman" w:hAnsi="Times New Roman"/>
            <w:color w:val="000000" w:themeColor="text1"/>
            <w:sz w:val="24"/>
            <w:szCs w:val="24"/>
          </w:rPr>
          <w:t>A</w:t>
        </w:r>
        <w:r w:rsidRPr="004D2983">
          <w:rPr>
            <w:rFonts w:ascii="Times New Roman" w:hAnsi="Times New Roman"/>
            <w:color w:val="000000" w:themeColor="text1"/>
            <w:sz w:val="24"/>
            <w:szCs w:val="24"/>
            <w:rPrChange w:id="792" w:author="Parks, Robbie M" w:date="2018-11-26T13:29:00Z">
              <w:rPr/>
            </w:rPrChange>
          </w:rPr>
          <w:t xml:space="preserve"> few </w:t>
        </w:r>
        <w:r>
          <w:rPr>
            <w:rFonts w:ascii="Times New Roman" w:hAnsi="Times New Roman"/>
            <w:color w:val="000000" w:themeColor="text1"/>
            <w:sz w:val="24"/>
            <w:szCs w:val="24"/>
          </w:rPr>
          <w:t>studies link</w:t>
        </w:r>
        <w:r w:rsidRPr="004D2983">
          <w:rPr>
            <w:rFonts w:ascii="Times New Roman" w:hAnsi="Times New Roman"/>
            <w:color w:val="000000" w:themeColor="text1"/>
            <w:sz w:val="24"/>
            <w:szCs w:val="24"/>
            <w:rPrChange w:id="793" w:author="Parks, Robbie M" w:date="2018-11-26T13:29:00Z">
              <w:rPr/>
            </w:rPrChange>
          </w:rPr>
          <w:t xml:space="preserve"> an outcome for a particular type of injury with increasing temperature.</w:t>
        </w:r>
        <w:r w:rsidRPr="004D2983">
          <w:rPr>
            <w:rFonts w:ascii="Times New Roman" w:hAnsi="Times New Roman"/>
            <w:color w:val="000000" w:themeColor="text1"/>
            <w:sz w:val="24"/>
            <w:szCs w:val="24"/>
            <w:rPrChange w:id="794" w:author="Parks, Robbie M" w:date="2018-11-26T13:29:00Z">
              <w:rPr/>
            </w:rPrChange>
          </w:rPr>
          <w:fldChar w:fldCharType="begin" w:fldLock="1"/>
        </w:r>
      </w:ins>
      <w:r w:rsidR="006800A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30–33&lt;/sup&gt;"},"properties":{"noteIndex":0},"schema":"https://github.com/citation-style-language/schema/raw/master/csl-citation.json"}</w:instrText>
      </w:r>
      <w:ins w:id="795" w:author="Parks, Robbie M" w:date="2018-11-26T13:29:00Z">
        <w:r w:rsidRPr="004D2983">
          <w:rPr>
            <w:rFonts w:ascii="Times New Roman" w:hAnsi="Times New Roman"/>
            <w:color w:val="000000" w:themeColor="text1"/>
            <w:sz w:val="24"/>
            <w:szCs w:val="24"/>
            <w:rPrChange w:id="796" w:author="Parks, Robbie M" w:date="2018-11-26T13:29:00Z">
              <w:rPr/>
            </w:rPrChange>
          </w:rPr>
          <w:fldChar w:fldCharType="separate"/>
        </w:r>
      </w:ins>
      <w:r w:rsidR="006800AB" w:rsidRPr="006800AB">
        <w:rPr>
          <w:rFonts w:ascii="Times New Roman" w:hAnsi="Times New Roman"/>
          <w:noProof/>
          <w:color w:val="000000" w:themeColor="text1"/>
          <w:sz w:val="24"/>
          <w:szCs w:val="24"/>
          <w:vertAlign w:val="superscript"/>
        </w:rPr>
        <w:t>24–27</w:t>
      </w:r>
      <w:ins w:id="797" w:author="Parks, Robbie M" w:date="2018-11-26T13:29:00Z">
        <w:r w:rsidRPr="004D2983">
          <w:rPr>
            <w:rFonts w:ascii="Times New Roman" w:hAnsi="Times New Roman"/>
            <w:color w:val="000000" w:themeColor="text1"/>
            <w:sz w:val="24"/>
            <w:szCs w:val="24"/>
            <w:rPrChange w:id="798" w:author="Parks, Robbie M" w:date="2018-11-26T13:29:00Z">
              <w:rPr/>
            </w:rPrChange>
          </w:rPr>
          <w:fldChar w:fldCharType="end"/>
        </w:r>
      </w:ins>
    </w:p>
    <w:p w14:paraId="579F2A8B" w14:textId="009B371E" w:rsidR="00146F26" w:rsidRPr="0025016C" w:rsidRDefault="00090A3A" w:rsidP="00910EDE">
      <w:pPr>
        <w:pStyle w:val="ListParagraph"/>
        <w:numPr>
          <w:ilvl w:val="0"/>
          <w:numId w:val="10"/>
        </w:numPr>
        <w:spacing w:after="0" w:line="240" w:lineRule="auto"/>
        <w:jc w:val="both"/>
        <w:rPr>
          <w:ins w:id="799" w:author="Parks, Robbie M" w:date="2018-11-17T10:08:00Z"/>
          <w:rFonts w:ascii="Times New Roman" w:hAnsi="Times New Roman"/>
          <w:sz w:val="24"/>
          <w:szCs w:val="24"/>
          <w:rPrChange w:id="800" w:author="Parks, Robbie M" w:date="2018-11-26T12:59:00Z">
            <w:rPr>
              <w:ins w:id="801" w:author="Parks, Robbie M" w:date="2018-11-17T10:08:00Z"/>
            </w:rPr>
          </w:rPrChange>
        </w:rPr>
        <w:pPrChange w:id="802" w:author="Parks, Robbie M" w:date="2018-11-26T13:11:00Z">
          <w:pPr>
            <w:spacing w:after="0" w:line="480" w:lineRule="auto"/>
            <w:jc w:val="both"/>
          </w:pPr>
        </w:pPrChange>
      </w:pPr>
      <w:r w:rsidRPr="00362889">
        <w:rPr>
          <w:rFonts w:ascii="Times New Roman" w:hAnsi="Times New Roman"/>
          <w:sz w:val="24"/>
          <w:szCs w:val="24"/>
          <w:rPrChange w:id="803" w:author="Parks, Robbie M" w:date="2018-11-26T12:58:00Z">
            <w:rPr/>
          </w:rPrChange>
        </w:rPr>
        <w:t>Th</w:t>
      </w:r>
      <w:r w:rsidR="00F65593" w:rsidRPr="00362889">
        <w:rPr>
          <w:rFonts w:ascii="Times New Roman" w:hAnsi="Times New Roman"/>
          <w:sz w:val="24"/>
          <w:szCs w:val="24"/>
          <w:rPrChange w:id="804" w:author="Parks, Robbie M" w:date="2018-11-26T12:58:00Z">
            <w:rPr/>
          </w:rPrChange>
        </w:rPr>
        <w:t>at males make up</w:t>
      </w:r>
      <w:r w:rsidRPr="00362889">
        <w:rPr>
          <w:rFonts w:ascii="Times New Roman" w:hAnsi="Times New Roman"/>
          <w:sz w:val="24"/>
          <w:szCs w:val="24"/>
          <w:rPrChange w:id="805" w:author="Parks, Robbie M" w:date="2018-11-26T12:58:00Z">
            <w:rPr/>
          </w:rPrChange>
        </w:rPr>
        <w:t xml:space="preserve"> majority of additional </w:t>
      </w:r>
      <w:r w:rsidR="00BB2EFB" w:rsidRPr="00362889">
        <w:rPr>
          <w:rFonts w:ascii="Times New Roman" w:hAnsi="Times New Roman"/>
          <w:sz w:val="24"/>
          <w:szCs w:val="24"/>
          <w:rPrChange w:id="806" w:author="Parks, Robbie M" w:date="2018-11-26T12:58:00Z">
            <w:rPr/>
          </w:rPrChange>
        </w:rPr>
        <w:t xml:space="preserve">injury deaths </w:t>
      </w:r>
      <w:r w:rsidRPr="00362889">
        <w:rPr>
          <w:rFonts w:ascii="Times New Roman" w:hAnsi="Times New Roman"/>
          <w:sz w:val="24"/>
          <w:szCs w:val="24"/>
          <w:rPrChange w:id="807" w:author="Parks, Robbie M" w:date="2018-11-26T12:58:00Z">
            <w:rPr/>
          </w:rPrChange>
        </w:rPr>
        <w:t>contrasts with studies of cardiorespiratory causes of deaths, where effects estimated would be larger for females.</w:t>
      </w:r>
      <w:r w:rsidR="00914974" w:rsidRPr="00362889">
        <w:rPr>
          <w:rFonts w:ascii="Times New Roman" w:hAnsi="Times New Roman"/>
          <w:sz w:val="24"/>
          <w:szCs w:val="24"/>
          <w:rPrChange w:id="808" w:author="Parks, Robbie M" w:date="2018-11-26T12:58:00Z">
            <w:rPr/>
          </w:rPrChange>
        </w:rPr>
        <w:fldChar w:fldCharType="begin" w:fldLock="1"/>
      </w:r>
      <w:r w:rsidR="00104231" w:rsidRPr="00362889">
        <w:rPr>
          <w:rFonts w:ascii="Times New Roman" w:hAnsi="Times New Roman"/>
          <w:sz w:val="24"/>
          <w:szCs w:val="24"/>
          <w:rPrChange w:id="809" w:author="Parks, Robbie M" w:date="2018-11-26T12:58:00Z">
            <w:rPr/>
          </w:rPrChange>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362889">
        <w:rPr>
          <w:rFonts w:ascii="Times New Roman" w:hAnsi="Times New Roman"/>
          <w:sz w:val="24"/>
          <w:szCs w:val="24"/>
          <w:rPrChange w:id="810" w:author="Parks, Robbie M" w:date="2018-11-26T12:58:00Z">
            <w:rPr/>
          </w:rPrChange>
        </w:rPr>
        <w:fldChar w:fldCharType="separate"/>
      </w:r>
      <w:r w:rsidR="00104231" w:rsidRPr="00362889">
        <w:rPr>
          <w:rFonts w:ascii="Times New Roman" w:hAnsi="Times New Roman"/>
          <w:noProof/>
          <w:sz w:val="24"/>
          <w:szCs w:val="24"/>
          <w:vertAlign w:val="superscript"/>
          <w:rPrChange w:id="811" w:author="Parks, Robbie M" w:date="2018-11-26T12:58:00Z">
            <w:rPr>
              <w:noProof/>
              <w:vertAlign w:val="superscript"/>
            </w:rPr>
          </w:rPrChange>
        </w:rPr>
        <w:t>6</w:t>
      </w:r>
      <w:r w:rsidR="00914974" w:rsidRPr="00362889">
        <w:rPr>
          <w:rFonts w:ascii="Times New Roman" w:hAnsi="Times New Roman"/>
          <w:sz w:val="24"/>
          <w:szCs w:val="24"/>
          <w:rPrChange w:id="812" w:author="Parks, Robbie M" w:date="2018-11-26T12:58:00Z">
            <w:rPr/>
          </w:rPrChange>
        </w:rPr>
        <w:fldChar w:fldCharType="end"/>
      </w:r>
    </w:p>
    <w:p w14:paraId="27852255" w14:textId="365F7B02" w:rsidR="00362889" w:rsidRPr="00B95A90" w:rsidRDefault="00362889" w:rsidP="00910EDE">
      <w:pPr>
        <w:pStyle w:val="ListParagraph"/>
        <w:numPr>
          <w:ilvl w:val="0"/>
          <w:numId w:val="10"/>
        </w:numPr>
        <w:spacing w:after="0" w:line="240" w:lineRule="auto"/>
        <w:jc w:val="both"/>
        <w:rPr>
          <w:ins w:id="813" w:author="Parks, Robbie M" w:date="2018-11-26T13:01:00Z"/>
          <w:rFonts w:ascii="Times New Roman" w:hAnsi="Times New Roman"/>
          <w:sz w:val="24"/>
          <w:szCs w:val="24"/>
          <w:rPrChange w:id="814" w:author="Parks, Robbie M" w:date="2018-11-26T13:01:00Z">
            <w:rPr>
              <w:ins w:id="815" w:author="Parks, Robbie M" w:date="2018-11-26T13:01:00Z"/>
              <w:rFonts w:ascii="Times New Roman" w:hAnsi="Times New Roman"/>
              <w:color w:val="000000" w:themeColor="text1"/>
              <w:sz w:val="24"/>
              <w:szCs w:val="24"/>
            </w:rPr>
          </w:rPrChange>
        </w:rPr>
        <w:pPrChange w:id="816" w:author="Parks, Robbie M" w:date="2018-11-26T13:11:00Z">
          <w:pPr>
            <w:spacing w:after="0" w:line="480" w:lineRule="auto"/>
            <w:jc w:val="both"/>
          </w:pPr>
        </w:pPrChange>
      </w:pPr>
      <w:commentRangeStart w:id="817"/>
      <w:ins w:id="818" w:author="Parks, Robbie M" w:date="2018-11-26T12:58:00Z">
        <w:r w:rsidRPr="00362889">
          <w:rPr>
            <w:rFonts w:ascii="Times New Roman" w:hAnsi="Times New Roman"/>
            <w:color w:val="000000" w:themeColor="text1"/>
            <w:sz w:val="24"/>
            <w:szCs w:val="24"/>
            <w:rPrChange w:id="819" w:author="Parks, Robbie M" w:date="2018-11-26T12:58:00Z">
              <w:rPr/>
            </w:rPrChange>
          </w:rPr>
          <w:t>There are studies which indirectly examine relationships of violent behaviour and conflict with climate change,</w:t>
        </w:r>
        <w:r w:rsidRPr="00362889">
          <w:rPr>
            <w:rFonts w:ascii="Times New Roman" w:hAnsi="Times New Roman"/>
            <w:color w:val="000000" w:themeColor="text1"/>
            <w:sz w:val="24"/>
            <w:szCs w:val="24"/>
            <w:rPrChange w:id="820" w:author="Parks, Robbie M" w:date="2018-11-26T12:58:00Z">
              <w:rPr/>
            </w:rPrChange>
          </w:rPr>
          <w:fldChar w:fldCharType="begin" w:fldLock="1"/>
        </w:r>
      </w:ins>
      <w:r w:rsidR="006800A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color w:val="000000" w:themeColor="text1"/>
          <w:sz w:val="24"/>
          <w:szCs w:val="24"/>
        </w:rPr>
        <w:instrText>∼</w:instrText>
      </w:r>
      <w:r w:rsidR="006800A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24–29&lt;/sup&gt;"},"properties":{"noteIndex":0},"schema":"https://github.com/citation-style-language/schema/raw/master/csl-citation.json"}</w:instrText>
      </w:r>
      <w:ins w:id="821" w:author="Parks, Robbie M" w:date="2018-11-26T12:58:00Z">
        <w:r w:rsidRPr="00362889">
          <w:rPr>
            <w:rFonts w:ascii="Times New Roman" w:hAnsi="Times New Roman"/>
            <w:color w:val="000000" w:themeColor="text1"/>
            <w:sz w:val="24"/>
            <w:szCs w:val="24"/>
            <w:rPrChange w:id="822" w:author="Parks, Robbie M" w:date="2018-11-26T12:58:00Z">
              <w:rPr/>
            </w:rPrChange>
          </w:rPr>
          <w:fldChar w:fldCharType="separate"/>
        </w:r>
      </w:ins>
      <w:r w:rsidR="006800AB" w:rsidRPr="006800AB">
        <w:rPr>
          <w:rFonts w:ascii="Times New Roman" w:hAnsi="Times New Roman"/>
          <w:noProof/>
          <w:color w:val="000000" w:themeColor="text1"/>
          <w:sz w:val="24"/>
          <w:szCs w:val="24"/>
          <w:vertAlign w:val="superscript"/>
        </w:rPr>
        <w:t>28–33</w:t>
      </w:r>
      <w:ins w:id="823" w:author="Parks, Robbie M" w:date="2018-11-26T12:58:00Z">
        <w:r w:rsidRPr="00362889">
          <w:rPr>
            <w:rFonts w:ascii="Times New Roman" w:hAnsi="Times New Roman"/>
            <w:color w:val="000000" w:themeColor="text1"/>
            <w:sz w:val="24"/>
            <w:szCs w:val="24"/>
            <w:rPrChange w:id="824" w:author="Parks, Robbie M" w:date="2018-11-26T12:58:00Z">
              <w:rPr/>
            </w:rPrChange>
          </w:rPr>
          <w:fldChar w:fldCharType="end"/>
        </w:r>
        <w:r w:rsidRPr="00362889">
          <w:rPr>
            <w:rFonts w:ascii="Times New Roman" w:hAnsi="Times New Roman"/>
            <w:color w:val="000000" w:themeColor="text1"/>
            <w:sz w:val="24"/>
            <w:szCs w:val="24"/>
            <w:rPrChange w:id="825" w:author="Parks, Robbie M" w:date="2018-11-26T12:58:00Z">
              <w:rPr/>
            </w:rPrChange>
          </w:rPr>
          <w:t xml:space="preserve"> with only a few linking an outcome for a particular type of injury with increasing temperature.</w:t>
        </w:r>
        <w:r w:rsidRPr="00362889">
          <w:rPr>
            <w:rFonts w:ascii="Times New Roman" w:hAnsi="Times New Roman"/>
            <w:color w:val="000000" w:themeColor="text1"/>
            <w:sz w:val="24"/>
            <w:szCs w:val="24"/>
            <w:rPrChange w:id="826" w:author="Parks, Robbie M" w:date="2018-11-26T12:58:00Z">
              <w:rPr/>
            </w:rPrChange>
          </w:rPr>
          <w:fldChar w:fldCharType="begin" w:fldLock="1"/>
        </w:r>
      </w:ins>
      <w:r w:rsidR="006800A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30–33&lt;/sup&gt;"},"properties":{"noteIndex":0},"schema":"https://github.com/citation-style-language/schema/raw/master/csl-citation.json"}</w:instrText>
      </w:r>
      <w:ins w:id="827" w:author="Parks, Robbie M" w:date="2018-11-26T12:58:00Z">
        <w:r w:rsidRPr="00362889">
          <w:rPr>
            <w:rFonts w:ascii="Times New Roman" w:hAnsi="Times New Roman"/>
            <w:color w:val="000000" w:themeColor="text1"/>
            <w:sz w:val="24"/>
            <w:szCs w:val="24"/>
            <w:rPrChange w:id="828" w:author="Parks, Robbie M" w:date="2018-11-26T12:58:00Z">
              <w:rPr/>
            </w:rPrChange>
          </w:rPr>
          <w:fldChar w:fldCharType="separate"/>
        </w:r>
      </w:ins>
      <w:r w:rsidR="006800AB" w:rsidRPr="006800AB">
        <w:rPr>
          <w:rFonts w:ascii="Times New Roman" w:hAnsi="Times New Roman"/>
          <w:noProof/>
          <w:color w:val="000000" w:themeColor="text1"/>
          <w:sz w:val="24"/>
          <w:szCs w:val="24"/>
          <w:vertAlign w:val="superscript"/>
        </w:rPr>
        <w:t>24–27</w:t>
      </w:r>
      <w:ins w:id="829" w:author="Parks, Robbie M" w:date="2018-11-26T12:58:00Z">
        <w:r w:rsidRPr="00362889">
          <w:rPr>
            <w:rFonts w:ascii="Times New Roman" w:hAnsi="Times New Roman"/>
            <w:color w:val="000000" w:themeColor="text1"/>
            <w:sz w:val="24"/>
            <w:szCs w:val="24"/>
            <w:rPrChange w:id="830" w:author="Parks, Robbie M" w:date="2018-11-26T12:58:00Z">
              <w:rPr/>
            </w:rPrChange>
          </w:rPr>
          <w:fldChar w:fldCharType="end"/>
        </w:r>
        <w:commentRangeEnd w:id="817"/>
        <w:r>
          <w:rPr>
            <w:rStyle w:val="CommentReference"/>
            <w:rFonts w:asciiTheme="minorHAnsi" w:eastAsiaTheme="minorHAnsi" w:hAnsiTheme="minorHAnsi" w:cstheme="minorBidi"/>
          </w:rPr>
          <w:commentReference w:id="817"/>
        </w:r>
      </w:ins>
    </w:p>
    <w:p w14:paraId="6ED609D4" w14:textId="086066D8" w:rsidR="00B95A90" w:rsidRPr="00362889" w:rsidRDefault="00B95A90" w:rsidP="00910EDE">
      <w:pPr>
        <w:pStyle w:val="ListParagraph"/>
        <w:numPr>
          <w:ilvl w:val="0"/>
          <w:numId w:val="10"/>
        </w:numPr>
        <w:spacing w:after="0" w:line="240" w:lineRule="auto"/>
        <w:jc w:val="both"/>
        <w:rPr>
          <w:ins w:id="831" w:author="Parks, Robbie M" w:date="2018-11-26T12:58:00Z"/>
          <w:rFonts w:ascii="Times New Roman" w:hAnsi="Times New Roman"/>
          <w:sz w:val="24"/>
          <w:szCs w:val="24"/>
          <w:rPrChange w:id="832" w:author="Parks, Robbie M" w:date="2018-11-26T12:58:00Z">
            <w:rPr>
              <w:ins w:id="833" w:author="Parks, Robbie M" w:date="2018-11-26T12:58:00Z"/>
            </w:rPr>
          </w:rPrChange>
        </w:rPr>
        <w:pPrChange w:id="834" w:author="Parks, Robbie M" w:date="2018-11-26T13:11:00Z">
          <w:pPr>
            <w:spacing w:after="0" w:line="480" w:lineRule="auto"/>
            <w:jc w:val="both"/>
          </w:pPr>
        </w:pPrChange>
      </w:pPr>
      <w:ins w:id="835" w:author="Parks, Robbie M" w:date="2018-11-26T13:01:00Z">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ins>
      <w:r w:rsidR="002953F0">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N.D.","given":"Shah","non-dropping-particle":"","parse-names":false,"suffix":""},{"dropping-particle":"","family":"M.","given":"Cruz-Lemini","non-dropping-particle":"","parse-names":false,"suffix":""},{"dropping-particle":"","family":"E.","given":"Stein","non-dropping-particle":"","parse-names":false,"suffix":""},{"dropping-particle":"","family":"J.","given":"Abraldes","non-dropping-particle":"","parse-names":false,"suffix":""},{"dropping-particle":"","family":"J.","given":"Altamirano","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34&lt;/sup&gt;","plainTextFormattedCitation":"34","previouslyFormattedCitation":"&lt;sup&gt;34&lt;/sup&gt;"},"properties":{"noteIndex":0},"schema":"https://github.com/citation-style-language/schema/raw/master/csl-citation.json"}</w:instrText>
      </w:r>
      <w:ins w:id="836" w:author="Parks, Robbie M" w:date="2018-11-26T13:01:00Z">
        <w:r>
          <w:rPr>
            <w:rFonts w:ascii="Times New Roman" w:hAnsi="Times New Roman"/>
            <w:sz w:val="24"/>
            <w:szCs w:val="24"/>
          </w:rPr>
          <w:fldChar w:fldCharType="separate"/>
        </w:r>
      </w:ins>
      <w:r w:rsidR="00283E06" w:rsidRPr="00283E06">
        <w:rPr>
          <w:rFonts w:ascii="Times New Roman" w:hAnsi="Times New Roman"/>
          <w:noProof/>
          <w:sz w:val="24"/>
          <w:szCs w:val="24"/>
          <w:vertAlign w:val="superscript"/>
        </w:rPr>
        <w:t>34</w:t>
      </w:r>
      <w:ins w:id="837" w:author="Parks, Robbie M" w:date="2018-11-26T13:01:00Z">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ins>
      <w:ins w:id="838" w:author="Parks, Robbie M" w:date="2018-11-26T13:38:00Z">
        <w:r w:rsidR="008D7FE8">
          <w:rPr>
            <w:rFonts w:ascii="Times New Roman" w:hAnsi="Times New Roman"/>
            <w:sz w:val="24"/>
            <w:szCs w:val="24"/>
          </w:rPr>
          <w:t>still looking for this evidence</w:t>
        </w:r>
      </w:ins>
      <w:ins w:id="839" w:author="Parks, Robbie M" w:date="2018-11-26T13:01:00Z">
        <w:r>
          <w:rPr>
            <w:rFonts w:ascii="Times New Roman" w:hAnsi="Times New Roman"/>
            <w:sz w:val="24"/>
            <w:szCs w:val="24"/>
          </w:rPr>
          <w:t>).</w:t>
        </w:r>
      </w:ins>
    </w:p>
    <w:p w14:paraId="52E16F62" w14:textId="18680780" w:rsidR="00146F26" w:rsidRPr="00636C9B" w:rsidDel="003A470E" w:rsidRDefault="00146F26" w:rsidP="00910EDE">
      <w:pPr>
        <w:spacing w:after="0" w:line="240" w:lineRule="auto"/>
        <w:jc w:val="both"/>
        <w:rPr>
          <w:del w:id="840" w:author="Parks, Robbie M" w:date="2018-11-26T11:56:00Z"/>
          <w:rFonts w:ascii="Times New Roman" w:hAnsi="Times New Roman"/>
          <w:sz w:val="24"/>
          <w:szCs w:val="24"/>
        </w:rPr>
        <w:pPrChange w:id="841" w:author="Parks, Robbie M" w:date="2018-11-26T13:11:00Z">
          <w:pPr>
            <w:spacing w:after="0" w:line="480" w:lineRule="auto"/>
            <w:jc w:val="both"/>
          </w:pPr>
        </w:pPrChange>
      </w:pPr>
    </w:p>
    <w:p w14:paraId="4DC4DB94" w14:textId="77777777" w:rsidR="00CE4993" w:rsidRPr="00636C9B" w:rsidRDefault="00CE4993" w:rsidP="00910EDE">
      <w:pPr>
        <w:spacing w:after="0" w:line="240" w:lineRule="auto"/>
        <w:jc w:val="both"/>
        <w:rPr>
          <w:rFonts w:ascii="Times New Roman" w:hAnsi="Times New Roman"/>
          <w:sz w:val="24"/>
          <w:szCs w:val="24"/>
        </w:rPr>
        <w:pPrChange w:id="842" w:author="Parks, Robbie M" w:date="2018-11-26T13:11:00Z">
          <w:pPr>
            <w:spacing w:after="0" w:line="480" w:lineRule="auto"/>
            <w:jc w:val="both"/>
          </w:pPr>
        </w:pPrChange>
      </w:pPr>
    </w:p>
    <w:p w14:paraId="527D4EFD" w14:textId="20030D2D" w:rsidR="00D259CD" w:rsidRPr="00F666B9" w:rsidRDefault="00CE4993" w:rsidP="00910EDE">
      <w:pPr>
        <w:spacing w:after="0" w:line="240" w:lineRule="auto"/>
        <w:jc w:val="both"/>
        <w:rPr>
          <w:rFonts w:ascii="Times New Roman" w:hAnsi="Times New Roman"/>
          <w:i/>
          <w:sz w:val="24"/>
          <w:szCs w:val="24"/>
        </w:rPr>
        <w:pPrChange w:id="843" w:author="Parks, Robbie M" w:date="2018-11-26T13:11:00Z">
          <w:pPr>
            <w:spacing w:after="0" w:line="480" w:lineRule="auto"/>
            <w:jc w:val="both"/>
          </w:pPr>
        </w:pPrChange>
      </w:pPr>
      <w:r w:rsidRPr="00636C9B">
        <w:rPr>
          <w:rFonts w:ascii="Times New Roman" w:hAnsi="Times New Roman"/>
          <w:i/>
          <w:sz w:val="24"/>
          <w:szCs w:val="24"/>
        </w:rPr>
        <w:t>Transport</w:t>
      </w:r>
    </w:p>
    <w:p w14:paraId="63E9AEB5" w14:textId="4CF4BABC" w:rsidR="00E17F7C" w:rsidRPr="008D4556" w:rsidRDefault="00C204F6" w:rsidP="00910EDE">
      <w:pPr>
        <w:pStyle w:val="ListParagraph"/>
        <w:numPr>
          <w:ilvl w:val="0"/>
          <w:numId w:val="7"/>
        </w:numPr>
        <w:spacing w:after="0" w:line="240" w:lineRule="auto"/>
        <w:jc w:val="both"/>
        <w:rPr>
          <w:ins w:id="844" w:author="Parks, Robbie M" w:date="2018-11-26T11:50:00Z"/>
          <w:rFonts w:ascii="Times New Roman" w:hAnsi="Times New Roman"/>
          <w:sz w:val="24"/>
          <w:szCs w:val="24"/>
        </w:rPr>
        <w:pPrChange w:id="845" w:author="Parks, Robbie M" w:date="2018-11-26T13:11:00Z">
          <w:pPr>
            <w:pStyle w:val="ListParagraph"/>
            <w:numPr>
              <w:numId w:val="7"/>
            </w:numPr>
            <w:spacing w:after="0" w:line="480" w:lineRule="auto"/>
            <w:ind w:hanging="360"/>
            <w:jc w:val="both"/>
          </w:pPr>
        </w:pPrChange>
      </w:pPr>
      <w:ins w:id="846" w:author="Parks, Robbie M" w:date="2018-11-26T11:48:00Z">
        <w:r>
          <w:rPr>
            <w:rFonts w:ascii="Times New Roman" w:hAnsi="Times New Roman"/>
            <w:sz w:val="24"/>
            <w:szCs w:val="24"/>
          </w:rPr>
          <w:t>More road traffic when there is less snow</w:t>
        </w:r>
      </w:ins>
      <w:ins w:id="847" w:author="Parks, Robbie M" w:date="2018-11-26T11:51:00Z">
        <w:r w:rsidR="00730CB0">
          <w:rPr>
            <w:rFonts w:ascii="Times New Roman" w:hAnsi="Times New Roman"/>
            <w:sz w:val="24"/>
            <w:szCs w:val="24"/>
          </w:rPr>
          <w:t xml:space="preserve"> (i.e., correlated with higher temperature)</w:t>
        </w:r>
      </w:ins>
      <w:ins w:id="848" w:author="Parks, Robbie M" w:date="2018-11-26T11:50:00Z">
        <w:r w:rsidR="00780977">
          <w:rPr>
            <w:rFonts w:ascii="Times New Roman" w:hAnsi="Times New Roman"/>
            <w:sz w:val="24"/>
            <w:szCs w:val="24"/>
          </w:rPr>
          <w:t xml:space="preserve"> in winter in Canada</w:t>
        </w:r>
      </w:ins>
      <w:ins w:id="849" w:author="Parks, Robbie M" w:date="2018-11-26T12:17:00Z">
        <w:r w:rsidR="00E17F7C">
          <w:rPr>
            <w:rFonts w:ascii="Times New Roman" w:hAnsi="Times New Roman"/>
            <w:sz w:val="24"/>
            <w:szCs w:val="24"/>
          </w:rPr>
          <w:t>.</w:t>
        </w:r>
      </w:ins>
      <w:ins w:id="850" w:author="Parks, Robbie M" w:date="2018-11-26T11:50:00Z">
        <w:r w:rsidR="00AD55FC">
          <w:rPr>
            <w:rFonts w:ascii="Times New Roman" w:hAnsi="Times New Roman"/>
            <w:sz w:val="24"/>
            <w:szCs w:val="24"/>
          </w:rPr>
          <w:fldChar w:fldCharType="begin" w:fldLock="1"/>
        </w:r>
      </w:ins>
      <w:r w:rsidR="002953F0">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35–38&lt;/sup&gt;","plainTextFormattedCitation":"35–38","previouslyFormattedCitation":"&lt;sup&gt;35–38&lt;/sup&gt;"},"properties":{"noteIndex":0},"schema":"https://github.com/citation-style-language/schema/raw/master/csl-citation.json"}</w:instrText>
      </w:r>
      <w:r w:rsidR="00AD55FC">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35–38</w:t>
      </w:r>
      <w:ins w:id="851" w:author="Parks, Robbie M" w:date="2018-11-26T11:50:00Z">
        <w:r w:rsidR="00AD55FC">
          <w:rPr>
            <w:rFonts w:ascii="Times New Roman" w:hAnsi="Times New Roman"/>
            <w:sz w:val="24"/>
            <w:szCs w:val="24"/>
          </w:rPr>
          <w:fldChar w:fldCharType="end"/>
        </w:r>
      </w:ins>
      <w:ins w:id="852" w:author="Parks, Robbie M" w:date="2018-11-26T12:17:00Z">
        <w:r w:rsidR="00E17F7C">
          <w:rPr>
            <w:rFonts w:ascii="Times New Roman" w:hAnsi="Times New Roman"/>
            <w:sz w:val="24"/>
            <w:szCs w:val="24"/>
          </w:rPr>
          <w:t xml:space="preserve"> </w:t>
        </w:r>
        <w:r w:rsidR="00E17F7C" w:rsidRPr="008D4556">
          <w:rPr>
            <w:rFonts w:ascii="Times New Roman" w:hAnsi="Times New Roman"/>
            <w:sz w:val="24"/>
            <w:szCs w:val="24"/>
          </w:rPr>
          <w:t>Young people (16-29</w:t>
        </w:r>
        <w:r w:rsidR="00E17F7C" w:rsidRPr="008D4556">
          <w:rPr>
            <w:rFonts w:ascii="Times New Roman" w:hAnsi="Times New Roman"/>
            <w:sz w:val="24"/>
            <w:szCs w:val="24"/>
          </w:rPr>
          <w:t xml:space="preserve"> </w:t>
        </w:r>
        <w:r w:rsidR="00E17F7C" w:rsidRPr="002C78AF">
          <w:rPr>
            <w:rFonts w:ascii="Times New Roman" w:hAnsi="Times New Roman"/>
            <w:sz w:val="24"/>
            <w:szCs w:val="24"/>
          </w:rPr>
          <w:t>years</w:t>
        </w:r>
        <w:r w:rsidR="00E17F7C" w:rsidRPr="002C78AF">
          <w:rPr>
            <w:rFonts w:ascii="Times New Roman" w:hAnsi="Times New Roman"/>
            <w:sz w:val="24"/>
            <w:szCs w:val="24"/>
          </w:rPr>
          <w:t>) have highest crash involvements per 100 million miles, along with 80+</w:t>
        </w:r>
        <w:r w:rsidR="00E17F7C">
          <w:rPr>
            <w:rFonts w:ascii="Times New Roman" w:hAnsi="Times New Roman"/>
            <w:sz w:val="24"/>
            <w:szCs w:val="24"/>
          </w:rPr>
          <w:t xml:space="preserve">, so more crashes with unit increase in </w:t>
        </w:r>
      </w:ins>
      <w:ins w:id="853" w:author="Parks, Robbie M" w:date="2018-11-26T12:18:00Z">
        <w:r w:rsidR="00E17F7C">
          <w:rPr>
            <w:rFonts w:ascii="Times New Roman" w:hAnsi="Times New Roman"/>
            <w:sz w:val="24"/>
            <w:szCs w:val="24"/>
          </w:rPr>
          <w:t>temperature</w:t>
        </w:r>
      </w:ins>
      <w:ins w:id="854" w:author="Parks, Robbie M" w:date="2018-11-26T12:17:00Z">
        <w:r w:rsidR="00E17F7C" w:rsidRPr="008D4556">
          <w:rPr>
            <w:rFonts w:ascii="Times New Roman" w:hAnsi="Times New Roman"/>
            <w:sz w:val="24"/>
            <w:szCs w:val="24"/>
          </w:rPr>
          <w:t xml:space="preserve"> (</w:t>
        </w:r>
        <w:r w:rsidR="00E17F7C">
          <w:fldChar w:fldCharType="begin"/>
        </w:r>
        <w:r w:rsidR="00E17F7C">
          <w:instrText xml:space="preserve"> HYPERLINK "http://www.iihs.org/iihs/topics/t/teenagers/fatalityfacts/teenagers/2016" </w:instrText>
        </w:r>
      </w:ins>
      <w:ins w:id="855" w:author="Parks, Robbie M" w:date="2018-11-26T12:17:00Z">
        <w:r w:rsidR="00E17F7C">
          <w:fldChar w:fldCharType="separate"/>
        </w:r>
        <w:r w:rsidR="00E17F7C" w:rsidRPr="008D4556">
          <w:rPr>
            <w:rStyle w:val="Hyperlink"/>
            <w:rFonts w:ascii="Times New Roman" w:hAnsi="Times New Roman"/>
            <w:sz w:val="24"/>
            <w:szCs w:val="24"/>
          </w:rPr>
          <w:t>link</w:t>
        </w:r>
        <w:r w:rsidR="00E17F7C" w:rsidRPr="008D4556">
          <w:rPr>
            <w:rStyle w:val="Hyperlink"/>
            <w:rFonts w:ascii="Times New Roman" w:hAnsi="Times New Roman"/>
            <w:sz w:val="24"/>
            <w:szCs w:val="24"/>
          </w:rPr>
          <w:fldChar w:fldCharType="end"/>
        </w:r>
        <w:r w:rsidR="00E17F7C" w:rsidRPr="008D4556">
          <w:rPr>
            <w:rFonts w:ascii="Times New Roman" w:hAnsi="Times New Roman"/>
            <w:sz w:val="24"/>
            <w:szCs w:val="24"/>
          </w:rPr>
          <w:t>)</w:t>
        </w:r>
      </w:ins>
      <w:ins w:id="856" w:author="Parks, Robbie M" w:date="2018-11-26T12:18:00Z">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r w:rsidR="00E17F7C">
          <w:fldChar w:fldCharType="begin"/>
        </w:r>
        <w:r w:rsidR="00E17F7C">
          <w:instrText xml:space="preserve"> HYPERLINK "http://www.iihs.org/iihs/topics/t/teenagers/fatalityfacts/teenagers/2016" </w:instrText>
        </w:r>
      </w:ins>
      <w:ins w:id="857" w:author="Parks, Robbie M" w:date="2018-11-26T12:18:00Z">
        <w:r w:rsidR="00E17F7C">
          <w:fldChar w:fldCharType="separate"/>
        </w:r>
        <w:r w:rsidR="00E17F7C" w:rsidRPr="00636C9B">
          <w:rPr>
            <w:rStyle w:val="Hyperlink"/>
            <w:rFonts w:ascii="Times New Roman" w:hAnsi="Times New Roman"/>
            <w:sz w:val="24"/>
            <w:szCs w:val="24"/>
          </w:rPr>
          <w:t>link</w:t>
        </w:r>
        <w:r w:rsidR="00E17F7C">
          <w:rPr>
            <w:rStyle w:val="Hyperlink"/>
            <w:rFonts w:ascii="Times New Roman" w:hAnsi="Times New Roman"/>
            <w:sz w:val="24"/>
            <w:szCs w:val="24"/>
          </w:rPr>
          <w:fldChar w:fldCharType="end"/>
        </w:r>
        <w:r w:rsidR="00E17F7C" w:rsidRPr="00636C9B">
          <w:rPr>
            <w:rFonts w:ascii="Times New Roman" w:hAnsi="Times New Roman"/>
            <w:sz w:val="24"/>
            <w:szCs w:val="24"/>
          </w:rPr>
          <w:t>)</w:t>
        </w:r>
      </w:ins>
    </w:p>
    <w:p w14:paraId="0AC5D084" w14:textId="4D456153" w:rsidR="00CD196F" w:rsidRPr="008D4556" w:rsidRDefault="007E25B1" w:rsidP="00910EDE">
      <w:pPr>
        <w:pStyle w:val="ListParagraph"/>
        <w:numPr>
          <w:ilvl w:val="0"/>
          <w:numId w:val="7"/>
        </w:numPr>
        <w:spacing w:after="0" w:line="240" w:lineRule="auto"/>
        <w:jc w:val="both"/>
        <w:rPr>
          <w:ins w:id="858" w:author="Parks, Robbie M" w:date="2018-11-26T11:36:00Z"/>
          <w:rFonts w:ascii="Times New Roman" w:hAnsi="Times New Roman"/>
          <w:sz w:val="24"/>
          <w:szCs w:val="24"/>
        </w:rPr>
        <w:pPrChange w:id="859" w:author="Parks, Robbie M" w:date="2018-11-26T13:11:00Z">
          <w:pPr>
            <w:pStyle w:val="ListParagraph"/>
            <w:numPr>
              <w:numId w:val="7"/>
            </w:numPr>
            <w:spacing w:after="0" w:line="480" w:lineRule="auto"/>
            <w:ind w:hanging="360"/>
            <w:jc w:val="both"/>
          </w:pPr>
        </w:pPrChange>
      </w:pPr>
      <w:ins w:id="860" w:author="Parks, Robbie M" w:date="2018-11-26T12:02:00Z">
        <w:r>
          <w:rPr>
            <w:rFonts w:ascii="Times New Roman" w:hAnsi="Times New Roman"/>
            <w:sz w:val="24"/>
            <w:szCs w:val="24"/>
          </w:rPr>
          <w:t>Driving performance deteriorates at high</w:t>
        </w:r>
      </w:ins>
      <w:ins w:id="861" w:author="Parks, Robbie M" w:date="2018-11-26T12:03:00Z">
        <w:r>
          <w:rPr>
            <w:rFonts w:ascii="Times New Roman" w:hAnsi="Times New Roman"/>
            <w:sz w:val="24"/>
            <w:szCs w:val="24"/>
          </w:rPr>
          <w:t>er</w:t>
        </w:r>
      </w:ins>
      <w:ins w:id="862" w:author="Parks, Robbie M" w:date="2018-11-26T12:02:00Z">
        <w:r>
          <w:rPr>
            <w:rFonts w:ascii="Times New Roman" w:hAnsi="Times New Roman"/>
            <w:sz w:val="24"/>
            <w:szCs w:val="24"/>
          </w:rPr>
          <w:t xml:space="preserve"> temperatures</w:t>
        </w:r>
      </w:ins>
      <w:ins w:id="863" w:author="Parks, Robbie M" w:date="2018-11-26T12:03:00Z">
        <w:r>
          <w:rPr>
            <w:rFonts w:ascii="Times New Roman" w:hAnsi="Times New Roman"/>
            <w:sz w:val="24"/>
            <w:szCs w:val="24"/>
          </w:rPr>
          <w:fldChar w:fldCharType="begin" w:fldLock="1"/>
        </w:r>
      </w:ins>
      <w:r w:rsidR="002953F0">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39–42&lt;/sup&gt;","plainTextFormattedCitation":"39–42","previouslyFormattedCitation":"&lt;sup&gt;39–42&lt;/sup&gt;"},"properties":{"noteIndex":0},"schema":"https://github.com/citation-style-language/schema/raw/master/csl-citation.json"}</w:instrText>
      </w:r>
      <w:r>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39–42</w:t>
      </w:r>
      <w:ins w:id="864" w:author="Parks, Robbie M" w:date="2018-11-26T12:03:00Z">
        <w:r>
          <w:rPr>
            <w:rFonts w:ascii="Times New Roman" w:hAnsi="Times New Roman"/>
            <w:sz w:val="24"/>
            <w:szCs w:val="24"/>
          </w:rPr>
          <w:fldChar w:fldCharType="end"/>
        </w:r>
      </w:ins>
    </w:p>
    <w:p w14:paraId="08F92FC8" w14:textId="76CFF319" w:rsidR="00E908B1" w:rsidRPr="00636C9B" w:rsidDel="00E17F7C" w:rsidRDefault="009B7A5F" w:rsidP="00910EDE">
      <w:pPr>
        <w:pStyle w:val="ListParagraph"/>
        <w:numPr>
          <w:ilvl w:val="0"/>
          <w:numId w:val="7"/>
        </w:numPr>
        <w:spacing w:after="0" w:line="240" w:lineRule="auto"/>
        <w:jc w:val="both"/>
        <w:rPr>
          <w:del w:id="865" w:author="Parks, Robbie M" w:date="2018-11-26T12:19:00Z"/>
          <w:rFonts w:ascii="Times New Roman" w:hAnsi="Times New Roman"/>
          <w:sz w:val="24"/>
          <w:szCs w:val="24"/>
        </w:rPr>
        <w:pPrChange w:id="866" w:author="Parks, Robbie M" w:date="2018-11-26T13:11:00Z">
          <w:pPr>
            <w:pStyle w:val="ListParagraph"/>
            <w:numPr>
              <w:numId w:val="7"/>
            </w:numPr>
            <w:spacing w:after="0" w:line="480" w:lineRule="auto"/>
            <w:ind w:hanging="360"/>
            <w:jc w:val="both"/>
          </w:pPr>
        </w:pPrChange>
      </w:pPr>
      <w:commentRangeStart w:id="867"/>
      <w:del w:id="868" w:author="Parks, Robbie M" w:date="2018-11-26T12:19:00Z">
        <w:r w:rsidRPr="00636C9B" w:rsidDel="00E17F7C">
          <w:rPr>
            <w:rFonts w:ascii="Times New Roman" w:hAnsi="Times New Roman"/>
            <w:sz w:val="24"/>
            <w:szCs w:val="24"/>
          </w:rPr>
          <w:delText>Teenagers generally drive less than all but oldest people, but their numbers of crashes and crash deaths are disproportionately high. 16-19 year olds have nearly 3 times rate of crashes as 20 and over.</w:delText>
        </w:r>
        <w:r w:rsidR="00252185" w:rsidRPr="00636C9B" w:rsidDel="00E17F7C">
          <w:rPr>
            <w:rFonts w:ascii="Times New Roman" w:hAnsi="Times New Roman"/>
            <w:sz w:val="24"/>
            <w:szCs w:val="24"/>
          </w:rPr>
          <w:delText xml:space="preserve"> Fatality of passengers also high in younger ages due to disproportionately high levels of unbelted passengers. </w:delText>
        </w:r>
        <w:r w:rsidR="00E908B1" w:rsidRPr="00636C9B" w:rsidDel="00E17F7C">
          <w:rPr>
            <w:rFonts w:ascii="Times New Roman" w:hAnsi="Times New Roman"/>
            <w:sz w:val="24"/>
            <w:szCs w:val="24"/>
          </w:rPr>
          <w:delText>(</w:delText>
        </w:r>
        <w:r w:rsidR="00D52DE5" w:rsidDel="00E17F7C">
          <w:fldChar w:fldCharType="begin"/>
        </w:r>
        <w:r w:rsidR="00D52DE5" w:rsidDel="00E17F7C">
          <w:delInstrText xml:space="preserve"> HYPERLINK "http://www.iihs.org/iihs/topics/t/teenagers/fatalityfacts/teenagers/2016" </w:delInstrText>
        </w:r>
        <w:r w:rsidR="00D52DE5" w:rsidDel="00E17F7C">
          <w:fldChar w:fldCharType="separate"/>
        </w:r>
        <w:r w:rsidR="00E908B1" w:rsidRPr="00636C9B" w:rsidDel="00E17F7C">
          <w:rPr>
            <w:rStyle w:val="Hyperlink"/>
            <w:rFonts w:ascii="Times New Roman" w:hAnsi="Times New Roman"/>
            <w:sz w:val="24"/>
            <w:szCs w:val="24"/>
          </w:rPr>
          <w:delText>link</w:delText>
        </w:r>
        <w:r w:rsidR="00D52DE5" w:rsidDel="00E17F7C">
          <w:rPr>
            <w:rStyle w:val="Hyperlink"/>
            <w:rFonts w:ascii="Times New Roman" w:hAnsi="Times New Roman"/>
            <w:sz w:val="24"/>
            <w:szCs w:val="24"/>
          </w:rPr>
          <w:fldChar w:fldCharType="end"/>
        </w:r>
        <w:r w:rsidR="00E908B1" w:rsidRPr="00636C9B" w:rsidDel="00E17F7C">
          <w:rPr>
            <w:rFonts w:ascii="Times New Roman" w:hAnsi="Times New Roman"/>
            <w:sz w:val="24"/>
            <w:szCs w:val="24"/>
          </w:rPr>
          <w:delText>)</w:delText>
        </w:r>
      </w:del>
    </w:p>
    <w:p w14:paraId="7A9F22A8" w14:textId="62ACC90A" w:rsidR="003257F8" w:rsidRPr="00636C9B" w:rsidDel="00E17F7C" w:rsidRDefault="00E908B1" w:rsidP="00910EDE">
      <w:pPr>
        <w:pStyle w:val="ListParagraph"/>
        <w:numPr>
          <w:ilvl w:val="0"/>
          <w:numId w:val="7"/>
        </w:numPr>
        <w:spacing w:after="0" w:line="240" w:lineRule="auto"/>
        <w:jc w:val="both"/>
        <w:rPr>
          <w:del w:id="869" w:author="Parks, Robbie M" w:date="2018-11-26T12:19:00Z"/>
          <w:rFonts w:ascii="Times New Roman" w:hAnsi="Times New Roman"/>
          <w:sz w:val="24"/>
          <w:szCs w:val="24"/>
        </w:rPr>
        <w:pPrChange w:id="870" w:author="Parks, Robbie M" w:date="2018-11-26T13:11:00Z">
          <w:pPr>
            <w:pStyle w:val="ListParagraph"/>
            <w:numPr>
              <w:numId w:val="7"/>
            </w:numPr>
            <w:spacing w:after="0" w:line="480" w:lineRule="auto"/>
            <w:ind w:hanging="360"/>
            <w:jc w:val="both"/>
          </w:pPr>
        </w:pPrChange>
      </w:pPr>
      <w:del w:id="871" w:author="Parks, Robbie M" w:date="2018-11-26T12:17:00Z">
        <w:r w:rsidRPr="00636C9B" w:rsidDel="00E17F7C">
          <w:rPr>
            <w:rFonts w:ascii="Times New Roman" w:hAnsi="Times New Roman"/>
            <w:sz w:val="24"/>
            <w:szCs w:val="24"/>
          </w:rPr>
          <w:delText>Also y</w:delText>
        </w:r>
      </w:del>
      <w:del w:id="872" w:author="Parks, Robbie M" w:date="2018-11-26T12:19:00Z">
        <w:r w:rsidRPr="00636C9B" w:rsidDel="00E17F7C">
          <w:rPr>
            <w:rFonts w:ascii="Times New Roman" w:hAnsi="Times New Roman"/>
            <w:sz w:val="24"/>
            <w:szCs w:val="24"/>
          </w:rPr>
          <w:delText xml:space="preserve">oung people (16-29) have highest crash involvements per 100 million miles, along with 80+ </w:delText>
        </w:r>
        <w:r w:rsidR="009B7A5F" w:rsidRPr="00636C9B" w:rsidDel="00E17F7C">
          <w:rPr>
            <w:rFonts w:ascii="Times New Roman" w:hAnsi="Times New Roman"/>
            <w:sz w:val="24"/>
            <w:szCs w:val="24"/>
          </w:rPr>
          <w:delText>(</w:delText>
        </w:r>
        <w:r w:rsidR="00D52DE5" w:rsidDel="00E17F7C">
          <w:fldChar w:fldCharType="begin"/>
        </w:r>
        <w:r w:rsidR="00D52DE5" w:rsidDel="00E17F7C">
          <w:delInstrText xml:space="preserve"> HYPERLINK "http://www.iihs.org/iihs/topics/t/teenagers/fatalityfacts/teenagers/2016" </w:delInstrText>
        </w:r>
        <w:r w:rsidR="00D52DE5" w:rsidDel="00E17F7C">
          <w:fldChar w:fldCharType="separate"/>
        </w:r>
        <w:r w:rsidRPr="00636C9B" w:rsidDel="00E17F7C">
          <w:rPr>
            <w:rStyle w:val="Hyperlink"/>
            <w:rFonts w:ascii="Times New Roman" w:hAnsi="Times New Roman"/>
            <w:sz w:val="24"/>
            <w:szCs w:val="24"/>
          </w:rPr>
          <w:delText>link</w:delText>
        </w:r>
        <w:r w:rsidR="00D52DE5" w:rsidDel="00E17F7C">
          <w:rPr>
            <w:rStyle w:val="Hyperlink"/>
            <w:rFonts w:ascii="Times New Roman" w:hAnsi="Times New Roman"/>
            <w:sz w:val="24"/>
            <w:szCs w:val="24"/>
          </w:rPr>
          <w:fldChar w:fldCharType="end"/>
        </w:r>
        <w:r w:rsidRPr="00636C9B" w:rsidDel="00E17F7C">
          <w:rPr>
            <w:rFonts w:ascii="Times New Roman" w:hAnsi="Times New Roman"/>
            <w:sz w:val="24"/>
            <w:szCs w:val="24"/>
          </w:rPr>
          <w:delText>)</w:delText>
        </w:r>
      </w:del>
    </w:p>
    <w:p w14:paraId="03D1BB6D" w14:textId="3C1499AC" w:rsidR="00975ED8" w:rsidRPr="008D4556" w:rsidRDefault="00AA22B2" w:rsidP="00910EDE">
      <w:pPr>
        <w:pStyle w:val="ListParagraph"/>
        <w:numPr>
          <w:ilvl w:val="0"/>
          <w:numId w:val="7"/>
        </w:numPr>
        <w:spacing w:after="0" w:line="240" w:lineRule="auto"/>
        <w:jc w:val="both"/>
        <w:rPr>
          <w:rFonts w:ascii="Times New Roman" w:hAnsi="Times New Roman"/>
          <w:sz w:val="24"/>
          <w:szCs w:val="24"/>
        </w:rPr>
        <w:pPrChange w:id="873" w:author="Parks, Robbie M" w:date="2018-11-26T13:11:00Z">
          <w:pPr>
            <w:pStyle w:val="ListParagraph"/>
            <w:numPr>
              <w:numId w:val="7"/>
            </w:numPr>
            <w:spacing w:after="0" w:line="480" w:lineRule="auto"/>
            <w:ind w:hanging="360"/>
            <w:jc w:val="both"/>
          </w:pPr>
        </w:pPrChange>
      </w:pPr>
      <w:del w:id="874" w:author="Parks, Robbie M" w:date="2018-11-26T12:19:00Z">
        <w:r w:rsidRPr="008D4556" w:rsidDel="00E17F7C">
          <w:rPr>
            <w:rFonts w:ascii="Times New Roman" w:hAnsi="Times New Roman"/>
            <w:sz w:val="24"/>
            <w:szCs w:val="24"/>
          </w:rPr>
          <w:delText xml:space="preserve"> </w:delText>
        </w:r>
      </w:del>
      <w:r w:rsidR="00207F3E" w:rsidRPr="008D4556">
        <w:rPr>
          <w:rFonts w:ascii="Times New Roman" w:hAnsi="Times New Roman"/>
          <w:sz w:val="24"/>
          <w:szCs w:val="24"/>
        </w:rPr>
        <w:t>Wh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del w:id="875" w:author="Parks, Robbie M" w:date="2018-11-26T12:56:00Z">
        <w:r w:rsidR="00207F3E" w:rsidRPr="00362889" w:rsidDel="0025351B">
          <w:rPr>
            <w:rFonts w:ascii="Times New Roman" w:hAnsi="Times New Roman"/>
            <w:sz w:val="24"/>
            <w:szCs w:val="24"/>
          </w:rPr>
          <w:delText xml:space="preserve">much </w:delText>
        </w:r>
      </w:del>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ins w:id="876" w:author="Parks, Robbie M" w:date="2018-11-26T12:55:00Z">
        <w:r w:rsidR="002C78AF">
          <w:rPr>
            <w:rFonts w:ascii="Times New Roman" w:hAnsi="Times New Roman"/>
            <w:sz w:val="24"/>
            <w:szCs w:val="24"/>
          </w:rPr>
          <w:fldChar w:fldCharType="begin" w:fldLock="1"/>
        </w:r>
      </w:ins>
      <w:r w:rsidR="00283E06">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43&lt;/sup&gt;","plainTextFormattedCitation":"43","previouslyFormattedCitation":"&lt;sup&gt;43&lt;/sup&gt;"},"properties":{"noteIndex":0},"schema":"https://github.com/citation-style-language/schema/raw/master/csl-citation.json"}</w:instrText>
      </w:r>
      <w:r w:rsidR="002C78AF">
        <w:rPr>
          <w:rFonts w:ascii="Times New Roman" w:hAnsi="Times New Roman"/>
          <w:sz w:val="24"/>
          <w:szCs w:val="24"/>
        </w:rPr>
        <w:fldChar w:fldCharType="separate"/>
      </w:r>
      <w:r w:rsidR="00362889" w:rsidRPr="00362889">
        <w:rPr>
          <w:rFonts w:ascii="Times New Roman" w:hAnsi="Times New Roman"/>
          <w:noProof/>
          <w:sz w:val="24"/>
          <w:szCs w:val="24"/>
          <w:vertAlign w:val="superscript"/>
        </w:rPr>
        <w:t>43</w:t>
      </w:r>
      <w:ins w:id="877" w:author="Parks, Robbie M" w:date="2018-11-26T12:55:00Z">
        <w:r w:rsidR="002C78AF">
          <w:rPr>
            <w:rFonts w:ascii="Times New Roman" w:hAnsi="Times New Roman"/>
            <w:sz w:val="24"/>
            <w:szCs w:val="24"/>
          </w:rPr>
          <w:fldChar w:fldCharType="end"/>
        </w:r>
      </w:ins>
      <w:del w:id="878" w:author="Parks, Robbie M" w:date="2018-11-26T12:55:00Z">
        <w:r w:rsidR="001D52C0" w:rsidRPr="002C78AF" w:rsidDel="002C78AF">
          <w:rPr>
            <w:rFonts w:ascii="Times New Roman" w:hAnsi="Times New Roman"/>
            <w:sz w:val="24"/>
            <w:szCs w:val="24"/>
          </w:rPr>
          <w:delText xml:space="preserve"> (</w:delText>
        </w:r>
        <w:r w:rsidR="001D52C0" w:rsidRPr="002C78AF" w:rsidDel="002C78AF">
          <w:rPr>
            <w:rFonts w:ascii="Times New Roman" w:hAnsi="Times New Roman"/>
            <w:sz w:val="24"/>
            <w:szCs w:val="24"/>
            <w:rPrChange w:id="879" w:author="Parks, Robbie M" w:date="2018-11-26T12:55:00Z">
              <w:rPr>
                <w:rStyle w:val="Hyperlink"/>
                <w:rFonts w:ascii="Times New Roman" w:hAnsi="Times New Roman"/>
                <w:sz w:val="24"/>
                <w:szCs w:val="24"/>
              </w:rPr>
            </w:rPrChange>
          </w:rPr>
          <w:delText>link</w:delText>
        </w:r>
        <w:r w:rsidR="001D52C0" w:rsidRPr="008D4556" w:rsidDel="002C78AF">
          <w:rPr>
            <w:rFonts w:ascii="Times New Roman" w:hAnsi="Times New Roman"/>
            <w:sz w:val="24"/>
            <w:szCs w:val="24"/>
          </w:rPr>
          <w:delText>)</w:delText>
        </w:r>
      </w:del>
      <w:r w:rsidR="001D52C0" w:rsidRPr="008D4556" w:rsidDel="00E17F7C">
        <w:rPr>
          <w:rFonts w:ascii="Times New Roman" w:hAnsi="Times New Roman"/>
          <w:sz w:val="24"/>
          <w:szCs w:val="24"/>
        </w:rPr>
        <w:t xml:space="preserve"> </w:t>
      </w:r>
      <w:del w:id="880" w:author="Parks, Robbie M" w:date="2018-11-26T12:19:00Z">
        <w:r w:rsidR="00CF2B2F" w:rsidRPr="008D4556" w:rsidDel="00E17F7C">
          <w:rPr>
            <w:rFonts w:ascii="Times New Roman" w:hAnsi="Times New Roman"/>
            <w:sz w:val="24"/>
            <w:szCs w:val="24"/>
          </w:rPr>
          <w:delText>‘</w:delText>
        </w:r>
      </w:del>
      <w:del w:id="881" w:author="Parks, Robbie M" w:date="2018-11-26T12:29:00Z">
        <w:r w:rsidR="00CF2B2F" w:rsidRPr="002C78AF" w:rsidDel="00345A02">
          <w:rPr>
            <w:rFonts w:ascii="Times New Roman" w:hAnsi="Times New Roman"/>
            <w:sz w:val="24"/>
            <w:szCs w:val="24"/>
          </w:rPr>
          <w:delText>Young drivers are less likely than adults to drive after drinking alcohol, but their crash risk is substantially higher when they do’. (</w:delText>
        </w:r>
        <w:r w:rsidR="00D52DE5" w:rsidDel="00345A02">
          <w:fldChar w:fldCharType="begin"/>
        </w:r>
        <w:r w:rsidR="00D52DE5" w:rsidDel="00345A02">
          <w:delInstrText xml:space="preserve"> HYPERLINK "http://www.iihs.org/iihs/topics/t/teenagers/fatalityfacts/teenagers/2016" </w:delInstrText>
        </w:r>
        <w:r w:rsidR="00D52DE5" w:rsidDel="00345A02">
          <w:fldChar w:fldCharType="separate"/>
        </w:r>
        <w:r w:rsidR="00CF2B2F" w:rsidRPr="008D4556" w:rsidDel="00345A02">
          <w:rPr>
            <w:rStyle w:val="Hyperlink"/>
            <w:rFonts w:ascii="Times New Roman" w:hAnsi="Times New Roman"/>
            <w:sz w:val="24"/>
            <w:szCs w:val="24"/>
          </w:rPr>
          <w:delText>link</w:delText>
        </w:r>
        <w:r w:rsidR="00D52DE5" w:rsidRPr="008D4556" w:rsidDel="00345A02">
          <w:rPr>
            <w:rStyle w:val="Hyperlink"/>
            <w:rFonts w:ascii="Times New Roman" w:hAnsi="Times New Roman"/>
            <w:sz w:val="24"/>
            <w:szCs w:val="24"/>
          </w:rPr>
          <w:fldChar w:fldCharType="end"/>
        </w:r>
        <w:r w:rsidR="00CF2B2F" w:rsidRPr="008D4556" w:rsidDel="00345A02">
          <w:rPr>
            <w:rFonts w:ascii="Times New Roman" w:hAnsi="Times New Roman"/>
            <w:sz w:val="24"/>
            <w:szCs w:val="24"/>
          </w:rPr>
          <w:delText>)</w:delText>
        </w:r>
      </w:del>
      <w:del w:id="882" w:author="Parks, Robbie M" w:date="2018-11-26T12:15:00Z">
        <w:r w:rsidR="00CC1FF3" w:rsidRPr="008D4556" w:rsidDel="00D323B7">
          <w:rPr>
            <w:rFonts w:ascii="Times New Roman" w:hAnsi="Times New Roman"/>
            <w:sz w:val="24"/>
            <w:szCs w:val="24"/>
          </w:rPr>
          <w:delText>Temperature second highest meteorological condition affecting road traffic accidents</w:delText>
        </w:r>
        <w:r w:rsidR="00610AD2" w:rsidRPr="002C78AF" w:rsidDel="00D323B7">
          <w:rPr>
            <w:rFonts w:ascii="Times New Roman" w:hAnsi="Times New Roman"/>
            <w:sz w:val="24"/>
            <w:szCs w:val="24"/>
          </w:rPr>
          <w:delText>, with wind speed the most (?).</w:delText>
        </w:r>
        <w:r w:rsidR="000765BB" w:rsidRPr="008D4556" w:rsidDel="00D323B7">
          <w:rPr>
            <w:rFonts w:ascii="Times New Roman" w:hAnsi="Times New Roman"/>
            <w:sz w:val="24"/>
            <w:szCs w:val="24"/>
          </w:rPr>
          <w:fldChar w:fldCharType="begin" w:fldLock="1"/>
        </w:r>
        <w:r w:rsidR="008D09DD" w:rsidRPr="008D4556" w:rsidDel="00D323B7">
          <w:rPr>
            <w:rFonts w:ascii="Times New Roman" w:hAnsi="Times New Roman"/>
            <w:sz w:val="24"/>
            <w:szCs w:val="24"/>
          </w:rPr>
          <w:delInstrText xml:space="preserve">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w:delInstrText>
        </w:r>
        <w:r w:rsidR="008D09DD" w:rsidRPr="002C78AF" w:rsidDel="00D323B7">
          <w:rPr>
            <w:rFonts w:ascii="Times New Roman" w:hAnsi="Times New Roman"/>
            <w:sz w:val="24"/>
            <w:szCs w:val="24"/>
          </w:rPr>
          <w:delInstrText>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w:delInstrText>
        </w:r>
        <w:r w:rsidR="008D09DD" w:rsidRPr="00362889" w:rsidDel="00D323B7">
          <w:rPr>
            <w:rFonts w:ascii="Times New Roman" w:hAnsi="Times New Roman"/>
            <w:sz w:val="24"/>
            <w:szCs w:val="24"/>
          </w:rPr>
          <w:delInstrText xml:space="preserve">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w:delInstrText>
        </w:r>
        <w:r w:rsidR="008D09DD" w:rsidRPr="00283E06" w:rsidDel="00D323B7">
          <w:rPr>
            <w:rFonts w:ascii="Times New Roman" w:hAnsi="Times New Roman"/>
            <w:sz w:val="24"/>
            <w:szCs w:val="24"/>
          </w:rPr>
          <w:delInstrText>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w:delInstrText>
        </w:r>
        <w:r w:rsidR="008D09DD" w:rsidRPr="002953F0" w:rsidDel="00D323B7">
          <w:rPr>
            <w:rFonts w:ascii="Times New Roman" w:hAnsi="Times New Roman"/>
            <w:sz w:val="24"/>
            <w:szCs w:val="24"/>
          </w:rPr>
          <w:delInstrText>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accidents","type":"article-journal"},"uris":["http://www.mendeley.com/documents/?uuid=851468eb-784f-4efb-805d-52d95f918791"]}],"mendeley":{"formattedCitation":"&lt;sup&gt;32&lt;/sup&gt;","plainTextFormattedCitation":"32","previouslyFormattedCitation":"&lt;sup&gt;31&lt;/s</w:delInstrText>
        </w:r>
        <w:r w:rsidR="008D09DD" w:rsidRPr="00815C28" w:rsidDel="00D323B7">
          <w:rPr>
            <w:rFonts w:ascii="Times New Roman" w:hAnsi="Times New Roman"/>
            <w:sz w:val="24"/>
            <w:szCs w:val="24"/>
          </w:rPr>
          <w:delInstrText>up&gt;"},"properties":{"noteIndex":0},"schema":"https://github.com/citation-style-language/schema/raw/master/csl-citation.json"}</w:delInstrText>
        </w:r>
        <w:r w:rsidR="000765BB" w:rsidRPr="008D4556" w:rsidDel="00D323B7">
          <w:rPr>
            <w:rFonts w:ascii="Times New Roman" w:hAnsi="Times New Roman"/>
            <w:sz w:val="24"/>
            <w:szCs w:val="24"/>
          </w:rPr>
          <w:fldChar w:fldCharType="separate"/>
        </w:r>
        <w:r w:rsidR="008D09DD" w:rsidRPr="008D4556" w:rsidDel="00D323B7">
          <w:rPr>
            <w:rFonts w:ascii="Times New Roman" w:hAnsi="Times New Roman"/>
            <w:noProof/>
            <w:sz w:val="24"/>
            <w:szCs w:val="24"/>
            <w:vertAlign w:val="superscript"/>
          </w:rPr>
          <w:delText>32</w:delText>
        </w:r>
        <w:r w:rsidR="000765BB" w:rsidRPr="008D4556" w:rsidDel="00D323B7">
          <w:rPr>
            <w:rFonts w:ascii="Times New Roman" w:hAnsi="Times New Roman"/>
            <w:sz w:val="24"/>
            <w:szCs w:val="24"/>
          </w:rPr>
          <w:fldChar w:fldCharType="end"/>
        </w:r>
        <w:r w:rsidR="00176D12" w:rsidRPr="008D4556" w:rsidDel="00D323B7">
          <w:rPr>
            <w:rFonts w:ascii="Times New Roman" w:hAnsi="Times New Roman"/>
            <w:sz w:val="24"/>
            <w:szCs w:val="24"/>
          </w:rPr>
          <w:delText xml:space="preserve"> Visual acuity lowered by increases in temperature.</w:delText>
        </w:r>
        <w:r w:rsidR="00176D12" w:rsidRPr="008D4556" w:rsidDel="00D323B7">
          <w:rPr>
            <w:rFonts w:ascii="Times New Roman" w:hAnsi="Times New Roman"/>
            <w:sz w:val="24"/>
            <w:szCs w:val="24"/>
          </w:rPr>
          <w:fldChar w:fldCharType="begin" w:fldLock="1"/>
        </w:r>
        <w:r w:rsidR="008D09DD" w:rsidRPr="008D4556" w:rsidDel="00D323B7">
          <w:rPr>
            <w:rFonts w:ascii="Times New Roman" w:hAnsi="Times New Roman"/>
            <w:sz w:val="24"/>
            <w:szCs w:val="24"/>
          </w:rPr>
          <w:delInstrText>ADDIN CSL_CITATION {"citationItems":[{"id":"ITEM-1","itemData":{"DOI":"10.1080/00140138408963605","ISSN":"13665847","abstract":"\"</w:delInstrText>
        </w:r>
        <w:r w:rsidR="008D09DD" w:rsidRPr="002C78AF" w:rsidDel="00D323B7">
          <w:rPr>
            <w:rFonts w:ascii="Times New Roman" w:hAnsi="Times New Roman" w:hint="eastAsia"/>
            <w:sz w:val="24"/>
            <w:szCs w:val="24"/>
          </w:rPr>
          <w:delInstrText>視力に及ぼす熱の影響</w:delInstrText>
        </w:r>
        <w:r w:rsidR="008D09DD" w:rsidRPr="002C78AF" w:rsidDel="00D323B7">
          <w:rPr>
            <w:rFonts w:ascii="Times New Roman" w:hAnsi="Times New Roman"/>
            <w:sz w:val="24"/>
            <w:szCs w:val="24"/>
          </w:rPr>
          <w:delInstrText xml:space="preserve">  </w:delInstrText>
        </w:r>
        <w:r w:rsidR="008D09DD" w:rsidRPr="00362889" w:rsidDel="00D323B7">
          <w:rPr>
            <w:rFonts w:ascii="Times New Roman" w:hAnsi="Times New Roman" w:hint="eastAsia"/>
            <w:sz w:val="24"/>
            <w:szCs w:val="24"/>
          </w:rPr>
          <w:delInstrText xml:space="preserve">　</w:delInstrText>
        </w:r>
        <w:r w:rsidR="008D09DD" w:rsidRPr="00362889" w:rsidDel="00D323B7">
          <w:rPr>
            <w:rFonts w:ascii="Times New Roman" w:hAnsi="Times New Roman"/>
            <w:sz w:val="24"/>
            <w:szCs w:val="24"/>
          </w:rPr>
          <w:delInstrText>9</w:delInstrText>
        </w:r>
        <w:r w:rsidR="008D09DD" w:rsidRPr="00283E06" w:rsidDel="00D323B7">
          <w:rPr>
            <w:rFonts w:ascii="Times New Roman" w:hAnsi="Times New Roman" w:hint="eastAsia"/>
            <w:sz w:val="24"/>
            <w:szCs w:val="24"/>
          </w:rPr>
          <w:delInstrText>名の被験者の視力を</w:delInstrText>
        </w:r>
        <w:r w:rsidR="008D09DD" w:rsidRPr="00283E06" w:rsidDel="00D323B7">
          <w:rPr>
            <w:rFonts w:ascii="Times New Roman" w:hAnsi="Times New Roman"/>
            <w:sz w:val="24"/>
            <w:szCs w:val="24"/>
          </w:rPr>
          <w:delInstrText>3</w:delInstrText>
        </w:r>
        <w:r w:rsidR="008D09DD" w:rsidRPr="002953F0" w:rsidDel="00D323B7">
          <w:rPr>
            <w:rFonts w:ascii="Times New Roman" w:hAnsi="Times New Roman" w:hint="eastAsia"/>
            <w:sz w:val="24"/>
            <w:szCs w:val="24"/>
          </w:rPr>
          <w:delInstrText>つの条件下でランドルト環を用いて測定した。</w:delInstrText>
        </w:r>
        <w:r w:rsidR="008D09DD" w:rsidRPr="002953F0" w:rsidDel="00D323B7">
          <w:rPr>
            <w:rFonts w:ascii="Times New Roman" w:hAnsi="Times New Roman"/>
            <w:sz w:val="24"/>
            <w:szCs w:val="24"/>
          </w:rPr>
          <w:delInstrText>3</w:delInstrText>
        </w:r>
        <w:r w:rsidR="008D09DD" w:rsidRPr="00815C28" w:rsidDel="00D323B7">
          <w:rPr>
            <w:rFonts w:ascii="Times New Roman" w:hAnsi="Times New Roman" w:hint="eastAsia"/>
            <w:sz w:val="24"/>
            <w:szCs w:val="24"/>
          </w:rPr>
          <w:delInstrText>つの条件とは（</w:delInstrText>
        </w:r>
        <w:r w:rsidR="008D09DD" w:rsidRPr="00815C28" w:rsidDel="00D323B7">
          <w:rPr>
            <w:rFonts w:ascii="Times New Roman" w:hAnsi="Times New Roman"/>
            <w:sz w:val="24"/>
            <w:szCs w:val="24"/>
          </w:rPr>
          <w:delInstrText>1</w:delInstrText>
        </w:r>
        <w:r w:rsidR="008D09DD" w:rsidRPr="00844300" w:rsidDel="00D323B7">
          <w:rPr>
            <w:rFonts w:ascii="Times New Roman" w:hAnsi="Times New Roman" w:hint="eastAsia"/>
            <w:sz w:val="24"/>
            <w:szCs w:val="24"/>
          </w:rPr>
          <w:delInstrText>）熱的中立のコントロール、（</w:delInstrText>
        </w:r>
        <w:r w:rsidR="008D09DD" w:rsidRPr="00CD43E4" w:rsidDel="00D323B7">
          <w:rPr>
            <w:rFonts w:ascii="Times New Roman" w:hAnsi="Times New Roman"/>
            <w:sz w:val="24"/>
            <w:szCs w:val="24"/>
          </w:rPr>
          <w:delInstrText>2</w:delInstrText>
        </w:r>
        <w:r w:rsidR="008D09DD" w:rsidRPr="00775537" w:rsidDel="00D323B7">
          <w:rPr>
            <w:rFonts w:ascii="Times New Roman" w:hAnsi="Times New Roman" w:hint="eastAsia"/>
            <w:sz w:val="24"/>
            <w:szCs w:val="24"/>
          </w:rPr>
          <w:delInstrText>）温暖湿潤、（</w:delInstrText>
        </w:r>
        <w:r w:rsidR="008D09DD" w:rsidRPr="00775537" w:rsidDel="00D323B7">
          <w:rPr>
            <w:rFonts w:ascii="Times New Roman" w:hAnsi="Times New Roman"/>
            <w:sz w:val="24"/>
            <w:szCs w:val="24"/>
          </w:rPr>
          <w:delInstrText>3</w:delInstrText>
        </w:r>
        <w:r w:rsidR="008D09DD" w:rsidRPr="007C2F38" w:rsidDel="00D323B7">
          <w:rPr>
            <w:rFonts w:ascii="Times New Roman" w:hAnsi="Times New Roman" w:hint="eastAsia"/>
            <w:sz w:val="24"/>
            <w:szCs w:val="24"/>
          </w:rPr>
          <w:delInstrText>）高温乾燥の環境で、各条件とも被験者を</w:delInstrText>
        </w:r>
        <w:r w:rsidR="008D09DD" w:rsidRPr="007C2F38" w:rsidDel="00D323B7">
          <w:rPr>
            <w:rFonts w:ascii="Times New Roman" w:hAnsi="Times New Roman"/>
            <w:sz w:val="24"/>
            <w:szCs w:val="24"/>
          </w:rPr>
          <w:delInstrText>3</w:delInstrText>
        </w:r>
        <w:r w:rsidR="008D09DD" w:rsidRPr="007C2F38" w:rsidDel="00D323B7">
          <w:rPr>
            <w:rFonts w:ascii="Times New Roman" w:hAnsi="Times New Roman" w:hint="eastAsia"/>
            <w:sz w:val="24"/>
            <w:szCs w:val="24"/>
          </w:rPr>
          <w:delInstrText>時間放置した。背景照度は</w:delInstrText>
        </w:r>
        <w:r w:rsidR="008D09DD" w:rsidRPr="007C2F38" w:rsidDel="00D323B7">
          <w:rPr>
            <w:rFonts w:ascii="Times New Roman" w:hAnsi="Times New Roman"/>
            <w:sz w:val="24"/>
            <w:szCs w:val="24"/>
          </w:rPr>
          <w:delInstrText>450</w:delInstrText>
        </w:r>
        <w:r w:rsidR="008D09DD" w:rsidRPr="007C2F38" w:rsidDel="00D323B7">
          <w:rPr>
            <w:rFonts w:ascii="Times New Roman" w:hAnsi="Times New Roman" w:hint="eastAsia"/>
            <w:sz w:val="24"/>
            <w:szCs w:val="24"/>
          </w:rPr>
          <w:delInstrText>と</w:delInstrText>
        </w:r>
        <w:r w:rsidR="008D09DD" w:rsidRPr="007C2F38" w:rsidDel="00D323B7">
          <w:rPr>
            <w:rFonts w:ascii="Times New Roman" w:hAnsi="Times New Roman"/>
            <w:sz w:val="24"/>
            <w:szCs w:val="24"/>
          </w:rPr>
          <w:delInstrText>5cd/m2</w:delInstrText>
        </w:r>
        <w:r w:rsidR="008D09DD" w:rsidRPr="007C2F38" w:rsidDel="00D323B7">
          <w:rPr>
            <w:rFonts w:ascii="Times New Roman" w:hAnsi="Times New Roman" w:hint="eastAsia"/>
            <w:sz w:val="24"/>
            <w:szCs w:val="24"/>
          </w:rPr>
          <w:delInstrText>とした。熱による負担の指標として、直腸温と心拍数を同時に測定した。両方の照明条件下において、熱による負担と一次相関を示す視覚機能の有意な低下が見られた。</w:delInstrText>
        </w:r>
        <w:r w:rsidR="008D09DD" w:rsidRPr="007C2F38" w:rsidDel="00D323B7">
          <w:rPr>
            <w:rFonts w:ascii="Times New Roman" w:hAnsi="Times New Roman"/>
            <w:sz w:val="24"/>
            <w:szCs w:val="24"/>
          </w:rPr>
          <w:del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33&lt;/sup&gt;","plainTextFormattedCitation":"33","previouslyFormattedCitation":"&lt;sup&gt;32&lt;/sup&gt;"},"properties":{"noteIndex":0},"schema":"https://github.com/citation-style-language/schema/raw/master/csl-citation.json"}</w:delInstrText>
        </w:r>
        <w:r w:rsidR="00176D12" w:rsidRPr="008D4556" w:rsidDel="00D323B7">
          <w:rPr>
            <w:rFonts w:ascii="Times New Roman" w:hAnsi="Times New Roman"/>
            <w:sz w:val="24"/>
            <w:szCs w:val="24"/>
          </w:rPr>
          <w:fldChar w:fldCharType="separate"/>
        </w:r>
        <w:r w:rsidR="008D09DD" w:rsidRPr="008D4556" w:rsidDel="00D323B7">
          <w:rPr>
            <w:rFonts w:ascii="Times New Roman" w:hAnsi="Times New Roman"/>
            <w:noProof/>
            <w:sz w:val="24"/>
            <w:szCs w:val="24"/>
            <w:vertAlign w:val="superscript"/>
          </w:rPr>
          <w:delText>33</w:delText>
        </w:r>
        <w:r w:rsidR="00176D12" w:rsidRPr="008D4556" w:rsidDel="00D323B7">
          <w:rPr>
            <w:rFonts w:ascii="Times New Roman" w:hAnsi="Times New Roman"/>
            <w:sz w:val="24"/>
            <w:szCs w:val="24"/>
          </w:rPr>
          <w:fldChar w:fldCharType="end"/>
        </w:r>
      </w:del>
    </w:p>
    <w:p w14:paraId="55B0906B" w14:textId="1D6E69C5" w:rsidR="007B210B" w:rsidRPr="00636C9B" w:rsidDel="00C86244" w:rsidRDefault="007B210B" w:rsidP="00910EDE">
      <w:pPr>
        <w:pStyle w:val="ListParagraph"/>
        <w:numPr>
          <w:ilvl w:val="0"/>
          <w:numId w:val="7"/>
        </w:numPr>
        <w:spacing w:after="0" w:line="240" w:lineRule="auto"/>
        <w:jc w:val="both"/>
        <w:rPr>
          <w:del w:id="883" w:author="Parks, Robbie M" w:date="2018-11-26T12:07:00Z"/>
          <w:rFonts w:ascii="Times New Roman" w:hAnsi="Times New Roman"/>
          <w:sz w:val="24"/>
          <w:szCs w:val="24"/>
        </w:rPr>
        <w:pPrChange w:id="884" w:author="Parks, Robbie M" w:date="2018-11-26T13:11:00Z">
          <w:pPr>
            <w:pStyle w:val="ListParagraph"/>
            <w:numPr>
              <w:numId w:val="7"/>
            </w:numPr>
            <w:spacing w:after="0" w:line="480" w:lineRule="auto"/>
            <w:ind w:hanging="360"/>
            <w:jc w:val="both"/>
          </w:pPr>
        </w:pPrChange>
      </w:pPr>
      <w:del w:id="885" w:author="Parks, Robbie M" w:date="2018-11-26T12:07:00Z">
        <w:r w:rsidRPr="00636C9B" w:rsidDel="00C86244">
          <w:rPr>
            <w:rFonts w:ascii="Times New Roman" w:hAnsi="Times New Roman"/>
            <w:sz w:val="24"/>
            <w:szCs w:val="24"/>
          </w:rPr>
          <w:delText>Rainfall also im</w:delText>
        </w:r>
        <w:r w:rsidR="00602B35" w:rsidRPr="00636C9B" w:rsidDel="00C86244">
          <w:rPr>
            <w:rFonts w:ascii="Times New Roman" w:hAnsi="Times New Roman"/>
            <w:sz w:val="24"/>
            <w:szCs w:val="24"/>
          </w:rPr>
          <w:delText>portant from study in Australia</w:delText>
        </w:r>
      </w:del>
    </w:p>
    <w:p w14:paraId="4EB0CE9F" w14:textId="13BBF9C6" w:rsidR="00466E86" w:rsidRPr="00636C9B" w:rsidDel="00CD196F" w:rsidRDefault="00466E86" w:rsidP="00910EDE">
      <w:pPr>
        <w:pStyle w:val="ListParagraph"/>
        <w:numPr>
          <w:ilvl w:val="0"/>
          <w:numId w:val="7"/>
        </w:numPr>
        <w:spacing w:after="0" w:line="240" w:lineRule="auto"/>
        <w:jc w:val="both"/>
        <w:rPr>
          <w:del w:id="886" w:author="Parks, Robbie M" w:date="2018-11-26T12:15:00Z"/>
          <w:rFonts w:ascii="Times New Roman" w:hAnsi="Times New Roman"/>
          <w:sz w:val="24"/>
          <w:szCs w:val="24"/>
        </w:rPr>
        <w:pPrChange w:id="887" w:author="Parks, Robbie M" w:date="2018-11-26T13:11:00Z">
          <w:pPr>
            <w:pStyle w:val="ListParagraph"/>
            <w:numPr>
              <w:numId w:val="7"/>
            </w:numPr>
            <w:spacing w:after="0" w:line="480" w:lineRule="auto"/>
            <w:ind w:hanging="360"/>
            <w:jc w:val="both"/>
          </w:pPr>
        </w:pPrChange>
      </w:pPr>
      <w:del w:id="888" w:author="Parks, Robbie M" w:date="2018-11-26T12:15:00Z">
        <w:r w:rsidRPr="00636C9B" w:rsidDel="00CD196F">
          <w:rPr>
            <w:rFonts w:ascii="Times New Roman" w:hAnsi="Times New Roman"/>
            <w:sz w:val="24"/>
            <w:szCs w:val="24"/>
          </w:rPr>
          <w:delText xml:space="preserve">Cognitive function affected by temperature </w:delText>
        </w:r>
        <w:r w:rsidR="00406F06" w:rsidRPr="00636C9B" w:rsidDel="00CD196F">
          <w:rPr>
            <w:rFonts w:ascii="Times New Roman" w:hAnsi="Times New Roman"/>
            <w:sz w:val="24"/>
            <w:szCs w:val="24"/>
          </w:rPr>
          <w:delText>[[cogfx and heat]]</w:delText>
        </w:r>
      </w:del>
    </w:p>
    <w:p w14:paraId="7E63F45F" w14:textId="1797F9AD" w:rsidR="001E5CD7" w:rsidRPr="00696193" w:rsidRDefault="00D47D7C" w:rsidP="00910EDE">
      <w:pPr>
        <w:pStyle w:val="ListParagraph"/>
        <w:numPr>
          <w:ilvl w:val="0"/>
          <w:numId w:val="7"/>
        </w:numPr>
        <w:spacing w:after="0" w:line="240" w:lineRule="auto"/>
        <w:jc w:val="both"/>
        <w:rPr>
          <w:ins w:id="889" w:author="Parks, Robbie M" w:date="2018-11-26T12:54:00Z"/>
          <w:rStyle w:val="Hyperlink"/>
          <w:rFonts w:ascii="Times New Roman" w:hAnsi="Times New Roman"/>
          <w:i/>
          <w:sz w:val="24"/>
          <w:szCs w:val="24"/>
        </w:rPr>
        <w:pPrChange w:id="890" w:author="Parks, Robbie M" w:date="2018-11-26T13:11:00Z">
          <w:pPr>
            <w:pStyle w:val="ListParagraph"/>
            <w:numPr>
              <w:numId w:val="7"/>
            </w:numPr>
            <w:spacing w:after="0" w:line="480" w:lineRule="auto"/>
            <w:ind w:hanging="360"/>
            <w:jc w:val="both"/>
          </w:pPr>
        </w:pPrChange>
      </w:pPr>
      <w:r>
        <w:rPr>
          <w:rFonts w:ascii="Times New Roman" w:hAnsi="Times New Roman"/>
          <w:sz w:val="24"/>
          <w:szCs w:val="24"/>
        </w:rPr>
        <w:t xml:space="preserve">Regression of barrels of oil by temperature over time </w:t>
      </w:r>
      <w:ins w:id="891" w:author="Parks, Robbie M" w:date="2018-11-26T12:59:00Z">
        <w:r w:rsidR="00612AD9">
          <w:rPr>
            <w:rFonts w:ascii="Times New Roman" w:hAnsi="Times New Roman"/>
            <w:sz w:val="24"/>
            <w:szCs w:val="24"/>
          </w:rPr>
          <w:t xml:space="preserve">to do nationally </w:t>
        </w:r>
      </w:ins>
      <w:ins w:id="892" w:author="Parks, Robbie M" w:date="2018-11-26T12:54:00Z">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w:t>
        </w:r>
        <w:r w:rsidRPr="002C78AF">
          <w:rPr>
            <w:rStyle w:val="Hyperlink"/>
            <w:rFonts w:ascii="Times New Roman" w:hAnsi="Times New Roman"/>
            <w:sz w:val="24"/>
            <w:szCs w:val="24"/>
          </w:rPr>
          <w:t>k</w:t>
        </w:r>
        <w:r w:rsidRPr="00696193">
          <w:rPr>
            <w:rStyle w:val="Hyperlink"/>
            <w:rFonts w:ascii="Times New Roman" w:hAnsi="Times New Roman"/>
            <w:sz w:val="24"/>
            <w:szCs w:val="24"/>
          </w:rPr>
          <w:t>)</w:t>
        </w:r>
        <w:commentRangeEnd w:id="867"/>
        <w:r w:rsidR="005E65AD" w:rsidRPr="00696193">
          <w:rPr>
            <w:rStyle w:val="Hyperlink"/>
            <w:rFonts w:asciiTheme="minorHAnsi" w:eastAsiaTheme="minorHAnsi" w:hAnsiTheme="minorHAnsi" w:cstheme="minorBidi"/>
            <w:sz w:val="16"/>
            <w:szCs w:val="16"/>
          </w:rPr>
          <w:commentReference w:id="867"/>
        </w:r>
      </w:ins>
    </w:p>
    <w:p w14:paraId="72B8DC0A" w14:textId="4149CD27" w:rsidR="001E5CD7" w:rsidRPr="001E5CD7" w:rsidRDefault="00696193" w:rsidP="00910EDE">
      <w:pPr>
        <w:spacing w:after="0" w:line="240" w:lineRule="auto"/>
        <w:jc w:val="both"/>
        <w:rPr>
          <w:rFonts w:ascii="Times New Roman" w:hAnsi="Times New Roman"/>
          <w:i/>
          <w:sz w:val="24"/>
          <w:szCs w:val="24"/>
          <w:rPrChange w:id="893" w:author="Parks, Robbie M" w:date="2018-11-26T12:11:00Z">
            <w:rPr/>
          </w:rPrChange>
        </w:rPr>
        <w:pPrChange w:id="894" w:author="Parks, Robbie M" w:date="2018-11-26T13:11:00Z">
          <w:pPr>
            <w:pStyle w:val="ListParagraph"/>
            <w:numPr>
              <w:numId w:val="7"/>
            </w:numPr>
            <w:spacing w:after="0" w:line="480" w:lineRule="auto"/>
            <w:ind w:hanging="360"/>
            <w:jc w:val="both"/>
          </w:pPr>
        </w:pPrChange>
      </w:pPr>
      <w:ins w:id="895" w:author="Parks, Robbie M" w:date="2018-11-26T12:54:00Z">
        <w:r>
          <w:rPr>
            <w:rFonts w:ascii="Times New Roman" w:hAnsi="Times New Roman"/>
            <w:sz w:val="24"/>
            <w:szCs w:val="24"/>
          </w:rPr>
          <w:fldChar w:fldCharType="end"/>
        </w:r>
      </w:ins>
    </w:p>
    <w:p w14:paraId="4D854535" w14:textId="1BAAEC21" w:rsidR="00CE4993" w:rsidRPr="00636C9B" w:rsidRDefault="00CE4993" w:rsidP="00910EDE">
      <w:pPr>
        <w:spacing w:after="0" w:line="240" w:lineRule="auto"/>
        <w:jc w:val="both"/>
        <w:rPr>
          <w:rFonts w:ascii="Times New Roman" w:hAnsi="Times New Roman"/>
          <w:i/>
          <w:sz w:val="24"/>
          <w:szCs w:val="24"/>
        </w:rPr>
        <w:pPrChange w:id="896" w:author="Parks, Robbie M" w:date="2018-11-26T13:11:00Z">
          <w:pPr>
            <w:spacing w:after="0" w:line="480" w:lineRule="auto"/>
            <w:jc w:val="both"/>
          </w:pPr>
        </w:pPrChange>
      </w:pPr>
      <w:r w:rsidRPr="00636C9B">
        <w:rPr>
          <w:rFonts w:ascii="Times New Roman" w:hAnsi="Times New Roman"/>
          <w:i/>
          <w:sz w:val="24"/>
          <w:szCs w:val="24"/>
        </w:rPr>
        <w:t>Falls</w:t>
      </w:r>
    </w:p>
    <w:p w14:paraId="16682654" w14:textId="680AB882" w:rsidR="00661B1E" w:rsidRPr="00636C9B" w:rsidDel="00283E06" w:rsidRDefault="001F6E49" w:rsidP="00910EDE">
      <w:pPr>
        <w:pStyle w:val="ListParagraph"/>
        <w:numPr>
          <w:ilvl w:val="0"/>
          <w:numId w:val="7"/>
        </w:numPr>
        <w:spacing w:after="0" w:line="240" w:lineRule="auto"/>
        <w:jc w:val="both"/>
        <w:rPr>
          <w:del w:id="897" w:author="Parks, Robbie M" w:date="2018-11-26T13:02:00Z"/>
          <w:rFonts w:ascii="Times New Roman" w:hAnsi="Times New Roman"/>
          <w:sz w:val="24"/>
          <w:szCs w:val="24"/>
        </w:rPr>
        <w:pPrChange w:id="898" w:author="Parks, Robbie M" w:date="2018-11-26T13:11:00Z">
          <w:pPr>
            <w:pStyle w:val="ListParagraph"/>
            <w:numPr>
              <w:numId w:val="7"/>
            </w:numPr>
            <w:spacing w:after="0" w:line="480" w:lineRule="auto"/>
            <w:ind w:hanging="360"/>
            <w:jc w:val="both"/>
          </w:pPr>
        </w:pPrChange>
      </w:pPr>
      <w:del w:id="899" w:author="Parks, Robbie M" w:date="2018-11-26T13:02:00Z">
        <w:r w:rsidRPr="00636C9B" w:rsidDel="00283E06">
          <w:rPr>
            <w:rFonts w:ascii="Times New Roman" w:hAnsi="Times New Roman"/>
            <w:sz w:val="24"/>
            <w:szCs w:val="24"/>
          </w:rPr>
          <w:delText>55% of all unintentional injury deaths from 2012-2013 were due to falls in over 65s.</w:delText>
        </w:r>
        <w:r w:rsidR="00B152A1" w:rsidRPr="00636C9B" w:rsidDel="00283E06">
          <w:rPr>
            <w:rFonts w:ascii="Times New Roman" w:hAnsi="Times New Roman"/>
            <w:sz w:val="24"/>
            <w:szCs w:val="24"/>
          </w:rPr>
          <w:fldChar w:fldCharType="begin" w:fldLock="1"/>
        </w:r>
        <w:r w:rsidR="00283E06" w:rsidDel="00283E06">
          <w:rPr>
            <w:rFonts w:ascii="Times New Roman" w:hAnsi="Times New Roman"/>
            <w:sz w:val="24"/>
            <w:szCs w:val="24"/>
          </w:rPr>
          <w:del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44&lt;/sup&gt;","plainTextFormattedCitation":"44","previouslyFormattedCitation":"&lt;sup&gt;44&lt;/sup&gt;"},"properties":{"noteIndex":0},"schema":"https://github.com/citation-style-language/schema/raw/master/csl-citation.json"}</w:delInstrText>
        </w:r>
        <w:r w:rsidR="00B152A1" w:rsidRPr="00636C9B" w:rsidDel="00283E06">
          <w:rPr>
            <w:rFonts w:ascii="Times New Roman" w:hAnsi="Times New Roman"/>
            <w:sz w:val="24"/>
            <w:szCs w:val="24"/>
          </w:rPr>
          <w:fldChar w:fldCharType="separate"/>
        </w:r>
        <w:r w:rsidR="00362889" w:rsidRPr="00362889" w:rsidDel="00283E06">
          <w:rPr>
            <w:rFonts w:ascii="Times New Roman" w:hAnsi="Times New Roman"/>
            <w:noProof/>
            <w:sz w:val="24"/>
            <w:szCs w:val="24"/>
            <w:vertAlign w:val="superscript"/>
          </w:rPr>
          <w:delText>44</w:delText>
        </w:r>
        <w:r w:rsidR="00B152A1" w:rsidRPr="00636C9B" w:rsidDel="00283E06">
          <w:rPr>
            <w:rFonts w:ascii="Times New Roman" w:hAnsi="Times New Roman"/>
            <w:sz w:val="24"/>
            <w:szCs w:val="24"/>
          </w:rPr>
          <w:fldChar w:fldCharType="end"/>
        </w:r>
      </w:del>
    </w:p>
    <w:p w14:paraId="40B33F0D" w14:textId="1BC70B30" w:rsidR="00B152A1" w:rsidRPr="00636C9B" w:rsidDel="00283E06" w:rsidRDefault="00B152A1" w:rsidP="00910EDE">
      <w:pPr>
        <w:pStyle w:val="ListParagraph"/>
        <w:numPr>
          <w:ilvl w:val="0"/>
          <w:numId w:val="7"/>
        </w:numPr>
        <w:spacing w:after="0" w:line="240" w:lineRule="auto"/>
        <w:jc w:val="both"/>
        <w:rPr>
          <w:del w:id="900" w:author="Parks, Robbie M" w:date="2018-11-26T13:02:00Z"/>
          <w:rFonts w:ascii="Times New Roman" w:hAnsi="Times New Roman"/>
          <w:sz w:val="24"/>
          <w:szCs w:val="24"/>
        </w:rPr>
        <w:pPrChange w:id="901" w:author="Parks, Robbie M" w:date="2018-11-26T13:11:00Z">
          <w:pPr>
            <w:pStyle w:val="ListParagraph"/>
            <w:numPr>
              <w:numId w:val="7"/>
            </w:numPr>
            <w:spacing w:after="0" w:line="480" w:lineRule="auto"/>
            <w:ind w:hanging="360"/>
            <w:jc w:val="both"/>
          </w:pPr>
        </w:pPrChange>
      </w:pPr>
      <w:del w:id="902" w:author="Parks, Robbie M" w:date="2018-11-26T13:02:00Z">
        <w:r w:rsidRPr="00636C9B" w:rsidDel="00283E06">
          <w:rPr>
            <w:rFonts w:ascii="Times New Roman" w:hAnsi="Times New Roman"/>
            <w:sz w:val="24"/>
            <w:szCs w:val="24"/>
          </w:rPr>
          <w:delText>Rate</w:delText>
        </w:r>
        <w:r w:rsidR="00B85304" w:rsidRPr="00636C9B" w:rsidDel="00283E06">
          <w:rPr>
            <w:rFonts w:ascii="Times New Roman" w:hAnsi="Times New Roman"/>
            <w:sz w:val="24"/>
            <w:szCs w:val="24"/>
          </w:rPr>
          <w:delText xml:space="preserve"> of age-adjusted fall injury deaths among adults aged 65 and over nearly doubled from 2000 through 2013</w:delText>
        </w:r>
        <w:r w:rsidR="00BE68D2" w:rsidRPr="00636C9B" w:rsidDel="00283E06">
          <w:rPr>
            <w:rFonts w:ascii="Times New Roman" w:hAnsi="Times New Roman"/>
            <w:sz w:val="24"/>
            <w:szCs w:val="24"/>
          </w:rPr>
          <w:delText>,</w:delText>
        </w:r>
        <w:r w:rsidR="00223D8A" w:rsidRPr="00636C9B" w:rsidDel="00283E06">
          <w:rPr>
            <w:rFonts w:ascii="Times New Roman" w:hAnsi="Times New Roman"/>
            <w:sz w:val="24"/>
            <w:szCs w:val="24"/>
          </w:rPr>
          <w:fldChar w:fldCharType="begin" w:fldLock="1"/>
        </w:r>
        <w:r w:rsidR="00283E06" w:rsidDel="00283E06">
          <w:rPr>
            <w:rFonts w:ascii="Times New Roman" w:hAnsi="Times New Roman"/>
            <w:sz w:val="24"/>
            <w:szCs w:val="24"/>
          </w:rPr>
          <w:del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44&lt;/sup&gt;","plainTextFormattedCitation":"44","previouslyFormattedCitation":"&lt;sup&gt;44&lt;/sup&gt;"},"properties":{"noteIndex":0},"schema":"https://github.com/citation-style-language/schema/raw/master/csl-citation.json"}</w:delInstrText>
        </w:r>
        <w:r w:rsidR="00223D8A" w:rsidRPr="00636C9B" w:rsidDel="00283E06">
          <w:rPr>
            <w:rFonts w:ascii="Times New Roman" w:hAnsi="Times New Roman"/>
            <w:sz w:val="24"/>
            <w:szCs w:val="24"/>
          </w:rPr>
          <w:fldChar w:fldCharType="separate"/>
        </w:r>
        <w:r w:rsidR="00362889" w:rsidRPr="00362889" w:rsidDel="00283E06">
          <w:rPr>
            <w:rFonts w:ascii="Times New Roman" w:hAnsi="Times New Roman"/>
            <w:noProof/>
            <w:sz w:val="24"/>
            <w:szCs w:val="24"/>
            <w:vertAlign w:val="superscript"/>
          </w:rPr>
          <w:delText>44</w:delText>
        </w:r>
        <w:r w:rsidR="00223D8A" w:rsidRPr="00636C9B" w:rsidDel="00283E06">
          <w:rPr>
            <w:rFonts w:ascii="Times New Roman" w:hAnsi="Times New Roman"/>
            <w:sz w:val="24"/>
            <w:szCs w:val="24"/>
          </w:rPr>
          <w:fldChar w:fldCharType="end"/>
        </w:r>
        <w:r w:rsidR="00BE68D2" w:rsidRPr="00636C9B" w:rsidDel="00283E06">
          <w:rPr>
            <w:rFonts w:ascii="Times New Roman" w:hAnsi="Times New Roman"/>
            <w:sz w:val="24"/>
            <w:szCs w:val="24"/>
          </w:rPr>
          <w:delText xml:space="preserve"> though increase could be due to improved reporting of falls.</w:delText>
        </w:r>
        <w:r w:rsidR="00BE68D2" w:rsidRPr="00636C9B" w:rsidDel="00283E06">
          <w:rPr>
            <w:rFonts w:ascii="Times New Roman" w:hAnsi="Times New Roman"/>
            <w:sz w:val="24"/>
            <w:szCs w:val="24"/>
          </w:rPr>
          <w:fldChar w:fldCharType="begin" w:fldLock="1"/>
        </w:r>
        <w:r w:rsidR="00283E06" w:rsidDel="00283E06">
          <w:rPr>
            <w:rFonts w:ascii="Times New Roman" w:hAnsi="Times New Roman"/>
            <w:sz w:val="24"/>
            <w:szCs w:val="24"/>
          </w:rPr>
          <w:del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45&lt;/sup&gt;","plainTextFormattedCitation":"45","previouslyFormattedCitation":"&lt;sup&gt;45&lt;/sup&gt;"},"properties":{"noteIndex":0},"schema":"https://github.com/citation-style-language/schema/raw/master/csl-citation.json"}</w:delInstrText>
        </w:r>
        <w:r w:rsidR="00BE68D2" w:rsidRPr="00636C9B" w:rsidDel="00283E06">
          <w:rPr>
            <w:rFonts w:ascii="Times New Roman" w:hAnsi="Times New Roman"/>
            <w:sz w:val="24"/>
            <w:szCs w:val="24"/>
          </w:rPr>
          <w:fldChar w:fldCharType="separate"/>
        </w:r>
        <w:r w:rsidR="00362889" w:rsidRPr="00362889" w:rsidDel="00283E06">
          <w:rPr>
            <w:rFonts w:ascii="Times New Roman" w:hAnsi="Times New Roman"/>
            <w:noProof/>
            <w:sz w:val="24"/>
            <w:szCs w:val="24"/>
            <w:vertAlign w:val="superscript"/>
          </w:rPr>
          <w:delText>45</w:delText>
        </w:r>
        <w:r w:rsidR="00BE68D2" w:rsidRPr="00636C9B" w:rsidDel="00283E06">
          <w:rPr>
            <w:rFonts w:ascii="Times New Roman" w:hAnsi="Times New Roman"/>
            <w:sz w:val="24"/>
            <w:szCs w:val="24"/>
          </w:rPr>
          <w:fldChar w:fldCharType="end"/>
        </w:r>
        <w:r w:rsidR="00BE68D2" w:rsidRPr="00636C9B" w:rsidDel="00283E06">
          <w:rPr>
            <w:rFonts w:ascii="Times New Roman" w:hAnsi="Times New Roman"/>
            <w:sz w:val="24"/>
            <w:szCs w:val="24"/>
          </w:rPr>
          <w:delText xml:space="preserve"> </w:delText>
        </w:r>
      </w:del>
    </w:p>
    <w:p w14:paraId="489F307D" w14:textId="01DA4208" w:rsidR="004E6C06" w:rsidRPr="00636C9B" w:rsidDel="00283E06" w:rsidRDefault="004E6C06" w:rsidP="00910EDE">
      <w:pPr>
        <w:pStyle w:val="ListParagraph"/>
        <w:numPr>
          <w:ilvl w:val="0"/>
          <w:numId w:val="7"/>
        </w:numPr>
        <w:spacing w:after="0" w:line="240" w:lineRule="auto"/>
        <w:jc w:val="both"/>
        <w:rPr>
          <w:del w:id="903" w:author="Parks, Robbie M" w:date="2018-11-26T13:02:00Z"/>
          <w:rFonts w:ascii="Times New Roman" w:hAnsi="Times New Roman"/>
          <w:sz w:val="24"/>
          <w:szCs w:val="24"/>
        </w:rPr>
        <w:pPrChange w:id="904" w:author="Parks, Robbie M" w:date="2018-11-26T13:11:00Z">
          <w:pPr>
            <w:pStyle w:val="ListParagraph"/>
            <w:numPr>
              <w:numId w:val="7"/>
            </w:numPr>
            <w:spacing w:after="0" w:line="480" w:lineRule="auto"/>
            <w:ind w:hanging="360"/>
            <w:jc w:val="both"/>
          </w:pPr>
        </w:pPrChange>
      </w:pPr>
      <w:del w:id="905" w:author="Parks, Robbie M" w:date="2018-11-26T13:02:00Z">
        <w:r w:rsidRPr="00636C9B" w:rsidDel="00283E06">
          <w:rPr>
            <w:rFonts w:ascii="Times New Roman" w:hAnsi="Times New Roman"/>
            <w:sz w:val="24"/>
            <w:szCs w:val="24"/>
          </w:rPr>
          <w:delText>Death rates in falls in 65 and over same in metropolitan as in nonmetropolitan (56/56.1).</w:delText>
        </w:r>
        <w:r w:rsidRPr="00636C9B" w:rsidDel="00283E06">
          <w:rPr>
            <w:rFonts w:ascii="Times New Roman" w:hAnsi="Times New Roman"/>
            <w:sz w:val="24"/>
            <w:szCs w:val="24"/>
          </w:rPr>
          <w:fldChar w:fldCharType="begin" w:fldLock="1"/>
        </w:r>
        <w:r w:rsidR="00283E06" w:rsidDel="00283E06">
          <w:rPr>
            <w:rFonts w:ascii="Times New Roman" w:hAnsi="Times New Roman"/>
            <w:sz w:val="24"/>
            <w:szCs w:val="24"/>
          </w:rPr>
          <w:del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44&lt;/sup&gt;","plainTextFormattedCitation":"44","previouslyFormattedCitation":"&lt;sup&gt;44&lt;/sup&gt;"},"properties":{"noteIndex":0},"schema":"https://github.com/citation-style-language/schema/raw/master/csl-citation.json"}</w:delInstrText>
        </w:r>
        <w:r w:rsidRPr="00636C9B" w:rsidDel="00283E06">
          <w:rPr>
            <w:rFonts w:ascii="Times New Roman" w:hAnsi="Times New Roman"/>
            <w:sz w:val="24"/>
            <w:szCs w:val="24"/>
          </w:rPr>
          <w:fldChar w:fldCharType="separate"/>
        </w:r>
        <w:r w:rsidR="00362889" w:rsidRPr="00362889" w:rsidDel="00283E06">
          <w:rPr>
            <w:rFonts w:ascii="Times New Roman" w:hAnsi="Times New Roman"/>
            <w:noProof/>
            <w:sz w:val="24"/>
            <w:szCs w:val="24"/>
            <w:vertAlign w:val="superscript"/>
          </w:rPr>
          <w:delText>44</w:delText>
        </w:r>
        <w:r w:rsidRPr="00636C9B" w:rsidDel="00283E06">
          <w:rPr>
            <w:rFonts w:ascii="Times New Roman" w:hAnsi="Times New Roman"/>
            <w:sz w:val="24"/>
            <w:szCs w:val="24"/>
          </w:rPr>
          <w:fldChar w:fldCharType="end"/>
        </w:r>
      </w:del>
    </w:p>
    <w:p w14:paraId="71818B0F" w14:textId="072410E5" w:rsidR="0023102E" w:rsidRPr="00636C9B" w:rsidDel="00283E06" w:rsidRDefault="0023102E" w:rsidP="00910EDE">
      <w:pPr>
        <w:pStyle w:val="ListParagraph"/>
        <w:numPr>
          <w:ilvl w:val="0"/>
          <w:numId w:val="7"/>
        </w:numPr>
        <w:spacing w:after="0" w:line="240" w:lineRule="auto"/>
        <w:jc w:val="both"/>
        <w:rPr>
          <w:del w:id="906" w:author="Parks, Robbie M" w:date="2018-11-26T13:02:00Z"/>
          <w:rFonts w:ascii="Times New Roman" w:hAnsi="Times New Roman"/>
          <w:sz w:val="24"/>
          <w:szCs w:val="24"/>
        </w:rPr>
        <w:pPrChange w:id="907" w:author="Parks, Robbie M" w:date="2018-11-26T13:11:00Z">
          <w:pPr>
            <w:pStyle w:val="ListParagraph"/>
            <w:numPr>
              <w:numId w:val="7"/>
            </w:numPr>
            <w:spacing w:after="0" w:line="480" w:lineRule="auto"/>
            <w:ind w:hanging="360"/>
            <w:jc w:val="both"/>
          </w:pPr>
        </w:pPrChange>
      </w:pPr>
      <w:del w:id="908" w:author="Parks, Robbie M" w:date="2018-11-26T13:18:00Z">
        <w:r w:rsidRPr="00636C9B" w:rsidDel="00C41B74">
          <w:rPr>
            <w:rFonts w:ascii="Times New Roman" w:hAnsi="Times New Roman"/>
            <w:sz w:val="24"/>
            <w:szCs w:val="24"/>
          </w:rPr>
          <w:delText>STEADI initiative looks to prevent older adult falls.</w:delText>
        </w:r>
        <w:r w:rsidR="000D5E5E" w:rsidRPr="00636C9B" w:rsidDel="00C41B74">
          <w:rPr>
            <w:rFonts w:ascii="Times New Roman" w:hAnsi="Times New Roman"/>
            <w:sz w:val="24"/>
            <w:szCs w:val="24"/>
          </w:rPr>
          <w:delText xml:space="preserve"> Extrinsic </w:delText>
        </w:r>
      </w:del>
      <w:ins w:id="909" w:author="Parks, Robbie M" w:date="2018-11-26T13:18:00Z">
        <w:r w:rsidR="00C41B74">
          <w:rPr>
            <w:rFonts w:ascii="Times New Roman" w:hAnsi="Times New Roman"/>
            <w:sz w:val="24"/>
            <w:szCs w:val="24"/>
          </w:rPr>
          <w:t>F</w:t>
        </w:r>
      </w:ins>
      <w:del w:id="910" w:author="Parks, Robbie M" w:date="2018-11-26T13:18:00Z">
        <w:r w:rsidR="000D5E5E" w:rsidRPr="00636C9B" w:rsidDel="00C41B74">
          <w:rPr>
            <w:rFonts w:ascii="Times New Roman" w:hAnsi="Times New Roman"/>
            <w:sz w:val="24"/>
            <w:szCs w:val="24"/>
          </w:rPr>
          <w:delText>f</w:delText>
        </w:r>
      </w:del>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44&lt;/sup&gt;","plainTextFormattedCitation":"44","previouslyFormattedCitation":"&lt;sup&gt;44&lt;/sup&gt;"},"properties":{"noteIndex":0},"schema":"https://github.com/citation-style-language/schema/raw/master/csl-citation.json"}</w:instrText>
      </w:r>
      <w:r w:rsidR="00D21DED"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44</w:t>
      </w:r>
      <w:r w:rsidR="00D21DED" w:rsidRPr="00636C9B">
        <w:rPr>
          <w:rFonts w:ascii="Times New Roman" w:hAnsi="Times New Roman"/>
          <w:sz w:val="24"/>
          <w:szCs w:val="24"/>
        </w:rPr>
        <w:fldChar w:fldCharType="end"/>
      </w:r>
    </w:p>
    <w:p w14:paraId="1C1D54B7" w14:textId="557FF242" w:rsidR="00223D8A" w:rsidRPr="002953F0" w:rsidRDefault="000F3189" w:rsidP="00910EDE">
      <w:pPr>
        <w:pStyle w:val="ListParagraph"/>
        <w:numPr>
          <w:ilvl w:val="0"/>
          <w:numId w:val="7"/>
        </w:numPr>
        <w:spacing w:after="0" w:line="240" w:lineRule="auto"/>
        <w:jc w:val="both"/>
        <w:rPr>
          <w:rFonts w:ascii="Times New Roman" w:hAnsi="Times New Roman"/>
          <w:sz w:val="24"/>
          <w:szCs w:val="24"/>
        </w:rPr>
        <w:pPrChange w:id="911" w:author="Parks, Robbie M" w:date="2018-11-26T13:11:00Z">
          <w:pPr>
            <w:pStyle w:val="ListParagraph"/>
            <w:numPr>
              <w:numId w:val="7"/>
            </w:numPr>
            <w:spacing w:after="0" w:line="480" w:lineRule="auto"/>
            <w:ind w:hanging="360"/>
            <w:jc w:val="both"/>
          </w:pPr>
        </w:pPrChange>
      </w:pPr>
      <w:del w:id="912" w:author="Parks, Robbie M" w:date="2018-11-26T13:02:00Z">
        <w:r w:rsidRPr="002953F0" w:rsidDel="00283E06">
          <w:rPr>
            <w:rFonts w:ascii="Times New Roman" w:hAnsi="Times New Roman"/>
            <w:sz w:val="24"/>
            <w:szCs w:val="24"/>
          </w:rPr>
          <w:delText>Age-adjusted fall injury death rates among those age 65 and over were higher for non-Hispanic white persons compared with other races and ethnicities.</w:delText>
        </w:r>
        <w:r w:rsidRPr="002953F0" w:rsidDel="00283E06">
          <w:rPr>
            <w:rFonts w:ascii="Times New Roman" w:hAnsi="Times New Roman"/>
            <w:sz w:val="24"/>
            <w:szCs w:val="24"/>
          </w:rPr>
          <w:fldChar w:fldCharType="begin" w:fldLock="1"/>
        </w:r>
        <w:r w:rsidR="00283E06" w:rsidRPr="002953F0" w:rsidDel="00283E06">
          <w:rPr>
            <w:rFonts w:ascii="Times New Roman" w:hAnsi="Times New Roman"/>
            <w:sz w:val="24"/>
            <w:szCs w:val="24"/>
          </w:rPr>
          <w:delInstrText>ADDIN CSL_CITATION {"citation</w:delInstrText>
        </w:r>
        <w:r w:rsidR="00283E06" w:rsidRPr="00815C28" w:rsidDel="00283E06">
          <w:rPr>
            <w:rFonts w:ascii="Times New Roman" w:hAnsi="Times New Roman"/>
            <w:sz w:val="24"/>
            <w:szCs w:val="24"/>
          </w:rPr>
          <w:delInstrText>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w:delInstrText>
        </w:r>
        <w:r w:rsidR="00283E06" w:rsidRPr="00844300" w:rsidDel="00283E06">
          <w:rPr>
            <w:rFonts w:ascii="Times New Roman" w:hAnsi="Times New Roman"/>
            <w:sz w:val="24"/>
            <w:szCs w:val="24"/>
          </w:rPr>
          <w:delInstrText>ults aged 85 and over (26.5 per 100,000) compared with adults aged 65–74 (3.1 per 100,000). Among adults aged 65 and over, the death rate due to fire was more than twice as high for non-Hispanic black adults as for non-Hispanic white and Hispanic adults. T</w:delInstrText>
        </w:r>
        <w:r w:rsidR="00283E06" w:rsidRPr="00CD43E4" w:rsidDel="00283E06">
          <w:rPr>
            <w:rFonts w:ascii="Times New Roman" w:hAnsi="Times New Roman"/>
            <w:sz w:val="24"/>
            <w:szCs w:val="24"/>
          </w:rPr>
          <w:delInstrText>he death rate from motor vehicle traffic crashes among adults aged 65 and over was 1.7 times higher in nonmetropolitan areas compared with metropolitan areas. Injury deaths place a large burden on society, and many of these deaths are preventable (1). Redu</w:delInstrText>
        </w:r>
        <w:r w:rsidR="00283E06" w:rsidRPr="00775537" w:rsidDel="00283E06">
          <w:rPr>
            <w:rFonts w:ascii="Times New Roman" w:hAnsi="Times New Roman"/>
            <w:sz w:val="24"/>
            <w:szCs w:val="24"/>
          </w:rPr>
          <w:delInstrText>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w:delInstrText>
        </w:r>
        <w:r w:rsidR="00283E06" w:rsidRPr="007C2F38" w:rsidDel="00283E06">
          <w:rPr>
            <w:rFonts w:ascii="Times New Roman" w:hAnsi="Times New Roman"/>
            <w:sz w:val="24"/>
            <w:szCs w:val="24"/>
          </w:rPr>
          <w:delInstrText>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44&lt;/sup&gt;","plainTextFormattedCitation":"44","previouslyFormattedCitation":"&lt;sup&gt;44&lt;/sup&gt;"},"properties":{"noteIndex":0},"schema":"https://github.com/citation-style-language/schema/raw/master/csl-citation.json"}</w:delInstrText>
        </w:r>
        <w:r w:rsidRPr="002953F0" w:rsidDel="00283E06">
          <w:rPr>
            <w:rFonts w:ascii="Times New Roman" w:hAnsi="Times New Roman"/>
            <w:sz w:val="24"/>
            <w:szCs w:val="24"/>
          </w:rPr>
          <w:fldChar w:fldCharType="separate"/>
        </w:r>
        <w:r w:rsidR="00362889" w:rsidRPr="002953F0" w:rsidDel="00283E06">
          <w:rPr>
            <w:rFonts w:ascii="Times New Roman" w:hAnsi="Times New Roman"/>
            <w:noProof/>
            <w:sz w:val="24"/>
            <w:szCs w:val="24"/>
            <w:vertAlign w:val="superscript"/>
          </w:rPr>
          <w:delText>44</w:delText>
        </w:r>
        <w:r w:rsidRPr="002953F0" w:rsidDel="00283E06">
          <w:rPr>
            <w:rFonts w:ascii="Times New Roman" w:hAnsi="Times New Roman"/>
            <w:sz w:val="24"/>
            <w:szCs w:val="24"/>
          </w:rPr>
          <w:fldChar w:fldCharType="end"/>
        </w:r>
        <w:r w:rsidR="004E6C06" w:rsidRPr="002953F0" w:rsidDel="00283E06">
          <w:rPr>
            <w:rFonts w:ascii="Times New Roman" w:hAnsi="Times New Roman"/>
            <w:sz w:val="24"/>
            <w:szCs w:val="24"/>
          </w:rPr>
          <w:delText xml:space="preserve"> </w:delText>
        </w:r>
      </w:del>
    </w:p>
    <w:p w14:paraId="0E8D9213" w14:textId="1EBAAEBE" w:rsidR="00A60195" w:rsidRPr="00636C9B" w:rsidDel="000212F9" w:rsidRDefault="00A60195" w:rsidP="00910EDE">
      <w:pPr>
        <w:pStyle w:val="ListParagraph"/>
        <w:numPr>
          <w:ilvl w:val="0"/>
          <w:numId w:val="7"/>
        </w:numPr>
        <w:spacing w:after="0" w:line="240" w:lineRule="auto"/>
        <w:jc w:val="both"/>
        <w:rPr>
          <w:del w:id="913" w:author="Parks, Robbie M" w:date="2018-11-26T13:11:00Z"/>
          <w:rFonts w:ascii="Times New Roman" w:hAnsi="Times New Roman"/>
          <w:sz w:val="24"/>
          <w:szCs w:val="24"/>
        </w:rPr>
        <w:pPrChange w:id="914" w:author="Parks, Robbie M" w:date="2018-11-26T13:11:00Z">
          <w:pPr>
            <w:pStyle w:val="ListParagraph"/>
            <w:numPr>
              <w:numId w:val="7"/>
            </w:numPr>
            <w:spacing w:after="0" w:line="480" w:lineRule="auto"/>
            <w:ind w:hanging="360"/>
            <w:jc w:val="both"/>
          </w:pPr>
        </w:pPrChange>
      </w:pPr>
      <w:del w:id="915" w:author="Parks, Robbie M" w:date="2018-11-26T13:11:00Z">
        <w:r w:rsidRPr="00636C9B" w:rsidDel="000212F9">
          <w:rPr>
            <w:rFonts w:ascii="Times New Roman" w:hAnsi="Times New Roman"/>
            <w:sz w:val="24"/>
            <w:szCs w:val="24"/>
          </w:rPr>
          <w:delText>0.1% of all healthcare expenditure in US and 1.5% in European countries on care for falls</w:delText>
        </w:r>
        <w:r w:rsidR="00365F79" w:rsidRPr="00636C9B" w:rsidDel="000212F9">
          <w:rPr>
            <w:rFonts w:ascii="Times New Roman" w:hAnsi="Times New Roman"/>
            <w:sz w:val="24"/>
            <w:szCs w:val="24"/>
          </w:rPr>
          <w:delText>.</w:delText>
        </w:r>
        <w:r w:rsidR="000663B0" w:rsidRPr="00636C9B" w:rsidDel="000212F9">
          <w:rPr>
            <w:rFonts w:ascii="Times New Roman" w:hAnsi="Times New Roman"/>
            <w:sz w:val="24"/>
            <w:szCs w:val="24"/>
          </w:rPr>
          <w:fldChar w:fldCharType="begin" w:fldLock="1"/>
        </w:r>
        <w:r w:rsidR="002953F0" w:rsidDel="000212F9">
          <w:rPr>
            <w:rFonts w:ascii="Times New Roman" w:hAnsi="Times New Roman"/>
            <w:sz w:val="24"/>
            <w:szCs w:val="24"/>
          </w:rPr>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44&lt;/sup&gt;","plainTextFormattedCitation":"44","previouslyFormattedCitation":"&lt;sup&gt;46&lt;/sup&gt;"},"properties":{"noteIndex":0},"schema":"https://github.com/citation-style-language/schema/raw/master/csl-citation.json"}</w:delInstrText>
        </w:r>
        <w:r w:rsidR="000663B0" w:rsidRPr="00636C9B" w:rsidDel="000212F9">
          <w:rPr>
            <w:rFonts w:ascii="Times New Roman" w:hAnsi="Times New Roman"/>
            <w:sz w:val="24"/>
            <w:szCs w:val="24"/>
          </w:rPr>
          <w:fldChar w:fldCharType="separate"/>
        </w:r>
        <w:r w:rsidR="002953F0" w:rsidRPr="002953F0" w:rsidDel="000212F9">
          <w:rPr>
            <w:rFonts w:ascii="Times New Roman" w:hAnsi="Times New Roman"/>
            <w:noProof/>
            <w:sz w:val="24"/>
            <w:szCs w:val="24"/>
            <w:vertAlign w:val="superscript"/>
          </w:rPr>
          <w:delText>44</w:delText>
        </w:r>
        <w:r w:rsidR="000663B0" w:rsidRPr="00636C9B" w:rsidDel="000212F9">
          <w:rPr>
            <w:rFonts w:ascii="Times New Roman" w:hAnsi="Times New Roman"/>
            <w:sz w:val="24"/>
            <w:szCs w:val="24"/>
          </w:rPr>
          <w:fldChar w:fldCharType="end"/>
        </w:r>
      </w:del>
    </w:p>
    <w:p w14:paraId="12B3C93A" w14:textId="4D5EE6C0" w:rsidR="00597FC9" w:rsidRPr="00636C9B" w:rsidRDefault="00597FC9" w:rsidP="00910EDE">
      <w:pPr>
        <w:pStyle w:val="ListParagraph"/>
        <w:numPr>
          <w:ilvl w:val="0"/>
          <w:numId w:val="7"/>
        </w:numPr>
        <w:spacing w:after="0" w:line="240" w:lineRule="auto"/>
        <w:jc w:val="both"/>
        <w:rPr>
          <w:rFonts w:ascii="Times New Roman" w:hAnsi="Times New Roman"/>
          <w:sz w:val="24"/>
          <w:szCs w:val="24"/>
        </w:rPr>
        <w:pPrChange w:id="916" w:author="Parks, Robbie M" w:date="2018-11-26T13:11:00Z">
          <w:pPr>
            <w:pStyle w:val="ListParagraph"/>
            <w:numPr>
              <w:numId w:val="7"/>
            </w:numPr>
            <w:spacing w:after="0" w:line="480" w:lineRule="auto"/>
            <w:ind w:hanging="360"/>
            <w:jc w:val="both"/>
          </w:pPr>
        </w:pPrChange>
      </w:pPr>
      <w:del w:id="917" w:author="Parks, Robbie M" w:date="2018-11-26T13:08:00Z">
        <w:r w:rsidRPr="00636C9B" w:rsidDel="00423243">
          <w:rPr>
            <w:rFonts w:ascii="Times New Roman" w:hAnsi="Times New Roman"/>
            <w:sz w:val="24"/>
            <w:szCs w:val="24"/>
          </w:rPr>
          <w:delText>Older people staying inside more due to heat? (</w:delText>
        </w:r>
        <w:r w:rsidR="00D52DE5" w:rsidDel="00423243">
          <w:fldChar w:fldCharType="begin"/>
        </w:r>
        <w:r w:rsidR="00D52DE5" w:rsidDel="00423243">
          <w:delInstrText xml:space="preserve"> HYPERLINK "https://www.nia.nih.gov/news/advice-older-adults-staying-safe-hot-weather" </w:delInstrText>
        </w:r>
        <w:r w:rsidR="00D52DE5" w:rsidDel="00423243">
          <w:fldChar w:fldCharType="separate"/>
        </w:r>
        <w:r w:rsidRPr="00636C9B" w:rsidDel="00423243">
          <w:rPr>
            <w:rStyle w:val="Hyperlink"/>
            <w:rFonts w:ascii="Times New Roman" w:hAnsi="Times New Roman"/>
            <w:sz w:val="24"/>
            <w:szCs w:val="24"/>
          </w:rPr>
          <w:delText>link</w:delText>
        </w:r>
        <w:r w:rsidR="00D52DE5" w:rsidDel="00423243">
          <w:rPr>
            <w:rStyle w:val="Hyperlink"/>
            <w:rFonts w:ascii="Times New Roman" w:hAnsi="Times New Roman"/>
            <w:sz w:val="24"/>
            <w:szCs w:val="24"/>
          </w:rPr>
          <w:fldChar w:fldCharType="end"/>
        </w:r>
        <w:r w:rsidRPr="00636C9B" w:rsidDel="00423243">
          <w:rPr>
            <w:rFonts w:ascii="Times New Roman" w:hAnsi="Times New Roman"/>
            <w:sz w:val="24"/>
            <w:szCs w:val="24"/>
          </w:rPr>
          <w:delText>)</w:delText>
        </w:r>
      </w:del>
      <w:ins w:id="918" w:author="Parks, Robbie M" w:date="2018-11-26T13:08:00Z">
        <w:r w:rsidR="00423243">
          <w:rPr>
            <w:rFonts w:ascii="Times New Roman" w:hAnsi="Times New Roman"/>
            <w:sz w:val="24"/>
            <w:szCs w:val="24"/>
          </w:rPr>
          <w:t xml:space="preserve">Healthy older people </w:t>
        </w:r>
      </w:ins>
      <w:ins w:id="919" w:author="Parks, Robbie M" w:date="2018-11-26T13:09:00Z">
        <w:r w:rsidR="00B37097">
          <w:rPr>
            <w:rFonts w:ascii="Times New Roman" w:hAnsi="Times New Roman"/>
            <w:sz w:val="24"/>
            <w:szCs w:val="24"/>
          </w:rPr>
          <w:t>will fall more outdoors than indoors.</w:t>
        </w:r>
      </w:ins>
      <w:ins w:id="920" w:author="Parks, Robbie M" w:date="2018-11-26T13:10:00Z">
        <w:r w:rsidR="002953F0">
          <w:rPr>
            <w:rFonts w:ascii="Times New Roman" w:hAnsi="Times New Roman"/>
            <w:sz w:val="24"/>
            <w:szCs w:val="24"/>
          </w:rPr>
          <w:fldChar w:fldCharType="begin" w:fldLock="1"/>
        </w:r>
      </w:ins>
      <w:r w:rsidR="00815C28">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45&lt;/sup&gt;","plainTextFormattedCitation":"45","previouslyFormattedCitation":"&lt;sup&gt;45&lt;/sup&gt;"},"properties":{"noteIndex":0},"schema":"https://github.com/citation-style-language/schema/raw/master/csl-citation.json"}</w:instrText>
      </w:r>
      <w:r w:rsidR="002953F0">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45</w:t>
      </w:r>
      <w:ins w:id="921" w:author="Parks, Robbie M" w:date="2018-11-26T13:10:00Z">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ins>
    </w:p>
    <w:p w14:paraId="458508AF" w14:textId="77777777" w:rsidR="00CE4993" w:rsidRPr="00636C9B" w:rsidRDefault="00CE4993" w:rsidP="00910EDE">
      <w:pPr>
        <w:spacing w:after="0" w:line="240" w:lineRule="auto"/>
        <w:jc w:val="both"/>
        <w:rPr>
          <w:rFonts w:ascii="Times New Roman" w:hAnsi="Times New Roman"/>
          <w:i/>
          <w:sz w:val="24"/>
          <w:szCs w:val="24"/>
        </w:rPr>
        <w:pPrChange w:id="922" w:author="Parks, Robbie M" w:date="2018-11-26T13:11:00Z">
          <w:pPr>
            <w:spacing w:after="0" w:line="480" w:lineRule="auto"/>
            <w:jc w:val="both"/>
          </w:pPr>
        </w:pPrChange>
      </w:pPr>
    </w:p>
    <w:p w14:paraId="6C873354" w14:textId="0F74F50C" w:rsidR="00CE4993" w:rsidRDefault="00CE4993" w:rsidP="00910EDE">
      <w:pPr>
        <w:spacing w:after="0" w:line="240" w:lineRule="auto"/>
        <w:jc w:val="both"/>
        <w:rPr>
          <w:ins w:id="923" w:author="Parks, Robbie M" w:date="2018-11-26T13:15:00Z"/>
          <w:rFonts w:ascii="Times New Roman" w:hAnsi="Times New Roman"/>
          <w:i/>
          <w:sz w:val="24"/>
          <w:szCs w:val="24"/>
        </w:rPr>
        <w:pPrChange w:id="924" w:author="Parks, Robbie M" w:date="2018-11-26T13:11:00Z">
          <w:pPr>
            <w:spacing w:after="0" w:line="480" w:lineRule="auto"/>
            <w:jc w:val="both"/>
          </w:pPr>
        </w:pPrChange>
      </w:pPr>
      <w:r w:rsidRPr="00636C9B">
        <w:rPr>
          <w:rFonts w:ascii="Times New Roman" w:hAnsi="Times New Roman"/>
          <w:i/>
          <w:sz w:val="24"/>
          <w:szCs w:val="24"/>
        </w:rPr>
        <w:t>Drownings</w:t>
      </w:r>
    </w:p>
    <w:p w14:paraId="00046339" w14:textId="7F57FDF1" w:rsidR="002C6259" w:rsidRPr="002C6259" w:rsidRDefault="002C6259" w:rsidP="002C6259">
      <w:pPr>
        <w:pStyle w:val="ListParagraph"/>
        <w:numPr>
          <w:ilvl w:val="0"/>
          <w:numId w:val="7"/>
        </w:numPr>
        <w:spacing w:after="0" w:line="240" w:lineRule="auto"/>
        <w:jc w:val="both"/>
        <w:rPr>
          <w:rFonts w:ascii="Times New Roman" w:hAnsi="Times New Roman"/>
          <w:sz w:val="24"/>
          <w:szCs w:val="24"/>
          <w:rPrChange w:id="925" w:author="Parks, Robbie M" w:date="2018-11-26T13:15:00Z">
            <w:rPr>
              <w:rFonts w:ascii="Times New Roman" w:hAnsi="Times New Roman"/>
              <w:i/>
              <w:sz w:val="24"/>
              <w:szCs w:val="24"/>
            </w:rPr>
          </w:rPrChange>
        </w:rPr>
        <w:pPrChange w:id="926" w:author="Parks, Robbie M" w:date="2018-11-26T13:15:00Z">
          <w:pPr>
            <w:spacing w:after="0" w:line="480" w:lineRule="auto"/>
            <w:jc w:val="both"/>
          </w:pPr>
        </w:pPrChange>
      </w:pPr>
      <w:ins w:id="927" w:author="Parks, Robbie M" w:date="2018-11-26T13:15:00Z">
        <w:r>
          <w:rPr>
            <w:rFonts w:ascii="Times New Roman" w:hAnsi="Times New Roman"/>
            <w:sz w:val="24"/>
            <w:szCs w:val="24"/>
          </w:rPr>
          <w:lastRenderedPageBreak/>
          <w:t>Swimming more likely in anomalously warmer temperatures.</w:t>
        </w:r>
      </w:ins>
    </w:p>
    <w:p w14:paraId="6D23CA5B" w14:textId="72C7ECB2" w:rsidR="002B42BF" w:rsidRPr="00636C9B" w:rsidDel="00903EED" w:rsidRDefault="00E4095A" w:rsidP="00910EDE">
      <w:pPr>
        <w:pStyle w:val="ListParagraph"/>
        <w:numPr>
          <w:ilvl w:val="0"/>
          <w:numId w:val="7"/>
        </w:numPr>
        <w:spacing w:after="0" w:line="240" w:lineRule="auto"/>
        <w:jc w:val="both"/>
        <w:rPr>
          <w:del w:id="928" w:author="Parks, Robbie M" w:date="2018-11-26T13:11:00Z"/>
          <w:rFonts w:ascii="Times New Roman" w:hAnsi="Times New Roman"/>
          <w:i/>
          <w:sz w:val="24"/>
          <w:szCs w:val="24"/>
        </w:rPr>
        <w:pPrChange w:id="929" w:author="Parks, Robbie M" w:date="2018-11-26T13:11:00Z">
          <w:pPr>
            <w:pStyle w:val="ListParagraph"/>
            <w:numPr>
              <w:numId w:val="7"/>
            </w:numPr>
            <w:spacing w:after="0" w:line="480" w:lineRule="auto"/>
            <w:ind w:hanging="360"/>
            <w:jc w:val="both"/>
          </w:pPr>
        </w:pPrChange>
      </w:pPr>
      <w:del w:id="930" w:author="Parks, Robbie M" w:date="2018-11-26T13:11:00Z">
        <w:r w:rsidRPr="00636C9B" w:rsidDel="00903EED">
          <w:rPr>
            <w:rFonts w:ascii="Times New Roman" w:hAnsi="Times New Roman"/>
            <w:sz w:val="24"/>
            <w:szCs w:val="24"/>
          </w:rPr>
          <w:delText>Third leading cause of death from unintentional injury worldwide, with 7</w:delText>
        </w:r>
        <w:r w:rsidR="00AB0D0D" w:rsidRPr="00636C9B" w:rsidDel="00903EED">
          <w:rPr>
            <w:rFonts w:ascii="Times New Roman" w:hAnsi="Times New Roman"/>
            <w:sz w:val="24"/>
            <w:szCs w:val="24"/>
          </w:rPr>
          <w:delText xml:space="preserve">% of all unintentional injuries. </w:delText>
        </w:r>
        <w:r w:rsidRPr="00636C9B" w:rsidDel="00903EED">
          <w:rPr>
            <w:rFonts w:ascii="Times New Roman" w:hAnsi="Times New Roman"/>
            <w:sz w:val="24"/>
            <w:szCs w:val="24"/>
          </w:rPr>
          <w:delText>(</w:delText>
        </w:r>
        <w:r w:rsidR="00D52DE5" w:rsidDel="00903EED">
          <w:fldChar w:fldCharType="begin"/>
        </w:r>
        <w:r w:rsidR="00D52DE5" w:rsidDel="00903EED">
          <w:delInstrText xml:space="preserve"> HYPERLINK "http://www.who.int/en/news-room/fact-sheets/detail/drowning" </w:delInstrText>
        </w:r>
        <w:r w:rsidR="00D52DE5" w:rsidDel="00903EED">
          <w:fldChar w:fldCharType="separate"/>
        </w:r>
        <w:r w:rsidR="00243549" w:rsidRPr="00636C9B" w:rsidDel="00903EED">
          <w:rPr>
            <w:rStyle w:val="Hyperlink"/>
            <w:rFonts w:ascii="Times New Roman" w:hAnsi="Times New Roman"/>
            <w:sz w:val="24"/>
            <w:szCs w:val="24"/>
          </w:rPr>
          <w:delText>link</w:delText>
        </w:r>
        <w:r w:rsidR="00D52DE5" w:rsidDel="00903EED">
          <w:rPr>
            <w:rStyle w:val="Hyperlink"/>
            <w:rFonts w:ascii="Times New Roman" w:hAnsi="Times New Roman"/>
            <w:sz w:val="24"/>
            <w:szCs w:val="24"/>
          </w:rPr>
          <w:fldChar w:fldCharType="end"/>
        </w:r>
        <w:r w:rsidR="00243549" w:rsidRPr="00636C9B" w:rsidDel="00903EED">
          <w:rPr>
            <w:rFonts w:ascii="Times New Roman" w:hAnsi="Times New Roman"/>
            <w:sz w:val="24"/>
            <w:szCs w:val="24"/>
          </w:rPr>
          <w:delText>)</w:delText>
        </w:r>
      </w:del>
    </w:p>
    <w:p w14:paraId="45D8204E" w14:textId="6C799D2D" w:rsidR="00243549" w:rsidRPr="00636C9B" w:rsidRDefault="00243549" w:rsidP="00910EDE">
      <w:pPr>
        <w:pStyle w:val="ListParagraph"/>
        <w:numPr>
          <w:ilvl w:val="0"/>
          <w:numId w:val="7"/>
        </w:numPr>
        <w:spacing w:after="0" w:line="240" w:lineRule="auto"/>
        <w:jc w:val="both"/>
        <w:rPr>
          <w:rFonts w:ascii="Times New Roman" w:hAnsi="Times New Roman"/>
          <w:sz w:val="24"/>
          <w:szCs w:val="24"/>
        </w:rPr>
        <w:pPrChange w:id="931" w:author="Parks, Robbie M" w:date="2018-11-26T13:11:00Z">
          <w:pPr>
            <w:pStyle w:val="ListParagraph"/>
            <w:numPr>
              <w:numId w:val="7"/>
            </w:numPr>
            <w:spacing w:after="0" w:line="480" w:lineRule="auto"/>
            <w:ind w:hanging="360"/>
            <w:jc w:val="both"/>
          </w:pPr>
        </w:pPrChange>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del w:id="932" w:author="Parks, Robbie M" w:date="2018-11-26T13:11:00Z">
        <w:r w:rsidRPr="00636C9B" w:rsidDel="00903EED">
          <w:rPr>
            <w:rFonts w:ascii="Times New Roman" w:hAnsi="Times New Roman"/>
            <w:sz w:val="24"/>
            <w:szCs w:val="24"/>
          </w:rPr>
          <w:delText xml:space="preserve"> </w:delText>
        </w:r>
      </w:del>
      <w:r w:rsidR="009D3641"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9D3641"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9D3641" w:rsidRPr="00636C9B">
        <w:rPr>
          <w:rFonts w:ascii="Times New Roman" w:hAnsi="Times New Roman"/>
          <w:sz w:val="24"/>
          <w:szCs w:val="24"/>
        </w:rPr>
        <w:fldChar w:fldCharType="end"/>
      </w:r>
    </w:p>
    <w:p w14:paraId="69676FEE" w14:textId="479A2A7C" w:rsidR="001C1104" w:rsidRPr="00636C9B" w:rsidDel="00903EED" w:rsidRDefault="001C1104" w:rsidP="00910EDE">
      <w:pPr>
        <w:pStyle w:val="ListParagraph"/>
        <w:numPr>
          <w:ilvl w:val="0"/>
          <w:numId w:val="7"/>
        </w:numPr>
        <w:spacing w:after="0" w:line="240" w:lineRule="auto"/>
        <w:jc w:val="both"/>
        <w:rPr>
          <w:del w:id="933" w:author="Parks, Robbie M" w:date="2018-11-26T13:11:00Z"/>
          <w:rFonts w:ascii="Times New Roman" w:hAnsi="Times New Roman"/>
          <w:sz w:val="24"/>
          <w:szCs w:val="24"/>
        </w:rPr>
        <w:pPrChange w:id="934" w:author="Parks, Robbie M" w:date="2018-11-26T13:11:00Z">
          <w:pPr>
            <w:pStyle w:val="ListParagraph"/>
            <w:numPr>
              <w:numId w:val="7"/>
            </w:numPr>
            <w:spacing w:after="0" w:line="480" w:lineRule="auto"/>
            <w:ind w:hanging="360"/>
            <w:jc w:val="both"/>
          </w:pPr>
        </w:pPrChange>
      </w:pPr>
      <w:del w:id="935" w:author="Parks, Robbie M" w:date="2018-11-26T13:11:00Z">
        <w:r w:rsidRPr="00636C9B" w:rsidDel="00903EED">
          <w:rPr>
            <w:rFonts w:ascii="Times New Roman" w:hAnsi="Times New Roman"/>
            <w:sz w:val="24"/>
            <w:szCs w:val="24"/>
          </w:rPr>
          <w:delText>Drowning leading cause of death from unintentional injury</w:delText>
        </w:r>
        <w:r w:rsidR="006C30B0" w:rsidRPr="00636C9B" w:rsidDel="00903EED">
          <w:rPr>
            <w:rFonts w:ascii="Times New Roman" w:hAnsi="Times New Roman"/>
            <w:sz w:val="24"/>
            <w:szCs w:val="24"/>
          </w:rPr>
          <w:delText xml:space="preserve"> for children aged 1-4 years.</w:delText>
        </w:r>
        <w:r w:rsidR="009D3641" w:rsidRPr="00636C9B" w:rsidDel="00903EED">
          <w:rPr>
            <w:rFonts w:ascii="Times New Roman" w:hAnsi="Times New Roman"/>
            <w:sz w:val="24"/>
            <w:szCs w:val="24"/>
          </w:rPr>
          <w:fldChar w:fldCharType="begin" w:fldLock="1"/>
        </w:r>
        <w:r w:rsidR="002953F0" w:rsidDel="00903EED">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47&lt;/sup&gt;"},"properties":{"noteIndex":0},"schema":"https://github.com/citation-style-language/schema/raw/master/csl-citation.json"}</w:delInstrText>
        </w:r>
        <w:r w:rsidR="009D3641" w:rsidRPr="00636C9B" w:rsidDel="00903EED">
          <w:rPr>
            <w:rFonts w:ascii="Times New Roman" w:hAnsi="Times New Roman"/>
            <w:sz w:val="24"/>
            <w:szCs w:val="24"/>
          </w:rPr>
          <w:fldChar w:fldCharType="separate"/>
        </w:r>
        <w:r w:rsidR="002953F0" w:rsidRPr="002953F0" w:rsidDel="00903EED">
          <w:rPr>
            <w:rFonts w:ascii="Times New Roman" w:hAnsi="Times New Roman"/>
            <w:noProof/>
            <w:sz w:val="24"/>
            <w:szCs w:val="24"/>
            <w:vertAlign w:val="superscript"/>
          </w:rPr>
          <w:delText>46</w:delText>
        </w:r>
        <w:r w:rsidR="009D3641" w:rsidRPr="00636C9B" w:rsidDel="00903EED">
          <w:rPr>
            <w:rFonts w:ascii="Times New Roman" w:hAnsi="Times New Roman"/>
            <w:sz w:val="24"/>
            <w:szCs w:val="24"/>
          </w:rPr>
          <w:fldChar w:fldCharType="end"/>
        </w:r>
      </w:del>
    </w:p>
    <w:p w14:paraId="0B5788A7" w14:textId="60F405F2" w:rsidR="00243549" w:rsidRPr="00636C9B" w:rsidRDefault="00243549" w:rsidP="00910EDE">
      <w:pPr>
        <w:pStyle w:val="ListParagraph"/>
        <w:numPr>
          <w:ilvl w:val="0"/>
          <w:numId w:val="7"/>
        </w:numPr>
        <w:spacing w:after="0" w:line="240" w:lineRule="auto"/>
        <w:jc w:val="both"/>
        <w:rPr>
          <w:rFonts w:ascii="Times New Roman" w:hAnsi="Times New Roman"/>
          <w:sz w:val="24"/>
          <w:szCs w:val="24"/>
        </w:rPr>
        <w:pPrChange w:id="936" w:author="Parks, Robbie M" w:date="2018-11-26T13:11:00Z">
          <w:pPr>
            <w:pStyle w:val="ListParagraph"/>
            <w:numPr>
              <w:numId w:val="7"/>
            </w:numPr>
            <w:spacing w:after="0" w:line="480" w:lineRule="auto"/>
            <w:ind w:hanging="360"/>
            <w:jc w:val="both"/>
          </w:pPr>
        </w:pPrChange>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9D3641"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9D3641" w:rsidRPr="00636C9B">
        <w:rPr>
          <w:rFonts w:ascii="Times New Roman" w:hAnsi="Times New Roman"/>
          <w:sz w:val="24"/>
          <w:szCs w:val="24"/>
        </w:rPr>
        <w:fldChar w:fldCharType="end"/>
      </w:r>
    </w:p>
    <w:p w14:paraId="398FCB1D" w14:textId="7F3EE15B" w:rsidR="005424BC" w:rsidRPr="00636C9B" w:rsidDel="00903EED" w:rsidRDefault="005424BC" w:rsidP="00910EDE">
      <w:pPr>
        <w:pStyle w:val="ListParagraph"/>
        <w:numPr>
          <w:ilvl w:val="0"/>
          <w:numId w:val="7"/>
        </w:numPr>
        <w:spacing w:after="0" w:line="240" w:lineRule="auto"/>
        <w:jc w:val="both"/>
        <w:rPr>
          <w:del w:id="937" w:author="Parks, Robbie M" w:date="2018-11-26T13:11:00Z"/>
          <w:rFonts w:ascii="Times New Roman" w:hAnsi="Times New Roman"/>
          <w:sz w:val="24"/>
          <w:szCs w:val="24"/>
        </w:rPr>
        <w:pPrChange w:id="938" w:author="Parks, Robbie M" w:date="2018-11-26T13:11:00Z">
          <w:pPr>
            <w:pStyle w:val="ListParagraph"/>
            <w:numPr>
              <w:numId w:val="7"/>
            </w:numPr>
            <w:spacing w:after="0" w:line="480" w:lineRule="auto"/>
            <w:ind w:hanging="360"/>
            <w:jc w:val="both"/>
          </w:pPr>
        </w:pPrChange>
      </w:pPr>
      <w:del w:id="939" w:author="Parks, Robbie M" w:date="2018-11-26T13:11:00Z">
        <w:r w:rsidRPr="00636C9B" w:rsidDel="00903EED">
          <w:rPr>
            <w:rFonts w:ascii="Times New Roman" w:hAnsi="Times New Roman"/>
            <w:sz w:val="24"/>
            <w:szCs w:val="24"/>
          </w:rPr>
          <w:delText xml:space="preserve">5-19 years most likely </w:delText>
        </w:r>
        <w:r w:rsidR="006824BA" w:rsidRPr="00636C9B" w:rsidDel="00903EED">
          <w:rPr>
            <w:rFonts w:ascii="Times New Roman" w:hAnsi="Times New Roman"/>
            <w:sz w:val="24"/>
            <w:szCs w:val="24"/>
          </w:rPr>
          <w:delText>to drown in natural water</w:delText>
        </w:r>
        <w:r w:rsidR="009D3641" w:rsidRPr="00636C9B" w:rsidDel="00903EED">
          <w:rPr>
            <w:rFonts w:ascii="Times New Roman" w:hAnsi="Times New Roman"/>
            <w:sz w:val="24"/>
            <w:szCs w:val="24"/>
          </w:rPr>
          <w:delText>.</w:delText>
        </w:r>
        <w:r w:rsidR="009D3641" w:rsidRPr="00636C9B" w:rsidDel="00903EED">
          <w:rPr>
            <w:rFonts w:ascii="Times New Roman" w:hAnsi="Times New Roman"/>
            <w:sz w:val="24"/>
            <w:szCs w:val="24"/>
          </w:rPr>
          <w:fldChar w:fldCharType="begin" w:fldLock="1"/>
        </w:r>
        <w:r w:rsidR="002953F0" w:rsidDel="00903EED">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47&lt;/sup&gt;"},"properties":{"noteIndex":0},"schema":"https://github.com/citation-style-language/schema/raw/master/csl-citation.json"}</w:delInstrText>
        </w:r>
        <w:r w:rsidR="009D3641" w:rsidRPr="00636C9B" w:rsidDel="00903EED">
          <w:rPr>
            <w:rFonts w:ascii="Times New Roman" w:hAnsi="Times New Roman"/>
            <w:sz w:val="24"/>
            <w:szCs w:val="24"/>
          </w:rPr>
          <w:fldChar w:fldCharType="separate"/>
        </w:r>
        <w:r w:rsidR="002953F0" w:rsidRPr="002953F0" w:rsidDel="00903EED">
          <w:rPr>
            <w:rFonts w:ascii="Times New Roman" w:hAnsi="Times New Roman"/>
            <w:noProof/>
            <w:sz w:val="24"/>
            <w:szCs w:val="24"/>
            <w:vertAlign w:val="superscript"/>
          </w:rPr>
          <w:delText>46</w:delText>
        </w:r>
        <w:r w:rsidR="009D3641" w:rsidRPr="00636C9B" w:rsidDel="00903EED">
          <w:rPr>
            <w:rFonts w:ascii="Times New Roman" w:hAnsi="Times New Roman"/>
            <w:sz w:val="24"/>
            <w:szCs w:val="24"/>
          </w:rPr>
          <w:fldChar w:fldCharType="end"/>
        </w:r>
      </w:del>
    </w:p>
    <w:p w14:paraId="02DEB20A" w14:textId="67B2B2E8" w:rsidR="00903EED" w:rsidRPr="00815C28" w:rsidRDefault="00FD2F61" w:rsidP="00910EDE">
      <w:pPr>
        <w:pStyle w:val="ListParagraph"/>
        <w:numPr>
          <w:ilvl w:val="0"/>
          <w:numId w:val="7"/>
        </w:numPr>
        <w:spacing w:after="0" w:line="240" w:lineRule="auto"/>
        <w:jc w:val="both"/>
        <w:rPr>
          <w:rFonts w:ascii="Times New Roman" w:hAnsi="Times New Roman"/>
          <w:sz w:val="24"/>
          <w:szCs w:val="24"/>
        </w:rPr>
        <w:pPrChange w:id="940" w:author="Parks, Robbie M" w:date="2018-11-26T13:11:00Z">
          <w:pPr>
            <w:pStyle w:val="ListParagraph"/>
            <w:numPr>
              <w:numId w:val="7"/>
            </w:numPr>
            <w:spacing w:after="0" w:line="480" w:lineRule="auto"/>
            <w:ind w:hanging="360"/>
            <w:jc w:val="both"/>
          </w:pPr>
        </w:pPrChange>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16666B"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16666B" w:rsidRPr="00636C9B">
        <w:rPr>
          <w:rFonts w:ascii="Times New Roman" w:hAnsi="Times New Roman"/>
          <w:sz w:val="24"/>
          <w:szCs w:val="24"/>
        </w:rPr>
        <w:fldChar w:fldCharType="end"/>
      </w:r>
    </w:p>
    <w:p w14:paraId="5123D5DE" w14:textId="77777777" w:rsidR="004565A9" w:rsidRPr="00636C9B" w:rsidRDefault="004565A9" w:rsidP="00910EDE">
      <w:pPr>
        <w:spacing w:after="0" w:line="240" w:lineRule="auto"/>
        <w:jc w:val="both"/>
        <w:rPr>
          <w:rFonts w:ascii="Times New Roman" w:hAnsi="Times New Roman"/>
          <w:sz w:val="24"/>
          <w:szCs w:val="24"/>
        </w:rPr>
        <w:pPrChange w:id="941" w:author="Parks, Robbie M" w:date="2018-11-26T13:11:00Z">
          <w:pPr>
            <w:spacing w:after="0" w:line="480" w:lineRule="auto"/>
            <w:jc w:val="both"/>
          </w:pPr>
        </w:pPrChange>
      </w:pPr>
    </w:p>
    <w:p w14:paraId="526F1A36" w14:textId="319D004F" w:rsidR="00CE4993" w:rsidRDefault="00CE4993" w:rsidP="00910EDE">
      <w:pPr>
        <w:spacing w:after="0" w:line="240" w:lineRule="auto"/>
        <w:jc w:val="both"/>
        <w:rPr>
          <w:ins w:id="942" w:author="Parks, Robbie M" w:date="2018-11-26T11:56:00Z"/>
          <w:rFonts w:ascii="Times New Roman" w:hAnsi="Times New Roman"/>
          <w:i/>
          <w:sz w:val="24"/>
          <w:szCs w:val="24"/>
        </w:rPr>
        <w:pPrChange w:id="943" w:author="Parks, Robbie M" w:date="2018-11-26T13:11:00Z">
          <w:pPr>
            <w:spacing w:after="0" w:line="480" w:lineRule="auto"/>
            <w:jc w:val="both"/>
          </w:pPr>
        </w:pPrChange>
      </w:pPr>
      <w:r w:rsidRPr="00636C9B">
        <w:rPr>
          <w:rFonts w:ascii="Times New Roman" w:hAnsi="Times New Roman"/>
          <w:i/>
          <w:sz w:val="24"/>
          <w:szCs w:val="24"/>
        </w:rPr>
        <w:t>Assault</w:t>
      </w:r>
    </w:p>
    <w:p w14:paraId="6E6FF6C5" w14:textId="1B3859DB" w:rsidR="00DE484C" w:rsidRDefault="00DE484C" w:rsidP="00910EDE">
      <w:pPr>
        <w:pStyle w:val="ListParagraph"/>
        <w:numPr>
          <w:ilvl w:val="0"/>
          <w:numId w:val="7"/>
        </w:numPr>
        <w:spacing w:after="0" w:line="240" w:lineRule="auto"/>
        <w:jc w:val="both"/>
        <w:rPr>
          <w:ins w:id="944" w:author="Parks, Robbie M" w:date="2018-11-26T13:26:00Z"/>
          <w:rFonts w:ascii="Times New Roman" w:hAnsi="Times New Roman"/>
          <w:sz w:val="24"/>
          <w:szCs w:val="24"/>
        </w:rPr>
        <w:pPrChange w:id="945" w:author="Parks, Robbie M" w:date="2018-11-26T13:11:00Z">
          <w:pPr>
            <w:spacing w:after="0" w:line="480" w:lineRule="auto"/>
            <w:jc w:val="both"/>
          </w:pPr>
        </w:pPrChange>
      </w:pPr>
      <w:ins w:id="946" w:author="Parks, Robbie M" w:date="2018-11-26T13:20:00Z">
        <w:r>
          <w:rPr>
            <w:rFonts w:ascii="Times New Roman" w:hAnsi="Times New Roman"/>
            <w:sz w:val="24"/>
            <w:szCs w:val="24"/>
          </w:rPr>
          <w:t>More time spent outdoors in warmer temperatures which leads to more interaction.</w:t>
        </w:r>
      </w:ins>
      <w:ins w:id="947" w:author="Parks, Robbie M" w:date="2018-11-26T13:23:00Z">
        <w:r w:rsidR="007C2F38">
          <w:rPr>
            <w:rFonts w:ascii="Times New Roman" w:hAnsi="Times New Roman"/>
            <w:sz w:val="24"/>
            <w:szCs w:val="24"/>
          </w:rPr>
          <w:fldChar w:fldCharType="begin" w:fldLock="1"/>
        </w:r>
      </w:ins>
      <w:r w:rsidR="007C2F38">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47,48&lt;/sup&gt;","plainTextFormattedCitation":"47,48","previouslyFormattedCitation":"&lt;sup&gt;47,48&lt;/sup&gt;"},"properties":{"noteIndex":0},"schema":"https://github.com/citation-style-language/schema/raw/master/csl-citation.json"}</w:instrText>
      </w:r>
      <w:r w:rsidR="007C2F38">
        <w:rPr>
          <w:rFonts w:ascii="Times New Roman" w:hAnsi="Times New Roman"/>
          <w:sz w:val="24"/>
          <w:szCs w:val="24"/>
        </w:rPr>
        <w:fldChar w:fldCharType="separate"/>
      </w:r>
      <w:r w:rsidR="007C2F38" w:rsidRPr="007C2F38">
        <w:rPr>
          <w:rFonts w:ascii="Times New Roman" w:hAnsi="Times New Roman"/>
          <w:noProof/>
          <w:sz w:val="24"/>
          <w:szCs w:val="24"/>
          <w:vertAlign w:val="superscript"/>
        </w:rPr>
        <w:t>47,48</w:t>
      </w:r>
      <w:ins w:id="948" w:author="Parks, Robbie M" w:date="2018-11-26T13:23:00Z">
        <w:r w:rsidR="007C2F38">
          <w:rPr>
            <w:rFonts w:ascii="Times New Roman" w:hAnsi="Times New Roman"/>
            <w:sz w:val="24"/>
            <w:szCs w:val="24"/>
          </w:rPr>
          <w:fldChar w:fldCharType="end"/>
        </w:r>
      </w:ins>
    </w:p>
    <w:p w14:paraId="353C1173" w14:textId="525211E2" w:rsidR="007C2F38" w:rsidRDefault="007C2F38" w:rsidP="00910EDE">
      <w:pPr>
        <w:pStyle w:val="ListParagraph"/>
        <w:numPr>
          <w:ilvl w:val="0"/>
          <w:numId w:val="7"/>
        </w:numPr>
        <w:spacing w:after="0" w:line="240" w:lineRule="auto"/>
        <w:jc w:val="both"/>
        <w:rPr>
          <w:ins w:id="949" w:author="Parks, Robbie M" w:date="2018-11-26T13:24:00Z"/>
          <w:rFonts w:ascii="Times New Roman" w:hAnsi="Times New Roman"/>
          <w:sz w:val="24"/>
          <w:szCs w:val="24"/>
        </w:rPr>
        <w:pPrChange w:id="950" w:author="Parks, Robbie M" w:date="2018-11-26T13:11:00Z">
          <w:pPr>
            <w:spacing w:after="0" w:line="480" w:lineRule="auto"/>
            <w:jc w:val="both"/>
          </w:pPr>
        </w:pPrChange>
      </w:pPr>
      <w:ins w:id="951" w:author="Parks, Robbie M" w:date="2018-11-26T13:26:00Z">
        <w:r>
          <w:rPr>
            <w:rFonts w:ascii="Times New Roman" w:hAnsi="Times New Roman"/>
            <w:sz w:val="24"/>
            <w:szCs w:val="24"/>
          </w:rPr>
          <w:t>Possible that people think of probability of carrying out successful crime without getting caught different under warmer conditions</w:t>
        </w:r>
      </w:ins>
      <w:ins w:id="952" w:author="Parks, Robbie M" w:date="2018-11-26T13:27:00Z">
        <w:r>
          <w:rPr>
            <w:rFonts w:ascii="Times New Roman" w:hAnsi="Times New Roman"/>
            <w:sz w:val="24"/>
            <w:szCs w:val="24"/>
          </w:rPr>
          <w:t>.</w:t>
        </w:r>
        <w:r>
          <w:rPr>
            <w:rFonts w:ascii="Times New Roman" w:hAnsi="Times New Roman"/>
            <w:sz w:val="24"/>
            <w:szCs w:val="24"/>
          </w:rPr>
          <w:fldChar w:fldCharType="begin" w:fldLock="1"/>
        </w:r>
      </w:ins>
      <w:r w:rsidR="006800AB">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49,50&lt;/sup&gt;","plainTextFormattedCitation":"49,50","previouslyFormattedCitation":"&lt;sup&gt;49,50&lt;/sup&gt;"},"properties":{"noteIndex":0},"schema":"https://github.com/citation-style-language/schema/raw/master/csl-citation.json"}</w:instrText>
      </w:r>
      <w:r>
        <w:rPr>
          <w:rFonts w:ascii="Times New Roman" w:hAnsi="Times New Roman"/>
          <w:sz w:val="24"/>
          <w:szCs w:val="24"/>
        </w:rPr>
        <w:fldChar w:fldCharType="separate"/>
      </w:r>
      <w:r w:rsidR="002F47DF" w:rsidRPr="002F47DF">
        <w:rPr>
          <w:rFonts w:ascii="Times New Roman" w:hAnsi="Times New Roman"/>
          <w:noProof/>
          <w:sz w:val="24"/>
          <w:szCs w:val="24"/>
          <w:vertAlign w:val="superscript"/>
        </w:rPr>
        <w:t>49,50</w:t>
      </w:r>
      <w:ins w:id="953" w:author="Parks, Robbie M" w:date="2018-11-26T13:27:00Z">
        <w:r>
          <w:rPr>
            <w:rFonts w:ascii="Times New Roman" w:hAnsi="Times New Roman"/>
            <w:sz w:val="24"/>
            <w:szCs w:val="24"/>
          </w:rPr>
          <w:fldChar w:fldCharType="end"/>
        </w:r>
      </w:ins>
    </w:p>
    <w:p w14:paraId="5BBDFF26" w14:textId="069634D7" w:rsidR="007C2F38" w:rsidRPr="007C2F38" w:rsidRDefault="007C2F38" w:rsidP="00910EDE">
      <w:pPr>
        <w:pStyle w:val="ListParagraph"/>
        <w:numPr>
          <w:ilvl w:val="0"/>
          <w:numId w:val="7"/>
        </w:numPr>
        <w:spacing w:after="0" w:line="240" w:lineRule="auto"/>
        <w:jc w:val="both"/>
        <w:rPr>
          <w:ins w:id="954" w:author="Parks, Robbie M" w:date="2018-11-26T13:22:00Z"/>
          <w:rFonts w:ascii="Times New Roman" w:hAnsi="Times New Roman"/>
          <w:sz w:val="24"/>
          <w:szCs w:val="24"/>
        </w:rPr>
        <w:pPrChange w:id="955" w:author="Parks, Robbie M" w:date="2018-11-26T13:11:00Z">
          <w:pPr>
            <w:spacing w:after="0" w:line="480" w:lineRule="auto"/>
            <w:jc w:val="both"/>
          </w:pPr>
        </w:pPrChange>
      </w:pPr>
      <w:ins w:id="956" w:author="Parks, Robbie M" w:date="2018-11-26T13:24:00Z">
        <w:r>
          <w:rPr>
            <w:rFonts w:ascii="Times New Roman" w:hAnsi="Times New Roman"/>
            <w:sz w:val="24"/>
            <w:szCs w:val="24"/>
          </w:rPr>
          <w:t>Link bet</w:t>
        </w:r>
        <w:r>
          <w:rPr>
            <w:rFonts w:ascii="Times New Roman" w:hAnsi="Times New Roman"/>
            <w:sz w:val="24"/>
            <w:szCs w:val="24"/>
          </w:rPr>
          <w:t>ween anger and temperature.</w:t>
        </w:r>
      </w:ins>
      <w:ins w:id="957" w:author="Parks, Robbie M" w:date="2018-11-26T13:25:00Z">
        <w:r>
          <w:rPr>
            <w:rFonts w:ascii="Times New Roman" w:hAnsi="Times New Roman"/>
            <w:sz w:val="24"/>
            <w:szCs w:val="24"/>
          </w:rPr>
          <w:fldChar w:fldCharType="begin" w:fldLock="1"/>
        </w:r>
      </w:ins>
      <w:r w:rsidR="006800AB">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51,52&lt;/sup&gt;","plainTextFormattedCitation":"51,52","previouslyFormattedCitation":"&lt;sup&gt;51,52&lt;/sup&gt;"},"properties":{"noteIndex":0},"schema":"https://github.com/citation-style-language/schema/raw/master/csl-citation.json"}</w:instrText>
      </w:r>
      <w:r>
        <w:rPr>
          <w:rFonts w:ascii="Times New Roman" w:hAnsi="Times New Roman"/>
          <w:sz w:val="24"/>
          <w:szCs w:val="24"/>
        </w:rPr>
        <w:fldChar w:fldCharType="separate"/>
      </w:r>
      <w:r w:rsidR="002F47DF" w:rsidRPr="002F47DF">
        <w:rPr>
          <w:rFonts w:ascii="Times New Roman" w:hAnsi="Times New Roman"/>
          <w:noProof/>
          <w:sz w:val="24"/>
          <w:szCs w:val="24"/>
          <w:vertAlign w:val="superscript"/>
        </w:rPr>
        <w:t>51,52</w:t>
      </w:r>
      <w:ins w:id="958" w:author="Parks, Robbie M" w:date="2018-11-26T13:25:00Z">
        <w:r>
          <w:rPr>
            <w:rFonts w:ascii="Times New Roman" w:hAnsi="Times New Roman"/>
            <w:sz w:val="24"/>
            <w:szCs w:val="24"/>
          </w:rPr>
          <w:fldChar w:fldCharType="end"/>
        </w:r>
      </w:ins>
    </w:p>
    <w:p w14:paraId="14018E80" w14:textId="6946E29D" w:rsidR="00A22685" w:rsidRDefault="00A22685" w:rsidP="00910EDE">
      <w:pPr>
        <w:pStyle w:val="ListParagraph"/>
        <w:numPr>
          <w:ilvl w:val="0"/>
          <w:numId w:val="7"/>
        </w:numPr>
        <w:spacing w:after="0" w:line="240" w:lineRule="auto"/>
        <w:jc w:val="both"/>
        <w:rPr>
          <w:ins w:id="959" w:author="Parks, Robbie M" w:date="2018-11-26T13:21:00Z"/>
          <w:rFonts w:ascii="Times New Roman" w:hAnsi="Times New Roman"/>
          <w:sz w:val="24"/>
          <w:szCs w:val="24"/>
        </w:rPr>
        <w:pPrChange w:id="960" w:author="Parks, Robbie M" w:date="2018-11-26T13:11:00Z">
          <w:pPr>
            <w:spacing w:after="0" w:line="480" w:lineRule="auto"/>
            <w:jc w:val="both"/>
          </w:pPr>
        </w:pPrChange>
      </w:pPr>
      <w:ins w:id="961" w:author="Parks, Robbie M" w:date="2018-11-26T13:22:00Z">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ins>
      <w:r w:rsidR="006800AB">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28&lt;/sup&gt;","plainTextFormattedCitation":"28","previouslyFormattedCitation":"&lt;sup&gt;24&lt;/sup&gt;"},"properties":{"noteIndex":0},"schema":"https://github.com/citation-style-language/schema/raw/master/csl-citation.json"}</w:instrText>
      </w:r>
      <w:r w:rsidR="00775537">
        <w:rPr>
          <w:rFonts w:ascii="Times New Roman" w:hAnsi="Times New Roman"/>
          <w:sz w:val="24"/>
          <w:szCs w:val="24"/>
        </w:rPr>
        <w:fldChar w:fldCharType="separate"/>
      </w:r>
      <w:r w:rsidR="006800AB" w:rsidRPr="006800AB">
        <w:rPr>
          <w:rFonts w:ascii="Times New Roman" w:hAnsi="Times New Roman"/>
          <w:noProof/>
          <w:sz w:val="24"/>
          <w:szCs w:val="24"/>
          <w:vertAlign w:val="superscript"/>
        </w:rPr>
        <w:t>28</w:t>
      </w:r>
      <w:ins w:id="962" w:author="Parks, Robbie M" w:date="2018-11-26T13:22:00Z">
        <w:r w:rsidR="00775537">
          <w:rPr>
            <w:rFonts w:ascii="Times New Roman" w:hAnsi="Times New Roman"/>
            <w:sz w:val="24"/>
            <w:szCs w:val="24"/>
          </w:rPr>
          <w:fldChar w:fldCharType="end"/>
        </w:r>
      </w:ins>
    </w:p>
    <w:p w14:paraId="1BBEDDF7" w14:textId="6C3D24A7" w:rsidR="003A470E" w:rsidRPr="003A470E" w:rsidRDefault="003A470E" w:rsidP="00910EDE">
      <w:pPr>
        <w:pStyle w:val="ListParagraph"/>
        <w:numPr>
          <w:ilvl w:val="0"/>
          <w:numId w:val="7"/>
        </w:numPr>
        <w:spacing w:after="0" w:line="240" w:lineRule="auto"/>
        <w:jc w:val="both"/>
        <w:rPr>
          <w:rFonts w:ascii="Times New Roman" w:hAnsi="Times New Roman"/>
          <w:sz w:val="24"/>
          <w:szCs w:val="24"/>
          <w:rPrChange w:id="963" w:author="Parks, Robbie M" w:date="2018-11-26T11:56:00Z">
            <w:rPr>
              <w:rFonts w:ascii="Times New Roman" w:hAnsi="Times New Roman"/>
              <w:i/>
              <w:sz w:val="24"/>
              <w:szCs w:val="24"/>
            </w:rPr>
          </w:rPrChange>
        </w:rPr>
        <w:pPrChange w:id="964" w:author="Parks, Robbie M" w:date="2018-11-26T13:11:00Z">
          <w:pPr>
            <w:spacing w:after="0" w:line="480" w:lineRule="auto"/>
            <w:jc w:val="both"/>
          </w:pPr>
        </w:pPrChange>
      </w:pPr>
      <w:ins w:id="965" w:author="Parks, Robbie M" w:date="2018-11-26T11:56:00Z">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ins>
      <w:r w:rsidR="006800A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color w:val="000000" w:themeColor="text1"/>
          <w:sz w:val="24"/>
          <w:szCs w:val="24"/>
        </w:rPr>
        <w:instrText>∼</w:instrText>
      </w:r>
      <w:r w:rsidR="006800A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24–29&lt;/sup&gt;"},"properties":{"noteIndex":0},"schema":"https://github.com/citation-style-language/schema/raw/master/csl-citation.json"}</w:instrText>
      </w:r>
      <w:ins w:id="966" w:author="Parks, Robbie M" w:date="2018-11-26T11:56:00Z">
        <w:r w:rsidRPr="003A470E">
          <w:rPr>
            <w:rFonts w:ascii="Times New Roman" w:hAnsi="Times New Roman"/>
            <w:color w:val="000000" w:themeColor="text1"/>
            <w:sz w:val="24"/>
            <w:szCs w:val="24"/>
          </w:rPr>
          <w:fldChar w:fldCharType="separate"/>
        </w:r>
      </w:ins>
      <w:r w:rsidR="006800AB" w:rsidRPr="006800AB">
        <w:rPr>
          <w:rFonts w:ascii="Times New Roman" w:hAnsi="Times New Roman"/>
          <w:noProof/>
          <w:color w:val="000000" w:themeColor="text1"/>
          <w:sz w:val="24"/>
          <w:szCs w:val="24"/>
          <w:vertAlign w:val="superscript"/>
        </w:rPr>
        <w:t>28–33</w:t>
      </w:r>
      <w:ins w:id="967" w:author="Parks, Robbie M" w:date="2018-11-26T11:56:00Z">
        <w:r w:rsidRPr="003A470E">
          <w:rPr>
            <w:rFonts w:ascii="Times New Roman" w:hAnsi="Times New Roman"/>
            <w:color w:val="000000" w:themeColor="text1"/>
            <w:sz w:val="24"/>
            <w:szCs w:val="24"/>
          </w:rPr>
          <w:fldChar w:fldCharType="end"/>
        </w:r>
      </w:ins>
    </w:p>
    <w:p w14:paraId="5E17D259" w14:textId="7EE1EF64" w:rsidR="008312D3" w:rsidRPr="00636C9B" w:rsidRDefault="00602B35" w:rsidP="00910EDE">
      <w:pPr>
        <w:pStyle w:val="ListParagraph"/>
        <w:numPr>
          <w:ilvl w:val="0"/>
          <w:numId w:val="7"/>
        </w:numPr>
        <w:spacing w:after="0" w:line="240" w:lineRule="auto"/>
        <w:jc w:val="both"/>
        <w:rPr>
          <w:rFonts w:ascii="Times New Roman" w:hAnsi="Times New Roman"/>
          <w:i/>
          <w:sz w:val="24"/>
          <w:szCs w:val="24"/>
        </w:rPr>
        <w:pPrChange w:id="968" w:author="Parks, Robbie M" w:date="2018-11-26T13:11:00Z">
          <w:pPr>
            <w:pStyle w:val="ListParagraph"/>
            <w:numPr>
              <w:numId w:val="7"/>
            </w:numPr>
            <w:spacing w:after="0" w:line="480" w:lineRule="auto"/>
            <w:ind w:hanging="360"/>
            <w:jc w:val="both"/>
          </w:pPr>
        </w:pPrChange>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sz w:val="24"/>
          <w:szCs w:val="24"/>
        </w:rPr>
        <w:instrText>∼</w:instrText>
      </w:r>
      <w:r w:rsidR="006800A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30–33,53&lt;/sup&gt;","plainTextFormattedCitation":"30–33,53","previouslyFormattedCitation":"&lt;sup&gt;26–29,53&lt;/sup&gt;"},"properties":{"noteIndex":0},"schema":"https://github.com/citation-style-language/schema/raw/master/csl-citation.json"}</w:instrText>
      </w:r>
      <w:r w:rsidR="00FA5998" w:rsidRPr="00636C9B">
        <w:rPr>
          <w:rFonts w:ascii="Times New Roman" w:hAnsi="Times New Roman"/>
          <w:sz w:val="24"/>
          <w:szCs w:val="24"/>
        </w:rPr>
        <w:fldChar w:fldCharType="separate"/>
      </w:r>
      <w:r w:rsidR="006800AB" w:rsidRPr="006800AB">
        <w:rPr>
          <w:rFonts w:ascii="Times New Roman" w:hAnsi="Times New Roman"/>
          <w:noProof/>
          <w:sz w:val="24"/>
          <w:szCs w:val="24"/>
          <w:vertAlign w:val="superscript"/>
        </w:rPr>
        <w:t>30–33,53</w:t>
      </w:r>
      <w:r w:rsidR="00FA5998" w:rsidRPr="00636C9B">
        <w:rPr>
          <w:rFonts w:ascii="Times New Roman" w:hAnsi="Times New Roman"/>
          <w:sz w:val="24"/>
          <w:szCs w:val="24"/>
        </w:rPr>
        <w:fldChar w:fldCharType="end"/>
      </w:r>
    </w:p>
    <w:p w14:paraId="0759FBCE" w14:textId="77777777" w:rsidR="00C86276" w:rsidRPr="00636C9B" w:rsidRDefault="00C86276" w:rsidP="00910EDE">
      <w:pPr>
        <w:spacing w:after="0" w:line="240" w:lineRule="auto"/>
        <w:jc w:val="both"/>
        <w:rPr>
          <w:rFonts w:ascii="Times New Roman" w:hAnsi="Times New Roman"/>
          <w:i/>
          <w:sz w:val="24"/>
          <w:szCs w:val="24"/>
        </w:rPr>
        <w:pPrChange w:id="969" w:author="Parks, Robbie M" w:date="2018-11-26T13:11:00Z">
          <w:pPr>
            <w:spacing w:after="0" w:line="480" w:lineRule="auto"/>
            <w:jc w:val="both"/>
          </w:pPr>
        </w:pPrChange>
      </w:pPr>
    </w:p>
    <w:p w14:paraId="7A6EBFDB" w14:textId="489B7467" w:rsidR="005F2A56" w:rsidRPr="00636C9B" w:rsidRDefault="00E6459A" w:rsidP="00910EDE">
      <w:pPr>
        <w:spacing w:after="0" w:line="240" w:lineRule="auto"/>
        <w:jc w:val="both"/>
        <w:rPr>
          <w:rFonts w:ascii="Times New Roman" w:hAnsi="Times New Roman"/>
          <w:i/>
          <w:sz w:val="24"/>
          <w:szCs w:val="24"/>
        </w:rPr>
        <w:pPrChange w:id="970" w:author="Parks, Robbie M" w:date="2018-11-26T13:11:00Z">
          <w:pPr>
            <w:spacing w:after="0" w:line="480" w:lineRule="auto"/>
            <w:jc w:val="both"/>
          </w:pPr>
        </w:pPrChange>
      </w:pPr>
      <w:r w:rsidRPr="00636C9B">
        <w:rPr>
          <w:rFonts w:ascii="Times New Roman" w:hAnsi="Times New Roman"/>
          <w:i/>
          <w:sz w:val="24"/>
          <w:szCs w:val="24"/>
        </w:rPr>
        <w:t>Intentional self-harm</w:t>
      </w:r>
    </w:p>
    <w:p w14:paraId="1ECADFB9" w14:textId="02C2C447" w:rsidR="009B7A5F" w:rsidRPr="00636C9B" w:rsidRDefault="00DD39F1" w:rsidP="00910EDE">
      <w:pPr>
        <w:pStyle w:val="ListParagraph"/>
        <w:numPr>
          <w:ilvl w:val="0"/>
          <w:numId w:val="7"/>
        </w:numPr>
        <w:spacing w:after="0" w:line="240" w:lineRule="auto"/>
        <w:jc w:val="both"/>
        <w:rPr>
          <w:rFonts w:ascii="Times New Roman" w:hAnsi="Times New Roman"/>
          <w:sz w:val="24"/>
          <w:szCs w:val="24"/>
        </w:rPr>
        <w:pPrChange w:id="971" w:author="Parks, Robbie M" w:date="2018-11-26T13:11:00Z">
          <w:pPr>
            <w:pStyle w:val="ListParagraph"/>
            <w:numPr>
              <w:numId w:val="7"/>
            </w:numPr>
            <w:spacing w:after="0" w:line="480" w:lineRule="auto"/>
            <w:ind w:hanging="360"/>
            <w:jc w:val="both"/>
          </w:pPr>
        </w:pPrChange>
      </w:pPr>
      <w:ins w:id="972" w:author="Parks, Robbie M" w:date="2018-11-26T11:30:00Z">
        <w:r>
          <w:rPr>
            <w:rFonts w:ascii="Times New Roman" w:hAnsi="Times New Roman"/>
            <w:sz w:val="24"/>
            <w:szCs w:val="24"/>
          </w:rPr>
          <w:t>Raised d</w:t>
        </w:r>
      </w:ins>
      <w:del w:id="973" w:author="Parks, Robbie M" w:date="2018-11-26T11:30:00Z">
        <w:r w:rsidR="000A0A5E" w:rsidRPr="00636C9B" w:rsidDel="00DD39F1">
          <w:rPr>
            <w:rFonts w:ascii="Times New Roman" w:hAnsi="Times New Roman"/>
            <w:sz w:val="24"/>
            <w:szCs w:val="24"/>
          </w:rPr>
          <w:delText>D</w:delText>
        </w:r>
      </w:del>
      <w:r w:rsidR="000A0A5E" w:rsidRPr="00636C9B">
        <w:rPr>
          <w:rFonts w:ascii="Times New Roman" w:hAnsi="Times New Roman"/>
          <w:sz w:val="24"/>
          <w:szCs w:val="24"/>
        </w:rPr>
        <w:t>epression levels associated with</w:t>
      </w:r>
      <w:ins w:id="974" w:author="Parks, Robbie M" w:date="2018-11-26T11:30:00Z">
        <w:r>
          <w:rPr>
            <w:rFonts w:ascii="Times New Roman" w:hAnsi="Times New Roman"/>
            <w:sz w:val="24"/>
            <w:szCs w:val="24"/>
          </w:rPr>
          <w:t xml:space="preserve"> increasing</w:t>
        </w:r>
      </w:ins>
      <w:r w:rsidR="000A0A5E" w:rsidRPr="00636C9B">
        <w:rPr>
          <w:rFonts w:ascii="Times New Roman" w:hAnsi="Times New Roman"/>
          <w:sz w:val="24"/>
          <w:szCs w:val="24"/>
        </w:rPr>
        <w:t xml:space="preserve"> temperature in </w:t>
      </w:r>
      <w:del w:id="975" w:author="Parks, Robbie M" w:date="2018-11-26T11:30:00Z">
        <w:r w:rsidR="000A0A5E" w:rsidRPr="00636C9B" w:rsidDel="00DD39F1">
          <w:rPr>
            <w:rFonts w:ascii="Times New Roman" w:hAnsi="Times New Roman"/>
            <w:sz w:val="24"/>
            <w:szCs w:val="24"/>
          </w:rPr>
          <w:delText xml:space="preserve">recent </w:delText>
        </w:r>
      </w:del>
      <w:r w:rsidR="000A0A5E" w:rsidRPr="00636C9B">
        <w:rPr>
          <w:rFonts w:ascii="Times New Roman" w:hAnsi="Times New Roman"/>
          <w:sz w:val="24"/>
          <w:szCs w:val="24"/>
        </w:rPr>
        <w:t>Twitter mood analysis</w:t>
      </w:r>
      <w:ins w:id="976" w:author="Parks, Robbie M" w:date="2018-11-26T11:30:00Z">
        <w:r w:rsidR="00C042F3">
          <w:rPr>
            <w:rFonts w:ascii="Times New Roman" w:hAnsi="Times New Roman"/>
            <w:sz w:val="24"/>
            <w:szCs w:val="24"/>
          </w:rPr>
          <w:t>.</w:t>
        </w:r>
      </w:ins>
      <w:r w:rsidR="001B365D" w:rsidRPr="00636C9B">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25&lt;/sup&gt;","plainTextFormattedCitation":"25","previouslyFormattedCitation":"&lt;sup&gt;31&lt;/sup&gt;"},"properties":{"noteIndex":0},"schema":"https://github.com/citation-style-language/schema/raw/master/csl-citation.json"}</w:instrText>
      </w:r>
      <w:r w:rsidR="001B365D" w:rsidRPr="00636C9B">
        <w:rPr>
          <w:rFonts w:ascii="Times New Roman" w:hAnsi="Times New Roman"/>
          <w:sz w:val="24"/>
          <w:szCs w:val="24"/>
        </w:rPr>
        <w:fldChar w:fldCharType="separate"/>
      </w:r>
      <w:r w:rsidR="006800AB" w:rsidRPr="006800AB">
        <w:rPr>
          <w:rFonts w:ascii="Times New Roman" w:hAnsi="Times New Roman"/>
          <w:noProof/>
          <w:sz w:val="24"/>
          <w:szCs w:val="24"/>
          <w:vertAlign w:val="superscript"/>
        </w:rPr>
        <w:t>25</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607387B6" w14:textId="77777777" w:rsidR="00675CCF" w:rsidRDefault="00675CCF">
      <w:pPr>
        <w:spacing w:after="0" w:line="240" w:lineRule="auto"/>
        <w:rPr>
          <w:ins w:id="977" w:author="Parks, Robbie M" w:date="2018-11-26T13:15:00Z"/>
          <w:rFonts w:ascii="Times New Roman" w:hAnsi="Times New Roman"/>
          <w:b/>
          <w:sz w:val="24"/>
          <w:szCs w:val="24"/>
        </w:rPr>
      </w:pPr>
      <w:ins w:id="978" w:author="Parks, Robbie M" w:date="2018-11-26T13:15:00Z">
        <w:r>
          <w:rPr>
            <w:rFonts w:ascii="Times New Roman" w:hAnsi="Times New Roman"/>
            <w:b/>
            <w:sz w:val="24"/>
            <w:szCs w:val="24"/>
          </w:rPr>
          <w:br w:type="page"/>
        </w:r>
      </w:ins>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B37A299" w14:textId="164800E0" w:rsidR="006800AB" w:rsidRPr="006800AB" w:rsidRDefault="00A55581"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6800AB" w:rsidRPr="006800AB">
        <w:rPr>
          <w:rFonts w:ascii="Times New Roman" w:eastAsia="Times New Roman" w:hAnsi="Times New Roman"/>
          <w:noProof/>
          <w:sz w:val="24"/>
        </w:rPr>
        <w:t>1</w:t>
      </w:r>
      <w:r w:rsidR="006800AB" w:rsidRPr="006800AB">
        <w:rPr>
          <w:rFonts w:ascii="Times New Roman" w:eastAsia="Times New Roman" w:hAnsi="Times New Roman"/>
          <w:noProof/>
          <w:sz w:val="24"/>
        </w:rPr>
        <w:tab/>
        <w:t>IPCC. IPCC special report on the impacts of global warming of 1.5 °C - Summary for policy makers. 2018. http://www.ipcc.ch/report/sr15/.</w:t>
      </w:r>
    </w:p>
    <w:p w14:paraId="3065B79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w:t>
      </w:r>
      <w:r w:rsidRPr="006800AB">
        <w:rPr>
          <w:rFonts w:ascii="Times New Roman" w:eastAsia="Times New Roman" w:hAnsi="Times New Roman"/>
          <w:noProof/>
          <w:sz w:val="24"/>
        </w:rPr>
        <w:tab/>
        <w:t xml:space="preserve">Gasparrini A, Guo Y, Hashizume M,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Mortality risk attributable to high and low ambient temperature: A multicountry observational study. </w:t>
      </w:r>
      <w:r w:rsidRPr="006800AB">
        <w:rPr>
          <w:rFonts w:ascii="Times New Roman" w:eastAsia="Times New Roman" w:hAnsi="Times New Roman"/>
          <w:i/>
          <w:iCs/>
          <w:noProof/>
          <w:sz w:val="24"/>
        </w:rPr>
        <w:t>Lancet</w:t>
      </w:r>
      <w:r w:rsidRPr="006800AB">
        <w:rPr>
          <w:rFonts w:ascii="Times New Roman" w:eastAsia="Times New Roman" w:hAnsi="Times New Roman"/>
          <w:noProof/>
          <w:sz w:val="24"/>
        </w:rPr>
        <w:t xml:space="preserve"> 2015; </w:t>
      </w:r>
      <w:r w:rsidRPr="006800AB">
        <w:rPr>
          <w:rFonts w:ascii="Times New Roman" w:eastAsia="Times New Roman" w:hAnsi="Times New Roman"/>
          <w:b/>
          <w:bCs/>
          <w:noProof/>
          <w:sz w:val="24"/>
        </w:rPr>
        <w:t>386</w:t>
      </w:r>
      <w:r w:rsidRPr="006800AB">
        <w:rPr>
          <w:rFonts w:ascii="Times New Roman" w:eastAsia="Times New Roman" w:hAnsi="Times New Roman"/>
          <w:noProof/>
          <w:sz w:val="24"/>
        </w:rPr>
        <w:t>: 369–75.</w:t>
      </w:r>
    </w:p>
    <w:p w14:paraId="49416EA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w:t>
      </w:r>
      <w:r w:rsidRPr="006800AB">
        <w:rPr>
          <w:rFonts w:ascii="Times New Roman" w:eastAsia="Times New Roman" w:hAnsi="Times New Roman"/>
          <w:noProof/>
          <w:sz w:val="24"/>
        </w:rPr>
        <w:tab/>
        <w:t xml:space="preserve">Ye X, Wolff R, Yu W, Vaneckova P, Pan X, Tong S. Ambient temperature and morbidity: a review of epidemiological evidence. </w:t>
      </w:r>
      <w:r w:rsidRPr="006800AB">
        <w:rPr>
          <w:rFonts w:ascii="Times New Roman" w:eastAsia="Times New Roman" w:hAnsi="Times New Roman"/>
          <w:i/>
          <w:iCs/>
          <w:noProof/>
          <w:sz w:val="24"/>
        </w:rPr>
        <w:t>Environ Health Perspect</w:t>
      </w:r>
      <w:r w:rsidRPr="006800AB">
        <w:rPr>
          <w:rFonts w:ascii="Times New Roman" w:eastAsia="Times New Roman" w:hAnsi="Times New Roman"/>
          <w:noProof/>
          <w:sz w:val="24"/>
        </w:rPr>
        <w:t xml:space="preserve"> 2012; </w:t>
      </w:r>
      <w:r w:rsidRPr="006800AB">
        <w:rPr>
          <w:rFonts w:ascii="Times New Roman" w:eastAsia="Times New Roman" w:hAnsi="Times New Roman"/>
          <w:b/>
          <w:bCs/>
          <w:noProof/>
          <w:sz w:val="24"/>
        </w:rPr>
        <w:t>120</w:t>
      </w:r>
      <w:r w:rsidRPr="006800AB">
        <w:rPr>
          <w:rFonts w:ascii="Times New Roman" w:eastAsia="Times New Roman" w:hAnsi="Times New Roman"/>
          <w:noProof/>
          <w:sz w:val="24"/>
        </w:rPr>
        <w:t>: 19–28.</w:t>
      </w:r>
    </w:p>
    <w:p w14:paraId="6E3DEE9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w:t>
      </w:r>
      <w:r w:rsidRPr="006800AB">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6800AB">
        <w:rPr>
          <w:rFonts w:ascii="Times New Roman" w:eastAsia="Times New Roman" w:hAnsi="Times New Roman"/>
          <w:b/>
          <w:bCs/>
          <w:noProof/>
          <w:sz w:val="24"/>
        </w:rPr>
        <w:t>8</w:t>
      </w:r>
      <w:r w:rsidRPr="006800AB">
        <w:rPr>
          <w:rFonts w:ascii="Times New Roman" w:eastAsia="Times New Roman" w:hAnsi="Times New Roman"/>
          <w:noProof/>
          <w:sz w:val="24"/>
        </w:rPr>
        <w:t>: 40.</w:t>
      </w:r>
    </w:p>
    <w:p w14:paraId="58F77B2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w:t>
      </w:r>
      <w:r w:rsidRPr="006800AB">
        <w:rPr>
          <w:rFonts w:ascii="Times New Roman" w:eastAsia="Times New Roman" w:hAnsi="Times New Roman"/>
          <w:noProof/>
          <w:sz w:val="24"/>
        </w:rPr>
        <w:tab/>
        <w:t xml:space="preserve">Song X, Wang S, Hu Y,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Impact of ambient temperature on morbidity and mortality: An overview of reviews. </w:t>
      </w:r>
      <w:r w:rsidRPr="006800AB">
        <w:rPr>
          <w:rFonts w:ascii="Times New Roman" w:eastAsia="Times New Roman" w:hAnsi="Times New Roman"/>
          <w:i/>
          <w:iCs/>
          <w:noProof/>
          <w:sz w:val="24"/>
        </w:rPr>
        <w:t>Sci Total Environ</w:t>
      </w:r>
      <w:r w:rsidRPr="006800AB">
        <w:rPr>
          <w:rFonts w:ascii="Times New Roman" w:eastAsia="Times New Roman" w:hAnsi="Times New Roman"/>
          <w:noProof/>
          <w:sz w:val="24"/>
        </w:rPr>
        <w:t xml:space="preserve"> 2017; </w:t>
      </w:r>
      <w:r w:rsidRPr="006800AB">
        <w:rPr>
          <w:rFonts w:ascii="Times New Roman" w:eastAsia="Times New Roman" w:hAnsi="Times New Roman"/>
          <w:b/>
          <w:bCs/>
          <w:noProof/>
          <w:sz w:val="24"/>
        </w:rPr>
        <w:t>586</w:t>
      </w:r>
      <w:r w:rsidRPr="006800AB">
        <w:rPr>
          <w:rFonts w:ascii="Times New Roman" w:eastAsia="Times New Roman" w:hAnsi="Times New Roman"/>
          <w:noProof/>
          <w:sz w:val="24"/>
        </w:rPr>
        <w:t>: 241–54.</w:t>
      </w:r>
    </w:p>
    <w:p w14:paraId="293CBF6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6</w:t>
      </w:r>
      <w:r w:rsidRPr="006800AB">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6800AB">
        <w:rPr>
          <w:rFonts w:ascii="Times New Roman" w:eastAsia="Times New Roman" w:hAnsi="Times New Roman"/>
          <w:i/>
          <w:iCs/>
          <w:noProof/>
          <w:sz w:val="24"/>
        </w:rPr>
        <w:t>Nat Clim Chang</w:t>
      </w:r>
      <w:r w:rsidRPr="006800AB">
        <w:rPr>
          <w:rFonts w:ascii="Times New Roman" w:eastAsia="Times New Roman" w:hAnsi="Times New Roman"/>
          <w:noProof/>
          <w:sz w:val="24"/>
        </w:rPr>
        <w:t xml:space="preserve"> 2014; </w:t>
      </w:r>
      <w:r w:rsidRPr="006800AB">
        <w:rPr>
          <w:rFonts w:ascii="Times New Roman" w:eastAsia="Times New Roman" w:hAnsi="Times New Roman"/>
          <w:b/>
          <w:bCs/>
          <w:noProof/>
          <w:sz w:val="24"/>
        </w:rPr>
        <w:t>4</w:t>
      </w:r>
      <w:r w:rsidRPr="006800AB">
        <w:rPr>
          <w:rFonts w:ascii="Times New Roman" w:eastAsia="Times New Roman" w:hAnsi="Times New Roman"/>
          <w:noProof/>
          <w:sz w:val="24"/>
        </w:rPr>
        <w:t>: 269–73.</w:t>
      </w:r>
    </w:p>
    <w:p w14:paraId="1A88387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7</w:t>
      </w:r>
      <w:r w:rsidRPr="006800AB">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6800AB">
        <w:rPr>
          <w:rFonts w:ascii="Times New Roman" w:eastAsia="Times New Roman" w:hAnsi="Times New Roman"/>
          <w:i/>
          <w:iCs/>
          <w:noProof/>
          <w:sz w:val="24"/>
        </w:rPr>
        <w:t>Environ Int</w:t>
      </w:r>
      <w:r w:rsidRPr="006800AB">
        <w:rPr>
          <w:rFonts w:ascii="Times New Roman" w:eastAsia="Times New Roman" w:hAnsi="Times New Roman"/>
          <w:noProof/>
          <w:sz w:val="24"/>
        </w:rPr>
        <w:t xml:space="preserve"> 2016. DOI:10.1016/j.envint.2016.02.018.</w:t>
      </w:r>
    </w:p>
    <w:p w14:paraId="76EA5FA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8</w:t>
      </w:r>
      <w:r w:rsidRPr="006800AB">
        <w:rPr>
          <w:rFonts w:ascii="Times New Roman" w:eastAsia="Times New Roman" w:hAnsi="Times New Roman"/>
          <w:noProof/>
          <w:sz w:val="24"/>
        </w:rPr>
        <w:tab/>
        <w:t xml:space="preserve">Le Tertre A, Lefranc AA, Eilstein D,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Impact of the 2003 Heatwave on All-Cause Mortality in 9 French Cities. </w:t>
      </w:r>
      <w:r w:rsidRPr="006800AB">
        <w:rPr>
          <w:rFonts w:ascii="Times New Roman" w:eastAsia="Times New Roman" w:hAnsi="Times New Roman"/>
          <w:i/>
          <w:iCs/>
          <w:noProof/>
          <w:sz w:val="24"/>
        </w:rPr>
        <w:t>Epidemiology</w:t>
      </w:r>
      <w:r w:rsidRPr="006800AB">
        <w:rPr>
          <w:rFonts w:ascii="Times New Roman" w:eastAsia="Times New Roman" w:hAnsi="Times New Roman"/>
          <w:noProof/>
          <w:sz w:val="24"/>
        </w:rPr>
        <w:t xml:space="preserve"> 2006; </w:t>
      </w:r>
      <w:r w:rsidRPr="006800AB">
        <w:rPr>
          <w:rFonts w:ascii="Times New Roman" w:eastAsia="Times New Roman" w:hAnsi="Times New Roman"/>
          <w:b/>
          <w:bCs/>
          <w:noProof/>
          <w:sz w:val="24"/>
        </w:rPr>
        <w:t>17</w:t>
      </w:r>
      <w:r w:rsidRPr="006800AB">
        <w:rPr>
          <w:rFonts w:ascii="Times New Roman" w:eastAsia="Times New Roman" w:hAnsi="Times New Roman"/>
          <w:noProof/>
          <w:sz w:val="24"/>
        </w:rPr>
        <w:t>: 75–9.</w:t>
      </w:r>
    </w:p>
    <w:p w14:paraId="1865702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9</w:t>
      </w:r>
      <w:r w:rsidRPr="006800AB">
        <w:rPr>
          <w:rFonts w:ascii="Times New Roman" w:eastAsia="Times New Roman" w:hAnsi="Times New Roman"/>
          <w:noProof/>
          <w:sz w:val="24"/>
        </w:rPr>
        <w:tab/>
        <w:t xml:space="preserve">Semenza JC, Rubin CH, Falter KH,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Heat-Related Deaths during the July 1995 Heat Wave in Chicago. </w:t>
      </w:r>
      <w:r w:rsidRPr="006800AB">
        <w:rPr>
          <w:rFonts w:ascii="Times New Roman" w:eastAsia="Times New Roman" w:hAnsi="Times New Roman"/>
          <w:i/>
          <w:iCs/>
          <w:noProof/>
          <w:sz w:val="24"/>
        </w:rPr>
        <w:t>N Engl J Med</w:t>
      </w:r>
      <w:r w:rsidRPr="006800AB">
        <w:rPr>
          <w:rFonts w:ascii="Times New Roman" w:eastAsia="Times New Roman" w:hAnsi="Times New Roman"/>
          <w:noProof/>
          <w:sz w:val="24"/>
        </w:rPr>
        <w:t xml:space="preserve"> 1996. DOI:10.1056/NEJM199607113350203.</w:t>
      </w:r>
    </w:p>
    <w:p w14:paraId="068B5445"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10</w:t>
      </w:r>
      <w:r w:rsidRPr="006800AB">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6800AB">
        <w:rPr>
          <w:rFonts w:ascii="Times New Roman" w:eastAsia="Times New Roman" w:hAnsi="Times New Roman"/>
          <w:i/>
          <w:iCs/>
          <w:noProof/>
          <w:sz w:val="24"/>
        </w:rPr>
        <w:t>Int J Environ Res Public Health</w:t>
      </w:r>
      <w:r w:rsidRPr="006800AB">
        <w:rPr>
          <w:rFonts w:ascii="Times New Roman" w:eastAsia="Times New Roman" w:hAnsi="Times New Roman"/>
          <w:noProof/>
          <w:sz w:val="24"/>
        </w:rPr>
        <w:t xml:space="preserve"> 2015. DOI:10.3390/ijerph120201279.</w:t>
      </w:r>
    </w:p>
    <w:p w14:paraId="2A2C89F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11</w:t>
      </w:r>
      <w:r w:rsidRPr="006800AB">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6800AB">
        <w:rPr>
          <w:rFonts w:ascii="Times New Roman" w:eastAsia="Times New Roman" w:hAnsi="Times New Roman"/>
          <w:i/>
          <w:iCs/>
          <w:noProof/>
          <w:sz w:val="24"/>
        </w:rPr>
        <w:t>Environ Health Perspect</w:t>
      </w:r>
      <w:r w:rsidRPr="006800AB">
        <w:rPr>
          <w:rFonts w:ascii="Times New Roman" w:eastAsia="Times New Roman" w:hAnsi="Times New Roman"/>
          <w:noProof/>
          <w:sz w:val="24"/>
        </w:rPr>
        <w:t xml:space="preserve"> 2011. DOI:10.1289/ehp.1002313.</w:t>
      </w:r>
    </w:p>
    <w:p w14:paraId="09B5E40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12</w:t>
      </w:r>
      <w:r w:rsidRPr="006800AB">
        <w:rPr>
          <w:rFonts w:ascii="Times New Roman" w:eastAsia="Times New Roman" w:hAnsi="Times New Roman"/>
          <w:noProof/>
          <w:sz w:val="24"/>
        </w:rPr>
        <w:tab/>
        <w:t xml:space="preserve">Anderson BG, Bell ML. Weather-related mortality: how heat, cold, and heat waves affect mortality in the United States. </w:t>
      </w:r>
      <w:r w:rsidRPr="006800AB">
        <w:rPr>
          <w:rFonts w:ascii="Times New Roman" w:eastAsia="Times New Roman" w:hAnsi="Times New Roman"/>
          <w:i/>
          <w:iCs/>
          <w:noProof/>
          <w:sz w:val="24"/>
        </w:rPr>
        <w:t>Epidemiology</w:t>
      </w:r>
      <w:r w:rsidRPr="006800AB">
        <w:rPr>
          <w:rFonts w:ascii="Times New Roman" w:eastAsia="Times New Roman" w:hAnsi="Times New Roman"/>
          <w:noProof/>
          <w:sz w:val="24"/>
        </w:rPr>
        <w:t xml:space="preserve"> 2009; </w:t>
      </w:r>
      <w:r w:rsidRPr="006800AB">
        <w:rPr>
          <w:rFonts w:ascii="Times New Roman" w:eastAsia="Times New Roman" w:hAnsi="Times New Roman"/>
          <w:b/>
          <w:bCs/>
          <w:noProof/>
          <w:sz w:val="24"/>
        </w:rPr>
        <w:t>20</w:t>
      </w:r>
      <w:r w:rsidRPr="006800AB">
        <w:rPr>
          <w:rFonts w:ascii="Times New Roman" w:eastAsia="Times New Roman" w:hAnsi="Times New Roman"/>
          <w:noProof/>
          <w:sz w:val="24"/>
        </w:rPr>
        <w:t>: 205.</w:t>
      </w:r>
    </w:p>
    <w:p w14:paraId="21FADBA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13</w:t>
      </w:r>
      <w:r w:rsidRPr="006800AB">
        <w:rPr>
          <w:rFonts w:ascii="Times New Roman" w:eastAsia="Times New Roman" w:hAnsi="Times New Roman"/>
          <w:noProof/>
          <w:sz w:val="24"/>
        </w:rPr>
        <w:tab/>
        <w:t xml:space="preserve">Hajat S, Kovats RS, Lachowycz K. Heat-related and cold-related deaths in England and Wales: Who is at risk? </w:t>
      </w:r>
      <w:r w:rsidRPr="006800AB">
        <w:rPr>
          <w:rFonts w:ascii="Times New Roman" w:eastAsia="Times New Roman" w:hAnsi="Times New Roman"/>
          <w:i/>
          <w:iCs/>
          <w:noProof/>
          <w:sz w:val="24"/>
        </w:rPr>
        <w:t>Occup Environ Med</w:t>
      </w:r>
      <w:r w:rsidRPr="006800AB">
        <w:rPr>
          <w:rFonts w:ascii="Times New Roman" w:eastAsia="Times New Roman" w:hAnsi="Times New Roman"/>
          <w:noProof/>
          <w:sz w:val="24"/>
        </w:rPr>
        <w:t xml:space="preserve"> 2007. DOI:10.1136/oem.2006.029017.</w:t>
      </w:r>
    </w:p>
    <w:p w14:paraId="2FCA7FF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14</w:t>
      </w:r>
      <w:r w:rsidRPr="006800AB">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2012. DOI:10.1073/pnas.1113070109.</w:t>
      </w:r>
    </w:p>
    <w:p w14:paraId="069B49AC"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15</w:t>
      </w:r>
      <w:r w:rsidRPr="006800AB">
        <w:rPr>
          <w:rFonts w:ascii="Times New Roman" w:eastAsia="Times New Roman" w:hAnsi="Times New Roman"/>
          <w:noProof/>
          <w:sz w:val="24"/>
        </w:rPr>
        <w:tab/>
        <w:t xml:space="preserve">Li T, Horton RM, Bader DA,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Aging Will Amplify the Heat-related Mortality Risk under a Changing Climate: Projection for the Elderly in Beijing, China. </w:t>
      </w:r>
      <w:r w:rsidRPr="006800AB">
        <w:rPr>
          <w:rFonts w:ascii="Times New Roman" w:eastAsia="Times New Roman" w:hAnsi="Times New Roman"/>
          <w:i/>
          <w:iCs/>
          <w:noProof/>
          <w:sz w:val="24"/>
        </w:rPr>
        <w:t>Sci Rep</w:t>
      </w:r>
      <w:r w:rsidRPr="006800AB">
        <w:rPr>
          <w:rFonts w:ascii="Times New Roman" w:eastAsia="Times New Roman" w:hAnsi="Times New Roman"/>
          <w:noProof/>
          <w:sz w:val="24"/>
        </w:rPr>
        <w:t xml:space="preserve"> 2016. DOI:10.1038/srep28161.</w:t>
      </w:r>
    </w:p>
    <w:p w14:paraId="0E660E6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16</w:t>
      </w:r>
      <w:r w:rsidRPr="006800AB">
        <w:rPr>
          <w:rFonts w:ascii="Times New Roman" w:eastAsia="Times New Roman" w:hAnsi="Times New Roman"/>
          <w:noProof/>
          <w:sz w:val="24"/>
        </w:rPr>
        <w:tab/>
        <w:t xml:space="preserve">Ingram DD, Parker JD, Schenker N,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United States Census 2000 population with bridged race categories. </w:t>
      </w:r>
      <w:r w:rsidRPr="006800AB">
        <w:rPr>
          <w:rFonts w:ascii="Times New Roman" w:eastAsia="Times New Roman" w:hAnsi="Times New Roman"/>
          <w:i/>
          <w:iCs/>
          <w:noProof/>
          <w:sz w:val="24"/>
        </w:rPr>
        <w:t>Vital Health Stat 2</w:t>
      </w:r>
      <w:r w:rsidRPr="006800AB">
        <w:rPr>
          <w:rFonts w:ascii="Times New Roman" w:eastAsia="Times New Roman" w:hAnsi="Times New Roman"/>
          <w:noProof/>
          <w:sz w:val="24"/>
        </w:rPr>
        <w:t xml:space="preserve"> 2003; : 1–55.</w:t>
      </w:r>
    </w:p>
    <w:p w14:paraId="7C431A65"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17</w:t>
      </w:r>
      <w:r w:rsidRPr="006800AB">
        <w:rPr>
          <w:rFonts w:ascii="Times New Roman" w:eastAsia="Times New Roman" w:hAnsi="Times New Roman"/>
          <w:noProof/>
          <w:sz w:val="24"/>
        </w:rPr>
        <w:tab/>
        <w:t xml:space="preserve">Dee DP, Uppala SM, Simmons AJ,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The ERA-Interim reanalysis: configuration and performance of the data assimilation system. </w:t>
      </w:r>
      <w:r w:rsidRPr="006800AB">
        <w:rPr>
          <w:rFonts w:ascii="Times New Roman" w:eastAsia="Times New Roman" w:hAnsi="Times New Roman"/>
          <w:i/>
          <w:iCs/>
          <w:noProof/>
          <w:sz w:val="24"/>
        </w:rPr>
        <w:t>Q J R Meteorol Soc</w:t>
      </w:r>
      <w:r w:rsidRPr="006800AB">
        <w:rPr>
          <w:rFonts w:ascii="Times New Roman" w:eastAsia="Times New Roman" w:hAnsi="Times New Roman"/>
          <w:noProof/>
          <w:sz w:val="24"/>
        </w:rPr>
        <w:t xml:space="preserve"> 2011; </w:t>
      </w:r>
      <w:r w:rsidRPr="006800AB">
        <w:rPr>
          <w:rFonts w:ascii="Times New Roman" w:eastAsia="Times New Roman" w:hAnsi="Times New Roman"/>
          <w:b/>
          <w:bCs/>
          <w:noProof/>
          <w:sz w:val="24"/>
        </w:rPr>
        <w:t>137</w:t>
      </w:r>
      <w:r w:rsidRPr="006800AB">
        <w:rPr>
          <w:rFonts w:ascii="Times New Roman" w:eastAsia="Times New Roman" w:hAnsi="Times New Roman"/>
          <w:noProof/>
          <w:sz w:val="24"/>
        </w:rPr>
        <w:t>: 553–97.</w:t>
      </w:r>
    </w:p>
    <w:p w14:paraId="35588F8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18</w:t>
      </w:r>
      <w:r w:rsidRPr="006800AB">
        <w:rPr>
          <w:rFonts w:ascii="Times New Roman" w:eastAsia="Times New Roman" w:hAnsi="Times New Roman"/>
          <w:noProof/>
          <w:sz w:val="24"/>
        </w:rPr>
        <w:tab/>
        <w:t>Wallace JM, Hobbs P V. Atmospheric Science: An Introductory Survey: Second Edition. 2006 DOI:10.1016/C2009-0-00034-8.</w:t>
      </w:r>
    </w:p>
    <w:p w14:paraId="2185F04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19</w:t>
      </w:r>
      <w:r w:rsidRPr="006800AB">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6800AB">
        <w:rPr>
          <w:rFonts w:ascii="Times New Roman" w:eastAsia="Times New Roman" w:hAnsi="Times New Roman"/>
          <w:i/>
          <w:iCs/>
          <w:noProof/>
          <w:sz w:val="24"/>
        </w:rPr>
        <w:t>Elife</w:t>
      </w:r>
      <w:r w:rsidRPr="006800AB">
        <w:rPr>
          <w:rFonts w:ascii="Times New Roman" w:eastAsia="Times New Roman" w:hAnsi="Times New Roman"/>
          <w:noProof/>
          <w:sz w:val="24"/>
        </w:rPr>
        <w:t xml:space="preserve"> 2018; </w:t>
      </w:r>
      <w:r w:rsidRPr="006800AB">
        <w:rPr>
          <w:rFonts w:ascii="Times New Roman" w:eastAsia="Times New Roman" w:hAnsi="Times New Roman"/>
          <w:b/>
          <w:bCs/>
          <w:noProof/>
          <w:sz w:val="24"/>
        </w:rPr>
        <w:t>7</w:t>
      </w:r>
      <w:r w:rsidRPr="006800AB">
        <w:rPr>
          <w:rFonts w:ascii="Times New Roman" w:eastAsia="Times New Roman" w:hAnsi="Times New Roman"/>
          <w:noProof/>
          <w:sz w:val="24"/>
        </w:rPr>
        <w:t>. DOI:10.7554/eLife.35500.</w:t>
      </w:r>
    </w:p>
    <w:p w14:paraId="2A5E9D6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20</w:t>
      </w:r>
      <w:r w:rsidRPr="006800AB">
        <w:rPr>
          <w:rFonts w:ascii="Times New Roman" w:eastAsia="Times New Roman" w:hAnsi="Times New Roman"/>
          <w:noProof/>
          <w:sz w:val="24"/>
        </w:rPr>
        <w:tab/>
        <w:t>Rue H, Held L. Gaussian Markov random fields. Theory and applications. 2005 DOI:10.1007/s00184-007-0162-3.</w:t>
      </w:r>
    </w:p>
    <w:p w14:paraId="0AC9E75E"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21</w:t>
      </w:r>
      <w:r w:rsidRPr="006800AB">
        <w:rPr>
          <w:rFonts w:ascii="Times New Roman" w:eastAsia="Times New Roman" w:hAnsi="Times New Roman"/>
          <w:noProof/>
          <w:sz w:val="24"/>
        </w:rPr>
        <w:tab/>
        <w:t xml:space="preserve">Besag J. Spatial interaction and the statistical snalysis of lattice systems. </w:t>
      </w:r>
      <w:r w:rsidRPr="006800AB">
        <w:rPr>
          <w:rFonts w:ascii="Times New Roman" w:eastAsia="Times New Roman" w:hAnsi="Times New Roman"/>
          <w:i/>
          <w:iCs/>
          <w:noProof/>
          <w:sz w:val="24"/>
        </w:rPr>
        <w:t>J R Stat Soc Ser B (Statistical Methodol</w:t>
      </w:r>
      <w:r w:rsidRPr="006800AB">
        <w:rPr>
          <w:rFonts w:ascii="Times New Roman" w:eastAsia="Times New Roman" w:hAnsi="Times New Roman"/>
          <w:noProof/>
          <w:sz w:val="24"/>
        </w:rPr>
        <w:t xml:space="preserve"> 1974. DOI:10.2307/2984812.</w:t>
      </w:r>
    </w:p>
    <w:p w14:paraId="7EBDBE4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22</w:t>
      </w:r>
      <w:r w:rsidRPr="006800AB">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6800AB">
        <w:rPr>
          <w:rFonts w:ascii="Times New Roman" w:eastAsia="Times New Roman" w:hAnsi="Times New Roman"/>
          <w:i/>
          <w:iCs/>
          <w:noProof/>
          <w:sz w:val="24"/>
        </w:rPr>
        <w:t>J R Stat Soc Ser B Stat Methodol</w:t>
      </w:r>
      <w:r w:rsidRPr="006800AB">
        <w:rPr>
          <w:rFonts w:ascii="Times New Roman" w:eastAsia="Times New Roman" w:hAnsi="Times New Roman"/>
          <w:noProof/>
          <w:sz w:val="24"/>
        </w:rPr>
        <w:t xml:space="preserve"> 2009. DOI:10.1111/j.1467-9868.2008.00700.x.</w:t>
      </w:r>
    </w:p>
    <w:p w14:paraId="5039FF1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23</w:t>
      </w:r>
      <w:r w:rsidRPr="006800AB">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6800AB">
        <w:rPr>
          <w:rFonts w:ascii="Times New Roman" w:eastAsia="Times New Roman" w:hAnsi="Times New Roman"/>
          <w:i/>
          <w:iCs/>
          <w:noProof/>
          <w:sz w:val="24"/>
        </w:rPr>
        <w:t>Lancet</w:t>
      </w:r>
      <w:r w:rsidRPr="006800AB">
        <w:rPr>
          <w:rFonts w:ascii="Times New Roman" w:eastAsia="Times New Roman" w:hAnsi="Times New Roman"/>
          <w:noProof/>
          <w:sz w:val="24"/>
        </w:rPr>
        <w:t xml:space="preserve"> 2017. DOI:10.1016/S0140-6736(16)32381-9.</w:t>
      </w:r>
    </w:p>
    <w:p w14:paraId="5BFCDA7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24</w:t>
      </w:r>
      <w:r w:rsidRPr="006800AB">
        <w:rPr>
          <w:rFonts w:ascii="Times New Roman" w:eastAsia="Times New Roman" w:hAnsi="Times New Roman"/>
          <w:noProof/>
          <w:sz w:val="24"/>
        </w:rPr>
        <w:tab/>
        <w:t xml:space="preserve">Page LA, Hajat S, Kovats RS. Relationship between daily suicide counts and temperature in England and Wales. </w:t>
      </w:r>
      <w:r w:rsidRPr="006800AB">
        <w:rPr>
          <w:rFonts w:ascii="Times New Roman" w:eastAsia="Times New Roman" w:hAnsi="Times New Roman"/>
          <w:i/>
          <w:iCs/>
          <w:noProof/>
          <w:sz w:val="24"/>
        </w:rPr>
        <w:t>Br J Psychiatry</w:t>
      </w:r>
      <w:r w:rsidRPr="006800AB">
        <w:rPr>
          <w:rFonts w:ascii="Times New Roman" w:eastAsia="Times New Roman" w:hAnsi="Times New Roman"/>
          <w:noProof/>
          <w:sz w:val="24"/>
        </w:rPr>
        <w:t xml:space="preserve"> 2007. DOI:10.1192/bjp.bp.106.031948.</w:t>
      </w:r>
    </w:p>
    <w:p w14:paraId="0E560CC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25</w:t>
      </w:r>
      <w:r w:rsidRPr="006800AB">
        <w:rPr>
          <w:rFonts w:ascii="Times New Roman" w:eastAsia="Times New Roman" w:hAnsi="Times New Roman"/>
          <w:noProof/>
          <w:sz w:val="24"/>
        </w:rPr>
        <w:tab/>
        <w:t xml:space="preserve">Burke M, González F, Baylis P,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Higher temperatures increase suicide rates in the United States and Mexico. </w:t>
      </w:r>
      <w:r w:rsidRPr="006800AB">
        <w:rPr>
          <w:rFonts w:ascii="Times New Roman" w:eastAsia="Times New Roman" w:hAnsi="Times New Roman"/>
          <w:i/>
          <w:iCs/>
          <w:noProof/>
          <w:sz w:val="24"/>
        </w:rPr>
        <w:t>Nat Clim Chang</w:t>
      </w:r>
      <w:r w:rsidRPr="006800AB">
        <w:rPr>
          <w:rFonts w:ascii="Times New Roman" w:eastAsia="Times New Roman" w:hAnsi="Times New Roman"/>
          <w:noProof/>
          <w:sz w:val="24"/>
        </w:rPr>
        <w:t xml:space="preserve"> 2018. DOI:10.1038/s41558-018-0222-x.</w:t>
      </w:r>
    </w:p>
    <w:p w14:paraId="163415D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26</w:t>
      </w:r>
      <w:r w:rsidRPr="006800AB">
        <w:rPr>
          <w:rFonts w:ascii="Times New Roman" w:eastAsia="Times New Roman" w:hAnsi="Times New Roman"/>
          <w:noProof/>
          <w:sz w:val="24"/>
        </w:rPr>
        <w:tab/>
        <w:t xml:space="preserve">Orru H, Åström DO. Increases in external cause mortality due to high and low temperatures: evidence from northeastern Europe. </w:t>
      </w:r>
      <w:r w:rsidRPr="006800AB">
        <w:rPr>
          <w:rFonts w:ascii="Times New Roman" w:eastAsia="Times New Roman" w:hAnsi="Times New Roman"/>
          <w:i/>
          <w:iCs/>
          <w:noProof/>
          <w:sz w:val="24"/>
        </w:rPr>
        <w:t>Int J Biometeorol</w:t>
      </w:r>
      <w:r w:rsidRPr="006800AB">
        <w:rPr>
          <w:rFonts w:ascii="Times New Roman" w:eastAsia="Times New Roman" w:hAnsi="Times New Roman"/>
          <w:noProof/>
          <w:sz w:val="24"/>
        </w:rPr>
        <w:t xml:space="preserve"> 2017. DOI:10.1007/s00484-016-1270-4.</w:t>
      </w:r>
    </w:p>
    <w:p w14:paraId="6735B44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27</w:t>
      </w:r>
      <w:r w:rsidRPr="006800AB">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6800AB">
        <w:rPr>
          <w:rFonts w:ascii="Times New Roman" w:eastAsia="Times New Roman" w:hAnsi="Times New Roman"/>
          <w:i/>
          <w:iCs/>
          <w:noProof/>
          <w:sz w:val="24"/>
        </w:rPr>
        <w:t>BMJ Open</w:t>
      </w:r>
      <w:r w:rsidRPr="006800AB">
        <w:rPr>
          <w:rFonts w:ascii="Times New Roman" w:eastAsia="Times New Roman" w:hAnsi="Times New Roman"/>
          <w:noProof/>
          <w:sz w:val="24"/>
        </w:rPr>
        <w:t xml:space="preserve"> 2016. DOI:10.1136/bmjopen-2015-010399.</w:t>
      </w:r>
    </w:p>
    <w:p w14:paraId="1251572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28</w:t>
      </w:r>
      <w:r w:rsidRPr="006800AB">
        <w:rPr>
          <w:rFonts w:ascii="Times New Roman" w:eastAsia="Times New Roman" w:hAnsi="Times New Roman"/>
          <w:noProof/>
          <w:sz w:val="24"/>
        </w:rPr>
        <w:tab/>
        <w:t xml:space="preserve">Ranson M. Crime, weather, and climate change. </w:t>
      </w:r>
      <w:r w:rsidRPr="006800AB">
        <w:rPr>
          <w:rFonts w:ascii="Times New Roman" w:eastAsia="Times New Roman" w:hAnsi="Times New Roman"/>
          <w:i/>
          <w:iCs/>
          <w:noProof/>
          <w:sz w:val="24"/>
        </w:rPr>
        <w:t>J Environ Econ Manage</w:t>
      </w:r>
      <w:r w:rsidRPr="006800AB">
        <w:rPr>
          <w:rFonts w:ascii="Times New Roman" w:eastAsia="Times New Roman" w:hAnsi="Times New Roman"/>
          <w:noProof/>
          <w:sz w:val="24"/>
        </w:rPr>
        <w:t xml:space="preserve"> 2014. DOI:10.1016/j.jeem.2013.11.008.</w:t>
      </w:r>
    </w:p>
    <w:p w14:paraId="5589C484"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29</w:t>
      </w:r>
      <w:r w:rsidRPr="006800AB">
        <w:rPr>
          <w:rFonts w:ascii="Times New Roman" w:eastAsia="Times New Roman" w:hAnsi="Times New Roman"/>
          <w:noProof/>
          <w:sz w:val="24"/>
        </w:rPr>
        <w:tab/>
        <w:t xml:space="preserve">Mares D. Climate change and levels of violence in socially disadvantaged neighborhood groups. </w:t>
      </w:r>
      <w:r w:rsidRPr="006800AB">
        <w:rPr>
          <w:rFonts w:ascii="Times New Roman" w:eastAsia="Times New Roman" w:hAnsi="Times New Roman"/>
          <w:i/>
          <w:iCs/>
          <w:noProof/>
          <w:sz w:val="24"/>
        </w:rPr>
        <w:t>J Urban Heal</w:t>
      </w:r>
      <w:r w:rsidRPr="006800AB">
        <w:rPr>
          <w:rFonts w:ascii="Times New Roman" w:eastAsia="Times New Roman" w:hAnsi="Times New Roman"/>
          <w:noProof/>
          <w:sz w:val="24"/>
        </w:rPr>
        <w:t xml:space="preserve"> 2013. DOI:10.1007/s11524-013-9791-1.</w:t>
      </w:r>
    </w:p>
    <w:p w14:paraId="2144E92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30</w:t>
      </w:r>
      <w:r w:rsidRPr="006800AB">
        <w:rPr>
          <w:rFonts w:ascii="Times New Roman" w:eastAsia="Times New Roman" w:hAnsi="Times New Roman"/>
          <w:noProof/>
          <w:sz w:val="24"/>
        </w:rPr>
        <w:tab/>
        <w:t xml:space="preserve">Burke MB, Miguel E, Satyanath S, Dykema JA, Lobell DB. Warming increases the risk of civil war in Africa.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2009. DOI:10.1073/pnas.0907998106.</w:t>
      </w:r>
    </w:p>
    <w:p w14:paraId="6BB03D0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31</w:t>
      </w:r>
      <w:r w:rsidRPr="006800AB">
        <w:rPr>
          <w:rFonts w:ascii="Times New Roman" w:eastAsia="Times New Roman" w:hAnsi="Times New Roman"/>
          <w:noProof/>
          <w:sz w:val="24"/>
        </w:rPr>
        <w:tab/>
        <w:t xml:space="preserve">Hsiang SM, Burke M, Miguel E. Quantifying the Influence of Climate on Human Conflict. </w:t>
      </w:r>
      <w:r w:rsidRPr="006800AB">
        <w:rPr>
          <w:rFonts w:ascii="Times New Roman" w:eastAsia="Times New Roman" w:hAnsi="Times New Roman"/>
          <w:i/>
          <w:iCs/>
          <w:noProof/>
          <w:sz w:val="24"/>
        </w:rPr>
        <w:t>Science (80- )</w:t>
      </w:r>
      <w:r w:rsidRPr="006800AB">
        <w:rPr>
          <w:rFonts w:ascii="Times New Roman" w:eastAsia="Times New Roman" w:hAnsi="Times New Roman"/>
          <w:noProof/>
          <w:sz w:val="24"/>
        </w:rPr>
        <w:t xml:space="preserve"> 2013. DOI:10.1126/science.1235367.</w:t>
      </w:r>
    </w:p>
    <w:p w14:paraId="6323000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32</w:t>
      </w:r>
      <w:r w:rsidRPr="006800AB">
        <w:rPr>
          <w:rFonts w:ascii="Times New Roman" w:eastAsia="Times New Roman" w:hAnsi="Times New Roman"/>
          <w:noProof/>
          <w:sz w:val="24"/>
        </w:rPr>
        <w:tab/>
        <w:t xml:space="preserve">Hsiang SM, Meng KC, Cane MA. Civil conflicts are associated with the global climate. </w:t>
      </w:r>
      <w:r w:rsidRPr="006800AB">
        <w:rPr>
          <w:rFonts w:ascii="Times New Roman" w:eastAsia="Times New Roman" w:hAnsi="Times New Roman"/>
          <w:i/>
          <w:iCs/>
          <w:noProof/>
          <w:sz w:val="24"/>
        </w:rPr>
        <w:t>Nature</w:t>
      </w:r>
      <w:r w:rsidRPr="006800AB">
        <w:rPr>
          <w:rFonts w:ascii="Times New Roman" w:eastAsia="Times New Roman" w:hAnsi="Times New Roman"/>
          <w:noProof/>
          <w:sz w:val="24"/>
        </w:rPr>
        <w:t xml:space="preserve"> 2011. DOI:10.1038/nature10311.</w:t>
      </w:r>
    </w:p>
    <w:p w14:paraId="50C5D4F4"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33</w:t>
      </w:r>
      <w:r w:rsidRPr="006800AB">
        <w:rPr>
          <w:rFonts w:ascii="Times New Roman" w:eastAsia="Times New Roman" w:hAnsi="Times New Roman"/>
          <w:noProof/>
          <w:sz w:val="24"/>
        </w:rPr>
        <w:tab/>
        <w:t xml:space="preserve">O’Loughlin J, Witmer FDW, Linke AM, Laing A, Gettelman A, Dudhia J. Climate variability and conflict risk in East Africa, 1990-2009.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2012. DOI:10.1073/pnas.1205130109.</w:t>
      </w:r>
    </w:p>
    <w:p w14:paraId="5087738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34</w:t>
      </w:r>
      <w:r w:rsidRPr="006800AB">
        <w:rPr>
          <w:rFonts w:ascii="Times New Roman" w:eastAsia="Times New Roman" w:hAnsi="Times New Roman"/>
          <w:noProof/>
          <w:sz w:val="24"/>
        </w:rPr>
        <w:tab/>
        <w:t xml:space="preserve">N.D. S, M. C-L, E. S, J. A, J. A. Colder weather and fewer sunlight hours increase the weight of alcohol as a cause of cirrhosis worldwide. </w:t>
      </w:r>
      <w:r w:rsidRPr="006800AB">
        <w:rPr>
          <w:rFonts w:ascii="Times New Roman" w:eastAsia="Times New Roman" w:hAnsi="Times New Roman"/>
          <w:i/>
          <w:iCs/>
          <w:noProof/>
          <w:sz w:val="24"/>
        </w:rPr>
        <w:t>Gastroenterology</w:t>
      </w:r>
      <w:r w:rsidRPr="006800AB">
        <w:rPr>
          <w:rFonts w:ascii="Times New Roman" w:eastAsia="Times New Roman" w:hAnsi="Times New Roman"/>
          <w:noProof/>
          <w:sz w:val="24"/>
        </w:rPr>
        <w:t xml:space="preserve"> 2017.</w:t>
      </w:r>
    </w:p>
    <w:p w14:paraId="7766CDB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35</w:t>
      </w:r>
      <w:r w:rsidRPr="006800AB">
        <w:rPr>
          <w:rFonts w:ascii="Times New Roman" w:eastAsia="Times New Roman" w:hAnsi="Times New Roman"/>
          <w:noProof/>
          <w:sz w:val="24"/>
        </w:rPr>
        <w:tab/>
        <w:t xml:space="preserve">Datla S, Sahu P, Roh H-J, Sharma S. A Comprehensive Analysis of the Association of Highway Traffic with Winter Weather Conditions. </w:t>
      </w:r>
      <w:r w:rsidRPr="006800AB">
        <w:rPr>
          <w:rFonts w:ascii="Times New Roman" w:eastAsia="Times New Roman" w:hAnsi="Times New Roman"/>
          <w:i/>
          <w:iCs/>
          <w:noProof/>
          <w:sz w:val="24"/>
        </w:rPr>
        <w:t>Procedia - Soc Behav Sci</w:t>
      </w:r>
      <w:r w:rsidRPr="006800AB">
        <w:rPr>
          <w:rFonts w:ascii="Times New Roman" w:eastAsia="Times New Roman" w:hAnsi="Times New Roman"/>
          <w:noProof/>
          <w:sz w:val="24"/>
        </w:rPr>
        <w:t xml:space="preserve"> 2013. DOI:10.1016/j.sbspro.2013.11.143.</w:t>
      </w:r>
    </w:p>
    <w:p w14:paraId="3DEDD11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36</w:t>
      </w:r>
      <w:r w:rsidRPr="006800AB">
        <w:rPr>
          <w:rFonts w:ascii="Times New Roman" w:eastAsia="Times New Roman" w:hAnsi="Times New Roman"/>
          <w:noProof/>
          <w:sz w:val="24"/>
        </w:rPr>
        <w:tab/>
        <w:t xml:space="preserve">Roh H-J, Sahu PK, Sharma S, Datla S, Mehran B. Statistical Investigations of Snowfall and Temperature Interaction with Passenger Car and Truck Traffic on Primary Highways in Canada. </w:t>
      </w:r>
      <w:r w:rsidRPr="006800AB">
        <w:rPr>
          <w:rFonts w:ascii="Times New Roman" w:eastAsia="Times New Roman" w:hAnsi="Times New Roman"/>
          <w:i/>
          <w:iCs/>
          <w:noProof/>
          <w:sz w:val="24"/>
        </w:rPr>
        <w:t>J Cold Reg Eng</w:t>
      </w:r>
      <w:r w:rsidRPr="006800AB">
        <w:rPr>
          <w:rFonts w:ascii="Times New Roman" w:eastAsia="Times New Roman" w:hAnsi="Times New Roman"/>
          <w:noProof/>
          <w:sz w:val="24"/>
        </w:rPr>
        <w:t xml:space="preserve"> 2016. DOI:10.1061/(ASCE)CR.1943-5495.0000099.</w:t>
      </w:r>
    </w:p>
    <w:p w14:paraId="677C799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37</w:t>
      </w:r>
      <w:r w:rsidRPr="006800AB">
        <w:rPr>
          <w:rFonts w:ascii="Times New Roman" w:eastAsia="Times New Roman" w:hAnsi="Times New Roman"/>
          <w:noProof/>
          <w:sz w:val="24"/>
        </w:rPr>
        <w:tab/>
        <w:t xml:space="preserve">Roh H-J, Datla S, Sharma S. Effect of Snow, Temperature and Their Interaction on Highway Truck Traffic. </w:t>
      </w:r>
      <w:r w:rsidRPr="006800AB">
        <w:rPr>
          <w:rFonts w:ascii="Times New Roman" w:eastAsia="Times New Roman" w:hAnsi="Times New Roman"/>
          <w:i/>
          <w:iCs/>
          <w:noProof/>
          <w:sz w:val="24"/>
        </w:rPr>
        <w:t>J Transp Techn</w:t>
      </w:r>
      <w:r w:rsidRPr="006800AB">
        <w:rPr>
          <w:rFonts w:ascii="Times New Roman" w:eastAsia="Times New Roman" w:hAnsi="Times New Roman"/>
          <w:noProof/>
          <w:sz w:val="24"/>
        </w:rPr>
        <w:t xml:space="preserve"> 2013. DOI:10.4236/jtts.2013.31003.</w:t>
      </w:r>
    </w:p>
    <w:p w14:paraId="2D515BD7"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38</w:t>
      </w:r>
      <w:r w:rsidRPr="006800AB">
        <w:rPr>
          <w:rFonts w:ascii="Times New Roman" w:eastAsia="Times New Roman" w:hAnsi="Times New Roman"/>
          <w:noProof/>
          <w:sz w:val="24"/>
        </w:rPr>
        <w:tab/>
        <w:t xml:space="preserve">Roh HJ, Sharma S, Sahu PK. Modeling snow and cold effects for classified highway traffic volumes. </w:t>
      </w:r>
      <w:r w:rsidRPr="006800AB">
        <w:rPr>
          <w:rFonts w:ascii="Times New Roman" w:eastAsia="Times New Roman" w:hAnsi="Times New Roman"/>
          <w:i/>
          <w:iCs/>
          <w:noProof/>
          <w:sz w:val="24"/>
        </w:rPr>
        <w:t>KSCE J Civ Eng</w:t>
      </w:r>
      <w:r w:rsidRPr="006800AB">
        <w:rPr>
          <w:rFonts w:ascii="Times New Roman" w:eastAsia="Times New Roman" w:hAnsi="Times New Roman"/>
          <w:noProof/>
          <w:sz w:val="24"/>
        </w:rPr>
        <w:t xml:space="preserve"> 2016. DOI:10.1007/s12205-015-0236-0.</w:t>
      </w:r>
    </w:p>
    <w:p w14:paraId="253D139C"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39</w:t>
      </w:r>
      <w:r w:rsidRPr="006800AB">
        <w:rPr>
          <w:rFonts w:ascii="Times New Roman" w:eastAsia="Times New Roman" w:hAnsi="Times New Roman"/>
          <w:noProof/>
          <w:sz w:val="24"/>
        </w:rPr>
        <w:tab/>
        <w:t xml:space="preserve">Daanen HAM, Van De Vliert E, Huang X. Driving performance in cold, warm, and thermoneutral environments. </w:t>
      </w:r>
      <w:r w:rsidRPr="006800AB">
        <w:rPr>
          <w:rFonts w:ascii="Times New Roman" w:eastAsia="Times New Roman" w:hAnsi="Times New Roman"/>
          <w:i/>
          <w:iCs/>
          <w:noProof/>
          <w:sz w:val="24"/>
        </w:rPr>
        <w:t>Appl Ergon</w:t>
      </w:r>
      <w:r w:rsidRPr="006800AB">
        <w:rPr>
          <w:rFonts w:ascii="Times New Roman" w:eastAsia="Times New Roman" w:hAnsi="Times New Roman"/>
          <w:noProof/>
          <w:sz w:val="24"/>
        </w:rPr>
        <w:t xml:space="preserve"> 2003. DOI:10.1016/S0003-6870(03)00055-3.</w:t>
      </w:r>
    </w:p>
    <w:p w14:paraId="33260C9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40</w:t>
      </w:r>
      <w:r w:rsidRPr="006800AB">
        <w:rPr>
          <w:rFonts w:ascii="Times New Roman" w:eastAsia="Times New Roman" w:hAnsi="Times New Roman"/>
          <w:noProof/>
          <w:sz w:val="24"/>
        </w:rPr>
        <w:tab/>
        <w:t xml:space="preserve">Zlatoper TJ. Determinants of motor vehicle deaths in the united states: A cross-sectional analysis. </w:t>
      </w:r>
      <w:r w:rsidRPr="006800AB">
        <w:rPr>
          <w:rFonts w:ascii="Times New Roman" w:eastAsia="Times New Roman" w:hAnsi="Times New Roman"/>
          <w:i/>
          <w:iCs/>
          <w:noProof/>
          <w:sz w:val="24"/>
        </w:rPr>
        <w:t>Accid Anal Prev</w:t>
      </w:r>
      <w:r w:rsidRPr="006800AB">
        <w:rPr>
          <w:rFonts w:ascii="Times New Roman" w:eastAsia="Times New Roman" w:hAnsi="Times New Roman"/>
          <w:noProof/>
          <w:sz w:val="24"/>
        </w:rPr>
        <w:t xml:space="preserve"> 1991. DOI:10.1016/0001-4575(91)90062-A.</w:t>
      </w:r>
    </w:p>
    <w:p w14:paraId="55BE745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41</w:t>
      </w:r>
      <w:r w:rsidRPr="006800AB">
        <w:rPr>
          <w:rFonts w:ascii="Times New Roman" w:eastAsia="Times New Roman" w:hAnsi="Times New Roman"/>
          <w:noProof/>
          <w:sz w:val="24"/>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06822C3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42</w:t>
      </w:r>
      <w:r w:rsidRPr="006800AB">
        <w:rPr>
          <w:rFonts w:ascii="Times New Roman" w:eastAsia="Times New Roman" w:hAnsi="Times New Roman"/>
          <w:noProof/>
          <w:sz w:val="24"/>
        </w:rPr>
        <w:tab/>
        <w:t xml:space="preserve">Wyon DP, Wyon I, Norin F. Effects of moderate heat stress on driver vigilance in a moving vehicle. </w:t>
      </w:r>
      <w:r w:rsidRPr="006800AB">
        <w:rPr>
          <w:rFonts w:ascii="Times New Roman" w:eastAsia="Times New Roman" w:hAnsi="Times New Roman"/>
          <w:i/>
          <w:iCs/>
          <w:noProof/>
          <w:sz w:val="24"/>
        </w:rPr>
        <w:t>Ergonomics</w:t>
      </w:r>
      <w:r w:rsidRPr="006800AB">
        <w:rPr>
          <w:rFonts w:ascii="Times New Roman" w:eastAsia="Times New Roman" w:hAnsi="Times New Roman"/>
          <w:noProof/>
          <w:sz w:val="24"/>
        </w:rPr>
        <w:t xml:space="preserve"> 1996. DOI:10.1080/00140139608964434.</w:t>
      </w:r>
    </w:p>
    <w:p w14:paraId="4AE7D29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43</w:t>
      </w:r>
      <w:r w:rsidRPr="006800AB">
        <w:rPr>
          <w:rFonts w:ascii="Times New Roman" w:eastAsia="Times New Roman" w:hAnsi="Times New Roman"/>
          <w:noProof/>
          <w:sz w:val="24"/>
        </w:rPr>
        <w:tab/>
        <w:t xml:space="preserve">Voas RB, Torres P, Romano E, Lacey JH. Alcohol-Related Risk of Driver Fatalities: An Update Using 2007 Data. </w:t>
      </w:r>
      <w:r w:rsidRPr="006800AB">
        <w:rPr>
          <w:rFonts w:ascii="Times New Roman" w:eastAsia="Times New Roman" w:hAnsi="Times New Roman"/>
          <w:i/>
          <w:iCs/>
          <w:noProof/>
          <w:sz w:val="24"/>
        </w:rPr>
        <w:t>J Stud Alcohol Drugs</w:t>
      </w:r>
      <w:r w:rsidRPr="006800AB">
        <w:rPr>
          <w:rFonts w:ascii="Times New Roman" w:eastAsia="Times New Roman" w:hAnsi="Times New Roman"/>
          <w:noProof/>
          <w:sz w:val="24"/>
        </w:rPr>
        <w:t xml:space="preserve"> 2012. DOI:10.15288/jsad.2012.73.341.</w:t>
      </w:r>
    </w:p>
    <w:p w14:paraId="3A86A7B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44</w:t>
      </w:r>
      <w:r w:rsidRPr="006800AB">
        <w:rPr>
          <w:rFonts w:ascii="Times New Roman" w:eastAsia="Times New Roman" w:hAnsi="Times New Roman"/>
          <w:noProof/>
          <w:sz w:val="24"/>
        </w:rPr>
        <w:tab/>
        <w:t>Ambrose AF, Paul G, Hausdorff JM. Risk factors for falls among older adults: A review of the literature. Maturitas. 2013. DOI:10.1016/j.maturitas.2013.02.009.</w:t>
      </w:r>
    </w:p>
    <w:p w14:paraId="5ADC446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45</w:t>
      </w:r>
      <w:r w:rsidRPr="006800AB">
        <w:rPr>
          <w:rFonts w:ascii="Times New Roman" w:eastAsia="Times New Roman" w:hAnsi="Times New Roman"/>
          <w:noProof/>
          <w:sz w:val="24"/>
        </w:rPr>
        <w:tab/>
        <w:t xml:space="preserve">Kelsey JL, Berry SD, Procter-Gray E,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6800AB">
        <w:rPr>
          <w:rFonts w:ascii="Times New Roman" w:eastAsia="Times New Roman" w:hAnsi="Times New Roman"/>
          <w:i/>
          <w:iCs/>
          <w:noProof/>
          <w:sz w:val="24"/>
        </w:rPr>
        <w:t>J Am Geriatr Soc</w:t>
      </w:r>
      <w:r w:rsidRPr="006800AB">
        <w:rPr>
          <w:rFonts w:ascii="Times New Roman" w:eastAsia="Times New Roman" w:hAnsi="Times New Roman"/>
          <w:noProof/>
          <w:sz w:val="24"/>
        </w:rPr>
        <w:t xml:space="preserve"> 2010. DOI:10.1111/j.1532-5415.2010.03062.x.</w:t>
      </w:r>
    </w:p>
    <w:p w14:paraId="4F3852F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46</w:t>
      </w:r>
      <w:r w:rsidRPr="006800AB">
        <w:rPr>
          <w:rFonts w:ascii="Times New Roman" w:eastAsia="Times New Roman" w:hAnsi="Times New Roman"/>
          <w:noProof/>
          <w:sz w:val="24"/>
        </w:rPr>
        <w:tab/>
        <w:t xml:space="preserve">Xu J. Unintentional drowning deaths in the United States, 1999-2010. </w:t>
      </w:r>
      <w:r w:rsidRPr="006800AB">
        <w:rPr>
          <w:rFonts w:ascii="Times New Roman" w:eastAsia="Times New Roman" w:hAnsi="Times New Roman"/>
          <w:i/>
          <w:iCs/>
          <w:noProof/>
          <w:sz w:val="24"/>
        </w:rPr>
        <w:t>NCHS Data Brief</w:t>
      </w:r>
      <w:r w:rsidRPr="006800AB">
        <w:rPr>
          <w:rFonts w:ascii="Times New Roman" w:eastAsia="Times New Roman" w:hAnsi="Times New Roman"/>
          <w:noProof/>
          <w:sz w:val="24"/>
        </w:rPr>
        <w:t xml:space="preserve"> 2014.</w:t>
      </w:r>
    </w:p>
    <w:p w14:paraId="3ED2E49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47</w:t>
      </w:r>
      <w:r w:rsidRPr="006800AB">
        <w:rPr>
          <w:rFonts w:ascii="Times New Roman" w:eastAsia="Times New Roman" w:hAnsi="Times New Roman"/>
          <w:noProof/>
          <w:sz w:val="24"/>
        </w:rPr>
        <w:tab/>
        <w:t xml:space="preserve">Glaeser EL, Sacerdote B, Scheinkman JA. Crime and Social Interactions. </w:t>
      </w:r>
      <w:r w:rsidRPr="006800AB">
        <w:rPr>
          <w:rFonts w:ascii="Times New Roman" w:eastAsia="Times New Roman" w:hAnsi="Times New Roman"/>
          <w:i/>
          <w:iCs/>
          <w:noProof/>
          <w:sz w:val="24"/>
        </w:rPr>
        <w:t>Q J Econ</w:t>
      </w:r>
      <w:r w:rsidRPr="006800AB">
        <w:rPr>
          <w:rFonts w:ascii="Times New Roman" w:eastAsia="Times New Roman" w:hAnsi="Times New Roman"/>
          <w:noProof/>
          <w:sz w:val="24"/>
        </w:rPr>
        <w:t xml:space="preserve"> 1996. DOI:10.2307/2946686.</w:t>
      </w:r>
    </w:p>
    <w:p w14:paraId="3B98EE3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48</w:t>
      </w:r>
      <w:r w:rsidRPr="006800AB">
        <w:rPr>
          <w:rFonts w:ascii="Times New Roman" w:eastAsia="Times New Roman" w:hAnsi="Times New Roman"/>
          <w:noProof/>
          <w:sz w:val="24"/>
        </w:rPr>
        <w:tab/>
        <w:t xml:space="preserve">Rotton J, Cohn EG. Global warming and U.S. crime rates: An application of routine activity theory. </w:t>
      </w:r>
      <w:r w:rsidRPr="006800AB">
        <w:rPr>
          <w:rFonts w:ascii="Times New Roman" w:eastAsia="Times New Roman" w:hAnsi="Times New Roman"/>
          <w:i/>
          <w:iCs/>
          <w:noProof/>
          <w:sz w:val="24"/>
        </w:rPr>
        <w:t>Environ Behav</w:t>
      </w:r>
      <w:r w:rsidRPr="006800AB">
        <w:rPr>
          <w:rFonts w:ascii="Times New Roman" w:eastAsia="Times New Roman" w:hAnsi="Times New Roman"/>
          <w:noProof/>
          <w:sz w:val="24"/>
        </w:rPr>
        <w:t xml:space="preserve"> 2003. DOI:10.1177/0013916503255565.</w:t>
      </w:r>
    </w:p>
    <w:p w14:paraId="74F7A10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49</w:t>
      </w:r>
      <w:r w:rsidRPr="006800AB">
        <w:rPr>
          <w:rFonts w:ascii="Times New Roman" w:eastAsia="Times New Roman" w:hAnsi="Times New Roman"/>
          <w:noProof/>
          <w:sz w:val="24"/>
        </w:rPr>
        <w:tab/>
        <w:t>Becker GS. Crime and Punishment: An Economic Approach. In: Economic Analysis of the Law: Selected Readings. 2007. DOI:10.1002/9780470752135.ch25.</w:t>
      </w:r>
    </w:p>
    <w:p w14:paraId="5AE861D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50</w:t>
      </w:r>
      <w:r w:rsidRPr="006800AB">
        <w:rPr>
          <w:rFonts w:ascii="Times New Roman" w:eastAsia="Times New Roman" w:hAnsi="Times New Roman"/>
          <w:noProof/>
          <w:sz w:val="24"/>
        </w:rPr>
        <w:tab/>
        <w:t>Jacob B, Lefgren LJ, Moretti E. The Dynamics of Criminal Behavior: Evidence from Weather Shocks. 2005 DOI:10.2139/ssrn.647644.</w:t>
      </w:r>
    </w:p>
    <w:p w14:paraId="1FFED4E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51</w:t>
      </w:r>
      <w:r w:rsidRPr="006800AB">
        <w:rPr>
          <w:rFonts w:ascii="Times New Roman" w:eastAsia="Times New Roman" w:hAnsi="Times New Roman"/>
          <w:noProof/>
          <w:sz w:val="24"/>
        </w:rPr>
        <w:tab/>
        <w:t>Anderson CA. Temperature and Aggression: Ubiquitous Effects of Heat on Occurrence of Human Violence. Psychol. Bull. 1989. DOI:10.1037/0033-2909.106.1.74.</w:t>
      </w:r>
    </w:p>
    <w:p w14:paraId="0E3B045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52</w:t>
      </w:r>
      <w:r w:rsidRPr="006800AB">
        <w:rPr>
          <w:rFonts w:ascii="Times New Roman" w:eastAsia="Times New Roman" w:hAnsi="Times New Roman"/>
          <w:noProof/>
          <w:sz w:val="24"/>
        </w:rPr>
        <w:tab/>
        <w:t xml:space="preserve">Baron RA, Bell PA. Aggression and heat: The influence of ambient temperature, negative affect, and a cooling drink on physical aggression. </w:t>
      </w:r>
      <w:r w:rsidRPr="006800AB">
        <w:rPr>
          <w:rFonts w:ascii="Times New Roman" w:eastAsia="Times New Roman" w:hAnsi="Times New Roman"/>
          <w:i/>
          <w:iCs/>
          <w:noProof/>
          <w:sz w:val="24"/>
        </w:rPr>
        <w:t>J Pers Soc Psychol</w:t>
      </w:r>
      <w:r w:rsidRPr="006800AB">
        <w:rPr>
          <w:rFonts w:ascii="Times New Roman" w:eastAsia="Times New Roman" w:hAnsi="Times New Roman"/>
          <w:noProof/>
          <w:sz w:val="24"/>
        </w:rPr>
        <w:t xml:space="preserve"> 1976. DOI:10.1037/0022-3514.33.3.245.</w:t>
      </w:r>
    </w:p>
    <w:p w14:paraId="0922C764" w14:textId="77777777" w:rsidR="006800AB" w:rsidRPr="006800AB" w:rsidRDefault="006800AB" w:rsidP="006800AB">
      <w:pPr>
        <w:widowControl w:val="0"/>
        <w:autoSpaceDE w:val="0"/>
        <w:autoSpaceDN w:val="0"/>
        <w:adjustRightInd w:val="0"/>
        <w:spacing w:line="240" w:lineRule="auto"/>
        <w:ind w:left="640" w:hanging="640"/>
        <w:rPr>
          <w:rFonts w:ascii="Times New Roman" w:hAnsi="Times New Roman"/>
          <w:noProof/>
          <w:sz w:val="24"/>
        </w:rPr>
      </w:pPr>
      <w:r w:rsidRPr="006800AB">
        <w:rPr>
          <w:rFonts w:ascii="Times New Roman" w:eastAsia="Times New Roman" w:hAnsi="Times New Roman"/>
          <w:noProof/>
          <w:sz w:val="24"/>
        </w:rPr>
        <w:t>53</w:t>
      </w:r>
      <w:r w:rsidRPr="006800AB">
        <w:rPr>
          <w:rFonts w:ascii="Times New Roman" w:eastAsia="Times New Roman" w:hAnsi="Times New Roman"/>
          <w:noProof/>
          <w:sz w:val="24"/>
        </w:rPr>
        <w:tab/>
        <w:t xml:space="preserve">Maystadt JF, Ecker O. Extreme weather and civil war: Does drought fuel conflict in Somalia through livestock price shocks? </w:t>
      </w:r>
      <w:r w:rsidRPr="006800AB">
        <w:rPr>
          <w:rFonts w:ascii="Times New Roman" w:eastAsia="Times New Roman" w:hAnsi="Times New Roman"/>
          <w:i/>
          <w:iCs/>
          <w:noProof/>
          <w:sz w:val="24"/>
        </w:rPr>
        <w:t>Am J Agric Econ</w:t>
      </w:r>
      <w:r w:rsidRPr="006800AB">
        <w:rPr>
          <w:rFonts w:ascii="Times New Roman" w:eastAsia="Times New Roman" w:hAnsi="Times New Roman"/>
          <w:noProof/>
          <w:sz w:val="24"/>
        </w:rPr>
        <w:t xml:space="preserve"> 2014. DOI:10.1093/ajae/aau010.</w:t>
      </w:r>
    </w:p>
    <w:p w14:paraId="14D0E6E5" w14:textId="04F07AF0" w:rsidR="009011C5" w:rsidRPr="00636C9B" w:rsidRDefault="00A55581" w:rsidP="006800AB">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2323F352" w:rsidR="00AA16D4" w:rsidDel="00043D68" w:rsidRDefault="003007A1">
      <w:pPr>
        <w:spacing w:after="0" w:line="480" w:lineRule="auto"/>
        <w:jc w:val="both"/>
        <w:rPr>
          <w:ins w:id="979" w:author="Ezzati, Majid" w:date="2018-11-06T07:11:00Z"/>
          <w:del w:id="980"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981"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982"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983"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984"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985"/>
      <w:r w:rsidR="00AA16D4">
        <w:rPr>
          <w:rFonts w:ascii="Times New Roman" w:hAnsi="Times New Roman"/>
          <w:color w:val="000000" w:themeColor="text1"/>
          <w:sz w:val="24"/>
          <w:szCs w:val="24"/>
        </w:rPr>
        <w:t>alies</w:t>
      </w:r>
      <w:ins w:id="986" w:author="Ezzati, Majid" w:date="2018-11-06T07:09:00Z">
        <w:r w:rsidR="008A218F">
          <w:rPr>
            <w:rFonts w:ascii="Times New Roman" w:hAnsi="Times New Roman"/>
            <w:color w:val="000000" w:themeColor="text1"/>
            <w:sz w:val="24"/>
            <w:szCs w:val="24"/>
          </w:rPr>
          <w:t xml:space="preserve">. The graph shows how </w:t>
        </w:r>
      </w:ins>
      <w:ins w:id="987" w:author="Ezzati, Majid" w:date="2018-11-06T07:10:00Z">
        <w:r w:rsidR="008A218F">
          <w:rPr>
            <w:rFonts w:ascii="Times New Roman" w:hAnsi="Times New Roman"/>
            <w:color w:val="000000" w:themeColor="text1"/>
            <w:sz w:val="24"/>
            <w:szCs w:val="24"/>
          </w:rPr>
          <w:t>monthly temperatures</w:t>
        </w:r>
      </w:ins>
      <w:ins w:id="988" w:author="Ezzati, Majid" w:date="2018-11-06T07:09:00Z">
        <w:r w:rsidR="008A218F" w:rsidRPr="00636C9B">
          <w:rPr>
            <w:rFonts w:ascii="Times New Roman" w:hAnsi="Times New Roman"/>
            <w:color w:val="000000" w:themeColor="text1"/>
            <w:sz w:val="24"/>
            <w:szCs w:val="24"/>
          </w:rPr>
          <w:t xml:space="preserve"> </w:t>
        </w:r>
      </w:ins>
      <w:ins w:id="989" w:author="Ezzati, Majid" w:date="2018-11-06T07:10:00Z">
        <w:r w:rsidR="008A218F">
          <w:rPr>
            <w:rFonts w:ascii="Times New Roman" w:hAnsi="Times New Roman"/>
            <w:color w:val="000000" w:themeColor="text1"/>
            <w:sz w:val="24"/>
            <w:szCs w:val="24"/>
          </w:rPr>
          <w:t>in two examples states (</w:t>
        </w:r>
        <w:del w:id="990" w:author="Parks, Robbie M" w:date="2018-11-13T15:30:00Z">
          <w:r w:rsidR="008A218F" w:rsidDel="00DD0012">
            <w:rPr>
              <w:rFonts w:ascii="Times New Roman" w:hAnsi="Times New Roman"/>
              <w:color w:val="000000" w:themeColor="text1"/>
              <w:sz w:val="24"/>
              <w:szCs w:val="24"/>
            </w:rPr>
            <w:delText>XX</w:delText>
          </w:r>
        </w:del>
      </w:ins>
      <w:ins w:id="991" w:author="Parks, Robbie M" w:date="2018-11-13T15:30:00Z">
        <w:r w:rsidR="00DD0012">
          <w:rPr>
            <w:rFonts w:ascii="Times New Roman" w:hAnsi="Times New Roman"/>
            <w:color w:val="000000" w:themeColor="text1"/>
            <w:sz w:val="24"/>
            <w:szCs w:val="24"/>
          </w:rPr>
          <w:t>Florida</w:t>
        </w:r>
      </w:ins>
      <w:ins w:id="992" w:author="Ezzati, Majid" w:date="2018-11-06T07:10:00Z">
        <w:r w:rsidR="008A218F">
          <w:rPr>
            <w:rFonts w:ascii="Times New Roman" w:hAnsi="Times New Roman"/>
            <w:color w:val="000000" w:themeColor="text1"/>
            <w:sz w:val="24"/>
            <w:szCs w:val="24"/>
          </w:rPr>
          <w:t xml:space="preserve"> and </w:t>
        </w:r>
        <w:del w:id="993" w:author="Parks, Robbie M" w:date="2018-11-13T15:30:00Z">
          <w:r w:rsidR="008A218F" w:rsidDel="00DD0012">
            <w:rPr>
              <w:rFonts w:ascii="Times New Roman" w:hAnsi="Times New Roman"/>
              <w:color w:val="000000" w:themeColor="text1"/>
              <w:sz w:val="24"/>
              <w:szCs w:val="24"/>
            </w:rPr>
            <w:delText>XX</w:delText>
          </w:r>
        </w:del>
      </w:ins>
      <w:ins w:id="994" w:author="Parks, Robbie M" w:date="2018-11-13T15:30:00Z">
        <w:r w:rsidR="00DD0012">
          <w:rPr>
            <w:rFonts w:ascii="Times New Roman" w:hAnsi="Times New Roman"/>
            <w:color w:val="000000" w:themeColor="text1"/>
            <w:sz w:val="24"/>
            <w:szCs w:val="24"/>
          </w:rPr>
          <w:t>Washington</w:t>
        </w:r>
      </w:ins>
      <w:ins w:id="995" w:author="Ezzati, Majid" w:date="2018-11-06T07:10:00Z">
        <w:r w:rsidR="008A218F">
          <w:rPr>
            <w:rFonts w:ascii="Times New Roman" w:hAnsi="Times New Roman"/>
            <w:color w:val="000000" w:themeColor="text1"/>
            <w:sz w:val="24"/>
            <w:szCs w:val="24"/>
          </w:rPr>
          <w:t>)</w:t>
        </w:r>
      </w:ins>
      <w:ins w:id="996"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997" w:author="Ezzati, Majid" w:date="2018-11-06T07:10:00Z">
        <w:r w:rsidR="008A218F">
          <w:rPr>
            <w:rFonts w:ascii="Times New Roman" w:hAnsi="Times New Roman"/>
            <w:color w:val="000000" w:themeColor="text1"/>
            <w:sz w:val="24"/>
            <w:szCs w:val="24"/>
          </w:rPr>
          <w:t xml:space="preserve"> for the entire period</w:t>
        </w:r>
      </w:ins>
      <w:ins w:id="998" w:author="Parks, Robbie M" w:date="2018-11-13T15:32:00Z">
        <w:r w:rsidR="009972A7">
          <w:rPr>
            <w:rFonts w:ascii="Times New Roman" w:hAnsi="Times New Roman"/>
            <w:color w:val="000000" w:themeColor="text1"/>
            <w:sz w:val="24"/>
            <w:szCs w:val="24"/>
          </w:rPr>
          <w:t xml:space="preserve"> </w:t>
        </w:r>
      </w:ins>
      <w:del w:id="999"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1000" w:author="Ezzati, Majid" w:date="2018-11-06T07:10:00Z">
        <w:r w:rsidR="008A218F">
          <w:rPr>
            <w:rFonts w:ascii="Times New Roman" w:hAnsi="Times New Roman"/>
            <w:color w:val="000000" w:themeColor="text1"/>
            <w:sz w:val="24"/>
            <w:szCs w:val="24"/>
          </w:rPr>
          <w:t>are used to calculate</w:t>
        </w:r>
        <w:del w:id="1001" w:author="Parks, Robbie M" w:date="2018-11-13T15:31:00Z">
          <w:r w:rsidR="008A218F" w:rsidDel="009972A7">
            <w:rPr>
              <w:rFonts w:ascii="Times New Roman" w:hAnsi="Times New Roman"/>
              <w:color w:val="000000" w:themeColor="text1"/>
              <w:sz w:val="24"/>
              <w:szCs w:val="24"/>
            </w:rPr>
            <w:delText xml:space="preserve"> XXXX</w:delText>
          </w:r>
        </w:del>
      </w:ins>
      <w:del w:id="1002" w:author="Ezzati, Majid" w:date="2018-11-06T07:11:00Z">
        <w:r w:rsidR="00AA16D4" w:rsidDel="008A218F">
          <w:rPr>
            <w:rFonts w:ascii="Times New Roman" w:hAnsi="Times New Roman"/>
            <w:color w:val="000000" w:themeColor="text1"/>
            <w:sz w:val="24"/>
            <w:szCs w:val="24"/>
          </w:rPr>
          <w:delText>mean</w:delText>
        </w:r>
      </w:del>
      <w:del w:id="1003"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1004"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w:t>
      </w:r>
      <w:ins w:id="1005" w:author="Parks, Robbie M" w:date="2018-11-21T09:27:00Z">
        <w:r w:rsidR="003C3DF4">
          <w:rPr>
            <w:rFonts w:ascii="Times New Roman" w:hAnsi="Times New Roman"/>
            <w:color w:val="000000" w:themeColor="text1"/>
            <w:sz w:val="24"/>
            <w:szCs w:val="24"/>
          </w:rPr>
          <w:t xml:space="preserve"> anomalies</w:t>
        </w:r>
      </w:ins>
      <w:del w:id="1006" w:author="Parks, Robbie M" w:date="2018-11-21T09:27:00Z">
        <w:r w:rsidR="00AA16D4" w:rsidDel="003C3DF4">
          <w:rPr>
            <w:rFonts w:ascii="Times New Roman" w:hAnsi="Times New Roman"/>
            <w:color w:val="000000" w:themeColor="text1"/>
            <w:sz w:val="24"/>
            <w:szCs w:val="24"/>
          </w:rPr>
          <w:delText>s</w:delText>
        </w:r>
      </w:del>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ins w:id="1007" w:author="Parks, Robbie M" w:date="2018-11-13T15:32:00Z">
        <w:r w:rsidR="00043D68">
          <w:rPr>
            <w:rFonts w:ascii="Times New Roman" w:hAnsi="Times New Roman"/>
            <w:color w:val="000000" w:themeColor="text1"/>
            <w:sz w:val="24"/>
            <w:szCs w:val="24"/>
          </w:rPr>
          <w:t>. A</w:t>
        </w:r>
      </w:ins>
      <w:del w:id="1008"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985"/>
        <w:r w:rsidR="008A218F" w:rsidDel="00043D68">
          <w:rPr>
            <w:rStyle w:val="CommentReference"/>
            <w:rFonts w:asciiTheme="minorHAnsi" w:eastAsiaTheme="minorHAnsi" w:hAnsiTheme="minorHAnsi" w:cstheme="minorBidi"/>
          </w:rPr>
          <w:commentReference w:id="985"/>
        </w:r>
      </w:del>
    </w:p>
    <w:p w14:paraId="2D8244E3" w14:textId="30C8DB40" w:rsidR="008A218F" w:rsidDel="00043D68" w:rsidRDefault="008A218F">
      <w:pPr>
        <w:spacing w:after="0" w:line="480" w:lineRule="auto"/>
        <w:jc w:val="both"/>
        <w:rPr>
          <w:ins w:id="1009" w:author="Ezzati, Majid" w:date="2018-11-06T07:11:00Z"/>
          <w:del w:id="1010"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1011" w:author="Ezzati, Majid" w:date="2018-11-06T07:11:00Z">
        <w:del w:id="1012"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1013" w:author="Parks, Robbie M" w:date="2018-11-13T15:30:00Z">
          <w:r w:rsidDel="00DD0012">
            <w:rPr>
              <w:rFonts w:ascii="Times New Roman" w:hAnsi="Times New Roman"/>
              <w:color w:val="000000" w:themeColor="text1"/>
              <w:sz w:val="24"/>
              <w:szCs w:val="24"/>
            </w:rPr>
            <w:delText>[[[a warmer state may have less anomaly etc]]]</w:delText>
          </w:r>
        </w:del>
      </w:ins>
      <w:ins w:id="1014" w:author="Parks, Robbie M" w:date="2018-11-13T15:30:00Z">
        <w:r w:rsidR="00DD0012">
          <w:rPr>
            <w:rFonts w:ascii="Times New Roman" w:hAnsi="Times New Roman"/>
            <w:color w:val="000000" w:themeColor="text1"/>
            <w:sz w:val="24"/>
            <w:szCs w:val="24"/>
          </w:rPr>
          <w:t xml:space="preserve">a warmer state like </w:t>
        </w:r>
      </w:ins>
      <w:ins w:id="1015" w:author="Parks, Robbie M" w:date="2018-11-13T15:32:00Z">
        <w:r w:rsidR="00043D68">
          <w:rPr>
            <w:rFonts w:ascii="Times New Roman" w:hAnsi="Times New Roman"/>
            <w:color w:val="000000" w:themeColor="text1"/>
            <w:sz w:val="24"/>
            <w:szCs w:val="24"/>
          </w:rPr>
          <w:t xml:space="preserve">Florida can have less inter-year variation in a </w:t>
        </w:r>
        <w:proofErr w:type="gramStart"/>
        <w:r w:rsidR="00043D68">
          <w:rPr>
            <w:rFonts w:ascii="Times New Roman" w:hAnsi="Times New Roman"/>
            <w:color w:val="000000" w:themeColor="text1"/>
            <w:sz w:val="24"/>
            <w:szCs w:val="24"/>
          </w:rPr>
          <w:t>particular month</w:t>
        </w:r>
        <w:proofErr w:type="gramEnd"/>
        <w:r w:rsidR="00ED3577">
          <w:rPr>
            <w:rFonts w:ascii="Times New Roman" w:hAnsi="Times New Roman"/>
            <w:color w:val="000000" w:themeColor="text1"/>
            <w:sz w:val="24"/>
            <w:szCs w:val="24"/>
          </w:rPr>
          <w:t xml:space="preserve"> </w:t>
        </w:r>
      </w:ins>
      <w:ins w:id="1016" w:author="Parks, Robbie M" w:date="2018-11-13T15:33:00Z">
        <w:r w:rsidR="00ED3577">
          <w:rPr>
            <w:rFonts w:ascii="Times New Roman" w:hAnsi="Times New Roman"/>
            <w:color w:val="000000" w:themeColor="text1"/>
            <w:sz w:val="24"/>
            <w:szCs w:val="24"/>
          </w:rPr>
          <w:t>(here, July)</w:t>
        </w:r>
      </w:ins>
      <w:ins w:id="1017"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1018" w:author="Ezzati, Majid" w:date="2018-11-06T07:14:00Z">
        <w:r w:rsidR="006C049E" w:rsidRPr="00636C9B" w:rsidDel="008A218F">
          <w:rPr>
            <w:rFonts w:ascii="Times New Roman" w:hAnsi="Times New Roman"/>
            <w:color w:val="000000" w:themeColor="text1"/>
            <w:sz w:val="24"/>
            <w:szCs w:val="24"/>
          </w:rPr>
          <w:delText>Age</w:delText>
        </w:r>
      </w:del>
      <w:ins w:id="1019"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1020" w:author="Ezzati, Majid" w:date="2018-11-06T07:14:00Z">
        <w:r w:rsidR="006C049E" w:rsidRPr="00636C9B" w:rsidDel="008A218F">
          <w:rPr>
            <w:rFonts w:ascii="Times New Roman" w:hAnsi="Times New Roman"/>
            <w:color w:val="000000" w:themeColor="text1"/>
            <w:sz w:val="24"/>
            <w:szCs w:val="24"/>
          </w:rPr>
          <w:delText xml:space="preserve">Standardised </w:delText>
        </w:r>
      </w:del>
      <w:ins w:id="1021"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1022" w:author="Ezzati, Majid" w:date="2018-11-06T07:14:00Z">
        <w:r w:rsidR="006C049E" w:rsidRPr="00636C9B" w:rsidDel="008A218F">
          <w:rPr>
            <w:rFonts w:ascii="Times New Roman" w:hAnsi="Times New Roman"/>
            <w:color w:val="000000" w:themeColor="text1"/>
            <w:sz w:val="24"/>
            <w:szCs w:val="24"/>
          </w:rPr>
          <w:delText xml:space="preserve">Death </w:delText>
        </w:r>
      </w:del>
      <w:ins w:id="1023"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1024" w:author="Ezzati, Majid" w:date="2018-11-06T07:14:00Z">
        <w:r w:rsidR="006C049E" w:rsidRPr="00636C9B" w:rsidDel="008A218F">
          <w:rPr>
            <w:rFonts w:ascii="Times New Roman" w:hAnsi="Times New Roman"/>
            <w:color w:val="000000" w:themeColor="text1"/>
            <w:sz w:val="24"/>
            <w:szCs w:val="24"/>
          </w:rPr>
          <w:delText xml:space="preserve">Rates </w:delText>
        </w:r>
      </w:del>
      <w:ins w:id="1025"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1026"/>
      <w:del w:id="1027" w:author="Ezzati, Majid" w:date="2018-11-06T07:14:00Z">
        <w:r w:rsidR="006C049E" w:rsidRPr="00636C9B" w:rsidDel="008A218F">
          <w:rPr>
            <w:rFonts w:ascii="Times New Roman" w:hAnsi="Times New Roman"/>
            <w:color w:val="000000" w:themeColor="text1"/>
            <w:sz w:val="24"/>
            <w:szCs w:val="24"/>
          </w:rPr>
          <w:delText>(ASDRs)</w:delText>
        </w:r>
      </w:del>
      <w:commentRangeEnd w:id="1026"/>
      <w:r w:rsidR="008A218F">
        <w:rPr>
          <w:rStyle w:val="CommentReference"/>
          <w:rFonts w:asciiTheme="minorHAnsi" w:eastAsiaTheme="minorHAnsi" w:hAnsiTheme="minorHAnsi" w:cstheme="minorBidi"/>
        </w:rPr>
        <w:commentReference w:id="1026"/>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1028" w:author="Parks, Robbie M" w:date="2018-11-13T17:11:00Z">
        <w:r w:rsidR="006C049E" w:rsidRPr="008A218F" w:rsidDel="00987B41">
          <w:rPr>
            <w:rFonts w:ascii="Times New Roman" w:hAnsi="Times New Roman"/>
            <w:color w:val="000000" w:themeColor="text1"/>
            <w:sz w:val="24"/>
            <w:szCs w:val="24"/>
            <w:highlight w:val="yellow"/>
            <w:rPrChange w:id="1029"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1030"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1031"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01C80253"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del w:id="1032" w:author="Parks, Robbie M" w:date="2018-11-21T13:46:00Z">
        <w:r w:rsidR="00BA15DC" w:rsidRPr="00636C9B" w:rsidDel="008E075D">
          <w:rPr>
            <w:rFonts w:ascii="Times New Roman" w:hAnsi="Times New Roman"/>
            <w:color w:val="000000" w:themeColor="text1"/>
            <w:sz w:val="24"/>
            <w:szCs w:val="24"/>
          </w:rPr>
          <w:delText xml:space="preserve">Average </w:delText>
        </w:r>
      </w:del>
      <w:ins w:id="1033" w:author="Parks, Robbie M" w:date="2018-11-21T13:46:00Z">
        <w:r w:rsidR="008E075D">
          <w:rPr>
            <w:rFonts w:ascii="Times New Roman" w:hAnsi="Times New Roman"/>
            <w:color w:val="000000" w:themeColor="text1"/>
            <w:sz w:val="24"/>
            <w:szCs w:val="24"/>
          </w:rPr>
          <w:t>P</w:t>
        </w:r>
      </w:ins>
      <w:del w:id="1034" w:author="Parks, Robbie M" w:date="2018-11-21T13:46:00Z">
        <w:r w:rsidR="00BA15DC" w:rsidRPr="00636C9B" w:rsidDel="008E075D">
          <w:rPr>
            <w:rFonts w:ascii="Times New Roman" w:hAnsi="Times New Roman"/>
            <w:color w:val="000000" w:themeColor="text1"/>
            <w:sz w:val="24"/>
            <w:szCs w:val="24"/>
          </w:rPr>
          <w:delText>p</w:delText>
        </w:r>
      </w:del>
      <w:r w:rsidRPr="00636C9B">
        <w:rPr>
          <w:rFonts w:ascii="Times New Roman" w:hAnsi="Times New Roman"/>
          <w:color w:val="000000" w:themeColor="text1"/>
          <w:sz w:val="24"/>
          <w:szCs w:val="24"/>
        </w:rPr>
        <w:t>ercentage breakdown</w:t>
      </w:r>
      <w:ins w:id="1035" w:author="Parks, Robbie M" w:date="2018-11-21T13:46:00Z">
        <w:r w:rsidR="008E075D">
          <w:rPr>
            <w:rFonts w:ascii="Times New Roman" w:hAnsi="Times New Roman"/>
            <w:color w:val="000000" w:themeColor="text1"/>
            <w:sz w:val="24"/>
            <w:szCs w:val="24"/>
          </w:rPr>
          <w:t>/number</w:t>
        </w:r>
      </w:ins>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1036" w:author="Parks, Robbie M" w:date="2018-11-13T17:11:00Z">
        <w:r w:rsidRPr="00636C9B" w:rsidDel="00987B41">
          <w:rPr>
            <w:rFonts w:ascii="Times New Roman" w:hAnsi="Times New Roman"/>
            <w:color w:val="000000" w:themeColor="text1"/>
            <w:sz w:val="24"/>
            <w:szCs w:val="24"/>
          </w:rPr>
          <w:delText xml:space="preserve">category </w:delText>
        </w:r>
      </w:del>
      <w:ins w:id="1037"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1038"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del w:id="1039" w:author="Parks, Robbie M" w:date="2018-11-21T13:47:00Z">
        <w:r w:rsidR="00BA15DC" w:rsidRPr="00636C9B" w:rsidDel="000929B0">
          <w:rPr>
            <w:rFonts w:ascii="Times New Roman" w:hAnsi="Times New Roman"/>
            <w:color w:val="000000" w:themeColor="text1"/>
            <w:sz w:val="24"/>
            <w:szCs w:val="24"/>
          </w:rPr>
          <w:delText xml:space="preserve"> </w:delText>
        </w:r>
      </w:del>
      <w:r w:rsidR="00BA15DC" w:rsidRPr="00636C9B">
        <w:rPr>
          <w:rFonts w:ascii="Times New Roman" w:hAnsi="Times New Roman"/>
          <w:color w:val="000000" w:themeColor="text1"/>
          <w:sz w:val="24"/>
          <w:szCs w:val="24"/>
        </w:rPr>
        <w:t xml:space="preserve">and intentional </w:t>
      </w:r>
      <w:del w:id="1040"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w:t>
      </w:r>
      <w:del w:id="1041" w:author="Parks, Robbie M" w:date="2018-11-21T13:47:00Z">
        <w:r w:rsidR="00BA15DC" w:rsidRPr="00636C9B" w:rsidDel="00112CB4">
          <w:rPr>
            <w:rFonts w:ascii="Times New Roman" w:hAnsi="Times New Roman"/>
            <w:color w:val="000000" w:themeColor="text1"/>
            <w:sz w:val="24"/>
            <w:szCs w:val="24"/>
          </w:rPr>
          <w:delText xml:space="preserve"> in the </w:delText>
        </w:r>
        <w:r w:rsidR="008621C2" w:rsidDel="00112CB4">
          <w:rPr>
            <w:rFonts w:ascii="Times New Roman" w:hAnsi="Times New Roman"/>
            <w:color w:val="000000" w:themeColor="text1"/>
            <w:sz w:val="24"/>
            <w:szCs w:val="24"/>
          </w:rPr>
          <w:delText xml:space="preserve">contiguous </w:delText>
        </w:r>
        <w:r w:rsidR="00BA15DC" w:rsidRPr="00636C9B" w:rsidDel="00112CB4">
          <w:rPr>
            <w:rFonts w:ascii="Times New Roman" w:hAnsi="Times New Roman"/>
            <w:color w:val="000000" w:themeColor="text1"/>
            <w:sz w:val="24"/>
            <w:szCs w:val="24"/>
          </w:rPr>
          <w:delText>USA</w:delText>
        </w:r>
        <w:r w:rsidR="008621C2" w:rsidDel="00112CB4">
          <w:rPr>
            <w:rFonts w:ascii="Times New Roman" w:hAnsi="Times New Roman"/>
            <w:color w:val="000000" w:themeColor="text1"/>
            <w:sz w:val="24"/>
            <w:szCs w:val="24"/>
          </w:rPr>
          <w:delText>,</w:delText>
        </w:r>
      </w:del>
      <w:ins w:id="1042" w:author="Parks, Robbie M" w:date="2018-11-21T13:47:00Z">
        <w:r w:rsidR="00112CB4">
          <w:rPr>
            <w:rFonts w:ascii="Times New Roman" w:hAnsi="Times New Roman"/>
            <w:color w:val="000000" w:themeColor="text1"/>
            <w:sz w:val="24"/>
            <w:szCs w:val="24"/>
          </w:rPr>
          <w:t xml:space="preserve">, </w:t>
        </w:r>
      </w:ins>
      <w:del w:id="1043" w:author="Parks, Robbie M" w:date="2018-11-21T13:47:00Z">
        <w:r w:rsidR="00BA15DC" w:rsidRPr="00636C9B" w:rsidDel="00112CB4">
          <w:rPr>
            <w:rFonts w:ascii="Times New Roman" w:hAnsi="Times New Roman"/>
            <w:color w:val="000000" w:themeColor="text1"/>
            <w:sz w:val="24"/>
            <w:szCs w:val="24"/>
          </w:rPr>
          <w:delText xml:space="preserve"> </w:delText>
        </w:r>
      </w:del>
      <w:ins w:id="1044" w:author="Ezzati, Majid" w:date="2018-11-06T07:16:00Z">
        <w:del w:id="1045" w:author="Parks, Robbie M" w:date="2018-11-21T13:47:00Z">
          <w:r w:rsidR="008A218F" w:rsidDel="00112CB4">
            <w:rPr>
              <w:rFonts w:ascii="Times New Roman" w:hAnsi="Times New Roman"/>
              <w:color w:val="000000" w:themeColor="text1"/>
              <w:sz w:val="24"/>
              <w:szCs w:val="24"/>
            </w:rPr>
            <w:delText xml:space="preserve">by </w:delText>
          </w:r>
        </w:del>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ins w:id="1046" w:author="Parks, Robbie M" w:date="2018-11-21T13:47:00Z">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ins>
      <w:r w:rsidR="00BA15DC" w:rsidRPr="00636C9B">
        <w:rPr>
          <w:rFonts w:ascii="Times New Roman" w:hAnsi="Times New Roman"/>
          <w:color w:val="000000" w:themeColor="text1"/>
          <w:sz w:val="24"/>
          <w:szCs w:val="24"/>
        </w:rPr>
        <w:t xml:space="preserve"> for </w:t>
      </w:r>
      <w:commentRangeStart w:id="1047"/>
      <w:commentRangeStart w:id="1048"/>
      <w:commentRangeStart w:id="1049"/>
      <w:del w:id="1050" w:author="Parks, Robbie M" w:date="2018-11-21T13:39:00Z">
        <w:r w:rsidR="00BA15DC" w:rsidRPr="00636C9B" w:rsidDel="00770A73">
          <w:rPr>
            <w:rFonts w:ascii="Times New Roman" w:hAnsi="Times New Roman"/>
            <w:color w:val="000000" w:themeColor="text1"/>
            <w:sz w:val="24"/>
            <w:szCs w:val="24"/>
          </w:rPr>
          <w:delText>2012</w:delText>
        </w:r>
      </w:del>
      <w:ins w:id="1051" w:author="Parks, Robbie M" w:date="2018-11-21T13:39:00Z">
        <w:r w:rsidR="00770A73">
          <w:rPr>
            <w:rFonts w:ascii="Times New Roman" w:hAnsi="Times New Roman"/>
            <w:color w:val="000000" w:themeColor="text1"/>
            <w:sz w:val="24"/>
            <w:szCs w:val="24"/>
          </w:rPr>
          <w:t>1980</w:t>
        </w:r>
      </w:ins>
      <w:r w:rsidR="00BA15DC" w:rsidRPr="00636C9B">
        <w:rPr>
          <w:rFonts w:ascii="Times New Roman" w:hAnsi="Times New Roman"/>
          <w:color w:val="000000" w:themeColor="text1"/>
          <w:sz w:val="24"/>
          <w:szCs w:val="24"/>
        </w:rPr>
        <w:t>-2016</w:t>
      </w:r>
      <w:commentRangeEnd w:id="1047"/>
      <w:r w:rsidR="008A218F">
        <w:rPr>
          <w:rStyle w:val="CommentReference"/>
          <w:rFonts w:asciiTheme="minorHAnsi" w:eastAsiaTheme="minorHAnsi" w:hAnsiTheme="minorHAnsi" w:cstheme="minorBidi"/>
        </w:rPr>
        <w:commentReference w:id="1047"/>
      </w:r>
      <w:commentRangeEnd w:id="1048"/>
      <w:r w:rsidR="00770A73">
        <w:rPr>
          <w:rStyle w:val="CommentReference"/>
          <w:rFonts w:asciiTheme="minorHAnsi" w:eastAsiaTheme="minorHAnsi" w:hAnsiTheme="minorHAnsi" w:cstheme="minorBidi"/>
        </w:rPr>
        <w:commentReference w:id="1048"/>
      </w:r>
      <w:commentRangeEnd w:id="1049"/>
      <w:r w:rsidR="00697B34">
        <w:rPr>
          <w:rStyle w:val="CommentReference"/>
          <w:rFonts w:asciiTheme="minorHAnsi" w:eastAsiaTheme="minorHAnsi" w:hAnsiTheme="minorHAnsi" w:cstheme="minorBidi"/>
        </w:rPr>
        <w:commentReference w:id="1049"/>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1052"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1053"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1054" w:author="Ezzati, Majid" w:date="2018-11-06T07:17:00Z">
        <w:r w:rsidR="008621C2" w:rsidDel="008A218F">
          <w:rPr>
            <w:rFonts w:ascii="Times New Roman" w:hAnsi="Times New Roman"/>
            <w:color w:val="000000" w:themeColor="text1"/>
            <w:sz w:val="24"/>
            <w:szCs w:val="24"/>
          </w:rPr>
          <w:delText>Estimated a</w:delText>
        </w:r>
      </w:del>
      <w:ins w:id="1055"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1056" w:author="Parks, Robbie M" w:date="2018-11-13T15:36:00Z">
        <w:r w:rsidR="00DB74D6">
          <w:rPr>
            <w:rFonts w:ascii="Times New Roman" w:hAnsi="Times New Roman"/>
            <w:color w:val="000000" w:themeColor="text1"/>
            <w:sz w:val="24"/>
            <w:szCs w:val="24"/>
          </w:rPr>
          <w:t xml:space="preserve"> in 2016</w:t>
        </w:r>
      </w:ins>
      <w:commentRangeStart w:id="1057"/>
      <w:del w:id="1058"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1057"/>
      <w:r w:rsidR="008A218F">
        <w:rPr>
          <w:rStyle w:val="CommentReference"/>
          <w:rFonts w:asciiTheme="minorHAnsi" w:eastAsiaTheme="minorHAnsi" w:hAnsiTheme="minorHAnsi" w:cstheme="minorBidi"/>
        </w:rPr>
        <w:commentReference w:id="1057"/>
      </w:r>
      <w:r w:rsidR="008621C2">
        <w:rPr>
          <w:rFonts w:ascii="Times New Roman" w:hAnsi="Times New Roman"/>
          <w:color w:val="000000" w:themeColor="text1"/>
          <w:sz w:val="24"/>
          <w:szCs w:val="24"/>
        </w:rPr>
        <w:t xml:space="preserve">, </w:t>
      </w:r>
      <w:commentRangeStart w:id="1059"/>
      <w:r w:rsidR="008621C2">
        <w:rPr>
          <w:rFonts w:ascii="Times New Roman" w:hAnsi="Times New Roman"/>
          <w:color w:val="000000" w:themeColor="text1"/>
          <w:sz w:val="24"/>
          <w:szCs w:val="24"/>
        </w:rPr>
        <w:t xml:space="preserve">if </w:t>
      </w:r>
      <w:del w:id="1060"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1059"/>
        <w:r w:rsidR="008A218F" w:rsidDel="002B5115">
          <w:rPr>
            <w:rStyle w:val="CommentReference"/>
            <w:rFonts w:asciiTheme="minorHAnsi" w:eastAsiaTheme="minorHAnsi" w:hAnsiTheme="minorHAnsi" w:cstheme="minorBidi"/>
          </w:rPr>
          <w:commentReference w:id="1059"/>
        </w:r>
      </w:del>
      <w:ins w:id="1061" w:author="Parks, Robbie M" w:date="2018-11-13T15:36:00Z">
        <w:r w:rsidR="002B5115">
          <w:rPr>
            <w:rFonts w:ascii="Times New Roman" w:hAnsi="Times New Roman"/>
            <w:color w:val="000000" w:themeColor="text1"/>
            <w:sz w:val="24"/>
            <w:szCs w:val="24"/>
          </w:rPr>
          <w:t>national temperature anomaly was +</w:t>
        </w:r>
      </w:ins>
      <w:ins w:id="1062" w:author="Parks, Robbie M" w:date="2018-11-13T17:17:00Z">
        <w:r w:rsidR="0018328F" w:rsidRPr="0018328F">
          <w:rPr>
            <w:rFonts w:ascii="Helvetica" w:eastAsia="Times New Roman" w:hAnsi="Helvetica"/>
            <w:bCs/>
            <w:color w:val="222222"/>
            <w:sz w:val="21"/>
            <w:szCs w:val="21"/>
            <w:shd w:val="clear" w:color="auto" w:fill="FFFFFF"/>
            <w:lang w:eastAsia="en-GB"/>
            <w:rPrChange w:id="1063"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1064"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1065" w:author="Parks, Robbie M" w:date="2018-11-13T15:37:00Z"/>
          <w:rFonts w:ascii="Times New Roman" w:hAnsi="Times New Roman"/>
          <w:color w:val="000000" w:themeColor="text1"/>
          <w:sz w:val="24"/>
          <w:szCs w:val="24"/>
        </w:rPr>
      </w:pPr>
      <w:ins w:id="1066" w:author="Parks, Robbie M" w:date="2018-11-13T15:36:00Z">
        <w:r>
          <w:rPr>
            <w:rFonts w:ascii="Times New Roman" w:hAnsi="Times New Roman"/>
            <w:color w:val="000000" w:themeColor="text1"/>
            <w:sz w:val="24"/>
            <w:szCs w:val="24"/>
          </w:rPr>
          <w:t xml:space="preserve"> compared with 1980-2009 long-term average </w:t>
        </w:r>
      </w:ins>
      <w:ins w:id="1067"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1068" w:author="Parks, Robbie M" w:date="2018-11-13T17:11:00Z">
        <w:r w:rsidR="009A0CFD" w:rsidRPr="00636C9B" w:rsidDel="00987B41">
          <w:rPr>
            <w:rFonts w:ascii="Times New Roman" w:hAnsi="Times New Roman"/>
            <w:color w:val="000000" w:themeColor="text1"/>
            <w:sz w:val="24"/>
            <w:szCs w:val="24"/>
          </w:rPr>
          <w:delText xml:space="preserve">category </w:delText>
        </w:r>
      </w:del>
      <w:ins w:id="1069"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1070" w:author="Parks, Robbie M" w:date="2018-11-13T15:37:00Z">
        <w:r w:rsidR="009F0AD7">
          <w:rPr>
            <w:rFonts w:ascii="Times New Roman" w:hAnsi="Times New Roman"/>
            <w:color w:val="000000" w:themeColor="text1"/>
            <w:sz w:val="24"/>
            <w:szCs w:val="24"/>
          </w:rPr>
          <w:t>for each set of bars</w:t>
        </w:r>
      </w:ins>
      <w:del w:id="1071" w:author="Parks, Robbie M" w:date="2018-11-13T15:37:00Z">
        <w:r w:rsidR="005F3F6E" w:rsidDel="009F0AD7">
          <w:rPr>
            <w:rFonts w:ascii="Times New Roman" w:hAnsi="Times New Roman"/>
            <w:color w:val="000000" w:themeColor="text1"/>
            <w:sz w:val="24"/>
            <w:szCs w:val="24"/>
          </w:rPr>
          <w:delText xml:space="preserve">per </w:delText>
        </w:r>
        <w:commentRangeStart w:id="1072"/>
        <w:r w:rsidR="005F3F6E" w:rsidDel="009F0AD7">
          <w:rPr>
            <w:rFonts w:ascii="Times New Roman" w:hAnsi="Times New Roman"/>
            <w:color w:val="000000" w:themeColor="text1"/>
            <w:sz w:val="24"/>
            <w:szCs w:val="24"/>
          </w:rPr>
          <w:delText>grouping</w:delText>
        </w:r>
        <w:commentRangeEnd w:id="1072"/>
        <w:r w:rsidR="00D61C8B" w:rsidDel="009F0AD7">
          <w:rPr>
            <w:rStyle w:val="CommentReference"/>
            <w:rFonts w:asciiTheme="minorHAnsi" w:eastAsiaTheme="minorHAnsi" w:hAnsiTheme="minorHAnsi" w:cstheme="minorBidi"/>
          </w:rPr>
          <w:commentReference w:id="1072"/>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1073" w:author="Parks, Robbie M" w:date="2018-11-13T15:37:00Z"/>
          <w:rFonts w:ascii="Times New Roman" w:hAnsi="Times New Roman"/>
          <w:color w:val="000000" w:themeColor="text1"/>
          <w:sz w:val="24"/>
          <w:szCs w:val="24"/>
        </w:rPr>
      </w:pPr>
      <w:commentRangeStart w:id="1074"/>
    </w:p>
    <w:p w14:paraId="7CD7214A" w14:textId="613569C8" w:rsidR="008621C2" w:rsidDel="00E61186" w:rsidRDefault="008621C2" w:rsidP="00D76DF7">
      <w:pPr>
        <w:spacing w:after="0" w:line="480" w:lineRule="auto"/>
        <w:jc w:val="both"/>
        <w:rPr>
          <w:del w:id="1075"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4ABBECE" w14:textId="45F702E8" w:rsidR="00E67249" w:rsidRPr="0018328F" w:rsidRDefault="00234E19" w:rsidP="00E67249">
      <w:pPr>
        <w:spacing w:after="0" w:line="480" w:lineRule="auto"/>
        <w:jc w:val="both"/>
        <w:rPr>
          <w:ins w:id="1076" w:author="Parks, Robbie M" w:date="2018-11-21T09:31:00Z"/>
          <w:rFonts w:ascii="Times New Roman" w:hAnsi="Times New Roman"/>
          <w:color w:val="000000" w:themeColor="text1"/>
          <w:sz w:val="24"/>
          <w:szCs w:val="24"/>
        </w:rPr>
      </w:pPr>
      <w:del w:id="1077" w:author="Parks, Robbie M" w:date="2018-11-21T09:34:00Z">
        <w:r w:rsidRPr="00636C9B" w:rsidDel="005E555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Figure </w:t>
      </w:r>
      <w:ins w:id="1078" w:author="Parks, Robbie M" w:date="2018-11-21T09:34:00Z">
        <w:r w:rsidR="005E5557">
          <w:rPr>
            <w:rFonts w:ascii="Times New Roman" w:hAnsi="Times New Roman"/>
            <w:b/>
            <w:color w:val="000000" w:themeColor="text1"/>
            <w:sz w:val="24"/>
            <w:szCs w:val="24"/>
          </w:rPr>
          <w:t>S</w:t>
        </w:r>
      </w:ins>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del w:id="1079" w:author="Parks, Robbie M" w:date="2018-11-21T09:31:00Z">
        <w:r w:rsidR="008621C2" w:rsidDel="00E67249">
          <w:rPr>
            <w:rFonts w:ascii="Times New Roman" w:hAnsi="Times New Roman"/>
            <w:color w:val="000000" w:themeColor="text1"/>
            <w:sz w:val="24"/>
            <w:szCs w:val="24"/>
          </w:rPr>
          <w:delText>relative</w:delText>
        </w:r>
      </w:del>
      <w:ins w:id="1080" w:author="Parks, Robbie M" w:date="2018-11-21T09:31:00Z">
        <w:r w:rsidR="00E67249">
          <w:rPr>
            <w:rFonts w:ascii="Times New Roman" w:hAnsi="Times New Roman"/>
            <w:color w:val="000000" w:themeColor="text1"/>
            <w:sz w:val="24"/>
            <w:szCs w:val="24"/>
          </w:rPr>
          <w:t>risk,</w:t>
        </w:r>
      </w:ins>
      <w:r w:rsidR="008621C2">
        <w:rPr>
          <w:rFonts w:ascii="Times New Roman" w:hAnsi="Times New Roman"/>
          <w:color w:val="000000" w:themeColor="text1"/>
          <w:sz w:val="24"/>
          <w:szCs w:val="24"/>
        </w:rPr>
        <w:t xml:space="preserve"> </w:t>
      </w:r>
      <w:ins w:id="1081" w:author="Parks, Robbie M" w:date="2018-11-21T09:31:00Z">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11ABDC97" w14:textId="1BC391CC" w:rsidR="00280E5B" w:rsidDel="000732FB" w:rsidRDefault="00E67249" w:rsidP="00E67249">
      <w:pPr>
        <w:spacing w:after="0" w:line="480" w:lineRule="auto"/>
        <w:jc w:val="both"/>
        <w:rPr>
          <w:del w:id="1082" w:author="Parks, Robbie M" w:date="2018-11-21T09:34:00Z"/>
          <w:rFonts w:ascii="Times New Roman" w:hAnsi="Times New Roman"/>
          <w:color w:val="000000" w:themeColor="text1"/>
          <w:sz w:val="24"/>
          <w:szCs w:val="24"/>
        </w:rPr>
      </w:pPr>
      <w:ins w:id="1083" w:author="Parks, Robbie M" w:date="2018-11-21T09:31:00Z">
        <w:r>
          <w:rPr>
            <w:rFonts w:ascii="Times New Roman" w:hAnsi="Times New Roman"/>
            <w:color w:val="000000" w:themeColor="text1"/>
            <w:sz w:val="24"/>
            <w:szCs w:val="24"/>
          </w:rPr>
          <w:t xml:space="preserve"> compared with 1980-2009 long-term average temperatures</w:t>
        </w:r>
      </w:ins>
      <w:del w:id="1084" w:author="Parks, Robbie M" w:date="2018-11-21T09:31:00Z">
        <w:r w:rsidR="008621C2" w:rsidDel="00E67249">
          <w:rPr>
            <w:rFonts w:ascii="Times New Roman" w:hAnsi="Times New Roman"/>
            <w:color w:val="000000" w:themeColor="text1"/>
            <w:sz w:val="24"/>
            <w:szCs w:val="24"/>
          </w:rPr>
          <w:delText xml:space="preserve">risk if temperatures were </w:delText>
        </w:r>
      </w:del>
      <w:del w:id="1085" w:author="Parks, Robbie M" w:date="2018-11-13T17:17:00Z">
        <w:r w:rsidR="008621C2" w:rsidDel="005568F2">
          <w:rPr>
            <w:rFonts w:ascii="Times New Roman" w:hAnsi="Times New Roman"/>
            <w:color w:val="000000" w:themeColor="text1"/>
            <w:sz w:val="24"/>
            <w:szCs w:val="24"/>
          </w:rPr>
          <w:delText xml:space="preserve">1c </w:delText>
        </w:r>
      </w:del>
      <w:del w:id="1086" w:author="Parks, Robbie M" w:date="2018-11-21T09:31:00Z">
        <w:r w:rsidR="008621C2" w:rsidDel="00E67249">
          <w:rPr>
            <w:rFonts w:ascii="Times New Roman" w:hAnsi="Times New Roman"/>
            <w:color w:val="000000" w:themeColor="text1"/>
            <w:sz w:val="24"/>
            <w:szCs w:val="24"/>
          </w:rPr>
          <w:delText>above the 1980-2009 mean for every month and state</w:delText>
        </w:r>
      </w:del>
      <w:del w:id="1087"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1088"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1089" w:author="Parks, Robbie M" w:date="2018-11-13T17:11:00Z">
        <w:r w:rsidR="00AE077A" w:rsidRPr="00636C9B" w:rsidDel="00987B41">
          <w:rPr>
            <w:rFonts w:ascii="Times New Roman" w:hAnsi="Times New Roman"/>
            <w:color w:val="000000" w:themeColor="text1"/>
            <w:sz w:val="24"/>
            <w:szCs w:val="24"/>
          </w:rPr>
          <w:delText xml:space="preserve">category </w:delText>
        </w:r>
      </w:del>
      <w:ins w:id="1090"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Del="000732FB" w:rsidRDefault="00280E5B" w:rsidP="005870DD">
      <w:pPr>
        <w:spacing w:after="0" w:line="480" w:lineRule="auto"/>
        <w:jc w:val="both"/>
        <w:rPr>
          <w:del w:id="1091" w:author="Parks, Robbie M" w:date="2018-11-21T09:34:00Z"/>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849500D" w14:textId="3E5BF5EA" w:rsidR="00E67249" w:rsidRPr="0018328F" w:rsidRDefault="005870DD" w:rsidP="00E67249">
      <w:pPr>
        <w:spacing w:after="0" w:line="480" w:lineRule="auto"/>
        <w:jc w:val="both"/>
        <w:rPr>
          <w:ins w:id="1092" w:author="Parks, Robbie M" w:date="2018-11-21T09:32:00Z"/>
          <w:rFonts w:ascii="Times New Roman" w:hAnsi="Times New Roman"/>
          <w:color w:val="000000" w:themeColor="text1"/>
          <w:sz w:val="24"/>
          <w:szCs w:val="24"/>
        </w:rPr>
      </w:pPr>
      <w:del w:id="1093" w:author="Parks, Robbie M" w:date="2018-11-21T09:34:00Z">
        <w:r w:rsidRPr="00636C9B" w:rsidDel="005E555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Figure </w:t>
      </w:r>
      <w:ins w:id="1094" w:author="Parks, Robbie M" w:date="2018-11-21T09:34:00Z">
        <w:r w:rsidR="005E5557">
          <w:rPr>
            <w:rFonts w:ascii="Times New Roman" w:hAnsi="Times New Roman"/>
            <w:b/>
            <w:color w:val="000000" w:themeColor="text1"/>
            <w:sz w:val="24"/>
            <w:szCs w:val="24"/>
          </w:rPr>
          <w:t>S</w:t>
        </w:r>
      </w:ins>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ins w:id="1095" w:author="Parks, Robbie M" w:date="2018-11-21T09:32:00Z">
        <w:r w:rsidR="00E67249">
          <w:rPr>
            <w:rFonts w:ascii="Times New Roman" w:hAnsi="Times New Roman"/>
            <w:color w:val="000000" w:themeColor="text1"/>
            <w:sz w:val="24"/>
            <w:szCs w:val="24"/>
          </w:rPr>
          <w:t xml:space="preserve"> </w:t>
        </w:r>
      </w:ins>
      <w:del w:id="1096" w:author="Parks, Robbie M" w:date="2018-11-21T09:32:00Z">
        <w:r w:rsidR="008621C2" w:rsidDel="00E67249">
          <w:rPr>
            <w:rFonts w:ascii="Times New Roman" w:hAnsi="Times New Roman"/>
            <w:color w:val="000000" w:themeColor="text1"/>
            <w:sz w:val="24"/>
            <w:szCs w:val="24"/>
          </w:rPr>
          <w:delText xml:space="preserve"> relative </w:delText>
        </w:r>
      </w:del>
      <w:r w:rsidR="008621C2">
        <w:rPr>
          <w:rFonts w:ascii="Times New Roman" w:hAnsi="Times New Roman"/>
          <w:color w:val="000000" w:themeColor="text1"/>
          <w:sz w:val="24"/>
          <w:szCs w:val="24"/>
        </w:rPr>
        <w:t>risk</w:t>
      </w:r>
      <w:ins w:id="1097" w:author="Parks, Robbie M" w:date="2018-11-21T09:32:00Z">
        <w:r w:rsidR="00E67249">
          <w:rPr>
            <w:rFonts w:ascii="Times New Roman" w:hAnsi="Times New Roman"/>
            <w:color w:val="000000" w:themeColor="text1"/>
            <w:sz w:val="24"/>
            <w:szCs w:val="24"/>
          </w:rPr>
          <w:t>,</w:t>
        </w:r>
      </w:ins>
      <w:r w:rsidR="008621C2">
        <w:rPr>
          <w:rFonts w:ascii="Times New Roman" w:hAnsi="Times New Roman"/>
          <w:color w:val="000000" w:themeColor="text1"/>
          <w:sz w:val="24"/>
          <w:szCs w:val="24"/>
        </w:rPr>
        <w:t xml:space="preserve"> </w:t>
      </w:r>
      <w:ins w:id="1098" w:author="Parks, Robbie M" w:date="2018-11-21T09:32:00Z">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560CC2DB" w14:textId="641B9B7F" w:rsidR="00B4508B" w:rsidRPr="00636C9B" w:rsidRDefault="00E67249" w:rsidP="00E67249">
      <w:pPr>
        <w:spacing w:after="0" w:line="480" w:lineRule="auto"/>
        <w:jc w:val="both"/>
        <w:rPr>
          <w:rFonts w:ascii="Times New Roman" w:eastAsia="Times New Roman" w:hAnsi="Times New Roman"/>
          <w:sz w:val="24"/>
          <w:szCs w:val="24"/>
          <w:lang w:eastAsia="en-GB"/>
        </w:rPr>
      </w:pPr>
      <w:ins w:id="1099" w:author="Parks, Robbie M" w:date="2018-11-21T09:32:00Z">
        <w:r>
          <w:rPr>
            <w:rFonts w:ascii="Times New Roman" w:hAnsi="Times New Roman"/>
            <w:color w:val="000000" w:themeColor="text1"/>
            <w:sz w:val="24"/>
            <w:szCs w:val="24"/>
          </w:rPr>
          <w:t xml:space="preserve"> compared with 1980-2009 long-term average temperatures.</w:t>
        </w:r>
      </w:ins>
      <w:del w:id="1100" w:author="Parks, Robbie M" w:date="2018-11-21T09:32:00Z">
        <w:r w:rsidR="008621C2" w:rsidDel="00E67249">
          <w:rPr>
            <w:rFonts w:ascii="Times New Roman" w:hAnsi="Times New Roman"/>
            <w:color w:val="000000" w:themeColor="text1"/>
            <w:sz w:val="24"/>
            <w:szCs w:val="24"/>
          </w:rPr>
          <w:delText xml:space="preserve">if temperatures were </w:delText>
        </w:r>
      </w:del>
      <w:del w:id="1101" w:author="Parks, Robbie M" w:date="2018-11-13T17:17:00Z">
        <w:r w:rsidR="008621C2" w:rsidDel="005568F2">
          <w:rPr>
            <w:rFonts w:ascii="Times New Roman" w:hAnsi="Times New Roman"/>
            <w:color w:val="000000" w:themeColor="text1"/>
            <w:sz w:val="24"/>
            <w:szCs w:val="24"/>
          </w:rPr>
          <w:delText>1c</w:delText>
        </w:r>
      </w:del>
      <w:del w:id="1102" w:author="Parks, Robbie M" w:date="2018-11-21T09:32:00Z">
        <w:r w:rsidR="008621C2" w:rsidDel="00E67249">
          <w:rPr>
            <w:rFonts w:ascii="Times New Roman" w:hAnsi="Times New Roman"/>
            <w:color w:val="000000" w:themeColor="text1"/>
            <w:sz w:val="24"/>
            <w:szCs w:val="24"/>
          </w:rPr>
          <w:delText xml:space="preserve"> above the 1980-2009 mean for every month and state.</w:delText>
        </w:r>
        <w:r w:rsidR="005870DD" w:rsidRPr="00636C9B" w:rsidDel="00E67249">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del w:id="1103" w:author="Parks, Robbie M" w:date="2018-11-13T17:12:00Z">
        <w:r w:rsidR="005870DD" w:rsidRPr="00636C9B" w:rsidDel="001C2178">
          <w:rPr>
            <w:rFonts w:ascii="Times New Roman" w:hAnsi="Times New Roman"/>
            <w:color w:val="000000" w:themeColor="text1"/>
            <w:sz w:val="24"/>
            <w:szCs w:val="24"/>
          </w:rPr>
          <w:delText xml:space="preserve">category </w:delText>
        </w:r>
      </w:del>
      <w:ins w:id="1104"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1074"/>
      <w:r w:rsidR="006C74C1">
        <w:rPr>
          <w:rStyle w:val="CommentReference"/>
          <w:rFonts w:asciiTheme="minorHAnsi" w:eastAsiaTheme="minorHAnsi" w:hAnsiTheme="minorHAnsi" w:cstheme="minorBidi"/>
        </w:rPr>
        <w:commentReference w:id="1074"/>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802B30" w:rsidRPr="002C0846" w:rsidRDefault="00802B30" w:rsidP="002C0846">
      <w:pPr>
        <w:spacing w:after="0" w:line="240" w:lineRule="auto"/>
        <w:rPr>
          <w:ins w:id="1105" w:author="Parks, Robbie M" w:date="2018-11-20T16:33:00Z"/>
          <w:rFonts w:ascii="Times New Roman" w:hAnsi="Times New Roman"/>
          <w:b/>
          <w:color w:val="000000" w:themeColor="text1"/>
          <w:sz w:val="24"/>
          <w:szCs w:val="24"/>
          <w:rPrChange w:id="1106" w:author="Parks, Robbie M" w:date="2018-11-26T11:16:00Z">
            <w:rPr>
              <w:ins w:id="1107" w:author="Parks, Robbie M" w:date="2018-11-20T16:33:00Z"/>
            </w:rPr>
          </w:rPrChange>
        </w:rPr>
        <w:sectPr w:rsidR="00802B30" w:rsidRPr="002C0846" w:rsidSect="00C92E67">
          <w:footerReference w:type="even" r:id="rId10"/>
          <w:footerReference w:type="default" r:id="rId11"/>
          <w:pgSz w:w="11900" w:h="16840"/>
          <w:pgMar w:top="1440" w:right="1440" w:bottom="1440" w:left="1440" w:header="720" w:footer="720" w:gutter="0"/>
          <w:lnNumType w:countBy="1" w:restart="continuous"/>
          <w:cols w:space="720"/>
          <w:docGrid w:linePitch="360"/>
        </w:sectPr>
        <w:pPrChange w:id="1108" w:author="Parks, Robbie M" w:date="2018-11-26T11:16:00Z">
          <w:pPr>
            <w:pStyle w:val="SMHeading"/>
            <w:jc w:val="both"/>
          </w:pPr>
        </w:pPrChange>
      </w:pPr>
    </w:p>
    <w:p w14:paraId="7581B429" w14:textId="12C9DF3E" w:rsidR="004001DC" w:rsidRPr="00636C9B" w:rsidDel="00F6045C" w:rsidRDefault="004001DC" w:rsidP="00D76DF7">
      <w:pPr>
        <w:spacing w:after="0" w:line="240" w:lineRule="auto"/>
        <w:jc w:val="both"/>
        <w:rPr>
          <w:del w:id="1109" w:author="Parks, Robbie M" w:date="2018-11-20T17:11:00Z"/>
          <w:rFonts w:ascii="Times New Roman" w:hAnsi="Times New Roman"/>
          <w:b/>
          <w:color w:val="000000" w:themeColor="text1"/>
          <w:sz w:val="24"/>
          <w:szCs w:val="24"/>
        </w:rPr>
      </w:pPr>
      <w:del w:id="1110" w:author="Parks, Robbie M" w:date="2018-11-20T17:11:00Z">
        <w:r w:rsidRPr="00636C9B" w:rsidDel="00F6045C">
          <w:rPr>
            <w:rFonts w:ascii="Times New Roman" w:hAnsi="Times New Roman"/>
            <w:b/>
            <w:color w:val="000000" w:themeColor="text1"/>
            <w:sz w:val="24"/>
            <w:szCs w:val="24"/>
          </w:rPr>
          <w:lastRenderedPageBreak/>
          <w:br w:type="page"/>
        </w:r>
      </w:del>
    </w:p>
    <w:p w14:paraId="286DAE42" w14:textId="764D26C8" w:rsidR="00E54738" w:rsidRPr="00636C9B" w:rsidRDefault="00AE3126">
      <w:pPr>
        <w:spacing w:after="0" w:line="240" w:lineRule="auto"/>
        <w:jc w:val="both"/>
        <w:rPr>
          <w:rFonts w:ascii="Times New Roman" w:hAnsi="Times New Roman"/>
          <w:color w:val="000000" w:themeColor="text1"/>
          <w:sz w:val="24"/>
          <w:szCs w:val="24"/>
        </w:rPr>
        <w:pPrChange w:id="1111" w:author="Parks, Robbie M" w:date="2018-11-20T17:11:00Z">
          <w:pPr>
            <w:spacing w:line="480" w:lineRule="auto"/>
            <w:jc w:val="both"/>
          </w:pPr>
        </w:pPrChange>
      </w:pPr>
      <w:del w:id="1112" w:author="Parks, Robbie M" w:date="2018-11-20T17:05:00Z">
        <w:r w:rsidRPr="00636C9B" w:rsidDel="009446D6">
          <w:rPr>
            <w:rFonts w:ascii="Times New Roman" w:hAnsi="Times New Roman"/>
            <w:b/>
            <w:color w:val="000000" w:themeColor="text1"/>
            <w:sz w:val="24"/>
            <w:szCs w:val="24"/>
          </w:rPr>
          <w:delText xml:space="preserve">Supplementary </w:delText>
        </w:r>
      </w:del>
      <w:r w:rsidRPr="00636C9B">
        <w:rPr>
          <w:rFonts w:ascii="Times New Roman" w:hAnsi="Times New Roman"/>
          <w:b/>
          <w:color w:val="000000" w:themeColor="text1"/>
          <w:sz w:val="24"/>
          <w:szCs w:val="24"/>
        </w:rPr>
        <w:t xml:space="preserve">Table </w:t>
      </w:r>
      <w:ins w:id="1113" w:author="Parks, Robbie M" w:date="2018-11-21T15:32:00Z">
        <w:r w:rsidR="00C8523D">
          <w:rPr>
            <w:rFonts w:ascii="Times New Roman" w:hAnsi="Times New Roman"/>
            <w:b/>
            <w:color w:val="000000" w:themeColor="text1"/>
            <w:sz w:val="24"/>
            <w:szCs w:val="24"/>
          </w:rPr>
          <w:t>S</w:t>
        </w:r>
      </w:ins>
      <w:del w:id="1114" w:author="Parks, Robbie M" w:date="2018-11-21T15:32:00Z">
        <w:r w:rsidR="001B2BE0" w:rsidRPr="00636C9B" w:rsidDel="00C8523D">
          <w:rPr>
            <w:rFonts w:ascii="Times New Roman" w:hAnsi="Times New Roman"/>
            <w:b/>
            <w:color w:val="000000" w:themeColor="text1"/>
            <w:sz w:val="24"/>
            <w:szCs w:val="24"/>
          </w:rPr>
          <w:delText>X</w:delText>
        </w:r>
      </w:del>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1115" w:author="Parks, Robbie M" w:date="2018-11-13T17:12:00Z">
        <w:r w:rsidR="00CC34A2" w:rsidRPr="00636C9B" w:rsidDel="001C2178">
          <w:rPr>
            <w:rFonts w:ascii="Times New Roman" w:hAnsi="Times New Roman"/>
            <w:color w:val="000000" w:themeColor="text1"/>
            <w:sz w:val="24"/>
            <w:szCs w:val="24"/>
          </w:rPr>
          <w:delText xml:space="preserve">category </w:delText>
        </w:r>
      </w:del>
      <w:ins w:id="1116"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5A6B5D4"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del w:id="1117" w:author="Parks, Robbie M" w:date="2018-11-20T17:05:00Z">
        <w:r w:rsidRPr="00636C9B" w:rsidDel="009446D6">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ins w:id="1118" w:author="Parks, Robbie M" w:date="2018-11-21T15:33:00Z">
        <w:r w:rsidR="00C8523D">
          <w:rPr>
            <w:rFonts w:ascii="Times New Roman" w:hAnsi="Times New Roman"/>
            <w:b/>
            <w:color w:val="000000" w:themeColor="text1"/>
            <w:sz w:val="24"/>
            <w:szCs w:val="24"/>
          </w:rPr>
          <w:t>S</w:t>
        </w:r>
      </w:ins>
      <w:del w:id="1119" w:author="Parks, Robbie M" w:date="2018-11-21T15:33:00Z">
        <w:r w:rsidR="002C5765" w:rsidRPr="00636C9B" w:rsidDel="00C8523D">
          <w:rPr>
            <w:rFonts w:ascii="Times New Roman" w:hAnsi="Times New Roman"/>
            <w:b/>
            <w:color w:val="000000" w:themeColor="text1"/>
            <w:sz w:val="24"/>
            <w:szCs w:val="24"/>
          </w:rPr>
          <w:delText>X</w:delText>
        </w:r>
      </w:del>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1120" w:author="Parks, Robbie M" w:date="2018-11-13T17:12:00Z">
        <w:r w:rsidR="003939B4" w:rsidRPr="00636C9B" w:rsidDel="001C2178">
          <w:rPr>
            <w:rFonts w:ascii="Times New Roman" w:hAnsi="Times New Roman"/>
            <w:color w:val="000000" w:themeColor="text1"/>
            <w:sz w:val="24"/>
            <w:szCs w:val="24"/>
          </w:rPr>
          <w:delText xml:space="preserve">category </w:delText>
        </w:r>
      </w:del>
      <w:ins w:id="1121"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41A98219" w:rsidR="00194696" w:rsidRPr="00636C9B" w:rsidRDefault="00845A19" w:rsidP="00D76DF7">
      <w:pPr>
        <w:spacing w:line="480" w:lineRule="auto"/>
        <w:jc w:val="both"/>
        <w:rPr>
          <w:rFonts w:ascii="Times New Roman" w:hAnsi="Times New Roman"/>
          <w:color w:val="000000" w:themeColor="text1"/>
          <w:sz w:val="24"/>
          <w:szCs w:val="24"/>
        </w:rPr>
      </w:pPr>
      <w:del w:id="1122" w:author="Parks, Robbie M" w:date="2018-11-21T15:32:00Z">
        <w:r w:rsidRPr="00636C9B" w:rsidDel="003F66F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del w:id="1123" w:author="Parks, Robbie M" w:date="2018-11-21T15:32:00Z">
        <w:r w:rsidR="00977303" w:rsidRPr="00636C9B" w:rsidDel="003F66F7">
          <w:rPr>
            <w:rFonts w:ascii="Times New Roman" w:hAnsi="Times New Roman"/>
            <w:b/>
            <w:color w:val="000000" w:themeColor="text1"/>
            <w:sz w:val="24"/>
            <w:szCs w:val="24"/>
          </w:rPr>
          <w:delText>XX</w:delText>
        </w:r>
      </w:del>
      <w:ins w:id="1124" w:author="Parks, Robbie M" w:date="2018-11-21T15:32:00Z">
        <w:r w:rsidR="003F66F7">
          <w:rPr>
            <w:rFonts w:ascii="Times New Roman" w:hAnsi="Times New Roman"/>
            <w:b/>
            <w:color w:val="000000" w:themeColor="text1"/>
            <w:sz w:val="24"/>
            <w:szCs w:val="24"/>
          </w:rPr>
          <w:t>SX</w:t>
        </w:r>
      </w:ins>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1125" w:author="Parks, Robbie M" w:date="2018-11-13T17:12:00Z">
        <w:r w:rsidRPr="00636C9B" w:rsidDel="001C2178">
          <w:rPr>
            <w:rFonts w:ascii="Times New Roman" w:hAnsi="Times New Roman"/>
            <w:color w:val="000000" w:themeColor="text1"/>
            <w:sz w:val="24"/>
            <w:szCs w:val="24"/>
          </w:rPr>
          <w:delText xml:space="preserve">category </w:delText>
        </w:r>
      </w:del>
      <w:ins w:id="1126"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zzati, Majid" w:date="2018-11-05T22:29:00Z" w:initials="EM">
    <w:p w14:paraId="403D184C" w14:textId="09F99BE9" w:rsidR="00D52DE5" w:rsidRDefault="00D52DE5">
      <w:pPr>
        <w:pStyle w:val="CommentText"/>
      </w:pPr>
      <w:r>
        <w:rPr>
          <w:rStyle w:val="CommentReference"/>
        </w:rPr>
        <w:annotationRef/>
      </w:r>
      <w:r>
        <w:t>Let’s discuss wording possibilities</w:t>
      </w:r>
    </w:p>
  </w:comment>
  <w:comment w:id="9" w:author="Ezzati, Majid" w:date="2018-11-06T06:13:00Z" w:initials="EM">
    <w:p w14:paraId="2F75B5A4" w14:textId="1F535BB8" w:rsidR="00D52DE5" w:rsidRDefault="00D52DE5">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31" w:author="Ezzati, Majid" w:date="2018-11-06T05:58:00Z" w:initials="EM">
    <w:p w14:paraId="580F34E7" w14:textId="77777777" w:rsidR="00D52DE5" w:rsidRDefault="00D52DE5" w:rsidP="00761A26">
      <w:pPr>
        <w:pStyle w:val="CommentText"/>
      </w:pPr>
      <w:r>
        <w:rPr>
          <w:rStyle w:val="CommentReference"/>
        </w:rPr>
        <w:annotationRef/>
      </w:r>
      <w:r>
        <w:t>Unclear. Work into the last one</w:t>
      </w:r>
    </w:p>
  </w:comment>
  <w:comment w:id="40" w:author="Ezzati, Majid" w:date="2018-11-06T05:58:00Z" w:initials="EM">
    <w:p w14:paraId="2AB653CB" w14:textId="51EA618F" w:rsidR="00D52DE5" w:rsidRDefault="00D52DE5">
      <w:pPr>
        <w:pStyle w:val="CommentText"/>
      </w:pPr>
      <w:r>
        <w:rPr>
          <w:rStyle w:val="CommentReference"/>
        </w:rPr>
        <w:annotationRef/>
      </w:r>
      <w:r>
        <w:t>Start from the beginning</w:t>
      </w:r>
    </w:p>
    <w:p w14:paraId="27AD8E88" w14:textId="43ADCE32" w:rsidR="00D52DE5" w:rsidRDefault="00D52DE5">
      <w:pPr>
        <w:pStyle w:val="CommentText"/>
      </w:pPr>
    </w:p>
    <w:p w14:paraId="7DCC38CA" w14:textId="09FD47E6" w:rsidR="00D52DE5" w:rsidRDefault="00D52DE5">
      <w:pPr>
        <w:pStyle w:val="CommentText"/>
      </w:pPr>
      <w:r>
        <w:t>We adapt to long-term weather patterns. Deviations can affect our health</w:t>
      </w:r>
    </w:p>
  </w:comment>
  <w:comment w:id="58" w:author="Ezzati, Majid" w:date="2018-11-06T05:58:00Z" w:initials="EM">
    <w:p w14:paraId="034B7E9D" w14:textId="7FA018F1" w:rsidR="00D52DE5" w:rsidRDefault="00D52DE5">
      <w:pPr>
        <w:pStyle w:val="CommentText"/>
      </w:pPr>
      <w:r>
        <w:rPr>
          <w:rStyle w:val="CommentReference"/>
        </w:rPr>
        <w:annotationRef/>
      </w:r>
      <w:r>
        <w:t>Unclear. Work into the last one</w:t>
      </w:r>
    </w:p>
  </w:comment>
  <w:comment w:id="79" w:author="Parks, Robbie M" w:date="2018-11-16T09:49:00Z" w:initials="PRM">
    <w:p w14:paraId="3ABBCABE" w14:textId="115E9CC0" w:rsidR="00D52DE5" w:rsidRDefault="00D52DE5">
      <w:pPr>
        <w:pStyle w:val="CommentText"/>
      </w:pPr>
      <w:r>
        <w:rPr>
          <w:rStyle w:val="CommentReference"/>
        </w:rPr>
        <w:annotationRef/>
      </w:r>
      <w:r>
        <w:t>Not exciting</w:t>
      </w:r>
    </w:p>
  </w:comment>
  <w:comment w:id="100" w:author="Ezzati, Majid" w:date="2018-11-06T06:14:00Z" w:initials="EM">
    <w:p w14:paraId="342C9D34" w14:textId="7EAA7F45" w:rsidR="00D52DE5" w:rsidRDefault="00D52DE5">
      <w:pPr>
        <w:pStyle w:val="CommentText"/>
      </w:pPr>
      <w:r>
        <w:rPr>
          <w:rStyle w:val="CommentReference"/>
        </w:rPr>
        <w:annotationRef/>
      </w:r>
      <w:r>
        <w:t xml:space="preserve">These are not </w:t>
      </w:r>
      <w:proofErr w:type="gramStart"/>
      <w:r>
        <w:t>really intro</w:t>
      </w:r>
      <w:proofErr w:type="gramEnd"/>
      <w:r>
        <w:t xml:space="preserve">; intro is not a place for literature review. </w:t>
      </w:r>
    </w:p>
    <w:p w14:paraId="6DE18342" w14:textId="0D5CB370" w:rsidR="00D52DE5" w:rsidRDefault="00D52DE5">
      <w:pPr>
        <w:pStyle w:val="CommentText"/>
      </w:pPr>
    </w:p>
    <w:p w14:paraId="385C7C7F" w14:textId="5BC74CED" w:rsidR="00D52DE5" w:rsidRDefault="00D52DE5">
      <w:pPr>
        <w:pStyle w:val="CommentText"/>
      </w:pPr>
      <w:r>
        <w:t>But don’t change the intro until we discuss the logic</w:t>
      </w:r>
    </w:p>
  </w:comment>
  <w:comment w:id="101" w:author="Parks, Robbie M" w:date="2018-11-16T09:50:00Z" w:initials="PRM">
    <w:p w14:paraId="5747E0EC" w14:textId="08CEF86B" w:rsidR="00D52DE5" w:rsidRDefault="00D52DE5">
      <w:pPr>
        <w:pStyle w:val="CommentText"/>
      </w:pPr>
      <w:r>
        <w:rPr>
          <w:rStyle w:val="CommentReference"/>
        </w:rPr>
        <w:annotationRef/>
      </w:r>
      <w:r>
        <w:t>Move to discussion</w:t>
      </w:r>
    </w:p>
  </w:comment>
  <w:comment w:id="128" w:author="Parks, Robbie M" w:date="2018-11-16T09:50:00Z" w:initials="PRM">
    <w:p w14:paraId="2B0A837F" w14:textId="7A7D0279" w:rsidR="00D52DE5" w:rsidRDefault="00D52DE5">
      <w:pPr>
        <w:pStyle w:val="CommentText"/>
      </w:pPr>
      <w:r>
        <w:rPr>
          <w:rStyle w:val="CommentReference"/>
        </w:rPr>
        <w:annotationRef/>
      </w:r>
      <w:r>
        <w:t>Age group and sex</w:t>
      </w:r>
    </w:p>
  </w:comment>
  <w:comment w:id="129" w:author="Parks, Robbie M" w:date="2018-11-16T09:51:00Z" w:initials="PRM">
    <w:p w14:paraId="05F86BAB" w14:textId="0B844F73" w:rsidR="00D52DE5" w:rsidRDefault="00D52DE5">
      <w:pPr>
        <w:pStyle w:val="CommentText"/>
      </w:pPr>
      <w:r>
        <w:rPr>
          <w:rStyle w:val="CommentReference"/>
        </w:rPr>
        <w:annotationRef/>
      </w:r>
      <w:r>
        <w:t>Go back to seasonality paper</w:t>
      </w:r>
    </w:p>
  </w:comment>
  <w:comment w:id="189" w:author="Ezzati, Majid" w:date="2018-11-06T06:18:00Z" w:initials="EM">
    <w:p w14:paraId="1938203B" w14:textId="44B4F951" w:rsidR="00D52DE5" w:rsidRDefault="00D52DE5">
      <w:pPr>
        <w:pStyle w:val="CommentText"/>
      </w:pPr>
      <w:r>
        <w:rPr>
          <w:rStyle w:val="CommentReference"/>
        </w:rPr>
        <w:annotationRef/>
      </w:r>
      <w:r>
        <w:t>Discuss what goes in here</w:t>
      </w:r>
    </w:p>
    <w:p w14:paraId="6DCD752F" w14:textId="43D4137F" w:rsidR="00D52DE5" w:rsidRDefault="00D52DE5">
      <w:pPr>
        <w:pStyle w:val="CommentText"/>
      </w:pPr>
    </w:p>
    <w:p w14:paraId="39FCD6B0" w14:textId="1D0B3462" w:rsidR="00D52DE5" w:rsidRDefault="00D52DE5">
      <w:pPr>
        <w:pStyle w:val="CommentText"/>
      </w:pPr>
      <w:r>
        <w:t xml:space="preserve">What our aim was </w:t>
      </w:r>
    </w:p>
    <w:p w14:paraId="51E5485A" w14:textId="07C4C825" w:rsidR="00D52DE5" w:rsidRDefault="00D52DE5">
      <w:pPr>
        <w:pStyle w:val="CommentText"/>
      </w:pPr>
      <w:r>
        <w:t>Then what we did</w:t>
      </w:r>
    </w:p>
    <w:p w14:paraId="233EEDAA" w14:textId="67365CC6" w:rsidR="00D52DE5" w:rsidRDefault="00D52DE5">
      <w:pPr>
        <w:pStyle w:val="CommentText"/>
      </w:pPr>
    </w:p>
    <w:p w14:paraId="2B920ADF" w14:textId="02A279EB" w:rsidR="00D52DE5" w:rsidRDefault="00D52DE5">
      <w:pPr>
        <w:pStyle w:val="CommentText"/>
      </w:pPr>
      <w:r>
        <w:t>First defined a measure of anomaly (versus absolute temperature)</w:t>
      </w:r>
    </w:p>
    <w:p w14:paraId="2E2BCD91" w14:textId="77777777" w:rsidR="00D52DE5" w:rsidRDefault="00D52DE5">
      <w:pPr>
        <w:pStyle w:val="CommentText"/>
      </w:pPr>
    </w:p>
  </w:comment>
  <w:comment w:id="201" w:author="Ezzati, Majid" w:date="2018-11-06T06:20:00Z" w:initials="EM">
    <w:p w14:paraId="3E168734" w14:textId="50F33433" w:rsidR="00D52DE5" w:rsidRDefault="00D52DE5">
      <w:pPr>
        <w:pStyle w:val="CommentText"/>
      </w:pPr>
      <w:r>
        <w:rPr>
          <w:rStyle w:val="CommentReference"/>
        </w:rPr>
        <w:annotationRef/>
      </w:r>
      <w:r>
        <w:t>???</w:t>
      </w:r>
    </w:p>
  </w:comment>
  <w:comment w:id="206" w:author="Ezzati, Majid" w:date="2018-11-06T06:21:00Z" w:initials="EM">
    <w:p w14:paraId="45EFD5AD" w14:textId="4AD882B0" w:rsidR="00D52DE5" w:rsidRDefault="00D52DE5">
      <w:pPr>
        <w:pStyle w:val="CommentText"/>
      </w:pPr>
      <w:r>
        <w:rPr>
          <w:rStyle w:val="CommentReference"/>
        </w:rPr>
        <w:annotationRef/>
      </w:r>
      <w:r>
        <w:t xml:space="preserve">There must also be </w:t>
      </w:r>
      <w:proofErr w:type="spellStart"/>
      <w:r>
        <w:t>an “other</w:t>
      </w:r>
      <w:proofErr w:type="spellEnd"/>
      <w:r>
        <w:t>” even if we don’t use it</w:t>
      </w:r>
    </w:p>
  </w:comment>
  <w:comment w:id="231" w:author="Ezzati, Majid" w:date="2018-11-06T06:23:00Z" w:initials="EM">
    <w:p w14:paraId="15D57AA0" w14:textId="5D5769D4" w:rsidR="00D52DE5" w:rsidRDefault="00D52DE5">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D52DE5" w:rsidRDefault="00D52DE5">
      <w:pPr>
        <w:pStyle w:val="CommentText"/>
      </w:pPr>
    </w:p>
    <w:p w14:paraId="1EB6AA64" w14:textId="68BA8F86" w:rsidR="00D52DE5" w:rsidRDefault="00D52DE5">
      <w:pPr>
        <w:pStyle w:val="CommentText"/>
      </w:pPr>
      <w:r>
        <w:t>More generally, avoid jargon or showing off technical language of physics/stats/epi</w:t>
      </w:r>
    </w:p>
  </w:comment>
  <w:comment w:id="239" w:author="Ezzati, Majid" w:date="2018-11-06T06:26:00Z" w:initials="EM">
    <w:p w14:paraId="369D4055" w14:textId="6BE6345B" w:rsidR="00D52DE5" w:rsidRDefault="00D52DE5">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D52DE5" w:rsidRDefault="00D52DE5">
      <w:pPr>
        <w:pStyle w:val="CommentText"/>
      </w:pPr>
    </w:p>
    <w:p w14:paraId="716863B5" w14:textId="15A4CDB1" w:rsidR="00D52DE5" w:rsidRDefault="00D52DE5">
      <w:pPr>
        <w:pStyle w:val="CommentText"/>
      </w:pPr>
      <w:r>
        <w:t>Give people your logic not your mechanics and do so in clear ways</w:t>
      </w:r>
    </w:p>
  </w:comment>
  <w:comment w:id="285" w:author="Parks, Robbie M" w:date="2018-11-16T09:41:00Z" w:initials="PRM">
    <w:p w14:paraId="73DA8181" w14:textId="2D209574" w:rsidR="00D52DE5" w:rsidRDefault="00D52DE5">
      <w:pPr>
        <w:pStyle w:val="CommentText"/>
      </w:pPr>
      <w:r>
        <w:rPr>
          <w:rStyle w:val="CommentReference"/>
        </w:rPr>
        <w:annotationRef/>
      </w:r>
      <w:r>
        <w:t>3-4 sentences at most. Highly correlated other variables. Once mean was in the model the others didn’t contribute. Correlations. Start as bullets. Metric as average daily and maximum daily. Metric and then how we summarise across month.</w:t>
      </w:r>
    </w:p>
  </w:comment>
  <w:comment w:id="432" w:author="Ezzati, Majid" w:date="2018-11-06T06:28:00Z" w:initials="EM">
    <w:p w14:paraId="4B0E15A7" w14:textId="5E088CBD" w:rsidR="00D52DE5" w:rsidRDefault="00D52DE5">
      <w:pPr>
        <w:pStyle w:val="CommentText"/>
      </w:pPr>
      <w:r>
        <w:rPr>
          <w:rStyle w:val="CommentReference"/>
        </w:rPr>
        <w:annotationRef/>
      </w:r>
      <w:r>
        <w:t>Unclear what in relation to place of residence means</w:t>
      </w:r>
    </w:p>
  </w:comment>
  <w:comment w:id="437" w:author="Ezzati, Majid" w:date="2018-11-06T06:35:00Z" w:initials="EM">
    <w:p w14:paraId="191E0A2D" w14:textId="434231D4" w:rsidR="00D52DE5" w:rsidRDefault="00D52DE5">
      <w:pPr>
        <w:pStyle w:val="CommentText"/>
      </w:pPr>
      <w:r>
        <w:rPr>
          <w:rStyle w:val="CommentReference"/>
        </w:rPr>
        <w:annotationRef/>
      </w:r>
      <w:r>
        <w:t xml:space="preserve">The </w:t>
      </w:r>
      <w:proofErr w:type="gramStart"/>
      <w:r>
        <w:t>two time</w:t>
      </w:r>
      <w:proofErr w:type="gramEnd"/>
      <w:r>
        <w:t xml:space="preserve"> components to be together</w:t>
      </w:r>
    </w:p>
    <w:p w14:paraId="5D7E7658" w14:textId="202D504E" w:rsidR="00D52DE5" w:rsidRDefault="00D52DE5">
      <w:pPr>
        <w:pStyle w:val="CommentText"/>
      </w:pPr>
    </w:p>
    <w:p w14:paraId="056E752A" w14:textId="45FD5535" w:rsidR="00D52DE5" w:rsidRDefault="00D52DE5">
      <w:pPr>
        <w:pStyle w:val="CommentText"/>
      </w:pPr>
      <w:r>
        <w:t>Should more of a logic be stated here</w:t>
      </w:r>
    </w:p>
    <w:p w14:paraId="4DD8F18F" w14:textId="0C446C60" w:rsidR="00D52DE5" w:rsidRDefault="00D52DE5">
      <w:pPr>
        <w:pStyle w:val="CommentText"/>
      </w:pPr>
    </w:p>
    <w:p w14:paraId="37FE4F0E" w14:textId="720316D2" w:rsidR="00D52DE5" w:rsidRDefault="00D52DE5">
      <w:pPr>
        <w:pStyle w:val="CommentText"/>
      </w:pPr>
      <w:proofErr w:type="gramStart"/>
      <w:r>
        <w:t>There  is</w:t>
      </w:r>
      <w:proofErr w:type="gramEnd"/>
      <w:r>
        <w:t xml:space="preserve"> a long term trend and there is a systematic monthly pattern</w:t>
      </w:r>
    </w:p>
    <w:p w14:paraId="7B8F5884" w14:textId="15B4F4F4" w:rsidR="00D52DE5" w:rsidRDefault="00D52DE5">
      <w:pPr>
        <w:pStyle w:val="CommentText"/>
      </w:pPr>
      <w:r>
        <w:t>Then give what is in this paragraph now</w:t>
      </w:r>
    </w:p>
    <w:p w14:paraId="3F1C943D" w14:textId="1B50AFE2" w:rsidR="00D52DE5" w:rsidRDefault="00D52DE5">
      <w:pPr>
        <w:pStyle w:val="CommentText"/>
      </w:pPr>
    </w:p>
    <w:p w14:paraId="01782003" w14:textId="2EFBA886" w:rsidR="00D52DE5" w:rsidRDefault="00D52DE5">
      <w:pPr>
        <w:pStyle w:val="CommentText"/>
      </w:pPr>
    </w:p>
  </w:comment>
  <w:comment w:id="472" w:author="Ezzati, Majid" w:date="2018-11-06T06:34:00Z" w:initials="EM">
    <w:p w14:paraId="48293A76" w14:textId="79A25B44" w:rsidR="00D52DE5" w:rsidRDefault="00D52DE5">
      <w:pPr>
        <w:pStyle w:val="CommentText"/>
      </w:pPr>
      <w:r>
        <w:rPr>
          <w:rStyle w:val="CommentReference"/>
        </w:rPr>
        <w:annotationRef/>
      </w:r>
      <w:r>
        <w:t>To discuss with James: so is it the remaining variation, above and beyond long-term trend and systematic monthly change that informs the role of temperature anomaly (</w:t>
      </w:r>
      <w:proofErr w:type="gramStart"/>
      <w:r>
        <w:t>in reality they</w:t>
      </w:r>
      <w:proofErr w:type="gramEnd"/>
      <w:r>
        <w:t xml:space="preserve"> trade off but this is an approximation)</w:t>
      </w:r>
    </w:p>
  </w:comment>
  <w:comment w:id="473" w:author="Parks, Robbie M" w:date="2018-11-26T11:21:00Z" w:initials="PRM">
    <w:p w14:paraId="13F4FC21" w14:textId="2EF8CE37" w:rsidR="00105569" w:rsidRDefault="00105569">
      <w:pPr>
        <w:pStyle w:val="CommentText"/>
      </w:pPr>
      <w:r>
        <w:rPr>
          <w:rStyle w:val="CommentReference"/>
        </w:rPr>
        <w:annotationRef/>
      </w:r>
      <w:proofErr w:type="gramStart"/>
      <w:r>
        <w:t>Yes</w:t>
      </w:r>
      <w:proofErr w:type="gramEnd"/>
      <w:r>
        <w:t xml:space="preserve"> that’s my understanding. James?</w:t>
      </w:r>
    </w:p>
  </w:comment>
  <w:comment w:id="481" w:author="Ezzati, Majid" w:date="2018-11-06T06:39:00Z" w:initials="EM">
    <w:p w14:paraId="5423DF21" w14:textId="3E452628" w:rsidR="00D52DE5" w:rsidRDefault="00D52DE5">
      <w:pPr>
        <w:pStyle w:val="CommentText"/>
      </w:pPr>
      <w:r>
        <w:rPr>
          <w:rStyle w:val="CommentReference"/>
        </w:rPr>
        <w:annotationRef/>
      </w:r>
      <w:r>
        <w:t xml:space="preserve">Vague given all the time terms above now. Which trend </w:t>
      </w:r>
    </w:p>
  </w:comment>
  <w:comment w:id="506" w:author="Ezzati, Majid" w:date="2018-11-06T06:38:00Z" w:initials="EM">
    <w:p w14:paraId="42E5810B" w14:textId="4706A8CE" w:rsidR="00D52DE5" w:rsidRDefault="00D52DE5">
      <w:pPr>
        <w:pStyle w:val="CommentText"/>
      </w:pPr>
      <w:r>
        <w:rPr>
          <w:rStyle w:val="CommentReference"/>
        </w:rPr>
        <w:annotationRef/>
      </w:r>
      <w:r>
        <w:t>I don’t think this non-linearity. It is everything else. And I don’t think it should stay here; it should go where detailed description given</w:t>
      </w:r>
    </w:p>
  </w:comment>
  <w:comment w:id="510" w:author="Ezzati, Majid" w:date="2018-11-06T06:56:00Z" w:initials="EM">
    <w:p w14:paraId="6D296B72" w14:textId="197756FD" w:rsidR="00D52DE5" w:rsidRDefault="00D52DE5">
      <w:pPr>
        <w:pStyle w:val="CommentText"/>
      </w:pPr>
      <w:r>
        <w:rPr>
          <w:rStyle w:val="CommentReference"/>
        </w:rPr>
        <w:annotationRef/>
      </w:r>
      <w:r>
        <w:t>This is the key component</w:t>
      </w:r>
    </w:p>
  </w:comment>
  <w:comment w:id="549" w:author="Ezzati, Majid" w:date="2018-11-06T06:58:00Z" w:initials="EM">
    <w:p w14:paraId="4A5B04E6" w14:textId="39FD4F8E" w:rsidR="00D52DE5" w:rsidRDefault="00D52DE5">
      <w:pPr>
        <w:pStyle w:val="CommentText"/>
      </w:pPr>
      <w:r>
        <w:rPr>
          <w:rStyle w:val="CommentReference"/>
        </w:rPr>
        <w:annotationRef/>
      </w:r>
      <w:r>
        <w:t>Can we have a more reader friendly term like type of injury or class of injury</w:t>
      </w:r>
    </w:p>
  </w:comment>
  <w:comment w:id="559" w:author="Parks, Robbie M" w:date="2018-11-26T11:22:00Z" w:initials="PRM">
    <w:p w14:paraId="65592731" w14:textId="64B4AF82" w:rsidR="00933C2F" w:rsidRDefault="00933C2F">
      <w:pPr>
        <w:pStyle w:val="CommentText"/>
      </w:pPr>
      <w:r>
        <w:rPr>
          <w:rStyle w:val="CommentReference"/>
        </w:rPr>
        <w:annotationRef/>
      </w:r>
      <w:r>
        <w:rPr>
          <w:rStyle w:val="CommentReference"/>
        </w:rPr>
        <w:t>The second parameter is out by a factor of 10</w:t>
      </w:r>
      <w:r w:rsidR="00451021">
        <w:rPr>
          <w:rStyle w:val="CommentReference"/>
        </w:rPr>
        <w:t xml:space="preserve"> from Vasilis’ and Helen’s paper</w:t>
      </w:r>
      <w:r>
        <w:rPr>
          <w:rStyle w:val="CommentReference"/>
        </w:rPr>
        <w:t xml:space="preserve">, so </w:t>
      </w:r>
      <w:r w:rsidR="008A4638">
        <w:rPr>
          <w:rStyle w:val="CommentReference"/>
        </w:rPr>
        <w:t>can I still put this?</w:t>
      </w:r>
    </w:p>
  </w:comment>
  <w:comment w:id="566" w:author="Ezzati, Majid" w:date="2018-11-06T06:59:00Z" w:initials="EM">
    <w:p w14:paraId="527CF713" w14:textId="31DEF30D" w:rsidR="00D52DE5" w:rsidRDefault="00D52DE5">
      <w:pPr>
        <w:pStyle w:val="CommentText"/>
      </w:pPr>
      <w:r>
        <w:rPr>
          <w:rStyle w:val="CommentReference"/>
        </w:rPr>
        <w:annotationRef/>
      </w:r>
      <w:r>
        <w:t>Fitted the model??</w:t>
      </w:r>
    </w:p>
  </w:comment>
  <w:comment w:id="568" w:author="Ezzati, Majid" w:date="2018-11-06T06:59:00Z" w:initials="EM">
    <w:p w14:paraId="2F1A0960" w14:textId="13C50478" w:rsidR="00D52DE5" w:rsidRDefault="00D52DE5">
      <w:pPr>
        <w:pStyle w:val="CommentText"/>
      </w:pPr>
      <w:r>
        <w:rPr>
          <w:rStyle w:val="CommentReference"/>
        </w:rPr>
        <w:annotationRef/>
      </w:r>
      <w:r>
        <w:t>Sounds like you are standing with a bucket of basket collecting but fine if this is what people use</w:t>
      </w:r>
    </w:p>
  </w:comment>
  <w:comment w:id="572" w:author="Ezzati, Majid" w:date="2018-11-06T07:00:00Z" w:initials="EM">
    <w:p w14:paraId="15D2C47D" w14:textId="72BCD14B" w:rsidR="00D52DE5" w:rsidRDefault="00D52DE5">
      <w:pPr>
        <w:pStyle w:val="CommentText"/>
      </w:pPr>
      <w:r>
        <w:rPr>
          <w:rStyle w:val="CommentReference"/>
        </w:rPr>
        <w:annotationRef/>
      </w:r>
      <w:r>
        <w:t>To say why this counterfactual but to discuss before writing.</w:t>
      </w:r>
    </w:p>
  </w:comment>
  <w:comment w:id="575" w:author="Ezzati, Majid" w:date="2018-11-06T07:06:00Z" w:initials="EM">
    <w:p w14:paraId="29E49B50" w14:textId="1F1EEFBB" w:rsidR="00D52DE5" w:rsidRDefault="00D52DE5">
      <w:pPr>
        <w:pStyle w:val="CommentText"/>
      </w:pPr>
      <w:r>
        <w:rPr>
          <w:rStyle w:val="CommentReference"/>
        </w:rPr>
        <w:annotationRef/>
      </w:r>
      <w:r>
        <w:t>Not sure I understand. To discuss rewriting based on PM paper but leave as is until we discuss</w:t>
      </w:r>
    </w:p>
  </w:comment>
  <w:comment w:id="580" w:author="Ezzati, Majid" w:date="2018-10-22T19:35:00Z" w:initials="EM">
    <w:p w14:paraId="0B814888" w14:textId="2B4C3065" w:rsidR="00D52DE5" w:rsidRDefault="00D52DE5">
      <w:pPr>
        <w:pStyle w:val="CommentText"/>
      </w:pPr>
      <w:r>
        <w:rPr>
          <w:rStyle w:val="CommentReference"/>
        </w:rPr>
        <w:annotationRef/>
      </w:r>
      <w:r>
        <w:t xml:space="preserve">are these the forest plots? </w:t>
      </w:r>
    </w:p>
  </w:comment>
  <w:comment w:id="581" w:author="Parks, Robbie M" w:date="2018-11-26T11:22:00Z" w:initials="PRM">
    <w:p w14:paraId="465C1FBE" w14:textId="250813EF" w:rsidR="00941013" w:rsidRDefault="00941013">
      <w:pPr>
        <w:pStyle w:val="CommentText"/>
      </w:pPr>
      <w:r>
        <w:rPr>
          <w:rStyle w:val="CommentReference"/>
        </w:rPr>
        <w:annotationRef/>
      </w:r>
      <w:r>
        <w:t>Yes</w:t>
      </w:r>
    </w:p>
  </w:comment>
  <w:comment w:id="600" w:author="Majid2" w:date="2018-11-06T10:25:00Z" w:initials="M">
    <w:p w14:paraId="45E26AF2" w14:textId="61140875" w:rsidR="00D52DE5" w:rsidRDefault="00D52DE5">
      <w:pPr>
        <w:pStyle w:val="CommentText"/>
      </w:pPr>
      <w:r>
        <w:rPr>
          <w:rStyle w:val="CommentReference"/>
        </w:rPr>
        <w:annotationRef/>
      </w:r>
      <w:r>
        <w:t xml:space="preserve">A bullet on whether seasonality has (visually) persisted or weakened as levels have gone down </w:t>
      </w:r>
    </w:p>
  </w:comment>
  <w:comment w:id="601" w:author="Parks, Robbie M" w:date="2018-11-21T13:37:00Z" w:initials="PRM">
    <w:p w14:paraId="68E90CCA" w14:textId="64E653AD" w:rsidR="00D52DE5" w:rsidRDefault="00D52DE5">
      <w:pPr>
        <w:pStyle w:val="CommentText"/>
      </w:pPr>
      <w:r>
        <w:rPr>
          <w:rStyle w:val="CommentReference"/>
        </w:rPr>
        <w:annotationRef/>
      </w:r>
      <w:r>
        <w:t>Below</w:t>
      </w:r>
    </w:p>
  </w:comment>
  <w:comment w:id="613" w:author="Majid2" w:date="2018-11-06T10:29:00Z" w:initials="M">
    <w:p w14:paraId="4250C762" w14:textId="3316156C" w:rsidR="00D52DE5" w:rsidRDefault="00D52DE5">
      <w:pPr>
        <w:pStyle w:val="CommentText"/>
      </w:pPr>
      <w:r>
        <w:rPr>
          <w:rStyle w:val="CommentReference"/>
        </w:rPr>
        <w:annotationRef/>
      </w:r>
      <w:r>
        <w:t>To discuss if we should also do another two panels here that show number of deaths – discuss with James something like the countdown bar chart</w:t>
      </w:r>
    </w:p>
  </w:comment>
  <w:comment w:id="614" w:author="Parks, Robbie M" w:date="2018-11-21T13:39:00Z" w:initials="PRM">
    <w:p w14:paraId="372C57E8" w14:textId="49906031" w:rsidR="00D52DE5" w:rsidRDefault="00D52DE5">
      <w:pPr>
        <w:pStyle w:val="CommentText"/>
      </w:pPr>
      <w:r>
        <w:rPr>
          <w:rStyle w:val="CommentReference"/>
        </w:rPr>
        <w:annotationRef/>
      </w:r>
      <w:r>
        <w:t>Have done a version</w:t>
      </w:r>
    </w:p>
  </w:comment>
  <w:comment w:id="645" w:author="Majid2" w:date="2018-11-06T10:36:00Z" w:initials="M">
    <w:p w14:paraId="20DCB6BC" w14:textId="77777777" w:rsidR="00D52DE5" w:rsidRDefault="00D52DE5" w:rsidP="001121F5">
      <w:pPr>
        <w:pStyle w:val="CommentText"/>
      </w:pPr>
      <w:r>
        <w:rPr>
          <w:rStyle w:val="CommentReference"/>
        </w:rPr>
        <w:annotationRef/>
      </w:r>
      <w:r>
        <w:t>Combine with the intentional bullet – see note above</w:t>
      </w:r>
    </w:p>
  </w:comment>
  <w:comment w:id="633" w:author="Majid2" w:date="2018-11-06T10:36:00Z" w:initials="M">
    <w:p w14:paraId="443F72F1" w14:textId="4A76DFCD" w:rsidR="00D52DE5" w:rsidRDefault="00D52DE5">
      <w:pPr>
        <w:pStyle w:val="CommentText"/>
      </w:pPr>
      <w:r>
        <w:rPr>
          <w:rStyle w:val="CommentReference"/>
        </w:rPr>
        <w:annotationRef/>
      </w:r>
      <w:r>
        <w:t xml:space="preserve">There is overlap in age groups between this and preceding bullet; best to remove </w:t>
      </w:r>
    </w:p>
  </w:comment>
  <w:comment w:id="682" w:author="Majid2" w:date="2018-11-06T10:36:00Z" w:initials="M">
    <w:p w14:paraId="3A21F006" w14:textId="4AAB088B" w:rsidR="00D52DE5" w:rsidRDefault="00D52DE5">
      <w:pPr>
        <w:pStyle w:val="CommentText"/>
      </w:pPr>
      <w:r>
        <w:rPr>
          <w:rStyle w:val="CommentReference"/>
        </w:rPr>
        <w:annotationRef/>
      </w:r>
      <w:r>
        <w:t>Combine with the intentional bullet – see note above</w:t>
      </w:r>
    </w:p>
  </w:comment>
  <w:comment w:id="738" w:author="Majid2" w:date="2018-11-06T10:52:00Z" w:initials="M">
    <w:p w14:paraId="3A9CE3C3" w14:textId="1341C336" w:rsidR="00D52DE5" w:rsidRDefault="00D52DE5">
      <w:pPr>
        <w:pStyle w:val="CommentText"/>
      </w:pPr>
      <w:r>
        <w:rPr>
          <w:rStyle w:val="CommentReference"/>
        </w:rPr>
        <w:annotationRef/>
      </w:r>
      <w:r>
        <w:t xml:space="preserve">Too much and too numerical. Just give the headlines for a supplementary figure. Perhaps discuss before attempting </w:t>
      </w:r>
    </w:p>
  </w:comment>
  <w:comment w:id="739" w:author="Parks, Robbie M" w:date="2018-11-26T11:01:00Z" w:initials="PRM">
    <w:p w14:paraId="0C8872D9" w14:textId="1649D911" w:rsidR="00E26D38" w:rsidRDefault="00E26D38">
      <w:pPr>
        <w:pStyle w:val="CommentText"/>
      </w:pPr>
      <w:r>
        <w:rPr>
          <w:rStyle w:val="CommentReference"/>
        </w:rPr>
        <w:annotationRef/>
      </w:r>
      <w:r>
        <w:t>I’ve streamlined</w:t>
      </w:r>
    </w:p>
  </w:comment>
  <w:comment w:id="778" w:author="Majid2" w:date="2018-11-06T10:54:00Z" w:initials="M">
    <w:p w14:paraId="756C8725" w14:textId="599D4EEB" w:rsidR="00D52DE5" w:rsidRDefault="00D52DE5">
      <w:pPr>
        <w:pStyle w:val="CommentText"/>
      </w:pPr>
      <w:r>
        <w:rPr>
          <w:rStyle w:val="CommentReference"/>
        </w:rPr>
        <w:annotationRef/>
      </w:r>
      <w:r>
        <w:t>To also discuss</w:t>
      </w:r>
    </w:p>
  </w:comment>
  <w:comment w:id="817" w:author="Ezzati, Majid" w:date="2018-11-06T06:14:00Z" w:initials="EM">
    <w:p w14:paraId="3982D60B" w14:textId="77777777" w:rsidR="00362889" w:rsidRDefault="00362889" w:rsidP="00362889">
      <w:pPr>
        <w:pStyle w:val="CommentText"/>
      </w:pPr>
      <w:r>
        <w:rPr>
          <w:rStyle w:val="CommentReference"/>
        </w:rPr>
        <w:annotationRef/>
      </w:r>
      <w:r>
        <w:t xml:space="preserve">These are not </w:t>
      </w:r>
      <w:proofErr w:type="gramStart"/>
      <w:r>
        <w:t>really intro</w:t>
      </w:r>
      <w:proofErr w:type="gramEnd"/>
      <w:r>
        <w:t xml:space="preserve">; intro is not a place for literature review. </w:t>
      </w:r>
    </w:p>
    <w:p w14:paraId="6B5A428E" w14:textId="77777777" w:rsidR="00362889" w:rsidRDefault="00362889" w:rsidP="00362889">
      <w:pPr>
        <w:pStyle w:val="CommentText"/>
      </w:pPr>
    </w:p>
    <w:p w14:paraId="00B82445" w14:textId="77777777" w:rsidR="00362889" w:rsidRDefault="00362889" w:rsidP="00362889">
      <w:pPr>
        <w:pStyle w:val="CommentText"/>
      </w:pPr>
      <w:r>
        <w:t>But don’t change the intro until we discuss the logic</w:t>
      </w:r>
    </w:p>
  </w:comment>
  <w:comment w:id="867" w:author="Majid2" w:date="2018-11-06T10:59:00Z" w:initials="M">
    <w:p w14:paraId="5FF9511A" w14:textId="2B0ACFF6" w:rsidR="00D52DE5" w:rsidRDefault="00D52DE5">
      <w:pPr>
        <w:pStyle w:val="CommentText"/>
      </w:pPr>
      <w:r>
        <w:rPr>
          <w:rStyle w:val="CommentReference"/>
        </w:rPr>
        <w:annotationRef/>
      </w:r>
      <w:r>
        <w:t xml:space="preserve">To discuss which of these relevant – there is something that makes crashes high/low and something that changes it with temperature; they are not necessarily the same.  Same with </w:t>
      </w:r>
      <w:proofErr w:type="gramStart"/>
      <w:r>
        <w:t>all of</w:t>
      </w:r>
      <w:proofErr w:type="gramEnd"/>
      <w:r>
        <w:t xml:space="preserve"> the ones below</w:t>
      </w:r>
    </w:p>
  </w:comment>
  <w:comment w:id="985" w:author="Ezzati, Majid" w:date="2018-11-06T07:11:00Z" w:initials="EM">
    <w:p w14:paraId="1AB4113B" w14:textId="21D55A1D" w:rsidR="00D52DE5" w:rsidRDefault="00D52DE5">
      <w:pPr>
        <w:pStyle w:val="CommentText"/>
      </w:pPr>
      <w:r>
        <w:rPr>
          <w:rStyle w:val="CommentReference"/>
        </w:rPr>
        <w:annotationRef/>
      </w:r>
      <w:r>
        <w:t>Say it clearly</w:t>
      </w:r>
    </w:p>
  </w:comment>
  <w:comment w:id="1026" w:author="Ezzati, Majid" w:date="2018-11-06T07:14:00Z" w:initials="EM">
    <w:p w14:paraId="06789800" w14:textId="305DD88E" w:rsidR="00D52DE5" w:rsidRDefault="00D52DE5">
      <w:pPr>
        <w:pStyle w:val="CommentText"/>
      </w:pPr>
      <w:r>
        <w:rPr>
          <w:rStyle w:val="CommentReference"/>
        </w:rPr>
        <w:annotationRef/>
      </w:r>
      <w:r>
        <w:t>Not needed; use the actual name</w:t>
      </w:r>
    </w:p>
  </w:comment>
  <w:comment w:id="1047" w:author="Ezzati, Majid" w:date="2018-11-06T07:16:00Z" w:initials="EM">
    <w:p w14:paraId="3BE8691F" w14:textId="7AC00AE0" w:rsidR="00D52DE5" w:rsidRDefault="00D52DE5">
      <w:pPr>
        <w:pStyle w:val="CommentText"/>
      </w:pPr>
      <w:r>
        <w:rPr>
          <w:rStyle w:val="CommentReference"/>
        </w:rPr>
        <w:annotationRef/>
      </w:r>
      <w:r>
        <w:t>To discuss if we should show for the entire period</w:t>
      </w:r>
    </w:p>
  </w:comment>
  <w:comment w:id="1048" w:author="Parks, Robbie M" w:date="2018-11-21T13:39:00Z" w:initials="PRM">
    <w:p w14:paraId="74A20D02" w14:textId="3D6B76F3" w:rsidR="00D52DE5" w:rsidRDefault="00D52DE5">
      <w:pPr>
        <w:pStyle w:val="CommentText"/>
      </w:pPr>
      <w:r>
        <w:rPr>
          <w:rStyle w:val="CommentReference"/>
        </w:rPr>
        <w:annotationRef/>
      </w:r>
      <w:r>
        <w:t>I’ve changed and no real difference</w:t>
      </w:r>
    </w:p>
  </w:comment>
  <w:comment w:id="1049" w:author="Parks, Robbie M" w:date="2018-11-21T13:39:00Z" w:initials="PRM">
    <w:p w14:paraId="46DB57AB" w14:textId="07B342EF" w:rsidR="00D52DE5" w:rsidRDefault="00D52DE5">
      <w:pPr>
        <w:pStyle w:val="CommentText"/>
      </w:pPr>
      <w:r>
        <w:rPr>
          <w:rStyle w:val="CommentReference"/>
        </w:rPr>
        <w:annotationRef/>
      </w:r>
      <w:r>
        <w:t>Have also created number of deaths version to discuss</w:t>
      </w:r>
    </w:p>
  </w:comment>
  <w:comment w:id="1057" w:author="Ezzati, Majid" w:date="2018-11-06T07:17:00Z" w:initials="EM">
    <w:p w14:paraId="2E56708E" w14:textId="674D6454" w:rsidR="00D52DE5" w:rsidRDefault="00D52DE5">
      <w:pPr>
        <w:pStyle w:val="CommentText"/>
      </w:pPr>
      <w:r>
        <w:rPr>
          <w:rStyle w:val="CommentReference"/>
        </w:rPr>
        <w:annotationRef/>
      </w:r>
      <w:r>
        <w:t xml:space="preserve">Keep your captions sharp and simple; give all the qualifications after. The graph shows </w:t>
      </w:r>
      <w:proofErr w:type="spellStart"/>
      <w:r>
        <w:t>XXXXx</w:t>
      </w:r>
      <w:proofErr w:type="spellEnd"/>
    </w:p>
  </w:comment>
  <w:comment w:id="1059" w:author="Ezzati, Majid" w:date="2018-11-06T07:18:00Z" w:initials="EM">
    <w:p w14:paraId="0F9E36B2" w14:textId="098B625D" w:rsidR="00D52DE5" w:rsidRDefault="00D52DE5">
      <w:pPr>
        <w:pStyle w:val="CommentText"/>
      </w:pPr>
      <w:r>
        <w:rPr>
          <w:rStyle w:val="CommentReference"/>
        </w:rPr>
        <w:annotationRef/>
      </w:r>
      <w:r>
        <w:t xml:space="preserve">Complex and hard to follow. Look at PM figure captions and go for clarity/simplicity/readability. </w:t>
      </w:r>
    </w:p>
  </w:comment>
  <w:comment w:id="1072" w:author="Ezzati, Majid" w:date="2018-11-06T07:19:00Z" w:initials="EM">
    <w:p w14:paraId="37EB3C4F" w14:textId="484040F0" w:rsidR="00D52DE5" w:rsidRDefault="00D52DE5">
      <w:pPr>
        <w:pStyle w:val="CommentText"/>
      </w:pPr>
      <w:r>
        <w:rPr>
          <w:rStyle w:val="CommentReference"/>
        </w:rPr>
        <w:annotationRef/>
      </w:r>
      <w:r>
        <w:t>???? for each set of bars or ….</w:t>
      </w:r>
    </w:p>
  </w:comment>
  <w:comment w:id="1074" w:author="Ezzati, Majid" w:date="2018-11-06T07:20:00Z" w:initials="EM">
    <w:p w14:paraId="5D72B834" w14:textId="17D406D3" w:rsidR="00D52DE5" w:rsidRDefault="00D52DE5">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580F34E7" w15:done="0"/>
  <w15:commentEx w15:paraId="7DCC38CA" w15:done="0"/>
  <w15:commentEx w15:paraId="034B7E9D" w15:done="0"/>
  <w15:commentEx w15:paraId="3ABBCABE" w15:done="0"/>
  <w15:commentEx w15:paraId="385C7C7F" w15:done="0"/>
  <w15:commentEx w15:paraId="5747E0EC" w15:done="0"/>
  <w15:commentEx w15:paraId="2B0A837F" w15:done="0"/>
  <w15:commentEx w15:paraId="05F86BAB" w15:paraIdParent="2B0A837F" w15:done="0"/>
  <w15:commentEx w15:paraId="2E2BCD91" w15:done="0"/>
  <w15:commentEx w15:paraId="3E168734" w15:done="0"/>
  <w15:commentEx w15:paraId="45EFD5AD" w15:done="0"/>
  <w15:commentEx w15:paraId="1EB6AA64" w15:done="0"/>
  <w15:commentEx w15:paraId="716863B5" w15:done="0"/>
  <w15:commentEx w15:paraId="73DA8181" w15:done="0"/>
  <w15:commentEx w15:paraId="4B0E15A7" w15:done="0"/>
  <w15:commentEx w15:paraId="01782003" w15:done="0"/>
  <w15:commentEx w15:paraId="48293A76" w15:done="0"/>
  <w15:commentEx w15:paraId="13F4FC21" w15:paraIdParent="48293A76" w15:done="0"/>
  <w15:commentEx w15:paraId="5423DF21" w15:done="0"/>
  <w15:commentEx w15:paraId="42E5810B" w15:done="0"/>
  <w15:commentEx w15:paraId="6D296B72" w15:done="0"/>
  <w15:commentEx w15:paraId="4A5B04E6" w15:done="0"/>
  <w15:commentEx w15:paraId="65592731" w15:done="0"/>
  <w15:commentEx w15:paraId="527CF713" w15:done="0"/>
  <w15:commentEx w15:paraId="2F1A0960" w15:done="0"/>
  <w15:commentEx w15:paraId="15D2C47D" w15:done="0"/>
  <w15:commentEx w15:paraId="29E49B50" w15:done="0"/>
  <w15:commentEx w15:paraId="0B814888" w15:done="0"/>
  <w15:commentEx w15:paraId="465C1FBE" w15:paraIdParent="0B814888" w15:done="0"/>
  <w15:commentEx w15:paraId="45E26AF2" w15:done="0"/>
  <w15:commentEx w15:paraId="68E90CCA" w15:paraIdParent="45E26AF2" w15:done="0"/>
  <w15:commentEx w15:paraId="4250C762" w15:done="0"/>
  <w15:commentEx w15:paraId="372C57E8" w15:paraIdParent="4250C762" w15:done="0"/>
  <w15:commentEx w15:paraId="20DCB6BC" w15:done="0"/>
  <w15:commentEx w15:paraId="443F72F1" w15:done="0"/>
  <w15:commentEx w15:paraId="3A21F006" w15:done="0"/>
  <w15:commentEx w15:paraId="3A9CE3C3" w15:done="0"/>
  <w15:commentEx w15:paraId="0C8872D9" w15:paraIdParent="3A9CE3C3" w15:done="0"/>
  <w15:commentEx w15:paraId="756C8725" w15:done="0"/>
  <w15:commentEx w15:paraId="00B82445" w15:done="0"/>
  <w15:commentEx w15:paraId="5FF9511A" w15:done="0"/>
  <w15:commentEx w15:paraId="1AB4113B" w15:done="0"/>
  <w15:commentEx w15:paraId="06789800" w15:done="0"/>
  <w15:commentEx w15:paraId="3BE8691F" w15:done="0"/>
  <w15:commentEx w15:paraId="74A20D02" w15:paraIdParent="3BE8691F" w15:done="0"/>
  <w15:commentEx w15:paraId="46DB57AB" w15:paraIdParent="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0C05B9" w14:textId="77777777" w:rsidR="004453B7" w:rsidRDefault="004453B7">
      <w:pPr>
        <w:spacing w:after="0" w:line="240" w:lineRule="auto"/>
      </w:pPr>
      <w:r>
        <w:separator/>
      </w:r>
    </w:p>
  </w:endnote>
  <w:endnote w:type="continuationSeparator" w:id="0">
    <w:p w14:paraId="17F8186D" w14:textId="77777777" w:rsidR="004453B7" w:rsidRDefault="00445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D52DE5" w:rsidRDefault="00D52DE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D52DE5" w:rsidRDefault="00D52DE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D52DE5" w:rsidRDefault="00D52DE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800B4">
      <w:rPr>
        <w:rStyle w:val="PageNumber"/>
        <w:noProof/>
      </w:rPr>
      <w:t>9</w:t>
    </w:r>
    <w:r>
      <w:rPr>
        <w:rStyle w:val="PageNumber"/>
      </w:rPr>
      <w:fldChar w:fldCharType="end"/>
    </w:r>
  </w:p>
  <w:p w14:paraId="3F8F309C" w14:textId="77777777" w:rsidR="00D52DE5" w:rsidRDefault="00D52DE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66E962" w14:textId="77777777" w:rsidR="004453B7" w:rsidRDefault="004453B7">
      <w:pPr>
        <w:spacing w:after="0" w:line="240" w:lineRule="auto"/>
      </w:pPr>
      <w:r>
        <w:separator/>
      </w:r>
    </w:p>
  </w:footnote>
  <w:footnote w:type="continuationSeparator" w:id="0">
    <w:p w14:paraId="30F03A9B" w14:textId="77777777" w:rsidR="004453B7" w:rsidRDefault="004453B7">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12A"/>
    <w:rsid w:val="00086317"/>
    <w:rsid w:val="00087CF0"/>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36FE"/>
    <w:rsid w:val="000C3F6D"/>
    <w:rsid w:val="000C6935"/>
    <w:rsid w:val="000C7277"/>
    <w:rsid w:val="000C791A"/>
    <w:rsid w:val="000C79CE"/>
    <w:rsid w:val="000C7E66"/>
    <w:rsid w:val="000D10D8"/>
    <w:rsid w:val="000D1253"/>
    <w:rsid w:val="000D2919"/>
    <w:rsid w:val="000D3380"/>
    <w:rsid w:val="000D5E5E"/>
    <w:rsid w:val="000D7491"/>
    <w:rsid w:val="000D7718"/>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CB"/>
    <w:rsid w:val="001171AC"/>
    <w:rsid w:val="00120F44"/>
    <w:rsid w:val="00122769"/>
    <w:rsid w:val="00123D04"/>
    <w:rsid w:val="001242F1"/>
    <w:rsid w:val="00124496"/>
    <w:rsid w:val="00124F13"/>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3E06"/>
    <w:rsid w:val="00284EE0"/>
    <w:rsid w:val="002855D6"/>
    <w:rsid w:val="00285791"/>
    <w:rsid w:val="00287584"/>
    <w:rsid w:val="00290E98"/>
    <w:rsid w:val="00292A75"/>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0EE"/>
    <w:rsid w:val="002B42BF"/>
    <w:rsid w:val="002B5115"/>
    <w:rsid w:val="002B5412"/>
    <w:rsid w:val="002B7879"/>
    <w:rsid w:val="002B7F08"/>
    <w:rsid w:val="002C0846"/>
    <w:rsid w:val="002C1B3A"/>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5A02"/>
    <w:rsid w:val="003462A6"/>
    <w:rsid w:val="003464A7"/>
    <w:rsid w:val="003467F3"/>
    <w:rsid w:val="00347A19"/>
    <w:rsid w:val="00347B7D"/>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557"/>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65F"/>
    <w:rsid w:val="0041272D"/>
    <w:rsid w:val="004127F2"/>
    <w:rsid w:val="00413062"/>
    <w:rsid w:val="004163E8"/>
    <w:rsid w:val="00416A32"/>
    <w:rsid w:val="00416B2F"/>
    <w:rsid w:val="00420EA0"/>
    <w:rsid w:val="00422A12"/>
    <w:rsid w:val="00422D34"/>
    <w:rsid w:val="00423243"/>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EC1"/>
    <w:rsid w:val="004565A9"/>
    <w:rsid w:val="004566FC"/>
    <w:rsid w:val="00457B55"/>
    <w:rsid w:val="0046002E"/>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3196"/>
    <w:rsid w:val="0048319E"/>
    <w:rsid w:val="00486F73"/>
    <w:rsid w:val="004905A3"/>
    <w:rsid w:val="00492074"/>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5345"/>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860"/>
    <w:rsid w:val="00641AF0"/>
    <w:rsid w:val="00641DBA"/>
    <w:rsid w:val="00643BB4"/>
    <w:rsid w:val="00644452"/>
    <w:rsid w:val="0064457B"/>
    <w:rsid w:val="00644C34"/>
    <w:rsid w:val="00645955"/>
    <w:rsid w:val="00645C3A"/>
    <w:rsid w:val="0064674D"/>
    <w:rsid w:val="00647252"/>
    <w:rsid w:val="00647483"/>
    <w:rsid w:val="0065029D"/>
    <w:rsid w:val="00650B40"/>
    <w:rsid w:val="00650CDF"/>
    <w:rsid w:val="00651062"/>
    <w:rsid w:val="00651564"/>
    <w:rsid w:val="00651FB2"/>
    <w:rsid w:val="00652AC7"/>
    <w:rsid w:val="006542C5"/>
    <w:rsid w:val="00654669"/>
    <w:rsid w:val="00655358"/>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847"/>
    <w:rsid w:val="00707A42"/>
    <w:rsid w:val="00707AA7"/>
    <w:rsid w:val="00707E3F"/>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E9B"/>
    <w:rsid w:val="00730CB0"/>
    <w:rsid w:val="00731F11"/>
    <w:rsid w:val="007327E1"/>
    <w:rsid w:val="00732F98"/>
    <w:rsid w:val="00733885"/>
    <w:rsid w:val="007343B8"/>
    <w:rsid w:val="0073460F"/>
    <w:rsid w:val="00737A8B"/>
    <w:rsid w:val="00740128"/>
    <w:rsid w:val="00740505"/>
    <w:rsid w:val="00741F21"/>
    <w:rsid w:val="0074271E"/>
    <w:rsid w:val="00742CEC"/>
    <w:rsid w:val="007434BC"/>
    <w:rsid w:val="00744113"/>
    <w:rsid w:val="00744B09"/>
    <w:rsid w:val="00744CD4"/>
    <w:rsid w:val="00746BF9"/>
    <w:rsid w:val="007471B0"/>
    <w:rsid w:val="007504B4"/>
    <w:rsid w:val="00750B80"/>
    <w:rsid w:val="00752388"/>
    <w:rsid w:val="0075393E"/>
    <w:rsid w:val="007548DC"/>
    <w:rsid w:val="00756E96"/>
    <w:rsid w:val="00757AB9"/>
    <w:rsid w:val="00761A26"/>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5537"/>
    <w:rsid w:val="00776444"/>
    <w:rsid w:val="00777AB6"/>
    <w:rsid w:val="0078091F"/>
    <w:rsid w:val="00780977"/>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6BA4"/>
    <w:rsid w:val="007B7AFA"/>
    <w:rsid w:val="007B7B7F"/>
    <w:rsid w:val="007C014B"/>
    <w:rsid w:val="007C04E7"/>
    <w:rsid w:val="007C0AE5"/>
    <w:rsid w:val="007C122F"/>
    <w:rsid w:val="007C1278"/>
    <w:rsid w:val="007C2F38"/>
    <w:rsid w:val="007C39A5"/>
    <w:rsid w:val="007C427C"/>
    <w:rsid w:val="007C5659"/>
    <w:rsid w:val="007C6648"/>
    <w:rsid w:val="007D0628"/>
    <w:rsid w:val="007D17AC"/>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3C59"/>
    <w:rsid w:val="00903EED"/>
    <w:rsid w:val="00903F16"/>
    <w:rsid w:val="0090621A"/>
    <w:rsid w:val="00910EDE"/>
    <w:rsid w:val="0091147F"/>
    <w:rsid w:val="00911D26"/>
    <w:rsid w:val="00911EE8"/>
    <w:rsid w:val="00912A3F"/>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3C2F"/>
    <w:rsid w:val="00935167"/>
    <w:rsid w:val="00935806"/>
    <w:rsid w:val="00937AF1"/>
    <w:rsid w:val="009407EE"/>
    <w:rsid w:val="00941013"/>
    <w:rsid w:val="0094173C"/>
    <w:rsid w:val="009418CA"/>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097"/>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63F"/>
    <w:rsid w:val="00BD46D9"/>
    <w:rsid w:val="00BD4A20"/>
    <w:rsid w:val="00BD4C5F"/>
    <w:rsid w:val="00BD57A3"/>
    <w:rsid w:val="00BD5F4B"/>
    <w:rsid w:val="00BD6258"/>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A0B8B"/>
    <w:rsid w:val="00CA0FA0"/>
    <w:rsid w:val="00CA1682"/>
    <w:rsid w:val="00CA2FE9"/>
    <w:rsid w:val="00CA729E"/>
    <w:rsid w:val="00CA73F8"/>
    <w:rsid w:val="00CB0396"/>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1F30"/>
    <w:rsid w:val="00DB27D5"/>
    <w:rsid w:val="00DB3ADC"/>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4D94C56-4A42-2A48-B75F-840B17EE4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28</Pages>
  <Words>52081</Words>
  <Characters>311967</Characters>
  <Application>Microsoft Macintosh Word</Application>
  <DocSecurity>0</DocSecurity>
  <Lines>5473</Lines>
  <Paragraphs>2289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82</cp:revision>
  <dcterms:created xsi:type="dcterms:W3CDTF">2018-11-26T10:57:00Z</dcterms:created>
  <dcterms:modified xsi:type="dcterms:W3CDTF">2018-11-26T13:44:00Z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