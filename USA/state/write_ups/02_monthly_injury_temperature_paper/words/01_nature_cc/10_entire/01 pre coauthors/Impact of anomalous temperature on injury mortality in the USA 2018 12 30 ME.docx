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commentRangeStart w:id="0"/>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commentRangeEnd w:id="0"/>
      <w:r w:rsidR="00464E38">
        <w:rPr>
          <w:rStyle w:val="CommentReference"/>
          <w:rFonts w:asciiTheme="minorHAnsi" w:hAnsiTheme="minorHAnsi" w:cstheme="minorBidi"/>
          <w:lang w:eastAsia="en-US"/>
        </w:rPr>
        <w:commentReference w:id="0"/>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11"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440385BD" w:rsidR="00A14690" w:rsidRDefault="00561DD4" w:rsidP="00DE1A81">
      <w:pPr>
        <w:spacing w:line="480" w:lineRule="auto"/>
        <w:rPr>
          <w:color w:val="000000" w:themeColor="text1"/>
        </w:rPr>
      </w:pPr>
      <w:r w:rsidRPr="00561DD4">
        <w:rPr>
          <w:color w:val="000000" w:themeColor="text1"/>
        </w:rPr>
        <w:t xml:space="preserve">The </w:t>
      </w:r>
      <w:del w:id="1" w:author="Ezzati, Majid" w:date="2018-12-30T11:19:00Z">
        <w:r w:rsidRPr="00561DD4" w:rsidDel="00B91C56">
          <w:rPr>
            <w:color w:val="000000" w:themeColor="text1"/>
          </w:rPr>
          <w:delText xml:space="preserve">likely </w:delText>
        </w:r>
      </w:del>
      <w:ins w:id="2" w:author="Ezzati, Majid" w:date="2018-12-30T11:19:00Z">
        <w:r w:rsidR="00B91C56">
          <w:rPr>
            <w:color w:val="000000" w:themeColor="text1"/>
          </w:rPr>
          <w:t>potential</w:t>
        </w:r>
        <w:r w:rsidR="00B91C56" w:rsidRPr="00561DD4">
          <w:rPr>
            <w:color w:val="000000" w:themeColor="text1"/>
          </w:rPr>
          <w:t xml:space="preserve"> </w:t>
        </w:r>
      </w:ins>
      <w:r w:rsidRPr="00561DD4">
        <w:rPr>
          <w:color w:val="000000" w:themeColor="text1"/>
        </w:rPr>
        <w:t xml:space="preserve">health impacts of anthropogenic climate change are one of the key drivers for efforts to mitigate greenhouse gas emissions and for </w:t>
      </w:r>
      <w:del w:id="3" w:author="Ezzati, Majid" w:date="2018-12-30T17:15:00Z">
        <w:r w:rsidR="0041031F" w:rsidDel="000314B9">
          <w:rPr>
            <w:color w:val="000000" w:themeColor="text1"/>
          </w:rPr>
          <w:delText xml:space="preserve">putting </w:delText>
        </w:r>
      </w:del>
      <w:ins w:id="4" w:author="Ezzati, Majid" w:date="2018-12-30T17:15:00Z">
        <w:r w:rsidR="000314B9">
          <w:rPr>
            <w:color w:val="000000" w:themeColor="text1"/>
          </w:rPr>
          <w:t xml:space="preserve">pursuing </w:t>
        </w:r>
      </w:ins>
      <w:r w:rsidRPr="00561DD4">
        <w:rPr>
          <w:color w:val="000000" w:themeColor="text1"/>
        </w:rPr>
        <w:t>adaptation</w:t>
      </w:r>
      <w:r w:rsidR="0041031F">
        <w:rPr>
          <w:color w:val="000000" w:themeColor="text1"/>
        </w:rPr>
        <w:t xml:space="preserve"> measures</w:t>
      </w:r>
      <w:del w:id="5" w:author="Ezzati, Majid" w:date="2018-12-30T17:15:00Z">
        <w:r w:rsidR="00DF6A9B" w:rsidDel="000314B9">
          <w:rPr>
            <w:color w:val="000000" w:themeColor="text1"/>
          </w:rPr>
          <w:delText xml:space="preserve"> into place</w:delText>
        </w:r>
      </w:del>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w:t>
      </w:r>
      <w:ins w:id="6" w:author="Ezzati, Majid" w:date="2018-12-30T20:38:00Z">
        <w:r w:rsidR="00D03B30">
          <w:rPr>
            <w:color w:val="000000" w:themeColor="text1"/>
          </w:rPr>
          <w:t>Our aim was to provide comprehensive evidence on how deaths from injuries may be affected by changes in temperature that may arise as a result of global climate change.</w:t>
        </w:r>
      </w:ins>
    </w:p>
    <w:p w14:paraId="04FB869F" w14:textId="7DDAAFD1" w:rsidR="00F8041D" w:rsidRDefault="00F8041D" w:rsidP="00DE1A81">
      <w:pPr>
        <w:spacing w:line="480" w:lineRule="auto"/>
        <w:rPr>
          <w:color w:val="000000" w:themeColor="text1"/>
        </w:rPr>
      </w:pPr>
    </w:p>
    <w:p w14:paraId="07657E41" w14:textId="3C6466A7" w:rsidR="00EC109B" w:rsidRDefault="00262BFD" w:rsidP="00DE1A81">
      <w:pPr>
        <w:spacing w:line="480" w:lineRule="auto"/>
        <w:rPr>
          <w:color w:val="000000" w:themeColor="text1"/>
        </w:rPr>
      </w:pPr>
      <w:commentRangeStart w:id="7"/>
      <w:ins w:id="8" w:author="Ezzati, Majid" w:date="2018-12-30T20:46:00Z">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ins>
      <w:ins w:id="9" w:author="Ezzati, Majid" w:date="2018-12-30T20:47:00Z">
        <w:r w:rsidR="005D6530">
          <w:rPr>
            <w:color w:val="000000" w:themeColor="text1"/>
          </w:rPr>
          <w:t>.</w:t>
        </w:r>
        <w:commentRangeEnd w:id="7"/>
        <w:r w:rsidR="005D6530">
          <w:rPr>
            <w:rStyle w:val="CommentReference"/>
            <w:rFonts w:asciiTheme="minorHAnsi" w:hAnsiTheme="minorHAnsi" w:cstheme="minorBidi"/>
            <w:lang w:eastAsia="en-US"/>
          </w:rPr>
          <w:commentReference w:id="7"/>
        </w:r>
        <w:r w:rsidR="005D6530">
          <w:rPr>
            <w:color w:val="000000" w:themeColor="text1"/>
          </w:rPr>
          <w:t xml:space="preserve"> </w:t>
        </w:r>
      </w:ins>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del w:id="10" w:author="Ezzati, Majid" w:date="2018-12-30T19:09:00Z">
        <w:r w:rsidR="002C32A3" w:rsidDel="009E1D59">
          <w:rPr>
            <w:color w:val="000000" w:themeColor="text1"/>
          </w:rPr>
          <w:delText xml:space="preserve">total </w:delText>
        </w:r>
      </w:del>
      <w:ins w:id="11" w:author="Ezzati, Majid" w:date="2018-12-30T19:09:00Z">
        <w:r w:rsidR="009E1D59">
          <w:rPr>
            <w:color w:val="000000" w:themeColor="text1"/>
          </w:rPr>
          <w:t xml:space="preserve">an </w:t>
        </w:r>
      </w:ins>
      <w:r w:rsidR="009F41EF">
        <w:rPr>
          <w:color w:val="000000" w:themeColor="text1"/>
        </w:rPr>
        <w:t>injur</w:t>
      </w:r>
      <w:ins w:id="12" w:author="Ezzati, Majid" w:date="2018-12-30T19:09:00Z">
        <w:r w:rsidR="009E1D59">
          <w:rPr>
            <w:color w:val="000000" w:themeColor="text1"/>
          </w:rPr>
          <w:t>y</w:t>
        </w:r>
      </w:ins>
      <w:del w:id="13" w:author="Ezzati, Majid" w:date="2018-12-30T19:09:00Z">
        <w:r w:rsidR="009F41EF" w:rsidDel="009E1D59">
          <w:rPr>
            <w:color w:val="000000" w:themeColor="text1"/>
          </w:rPr>
          <w:delText>ies</w:delText>
        </w:r>
      </w:del>
      <w:r w:rsidR="009F41EF">
        <w:rPr>
          <w:color w:val="000000" w:themeColor="text1"/>
        </w:rPr>
        <w:t xml:space="preserve"> in the </w:t>
      </w:r>
      <w:commentRangeStart w:id="14"/>
      <w:ins w:id="15" w:author="Ezzati, Majid" w:date="2018-12-30T20:47:00Z">
        <w:r w:rsidR="005D6530">
          <w:rPr>
            <w:color w:val="000000" w:themeColor="text1"/>
          </w:rPr>
          <w:t>contiguous USA (i.e., excluding Alaska and Hawaii)</w:t>
        </w:r>
        <w:commentRangeEnd w:id="14"/>
        <w:r w:rsidR="005D6530">
          <w:rPr>
            <w:rStyle w:val="CommentReference"/>
            <w:rFonts w:asciiTheme="minorHAnsi" w:hAnsiTheme="minorHAnsi" w:cstheme="minorBidi"/>
            <w:lang w:eastAsia="en-US"/>
          </w:rPr>
          <w:commentReference w:id="14"/>
        </w:r>
      </w:ins>
      <w:del w:id="16" w:author="Ezzati, Majid" w:date="2018-12-30T20:47:00Z">
        <w:r w:rsidR="009F41EF" w:rsidDel="005D6530">
          <w:rPr>
            <w:color w:val="000000" w:themeColor="text1"/>
          </w:rPr>
          <w:delText>USA</w:delText>
        </w:r>
      </w:del>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ins w:id="17" w:author="Ezzati, Majid" w:date="2018-12-30T19:10:00Z">
        <w:r w:rsidR="009E1D59">
          <w:rPr>
            <w:color w:val="000000" w:themeColor="text1"/>
          </w:rPr>
          <w:t xml:space="preserve">male and female </w:t>
        </w:r>
      </w:ins>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8" w:author="Ezzati, Majid" w:date="2018-12-30T20:06:00Z">
        <w:r w:rsidR="00C43239" w:rsidDel="0056104E">
          <w:rPr>
            <w:color w:val="000000" w:themeColor="text1"/>
          </w:rPr>
          <w:delText xml:space="preserve">Of these deaths, 3,168,472 boys and men and 1,266,643 girls and women died from </w:delText>
        </w:r>
        <w:r w:rsidR="008B5942" w:rsidDel="0056104E">
          <w:rPr>
            <w:color w:val="000000" w:themeColor="text1"/>
          </w:rPr>
          <w:delText>five types of injury (</w:delText>
        </w:r>
        <w:r w:rsidR="00C43239" w:rsidDel="0056104E">
          <w:rPr>
            <w:color w:val="000000" w:themeColor="text1"/>
          </w:rPr>
          <w:delText>transport, falls, drowning, assault, or intentional self-harm</w:delText>
        </w:r>
        <w:r w:rsidR="008B5942" w:rsidDel="0056104E">
          <w:rPr>
            <w:color w:val="000000" w:themeColor="text1"/>
          </w:rPr>
          <w:delText>)</w:delText>
        </w:r>
        <w:r w:rsidR="00C43239" w:rsidDel="0056104E">
          <w:rPr>
            <w:color w:val="000000" w:themeColor="text1"/>
          </w:rPr>
          <w:delText xml:space="preserve">, </w:delText>
        </w:r>
      </w:del>
      <w:del w:id="19" w:author="Ezzati, Majid" w:date="2018-12-30T20:30:00Z">
        <w:r w:rsidR="00F07C04" w:rsidDel="00F53433">
          <w:rPr>
            <w:color w:val="000000" w:themeColor="text1"/>
          </w:rPr>
          <w:delText>79.0</w:delText>
        </w:r>
        <w:r w:rsidR="00C43239" w:rsidDel="00F53433">
          <w:rPr>
            <w:color w:val="000000" w:themeColor="text1"/>
          </w:rPr>
          <w:delText xml:space="preserve">% and </w:delText>
        </w:r>
        <w:r w:rsidR="00F07C04" w:rsidDel="00F53433">
          <w:rPr>
            <w:color w:val="000000" w:themeColor="text1"/>
          </w:rPr>
          <w:delText>72.1</w:delText>
        </w:r>
        <w:r w:rsidR="00C43239" w:rsidDel="00F53433">
          <w:rPr>
            <w:color w:val="000000" w:themeColor="text1"/>
          </w:rPr>
          <w:delText xml:space="preserve">% </w:delText>
        </w:r>
      </w:del>
      <w:del w:id="20" w:author="Ezzati, Majid" w:date="2018-12-30T20:07:00Z">
        <w:r w:rsidR="00C43239" w:rsidDel="0056104E">
          <w:rPr>
            <w:color w:val="000000" w:themeColor="text1"/>
          </w:rPr>
          <w:delText xml:space="preserve">of </w:delText>
        </w:r>
      </w:del>
      <w:del w:id="21" w:author="Ezzati, Majid" w:date="2018-12-30T20:06:00Z">
        <w:r w:rsidR="00C43239" w:rsidDel="0056104E">
          <w:rPr>
            <w:color w:val="000000" w:themeColor="text1"/>
          </w:rPr>
          <w:delText>tot</w:delText>
        </w:r>
      </w:del>
      <w:del w:id="22" w:author="Ezzati, Majid" w:date="2018-12-30T20:07:00Z">
        <w:r w:rsidR="00C43239" w:rsidDel="0056104E">
          <w:rPr>
            <w:color w:val="000000" w:themeColor="text1"/>
          </w:rPr>
          <w:delText>al injuries respectively</w:delText>
        </w:r>
      </w:del>
      <w:del w:id="23" w:author="Ezzati, Majid" w:date="2018-12-30T20:30:00Z">
        <w:r w:rsidR="00C43239" w:rsidDel="00F53433">
          <w:rPr>
            <w:color w:val="000000" w:themeColor="text1"/>
          </w:rPr>
          <w:delText>.</w:delText>
        </w:r>
        <w:r w:rsidR="00D577E1" w:rsidRPr="00636C9B" w:rsidDel="00F53433">
          <w:rPr>
            <w:color w:val="000000" w:themeColor="text1"/>
          </w:rPr>
          <w:delText xml:space="preserve"> </w:delText>
        </w:r>
      </w:del>
      <w:ins w:id="24" w:author="Ezzati, Majid" w:date="2018-12-30T20:18:00Z">
        <w:r w:rsidR="00F53433">
          <w:rPr>
            <w:color w:val="000000" w:themeColor="text1"/>
          </w:rPr>
          <w:t>Fewer</w:t>
        </w:r>
      </w:ins>
      <w:ins w:id="25" w:author="Ezzati, Majid" w:date="2018-12-30T20:11:00Z">
        <w:r w:rsidR="002521A6">
          <w:rPr>
            <w:color w:val="000000" w:themeColor="text1"/>
          </w:rPr>
          <w:t xml:space="preserve"> boys and girls below 15 years of age</w:t>
        </w:r>
      </w:ins>
      <w:ins w:id="26" w:author="Ezzati, Majid" w:date="2018-12-30T20:18:00Z">
        <w:r w:rsidR="00F53433">
          <w:rPr>
            <w:color w:val="000000" w:themeColor="text1"/>
          </w:rPr>
          <w:t xml:space="preserve"> died from an injury</w:t>
        </w:r>
      </w:ins>
      <w:ins w:id="27" w:author="Ezzati, Majid" w:date="2018-12-30T20:11:00Z">
        <w:r w:rsidR="002521A6">
          <w:rPr>
            <w:color w:val="000000" w:themeColor="text1"/>
          </w:rPr>
          <w:t xml:space="preserve"> than older adolescents and adults</w:t>
        </w:r>
      </w:ins>
      <w:ins w:id="28" w:author="Ezzati, Majid" w:date="2018-12-30T20:31:00Z">
        <w:r w:rsidR="00F53433">
          <w:rPr>
            <w:color w:val="000000" w:themeColor="text1"/>
          </w:rPr>
          <w:t xml:space="preserve"> (Figure 2)</w:t>
        </w:r>
      </w:ins>
      <w:ins w:id="29" w:author="Ezzati, Majid" w:date="2018-12-30T20:11:00Z">
        <w:r w:rsidR="002521A6">
          <w:rPr>
            <w:color w:val="000000" w:themeColor="text1"/>
          </w:rPr>
          <w:t xml:space="preserve">. </w:t>
        </w:r>
      </w:ins>
      <w:del w:id="30" w:author="Ezzati, Majid" w:date="2018-12-30T20:07:00Z">
        <w:r w:rsidR="00ED7809" w:rsidDel="0056104E">
          <w:rPr>
            <w:color w:val="000000" w:themeColor="text1"/>
          </w:rPr>
          <w:delText>T</w:delText>
        </w:r>
        <w:r w:rsidR="009F41EF" w:rsidDel="0056104E">
          <w:rPr>
            <w:color w:val="000000" w:themeColor="text1"/>
          </w:rPr>
          <w:delText xml:space="preserve">he largest number of injury deaths </w:delText>
        </w:r>
        <w:r w:rsidR="00A4542A" w:rsidDel="0056104E">
          <w:rPr>
            <w:color w:val="000000" w:themeColor="text1"/>
          </w:rPr>
          <w:delText xml:space="preserve">of the included five types </w:delText>
        </w:r>
        <w:r w:rsidR="00C93CB9" w:rsidDel="0056104E">
          <w:rPr>
            <w:color w:val="000000" w:themeColor="text1"/>
          </w:rPr>
          <w:delText xml:space="preserve">of injury </w:delText>
        </w:r>
        <w:r w:rsidR="009F41EF" w:rsidDel="0056104E">
          <w:rPr>
            <w:color w:val="000000" w:themeColor="text1"/>
          </w:rPr>
          <w:delText xml:space="preserve">in males were in </w:delText>
        </w:r>
        <w:r w:rsidR="009F41EF" w:rsidDel="0056104E">
          <w:rPr>
            <w:color w:val="000000" w:themeColor="text1"/>
          </w:rPr>
          <w:lastRenderedPageBreak/>
          <w:delText xml:space="preserve">those young and middle-ages, with </w:delText>
        </w:r>
      </w:del>
      <w:r w:rsidR="00B2545E">
        <w:rPr>
          <w:color w:val="000000" w:themeColor="text1"/>
        </w:rPr>
        <w:t>52.6</w:t>
      </w:r>
      <w:r w:rsidR="009F41EF">
        <w:rPr>
          <w:color w:val="000000" w:themeColor="text1"/>
        </w:rPr>
        <w:t xml:space="preserve">% of </w:t>
      </w:r>
      <w:del w:id="31" w:author="Ezzati, Majid" w:date="2018-12-30T20:07:00Z">
        <w:r w:rsidR="009F41EF" w:rsidDel="0056104E">
          <w:rPr>
            <w:color w:val="000000" w:themeColor="text1"/>
          </w:rPr>
          <w:delText xml:space="preserve">all </w:delText>
        </w:r>
      </w:del>
      <w:ins w:id="32" w:author="Ezzati, Majid" w:date="2018-12-30T20:07:00Z">
        <w:r w:rsidR="0056104E">
          <w:rPr>
            <w:color w:val="000000" w:themeColor="text1"/>
          </w:rPr>
          <w:t>male</w:t>
        </w:r>
        <w:r w:rsidR="0056104E">
          <w:rPr>
            <w:color w:val="000000" w:themeColor="text1"/>
          </w:rPr>
          <w:t xml:space="preserve"> </w:t>
        </w:r>
      </w:ins>
      <w:r w:rsidR="009F41EF">
        <w:rPr>
          <w:color w:val="000000" w:themeColor="text1"/>
        </w:rPr>
        <w:t xml:space="preserve">injury deaths </w:t>
      </w:r>
      <w:ins w:id="33" w:author="Ezzati, Majid" w:date="2018-12-30T20:07:00Z">
        <w:r w:rsidR="0056104E">
          <w:rPr>
            <w:color w:val="000000" w:themeColor="text1"/>
          </w:rPr>
          <w:t xml:space="preserve">were </w:t>
        </w:r>
      </w:ins>
      <w:r w:rsidR="009F41EF">
        <w:rPr>
          <w:color w:val="000000" w:themeColor="text1"/>
        </w:rPr>
        <w:t>in those aged 15-44 years</w:t>
      </w:r>
      <w:del w:id="34" w:author="Ezzati, Majid" w:date="2018-12-30T20:09:00Z">
        <w:r w:rsidR="009F41EF" w:rsidDel="0056104E">
          <w:rPr>
            <w:color w:val="000000" w:themeColor="text1"/>
          </w:rPr>
          <w:delText xml:space="preserve"> (Figure </w:delText>
        </w:r>
        <w:r w:rsidR="00ED0724" w:rsidDel="0056104E">
          <w:rPr>
            <w:color w:val="000000" w:themeColor="text1"/>
          </w:rPr>
          <w:delText>2</w:delText>
        </w:r>
        <w:r w:rsidR="009F41EF" w:rsidDel="0056104E">
          <w:rPr>
            <w:color w:val="000000" w:themeColor="text1"/>
          </w:rPr>
          <w:delText>)</w:delText>
        </w:r>
      </w:del>
      <w:r w:rsidR="009F41EF">
        <w:rPr>
          <w:color w:val="000000" w:themeColor="text1"/>
        </w:rPr>
        <w:t xml:space="preserve">. There was less of an age gradient in females after 15 years of age, with women </w:t>
      </w:r>
      <w:ins w:id="35" w:author="Ezzati, Majid" w:date="2018-12-30T20:13:00Z">
        <w:r w:rsidR="002521A6">
          <w:rPr>
            <w:color w:val="000000" w:themeColor="text1"/>
          </w:rPr>
          <w:t>aged 15-24 years</w:t>
        </w:r>
        <w:r w:rsidR="002521A6">
          <w:rPr>
            <w:color w:val="000000" w:themeColor="text1"/>
          </w:rPr>
          <w:t xml:space="preserve"> and </w:t>
        </w:r>
      </w:ins>
      <w:r w:rsidR="00B83416">
        <w:rPr>
          <w:color w:val="000000" w:themeColor="text1"/>
        </w:rPr>
        <w:t>7</w:t>
      </w:r>
      <w:r w:rsidR="00B83416">
        <w:rPr>
          <w:color w:val="000000" w:themeColor="text1"/>
        </w:rPr>
        <w:t>5-84 years</w:t>
      </w:r>
      <w:r w:rsidR="009F41EF">
        <w:rPr>
          <w:color w:val="000000" w:themeColor="text1"/>
        </w:rPr>
        <w:t xml:space="preserve"> </w:t>
      </w:r>
      <w:del w:id="36" w:author="Ezzati, Majid" w:date="2018-12-30T20:12:00Z">
        <w:r w:rsidR="009F41EF" w:rsidDel="002521A6">
          <w:rPr>
            <w:color w:val="000000" w:themeColor="text1"/>
          </w:rPr>
          <w:delText>(</w:delText>
        </w:r>
        <w:r w:rsidR="009E11A5" w:rsidDel="002521A6">
          <w:rPr>
            <w:color w:val="000000" w:themeColor="text1"/>
          </w:rPr>
          <w:delText xml:space="preserve">232,371 </w:delText>
        </w:r>
        <w:r w:rsidR="009F41EF" w:rsidDel="002521A6">
          <w:rPr>
            <w:color w:val="000000" w:themeColor="text1"/>
          </w:rPr>
          <w:delText>deaths)</w:delText>
        </w:r>
      </w:del>
      <w:del w:id="37" w:author="Ezzati, Majid" w:date="2018-12-30T20:13:00Z">
        <w:r w:rsidR="009F41EF" w:rsidDel="002521A6">
          <w:rPr>
            <w:color w:val="000000" w:themeColor="text1"/>
          </w:rPr>
          <w:delText xml:space="preserve"> and those aged 15-24 years </w:delText>
        </w:r>
      </w:del>
      <w:del w:id="38" w:author="Ezzati, Majid" w:date="2018-12-30T20:12:00Z">
        <w:r w:rsidR="009F41EF" w:rsidDel="002521A6">
          <w:rPr>
            <w:color w:val="000000" w:themeColor="text1"/>
          </w:rPr>
          <w:delText>(</w:delText>
        </w:r>
        <w:r w:rsidR="00DE7D2C" w:rsidDel="002521A6">
          <w:rPr>
            <w:color w:val="000000" w:themeColor="text1"/>
          </w:rPr>
          <w:delText>199,494</w:delText>
        </w:r>
        <w:r w:rsidR="009E11A5" w:rsidDel="002521A6">
          <w:rPr>
            <w:color w:val="000000" w:themeColor="text1"/>
          </w:rPr>
          <w:delText xml:space="preserve"> </w:delText>
        </w:r>
        <w:r w:rsidR="009F41EF" w:rsidDel="002521A6">
          <w:rPr>
            <w:color w:val="000000" w:themeColor="text1"/>
          </w:rPr>
          <w:delText>deaths)</w:delText>
        </w:r>
      </w:del>
      <w:del w:id="39" w:author="Ezzati, Majid" w:date="2018-12-30T20:13:00Z">
        <w:r w:rsidR="009F41EF" w:rsidDel="002521A6">
          <w:rPr>
            <w:color w:val="000000" w:themeColor="text1"/>
          </w:rPr>
          <w:delText xml:space="preserve"> </w:delText>
        </w:r>
        <w:commentRangeStart w:id="40"/>
        <w:r w:rsidR="009F41EF" w:rsidDel="002521A6">
          <w:rPr>
            <w:color w:val="000000" w:themeColor="text1"/>
          </w:rPr>
          <w:delText>experiencing</w:delText>
        </w:r>
      </w:del>
      <w:commentRangeEnd w:id="40"/>
      <w:r w:rsidR="002521A6">
        <w:rPr>
          <w:rStyle w:val="CommentReference"/>
          <w:rFonts w:asciiTheme="minorHAnsi" w:hAnsiTheme="minorHAnsi" w:cstheme="minorBidi"/>
          <w:lang w:eastAsia="en-US"/>
        </w:rPr>
        <w:commentReference w:id="40"/>
      </w:r>
      <w:ins w:id="41" w:author="Ezzati, Majid" w:date="2018-12-30T20:13:00Z">
        <w:r w:rsidR="002521A6">
          <w:rPr>
            <w:color w:val="000000" w:themeColor="text1"/>
          </w:rPr>
          <w:t>having</w:t>
        </w:r>
      </w:ins>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65DB6D62" w:rsidR="00F34EC4" w:rsidRDefault="00F53433" w:rsidP="00886AE3">
      <w:pPr>
        <w:spacing w:line="480" w:lineRule="auto"/>
      </w:pPr>
      <w:ins w:id="42" w:author="Ezzati, Majid" w:date="2018-12-30T20:30:00Z">
        <w:r>
          <w:rPr>
            <w:color w:val="000000" w:themeColor="text1"/>
          </w:rPr>
          <w:t>79.0% of injury deaths in males and 72.1% in females were from transport injuries, falls, drowning, assault, and intentional self-harm, and the remainder from a heterogeneous group of “other injuries” (</w:t>
        </w:r>
        <w:commentRangeStart w:id="43"/>
        <w:r>
          <w:rPr>
            <w:color w:val="000000" w:themeColor="text1"/>
          </w:rPr>
          <w:t>Figure 2</w:t>
        </w:r>
        <w:commentRangeEnd w:id="43"/>
        <w:r>
          <w:rPr>
            <w:rStyle w:val="CommentReference"/>
            <w:rFonts w:asciiTheme="minorHAnsi" w:hAnsiTheme="minorHAnsi" w:cstheme="minorBidi"/>
            <w:lang w:eastAsia="en-US"/>
          </w:rPr>
          <w:commentReference w:id="43"/>
        </w:r>
        <w:r>
          <w:rPr>
            <w:color w:val="000000" w:themeColor="text1"/>
          </w:rPr>
          <w:t>).</w:t>
        </w:r>
        <w:r w:rsidRPr="00636C9B">
          <w:rPr>
            <w:color w:val="000000" w:themeColor="text1"/>
          </w:rPr>
          <w:t xml:space="preserve"> </w:t>
        </w:r>
      </w:ins>
      <w:r w:rsidR="004D784E" w:rsidRPr="00091E0C">
        <w:t>T</w:t>
      </w:r>
      <w:commentRangeStart w:id="44"/>
      <w:r w:rsidR="004D784E" w:rsidRPr="00091E0C">
        <w:t>he</w:t>
      </w:r>
      <w:del w:id="45" w:author="Ezzati, Majid" w:date="2018-12-30T20:30:00Z">
        <w:r w:rsidR="004D784E" w:rsidRPr="00091E0C" w:rsidDel="00F53433">
          <w:delText xml:space="preserve">re </w:delText>
        </w:r>
      </w:del>
      <w:del w:id="46" w:author="Ezzati, Majid" w:date="2018-12-30T20:19:00Z">
        <w:r w:rsidR="004D784E" w:rsidRPr="00091E0C" w:rsidDel="00F53433">
          <w:delText xml:space="preserve">are </w:delText>
        </w:r>
      </w:del>
      <w:ins w:id="47" w:author="Ezzati, Majid" w:date="2018-12-30T20:31:00Z">
        <w:r>
          <w:t xml:space="preserve"> </w:t>
        </w:r>
      </w:ins>
      <w:ins w:id="48" w:author="Ezzati, Majid" w:date="2018-12-30T20:19:00Z">
        <w:r>
          <w:t>type of injur</w:t>
        </w:r>
      </w:ins>
      <w:ins w:id="49" w:author="Ezzati, Majid" w:date="2018-12-30T20:31:00Z">
        <w:r>
          <w:t>y</w:t>
        </w:r>
      </w:ins>
      <w:ins w:id="50" w:author="Ezzati, Majid" w:date="2018-12-30T20:19:00Z">
        <w:r>
          <w:t xml:space="preserve"> that led to death varied</w:t>
        </w:r>
        <w:r w:rsidRPr="00091E0C">
          <w:t xml:space="preserve"> </w:t>
        </w:r>
      </w:ins>
      <w:r w:rsidR="004D784E" w:rsidRPr="00091E0C">
        <w:t>d</w:t>
      </w:r>
      <w:del w:id="51" w:author="Ezzati, Majid" w:date="2018-12-30T20:19:00Z">
        <w:r w:rsidR="004D784E" w:rsidRPr="00091E0C" w:rsidDel="00F53433">
          <w:delText>istinct patterns in distribution of injury deaths</w:delText>
        </w:r>
      </w:del>
      <w:r w:rsidR="004D784E" w:rsidRPr="00091E0C">
        <w:t xml:space="preserve"> by </w:t>
      </w:r>
      <w:del w:id="52" w:author="Ezzati, Majid" w:date="2018-12-30T20:19:00Z">
        <w:r w:rsidR="004D784E" w:rsidRPr="00091E0C" w:rsidDel="00F53433">
          <w:delText xml:space="preserve">age group and </w:delText>
        </w:r>
      </w:del>
      <w:r w:rsidR="004D784E" w:rsidRPr="00091E0C">
        <w:t>sex</w:t>
      </w:r>
      <w:ins w:id="53" w:author="Ezzati, Majid" w:date="2018-12-30T20:19:00Z">
        <w:r w:rsidRPr="00F53433">
          <w:t xml:space="preserve"> </w:t>
        </w:r>
      </w:ins>
      <w:ins w:id="54" w:author="Ezzati, Majid" w:date="2018-12-30T20:20:00Z">
        <w:r w:rsidRPr="00091E0C">
          <w:t xml:space="preserve">and </w:t>
        </w:r>
      </w:ins>
      <w:ins w:id="55" w:author="Ezzati, Majid" w:date="2018-12-30T20:19:00Z">
        <w:r w:rsidRPr="00091E0C">
          <w:t xml:space="preserve">age group </w:t>
        </w:r>
      </w:ins>
      <w:del w:id="56" w:author="Ezzati, Majid" w:date="2018-12-30T20:20:00Z">
        <w:r w:rsidR="004D784E" w:rsidRPr="00091E0C" w:rsidDel="00F53433">
          <w:delText xml:space="preserve"> </w:delText>
        </w:r>
      </w:del>
      <w:r w:rsidR="004D784E" w:rsidRPr="00091E0C">
        <w:t xml:space="preserve">(Figure </w:t>
      </w:r>
      <w:r w:rsidR="00110E50">
        <w:t>2</w:t>
      </w:r>
      <w:r w:rsidR="004D784E" w:rsidRPr="00091E0C">
        <w:t>).</w:t>
      </w:r>
      <w:ins w:id="57" w:author="Ezzati, Majid" w:date="2018-12-30T20:22:00Z">
        <w:r>
          <w:t xml:space="preserve"> Transport was the leading injury cause of death</w:t>
        </w:r>
      </w:ins>
      <w:ins w:id="58" w:author="Ezzati, Majid" w:date="2018-12-30T20:23:00Z">
        <w:r>
          <w:t xml:space="preserve"> in women younger than 75 years and men younger than 35 years. </w:t>
        </w:r>
      </w:ins>
      <w:ins w:id="59" w:author="Ezzati, Majid" w:date="2018-12-30T20:24:00Z">
        <w:r>
          <w:t>Between 35 and 74 years, more men died of self-harm than any other injury. Above 75 years of age, falls were the largest cause of death in both men and women.</w:t>
        </w:r>
      </w:ins>
      <w:ins w:id="60" w:author="Ezzati, Majid" w:date="2018-12-30T20:22:00Z">
        <w:r>
          <w:t xml:space="preserve"> </w:t>
        </w:r>
      </w:ins>
      <w:r w:rsidR="004D784E" w:rsidRPr="00091E0C">
        <w:t xml:space="preserve"> </w:t>
      </w:r>
      <w:commentRangeEnd w:id="44"/>
      <w:r>
        <w:rPr>
          <w:rStyle w:val="CommentReference"/>
          <w:rFonts w:asciiTheme="minorHAnsi" w:hAnsiTheme="minorHAnsi" w:cstheme="minorBidi"/>
          <w:lang w:eastAsia="en-US"/>
        </w:rPr>
        <w:commentReference w:id="44"/>
      </w:r>
      <w:del w:id="61" w:author="Ezzati, Majid" w:date="2018-12-30T20:25:00Z">
        <w:r w:rsidR="00B636F6" w:rsidRPr="003017A9" w:rsidDel="00F53433">
          <w:delText xml:space="preserve">Intentional </w:delText>
        </w:r>
      </w:del>
      <w:del w:id="62" w:author="Ezzati, Majid" w:date="2018-12-30T20:20:00Z">
        <w:r w:rsidR="00B636F6" w:rsidRPr="003017A9" w:rsidDel="00F53433">
          <w:delText xml:space="preserve">deaths </w:delText>
        </w:r>
      </w:del>
      <w:del w:id="63" w:author="Ezzati, Majid" w:date="2018-12-30T20:25:00Z">
        <w:r w:rsidR="00B636F6" w:rsidRPr="003017A9" w:rsidDel="00F53433">
          <w:delText xml:space="preserve">(i.e., </w:delText>
        </w:r>
      </w:del>
      <w:del w:id="64" w:author="Ezzati, Majid" w:date="2018-12-30T20:20:00Z">
        <w:r w:rsidR="00B636F6" w:rsidRPr="003017A9" w:rsidDel="00F53433">
          <w:delText xml:space="preserve">from </w:delText>
        </w:r>
      </w:del>
      <w:del w:id="65" w:author="Ezzati, Majid" w:date="2018-12-30T20:25:00Z">
        <w:r w:rsidR="00B636F6" w:rsidRPr="003017A9" w:rsidDel="00F53433">
          <w:delText xml:space="preserve">assault and intentional self-harm) </w:delText>
        </w:r>
      </w:del>
      <w:del w:id="66" w:author="Ezzati, Majid" w:date="2018-12-30T20:21:00Z">
        <w:r w:rsidR="00B636F6" w:rsidRPr="003017A9" w:rsidDel="00F53433">
          <w:delText xml:space="preserve">make </w:delText>
        </w:r>
      </w:del>
      <w:del w:id="67" w:author="Ezzati, Majid" w:date="2018-12-30T20:25:00Z">
        <w:r w:rsidR="00B636F6" w:rsidRPr="003017A9" w:rsidDel="00F53433">
          <w:delText>up most deaths in young to middle-aged men and women</w:delText>
        </w:r>
        <w:r w:rsidR="00091E0C" w:rsidRPr="00091E0C" w:rsidDel="00F53433">
          <w:delText xml:space="preserve">. </w:delText>
        </w:r>
        <w:r w:rsidR="00B636F6" w:rsidRPr="003017A9" w:rsidDel="00F53433">
          <w:delText xml:space="preserve">Intentional self-harm </w:delText>
        </w:r>
        <w:r w:rsidR="00E90C70" w:rsidDel="00F53433">
          <w:delText xml:space="preserve">is the </w:delText>
        </w:r>
        <w:r w:rsidR="00B636F6" w:rsidRPr="003017A9" w:rsidDel="00F53433">
          <w:delText>largest</w:delText>
        </w:r>
        <w:r w:rsidR="00F5639E" w:rsidDel="00F53433">
          <w:delText xml:space="preserve"> </w:delText>
        </w:r>
        <w:r w:rsidR="00B636F6" w:rsidRPr="003017A9" w:rsidDel="00F53433">
          <w:delText>single cause in middle-aged groups for both men and women</w:delText>
        </w:r>
        <w:r w:rsidR="00447C9A" w:rsidDel="00F53433">
          <w:delText>.</w:delText>
        </w:r>
        <w:r w:rsidR="00991D84" w:rsidDel="00F53433">
          <w:delText xml:space="preserve"> In contrast,</w:delText>
        </w:r>
        <w:r w:rsidR="00447C9A" w:rsidDel="00F53433">
          <w:delText xml:space="preserve"> </w:delText>
        </w:r>
        <w:r w:rsidR="00991D84" w:rsidDel="00F53433">
          <w:delText>t</w:delText>
        </w:r>
        <w:r w:rsidR="00B636F6" w:rsidRPr="003017A9" w:rsidDel="00F53433">
          <w:delText>ransport death</w:delText>
        </w:r>
        <w:r w:rsidR="001D04AB" w:rsidDel="00F53433">
          <w:delText>s is</w:delText>
        </w:r>
        <w:r w:rsidR="00B636F6" w:rsidRPr="003017A9" w:rsidDel="00F53433">
          <w:delText xml:space="preserve"> </w:delText>
        </w:r>
        <w:r w:rsidR="009933C3" w:rsidDel="00F53433">
          <w:delText xml:space="preserve">the </w:delText>
        </w:r>
        <w:r w:rsidR="00B636F6" w:rsidRPr="003017A9" w:rsidDel="00F53433">
          <w:delText>largest single cause in younger males and females</w:delText>
        </w:r>
        <w:r w:rsidR="001D04AB" w:rsidDel="00F53433">
          <w:delText xml:space="preserve">, with deaths from </w:delText>
        </w:r>
        <w:r w:rsidR="00B636F6" w:rsidRPr="003017A9" w:rsidDel="00F53433">
          <w:delText xml:space="preserve">falls </w:delText>
        </w:r>
        <w:r w:rsidR="0055432E" w:rsidDel="00F53433">
          <w:delText xml:space="preserve">the </w:delText>
        </w:r>
        <w:r w:rsidR="00B636F6" w:rsidRPr="003017A9" w:rsidDel="00F53433">
          <w:delText>largest single cause in oldest groups</w:delText>
        </w:r>
        <w:r w:rsidR="009933C3" w:rsidDel="00F53433">
          <w:delText>.</w:delText>
        </w:r>
      </w:del>
    </w:p>
    <w:p w14:paraId="7DE80EF5" w14:textId="77777777" w:rsidR="00F34EC4" w:rsidRPr="003017A9" w:rsidRDefault="00F34EC4" w:rsidP="00886AE3">
      <w:pPr>
        <w:spacing w:line="480" w:lineRule="auto"/>
      </w:pPr>
    </w:p>
    <w:p w14:paraId="2B1F2ED1" w14:textId="0F194F08" w:rsidR="0078091F" w:rsidRDefault="00F653F3" w:rsidP="00886AE3">
      <w:pPr>
        <w:spacing w:line="480" w:lineRule="auto"/>
      </w:pPr>
      <w:r w:rsidRPr="003017A9">
        <w:t>There was a decline in three out of five</w:t>
      </w:r>
      <w:ins w:id="68" w:author="Ezzati, Majid" w:date="2018-12-30T20:32:00Z">
        <w:r w:rsidR="00B326E6">
          <w:t xml:space="preserve"> major</w:t>
        </w:r>
      </w:ins>
      <w:r w:rsidRPr="003017A9">
        <w:t xml:space="preserve"> types of injury (transport, drownings and assault) </w:t>
      </w:r>
      <w:ins w:id="69" w:author="Ezzati, Majid" w:date="2018-12-30T20:32:00Z">
        <w:r w:rsidR="00B326E6">
          <w:t xml:space="preserve">from 1980 to 2016. </w:t>
        </w:r>
      </w:ins>
      <w:del w:id="70" w:author="Ezzati, Majid" w:date="2018-12-30T20:32:00Z">
        <w:r w:rsidRPr="003017A9" w:rsidDel="00B326E6">
          <w:delText>i</w:delText>
        </w:r>
      </w:del>
      <w:ins w:id="71" w:author="Ezzati, Majid" w:date="2018-12-30T20:32:00Z">
        <w:r w:rsidR="00B326E6">
          <w:t>I</w:t>
        </w:r>
      </w:ins>
      <w:r w:rsidRPr="003017A9">
        <w:t xml:space="preserve">n contrast </w:t>
      </w:r>
      <w:del w:id="72" w:author="Ezzati, Majid" w:date="2018-12-30T20:32:00Z">
        <w:r w:rsidRPr="003017A9" w:rsidDel="00B326E6">
          <w:delText xml:space="preserve">with </w:delText>
        </w:r>
      </w:del>
      <w:r w:rsidRPr="003017A9">
        <w:t xml:space="preserve">deaths from falls </w:t>
      </w:r>
      <w:del w:id="73" w:author="Ezzati, Majid" w:date="2018-12-30T20:32:00Z">
        <w:r w:rsidRPr="003017A9" w:rsidDel="00B326E6">
          <w:delText xml:space="preserve">increasing </w:delText>
        </w:r>
      </w:del>
      <w:ins w:id="74" w:author="Ezzati, Majid" w:date="2018-12-30T20:32:00Z">
        <w:r w:rsidR="00B326E6" w:rsidRPr="003017A9">
          <w:t>increas</w:t>
        </w:r>
        <w:r w:rsidR="00B326E6">
          <w:t>ed</w:t>
        </w:r>
        <w:r w:rsidR="00B326E6" w:rsidRPr="003017A9">
          <w:t xml:space="preserve"> </w:t>
        </w:r>
      </w:ins>
      <w:r w:rsidRPr="003017A9">
        <w:t xml:space="preserve">over time and </w:t>
      </w:r>
      <w:ins w:id="75" w:author="Ezzati, Majid" w:date="2018-12-30T20:32:00Z">
        <w:r w:rsidR="00B326E6">
          <w:t xml:space="preserve">those from </w:t>
        </w:r>
      </w:ins>
      <w:r w:rsidRPr="003017A9">
        <w:t xml:space="preserve">intentional self-harm </w:t>
      </w:r>
      <w:ins w:id="76" w:author="Ezzati, Majid" w:date="2018-12-30T20:32:00Z">
        <w:r w:rsidR="00B326E6">
          <w:t xml:space="preserve">initial </w:t>
        </w:r>
      </w:ins>
      <w:del w:id="77" w:author="Ezzati, Majid" w:date="2018-12-30T20:32:00Z">
        <w:r w:rsidRPr="003017A9" w:rsidDel="00B326E6">
          <w:delText xml:space="preserve">decreasing </w:delText>
        </w:r>
      </w:del>
      <w:ins w:id="78" w:author="Ezzati, Majid" w:date="2018-12-30T20:32:00Z">
        <w:r w:rsidR="00B326E6" w:rsidRPr="003017A9">
          <w:t>decreas</w:t>
        </w:r>
        <w:r w:rsidR="00B326E6">
          <w:t>ed</w:t>
        </w:r>
        <w:r w:rsidR="00B326E6" w:rsidRPr="003017A9">
          <w:t xml:space="preserve"> </w:t>
        </w:r>
      </w:ins>
      <w:del w:id="79" w:author="Ezzati, Majid" w:date="2018-12-30T20:33:00Z">
        <w:r w:rsidRPr="003017A9" w:rsidDel="00B326E6">
          <w:delText xml:space="preserve">then recently increasing to </w:delText>
        </w:r>
      </w:del>
      <w:ins w:id="80" w:author="Ezzati, Majid" w:date="2018-12-30T20:33:00Z">
        <w:r w:rsidR="00B326E6">
          <w:t xml:space="preserve">followed by an increase to surpass its </w:t>
        </w:r>
      </w:ins>
      <w:del w:id="81" w:author="Ezzati, Majid" w:date="2018-12-30T20:33:00Z">
        <w:r w:rsidRPr="003017A9" w:rsidDel="00B326E6">
          <w:delText xml:space="preserve">over </w:delText>
        </w:r>
      </w:del>
      <w:r w:rsidRPr="003017A9">
        <w:t>1980 levels</w:t>
      </w:r>
      <w:r w:rsidR="0051614E" w:rsidRPr="009D14AA">
        <w:t xml:space="preserve"> (Figure 3)</w:t>
      </w:r>
      <w:r w:rsidRPr="003017A9">
        <w:t>.</w:t>
      </w:r>
      <w:r w:rsidR="00F83B13" w:rsidRPr="009D14AA">
        <w:t xml:space="preserve"> </w:t>
      </w:r>
      <w:r w:rsidRPr="003017A9">
        <w:t xml:space="preserve">The largest overall decline over time was for transport deaths, </w:t>
      </w:r>
      <w:del w:id="82" w:author="Ezzati, Majid" w:date="2018-12-30T20:34:00Z">
        <w:r w:rsidRPr="003017A9" w:rsidDel="00B326E6">
          <w:delText>with greater than</w:delText>
        </w:r>
      </w:del>
      <w:ins w:id="83" w:author="Ezzati, Majid" w:date="2018-12-30T20:34:00Z">
        <w:r w:rsidR="00B326E6">
          <w:t>which declined by over</w:t>
        </w:r>
      </w:ins>
      <w:r w:rsidRPr="003017A9">
        <w:t xml:space="preserve"> 50% </w:t>
      </w:r>
      <w:del w:id="84" w:author="Ezzati, Majid" w:date="2018-12-30T20:34:00Z">
        <w:r w:rsidRPr="003017A9" w:rsidDel="00B326E6">
          <w:delText xml:space="preserve">decline across months </w:delText>
        </w:r>
      </w:del>
      <w:r w:rsidRPr="003017A9">
        <w:t>from 1980</w:t>
      </w:r>
      <w:ins w:id="85" w:author="Ezzati, Majid" w:date="2018-12-30T20:34:00Z">
        <w:r w:rsidR="00B326E6">
          <w:t xml:space="preserve"> to </w:t>
        </w:r>
      </w:ins>
      <w:del w:id="86" w:author="Ezzati, Majid" w:date="2018-12-30T20:34:00Z">
        <w:r w:rsidRPr="003017A9" w:rsidDel="00B326E6">
          <w:delText>-</w:delText>
        </w:r>
      </w:del>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del w:id="87" w:author="Ezzati, Majid" w:date="2018-12-30T20:34:00Z">
        <w:r w:rsidR="00967AA1" w:rsidDel="00B326E6">
          <w:delText>were seasonal</w:delText>
        </w:r>
        <w:r w:rsidR="00C97EBE" w:rsidRPr="003017A9" w:rsidDel="00B326E6">
          <w:delText xml:space="preserve">, </w:delText>
        </w:r>
        <w:r w:rsidR="00716BC5" w:rsidDel="00B326E6">
          <w:delText>peaking</w:delText>
        </w:r>
      </w:del>
      <w:ins w:id="88" w:author="Ezzati, Majid" w:date="2018-12-30T20:34:00Z">
        <w:r w:rsidR="00B326E6">
          <w:t>peaked</w:t>
        </w:r>
      </w:ins>
      <w:r w:rsidR="00716BC5">
        <w:t xml:space="preserve"> in </w:t>
      </w:r>
      <w:del w:id="89" w:author="Ezzati, Majid" w:date="2018-12-30T20:35:00Z">
        <w:r w:rsidR="00716BC5" w:rsidDel="00B326E6">
          <w:delText xml:space="preserve">the </w:delText>
        </w:r>
      </w:del>
      <w:r w:rsidR="00716BC5">
        <w:t>summer</w:t>
      </w:r>
      <w:ins w:id="90" w:author="Ezzati, Majid" w:date="2018-12-30T20:35:00Z">
        <w:r w:rsidR="00B326E6">
          <w:t xml:space="preserve"> months but</w:t>
        </w:r>
      </w:ins>
      <w:del w:id="91" w:author="Ezzati, Majid" w:date="2018-12-30T20:35:00Z">
        <w:r w:rsidR="003D5007" w:rsidRPr="003017A9" w:rsidDel="00B326E6">
          <w:delText>.</w:delText>
        </w:r>
      </w:del>
      <w:r w:rsidR="00F83B13" w:rsidRPr="003017A9">
        <w:t xml:space="preserve"> </w:t>
      </w:r>
      <w:del w:id="92" w:author="Ezzati, Majid" w:date="2018-12-30T20:35:00Z">
        <w:r w:rsidR="00F83B13" w:rsidRPr="003017A9" w:rsidDel="00B326E6">
          <w:delText>O</w:delText>
        </w:r>
      </w:del>
      <w:ins w:id="93" w:author="Ezzati, Majid" w:date="2018-12-30T20:35:00Z">
        <w:r w:rsidR="00B326E6">
          <w:t>deaths from o</w:t>
        </w:r>
      </w:ins>
      <w:r w:rsidR="00CE1992" w:rsidRPr="003017A9">
        <w:t>ther</w:t>
      </w:r>
      <w:del w:id="94" w:author="Ezzati, Majid" w:date="2018-12-30T20:35:00Z">
        <w:r w:rsidR="00CE1992" w:rsidRPr="003017A9" w:rsidDel="00B326E6">
          <w:delText xml:space="preserve"> </w:delText>
        </w:r>
        <w:r w:rsidR="002C7C40" w:rsidRPr="003017A9" w:rsidDel="00B326E6">
          <w:delText>types</w:delText>
        </w:r>
        <w:r w:rsidR="00CE1992" w:rsidRPr="003017A9" w:rsidDel="00B326E6">
          <w:delText xml:space="preserve"> of </w:delText>
        </w:r>
        <w:r w:rsidR="002C7C40" w:rsidRPr="003017A9" w:rsidDel="00B326E6">
          <w:delText>injury</w:delText>
        </w:r>
      </w:del>
      <w:ins w:id="95" w:author="Ezzati, Majid" w:date="2018-12-30T20:35:00Z">
        <w:r w:rsidR="00B326E6">
          <w:t xml:space="preserve"> major injuries</w:t>
        </w:r>
      </w:ins>
      <w:r w:rsidR="002C7C40" w:rsidRPr="003017A9">
        <w:t xml:space="preserve"> </w:t>
      </w:r>
      <w:r w:rsidR="00CE1992" w:rsidRPr="003017A9">
        <w:t xml:space="preserve">death </w:t>
      </w:r>
      <w:r w:rsidRPr="003017A9">
        <w:t xml:space="preserve">did not </w:t>
      </w:r>
      <w:del w:id="96" w:author="Ezzati, Majid" w:date="2018-12-30T20:37:00Z">
        <w:r w:rsidRPr="003017A9" w:rsidDel="00B326E6">
          <w:delText xml:space="preserve">vary substantially </w:delText>
        </w:r>
      </w:del>
      <w:del w:id="97" w:author="Ezzati, Majid" w:date="2018-12-30T20:35:00Z">
        <w:r w:rsidRPr="003017A9" w:rsidDel="00B326E6">
          <w:delText>over seasons</w:delText>
        </w:r>
      </w:del>
      <w:ins w:id="98" w:author="Ezzati, Majid" w:date="2018-12-30T20:37:00Z">
        <w:r w:rsidR="00B326E6">
          <w:t>have clear seasonal patterns</w:t>
        </w:r>
      </w:ins>
      <w:r w:rsidR="003D5007" w:rsidRPr="003017A9">
        <w:t>.</w:t>
      </w:r>
    </w:p>
    <w:p w14:paraId="5258A1F2" w14:textId="77777777" w:rsidR="00600EAA" w:rsidRPr="003017A9" w:rsidRDefault="00600EAA" w:rsidP="00886AE3">
      <w:pPr>
        <w:spacing w:line="480" w:lineRule="auto"/>
      </w:pPr>
    </w:p>
    <w:p w14:paraId="53FD17A7" w14:textId="7777777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 xml:space="preserve">current climate change risk assessments typically extrapolate from </w:t>
      </w:r>
      <w:del w:id="99" w:author="Ezzati, Majid" w:date="2018-12-30T17:17:00Z">
        <w:r w:rsidDel="00521C4C">
          <w:rPr>
            <w:color w:val="000000" w:themeColor="text1"/>
          </w:rPr>
          <w:delText xml:space="preserve">how </w:delText>
        </w:r>
      </w:del>
      <w:del w:id="100" w:author="Ezzati, Majid" w:date="2018-12-30T17:16:00Z">
        <w:r w:rsidRPr="00AA564D" w:rsidDel="00521C4C">
          <w:rPr>
            <w:color w:val="000000" w:themeColor="text1"/>
          </w:rPr>
          <w:delText xml:space="preserve">mortality </w:delText>
        </w:r>
      </w:del>
      <w:r>
        <w:rPr>
          <w:color w:val="000000" w:themeColor="text1"/>
        </w:rPr>
        <w:t>changes in</w:t>
      </w:r>
      <w:ins w:id="101" w:author="Ezzati, Majid" w:date="2018-12-30T17:16:00Z">
        <w:r w:rsidRPr="00521C4C">
          <w:rPr>
            <w:color w:val="000000" w:themeColor="text1"/>
          </w:rPr>
          <w:t xml:space="preserve"> </w:t>
        </w:r>
        <w:r w:rsidRPr="00AA564D">
          <w:rPr>
            <w:color w:val="000000" w:themeColor="text1"/>
          </w:rPr>
          <w:t>mortality</w:t>
        </w:r>
        <w:r>
          <w:rPr>
            <w:color w:val="000000" w:themeColor="text1"/>
          </w:rPr>
          <w:t xml:space="preserve"> in</w:t>
        </w:r>
      </w:ins>
      <w:r>
        <w:rPr>
          <w:color w:val="000000" w:themeColor="text1"/>
        </w:rPr>
        <w:t xml:space="preserve">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del w:id="102" w:author="Ezzati, Majid" w:date="2018-12-30T17:17:00Z">
        <w:r w:rsidRPr="002B11C6" w:rsidDel="00521C4C">
          <w:rPr>
            <w:color w:val="000000" w:themeColor="text1"/>
          </w:rPr>
          <w:delText xml:space="preserve">of </w:delText>
        </w:r>
      </w:del>
      <w:ins w:id="103" w:author="Ezzati, Majid" w:date="2018-12-30T17:17:00Z">
        <w:r>
          <w:rPr>
            <w:color w:val="000000" w:themeColor="text1"/>
          </w:rPr>
          <w:t>from</w:t>
        </w:r>
        <w:r w:rsidRPr="002B11C6">
          <w:rPr>
            <w:color w:val="000000" w:themeColor="text1"/>
          </w:rPr>
          <w:t xml:space="preserve"> </w:t>
        </w:r>
      </w:ins>
      <w:r w:rsidRPr="002B11C6">
        <w:rPr>
          <w:color w:val="000000" w:themeColor="text1"/>
        </w:rPr>
        <w:t>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7475F84B" w:rsidR="00D03B30" w:rsidRPr="00083BC4" w:rsidRDefault="00D03B30" w:rsidP="00D03B30">
      <w:pPr>
        <w:spacing w:line="480" w:lineRule="auto"/>
        <w:rPr>
          <w:color w:val="000000" w:themeColor="text1"/>
        </w:rPr>
      </w:pPr>
      <w:del w:id="104" w:author="Ezzati, Majid" w:date="2018-12-30T20:48:00Z">
        <w:r w:rsidDel="00BF3738">
          <w:rPr>
            <w:color w:val="000000" w:themeColor="text1"/>
          </w:rPr>
          <w:delText>Our aim was to quantify</w:delText>
        </w:r>
      </w:del>
      <w:ins w:id="105" w:author="Ezzati, Majid" w:date="2018-12-30T20:48:00Z">
        <w:r w:rsidR="00BF3738">
          <w:rPr>
            <w:color w:val="000000" w:themeColor="text1"/>
          </w:rPr>
          <w:t>We quantified</w:t>
        </w:r>
      </w:ins>
      <w:r>
        <w:rPr>
          <w:color w:val="000000" w:themeColor="text1"/>
        </w:rPr>
        <w:t xml:space="preserve"> the </w:t>
      </w:r>
      <w:ins w:id="106" w:author="Ezzati, Majid" w:date="2018-12-30T17:17:00Z">
        <w:r>
          <w:rPr>
            <w:color w:val="000000" w:themeColor="text1"/>
          </w:rPr>
          <w:t>impact of deviation of temperature from long-term local averages to which populations have</w:t>
        </w:r>
        <w:r w:rsidRPr="003757BC">
          <w:rPr>
            <w:color w:val="000000" w:themeColor="text1"/>
          </w:rPr>
          <w:t xml:space="preserve"> </w:t>
        </w:r>
        <w:r>
          <w:rPr>
            <w:color w:val="000000" w:themeColor="text1"/>
          </w:rPr>
          <w:t xml:space="preserve">acclimatised </w:t>
        </w:r>
      </w:ins>
      <w:ins w:id="107" w:author="Ezzati, Majid" w:date="2018-12-30T17:18:00Z">
        <w:r>
          <w:rPr>
            <w:color w:val="000000" w:themeColor="text1"/>
          </w:rPr>
          <w:t xml:space="preserve">on </w:t>
        </w:r>
      </w:ins>
      <w:r>
        <w:rPr>
          <w:color w:val="000000" w:themeColor="text1"/>
        </w:rPr>
        <w:t xml:space="preserve">injury mortality </w:t>
      </w:r>
      <w:del w:id="108" w:author="Ezzati, Majid" w:date="2018-12-30T17:17:00Z">
        <w:r w:rsidDel="009847AD">
          <w:rPr>
            <w:color w:val="000000" w:themeColor="text1"/>
          </w:rPr>
          <w:delText>impact of deviation of temperature from long-term local averages to which populations have</w:delText>
        </w:r>
        <w:r w:rsidRPr="003757BC" w:rsidDel="009847AD">
          <w:rPr>
            <w:color w:val="000000" w:themeColor="text1"/>
          </w:rPr>
          <w:delText xml:space="preserve"> </w:delText>
        </w:r>
        <w:r w:rsidDel="009847AD">
          <w:rPr>
            <w:color w:val="000000" w:themeColor="text1"/>
          </w:rPr>
          <w:delText xml:space="preserve">acclimatised </w:delText>
        </w:r>
      </w:del>
      <w:del w:id="109" w:author="Ezzati, Majid" w:date="2018-12-30T20:49:00Z">
        <w:r w:rsidDel="00BF3738">
          <w:rPr>
            <w:color w:val="000000" w:themeColor="text1"/>
          </w:rPr>
          <w:delText>in the contiguous USA (i.e., excluding Alaska and Hawaii)</w:delText>
        </w:r>
      </w:del>
      <w:r>
        <w:rPr>
          <w:color w:val="000000" w:themeColor="text1"/>
        </w:rPr>
        <w:t xml:space="preserve">.  We first defined a measure </w:t>
      </w:r>
      <w:del w:id="110" w:author="Ezzati, Majid" w:date="2018-12-30T18:56:00Z">
        <w:r w:rsidDel="003D32AA">
          <w:rPr>
            <w:color w:val="000000" w:themeColor="text1"/>
          </w:rPr>
          <w:delText xml:space="preserve">of </w:delText>
        </w:r>
      </w:del>
      <w:del w:id="111" w:author="Ezzati, Majid" w:date="2018-12-30T18:55:00Z">
        <w:r w:rsidDel="003D32AA">
          <w:rPr>
            <w:color w:val="000000" w:themeColor="text1"/>
          </w:rPr>
          <w:delText>st</w:delText>
        </w:r>
      </w:del>
      <w:ins w:id="112" w:author="Ezzati, Majid" w:date="2018-12-30T18:56:00Z">
        <w:r>
          <w:rPr>
            <w:color w:val="000000" w:themeColor="text1"/>
          </w:rPr>
          <w:t xml:space="preserve">to characterise anomalous </w:t>
        </w:r>
      </w:ins>
      <w:del w:id="113" w:author="Ezzati, Majid" w:date="2018-12-30T18:55:00Z">
        <w:r w:rsidDel="003D32AA">
          <w:rPr>
            <w:color w:val="000000" w:themeColor="text1"/>
          </w:rPr>
          <w:delText xml:space="preserve">ate-month </w:delText>
        </w:r>
      </w:del>
      <w:r>
        <w:rPr>
          <w:color w:val="000000" w:themeColor="text1"/>
        </w:rPr>
        <w:t xml:space="preserve">temperature </w:t>
      </w:r>
      <w:del w:id="114" w:author="Ezzati, Majid" w:date="2018-12-30T18:56:00Z">
        <w:r w:rsidDel="003D32AA">
          <w:rPr>
            <w:color w:val="000000" w:themeColor="text1"/>
          </w:rPr>
          <w:delText>anomaly</w:delText>
        </w:r>
      </w:del>
      <w:ins w:id="115" w:author="Ezzati, Majid" w:date="2018-12-30T18:56:00Z">
        <w:r>
          <w:rPr>
            <w:color w:val="000000" w:themeColor="text1"/>
          </w:rPr>
          <w:t>for each state and month</w:t>
        </w:r>
      </w:ins>
      <w:ins w:id="116" w:author="Ezzati, Majid" w:date="2018-12-30T18:57:00Z">
        <w:r>
          <w:rPr>
            <w:color w:val="000000" w:themeColor="text1"/>
          </w:rPr>
          <w:t xml:space="preserve"> compared to</w:t>
        </w:r>
      </w:ins>
      <w:del w:id="117" w:author="Ezzati, Majid" w:date="2018-12-30T18:57:00Z">
        <w:r w:rsidDel="003D32AA">
          <w:rPr>
            <w:color w:val="000000" w:themeColor="text1"/>
          </w:rPr>
          <w:delText xml:space="preserve"> which measured the difference between absolute temperature in each state and month during our period of study and </w:delText>
        </w:r>
        <w:r w:rsidRPr="00636C9B" w:rsidDel="003D32AA">
          <w:delText xml:space="preserve">the </w:delText>
        </w:r>
        <w:r w:rsidDel="003D32AA">
          <w:delText>respective</w:delText>
        </w:r>
      </w:del>
      <w:r>
        <w:t xml:space="preserve"> </w:t>
      </w:r>
      <w:r w:rsidRPr="00636C9B">
        <w:t>long-term temperature</w:t>
      </w:r>
      <w:r>
        <w:t xml:space="preserve"> of the state in that month (Figure 1)</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w:t>
      </w:r>
      <w:del w:id="118" w:author="Ezzati, Majid" w:date="2018-12-30T18:58:00Z">
        <w:r w:rsidDel="003D32AA">
          <w:rPr>
            <w:color w:val="000000" w:themeColor="text1"/>
          </w:rPr>
          <w:delText xml:space="preserve">temperature </w:delText>
        </w:r>
      </w:del>
      <w:r>
        <w:rPr>
          <w:color w:val="000000" w:themeColor="text1"/>
        </w:rPr>
        <w:t xml:space="preserve">anomalies than one with lower but more inter-annually variable </w:t>
      </w:r>
      <w:del w:id="119" w:author="Ezzati, Majid" w:date="2018-12-30T18:58:00Z">
        <w:r w:rsidDel="003D32AA">
          <w:rPr>
            <w:color w:val="000000" w:themeColor="text1"/>
          </w:rPr>
          <w:delText xml:space="preserve">absolute </w:delText>
        </w:r>
      </w:del>
      <w:r>
        <w:rPr>
          <w:color w:val="000000" w:themeColor="text1"/>
        </w:rPr>
        <w:t>temperature. W</w:t>
      </w:r>
      <w:r w:rsidRPr="00636C9B">
        <w:rPr>
          <w:color w:val="000000" w:themeColor="text1"/>
        </w:rPr>
        <w:t xml:space="preserve">e </w:t>
      </w:r>
      <w:ins w:id="120" w:author="Ezzati, Majid" w:date="2018-12-30T18:58:00Z">
        <w:r>
          <w:rPr>
            <w:color w:val="000000" w:themeColor="text1"/>
          </w:rPr>
          <w:t xml:space="preserve">then </w:t>
        </w:r>
      </w:ins>
      <w:r>
        <w:rPr>
          <w:color w:val="000000" w:themeColor="text1"/>
        </w:rPr>
        <w:t xml:space="preserve">analysed the association of monthly injury death rates with </w:t>
      </w:r>
      <w:del w:id="121" w:author="Ezzati, Majid" w:date="2018-12-30T18:59:00Z">
        <w:r w:rsidDel="003D32AA">
          <w:rPr>
            <w:color w:val="000000" w:themeColor="text1"/>
          </w:rPr>
          <w:delText xml:space="preserve">temperature </w:delText>
        </w:r>
      </w:del>
      <w:r>
        <w:rPr>
          <w:color w:val="000000" w:themeColor="text1"/>
        </w:rPr>
        <w:t>anomal</w:t>
      </w:r>
      <w:ins w:id="122" w:author="Ezzati, Majid" w:date="2018-12-30T18:59:00Z">
        <w:r>
          <w:rPr>
            <w:color w:val="000000" w:themeColor="text1"/>
          </w:rPr>
          <w:t>ous temperature</w:t>
        </w:r>
      </w:ins>
      <w:del w:id="123" w:author="Ezzati, Majid" w:date="2018-12-30T18:59:00Z">
        <w:r w:rsidDel="003D32AA">
          <w:rPr>
            <w:color w:val="000000" w:themeColor="text1"/>
          </w:rPr>
          <w:delText>y</w:delText>
        </w:r>
      </w:del>
      <w:r>
        <w:rPr>
          <w:color w:val="000000" w:themeColor="text1"/>
        </w:rPr>
        <w:t xml:space="preserv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w:t>
      </w:r>
      <w:del w:id="124" w:author="Ezzati, Majid" w:date="2018-12-30T18:59:00Z">
        <w:r w:rsidDel="003D32AA">
          <w:rPr>
            <w:color w:val="000000" w:themeColor="text1"/>
          </w:rPr>
          <w:delText>, separately by injury type (transport, falls, drownings, assault, intentional self-harm) sex and age group</w:delText>
        </w:r>
      </w:del>
      <w:r>
        <w:rPr>
          <w:color w:val="000000" w:themeColor="text1"/>
        </w:rPr>
        <w:t>. The model accounted for systematic variations in death rates across states and months, and for their long-term trends</w:t>
      </w:r>
      <w:r w:rsidRPr="00636C9B">
        <w:rPr>
          <w:color w:val="000000" w:themeColor="text1"/>
        </w:rPr>
        <w:t xml:space="preserve">. </w:t>
      </w:r>
      <w:ins w:id="125" w:author="Ezzati, Majid" w:date="2018-12-30T19:07:00Z">
        <w:r>
          <w:rPr>
            <w:color w:val="000000" w:themeColor="text1"/>
          </w:rPr>
          <w:t>Analyses were done</w:t>
        </w:r>
      </w:ins>
      <w:ins w:id="126" w:author="Ezzati, Majid" w:date="2018-12-30T18:59:00Z">
        <w:r>
          <w:rPr>
            <w:color w:val="000000" w:themeColor="text1"/>
          </w:rPr>
          <w:t xml:space="preserve"> separately by injury type</w:t>
        </w:r>
      </w:ins>
      <w:ins w:id="127" w:author="Ezzati, Majid" w:date="2018-12-30T19:07:00Z">
        <w:r>
          <w:rPr>
            <w:color w:val="000000" w:themeColor="text1"/>
          </w:rPr>
          <w:t>,</w:t>
        </w:r>
      </w:ins>
      <w:ins w:id="128" w:author="Ezzati, Majid" w:date="2018-12-30T18:59:00Z">
        <w:r>
          <w:rPr>
            <w:color w:val="000000" w:themeColor="text1"/>
          </w:rPr>
          <w:t xml:space="preserve"> sex and age group</w:t>
        </w:r>
      </w:ins>
      <w:ins w:id="129" w:author="Ezzati, Majid" w:date="2018-12-30T19:08:00Z">
        <w:r>
          <w:rPr>
            <w:color w:val="000000" w:themeColor="text1"/>
          </w:rPr>
          <w:t>.</w:t>
        </w:r>
      </w:ins>
      <w:ins w:id="130" w:author="Ezzati, Majid" w:date="2018-12-30T18:59:00Z">
        <w:r w:rsidRPr="00636C9B">
          <w:rPr>
            <w:color w:val="000000" w:themeColor="text1"/>
          </w:rPr>
          <w:t xml:space="preserve"> </w:t>
        </w:r>
      </w:ins>
      <w:r w:rsidRPr="00636C9B">
        <w:rPr>
          <w:color w:val="000000" w:themeColor="text1"/>
        </w:rPr>
        <w:t xml:space="preserve">We used the </w:t>
      </w:r>
      <w:r>
        <w:rPr>
          <w:color w:val="000000" w:themeColor="text1"/>
        </w:rPr>
        <w:t xml:space="preserve">resultant risk estimates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w:t>
      </w:r>
      <w:del w:id="131" w:author="Ezzati, Majid" w:date="2018-12-30T19:08:00Z">
        <w:r w:rsidRPr="00636C9B" w:rsidDel="009E1D59">
          <w:rPr>
            <w:color w:val="000000" w:themeColor="text1"/>
          </w:rPr>
          <w:delText>, age group</w:delText>
        </w:r>
      </w:del>
      <w:r w:rsidRPr="00636C9B">
        <w:rPr>
          <w:color w:val="000000" w:themeColor="text1"/>
        </w:rPr>
        <w:t>, sex</w:t>
      </w:r>
      <w:ins w:id="132" w:author="Ezzati, Majid" w:date="2018-12-30T19:08:00Z">
        <w:r w:rsidRPr="00636C9B">
          <w:rPr>
            <w:color w:val="000000" w:themeColor="text1"/>
          </w:rPr>
          <w:t>, age group</w:t>
        </w:r>
      </w:ins>
      <w:r>
        <w:rPr>
          <w:color w:val="000000" w:themeColor="text1"/>
        </w:rPr>
        <w:t>, state</w:t>
      </w:r>
      <w:r w:rsidRPr="00636C9B">
        <w:rPr>
          <w:color w:val="000000" w:themeColor="text1"/>
        </w:rPr>
        <w:t xml:space="preserve"> and month,</w:t>
      </w:r>
      <w:ins w:id="133" w:author="Ezzati, Majid" w:date="2018-12-30T19:09:00Z">
        <w:r>
          <w:rPr>
            <w:color w:val="000000" w:themeColor="text1"/>
          </w:rPr>
          <w:t xml:space="preserve"> in a year in which </w:t>
        </w:r>
      </w:ins>
      <w:del w:id="134" w:author="Ezzati, Majid" w:date="2018-12-30T19:09:00Z">
        <w:r w:rsidRPr="00636C9B" w:rsidDel="009E1D59">
          <w:rPr>
            <w:color w:val="000000" w:themeColor="text1"/>
          </w:rPr>
          <w:delText xml:space="preserve"> </w:delText>
        </w:r>
        <w:r w:rsidDel="009E1D59">
          <w:rPr>
            <w:color w:val="000000" w:themeColor="text1"/>
          </w:rPr>
          <w:delText xml:space="preserve">if </w:delText>
        </w:r>
      </w:del>
      <w:r>
        <w:rPr>
          <w:color w:val="000000" w:themeColor="text1"/>
        </w:rPr>
        <w:t xml:space="preserve">each month </w:t>
      </w:r>
      <w:del w:id="135" w:author="Ezzati, Majid" w:date="2018-12-30T19:09:00Z">
        <w:r w:rsidDel="009E1D59">
          <w:rPr>
            <w:color w:val="000000" w:themeColor="text1"/>
          </w:rPr>
          <w:lastRenderedPageBreak/>
          <w:delText>of the year</w:delText>
        </w:r>
      </w:del>
      <w:r>
        <w:rPr>
          <w:color w:val="000000" w:themeColor="text1"/>
        </w:rPr>
        <w:t xml:space="preserve">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normal</w:t>
      </w:r>
      <w:del w:id="136" w:author="Ezzati, Majid" w:date="2018-12-30T19:09:00Z">
        <w:r w:rsidDel="009E1D59">
          <w:rPr>
            <w:color w:val="000000" w:themeColor="text1"/>
          </w:rPr>
          <w:delText>, hereafter known as the national year-round temperature anomaly</w:delText>
        </w:r>
        <w:commentRangeStart w:id="137"/>
        <w:r w:rsidDel="009E1D59">
          <w:rPr>
            <w:color w:val="000000" w:themeColor="text1"/>
          </w:rPr>
          <w:delText>, and if age-sex-specific death rates and populations were the same as those in 2016</w:delText>
        </w:r>
      </w:del>
      <w:commentRangeEnd w:id="137"/>
      <w:r>
        <w:rPr>
          <w:rStyle w:val="CommentReference"/>
          <w:rFonts w:asciiTheme="minorHAnsi" w:hAnsiTheme="minorHAnsi" w:cstheme="minorBidi"/>
          <w:lang w:eastAsia="en-US"/>
        </w:rPr>
        <w:commentReference w:id="137"/>
      </w:r>
      <w:r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6D6BE6DB" w:rsidR="00C60C27" w:rsidRDefault="00955652" w:rsidP="00886AE3">
      <w:pPr>
        <w:spacing w:line="480" w:lineRule="auto"/>
      </w:pPr>
      <w:del w:id="138" w:author="Ezzati, Majid" w:date="2018-12-30T20:49:00Z">
        <w:r w:rsidRPr="004326BD" w:rsidDel="00BF3738">
          <w:delText>If the</w:delText>
        </w:r>
      </w:del>
      <w:ins w:id="139" w:author="Ezzati, Majid" w:date="2018-12-30T20:49:00Z">
        <w:r w:rsidR="00BF3738">
          <w:t>Using the</w:t>
        </w:r>
      </w:ins>
      <w:r w:rsidRPr="004326BD">
        <w:t xml:space="preserve"> estimated associations </w:t>
      </w:r>
      <w:ins w:id="140" w:author="Ezzati, Majid" w:date="2018-12-30T20:49:00Z">
        <w:r w:rsidR="00BF3738">
          <w:t xml:space="preserve">between injury death rates and </w:t>
        </w:r>
      </w:ins>
      <w:del w:id="141" w:author="Ezzati, Majid" w:date="2018-12-30T20:50:00Z">
        <w:r w:rsidRPr="004326BD" w:rsidDel="00BF3738">
          <w:delText>are causal</w:delText>
        </w:r>
      </w:del>
      <w:ins w:id="142" w:author="Ezzati, Majid" w:date="2018-12-30T20:50:00Z">
        <w:r w:rsidR="00BF3738">
          <w:t>temperature anomology</w:t>
        </w:r>
      </w:ins>
      <w:r w:rsidRPr="004326BD">
        <w:t>, there would be an additional 941 (</w:t>
      </w:r>
      <w:r w:rsidR="004E14B6" w:rsidRPr="00C60C27">
        <w:t xml:space="preserve">95% CrI </w:t>
      </w:r>
      <w:r w:rsidRPr="00C60C27">
        <w:t xml:space="preserve">831, 1053) injury deaths </w:t>
      </w:r>
      <w:del w:id="143" w:author="Ezzati, Majid" w:date="2018-12-30T20:50:00Z">
        <w:r w:rsidRPr="00C60C27" w:rsidDel="00BF3738">
          <w:delText xml:space="preserve">associated with </w:delText>
        </w:r>
        <w:r w:rsidR="006D4EC4" w:rsidRPr="00C60C27" w:rsidDel="00BF3738">
          <w:rPr>
            <w:color w:val="000000" w:themeColor="text1"/>
          </w:rPr>
          <w:delText>national year-round temperature anomaly</w:delText>
        </w:r>
      </w:del>
      <w:ins w:id="144" w:author="Ezzati, Majid" w:date="2018-12-30T20:50:00Z">
        <w:r w:rsidR="00BF3738">
          <w:t>in a warm year</w:t>
        </w:r>
      </w:ins>
      <w:r w:rsidR="006D7FD3" w:rsidRPr="00C60C27">
        <w:t>,</w:t>
      </w:r>
      <w:r w:rsidRPr="00C60C27">
        <w:t xml:space="preserve"> </w:t>
      </w:r>
      <w:ins w:id="145" w:author="Ezzati, Majid" w:date="2018-12-30T20:50:00Z">
        <w:r w:rsidR="00BF3738">
          <w:t xml:space="preserve">equal to </w:t>
        </w:r>
      </w:ins>
      <w:r w:rsidRPr="004326BD">
        <w:t>0.65% of injury deaths in 2016</w:t>
      </w:r>
      <w:r w:rsidR="00107AA8" w:rsidRPr="004326BD">
        <w:t xml:space="preserve"> (</w:t>
      </w:r>
      <w:r w:rsidR="00107AA8" w:rsidRPr="00C60C27">
        <w:t xml:space="preserve">Figure </w:t>
      </w:r>
      <w:r w:rsidR="00600EAA" w:rsidRPr="00C60C27">
        <w:t>4</w:t>
      </w:r>
      <w:r w:rsidR="00107AA8" w:rsidRPr="00C60C27">
        <w:t>)</w:t>
      </w:r>
      <w:r w:rsidRPr="00C60C27">
        <w:t>.</w:t>
      </w:r>
      <w:r w:rsidR="001349B6" w:rsidRPr="00C60C27">
        <w:t xml:space="preserve"> </w:t>
      </w:r>
      <w:r w:rsidR="001349B6" w:rsidRPr="003017A9">
        <w:t>8</w:t>
      </w:r>
      <w:commentRangeStart w:id="146"/>
      <w:r w:rsidR="001349B6" w:rsidRPr="003017A9">
        <w:t xml:space="preserve">7% of additional deaths in males and 13% in females. In </w:t>
      </w:r>
      <w:r w:rsidR="004D273B">
        <w:t>total additional deaths</w:t>
      </w:r>
      <w:r w:rsidR="001349B6" w:rsidRPr="003017A9">
        <w:t xml:space="preserve">, </w:t>
      </w:r>
      <w:r w:rsidR="00DC1E6C">
        <w:t>80.1</w:t>
      </w:r>
      <w:r w:rsidR="001349B6" w:rsidRPr="003017A9">
        <w:t>% of all deaths</w:t>
      </w:r>
      <w:r w:rsidR="00C91B02" w:rsidRPr="003017A9">
        <w:t xml:space="preserve"> would be </w:t>
      </w:r>
      <w:r w:rsidR="001F2DC7">
        <w:t>for 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532131" w:rsidRPr="003017A9">
        <w:t xml:space="preserve">are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8373D56" w:rsidR="00C21FFF" w:rsidRDefault="00BC291C" w:rsidP="00886AE3">
      <w:pPr>
        <w:spacing w:line="480" w:lineRule="auto"/>
      </w:pPr>
      <w:r w:rsidRPr="003017A9">
        <w:t>The only injury</w:t>
      </w:r>
      <w:r w:rsidR="00C325E0" w:rsidRPr="003017A9">
        <w:t xml:space="preserve"> type</w:t>
      </w:r>
      <w:r w:rsidRPr="003017A9">
        <w:t xml:space="preserve"> to decrease in number of deaths </w:t>
      </w:r>
      <w:r w:rsidR="00532131" w:rsidRPr="003017A9">
        <w:t>was</w:t>
      </w:r>
      <w:r w:rsidRPr="003017A9">
        <w:t xml:space="preserve"> deaths</w:t>
      </w:r>
      <w:r w:rsidR="00C325E0" w:rsidRPr="003017A9">
        <w:t xml:space="preserve"> from falls</w:t>
      </w:r>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6205BD" w:rsidRPr="003017A9">
        <w:t>oldest</w:t>
      </w:r>
      <w:r w:rsidR="00EF44AE" w:rsidRPr="003017A9">
        <w:t xml:space="preserve"> males and females due to decrease in falls deaths</w:t>
      </w:r>
      <w:r w:rsidR="00156710" w:rsidRPr="003017A9">
        <w:t>.</w:t>
      </w:r>
      <w:r w:rsidR="00E440F0">
        <w:t xml:space="preserve"> Within the year, summers would see the largest rise in drowning compared with other 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6E294A2B" w:rsidR="00A8320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was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commentRangeEnd w:id="146"/>
      <w:r w:rsidR="00904AE6">
        <w:rPr>
          <w:rStyle w:val="CommentReference"/>
          <w:rFonts w:asciiTheme="minorHAnsi" w:hAnsiTheme="minorHAnsi" w:cstheme="minorBidi"/>
          <w:lang w:eastAsia="en-US"/>
        </w:rPr>
        <w:commentReference w:id="146"/>
      </w:r>
    </w:p>
    <w:p w14:paraId="5ADAD079" w14:textId="77777777" w:rsidR="004B6DA1" w:rsidRDefault="004B6DA1" w:rsidP="00886AE3">
      <w:pPr>
        <w:spacing w:line="480" w:lineRule="auto"/>
        <w:rPr>
          <w:i/>
        </w:rPr>
      </w:pPr>
    </w:p>
    <w:p w14:paraId="32241E08" w14:textId="247411D4" w:rsidR="005B36C6" w:rsidRDefault="00A07E63" w:rsidP="0044781A">
      <w:pPr>
        <w:rPr>
          <w:b/>
        </w:rPr>
      </w:pPr>
      <w:commentRangeStart w:id="147"/>
      <w:r w:rsidRPr="00EF44EF">
        <w:lastRenderedPageBreak/>
        <w:t>We conducted sensitivity analys</w:t>
      </w:r>
      <w:r w:rsidR="007B68DA" w:rsidRPr="00EF44EF">
        <w:t>e</w:t>
      </w:r>
      <w:r w:rsidRPr="00EF44EF">
        <w:t xml:space="preserve">s to ensure that our results were robust to </w:t>
      </w:r>
      <w:r w:rsidR="00731E6A" w:rsidRPr="000921D6">
        <w:t>how we measure</w:t>
      </w:r>
      <w:r w:rsidR="003C50B5" w:rsidRPr="000921D6">
        <w:t>d</w:t>
      </w:r>
      <w:r w:rsidR="00731E6A" w:rsidRPr="000921D6">
        <w:t xml:space="preserve"> anomalous weather</w:t>
      </w:r>
      <w:r w:rsidRPr="000921D6">
        <w:t>.</w:t>
      </w:r>
      <w:r w:rsidR="003B752A">
        <w:t xml:space="preserve"> First, i</w:t>
      </w:r>
      <w:r w:rsidR="004F34C7" w:rsidRPr="00EF44EF">
        <w:t>n addition</w:t>
      </w:r>
      <w:r w:rsidR="00D52BCF" w:rsidRPr="00EF44EF">
        <w:t xml:space="preserve"> to </w:t>
      </w:r>
      <w:r w:rsidR="00E51263">
        <w:t>building our monthly temperature anomalies</w:t>
      </w:r>
      <w:r w:rsidR="00AF56CC" w:rsidRPr="00EF44EF">
        <w:t xml:space="preserve"> based on daily mean temperature</w:t>
      </w:r>
      <w:r w:rsidR="00827D1A">
        <w:t>s</w:t>
      </w:r>
      <w:r w:rsidR="004F34C7" w:rsidRPr="00EF44EF">
        <w:t xml:space="preserve">, </w:t>
      </w:r>
      <w:r w:rsidR="007B68DA" w:rsidRPr="00EF44EF">
        <w:t xml:space="preserve">we </w:t>
      </w:r>
      <w:r w:rsidR="00827D1A">
        <w:t>alternatively did this</w:t>
      </w:r>
      <w:r w:rsidR="004F34C7" w:rsidRPr="00EF44EF">
        <w:t xml:space="preserve"> based on </w:t>
      </w:r>
      <w:r w:rsidR="004A47D1" w:rsidRPr="00EF44EF">
        <w:t>daily maximum</w:t>
      </w:r>
      <w:r w:rsidR="00E51263">
        <w:t xml:space="preserve"> and </w:t>
      </w:r>
      <w:r w:rsidR="004A47D1" w:rsidRPr="00EF44EF">
        <w:t>minimum</w:t>
      </w:r>
      <w:r w:rsidR="00AF56CC" w:rsidRPr="000921D6">
        <w:t>.</w:t>
      </w:r>
      <w:r w:rsidR="00141574" w:rsidRPr="00D06095">
        <w:t xml:space="preserve"> </w:t>
      </w:r>
      <w:r w:rsidR="004F34C7" w:rsidRPr="00D06095">
        <w:t xml:space="preserve">However, these measures </w:t>
      </w:r>
      <w:r w:rsidR="00827D1A">
        <w:t xml:space="preserve">were </w:t>
      </w:r>
      <w:r w:rsidR="00E51263">
        <w:t>strongly correlated</w:t>
      </w:r>
      <w:r w:rsidR="004F34C7" w:rsidRPr="00EF44EF">
        <w:t xml:space="preserve"> to those</w:t>
      </w:r>
      <w:r w:rsidR="00AF56CC" w:rsidRPr="003017A9">
        <w:t xml:space="preserve"> generated</w:t>
      </w:r>
      <w:r w:rsidR="004F34C7" w:rsidRPr="00EF44EF">
        <w:t xml:space="preserve"> from daily mean</w:t>
      </w:r>
      <w:r w:rsidR="00E51263">
        <w:t>s</w:t>
      </w:r>
      <w:r w:rsidR="004F34C7" w:rsidRPr="00EF44EF">
        <w:t xml:space="preserve"> and are not presented here. </w:t>
      </w:r>
      <w:r w:rsidR="004F34C7" w:rsidRPr="00052DDD">
        <w:t xml:space="preserve">Similarly, when including more than one temperature </w:t>
      </w:r>
      <w:r w:rsidR="00827D1A">
        <w:t>summary</w:t>
      </w:r>
      <w:r w:rsidR="00827D1A" w:rsidRPr="00052DDD">
        <w:t xml:space="preserve"> </w:t>
      </w:r>
      <w:r w:rsidR="004F34C7" w:rsidRPr="00052DDD">
        <w:t>in the model</w:t>
      </w:r>
      <w:r w:rsidR="00827D1A">
        <w:t>,</w:t>
      </w:r>
      <w:r w:rsidR="004F34C7" w:rsidRPr="00052DDD">
        <w:t xml:space="preserve"> such as </w:t>
      </w:r>
      <w:r w:rsidR="00827D1A">
        <w:t xml:space="preserve">adding the monthly temperature </w:t>
      </w:r>
      <w:r w:rsidR="004F34C7" w:rsidRPr="00052DDD">
        <w:t>standard deviation; heat wave measures, including the number of days in a month (adjusted for length of month) above the 90</w:t>
      </w:r>
      <w:r w:rsidR="004F34C7" w:rsidRPr="00052DDD">
        <w:rPr>
          <w:vertAlign w:val="superscript"/>
        </w:rPr>
        <w:t>th</w:t>
      </w:r>
      <w:r w:rsidR="004F34C7" w:rsidRPr="00052DDD">
        <w:t xml:space="preserve"> percentile or above an absolute threshold of 30°C; the additional deaths result remained similar to the single variable model, due to the collinearity of other measures with mean monthly temperature.</w:t>
      </w:r>
      <w:commentRangeEnd w:id="147"/>
      <w:r w:rsidR="00904AE6">
        <w:rPr>
          <w:rStyle w:val="CommentReference"/>
          <w:rFonts w:asciiTheme="minorHAnsi" w:hAnsiTheme="minorHAnsi" w:cstheme="minorBidi"/>
          <w:lang w:eastAsia="en-US"/>
        </w:rPr>
        <w:commentReference w:id="147"/>
      </w:r>
      <w:r w:rsidR="00EC7747">
        <w:t xml:space="preserve"> </w:t>
      </w:r>
      <w:del w:id="148" w:author="Ezzati, Majid" w:date="2018-12-30T21:14:00Z">
        <w:r w:rsidR="00EC7747" w:rsidDel="00904AE6">
          <w:delText>We also ran models for</w:delText>
        </w:r>
        <w:r w:rsidR="00B021B1" w:rsidDel="00904AE6">
          <w:delText xml:space="preserve"> integrated</w:delText>
        </w:r>
        <w:r w:rsidR="00EC7747" w:rsidDel="00904AE6">
          <w:delText xml:space="preserve"> groups of unintentional (falls, transport, drowning) and intentional </w:delText>
        </w:r>
        <w:r w:rsidR="00F64F7C" w:rsidDel="00904AE6">
          <w:delText>(</w:delText>
        </w:r>
        <w:r w:rsidR="00B021B1" w:rsidDel="00904AE6">
          <w:delText>assault, intentional self-harm</w:delText>
        </w:r>
        <w:r w:rsidR="00F64F7C" w:rsidDel="00904AE6">
          <w:delText>)</w:delText>
        </w:r>
        <w:r w:rsidR="00B021B1" w:rsidDel="00904AE6">
          <w:delText xml:space="preserve"> deaths. The additional deaths by age group and sex of the integrated groups were consistent with the summation of </w:delText>
        </w:r>
        <w:r w:rsidR="00800811" w:rsidDel="00904AE6">
          <w:delText>the additional deaths in each</w:delText>
        </w:r>
        <w:r w:rsidR="000D78B2" w:rsidDel="00904AE6">
          <w:delText xml:space="preserve"> separately run</w:delText>
        </w:r>
        <w:r w:rsidR="00800811" w:rsidDel="00904AE6">
          <w:delText xml:space="preserve"> </w:delText>
        </w:r>
        <w:r w:rsidR="000D78B2" w:rsidDel="00904AE6">
          <w:delText xml:space="preserve">intentional and unintentional grouping. In this way we could be </w:delText>
        </w:r>
        <w:r w:rsidR="00B16D7D" w:rsidDel="00904AE6">
          <w:delText>confident</w:delText>
        </w:r>
        <w:r w:rsidR="000D78B2" w:rsidDel="00904AE6">
          <w:delText xml:space="preserve"> that the results were self-consistent and independent of the level of </w:delText>
        </w:r>
        <w:r w:rsidR="00CE0E7A" w:rsidDel="00904AE6">
          <w:delText>stratification of injury.</w:delText>
        </w:r>
      </w:del>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66FF2802" w14:textId="6E0882FA" w:rsidR="008B6627" w:rsidDel="00904AE6" w:rsidRDefault="00BC3CC9" w:rsidP="00886AE3">
      <w:pPr>
        <w:pStyle w:val="ListParagraph"/>
        <w:numPr>
          <w:ilvl w:val="0"/>
          <w:numId w:val="11"/>
        </w:numPr>
        <w:spacing w:after="0" w:line="240" w:lineRule="auto"/>
        <w:rPr>
          <w:del w:id="149" w:author="Ezzati, Majid" w:date="2018-12-30T21:14:00Z"/>
          <w:rFonts w:ascii="Times New Roman" w:hAnsi="Times New Roman"/>
          <w:sz w:val="24"/>
          <w:szCs w:val="24"/>
        </w:rPr>
      </w:pPr>
      <w:commentRangeStart w:id="150"/>
      <w:del w:id="151" w:author="Ezzati, Majid" w:date="2018-12-30T21:14:00Z">
        <w:r w:rsidDel="00904AE6">
          <w:rPr>
            <w:rFonts w:ascii="Times New Roman" w:hAnsi="Times New Roman"/>
            <w:sz w:val="24"/>
            <w:szCs w:val="24"/>
          </w:rPr>
          <w:delText>Conflict</w:delText>
        </w:r>
        <w:r w:rsidR="00F02772" w:rsidDel="00904AE6">
          <w:rPr>
            <w:rFonts w:ascii="Times New Roman" w:hAnsi="Times New Roman"/>
            <w:sz w:val="24"/>
            <w:szCs w:val="24"/>
          </w:rPr>
          <w:delText xml:space="preserve"> in Africa</w:delText>
        </w:r>
        <w:r w:rsidDel="00904AE6">
          <w:rPr>
            <w:rFonts w:ascii="Times New Roman" w:hAnsi="Times New Roman"/>
            <w:sz w:val="24"/>
            <w:szCs w:val="24"/>
          </w:rPr>
          <w:delText xml:space="preserve"> increases by 4.5% with annual increase </w:delText>
        </w:r>
        <w:r w:rsidRPr="008E381A" w:rsidDel="00904AE6">
          <w:rPr>
            <w:rFonts w:ascii="Times New Roman" w:hAnsi="Times New Roman"/>
            <w:sz w:val="24"/>
            <w:szCs w:val="24"/>
          </w:rPr>
          <w:delText xml:space="preserve">of </w:delText>
        </w:r>
        <w:r w:rsidRPr="00886AE3" w:rsidDel="00904AE6">
          <w:rPr>
            <w:rFonts w:ascii="Times New Roman" w:eastAsia="Times New Roman" w:hAnsi="Times New Roman"/>
            <w:bCs/>
            <w:color w:val="222222"/>
            <w:sz w:val="24"/>
            <w:szCs w:val="24"/>
            <w:shd w:val="clear" w:color="auto" w:fill="FFFFFF"/>
            <w:lang w:eastAsia="en-GB"/>
          </w:rPr>
          <w:delText>1</w:delText>
        </w:r>
        <w:r w:rsidRPr="008E381A" w:rsidDel="00904AE6">
          <w:rPr>
            <w:rFonts w:ascii="Times New Roman" w:hAnsi="Times New Roman"/>
            <w:bCs/>
            <w:color w:val="000000" w:themeColor="text1"/>
            <w:sz w:val="24"/>
            <w:szCs w:val="24"/>
          </w:rPr>
          <w:delText>°C</w:delText>
        </w:r>
        <w:r w:rsidR="00F02772" w:rsidDel="00904AE6">
          <w:rPr>
            <w:rFonts w:ascii="Times New Roman" w:hAnsi="Times New Roman"/>
            <w:bCs/>
            <w:color w:val="000000" w:themeColor="text1"/>
            <w:sz w:val="24"/>
            <w:szCs w:val="24"/>
          </w:rPr>
          <w:delText xml:space="preserve"> </w:delText>
        </w:r>
        <w:r w:rsidR="00451818" w:rsidDel="00904AE6">
          <w:rPr>
            <w:rFonts w:ascii="Times New Roman" w:hAnsi="Times New Roman"/>
            <w:bCs/>
            <w:color w:val="000000" w:themeColor="text1"/>
            <w:sz w:val="24"/>
            <w:szCs w:val="24"/>
          </w:rPr>
          <w:delText xml:space="preserve">in </w:delText>
        </w:r>
        <w:r w:rsidR="00F02772" w:rsidDel="00904AE6">
          <w:rPr>
            <w:rFonts w:ascii="Times New Roman" w:hAnsi="Times New Roman"/>
            <w:bCs/>
            <w:color w:val="000000" w:themeColor="text1"/>
            <w:sz w:val="24"/>
            <w:szCs w:val="24"/>
          </w:rPr>
          <w:delText>temperature,</w:delText>
        </w:r>
        <w:r w:rsidR="00451818" w:rsidDel="00904AE6">
          <w:rPr>
            <w:rFonts w:ascii="Times New Roman" w:hAnsi="Times New Roman"/>
            <w:sz w:val="24"/>
            <w:szCs w:val="24"/>
          </w:rPr>
          <w:fldChar w:fldCharType="begin" w:fldLock="1"/>
        </w:r>
        <w:r w:rsidR="00DC7F53" w:rsidDel="00904AE6">
          <w:rPr>
            <w:rFonts w:ascii="Times New Roman" w:hAnsi="Times New Roman"/>
            <w:sz w:val="24"/>
            <w:szCs w:val="24"/>
          </w:rPr>
          <w:delInstrText>ADDIN CSL_CITATION {"citationItems":[{"id":"ITEM-1","itemData":{"DOI":"10.1073/pnas.0907998106","ISBN":"0027-8424","ISSN":"0027-8424","PMID":"19934048","abstract":"Armed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Sciences","id":"ITEM-1","issued":{"date-parts":[["2009"]]},"title":"Warming increases the risk of civil war in Africa","type":"article-journal"},"uris":["http://www.mendeley.com/documents/?uuid=c0bcf444-113e-47cc-b8f4-76a2d4f8da94"]}],"mendeley":{"formattedCitation":"&lt;sup&gt;13&lt;/sup&gt;","plainTextFormattedCitation":"13","previouslyFormattedCitation":"&lt;sup&gt;13&lt;/sup&gt;"},"properties":{"noteIndex":0},"schema":"https://github.com/citation-style-language/schema/raw/master/csl-citation.json"}</w:delInstrText>
        </w:r>
        <w:r w:rsidR="00451818" w:rsidDel="00904AE6">
          <w:rPr>
            <w:rFonts w:ascii="Times New Roman" w:hAnsi="Times New Roman"/>
            <w:sz w:val="24"/>
            <w:szCs w:val="24"/>
          </w:rPr>
          <w:fldChar w:fldCharType="separate"/>
        </w:r>
        <w:r w:rsidR="006003A1" w:rsidRPr="006003A1" w:rsidDel="00904AE6">
          <w:rPr>
            <w:rFonts w:ascii="Times New Roman" w:hAnsi="Times New Roman"/>
            <w:noProof/>
            <w:sz w:val="24"/>
            <w:szCs w:val="24"/>
            <w:vertAlign w:val="superscript"/>
          </w:rPr>
          <w:delText>13</w:delText>
        </w:r>
        <w:r w:rsidR="00451818" w:rsidDel="00904AE6">
          <w:rPr>
            <w:rFonts w:ascii="Times New Roman" w:hAnsi="Times New Roman"/>
            <w:sz w:val="24"/>
            <w:szCs w:val="24"/>
          </w:rPr>
          <w:fldChar w:fldCharType="end"/>
        </w:r>
        <w:r w:rsidR="00451818" w:rsidDel="00904AE6">
          <w:rPr>
            <w:rFonts w:ascii="Times New Roman" w:hAnsi="Times New Roman"/>
            <w:sz w:val="24"/>
            <w:szCs w:val="24"/>
          </w:rPr>
          <w:delText xml:space="preserve"> </w:delText>
        </w:r>
        <w:r w:rsidR="00F02772" w:rsidDel="00904AE6">
          <w:rPr>
            <w:rFonts w:ascii="Times New Roman" w:hAnsi="Times New Roman"/>
            <w:bCs/>
            <w:color w:val="000000" w:themeColor="text1"/>
            <w:sz w:val="24"/>
            <w:szCs w:val="24"/>
          </w:rPr>
          <w:delText xml:space="preserve">compared with our </w:delText>
        </w:r>
        <w:r w:rsidR="00C03AAB" w:rsidDel="00904AE6">
          <w:rPr>
            <w:rFonts w:ascii="Times New Roman" w:hAnsi="Times New Roman"/>
            <w:bCs/>
            <w:color w:val="000000" w:themeColor="text1"/>
            <w:sz w:val="24"/>
            <w:szCs w:val="24"/>
          </w:rPr>
          <w:delText xml:space="preserve">results </w:delText>
        </w:r>
        <w:r w:rsidR="00F02772" w:rsidDel="00904AE6">
          <w:rPr>
            <w:rFonts w:ascii="Times New Roman" w:hAnsi="Times New Roman"/>
            <w:bCs/>
            <w:color w:val="000000" w:themeColor="text1"/>
            <w:sz w:val="24"/>
            <w:szCs w:val="24"/>
          </w:rPr>
          <w:delText xml:space="preserve">for assault </w:delText>
        </w:r>
        <w:r w:rsidR="00C03AAB" w:rsidDel="00904AE6">
          <w:rPr>
            <w:rFonts w:ascii="Times New Roman" w:hAnsi="Times New Roman"/>
            <w:bCs/>
            <w:color w:val="000000" w:themeColor="text1"/>
            <w:sz w:val="24"/>
            <w:szCs w:val="24"/>
          </w:rPr>
          <w:delText xml:space="preserve">in the USA </w:delText>
        </w:r>
        <w:r w:rsidR="00F02772" w:rsidDel="00904AE6">
          <w:rPr>
            <w:rFonts w:ascii="Times New Roman" w:hAnsi="Times New Roman"/>
            <w:bCs/>
            <w:color w:val="000000" w:themeColor="text1"/>
            <w:sz w:val="24"/>
            <w:szCs w:val="24"/>
          </w:rPr>
          <w:delText>ranging from 0.35% - 0.9%</w:delText>
        </w:r>
        <w:r w:rsidR="00C03AAB" w:rsidDel="00904AE6">
          <w:rPr>
            <w:rFonts w:ascii="Times New Roman" w:hAnsi="Times New Roman"/>
            <w:bCs/>
            <w:color w:val="000000" w:themeColor="text1"/>
            <w:sz w:val="24"/>
            <w:szCs w:val="24"/>
          </w:rPr>
          <w:delText xml:space="preserve"> increase in males across age groups and 0.27% - 1.02% in females</w:delText>
        </w:r>
        <w:r w:rsidR="00331FD4" w:rsidDel="00904AE6">
          <w:rPr>
            <w:rFonts w:ascii="Times New Roman" w:hAnsi="Times New Roman"/>
            <w:sz w:val="24"/>
            <w:szCs w:val="24"/>
          </w:rPr>
          <w:delText>.</w:delText>
        </w:r>
      </w:del>
      <w:commentRangeEnd w:id="150"/>
      <w:r w:rsidR="00904AE6">
        <w:rPr>
          <w:rStyle w:val="CommentReference"/>
          <w:rFonts w:asciiTheme="minorHAnsi" w:eastAsiaTheme="minorHAnsi" w:hAnsiTheme="minorHAnsi" w:cstheme="minorBidi"/>
        </w:rPr>
        <w:commentReference w:id="150"/>
      </w:r>
      <w:del w:id="152" w:author="Ezzati, Majid" w:date="2018-12-30T21:14:00Z">
        <w:r w:rsidR="00451818" w:rsidDel="00904AE6">
          <w:rPr>
            <w:rFonts w:ascii="Times New Roman" w:hAnsi="Times New Roman"/>
            <w:sz w:val="24"/>
            <w:szCs w:val="24"/>
          </w:rPr>
          <w:delText xml:space="preserve"> </w:delText>
        </w:r>
      </w:del>
    </w:p>
    <w:p w14:paraId="71F824B6" w14:textId="42DBC19E" w:rsidR="00483467" w:rsidRPr="00886AE3" w:rsidRDefault="00451818" w:rsidP="00886AE3">
      <w:pPr>
        <w:pStyle w:val="ListParagraph"/>
        <w:numPr>
          <w:ilvl w:val="0"/>
          <w:numId w:val="11"/>
        </w:numPr>
        <w:spacing w:after="0" w:line="240" w:lineRule="auto"/>
        <w:rPr>
          <w:rFonts w:ascii="Times New Roman" w:hAnsi="Times New Roman"/>
          <w:sz w:val="24"/>
          <w:szCs w:val="24"/>
        </w:rPr>
      </w:pPr>
      <w:commentRangeStart w:id="153"/>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commentRangeEnd w:id="153"/>
      <w:r w:rsidR="00904AE6">
        <w:rPr>
          <w:rStyle w:val="CommentReference"/>
          <w:rFonts w:asciiTheme="minorHAnsi" w:eastAsiaTheme="minorHAnsi" w:hAnsiTheme="minorHAnsi" w:cstheme="minorBidi"/>
        </w:rPr>
        <w:commentReference w:id="153"/>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154"/>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154"/>
      <w:r w:rsidR="00904AE6">
        <w:rPr>
          <w:rStyle w:val="CommentReference"/>
          <w:rFonts w:asciiTheme="minorHAnsi" w:eastAsiaTheme="minorHAnsi" w:hAnsiTheme="minorHAnsi" w:cstheme="minorBidi"/>
        </w:rPr>
        <w:commentReference w:id="154"/>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155"/>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commentRangeEnd w:id="155"/>
      <w:r w:rsidR="00904AE6">
        <w:rPr>
          <w:rStyle w:val="CommentReference"/>
          <w:rFonts w:asciiTheme="minorHAnsi" w:eastAsiaTheme="minorHAnsi" w:hAnsiTheme="minorHAnsi" w:cstheme="minorBidi"/>
        </w:rPr>
        <w:commentReference w:id="155"/>
      </w:r>
    </w:p>
    <w:p w14:paraId="3CCC87D4" w14:textId="1408E44D" w:rsidR="00A65255" w:rsidRPr="00886AE3" w:rsidRDefault="000667D9" w:rsidP="00886AE3">
      <w:pPr>
        <w:pStyle w:val="ListParagraph"/>
        <w:numPr>
          <w:ilvl w:val="0"/>
          <w:numId w:val="11"/>
        </w:numPr>
        <w:rPr>
          <w:rFonts w:ascii="Times New Roman" w:eastAsia="Times New Roman" w:hAnsi="Times New Roman"/>
          <w:sz w:val="24"/>
          <w:szCs w:val="24"/>
          <w:lang w:eastAsia="en-GB"/>
        </w:rPr>
      </w:pPr>
      <w:commentRangeStart w:id="156"/>
      <w:r>
        <w:rPr>
          <w:rFonts w:ascii="Times New Roman" w:eastAsia="Times New Roman" w:hAnsi="Times New Roman"/>
          <w:sz w:val="24"/>
          <w:szCs w:val="24"/>
        </w:rPr>
        <w:t xml:space="preserve">Study of all injuries from </w:t>
      </w:r>
      <w:r w:rsidR="002D660F">
        <w:rPr>
          <w:rFonts w:ascii="Times New Roman" w:eastAsia="Times New Roman" w:hAnsi="Times New Roman"/>
          <w:sz w:val="24"/>
          <w:szCs w:val="24"/>
        </w:rPr>
        <w:t>Estonia shows increase of</w:t>
      </w:r>
      <w:r w:rsidR="001A747F">
        <w:rPr>
          <w:rFonts w:ascii="Times New Roman" w:eastAsia="Times New Roman" w:hAnsi="Times New Roman"/>
          <w:sz w:val="24"/>
          <w:szCs w:val="24"/>
        </w:rPr>
        <w:t xml:space="preserve"> incidence of</w:t>
      </w:r>
      <w:r w:rsidR="002D660F">
        <w:rPr>
          <w:rFonts w:ascii="Times New Roman" w:eastAsia="Times New Roman" w:hAnsi="Times New Roman"/>
          <w:sz w:val="24"/>
          <w:szCs w:val="24"/>
        </w:rPr>
        <w:t xml:space="preserve"> 1.24%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156"/>
      <w:r w:rsidR="00904AE6">
        <w:rPr>
          <w:rStyle w:val="CommentReference"/>
          <w:rFonts w:asciiTheme="minorHAnsi" w:eastAsiaTheme="minorHAnsi" w:hAnsiTheme="minorHAnsi" w:cstheme="minorBidi"/>
        </w:rPr>
        <w:commentReference w:id="156"/>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lastRenderedPageBreak/>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157"/>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commentRangeEnd w:id="157"/>
      <w:r w:rsidR="00904AE6">
        <w:rPr>
          <w:rStyle w:val="CommentReference"/>
          <w:rFonts w:asciiTheme="minorHAnsi" w:eastAsiaTheme="minorHAnsi" w:hAnsiTheme="minorHAnsi" w:cstheme="minorBidi"/>
        </w:rPr>
        <w:commentReference w:id="157"/>
      </w: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commentRangeStart w:id="158"/>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158"/>
      <w:r w:rsidR="00904AE6">
        <w:rPr>
          <w:rStyle w:val="CommentReference"/>
          <w:rFonts w:asciiTheme="minorHAnsi" w:eastAsiaTheme="minorHAnsi" w:hAnsiTheme="minorHAnsi" w:cstheme="minorBidi"/>
        </w:rPr>
        <w:commentReference w:id="158"/>
      </w:r>
    </w:p>
    <w:p w14:paraId="0759FBCE" w14:textId="4D58EF25" w:rsidR="00C86276" w:rsidRPr="00636C9B" w:rsidRDefault="00A27E88" w:rsidP="00886AE3">
      <w:pPr>
        <w:pStyle w:val="ListParagraph"/>
        <w:rPr>
          <w:i/>
        </w:rPr>
      </w:pPr>
      <w:commentRangeStart w:id="159"/>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159"/>
      <w:r w:rsidR="00904AE6">
        <w:rPr>
          <w:rStyle w:val="CommentReference"/>
          <w:rFonts w:asciiTheme="minorHAnsi" w:eastAsiaTheme="minorHAnsi" w:hAnsiTheme="minorHAnsi" w:cstheme="minorBidi"/>
        </w:rPr>
        <w:commentReference w:id="159"/>
      </w:r>
    </w:p>
    <w:p w14:paraId="67720C84" w14:textId="77777777" w:rsidR="00290E98" w:rsidRPr="00636C9B" w:rsidRDefault="00290E98" w:rsidP="0044781A">
      <w:pPr>
        <w:spacing w:line="480" w:lineRule="auto"/>
      </w:pPr>
    </w:p>
    <w:p w14:paraId="45576AFB" w14:textId="77777777" w:rsidR="00FA3851" w:rsidRPr="00636C9B" w:rsidRDefault="00FA3851" w:rsidP="0044781A">
      <w:pPr>
        <w:spacing w:line="480" w:lineRule="auto"/>
        <w:rPr>
          <w:b/>
          <w:color w:val="000000" w:themeColor="text1"/>
        </w:rPr>
      </w:pPr>
      <w:r w:rsidRPr="00636C9B">
        <w:rPr>
          <w:b/>
          <w:color w:val="000000" w:themeColor="text1"/>
        </w:rPr>
        <w:t>Methods</w:t>
      </w:r>
    </w:p>
    <w:p w14:paraId="050E6FCC" w14:textId="0B74177F" w:rsidR="00FA3851" w:rsidDel="00904AE6" w:rsidRDefault="00FA3851" w:rsidP="0044781A">
      <w:pPr>
        <w:spacing w:line="480" w:lineRule="auto"/>
        <w:rPr>
          <w:del w:id="160" w:author="Ezzati, Majid" w:date="2018-12-30T21:18:00Z"/>
          <w:color w:val="000000" w:themeColor="text1"/>
        </w:rPr>
      </w:pPr>
    </w:p>
    <w:p w14:paraId="15E3966A" w14:textId="77777777" w:rsidR="00FA3851" w:rsidRPr="00636C9B" w:rsidRDefault="00FA3851" w:rsidP="0044781A">
      <w:pPr>
        <w:spacing w:line="480" w:lineRule="auto"/>
        <w:outlineLvl w:val="0"/>
        <w:rPr>
          <w:i/>
          <w:color w:val="000000" w:themeColor="text1"/>
        </w:rPr>
      </w:pPr>
      <w:r>
        <w:rPr>
          <w:i/>
          <w:color w:val="000000" w:themeColor="text1"/>
        </w:rPr>
        <w:t>Data sources</w:t>
      </w: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1F7EFD0F" w:rsidR="00FA3851" w:rsidRDefault="00FA3851" w:rsidP="0044781A">
      <w:pPr>
        <w:spacing w:line="480" w:lineRule="auto"/>
        <w:rPr>
          <w:rStyle w:val="apple-style-span"/>
          <w:color w:val="000000" w:themeColor="text1"/>
        </w:rPr>
      </w:pPr>
      <w:r w:rsidRPr="00636C9B">
        <w:rPr>
          <w:color w:val="000000" w:themeColor="text1"/>
        </w:rPr>
        <w:lastRenderedPageBreak/>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w:t>
      </w:r>
      <w:del w:id="161" w:author="Ezzati, Majid" w:date="2018-12-30T21:18:00Z">
        <w:r w:rsidDel="00904AE6">
          <w:rPr>
            <w:rStyle w:val="apple-style-span"/>
            <w:color w:val="000000" w:themeColor="text1"/>
          </w:rPr>
          <w:delText xml:space="preserve"> </w:delText>
        </w:r>
      </w:del>
      <w:r>
        <w:rPr>
          <w:rStyle w:val="apple-style-span"/>
          <w:color w:val="000000" w:themeColor="text1"/>
        </w:rPr>
        <w:t>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ins w:id="162" w:author="Ezzati, Majid" w:date="2018-12-30T21:23: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ins w:id="163" w:author="Ezzati, Majid" w:date="2018-12-30T21:23:00Z"/>
          <w:color w:val="000000" w:themeColor="text1"/>
        </w:rPr>
      </w:pPr>
    </w:p>
    <w:p w14:paraId="1C9A2BA9" w14:textId="21BF1F75" w:rsidR="00012335" w:rsidDel="00BA1F28" w:rsidRDefault="00BA1F28" w:rsidP="0044781A">
      <w:pPr>
        <w:spacing w:line="480" w:lineRule="auto"/>
        <w:rPr>
          <w:del w:id="164" w:author="Ezzati, Majid" w:date="2018-12-30T21:26:00Z"/>
        </w:rPr>
      </w:pPr>
      <w:ins w:id="165" w:author="Ezzati, Majid" w:date="2018-12-30T21:24:00Z">
        <w:r>
          <w:t xml:space="preserve">To calculate the extent of temperature anomaly by state and month, we </w:t>
        </w:r>
      </w:ins>
      <w:ins w:id="166" w:author="Ezzati, Majid" w:date="2018-12-30T21:25:00Z">
        <w:r>
          <w:t xml:space="preserve">first, </w:t>
        </w:r>
      </w:ins>
      <w:del w:id="167" w:author="Ezzati, Majid" w:date="2018-12-30T21:25:00Z">
        <w:r w:rsidR="00202A60" w:rsidDel="00BA1F28">
          <w:delText>W</w:delText>
        </w:r>
        <w:r w:rsidR="00FA3851" w:rsidRPr="00636C9B" w:rsidDel="00BA1F28">
          <w:delText xml:space="preserve">e </w:delText>
        </w:r>
      </w:del>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ins w:id="168" w:author="Ezzati, Majid" w:date="2018-12-30T21:25:00Z">
        <w:r>
          <w:t xml:space="preserve">. </w:t>
        </w:r>
        <w:commentRangeStart w:id="169"/>
        <w:r>
          <w:t>We used 30 years because ….</w:t>
        </w:r>
      </w:ins>
      <w:del w:id="170" w:author="Ezzati, Majid" w:date="2018-12-30T21:25:00Z">
        <w:r w:rsidR="002407A3" w:rsidDel="00BA1F28">
          <w:delText>,</w:delText>
        </w:r>
      </w:del>
      <w:r w:rsidR="00FA3851">
        <w:t xml:space="preserve"> equivalent to </w:t>
      </w:r>
      <w:r w:rsidR="002407A3">
        <w:t>the 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del w:id="171" w:author="Ezzati, Majid" w:date="2018-12-30T21:18:00Z">
        <w:r w:rsidR="00FA3851" w:rsidDel="00904AE6">
          <w:delText>.</w:delText>
        </w:r>
        <w:r w:rsidR="002407A3" w:rsidDel="00904AE6">
          <w:delText xml:space="preserve"> </w:delText>
        </w:r>
      </w:del>
      <w:commentRangeEnd w:id="169"/>
      <w:r>
        <w:rPr>
          <w:rStyle w:val="CommentReference"/>
          <w:rFonts w:asciiTheme="minorHAnsi" w:hAnsiTheme="minorHAnsi" w:cstheme="minorBidi"/>
          <w:lang w:eastAsia="en-US"/>
        </w:rPr>
        <w:commentReference w:id="169"/>
      </w:r>
    </w:p>
    <w:p w14:paraId="5B2095CE" w14:textId="42173432" w:rsidR="00012335" w:rsidDel="00BA1F28" w:rsidRDefault="00012335" w:rsidP="0044781A">
      <w:pPr>
        <w:spacing w:line="480" w:lineRule="auto"/>
        <w:rPr>
          <w:del w:id="172" w:author="Ezzati, Majid" w:date="2018-12-30T21:26:00Z"/>
        </w:rPr>
      </w:pPr>
    </w:p>
    <w:p w14:paraId="20500304" w14:textId="40C98782" w:rsidR="00FA3851" w:rsidRPr="002C6C20" w:rsidRDefault="00FA3851" w:rsidP="0044781A">
      <w:pPr>
        <w:spacing w:line="480" w:lineRule="auto"/>
        <w:rPr>
          <w:color w:val="000000" w:themeColor="text1"/>
        </w:rPr>
      </w:pPr>
      <w:r w:rsidRPr="00636C9B">
        <w:t>We subtracted th</w:t>
      </w:r>
      <w:r>
        <w:t>ese</w:t>
      </w:r>
      <w:r w:rsidRPr="00636C9B">
        <w:t xml:space="preserve"> long-term mean temperature</w:t>
      </w:r>
      <w:r>
        <w:t>s</w:t>
      </w:r>
      <w:r w:rsidRPr="00636C9B">
        <w:t xml:space="preserve"> from </w:t>
      </w:r>
      <w:r w:rsidR="002E29FE">
        <w:t xml:space="preserve">respective </w:t>
      </w:r>
      <w:commentRangeStart w:id="173"/>
      <w:del w:id="174" w:author="Ezzati, Majid" w:date="2018-12-30T21:25:00Z">
        <w:r w:rsidR="002E29FE" w:rsidDel="00BA1F28">
          <w:delText xml:space="preserve">absolute </w:delText>
        </w:r>
      </w:del>
      <w:ins w:id="175" w:author="Ezzati, Majid" w:date="2018-12-30T21:25:00Z">
        <w:r w:rsidR="00BA1F28">
          <w:t>monthly</w:t>
        </w:r>
        <w:commentRangeEnd w:id="173"/>
        <w:r w:rsidR="00BA1F28">
          <w:rPr>
            <w:rStyle w:val="CommentReference"/>
            <w:rFonts w:asciiTheme="minorHAnsi" w:hAnsiTheme="minorHAnsi" w:cstheme="minorBidi"/>
            <w:lang w:eastAsia="en-US"/>
          </w:rPr>
          <w:commentReference w:id="173"/>
        </w:r>
        <w:r w:rsidR="00BA1F28">
          <w:t xml:space="preserve"> </w:t>
        </w:r>
      </w:ins>
      <w:r w:rsidR="002E29FE">
        <w:t>temperature values</w:t>
      </w:r>
      <w:r w:rsidRPr="00636C9B">
        <w:t xml:space="preserve"> to generate a temperature anomaly time series for each month in each state (Figure</w:t>
      </w:r>
      <w:r w:rsidR="0044781A">
        <w:t xml:space="preserve"> 1</w:t>
      </w:r>
      <w:r w:rsidRPr="00636C9B">
        <w:t>).</w:t>
      </w:r>
      <w:r>
        <w:t xml:space="preserve"> The temperature anomaly</w:t>
      </w:r>
      <w:ins w:id="176" w:author="Ezzati, Majid" w:date="2018-12-30T21:26:00Z">
        <w:r w:rsidR="00BA1F28">
          <w:t xml:space="preserve"> metric</w:t>
        </w:r>
      </w:ins>
      <w:r>
        <w:t xml:space="preserve"> measures the extent that temperature experienced in a</w:t>
      </w:r>
      <w:r w:rsidR="005B2568">
        <w:t xml:space="preserve"> specific month, year and state</w:t>
      </w:r>
      <w:r w:rsidR="0036676F">
        <w:t xml:space="preserve"> i</w:t>
      </w:r>
      <w: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lastRenderedPageBreak/>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w:t>
      </w:r>
      <w:r w:rsidRPr="00A46B9A">
        <w:rPr>
          <w:color w:val="000000" w:themeColor="text1"/>
          <w:lang w:val="en-US"/>
        </w:rPr>
        <w:lastRenderedPageBreak/>
        <w:t>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03670D">
      <w:pPr>
        <w:rPr>
          <w:i/>
        </w:rPr>
      </w:pPr>
      <w:r>
        <w:rPr>
          <w:i/>
        </w:rPr>
        <w:t>Strengths and limitations</w:t>
      </w:r>
    </w:p>
    <w:p w14:paraId="2C46A821" w14:textId="77777777" w:rsidR="00A47B94" w:rsidRDefault="00A47B94" w:rsidP="0003670D">
      <w:pPr>
        <w:rPr>
          <w:i/>
        </w:rPr>
      </w:pPr>
    </w:p>
    <w:p w14:paraId="42745145" w14:textId="4F8E34D8" w:rsidR="0004728E" w:rsidRDefault="00DE752B" w:rsidP="00886AE3">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lastRenderedPageBreak/>
        <w:t xml:space="preserve">A limitation of our study is that, like all observation studies, we cannot rule out confounding, although it is unlikely that other factors will have the same anomalies even if their average space and time patterns are the same. </w:t>
      </w: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9B42B8">
      <w:pPr>
        <w:spacing w:line="480" w:lineRule="auto"/>
        <w:jc w:val="both"/>
        <w:rPr>
          <w:b/>
        </w:rPr>
        <w:pPrChange w:id="177" w:author="Ezzati, Majid" w:date="2018-12-30T21:27:00Z">
          <w:pPr>
            <w:jc w:val="both"/>
          </w:pPr>
        </w:pPrChange>
      </w:pPr>
      <w:r w:rsidRPr="00636C9B">
        <w:rPr>
          <w:b/>
        </w:rPr>
        <w:lastRenderedPageBreak/>
        <w:t>References</w:t>
      </w:r>
    </w:p>
    <w:commentRangeStart w:id="178"/>
    <w:p w14:paraId="5636747F" w14:textId="6AF72E6B"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w:t>
      </w:r>
      <w:r w:rsidRPr="008B1C62">
        <w:rPr>
          <w:rFonts w:eastAsia="Times New Roman"/>
          <w:noProof/>
        </w:rPr>
        <w:lastRenderedPageBreak/>
        <w:t xml:space="preserve">association of highway traffic with winter weather conditions. </w:t>
      </w:r>
      <w:r w:rsidRPr="008B1C62">
        <w:rPr>
          <w:rFonts w:eastAsia="Times New Roman"/>
          <w:i/>
          <w:iCs/>
          <w:noProof/>
        </w:rPr>
        <w:t>Procedia - Soc. Behav. 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14D0E6E5" w14:textId="247B3EC7" w:rsidR="009011C5" w:rsidRPr="00636C9B" w:rsidRDefault="00A55581" w:rsidP="008B1C62">
      <w:pPr>
        <w:widowControl w:val="0"/>
        <w:autoSpaceDE w:val="0"/>
        <w:autoSpaceDN w:val="0"/>
        <w:adjustRightInd w:val="0"/>
        <w:spacing w:after="200"/>
        <w:ind w:left="640" w:hanging="640"/>
        <w:rPr>
          <w:b/>
        </w:rPr>
      </w:pPr>
      <w:r w:rsidRPr="00636C9B">
        <w:rPr>
          <w:b/>
        </w:rPr>
        <w:fldChar w:fldCharType="end"/>
      </w:r>
      <w:commentRangeEnd w:id="178"/>
      <w:r w:rsidR="009B42B8">
        <w:rPr>
          <w:rStyle w:val="CommentReference"/>
          <w:rFonts w:asciiTheme="minorHAnsi" w:hAnsiTheme="minorHAnsi" w:cstheme="minorBidi"/>
          <w:lang w:eastAsia="en-US"/>
        </w:rPr>
        <w:commentReference w:id="178"/>
      </w:r>
      <w:r w:rsidR="009011C5" w:rsidRPr="00636C9B">
        <w:rPr>
          <w:b/>
          <w:color w:val="000000" w:themeColor="text1"/>
        </w:rPr>
        <w:br w:type="page"/>
      </w:r>
    </w:p>
    <w:p w14:paraId="7A629EAC" w14:textId="1EA1B289" w:rsidR="0077298E" w:rsidRDefault="0077298E" w:rsidP="00886AE3">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w:t>
      </w:r>
      <w:ins w:id="179" w:author="Ezzati, Majid" w:date="2018-12-30T21:42:00Z">
        <w:r w:rsidR="00C74DD3">
          <w:rPr>
            <w:color w:val="000000" w:themeColor="text1"/>
          </w:rPr>
          <w:t xml:space="preserve"> July</w:t>
        </w:r>
      </w:ins>
      <w:r>
        <w:rPr>
          <w:color w:val="000000" w:themeColor="text1"/>
        </w:rPr>
        <w:t xml:space="preserve"> two example states (Florida and Washington) (left panel) for 1980-</w:t>
      </w:r>
      <w:del w:id="180" w:author="Ezzati, Majid" w:date="2018-12-30T21:42:00Z">
        <w:r w:rsidDel="00C74DD3">
          <w:rPr>
            <w:color w:val="000000" w:themeColor="text1"/>
          </w:rPr>
          <w:delText xml:space="preserve">2009 </w:delText>
        </w:r>
      </w:del>
      <w:ins w:id="181" w:author="Ezzati, Majid" w:date="2018-12-30T21:42:00Z">
        <w:r w:rsidR="00C74DD3">
          <w:rPr>
            <w:color w:val="000000" w:themeColor="text1"/>
          </w:rPr>
          <w:t>20</w:t>
        </w:r>
        <w:r w:rsidR="00C74DD3">
          <w:rPr>
            <w:color w:val="000000" w:themeColor="text1"/>
          </w:rPr>
          <w:t>16</w:t>
        </w:r>
        <w:r w:rsidR="00C74DD3">
          <w:rPr>
            <w:color w:val="000000" w:themeColor="text1"/>
          </w:rPr>
          <w:t xml:space="preserve"> </w:t>
        </w:r>
      </w:ins>
      <w:r>
        <w:rPr>
          <w:color w:val="000000" w:themeColor="text1"/>
        </w:rPr>
        <w:t xml:space="preserve">are used to calculate </w:t>
      </w:r>
      <w:del w:id="182" w:author="Ezzati, Majid" w:date="2018-12-30T21:42:00Z">
        <w:r w:rsidDel="00C74DD3">
          <w:rPr>
            <w:color w:val="000000" w:themeColor="text1"/>
          </w:rPr>
          <w:delText xml:space="preserve">July 1980-2016 </w:delText>
        </w:r>
      </w:del>
      <w:r>
        <w:rPr>
          <w:color w:val="000000" w:themeColor="text1"/>
        </w:rPr>
        <w:t>temperature anomalies</w:t>
      </w:r>
      <w:del w:id="183" w:author="Ezzati, Majid" w:date="2018-12-30T21:43:00Z">
        <w:r w:rsidDel="00C74DD3">
          <w:rPr>
            <w:color w:val="000000" w:themeColor="text1"/>
          </w:rPr>
          <w:delText xml:space="preserve"> for Florida (red) and Washington (blue)</w:delText>
        </w:r>
        <w:r w:rsidRPr="00636C9B" w:rsidDel="00C74DD3">
          <w:rPr>
            <w:color w:val="000000" w:themeColor="text1"/>
          </w:rPr>
          <w:delText xml:space="preserve"> (two right panels)</w:delText>
        </w:r>
      </w:del>
      <w:r>
        <w:rPr>
          <w:color w:val="000000" w:themeColor="text1"/>
        </w:rPr>
        <w:t>. As seen, a warmer state like Florida can have less inter-annual variation in a particular month (here, July) compared with a cooler state like Washington.</w:t>
      </w:r>
    </w:p>
    <w:p w14:paraId="2A457BF0" w14:textId="77777777" w:rsidR="00FC5339" w:rsidRDefault="00FC5339" w:rsidP="00886AE3">
      <w:pPr>
        <w:spacing w:line="480" w:lineRule="auto"/>
        <w:rPr>
          <w:color w:val="000000" w:themeColor="text1"/>
        </w:rPr>
      </w:pPr>
    </w:p>
    <w:p w14:paraId="660A5670" w14:textId="67DAB3FE" w:rsidR="0077298E" w:rsidRDefault="001A3C82" w:rsidP="00886AE3">
      <w:pPr>
        <w:spacing w:line="480" w:lineRule="auto"/>
        <w:rPr>
          <w:color w:val="000000" w:themeColor="text1"/>
        </w:rPr>
      </w:pPr>
      <w:r w:rsidRPr="00636C9B">
        <w:rPr>
          <w:b/>
          <w:color w:val="000000" w:themeColor="text1"/>
        </w:rPr>
        <w:t xml:space="preserve">Figure </w:t>
      </w:r>
      <w:r w:rsidR="00FC5339">
        <w:rPr>
          <w:b/>
          <w:color w:val="000000" w:themeColor="text1"/>
        </w:rPr>
        <w:t>2</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 xml:space="preserve">(transport, falls and drownings) and intentional (assault and intentional self-harm) </w:t>
      </w:r>
      <w:ins w:id="184" w:author="Ezzati, Majid" w:date="2018-12-30T21:43:00Z">
        <w:r w:rsidR="00C74DD3">
          <w:rPr>
            <w:color w:val="000000" w:themeColor="text1"/>
          </w:rPr>
          <w:t>injury</w:t>
        </w:r>
      </w:ins>
      <w:del w:id="185" w:author="Ezzati, Majid" w:date="2018-12-30T21:43:00Z">
        <w:r w:rsidRPr="00636C9B" w:rsidDel="00C74DD3">
          <w:rPr>
            <w:color w:val="000000" w:themeColor="text1"/>
          </w:rPr>
          <w:delText>deaths</w:delText>
        </w:r>
      </w:del>
      <w:r>
        <w:rPr>
          <w:color w:val="000000" w:themeColor="text1"/>
        </w:rPr>
        <w:t xml:space="preserve">, </w:t>
      </w:r>
      <w:commentRangeStart w:id="186"/>
      <w:r w:rsidRPr="00636C9B">
        <w:rPr>
          <w:color w:val="000000" w:themeColor="text1"/>
        </w:rPr>
        <w:t>age group and sex</w:t>
      </w:r>
      <w:commentRangeEnd w:id="186"/>
      <w:r w:rsidR="00C74DD3">
        <w:rPr>
          <w:rStyle w:val="CommentReference"/>
          <w:rFonts w:asciiTheme="minorHAnsi" w:hAnsiTheme="minorHAnsi" w:cstheme="minorBidi"/>
          <w:lang w:eastAsia="en-US"/>
        </w:rPr>
        <w:commentReference w:id="186"/>
      </w:r>
      <w:r w:rsidRPr="00636C9B">
        <w:rPr>
          <w:color w:val="000000" w:themeColor="text1"/>
        </w:rPr>
        <w:t>,</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446084F1" w14:textId="77777777" w:rsidR="001A3C82" w:rsidRPr="00886AE3" w:rsidRDefault="001A3C82" w:rsidP="00886AE3">
      <w:pPr>
        <w:spacing w:line="480" w:lineRule="auto"/>
        <w:rPr>
          <w:color w:val="000000" w:themeColor="text1"/>
        </w:rPr>
      </w:pPr>
    </w:p>
    <w:p w14:paraId="5959A838" w14:textId="567056E3" w:rsidR="00773A25" w:rsidRDefault="005B03DF" w:rsidP="00886AE3">
      <w:pPr>
        <w:spacing w:line="480" w:lineRule="auto"/>
        <w:rPr>
          <w:color w:val="000000" w:themeColor="text1"/>
        </w:rPr>
      </w:pPr>
      <w:r w:rsidRPr="00636C9B">
        <w:rPr>
          <w:b/>
          <w:color w:val="000000" w:themeColor="text1"/>
        </w:rPr>
        <w:t xml:space="preserve">Figure </w:t>
      </w:r>
      <w:r w:rsidR="00FC5339">
        <w:rPr>
          <w:b/>
          <w:color w:val="000000" w:themeColor="text1"/>
        </w:rPr>
        <w:t>3</w:t>
      </w:r>
      <w:r w:rsidR="0019142A" w:rsidRPr="00636C9B">
        <w:rPr>
          <w:b/>
          <w:color w:val="000000" w:themeColor="text1"/>
        </w:rPr>
        <w:t>.</w:t>
      </w:r>
      <w:r w:rsidR="001B246F" w:rsidRPr="00636C9B">
        <w:rPr>
          <w:b/>
          <w:color w:val="000000" w:themeColor="text1"/>
        </w:rPr>
        <w:t xml:space="preserve"> </w:t>
      </w:r>
      <w:r w:rsidR="006C049E" w:rsidRPr="00636C9B">
        <w:rPr>
          <w:color w:val="000000" w:themeColor="text1"/>
        </w:rPr>
        <w:t xml:space="preserve">National </w:t>
      </w:r>
      <w:r w:rsidR="008A218F">
        <w:rPr>
          <w:color w:val="000000" w:themeColor="text1"/>
        </w:rPr>
        <w:t>a</w:t>
      </w:r>
      <w:r w:rsidR="008A218F" w:rsidRPr="00636C9B">
        <w:rPr>
          <w:color w:val="000000" w:themeColor="text1"/>
        </w:rPr>
        <w:t>ge</w:t>
      </w:r>
      <w:r w:rsidR="006C049E" w:rsidRPr="00636C9B">
        <w:rPr>
          <w:color w:val="000000" w:themeColor="text1"/>
        </w:rPr>
        <w:t>-</w:t>
      </w:r>
      <w:r w:rsidR="008A218F">
        <w:rPr>
          <w:color w:val="000000" w:themeColor="text1"/>
        </w:rPr>
        <w:t>s</w:t>
      </w:r>
      <w:r w:rsidR="008A218F" w:rsidRPr="00636C9B">
        <w:rPr>
          <w:color w:val="000000" w:themeColor="text1"/>
        </w:rPr>
        <w:t xml:space="preserve">tandardised </w:t>
      </w:r>
      <w:r w:rsidR="008A218F">
        <w:rPr>
          <w:color w:val="000000" w:themeColor="text1"/>
        </w:rPr>
        <w:t>d</w:t>
      </w:r>
      <w:r w:rsidR="008A218F" w:rsidRPr="00636C9B">
        <w:rPr>
          <w:color w:val="000000" w:themeColor="text1"/>
        </w:rPr>
        <w:t xml:space="preserve">eath </w:t>
      </w:r>
      <w:r w:rsidR="008A218F">
        <w:rPr>
          <w:color w:val="000000" w:themeColor="text1"/>
        </w:rPr>
        <w:t>r</w:t>
      </w:r>
      <w:r w:rsidR="008A218F" w:rsidRPr="00636C9B">
        <w:rPr>
          <w:color w:val="000000" w:themeColor="text1"/>
        </w:rPr>
        <w:t>ates</w:t>
      </w:r>
      <w:r w:rsidR="006C049E" w:rsidRPr="00636C9B">
        <w:rPr>
          <w:color w:val="000000" w:themeColor="text1"/>
        </w:rPr>
        <w:t xml:space="preserve"> </w:t>
      </w:r>
      <w:r w:rsidR="006C58FE">
        <w:rPr>
          <w:color w:val="000000" w:themeColor="text1"/>
        </w:rPr>
        <w:t>from 1980 to 2016,</w:t>
      </w:r>
      <w:r w:rsidR="006C049E" w:rsidRPr="00636C9B">
        <w:rPr>
          <w:color w:val="000000" w:themeColor="text1"/>
        </w:rPr>
        <w:t xml:space="preserve"> by month and </w:t>
      </w:r>
      <w:r w:rsidR="00987B41">
        <w:rPr>
          <w:color w:val="000000" w:themeColor="text1"/>
        </w:rPr>
        <w:t xml:space="preserve">type </w:t>
      </w:r>
      <w:r w:rsidR="006C58FE">
        <w:rPr>
          <w:color w:val="000000" w:themeColor="text1"/>
        </w:rPr>
        <w:t>of</w:t>
      </w:r>
      <w:r w:rsidR="006C049E" w:rsidRPr="00636C9B">
        <w:rPr>
          <w:color w:val="000000" w:themeColor="text1"/>
        </w:rPr>
        <w:t xml:space="preserve"> injury</w:t>
      </w:r>
      <w:r w:rsidR="005F3F6E">
        <w:rPr>
          <w:color w:val="000000" w:themeColor="text1"/>
        </w:rPr>
        <w:t>.</w:t>
      </w:r>
    </w:p>
    <w:p w14:paraId="50CAF635" w14:textId="77777777" w:rsidR="00773A25" w:rsidRDefault="00773A25" w:rsidP="00886AE3">
      <w:pPr>
        <w:spacing w:line="480" w:lineRule="auto"/>
        <w:rPr>
          <w:color w:val="000000" w:themeColor="text1"/>
        </w:rPr>
      </w:pPr>
    </w:p>
    <w:p w14:paraId="32D5DAAD" w14:textId="0FBD9FB6" w:rsidR="00773A25" w:rsidRDefault="00773A25" w:rsidP="00886AE3">
      <w:pPr>
        <w:spacing w:line="480" w:lineRule="auto"/>
        <w:rPr>
          <w:color w:val="000000" w:themeColor="text1"/>
        </w:rPr>
      </w:pPr>
      <w:r w:rsidRPr="00636C9B">
        <w:rPr>
          <w:b/>
          <w:color w:val="000000" w:themeColor="text1"/>
        </w:rPr>
        <w:t xml:space="preserve">Figure </w:t>
      </w:r>
      <w:r w:rsidR="00FC5339">
        <w:rPr>
          <w:b/>
          <w:color w:val="000000" w:themeColor="text1"/>
        </w:rPr>
        <w:t>4</w:t>
      </w:r>
      <w:r>
        <w:rPr>
          <w:b/>
          <w:color w:val="000000" w:themeColor="text1"/>
        </w:rPr>
        <w:t>.</w:t>
      </w:r>
      <w:r w:rsidRPr="008621C2">
        <w:rPr>
          <w:color w:val="000000" w:themeColor="text1"/>
        </w:rPr>
        <w:t xml:space="preserve"> </w:t>
      </w:r>
      <w:r>
        <w:rPr>
          <w:color w:val="000000" w:themeColor="text1"/>
        </w:rPr>
        <w:t xml:space="preserve">Additional annual injury deaths for the 2016 US population </w:t>
      </w:r>
      <w:del w:id="187" w:author="Ezzati, Majid" w:date="2018-12-30T21:44:00Z">
        <w:r w:rsidDel="0049069D">
          <w:rPr>
            <w:color w:val="000000" w:themeColor="text1"/>
          </w:rPr>
          <w:delText>if temperature anomaly were +</w:delText>
        </w:r>
        <w:r w:rsidRPr="00843ACB" w:rsidDel="0049069D">
          <w:rPr>
            <w:rFonts w:ascii="Helvetica" w:eastAsia="Times New Roman" w:hAnsi="Helvetica"/>
            <w:bCs/>
            <w:color w:val="222222"/>
            <w:sz w:val="21"/>
            <w:szCs w:val="21"/>
            <w:shd w:val="clear" w:color="auto" w:fill="FFFFFF"/>
          </w:rPr>
          <w:delText>1</w:delText>
        </w:r>
        <w:r w:rsidRPr="00843ACB" w:rsidDel="0049069D">
          <w:rPr>
            <w:bCs/>
            <w:color w:val="000000" w:themeColor="text1"/>
          </w:rPr>
          <w:delText>°</w:delText>
        </w:r>
        <w:r w:rsidDel="0049069D">
          <w:rPr>
            <w:bCs/>
            <w:color w:val="000000" w:themeColor="text1"/>
          </w:rPr>
          <w:delText>C</w:delText>
        </w:r>
        <w:r w:rsidDel="0049069D">
          <w:rPr>
            <w:color w:val="000000" w:themeColor="text1"/>
          </w:rPr>
          <w:delText xml:space="preserve"> </w:delText>
        </w:r>
      </w:del>
      <w:ins w:id="188" w:author="Ezzati, Majid" w:date="2018-12-30T21:44:00Z">
        <w:r w:rsidR="0049069D">
          <w:rPr>
            <w:color w:val="000000" w:themeColor="text1"/>
          </w:rPr>
          <w:t>in year in which each month was …</w:t>
        </w:r>
        <w:r w:rsidR="0049069D">
          <w:rPr>
            <w:color w:val="000000" w:themeColor="text1"/>
          </w:rPr>
          <w:t xml:space="preserve"> </w:t>
        </w:r>
      </w:ins>
      <w:r>
        <w:rPr>
          <w:color w:val="000000" w:themeColor="text1"/>
        </w:rPr>
        <w:t xml:space="preserve">compared with 1980-2009 </w:t>
      </w:r>
      <w:del w:id="189" w:author="Ezzati, Majid" w:date="2018-12-30T21:44:00Z">
        <w:r w:rsidDel="0049069D">
          <w:rPr>
            <w:color w:val="000000" w:themeColor="text1"/>
          </w:rPr>
          <w:delText xml:space="preserve">long-term </w:delText>
        </w:r>
      </w:del>
      <w:r>
        <w:rPr>
          <w:color w:val="000000" w:themeColor="text1"/>
        </w:rPr>
        <w:t xml:space="preserve">average temperatures. The top row shows </w:t>
      </w:r>
      <w:del w:id="190" w:author="Ezzati, Majid" w:date="2018-12-30T21:44:00Z">
        <w:r w:rsidDel="0049069D">
          <w:rPr>
            <w:color w:val="000000" w:themeColor="text1"/>
          </w:rPr>
          <w:delText xml:space="preserve">the </w:delText>
        </w:r>
      </w:del>
      <w:r>
        <w:rPr>
          <w:color w:val="000000" w:themeColor="text1"/>
        </w:rPr>
        <w:t>break</w:t>
      </w:r>
      <w:del w:id="191" w:author="Ezzati, Majid" w:date="2018-12-30T21:44:00Z">
        <w:r w:rsidDel="0049069D">
          <w:rPr>
            <w:color w:val="000000" w:themeColor="text1"/>
          </w:rPr>
          <w:delText xml:space="preserve"> </w:delText>
        </w:r>
      </w:del>
      <w:r>
        <w:rPr>
          <w:color w:val="000000" w:themeColor="text1"/>
        </w:rPr>
        <w:t xml:space="preserve">down </w:t>
      </w:r>
      <w:r w:rsidRPr="00636C9B">
        <w:rPr>
          <w:color w:val="000000" w:themeColor="text1"/>
        </w:rPr>
        <w:t xml:space="preserve">by sex, </w:t>
      </w:r>
      <w:r>
        <w:rPr>
          <w:color w:val="000000" w:themeColor="text1"/>
        </w:rPr>
        <w:t>type</w:t>
      </w:r>
      <w:r w:rsidRPr="00636C9B">
        <w:rPr>
          <w:color w:val="000000" w:themeColor="text1"/>
        </w:rPr>
        <w:t xml:space="preserve"> of injury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07065C03" w14:textId="77777777" w:rsidR="00773A25" w:rsidRDefault="00773A25" w:rsidP="00886AE3">
      <w:pPr>
        <w:spacing w:line="480" w:lineRule="auto"/>
        <w:rPr>
          <w:color w:val="000000" w:themeColor="text1"/>
        </w:rPr>
      </w:pPr>
    </w:p>
    <w:p w14:paraId="44A20DA9" w14:textId="77777777" w:rsidR="00773A25" w:rsidRDefault="00773A25" w:rsidP="00886AE3">
      <w:pPr>
        <w:spacing w:line="480" w:lineRule="auto"/>
        <w:rPr>
          <w:color w:val="000000" w:themeColor="text1"/>
        </w:rPr>
      </w:pPr>
      <w:commentRangeStart w:id="192"/>
      <w:r>
        <w:rPr>
          <w:b/>
          <w:color w:val="000000" w:themeColor="text1"/>
        </w:rPr>
        <w:t xml:space="preserve">Supplementary </w:t>
      </w:r>
      <w:r w:rsidRPr="00636C9B">
        <w:rPr>
          <w:b/>
          <w:color w:val="000000" w:themeColor="text1"/>
        </w:rPr>
        <w:t xml:space="preserve">Figure 1. </w:t>
      </w:r>
      <w:r>
        <w:rPr>
          <w:color w:val="000000" w:themeColor="text1"/>
        </w:rPr>
        <w:t>Percent change in death rates for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etc etc </w:t>
      </w:r>
      <w:r w:rsidRPr="00636C9B">
        <w:rPr>
          <w:color w:val="000000" w:themeColor="text1"/>
        </w:rPr>
        <w:t xml:space="preserve">by </w:t>
      </w:r>
      <w:r>
        <w:rPr>
          <w:color w:val="000000" w:themeColor="text1"/>
        </w:rPr>
        <w:t>type</w:t>
      </w:r>
      <w:r w:rsidRPr="00636C9B">
        <w:rPr>
          <w:color w:val="000000" w:themeColor="text1"/>
        </w:rPr>
        <w:t xml:space="preserve"> of injury, age group and sex</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commentRangeEnd w:id="192"/>
      <w:r w:rsidR="0049069D">
        <w:rPr>
          <w:rStyle w:val="CommentReference"/>
          <w:rFonts w:asciiTheme="minorHAnsi" w:hAnsiTheme="minorHAnsi" w:cstheme="minorBidi"/>
          <w:lang w:eastAsia="en-US"/>
        </w:rPr>
        <w:commentReference w:id="192"/>
      </w:r>
    </w:p>
    <w:p w14:paraId="4088BC7A" w14:textId="77777777" w:rsidR="00773A25" w:rsidRDefault="00773A25" w:rsidP="00886AE3">
      <w:pPr>
        <w:spacing w:line="480" w:lineRule="auto"/>
        <w:rPr>
          <w:color w:val="000000" w:themeColor="text1"/>
        </w:rPr>
      </w:pPr>
    </w:p>
    <w:p w14:paraId="37D632B2" w14:textId="740843A9" w:rsidR="004E2756" w:rsidRPr="00636C9B" w:rsidRDefault="00773A25" w:rsidP="00886AE3">
      <w:pPr>
        <w:spacing w:line="480" w:lineRule="auto"/>
        <w:rPr>
          <w:color w:val="000000" w:themeColor="text1"/>
        </w:rPr>
      </w:pPr>
      <w:r>
        <w:rPr>
          <w:b/>
          <w:color w:val="000000" w:themeColor="text1"/>
        </w:rPr>
        <w:lastRenderedPageBreak/>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r>
        <w:rPr>
          <w:color w:val="000000" w:themeColor="text1"/>
        </w:rPr>
        <w:t xml:space="preserve">month </w:t>
      </w:r>
      <w:r w:rsidRPr="00636C9B">
        <w:rPr>
          <w:color w:val="000000" w:themeColor="text1"/>
        </w:rPr>
        <w:t>and sex</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commentRangeStart w:id="193"/>
      <w:r w:rsidR="00B4508B" w:rsidRPr="00636C9B">
        <w:rPr>
          <w:b/>
          <w:color w:val="000000" w:themeColor="text1"/>
        </w:rPr>
        <w:lastRenderedPageBreak/>
        <w:t xml:space="preserve">Table </w:t>
      </w:r>
      <w:r w:rsidR="003A2FA4">
        <w:rPr>
          <w:b/>
          <w:color w:val="000000" w:themeColor="text1"/>
        </w:rPr>
        <w:t>1</w:t>
      </w:r>
      <w:r w:rsidR="00B4508B" w:rsidRPr="00636C9B">
        <w:rPr>
          <w:b/>
          <w:color w:val="000000" w:themeColor="text1"/>
        </w:rPr>
        <w:t xml:space="preserve">: </w:t>
      </w:r>
      <w:r w:rsidR="00384336" w:rsidRPr="00636C9B">
        <w:rPr>
          <w:color w:val="000000" w:themeColor="text1"/>
        </w:rPr>
        <w:t xml:space="preserve">Total </w:t>
      </w:r>
      <w:r w:rsidR="00C92E67" w:rsidRPr="00636C9B">
        <w:rPr>
          <w:color w:val="000000" w:themeColor="text1"/>
        </w:rPr>
        <w:t>n</w:t>
      </w:r>
      <w:r w:rsidR="00B4508B" w:rsidRPr="00636C9B">
        <w:rPr>
          <w:color w:val="000000" w:themeColor="text1"/>
        </w:rPr>
        <w:t xml:space="preserve">umber of deaths, by </w:t>
      </w:r>
      <w:r w:rsidR="00350593">
        <w:rPr>
          <w:color w:val="000000" w:themeColor="text1"/>
        </w:rPr>
        <w:t>type of injury death</w:t>
      </w:r>
      <w:r w:rsidR="00B4508B" w:rsidRPr="00636C9B">
        <w:rPr>
          <w:color w:val="000000" w:themeColor="text1"/>
        </w:rPr>
        <w:t xml:space="preserve">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jc w:val="both"/>
              <w:rPr>
                <w:color w:val="000000" w:themeColor="text1"/>
              </w:rPr>
            </w:pPr>
            <w:r w:rsidRPr="00636C9B">
              <w:rPr>
                <w:b/>
                <w:bCs/>
                <w:color w:val="000000" w:themeColor="text1"/>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jc w:val="both"/>
              <w:rPr>
                <w:color w:val="000000" w:themeColor="text1"/>
              </w:rPr>
            </w:pPr>
            <w:r w:rsidRPr="00636C9B">
              <w:rPr>
                <w:b/>
                <w:bCs/>
                <w:color w:val="000000" w:themeColor="text1"/>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jc w:val="both"/>
              <w:rPr>
                <w:color w:val="000000" w:themeColor="text1"/>
              </w:rPr>
            </w:pPr>
            <w:r w:rsidRPr="00636C9B">
              <w:rPr>
                <w:b/>
                <w:bCs/>
                <w:color w:val="000000" w:themeColor="text1"/>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jc w:val="both"/>
              <w:rPr>
                <w:color w:val="000000" w:themeColor="text1"/>
              </w:rPr>
            </w:pPr>
            <w:r w:rsidRPr="00636C9B">
              <w:rPr>
                <w:b/>
                <w:bCs/>
                <w:color w:val="000000" w:themeColor="text1"/>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jc w:val="both"/>
              <w:rPr>
                <w:color w:val="000000" w:themeColor="text1"/>
              </w:rPr>
            </w:pPr>
            <w:r w:rsidRPr="00636C9B">
              <w:rPr>
                <w:bCs/>
                <w:color w:val="000000" w:themeColor="text1"/>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C189E75" w:rsidR="004E2756" w:rsidRPr="00636C9B" w:rsidRDefault="002C5B52" w:rsidP="00D76DF7">
            <w:pPr>
              <w:jc w:val="both"/>
              <w:rPr>
                <w:color w:val="000000" w:themeColor="text1"/>
              </w:rPr>
            </w:pPr>
            <w:r>
              <w:rPr>
                <w:color w:val="000000" w:themeColor="text1"/>
              </w:rPr>
              <w:t>2,474,790</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5783D647" w:rsidR="004E2756" w:rsidRPr="00636C9B" w:rsidRDefault="002C5B52" w:rsidP="00D76DF7">
            <w:pPr>
              <w:jc w:val="both"/>
              <w:rPr>
                <w:color w:val="000000" w:themeColor="text1"/>
              </w:rPr>
            </w:pPr>
            <w:r>
              <w:rPr>
                <w:color w:val="000000" w:themeColor="text1"/>
              </w:rPr>
              <w:t>1,341,788</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48594ED" w:rsidR="004E2756" w:rsidRPr="00636C9B" w:rsidRDefault="002C5B52" w:rsidP="00D76DF7">
            <w:pPr>
              <w:jc w:val="both"/>
              <w:rPr>
                <w:color w:val="000000" w:themeColor="text1"/>
              </w:rPr>
            </w:pPr>
            <w:r>
              <w:rPr>
                <w:b/>
                <w:bCs/>
                <w:color w:val="000000" w:themeColor="text1"/>
              </w:rPr>
              <w:t>3,816,578</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jc w:val="both"/>
              <w:rPr>
                <w:color w:val="000000" w:themeColor="text1"/>
              </w:rPr>
            </w:pPr>
            <w:r w:rsidRPr="00636C9B">
              <w:rPr>
                <w:color w:val="000000" w:themeColor="text1"/>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jc w:val="both"/>
              <w:rPr>
                <w:color w:val="000000" w:themeColor="text1"/>
              </w:rPr>
            </w:pPr>
            <w:r w:rsidRPr="00636C9B">
              <w:rPr>
                <w:color w:val="000000" w:themeColor="text1"/>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jc w:val="both"/>
              <w:rPr>
                <w:color w:val="000000" w:themeColor="text1"/>
              </w:rPr>
            </w:pPr>
            <w:r w:rsidRPr="00636C9B">
              <w:rPr>
                <w:color w:val="000000" w:themeColor="text1"/>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jc w:val="both"/>
              <w:rPr>
                <w:color w:val="000000" w:themeColor="text1"/>
              </w:rPr>
            </w:pPr>
            <w:r w:rsidRPr="00636C9B">
              <w:rPr>
                <w:color w:val="000000" w:themeColor="text1"/>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jc w:val="both"/>
              <w:rPr>
                <w:color w:val="000000" w:themeColor="text1"/>
              </w:rPr>
            </w:pPr>
            <w:r w:rsidRPr="00636C9B">
              <w:rPr>
                <w:color w:val="000000" w:themeColor="text1"/>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jc w:val="both"/>
              <w:rPr>
                <w:color w:val="000000" w:themeColor="text1"/>
              </w:rPr>
            </w:pPr>
            <w:r w:rsidRPr="00636C9B">
              <w:rPr>
                <w:color w:val="000000" w:themeColor="text1"/>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jc w:val="both"/>
              <w:rPr>
                <w:color w:val="000000" w:themeColor="text1"/>
              </w:rPr>
            </w:pPr>
            <w:r w:rsidRPr="00636C9B">
              <w:rPr>
                <w:color w:val="000000" w:themeColor="text1"/>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jc w:val="both"/>
              <w:rPr>
                <w:color w:val="000000" w:themeColor="text1"/>
              </w:rPr>
            </w:pPr>
            <w:r w:rsidRPr="00636C9B">
              <w:rPr>
                <w:color w:val="000000" w:themeColor="text1"/>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jc w:val="both"/>
              <w:rPr>
                <w:color w:val="000000" w:themeColor="text1"/>
              </w:rPr>
            </w:pPr>
            <w:r w:rsidRPr="00636C9B">
              <w:rPr>
                <w:color w:val="000000" w:themeColor="text1"/>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jc w:val="both"/>
              <w:rPr>
                <w:color w:val="000000" w:themeColor="text1"/>
              </w:rPr>
            </w:pPr>
            <w:r w:rsidRPr="00636C9B">
              <w:rPr>
                <w:color w:val="000000" w:themeColor="text1"/>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jc w:val="both"/>
              <w:rPr>
                <w:color w:val="000000" w:themeColor="text1"/>
              </w:rPr>
            </w:pPr>
            <w:r w:rsidRPr="00636C9B">
              <w:rPr>
                <w:color w:val="000000" w:themeColor="text1"/>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jc w:val="both"/>
              <w:rPr>
                <w:color w:val="000000" w:themeColor="text1"/>
              </w:rPr>
            </w:pPr>
            <w:r w:rsidRPr="00636C9B">
              <w:rPr>
                <w:color w:val="000000" w:themeColor="text1"/>
              </w:rPr>
              <w:t>141,269</w:t>
            </w:r>
          </w:p>
        </w:tc>
      </w:tr>
      <w:tr w:rsidR="00E30DAE" w:rsidRPr="00636C9B" w14:paraId="04333D6E"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jc w:val="both"/>
              <w:rPr>
                <w:color w:val="000000" w:themeColor="text1"/>
              </w:rPr>
            </w:pPr>
            <w:r>
              <w:rPr>
                <w:color w:val="000000" w:themeColor="text1"/>
              </w:rPr>
              <w:t xml:space="preserve">Other unintentional </w:t>
            </w:r>
            <w:r w:rsidR="00902214">
              <w:rPr>
                <w:color w:val="000000" w:themeColor="text1"/>
              </w:rPr>
              <w:t>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jc w:val="both"/>
              <w:rPr>
                <w:color w:val="000000" w:themeColor="text1"/>
              </w:rPr>
            </w:pPr>
            <w:r w:rsidRPr="00624FE4">
              <w:rPr>
                <w:color w:val="000000" w:themeColor="text1"/>
              </w:rPr>
              <w:t>837</w:t>
            </w:r>
            <w:r>
              <w:rPr>
                <w:color w:val="000000" w:themeColor="text1"/>
              </w:rPr>
              <w:t>,</w:t>
            </w:r>
            <w:r w:rsidRPr="00624FE4">
              <w:rPr>
                <w:color w:val="000000" w:themeColor="text1"/>
              </w:rPr>
              <w:t>982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jc w:val="both"/>
              <w:rPr>
                <w:color w:val="000000" w:themeColor="text1"/>
              </w:rPr>
            </w:pPr>
            <w:r w:rsidRPr="00624FE4">
              <w:rPr>
                <w:color w:val="000000" w:themeColor="text1"/>
              </w:rPr>
              <w:t>491</w:t>
            </w:r>
            <w:r>
              <w:rPr>
                <w:color w:val="000000" w:themeColor="text1"/>
              </w:rPr>
              <w:t>,</w:t>
            </w:r>
            <w:r w:rsidRPr="00624FE4">
              <w:rPr>
                <w:color w:val="000000" w:themeColor="text1"/>
              </w:rPr>
              <w:t>21</w:t>
            </w:r>
            <w:r w:rsidR="002C5B52">
              <w:rPr>
                <w:color w:val="000000" w:themeColor="text1"/>
              </w:rPr>
              <w:t>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jc w:val="both"/>
              <w:rPr>
                <w:color w:val="000000" w:themeColor="text1"/>
              </w:rPr>
            </w:pPr>
            <w:r>
              <w:rPr>
                <w:color w:val="000000" w:themeColor="text1"/>
              </w:rPr>
              <w:t>1,329,20</w:t>
            </w:r>
            <w:r w:rsidR="002C5B52">
              <w:rPr>
                <w:color w:val="000000" w:themeColor="text1"/>
              </w:rPr>
              <w:t>1</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jc w:val="both"/>
              <w:rPr>
                <w:color w:val="000000" w:themeColor="text1"/>
              </w:rPr>
            </w:pPr>
            <w:r w:rsidRPr="00636C9B">
              <w:rPr>
                <w:bCs/>
                <w:color w:val="000000" w:themeColor="text1"/>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jc w:val="both"/>
              <w:rPr>
                <w:color w:val="000000" w:themeColor="text1"/>
              </w:rPr>
            </w:pPr>
            <w:r w:rsidRPr="00636C9B">
              <w:rPr>
                <w:color w:val="000000" w:themeColor="text1"/>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jc w:val="both"/>
              <w:rPr>
                <w:color w:val="000000" w:themeColor="text1"/>
              </w:rPr>
            </w:pPr>
            <w:r w:rsidRPr="00636C9B">
              <w:rPr>
                <w:color w:val="000000" w:themeColor="text1"/>
              </w:rPr>
              <w:t>416</w:t>
            </w:r>
            <w:r w:rsidR="001F37C4" w:rsidRPr="00636C9B">
              <w:rPr>
                <w:color w:val="000000" w:themeColor="text1"/>
              </w:rPr>
              <w:t>,07</w:t>
            </w:r>
            <w:r w:rsidRPr="00636C9B">
              <w:rPr>
                <w:color w:val="000000" w:themeColor="text1"/>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jc w:val="both"/>
              <w:rPr>
                <w:color w:val="000000" w:themeColor="text1"/>
              </w:rPr>
            </w:pPr>
            <w:r w:rsidRPr="00636C9B">
              <w:rPr>
                <w:b/>
                <w:bCs/>
                <w:color w:val="000000" w:themeColor="text1"/>
              </w:rPr>
              <w:t>1,947</w:t>
            </w:r>
            <w:r w:rsidR="004E2756" w:rsidRPr="00636C9B">
              <w:rPr>
                <w:b/>
                <w:bCs/>
                <w:color w:val="000000" w:themeColor="text1"/>
              </w:rPr>
              <w:t>,</w:t>
            </w:r>
            <w:r w:rsidRPr="00636C9B">
              <w:rPr>
                <w:b/>
                <w:bCs/>
                <w:color w:val="000000" w:themeColor="text1"/>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jc w:val="both"/>
              <w:rPr>
                <w:color w:val="000000" w:themeColor="text1"/>
              </w:rPr>
            </w:pPr>
            <w:r w:rsidRPr="00636C9B">
              <w:rPr>
                <w:color w:val="000000" w:themeColor="text1"/>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jc w:val="both"/>
              <w:rPr>
                <w:color w:val="000000" w:themeColor="text1"/>
              </w:rPr>
            </w:pPr>
            <w:r w:rsidRPr="00636C9B">
              <w:rPr>
                <w:color w:val="000000" w:themeColor="text1"/>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jc w:val="both"/>
              <w:rPr>
                <w:color w:val="000000" w:themeColor="text1"/>
              </w:rPr>
            </w:pPr>
            <w:r w:rsidRPr="00636C9B">
              <w:rPr>
                <w:color w:val="000000" w:themeColor="text1"/>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jc w:val="both"/>
              <w:rPr>
                <w:color w:val="000000" w:themeColor="text1"/>
              </w:rPr>
            </w:pPr>
            <w:r w:rsidRPr="00636C9B">
              <w:rPr>
                <w:color w:val="000000" w:themeColor="text1"/>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jc w:val="both"/>
              <w:rPr>
                <w:color w:val="000000" w:themeColor="text1"/>
              </w:rPr>
            </w:pPr>
            <w:r w:rsidRPr="00636C9B">
              <w:rPr>
                <w:color w:val="000000" w:themeColor="text1"/>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jc w:val="both"/>
              <w:rPr>
                <w:color w:val="000000" w:themeColor="text1"/>
              </w:rPr>
            </w:pPr>
            <w:r w:rsidRPr="00636C9B">
              <w:rPr>
                <w:color w:val="000000" w:themeColor="text1"/>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jc w:val="both"/>
              <w:rPr>
                <w:color w:val="000000" w:themeColor="text1"/>
              </w:rPr>
            </w:pPr>
            <w:r w:rsidRPr="00636C9B">
              <w:rPr>
                <w:color w:val="000000" w:themeColor="text1"/>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jc w:val="both"/>
              <w:rPr>
                <w:color w:val="000000" w:themeColor="text1"/>
              </w:rPr>
            </w:pPr>
            <w:r w:rsidRPr="00636C9B">
              <w:rPr>
                <w:color w:val="000000" w:themeColor="text1"/>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4E3A8271" w:rsidR="00C92E67" w:rsidRPr="00636C9B" w:rsidRDefault="00E30DAE" w:rsidP="00D76DF7">
            <w:pPr>
              <w:jc w:val="both"/>
              <w:rPr>
                <w:color w:val="000000" w:themeColor="text1"/>
              </w:rPr>
            </w:pPr>
            <w:r>
              <w:rPr>
                <w:color w:val="000000" w:themeColor="text1"/>
              </w:rPr>
              <w:t>Total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5AAF87A" w:rsidR="00C92E67" w:rsidRPr="00636C9B" w:rsidRDefault="00AB14D8" w:rsidP="00B7504C">
            <w:pPr>
              <w:jc w:val="both"/>
              <w:rPr>
                <w:color w:val="000000" w:themeColor="text1"/>
              </w:rPr>
            </w:pPr>
            <w:r w:rsidRPr="00AB14D8">
              <w:rPr>
                <w:color w:val="000000" w:themeColor="text1"/>
              </w:rPr>
              <w:t>4</w:t>
            </w:r>
            <w:r>
              <w:rPr>
                <w:color w:val="000000" w:themeColor="text1"/>
              </w:rPr>
              <w:t>,</w:t>
            </w:r>
            <w:r w:rsidRPr="00AB14D8">
              <w:rPr>
                <w:color w:val="000000" w:themeColor="text1"/>
              </w:rPr>
              <w:t>006</w:t>
            </w:r>
            <w:r>
              <w:rPr>
                <w:color w:val="000000" w:themeColor="text1"/>
              </w:rPr>
              <w:t>,</w:t>
            </w:r>
            <w:r w:rsidRPr="00AB14D8">
              <w:rPr>
                <w:color w:val="000000" w:themeColor="text1"/>
              </w:rPr>
              <w:t>454</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7B0B2879" w:rsidR="00C92E67" w:rsidRPr="00636C9B" w:rsidRDefault="004868D9" w:rsidP="00D76DF7">
            <w:pPr>
              <w:jc w:val="both"/>
              <w:rPr>
                <w:color w:val="000000" w:themeColor="text1"/>
              </w:rPr>
            </w:pPr>
            <w:r w:rsidRPr="004868D9">
              <w:rPr>
                <w:color w:val="000000" w:themeColor="text1"/>
              </w:rPr>
              <w:t>1</w:t>
            </w:r>
            <w:r>
              <w:rPr>
                <w:color w:val="000000" w:themeColor="text1"/>
              </w:rPr>
              <w:t>,</w:t>
            </w:r>
            <w:r w:rsidRPr="004868D9">
              <w:rPr>
                <w:color w:val="000000" w:themeColor="text1"/>
              </w:rPr>
              <w:t>757</w:t>
            </w:r>
            <w:r>
              <w:rPr>
                <w:color w:val="000000" w:themeColor="text1"/>
              </w:rPr>
              <w:t>,</w:t>
            </w:r>
            <w:r w:rsidR="00D51568">
              <w:rPr>
                <w:color w:val="000000" w:themeColor="text1"/>
              </w:rPr>
              <w:t>862</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761CA716" w:rsidR="00C92E67" w:rsidRPr="00636C9B" w:rsidRDefault="004868D9" w:rsidP="00D76DF7">
            <w:pPr>
              <w:jc w:val="both"/>
              <w:rPr>
                <w:color w:val="000000" w:themeColor="text1"/>
              </w:rPr>
            </w:pPr>
            <w:r>
              <w:rPr>
                <w:b/>
                <w:bCs/>
                <w:color w:val="000000" w:themeColor="text1"/>
              </w:rPr>
              <w:t>5,764,316</w:t>
            </w:r>
          </w:p>
        </w:tc>
      </w:tr>
    </w:tbl>
    <w:commentRangeEnd w:id="193"/>
    <w:p w14:paraId="63F03294" w14:textId="1106ABCA" w:rsidR="00D2442C" w:rsidRPr="00843ACB" w:rsidRDefault="0049069D" w:rsidP="00843ACB">
      <w:pPr>
        <w:rPr>
          <w:color w:val="000000" w:themeColor="text1"/>
        </w:rPr>
        <w:sectPr w:rsidR="00D2442C" w:rsidRPr="00843ACB" w:rsidSect="004136FE">
          <w:footerReference w:type="even" r:id="rId16"/>
          <w:footerReference w:type="default" r:id="rId17"/>
          <w:pgSz w:w="11900" w:h="16840"/>
          <w:pgMar w:top="1440" w:right="1440" w:bottom="1440" w:left="1440" w:header="720" w:footer="720" w:gutter="0"/>
          <w:lnNumType w:countBy="1"/>
          <w:cols w:space="720"/>
          <w:docGrid w:linePitch="360"/>
        </w:sectPr>
      </w:pPr>
      <w:r>
        <w:rPr>
          <w:rStyle w:val="CommentReference"/>
          <w:rFonts w:asciiTheme="minorHAnsi" w:hAnsiTheme="minorHAnsi" w:cstheme="minorBidi"/>
          <w:lang w:eastAsia="en-US"/>
        </w:rPr>
        <w:commentReference w:id="193"/>
      </w: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495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7488"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495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7488"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495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7488"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495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7488"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495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7488"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495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7488"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495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7488"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495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7488"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56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2826"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495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7488"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194"/>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194"/>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lastRenderedPageBreak/>
        <w:commentReference w:id="194"/>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12-29T22:46:00Z" w:initials="EM">
    <w:p w14:paraId="327356EE" w14:textId="6AECE98F" w:rsidR="003D32AA" w:rsidRDefault="003D32AA">
      <w:pPr>
        <w:pStyle w:val="CommentText"/>
      </w:pPr>
      <w:r>
        <w:rPr>
          <w:rStyle w:val="CommentReference"/>
        </w:rPr>
        <w:annotationRef/>
      </w:r>
      <w:r>
        <w:t>Do you need all of these? Fine if so. remove comment regardless</w:t>
      </w:r>
    </w:p>
  </w:comment>
  <w:comment w:id="7" w:author="Ezzati, Majid" w:date="2018-12-30T20:47:00Z" w:initials="EM">
    <w:p w14:paraId="03D60184" w14:textId="73CE9061" w:rsidR="005D6530" w:rsidRDefault="005D6530">
      <w:pPr>
        <w:pStyle w:val="CommentText"/>
      </w:pPr>
      <w:r>
        <w:rPr>
          <w:rStyle w:val="CommentReference"/>
        </w:rPr>
        <w:annotationRef/>
      </w:r>
      <w:r>
        <w:t>As you can see, I have done major re-organisation. Change figure numbers accordingly</w:t>
      </w:r>
    </w:p>
  </w:comment>
  <w:comment w:id="14" w:author="Ezzati, Majid" w:date="2018-12-30T20:47:00Z" w:initials="EM">
    <w:p w14:paraId="41178ECD" w14:textId="3C492906" w:rsidR="005D6530" w:rsidRDefault="005D6530">
      <w:pPr>
        <w:pStyle w:val="CommentText"/>
      </w:pPr>
      <w:r>
        <w:rPr>
          <w:rStyle w:val="CommentReference"/>
        </w:rPr>
        <w:annotationRef/>
      </w:r>
      <w:r>
        <w:t>OK?</w:t>
      </w:r>
    </w:p>
  </w:comment>
  <w:comment w:id="40" w:author="Ezzati, Majid" w:date="2018-12-30T20:13:00Z" w:initials="EM">
    <w:p w14:paraId="2B068DCC" w14:textId="79F8EE44" w:rsidR="002521A6" w:rsidRDefault="002521A6">
      <w:pPr>
        <w:pStyle w:val="CommentText"/>
      </w:pPr>
      <w:r>
        <w:rPr>
          <w:rStyle w:val="CommentReference"/>
        </w:rPr>
        <w:annotationRef/>
      </w:r>
      <w:r>
        <w:t>Death is not much of an “experience”!</w:t>
      </w:r>
    </w:p>
  </w:comment>
  <w:comment w:id="43" w:author="Ezzati, Majid" w:date="2018-12-30T20:09:00Z" w:initials="EM">
    <w:p w14:paraId="6C4CE80D" w14:textId="77777777" w:rsidR="00F53433" w:rsidRDefault="00F53433" w:rsidP="00F53433">
      <w:pPr>
        <w:pStyle w:val="CommentText"/>
      </w:pPr>
      <w:r>
        <w:rPr>
          <w:rStyle w:val="CommentReference"/>
        </w:rPr>
        <w:annotationRef/>
      </w:r>
      <w:r>
        <w:t>Perhaps for this figure only add a grey band at the top of each bar for other injuries</w:t>
      </w:r>
    </w:p>
  </w:comment>
  <w:comment w:id="44" w:author="Ezzati, Majid" w:date="2018-12-30T20:25:00Z" w:initials="EM">
    <w:p w14:paraId="39903580" w14:textId="269DA1B1" w:rsidR="00F53433" w:rsidRDefault="00F53433">
      <w:pPr>
        <w:pStyle w:val="CommentText"/>
      </w:pPr>
      <w:r>
        <w:rPr>
          <w:rStyle w:val="CommentReference"/>
        </w:rPr>
        <w:annotationRef/>
      </w:r>
      <w:r>
        <w:t>Correct as needed but preferably don’t make more complex. Discuss if needed</w:t>
      </w:r>
    </w:p>
  </w:comment>
  <w:comment w:id="137" w:author="Ezzati, Majid" w:date="2018-12-30T19:09:00Z" w:initials="EM">
    <w:p w14:paraId="44202795" w14:textId="77777777" w:rsidR="00D03B30" w:rsidRDefault="00D03B30" w:rsidP="00D03B30">
      <w:pPr>
        <w:pStyle w:val="CommentText"/>
      </w:pPr>
      <w:r>
        <w:rPr>
          <w:rStyle w:val="CommentReference"/>
        </w:rPr>
        <w:annotationRef/>
      </w:r>
      <w:r>
        <w:t>For methods only</w:t>
      </w:r>
    </w:p>
  </w:comment>
  <w:comment w:id="146" w:author="Ezzati, Majid" w:date="2018-12-30T21:13:00Z" w:initials="EM">
    <w:p w14:paraId="6033D895" w14:textId="24EF0DCF" w:rsidR="00904AE6" w:rsidRDefault="00904AE6">
      <w:pPr>
        <w:pStyle w:val="CommentText"/>
      </w:pPr>
      <w:r>
        <w:rPr>
          <w:rStyle w:val="CommentReference"/>
        </w:rPr>
        <w:annotationRef/>
      </w:r>
      <w:r>
        <w:t>These don’t seem to have been turned into full sentences/paragraphs</w:t>
      </w:r>
    </w:p>
  </w:comment>
  <w:comment w:id="147" w:author="Ezzati, Majid" w:date="2018-12-30T21:13:00Z" w:initials="EM">
    <w:p w14:paraId="6D4250FA" w14:textId="27EDCDA6" w:rsidR="00904AE6" w:rsidRDefault="00904AE6">
      <w:pPr>
        <w:pStyle w:val="CommentText"/>
      </w:pPr>
      <w:r>
        <w:rPr>
          <w:rStyle w:val="CommentReference"/>
        </w:rPr>
        <w:annotationRef/>
      </w:r>
      <w:r>
        <w:t>Integrate in methods</w:t>
      </w:r>
    </w:p>
  </w:comment>
  <w:comment w:id="150" w:author="Ezzati, Majid" w:date="2018-12-30T21:14:00Z" w:initials="EM">
    <w:p w14:paraId="6762C5C3" w14:textId="1143D941" w:rsidR="00904AE6" w:rsidRDefault="00904AE6">
      <w:pPr>
        <w:pStyle w:val="CommentText"/>
      </w:pPr>
      <w:r>
        <w:rPr>
          <w:rStyle w:val="CommentReference"/>
        </w:rPr>
        <w:annotationRef/>
      </w:r>
      <w:r>
        <w:t>Very different mechanisms people claim; there the idea is that it would be shortage of resources</w:t>
      </w:r>
    </w:p>
  </w:comment>
  <w:comment w:id="153" w:author="Ezzati, Majid" w:date="2018-12-30T21:15:00Z" w:initials="EM">
    <w:p w14:paraId="3FCAFFD4" w14:textId="0CD89ADF" w:rsidR="00904AE6" w:rsidRDefault="00904AE6">
      <w:pPr>
        <w:pStyle w:val="CommentText"/>
      </w:pPr>
      <w:r>
        <w:rPr>
          <w:rStyle w:val="CommentReference"/>
        </w:rPr>
        <w:annotationRef/>
      </w:r>
      <w:r>
        <w:t>Discuss methodology</w:t>
      </w:r>
    </w:p>
  </w:comment>
  <w:comment w:id="154" w:author="Ezzati, Majid" w:date="2018-12-30T21:15:00Z" w:initials="EM">
    <w:p w14:paraId="0552D2D2" w14:textId="0E2062D4" w:rsidR="00904AE6" w:rsidRDefault="00904AE6">
      <w:pPr>
        <w:pStyle w:val="CommentText"/>
      </w:pPr>
      <w:r>
        <w:rPr>
          <w:rStyle w:val="CommentReference"/>
        </w:rPr>
        <w:annotationRef/>
      </w:r>
      <w:r>
        <w:t xml:space="preserve">Is this relevant? </w:t>
      </w:r>
    </w:p>
  </w:comment>
  <w:comment w:id="155" w:author="Ezzati, Majid" w:date="2018-12-30T21:15:00Z" w:initials="EM">
    <w:p w14:paraId="1DBEB4DD" w14:textId="78C91351" w:rsidR="00904AE6" w:rsidRDefault="00904AE6">
      <w:pPr>
        <w:pStyle w:val="CommentText"/>
      </w:pPr>
      <w:r>
        <w:rPr>
          <w:rStyle w:val="CommentReference"/>
        </w:rPr>
        <w:annotationRef/>
      </w:r>
      <w:r>
        <w:t>discuss</w:t>
      </w:r>
    </w:p>
  </w:comment>
  <w:comment w:id="156" w:author="Ezzati, Majid" w:date="2018-12-30T21:15:00Z" w:initials="EM">
    <w:p w14:paraId="2A92930C" w14:textId="37CF8175" w:rsidR="00904AE6" w:rsidRDefault="00904AE6">
      <w:pPr>
        <w:pStyle w:val="CommentText"/>
      </w:pPr>
      <w:r>
        <w:rPr>
          <w:rStyle w:val="CommentReference"/>
        </w:rPr>
        <w:annotationRef/>
      </w:r>
      <w:r>
        <w:t xml:space="preserve">discuss </w:t>
      </w:r>
    </w:p>
  </w:comment>
  <w:comment w:id="157" w:author="Ezzati, Majid" w:date="2018-12-30T21:17:00Z" w:initials="EM">
    <w:p w14:paraId="4F826E37" w14:textId="00D15D80" w:rsidR="00904AE6" w:rsidRDefault="00904AE6">
      <w:pPr>
        <w:pStyle w:val="CommentText"/>
      </w:pPr>
      <w:r>
        <w:rPr>
          <w:rStyle w:val="CommentReference"/>
        </w:rPr>
        <w:annotationRef/>
      </w:r>
      <w:r>
        <w:t>relevant? discuss</w:t>
      </w:r>
    </w:p>
  </w:comment>
  <w:comment w:id="158" w:author="Ezzati, Majid" w:date="2018-12-30T21:17:00Z" w:initials="EM">
    <w:p w14:paraId="6AB93564" w14:textId="6F689DA9" w:rsidR="00904AE6" w:rsidRDefault="00904AE6">
      <w:pPr>
        <w:pStyle w:val="CommentText"/>
      </w:pPr>
      <w:r>
        <w:rPr>
          <w:rStyle w:val="CommentReference"/>
        </w:rPr>
        <w:annotationRef/>
      </w:r>
      <w:r>
        <w:t xml:space="preserve">hmmm? </w:t>
      </w:r>
    </w:p>
  </w:comment>
  <w:comment w:id="159" w:author="Ezzati, Majid" w:date="2018-12-30T21:17:00Z" w:initials="EM">
    <w:p w14:paraId="6547DE46" w14:textId="106A1BE0" w:rsidR="00904AE6" w:rsidRDefault="00904AE6">
      <w:pPr>
        <w:pStyle w:val="CommentText"/>
      </w:pPr>
      <w:r>
        <w:rPr>
          <w:rStyle w:val="CommentReference"/>
        </w:rPr>
        <w:annotationRef/>
      </w:r>
      <w:r>
        <w:t>Discuss how to frame these credibly and succinctly</w:t>
      </w:r>
    </w:p>
  </w:comment>
  <w:comment w:id="169" w:author="Ezzati, Majid" w:date="2018-12-30T21:25:00Z" w:initials="EM">
    <w:p w14:paraId="48573B11" w14:textId="4A10B06B" w:rsidR="00BA1F28" w:rsidRDefault="00BA1F28">
      <w:pPr>
        <w:pStyle w:val="CommentText"/>
      </w:pPr>
      <w:r>
        <w:rPr>
          <w:rStyle w:val="CommentReference"/>
        </w:rPr>
        <w:annotationRef/>
      </w:r>
      <w:r>
        <w:t xml:space="preserve">Walk people through logic; don’t just throw the mechanics at them. </w:t>
      </w:r>
    </w:p>
  </w:comment>
  <w:comment w:id="173" w:author="Ezzati, Majid" w:date="2018-12-30T21:25:00Z" w:initials="EM">
    <w:p w14:paraId="1D1E8DC5" w14:textId="16AEE72E" w:rsidR="00BA1F28" w:rsidRDefault="00BA1F28">
      <w:pPr>
        <w:pStyle w:val="CommentText"/>
      </w:pPr>
      <w:r>
        <w:rPr>
          <w:rStyle w:val="CommentReference"/>
        </w:rPr>
        <w:annotationRef/>
      </w:r>
      <w:r>
        <w:t>Absolute is used frequently but seems unnecessary</w:t>
      </w:r>
    </w:p>
  </w:comment>
  <w:comment w:id="178" w:author="Ezzati, Majid" w:date="2018-12-30T21:27:00Z" w:initials="EM">
    <w:p w14:paraId="6605938E" w14:textId="5E6FE779" w:rsidR="009B42B8" w:rsidRDefault="009B42B8">
      <w:pPr>
        <w:pStyle w:val="CommentText"/>
      </w:pPr>
      <w:r>
        <w:rPr>
          <w:rStyle w:val="CommentReference"/>
        </w:rPr>
        <w:annotationRef/>
      </w:r>
      <w:r>
        <w:t>Remove spacing between lines</w:t>
      </w:r>
    </w:p>
  </w:comment>
  <w:comment w:id="186" w:author="Ezzati, Majid" w:date="2018-12-30T21:43:00Z" w:initials="EM">
    <w:p w14:paraId="6B5646F7" w14:textId="272433BF" w:rsidR="00C74DD3" w:rsidRDefault="00C74DD3">
      <w:pPr>
        <w:pStyle w:val="CommentText"/>
      </w:pPr>
      <w:r>
        <w:rPr>
          <w:rStyle w:val="CommentReference"/>
        </w:rPr>
        <w:annotationRef/>
      </w:r>
      <w:r>
        <w:t>Order consistently throughout</w:t>
      </w:r>
    </w:p>
  </w:comment>
  <w:comment w:id="192" w:author="Ezzati, Majid" w:date="2018-12-30T21:44:00Z" w:initials="EM">
    <w:p w14:paraId="72A85927" w14:textId="2B64BFEC" w:rsidR="0049069D" w:rsidRDefault="0049069D">
      <w:pPr>
        <w:pStyle w:val="CommentText"/>
      </w:pPr>
      <w:r>
        <w:rPr>
          <w:rStyle w:val="CommentReference"/>
        </w:rPr>
        <w:annotationRef/>
      </w:r>
      <w:r>
        <w:t>complete</w:t>
      </w:r>
    </w:p>
  </w:comment>
  <w:comment w:id="193" w:author="Ezzati, Majid" w:date="2018-12-30T21:45:00Z" w:initials="EM">
    <w:p w14:paraId="6E89231A" w14:textId="08CFE5DD" w:rsidR="0049069D" w:rsidRDefault="0049069D">
      <w:pPr>
        <w:pStyle w:val="CommentText"/>
      </w:pPr>
      <w:r>
        <w:rPr>
          <w:rStyle w:val="CommentReference"/>
        </w:rPr>
        <w:annotationRef/>
      </w:r>
      <w:r>
        <w:t>if contained in the bar chart. drop</w:t>
      </w:r>
    </w:p>
  </w:comment>
  <w:comment w:id="194" w:author="Ezzati, Majid" w:date="2018-12-30T21:45:00Z" w:initials="EM">
    <w:p w14:paraId="3A98E373" w14:textId="179EF249" w:rsidR="0049069D" w:rsidRDefault="0049069D">
      <w:pPr>
        <w:pStyle w:val="CommentText"/>
      </w:pPr>
      <w:r>
        <w:rPr>
          <w:rStyle w:val="CommentReference"/>
        </w:rPr>
        <w:annotationRef/>
      </w:r>
      <w:r>
        <w:t>what is this? Discuss if relevant or not</w:t>
      </w:r>
      <w:bookmarkStart w:id="195" w:name="_GoBack"/>
      <w:bookmarkEnd w:id="195"/>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7356EE" w15:done="0"/>
  <w15:commentEx w15:paraId="03D60184" w15:done="0"/>
  <w15:commentEx w15:paraId="41178ECD" w15:done="0"/>
  <w15:commentEx w15:paraId="2B068DCC" w15:done="0"/>
  <w15:commentEx w15:paraId="6C4CE80D" w15:done="0"/>
  <w15:commentEx w15:paraId="39903580" w15:done="0"/>
  <w15:commentEx w15:paraId="44202795" w15:done="0"/>
  <w15:commentEx w15:paraId="6033D895" w15:done="0"/>
  <w15:commentEx w15:paraId="6D4250FA" w15:done="0"/>
  <w15:commentEx w15:paraId="6762C5C3" w15:done="0"/>
  <w15:commentEx w15:paraId="3FCAFFD4" w15:done="0"/>
  <w15:commentEx w15:paraId="0552D2D2" w15:done="0"/>
  <w15:commentEx w15:paraId="1DBEB4DD" w15:done="0"/>
  <w15:commentEx w15:paraId="2A92930C" w15:done="0"/>
  <w15:commentEx w15:paraId="4F826E37" w15:done="0"/>
  <w15:commentEx w15:paraId="6AB93564" w15:done="0"/>
  <w15:commentEx w15:paraId="6547DE46" w15:done="0"/>
  <w15:commentEx w15:paraId="48573B11" w15:done="0"/>
  <w15:commentEx w15:paraId="1D1E8DC5" w15:done="0"/>
  <w15:commentEx w15:paraId="6605938E" w15:done="0"/>
  <w15:commentEx w15:paraId="6B5646F7" w15:done="0"/>
  <w15:commentEx w15:paraId="72A85927" w15:done="0"/>
  <w15:commentEx w15:paraId="6E89231A"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95D2A" w14:textId="77777777" w:rsidR="00174FC7" w:rsidRDefault="00174FC7">
      <w:r>
        <w:separator/>
      </w:r>
    </w:p>
  </w:endnote>
  <w:endnote w:type="continuationSeparator" w:id="0">
    <w:p w14:paraId="75390BFB" w14:textId="77777777" w:rsidR="00174FC7" w:rsidRDefault="00174FC7">
      <w:r>
        <w:continuationSeparator/>
      </w:r>
    </w:p>
  </w:endnote>
  <w:endnote w:type="continuationNotice" w:id="1">
    <w:p w14:paraId="5A48440F" w14:textId="77777777" w:rsidR="00174FC7" w:rsidRDefault="00174F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3D32AA" w:rsidRDefault="003D32A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D32AA" w:rsidRDefault="003D32AA"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0F27D324" w:rsidR="003D32AA" w:rsidRDefault="003D32A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069D">
      <w:rPr>
        <w:rStyle w:val="PageNumber"/>
        <w:noProof/>
      </w:rPr>
      <w:t>23</w:t>
    </w:r>
    <w:r>
      <w:rPr>
        <w:rStyle w:val="PageNumber"/>
      </w:rPr>
      <w:fldChar w:fldCharType="end"/>
    </w:r>
  </w:p>
  <w:p w14:paraId="3F8F309C" w14:textId="77777777" w:rsidR="003D32AA" w:rsidRDefault="003D32AA"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B1EF8" w14:textId="77777777" w:rsidR="00174FC7" w:rsidRDefault="00174FC7">
      <w:r>
        <w:separator/>
      </w:r>
    </w:p>
  </w:footnote>
  <w:footnote w:type="continuationSeparator" w:id="0">
    <w:p w14:paraId="7596D24D" w14:textId="77777777" w:rsidR="00174FC7" w:rsidRDefault="00174FC7">
      <w:r>
        <w:continuationSeparator/>
      </w:r>
    </w:p>
  </w:footnote>
  <w:footnote w:type="continuationNotice" w:id="1">
    <w:p w14:paraId="6F50D24D" w14:textId="77777777" w:rsidR="00174FC7" w:rsidRDefault="00174FC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68B"/>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6275"/>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24C6"/>
    <w:rsid w:val="00D03516"/>
    <w:rsid w:val="00D03B30"/>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34C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pinium.co.uk/brits-drink-more-alcohol-in-warmer-weathe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jid.ezzati@imperial.ac.uk" TargetMode="Externa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23" Type="http://schemas.microsoft.com/office/2016/09/relationships/commentsIds" Target="commentsIds.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E48B644-F531-4477-986F-C65BCE9D2EA7}">
  <ds:schemaRefs>
    <ds:schemaRef ds:uri="http://schemas.openxmlformats.org/officeDocument/2006/bibliography"/>
  </ds:schemaRefs>
</ds:datastoreItem>
</file>

<file path=customXml/itemProps2.xml><?xml version="1.0" encoding="utf-8"?>
<ds:datastoreItem xmlns:ds="http://schemas.openxmlformats.org/officeDocument/2006/customXml" ds:itemID="{5802F7BB-00E5-4971-AD29-7C4CEFBA4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33654</Words>
  <Characters>191834</Characters>
  <Application>Microsoft Office Word</Application>
  <DocSecurity>0</DocSecurity>
  <Lines>1598</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25</cp:revision>
  <cp:lastPrinted>2018-12-07T15:24:00Z</cp:lastPrinted>
  <dcterms:created xsi:type="dcterms:W3CDTF">2018-12-28T14:53:00Z</dcterms:created>
  <dcterms:modified xsi:type="dcterms:W3CDTF">2018-12-30T21:45:00Z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