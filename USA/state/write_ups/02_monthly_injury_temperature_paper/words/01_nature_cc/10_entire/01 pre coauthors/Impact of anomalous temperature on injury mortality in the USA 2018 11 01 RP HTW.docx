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636C9B" w:rsidRDefault="00300CD8" w:rsidP="00D76DF7">
      <w:pPr>
        <w:spacing w:after="0" w:line="480" w:lineRule="auto"/>
        <w:jc w:val="both"/>
        <w:outlineLvl w:val="0"/>
        <w:rPr>
          <w:rFonts w:ascii="Times New Roman" w:hAnsi="Times New Roman"/>
          <w:b/>
          <w:color w:val="000000" w:themeColor="text1"/>
          <w:sz w:val="24"/>
          <w:szCs w:val="24"/>
        </w:rPr>
      </w:pPr>
      <w:r w:rsidRPr="00636C9B">
        <w:rPr>
          <w:rFonts w:ascii="Times New Roman" w:hAnsi="Times New Roman"/>
          <w:b/>
          <w:color w:val="000000" w:themeColor="text1"/>
          <w:sz w:val="24"/>
          <w:szCs w:val="24"/>
        </w:rPr>
        <w:t>Impact of anomalous temperature on 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lastRenderedPageBreak/>
        <w:t>Introduction</w:t>
      </w:r>
    </w:p>
    <w:p w14:paraId="2AB19F72" w14:textId="251F79DB" w:rsidR="006D0B0D" w:rsidRPr="00636C9B" w:rsidRDefault="0081140B"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An</w:t>
      </w:r>
      <w:r w:rsidR="00D0651D" w:rsidRPr="00636C9B">
        <w:rPr>
          <w:rFonts w:ascii="Times New Roman" w:hAnsi="Times New Roman"/>
          <w:color w:val="000000" w:themeColor="text1"/>
          <w:sz w:val="24"/>
          <w:szCs w:val="24"/>
        </w:rPr>
        <w:t>omalous temperature</w:t>
      </w:r>
      <w:r w:rsidR="00123D04" w:rsidRPr="00636C9B">
        <w:rPr>
          <w:rFonts w:ascii="Times New Roman" w:hAnsi="Times New Roman"/>
          <w:color w:val="000000" w:themeColor="text1"/>
          <w:sz w:val="24"/>
          <w:szCs w:val="24"/>
        </w:rPr>
        <w:t>s</w:t>
      </w:r>
      <w:r w:rsidR="00D0651D" w:rsidRPr="00636C9B">
        <w:rPr>
          <w:rFonts w:ascii="Times New Roman" w:hAnsi="Times New Roman"/>
          <w:color w:val="000000" w:themeColor="text1"/>
          <w:sz w:val="24"/>
          <w:szCs w:val="24"/>
        </w:rPr>
        <w:t>,</w:t>
      </w:r>
      <w:r w:rsidR="003D4196" w:rsidRPr="00636C9B">
        <w:rPr>
          <w:rFonts w:ascii="Times New Roman" w:hAnsi="Times New Roman"/>
          <w:color w:val="000000" w:themeColor="text1"/>
          <w:sz w:val="24"/>
          <w:szCs w:val="24"/>
        </w:rPr>
        <w:t xml:space="preserve"> </w:t>
      </w:r>
      <w:r w:rsidR="001E0F71" w:rsidRPr="00636C9B">
        <w:rPr>
          <w:rFonts w:ascii="Times New Roman" w:hAnsi="Times New Roman"/>
          <w:color w:val="000000" w:themeColor="text1"/>
          <w:sz w:val="24"/>
          <w:szCs w:val="24"/>
        </w:rPr>
        <w:t>or</w:t>
      </w:r>
      <w:r w:rsidR="00D0651D" w:rsidRPr="00636C9B">
        <w:rPr>
          <w:rFonts w:ascii="Times New Roman" w:hAnsi="Times New Roman"/>
          <w:color w:val="000000" w:themeColor="text1"/>
          <w:sz w:val="24"/>
          <w:szCs w:val="24"/>
        </w:rPr>
        <w:t xml:space="preserve"> </w:t>
      </w:r>
      <w:r w:rsidR="001E0F71" w:rsidRPr="00636C9B">
        <w:rPr>
          <w:rFonts w:ascii="Times New Roman" w:hAnsi="Times New Roman"/>
          <w:color w:val="000000" w:themeColor="text1"/>
          <w:sz w:val="24"/>
          <w:szCs w:val="24"/>
        </w:rPr>
        <w:t>deviations</w:t>
      </w:r>
      <w:r w:rsidR="003D4196" w:rsidRPr="00636C9B">
        <w:rPr>
          <w:rFonts w:ascii="Times New Roman" w:hAnsi="Times New Roman"/>
          <w:color w:val="000000" w:themeColor="text1"/>
          <w:sz w:val="24"/>
          <w:szCs w:val="24"/>
        </w:rPr>
        <w:t xml:space="preserve"> from long-term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averages</w:t>
      </w:r>
      <w:r w:rsidR="00D0651D" w:rsidRPr="00636C9B">
        <w:rPr>
          <w:rFonts w:ascii="Times New Roman" w:hAnsi="Times New Roman"/>
          <w:color w:val="000000" w:themeColor="text1"/>
          <w:sz w:val="24"/>
          <w:szCs w:val="24"/>
        </w:rPr>
        <w:t xml:space="preserve"> to which a society has adapted to, </w:t>
      </w:r>
      <w:r w:rsidR="002F6D34" w:rsidRPr="00636C9B">
        <w:rPr>
          <w:rFonts w:ascii="Times New Roman" w:hAnsi="Times New Roman"/>
          <w:color w:val="000000" w:themeColor="text1"/>
          <w:sz w:val="24"/>
          <w:szCs w:val="24"/>
        </w:rPr>
        <w:t xml:space="preserve">can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1A4AD3" w:rsidRPr="00636C9B">
        <w:rPr>
          <w:rFonts w:ascii="Times New Roman" w:hAnsi="Times New Roman"/>
          <w:color w:val="000000" w:themeColor="text1"/>
          <w:sz w:val="24"/>
          <w:szCs w:val="24"/>
        </w:rPr>
        <w:t>.</w:t>
      </w:r>
      <w:r w:rsidR="00F646E8" w:rsidRPr="00636C9B">
        <w:rPr>
          <w:rFonts w:ascii="Times New Roman" w:hAnsi="Times New Roman"/>
          <w:color w:val="000000" w:themeColor="text1"/>
          <w:sz w:val="24"/>
          <w:szCs w:val="24"/>
        </w:rPr>
        <w:fldChar w:fldCharType="begin" w:fldLock="1"/>
      </w:r>
      <w:r w:rsidR="00621C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sidRPr="00636C9B">
        <w:rPr>
          <w:rFonts w:ascii="Times New Roman" w:hAnsi="Times New Roman"/>
          <w:color w:val="000000" w:themeColor="text1"/>
          <w:sz w:val="24"/>
          <w:szCs w:val="24"/>
        </w:rPr>
        <w:fldChar w:fldCharType="separate"/>
      </w:r>
      <w:r w:rsidR="00F646E8" w:rsidRPr="00636C9B">
        <w:rPr>
          <w:rFonts w:ascii="Times New Roman" w:hAnsi="Times New Roman"/>
          <w:noProof/>
          <w:color w:val="000000" w:themeColor="text1"/>
          <w:sz w:val="24"/>
          <w:szCs w:val="24"/>
          <w:vertAlign w:val="superscript"/>
        </w:rPr>
        <w:t>1,2</w:t>
      </w:r>
      <w:r w:rsidR="00F646E8" w:rsidRPr="00636C9B">
        <w:rPr>
          <w:rFonts w:ascii="Times New Roman" w:hAnsi="Times New Roman"/>
          <w:color w:val="000000" w:themeColor="text1"/>
          <w:sz w:val="24"/>
          <w:szCs w:val="24"/>
        </w:rPr>
        <w:fldChar w:fldCharType="end"/>
      </w:r>
      <w:r w:rsidR="00D0651D" w:rsidRPr="00636C9B">
        <w:rPr>
          <w:rFonts w:ascii="Times New Roman" w:hAnsi="Times New Roman"/>
          <w:color w:val="000000" w:themeColor="text1"/>
          <w:sz w:val="24"/>
          <w:szCs w:val="24"/>
        </w:rPr>
        <w:t xml:space="preserve"> This is true even of modestly warm anomalies</w:t>
      </w:r>
      <w:r w:rsidR="0036143F" w:rsidRPr="00636C9B">
        <w:rPr>
          <w:rFonts w:ascii="Times New Roman" w:hAnsi="Times New Roman"/>
          <w:color w:val="000000" w:themeColor="text1"/>
          <w:sz w:val="24"/>
          <w:szCs w:val="24"/>
        </w:rPr>
        <w:t>.</w:t>
      </w:r>
      <w:r w:rsidR="00621CCD" w:rsidRPr="00636C9B">
        <w:rPr>
          <w:rFonts w:ascii="Times New Roman" w:hAnsi="Times New Roman"/>
          <w:color w:val="000000" w:themeColor="text1"/>
          <w:sz w:val="24"/>
          <w:szCs w:val="24"/>
        </w:rPr>
        <w:fldChar w:fldCharType="begin" w:fldLock="1"/>
      </w:r>
      <w:r w:rsidR="00542862" w:rsidRPr="00636C9B">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sidRPr="00636C9B">
        <w:rPr>
          <w:rFonts w:ascii="Times New Roman" w:hAnsi="Times New Roman"/>
          <w:color w:val="000000" w:themeColor="text1"/>
          <w:sz w:val="24"/>
          <w:szCs w:val="24"/>
        </w:rPr>
        <w:fldChar w:fldCharType="separate"/>
      </w:r>
      <w:r w:rsidR="00621CCD" w:rsidRPr="00636C9B">
        <w:rPr>
          <w:rFonts w:ascii="Times New Roman" w:hAnsi="Times New Roman"/>
          <w:noProof/>
          <w:color w:val="000000" w:themeColor="text1"/>
          <w:sz w:val="24"/>
          <w:szCs w:val="24"/>
          <w:vertAlign w:val="superscript"/>
        </w:rPr>
        <w:t>3</w:t>
      </w:r>
      <w:r w:rsidR="00621CCD" w:rsidRPr="00636C9B">
        <w:rPr>
          <w:rFonts w:ascii="Times New Roman" w:hAnsi="Times New Roman"/>
          <w:color w:val="000000" w:themeColor="text1"/>
          <w:sz w:val="24"/>
          <w:szCs w:val="24"/>
        </w:rPr>
        <w:fldChar w:fldCharType="end"/>
      </w:r>
      <w:r w:rsidR="001A4AD3" w:rsidRPr="00636C9B">
        <w:rPr>
          <w:rFonts w:ascii="Times New Roman" w:hAnsi="Times New Roman"/>
          <w:color w:val="000000" w:themeColor="text1"/>
          <w:sz w:val="24"/>
          <w:szCs w:val="24"/>
        </w:rPr>
        <w:t xml:space="preserve"> </w:t>
      </w:r>
      <w:del w:id="0" w:author="Tamura-Wicks, Helen M" w:date="2018-11-01T14:21:00Z">
        <w:r w:rsidR="0084714F" w:rsidRPr="00636C9B" w:rsidDel="00B01264">
          <w:rPr>
            <w:rFonts w:ascii="Times New Roman" w:hAnsi="Times New Roman"/>
            <w:color w:val="000000" w:themeColor="text1"/>
            <w:sz w:val="24"/>
            <w:szCs w:val="24"/>
          </w:rPr>
          <w:delText>Th</w:delText>
        </w:r>
        <w:r w:rsidR="00680088" w:rsidRPr="00636C9B" w:rsidDel="00B01264">
          <w:rPr>
            <w:rFonts w:ascii="Times New Roman" w:hAnsi="Times New Roman"/>
            <w:color w:val="000000" w:themeColor="text1"/>
            <w:sz w:val="24"/>
            <w:szCs w:val="24"/>
          </w:rPr>
          <w:delText>us</w:delText>
        </w:r>
        <w:r w:rsidR="001A4AD3" w:rsidRPr="00636C9B" w:rsidDel="00B01264">
          <w:rPr>
            <w:rFonts w:ascii="Times New Roman" w:hAnsi="Times New Roman"/>
            <w:color w:val="000000" w:themeColor="text1"/>
            <w:sz w:val="24"/>
            <w:szCs w:val="24"/>
          </w:rPr>
          <w:delText xml:space="preserve"> </w:delText>
        </w:r>
      </w:del>
      <w:r w:rsidR="001A4AD3" w:rsidRPr="00636C9B">
        <w:rPr>
          <w:rFonts w:ascii="Times New Roman" w:hAnsi="Times New Roman"/>
          <w:color w:val="000000" w:themeColor="text1"/>
          <w:sz w:val="24"/>
          <w:szCs w:val="24"/>
        </w:rPr>
        <w:t xml:space="preserve">climate change, </w:t>
      </w:r>
      <w:del w:id="1" w:author="Tamura-Wicks, Helen M" w:date="2018-11-01T14:19:00Z">
        <w:r w:rsidR="001A4AD3" w:rsidRPr="00636C9B" w:rsidDel="00B01264">
          <w:rPr>
            <w:rFonts w:ascii="Times New Roman" w:hAnsi="Times New Roman"/>
            <w:color w:val="000000" w:themeColor="text1"/>
            <w:sz w:val="24"/>
            <w:szCs w:val="24"/>
          </w:rPr>
          <w:delText xml:space="preserve">which is expected to increase </w:delText>
        </w:r>
        <w:r w:rsidR="00EF5A5E" w:rsidRPr="00636C9B" w:rsidDel="00B01264">
          <w:rPr>
            <w:rFonts w:ascii="Times New Roman" w:hAnsi="Times New Roman"/>
            <w:color w:val="000000" w:themeColor="text1"/>
            <w:sz w:val="24"/>
            <w:szCs w:val="24"/>
          </w:rPr>
          <w:delText xml:space="preserve">the </w:delText>
        </w:r>
        <w:r w:rsidR="001A4AD3" w:rsidRPr="00636C9B" w:rsidDel="00B01264">
          <w:rPr>
            <w:rFonts w:ascii="Times New Roman" w:hAnsi="Times New Roman"/>
            <w:color w:val="000000" w:themeColor="text1"/>
            <w:sz w:val="24"/>
            <w:szCs w:val="24"/>
          </w:rPr>
          <w:delText xml:space="preserve">magnitude and frequency </w:delText>
        </w:r>
        <w:r w:rsidR="00A73AD6" w:rsidRPr="00636C9B" w:rsidDel="00B01264">
          <w:rPr>
            <w:rFonts w:ascii="Times New Roman" w:hAnsi="Times New Roman"/>
            <w:color w:val="000000" w:themeColor="text1"/>
            <w:sz w:val="24"/>
            <w:szCs w:val="24"/>
          </w:rPr>
          <w:delText xml:space="preserve">of </w:delText>
        </w:r>
        <w:r w:rsidR="00310C65" w:rsidRPr="00636C9B" w:rsidDel="00B01264">
          <w:rPr>
            <w:rFonts w:ascii="Times New Roman" w:hAnsi="Times New Roman"/>
            <w:color w:val="000000" w:themeColor="text1"/>
            <w:sz w:val="24"/>
            <w:szCs w:val="24"/>
          </w:rPr>
          <w:delText>anomalous events</w:delText>
        </w:r>
        <w:r w:rsidR="004C2047" w:rsidRPr="00636C9B" w:rsidDel="00B01264">
          <w:rPr>
            <w:rFonts w:ascii="Times New Roman" w:hAnsi="Times New Roman"/>
            <w:color w:val="000000" w:themeColor="text1"/>
            <w:sz w:val="24"/>
            <w:szCs w:val="24"/>
          </w:rPr>
          <w:delText>,</w:delText>
        </w:r>
      </w:del>
      <w:r w:rsidR="00542862" w:rsidRPr="00636C9B">
        <w:rPr>
          <w:rFonts w:ascii="Times New Roman" w:hAnsi="Times New Roman"/>
          <w:color w:val="000000" w:themeColor="text1"/>
          <w:sz w:val="24"/>
          <w:szCs w:val="24"/>
        </w:rPr>
        <w:fldChar w:fldCharType="begin" w:fldLock="1"/>
      </w:r>
      <w:r w:rsidR="00227D5B" w:rsidRPr="00636C9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542862" w:rsidRPr="00636C9B">
        <w:rPr>
          <w:rFonts w:ascii="Times New Roman" w:hAnsi="Times New Roman"/>
          <w:color w:val="000000" w:themeColor="text1"/>
          <w:sz w:val="24"/>
          <w:szCs w:val="24"/>
        </w:rPr>
        <w:fldChar w:fldCharType="separate"/>
      </w:r>
      <w:r w:rsidR="00542862" w:rsidRPr="00636C9B">
        <w:rPr>
          <w:rFonts w:ascii="Times New Roman" w:hAnsi="Times New Roman"/>
          <w:noProof/>
          <w:color w:val="000000" w:themeColor="text1"/>
          <w:sz w:val="24"/>
          <w:szCs w:val="24"/>
          <w:vertAlign w:val="superscript"/>
        </w:rPr>
        <w:t>4</w:t>
      </w:r>
      <w:r w:rsidR="00542862" w:rsidRPr="00636C9B">
        <w:rPr>
          <w:rFonts w:ascii="Times New Roman" w:hAnsi="Times New Roman"/>
          <w:color w:val="000000" w:themeColor="text1"/>
          <w:sz w:val="24"/>
          <w:szCs w:val="24"/>
        </w:rPr>
        <w:fldChar w:fldCharType="end"/>
      </w:r>
      <w:r w:rsidR="004C2047" w:rsidRPr="00636C9B">
        <w:rPr>
          <w:rFonts w:ascii="Times New Roman" w:hAnsi="Times New Roman"/>
          <w:color w:val="000000" w:themeColor="text1"/>
          <w:sz w:val="24"/>
          <w:szCs w:val="24"/>
        </w:rPr>
        <w:t xml:space="preserve"> is </w:t>
      </w:r>
      <w:ins w:id="2" w:author="Tamura-Wicks, Helen M" w:date="2018-11-01T14:21:00Z">
        <w:r w:rsidR="00B01264">
          <w:rPr>
            <w:rFonts w:ascii="Times New Roman" w:hAnsi="Times New Roman"/>
            <w:color w:val="000000" w:themeColor="text1"/>
            <w:sz w:val="24"/>
            <w:szCs w:val="24"/>
          </w:rPr>
          <w:t xml:space="preserve">therefore </w:t>
        </w:r>
      </w:ins>
      <w:r w:rsidR="004C2047" w:rsidRPr="00636C9B">
        <w:rPr>
          <w:rFonts w:ascii="Times New Roman" w:hAnsi="Times New Roman"/>
          <w:color w:val="000000" w:themeColor="text1"/>
          <w:sz w:val="24"/>
          <w:szCs w:val="24"/>
        </w:rPr>
        <w:t>likely to 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r w:rsidR="00813ABC" w:rsidRPr="00636C9B">
        <w:rPr>
          <w:rFonts w:ascii="Times New Roman" w:hAnsi="Times New Roman"/>
          <w:color w:val="000000" w:themeColor="text1"/>
          <w:sz w:val="24"/>
          <w:szCs w:val="24"/>
        </w:rPr>
        <w:t>.</w:t>
      </w:r>
      <w:ins w:id="3" w:author="Tamura-Wicks, Helen M" w:date="2018-11-01T14:19:00Z">
        <w:r w:rsidR="00B01264" w:rsidRPr="00B01264">
          <w:rPr>
            <w:rFonts w:ascii="Times New Roman" w:hAnsi="Times New Roman"/>
            <w:color w:val="000000" w:themeColor="text1"/>
            <w:sz w:val="24"/>
            <w:szCs w:val="24"/>
          </w:rPr>
          <w:t xml:space="preserve"> </w:t>
        </w:r>
      </w:ins>
      <w:proofErr w:type="gramStart"/>
      <w:ins w:id="4" w:author="Tamura-Wicks, Helen M" w:date="2018-11-01T14:20:00Z">
        <w:r w:rsidR="00B01264">
          <w:rPr>
            <w:rFonts w:ascii="Times New Roman" w:hAnsi="Times New Roman"/>
            <w:color w:val="000000" w:themeColor="text1"/>
            <w:sz w:val="24"/>
            <w:szCs w:val="24"/>
          </w:rPr>
          <w:t>as</w:t>
        </w:r>
        <w:proofErr w:type="gramEnd"/>
        <w:r w:rsidR="00B01264">
          <w:rPr>
            <w:rFonts w:ascii="Times New Roman" w:hAnsi="Times New Roman"/>
            <w:color w:val="000000" w:themeColor="text1"/>
            <w:sz w:val="24"/>
            <w:szCs w:val="24"/>
          </w:rPr>
          <w:t xml:space="preserve"> it is</w:t>
        </w:r>
      </w:ins>
      <w:ins w:id="5" w:author="Tamura-Wicks, Helen M" w:date="2018-11-01T14:19:00Z">
        <w:r w:rsidR="00B01264" w:rsidRPr="00636C9B">
          <w:rPr>
            <w:rFonts w:ascii="Times New Roman" w:hAnsi="Times New Roman"/>
            <w:color w:val="000000" w:themeColor="text1"/>
            <w:sz w:val="24"/>
            <w:szCs w:val="24"/>
          </w:rPr>
          <w:t xml:space="preserve"> expected to increase the magnitude and frequency of anomalous events,</w:t>
        </w:r>
      </w:ins>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64079337" w14:textId="7D00A40F" w:rsidR="002339FB" w:rsidRPr="00636C9B" w:rsidRDefault="003239BA" w:rsidP="002339FB">
      <w:pPr>
        <w:spacing w:after="0" w:line="480" w:lineRule="auto"/>
        <w:jc w:val="both"/>
        <w:rPr>
          <w:rFonts w:ascii="Times New Roman" w:hAnsi="Times New Roman"/>
          <w:color w:val="000000" w:themeColor="text1"/>
          <w:sz w:val="24"/>
          <w:szCs w:val="24"/>
        </w:rPr>
      </w:pPr>
      <w:del w:id="6" w:author="Tamura-Wicks, Helen M" w:date="2018-11-01T14:21:00Z">
        <w:r w:rsidRPr="00636C9B" w:rsidDel="00B01264">
          <w:rPr>
            <w:rFonts w:ascii="Times New Roman" w:hAnsi="Times New Roman"/>
            <w:color w:val="000000" w:themeColor="text1"/>
            <w:sz w:val="24"/>
            <w:szCs w:val="24"/>
          </w:rPr>
          <w:delText xml:space="preserve">Any </w:delText>
        </w:r>
      </w:del>
      <w:ins w:id="7" w:author="Parks, Robbie M" w:date="2018-11-01T11:53:00Z">
        <w:del w:id="8" w:author="Tamura-Wicks, Helen M" w:date="2018-11-01T14:21:00Z">
          <w:r w:rsidR="0036664E" w:rsidRPr="00636C9B" w:rsidDel="00B01264">
            <w:rPr>
              <w:rFonts w:ascii="Times New Roman" w:hAnsi="Times New Roman"/>
              <w:color w:val="000000" w:themeColor="text1"/>
              <w:sz w:val="24"/>
              <w:szCs w:val="24"/>
            </w:rPr>
            <w:delText xml:space="preserve">assessment of </w:delText>
          </w:r>
        </w:del>
      </w:ins>
      <w:del w:id="9" w:author="Tamura-Wicks, Helen M" w:date="2018-11-01T14:21:00Z">
        <w:r w:rsidRPr="00636C9B" w:rsidDel="00B01264">
          <w:rPr>
            <w:rFonts w:ascii="Times New Roman" w:hAnsi="Times New Roman"/>
            <w:color w:val="000000" w:themeColor="text1"/>
            <w:sz w:val="24"/>
            <w:szCs w:val="24"/>
          </w:rPr>
          <w:delText xml:space="preserve">climate change risk assessment will be improved with </w:delText>
        </w:r>
      </w:del>
      <w:proofErr w:type="gramStart"/>
      <w:r w:rsidRPr="00636C9B">
        <w:rPr>
          <w:rFonts w:ascii="Times New Roman" w:hAnsi="Times New Roman"/>
          <w:color w:val="000000" w:themeColor="text1"/>
          <w:sz w:val="24"/>
          <w:szCs w:val="24"/>
        </w:rPr>
        <w:t>an</w:t>
      </w:r>
      <w:proofErr w:type="gramEnd"/>
      <w:r w:rsidRPr="00636C9B">
        <w:rPr>
          <w:rFonts w:ascii="Times New Roman" w:hAnsi="Times New Roman"/>
          <w:color w:val="000000" w:themeColor="text1"/>
          <w:sz w:val="24"/>
          <w:szCs w:val="24"/>
        </w:rPr>
        <w:t xml:space="preserve"> understanding of vulnerability and risk of a population to anomalous temperatures</w:t>
      </w:r>
      <w:ins w:id="10" w:author="Tamura-Wicks, Helen M" w:date="2018-11-01T14:21:00Z">
        <w:r w:rsidR="00B01264" w:rsidRPr="00B01264">
          <w:rPr>
            <w:rFonts w:ascii="Times New Roman" w:hAnsi="Times New Roman"/>
            <w:color w:val="000000" w:themeColor="text1"/>
            <w:sz w:val="24"/>
            <w:szCs w:val="24"/>
          </w:rPr>
          <w:t xml:space="preserve"> </w:t>
        </w:r>
      </w:ins>
      <w:ins w:id="11" w:author="Tamura-Wicks, Helen M" w:date="2018-11-01T14:22:00Z">
        <w:r w:rsidR="00B01264">
          <w:rPr>
            <w:rFonts w:ascii="Times New Roman" w:hAnsi="Times New Roman"/>
            <w:color w:val="000000" w:themeColor="text1"/>
            <w:sz w:val="24"/>
            <w:szCs w:val="24"/>
          </w:rPr>
          <w:t xml:space="preserve">will help improve </w:t>
        </w:r>
      </w:ins>
      <w:ins w:id="12" w:author="Tamura-Wicks, Helen M" w:date="2018-11-01T14:21:00Z">
        <w:r w:rsidR="00B01264">
          <w:rPr>
            <w:rFonts w:ascii="Times New Roman" w:hAnsi="Times New Roman"/>
            <w:color w:val="000000" w:themeColor="text1"/>
            <w:sz w:val="24"/>
            <w:szCs w:val="24"/>
          </w:rPr>
          <w:t>a</w:t>
        </w:r>
        <w:r w:rsidR="00B01264" w:rsidRPr="00636C9B">
          <w:rPr>
            <w:rFonts w:ascii="Times New Roman" w:hAnsi="Times New Roman"/>
            <w:color w:val="000000" w:themeColor="text1"/>
            <w:sz w:val="24"/>
            <w:szCs w:val="24"/>
          </w:rPr>
          <w:t>ny assessment of climate change</w:t>
        </w:r>
      </w:ins>
      <w:r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focussed on how mortality from natural causes is affected by daily or multi-day hot/cold episodes</w:t>
      </w:r>
      <w:r w:rsidR="004F5C2E" w:rsidRPr="00636C9B">
        <w:rPr>
          <w:rFonts w:ascii="Times New Roman" w:hAnsi="Times New Roman"/>
          <w:color w:val="000000" w:themeColor="text1"/>
          <w:sz w:val="24"/>
          <w:szCs w:val="24"/>
        </w:rPr>
        <w:t>, of which the biological pathways are well-documented</w:t>
      </w:r>
      <w:r w:rsidR="002339FB"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fldChar w:fldCharType="begin" w:fldLock="1"/>
      </w:r>
      <w:r w:rsidR="00227D5B" w:rsidRPr="00636C9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sidRPr="00636C9B">
        <w:rPr>
          <w:rFonts w:ascii="Times New Roman" w:hAnsi="Times New Roman"/>
          <w:color w:val="000000" w:themeColor="text1"/>
          <w:sz w:val="24"/>
          <w:szCs w:val="24"/>
        </w:rPr>
        <w:fldChar w:fldCharType="separate"/>
      </w:r>
      <w:r w:rsidR="00542862" w:rsidRPr="00636C9B">
        <w:rPr>
          <w:rFonts w:ascii="Times New Roman" w:hAnsi="Times New Roman"/>
          <w:noProof/>
          <w:color w:val="000000" w:themeColor="text1"/>
          <w:sz w:val="24"/>
          <w:szCs w:val="24"/>
          <w:vertAlign w:val="superscript"/>
        </w:rPr>
        <w:t>5,6</w: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ins w:id="13" w:author="Tamura-Wicks, Helen M" w:date="2018-11-01T14:25:00Z">
        <w:r w:rsidR="00E62AEB" w:rsidRPr="00636C9B">
          <w:rPr>
            <w:rFonts w:ascii="Times New Roman" w:hAnsi="Times New Roman"/>
            <w:color w:val="000000" w:themeColor="text1"/>
            <w:sz w:val="24"/>
            <w:szCs w:val="24"/>
          </w:rPr>
          <w:t>however</w:t>
        </w:r>
        <w:r w:rsidR="00E62AEB" w:rsidRPr="00636C9B">
          <w:rPr>
            <w:rFonts w:ascii="Times New Roman" w:hAnsi="Times New Roman"/>
            <w:color w:val="000000" w:themeColor="text1"/>
            <w:sz w:val="24"/>
            <w:szCs w:val="24"/>
          </w:rPr>
          <w:t xml:space="preserve"> </w:t>
        </w:r>
      </w:ins>
      <w:r w:rsidR="00E07BAA" w:rsidRPr="00636C9B">
        <w:rPr>
          <w:rFonts w:ascii="Times New Roman" w:hAnsi="Times New Roman"/>
          <w:color w:val="000000" w:themeColor="text1"/>
          <w:sz w:val="24"/>
          <w:szCs w:val="24"/>
        </w:rPr>
        <w:t xml:space="preserve">The causal link </w:t>
      </w:r>
      <w:r w:rsidR="002339FB" w:rsidRPr="00636C9B">
        <w:rPr>
          <w:rFonts w:ascii="Times New Roman" w:hAnsi="Times New Roman"/>
          <w:color w:val="000000" w:themeColor="text1"/>
          <w:sz w:val="24"/>
          <w:szCs w:val="24"/>
        </w:rPr>
        <w:t xml:space="preserve">between </w:t>
      </w:r>
      <w:r w:rsidR="004F5C2E" w:rsidRPr="00636C9B">
        <w:rPr>
          <w:rFonts w:ascii="Times New Roman" w:hAnsi="Times New Roman"/>
          <w:color w:val="000000" w:themeColor="text1"/>
          <w:sz w:val="24"/>
          <w:szCs w:val="24"/>
        </w:rPr>
        <w:t>injury</w:t>
      </w:r>
      <w:r w:rsidR="002339FB" w:rsidRPr="00636C9B">
        <w:rPr>
          <w:rFonts w:ascii="Times New Roman" w:hAnsi="Times New Roman"/>
          <w:color w:val="000000" w:themeColor="text1"/>
          <w:sz w:val="24"/>
          <w:szCs w:val="24"/>
        </w:rPr>
        <w:t xml:space="preserve"> </w:t>
      </w:r>
      <w:r w:rsidR="004F5C2E" w:rsidRPr="00636C9B">
        <w:rPr>
          <w:rFonts w:ascii="Times New Roman" w:hAnsi="Times New Roman"/>
          <w:color w:val="000000" w:themeColor="text1"/>
          <w:sz w:val="24"/>
          <w:szCs w:val="24"/>
        </w:rPr>
        <w:t xml:space="preserve">deaths </w:t>
      </w:r>
      <w:r w:rsidR="002339FB" w:rsidRPr="00636C9B">
        <w:rPr>
          <w:rFonts w:ascii="Times New Roman" w:hAnsi="Times New Roman"/>
          <w:color w:val="000000" w:themeColor="text1"/>
          <w:sz w:val="24"/>
          <w:szCs w:val="24"/>
        </w:rPr>
        <w:t>and temperature</w:t>
      </w:r>
      <w:proofErr w:type="gramStart"/>
      <w:r w:rsidR="009A096C" w:rsidRPr="00636C9B">
        <w:rPr>
          <w:rFonts w:ascii="Times New Roman" w:hAnsi="Times New Roman"/>
          <w:color w:val="000000" w:themeColor="text1"/>
          <w:sz w:val="24"/>
          <w:szCs w:val="24"/>
        </w:rPr>
        <w:t>,</w:t>
      </w:r>
      <w:r w:rsidR="00394D30" w:rsidRPr="00636C9B">
        <w:rPr>
          <w:rFonts w:ascii="Times New Roman" w:hAnsi="Times New Roman"/>
          <w:color w:val="000000" w:themeColor="text1"/>
          <w:sz w:val="24"/>
          <w:szCs w:val="24"/>
        </w:rPr>
        <w:t xml:space="preserve"> </w:t>
      </w:r>
      <w:proofErr w:type="gramEnd"/>
      <w:del w:id="14" w:author="Tamura-Wicks, Helen M" w:date="2018-11-01T14:25:00Z">
        <w:r w:rsidR="00394D30" w:rsidRPr="00636C9B" w:rsidDel="00E62AEB">
          <w:rPr>
            <w:rFonts w:ascii="Times New Roman" w:hAnsi="Times New Roman"/>
            <w:color w:val="000000" w:themeColor="text1"/>
            <w:sz w:val="24"/>
            <w:szCs w:val="24"/>
          </w:rPr>
          <w:delText>however</w:delText>
        </w:r>
      </w:del>
      <w:r w:rsidR="00394D30"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t xml:space="preserve"> </w:t>
      </w:r>
      <w:r w:rsidR="009A096C" w:rsidRPr="00636C9B">
        <w:rPr>
          <w:rFonts w:ascii="Times New Roman" w:hAnsi="Times New Roman"/>
          <w:color w:val="000000" w:themeColor="text1"/>
          <w:sz w:val="24"/>
          <w:szCs w:val="24"/>
        </w:rPr>
        <w:t xml:space="preserve">where the interaction </w:t>
      </w:r>
      <w:r w:rsidR="000135F4" w:rsidRPr="00636C9B">
        <w:rPr>
          <w:rFonts w:ascii="Times New Roman" w:hAnsi="Times New Roman"/>
          <w:color w:val="000000" w:themeColor="text1"/>
          <w:sz w:val="24"/>
          <w:szCs w:val="24"/>
        </w:rPr>
        <w:t xml:space="preserve">is </w:t>
      </w:r>
      <w:r w:rsidR="009A096C" w:rsidRPr="00636C9B">
        <w:rPr>
          <w:rFonts w:ascii="Times New Roman" w:hAnsi="Times New Roman"/>
          <w:color w:val="000000" w:themeColor="text1"/>
          <w:sz w:val="24"/>
          <w:szCs w:val="24"/>
        </w:rPr>
        <w:t xml:space="preserve">likely to be related </w:t>
      </w:r>
      <w:r w:rsidR="004D3C7F" w:rsidRPr="00636C9B">
        <w:rPr>
          <w:rFonts w:ascii="Times New Roman" w:hAnsi="Times New Roman"/>
          <w:color w:val="000000" w:themeColor="text1"/>
          <w:sz w:val="24"/>
          <w:szCs w:val="24"/>
        </w:rPr>
        <w:t xml:space="preserve">with </w:t>
      </w:r>
      <w:r w:rsidR="008B1AD4" w:rsidRPr="00636C9B">
        <w:rPr>
          <w:rFonts w:ascii="Times New Roman" w:hAnsi="Times New Roman"/>
          <w:color w:val="000000" w:themeColor="text1"/>
          <w:sz w:val="24"/>
          <w:szCs w:val="24"/>
        </w:rPr>
        <w:t xml:space="preserve">more </w:t>
      </w:r>
      <w:r w:rsidR="008A74DA" w:rsidRPr="00636C9B">
        <w:rPr>
          <w:rFonts w:ascii="Times New Roman" w:hAnsi="Times New Roman"/>
          <w:color w:val="000000" w:themeColor="text1"/>
          <w:sz w:val="24"/>
          <w:szCs w:val="24"/>
        </w:rPr>
        <w:t>complicated</w:t>
      </w:r>
      <w:r w:rsidR="009A096C" w:rsidRPr="00636C9B">
        <w:rPr>
          <w:rFonts w:ascii="Times New Roman" w:hAnsi="Times New Roman"/>
          <w:color w:val="000000" w:themeColor="text1"/>
          <w:sz w:val="24"/>
          <w:szCs w:val="24"/>
        </w:rPr>
        <w:t xml:space="preserve"> behaviour</w:t>
      </w:r>
      <w:r w:rsidR="00E80659" w:rsidRPr="00636C9B">
        <w:rPr>
          <w:rFonts w:ascii="Times New Roman" w:hAnsi="Times New Roman"/>
          <w:color w:val="000000" w:themeColor="text1"/>
          <w:sz w:val="24"/>
          <w:szCs w:val="24"/>
        </w:rPr>
        <w:t>al and psychological</w:t>
      </w:r>
      <w:r w:rsidR="009A096C" w:rsidRPr="00636C9B">
        <w:rPr>
          <w:rFonts w:ascii="Times New Roman" w:hAnsi="Times New Roman"/>
          <w:color w:val="000000" w:themeColor="text1"/>
          <w:sz w:val="24"/>
          <w:szCs w:val="24"/>
        </w:rPr>
        <w:t xml:space="preserve"> modulations</w:t>
      </w:r>
      <w:r w:rsidR="00E07BAA" w:rsidRPr="00636C9B">
        <w:rPr>
          <w:rFonts w:ascii="Times New Roman" w:hAnsi="Times New Roman"/>
          <w:color w:val="000000" w:themeColor="text1"/>
          <w:sz w:val="24"/>
          <w:szCs w:val="24"/>
        </w:rPr>
        <w:t>, is less well-</w:t>
      </w:r>
      <w:r w:rsidR="002773C7" w:rsidRPr="00636C9B">
        <w:rPr>
          <w:rFonts w:ascii="Times New Roman" w:hAnsi="Times New Roman"/>
          <w:color w:val="000000" w:themeColor="text1"/>
          <w:sz w:val="24"/>
          <w:szCs w:val="24"/>
        </w:rPr>
        <w:t>researched</w:t>
      </w:r>
      <w:r w:rsidR="001D6E21" w:rsidRPr="00636C9B">
        <w:rPr>
          <w:rFonts w:ascii="Times New Roman" w:hAnsi="Times New Roman"/>
          <w:color w:val="000000" w:themeColor="text1"/>
          <w:sz w:val="24"/>
          <w:szCs w:val="24"/>
        </w:rPr>
        <w:t xml:space="preserve">. There are studies which indirectly examine relationships of violent behaviour and conflict with </w:t>
      </w:r>
      <w:r w:rsidR="003F55E2" w:rsidRPr="00636C9B">
        <w:rPr>
          <w:rFonts w:ascii="Times New Roman" w:hAnsi="Times New Roman"/>
          <w:color w:val="000000" w:themeColor="text1"/>
          <w:sz w:val="24"/>
          <w:szCs w:val="24"/>
        </w:rPr>
        <w:t>climate change</w:t>
      </w:r>
      <w:r w:rsidR="001D6E21" w:rsidRPr="00636C9B">
        <w:rPr>
          <w:rFonts w:ascii="Times New Roman" w:hAnsi="Times New Roman"/>
          <w:color w:val="000000" w:themeColor="text1"/>
          <w:sz w:val="24"/>
          <w:szCs w:val="24"/>
        </w:rPr>
        <w:t>,</w:t>
      </w:r>
      <w:r w:rsidR="001D6E21" w:rsidRPr="00636C9B">
        <w:rPr>
          <w:rFonts w:ascii="Times New Roman" w:hAnsi="Times New Roman"/>
          <w:color w:val="000000" w:themeColor="text1"/>
          <w:sz w:val="24"/>
          <w:szCs w:val="24"/>
        </w:rPr>
        <w:fldChar w:fldCharType="begin" w:fldLock="1"/>
      </w:r>
      <w:r w:rsidR="003F55E2" w:rsidRPr="00636C9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sidRPr="00636C9B">
        <w:rPr>
          <w:rFonts w:ascii="MS Mincho" w:eastAsia="MS Mincho" w:hAnsi="MS Mincho" w:cs="MS Mincho"/>
          <w:color w:val="000000" w:themeColor="text1"/>
          <w:sz w:val="24"/>
          <w:szCs w:val="24"/>
        </w:rPr>
        <w:instrText>∼</w:instrText>
      </w:r>
      <w:r w:rsidR="003F55E2" w:rsidRPr="00636C9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sidRPr="00636C9B">
        <w:rPr>
          <w:rFonts w:ascii="Times New Roman" w:hAnsi="Times New Roman"/>
          <w:color w:val="000000" w:themeColor="text1"/>
          <w:sz w:val="24"/>
          <w:szCs w:val="24"/>
        </w:rPr>
        <w:fldChar w:fldCharType="separate"/>
      </w:r>
      <w:r w:rsidR="003F55E2" w:rsidRPr="00636C9B">
        <w:rPr>
          <w:rFonts w:ascii="Times New Roman" w:hAnsi="Times New Roman"/>
          <w:noProof/>
          <w:color w:val="000000" w:themeColor="text1"/>
          <w:sz w:val="24"/>
          <w:szCs w:val="24"/>
          <w:vertAlign w:val="superscript"/>
        </w:rPr>
        <w:t>7–12</w:t>
      </w:r>
      <w:r w:rsidR="001D6E21" w:rsidRPr="00636C9B">
        <w:rPr>
          <w:rFonts w:ascii="Times New Roman" w:hAnsi="Times New Roman"/>
          <w:color w:val="000000" w:themeColor="text1"/>
          <w:sz w:val="24"/>
          <w:szCs w:val="24"/>
        </w:rPr>
        <w:fldChar w:fldCharType="end"/>
      </w:r>
      <w:r w:rsidR="001D6E21"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with</w:t>
      </w:r>
      <w:r w:rsidR="00CD5FB0" w:rsidRPr="00636C9B">
        <w:rPr>
          <w:rFonts w:ascii="Times New Roman" w:hAnsi="Times New Roman"/>
          <w:color w:val="000000" w:themeColor="text1"/>
          <w:sz w:val="24"/>
          <w:szCs w:val="24"/>
        </w:rPr>
        <w:t xml:space="preserve"> only </w:t>
      </w:r>
      <w:r w:rsidR="001D6E21" w:rsidRPr="00636C9B">
        <w:rPr>
          <w:rFonts w:ascii="Times New Roman" w:hAnsi="Times New Roman"/>
          <w:color w:val="000000" w:themeColor="text1"/>
          <w:sz w:val="24"/>
          <w:szCs w:val="24"/>
        </w:rPr>
        <w:t>a</w:t>
      </w:r>
      <w:r w:rsidR="002773C7"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 xml:space="preserve">few </w:t>
      </w:r>
      <w:del w:id="15" w:author="Tamura-Wicks, Helen M" w:date="2018-11-01T14:27:00Z">
        <w:r w:rsidR="00E07BAA" w:rsidRPr="00636C9B" w:rsidDel="00E62AEB">
          <w:rPr>
            <w:rFonts w:ascii="Times New Roman" w:hAnsi="Times New Roman"/>
            <w:color w:val="000000" w:themeColor="text1"/>
            <w:sz w:val="24"/>
            <w:szCs w:val="24"/>
          </w:rPr>
          <w:delText xml:space="preserve">to date </w:delText>
        </w:r>
      </w:del>
      <w:r w:rsidR="001D6E21" w:rsidRPr="00636C9B">
        <w:rPr>
          <w:rFonts w:ascii="Times New Roman" w:hAnsi="Times New Roman"/>
          <w:color w:val="000000" w:themeColor="text1"/>
          <w:sz w:val="24"/>
          <w:szCs w:val="24"/>
        </w:rPr>
        <w:t>linking a</w:t>
      </w:r>
      <w:r w:rsidR="00264EE8" w:rsidRPr="00636C9B">
        <w:rPr>
          <w:rFonts w:ascii="Times New Roman" w:hAnsi="Times New Roman"/>
          <w:color w:val="000000" w:themeColor="text1"/>
          <w:sz w:val="24"/>
          <w:szCs w:val="24"/>
        </w:rPr>
        <w:t>n outcome for a</w:t>
      </w:r>
      <w:r w:rsidR="00DC16D6" w:rsidRPr="00636C9B">
        <w:rPr>
          <w:rFonts w:ascii="Times New Roman" w:hAnsi="Times New Roman"/>
          <w:color w:val="000000" w:themeColor="text1"/>
          <w:sz w:val="24"/>
          <w:szCs w:val="24"/>
        </w:rPr>
        <w:t xml:space="preserve"> particular </w:t>
      </w:r>
      <w:r w:rsidR="00F52CE2" w:rsidRPr="00636C9B">
        <w:rPr>
          <w:rFonts w:ascii="Times New Roman" w:hAnsi="Times New Roman"/>
          <w:color w:val="000000" w:themeColor="text1"/>
          <w:sz w:val="24"/>
          <w:szCs w:val="24"/>
        </w:rPr>
        <w:t xml:space="preserve">category of </w:t>
      </w:r>
      <w:r w:rsidR="00264EE8" w:rsidRPr="00636C9B">
        <w:rPr>
          <w:rFonts w:ascii="Times New Roman" w:hAnsi="Times New Roman"/>
          <w:color w:val="000000" w:themeColor="text1"/>
          <w:sz w:val="24"/>
          <w:szCs w:val="24"/>
        </w:rPr>
        <w:t xml:space="preserve">injury </w:t>
      </w:r>
      <w:r w:rsidR="001D6E21" w:rsidRPr="00636C9B">
        <w:rPr>
          <w:rFonts w:ascii="Times New Roman" w:hAnsi="Times New Roman"/>
          <w:color w:val="000000" w:themeColor="text1"/>
          <w:sz w:val="24"/>
          <w:szCs w:val="24"/>
        </w:rPr>
        <w:t>with increasing temperature</w:t>
      </w:r>
      <w:r w:rsidR="009A096C" w:rsidRPr="00636C9B">
        <w:rPr>
          <w:rFonts w:ascii="Times New Roman" w:hAnsi="Times New Roman"/>
          <w:color w:val="000000" w:themeColor="text1"/>
          <w:sz w:val="24"/>
          <w:szCs w:val="24"/>
        </w:rPr>
        <w:t>.</w:t>
      </w:r>
      <w:r w:rsidR="00227D5B"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13–16</w:t>
      </w:r>
      <w:r w:rsidR="00227D5B" w:rsidRPr="00636C9B">
        <w:rPr>
          <w:rFonts w:ascii="Times New Roman" w:hAnsi="Times New Roman"/>
          <w:color w:val="000000" w:themeColor="text1"/>
          <w:sz w:val="24"/>
          <w:szCs w:val="24"/>
        </w:rPr>
        <w:fldChar w:fldCharType="end"/>
      </w:r>
    </w:p>
    <w:p w14:paraId="185106AA" w14:textId="77777777" w:rsidR="002339FB" w:rsidRPr="00636C9B" w:rsidRDefault="002339FB" w:rsidP="00D76DF7">
      <w:pPr>
        <w:spacing w:after="0" w:line="480" w:lineRule="auto"/>
        <w:jc w:val="both"/>
        <w:rPr>
          <w:rFonts w:ascii="Times New Roman" w:hAnsi="Times New Roman"/>
          <w:color w:val="000000" w:themeColor="text1"/>
          <w:sz w:val="24"/>
          <w:szCs w:val="24"/>
        </w:rPr>
      </w:pPr>
    </w:p>
    <w:p w14:paraId="59E5EACC" w14:textId="243CFD94" w:rsidR="00252CB9" w:rsidRPr="00636C9B" w:rsidRDefault="00327C97" w:rsidP="00252CB9">
      <w:pPr>
        <w:spacing w:after="0" w:line="480" w:lineRule="auto"/>
        <w:jc w:val="both"/>
        <w:rPr>
          <w:rFonts w:ascii="Times New Roman" w:hAnsi="Times New Roman"/>
          <w:color w:val="000000" w:themeColor="text1"/>
          <w:sz w:val="24"/>
          <w:szCs w:val="24"/>
        </w:rPr>
      </w:pPr>
      <w:commentRangeStart w:id="16"/>
      <w:r w:rsidRPr="00636C9B">
        <w:rPr>
          <w:rFonts w:ascii="Times New Roman" w:hAnsi="Times New Roman"/>
          <w:color w:val="000000" w:themeColor="text1"/>
          <w:sz w:val="24"/>
          <w:szCs w:val="24"/>
        </w:rPr>
        <w:t xml:space="preserve">Distinguishing </w:t>
      </w:r>
      <w:commentRangeEnd w:id="16"/>
      <w:r w:rsidR="00E62AEB">
        <w:rPr>
          <w:rStyle w:val="CommentReference"/>
          <w:rFonts w:asciiTheme="minorHAnsi" w:eastAsiaTheme="minorHAnsi" w:hAnsiTheme="minorHAnsi" w:cstheme="minorBidi"/>
        </w:rPr>
        <w:commentReference w:id="16"/>
      </w:r>
      <w:r w:rsidRPr="00636C9B">
        <w:rPr>
          <w:rFonts w:ascii="Times New Roman" w:hAnsi="Times New Roman"/>
          <w:color w:val="000000" w:themeColor="text1"/>
          <w:sz w:val="24"/>
          <w:szCs w:val="24"/>
        </w:rPr>
        <w:t>by</w:t>
      </w:r>
      <w:r w:rsidR="00252CB9" w:rsidRPr="00636C9B">
        <w:rPr>
          <w:rFonts w:ascii="Times New Roman" w:hAnsi="Times New Roman"/>
          <w:color w:val="000000" w:themeColor="text1"/>
          <w:sz w:val="24"/>
          <w:szCs w:val="24"/>
        </w:rPr>
        <w:t xml:space="preserve"> </w:t>
      </w:r>
      <w:r w:rsidR="000C6935" w:rsidRPr="00636C9B">
        <w:rPr>
          <w:rFonts w:ascii="Times New Roman" w:hAnsi="Times New Roman"/>
          <w:color w:val="000000" w:themeColor="text1"/>
          <w:sz w:val="24"/>
          <w:szCs w:val="24"/>
        </w:rPr>
        <w:t xml:space="preserve">socio-demographic </w:t>
      </w:r>
      <w:r w:rsidRPr="00636C9B">
        <w:rPr>
          <w:rFonts w:ascii="Times New Roman" w:hAnsi="Times New Roman"/>
          <w:color w:val="000000" w:themeColor="text1"/>
          <w:sz w:val="24"/>
          <w:szCs w:val="24"/>
        </w:rPr>
        <w:t>groups</w:t>
      </w:r>
      <w:r w:rsidR="00530F84" w:rsidRPr="00636C9B">
        <w:rPr>
          <w:rFonts w:ascii="Times New Roman" w:hAnsi="Times New Roman"/>
          <w:color w:val="000000" w:themeColor="text1"/>
          <w:sz w:val="24"/>
          <w:szCs w:val="24"/>
        </w:rPr>
        <w:t xml:space="preserve">, </w:t>
      </w:r>
      <w:r w:rsidR="00903C59" w:rsidRPr="00636C9B">
        <w:rPr>
          <w:rFonts w:ascii="Times New Roman" w:hAnsi="Times New Roman"/>
          <w:color w:val="000000" w:themeColor="text1"/>
          <w:sz w:val="24"/>
          <w:szCs w:val="24"/>
        </w:rPr>
        <w:t xml:space="preserve">which </w:t>
      </w:r>
      <w:r w:rsidR="000C6935" w:rsidRPr="00636C9B">
        <w:rPr>
          <w:rFonts w:ascii="Times New Roman" w:hAnsi="Times New Roman"/>
          <w:color w:val="000000" w:themeColor="text1"/>
          <w:sz w:val="24"/>
          <w:szCs w:val="24"/>
        </w:rPr>
        <w:t xml:space="preserve">potentially </w:t>
      </w:r>
      <w:r w:rsidR="00903C59" w:rsidRPr="00636C9B">
        <w:rPr>
          <w:rFonts w:ascii="Times New Roman" w:hAnsi="Times New Roman"/>
          <w:color w:val="000000" w:themeColor="text1"/>
          <w:sz w:val="24"/>
          <w:szCs w:val="24"/>
        </w:rPr>
        <w:t xml:space="preserve">possess varying </w:t>
      </w:r>
      <w:r w:rsidR="00C52FAB" w:rsidRPr="00636C9B">
        <w:rPr>
          <w:rFonts w:ascii="Times New Roman" w:hAnsi="Times New Roman"/>
          <w:color w:val="000000" w:themeColor="text1"/>
          <w:sz w:val="24"/>
          <w:szCs w:val="24"/>
        </w:rPr>
        <w:t>levels of resilience</w:t>
      </w:r>
      <w:r w:rsidR="000C6935" w:rsidRPr="00636C9B">
        <w:rPr>
          <w:rFonts w:ascii="Times New Roman" w:hAnsi="Times New Roman"/>
          <w:color w:val="000000" w:themeColor="text1"/>
          <w:sz w:val="24"/>
          <w:szCs w:val="24"/>
        </w:rPr>
        <w:t xml:space="preserve"> to temperature anomalies</w:t>
      </w:r>
      <w:r w:rsidR="00EB7B88" w:rsidRPr="00636C9B">
        <w:rPr>
          <w:rFonts w:ascii="Times New Roman" w:hAnsi="Times New Roman"/>
          <w:color w:val="000000" w:themeColor="text1"/>
          <w:sz w:val="24"/>
          <w:szCs w:val="24"/>
        </w:rPr>
        <w:t xml:space="preserve"> as well as differing compositions of injury deaths,</w:t>
      </w:r>
      <w:r w:rsidR="00C3413F" w:rsidRPr="00636C9B">
        <w:rPr>
          <w:rFonts w:ascii="Times New Roman" w:hAnsi="Times New Roman"/>
          <w:color w:val="000000" w:themeColor="text1"/>
          <w:sz w:val="24"/>
          <w:szCs w:val="24"/>
        </w:rPr>
        <w:t xml:space="preserve"> can help identify vulnerable communities within a population</w:t>
      </w:r>
      <w:r w:rsidR="00321DA9" w:rsidRPr="00636C9B">
        <w:rPr>
          <w:rFonts w:ascii="Times New Roman" w:hAnsi="Times New Roman"/>
          <w:color w:val="000000" w:themeColor="text1"/>
          <w:sz w:val="24"/>
          <w:szCs w:val="24"/>
        </w:rPr>
        <w:t xml:space="preserve">. </w:t>
      </w:r>
      <w:r w:rsidR="00321DA9" w:rsidRPr="00636C9B">
        <w:rPr>
          <w:rFonts w:ascii="Times New Roman" w:hAnsi="Times New Roman"/>
          <w:color w:val="000000" w:themeColor="text1"/>
          <w:sz w:val="24"/>
          <w:szCs w:val="24"/>
        </w:rPr>
        <w:fldChar w:fldCharType="begin" w:fldLock="1"/>
      </w:r>
      <w:r w:rsidR="00BE7F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1,2,17,18</w: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t xml:space="preserve"> </w:t>
      </w:r>
      <w:r w:rsidR="00B86EC8" w:rsidRPr="00636C9B">
        <w:rPr>
          <w:rFonts w:ascii="Times New Roman" w:hAnsi="Times New Roman"/>
          <w:color w:val="000000" w:themeColor="text1"/>
          <w:sz w:val="24"/>
          <w:szCs w:val="24"/>
        </w:rPr>
        <w:t>T</w:t>
      </w:r>
      <w:r w:rsidR="00287584" w:rsidRPr="00636C9B">
        <w:rPr>
          <w:rFonts w:ascii="Times New Roman" w:hAnsi="Times New Roman"/>
          <w:color w:val="000000" w:themeColor="text1"/>
          <w:sz w:val="24"/>
          <w:szCs w:val="24"/>
        </w:rPr>
        <w:t xml:space="preserve">emperature </w:t>
      </w:r>
      <w:r w:rsidR="000C36FE" w:rsidRPr="00636C9B">
        <w:rPr>
          <w:rFonts w:ascii="Times New Roman" w:hAnsi="Times New Roman"/>
          <w:color w:val="000000" w:themeColor="text1"/>
          <w:sz w:val="24"/>
          <w:szCs w:val="24"/>
        </w:rPr>
        <w:t>can</w:t>
      </w:r>
      <w:r w:rsidR="00BC7B29" w:rsidRPr="00636C9B">
        <w:rPr>
          <w:rFonts w:ascii="Times New Roman" w:hAnsi="Times New Roman"/>
          <w:color w:val="000000" w:themeColor="text1"/>
          <w:sz w:val="24"/>
          <w:szCs w:val="24"/>
        </w:rPr>
        <w:t xml:space="preserve"> potentially</w:t>
      </w:r>
      <w:r w:rsidR="00B86EC8" w:rsidRPr="00636C9B">
        <w:rPr>
          <w:rFonts w:ascii="Times New Roman" w:hAnsi="Times New Roman"/>
          <w:color w:val="000000" w:themeColor="text1"/>
          <w:sz w:val="24"/>
          <w:szCs w:val="24"/>
        </w:rPr>
        <w:t xml:space="preserve"> </w:t>
      </w:r>
      <w:r w:rsidR="00287584" w:rsidRPr="00636C9B">
        <w:rPr>
          <w:rFonts w:ascii="Times New Roman" w:hAnsi="Times New Roman"/>
          <w:color w:val="000000" w:themeColor="text1"/>
          <w:sz w:val="24"/>
          <w:szCs w:val="24"/>
        </w:rPr>
        <w:t xml:space="preserve">modify </w:t>
      </w:r>
      <w:r w:rsidR="00EB79A2" w:rsidRPr="00636C9B">
        <w:rPr>
          <w:rFonts w:ascii="Times New Roman" w:hAnsi="Times New Roman"/>
          <w:color w:val="000000" w:themeColor="text1"/>
          <w:sz w:val="24"/>
          <w:szCs w:val="24"/>
        </w:rPr>
        <w:t>risk</w:t>
      </w:r>
      <w:r w:rsidR="003E2F68" w:rsidRPr="00636C9B">
        <w:rPr>
          <w:rFonts w:ascii="Times New Roman" w:hAnsi="Times New Roman"/>
          <w:color w:val="000000" w:themeColor="text1"/>
          <w:sz w:val="24"/>
          <w:szCs w:val="24"/>
        </w:rPr>
        <w:t xml:space="preserve"> of death differently</w:t>
      </w:r>
      <w:r w:rsidR="00287584" w:rsidRPr="00636C9B">
        <w:rPr>
          <w:rFonts w:ascii="Times New Roman" w:hAnsi="Times New Roman"/>
          <w:color w:val="000000" w:themeColor="text1"/>
          <w:sz w:val="24"/>
          <w:szCs w:val="24"/>
        </w:rPr>
        <w:t xml:space="preserve"> </w:t>
      </w:r>
      <w:r w:rsidR="00EA41FA" w:rsidRPr="00636C9B">
        <w:rPr>
          <w:rFonts w:ascii="Times New Roman" w:hAnsi="Times New Roman"/>
          <w:color w:val="000000" w:themeColor="text1"/>
          <w:sz w:val="24"/>
          <w:szCs w:val="24"/>
        </w:rPr>
        <w:t>by category of injury</w:t>
      </w:r>
      <w:r w:rsidR="00C55816" w:rsidRPr="00636C9B">
        <w:rPr>
          <w:rFonts w:ascii="Times New Roman" w:hAnsi="Times New Roman"/>
          <w:color w:val="000000" w:themeColor="text1"/>
          <w:sz w:val="24"/>
          <w:szCs w:val="24"/>
        </w:rPr>
        <w:t xml:space="preserve"> within each socio-demographic group</w:t>
      </w:r>
      <w:r w:rsidR="004C67C0" w:rsidRPr="00636C9B">
        <w:rPr>
          <w:rFonts w:ascii="Times New Roman" w:hAnsi="Times New Roman"/>
          <w:color w:val="000000" w:themeColor="text1"/>
          <w:sz w:val="24"/>
          <w:szCs w:val="24"/>
        </w:rPr>
        <w:t>.</w:t>
      </w:r>
      <w:r w:rsidR="000C36FE" w:rsidRPr="00636C9B">
        <w:rPr>
          <w:rFonts w:ascii="Times New Roman" w:hAnsi="Times New Roman"/>
          <w:color w:val="000000" w:themeColor="text1"/>
          <w:sz w:val="24"/>
          <w:szCs w:val="24"/>
        </w:rPr>
        <w:t xml:space="preserve"> </w:t>
      </w:r>
      <w:del w:id="17" w:author="Tamura-Wicks, Helen M" w:date="2018-11-01T14:29:00Z">
        <w:r w:rsidR="000C36FE" w:rsidRPr="00636C9B" w:rsidDel="00E62AEB">
          <w:rPr>
            <w:rFonts w:ascii="Times New Roman" w:hAnsi="Times New Roman"/>
            <w:color w:val="000000" w:themeColor="text1"/>
            <w:sz w:val="24"/>
            <w:szCs w:val="24"/>
          </w:rPr>
          <w:delText xml:space="preserve">It is therefore also </w:delText>
        </w:r>
      </w:del>
      <w:ins w:id="18" w:author="Tamura-Wicks, Helen M" w:date="2018-11-01T14:29:00Z">
        <w:r w:rsidR="00E62AEB">
          <w:rPr>
            <w:rFonts w:ascii="Times New Roman" w:hAnsi="Times New Roman"/>
            <w:color w:val="000000" w:themeColor="text1"/>
            <w:sz w:val="24"/>
            <w:szCs w:val="24"/>
          </w:rPr>
          <w:t xml:space="preserve">Therefore it is </w:t>
        </w:r>
      </w:ins>
      <w:r w:rsidR="000C36FE" w:rsidRPr="00636C9B">
        <w:rPr>
          <w:rFonts w:ascii="Times New Roman" w:hAnsi="Times New Roman"/>
          <w:color w:val="000000" w:themeColor="text1"/>
          <w:sz w:val="24"/>
          <w:szCs w:val="24"/>
        </w:rPr>
        <w:t xml:space="preserve">important to analyse </w:t>
      </w:r>
      <w:commentRangeStart w:id="19"/>
      <w:r w:rsidR="0006625F" w:rsidRPr="00636C9B">
        <w:rPr>
          <w:rFonts w:ascii="Times New Roman" w:hAnsi="Times New Roman"/>
          <w:color w:val="000000" w:themeColor="text1"/>
          <w:sz w:val="24"/>
          <w:szCs w:val="24"/>
        </w:rPr>
        <w:t>vulnerability</w:t>
      </w:r>
      <w:commentRangeEnd w:id="19"/>
      <w:r w:rsidR="00E62AEB">
        <w:rPr>
          <w:rStyle w:val="CommentReference"/>
          <w:rFonts w:asciiTheme="minorHAnsi" w:eastAsiaTheme="minorHAnsi" w:hAnsiTheme="minorHAnsi" w:cstheme="minorBidi"/>
        </w:rPr>
        <w:commentReference w:id="19"/>
      </w:r>
      <w:r w:rsidR="0006625F" w:rsidRPr="00636C9B">
        <w:rPr>
          <w:rFonts w:ascii="Times New Roman" w:hAnsi="Times New Roman"/>
          <w:color w:val="000000" w:themeColor="text1"/>
          <w:sz w:val="24"/>
          <w:szCs w:val="24"/>
        </w:rPr>
        <w:t xml:space="preserve"> by these distinct combinations</w:t>
      </w:r>
      <w:r w:rsidR="00BC1E9B" w:rsidRPr="00636C9B">
        <w:rPr>
          <w:rFonts w:ascii="Times New Roman" w:hAnsi="Times New Roman"/>
          <w:color w:val="000000" w:themeColor="text1"/>
          <w:sz w:val="24"/>
          <w:szCs w:val="24"/>
        </w:rPr>
        <w:t>.</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0040AFF6"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del w:id="21" w:author="Tamura-Wicks, Helen M" w:date="2018-11-01T14:30:00Z">
        <w:r w:rsidRPr="00636C9B" w:rsidDel="00E62AEB">
          <w:rPr>
            <w:rFonts w:ascii="Times New Roman" w:hAnsi="Times New Roman"/>
            <w:color w:val="000000" w:themeColor="text1"/>
            <w:sz w:val="24"/>
            <w:szCs w:val="24"/>
          </w:rPr>
          <w:delText xml:space="preserve">, as well </w:delText>
        </w:r>
        <w:r w:rsidR="00E70EB0" w:rsidRPr="00636C9B" w:rsidDel="00E62AEB">
          <w:rPr>
            <w:rFonts w:ascii="Times New Roman" w:hAnsi="Times New Roman"/>
            <w:color w:val="000000" w:themeColor="text1"/>
            <w:sz w:val="24"/>
            <w:szCs w:val="24"/>
          </w:rPr>
          <w:delText>a</w:delText>
        </w:r>
        <w:r w:rsidR="008721C3" w:rsidRPr="00636C9B" w:rsidDel="00E62AEB">
          <w:rPr>
            <w:rFonts w:ascii="Times New Roman" w:hAnsi="Times New Roman"/>
            <w:color w:val="000000" w:themeColor="text1"/>
            <w:sz w:val="24"/>
            <w:szCs w:val="24"/>
          </w:rPr>
          <w:delText>s</w:delText>
        </w:r>
      </w:del>
      <w:ins w:id="22" w:author="Tamura-Wicks, Helen M" w:date="2018-11-01T14:30:00Z">
        <w:r w:rsidR="00E62AEB">
          <w:rPr>
            <w:rFonts w:ascii="Times New Roman" w:hAnsi="Times New Roman"/>
            <w:color w:val="000000" w:themeColor="text1"/>
            <w:sz w:val="24"/>
            <w:szCs w:val="24"/>
          </w:rPr>
          <w:t xml:space="preserve"> with</w:t>
        </w:r>
      </w:ins>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del w:id="23" w:author="Tamura-Wicks, Helen M" w:date="2018-11-01T14:31:00Z">
        <w:r w:rsidR="00F713D6" w:rsidRPr="00636C9B" w:rsidDel="00E62AEB">
          <w:rPr>
            <w:rFonts w:ascii="Times New Roman" w:hAnsi="Times New Roman"/>
            <w:color w:val="000000" w:themeColor="text1"/>
            <w:sz w:val="24"/>
            <w:szCs w:val="24"/>
          </w:rPr>
          <w:delText xml:space="preserve">several </w:delText>
        </w:r>
      </w:del>
      <w:ins w:id="24" w:author="Tamura-Wicks, Helen M" w:date="2018-11-01T14:31:00Z">
        <w:r w:rsidR="00E62AEB">
          <w:rPr>
            <w:rFonts w:ascii="Times New Roman" w:hAnsi="Times New Roman"/>
            <w:color w:val="000000" w:themeColor="text1"/>
            <w:sz w:val="24"/>
            <w:szCs w:val="24"/>
          </w:rPr>
          <w:t xml:space="preserve">“multiple” might sound </w:t>
        </w:r>
        <w:proofErr w:type="gramStart"/>
        <w:r w:rsidR="00E62AEB">
          <w:rPr>
            <w:rFonts w:ascii="Times New Roman" w:hAnsi="Times New Roman"/>
            <w:color w:val="000000" w:themeColor="text1"/>
            <w:sz w:val="24"/>
            <w:szCs w:val="24"/>
          </w:rPr>
          <w:t>better ??</w:t>
        </w:r>
        <w:proofErr w:type="gramEnd"/>
        <w:r w:rsidR="00E62AEB">
          <w:rPr>
            <w:rFonts w:ascii="Times New Roman" w:hAnsi="Times New Roman"/>
            <w:color w:val="000000" w:themeColor="text1"/>
            <w:sz w:val="24"/>
            <w:szCs w:val="24"/>
          </w:rPr>
          <w:t xml:space="preserve"> </w:t>
        </w:r>
      </w:ins>
      <w:proofErr w:type="gramStart"/>
      <w:r w:rsidR="00F713D6" w:rsidRPr="00636C9B">
        <w:rPr>
          <w:rFonts w:ascii="Times New Roman" w:hAnsi="Times New Roman"/>
          <w:color w:val="000000" w:themeColor="text1"/>
          <w:sz w:val="24"/>
          <w:szCs w:val="24"/>
        </w:rPr>
        <w:t>categories</w:t>
      </w:r>
      <w:proofErr w:type="gramEnd"/>
      <w:r w:rsidR="00F713D6" w:rsidRPr="00636C9B">
        <w:rPr>
          <w:rFonts w:ascii="Times New Roman" w:hAnsi="Times New Roman"/>
          <w:color w:val="000000" w:themeColor="text1"/>
          <w:sz w:val="24"/>
          <w:szCs w:val="24"/>
        </w:rPr>
        <w:t xml:space="preserve">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ins w:id="25" w:author="Ezzati, Majid" w:date="2018-10-22T19:13:00Z"/>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4178A95E" w14:textId="1BE8DE44" w:rsidR="00E65B73" w:rsidRPr="00636C9B" w:rsidRDefault="00921D87" w:rsidP="005B39FC">
      <w:pPr>
        <w:spacing w:after="0" w:line="480" w:lineRule="auto"/>
        <w:jc w:val="both"/>
        <w:rPr>
          <w:ins w:id="26" w:author="Parks, Robbie M" w:date="2018-10-29T11:46:00Z"/>
          <w:rFonts w:ascii="Times New Roman" w:hAnsi="Times New Roman"/>
          <w:color w:val="000000" w:themeColor="text1"/>
          <w:sz w:val="24"/>
          <w:szCs w:val="24"/>
        </w:rPr>
      </w:pPr>
      <w:ins w:id="27" w:author="Parks, Robbie M" w:date="2018-10-29T11:46:00Z">
        <w:r w:rsidRPr="00636C9B">
          <w:rPr>
            <w:rFonts w:ascii="Times New Roman" w:hAnsi="Times New Roman"/>
            <w:color w:val="000000" w:themeColor="text1"/>
            <w:sz w:val="24"/>
            <w:szCs w:val="24"/>
          </w:rPr>
          <w:t xml:space="preserve">We used </w:t>
        </w:r>
      </w:ins>
      <w:ins w:id="28" w:author="Parks, Robbie M" w:date="2018-10-29T11:49:00Z">
        <w:r w:rsidR="00095490" w:rsidRPr="00636C9B">
          <w:rPr>
            <w:rFonts w:ascii="Times New Roman" w:hAnsi="Times New Roman"/>
            <w:color w:val="000000" w:themeColor="text1"/>
            <w:sz w:val="24"/>
            <w:szCs w:val="24"/>
          </w:rPr>
          <w:t>geo</w:t>
        </w:r>
      </w:ins>
      <w:ins w:id="29" w:author="Parks, Robbie M" w:date="2018-10-29T11:55:00Z">
        <w:r w:rsidR="004C4565" w:rsidRPr="00636C9B">
          <w:rPr>
            <w:rFonts w:ascii="Times New Roman" w:hAnsi="Times New Roman"/>
            <w:color w:val="000000" w:themeColor="text1"/>
            <w:sz w:val="24"/>
            <w:szCs w:val="24"/>
          </w:rPr>
          <w:t>-</w:t>
        </w:r>
      </w:ins>
      <w:ins w:id="30" w:author="Parks, Robbie M" w:date="2018-10-29T11:49:00Z">
        <w:r w:rsidR="00095490" w:rsidRPr="00636C9B">
          <w:rPr>
            <w:rFonts w:ascii="Times New Roman" w:hAnsi="Times New Roman"/>
            <w:color w:val="000000" w:themeColor="text1"/>
            <w:sz w:val="24"/>
            <w:szCs w:val="24"/>
          </w:rPr>
          <w:t xml:space="preserve">coded </w:t>
        </w:r>
      </w:ins>
      <w:ins w:id="31" w:author="Parks, Robbie M" w:date="2018-10-29T11:46:00Z">
        <w:r w:rsidRPr="00636C9B">
          <w:rPr>
            <w:rFonts w:ascii="Times New Roman" w:hAnsi="Times New Roman"/>
            <w:color w:val="000000" w:themeColor="text1"/>
            <w:sz w:val="24"/>
            <w:szCs w:val="24"/>
          </w:rPr>
          <w:t>population-based data</w:t>
        </w:r>
      </w:ins>
      <w:ins w:id="32" w:author="Parks, Robbie M" w:date="2018-10-29T11:55:00Z">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ins>
      <w:ins w:id="33" w:author="Parks, Robbie M" w:date="2018-10-29T11:57:00Z">
        <w:r w:rsidR="008E3720" w:rsidRPr="00636C9B">
          <w:rPr>
            <w:rFonts w:ascii="Times New Roman" w:hAnsi="Times New Roman"/>
            <w:color w:val="000000" w:themeColor="text1"/>
            <w:sz w:val="24"/>
            <w:szCs w:val="24"/>
          </w:rPr>
          <w:t xml:space="preserve"> the</w:t>
        </w:r>
      </w:ins>
      <w:ins w:id="34" w:author="Parks, Robbie M" w:date="2018-10-29T11:55:00Z">
        <w:r w:rsidR="00085A4E" w:rsidRPr="00636C9B">
          <w:rPr>
            <w:rFonts w:ascii="Times New Roman" w:hAnsi="Times New Roman"/>
            <w:color w:val="000000" w:themeColor="text1"/>
            <w:sz w:val="24"/>
            <w:szCs w:val="24"/>
          </w:rPr>
          <w:t xml:space="preserve"> </w:t>
        </w:r>
        <w:commentRangeStart w:id="35"/>
        <w:r w:rsidR="00085A4E" w:rsidRPr="00636C9B">
          <w:rPr>
            <w:rFonts w:ascii="Times New Roman" w:hAnsi="Times New Roman"/>
            <w:color w:val="000000" w:themeColor="text1"/>
            <w:sz w:val="24"/>
            <w:szCs w:val="24"/>
          </w:rPr>
          <w:t xml:space="preserve">contiguous USA </w:t>
        </w:r>
      </w:ins>
      <w:commentRangeEnd w:id="35"/>
      <w:r w:rsidR="00E62AEB">
        <w:rPr>
          <w:rStyle w:val="CommentReference"/>
          <w:rFonts w:asciiTheme="minorHAnsi" w:eastAsiaTheme="minorHAnsi" w:hAnsiTheme="minorHAnsi" w:cstheme="minorBidi"/>
        </w:rPr>
        <w:commentReference w:id="35"/>
      </w:r>
      <w:ins w:id="36" w:author="Parks, Robbie M" w:date="2018-10-29T11:55:00Z">
        <w:r w:rsidR="00085A4E" w:rsidRPr="00636C9B">
          <w:rPr>
            <w:rFonts w:ascii="Times New Roman" w:hAnsi="Times New Roman"/>
            <w:color w:val="000000" w:themeColor="text1"/>
            <w:sz w:val="24"/>
            <w:szCs w:val="24"/>
          </w:rPr>
          <w:t>from 1980 to 2016</w:t>
        </w:r>
      </w:ins>
      <w:ins w:id="37" w:author="Parks, Robbie M" w:date="2018-10-29T11:46:00Z">
        <w:r w:rsidRPr="00636C9B">
          <w:rPr>
            <w:rFonts w:ascii="Times New Roman" w:hAnsi="Times New Roman"/>
            <w:color w:val="000000" w:themeColor="text1"/>
            <w:sz w:val="24"/>
            <w:szCs w:val="24"/>
          </w:rPr>
          <w:t xml:space="preserve"> to estimate the association between anomalous </w:t>
        </w:r>
      </w:ins>
      <w:ins w:id="38" w:author="Parks, Robbie M" w:date="2018-10-29T11:47:00Z">
        <w:r w:rsidRPr="00636C9B">
          <w:rPr>
            <w:rFonts w:ascii="Times New Roman" w:hAnsi="Times New Roman"/>
            <w:color w:val="000000" w:themeColor="text1"/>
            <w:sz w:val="24"/>
            <w:szCs w:val="24"/>
          </w:rPr>
          <w:t>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ins>
      <w:ins w:id="39" w:author="Parks, Robbie M" w:date="2018-10-29T12:37:00Z">
        <w:r w:rsidR="003A6E74" w:rsidRPr="00636C9B">
          <w:rPr>
            <w:rFonts w:ascii="Times New Roman" w:hAnsi="Times New Roman"/>
            <w:color w:val="000000" w:themeColor="text1"/>
            <w:sz w:val="24"/>
            <w:szCs w:val="24"/>
          </w:rPr>
          <w:t xml:space="preserve"> and month</w:t>
        </w:r>
      </w:ins>
      <w:ins w:id="40" w:author="Parks, Robbie M" w:date="2018-10-29T11:47:00Z">
        <w:r w:rsidR="003F50A5" w:rsidRPr="00636C9B">
          <w:rPr>
            <w:rFonts w:ascii="Times New Roman" w:hAnsi="Times New Roman"/>
            <w:color w:val="000000" w:themeColor="text1"/>
            <w:sz w:val="24"/>
            <w:szCs w:val="24"/>
          </w:rPr>
          <w:t>.</w:t>
        </w:r>
      </w:ins>
      <w:ins w:id="41" w:author="Parks, Robbie M" w:date="2018-10-29T11:51:00Z">
        <w:r w:rsidR="00F056CD" w:rsidRPr="00636C9B">
          <w:rPr>
            <w:rFonts w:ascii="Times New Roman" w:hAnsi="Times New Roman"/>
            <w:color w:val="000000" w:themeColor="text1"/>
            <w:sz w:val="24"/>
            <w:szCs w:val="24"/>
          </w:rPr>
          <w:t xml:space="preserve"> We used a</w:t>
        </w:r>
      </w:ins>
      <w:ins w:id="42" w:author="Parks, Robbie M" w:date="2018-10-29T11:47:00Z">
        <w:r w:rsidR="003F50A5" w:rsidRPr="00636C9B">
          <w:rPr>
            <w:rFonts w:ascii="Times New Roman" w:hAnsi="Times New Roman"/>
            <w:color w:val="000000" w:themeColor="text1"/>
            <w:sz w:val="24"/>
            <w:szCs w:val="24"/>
          </w:rPr>
          <w:t xml:space="preserve"> </w:t>
        </w:r>
      </w:ins>
      <w:ins w:id="43" w:author="Parks, Robbie M" w:date="2018-10-29T11:52:00Z">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w:t>
        </w:r>
      </w:ins>
      <w:ins w:id="44" w:author="Parks, Robbie M" w:date="2018-10-29T11:53:00Z">
        <w:r w:rsidR="00DF172D" w:rsidRPr="00636C9B">
          <w:rPr>
            <w:rFonts w:ascii="Times New Roman" w:hAnsi="Times New Roman"/>
            <w:color w:val="000000" w:themeColor="text1"/>
            <w:sz w:val="24"/>
            <w:szCs w:val="24"/>
          </w:rPr>
          <w:t>statistical</w:t>
        </w:r>
      </w:ins>
      <w:ins w:id="45" w:author="Parks, Robbie M" w:date="2018-10-29T11:52:00Z">
        <w:r w:rsidR="00DF172D" w:rsidRPr="00636C9B">
          <w:rPr>
            <w:rFonts w:ascii="Times New Roman" w:hAnsi="Times New Roman"/>
            <w:color w:val="000000" w:themeColor="text1"/>
            <w:sz w:val="24"/>
            <w:szCs w:val="24"/>
          </w:rPr>
          <w:t xml:space="preserve"> </w:t>
        </w:r>
      </w:ins>
      <w:ins w:id="46" w:author="Parks, Robbie M" w:date="2018-10-29T11:53:00Z">
        <w:r w:rsidR="00DF172D" w:rsidRPr="00636C9B">
          <w:rPr>
            <w:rFonts w:ascii="Times New Roman" w:hAnsi="Times New Roman"/>
            <w:color w:val="000000" w:themeColor="text1"/>
            <w:sz w:val="24"/>
            <w:szCs w:val="24"/>
          </w:rPr>
          <w:t xml:space="preserve">model, described below, </w:t>
        </w:r>
        <w:r w:rsidR="004264D7" w:rsidRPr="00636C9B">
          <w:rPr>
            <w:rFonts w:ascii="Times New Roman" w:hAnsi="Times New Roman"/>
            <w:color w:val="000000" w:themeColor="text1"/>
            <w:sz w:val="24"/>
            <w:szCs w:val="24"/>
          </w:rPr>
          <w:t xml:space="preserve">allowed </w:t>
        </w:r>
      </w:ins>
      <w:proofErr w:type="gramStart"/>
      <w:ins w:id="47" w:author="Tamura-Wicks, Helen M" w:date="2018-11-01T14:32:00Z">
        <w:r w:rsidR="00E62AEB">
          <w:rPr>
            <w:rFonts w:ascii="Times New Roman" w:hAnsi="Times New Roman"/>
            <w:color w:val="000000" w:themeColor="text1"/>
            <w:sz w:val="24"/>
            <w:szCs w:val="24"/>
          </w:rPr>
          <w:t>log ?</w:t>
        </w:r>
        <w:proofErr w:type="gramEnd"/>
        <w:r w:rsidR="00E62AEB">
          <w:rPr>
            <w:rFonts w:ascii="Times New Roman" w:hAnsi="Times New Roman"/>
            <w:color w:val="000000" w:themeColor="text1"/>
            <w:sz w:val="24"/>
            <w:szCs w:val="24"/>
          </w:rPr>
          <w:t xml:space="preserve"> </w:t>
        </w:r>
      </w:ins>
      <w:proofErr w:type="gramStart"/>
      <w:ins w:id="48" w:author="Parks, Robbie M" w:date="2018-10-29T11:53:00Z">
        <w:r w:rsidR="004264D7" w:rsidRPr="00636C9B">
          <w:rPr>
            <w:rFonts w:ascii="Times New Roman" w:hAnsi="Times New Roman"/>
            <w:color w:val="000000" w:themeColor="text1"/>
            <w:sz w:val="24"/>
            <w:szCs w:val="24"/>
          </w:rPr>
          <w:t>death</w:t>
        </w:r>
        <w:proofErr w:type="gramEnd"/>
        <w:r w:rsidR="004264D7" w:rsidRPr="00636C9B">
          <w:rPr>
            <w:rFonts w:ascii="Times New Roman" w:hAnsi="Times New Roman"/>
            <w:color w:val="000000" w:themeColor="text1"/>
            <w:sz w:val="24"/>
            <w:szCs w:val="24"/>
          </w:rPr>
          <w:t xml:space="preserve"> rates to vary by </w:t>
        </w:r>
      </w:ins>
      <w:ins w:id="49" w:author="Parks, Robbie M" w:date="2018-10-29T11:56:00Z">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ins>
      <w:ins w:id="50" w:author="Parks, Robbie M" w:date="2018-10-29T11:58:00Z">
        <w:r w:rsidR="008E3720" w:rsidRPr="00636C9B">
          <w:rPr>
            <w:rFonts w:ascii="Times New Roman" w:hAnsi="Times New Roman"/>
            <w:color w:val="000000" w:themeColor="text1"/>
            <w:sz w:val="24"/>
            <w:szCs w:val="24"/>
          </w:rPr>
          <w:t xml:space="preserve"> state, </w:t>
        </w:r>
      </w:ins>
      <w:ins w:id="51" w:author="Parks, Robbie M" w:date="2018-10-29T11:59:00Z">
        <w:r w:rsidR="008537D1" w:rsidRPr="00636C9B">
          <w:rPr>
            <w:rFonts w:ascii="Times New Roman" w:hAnsi="Times New Roman"/>
            <w:color w:val="000000" w:themeColor="text1"/>
            <w:sz w:val="24"/>
            <w:szCs w:val="24"/>
          </w:rPr>
          <w:t xml:space="preserve">over time, </w:t>
        </w:r>
      </w:ins>
      <w:ins w:id="52" w:author="Parks, Robbie M" w:date="2018-10-29T12:00:00Z">
        <w:r w:rsidR="008537D1" w:rsidRPr="00636C9B">
          <w:rPr>
            <w:rFonts w:ascii="Times New Roman" w:hAnsi="Times New Roman"/>
            <w:color w:val="000000" w:themeColor="text1"/>
            <w:sz w:val="24"/>
            <w:szCs w:val="24"/>
          </w:rPr>
          <w:t>and local</w:t>
        </w:r>
      </w:ins>
      <w:ins w:id="53" w:author="Parks, Robbie M" w:date="2018-10-29T11:55:00Z">
        <w:r w:rsidR="004264D7" w:rsidRPr="00636C9B">
          <w:rPr>
            <w:rFonts w:ascii="Times New Roman" w:hAnsi="Times New Roman"/>
            <w:color w:val="000000" w:themeColor="text1"/>
            <w:sz w:val="24"/>
            <w:szCs w:val="24"/>
          </w:rPr>
          <w:t xml:space="preserve"> </w:t>
        </w:r>
      </w:ins>
      <w:ins w:id="54" w:author="Parks, Robbie M" w:date="2018-10-29T12:00:00Z">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ins>
      <w:ins w:id="55" w:author="Parks, Robbie M" w:date="2018-10-29T12:01:00Z">
        <w:r w:rsidR="00034AC0" w:rsidRPr="00636C9B">
          <w:rPr>
            <w:rFonts w:ascii="Times New Roman" w:hAnsi="Times New Roman"/>
            <w:color w:val="000000" w:themeColor="text1"/>
            <w:sz w:val="24"/>
            <w:szCs w:val="24"/>
          </w:rPr>
          <w:t xml:space="preserve"> We </w:t>
        </w:r>
      </w:ins>
      <w:ins w:id="56" w:author="Parks, Robbie M" w:date="2018-10-29T12:04:00Z">
        <w:r w:rsidR="006F0E88" w:rsidRPr="00636C9B">
          <w:rPr>
            <w:rFonts w:ascii="Times New Roman" w:hAnsi="Times New Roman"/>
            <w:color w:val="000000" w:themeColor="text1"/>
            <w:sz w:val="24"/>
            <w:szCs w:val="24"/>
          </w:rPr>
          <w:t xml:space="preserve">then </w:t>
        </w:r>
      </w:ins>
      <w:ins w:id="57" w:author="Parks, Robbie M" w:date="2018-10-29T12:01:00Z">
        <w:r w:rsidR="00034AC0" w:rsidRPr="00636C9B">
          <w:rPr>
            <w:rFonts w:ascii="Times New Roman" w:hAnsi="Times New Roman"/>
            <w:color w:val="000000" w:themeColor="text1"/>
            <w:sz w:val="24"/>
            <w:szCs w:val="24"/>
          </w:rPr>
          <w:t xml:space="preserve">used the </w:t>
        </w:r>
      </w:ins>
      <w:ins w:id="58" w:author="Parks, Robbie M" w:date="2018-10-29T12:04:00Z">
        <w:r w:rsidR="006F0E88" w:rsidRPr="00636C9B">
          <w:rPr>
            <w:rFonts w:ascii="Times New Roman" w:hAnsi="Times New Roman"/>
            <w:color w:val="000000" w:themeColor="text1"/>
            <w:sz w:val="24"/>
            <w:szCs w:val="24"/>
          </w:rPr>
          <w:t xml:space="preserve">posterior of the </w:t>
        </w:r>
      </w:ins>
      <w:ins w:id="59" w:author="Parks, Robbie M" w:date="2018-10-29T12:01:00Z">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ins>
      <w:ins w:id="60" w:author="Parks, Robbie M" w:date="2018-10-29T12:39:00Z">
        <w:r w:rsidR="00226B11" w:rsidRPr="00636C9B">
          <w:rPr>
            <w:rFonts w:ascii="Times New Roman" w:hAnsi="Times New Roman"/>
            <w:color w:val="000000" w:themeColor="text1"/>
            <w:sz w:val="24"/>
            <w:szCs w:val="24"/>
          </w:rPr>
          <w:t xml:space="preserve">national </w:t>
        </w:r>
      </w:ins>
      <w:ins w:id="61" w:author="Parks, Robbie M" w:date="2018-10-29T12:01:00Z">
        <w:r w:rsidR="00CE3F4F" w:rsidRPr="00636C9B">
          <w:rPr>
            <w:rFonts w:ascii="Times New Roman" w:hAnsi="Times New Roman"/>
            <w:color w:val="000000" w:themeColor="text1"/>
            <w:sz w:val="24"/>
            <w:szCs w:val="24"/>
          </w:rPr>
          <w:t xml:space="preserve">additional deaths </w:t>
        </w:r>
      </w:ins>
      <w:ins w:id="62" w:author="Parks, Robbie M" w:date="2018-10-29T12:36:00Z">
        <w:r w:rsidR="000545FB" w:rsidRPr="00636C9B">
          <w:rPr>
            <w:rFonts w:ascii="Times New Roman" w:hAnsi="Times New Roman"/>
            <w:color w:val="000000" w:themeColor="text1"/>
            <w:sz w:val="24"/>
            <w:szCs w:val="24"/>
          </w:rPr>
          <w:t>by category of injury,</w:t>
        </w:r>
      </w:ins>
      <w:ins w:id="63" w:author="Parks, Robbie M" w:date="2018-10-29T12:40:00Z">
        <w:r w:rsidR="00502DC7" w:rsidRPr="00636C9B">
          <w:rPr>
            <w:rFonts w:ascii="Times New Roman" w:hAnsi="Times New Roman"/>
            <w:color w:val="000000" w:themeColor="text1"/>
            <w:sz w:val="24"/>
            <w:szCs w:val="24"/>
          </w:rPr>
          <w:t xml:space="preserve"> age group, sex and</w:t>
        </w:r>
      </w:ins>
      <w:ins w:id="64" w:author="Parks, Robbie M" w:date="2018-10-29T12:36:00Z">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ins>
      <w:ins w:id="65" w:author="Parks, Robbie M" w:date="2018-10-29T12:01:00Z">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an increase of </w:t>
        </w:r>
        <w:commentRangeStart w:id="66"/>
        <w:r w:rsidR="00034AC0" w:rsidRPr="00636C9B">
          <w:rPr>
            <w:rFonts w:ascii="Times New Roman" w:hAnsi="Times New Roman"/>
            <w:color w:val="000000" w:themeColor="text1"/>
            <w:sz w:val="24"/>
            <w:szCs w:val="24"/>
          </w:rPr>
          <w:t>1</w:t>
        </w:r>
      </w:ins>
      <w:ins w:id="67" w:author="Parks, Robbie M" w:date="2018-10-29T12:02:00Z">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ins>
      <w:ins w:id="68" w:author="Parks, Robbie M" w:date="2018-10-29T12:05:00Z">
        <w:r w:rsidR="00CE3F4F" w:rsidRPr="00636C9B">
          <w:rPr>
            <w:rFonts w:ascii="Times New Roman" w:hAnsi="Times New Roman"/>
            <w:color w:val="000000" w:themeColor="text1"/>
            <w:sz w:val="24"/>
            <w:szCs w:val="24"/>
          </w:rPr>
          <w:t xml:space="preserve"> </w:t>
        </w:r>
      </w:ins>
      <w:commentRangeEnd w:id="66"/>
      <w:r w:rsidR="00E62AEB">
        <w:rPr>
          <w:rStyle w:val="CommentReference"/>
          <w:rFonts w:asciiTheme="minorHAnsi" w:eastAsiaTheme="minorHAnsi" w:hAnsiTheme="minorHAnsi" w:cstheme="minorBidi"/>
        </w:rPr>
        <w:commentReference w:id="66"/>
      </w:r>
      <w:ins w:id="69" w:author="Parks, Robbie M" w:date="2018-10-29T12:05:00Z">
        <w:r w:rsidR="00CE3F4F" w:rsidRPr="00636C9B">
          <w:rPr>
            <w:rFonts w:ascii="Times New Roman" w:hAnsi="Times New Roman"/>
            <w:color w:val="000000" w:themeColor="text1"/>
            <w:sz w:val="24"/>
            <w:szCs w:val="24"/>
          </w:rPr>
          <w:t>across all months.</w:t>
        </w:r>
      </w:ins>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1DB0D957" w14:textId="554C8991"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w:t>
      </w:r>
      <w:proofErr w:type="spellStart"/>
      <w:r w:rsidRPr="00636C9B">
        <w:rPr>
          <w:rStyle w:val="apple-style-span"/>
          <w:rFonts w:ascii="Times New Roman" w:hAnsi="Times New Roman"/>
          <w:color w:val="000000" w:themeColor="text1"/>
          <w:sz w:val="24"/>
          <w:szCs w:val="24"/>
        </w:rPr>
        <w:t>Center</w:t>
      </w:r>
      <w:proofErr w:type="spellEnd"/>
      <w:r w:rsidRPr="00636C9B">
        <w:rPr>
          <w:rStyle w:val="apple-style-span"/>
          <w:rFonts w:ascii="Times New Roman" w:hAnsi="Times New Roman"/>
          <w:color w:val="000000" w:themeColor="text1"/>
          <w:sz w:val="24"/>
          <w:szCs w:val="24"/>
        </w:rPr>
        <w:t xml:space="preserve">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njury deaths were classe</w:t>
      </w:r>
      <w:r w:rsidR="00D22A57" w:rsidRPr="00636C9B">
        <w:rPr>
          <w:rStyle w:val="apple-style-span"/>
          <w:rFonts w:ascii="Times New Roman" w:hAnsi="Times New Roman"/>
          <w:color w:val="000000" w:themeColor="text1"/>
          <w:sz w:val="24"/>
          <w:szCs w:val="24"/>
        </w:rPr>
        <w:t>d into one of five categories: transport, f</w:t>
      </w:r>
      <w:r w:rsidR="00100327" w:rsidRPr="00636C9B">
        <w:rPr>
          <w:rStyle w:val="apple-style-span"/>
          <w:rFonts w:ascii="Times New Roman" w:hAnsi="Times New Roman"/>
          <w:color w:val="000000" w:themeColor="text1"/>
          <w:sz w:val="24"/>
          <w:szCs w:val="24"/>
        </w:rPr>
        <w:t xml:space="preserve">alls, </w:t>
      </w:r>
      <w:proofErr w:type="spellStart"/>
      <w:r w:rsidR="00D22A57" w:rsidRPr="00636C9B">
        <w:rPr>
          <w:rStyle w:val="apple-style-span"/>
          <w:rFonts w:ascii="Times New Roman" w:hAnsi="Times New Roman"/>
          <w:color w:val="000000" w:themeColor="text1"/>
          <w:sz w:val="24"/>
          <w:szCs w:val="24"/>
        </w:rPr>
        <w:t>drownings</w:t>
      </w:r>
      <w:proofErr w:type="spellEnd"/>
      <w:r w:rsidR="00D22A57" w:rsidRPr="00636C9B">
        <w:rPr>
          <w:rStyle w:val="apple-style-span"/>
          <w:rFonts w:ascii="Times New Roman" w:hAnsi="Times New Roman"/>
          <w:color w:val="000000" w:themeColor="text1"/>
          <w:sz w:val="24"/>
          <w:szCs w:val="24"/>
        </w:rPr>
        <w:t>, assault and i</w:t>
      </w:r>
      <w:r w:rsidR="00100327" w:rsidRPr="00636C9B">
        <w:rPr>
          <w:rStyle w:val="apple-style-span"/>
          <w:rFonts w:ascii="Times New Roman" w:hAnsi="Times New Roman"/>
          <w:color w:val="000000" w:themeColor="text1"/>
          <w:sz w:val="24"/>
          <w:szCs w:val="24"/>
        </w:rPr>
        <w:t xml:space="preserve">ntentional self-harm. </w:t>
      </w:r>
      <w:r w:rsidR="00987F8E" w:rsidRPr="00636C9B">
        <w:rPr>
          <w:rFonts w:ascii="Times New Roman" w:hAnsi="Times New Roman"/>
          <w:color w:val="000000" w:themeColor="text1"/>
          <w:sz w:val="24"/>
          <w:szCs w:val="24"/>
        </w:rPr>
        <w:t xml:space="preserve">Injuries accounted for 8% of all deaths in the USA in 1980 and 7.3% in 2016. </w:t>
      </w:r>
      <w:r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Pr="00636C9B">
        <w:rPr>
          <w:rFonts w:ascii="Times New Roman" w:hAnsi="Times New Roman"/>
          <w:color w:val="000000" w:themeColor="text1"/>
          <w:sz w:val="24"/>
          <w:szCs w:val="24"/>
        </w:rPr>
        <w:t xml:space="preserve"> and from the US </w:t>
      </w:r>
      <w:r w:rsidRPr="00636C9B">
        <w:rPr>
          <w:rFonts w:ascii="Times New Roman" w:hAnsi="Times New Roman"/>
          <w:color w:val="000000" w:themeColor="text1"/>
          <w:sz w:val="24"/>
          <w:szCs w:val="24"/>
        </w:rPr>
        <w:lastRenderedPageBreak/>
        <w:t>Census Bureau prior to 1990.</w:t>
      </w:r>
      <w:r w:rsidR="002554A9"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19</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51105A96"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r w:rsidR="00220930" w:rsidRPr="00636C9B">
        <w:rPr>
          <w:rFonts w:ascii="Times New Roman" w:hAnsi="Times New Roman"/>
          <w:color w:val="000000" w:themeColor="text1"/>
          <w:sz w:val="24"/>
          <w:szCs w:val="24"/>
        </w:rPr>
        <w:t>category</w:t>
      </w:r>
      <w:r w:rsidR="008433DD" w:rsidRPr="00636C9B">
        <w:rPr>
          <w:rFonts w:ascii="Times New Roman" w:hAnsi="Times New Roman"/>
          <w:color w:val="000000" w:themeColor="text1"/>
          <w:sz w:val="24"/>
          <w:szCs w:val="24"/>
        </w:rPr>
        <w:t xml:space="preserve"> of injury death</w:t>
      </w:r>
      <w:ins w:id="70" w:author="Parks, Robbie M" w:date="2018-10-29T12:06:00Z">
        <w:r w:rsidR="00BA7AAF" w:rsidRPr="00636C9B">
          <w:rPr>
            <w:rFonts w:ascii="Times New Roman" w:hAnsi="Times New Roman"/>
            <w:color w:val="000000" w:themeColor="text1"/>
            <w:sz w:val="24"/>
            <w:szCs w:val="24"/>
          </w:rPr>
          <w:t>.</w:t>
        </w:r>
      </w:ins>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2DAD3CB1" w14:textId="73216785" w:rsidR="00C845EF" w:rsidRPr="00636C9B"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321DA9" w:rsidRPr="00636C9B">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321DA9" w:rsidRPr="00636C9B">
        <w:rPr>
          <w:rFonts w:ascii="Times New Roman" w:eastAsiaTheme="minorHAnsi" w:hAnsi="Times New Roman"/>
          <w:noProof/>
          <w:sz w:val="24"/>
          <w:szCs w:val="24"/>
          <w:vertAlign w:val="superscript"/>
          <w:lang w:eastAsia="en-GB"/>
        </w:rPr>
        <w:t>20</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ins w:id="71" w:author="Tamura-Wicks, Helen M" w:date="2018-11-01T14:43:00Z">
        <w:r w:rsidR="00BC0104">
          <w:rPr>
            <w:rFonts w:ascii="Times New Roman" w:eastAsiaTheme="minorHAnsi" w:hAnsi="Times New Roman"/>
            <w:sz w:val="24"/>
            <w:szCs w:val="24"/>
            <w:lang w:eastAsia="en-GB"/>
          </w:rPr>
          <w:t xml:space="preserve">of atmospheric conditions </w:t>
        </w:r>
      </w:ins>
      <w:r w:rsidRPr="00636C9B">
        <w:rPr>
          <w:rFonts w:ascii="Times New Roman" w:eastAsiaTheme="minorHAnsi" w:hAnsi="Times New Roman"/>
          <w:sz w:val="24"/>
          <w:szCs w:val="24"/>
          <w:lang w:eastAsia="en-GB"/>
        </w:rPr>
        <w:t xml:space="preserve">from a physical model with </w:t>
      </w:r>
      <w:del w:id="72" w:author="Tamura-Wicks, Helen M" w:date="2018-11-01T14:40:00Z">
        <w:r w:rsidRPr="00636C9B" w:rsidDel="00BC0104">
          <w:rPr>
            <w:rFonts w:ascii="Times New Roman" w:eastAsiaTheme="minorHAnsi" w:hAnsi="Times New Roman"/>
            <w:sz w:val="24"/>
            <w:szCs w:val="24"/>
            <w:lang w:eastAsia="en-GB"/>
          </w:rPr>
          <w:delText>ground-based</w:delText>
        </w:r>
      </w:del>
      <w:ins w:id="73" w:author="Tamura-Wicks, Helen M" w:date="2018-11-01T14:43:00Z">
        <w:r w:rsidR="00BC0104">
          <w:rPr>
            <w:rFonts w:ascii="Times New Roman" w:eastAsiaTheme="minorHAnsi" w:hAnsi="Times New Roman"/>
            <w:sz w:val="24"/>
            <w:szCs w:val="24"/>
            <w:lang w:eastAsia="en-GB"/>
          </w:rPr>
          <w:t xml:space="preserve">corresponding </w:t>
        </w:r>
      </w:ins>
      <w:ins w:id="74" w:author="Tamura-Wicks, Helen M" w:date="2018-11-01T14:44:00Z">
        <w:r w:rsidR="00BC0104">
          <w:rPr>
            <w:rFonts w:ascii="Times New Roman" w:eastAsiaTheme="minorHAnsi" w:hAnsi="Times New Roman"/>
            <w:sz w:val="24"/>
            <w:szCs w:val="24"/>
            <w:lang w:eastAsia="en-GB"/>
          </w:rPr>
          <w:t>observations</w:t>
        </w:r>
      </w:ins>
      <w:ins w:id="75" w:author="Tamura-Wicks, Helen M" w:date="2018-11-01T14:43:00Z">
        <w:r w:rsidR="00BC0104">
          <w:rPr>
            <w:rFonts w:ascii="Times New Roman" w:eastAsiaTheme="minorHAnsi" w:hAnsi="Times New Roman"/>
            <w:sz w:val="24"/>
            <w:szCs w:val="24"/>
            <w:lang w:eastAsia="en-GB"/>
          </w:rPr>
          <w:t xml:space="preserve"> from </w:t>
        </w:r>
      </w:ins>
      <w:ins w:id="76" w:author="Tamura-Wicks, Helen M" w:date="2018-11-01T14:40:00Z">
        <w:r w:rsidR="00BC0104">
          <w:rPr>
            <w:rFonts w:ascii="Times New Roman" w:eastAsiaTheme="minorHAnsi" w:hAnsi="Times New Roman"/>
            <w:sz w:val="24"/>
            <w:szCs w:val="24"/>
            <w:lang w:eastAsia="en-GB"/>
          </w:rPr>
          <w:t>in-situ</w:t>
        </w:r>
      </w:ins>
      <w:r w:rsidRPr="00636C9B">
        <w:rPr>
          <w:rFonts w:ascii="Times New Roman" w:eastAsiaTheme="minorHAnsi" w:hAnsi="Times New Roman"/>
          <w:sz w:val="24"/>
          <w:szCs w:val="24"/>
          <w:lang w:eastAsia="en-GB"/>
        </w:rPr>
        <w:t xml:space="preserve"> and satellite </w:t>
      </w:r>
      <w:del w:id="77" w:author="Tamura-Wicks, Helen M" w:date="2018-11-01T14:44:00Z">
        <w:r w:rsidRPr="00636C9B" w:rsidDel="00BC0104">
          <w:rPr>
            <w:rFonts w:ascii="Times New Roman" w:eastAsiaTheme="minorHAnsi" w:hAnsi="Times New Roman"/>
            <w:sz w:val="24"/>
            <w:szCs w:val="24"/>
            <w:lang w:eastAsia="en-GB"/>
          </w:rPr>
          <w:delText>measurements</w:delText>
        </w:r>
      </w:del>
      <w:ins w:id="78" w:author="Tamura-Wicks, Helen M" w:date="2018-11-01T14:44:00Z">
        <w:r w:rsidR="00BC0104">
          <w:rPr>
            <w:rFonts w:ascii="Times New Roman" w:eastAsiaTheme="minorHAnsi" w:hAnsi="Times New Roman"/>
            <w:sz w:val="24"/>
            <w:szCs w:val="24"/>
            <w:lang w:eastAsia="en-GB"/>
          </w:rPr>
          <w:t>data</w:t>
        </w:r>
      </w:ins>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throughout the analysis period.</w:t>
      </w:r>
      <w:r w:rsidR="00BB3FAB" w:rsidRPr="00636C9B">
        <w:rPr>
          <w:rFonts w:ascii="Times New Roman" w:eastAsiaTheme="minorHAnsi" w:hAnsi="Times New Roman"/>
          <w:sz w:val="24"/>
          <w:szCs w:val="24"/>
          <w:lang w:eastAsia="en-GB"/>
        </w:rPr>
        <w:t xml:space="preserve"> We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r w:rsidR="00B80D4C" w:rsidRPr="00636C9B">
        <w:rPr>
          <w:rFonts w:ascii="Times New Roman" w:eastAsiaTheme="minorHAnsi" w:hAnsi="Times New Roman"/>
          <w:sz w:val="24"/>
          <w:szCs w:val="24"/>
          <w:lang w:eastAsia="en-GB"/>
        </w:rPr>
        <w:t xml:space="preserve"> by month and state during a climate-scale </w:t>
      </w:r>
      <w:r w:rsidR="00F76044" w:rsidRPr="00636C9B">
        <w:rPr>
          <w:rFonts w:ascii="Times New Roman" w:eastAsiaTheme="minorHAnsi" w:hAnsi="Times New Roman"/>
          <w:sz w:val="24"/>
          <w:szCs w:val="24"/>
          <w:lang w:eastAsia="en-GB"/>
        </w:rPr>
        <w:t>period of time</w:t>
      </w:r>
      <w:r w:rsidR="00B80D4C" w:rsidRPr="00636C9B">
        <w:rPr>
          <w:rFonts w:ascii="Times New Roman" w:eastAsiaTheme="minorHAnsi" w:hAnsi="Times New Roman"/>
          <w:sz w:val="24"/>
          <w:szCs w:val="24"/>
          <w:lang w:eastAsia="en-GB"/>
        </w:rPr>
        <w:t xml:space="preserve"> (here 1980-2009)</w:t>
      </w:r>
      <w:r w:rsidR="008F32CB" w:rsidRPr="00636C9B">
        <w:rPr>
          <w:rFonts w:ascii="Times New Roman" w:eastAsiaTheme="minorHAnsi" w:hAnsi="Times New Roman"/>
          <w:sz w:val="24"/>
          <w:szCs w:val="24"/>
          <w:lang w:eastAsia="en-GB"/>
        </w:rPr>
        <w:t>.</w:t>
      </w:r>
      <w:ins w:id="79" w:author="Parks, Robbie M" w:date="2018-10-29T12:29:00Z">
        <w:r w:rsidR="00997E51" w:rsidRPr="00636C9B">
          <w:rPr>
            <w:rFonts w:ascii="Times New Roman" w:eastAsiaTheme="minorHAnsi" w:hAnsi="Times New Roman"/>
            <w:sz w:val="24"/>
            <w:szCs w:val="24"/>
            <w:lang w:eastAsia="en-GB"/>
          </w:rPr>
          <w:fldChar w:fldCharType="begin" w:fldLock="1"/>
        </w:r>
      </w:ins>
      <w:r w:rsidR="00047A51" w:rsidRPr="00636C9B">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eviouslyFormattedCitation":"&lt;sup&gt;21&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997E51" w:rsidRPr="00636C9B">
        <w:rPr>
          <w:rFonts w:ascii="Times New Roman" w:eastAsiaTheme="minorHAnsi" w:hAnsi="Times New Roman"/>
          <w:noProof/>
          <w:sz w:val="24"/>
          <w:szCs w:val="24"/>
          <w:vertAlign w:val="superscript"/>
          <w:lang w:eastAsia="en-GB"/>
        </w:rPr>
        <w:t>21</w:t>
      </w:r>
      <w:ins w:id="80" w:author="Parks, Robbie M" w:date="2018-10-29T12:29:00Z">
        <w:r w:rsidR="00997E51" w:rsidRPr="00636C9B">
          <w:rPr>
            <w:rFonts w:ascii="Times New Roman" w:eastAsiaTheme="minorHAnsi" w:hAnsi="Times New Roman"/>
            <w:sz w:val="24"/>
            <w:szCs w:val="24"/>
            <w:lang w:eastAsia="en-GB"/>
          </w:rPr>
          <w:fldChar w:fldCharType="end"/>
        </w:r>
      </w:ins>
      <w:ins w:id="81" w:author="Parks, Robbie M" w:date="2018-10-29T12:18:00Z">
        <w:r w:rsidR="008F32CB" w:rsidRPr="00636C9B">
          <w:rPr>
            <w:rFonts w:ascii="Times New Roman" w:eastAsiaTheme="minorHAnsi" w:hAnsi="Times New Roman"/>
            <w:sz w:val="24"/>
            <w:szCs w:val="24"/>
            <w:lang w:eastAsia="en-GB"/>
          </w:rPr>
          <w:t xml:space="preserve"> </w:t>
        </w:r>
      </w:ins>
      <w:moveToRangeStart w:id="82" w:author="Parks, Robbie M" w:date="2018-10-29T12:23:00Z" w:name="move528579159"/>
      <w:moveTo w:id="83" w:author="Parks, Robbie M" w:date="2018-10-29T12:23:00Z">
        <w:r w:rsidR="00514A85" w:rsidRPr="00636C9B">
          <w:rPr>
            <w:rFonts w:ascii="Times New Roman" w:hAnsi="Times New Roman"/>
            <w:color w:val="000000" w:themeColor="text1"/>
            <w:sz w:val="24"/>
            <w:szCs w:val="24"/>
          </w:rPr>
          <w:t>Th</w:t>
        </w:r>
      </w:moveTo>
      <w:r w:rsidR="008844BD" w:rsidRPr="00636C9B">
        <w:rPr>
          <w:rFonts w:ascii="Times New Roman" w:hAnsi="Times New Roman"/>
          <w:color w:val="000000" w:themeColor="text1"/>
          <w:sz w:val="24"/>
          <w:szCs w:val="24"/>
        </w:rPr>
        <w:t>is</w:t>
      </w:r>
      <w:moveTo w:id="84" w:author="Parks, Robbie M" w:date="2018-10-29T12:23:00Z">
        <w:r w:rsidR="00514A85" w:rsidRPr="00636C9B">
          <w:rPr>
            <w:rFonts w:ascii="Times New Roman" w:hAnsi="Times New Roman"/>
            <w:color w:val="000000" w:themeColor="text1"/>
            <w:sz w:val="24"/>
            <w:szCs w:val="24"/>
          </w:rPr>
          <w:t xml:space="preserve"> long-term mean temperature represents the local adaptation temperature </w:t>
        </w:r>
      </w:moveTo>
      <w:ins w:id="85" w:author="Parks, Robbie M" w:date="2018-10-29T12:30:00Z">
        <w:r w:rsidR="00CF3383" w:rsidRPr="00636C9B">
          <w:rPr>
            <w:rFonts w:ascii="Times New Roman" w:hAnsi="Times New Roman"/>
            <w:color w:val="000000" w:themeColor="text1"/>
            <w:sz w:val="24"/>
            <w:szCs w:val="24"/>
          </w:rPr>
          <w:t>for</w:t>
        </w:r>
      </w:ins>
      <w:moveTo w:id="86" w:author="Parks, Robbie M" w:date="2018-10-29T12:23:00Z">
        <w:r w:rsidR="00514A85" w:rsidRPr="00636C9B">
          <w:rPr>
            <w:rFonts w:ascii="Times New Roman" w:hAnsi="Times New Roman"/>
            <w:color w:val="000000" w:themeColor="text1"/>
            <w:sz w:val="24"/>
            <w:szCs w:val="24"/>
          </w:rPr>
          <w:t xml:space="preserve"> each state in each month.</w:t>
        </w:r>
      </w:moveTo>
      <w:moveToRangeEnd w:id="82"/>
      <w:r w:rsidR="00B80D4C" w:rsidRPr="00636C9B">
        <w:rPr>
          <w:rFonts w:ascii="Times New Roman" w:eastAsiaTheme="minorHAnsi" w:hAnsi="Times New Roman"/>
          <w:sz w:val="24"/>
          <w:szCs w:val="24"/>
          <w:lang w:eastAsia="en-GB"/>
        </w:rPr>
        <w:t xml:space="preserve"> </w:t>
      </w:r>
      <w:ins w:id="87" w:author="Parks, Robbie M" w:date="2018-10-29T12:30:00Z">
        <w:r w:rsidR="00534095" w:rsidRPr="00636C9B">
          <w:rPr>
            <w:rFonts w:ascii="Times New Roman" w:eastAsiaTheme="minorHAnsi" w:hAnsi="Times New Roman"/>
            <w:sz w:val="24"/>
            <w:szCs w:val="24"/>
            <w:lang w:eastAsia="en-GB"/>
          </w:rPr>
          <w:t xml:space="preserve">We then </w:t>
        </w:r>
      </w:ins>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ins w:id="88" w:author="Parks, Robbie M" w:date="2018-10-29T12:33:00Z">
        <w:r w:rsidR="00AD1745" w:rsidRPr="00636C9B">
          <w:rPr>
            <w:rFonts w:ascii="Times New Roman" w:eastAsiaTheme="minorHAnsi" w:hAnsi="Times New Roman"/>
            <w:sz w:val="24"/>
            <w:szCs w:val="24"/>
            <w:lang w:eastAsia="en-GB"/>
          </w:rPr>
          <w:t xml:space="preserve">the long-term mean temperature </w:t>
        </w:r>
      </w:ins>
      <w:r w:rsidR="004814FB" w:rsidRPr="00636C9B">
        <w:rPr>
          <w:rFonts w:ascii="Times New Roman" w:eastAsiaTheme="minorHAnsi" w:hAnsi="Times New Roman"/>
          <w:sz w:val="24"/>
          <w:szCs w:val="24"/>
          <w:lang w:eastAsia="en-GB"/>
        </w:rPr>
        <w:t xml:space="preserve">from each </w:t>
      </w:r>
      <w:ins w:id="89" w:author="Parks, Robbie M" w:date="2018-10-29T12:33:00Z">
        <w:r w:rsidR="00AD1745" w:rsidRPr="00636C9B">
          <w:rPr>
            <w:rFonts w:ascii="Times New Roman" w:eastAsiaTheme="minorHAnsi" w:hAnsi="Times New Roman"/>
            <w:sz w:val="24"/>
            <w:szCs w:val="24"/>
            <w:lang w:eastAsia="en-GB"/>
          </w:rPr>
          <w:t xml:space="preserve">respective </w:t>
        </w:r>
      </w:ins>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ins w:id="90" w:author="Parks, Robbie M" w:date="2018-10-29T12:34:00Z">
        <w:r w:rsidR="00AD1745" w:rsidRPr="00636C9B">
          <w:rPr>
            <w:rFonts w:ascii="Times New Roman" w:eastAsiaTheme="minorHAnsi" w:hAnsi="Times New Roman"/>
            <w:sz w:val="24"/>
            <w:szCs w:val="24"/>
            <w:lang w:eastAsia="en-GB"/>
          </w:rPr>
          <w:t xml:space="preserve">over time </w:t>
        </w:r>
      </w:ins>
      <w:r w:rsidR="00E6231C" w:rsidRPr="00636C9B">
        <w:rPr>
          <w:rFonts w:ascii="Times New Roman" w:eastAsiaTheme="minorHAnsi" w:hAnsi="Times New Roman"/>
          <w:sz w:val="24"/>
          <w:szCs w:val="24"/>
          <w:lang w:eastAsia="en-GB"/>
        </w:rPr>
        <w:t xml:space="preserve">to generate </w:t>
      </w:r>
      <w:ins w:id="91" w:author="Parks, Robbie M" w:date="2018-10-29T12:34:00Z">
        <w:r w:rsidR="00AD1745" w:rsidRPr="00636C9B">
          <w:rPr>
            <w:rFonts w:ascii="Times New Roman" w:eastAsiaTheme="minorHAnsi" w:hAnsi="Times New Roman"/>
            <w:sz w:val="24"/>
            <w:szCs w:val="24"/>
            <w:lang w:eastAsia="en-GB"/>
          </w:rPr>
          <w:t xml:space="preserve">a </w:t>
        </w:r>
      </w:ins>
      <w:r w:rsidR="00E6231C" w:rsidRPr="00636C9B">
        <w:rPr>
          <w:rFonts w:ascii="Times New Roman" w:eastAsiaTheme="minorHAnsi" w:hAnsi="Times New Roman"/>
          <w:sz w:val="24"/>
          <w:szCs w:val="24"/>
          <w:lang w:eastAsia="en-GB"/>
        </w:rPr>
        <w:t xml:space="preserve">temperature anomaly </w:t>
      </w:r>
      <w:ins w:id="92" w:author="Parks, Robbie M" w:date="2018-10-29T12:34:00Z">
        <w:r w:rsidR="00AD1745" w:rsidRPr="00636C9B">
          <w:rPr>
            <w:rFonts w:ascii="Times New Roman" w:eastAsiaTheme="minorHAnsi" w:hAnsi="Times New Roman"/>
            <w:sz w:val="24"/>
            <w:szCs w:val="24"/>
            <w:lang w:eastAsia="en-GB"/>
          </w:rPr>
          <w:t xml:space="preserve">time series for each month in each state </w:t>
        </w:r>
      </w:ins>
      <w:r w:rsidR="007655FC" w:rsidRPr="00636C9B">
        <w:rPr>
          <w:rFonts w:ascii="Times New Roman" w:eastAsiaTheme="minorHAnsi" w:hAnsi="Times New Roman"/>
          <w:sz w:val="24"/>
          <w:szCs w:val="24"/>
          <w:lang w:eastAsia="en-GB"/>
        </w:rPr>
        <w:t>(Figure XX).</w:t>
      </w:r>
    </w:p>
    <w:p w14:paraId="5EF932C2" w14:textId="77777777" w:rsidR="009B0615" w:rsidRPr="00636C9B" w:rsidRDefault="009B0615" w:rsidP="00D76DF7">
      <w:pPr>
        <w:spacing w:after="0" w:line="480" w:lineRule="auto"/>
        <w:jc w:val="both"/>
        <w:outlineLvl w:val="0"/>
        <w:rPr>
          <w:rFonts w:ascii="Times New Roman" w:hAnsi="Times New Roman"/>
          <w:sz w:val="24"/>
          <w:szCs w:val="24"/>
        </w:rPr>
      </w:pPr>
    </w:p>
    <w:p w14:paraId="5305E388" w14:textId="4BB5B194" w:rsidR="009F41F2" w:rsidRPr="00636C9B" w:rsidRDefault="003075B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Bayesian spatiotemporal model</w:t>
      </w:r>
    </w:p>
    <w:p w14:paraId="1B282DB5" w14:textId="0F403A10" w:rsidR="007C6648" w:rsidRPr="00636C9B" w:rsidRDefault="00AB4E6A"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e developed a Bayesian spatiotemporal model that was formulated to incorporate features of deaths rates in relation to state of residence, month of the year, and temperature anomaly, over space and time</w:t>
      </w:r>
      <w:r w:rsidR="00AF664C" w:rsidRPr="00636C9B">
        <w:rPr>
          <w:rFonts w:ascii="Times New Roman" w:hAnsi="Times New Roman"/>
          <w:color w:val="000000" w:themeColor="text1"/>
          <w:sz w:val="24"/>
          <w:szCs w:val="24"/>
        </w:rPr>
        <w:t>.</w:t>
      </w:r>
      <w:r w:rsidR="0054215F" w:rsidRPr="00636C9B">
        <w:rPr>
          <w:rFonts w:ascii="Times New Roman" w:hAnsi="Times New Roman"/>
          <w:color w:val="000000" w:themeColor="text1"/>
          <w:sz w:val="24"/>
          <w:szCs w:val="24"/>
        </w:rPr>
        <w:t xml:space="preserve"> </w:t>
      </w:r>
      <w:r w:rsidR="005C2298" w:rsidRPr="00636C9B">
        <w:rPr>
          <w:rFonts w:ascii="Times New Roman" w:hAnsi="Times New Roman"/>
          <w:color w:val="000000" w:themeColor="text1"/>
          <w:sz w:val="24"/>
          <w:szCs w:val="24"/>
        </w:rPr>
        <w:t>The m</w:t>
      </w:r>
      <w:r w:rsidR="00A6523E" w:rsidRPr="00636C9B">
        <w:rPr>
          <w:rFonts w:ascii="Times New Roman" w:hAnsi="Times New Roman"/>
          <w:color w:val="000000" w:themeColor="text1"/>
          <w:sz w:val="24"/>
          <w:szCs w:val="24"/>
        </w:rPr>
        <w:t>od</w:t>
      </w:r>
      <w:r w:rsidR="00DF44C4" w:rsidRPr="00636C9B">
        <w:rPr>
          <w:rFonts w:ascii="Times New Roman" w:hAnsi="Times New Roman"/>
          <w:color w:val="000000" w:themeColor="text1"/>
          <w:sz w:val="24"/>
          <w:szCs w:val="24"/>
        </w:rPr>
        <w:t>el specification is provided</w:t>
      </w:r>
      <w:r w:rsidR="004A11D9" w:rsidRPr="00636C9B">
        <w:rPr>
          <w:rFonts w:ascii="Times New Roman" w:hAnsi="Times New Roman"/>
          <w:color w:val="000000" w:themeColor="text1"/>
          <w:sz w:val="24"/>
          <w:szCs w:val="24"/>
        </w:rPr>
        <w:t xml:space="preserve"> fully in </w:t>
      </w:r>
      <w:r w:rsidR="00871CFE" w:rsidRPr="00636C9B">
        <w:rPr>
          <w:rFonts w:ascii="Times New Roman" w:hAnsi="Times New Roman"/>
          <w:color w:val="000000" w:themeColor="text1"/>
          <w:sz w:val="24"/>
          <w:szCs w:val="24"/>
        </w:rPr>
        <w:t>Supplementary Materials</w:t>
      </w:r>
      <w:r w:rsidR="003E1EF4" w:rsidRPr="00636C9B">
        <w:rPr>
          <w:rFonts w:ascii="Times New Roman" w:hAnsi="Times New Roman"/>
          <w:color w:val="000000" w:themeColor="text1"/>
          <w:sz w:val="24"/>
          <w:szCs w:val="24"/>
        </w:rPr>
        <w:t>.</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0E69CAF9" w14:textId="2A6A02DC" w:rsidR="00707A42" w:rsidRPr="00636C9B" w:rsidDel="00317BE3" w:rsidRDefault="0071557B" w:rsidP="00D76DF7">
      <w:pPr>
        <w:spacing w:after="0" w:line="480" w:lineRule="auto"/>
        <w:jc w:val="both"/>
        <w:outlineLvl w:val="0"/>
        <w:rPr>
          <w:del w:id="93" w:author="Parks, Robbie M" w:date="2018-11-01T12:13:00Z"/>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and neighbouring months t</w:t>
      </w:r>
      <w:r w:rsidR="00E278E4" w:rsidRPr="00636C9B">
        <w:rPr>
          <w:rFonts w:ascii="Times New Roman" w:hAnsi="Times New Roman"/>
          <w:color w:val="000000" w:themeColor="text1"/>
          <w:sz w:val="24"/>
          <w:szCs w:val="24"/>
        </w:rPr>
        <w:t>end</w:t>
      </w:r>
      <w:r w:rsidR="00554C35" w:rsidRPr="00636C9B">
        <w:rPr>
          <w:rFonts w:ascii="Times New Roman" w:hAnsi="Times New Roman"/>
          <w:color w:val="000000" w:themeColor="text1"/>
          <w:sz w:val="24"/>
          <w:szCs w:val="24"/>
        </w:rPr>
        <w:t xml:space="preserve"> to have a smooth pattern</w:t>
      </w:r>
      <w:r w:rsidR="00FE079B" w:rsidRPr="00636C9B">
        <w:rPr>
          <w:rFonts w:ascii="Times New Roman" w:hAnsi="Times New Roman"/>
          <w:color w:val="000000" w:themeColor="text1"/>
          <w:sz w:val="24"/>
          <w:szCs w:val="24"/>
        </w:rPr>
        <w:t>.</w:t>
      </w:r>
      <w:ins w:id="94" w:author="Parks, Robbie M" w:date="2018-10-30T10:11:00Z">
        <w:r w:rsidR="00047A51" w:rsidRPr="00636C9B">
          <w:rPr>
            <w:rFonts w:ascii="Times New Roman" w:hAnsi="Times New Roman"/>
            <w:color w:val="000000" w:themeColor="text1"/>
            <w:sz w:val="24"/>
            <w:szCs w:val="24"/>
          </w:rPr>
          <w:fldChar w:fldCharType="begin" w:fldLock="1"/>
        </w:r>
      </w:ins>
      <w:r w:rsidR="001B365D" w:rsidRPr="00636C9B">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22&lt;/sup&gt;","plainTextFormattedCitation":"22","previouslyFormattedCitation":"&lt;sup&gt;22&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22</w:t>
      </w:r>
      <w:ins w:id="95" w:author="Parks, Robbie M" w:date="2018-10-30T10:11:00Z">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ins>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possess</w:t>
      </w:r>
      <w:r w:rsidR="00CC019A"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ins w:id="96" w:author="Parks, Robbie M" w:date="2018-11-01T12:07:00Z">
        <w:r w:rsidR="00CC47CE" w:rsidRPr="00636C9B">
          <w:rPr>
            <w:rFonts w:ascii="Times New Roman" w:hAnsi="Times New Roman"/>
            <w:color w:val="000000" w:themeColor="text1"/>
            <w:sz w:val="24"/>
            <w:szCs w:val="24"/>
          </w:rPr>
          <w:t xml:space="preserve"> relative to the common value</w:t>
        </w:r>
      </w:ins>
      <w:ins w:id="97" w:author="Parks, Robbie M" w:date="2018-11-01T11:57:00Z">
        <w:r w:rsidR="00686509" w:rsidRPr="00636C9B">
          <w:rPr>
            <w:rFonts w:ascii="Times New Roman" w:hAnsi="Times New Roman"/>
            <w:color w:val="000000" w:themeColor="text1"/>
            <w:sz w:val="24"/>
            <w:szCs w:val="24"/>
          </w:rPr>
          <w:t>.</w:t>
        </w:r>
      </w:ins>
      <w:del w:id="98" w:author="Parks, Robbie M" w:date="2018-11-01T11:58:00Z">
        <w:r w:rsidR="0021306D" w:rsidRPr="00636C9B" w:rsidDel="00813355">
          <w:rPr>
            <w:rFonts w:ascii="Times New Roman" w:hAnsi="Times New Roman"/>
            <w:color w:val="000000" w:themeColor="text1"/>
            <w:sz w:val="24"/>
            <w:szCs w:val="24"/>
          </w:rPr>
          <w:delText xml:space="preserve"> </w:delText>
        </w:r>
      </w:del>
      <w:del w:id="99" w:author="Parks, Robbie M" w:date="2018-11-01T11:57:00Z">
        <w:r w:rsidR="0020498A" w:rsidRPr="00636C9B" w:rsidDel="00813355">
          <w:rPr>
            <w:rFonts w:ascii="Times New Roman" w:hAnsi="Times New Roman"/>
            <w:color w:val="000000" w:themeColor="text1"/>
            <w:sz w:val="24"/>
            <w:szCs w:val="24"/>
          </w:rPr>
          <w:delText>u</w:delText>
        </w:r>
      </w:del>
      <w:ins w:id="100" w:author="Parks, Robbie M" w:date="2018-11-01T11:58:00Z">
        <w:r w:rsidR="00813355" w:rsidRPr="00636C9B">
          <w:rPr>
            <w:rFonts w:ascii="Times New Roman" w:hAnsi="Times New Roman"/>
            <w:color w:val="000000" w:themeColor="text1"/>
            <w:sz w:val="24"/>
            <w:szCs w:val="24"/>
          </w:rPr>
          <w:t xml:space="preserve"> We used a random walk structure for </w:t>
        </w:r>
      </w:ins>
      <w:ins w:id="101" w:author="Parks, Robbie M" w:date="2018-11-01T12:06:00Z">
        <w:r w:rsidR="00FE15DD" w:rsidRPr="00636C9B">
          <w:rPr>
            <w:rFonts w:ascii="Times New Roman" w:hAnsi="Times New Roman"/>
            <w:color w:val="000000" w:themeColor="text1"/>
            <w:sz w:val="24"/>
            <w:szCs w:val="24"/>
          </w:rPr>
          <w:t>neighbouring</w:t>
        </w:r>
      </w:ins>
      <w:ins w:id="102" w:author="Parks, Robbie M" w:date="2018-11-01T11:58:00Z">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associations.</w:t>
        </w:r>
        <w:r w:rsidR="00813355" w:rsidRPr="00636C9B">
          <w:rPr>
            <w:rFonts w:ascii="Times New Roman" w:hAnsi="Times New Roman"/>
            <w:color w:val="000000" w:themeColor="text1"/>
            <w:sz w:val="24"/>
            <w:szCs w:val="24"/>
          </w:rPr>
          <w:fldChar w:fldCharType="begin" w:fldLock="1"/>
        </w:r>
        <w:r w:rsidR="00813355" w:rsidRPr="00636C9B">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23&lt;/sup&gt;","plainTextFormattedCitation":"23","previouslyFormattedCitation":"&lt;sup&gt;23&lt;/sup&gt;"},"properties":{"noteIndex":0},"schema":"https://github.com/citation-style-language/schema/raw/master/csl-citation.json"}</w:instrText>
        </w:r>
        <w:r w:rsidR="00813355" w:rsidRPr="00636C9B">
          <w:rPr>
            <w:rFonts w:ascii="Times New Roman" w:hAnsi="Times New Roman"/>
            <w:color w:val="000000" w:themeColor="text1"/>
            <w:sz w:val="24"/>
            <w:szCs w:val="24"/>
          </w:rPr>
          <w:fldChar w:fldCharType="separate"/>
        </w:r>
        <w:r w:rsidR="00813355" w:rsidRPr="00636C9B">
          <w:rPr>
            <w:rFonts w:ascii="Times New Roman" w:hAnsi="Times New Roman"/>
            <w:noProof/>
            <w:color w:val="000000" w:themeColor="text1"/>
            <w:sz w:val="24"/>
            <w:szCs w:val="24"/>
            <w:vertAlign w:val="superscript"/>
          </w:rPr>
          <w:t>23</w:t>
        </w:r>
        <w:r w:rsidR="00813355" w:rsidRPr="00636C9B">
          <w:rPr>
            <w:rFonts w:ascii="Times New Roman" w:hAnsi="Times New Roman"/>
            <w:color w:val="000000" w:themeColor="text1"/>
            <w:sz w:val="24"/>
            <w:szCs w:val="24"/>
          </w:rPr>
          <w:fldChar w:fldCharType="end"/>
        </w:r>
        <w:r w:rsidR="00813355" w:rsidRPr="00636C9B">
          <w:rPr>
            <w:rFonts w:ascii="Times New Roman" w:hAnsi="Times New Roman"/>
            <w:color w:val="000000" w:themeColor="text1"/>
            <w:sz w:val="24"/>
            <w:szCs w:val="24"/>
          </w:rPr>
          <w:t xml:space="preserve">. We </w:t>
        </w:r>
      </w:ins>
      <w:ins w:id="103" w:author="Parks, Robbie M" w:date="2018-11-01T12:10:00Z">
        <w:r w:rsidR="00F07D5B" w:rsidRPr="00636C9B">
          <w:rPr>
            <w:rFonts w:ascii="Times New Roman" w:hAnsi="Times New Roman"/>
            <w:color w:val="000000" w:themeColor="text1"/>
            <w:sz w:val="24"/>
            <w:szCs w:val="24"/>
          </w:rPr>
          <w:t>gave the</w:t>
        </w:r>
      </w:ins>
      <w:ins w:id="104" w:author="Parks, Robbie M" w:date="2018-11-01T11:58:00Z">
        <w:r w:rsidR="00F07D5B" w:rsidRPr="00636C9B">
          <w:rPr>
            <w:rFonts w:ascii="Times New Roman" w:hAnsi="Times New Roman"/>
            <w:color w:val="000000" w:themeColor="text1"/>
            <w:sz w:val="24"/>
            <w:szCs w:val="24"/>
          </w:rPr>
          <w:t xml:space="preserve"> random walk</w:t>
        </w:r>
        <w:r w:rsidR="00813355" w:rsidRPr="00636C9B">
          <w:rPr>
            <w:rFonts w:ascii="Times New Roman" w:hAnsi="Times New Roman"/>
            <w:color w:val="000000" w:themeColor="text1"/>
            <w:sz w:val="24"/>
            <w:szCs w:val="24"/>
          </w:rPr>
          <w:t xml:space="preserve"> a cyclic structure</w:t>
        </w:r>
        <w:r w:rsidR="002A2B91" w:rsidRPr="00636C9B">
          <w:rPr>
            <w:rFonts w:ascii="Times New Roman" w:hAnsi="Times New Roman"/>
            <w:color w:val="000000" w:themeColor="text1"/>
            <w:sz w:val="24"/>
            <w:szCs w:val="24"/>
          </w:rPr>
          <w:t>, which</w:t>
        </w:r>
      </w:ins>
      <w:del w:id="105" w:author="Parks, Robbie M" w:date="2018-11-01T12:10:00Z">
        <w:r w:rsidR="0026224F" w:rsidRPr="00636C9B" w:rsidDel="002A2B91">
          <w:rPr>
            <w:rFonts w:ascii="Times New Roman" w:hAnsi="Times New Roman"/>
            <w:color w:val="000000" w:themeColor="text1"/>
            <w:sz w:val="24"/>
            <w:szCs w:val="24"/>
          </w:rPr>
          <w:delText xml:space="preserve"> </w:delText>
        </w:r>
        <w:r w:rsidR="00A227DA" w:rsidRPr="00636C9B" w:rsidDel="002A2B91">
          <w:rPr>
            <w:rFonts w:ascii="Times New Roman" w:hAnsi="Times New Roman"/>
            <w:color w:val="000000" w:themeColor="text1"/>
            <w:sz w:val="24"/>
            <w:szCs w:val="24"/>
          </w:rPr>
          <w:delText>This</w:delText>
        </w:r>
      </w:del>
      <w:r w:rsidR="00A227DA" w:rsidRPr="00636C9B">
        <w:rPr>
          <w:rFonts w:ascii="Times New Roman" w:hAnsi="Times New Roman"/>
          <w:color w:val="000000" w:themeColor="text1"/>
          <w:sz w:val="24"/>
          <w:szCs w:val="24"/>
        </w:rPr>
        <w:t xml:space="preserve"> allowed</w:t>
      </w:r>
      <w:r w:rsidR="007A53AC" w:rsidRPr="00636C9B">
        <w:rPr>
          <w:rFonts w:ascii="Times New Roman" w:hAnsi="Times New Roman"/>
          <w:color w:val="000000" w:themeColor="text1"/>
          <w:sz w:val="24"/>
          <w:szCs w:val="24"/>
        </w:rPr>
        <w:t xml:space="preserve"> December to neighbour January</w:t>
      </w:r>
      <w:del w:id="106" w:author="Parks, Robbie M" w:date="2018-11-01T11:58:00Z">
        <w:r w:rsidR="007A53AC" w:rsidRPr="00636C9B" w:rsidDel="008446D6">
          <w:rPr>
            <w:rFonts w:ascii="Times New Roman" w:hAnsi="Times New Roman"/>
            <w:color w:val="000000" w:themeColor="text1"/>
            <w:sz w:val="24"/>
            <w:szCs w:val="24"/>
          </w:rPr>
          <w:delText>,</w:delText>
        </w:r>
        <w:r w:rsidR="00436EFD" w:rsidRPr="00636C9B" w:rsidDel="008446D6">
          <w:rPr>
            <w:rFonts w:ascii="Times New Roman" w:hAnsi="Times New Roman"/>
            <w:color w:val="000000" w:themeColor="text1"/>
            <w:sz w:val="24"/>
            <w:szCs w:val="24"/>
          </w:rPr>
          <w:delText xml:space="preserve"> for both </w:delText>
        </w:r>
        <w:r w:rsidR="00F54B6B" w:rsidRPr="00636C9B" w:rsidDel="008446D6">
          <w:rPr>
            <w:rFonts w:ascii="Times New Roman" w:hAnsi="Times New Roman"/>
            <w:color w:val="000000" w:themeColor="text1"/>
            <w:sz w:val="24"/>
            <w:szCs w:val="24"/>
          </w:rPr>
          <w:delText>monthly intercept</w:delText>
        </w:r>
        <w:r w:rsidR="00066D9C" w:rsidRPr="00636C9B" w:rsidDel="008446D6">
          <w:rPr>
            <w:rFonts w:ascii="Times New Roman" w:hAnsi="Times New Roman"/>
            <w:color w:val="000000" w:themeColor="text1"/>
            <w:sz w:val="24"/>
            <w:szCs w:val="24"/>
          </w:rPr>
          <w:delText>s</w:delText>
        </w:r>
        <w:r w:rsidR="00F54B6B" w:rsidRPr="00636C9B" w:rsidDel="008446D6">
          <w:rPr>
            <w:rFonts w:ascii="Times New Roman" w:hAnsi="Times New Roman"/>
            <w:color w:val="000000" w:themeColor="text1"/>
            <w:sz w:val="24"/>
            <w:szCs w:val="24"/>
          </w:rPr>
          <w:delText xml:space="preserve"> and slope</w:delText>
        </w:r>
        <w:r w:rsidR="00066D9C" w:rsidRPr="00636C9B" w:rsidDel="008446D6">
          <w:rPr>
            <w:rFonts w:ascii="Times New Roman" w:hAnsi="Times New Roman"/>
            <w:color w:val="000000" w:themeColor="text1"/>
            <w:sz w:val="24"/>
            <w:szCs w:val="24"/>
          </w:rPr>
          <w:delText>s</w:delText>
        </w:r>
        <w:r w:rsidR="007C427C" w:rsidRPr="00636C9B" w:rsidDel="008446D6">
          <w:rPr>
            <w:rFonts w:ascii="Times New Roman" w:hAnsi="Times New Roman"/>
            <w:color w:val="000000" w:themeColor="text1"/>
            <w:sz w:val="24"/>
            <w:szCs w:val="24"/>
          </w:rPr>
          <w:delText xml:space="preserve">, </w:delText>
        </w:r>
      </w:del>
      <w:ins w:id="107" w:author="Parks, Robbie M" w:date="2018-11-01T12:06:00Z">
        <w:r w:rsidR="00CC47CE" w:rsidRPr="00636C9B">
          <w:rPr>
            <w:rFonts w:ascii="Times New Roman" w:hAnsi="Times New Roman"/>
            <w:color w:val="000000" w:themeColor="text1"/>
            <w:sz w:val="24"/>
            <w:szCs w:val="24"/>
          </w:rPr>
          <w:t>.</w:t>
        </w:r>
      </w:ins>
      <w:del w:id="108" w:author="Parks, Robbie M" w:date="2018-11-01T12:06:00Z">
        <w:r w:rsidR="007C427C" w:rsidRPr="00636C9B" w:rsidDel="00CC47CE">
          <w:rPr>
            <w:rFonts w:ascii="Times New Roman" w:hAnsi="Times New Roman"/>
            <w:color w:val="000000" w:themeColor="text1"/>
            <w:sz w:val="24"/>
            <w:szCs w:val="24"/>
          </w:rPr>
          <w:delText xml:space="preserve">which </w:delText>
        </w:r>
        <w:r w:rsidR="00C71A61" w:rsidRPr="00636C9B" w:rsidDel="00CC47CE">
          <w:rPr>
            <w:rFonts w:ascii="Times New Roman" w:hAnsi="Times New Roman"/>
            <w:color w:val="000000" w:themeColor="text1"/>
            <w:sz w:val="24"/>
            <w:szCs w:val="24"/>
          </w:rPr>
          <w:delText>improves the stability of death rates in each month.</w:delText>
        </w:r>
      </w:del>
      <w:ins w:id="109" w:author="Parks, Robbie M" w:date="2018-11-01T12:13:00Z">
        <w:r w:rsidR="00317BE3" w:rsidRPr="00636C9B">
          <w:rPr>
            <w:rFonts w:ascii="Times New Roman" w:hAnsi="Times New Roman"/>
            <w:color w:val="000000" w:themeColor="text1"/>
            <w:sz w:val="24"/>
            <w:szCs w:val="24"/>
          </w:rPr>
          <w:t xml:space="preserve"> </w:t>
        </w:r>
      </w:ins>
    </w:p>
    <w:p w14:paraId="20BFC803" w14:textId="77777777" w:rsidR="00D64877" w:rsidRPr="00636C9B" w:rsidDel="00317BE3" w:rsidRDefault="00D64877" w:rsidP="00D76DF7">
      <w:pPr>
        <w:spacing w:after="0" w:line="480" w:lineRule="auto"/>
        <w:jc w:val="both"/>
        <w:outlineLvl w:val="0"/>
        <w:rPr>
          <w:del w:id="110" w:author="Parks, Robbie M" w:date="2018-11-01T12:13:00Z"/>
          <w:rFonts w:ascii="Times New Roman" w:hAnsi="Times New Roman"/>
          <w:color w:val="000000" w:themeColor="text1"/>
          <w:sz w:val="24"/>
          <w:szCs w:val="24"/>
        </w:rPr>
      </w:pPr>
    </w:p>
    <w:p w14:paraId="20711A48" w14:textId="1F0611B0" w:rsidR="00D64877" w:rsidRPr="00636C9B" w:rsidRDefault="00CC47CE" w:rsidP="00D76DF7">
      <w:pPr>
        <w:spacing w:after="0" w:line="480" w:lineRule="auto"/>
        <w:jc w:val="both"/>
        <w:outlineLvl w:val="0"/>
        <w:rPr>
          <w:ins w:id="111" w:author="Parks, Robbie M" w:date="2018-11-01T11:58:00Z"/>
          <w:rFonts w:ascii="Times New Roman" w:hAnsi="Times New Roman"/>
          <w:color w:val="000000" w:themeColor="text1"/>
          <w:sz w:val="24"/>
          <w:szCs w:val="24"/>
        </w:rPr>
      </w:pPr>
      <w:ins w:id="112" w:author="Parks, Robbie M" w:date="2018-11-01T12:06:00Z">
        <w:del w:id="113" w:author="Tamura-Wicks, Helen M" w:date="2018-11-01T14:48:00Z">
          <w:r w:rsidRPr="00636C9B" w:rsidDel="00CD2451">
            <w:rPr>
              <w:rFonts w:ascii="Times New Roman" w:hAnsi="Times New Roman"/>
              <w:color w:val="000000" w:themeColor="text1"/>
              <w:sz w:val="24"/>
              <w:szCs w:val="24"/>
            </w:rPr>
            <w:delText>We also allowed trends</w:delText>
          </w:r>
        </w:del>
      </w:ins>
      <w:ins w:id="114" w:author="Parks, Robbie M" w:date="2018-11-01T12:07:00Z">
        <w:del w:id="115" w:author="Tamura-Wicks, Helen M" w:date="2018-11-01T14:48:00Z">
          <w:r w:rsidR="003D6226" w:rsidRPr="00636C9B" w:rsidDel="00CD2451">
            <w:rPr>
              <w:rFonts w:ascii="Times New Roman" w:hAnsi="Times New Roman"/>
              <w:color w:val="000000" w:themeColor="text1"/>
              <w:sz w:val="24"/>
              <w:szCs w:val="24"/>
            </w:rPr>
            <w:delText xml:space="preserve"> to vary by month</w:delText>
          </w:r>
          <w:r w:rsidR="00ED0A11" w:rsidRPr="00636C9B" w:rsidDel="00CD2451">
            <w:rPr>
              <w:rFonts w:ascii="Times New Roman" w:hAnsi="Times New Roman"/>
              <w:color w:val="000000" w:themeColor="text1"/>
              <w:sz w:val="24"/>
              <w:szCs w:val="24"/>
            </w:rPr>
            <w:delText xml:space="preserve"> </w:delText>
          </w:r>
          <w:r w:rsidR="003D6226" w:rsidRPr="00636C9B" w:rsidDel="00CD2451">
            <w:rPr>
              <w:rFonts w:ascii="Times New Roman" w:hAnsi="Times New Roman"/>
              <w:color w:val="000000" w:themeColor="text1"/>
              <w:sz w:val="24"/>
              <w:szCs w:val="24"/>
            </w:rPr>
            <w:delText>with a cyclic random walk structure</w:delText>
          </w:r>
        </w:del>
        <w:r w:rsidR="003D6226" w:rsidRPr="00636C9B">
          <w:rPr>
            <w:rFonts w:ascii="Times New Roman" w:hAnsi="Times New Roman"/>
            <w:color w:val="000000" w:themeColor="text1"/>
            <w:sz w:val="24"/>
            <w:szCs w:val="24"/>
          </w:rPr>
          <w:t>.</w:t>
        </w:r>
      </w:ins>
      <w:ins w:id="116" w:author="Parks, Robbie M" w:date="2018-10-29T12:55:00Z">
        <w:r w:rsidR="003D20F2" w:rsidRPr="00636C9B">
          <w:rPr>
            <w:rFonts w:ascii="Times New Roman" w:hAnsi="Times New Roman"/>
            <w:color w:val="000000" w:themeColor="text1"/>
            <w:sz w:val="24"/>
            <w:szCs w:val="24"/>
          </w:rPr>
          <w:t xml:space="preserve"> </w:t>
        </w:r>
      </w:ins>
      <w:moveFromRangeStart w:id="117" w:author="Parks, Robbie M" w:date="2018-11-01T12:13:00Z" w:name="move528837751"/>
      <w:moveFrom w:id="118" w:author="Parks, Robbie M" w:date="2018-11-01T12:13:00Z">
        <w:ins w:id="119" w:author="Ezzati, Majid" w:date="2018-10-22T19:31:00Z">
          <w:r w:rsidR="00987F8E" w:rsidRPr="00636C9B" w:rsidDel="00317BE3">
            <w:rPr>
              <w:rFonts w:ascii="Times New Roman" w:hAnsi="Times New Roman"/>
              <w:color w:val="000000" w:themeColor="text1"/>
              <w:sz w:val="24"/>
              <w:szCs w:val="24"/>
            </w:rPr>
            <w:t>To allow</w:t>
          </w:r>
        </w:ins>
        <w:r w:rsidR="00D64877" w:rsidRPr="00636C9B" w:rsidDel="00317BE3">
          <w:rPr>
            <w:rFonts w:ascii="Times New Roman" w:hAnsi="Times New Roman"/>
            <w:color w:val="000000" w:themeColor="text1"/>
            <w:sz w:val="24"/>
            <w:szCs w:val="24"/>
          </w:rPr>
          <w:t xml:space="preserve"> non-linear</w:t>
        </w:r>
        <w:ins w:id="120" w:author="Ezzati, Majid" w:date="2018-10-22T19:31:00Z">
          <w:r w:rsidR="00987F8E" w:rsidRPr="00636C9B" w:rsidDel="00317BE3">
            <w:rPr>
              <w:rFonts w:ascii="Times New Roman" w:hAnsi="Times New Roman"/>
              <w:color w:val="000000" w:themeColor="text1"/>
              <w:sz w:val="24"/>
              <w:szCs w:val="24"/>
            </w:rPr>
            <w:t xml:space="preserve"> trends</w:t>
          </w:r>
        </w:ins>
        <w:r w:rsidR="00D64877" w:rsidRPr="00636C9B" w:rsidDel="00317BE3">
          <w:rPr>
            <w:rFonts w:ascii="Times New Roman" w:hAnsi="Times New Roman"/>
            <w:color w:val="000000" w:themeColor="text1"/>
            <w:sz w:val="24"/>
            <w:szCs w:val="24"/>
          </w:rPr>
          <w:t xml:space="preserve">, we modelled the time trends </w:t>
        </w:r>
        <w:r w:rsidR="00DC6193" w:rsidRPr="00636C9B" w:rsidDel="00317BE3">
          <w:rPr>
            <w:rFonts w:ascii="Times New Roman" w:hAnsi="Times New Roman"/>
            <w:color w:val="000000" w:themeColor="text1"/>
            <w:sz w:val="24"/>
            <w:szCs w:val="24"/>
          </w:rPr>
          <w:t xml:space="preserve">(of log-transformed death rates) </w:t>
        </w:r>
        <w:r w:rsidR="00D64877" w:rsidRPr="00636C9B" w:rsidDel="00317BE3">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moveFrom>
      <w:moveFromRangeEnd w:id="117"/>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7CC726CA" w14:textId="1BF70CC7" w:rsidR="007C1278" w:rsidRPr="00636C9B" w:rsidRDefault="00CD2451" w:rsidP="00D76DF7">
      <w:pPr>
        <w:spacing w:after="0" w:line="480" w:lineRule="auto"/>
        <w:jc w:val="both"/>
        <w:outlineLvl w:val="0"/>
        <w:rPr>
          <w:ins w:id="121" w:author="Parks, Robbie M" w:date="2018-11-01T12:13:00Z"/>
          <w:rFonts w:ascii="Times New Roman" w:hAnsi="Times New Roman"/>
          <w:color w:val="000000" w:themeColor="text1"/>
          <w:sz w:val="24"/>
          <w:szCs w:val="24"/>
        </w:rPr>
      </w:pPr>
      <w:ins w:id="122" w:author="Tamura-Wicks, Helen M" w:date="2018-11-01T14:52:00Z">
        <w:r>
          <w:rPr>
            <w:rFonts w:ascii="Times New Roman" w:hAnsi="Times New Roman"/>
            <w:color w:val="000000" w:themeColor="text1"/>
            <w:sz w:val="24"/>
            <w:szCs w:val="24"/>
          </w:rPr>
          <w:t xml:space="preserve">We allowed for </w:t>
        </w:r>
      </w:ins>
      <w:ins w:id="123" w:author="Tamura-Wicks, Helen M" w:date="2018-11-01T14:49:00Z">
        <w:r>
          <w:rPr>
            <w:rFonts w:ascii="Times New Roman" w:hAnsi="Times New Roman"/>
            <w:color w:val="000000" w:themeColor="text1"/>
            <w:sz w:val="24"/>
            <w:szCs w:val="24"/>
          </w:rPr>
          <w:t xml:space="preserve">levels and trends in death rates </w:t>
        </w:r>
      </w:ins>
      <w:ins w:id="124" w:author="Tamura-Wicks, Helen M" w:date="2018-11-01T14:53:00Z">
        <w:r>
          <w:rPr>
            <w:rFonts w:ascii="Times New Roman" w:hAnsi="Times New Roman"/>
            <w:color w:val="000000" w:themeColor="text1"/>
            <w:sz w:val="24"/>
            <w:szCs w:val="24"/>
          </w:rPr>
          <w:t xml:space="preserve">to </w:t>
        </w:r>
      </w:ins>
      <w:ins w:id="125" w:author="Tamura-Wicks, Helen M" w:date="2018-11-01T14:49:00Z">
        <w:r>
          <w:rPr>
            <w:rFonts w:ascii="Times New Roman" w:hAnsi="Times New Roman"/>
            <w:color w:val="000000" w:themeColor="text1"/>
            <w:sz w:val="24"/>
            <w:szCs w:val="24"/>
          </w:rPr>
          <w:t xml:space="preserve">vary </w:t>
        </w:r>
      </w:ins>
      <w:ins w:id="126" w:author="Tamura-Wicks, Helen M" w:date="2018-11-01T14:51:00Z">
        <w:r>
          <w:rPr>
            <w:rFonts w:ascii="Times New Roman" w:hAnsi="Times New Roman"/>
            <w:color w:val="000000" w:themeColor="text1"/>
            <w:sz w:val="24"/>
            <w:szCs w:val="24"/>
          </w:rPr>
          <w:t>by</w:t>
        </w:r>
      </w:ins>
      <w:ins w:id="127" w:author="Tamura-Wicks, Helen M" w:date="2018-11-01T14:49:00Z">
        <w:r>
          <w:rPr>
            <w:rFonts w:ascii="Times New Roman" w:hAnsi="Times New Roman"/>
            <w:color w:val="000000" w:themeColor="text1"/>
            <w:sz w:val="24"/>
            <w:szCs w:val="24"/>
          </w:rPr>
          <w:t xml:space="preserve"> state.</w:t>
        </w:r>
      </w:ins>
      <w:del w:id="128" w:author="Tamura-Wicks, Helen M" w:date="2018-11-01T14:51:00Z">
        <w:r w:rsidR="00A13D22" w:rsidRPr="00636C9B" w:rsidDel="00CD2451">
          <w:rPr>
            <w:rFonts w:ascii="Times New Roman" w:hAnsi="Times New Roman"/>
            <w:color w:val="000000" w:themeColor="text1"/>
            <w:sz w:val="24"/>
            <w:szCs w:val="24"/>
          </w:rPr>
          <w:delText xml:space="preserve">Death rates </w:delText>
        </w:r>
        <w:r w:rsidR="00EE3B3A" w:rsidRPr="00636C9B" w:rsidDel="00CD2451">
          <w:rPr>
            <w:rFonts w:ascii="Times New Roman" w:hAnsi="Times New Roman"/>
            <w:color w:val="000000" w:themeColor="text1"/>
            <w:sz w:val="24"/>
            <w:szCs w:val="24"/>
          </w:rPr>
          <w:delText xml:space="preserve">and their changes over time </w:delText>
        </w:r>
      </w:del>
      <w:del w:id="129" w:author="Tamura-Wicks, Helen M" w:date="2018-11-01T14:49:00Z">
        <w:r w:rsidR="00A13D22" w:rsidRPr="00636C9B" w:rsidDel="00CD2451">
          <w:rPr>
            <w:rFonts w:ascii="Times New Roman" w:hAnsi="Times New Roman"/>
            <w:color w:val="000000" w:themeColor="text1"/>
            <w:sz w:val="24"/>
            <w:szCs w:val="24"/>
          </w:rPr>
          <w:delText xml:space="preserve">are </w:delText>
        </w:r>
        <w:r w:rsidR="00C345AC" w:rsidRPr="00636C9B" w:rsidDel="00CD2451">
          <w:rPr>
            <w:rFonts w:ascii="Times New Roman" w:hAnsi="Times New Roman"/>
            <w:color w:val="000000" w:themeColor="text1"/>
            <w:sz w:val="24"/>
            <w:szCs w:val="24"/>
          </w:rPr>
          <w:delText>variable by state</w:delText>
        </w:r>
        <w:r w:rsidR="001B5646" w:rsidRPr="00636C9B" w:rsidDel="00CD2451">
          <w:rPr>
            <w:rFonts w:ascii="Times New Roman" w:hAnsi="Times New Roman"/>
            <w:color w:val="000000" w:themeColor="text1"/>
            <w:sz w:val="24"/>
            <w:szCs w:val="24"/>
          </w:rPr>
          <w:delText xml:space="preserve"> of the USA</w:delText>
        </w:r>
        <w:r w:rsidR="00C345AC" w:rsidRPr="00636C9B" w:rsidDel="00CD2451">
          <w:rPr>
            <w:rFonts w:ascii="Times New Roman" w:hAnsi="Times New Roman"/>
            <w:color w:val="000000" w:themeColor="text1"/>
            <w:sz w:val="24"/>
            <w:szCs w:val="24"/>
          </w:rPr>
          <w:delText>,</w:delText>
        </w:r>
      </w:del>
      <w:del w:id="130" w:author="Tamura-Wicks, Helen M" w:date="2018-11-01T14:51:00Z">
        <w:r w:rsidR="00C345AC" w:rsidRPr="00636C9B" w:rsidDel="00CD2451">
          <w:rPr>
            <w:rFonts w:ascii="Times New Roman" w:hAnsi="Times New Roman"/>
            <w:color w:val="000000" w:themeColor="text1"/>
            <w:sz w:val="24"/>
            <w:szCs w:val="24"/>
          </w:rPr>
          <w:delText xml:space="preserve"> both in intercept and trend</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del w:id="131" w:author="Tamura-Wicks, Helen M" w:date="2018-11-01T14:53:00Z">
        <w:r w:rsidR="009D6B29" w:rsidRPr="00636C9B" w:rsidDel="00CD2451">
          <w:rPr>
            <w:rFonts w:ascii="Times New Roman" w:hAnsi="Times New Roman"/>
            <w:color w:val="000000" w:themeColor="text1"/>
            <w:sz w:val="24"/>
            <w:szCs w:val="24"/>
          </w:rPr>
          <w:delText xml:space="preserve">We </w:delText>
        </w:r>
        <w:r w:rsidR="00427EA4" w:rsidRPr="00636C9B" w:rsidDel="00CD2451">
          <w:rPr>
            <w:rFonts w:ascii="Times New Roman" w:hAnsi="Times New Roman"/>
            <w:color w:val="000000" w:themeColor="text1"/>
            <w:sz w:val="24"/>
            <w:szCs w:val="24"/>
          </w:rPr>
          <w:delText xml:space="preserve">thus </w:delText>
        </w:r>
        <w:r w:rsidR="009D6B29" w:rsidRPr="00636C9B" w:rsidDel="00CD2451">
          <w:rPr>
            <w:rFonts w:ascii="Times New Roman" w:hAnsi="Times New Roman"/>
            <w:color w:val="000000" w:themeColor="text1"/>
            <w:sz w:val="24"/>
            <w:szCs w:val="24"/>
          </w:rPr>
          <w:delText>allowed death rates to vary b</w:delText>
        </w:r>
        <w:r w:rsidR="00427EA4" w:rsidRPr="00636C9B" w:rsidDel="00CD2451">
          <w:rPr>
            <w:rFonts w:ascii="Times New Roman" w:hAnsi="Times New Roman"/>
            <w:color w:val="000000" w:themeColor="text1"/>
            <w:sz w:val="24"/>
            <w:szCs w:val="24"/>
          </w:rPr>
          <w:delText>y stat</w:delText>
        </w:r>
        <w:r w:rsidR="00F00CDC" w:rsidRPr="00636C9B" w:rsidDel="00CD2451">
          <w:rPr>
            <w:rFonts w:ascii="Times New Roman" w:hAnsi="Times New Roman"/>
            <w:color w:val="000000" w:themeColor="text1"/>
            <w:sz w:val="24"/>
            <w:szCs w:val="24"/>
          </w:rPr>
          <w:delText>e</w:delText>
        </w:r>
        <w:r w:rsidR="009D6B29" w:rsidRPr="00636C9B" w:rsidDel="00CD2451">
          <w:rPr>
            <w:rFonts w:ascii="Times New Roman" w:hAnsi="Times New Roman"/>
            <w:color w:val="000000" w:themeColor="text1"/>
            <w:sz w:val="24"/>
            <w:szCs w:val="24"/>
          </w:rPr>
          <w:delText>.</w:delText>
        </w:r>
        <w:r w:rsidR="00334F2A" w:rsidRPr="00636C9B" w:rsidDel="00CD2451">
          <w:rPr>
            <w:rFonts w:ascii="Times New Roman" w:hAnsi="Times New Roman"/>
            <w:color w:val="000000" w:themeColor="text1"/>
            <w:sz w:val="24"/>
            <w:szCs w:val="24"/>
          </w:rPr>
          <w:delText xml:space="preserve"> </w:delText>
        </w:r>
      </w:del>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ins w:id="132" w:author="Tamura-Wicks, Helen M" w:date="2018-11-01T14:52:00Z">
        <w:r>
          <w:rPr>
            <w:rFonts w:ascii="Times New Roman" w:hAnsi="Times New Roman"/>
            <w:color w:val="000000" w:themeColor="text1"/>
            <w:sz w:val="24"/>
            <w:szCs w:val="24"/>
          </w:rPr>
          <w:t xml:space="preserve">death rates in </w:t>
        </w:r>
      </w:ins>
      <w:ins w:id="133" w:author="Tamura-Wicks, Helen M" w:date="2018-11-01T14:54:00Z">
        <w:r>
          <w:rPr>
            <w:rFonts w:ascii="Times New Roman" w:hAnsi="Times New Roman"/>
            <w:color w:val="000000" w:themeColor="text1"/>
            <w:sz w:val="24"/>
            <w:szCs w:val="24"/>
          </w:rPr>
          <w:t xml:space="preserve">neighbouring </w:t>
        </w:r>
      </w:ins>
      <w:r w:rsidR="00BA2C5F" w:rsidRPr="00636C9B">
        <w:rPr>
          <w:rFonts w:ascii="Times New Roman" w:hAnsi="Times New Roman"/>
          <w:color w:val="000000" w:themeColor="text1"/>
          <w:sz w:val="24"/>
          <w:szCs w:val="24"/>
        </w:rPr>
        <w:t xml:space="preserve">states </w:t>
      </w:r>
      <w:del w:id="134" w:author="Tamura-Wicks, Helen M" w:date="2018-11-01T14:54:00Z">
        <w:r w:rsidR="00BA2C5F" w:rsidRPr="00636C9B" w:rsidDel="00CD2451">
          <w:rPr>
            <w:rFonts w:ascii="Times New Roman" w:hAnsi="Times New Roman"/>
            <w:color w:val="000000" w:themeColor="text1"/>
            <w:sz w:val="24"/>
            <w:szCs w:val="24"/>
          </w:rPr>
          <w:delText xml:space="preserve">closer in geography </w:delText>
        </w:r>
      </w:del>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ins w:id="135" w:author="Tamura-Wicks, Helen M" w:date="2018-11-01T14:54:00Z">
        <w:r>
          <w:rPr>
            <w:rFonts w:ascii="Times New Roman" w:hAnsi="Times New Roman"/>
            <w:color w:val="000000" w:themeColor="text1"/>
            <w:sz w:val="24"/>
            <w:szCs w:val="24"/>
          </w:rPr>
          <w:t xml:space="preserve">in </w:t>
        </w:r>
      </w:ins>
      <w:r w:rsidR="00BA2C5F" w:rsidRPr="00636C9B">
        <w:rPr>
          <w:rFonts w:ascii="Times New Roman" w:hAnsi="Times New Roman"/>
          <w:color w:val="000000" w:themeColor="text1"/>
          <w:sz w:val="24"/>
          <w:szCs w:val="24"/>
        </w:rPr>
        <w:t>those further away</w:t>
      </w:r>
      <w:r w:rsidR="00720950" w:rsidRPr="00636C9B">
        <w:rPr>
          <w:rFonts w:ascii="Times New Roman" w:hAnsi="Times New Roman"/>
          <w:color w:val="000000" w:themeColor="text1"/>
          <w:sz w:val="24"/>
          <w:szCs w:val="24"/>
        </w:rPr>
        <w:t>,</w:t>
      </w:r>
      <w:r w:rsidR="004B711E" w:rsidRPr="00636C9B">
        <w:rPr>
          <w:rFonts w:ascii="Times New Roman" w:hAnsi="Times New Roman"/>
          <w:color w:val="000000" w:themeColor="text1"/>
          <w:sz w:val="24"/>
          <w:szCs w:val="24"/>
        </w:rPr>
        <w:t xml:space="preserve"> for</w:t>
      </w:r>
      <w:r w:rsidR="00720950" w:rsidRPr="00636C9B">
        <w:rPr>
          <w:rFonts w:ascii="Times New Roman" w:hAnsi="Times New Roman"/>
          <w:color w:val="000000" w:themeColor="text1"/>
          <w:sz w:val="24"/>
          <w:szCs w:val="24"/>
        </w:rPr>
        <w:t xml:space="preserve"> economic, social</w:t>
      </w:r>
      <w:r w:rsidR="004B711E" w:rsidRPr="00636C9B">
        <w:rPr>
          <w:rFonts w:ascii="Times New Roman" w:hAnsi="Times New Roman"/>
          <w:color w:val="000000" w:themeColor="text1"/>
          <w:sz w:val="24"/>
          <w:szCs w:val="24"/>
        </w:rPr>
        <w:t>, climatic</w:t>
      </w:r>
      <w:r w:rsidR="00720950" w:rsidRPr="00636C9B">
        <w:rPr>
          <w:rFonts w:ascii="Times New Roman" w:hAnsi="Times New Roman"/>
          <w:color w:val="000000" w:themeColor="text1"/>
          <w:sz w:val="24"/>
          <w:szCs w:val="24"/>
        </w:rPr>
        <w:t xml:space="preserve"> and other reasons</w:t>
      </w:r>
      <w:r w:rsidR="00BA2C5F" w:rsidRPr="00636C9B">
        <w:rPr>
          <w:rFonts w:ascii="Times New Roman" w:hAnsi="Times New Roman"/>
          <w:color w:val="000000" w:themeColor="text1"/>
          <w:sz w:val="24"/>
          <w:szCs w:val="24"/>
        </w:rPr>
        <w:t xml:space="preserve">. </w:t>
      </w:r>
      <w:ins w:id="136" w:author="Tamura-Wicks, Helen M" w:date="2018-11-01T14:55:00Z">
        <w:r w:rsidRPr="00636C9B">
          <w:rPr>
            <w:rFonts w:ascii="Times New Roman" w:hAnsi="Times New Roman"/>
            <w:color w:val="000000" w:themeColor="text1"/>
            <w:sz w:val="24"/>
            <w:szCs w:val="24"/>
          </w:rPr>
          <w:t>to reflect this</w:t>
        </w:r>
        <w:r w:rsidRPr="00636C9B">
          <w:rPr>
            <w:rFonts w:ascii="Times New Roman" w:hAnsi="Times New Roman"/>
            <w:color w:val="000000" w:themeColor="text1"/>
            <w:sz w:val="24"/>
            <w:szCs w:val="24"/>
          </w:rPr>
          <w:t xml:space="preserve"> </w:t>
        </w:r>
      </w:ins>
      <w:r w:rsidR="00B3486D" w:rsidRPr="00636C9B">
        <w:rPr>
          <w:rFonts w:ascii="Times New Roman" w:hAnsi="Times New Roman"/>
          <w:color w:val="000000" w:themeColor="text1"/>
          <w:sz w:val="24"/>
          <w:szCs w:val="24"/>
        </w:rPr>
        <w:t>We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r w:rsidR="00427EA4" w:rsidRPr="00636C9B">
        <w:rPr>
          <w:rFonts w:ascii="Times New Roman" w:hAnsi="Times New Roman"/>
          <w:color w:val="000000" w:themeColor="text1"/>
          <w:sz w:val="24"/>
          <w:szCs w:val="24"/>
        </w:rPr>
        <w:t xml:space="preserve">, </w:t>
      </w:r>
      <w:del w:id="137" w:author="Tamura-Wicks, Helen M" w:date="2018-11-01T14:55:00Z">
        <w:r w:rsidR="00427EA4" w:rsidRPr="00636C9B" w:rsidDel="00CD2451">
          <w:rPr>
            <w:rFonts w:ascii="Times New Roman" w:hAnsi="Times New Roman"/>
            <w:color w:val="000000" w:themeColor="text1"/>
            <w:sz w:val="24"/>
            <w:szCs w:val="24"/>
          </w:rPr>
          <w:delText>to reflect this</w:delText>
        </w:r>
      </w:del>
      <w:r w:rsidR="006E27C6" w:rsidRPr="00636C9B">
        <w:rPr>
          <w:rFonts w:ascii="Times New Roman" w:hAnsi="Times New Roman"/>
          <w:color w:val="000000" w:themeColor="text1"/>
          <w:sz w:val="24"/>
          <w:szCs w:val="24"/>
        </w:rPr>
        <w:t>, described in the Supplementary Materials and elsewhere</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24&lt;/sup&gt;","plainTextFormattedCitation":"24","previouslyFormattedCitation":"&lt;sup&gt;24&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24</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B94549" w:rsidRPr="00636C9B">
        <w:rPr>
          <w:rFonts w:ascii="Times New Roman" w:hAnsi="Times New Roman"/>
          <w:color w:val="000000" w:themeColor="text1"/>
          <w:sz w:val="24"/>
          <w:szCs w:val="24"/>
        </w:rPr>
        <w:t xml:space="preserve">, producing more stable estimates of </w:t>
      </w:r>
      <w:r w:rsidR="0083019B" w:rsidRPr="00636C9B">
        <w:rPr>
          <w:rFonts w:ascii="Times New Roman" w:hAnsi="Times New Roman"/>
          <w:color w:val="000000" w:themeColor="text1"/>
          <w:sz w:val="24"/>
          <w:szCs w:val="24"/>
        </w:rPr>
        <w:t>death rates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sidRPr="00636C9B">
        <w:rPr>
          <w:rFonts w:ascii="Times New Roman" w:hAnsi="Times New Roman"/>
          <w:color w:val="000000" w:themeColor="text1"/>
          <w:sz w:val="24"/>
          <w:szCs w:val="24"/>
        </w:rPr>
        <w:t xml:space="preserve"> </w:t>
      </w:r>
    </w:p>
    <w:p w14:paraId="4B14C810" w14:textId="77777777" w:rsidR="00317BE3" w:rsidRPr="00636C9B" w:rsidRDefault="00317BE3" w:rsidP="00D76DF7">
      <w:pPr>
        <w:spacing w:after="0" w:line="480" w:lineRule="auto"/>
        <w:jc w:val="both"/>
        <w:outlineLvl w:val="0"/>
        <w:rPr>
          <w:ins w:id="138" w:author="Parks, Robbie M" w:date="2018-11-01T12:13:00Z"/>
          <w:rFonts w:ascii="Times New Roman" w:hAnsi="Times New Roman"/>
          <w:color w:val="000000" w:themeColor="text1"/>
          <w:sz w:val="24"/>
          <w:szCs w:val="24"/>
        </w:rPr>
      </w:pPr>
    </w:p>
    <w:p w14:paraId="3346DF63" w14:textId="00FBC1E7" w:rsidR="00317BE3" w:rsidRPr="00636C9B" w:rsidRDefault="00317BE3" w:rsidP="00D76DF7">
      <w:pPr>
        <w:spacing w:after="0" w:line="480" w:lineRule="auto"/>
        <w:jc w:val="both"/>
        <w:outlineLvl w:val="0"/>
        <w:rPr>
          <w:rFonts w:ascii="Times New Roman" w:hAnsi="Times New Roman"/>
          <w:color w:val="000000" w:themeColor="text1"/>
          <w:sz w:val="24"/>
          <w:szCs w:val="24"/>
        </w:rPr>
      </w:pPr>
      <w:moveToRangeStart w:id="139" w:author="Parks, Robbie M" w:date="2018-11-01T12:13:00Z" w:name="move528837751"/>
      <w:moveTo w:id="140" w:author="Parks, Robbie M" w:date="2018-11-01T12:13:00Z">
        <w:del w:id="141" w:author="Tamura-Wicks, Helen M" w:date="2018-11-01T15:01:00Z">
          <w:r w:rsidRPr="00636C9B" w:rsidDel="00DA6133">
            <w:rPr>
              <w:rFonts w:ascii="Times New Roman" w:hAnsi="Times New Roman"/>
              <w:color w:val="000000" w:themeColor="text1"/>
              <w:sz w:val="24"/>
              <w:szCs w:val="24"/>
            </w:rPr>
            <w:delText xml:space="preserve">To allow non-linear trends, </w:delText>
          </w:r>
        </w:del>
        <w:proofErr w:type="gramStart"/>
        <w:r w:rsidRPr="00636C9B">
          <w:rPr>
            <w:rFonts w:ascii="Times New Roman" w:hAnsi="Times New Roman"/>
            <w:color w:val="000000" w:themeColor="text1"/>
            <w:sz w:val="24"/>
            <w:szCs w:val="24"/>
          </w:rPr>
          <w:t>we</w:t>
        </w:r>
        <w:proofErr w:type="gramEnd"/>
        <w:r w:rsidRPr="00636C9B">
          <w:rPr>
            <w:rFonts w:ascii="Times New Roman" w:hAnsi="Times New Roman"/>
            <w:color w:val="000000" w:themeColor="text1"/>
            <w:sz w:val="24"/>
            <w:szCs w:val="24"/>
          </w:rPr>
          <w:t xml:space="preserve"> modelled </w:t>
        </w:r>
        <w:del w:id="142" w:author="Tamura-Wicks, Helen M" w:date="2018-11-01T14:58:00Z">
          <w:r w:rsidRPr="00636C9B" w:rsidDel="00DA6133">
            <w:rPr>
              <w:rFonts w:ascii="Times New Roman" w:hAnsi="Times New Roman"/>
              <w:color w:val="000000" w:themeColor="text1"/>
              <w:sz w:val="24"/>
              <w:szCs w:val="24"/>
            </w:rPr>
            <w:delText xml:space="preserve">the </w:delText>
          </w:r>
        </w:del>
        <w:r w:rsidRPr="00636C9B">
          <w:rPr>
            <w:rFonts w:ascii="Times New Roman" w:hAnsi="Times New Roman"/>
            <w:color w:val="000000" w:themeColor="text1"/>
            <w:sz w:val="24"/>
            <w:szCs w:val="24"/>
          </w:rPr>
          <w:t xml:space="preserve">time trends </w:t>
        </w:r>
        <w:del w:id="143" w:author="Tamura-Wicks, Helen M" w:date="2018-11-01T14:58:00Z">
          <w:r w:rsidRPr="00636C9B" w:rsidDel="00DA6133">
            <w:rPr>
              <w:rFonts w:ascii="Times New Roman" w:hAnsi="Times New Roman"/>
              <w:color w:val="000000" w:themeColor="text1"/>
              <w:sz w:val="24"/>
              <w:szCs w:val="24"/>
            </w:rPr>
            <w:delText>(</w:delText>
          </w:r>
        </w:del>
        <w:r w:rsidRPr="00636C9B">
          <w:rPr>
            <w:rFonts w:ascii="Times New Roman" w:hAnsi="Times New Roman"/>
            <w:color w:val="000000" w:themeColor="text1"/>
            <w:sz w:val="24"/>
            <w:szCs w:val="24"/>
          </w:rPr>
          <w:t>of log-transformed death rates</w:t>
        </w:r>
        <w:del w:id="144" w:author="Tamura-Wicks, Helen M" w:date="2018-11-01T14:58:00Z">
          <w:r w:rsidRPr="00636C9B" w:rsidDel="00DA6133">
            <w:rPr>
              <w:rFonts w:ascii="Times New Roman" w:hAnsi="Times New Roman"/>
              <w:color w:val="000000" w:themeColor="text1"/>
              <w:sz w:val="24"/>
              <w:szCs w:val="24"/>
            </w:rPr>
            <w:delText>)</w:delText>
          </w:r>
        </w:del>
        <w:r w:rsidRPr="00636C9B">
          <w:rPr>
            <w:rFonts w:ascii="Times New Roman" w:hAnsi="Times New Roman"/>
            <w:color w:val="000000" w:themeColor="text1"/>
            <w:sz w:val="24"/>
            <w:szCs w:val="24"/>
          </w:rPr>
          <w:t xml:space="preserve"> using the linear terms described above along with smoothly varying non-linear terms,</w:t>
        </w:r>
      </w:moveTo>
      <w:ins w:id="145" w:author="Tamura-Wicks, Helen M" w:date="2018-11-01T15:00:00Z">
        <w:r w:rsidR="00DA6133">
          <w:rPr>
            <w:rFonts w:ascii="Times New Roman" w:hAnsi="Times New Roman"/>
            <w:color w:val="000000" w:themeColor="text1"/>
            <w:sz w:val="24"/>
            <w:szCs w:val="24"/>
          </w:rPr>
          <w:t xml:space="preserve"> to capture non-linear trends.</w:t>
        </w:r>
      </w:ins>
      <w:moveTo w:id="146" w:author="Parks, Robbie M" w:date="2018-11-01T12:13:00Z">
        <w:r w:rsidRPr="00636C9B">
          <w:rPr>
            <w:rFonts w:ascii="Times New Roman" w:hAnsi="Times New Roman"/>
            <w:color w:val="000000" w:themeColor="text1"/>
            <w:sz w:val="24"/>
            <w:szCs w:val="24"/>
          </w:rPr>
          <w:t xml:space="preserve"> </w:t>
        </w:r>
      </w:moveTo>
      <w:ins w:id="147" w:author="Tamura-Wicks, Helen M" w:date="2018-11-01T15:00:00Z">
        <w:r w:rsidR="00DA6133">
          <w:rPr>
            <w:rFonts w:ascii="Times New Roman" w:hAnsi="Times New Roman"/>
            <w:color w:val="000000" w:themeColor="text1"/>
            <w:sz w:val="24"/>
            <w:szCs w:val="24"/>
          </w:rPr>
          <w:t xml:space="preserve">This was </w:t>
        </w:r>
      </w:ins>
      <w:moveTo w:id="148" w:author="Parks, Robbie M" w:date="2018-11-01T12:13:00Z">
        <w:r w:rsidRPr="00636C9B">
          <w:rPr>
            <w:rFonts w:ascii="Times New Roman" w:hAnsi="Times New Roman"/>
            <w:color w:val="000000" w:themeColor="text1"/>
            <w:sz w:val="24"/>
            <w:szCs w:val="24"/>
          </w:rPr>
          <w:t>specified with a random walk term</w:t>
        </w:r>
      </w:moveTo>
      <w:ins w:id="149" w:author="Tamura-Wicks, Helen M" w:date="2018-11-01T15:01:00Z">
        <w:r w:rsidR="00DA6133">
          <w:rPr>
            <w:rFonts w:ascii="Times New Roman" w:hAnsi="Times New Roman"/>
            <w:color w:val="000000" w:themeColor="text1"/>
            <w:sz w:val="24"/>
            <w:szCs w:val="24"/>
          </w:rPr>
          <w:t xml:space="preserve">. </w:t>
        </w:r>
      </w:ins>
      <w:ins w:id="150" w:author="Tamura-Wicks, Helen M" w:date="2018-11-01T15:02:00Z">
        <w:r w:rsidR="00DA6133">
          <w:rPr>
            <w:rFonts w:ascii="Times New Roman" w:hAnsi="Times New Roman"/>
            <w:color w:val="000000" w:themeColor="text1"/>
            <w:sz w:val="24"/>
            <w:szCs w:val="24"/>
          </w:rPr>
          <w:t xml:space="preserve">Any additional non-linearity was captured by </w:t>
        </w:r>
      </w:ins>
      <w:moveTo w:id="151" w:author="Parks, Robbie M" w:date="2018-11-01T12:13:00Z">
        <w:del w:id="152" w:author="Tamura-Wicks, Helen M" w:date="2018-11-01T15:01:00Z">
          <w:r w:rsidRPr="00636C9B" w:rsidDel="00DA6133">
            <w:rPr>
              <w:rFonts w:ascii="Times New Roman" w:hAnsi="Times New Roman"/>
              <w:color w:val="000000" w:themeColor="text1"/>
              <w:sz w:val="24"/>
              <w:szCs w:val="24"/>
            </w:rPr>
            <w:delText>,</w:delText>
          </w:r>
        </w:del>
        <w:del w:id="153" w:author="Tamura-Wicks, Helen M" w:date="2018-11-01T15:02:00Z">
          <w:r w:rsidRPr="00636C9B" w:rsidDel="00DA6133">
            <w:rPr>
              <w:rFonts w:ascii="Times New Roman" w:hAnsi="Times New Roman"/>
              <w:color w:val="000000" w:themeColor="text1"/>
              <w:sz w:val="24"/>
              <w:szCs w:val="24"/>
            </w:rPr>
            <w:delText xml:space="preserve"> as well as </w:delText>
          </w:r>
        </w:del>
        <w:r w:rsidRPr="00636C9B">
          <w:rPr>
            <w:rFonts w:ascii="Times New Roman" w:hAnsi="Times New Roman"/>
            <w:color w:val="000000" w:themeColor="text1"/>
            <w:sz w:val="24"/>
            <w:szCs w:val="24"/>
          </w:rPr>
          <w:t xml:space="preserve">an </w:t>
        </w:r>
        <w:proofErr w:type="spellStart"/>
        <w:r w:rsidRPr="00636C9B">
          <w:rPr>
            <w:rFonts w:ascii="Times New Roman" w:hAnsi="Times New Roman"/>
            <w:color w:val="000000" w:themeColor="text1"/>
            <w:sz w:val="24"/>
            <w:szCs w:val="24"/>
          </w:rPr>
          <w:t>overdispersion</w:t>
        </w:r>
        <w:proofErr w:type="spellEnd"/>
        <w:r w:rsidRPr="00636C9B">
          <w:rPr>
            <w:rFonts w:ascii="Times New Roman" w:hAnsi="Times New Roman"/>
            <w:color w:val="000000" w:themeColor="text1"/>
            <w:sz w:val="24"/>
            <w:szCs w:val="24"/>
          </w:rPr>
          <w:t xml:space="preserve"> term </w:t>
        </w:r>
        <w:del w:id="154" w:author="Tamura-Wicks, Helen M" w:date="2018-11-01T15:02:00Z">
          <w:r w:rsidRPr="00636C9B" w:rsidDel="00DA6133">
            <w:rPr>
              <w:rFonts w:ascii="Times New Roman" w:hAnsi="Times New Roman"/>
              <w:color w:val="000000" w:themeColor="text1"/>
              <w:sz w:val="24"/>
              <w:szCs w:val="24"/>
            </w:rPr>
            <w:delText>to capture any additional non-linearity.</w:delText>
          </w:r>
        </w:del>
      </w:moveTo>
      <w:moveToRangeEnd w:id="139"/>
    </w:p>
    <w:p w14:paraId="55A5A2EC" w14:textId="77777777" w:rsidR="001E2DDB" w:rsidRPr="00636C9B" w:rsidRDefault="001E2DDB" w:rsidP="00D76DF7">
      <w:pPr>
        <w:spacing w:after="0" w:line="480" w:lineRule="auto"/>
        <w:jc w:val="both"/>
        <w:outlineLvl w:val="0"/>
        <w:rPr>
          <w:rFonts w:ascii="Times New Roman" w:hAnsi="Times New Roman"/>
          <w:color w:val="000000" w:themeColor="text1"/>
          <w:sz w:val="24"/>
          <w:szCs w:val="24"/>
        </w:rPr>
      </w:pPr>
    </w:p>
    <w:p w14:paraId="58FF04F5" w14:textId="73964098" w:rsidR="001E2DDB" w:rsidRPr="00636C9B" w:rsidRDefault="00592D17"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Finally, we </w:t>
      </w:r>
      <w:r w:rsidR="001E2DDB" w:rsidRPr="00636C9B">
        <w:rPr>
          <w:rFonts w:ascii="Times New Roman" w:hAnsi="Times New Roman"/>
          <w:color w:val="000000" w:themeColor="text1"/>
          <w:sz w:val="24"/>
          <w:szCs w:val="24"/>
        </w:rPr>
        <w:t xml:space="preserve">included </w:t>
      </w:r>
      <w:del w:id="155" w:author="Tamura-Wicks, Helen M" w:date="2018-11-01T15:04:00Z">
        <w:r w:rsidR="001E2DDB" w:rsidRPr="00636C9B" w:rsidDel="00241289">
          <w:rPr>
            <w:rFonts w:ascii="Times New Roman" w:hAnsi="Times New Roman"/>
            <w:color w:val="000000" w:themeColor="text1"/>
            <w:sz w:val="24"/>
            <w:szCs w:val="24"/>
          </w:rPr>
          <w:delText>the</w:delText>
        </w:r>
        <w:r w:rsidR="00D95BCB" w:rsidRPr="00636C9B" w:rsidDel="00241289">
          <w:rPr>
            <w:rFonts w:ascii="Times New Roman" w:hAnsi="Times New Roman"/>
            <w:color w:val="000000" w:themeColor="text1"/>
            <w:sz w:val="24"/>
            <w:szCs w:val="24"/>
          </w:rPr>
          <w:delText xml:space="preserve"> </w:delText>
        </w:r>
      </w:del>
      <w:r w:rsidR="00D95BCB" w:rsidRPr="00636C9B">
        <w:rPr>
          <w:rFonts w:ascii="Times New Roman" w:hAnsi="Times New Roman"/>
          <w:color w:val="000000" w:themeColor="text1"/>
          <w:sz w:val="24"/>
          <w:szCs w:val="24"/>
        </w:rPr>
        <w:t>month</w:t>
      </w:r>
      <w:ins w:id="156" w:author="Tamura-Wicks, Helen M" w:date="2018-11-01T15:06:00Z">
        <w:r w:rsidR="00510CB5">
          <w:rPr>
            <w:rFonts w:ascii="Times New Roman" w:hAnsi="Times New Roman"/>
            <w:color w:val="000000" w:themeColor="text1"/>
            <w:sz w:val="24"/>
            <w:szCs w:val="24"/>
          </w:rPr>
          <w:t xml:space="preserve">ly </w:t>
        </w:r>
      </w:ins>
      <w:del w:id="157" w:author="Tamura-Wicks, Helen M" w:date="2018-11-01T15:03:00Z">
        <w:r w:rsidR="00D95BCB" w:rsidRPr="00636C9B" w:rsidDel="00241289">
          <w:rPr>
            <w:rFonts w:ascii="Times New Roman" w:hAnsi="Times New Roman"/>
            <w:color w:val="000000" w:themeColor="text1"/>
            <w:sz w:val="24"/>
            <w:szCs w:val="24"/>
          </w:rPr>
          <w:delText>ly</w:delText>
        </w:r>
      </w:del>
      <w:del w:id="158" w:author="Tamura-Wicks, Helen M" w:date="2018-11-01T15:06:00Z">
        <w:r w:rsidR="001E2DDB" w:rsidRPr="00636C9B" w:rsidDel="00510CB5">
          <w:rPr>
            <w:rFonts w:ascii="Times New Roman" w:hAnsi="Times New Roman"/>
            <w:color w:val="000000" w:themeColor="text1"/>
            <w:sz w:val="24"/>
            <w:szCs w:val="24"/>
          </w:rPr>
          <w:delText xml:space="preserve"> </w:delText>
        </w:r>
      </w:del>
      <w:r w:rsidR="001E2DDB" w:rsidRPr="00636C9B">
        <w:rPr>
          <w:rFonts w:ascii="Times New Roman" w:hAnsi="Times New Roman"/>
          <w:color w:val="000000" w:themeColor="text1"/>
          <w:sz w:val="24"/>
          <w:szCs w:val="24"/>
        </w:rPr>
        <w:t>anomaly term</w:t>
      </w:r>
      <w:ins w:id="159" w:author="Tamura-Wicks, Helen M" w:date="2018-11-01T15:04:00Z">
        <w:r w:rsidR="00241289">
          <w:rPr>
            <w:rFonts w:ascii="Times New Roman" w:hAnsi="Times New Roman"/>
            <w:color w:val="000000" w:themeColor="text1"/>
            <w:sz w:val="24"/>
            <w:szCs w:val="24"/>
          </w:rPr>
          <w:t>s</w:t>
        </w:r>
      </w:ins>
      <w:r w:rsidR="00D95BCB" w:rsidRPr="00636C9B">
        <w:rPr>
          <w:rFonts w:ascii="Times New Roman" w:hAnsi="Times New Roman"/>
          <w:color w:val="000000" w:themeColor="text1"/>
          <w:sz w:val="24"/>
          <w:szCs w:val="24"/>
        </w:rPr>
        <w:t xml:space="preserve"> </w:t>
      </w:r>
      <w:r w:rsidR="001E2DDB" w:rsidRPr="00636C9B">
        <w:rPr>
          <w:rFonts w:ascii="Times New Roman" w:hAnsi="Times New Roman"/>
          <w:color w:val="000000" w:themeColor="text1"/>
          <w:sz w:val="24"/>
          <w:szCs w:val="24"/>
        </w:rPr>
        <w:t xml:space="preserve">to infer </w:t>
      </w:r>
      <w:r w:rsidR="00D95BCB" w:rsidRPr="00636C9B">
        <w:rPr>
          <w:rFonts w:ascii="Times New Roman" w:hAnsi="Times New Roman"/>
          <w:color w:val="000000" w:themeColor="text1"/>
          <w:sz w:val="24"/>
          <w:szCs w:val="24"/>
        </w:rPr>
        <w:t>the effect</w:t>
      </w:r>
      <w:r w:rsidR="00B80D4C" w:rsidRPr="00636C9B">
        <w:rPr>
          <w:rFonts w:ascii="Times New Roman" w:hAnsi="Times New Roman"/>
          <w:color w:val="000000" w:themeColor="text1"/>
          <w:sz w:val="24"/>
          <w:szCs w:val="24"/>
        </w:rPr>
        <w:t xml:space="preserve"> of temperature’s deviation from a long-term m</w:t>
      </w:r>
      <w:r w:rsidR="004455F1" w:rsidRPr="00636C9B">
        <w:rPr>
          <w:rFonts w:ascii="Times New Roman" w:hAnsi="Times New Roman"/>
          <w:color w:val="000000" w:themeColor="text1"/>
          <w:sz w:val="24"/>
          <w:szCs w:val="24"/>
        </w:rPr>
        <w:t>ean</w:t>
      </w:r>
      <w:r w:rsidR="001E2DDB" w:rsidRPr="00636C9B">
        <w:rPr>
          <w:rFonts w:ascii="Times New Roman" w:hAnsi="Times New Roman"/>
          <w:color w:val="000000" w:themeColor="text1"/>
          <w:sz w:val="24"/>
          <w:szCs w:val="24"/>
        </w:rPr>
        <w:t>.</w:t>
      </w:r>
      <w:r w:rsidR="008008CC" w:rsidRPr="00636C9B">
        <w:rPr>
          <w:rFonts w:ascii="Times New Roman" w:hAnsi="Times New Roman"/>
          <w:color w:val="000000" w:themeColor="text1"/>
          <w:sz w:val="24"/>
          <w:szCs w:val="24"/>
        </w:rPr>
        <w:t xml:space="preserve"> </w:t>
      </w:r>
      <w:moveFromRangeStart w:id="160" w:author="Parks, Robbie M" w:date="2018-10-29T12:23:00Z" w:name="move528579159"/>
      <w:moveFrom w:id="161" w:author="Parks, Robbie M" w:date="2018-10-29T12:23:00Z">
        <w:r w:rsidR="008008CC" w:rsidRPr="00636C9B" w:rsidDel="00514A85">
          <w:rPr>
            <w:rFonts w:ascii="Times New Roman" w:hAnsi="Times New Roman"/>
            <w:color w:val="000000" w:themeColor="text1"/>
            <w:sz w:val="24"/>
            <w:szCs w:val="24"/>
          </w:rPr>
          <w:t xml:space="preserve">The long-term mean </w:t>
        </w:r>
        <w:r w:rsidR="003F25C7" w:rsidRPr="00636C9B" w:rsidDel="00514A85">
          <w:rPr>
            <w:rFonts w:ascii="Times New Roman" w:hAnsi="Times New Roman"/>
            <w:color w:val="000000" w:themeColor="text1"/>
            <w:sz w:val="24"/>
            <w:szCs w:val="24"/>
          </w:rPr>
          <w:t xml:space="preserve">temperature </w:t>
        </w:r>
        <w:r w:rsidR="008008CC" w:rsidRPr="00636C9B" w:rsidDel="00514A85">
          <w:rPr>
            <w:rFonts w:ascii="Times New Roman" w:hAnsi="Times New Roman"/>
            <w:color w:val="000000" w:themeColor="text1"/>
            <w:sz w:val="24"/>
            <w:szCs w:val="24"/>
          </w:rPr>
          <w:t xml:space="preserve">represents the </w:t>
        </w:r>
        <w:r w:rsidR="003F25C7" w:rsidRPr="00636C9B" w:rsidDel="00514A85">
          <w:rPr>
            <w:rFonts w:ascii="Times New Roman" w:hAnsi="Times New Roman"/>
            <w:color w:val="000000" w:themeColor="text1"/>
            <w:sz w:val="24"/>
            <w:szCs w:val="24"/>
          </w:rPr>
          <w:t>local adaptation</w:t>
        </w:r>
        <w:r w:rsidR="008008CC" w:rsidRPr="00636C9B" w:rsidDel="00514A85">
          <w:rPr>
            <w:rFonts w:ascii="Times New Roman" w:hAnsi="Times New Roman"/>
            <w:color w:val="000000" w:themeColor="text1"/>
            <w:sz w:val="24"/>
            <w:szCs w:val="24"/>
          </w:rPr>
          <w:t xml:space="preserve"> </w:t>
        </w:r>
        <w:r w:rsidR="003F25C7" w:rsidRPr="00636C9B" w:rsidDel="00514A85">
          <w:rPr>
            <w:rFonts w:ascii="Times New Roman" w:hAnsi="Times New Roman"/>
            <w:color w:val="000000" w:themeColor="text1"/>
            <w:sz w:val="24"/>
            <w:szCs w:val="24"/>
          </w:rPr>
          <w:t>temperature</w:t>
        </w:r>
        <w:r w:rsidR="008008CC" w:rsidRPr="00636C9B" w:rsidDel="00514A85">
          <w:rPr>
            <w:rFonts w:ascii="Times New Roman" w:hAnsi="Times New Roman"/>
            <w:color w:val="000000" w:themeColor="text1"/>
            <w:sz w:val="24"/>
            <w:szCs w:val="24"/>
          </w:rPr>
          <w:t xml:space="preserve"> at each </w:t>
        </w:r>
        <w:r w:rsidR="003F25C7" w:rsidRPr="00636C9B" w:rsidDel="00514A85">
          <w:rPr>
            <w:rFonts w:ascii="Times New Roman" w:hAnsi="Times New Roman"/>
            <w:color w:val="000000" w:themeColor="text1"/>
            <w:sz w:val="24"/>
            <w:szCs w:val="24"/>
          </w:rPr>
          <w:t>state in each month.</w:t>
        </w:r>
        <w:r w:rsidR="00D95BCB" w:rsidRPr="00636C9B" w:rsidDel="00514A85">
          <w:rPr>
            <w:rFonts w:ascii="Times New Roman" w:hAnsi="Times New Roman"/>
            <w:color w:val="000000" w:themeColor="text1"/>
            <w:sz w:val="24"/>
            <w:szCs w:val="24"/>
          </w:rPr>
          <w:t xml:space="preserve"> </w:t>
        </w:r>
      </w:moveFrom>
      <w:moveFromRangeEnd w:id="160"/>
      <w:r w:rsidR="00D95BCB" w:rsidRPr="00636C9B">
        <w:rPr>
          <w:rFonts w:ascii="Times New Roman" w:hAnsi="Times New Roman"/>
          <w:color w:val="000000" w:themeColor="text1"/>
          <w:sz w:val="24"/>
          <w:szCs w:val="24"/>
        </w:rPr>
        <w:t xml:space="preserve">We used a </w:t>
      </w:r>
      <w:ins w:id="162" w:author="Parks, Robbie M" w:date="2018-11-01T12:10:00Z">
        <w:r w:rsidR="00B31D70" w:rsidRPr="00636C9B">
          <w:rPr>
            <w:rFonts w:ascii="Times New Roman" w:hAnsi="Times New Roman"/>
            <w:color w:val="000000" w:themeColor="text1"/>
            <w:sz w:val="24"/>
            <w:szCs w:val="24"/>
          </w:rPr>
          <w:t xml:space="preserve">cyclic </w:t>
        </w:r>
      </w:ins>
      <w:del w:id="163" w:author="Parks, Robbie M" w:date="2018-10-29T12:48:00Z">
        <w:r w:rsidR="00D95BCB" w:rsidRPr="00636C9B" w:rsidDel="0020532C">
          <w:rPr>
            <w:rFonts w:ascii="Times New Roman" w:hAnsi="Times New Roman"/>
            <w:color w:val="000000" w:themeColor="text1"/>
            <w:sz w:val="24"/>
            <w:szCs w:val="24"/>
          </w:rPr>
          <w:delText xml:space="preserve">cyclic </w:delText>
        </w:r>
      </w:del>
      <w:r w:rsidR="00D95BCB" w:rsidRPr="00636C9B">
        <w:rPr>
          <w:rFonts w:ascii="Times New Roman" w:hAnsi="Times New Roman"/>
          <w:color w:val="000000" w:themeColor="text1"/>
          <w:sz w:val="24"/>
          <w:szCs w:val="24"/>
        </w:rPr>
        <w:t xml:space="preserve">random walk structure </w:t>
      </w:r>
      <w:r w:rsidR="004A5D7D" w:rsidRPr="00636C9B">
        <w:rPr>
          <w:rFonts w:ascii="Times New Roman" w:hAnsi="Times New Roman"/>
          <w:color w:val="000000" w:themeColor="text1"/>
          <w:sz w:val="24"/>
          <w:szCs w:val="24"/>
        </w:rPr>
        <w:t>for the anomaly terms</w:t>
      </w:r>
      <w:ins w:id="164" w:author="Parks, Robbie M" w:date="2018-11-01T12:10:00Z">
        <w:r w:rsidR="00B31D70" w:rsidRPr="00636C9B">
          <w:rPr>
            <w:rFonts w:ascii="Times New Roman" w:hAnsi="Times New Roman"/>
            <w:color w:val="000000" w:themeColor="text1"/>
            <w:sz w:val="24"/>
            <w:szCs w:val="24"/>
          </w:rPr>
          <w:t xml:space="preserve">, </w:t>
        </w:r>
      </w:ins>
      <w:r w:rsidR="004A5D7D" w:rsidRPr="00636C9B">
        <w:rPr>
          <w:rFonts w:ascii="Times New Roman" w:hAnsi="Times New Roman"/>
          <w:color w:val="000000" w:themeColor="text1"/>
          <w:sz w:val="24"/>
          <w:szCs w:val="24"/>
        </w:rPr>
        <w:t>allowing December to neighbour January.</w:t>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4F52C000" w14:textId="50BB0C1D" w:rsidR="00860F96" w:rsidRPr="00636C9B" w:rsidRDefault="00520742" w:rsidP="00860F96">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ran </w:t>
      </w:r>
      <w:ins w:id="165" w:author="Tamura-Wicks, Helen M" w:date="2018-11-01T15:05:00Z">
        <w:r w:rsidR="00241289">
          <w:rPr>
            <w:rFonts w:ascii="Times New Roman" w:hAnsi="Times New Roman"/>
            <w:color w:val="000000" w:themeColor="text1"/>
            <w:sz w:val="24"/>
            <w:szCs w:val="24"/>
          </w:rPr>
          <w:t xml:space="preserve">separate </w:t>
        </w:r>
      </w:ins>
      <w:r w:rsidRPr="00636C9B">
        <w:rPr>
          <w:rFonts w:ascii="Times New Roman" w:hAnsi="Times New Roman"/>
          <w:color w:val="000000" w:themeColor="text1"/>
          <w:sz w:val="24"/>
          <w:szCs w:val="24"/>
        </w:rPr>
        <w:t>models for each combination of injury category, age group, and sex</w:t>
      </w:r>
      <w:del w:id="166" w:author="Tamura-Wicks, Helen M" w:date="2018-11-01T15:05:00Z">
        <w:r w:rsidRPr="00636C9B" w:rsidDel="00241289">
          <w:rPr>
            <w:rFonts w:ascii="Times New Roman" w:hAnsi="Times New Roman"/>
            <w:color w:val="000000" w:themeColor="text1"/>
            <w:sz w:val="24"/>
            <w:szCs w:val="24"/>
          </w:rPr>
          <w:delText xml:space="preserve"> separately</w:delText>
        </w:r>
      </w:del>
      <w:r w:rsidRPr="00636C9B">
        <w:rPr>
          <w:rFonts w:ascii="Times New Roman" w:hAnsi="Times New Roman"/>
          <w:color w:val="000000" w:themeColor="text1"/>
          <w:sz w:val="24"/>
          <w:szCs w:val="24"/>
        </w:rPr>
        <w:t xml:space="preserve">. </w:t>
      </w:r>
      <w:r w:rsidR="00360A89" w:rsidRPr="00636C9B">
        <w:rPr>
          <w:rFonts w:ascii="Times New Roman" w:hAnsi="Times New Roman"/>
          <w:color w:val="000000" w:themeColor="text1"/>
          <w:sz w:val="24"/>
          <w:szCs w:val="24"/>
        </w:rPr>
        <w:t xml:space="preserve">We </w:t>
      </w:r>
      <w:r w:rsidR="0072641F" w:rsidRPr="00636C9B">
        <w:rPr>
          <w:rFonts w:ascii="Times New Roman" w:hAnsi="Times New Roman"/>
          <w:color w:val="000000" w:themeColor="text1"/>
          <w:sz w:val="24"/>
          <w:szCs w:val="24"/>
        </w:rPr>
        <w:t>performed the Bayesian inference</w:t>
      </w:r>
      <w:r w:rsidR="00360A89" w:rsidRPr="00636C9B">
        <w:rPr>
          <w:rFonts w:ascii="Times New Roman" w:hAnsi="Times New Roman"/>
          <w:color w:val="000000" w:themeColor="text1"/>
          <w:sz w:val="24"/>
          <w:szCs w:val="24"/>
        </w:rPr>
        <w:t xml:space="preserve"> using Integrated Nested Laplace A</w:t>
      </w:r>
      <w:r w:rsidR="0072641F" w:rsidRPr="00636C9B">
        <w:rPr>
          <w:rFonts w:ascii="Times New Roman" w:hAnsi="Times New Roman"/>
          <w:color w:val="000000" w:themeColor="text1"/>
          <w:sz w:val="24"/>
          <w:szCs w:val="24"/>
        </w:rPr>
        <w:t>pproximation (INLA)</w:t>
      </w:r>
      <w:r w:rsidR="00464B7F" w:rsidRPr="00636C9B">
        <w:rPr>
          <w:rFonts w:ascii="Times New Roman" w:hAnsi="Times New Roman"/>
          <w:color w:val="000000" w:themeColor="text1"/>
          <w:sz w:val="24"/>
          <w:szCs w:val="24"/>
        </w:rPr>
        <w:t>,</w:t>
      </w:r>
      <w:r w:rsidR="0072641F"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lastRenderedPageBreak/>
        <w:t xml:space="preserve">using the R-INLA in </w:t>
      </w:r>
      <w:r w:rsidR="00464B7F" w:rsidRPr="00636C9B">
        <w:rPr>
          <w:rFonts w:ascii="Times New Roman" w:hAnsi="Times New Roman"/>
          <w:color w:val="000000" w:themeColor="text1"/>
          <w:sz w:val="24"/>
          <w:szCs w:val="24"/>
        </w:rPr>
        <w:t xml:space="preserve">statistical program </w:t>
      </w:r>
      <w:r w:rsidR="00860F96" w:rsidRPr="00636C9B">
        <w:rPr>
          <w:rFonts w:ascii="Times New Roman" w:hAnsi="Times New Roman"/>
          <w:color w:val="000000" w:themeColor="text1"/>
          <w:sz w:val="24"/>
          <w:szCs w:val="24"/>
        </w:rPr>
        <w:t>R.</w:t>
      </w:r>
      <w:r w:rsidR="00464B7F"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instrText>
      </w:r>
      <w:r w:rsidR="00464B7F"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25</w:t>
      </w:r>
      <w:r w:rsidR="00464B7F" w:rsidRPr="00636C9B">
        <w:rPr>
          <w:rFonts w:ascii="Times New Roman" w:hAnsi="Times New Roman"/>
          <w:color w:val="000000" w:themeColor="text1"/>
          <w:sz w:val="24"/>
          <w:szCs w:val="24"/>
        </w:rPr>
        <w:fldChar w:fldCharType="end"/>
      </w:r>
      <w:r w:rsidR="00860F96" w:rsidRPr="00636C9B">
        <w:rPr>
          <w:rFonts w:ascii="Times New Roman" w:hAnsi="Times New Roman"/>
          <w:color w:val="000000" w:themeColor="text1"/>
          <w:sz w:val="24"/>
          <w:szCs w:val="24"/>
        </w:rPr>
        <w:t xml:space="preserve"> We collected </w:t>
      </w:r>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The reported 95% credible intervals are given by 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ins w:id="167" w:author="Parks, Robbie M" w:date="2018-10-29T12:12:00Z">
        <w:r w:rsidR="0051175E" w:rsidRPr="00636C9B">
          <w:rPr>
            <w:rFonts w:ascii="Times New Roman" w:hAnsi="Times New Roman"/>
            <w:i/>
            <w:color w:val="000000" w:themeColor="text1"/>
            <w:sz w:val="24"/>
            <w:szCs w:val="24"/>
          </w:rPr>
          <w:t xml:space="preserve"> in a 1°C warmer world</w:t>
        </w:r>
      </w:ins>
    </w:p>
    <w:p w14:paraId="6EF47A16" w14:textId="454DA5FF" w:rsidR="005259CD" w:rsidRPr="00636C9B" w:rsidRDefault="00782C8F" w:rsidP="005259CD">
      <w:pPr>
        <w:spacing w:after="0" w:line="480" w:lineRule="auto"/>
        <w:jc w:val="both"/>
        <w:outlineLvl w:val="0"/>
        <w:rPr>
          <w:rFonts w:ascii="Times New Roman" w:hAnsi="Times New Roman"/>
          <w:color w:val="000000" w:themeColor="text1"/>
          <w:sz w:val="24"/>
          <w:szCs w:val="24"/>
        </w:rPr>
      </w:pPr>
      <w:ins w:id="168" w:author="Parks, Robbie M" w:date="2018-10-29T12:58:00Z">
        <w:r w:rsidRPr="00636C9B">
          <w:rPr>
            <w:rFonts w:ascii="Times New Roman" w:hAnsi="Times New Roman"/>
            <w:color w:val="000000" w:themeColor="text1"/>
            <w:sz w:val="24"/>
            <w:szCs w:val="24"/>
          </w:rPr>
          <w:t>W</w:t>
        </w:r>
      </w:ins>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the </w:t>
      </w:r>
      <w:r w:rsidR="005633D8" w:rsidRPr="00636C9B">
        <w:rPr>
          <w:rFonts w:ascii="Times New Roman" w:hAnsi="Times New Roman"/>
          <w:color w:val="000000" w:themeColor="text1"/>
          <w:sz w:val="24"/>
          <w:szCs w:val="24"/>
        </w:rPr>
        <w:t xml:space="preserve">national </w:t>
      </w:r>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For these calculations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ins w:id="169" w:author="Parks, Robbie M" w:date="2018-10-29T12:59:00Z">
        <w:r w:rsidR="00EE14D8" w:rsidRPr="00636C9B">
          <w:rPr>
            <w:rFonts w:ascii="Times New Roman" w:hAnsi="Times New Roman"/>
            <w:color w:val="000000" w:themeColor="text1"/>
            <w:sz w:val="24"/>
            <w:szCs w:val="24"/>
          </w:rPr>
          <w:t>ied</w:t>
        </w:r>
      </w:ins>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ins w:id="170" w:author="Parks, Robbie M" w:date="2018-10-29T12:59:00Z">
        <w:r w:rsidR="00947DBC" w:rsidRPr="00636C9B">
          <w:rPr>
            <w:rFonts w:ascii="Times New Roman" w:hAnsi="Times New Roman"/>
            <w:color w:val="000000" w:themeColor="text1"/>
            <w:sz w:val="24"/>
            <w:szCs w:val="24"/>
          </w:rPr>
          <w:t>W</w:t>
        </w:r>
      </w:ins>
      <w:r w:rsidR="00FE46A6" w:rsidRPr="00636C9B">
        <w:rPr>
          <w:rFonts w:ascii="Times New Roman" w:hAnsi="Times New Roman"/>
          <w:color w:val="000000" w:themeColor="text1"/>
          <w:sz w:val="24"/>
          <w:szCs w:val="24"/>
        </w:rPr>
        <w:t xml:space="preserve">e </w:t>
      </w:r>
      <w:ins w:id="171" w:author="Parks, Robbie M" w:date="2018-10-29T12:59:00Z">
        <w:r w:rsidR="00947DBC" w:rsidRPr="00636C9B">
          <w:rPr>
            <w:rFonts w:ascii="Times New Roman" w:hAnsi="Times New Roman"/>
            <w:color w:val="000000" w:themeColor="text1"/>
            <w:sz w:val="24"/>
            <w:szCs w:val="24"/>
          </w:rPr>
          <w:t xml:space="preserve">then </w:t>
        </w:r>
      </w:ins>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352D62" w:rsidRPr="00636C9B">
        <w:rPr>
          <w:rFonts w:ascii="Times New Roman" w:hAnsi="Times New Roman"/>
          <w:color w:val="000000" w:themeColor="text1"/>
          <w:sz w:val="24"/>
          <w:szCs w:val="24"/>
        </w:rPr>
        <w:t>category 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r w:rsidR="00EB2987" w:rsidRPr="00636C9B">
        <w:rPr>
          <w:rFonts w:ascii="Times New Roman" w:hAnsi="Times New Roman"/>
          <w:color w:val="000000" w:themeColor="text1"/>
          <w:sz w:val="24"/>
          <w:szCs w:val="24"/>
        </w:rPr>
        <w:t xml:space="preserve"> </w:t>
      </w:r>
      <w:commentRangeStart w:id="172"/>
      <w:commentRangeStart w:id="173"/>
      <w:r w:rsidR="00EB2987" w:rsidRPr="00636C9B">
        <w:rPr>
          <w:rFonts w:ascii="Times New Roman" w:hAnsi="Times New Roman"/>
          <w:color w:val="000000" w:themeColor="text1"/>
          <w:sz w:val="24"/>
          <w:szCs w:val="24"/>
        </w:rPr>
        <w:t>We also divided the additional expected deaths by 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ex and injury category</w:t>
      </w:r>
      <w:r w:rsidR="0060531B" w:rsidRPr="00636C9B">
        <w:rPr>
          <w:rFonts w:ascii="Times New Roman" w:hAnsi="Times New Roman"/>
          <w:color w:val="000000" w:themeColor="text1"/>
          <w:sz w:val="24"/>
          <w:szCs w:val="24"/>
        </w:rPr>
        <w:t>.</w:t>
      </w:r>
      <w:commentRangeEnd w:id="172"/>
      <w:r w:rsidR="0082437F" w:rsidRPr="00636C9B">
        <w:rPr>
          <w:rStyle w:val="CommentReference"/>
          <w:rFonts w:asciiTheme="minorHAnsi" w:eastAsiaTheme="minorHAnsi" w:hAnsiTheme="minorHAnsi" w:cstheme="minorBidi"/>
          <w:sz w:val="24"/>
          <w:szCs w:val="24"/>
        </w:rPr>
        <w:commentReference w:id="172"/>
      </w:r>
      <w:commentRangeEnd w:id="173"/>
      <w:r w:rsidR="00463A1C" w:rsidRPr="00636C9B">
        <w:rPr>
          <w:rStyle w:val="CommentReference"/>
          <w:rFonts w:asciiTheme="minorHAnsi" w:eastAsiaTheme="minorHAnsi" w:hAnsiTheme="minorHAnsi" w:cstheme="minorBidi"/>
          <w:sz w:val="24"/>
          <w:szCs w:val="24"/>
        </w:rPr>
        <w:commentReference w:id="173"/>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ins w:id="174" w:author="Parks, Robbie M" w:date="2018-10-29T14:05:00Z"/>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ins w:id="175" w:author="Parks, Robbie M" w:date="2018-10-29T14:04:00Z"/>
          <w:rFonts w:ascii="Times New Roman" w:hAnsi="Times New Roman"/>
          <w:i/>
          <w:sz w:val="24"/>
          <w:szCs w:val="24"/>
        </w:rPr>
      </w:pPr>
      <w:ins w:id="176" w:author="Parks, Robbie M" w:date="2018-10-29T14:05:00Z">
        <w:r w:rsidRPr="00636C9B">
          <w:rPr>
            <w:rFonts w:ascii="Times New Roman" w:hAnsi="Times New Roman"/>
            <w:i/>
            <w:sz w:val="24"/>
            <w:szCs w:val="24"/>
          </w:rPr>
          <w:t>Figure 2</w:t>
        </w:r>
      </w:ins>
    </w:p>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ins w:id="177" w:author="Parks, Robbie M" w:date="2018-10-29T14:02:00Z">
        <w:r w:rsidRPr="00636C9B">
          <w:rPr>
            <w:rFonts w:ascii="Times New Roman" w:hAnsi="Times New Roman"/>
            <w:sz w:val="24"/>
            <w:szCs w:val="24"/>
          </w:rPr>
          <w:t xml:space="preserve">Declines in </w:t>
        </w:r>
      </w:ins>
      <w:ins w:id="178" w:author="Parks, Robbie M" w:date="2018-10-29T14:03:00Z">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ins>
      <w:ins w:id="179" w:author="Parks, Robbie M" w:date="2018-10-29T14:02:00Z">
        <w:r w:rsidRPr="00636C9B">
          <w:rPr>
            <w:rFonts w:ascii="Times New Roman" w:hAnsi="Times New Roman"/>
            <w:sz w:val="24"/>
            <w:szCs w:val="24"/>
          </w:rPr>
          <w:t xml:space="preserve">all injury categories, </w:t>
        </w:r>
      </w:ins>
      <w:ins w:id="180" w:author="Parks, Robbie M" w:date="2018-10-29T14:03:00Z">
        <w:r w:rsidR="00A245BF" w:rsidRPr="00636C9B">
          <w:rPr>
            <w:rFonts w:ascii="Times New Roman" w:hAnsi="Times New Roman"/>
            <w:sz w:val="24"/>
            <w:szCs w:val="24"/>
          </w:rPr>
          <w:t>in contrast with</w:t>
        </w:r>
      </w:ins>
      <w:ins w:id="181" w:author="Parks, Robbie M" w:date="2018-10-29T14:02:00Z">
        <w:r w:rsidRPr="00636C9B">
          <w:rPr>
            <w:rFonts w:ascii="Times New Roman" w:hAnsi="Times New Roman"/>
            <w:sz w:val="24"/>
            <w:szCs w:val="24"/>
          </w:rPr>
          <w:t xml:space="preserve"> deaths from falls increa</w:t>
        </w:r>
      </w:ins>
      <w:ins w:id="182" w:author="Parks, Robbie M" w:date="2018-10-29T14:03:00Z">
        <w:r w:rsidR="00A245BF" w:rsidRPr="00636C9B">
          <w:rPr>
            <w:rFonts w:ascii="Times New Roman" w:hAnsi="Times New Roman"/>
            <w:sz w:val="24"/>
            <w:szCs w:val="24"/>
          </w:rPr>
          <w:t>s</w:t>
        </w:r>
      </w:ins>
      <w:ins w:id="183" w:author="Parks, Robbie M" w:date="2018-10-29T14:02:00Z">
        <w:r w:rsidRPr="00636C9B">
          <w:rPr>
            <w:rFonts w:ascii="Times New Roman" w:hAnsi="Times New Roman"/>
            <w:sz w:val="24"/>
            <w:szCs w:val="24"/>
          </w:rPr>
          <w:t>ing over tim</w:t>
        </w:r>
        <w:r w:rsidR="005D1ED5" w:rsidRPr="00636C9B">
          <w:rPr>
            <w:rFonts w:ascii="Times New Roman" w:hAnsi="Times New Roman"/>
            <w:sz w:val="24"/>
            <w:szCs w:val="24"/>
          </w:rPr>
          <w:t>e</w:t>
        </w:r>
      </w:ins>
      <w:ins w:id="184" w:author="Parks, Robbie M" w:date="2018-10-29T14:03:00Z">
        <w:r w:rsidR="005D379A" w:rsidRPr="00636C9B">
          <w:rPr>
            <w:rFonts w:ascii="Times New Roman" w:hAnsi="Times New Roman"/>
            <w:sz w:val="24"/>
            <w:szCs w:val="24"/>
          </w:rPr>
          <w:t xml:space="preserve"> and intentional self-harm recently increasing to over 1980 levels</w:t>
        </w:r>
      </w:ins>
    </w:p>
    <w:p w14:paraId="7D4AB8FA" w14:textId="7D7EAA1B" w:rsidR="00851793" w:rsidRPr="00636C9B" w:rsidRDefault="00D60234" w:rsidP="00CC6021">
      <w:pPr>
        <w:pStyle w:val="ListParagraph"/>
        <w:numPr>
          <w:ilvl w:val="0"/>
          <w:numId w:val="10"/>
        </w:numPr>
        <w:spacing w:line="240" w:lineRule="auto"/>
        <w:rPr>
          <w:ins w:id="185" w:author="Parks, Robbie M" w:date="2018-10-29T13:56:00Z"/>
          <w:rFonts w:ascii="Times New Roman" w:hAnsi="Times New Roman"/>
          <w:sz w:val="24"/>
          <w:szCs w:val="24"/>
        </w:rPr>
      </w:pPr>
      <w:ins w:id="186" w:author="Parks, Robbie M" w:date="2018-10-29T13:56:00Z">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ins>
      <w:ins w:id="187" w:author="Parks, Robbie M" w:date="2018-10-29T14:07:00Z">
        <w:r w:rsidR="004A48F3" w:rsidRPr="00636C9B">
          <w:rPr>
            <w:rFonts w:ascii="Times New Roman" w:hAnsi="Times New Roman"/>
            <w:sz w:val="24"/>
            <w:szCs w:val="24"/>
          </w:rPr>
          <w:t>, with ~50% decline across months</w:t>
        </w:r>
      </w:ins>
    </w:p>
    <w:p w14:paraId="790003F8" w14:textId="0D0FB79F" w:rsidR="002C5217" w:rsidRPr="00636C9B" w:rsidRDefault="00851793" w:rsidP="00CC6021">
      <w:pPr>
        <w:pStyle w:val="ListParagraph"/>
        <w:numPr>
          <w:ilvl w:val="0"/>
          <w:numId w:val="10"/>
        </w:numPr>
        <w:spacing w:line="240" w:lineRule="auto"/>
        <w:rPr>
          <w:ins w:id="188" w:author="Parks, Robbie M" w:date="2018-10-29T14:08:00Z"/>
          <w:rFonts w:ascii="Times New Roman" w:hAnsi="Times New Roman"/>
          <w:sz w:val="24"/>
          <w:szCs w:val="24"/>
        </w:rPr>
      </w:pPr>
      <w:ins w:id="189" w:author="Parks, Robbie M" w:date="2018-10-29T13:56:00Z">
        <w:r w:rsidRPr="00636C9B">
          <w:rPr>
            <w:rFonts w:ascii="Times New Roman" w:hAnsi="Times New Roman"/>
            <w:sz w:val="24"/>
            <w:szCs w:val="24"/>
          </w:rPr>
          <w:t xml:space="preserve">Some categories exhibit </w:t>
        </w:r>
      </w:ins>
      <w:ins w:id="190" w:author="Parks, Robbie M" w:date="2018-10-29T14:02:00Z">
        <w:r w:rsidR="00E142C7" w:rsidRPr="00636C9B">
          <w:rPr>
            <w:rFonts w:ascii="Times New Roman" w:hAnsi="Times New Roman"/>
            <w:sz w:val="24"/>
            <w:szCs w:val="24"/>
          </w:rPr>
          <w:t xml:space="preserve">clear </w:t>
        </w:r>
      </w:ins>
      <w:ins w:id="191" w:author="Parks, Robbie M" w:date="2018-10-29T13:56:00Z">
        <w:r w:rsidRPr="00636C9B">
          <w:rPr>
            <w:rFonts w:ascii="Times New Roman" w:hAnsi="Times New Roman"/>
            <w:sz w:val="24"/>
            <w:szCs w:val="24"/>
          </w:rPr>
          <w:t>seasonality within year throughout period of study (</w:t>
        </w:r>
      </w:ins>
      <w:ins w:id="192" w:author="Parks, Robbie M" w:date="2018-10-29T13:57:00Z">
        <w:r w:rsidRPr="00636C9B">
          <w:rPr>
            <w:rFonts w:ascii="Times New Roman" w:hAnsi="Times New Roman"/>
            <w:sz w:val="24"/>
            <w:szCs w:val="24"/>
          </w:rPr>
          <w:t>t</w:t>
        </w:r>
      </w:ins>
      <w:ins w:id="193" w:author="Parks, Robbie M" w:date="2018-10-29T13:56:00Z">
        <w:r w:rsidRPr="00636C9B">
          <w:rPr>
            <w:rFonts w:ascii="Times New Roman" w:hAnsi="Times New Roman"/>
            <w:sz w:val="24"/>
            <w:szCs w:val="24"/>
          </w:rPr>
          <w:t xml:space="preserve">ransport, </w:t>
        </w:r>
      </w:ins>
      <w:proofErr w:type="spellStart"/>
      <w:ins w:id="194" w:author="Parks, Robbie M" w:date="2018-10-29T13:57:00Z">
        <w:r w:rsidRPr="00636C9B">
          <w:rPr>
            <w:rFonts w:ascii="Times New Roman" w:hAnsi="Times New Roman"/>
            <w:sz w:val="24"/>
            <w:szCs w:val="24"/>
          </w:rPr>
          <w:t>drownings</w:t>
        </w:r>
      </w:ins>
      <w:proofErr w:type="spellEnd"/>
      <w:ins w:id="195" w:author="Parks, Robbie M" w:date="2018-10-29T14:04:00Z">
        <w:r w:rsidR="00E252C8" w:rsidRPr="00636C9B">
          <w:rPr>
            <w:rFonts w:ascii="Times New Roman" w:hAnsi="Times New Roman"/>
            <w:sz w:val="24"/>
            <w:szCs w:val="24"/>
          </w:rPr>
          <w:t>) with peak in the summer</w:t>
        </w:r>
      </w:ins>
    </w:p>
    <w:p w14:paraId="57BC2D77" w14:textId="17BDF292" w:rsidR="00797D2E" w:rsidRPr="00636C9B" w:rsidRDefault="00797D2E" w:rsidP="00CC6021">
      <w:pPr>
        <w:spacing w:after="0" w:line="240" w:lineRule="auto"/>
        <w:jc w:val="both"/>
        <w:outlineLvl w:val="0"/>
        <w:rPr>
          <w:ins w:id="196" w:author="Parks, Robbie M" w:date="2018-10-29T14:08:00Z"/>
          <w:rFonts w:ascii="Times New Roman" w:hAnsi="Times New Roman"/>
          <w:sz w:val="24"/>
          <w:szCs w:val="24"/>
        </w:rPr>
      </w:pPr>
      <w:ins w:id="197" w:author="Parks, Robbie M" w:date="2018-10-29T14:08:00Z">
        <w:r w:rsidRPr="00636C9B">
          <w:rPr>
            <w:rFonts w:ascii="Times New Roman" w:hAnsi="Times New Roman"/>
            <w:i/>
            <w:sz w:val="24"/>
            <w:szCs w:val="24"/>
          </w:rPr>
          <w:t xml:space="preserve">Figure </w:t>
        </w:r>
        <w:r w:rsidR="00955652" w:rsidRPr="00636C9B">
          <w:rPr>
            <w:rFonts w:ascii="Times New Roman" w:hAnsi="Times New Roman"/>
            <w:i/>
            <w:sz w:val="24"/>
            <w:szCs w:val="24"/>
          </w:rPr>
          <w:t>3</w:t>
        </w:r>
      </w:ins>
    </w:p>
    <w:p w14:paraId="1A4DF19F" w14:textId="3EB20B94" w:rsidR="00797D2E" w:rsidRPr="00636C9B" w:rsidRDefault="005A7068" w:rsidP="00CC6021">
      <w:pPr>
        <w:pStyle w:val="ListParagraph"/>
        <w:numPr>
          <w:ilvl w:val="0"/>
          <w:numId w:val="10"/>
        </w:numPr>
        <w:spacing w:line="240" w:lineRule="auto"/>
        <w:rPr>
          <w:ins w:id="198" w:author="Parks, Robbie M" w:date="2018-10-29T14:12:00Z"/>
          <w:rFonts w:ascii="Times New Roman" w:hAnsi="Times New Roman"/>
          <w:sz w:val="24"/>
          <w:szCs w:val="24"/>
        </w:rPr>
      </w:pPr>
      <w:ins w:id="199" w:author="Parks, Robbie M" w:date="2018-10-29T14:12:00Z">
        <w:r w:rsidRPr="00636C9B">
          <w:rPr>
            <w:rFonts w:ascii="Times New Roman" w:hAnsi="Times New Roman"/>
            <w:sz w:val="24"/>
            <w:szCs w:val="24"/>
          </w:rPr>
          <w:t>75 and over years in both males and females</w:t>
        </w:r>
      </w:ins>
      <w:ins w:id="200" w:author="Parks, Robbie M" w:date="2018-10-29T14:11:00Z">
        <w:r w:rsidRPr="00636C9B">
          <w:rPr>
            <w:rFonts w:ascii="Times New Roman" w:hAnsi="Times New Roman"/>
            <w:sz w:val="24"/>
            <w:szCs w:val="24"/>
          </w:rPr>
          <w:t xml:space="preserve"> dominated by deaths from falls</w:t>
        </w:r>
      </w:ins>
    </w:p>
    <w:p w14:paraId="43C9851C" w14:textId="141C3572" w:rsidR="004F7B5D" w:rsidRPr="00636C9B" w:rsidRDefault="0011649A" w:rsidP="00CC6021">
      <w:pPr>
        <w:pStyle w:val="ListParagraph"/>
        <w:numPr>
          <w:ilvl w:val="0"/>
          <w:numId w:val="10"/>
        </w:numPr>
        <w:spacing w:line="240" w:lineRule="auto"/>
        <w:rPr>
          <w:ins w:id="201" w:author="Parks, Robbie M" w:date="2018-10-29T14:27:00Z"/>
          <w:rFonts w:ascii="Times New Roman" w:hAnsi="Times New Roman"/>
          <w:sz w:val="24"/>
          <w:szCs w:val="24"/>
        </w:rPr>
      </w:pPr>
      <w:ins w:id="202" w:author="Parks, Robbie M" w:date="2018-10-29T14:16:00Z">
        <w:r w:rsidRPr="00636C9B">
          <w:rPr>
            <w:rFonts w:ascii="Times New Roman" w:hAnsi="Times New Roman"/>
            <w:sz w:val="24"/>
            <w:szCs w:val="24"/>
          </w:rPr>
          <w:t xml:space="preserve">Intentional deaths the majority (over 50%) in </w:t>
        </w:r>
      </w:ins>
      <w:ins w:id="203" w:author="Parks, Robbie M" w:date="2018-10-29T14:14:00Z">
        <w:r w:rsidR="00E974B1" w:rsidRPr="00636C9B">
          <w:rPr>
            <w:rFonts w:ascii="Times New Roman" w:hAnsi="Times New Roman"/>
            <w:sz w:val="24"/>
            <w:szCs w:val="24"/>
          </w:rPr>
          <w:t xml:space="preserve">15 to </w:t>
        </w:r>
        <w:r w:rsidRPr="00636C9B">
          <w:rPr>
            <w:rFonts w:ascii="Times New Roman" w:hAnsi="Times New Roman"/>
            <w:sz w:val="24"/>
            <w:szCs w:val="24"/>
          </w:rPr>
          <w:t>64 year-old</w:t>
        </w:r>
      </w:ins>
      <w:ins w:id="204" w:author="Parks, Robbie M" w:date="2018-10-29T14:15:00Z">
        <w:r w:rsidR="00E974B1" w:rsidRPr="00636C9B">
          <w:rPr>
            <w:rFonts w:ascii="Times New Roman" w:hAnsi="Times New Roman"/>
            <w:sz w:val="24"/>
            <w:szCs w:val="24"/>
          </w:rPr>
          <w:t xml:space="preserve"> males and 25 to </w:t>
        </w:r>
      </w:ins>
      <w:ins w:id="205" w:author="Parks, Robbie M" w:date="2018-10-29T14:16:00Z">
        <w:r w:rsidRPr="00636C9B">
          <w:rPr>
            <w:rFonts w:ascii="Times New Roman" w:hAnsi="Times New Roman"/>
            <w:sz w:val="24"/>
            <w:szCs w:val="24"/>
          </w:rPr>
          <w:t>54 year-old females</w:t>
        </w:r>
      </w:ins>
    </w:p>
    <w:p w14:paraId="4E18095F" w14:textId="376C9219" w:rsidR="00A12752" w:rsidRPr="00636C9B" w:rsidRDefault="00A12752" w:rsidP="00CC6021">
      <w:pPr>
        <w:pStyle w:val="ListParagraph"/>
        <w:numPr>
          <w:ilvl w:val="0"/>
          <w:numId w:val="10"/>
        </w:numPr>
        <w:spacing w:line="240" w:lineRule="auto"/>
        <w:rPr>
          <w:ins w:id="206" w:author="Parks, Robbie M" w:date="2018-10-29T14:17:00Z"/>
          <w:rFonts w:ascii="Times New Roman" w:hAnsi="Times New Roman"/>
          <w:sz w:val="24"/>
          <w:szCs w:val="24"/>
        </w:rPr>
      </w:pPr>
      <w:ins w:id="207" w:author="Parks, Robbie M" w:date="2018-10-29T14:27:00Z">
        <w:r w:rsidRPr="00636C9B">
          <w:rPr>
            <w:rFonts w:ascii="Times New Roman" w:hAnsi="Times New Roman"/>
            <w:sz w:val="24"/>
            <w:szCs w:val="24"/>
          </w:rPr>
          <w:t>Transport deaths largest single cause in 5-24 year-old males and 5-24 year-old females</w:t>
        </w:r>
      </w:ins>
    </w:p>
    <w:p w14:paraId="4BCE30ED" w14:textId="12EB7618" w:rsidR="00F01639" w:rsidRPr="00636C9B" w:rsidRDefault="00A77F87" w:rsidP="00CC6021">
      <w:pPr>
        <w:pStyle w:val="ListParagraph"/>
        <w:numPr>
          <w:ilvl w:val="0"/>
          <w:numId w:val="10"/>
        </w:numPr>
        <w:spacing w:line="240" w:lineRule="auto"/>
        <w:rPr>
          <w:ins w:id="208" w:author="Parks, Robbie M" w:date="2018-10-29T14:49:00Z"/>
          <w:rFonts w:ascii="Times New Roman" w:hAnsi="Times New Roman"/>
          <w:sz w:val="24"/>
          <w:szCs w:val="24"/>
        </w:rPr>
      </w:pPr>
      <w:ins w:id="209" w:author="Parks, Robbie M" w:date="2018-10-29T14:17:00Z">
        <w:r w:rsidRPr="00636C9B">
          <w:rPr>
            <w:rFonts w:ascii="Times New Roman" w:hAnsi="Times New Roman"/>
            <w:sz w:val="24"/>
            <w:szCs w:val="24"/>
          </w:rPr>
          <w:t xml:space="preserve">Intentional self-harm </w:t>
        </w:r>
      </w:ins>
      <w:ins w:id="210" w:author="Parks, Robbie M" w:date="2018-10-29T14:22:00Z">
        <w:r w:rsidR="00281454" w:rsidRPr="00636C9B">
          <w:rPr>
            <w:rFonts w:ascii="Times New Roman" w:hAnsi="Times New Roman"/>
            <w:sz w:val="24"/>
            <w:szCs w:val="24"/>
          </w:rPr>
          <w:t xml:space="preserve">largest single cause </w:t>
        </w:r>
      </w:ins>
      <w:ins w:id="211" w:author="Parks, Robbie M" w:date="2018-10-29T14:23:00Z">
        <w:r w:rsidR="00D309F1" w:rsidRPr="00636C9B">
          <w:rPr>
            <w:rFonts w:ascii="Times New Roman" w:hAnsi="Times New Roman"/>
            <w:sz w:val="24"/>
            <w:szCs w:val="24"/>
          </w:rPr>
          <w:t>in 25-74 year-old males and 35-64 year-old females</w:t>
        </w:r>
      </w:ins>
    </w:p>
    <w:p w14:paraId="366603DC" w14:textId="255385A5" w:rsidR="00955652" w:rsidRPr="00636C9B" w:rsidRDefault="00955652" w:rsidP="00AA22B2">
      <w:pPr>
        <w:spacing w:line="240" w:lineRule="auto"/>
        <w:rPr>
          <w:ins w:id="212" w:author="Parks, Robbie M" w:date="2018-10-29T14:49:00Z"/>
          <w:rFonts w:ascii="Times New Roman" w:hAnsi="Times New Roman"/>
          <w:i/>
          <w:sz w:val="24"/>
          <w:szCs w:val="24"/>
        </w:rPr>
      </w:pPr>
      <w:ins w:id="213" w:author="Parks, Robbie M" w:date="2018-10-29T14:49:00Z">
        <w:r w:rsidRPr="00636C9B">
          <w:rPr>
            <w:rFonts w:ascii="Times New Roman" w:hAnsi="Times New Roman"/>
            <w:i/>
            <w:sz w:val="24"/>
            <w:szCs w:val="24"/>
          </w:rPr>
          <w:t>Figure 4</w:t>
        </w:r>
      </w:ins>
    </w:p>
    <w:p w14:paraId="0E0AC704" w14:textId="77777777" w:rsidR="00955652" w:rsidRPr="00636C9B" w:rsidRDefault="00955652" w:rsidP="00AA22B2">
      <w:pPr>
        <w:pStyle w:val="ListParagraph"/>
        <w:numPr>
          <w:ilvl w:val="0"/>
          <w:numId w:val="10"/>
        </w:numPr>
        <w:spacing w:line="240" w:lineRule="auto"/>
        <w:rPr>
          <w:ins w:id="214" w:author="Parks, Robbie M" w:date="2018-10-29T14:49:00Z"/>
          <w:rFonts w:ascii="Times New Roman" w:hAnsi="Times New Roman"/>
          <w:sz w:val="24"/>
          <w:szCs w:val="24"/>
        </w:rPr>
      </w:pPr>
      <w:ins w:id="215" w:author="Parks, Robbie M" w:date="2018-10-29T14:49:00Z">
        <w:r w:rsidRPr="00636C9B">
          <w:rPr>
            <w:rFonts w:ascii="Times New Roman" w:hAnsi="Times New Roman"/>
            <w:sz w:val="24"/>
            <w:szCs w:val="24"/>
          </w:rPr>
          <w:lastRenderedPageBreak/>
          <w:t>If the estimated associations are causal, there would be an additional 941 (831, 1053) additional injury deaths associated with 1°C additional warming across all months,</w:t>
        </w:r>
      </w:ins>
    </w:p>
    <w:p w14:paraId="6FEB18AE" w14:textId="24FA06AA" w:rsidR="00955652" w:rsidRPr="00636C9B" w:rsidRDefault="00955652" w:rsidP="00AA22B2">
      <w:pPr>
        <w:pStyle w:val="ListParagraph"/>
        <w:numPr>
          <w:ilvl w:val="0"/>
          <w:numId w:val="10"/>
        </w:numPr>
        <w:spacing w:line="240" w:lineRule="auto"/>
        <w:rPr>
          <w:ins w:id="216" w:author="Parks, Robbie M" w:date="2018-10-29T14:49:00Z"/>
          <w:rFonts w:ascii="Times New Roman" w:hAnsi="Times New Roman"/>
          <w:sz w:val="24"/>
          <w:szCs w:val="24"/>
        </w:rPr>
      </w:pPr>
      <w:ins w:id="217" w:author="Parks, Robbie M" w:date="2018-10-29T14:49:00Z">
        <w:r w:rsidRPr="00636C9B">
          <w:rPr>
            <w:rFonts w:ascii="Times New Roman" w:hAnsi="Times New Roman"/>
            <w:sz w:val="24"/>
            <w:szCs w:val="24"/>
          </w:rPr>
          <w:t xml:space="preserve">941 is 0.65% of injury deaths </w:t>
        </w:r>
      </w:ins>
      <w:ins w:id="218" w:author="Parks, Robbie M" w:date="2018-10-29T14:50:00Z">
        <w:r w:rsidRPr="00636C9B">
          <w:rPr>
            <w:rFonts w:ascii="Times New Roman" w:hAnsi="Times New Roman"/>
            <w:sz w:val="24"/>
            <w:szCs w:val="24"/>
          </w:rPr>
          <w:t>in 2016</w:t>
        </w:r>
      </w:ins>
      <w:ins w:id="219" w:author="Parks, Robbie M" w:date="2018-10-29T14:49:00Z">
        <w:r w:rsidRPr="00636C9B">
          <w:rPr>
            <w:rFonts w:ascii="Times New Roman" w:hAnsi="Times New Roman"/>
            <w:sz w:val="24"/>
            <w:szCs w:val="24"/>
          </w:rPr>
          <w:t>.</w:t>
        </w:r>
      </w:ins>
    </w:p>
    <w:p w14:paraId="044E5FE6" w14:textId="43A17861" w:rsidR="00955652" w:rsidRPr="00636C9B" w:rsidRDefault="00B21DE1" w:rsidP="00AA22B2">
      <w:pPr>
        <w:pStyle w:val="ListParagraph"/>
        <w:numPr>
          <w:ilvl w:val="0"/>
          <w:numId w:val="10"/>
        </w:numPr>
        <w:spacing w:line="240" w:lineRule="auto"/>
        <w:rPr>
          <w:ins w:id="220" w:author="Parks, Robbie M" w:date="2018-10-29T14:50:00Z"/>
          <w:rFonts w:ascii="Times New Roman" w:hAnsi="Times New Roman"/>
          <w:sz w:val="24"/>
          <w:szCs w:val="24"/>
        </w:rPr>
      </w:pPr>
      <w:ins w:id="221" w:author="Parks, Robbie M" w:date="2018-10-29T14:50:00Z">
        <w:r w:rsidRPr="00636C9B">
          <w:rPr>
            <w:rFonts w:ascii="Times New Roman" w:hAnsi="Times New Roman"/>
            <w:sz w:val="24"/>
            <w:szCs w:val="24"/>
          </w:rPr>
          <w:t>87% deaths males and 13% in females</w:t>
        </w:r>
      </w:ins>
    </w:p>
    <w:p w14:paraId="53C8AF1A" w14:textId="63A1E914" w:rsidR="00B21DE1" w:rsidRPr="00636C9B" w:rsidRDefault="00B21DE1" w:rsidP="00AA22B2">
      <w:pPr>
        <w:pStyle w:val="ListParagraph"/>
        <w:numPr>
          <w:ilvl w:val="0"/>
          <w:numId w:val="10"/>
        </w:numPr>
        <w:spacing w:line="240" w:lineRule="auto"/>
        <w:rPr>
          <w:ins w:id="222" w:author="Parks, Robbie M" w:date="2018-10-29T14:50:00Z"/>
          <w:rFonts w:ascii="Times New Roman" w:hAnsi="Times New Roman"/>
          <w:sz w:val="24"/>
          <w:szCs w:val="24"/>
        </w:rPr>
      </w:pPr>
      <w:ins w:id="223" w:author="Parks, Robbie M" w:date="2018-10-29T14:50:00Z">
        <w:r w:rsidRPr="00636C9B">
          <w:rPr>
            <w:rFonts w:ascii="Times New Roman" w:hAnsi="Times New Roman"/>
            <w:sz w:val="24"/>
            <w:szCs w:val="24"/>
          </w:rPr>
          <w:t>461 (377, 543) unintentional injury deaths, with most in transport</w:t>
        </w:r>
      </w:ins>
    </w:p>
    <w:p w14:paraId="01841836" w14:textId="417A9979" w:rsidR="00B21DE1" w:rsidRPr="00636C9B" w:rsidRDefault="00B21DE1" w:rsidP="00AA22B2">
      <w:pPr>
        <w:pStyle w:val="ListParagraph"/>
        <w:numPr>
          <w:ilvl w:val="0"/>
          <w:numId w:val="10"/>
        </w:numPr>
        <w:spacing w:line="240" w:lineRule="auto"/>
        <w:rPr>
          <w:ins w:id="224" w:author="Parks, Robbie M" w:date="2018-10-29T14:51:00Z"/>
          <w:rFonts w:ascii="Times New Roman" w:hAnsi="Times New Roman"/>
          <w:sz w:val="24"/>
          <w:szCs w:val="24"/>
        </w:rPr>
      </w:pPr>
      <w:ins w:id="225" w:author="Parks, Robbie M" w:date="2018-10-29T14:50:00Z">
        <w:r w:rsidRPr="00636C9B">
          <w:rPr>
            <w:rFonts w:ascii="Times New Roman" w:hAnsi="Times New Roman"/>
            <w:sz w:val="24"/>
            <w:szCs w:val="24"/>
          </w:rPr>
          <w:t>480 (410, 550) intentional injury deaths, with most in intentional self-harm</w:t>
        </w:r>
      </w:ins>
    </w:p>
    <w:p w14:paraId="1503E06F" w14:textId="607CC750" w:rsidR="00B21DE1" w:rsidRPr="00636C9B" w:rsidRDefault="00B21DE1" w:rsidP="00AA22B2">
      <w:pPr>
        <w:pStyle w:val="ListParagraph"/>
        <w:numPr>
          <w:ilvl w:val="0"/>
          <w:numId w:val="10"/>
        </w:numPr>
        <w:spacing w:line="240" w:lineRule="auto"/>
        <w:rPr>
          <w:ins w:id="226" w:author="Parks, Robbie M" w:date="2018-10-29T14:51:00Z"/>
          <w:rFonts w:ascii="Times New Roman" w:hAnsi="Times New Roman"/>
          <w:sz w:val="24"/>
          <w:szCs w:val="24"/>
        </w:rPr>
      </w:pPr>
      <w:ins w:id="227" w:author="Parks, Robbie M" w:date="2018-10-29T14:51:00Z">
        <w:r w:rsidRPr="00636C9B">
          <w:rPr>
            <w:rFonts w:ascii="Times New Roman" w:hAnsi="Times New Roman"/>
            <w:sz w:val="24"/>
            <w:szCs w:val="24"/>
          </w:rPr>
          <w:t>Additional deaths mostly concentrated in adolescent to middle-aged males from 15-64 years, with 81% of all additional deaths th</w:t>
        </w:r>
        <w:r w:rsidR="00BC291C" w:rsidRPr="00636C9B">
          <w:rPr>
            <w:rFonts w:ascii="Times New Roman" w:hAnsi="Times New Roman"/>
            <w:sz w:val="24"/>
            <w:szCs w:val="24"/>
          </w:rPr>
          <w:t>e</w:t>
        </w:r>
        <w:r w:rsidRPr="00636C9B">
          <w:rPr>
            <w:rFonts w:ascii="Times New Roman" w:hAnsi="Times New Roman"/>
            <w:sz w:val="24"/>
            <w:szCs w:val="24"/>
          </w:rPr>
          <w:t>re</w:t>
        </w:r>
      </w:ins>
    </w:p>
    <w:p w14:paraId="2DF7451F" w14:textId="12B6C1CA" w:rsidR="00BC291C" w:rsidRPr="00636C9B" w:rsidRDefault="00BC291C" w:rsidP="00AA22B2">
      <w:pPr>
        <w:pStyle w:val="ListParagraph"/>
        <w:numPr>
          <w:ilvl w:val="0"/>
          <w:numId w:val="10"/>
        </w:numPr>
        <w:spacing w:line="240" w:lineRule="auto"/>
        <w:rPr>
          <w:ins w:id="228" w:author="Parks, Robbie M" w:date="2018-10-29T14:52:00Z"/>
          <w:rFonts w:ascii="Times New Roman" w:hAnsi="Times New Roman"/>
          <w:sz w:val="24"/>
          <w:szCs w:val="24"/>
        </w:rPr>
      </w:pPr>
      <w:ins w:id="229" w:author="Parks, Robbie M" w:date="2018-10-29T14:51:00Z">
        <w:r w:rsidRPr="00636C9B">
          <w:rPr>
            <w:rFonts w:ascii="Times New Roman" w:hAnsi="Times New Roman"/>
            <w:sz w:val="24"/>
            <w:szCs w:val="24"/>
          </w:rPr>
          <w:t>Largest single increase in an injury category for males and females alike would be in transport deaths with an increase of 385 (339,431) for males and 63 (39,88) for females</w:t>
        </w:r>
      </w:ins>
    </w:p>
    <w:p w14:paraId="3E2ACC04" w14:textId="5F2ED156" w:rsidR="00BC291C" w:rsidRPr="00636C9B" w:rsidRDefault="00BC291C" w:rsidP="00AA22B2">
      <w:pPr>
        <w:pStyle w:val="ListParagraph"/>
        <w:numPr>
          <w:ilvl w:val="0"/>
          <w:numId w:val="10"/>
        </w:numPr>
        <w:spacing w:line="240" w:lineRule="auto"/>
        <w:rPr>
          <w:ins w:id="230" w:author="Parks, Robbie M" w:date="2018-10-29T14:08:00Z"/>
          <w:rFonts w:ascii="Times New Roman" w:hAnsi="Times New Roman"/>
          <w:sz w:val="24"/>
          <w:szCs w:val="24"/>
        </w:rPr>
      </w:pPr>
      <w:ins w:id="231" w:author="Parks, Robbie M" w:date="2018-10-29T14:52:00Z">
        <w:r w:rsidRPr="00636C9B">
          <w:rPr>
            <w:rFonts w:ascii="Times New Roman" w:hAnsi="Times New Roman"/>
            <w:sz w:val="24"/>
            <w:szCs w:val="24"/>
          </w:rPr>
          <w:t>The only category of injury to exhibit a decrease in number of deaths would be fall deaths, with -87 (-130, -44) fewer male deaths and -44 (-89,2) fewer female deaths, largely contributed to by the reduction in falls deaths from males 55 years and over and females 65 years and over</w:t>
        </w:r>
      </w:ins>
    </w:p>
    <w:p w14:paraId="580116E8" w14:textId="03E92020" w:rsidR="00645C3A" w:rsidRPr="00636C9B" w:rsidRDefault="00B95386" w:rsidP="00AA22B2">
      <w:pPr>
        <w:spacing w:line="240" w:lineRule="auto"/>
        <w:rPr>
          <w:ins w:id="232" w:author="Parks, Robbie M" w:date="2018-10-29T14:32:00Z"/>
          <w:rFonts w:ascii="Times New Roman" w:hAnsi="Times New Roman"/>
          <w:sz w:val="24"/>
          <w:szCs w:val="24"/>
        </w:rPr>
      </w:pPr>
      <w:ins w:id="233" w:author="Parks, Robbie M" w:date="2018-10-29T14:08:00Z">
        <w:r w:rsidRPr="00636C9B">
          <w:rPr>
            <w:rFonts w:ascii="Times New Roman" w:hAnsi="Times New Roman"/>
            <w:i/>
            <w:sz w:val="24"/>
            <w:szCs w:val="24"/>
          </w:rPr>
          <w:t>Figure S1</w:t>
        </w:r>
      </w:ins>
    </w:p>
    <w:p w14:paraId="65A3622C" w14:textId="2D37C4A3" w:rsidR="00645C3A" w:rsidRPr="00636C9B" w:rsidRDefault="00AC30AB" w:rsidP="00AA22B2">
      <w:pPr>
        <w:spacing w:line="240" w:lineRule="auto"/>
        <w:rPr>
          <w:ins w:id="234" w:author="Parks, Robbie M" w:date="2018-10-29T14:08:00Z"/>
          <w:rFonts w:ascii="Times New Roman" w:hAnsi="Times New Roman"/>
          <w:sz w:val="24"/>
          <w:szCs w:val="24"/>
        </w:rPr>
      </w:pPr>
      <w:ins w:id="235" w:author="Parks, Robbie M" w:date="2018-10-29T14:52:00Z">
        <w:r w:rsidRPr="00636C9B">
          <w:rPr>
            <w:rFonts w:ascii="Times New Roman" w:hAnsi="Times New Roman"/>
            <w:sz w:val="24"/>
            <w:szCs w:val="24"/>
          </w:rPr>
          <w:t xml:space="preserve">[[[All </w:t>
        </w:r>
      </w:ins>
      <w:ins w:id="236" w:author="Parks, Robbie M" w:date="2018-10-29T14:32:00Z">
        <w:r w:rsidRPr="00636C9B">
          <w:rPr>
            <w:rFonts w:ascii="Times New Roman" w:hAnsi="Times New Roman"/>
            <w:sz w:val="24"/>
            <w:szCs w:val="24"/>
          </w:rPr>
          <w:t>r</w:t>
        </w:r>
        <w:r w:rsidR="00645C3A" w:rsidRPr="00636C9B">
          <w:rPr>
            <w:rFonts w:ascii="Times New Roman" w:hAnsi="Times New Roman"/>
            <w:sz w:val="24"/>
            <w:szCs w:val="24"/>
          </w:rPr>
          <w:t xml:space="preserve">esults for </w:t>
        </w:r>
      </w:ins>
      <w:ins w:id="237" w:author="Parks, Robbie M" w:date="2018-10-29T14:33:00Z">
        <w:r w:rsidR="00645C3A" w:rsidRPr="00636C9B">
          <w:rPr>
            <w:rFonts w:ascii="Times New Roman" w:hAnsi="Times New Roman"/>
            <w:sz w:val="24"/>
            <w:szCs w:val="24"/>
          </w:rPr>
          <w:t>1°C additional warming across all months</w:t>
        </w:r>
      </w:ins>
      <w:ins w:id="238" w:author="Parks, Robbie M" w:date="2018-10-29T14:52:00Z">
        <w:r w:rsidRPr="00636C9B">
          <w:rPr>
            <w:rFonts w:ascii="Times New Roman" w:hAnsi="Times New Roman"/>
            <w:sz w:val="24"/>
            <w:szCs w:val="24"/>
          </w:rPr>
          <w:t>]]]</w:t>
        </w:r>
      </w:ins>
    </w:p>
    <w:p w14:paraId="44AFB3FC" w14:textId="2A979409" w:rsidR="00B95386" w:rsidRPr="00636C9B" w:rsidRDefault="00A83200" w:rsidP="00AA22B2">
      <w:pPr>
        <w:pStyle w:val="ListParagraph"/>
        <w:numPr>
          <w:ilvl w:val="0"/>
          <w:numId w:val="10"/>
        </w:numPr>
        <w:spacing w:line="240" w:lineRule="auto"/>
        <w:rPr>
          <w:ins w:id="239" w:author="Parks, Robbie M" w:date="2018-10-29T14:33:00Z"/>
          <w:rFonts w:ascii="Times New Roman" w:hAnsi="Times New Roman"/>
          <w:sz w:val="24"/>
          <w:szCs w:val="24"/>
        </w:rPr>
      </w:pPr>
      <w:ins w:id="240" w:author="Parks, Robbie M" w:date="2018-10-29T14:32:00Z">
        <w:r w:rsidRPr="00636C9B">
          <w:rPr>
            <w:rFonts w:ascii="Times New Roman" w:hAnsi="Times New Roman"/>
            <w:sz w:val="24"/>
            <w:szCs w:val="24"/>
          </w:rPr>
          <w:t xml:space="preserve">Largest single </w:t>
        </w:r>
      </w:ins>
      <w:ins w:id="241" w:author="Parks, Robbie M" w:date="2018-10-29T14:33:00Z">
        <w:r w:rsidR="003B3A5E" w:rsidRPr="00636C9B">
          <w:rPr>
            <w:rFonts w:ascii="Times New Roman" w:hAnsi="Times New Roman"/>
            <w:sz w:val="24"/>
            <w:szCs w:val="24"/>
          </w:rPr>
          <w:t>increase</w:t>
        </w:r>
      </w:ins>
      <w:ins w:id="242" w:author="Parks, Robbie M" w:date="2018-10-29T14:32:00Z">
        <w:r w:rsidRPr="00636C9B">
          <w:rPr>
            <w:rFonts w:ascii="Times New Roman" w:hAnsi="Times New Roman"/>
            <w:sz w:val="24"/>
            <w:szCs w:val="24"/>
          </w:rPr>
          <w:t xml:space="preserve"> for </w:t>
        </w:r>
        <w:proofErr w:type="spellStart"/>
        <w:r w:rsidRPr="00636C9B">
          <w:rPr>
            <w:rFonts w:ascii="Times New Roman" w:hAnsi="Times New Roman"/>
            <w:sz w:val="24"/>
            <w:szCs w:val="24"/>
          </w:rPr>
          <w:t>drownings</w:t>
        </w:r>
        <w:proofErr w:type="spellEnd"/>
        <w:r w:rsidRPr="00636C9B">
          <w:rPr>
            <w:rFonts w:ascii="Times New Roman" w:hAnsi="Times New Roman"/>
            <w:sz w:val="24"/>
            <w:szCs w:val="24"/>
          </w:rPr>
          <w:t xml:space="preserve"> in men aged between 15 and 24 years at 8.3% (7.3%, 9.3)</w:t>
        </w:r>
      </w:ins>
    </w:p>
    <w:p w14:paraId="5CB22ACD" w14:textId="53FD7B89" w:rsidR="003B3A5E" w:rsidRPr="00636C9B" w:rsidRDefault="003B3A5E" w:rsidP="00AA22B2">
      <w:pPr>
        <w:pStyle w:val="ListParagraph"/>
        <w:numPr>
          <w:ilvl w:val="0"/>
          <w:numId w:val="10"/>
        </w:numPr>
        <w:spacing w:line="240" w:lineRule="auto"/>
        <w:rPr>
          <w:ins w:id="243" w:author="Parks, Robbie M" w:date="2018-10-29T14:32:00Z"/>
          <w:rFonts w:ascii="Times New Roman" w:hAnsi="Times New Roman"/>
          <w:sz w:val="24"/>
          <w:szCs w:val="24"/>
        </w:rPr>
      </w:pPr>
      <w:ins w:id="244" w:author="Parks, Robbie M" w:date="2018-10-29T14:33:00Z">
        <w:r w:rsidRPr="00636C9B">
          <w:rPr>
            <w:rFonts w:ascii="Times New Roman" w:hAnsi="Times New Roman"/>
            <w:sz w:val="24"/>
            <w:szCs w:val="24"/>
          </w:rPr>
          <w:t>Largest decrease in fall deaths in men age 85+ years at -0.7% (-1.1%,-0.2%)</w:t>
        </w:r>
      </w:ins>
    </w:p>
    <w:p w14:paraId="2A4F5236" w14:textId="0D1FA9FB" w:rsidR="00A83200" w:rsidRPr="00636C9B" w:rsidRDefault="003B3A5E" w:rsidP="00AA22B2">
      <w:pPr>
        <w:pStyle w:val="ListParagraph"/>
        <w:numPr>
          <w:ilvl w:val="0"/>
          <w:numId w:val="10"/>
        </w:numPr>
        <w:spacing w:line="240" w:lineRule="auto"/>
        <w:rPr>
          <w:ins w:id="245" w:author="Parks, Robbie M" w:date="2018-10-29T14:33:00Z"/>
          <w:rFonts w:ascii="Times New Roman" w:hAnsi="Times New Roman"/>
          <w:sz w:val="24"/>
          <w:szCs w:val="24"/>
        </w:rPr>
      </w:pPr>
      <w:ins w:id="246" w:author="Parks, Robbie M" w:date="2018-10-29T14:33:00Z">
        <w:r w:rsidRPr="00636C9B">
          <w:rPr>
            <w:rFonts w:ascii="Times New Roman" w:hAnsi="Times New Roman"/>
            <w:sz w:val="24"/>
            <w:szCs w:val="24"/>
          </w:rPr>
          <w:t xml:space="preserve">Excess risk from transport was larger in male age groups than in females, except 5-14, 65-74 and 85+ </w:t>
        </w:r>
        <w:proofErr w:type="gramStart"/>
        <w:r w:rsidRPr="00636C9B">
          <w:rPr>
            <w:rFonts w:ascii="Times New Roman" w:hAnsi="Times New Roman"/>
            <w:sz w:val="24"/>
            <w:szCs w:val="24"/>
          </w:rPr>
          <w:t>years</w:t>
        </w:r>
        <w:proofErr w:type="gramEnd"/>
        <w:r w:rsidRPr="00636C9B">
          <w:rPr>
            <w:rFonts w:ascii="Times New Roman" w:hAnsi="Times New Roman"/>
            <w:sz w:val="24"/>
            <w:szCs w:val="24"/>
          </w:rPr>
          <w:t xml:space="preserve"> age groups.</w:t>
        </w:r>
      </w:ins>
    </w:p>
    <w:p w14:paraId="111D7127" w14:textId="153E7E8F" w:rsidR="003B3A5E" w:rsidRPr="00636C9B" w:rsidRDefault="003B3A5E" w:rsidP="00AA22B2">
      <w:pPr>
        <w:pStyle w:val="ListParagraph"/>
        <w:numPr>
          <w:ilvl w:val="0"/>
          <w:numId w:val="10"/>
        </w:numPr>
        <w:spacing w:line="240" w:lineRule="auto"/>
        <w:rPr>
          <w:ins w:id="247" w:author="Parks, Robbie M" w:date="2018-10-29T14:34:00Z"/>
          <w:rFonts w:ascii="Times New Roman" w:hAnsi="Times New Roman"/>
          <w:sz w:val="24"/>
          <w:szCs w:val="24"/>
        </w:rPr>
      </w:pPr>
      <w:ins w:id="248" w:author="Parks, Robbie M" w:date="2018-10-29T14:34:00Z">
        <w:r w:rsidRPr="00636C9B">
          <w:rPr>
            <w:rFonts w:ascii="Times New Roman" w:hAnsi="Times New Roman"/>
            <w:sz w:val="24"/>
            <w:szCs w:val="24"/>
          </w:rPr>
          <w:t>Excess risk in falls for both males and females went from positive to negative from younger to older age groups respectively.</w:t>
        </w:r>
      </w:ins>
    </w:p>
    <w:p w14:paraId="58F885D9" w14:textId="77777777" w:rsidR="003A52B4" w:rsidRPr="00636C9B" w:rsidRDefault="003B3A5E" w:rsidP="00AA22B2">
      <w:pPr>
        <w:pStyle w:val="ListParagraph"/>
        <w:numPr>
          <w:ilvl w:val="0"/>
          <w:numId w:val="10"/>
        </w:numPr>
        <w:spacing w:line="240" w:lineRule="auto"/>
        <w:rPr>
          <w:ins w:id="249" w:author="Parks, Robbie M" w:date="2018-10-29T14:34:00Z"/>
          <w:rFonts w:ascii="Times New Roman" w:hAnsi="Times New Roman"/>
          <w:sz w:val="24"/>
          <w:szCs w:val="24"/>
        </w:rPr>
      </w:pPr>
      <w:ins w:id="250" w:author="Parks, Robbie M" w:date="2018-10-29T14:34:00Z">
        <w:r w:rsidRPr="00636C9B">
          <w:rPr>
            <w:rFonts w:ascii="Times New Roman" w:hAnsi="Times New Roman"/>
            <w:sz w:val="24"/>
            <w:szCs w:val="24"/>
          </w:rPr>
          <w:t xml:space="preserve">larger excess risk </w:t>
        </w:r>
      </w:ins>
      <w:ins w:id="251" w:author="Parks, Robbie M" w:date="2018-10-29T14:38:00Z">
        <w:r w:rsidR="003A52B4" w:rsidRPr="00636C9B">
          <w:rPr>
            <w:rFonts w:ascii="Times New Roman" w:hAnsi="Times New Roman"/>
            <w:sz w:val="24"/>
            <w:szCs w:val="24"/>
          </w:rPr>
          <w:t xml:space="preserve">for drowning in </w:t>
        </w:r>
      </w:ins>
      <w:ins w:id="252" w:author="Parks, Robbie M" w:date="2018-10-29T14:34:00Z">
        <w:r w:rsidR="003A52B4" w:rsidRPr="00636C9B">
          <w:rPr>
            <w:rFonts w:ascii="Times New Roman" w:hAnsi="Times New Roman"/>
            <w:sz w:val="24"/>
            <w:szCs w:val="24"/>
          </w:rPr>
          <w:t>younger males than elsewhere</w:t>
        </w:r>
      </w:ins>
    </w:p>
    <w:p w14:paraId="44D09776" w14:textId="77777777" w:rsidR="003A52B4" w:rsidRPr="00636C9B" w:rsidRDefault="003B3A5E" w:rsidP="00AA22B2">
      <w:pPr>
        <w:pStyle w:val="ListParagraph"/>
        <w:numPr>
          <w:ilvl w:val="0"/>
          <w:numId w:val="10"/>
        </w:numPr>
        <w:spacing w:line="240" w:lineRule="auto"/>
        <w:rPr>
          <w:ins w:id="253" w:author="Parks, Robbie M" w:date="2018-10-29T14:38:00Z"/>
          <w:rFonts w:ascii="Times New Roman" w:hAnsi="Times New Roman"/>
          <w:sz w:val="24"/>
          <w:szCs w:val="24"/>
        </w:rPr>
      </w:pPr>
      <w:proofErr w:type="gramStart"/>
      <w:ins w:id="254" w:author="Parks, Robbie M" w:date="2018-10-29T14:34:00Z">
        <w:r w:rsidRPr="00636C9B">
          <w:rPr>
            <w:rFonts w:ascii="Times New Roman" w:hAnsi="Times New Roman"/>
            <w:sz w:val="24"/>
            <w:szCs w:val="24"/>
          </w:rPr>
          <w:t>females</w:t>
        </w:r>
        <w:proofErr w:type="gramEnd"/>
        <w:r w:rsidRPr="00636C9B">
          <w:rPr>
            <w:rFonts w:ascii="Times New Roman" w:hAnsi="Times New Roman"/>
            <w:sz w:val="24"/>
            <w:szCs w:val="24"/>
          </w:rPr>
          <w:t xml:space="preserve"> peaked in risk between 5 and 14 years at 4.1% (2.2%, 6.1%)</w:t>
        </w:r>
      </w:ins>
    </w:p>
    <w:p w14:paraId="256C0CA2" w14:textId="0964EC7F" w:rsidR="003B3A5E" w:rsidRPr="00636C9B" w:rsidRDefault="003B3A5E" w:rsidP="00AA22B2">
      <w:pPr>
        <w:pStyle w:val="ListParagraph"/>
        <w:numPr>
          <w:ilvl w:val="0"/>
          <w:numId w:val="10"/>
        </w:numPr>
        <w:spacing w:line="240" w:lineRule="auto"/>
        <w:rPr>
          <w:ins w:id="255" w:author="Parks, Robbie M" w:date="2018-10-29T14:08:00Z"/>
          <w:rFonts w:ascii="Times New Roman" w:hAnsi="Times New Roman"/>
          <w:sz w:val="24"/>
          <w:szCs w:val="24"/>
        </w:rPr>
      </w:pPr>
      <w:ins w:id="256" w:author="Parks, Robbie M" w:date="2018-10-29T14:34:00Z">
        <w:r w:rsidRPr="00636C9B">
          <w:rPr>
            <w:rFonts w:ascii="Times New Roman" w:hAnsi="Times New Roman"/>
            <w:sz w:val="24"/>
            <w:szCs w:val="24"/>
          </w:rPr>
          <w:t xml:space="preserve"> </w:t>
        </w:r>
      </w:ins>
      <w:ins w:id="257" w:author="Parks, Robbie M" w:date="2018-10-29T14:39:00Z">
        <w:r w:rsidR="00012A43" w:rsidRPr="00636C9B">
          <w:rPr>
            <w:rFonts w:ascii="Times New Roman" w:hAnsi="Times New Roman"/>
            <w:sz w:val="24"/>
            <w:szCs w:val="24"/>
          </w:rPr>
          <w:t>Excess risk from assault and intentional self-harm was comparable across sexes and ages above 5</w:t>
        </w:r>
      </w:ins>
    </w:p>
    <w:p w14:paraId="7C4CEF98" w14:textId="2E26413A" w:rsidR="00AC30AB" w:rsidRPr="00636C9B" w:rsidRDefault="00B95386" w:rsidP="00AA22B2">
      <w:pPr>
        <w:spacing w:line="240" w:lineRule="auto"/>
        <w:rPr>
          <w:ins w:id="258" w:author="Parks, Robbie M" w:date="2018-10-29T14:52:00Z"/>
          <w:rFonts w:ascii="Times New Roman" w:hAnsi="Times New Roman"/>
          <w:i/>
          <w:sz w:val="24"/>
          <w:szCs w:val="24"/>
        </w:rPr>
      </w:pPr>
      <w:ins w:id="259" w:author="Parks, Robbie M" w:date="2018-10-29T14:08:00Z">
        <w:r w:rsidRPr="00636C9B">
          <w:rPr>
            <w:rFonts w:ascii="Times New Roman" w:hAnsi="Times New Roman"/>
            <w:i/>
            <w:sz w:val="24"/>
            <w:szCs w:val="24"/>
          </w:rPr>
          <w:t>Figure S2</w:t>
        </w:r>
      </w:ins>
    </w:p>
    <w:p w14:paraId="4F362F9D" w14:textId="252ADB44" w:rsidR="00AC30AB" w:rsidRPr="00636C9B" w:rsidRDefault="00AC30AB" w:rsidP="00AA22B2">
      <w:pPr>
        <w:spacing w:line="240" w:lineRule="auto"/>
        <w:rPr>
          <w:ins w:id="260" w:author="Parks, Robbie M" w:date="2018-10-29T14:08:00Z"/>
          <w:rFonts w:ascii="Times New Roman" w:hAnsi="Times New Roman"/>
          <w:sz w:val="24"/>
          <w:szCs w:val="24"/>
        </w:rPr>
      </w:pPr>
      <w:ins w:id="261" w:author="Parks, Robbie M" w:date="2018-10-29T14:52:00Z">
        <w:r w:rsidRPr="00636C9B">
          <w:rPr>
            <w:rFonts w:ascii="Times New Roman" w:hAnsi="Times New Roman"/>
            <w:sz w:val="24"/>
            <w:szCs w:val="24"/>
          </w:rPr>
          <w:t>[[[All results for 1°C additional warming across all months]]]</w:t>
        </w:r>
      </w:ins>
    </w:p>
    <w:p w14:paraId="363AC220" w14:textId="2921783D" w:rsidR="00B95386" w:rsidRPr="00636C9B" w:rsidRDefault="00012A43" w:rsidP="00AA22B2">
      <w:pPr>
        <w:pStyle w:val="ListParagraph"/>
        <w:numPr>
          <w:ilvl w:val="0"/>
          <w:numId w:val="10"/>
        </w:numPr>
        <w:spacing w:line="240" w:lineRule="auto"/>
        <w:rPr>
          <w:ins w:id="262" w:author="Ezzati, Majid" w:date="2018-10-22T19:48:00Z"/>
          <w:rFonts w:ascii="Times New Roman" w:hAnsi="Times New Roman"/>
          <w:i/>
          <w:sz w:val="24"/>
          <w:szCs w:val="24"/>
        </w:rPr>
      </w:pPr>
      <w:ins w:id="263" w:author="Parks, Robbie M" w:date="2018-10-29T14:39:00Z">
        <w:r w:rsidRPr="00636C9B">
          <w:rPr>
            <w:rFonts w:ascii="Times New Roman" w:hAnsi="Times New Roman"/>
            <w:sz w:val="24"/>
            <w:szCs w:val="24"/>
          </w:rPr>
          <w:t xml:space="preserve">Variation in excess risk over month was less evident in all injury categories apart from </w:t>
        </w:r>
        <w:proofErr w:type="spellStart"/>
        <w:r w:rsidRPr="00636C9B">
          <w:rPr>
            <w:rFonts w:ascii="Times New Roman" w:hAnsi="Times New Roman"/>
            <w:sz w:val="24"/>
            <w:szCs w:val="24"/>
          </w:rPr>
          <w:t>drownings</w:t>
        </w:r>
        <w:proofErr w:type="spellEnd"/>
        <w:r w:rsidRPr="00636C9B">
          <w:rPr>
            <w:rFonts w:ascii="Times New Roman" w:hAnsi="Times New Roman"/>
            <w:sz w:val="24"/>
            <w:szCs w:val="24"/>
          </w:rPr>
          <w:t>, which demonstrated a large peak in the summer for both males and females</w:t>
        </w:r>
      </w:ins>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6F1D2F30" w14:textId="60D1DEC9" w:rsidR="00A36DB1" w:rsidRPr="00636C9B" w:rsidDel="00CC6021" w:rsidRDefault="003108C5" w:rsidP="00D76DF7">
      <w:pPr>
        <w:spacing w:after="0" w:line="480" w:lineRule="auto"/>
        <w:jc w:val="both"/>
        <w:rPr>
          <w:del w:id="264" w:author="Parks, Robbie M" w:date="2018-11-01T11:52:00Z"/>
          <w:rFonts w:ascii="Times New Roman" w:hAnsi="Times New Roman"/>
          <w:sz w:val="24"/>
          <w:szCs w:val="24"/>
        </w:rPr>
      </w:pPr>
      <w:del w:id="265" w:author="Parks, Robbie M" w:date="2018-11-01T11:52:00Z">
        <w:r w:rsidRPr="00636C9B" w:rsidDel="00CC6021">
          <w:rPr>
            <w:rFonts w:ascii="Times New Roman" w:hAnsi="Times New Roman"/>
            <w:sz w:val="24"/>
            <w:szCs w:val="24"/>
          </w:rPr>
          <w:delText xml:space="preserve">We have designed </w:delText>
        </w:r>
        <w:r w:rsidR="00040D7A" w:rsidRPr="00636C9B" w:rsidDel="00CC6021">
          <w:rPr>
            <w:rFonts w:ascii="Times New Roman" w:hAnsi="Times New Roman"/>
            <w:sz w:val="24"/>
            <w:szCs w:val="24"/>
          </w:rPr>
          <w:delText>our</w:delText>
        </w:r>
        <w:r w:rsidRPr="00636C9B" w:rsidDel="00CC6021">
          <w:rPr>
            <w:rFonts w:ascii="Times New Roman" w:hAnsi="Times New Roman"/>
            <w:sz w:val="24"/>
            <w:szCs w:val="24"/>
          </w:rPr>
          <w:delText xml:space="preserve"> study to reflect how </w:delText>
        </w:r>
        <w:r w:rsidR="00040D7A" w:rsidRPr="00636C9B" w:rsidDel="00CC6021">
          <w:rPr>
            <w:rFonts w:ascii="Times New Roman" w:hAnsi="Times New Roman"/>
            <w:sz w:val="24"/>
            <w:szCs w:val="24"/>
          </w:rPr>
          <w:delText xml:space="preserve">mortality in </w:delText>
        </w:r>
        <w:r w:rsidR="00BD4A20" w:rsidRPr="00636C9B" w:rsidDel="00CC6021">
          <w:rPr>
            <w:rFonts w:ascii="Times New Roman" w:hAnsi="Times New Roman"/>
            <w:sz w:val="24"/>
            <w:szCs w:val="24"/>
          </w:rPr>
          <w:delText xml:space="preserve">various </w:delText>
        </w:r>
        <w:r w:rsidR="00040D7A" w:rsidRPr="00636C9B" w:rsidDel="00CC6021">
          <w:rPr>
            <w:rFonts w:ascii="Times New Roman" w:hAnsi="Times New Roman"/>
            <w:sz w:val="24"/>
            <w:szCs w:val="24"/>
          </w:rPr>
          <w:delText>categories</w:delText>
        </w:r>
        <w:r w:rsidR="00BD4A20" w:rsidRPr="00636C9B" w:rsidDel="00CC6021">
          <w:rPr>
            <w:rFonts w:ascii="Times New Roman" w:hAnsi="Times New Roman"/>
            <w:sz w:val="24"/>
            <w:szCs w:val="24"/>
          </w:rPr>
          <w:delText xml:space="preserve"> of injury </w:delText>
        </w:r>
        <w:r w:rsidRPr="00636C9B" w:rsidDel="00CC6021">
          <w:rPr>
            <w:rFonts w:ascii="Times New Roman" w:hAnsi="Times New Roman"/>
            <w:sz w:val="24"/>
            <w:szCs w:val="24"/>
          </w:rPr>
          <w:delText xml:space="preserve">could </w:delText>
        </w:r>
        <w:r w:rsidR="00040D7A" w:rsidRPr="00636C9B" w:rsidDel="00CC6021">
          <w:rPr>
            <w:rFonts w:ascii="Times New Roman" w:hAnsi="Times New Roman"/>
            <w:sz w:val="24"/>
            <w:szCs w:val="24"/>
          </w:rPr>
          <w:delText>be affected by anomalous temperature</w:delText>
        </w:r>
        <w:r w:rsidR="001B4AE9" w:rsidRPr="00636C9B" w:rsidDel="00CC6021">
          <w:rPr>
            <w:rFonts w:ascii="Times New Roman" w:hAnsi="Times New Roman"/>
            <w:sz w:val="24"/>
            <w:szCs w:val="24"/>
          </w:rPr>
          <w:delText xml:space="preserve">. </w:delText>
        </w:r>
        <w:r w:rsidR="00A36DB1" w:rsidRPr="00636C9B" w:rsidDel="00CC6021">
          <w:rPr>
            <w:rFonts w:ascii="Times New Roman" w:hAnsi="Times New Roman"/>
            <w:sz w:val="24"/>
            <w:szCs w:val="24"/>
          </w:rPr>
          <w:delText xml:space="preserve">By examining age-sex groups </w:delText>
        </w:r>
        <w:r w:rsidR="001B4AE9" w:rsidRPr="00636C9B" w:rsidDel="00CC6021">
          <w:rPr>
            <w:rFonts w:ascii="Times New Roman" w:hAnsi="Times New Roman"/>
            <w:sz w:val="24"/>
            <w:szCs w:val="24"/>
          </w:rPr>
          <w:delText xml:space="preserve">with injury categories </w:delText>
        </w:r>
        <w:r w:rsidR="00A36DB1" w:rsidRPr="00636C9B" w:rsidDel="00CC6021">
          <w:rPr>
            <w:rFonts w:ascii="Times New Roman" w:hAnsi="Times New Roman"/>
            <w:sz w:val="24"/>
            <w:szCs w:val="24"/>
          </w:rPr>
          <w:delText xml:space="preserve">distinctly, we have </w:delText>
        </w:r>
        <w:r w:rsidR="007A02F0" w:rsidRPr="00636C9B" w:rsidDel="00CC6021">
          <w:rPr>
            <w:rFonts w:ascii="Times New Roman" w:hAnsi="Times New Roman"/>
            <w:sz w:val="24"/>
            <w:szCs w:val="24"/>
          </w:rPr>
          <w:delText xml:space="preserve">identified how </w:delText>
        </w:r>
        <w:r w:rsidR="00A00400" w:rsidRPr="00636C9B" w:rsidDel="00CC6021">
          <w:rPr>
            <w:rFonts w:ascii="Times New Roman" w:hAnsi="Times New Roman"/>
            <w:sz w:val="24"/>
            <w:szCs w:val="24"/>
          </w:rPr>
          <w:delText xml:space="preserve">particular groups may have distinct excess risk </w:delText>
        </w:r>
        <w:r w:rsidR="00956D2B" w:rsidRPr="00636C9B" w:rsidDel="00CC6021">
          <w:rPr>
            <w:rFonts w:ascii="Times New Roman" w:hAnsi="Times New Roman"/>
            <w:sz w:val="24"/>
            <w:szCs w:val="24"/>
          </w:rPr>
          <w:delText xml:space="preserve">for temperature shifts. </w:delText>
        </w:r>
        <w:r w:rsidRPr="00636C9B" w:rsidDel="00CC6021">
          <w:rPr>
            <w:rFonts w:ascii="Times New Roman" w:hAnsi="Times New Roman"/>
            <w:sz w:val="24"/>
            <w:szCs w:val="24"/>
          </w:rPr>
          <w:delText>There exist not only distinct patterns for age groups, but also between men and women within the</w:delText>
        </w:r>
        <w:r w:rsidR="00E7061A" w:rsidRPr="00636C9B" w:rsidDel="00CC6021">
          <w:rPr>
            <w:rFonts w:ascii="Times New Roman" w:hAnsi="Times New Roman"/>
            <w:sz w:val="24"/>
            <w:szCs w:val="24"/>
          </w:rPr>
          <w:delText xml:space="preserve"> same age groups and across months</w:delText>
        </w:r>
        <w:r w:rsidRPr="00636C9B" w:rsidDel="00CC6021">
          <w:rPr>
            <w:rFonts w:ascii="Times New Roman" w:hAnsi="Times New Roman"/>
            <w:sz w:val="24"/>
            <w:szCs w:val="24"/>
          </w:rPr>
          <w:delText>.</w:delText>
        </w:r>
      </w:del>
    </w:p>
    <w:p w14:paraId="56371862" w14:textId="77777777" w:rsidR="00090A3A" w:rsidRPr="00636C9B" w:rsidDel="00CC6021" w:rsidRDefault="00090A3A" w:rsidP="00D76DF7">
      <w:pPr>
        <w:spacing w:after="0" w:line="480" w:lineRule="auto"/>
        <w:jc w:val="both"/>
        <w:rPr>
          <w:del w:id="266" w:author="Parks, Robbie M" w:date="2018-11-01T11:52:00Z"/>
          <w:rFonts w:ascii="Times New Roman" w:hAnsi="Times New Roman"/>
          <w:sz w:val="24"/>
          <w:szCs w:val="24"/>
        </w:rPr>
      </w:pPr>
    </w:p>
    <w:p w14:paraId="2EEE5EBC" w14:textId="22B74663" w:rsidR="00090A3A" w:rsidRPr="00636C9B" w:rsidRDefault="00090A3A" w:rsidP="00D76DF7">
      <w:pPr>
        <w:spacing w:after="0" w:line="480" w:lineRule="auto"/>
        <w:jc w:val="both"/>
        <w:rPr>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B17AA3" w:rsidRPr="00636C9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instrText>
      </w:r>
      <w:r w:rsidR="00914974" w:rsidRPr="00636C9B">
        <w:rPr>
          <w:rFonts w:ascii="Times New Roman" w:hAnsi="Times New Roman"/>
          <w:sz w:val="24"/>
          <w:szCs w:val="24"/>
        </w:rPr>
        <w:fldChar w:fldCharType="separate"/>
      </w:r>
      <w:r w:rsidR="00914974" w:rsidRPr="00636C9B">
        <w:rPr>
          <w:rFonts w:ascii="Times New Roman" w:hAnsi="Times New Roman"/>
          <w:noProof/>
          <w:sz w:val="24"/>
          <w:szCs w:val="24"/>
          <w:vertAlign w:val="superscript"/>
        </w:rPr>
        <w:t>5</w:t>
      </w:r>
      <w:r w:rsidR="00914974" w:rsidRPr="00636C9B">
        <w:rPr>
          <w:rFonts w:ascii="Times New Roman" w:hAnsi="Times New Roman"/>
          <w:sz w:val="24"/>
          <w:szCs w:val="24"/>
        </w:rPr>
        <w:fldChar w:fldCharType="end"/>
      </w:r>
    </w:p>
    <w:p w14:paraId="4DC4DB94" w14:textId="77777777" w:rsidR="00CE4993" w:rsidRPr="00636C9B" w:rsidRDefault="00CE4993" w:rsidP="00D76DF7">
      <w:pPr>
        <w:spacing w:after="0" w:line="480" w:lineRule="auto"/>
        <w:jc w:val="both"/>
        <w:rPr>
          <w:rFonts w:ascii="Times New Roman" w:hAnsi="Times New Roman"/>
          <w:sz w:val="24"/>
          <w:szCs w:val="24"/>
        </w:rPr>
      </w:pPr>
    </w:p>
    <w:p w14:paraId="737731DE" w14:textId="7E9C4EBB"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Transport</w:t>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356A15A3" w14:textId="37F108C5" w:rsidR="00D44AA8" w:rsidRPr="00636C9B" w:rsidRDefault="00AA22B2" w:rsidP="00D76DF7">
      <w:pPr>
        <w:pStyle w:val="ListParagraph"/>
        <w:numPr>
          <w:ilvl w:val="0"/>
          <w:numId w:val="7"/>
        </w:numPr>
        <w:spacing w:after="0" w:line="480" w:lineRule="auto"/>
        <w:jc w:val="both"/>
        <w:rPr>
          <w:rFonts w:ascii="Times New Roman" w:hAnsi="Times New Roman"/>
          <w:sz w:val="24"/>
          <w:szCs w:val="24"/>
        </w:rPr>
      </w:pPr>
      <w:ins w:id="267" w:author="Parks, Robbie M" w:date="2018-11-01T11:47:00Z">
        <w:r w:rsidRPr="00636C9B" w:rsidDel="00AA22B2">
          <w:rPr>
            <w:rFonts w:ascii="Times New Roman" w:hAnsi="Times New Roman"/>
            <w:sz w:val="24"/>
            <w:szCs w:val="24"/>
          </w:rPr>
          <w:t xml:space="preserve"> </w:t>
        </w:r>
      </w:ins>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p>
    <w:p w14:paraId="239571D4" w14:textId="2F024B0A" w:rsidR="0088535B" w:rsidRPr="00636C9B" w:rsidDel="00176D12" w:rsidRDefault="00192959" w:rsidP="00D76DF7">
      <w:pPr>
        <w:pStyle w:val="ListParagraph"/>
        <w:numPr>
          <w:ilvl w:val="0"/>
          <w:numId w:val="7"/>
        </w:numPr>
        <w:spacing w:after="0" w:line="480" w:lineRule="auto"/>
        <w:jc w:val="both"/>
        <w:rPr>
          <w:rFonts w:ascii="Times New Roman" w:hAnsi="Times New Roman"/>
          <w:sz w:val="24"/>
          <w:szCs w:val="24"/>
        </w:rPr>
      </w:pPr>
      <w:moveFromRangeStart w:id="268" w:author="Ezzati, Majid" w:date="2018-10-22T19:42:00Z" w:name="move528000693"/>
      <w:moveFrom w:id="269" w:author="Ezzati, Majid" w:date="2018-10-22T19:42:00Z">
        <w:r w:rsidRPr="00636C9B" w:rsidDel="00176D12">
          <w:rPr>
            <w:rFonts w:ascii="Times New Roman" w:hAnsi="Times New Roman"/>
            <w:sz w:val="24"/>
            <w:szCs w:val="24"/>
          </w:rPr>
          <w:t>Visual acuity lowered by increases in temperature</w:t>
        </w:r>
        <w:r w:rsidR="0041272D" w:rsidRPr="00636C9B" w:rsidDel="00176D12">
          <w:rPr>
            <w:rFonts w:ascii="Times New Roman" w:hAnsi="Times New Roman"/>
            <w:sz w:val="24"/>
            <w:szCs w:val="24"/>
          </w:rPr>
          <w:t>.</w:t>
        </w:r>
        <w:r w:rsidR="00EF3762" w:rsidRPr="00636C9B" w:rsidDel="00176D12">
          <w:rPr>
            <w:rFonts w:ascii="Times New Roman" w:hAnsi="Times New Roman"/>
            <w:sz w:val="24"/>
            <w:szCs w:val="24"/>
          </w:rPr>
          <w:fldChar w:fldCharType="begin" w:fldLock="1"/>
        </w:r>
        <w:r w:rsidR="00914974" w:rsidRPr="00636C9B" w:rsidDel="00176D12">
          <w:rPr>
            <w:rFonts w:ascii="Times New Roman" w:hAnsi="Times New Roman"/>
            <w:sz w:val="24"/>
            <w:szCs w:val="24"/>
          </w:rPr>
          <w:instrText>ADDIN CSL_CITATION {"citationItems":[{"id":"ITEM-1","itemData":{"DOI":"10.1080/00140138408963605","ISSN":"13665847","abstract":"\"</w:instrText>
        </w:r>
        <w:r w:rsidR="00914974" w:rsidRPr="00636C9B" w:rsidDel="00176D12">
          <w:rPr>
            <w:rFonts w:ascii="Times New Roman" w:hAnsi="Times New Roman" w:hint="eastAsia"/>
            <w:sz w:val="24"/>
            <w:szCs w:val="24"/>
          </w:rPr>
          <w:instrText>視力に及ぼす熱の影響</w:instrText>
        </w:r>
        <w:r w:rsidR="00914974" w:rsidRPr="00636C9B" w:rsidDel="00176D12">
          <w:rPr>
            <w:rFonts w:ascii="Times New Roman" w:hAnsi="Times New Roman"/>
            <w:sz w:val="24"/>
            <w:szCs w:val="24"/>
          </w:rPr>
          <w:instrText xml:space="preserve">  </w:instrText>
        </w:r>
        <w:r w:rsidR="00914974" w:rsidRPr="00636C9B" w:rsidDel="00176D12">
          <w:rPr>
            <w:rFonts w:ascii="Times New Roman" w:hAnsi="Times New Roman" w:hint="eastAsia"/>
            <w:sz w:val="24"/>
            <w:szCs w:val="24"/>
          </w:rPr>
          <w:instrText xml:space="preserve">　</w:instrText>
        </w:r>
        <w:r w:rsidR="00914974" w:rsidRPr="00636C9B" w:rsidDel="00176D12">
          <w:rPr>
            <w:rFonts w:ascii="Times New Roman" w:hAnsi="Times New Roman"/>
            <w:sz w:val="24"/>
            <w:szCs w:val="24"/>
          </w:rPr>
          <w:instrText>9</w:instrText>
        </w:r>
        <w:r w:rsidR="00914974" w:rsidRPr="00636C9B" w:rsidDel="00176D12">
          <w:rPr>
            <w:rFonts w:ascii="Times New Roman" w:hAnsi="Times New Roman" w:hint="eastAsia"/>
            <w:sz w:val="24"/>
            <w:szCs w:val="24"/>
          </w:rPr>
          <w:instrText>名の被験者の視力を</w:instrText>
        </w:r>
        <w:r w:rsidR="00914974" w:rsidRPr="00636C9B" w:rsidDel="00176D12">
          <w:rPr>
            <w:rFonts w:ascii="Times New Roman" w:hAnsi="Times New Roman"/>
            <w:sz w:val="24"/>
            <w:szCs w:val="24"/>
          </w:rPr>
          <w:instrText>3</w:instrText>
        </w:r>
        <w:r w:rsidR="00914974" w:rsidRPr="00636C9B" w:rsidDel="00176D12">
          <w:rPr>
            <w:rFonts w:ascii="Times New Roman" w:hAnsi="Times New Roman" w:hint="eastAsia"/>
            <w:sz w:val="24"/>
            <w:szCs w:val="24"/>
          </w:rPr>
          <w:instrText>つの条件下でランドルト環を用いて測定した。</w:instrText>
        </w:r>
        <w:r w:rsidR="00914974" w:rsidRPr="00636C9B" w:rsidDel="00176D12">
          <w:rPr>
            <w:rFonts w:ascii="Times New Roman" w:hAnsi="Times New Roman"/>
            <w:sz w:val="24"/>
            <w:szCs w:val="24"/>
          </w:rPr>
          <w:instrText>3</w:instrText>
        </w:r>
        <w:r w:rsidR="00914974" w:rsidRPr="00636C9B" w:rsidDel="00176D12">
          <w:rPr>
            <w:rFonts w:ascii="Times New Roman" w:hAnsi="Times New Roman" w:hint="eastAsia"/>
            <w:sz w:val="24"/>
            <w:szCs w:val="24"/>
          </w:rPr>
          <w:instrText>つの条件とは（</w:instrText>
        </w:r>
        <w:r w:rsidR="00914974" w:rsidRPr="00636C9B" w:rsidDel="00176D12">
          <w:rPr>
            <w:rFonts w:ascii="Times New Roman" w:hAnsi="Times New Roman"/>
            <w:sz w:val="24"/>
            <w:szCs w:val="24"/>
          </w:rPr>
          <w:instrText>1</w:instrText>
        </w:r>
        <w:r w:rsidR="00914974" w:rsidRPr="00636C9B" w:rsidDel="00176D12">
          <w:rPr>
            <w:rFonts w:ascii="Times New Roman" w:hAnsi="Times New Roman" w:hint="eastAsia"/>
            <w:sz w:val="24"/>
            <w:szCs w:val="24"/>
          </w:rPr>
          <w:instrText>）熱的中立のコントロール、（</w:instrText>
        </w:r>
        <w:r w:rsidR="00914974" w:rsidRPr="00636C9B" w:rsidDel="00176D12">
          <w:rPr>
            <w:rFonts w:ascii="Times New Roman" w:hAnsi="Times New Roman"/>
            <w:sz w:val="24"/>
            <w:szCs w:val="24"/>
          </w:rPr>
          <w:instrText>2</w:instrText>
        </w:r>
        <w:r w:rsidR="00914974" w:rsidRPr="00636C9B" w:rsidDel="00176D12">
          <w:rPr>
            <w:rFonts w:ascii="Times New Roman" w:hAnsi="Times New Roman" w:hint="eastAsia"/>
            <w:sz w:val="24"/>
            <w:szCs w:val="24"/>
          </w:rPr>
          <w:instrText>）温暖湿潤、（</w:instrText>
        </w:r>
        <w:r w:rsidR="00914974" w:rsidRPr="00636C9B" w:rsidDel="00176D12">
          <w:rPr>
            <w:rFonts w:ascii="Times New Roman" w:hAnsi="Times New Roman"/>
            <w:sz w:val="24"/>
            <w:szCs w:val="24"/>
          </w:rPr>
          <w:instrText>3</w:instrText>
        </w:r>
        <w:r w:rsidR="00914974" w:rsidRPr="00636C9B" w:rsidDel="00176D12">
          <w:rPr>
            <w:rFonts w:ascii="Times New Roman" w:hAnsi="Times New Roman" w:hint="eastAsia"/>
            <w:sz w:val="24"/>
            <w:szCs w:val="24"/>
          </w:rPr>
          <w:instrText>）高温乾燥の環境で、各条件とも被験者を</w:instrText>
        </w:r>
        <w:r w:rsidR="00914974" w:rsidRPr="00636C9B" w:rsidDel="00176D12">
          <w:rPr>
            <w:rFonts w:ascii="Times New Roman" w:hAnsi="Times New Roman"/>
            <w:sz w:val="24"/>
            <w:szCs w:val="24"/>
          </w:rPr>
          <w:instrText>3</w:instrText>
        </w:r>
        <w:r w:rsidR="00914974" w:rsidRPr="00636C9B" w:rsidDel="00176D12">
          <w:rPr>
            <w:rFonts w:ascii="Times New Roman" w:hAnsi="Times New Roman" w:hint="eastAsia"/>
            <w:sz w:val="24"/>
            <w:szCs w:val="24"/>
          </w:rPr>
          <w:instrText>時間放置した。背景照度は</w:instrText>
        </w:r>
        <w:r w:rsidR="00914974" w:rsidRPr="00636C9B" w:rsidDel="00176D12">
          <w:rPr>
            <w:rFonts w:ascii="Times New Roman" w:hAnsi="Times New Roman"/>
            <w:sz w:val="24"/>
            <w:szCs w:val="24"/>
          </w:rPr>
          <w:instrText>450</w:instrText>
        </w:r>
        <w:r w:rsidR="00914974" w:rsidRPr="00636C9B" w:rsidDel="00176D12">
          <w:rPr>
            <w:rFonts w:ascii="Times New Roman" w:hAnsi="Times New Roman" w:hint="eastAsia"/>
            <w:sz w:val="24"/>
            <w:szCs w:val="24"/>
          </w:rPr>
          <w:instrText>と</w:instrText>
        </w:r>
        <w:r w:rsidR="00914974" w:rsidRPr="00636C9B" w:rsidDel="00176D12">
          <w:rPr>
            <w:rFonts w:ascii="Times New Roman" w:hAnsi="Times New Roman"/>
            <w:sz w:val="24"/>
            <w:szCs w:val="24"/>
          </w:rPr>
          <w:instrText>5cd/m2</w:instrText>
        </w:r>
        <w:r w:rsidR="00914974" w:rsidRPr="00636C9B" w:rsidDel="00176D12">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914974" w:rsidRPr="00636C9B" w:rsidDel="00176D12">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24&lt;/sup&gt;","plainTextFormattedCitation":"24","previouslyFormattedCitation":"&lt;sup&gt;24&lt;/sup&gt;"},"properties":{"noteIndex":0},"schema":"https://github.com/citation-style-language/schema/raw/master/csl-citation.json"}</w:instrText>
        </w:r>
        <w:r w:rsidR="00EF3762" w:rsidRPr="00636C9B" w:rsidDel="00176D12">
          <w:rPr>
            <w:rFonts w:ascii="Times New Roman" w:hAnsi="Times New Roman"/>
            <w:sz w:val="24"/>
            <w:szCs w:val="24"/>
          </w:rPr>
          <w:fldChar w:fldCharType="separate"/>
        </w:r>
        <w:r w:rsidR="005D7922" w:rsidRPr="00636C9B" w:rsidDel="00176D12">
          <w:rPr>
            <w:rFonts w:ascii="Times New Roman" w:hAnsi="Times New Roman"/>
            <w:noProof/>
            <w:sz w:val="24"/>
            <w:szCs w:val="24"/>
            <w:vertAlign w:val="superscript"/>
          </w:rPr>
          <w:t>24</w:t>
        </w:r>
        <w:r w:rsidR="00EF3762" w:rsidRPr="00636C9B" w:rsidDel="00176D12">
          <w:rPr>
            <w:rFonts w:ascii="Times New Roman" w:hAnsi="Times New Roman"/>
            <w:sz w:val="24"/>
            <w:szCs w:val="24"/>
          </w:rPr>
          <w:fldChar w:fldCharType="end"/>
        </w:r>
      </w:moveFrom>
    </w:p>
    <w:moveFromRangeEnd w:id="268"/>
    <w:p w14:paraId="060588E4" w14:textId="285E3EE0" w:rsidR="00176D12" w:rsidRPr="00636C9B" w:rsidRDefault="00CC1FF3" w:rsidP="00176D12">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26&lt;/sup&gt;","plainTextFormattedCitation":"26","previouslyFormattedCitation":"&lt;sup&gt;26&lt;/sup&gt;"},"properties":{"noteIndex":0},"schema":"https://github.com/citation-style-language/schema/raw/master/csl-citation.json"}</w:instrText>
      </w:r>
      <w:r w:rsidR="000765B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26</w:t>
      </w:r>
      <w:r w:rsidR="000765BB" w:rsidRPr="00636C9B">
        <w:rPr>
          <w:rFonts w:ascii="Times New Roman" w:hAnsi="Times New Roman"/>
          <w:sz w:val="24"/>
          <w:szCs w:val="24"/>
        </w:rPr>
        <w:fldChar w:fldCharType="end"/>
      </w:r>
      <w:ins w:id="270" w:author="Ezzati, Majid" w:date="2018-10-22T19:42:00Z">
        <w:r w:rsidR="00176D12" w:rsidRPr="00636C9B">
          <w:rPr>
            <w:rFonts w:ascii="Times New Roman" w:hAnsi="Times New Roman"/>
            <w:sz w:val="24"/>
            <w:szCs w:val="24"/>
          </w:rPr>
          <w:t xml:space="preserve"> </w:t>
        </w:r>
      </w:ins>
      <w:moveToRangeStart w:id="271" w:author="Ezzati, Majid" w:date="2018-10-22T19:42:00Z" w:name="move528000693"/>
      <w:moveTo w:id="272" w:author="Ezzati, Majid" w:date="2018-10-22T19:42:00Z">
        <w:r w:rsidR="00176D12" w:rsidRPr="00636C9B">
          <w:rPr>
            <w:rFonts w:ascii="Times New Roman" w:hAnsi="Times New Roman"/>
            <w:sz w:val="24"/>
            <w:szCs w:val="24"/>
          </w:rPr>
          <w:t>Visual acuity lowered by increases in temperature.</w:t>
        </w:r>
        <w:r w:rsidR="00176D12" w:rsidRPr="00636C9B">
          <w:rPr>
            <w:rFonts w:ascii="Times New Roman" w:hAnsi="Times New Roman"/>
            <w:sz w:val="24"/>
            <w:szCs w:val="24"/>
          </w:rPr>
          <w:fldChar w:fldCharType="begin" w:fldLock="1"/>
        </w:r>
      </w:moveTo>
      <w:r w:rsidR="001B365D" w:rsidRPr="00636C9B">
        <w:rPr>
          <w:rFonts w:ascii="Times New Roman" w:hAnsi="Times New Roman"/>
          <w:sz w:val="24"/>
          <w:szCs w:val="24"/>
        </w:rPr>
        <w:instrText>ADDIN CSL_CITATION {"citationItems":[{"id":"ITEM-1","itemData":{"DOI":"10.1080/00140138408963605","ISSN":"13665847","abstract":"\"</w:instrText>
      </w:r>
      <w:r w:rsidR="001B365D" w:rsidRPr="00636C9B">
        <w:rPr>
          <w:rFonts w:ascii="Times New Roman" w:hAnsi="Times New Roman" w:hint="eastAsia"/>
          <w:sz w:val="24"/>
          <w:szCs w:val="24"/>
        </w:rPr>
        <w:instrText>視力に及ぼす熱の影響</w:instrText>
      </w:r>
      <w:r w:rsidR="001B365D" w:rsidRPr="00636C9B">
        <w:rPr>
          <w:rFonts w:ascii="Times New Roman" w:hAnsi="Times New Roman"/>
          <w:sz w:val="24"/>
          <w:szCs w:val="24"/>
        </w:rPr>
        <w:instrText xml:space="preserve">  </w:instrText>
      </w:r>
      <w:r w:rsidR="001B365D" w:rsidRPr="00636C9B">
        <w:rPr>
          <w:rFonts w:ascii="Times New Roman" w:hAnsi="Times New Roman" w:hint="eastAsia"/>
          <w:sz w:val="24"/>
          <w:szCs w:val="24"/>
        </w:rPr>
        <w:instrText xml:space="preserve">　</w:instrText>
      </w:r>
      <w:r w:rsidR="001B365D" w:rsidRPr="00636C9B">
        <w:rPr>
          <w:rFonts w:ascii="Times New Roman" w:hAnsi="Times New Roman"/>
          <w:sz w:val="24"/>
          <w:szCs w:val="24"/>
        </w:rPr>
        <w:instrText>9</w:instrText>
      </w:r>
      <w:r w:rsidR="001B365D" w:rsidRPr="00636C9B">
        <w:rPr>
          <w:rFonts w:ascii="Times New Roman" w:hAnsi="Times New Roman" w:hint="eastAsia"/>
          <w:sz w:val="24"/>
          <w:szCs w:val="24"/>
        </w:rPr>
        <w:instrText>名の被験者の視力を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つの条件下でランドルト環を用いて測定した。</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つの条件とは（</w:instrText>
      </w:r>
      <w:r w:rsidR="001B365D" w:rsidRPr="00636C9B">
        <w:rPr>
          <w:rFonts w:ascii="Times New Roman" w:hAnsi="Times New Roman"/>
          <w:sz w:val="24"/>
          <w:szCs w:val="24"/>
        </w:rPr>
        <w:instrText>1</w:instrText>
      </w:r>
      <w:r w:rsidR="001B365D" w:rsidRPr="00636C9B">
        <w:rPr>
          <w:rFonts w:ascii="Times New Roman" w:hAnsi="Times New Roman" w:hint="eastAsia"/>
          <w:sz w:val="24"/>
          <w:szCs w:val="24"/>
        </w:rPr>
        <w:instrText>）熱的中立のコントロール、（</w:instrText>
      </w:r>
      <w:r w:rsidR="001B365D" w:rsidRPr="00636C9B">
        <w:rPr>
          <w:rFonts w:ascii="Times New Roman" w:hAnsi="Times New Roman"/>
          <w:sz w:val="24"/>
          <w:szCs w:val="24"/>
        </w:rPr>
        <w:instrText>2</w:instrText>
      </w:r>
      <w:r w:rsidR="001B365D" w:rsidRPr="00636C9B">
        <w:rPr>
          <w:rFonts w:ascii="Times New Roman" w:hAnsi="Times New Roman" w:hint="eastAsia"/>
          <w:sz w:val="24"/>
          <w:szCs w:val="24"/>
        </w:rPr>
        <w:instrText>）温暖湿潤、（</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）高温乾燥の環境で、各条件とも被験者を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時間放置した。背景照度は</w:instrText>
      </w:r>
      <w:r w:rsidR="001B365D" w:rsidRPr="00636C9B">
        <w:rPr>
          <w:rFonts w:ascii="Times New Roman" w:hAnsi="Times New Roman"/>
          <w:sz w:val="24"/>
          <w:szCs w:val="24"/>
        </w:rPr>
        <w:instrText>450</w:instrText>
      </w:r>
      <w:r w:rsidR="001B365D" w:rsidRPr="00636C9B">
        <w:rPr>
          <w:rFonts w:ascii="Times New Roman" w:hAnsi="Times New Roman" w:hint="eastAsia"/>
          <w:sz w:val="24"/>
          <w:szCs w:val="24"/>
        </w:rPr>
        <w:instrText>と</w:instrText>
      </w:r>
      <w:r w:rsidR="001B365D" w:rsidRPr="00636C9B">
        <w:rPr>
          <w:rFonts w:ascii="Times New Roman" w:hAnsi="Times New Roman"/>
          <w:sz w:val="24"/>
          <w:szCs w:val="24"/>
        </w:rPr>
        <w:instrText>5cd/m2</w:instrText>
      </w:r>
      <w:r w:rsidR="001B365D" w:rsidRPr="00636C9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1B365D" w:rsidRPr="00636C9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27&lt;/sup&gt;","plainTextFormattedCitation":"27","previouslyFormattedCitation":"&lt;sup&gt;27&lt;/sup&gt;"},"properties":{"noteIndex":0},"schema":"https://github.com/citation-style-language/schema/raw/master/csl-citation.json"}</w:instrText>
      </w:r>
      <w:moveTo w:id="273" w:author="Ezzati, Majid" w:date="2018-10-22T19:42:00Z">
        <w:r w:rsidR="00176D12" w:rsidRPr="00636C9B">
          <w:rPr>
            <w:rFonts w:ascii="Times New Roman" w:hAnsi="Times New Roman"/>
            <w:sz w:val="24"/>
            <w:szCs w:val="24"/>
          </w:rPr>
          <w:fldChar w:fldCharType="separate"/>
        </w:r>
      </w:moveTo>
      <w:r w:rsidR="00047A51" w:rsidRPr="00636C9B">
        <w:rPr>
          <w:rFonts w:ascii="Times New Roman" w:hAnsi="Times New Roman"/>
          <w:noProof/>
          <w:sz w:val="24"/>
          <w:szCs w:val="24"/>
          <w:vertAlign w:val="superscript"/>
        </w:rPr>
        <w:t>27</w:t>
      </w:r>
      <w:moveTo w:id="274" w:author="Ezzati, Majid" w:date="2018-10-22T19:42:00Z">
        <w:r w:rsidR="00176D12" w:rsidRPr="00636C9B">
          <w:rPr>
            <w:rFonts w:ascii="Times New Roman" w:hAnsi="Times New Roman"/>
            <w:sz w:val="24"/>
            <w:szCs w:val="24"/>
          </w:rPr>
          <w:fldChar w:fldCharType="end"/>
        </w:r>
      </w:moveTo>
    </w:p>
    <w:moveToRangeEnd w:id="271"/>
    <w:p w14:paraId="03D1BB6D" w14:textId="4E3B0FD9" w:rsidR="00975ED8" w:rsidRPr="00636C9B" w:rsidRDefault="00975ED8" w:rsidP="00D76DF7">
      <w:pPr>
        <w:pStyle w:val="ListParagraph"/>
        <w:numPr>
          <w:ilvl w:val="0"/>
          <w:numId w:val="7"/>
        </w:numPr>
        <w:spacing w:after="0" w:line="480" w:lineRule="auto"/>
        <w:jc w:val="both"/>
        <w:rPr>
          <w:rFonts w:ascii="Times New Roman" w:hAnsi="Times New Roman"/>
          <w:sz w:val="24"/>
          <w:szCs w:val="24"/>
        </w:rPr>
      </w:pP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w:t>
      </w:r>
      <w:proofErr w:type="spellStart"/>
      <w:r w:rsidR="00406F06" w:rsidRPr="00636C9B">
        <w:rPr>
          <w:rFonts w:ascii="Times New Roman" w:hAnsi="Times New Roman"/>
          <w:sz w:val="24"/>
          <w:szCs w:val="24"/>
        </w:rPr>
        <w:t>cogfx</w:t>
      </w:r>
      <w:proofErr w:type="spellEnd"/>
      <w:r w:rsidR="00406F06" w:rsidRPr="00636C9B">
        <w:rPr>
          <w:rFonts w:ascii="Times New Roman" w:hAnsi="Times New Roman"/>
          <w:sz w:val="24"/>
          <w:szCs w:val="24"/>
        </w:rPr>
        <w:t xml:space="preserve"> and heat]]</w:t>
      </w:r>
    </w:p>
    <w:p w14:paraId="779EC589" w14:textId="0AF4A347" w:rsidR="00152F5E" w:rsidRPr="00636C9B" w:rsidRDefault="00152F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https://www.eia.gov/dnav/pet/hist/LeafHandler.ashx?n=PET&amp;s=MGFUPUS1&amp;f=M</w:t>
      </w:r>
    </w:p>
    <w:p w14:paraId="3F68724F" w14:textId="77777777" w:rsidR="00F605C3" w:rsidRPr="00636C9B" w:rsidRDefault="00F605C3" w:rsidP="00D76DF7">
      <w:pPr>
        <w:spacing w:after="0" w:line="480" w:lineRule="auto"/>
        <w:jc w:val="both"/>
        <w:rPr>
          <w:rFonts w:ascii="Times New Roman" w:hAnsi="Times New Roman"/>
          <w:i/>
          <w:sz w:val="24"/>
          <w:szCs w:val="24"/>
        </w:rPr>
      </w:pP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0D308613"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B152A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B152A1" w:rsidRPr="00636C9B">
        <w:rPr>
          <w:rFonts w:ascii="Times New Roman" w:hAnsi="Times New Roman"/>
          <w:sz w:val="24"/>
          <w:szCs w:val="24"/>
        </w:rPr>
        <w:fldChar w:fldCharType="end"/>
      </w:r>
    </w:p>
    <w:p w14:paraId="40B33F0D" w14:textId="5474AE29"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223D8A"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29&lt;/sup&gt;","plainTextFormattedCitation":"29","previouslyFormattedCitation":"&lt;sup&gt;29&lt;/sup&gt;"},"properties":{"noteIndex":0},"schema":"https://github.com/citation-style-language/schema/raw/master/csl-citation.json"}</w:instrText>
      </w:r>
      <w:r w:rsidR="00BE68D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29</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12189C80"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p>
    <w:p w14:paraId="71818B0F" w14:textId="59D561D1"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D21DED"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D21DED" w:rsidRPr="00636C9B">
        <w:rPr>
          <w:rFonts w:ascii="Times New Roman" w:hAnsi="Times New Roman"/>
          <w:sz w:val="24"/>
          <w:szCs w:val="24"/>
        </w:rPr>
        <w:fldChar w:fldCharType="end"/>
      </w:r>
    </w:p>
    <w:p w14:paraId="1C1D54B7" w14:textId="06BDB7AC"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137E1F7B"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0663B0"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3"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proofErr w:type="spellStart"/>
      <w:r w:rsidRPr="00636C9B">
        <w:rPr>
          <w:rFonts w:ascii="Times New Roman" w:hAnsi="Times New Roman"/>
          <w:i/>
          <w:sz w:val="24"/>
          <w:szCs w:val="24"/>
        </w:rPr>
        <w:t>Drownings</w:t>
      </w:r>
      <w:proofErr w:type="spellEnd"/>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4"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7F84FD6"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69676FEE" w14:textId="5750A553"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0B5788A7" w14:textId="7BFB2AFB"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398FCB1D" w14:textId="5968DD57"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47C30B21" w14:textId="0B90C12B"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16666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4AA7C8EB"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B365D" w:rsidRPr="00636C9B">
        <w:rPr>
          <w:rFonts w:ascii="MS Mincho" w:eastAsia="MS Mincho" w:hAnsi="MS Mincho" w:cs="MS Mincho"/>
          <w:sz w:val="24"/>
          <w:szCs w:val="24"/>
        </w:rPr>
        <w:instrText>∼</w:instrText>
      </w:r>
      <w:r w:rsidR="001B365D" w:rsidRPr="00636C9B">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12,32&lt;/sup&gt;","plainTextFormattedCitation":"9–12,32","previouslyFormattedCitation":"&lt;sup&gt;9–12,32&lt;/sup&gt;"},"properties":{"noteIndex":0},"schema":"https://github.com/citation-style-language/schema/raw/master/csl-citation.json"}</w:instrText>
      </w:r>
      <w:r w:rsidR="00FA5998"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9–12,32</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83248F5"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ins w:id="275" w:author="Parks, Robbie M" w:date="2018-11-01T11:49:00Z">
        <w:r w:rsidRPr="00636C9B">
          <w:rPr>
            <w:rFonts w:ascii="Times New Roman" w:hAnsi="Times New Roman"/>
            <w:sz w:val="24"/>
            <w:szCs w:val="24"/>
          </w:rPr>
          <w:t xml:space="preserve">Depression levels associated with </w:t>
        </w:r>
      </w:ins>
      <w:ins w:id="276" w:author="Parks, Robbie M" w:date="2018-11-01T11:50:00Z">
        <w:r w:rsidRPr="00636C9B">
          <w:rPr>
            <w:rFonts w:ascii="Times New Roman" w:hAnsi="Times New Roman"/>
            <w:sz w:val="24"/>
            <w:szCs w:val="24"/>
          </w:rPr>
          <w:t>temperature</w:t>
        </w:r>
      </w:ins>
      <w:ins w:id="277" w:author="Parks, Robbie M" w:date="2018-11-01T11:49:00Z">
        <w:r w:rsidRPr="00636C9B">
          <w:rPr>
            <w:rFonts w:ascii="Times New Roman" w:hAnsi="Times New Roman"/>
            <w:sz w:val="24"/>
            <w:szCs w:val="24"/>
          </w:rPr>
          <w:t xml:space="preserve"> </w:t>
        </w:r>
      </w:ins>
      <w:ins w:id="278" w:author="Parks, Robbie M" w:date="2018-11-01T11:50:00Z">
        <w:r w:rsidRPr="00636C9B">
          <w:rPr>
            <w:rFonts w:ascii="Times New Roman" w:hAnsi="Times New Roman"/>
            <w:sz w:val="24"/>
            <w:szCs w:val="24"/>
          </w:rPr>
          <w:t>in recent Twitter mood analysis</w:t>
        </w:r>
      </w:ins>
      <w:ins w:id="279" w:author="Parks, Robbie M" w:date="2018-11-01T11:51:00Z">
        <w:r w:rsidR="001B365D" w:rsidRPr="00636C9B">
          <w:rPr>
            <w:rFonts w:ascii="Times New Roman" w:hAnsi="Times New Roman"/>
            <w:sz w:val="24"/>
            <w:szCs w:val="24"/>
          </w:rPr>
          <w:fldChar w:fldCharType="begin" w:fldLock="1"/>
        </w:r>
      </w:ins>
      <w:r w:rsidR="001B365D" w:rsidRPr="00636C9B">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14&lt;/sup&gt;","plainTextFormattedCitation":"14"},"properties":{"noteIndex":0},"schema":"https://github.com/citation-style-language/schema/raw/master/csl-citation.json"}</w:instrText>
      </w:r>
      <w:r w:rsidR="001B365D" w:rsidRPr="00636C9B">
        <w:rPr>
          <w:rFonts w:ascii="Times New Roman" w:hAnsi="Times New Roman"/>
          <w:sz w:val="24"/>
          <w:szCs w:val="24"/>
        </w:rPr>
        <w:fldChar w:fldCharType="separate"/>
      </w:r>
      <w:r w:rsidR="001B365D" w:rsidRPr="00636C9B">
        <w:rPr>
          <w:rFonts w:ascii="Times New Roman" w:hAnsi="Times New Roman"/>
          <w:noProof/>
          <w:sz w:val="24"/>
          <w:szCs w:val="24"/>
          <w:vertAlign w:val="superscript"/>
        </w:rPr>
        <w:t>14</w:t>
      </w:r>
      <w:ins w:id="280" w:author="Parks, Robbie M" w:date="2018-11-01T11:51:00Z">
        <w:r w:rsidR="001B365D" w:rsidRPr="00636C9B">
          <w:rPr>
            <w:rFonts w:ascii="Times New Roman" w:hAnsi="Times New Roman"/>
            <w:sz w:val="24"/>
            <w:szCs w:val="24"/>
          </w:rPr>
          <w:fldChar w:fldCharType="end"/>
        </w:r>
      </w:ins>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lastRenderedPageBreak/>
        <w:t xml:space="preserve">Robbie Parks is supported by a </w:t>
      </w:r>
      <w:proofErr w:type="spellStart"/>
      <w:r w:rsidRPr="00636C9B">
        <w:rPr>
          <w:rFonts w:ascii="Times New Roman" w:hAnsi="Times New Roman"/>
          <w:sz w:val="24"/>
          <w:szCs w:val="24"/>
        </w:rPr>
        <w:t>Wellcome</w:t>
      </w:r>
      <w:proofErr w:type="spellEnd"/>
      <w:r w:rsidRPr="00636C9B">
        <w:rPr>
          <w:rFonts w:ascii="Times New Roman" w:hAnsi="Times New Roman"/>
          <w:sz w:val="24"/>
          <w:szCs w:val="24"/>
        </w:rPr>
        <w:t xml:space="preserv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xml:space="preserve">. RP and </w:t>
      </w:r>
      <w:proofErr w:type="gramStart"/>
      <w:r w:rsidRPr="00636C9B">
        <w:rPr>
          <w:rFonts w:ascii="Times New Roman" w:hAnsi="Times New Roman"/>
          <w:sz w:val="24"/>
          <w:szCs w:val="24"/>
        </w:rPr>
        <w:t>ME</w:t>
      </w:r>
      <w:proofErr w:type="gramEnd"/>
      <w:r w:rsidRPr="00636C9B">
        <w:rPr>
          <w:rFonts w:ascii="Times New Roman" w:hAnsi="Times New Roman"/>
          <w:sz w:val="24"/>
          <w:szCs w:val="24"/>
        </w:rPr>
        <w:t xml:space="preserv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621641C" w14:textId="52A1B2F8" w:rsidR="001B365D" w:rsidRPr="00636C9B" w:rsidRDefault="00A55581" w:rsidP="00DA17A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B365D" w:rsidRPr="00636C9B">
        <w:rPr>
          <w:rFonts w:ascii="Times New Roman" w:eastAsia="Times New Roman" w:hAnsi="Times New Roman"/>
          <w:noProof/>
          <w:sz w:val="24"/>
          <w:szCs w:val="24"/>
        </w:rPr>
        <w:t>1</w:t>
      </w:r>
      <w:r w:rsidR="001B365D" w:rsidRPr="00636C9B">
        <w:rPr>
          <w:rFonts w:ascii="Times New Roman" w:eastAsia="Times New Roman" w:hAnsi="Times New Roman"/>
          <w:noProof/>
          <w:sz w:val="24"/>
          <w:szCs w:val="24"/>
        </w:rPr>
        <w:tab/>
        <w:t xml:space="preserve">Ye X, Wolff R, Yu W, Vaneckova P, Pan X, Tong S. Ambient temperature and morbidity: a review of epidemiological evidence. </w:t>
      </w:r>
      <w:r w:rsidR="001B365D" w:rsidRPr="00636C9B">
        <w:rPr>
          <w:rFonts w:ascii="Times New Roman" w:eastAsia="Times New Roman" w:hAnsi="Times New Roman"/>
          <w:i/>
          <w:iCs/>
          <w:noProof/>
          <w:sz w:val="24"/>
          <w:szCs w:val="24"/>
        </w:rPr>
        <w:t>Environ Health Perspect</w:t>
      </w:r>
      <w:r w:rsidR="001B365D" w:rsidRPr="00636C9B">
        <w:rPr>
          <w:rFonts w:ascii="Times New Roman" w:eastAsia="Times New Roman" w:hAnsi="Times New Roman"/>
          <w:noProof/>
          <w:sz w:val="24"/>
          <w:szCs w:val="24"/>
        </w:rPr>
        <w:t xml:space="preserve"> 2012; </w:t>
      </w:r>
      <w:r w:rsidR="001B365D" w:rsidRPr="00636C9B">
        <w:rPr>
          <w:rFonts w:ascii="Times New Roman" w:eastAsia="Times New Roman" w:hAnsi="Times New Roman"/>
          <w:b/>
          <w:bCs/>
          <w:noProof/>
          <w:sz w:val="24"/>
          <w:szCs w:val="24"/>
        </w:rPr>
        <w:t>120</w:t>
      </w:r>
      <w:r w:rsidR="001B365D" w:rsidRPr="00636C9B">
        <w:rPr>
          <w:rFonts w:ascii="Times New Roman" w:eastAsia="Times New Roman" w:hAnsi="Times New Roman"/>
          <w:noProof/>
          <w:sz w:val="24"/>
          <w:szCs w:val="24"/>
        </w:rPr>
        <w:t>: 19–28.</w:t>
      </w:r>
    </w:p>
    <w:p w14:paraId="4A0A3CB8"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w:t>
      </w:r>
      <w:r w:rsidRPr="00636C9B">
        <w:rPr>
          <w:rFonts w:ascii="Times New Roman" w:eastAsia="Times New Roman" w:hAnsi="Times New Roman"/>
          <w:noProof/>
          <w:sz w:val="24"/>
          <w:szCs w:val="24"/>
        </w:rPr>
        <w:tab/>
        <w:t xml:space="preserve">Basu R. High ambient temperature and mortality: A review of epidemiologic studies from 2001 to 2008. Environ. Heal. A Glob. Access Sci. Source. 2009; </w:t>
      </w:r>
      <w:r w:rsidRPr="00636C9B">
        <w:rPr>
          <w:rFonts w:ascii="Times New Roman" w:eastAsia="Times New Roman" w:hAnsi="Times New Roman"/>
          <w:b/>
          <w:bCs/>
          <w:noProof/>
          <w:sz w:val="24"/>
          <w:szCs w:val="24"/>
        </w:rPr>
        <w:t>8</w:t>
      </w:r>
      <w:r w:rsidRPr="00636C9B">
        <w:rPr>
          <w:rFonts w:ascii="Times New Roman" w:eastAsia="Times New Roman" w:hAnsi="Times New Roman"/>
          <w:noProof/>
          <w:sz w:val="24"/>
          <w:szCs w:val="24"/>
        </w:rPr>
        <w:t>: 40.</w:t>
      </w:r>
    </w:p>
    <w:p w14:paraId="05C841AE"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w:t>
      </w:r>
      <w:r w:rsidRPr="00636C9B">
        <w:rPr>
          <w:rFonts w:ascii="Times New Roman" w:eastAsia="Times New Roman" w:hAnsi="Times New Roman"/>
          <w:noProof/>
          <w:sz w:val="24"/>
          <w:szCs w:val="24"/>
        </w:rPr>
        <w:tab/>
        <w:t xml:space="preserve">Gasparrini A, Guo Y, Hashizume M,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Mortality risk attributable to high and low ambient temperature: A multicountry observational study. </w:t>
      </w:r>
      <w:r w:rsidRPr="00636C9B">
        <w:rPr>
          <w:rFonts w:ascii="Times New Roman" w:eastAsia="Times New Roman" w:hAnsi="Times New Roman"/>
          <w:i/>
          <w:iCs/>
          <w:noProof/>
          <w:sz w:val="24"/>
          <w:szCs w:val="24"/>
        </w:rPr>
        <w:t>Lancet</w:t>
      </w:r>
      <w:r w:rsidRPr="00636C9B">
        <w:rPr>
          <w:rFonts w:ascii="Times New Roman" w:eastAsia="Times New Roman" w:hAnsi="Times New Roman"/>
          <w:noProof/>
          <w:sz w:val="24"/>
          <w:szCs w:val="24"/>
        </w:rPr>
        <w:t xml:space="preserve"> 2015; </w:t>
      </w:r>
      <w:r w:rsidRPr="00636C9B">
        <w:rPr>
          <w:rFonts w:ascii="Times New Roman" w:eastAsia="Times New Roman" w:hAnsi="Times New Roman"/>
          <w:b/>
          <w:bCs/>
          <w:noProof/>
          <w:sz w:val="24"/>
          <w:szCs w:val="24"/>
        </w:rPr>
        <w:t>386</w:t>
      </w:r>
      <w:r w:rsidRPr="00636C9B">
        <w:rPr>
          <w:rFonts w:ascii="Times New Roman" w:eastAsia="Times New Roman" w:hAnsi="Times New Roman"/>
          <w:noProof/>
          <w:sz w:val="24"/>
          <w:szCs w:val="24"/>
        </w:rPr>
        <w:t>: 369–75.</w:t>
      </w:r>
    </w:p>
    <w:p w14:paraId="6E8C53B9"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4</w:t>
      </w:r>
      <w:r w:rsidRPr="00636C9B">
        <w:rPr>
          <w:rFonts w:ascii="Times New Roman" w:eastAsia="Times New Roman" w:hAnsi="Times New Roman"/>
          <w:noProof/>
          <w:sz w:val="24"/>
          <w:szCs w:val="24"/>
        </w:rPr>
        <w:tab/>
        <w:t>IPCC. IPCC special report on the impacts of global warming of 1.5 °C - Summary for policy makers. 2018. http://www.ipcc.ch/report/sr15/.</w:t>
      </w:r>
    </w:p>
    <w:p w14:paraId="1874E429" w14:textId="77777777" w:rsidR="001B365D" w:rsidRPr="00636C9B" w:rsidRDefault="001B365D" w:rsidP="00334A3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5</w:t>
      </w:r>
      <w:r w:rsidRPr="00636C9B">
        <w:rPr>
          <w:rFonts w:ascii="Times New Roman" w:eastAsia="Times New Roman" w:hAnsi="Times New Roman"/>
          <w:noProof/>
          <w:sz w:val="24"/>
          <w:szCs w:val="24"/>
        </w:rPr>
        <w:tab/>
        <w:t xml:space="preserve">Bennett JE, Blangiardo M, Fecht D, Elliott P, Ezzati M. Vulnerability to the mortality effects of warm temperature in the districts of England and Wales.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2014; </w:t>
      </w:r>
      <w:r w:rsidRPr="00636C9B">
        <w:rPr>
          <w:rFonts w:ascii="Times New Roman" w:eastAsia="Times New Roman" w:hAnsi="Times New Roman"/>
          <w:b/>
          <w:bCs/>
          <w:noProof/>
          <w:sz w:val="24"/>
          <w:szCs w:val="24"/>
        </w:rPr>
        <w:t>4</w:t>
      </w:r>
      <w:r w:rsidRPr="00636C9B">
        <w:rPr>
          <w:rFonts w:ascii="Times New Roman" w:eastAsia="Times New Roman" w:hAnsi="Times New Roman"/>
          <w:noProof/>
          <w:sz w:val="24"/>
          <w:szCs w:val="24"/>
        </w:rPr>
        <w:t>: 269–73.</w:t>
      </w:r>
    </w:p>
    <w:p w14:paraId="5761A76D"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6</w:t>
      </w:r>
      <w:r w:rsidRPr="00636C9B">
        <w:rPr>
          <w:rFonts w:ascii="Times New Roman" w:eastAsia="Times New Roman" w:hAnsi="Times New Roman"/>
          <w:noProof/>
          <w:sz w:val="24"/>
          <w:szCs w:val="24"/>
        </w:rPr>
        <w:tab/>
        <w:t xml:space="preserve">Song X, Wang S, Hu Y,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Impact of ambient temperature on morbidity and mortality: An overview of reviews. </w:t>
      </w:r>
      <w:r w:rsidRPr="00636C9B">
        <w:rPr>
          <w:rFonts w:ascii="Times New Roman" w:eastAsia="Times New Roman" w:hAnsi="Times New Roman"/>
          <w:i/>
          <w:iCs/>
          <w:noProof/>
          <w:sz w:val="24"/>
          <w:szCs w:val="24"/>
        </w:rPr>
        <w:t>Sci Total Environ</w:t>
      </w:r>
      <w:r w:rsidRPr="00636C9B">
        <w:rPr>
          <w:rFonts w:ascii="Times New Roman" w:eastAsia="Times New Roman" w:hAnsi="Times New Roman"/>
          <w:noProof/>
          <w:sz w:val="24"/>
          <w:szCs w:val="24"/>
        </w:rPr>
        <w:t xml:space="preserve"> 2017; </w:t>
      </w:r>
      <w:r w:rsidRPr="00636C9B">
        <w:rPr>
          <w:rFonts w:ascii="Times New Roman" w:eastAsia="Times New Roman" w:hAnsi="Times New Roman"/>
          <w:b/>
          <w:bCs/>
          <w:noProof/>
          <w:sz w:val="24"/>
          <w:szCs w:val="24"/>
        </w:rPr>
        <w:t>586</w:t>
      </w:r>
      <w:r w:rsidRPr="00636C9B">
        <w:rPr>
          <w:rFonts w:ascii="Times New Roman" w:eastAsia="Times New Roman" w:hAnsi="Times New Roman"/>
          <w:noProof/>
          <w:sz w:val="24"/>
          <w:szCs w:val="24"/>
        </w:rPr>
        <w:t>: 241–54.</w:t>
      </w:r>
    </w:p>
    <w:p w14:paraId="5860D2B8"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7</w:t>
      </w:r>
      <w:r w:rsidRPr="00636C9B">
        <w:rPr>
          <w:rFonts w:ascii="Times New Roman" w:eastAsia="Times New Roman" w:hAnsi="Times New Roman"/>
          <w:noProof/>
          <w:sz w:val="24"/>
          <w:szCs w:val="24"/>
        </w:rPr>
        <w:tab/>
        <w:t xml:space="preserve">Ranson M. Crime, weather, and climate change. </w:t>
      </w:r>
      <w:r w:rsidRPr="00636C9B">
        <w:rPr>
          <w:rFonts w:ascii="Times New Roman" w:eastAsia="Times New Roman" w:hAnsi="Times New Roman"/>
          <w:i/>
          <w:iCs/>
          <w:noProof/>
          <w:sz w:val="24"/>
          <w:szCs w:val="24"/>
        </w:rPr>
        <w:t>J Environ Econ Manage</w:t>
      </w:r>
      <w:r w:rsidRPr="00636C9B">
        <w:rPr>
          <w:rFonts w:ascii="Times New Roman" w:eastAsia="Times New Roman" w:hAnsi="Times New Roman"/>
          <w:noProof/>
          <w:sz w:val="24"/>
          <w:szCs w:val="24"/>
        </w:rPr>
        <w:t xml:space="preserve"> 2014. DOI:10.1016/j.jeem.2013.11.008.</w:t>
      </w:r>
    </w:p>
    <w:p w14:paraId="1580B9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8</w:t>
      </w:r>
      <w:r w:rsidRPr="00636C9B">
        <w:rPr>
          <w:rFonts w:ascii="Times New Roman" w:eastAsia="Times New Roman" w:hAnsi="Times New Roman"/>
          <w:noProof/>
          <w:sz w:val="24"/>
          <w:szCs w:val="24"/>
        </w:rPr>
        <w:tab/>
        <w:t xml:space="preserve">Mares D. Climate change and levels of violence in socially disadvantaged neighborhood groups. </w:t>
      </w:r>
      <w:r w:rsidRPr="00636C9B">
        <w:rPr>
          <w:rFonts w:ascii="Times New Roman" w:eastAsia="Times New Roman" w:hAnsi="Times New Roman"/>
          <w:i/>
          <w:iCs/>
          <w:noProof/>
          <w:sz w:val="24"/>
          <w:szCs w:val="24"/>
        </w:rPr>
        <w:t>J Urban Heal</w:t>
      </w:r>
      <w:r w:rsidRPr="00636C9B">
        <w:rPr>
          <w:rFonts w:ascii="Times New Roman" w:eastAsia="Times New Roman" w:hAnsi="Times New Roman"/>
          <w:noProof/>
          <w:sz w:val="24"/>
          <w:szCs w:val="24"/>
        </w:rPr>
        <w:t xml:space="preserve"> 2013. DOI:10.1007/s11524-013-9791-1.</w:t>
      </w:r>
    </w:p>
    <w:p w14:paraId="0660241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9</w:t>
      </w:r>
      <w:r w:rsidRPr="00636C9B">
        <w:rPr>
          <w:rFonts w:ascii="Times New Roman" w:eastAsia="Times New Roman" w:hAnsi="Times New Roman"/>
          <w:noProof/>
          <w:sz w:val="24"/>
          <w:szCs w:val="24"/>
        </w:rPr>
        <w:tab/>
        <w:t xml:space="preserve">Burke MB, Miguel E, Satyanath S, Dykema JA, Lobell DB. Warming increases the risk of civil war in Africa.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2009. DOI:10.1073/pnas.0907998106.</w:t>
      </w:r>
    </w:p>
    <w:p w14:paraId="3154BAE7"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10</w:t>
      </w:r>
      <w:r w:rsidRPr="00636C9B">
        <w:rPr>
          <w:rFonts w:ascii="Times New Roman" w:eastAsia="Times New Roman" w:hAnsi="Times New Roman"/>
          <w:noProof/>
          <w:sz w:val="24"/>
          <w:szCs w:val="24"/>
        </w:rPr>
        <w:tab/>
        <w:t xml:space="preserve">Hsiang SM, Burke M, Miguel E. Quantifying the Influence of Climate on Human Conflict. </w:t>
      </w:r>
      <w:r w:rsidRPr="00636C9B">
        <w:rPr>
          <w:rFonts w:ascii="Times New Roman" w:eastAsia="Times New Roman" w:hAnsi="Times New Roman"/>
          <w:i/>
          <w:iCs/>
          <w:noProof/>
          <w:sz w:val="24"/>
          <w:szCs w:val="24"/>
        </w:rPr>
        <w:t>Science (80- )</w:t>
      </w:r>
      <w:r w:rsidRPr="00636C9B">
        <w:rPr>
          <w:rFonts w:ascii="Times New Roman" w:eastAsia="Times New Roman" w:hAnsi="Times New Roman"/>
          <w:noProof/>
          <w:sz w:val="24"/>
          <w:szCs w:val="24"/>
        </w:rPr>
        <w:t xml:space="preserve"> 2013. DOI:10.1126/science.1235367.</w:t>
      </w:r>
    </w:p>
    <w:p w14:paraId="1A930D22"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11</w:t>
      </w:r>
      <w:r w:rsidRPr="00636C9B">
        <w:rPr>
          <w:rFonts w:ascii="Times New Roman" w:eastAsia="Times New Roman" w:hAnsi="Times New Roman"/>
          <w:noProof/>
          <w:sz w:val="24"/>
          <w:szCs w:val="24"/>
        </w:rPr>
        <w:tab/>
        <w:t xml:space="preserve">Hsiang SM, Meng KC, Cane MA. Civil conflicts are associated with the global climate. </w:t>
      </w:r>
      <w:r w:rsidRPr="00636C9B">
        <w:rPr>
          <w:rFonts w:ascii="Times New Roman" w:eastAsia="Times New Roman" w:hAnsi="Times New Roman"/>
          <w:i/>
          <w:iCs/>
          <w:noProof/>
          <w:sz w:val="24"/>
          <w:szCs w:val="24"/>
        </w:rPr>
        <w:t>Nature</w:t>
      </w:r>
      <w:r w:rsidRPr="00636C9B">
        <w:rPr>
          <w:rFonts w:ascii="Times New Roman" w:eastAsia="Times New Roman" w:hAnsi="Times New Roman"/>
          <w:noProof/>
          <w:sz w:val="24"/>
          <w:szCs w:val="24"/>
        </w:rPr>
        <w:t xml:space="preserve"> 2011. DOI:10.1038/nature10311.</w:t>
      </w:r>
    </w:p>
    <w:p w14:paraId="166B83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12</w:t>
      </w:r>
      <w:r w:rsidRPr="00636C9B">
        <w:rPr>
          <w:rFonts w:ascii="Times New Roman" w:eastAsia="Times New Roman" w:hAnsi="Times New Roman"/>
          <w:noProof/>
          <w:sz w:val="24"/>
          <w:szCs w:val="24"/>
        </w:rPr>
        <w:tab/>
        <w:t xml:space="preserve">O’Loughlin J, Witmer FDW, Linke AM, Laing A, Gettelman A, Dudhia J. Climate variability and conflict risk in East Africa, 1990-2009.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DOI:10.1073/pnas.1205130109.</w:t>
      </w:r>
    </w:p>
    <w:p w14:paraId="359A0D4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13</w:t>
      </w:r>
      <w:r w:rsidRPr="00636C9B">
        <w:rPr>
          <w:rFonts w:ascii="Times New Roman" w:eastAsia="Times New Roman" w:hAnsi="Times New Roman"/>
          <w:noProof/>
          <w:sz w:val="24"/>
          <w:szCs w:val="24"/>
        </w:rPr>
        <w:tab/>
        <w:t xml:space="preserve">Page LA, Hajat S, Kovats RS. Relationship between daily suicide counts and temperature in England and Wales. </w:t>
      </w:r>
      <w:r w:rsidRPr="00636C9B">
        <w:rPr>
          <w:rFonts w:ascii="Times New Roman" w:eastAsia="Times New Roman" w:hAnsi="Times New Roman"/>
          <w:i/>
          <w:iCs/>
          <w:noProof/>
          <w:sz w:val="24"/>
          <w:szCs w:val="24"/>
        </w:rPr>
        <w:t>Br J Psychiatry</w:t>
      </w:r>
      <w:r w:rsidRPr="00636C9B">
        <w:rPr>
          <w:rFonts w:ascii="Times New Roman" w:eastAsia="Times New Roman" w:hAnsi="Times New Roman"/>
          <w:noProof/>
          <w:sz w:val="24"/>
          <w:szCs w:val="24"/>
        </w:rPr>
        <w:t xml:space="preserve"> 2007. DOI:10.1192/bjp.bp.106.031948.</w:t>
      </w:r>
    </w:p>
    <w:p w14:paraId="71FC158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14</w:t>
      </w:r>
      <w:r w:rsidRPr="00636C9B">
        <w:rPr>
          <w:rFonts w:ascii="Times New Roman" w:eastAsia="Times New Roman" w:hAnsi="Times New Roman"/>
          <w:noProof/>
          <w:sz w:val="24"/>
          <w:szCs w:val="24"/>
        </w:rPr>
        <w:tab/>
        <w:t xml:space="preserve">Burke M, González F, Baylis P,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Higher temperatures increase suicide rates in the United States and Mexico.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2018. DOI:10.1038/s41558-018-0222-x.</w:t>
      </w:r>
    </w:p>
    <w:p w14:paraId="6ED22F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15</w:t>
      </w:r>
      <w:r w:rsidRPr="00636C9B">
        <w:rPr>
          <w:rFonts w:ascii="Times New Roman" w:eastAsia="Times New Roman" w:hAnsi="Times New Roman"/>
          <w:noProof/>
          <w:sz w:val="24"/>
          <w:szCs w:val="24"/>
        </w:rPr>
        <w:tab/>
        <w:t xml:space="preserve">Orru H, Åström DO. Increases in external cause mortality due to high and low temperatures: evidence from northeastern Europe. </w:t>
      </w:r>
      <w:r w:rsidRPr="00636C9B">
        <w:rPr>
          <w:rFonts w:ascii="Times New Roman" w:eastAsia="Times New Roman" w:hAnsi="Times New Roman"/>
          <w:i/>
          <w:iCs/>
          <w:noProof/>
          <w:sz w:val="24"/>
          <w:szCs w:val="24"/>
        </w:rPr>
        <w:t>Int J Biometeorol</w:t>
      </w:r>
      <w:r w:rsidRPr="00636C9B">
        <w:rPr>
          <w:rFonts w:ascii="Times New Roman" w:eastAsia="Times New Roman" w:hAnsi="Times New Roman"/>
          <w:noProof/>
          <w:sz w:val="24"/>
          <w:szCs w:val="24"/>
        </w:rPr>
        <w:t xml:space="preserve"> 2017. DOI:10.1007/s00484-016-1270-4.</w:t>
      </w:r>
    </w:p>
    <w:p w14:paraId="107C386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16</w:t>
      </w:r>
      <w:r w:rsidRPr="00636C9B">
        <w:rPr>
          <w:rFonts w:ascii="Times New Roman" w:eastAsia="Times New Roman" w:hAnsi="Times New Roman"/>
          <w:noProof/>
          <w:sz w:val="24"/>
          <w:szCs w:val="24"/>
        </w:rPr>
        <w:tab/>
        <w:t xml:space="preserve">Kampe EOI, Kovats S, Hajat S. Impact of high ambient temperature on unintentional injuries in high-income countries: A narrative systematic literature review. </w:t>
      </w:r>
      <w:r w:rsidRPr="00636C9B">
        <w:rPr>
          <w:rFonts w:ascii="Times New Roman" w:eastAsia="Times New Roman" w:hAnsi="Times New Roman"/>
          <w:i/>
          <w:iCs/>
          <w:noProof/>
          <w:sz w:val="24"/>
          <w:szCs w:val="24"/>
        </w:rPr>
        <w:t>BMJ Open</w:t>
      </w:r>
      <w:r w:rsidRPr="00636C9B">
        <w:rPr>
          <w:rFonts w:ascii="Times New Roman" w:eastAsia="Times New Roman" w:hAnsi="Times New Roman"/>
          <w:noProof/>
          <w:sz w:val="24"/>
          <w:szCs w:val="24"/>
        </w:rPr>
        <w:t xml:space="preserve"> </w:t>
      </w:r>
      <w:r w:rsidRPr="00636C9B">
        <w:rPr>
          <w:rFonts w:ascii="Times New Roman" w:eastAsia="Times New Roman" w:hAnsi="Times New Roman"/>
          <w:noProof/>
          <w:sz w:val="24"/>
          <w:szCs w:val="24"/>
        </w:rPr>
        <w:lastRenderedPageBreak/>
        <w:t>2016. DOI:10.1136/bmjopen-2015-010399.</w:t>
      </w:r>
    </w:p>
    <w:p w14:paraId="088C633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17</w:t>
      </w:r>
      <w:r w:rsidRPr="00636C9B">
        <w:rPr>
          <w:rFonts w:ascii="Times New Roman" w:eastAsia="Times New Roman" w:hAnsi="Times New Roman"/>
          <w:noProof/>
          <w:sz w:val="24"/>
          <w:szCs w:val="24"/>
        </w:rPr>
        <w:tab/>
        <w:t xml:space="preserve">Hajat S, Kovats RS, Lachowycz K. Heat-related and cold-related deaths in England and Wales: Who is at risk? </w:t>
      </w:r>
      <w:r w:rsidRPr="00636C9B">
        <w:rPr>
          <w:rFonts w:ascii="Times New Roman" w:eastAsia="Times New Roman" w:hAnsi="Times New Roman"/>
          <w:i/>
          <w:iCs/>
          <w:noProof/>
          <w:sz w:val="24"/>
          <w:szCs w:val="24"/>
        </w:rPr>
        <w:t>Occup Environ Med</w:t>
      </w:r>
      <w:r w:rsidRPr="00636C9B">
        <w:rPr>
          <w:rFonts w:ascii="Times New Roman" w:eastAsia="Times New Roman" w:hAnsi="Times New Roman"/>
          <w:noProof/>
          <w:sz w:val="24"/>
          <w:szCs w:val="24"/>
        </w:rPr>
        <w:t xml:space="preserve"> 2007. DOI:10.1136/oem.2006.029017.</w:t>
      </w:r>
    </w:p>
    <w:p w14:paraId="0CC71DBC"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18</w:t>
      </w:r>
      <w:r w:rsidRPr="00636C9B">
        <w:rPr>
          <w:rFonts w:ascii="Times New Roman" w:eastAsia="Times New Roman" w:hAnsi="Times New Roman"/>
          <w:noProof/>
          <w:sz w:val="24"/>
          <w:szCs w:val="24"/>
        </w:rPr>
        <w:tab/>
        <w:t xml:space="preserve">Zanobetti A, O’Neill MS, Gronlund CJ, Schwartz JD. Summer temperature variability and long-term survival among elderly people with chronic disease.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DOI:10.1073/pnas.1113070109.</w:t>
      </w:r>
    </w:p>
    <w:p w14:paraId="4DCC6639"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19</w:t>
      </w:r>
      <w:r w:rsidRPr="00636C9B">
        <w:rPr>
          <w:rFonts w:ascii="Times New Roman" w:eastAsia="Times New Roman" w:hAnsi="Times New Roman"/>
          <w:noProof/>
          <w:sz w:val="24"/>
          <w:szCs w:val="24"/>
        </w:rPr>
        <w:tab/>
        <w:t xml:space="preserve">Ingram DD, Parker JD, Schenker N,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United States Census 2000 population with bridged race categories. </w:t>
      </w:r>
      <w:r w:rsidRPr="00636C9B">
        <w:rPr>
          <w:rFonts w:ascii="Times New Roman" w:eastAsia="Times New Roman" w:hAnsi="Times New Roman"/>
          <w:i/>
          <w:iCs/>
          <w:noProof/>
          <w:sz w:val="24"/>
          <w:szCs w:val="24"/>
        </w:rPr>
        <w:t>Vital Health Stat 2</w:t>
      </w:r>
      <w:r w:rsidRPr="00636C9B">
        <w:rPr>
          <w:rFonts w:ascii="Times New Roman" w:eastAsia="Times New Roman" w:hAnsi="Times New Roman"/>
          <w:noProof/>
          <w:sz w:val="24"/>
          <w:szCs w:val="24"/>
        </w:rPr>
        <w:t xml:space="preserve"> 2003; : 1–55.</w:t>
      </w:r>
    </w:p>
    <w:p w14:paraId="357A8A00"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20</w:t>
      </w:r>
      <w:r w:rsidRPr="00636C9B">
        <w:rPr>
          <w:rFonts w:ascii="Times New Roman" w:eastAsia="Times New Roman" w:hAnsi="Times New Roman"/>
          <w:noProof/>
          <w:sz w:val="24"/>
          <w:szCs w:val="24"/>
        </w:rPr>
        <w:tab/>
        <w:t xml:space="preserve">Dee DP, Uppala SM, Simmons AJ,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The ERA-Interim reanalysis: configuration and performance of the data assimilation system. </w:t>
      </w:r>
      <w:r w:rsidRPr="00636C9B">
        <w:rPr>
          <w:rFonts w:ascii="Times New Roman" w:eastAsia="Times New Roman" w:hAnsi="Times New Roman"/>
          <w:i/>
          <w:iCs/>
          <w:noProof/>
          <w:sz w:val="24"/>
          <w:szCs w:val="24"/>
        </w:rPr>
        <w:t>Q J R Meteorol Soc</w:t>
      </w:r>
      <w:r w:rsidRPr="00636C9B">
        <w:rPr>
          <w:rFonts w:ascii="Times New Roman" w:eastAsia="Times New Roman" w:hAnsi="Times New Roman"/>
          <w:noProof/>
          <w:sz w:val="24"/>
          <w:szCs w:val="24"/>
        </w:rPr>
        <w:t xml:space="preserve"> 2011; </w:t>
      </w:r>
      <w:r w:rsidRPr="00636C9B">
        <w:rPr>
          <w:rFonts w:ascii="Times New Roman" w:eastAsia="Times New Roman" w:hAnsi="Times New Roman"/>
          <w:b/>
          <w:bCs/>
          <w:noProof/>
          <w:sz w:val="24"/>
          <w:szCs w:val="24"/>
        </w:rPr>
        <w:t>137</w:t>
      </w:r>
      <w:r w:rsidRPr="00636C9B">
        <w:rPr>
          <w:rFonts w:ascii="Times New Roman" w:eastAsia="Times New Roman" w:hAnsi="Times New Roman"/>
          <w:noProof/>
          <w:sz w:val="24"/>
          <w:szCs w:val="24"/>
        </w:rPr>
        <w:t>: 553–97.</w:t>
      </w:r>
    </w:p>
    <w:p w14:paraId="390CEE0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21</w:t>
      </w:r>
      <w:r w:rsidRPr="00636C9B">
        <w:rPr>
          <w:rFonts w:ascii="Times New Roman" w:eastAsia="Times New Roman" w:hAnsi="Times New Roman"/>
          <w:noProof/>
          <w:sz w:val="24"/>
          <w:szCs w:val="24"/>
        </w:rPr>
        <w:tab/>
        <w:t>Wallace JM, Hobbs P V. Atmospheric Science: An Introductory Survey: Second Edition. 2006 DOI:10.1016/C2009-0-00034-8.</w:t>
      </w:r>
    </w:p>
    <w:p w14:paraId="4015509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22</w:t>
      </w:r>
      <w:r w:rsidRPr="00636C9B">
        <w:rPr>
          <w:rFonts w:ascii="Times New Roman" w:eastAsia="Times New Roman" w:hAnsi="Times New Roman"/>
          <w:noProof/>
          <w:sz w:val="24"/>
          <w:szCs w:val="24"/>
        </w:rPr>
        <w:tab/>
        <w:t xml:space="preserve">Parks RM, Bennett JE, Foreman KJ, Toumi R, Ezzati M. National and regional seasonal dynamics of all-cause and cause-specific mortality in the USA from 1980 to 2016. </w:t>
      </w:r>
      <w:r w:rsidRPr="00636C9B">
        <w:rPr>
          <w:rFonts w:ascii="Times New Roman" w:eastAsia="Times New Roman" w:hAnsi="Times New Roman"/>
          <w:i/>
          <w:iCs/>
          <w:noProof/>
          <w:sz w:val="24"/>
          <w:szCs w:val="24"/>
        </w:rPr>
        <w:t>Elife</w:t>
      </w:r>
      <w:r w:rsidRPr="00636C9B">
        <w:rPr>
          <w:rFonts w:ascii="Times New Roman" w:eastAsia="Times New Roman" w:hAnsi="Times New Roman"/>
          <w:noProof/>
          <w:sz w:val="24"/>
          <w:szCs w:val="24"/>
        </w:rPr>
        <w:t xml:space="preserve"> 2018; </w:t>
      </w:r>
      <w:r w:rsidRPr="00636C9B">
        <w:rPr>
          <w:rFonts w:ascii="Times New Roman" w:eastAsia="Times New Roman" w:hAnsi="Times New Roman"/>
          <w:b/>
          <w:bCs/>
          <w:noProof/>
          <w:sz w:val="24"/>
          <w:szCs w:val="24"/>
        </w:rPr>
        <w:t>7</w:t>
      </w:r>
      <w:r w:rsidRPr="00636C9B">
        <w:rPr>
          <w:rFonts w:ascii="Times New Roman" w:eastAsia="Times New Roman" w:hAnsi="Times New Roman"/>
          <w:noProof/>
          <w:sz w:val="24"/>
          <w:szCs w:val="24"/>
        </w:rPr>
        <w:t>. DOI:10.7554/eLife.35500.</w:t>
      </w:r>
    </w:p>
    <w:p w14:paraId="0CC0E7C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23</w:t>
      </w:r>
      <w:r w:rsidRPr="00636C9B">
        <w:rPr>
          <w:rFonts w:ascii="Times New Roman" w:eastAsia="Times New Roman" w:hAnsi="Times New Roman"/>
          <w:noProof/>
          <w:sz w:val="24"/>
          <w:szCs w:val="24"/>
        </w:rPr>
        <w:tab/>
        <w:t>Rue H, Held L. Gaussian Markov random fields. Theory and applications. 2005 DOI:10.1007/s00184-007-0162-3.</w:t>
      </w:r>
    </w:p>
    <w:p w14:paraId="5F89797D"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24</w:t>
      </w:r>
      <w:r w:rsidRPr="00636C9B">
        <w:rPr>
          <w:rFonts w:ascii="Times New Roman" w:eastAsia="Times New Roman" w:hAnsi="Times New Roman"/>
          <w:noProof/>
          <w:sz w:val="24"/>
          <w:szCs w:val="24"/>
        </w:rPr>
        <w:tab/>
        <w:t xml:space="preserve">Besag J. Spatial interaction and the statistical snalysis of lattice systems. </w:t>
      </w:r>
      <w:r w:rsidRPr="00636C9B">
        <w:rPr>
          <w:rFonts w:ascii="Times New Roman" w:eastAsia="Times New Roman" w:hAnsi="Times New Roman"/>
          <w:i/>
          <w:iCs/>
          <w:noProof/>
          <w:sz w:val="24"/>
          <w:szCs w:val="24"/>
        </w:rPr>
        <w:t>J R Stat Soc Ser B (Statistical Methodol</w:t>
      </w:r>
      <w:r w:rsidRPr="00636C9B">
        <w:rPr>
          <w:rFonts w:ascii="Times New Roman" w:eastAsia="Times New Roman" w:hAnsi="Times New Roman"/>
          <w:noProof/>
          <w:sz w:val="24"/>
          <w:szCs w:val="24"/>
        </w:rPr>
        <w:t xml:space="preserve"> 1974. DOI:10.2307/2984812.</w:t>
      </w:r>
    </w:p>
    <w:p w14:paraId="38069E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25</w:t>
      </w:r>
      <w:r w:rsidRPr="00636C9B">
        <w:rPr>
          <w:rFonts w:ascii="Times New Roman" w:eastAsia="Times New Roman" w:hAnsi="Times New Roman"/>
          <w:noProof/>
          <w:sz w:val="24"/>
          <w:szCs w:val="24"/>
        </w:rPr>
        <w:tab/>
        <w:t>Blangiardo M, Cameletti M, Baio G, Rue H. Spatial and spatio-temporal models with R-INLA. Spat. Spatiotemporal. Epidemiol. 2013. DOI:10.1016/j.sste.2013.07.003.</w:t>
      </w:r>
    </w:p>
    <w:p w14:paraId="70F4E84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26</w:t>
      </w:r>
      <w:r w:rsidRPr="00636C9B">
        <w:rPr>
          <w:rFonts w:ascii="Times New Roman" w:eastAsia="Times New Roman" w:hAnsi="Times New Roman"/>
          <w:noProof/>
          <w:sz w:val="24"/>
          <w:szCs w:val="24"/>
        </w:rPr>
        <w:tab/>
        <w:t xml:space="preserve">Al-Harbi M, Yassin MF, Shams M Bin. Stochastic modeling of the impact of meteorological conditions on road traffic accidents. </w:t>
      </w:r>
      <w:r w:rsidRPr="00636C9B">
        <w:rPr>
          <w:rFonts w:ascii="Times New Roman" w:eastAsia="Times New Roman" w:hAnsi="Times New Roman"/>
          <w:i/>
          <w:iCs/>
          <w:noProof/>
          <w:sz w:val="24"/>
          <w:szCs w:val="24"/>
        </w:rPr>
        <w:t>Stoch Environ Res Risk Assess</w:t>
      </w:r>
      <w:r w:rsidRPr="00636C9B">
        <w:rPr>
          <w:rFonts w:ascii="Times New Roman" w:eastAsia="Times New Roman" w:hAnsi="Times New Roman"/>
          <w:noProof/>
          <w:sz w:val="24"/>
          <w:szCs w:val="24"/>
        </w:rPr>
        <w:t xml:space="preserve"> 2012. DOI:10.1007/s00477-012-0584-y.</w:t>
      </w:r>
    </w:p>
    <w:p w14:paraId="7E7F33D1"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27</w:t>
      </w:r>
      <w:r w:rsidRPr="00636C9B">
        <w:rPr>
          <w:rFonts w:ascii="Times New Roman" w:eastAsia="Times New Roman" w:hAnsi="Times New Roman"/>
          <w:noProof/>
          <w:sz w:val="24"/>
          <w:szCs w:val="24"/>
        </w:rPr>
        <w:tab/>
        <w:t xml:space="preserve">Hohnsbein J, Piekarski C, Kampmann B, Noack T. Effects of heat on visual acuity. </w:t>
      </w:r>
      <w:r w:rsidRPr="00636C9B">
        <w:rPr>
          <w:rFonts w:ascii="Times New Roman" w:eastAsia="Times New Roman" w:hAnsi="Times New Roman"/>
          <w:i/>
          <w:iCs/>
          <w:noProof/>
          <w:sz w:val="24"/>
          <w:szCs w:val="24"/>
        </w:rPr>
        <w:t>Ergonomics</w:t>
      </w:r>
      <w:r w:rsidRPr="00636C9B">
        <w:rPr>
          <w:rFonts w:ascii="Times New Roman" w:eastAsia="Times New Roman" w:hAnsi="Times New Roman"/>
          <w:noProof/>
          <w:sz w:val="24"/>
          <w:szCs w:val="24"/>
        </w:rPr>
        <w:t xml:space="preserve"> 1984. DOI:10.1080/00140138408963605.</w:t>
      </w:r>
    </w:p>
    <w:p w14:paraId="70F3E54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28</w:t>
      </w:r>
      <w:r w:rsidRPr="00636C9B">
        <w:rPr>
          <w:rFonts w:ascii="Times New Roman" w:eastAsia="Times New Roman" w:hAnsi="Times New Roman"/>
          <w:noProof/>
          <w:sz w:val="24"/>
          <w:szCs w:val="24"/>
        </w:rPr>
        <w:tab/>
        <w:t xml:space="preserve">Kramarow E, Chen L-H, Hedegaard H, Warner M. Deaths From Unintentional Injury Among Adults Aged 65 and Over: United States, 2000–2013. </w:t>
      </w:r>
      <w:r w:rsidRPr="00636C9B">
        <w:rPr>
          <w:rFonts w:ascii="Times New Roman" w:eastAsia="Times New Roman" w:hAnsi="Times New Roman"/>
          <w:i/>
          <w:iCs/>
          <w:noProof/>
          <w:sz w:val="24"/>
          <w:szCs w:val="24"/>
        </w:rPr>
        <w:t>Natl Cent Heal Stat Data Br</w:t>
      </w:r>
      <w:r w:rsidRPr="00636C9B">
        <w:rPr>
          <w:rFonts w:ascii="Times New Roman" w:eastAsia="Times New Roman" w:hAnsi="Times New Roman"/>
          <w:noProof/>
          <w:sz w:val="24"/>
          <w:szCs w:val="24"/>
        </w:rPr>
        <w:t xml:space="preserve"> 2015.</w:t>
      </w:r>
    </w:p>
    <w:p w14:paraId="57AF43C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29</w:t>
      </w:r>
      <w:r w:rsidRPr="00636C9B">
        <w:rPr>
          <w:rFonts w:ascii="Times New Roman" w:eastAsia="Times New Roman" w:hAnsi="Times New Roman"/>
          <w:noProof/>
          <w:sz w:val="24"/>
          <w:szCs w:val="24"/>
        </w:rPr>
        <w:tab/>
        <w:t>Stevens JA, Rudd RA. Circumstances and contributing causes of fall deaths among persons aged 65 and older: United States, 2010. J. Am. Geriatr. Soc. 2014. DOI:10.1111/jgs.12702.</w:t>
      </w:r>
    </w:p>
    <w:p w14:paraId="79C8470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30</w:t>
      </w:r>
      <w:r w:rsidRPr="00636C9B">
        <w:rPr>
          <w:rFonts w:ascii="Times New Roman" w:eastAsia="Times New Roman" w:hAnsi="Times New Roman"/>
          <w:noProof/>
          <w:sz w:val="24"/>
          <w:szCs w:val="24"/>
        </w:rPr>
        <w:tab/>
        <w:t>Ambrose AF, Paul G, Hausdorff JM. Risk factors for falls among older adults: A review of the literature. Maturitas. 2013. DOI:10.1016/j.maturitas.2013.02.009.</w:t>
      </w:r>
    </w:p>
    <w:p w14:paraId="13594BDB"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31</w:t>
      </w:r>
      <w:r w:rsidRPr="00636C9B">
        <w:rPr>
          <w:rFonts w:ascii="Times New Roman" w:eastAsia="Times New Roman" w:hAnsi="Times New Roman"/>
          <w:noProof/>
          <w:sz w:val="24"/>
          <w:szCs w:val="24"/>
        </w:rPr>
        <w:tab/>
        <w:t xml:space="preserve">Xu J. Unintentional drowning deaths in the United States, 1999-2010. </w:t>
      </w:r>
      <w:r w:rsidRPr="00636C9B">
        <w:rPr>
          <w:rFonts w:ascii="Times New Roman" w:eastAsia="Times New Roman" w:hAnsi="Times New Roman"/>
          <w:i/>
          <w:iCs/>
          <w:noProof/>
          <w:sz w:val="24"/>
          <w:szCs w:val="24"/>
        </w:rPr>
        <w:t>NCHS Data Brief</w:t>
      </w:r>
      <w:r w:rsidRPr="00636C9B">
        <w:rPr>
          <w:rFonts w:ascii="Times New Roman" w:eastAsia="Times New Roman" w:hAnsi="Times New Roman"/>
          <w:noProof/>
          <w:sz w:val="24"/>
          <w:szCs w:val="24"/>
        </w:rPr>
        <w:t xml:space="preserve"> 2014.</w:t>
      </w:r>
    </w:p>
    <w:p w14:paraId="63BFDD82" w14:textId="77777777" w:rsidR="001B365D" w:rsidRPr="00636C9B" w:rsidRDefault="001B365D">
      <w:pPr>
        <w:widowControl w:val="0"/>
        <w:autoSpaceDE w:val="0"/>
        <w:autoSpaceDN w:val="0"/>
        <w:adjustRightInd w:val="0"/>
        <w:spacing w:line="240" w:lineRule="auto"/>
        <w:ind w:left="640" w:hanging="640"/>
        <w:rPr>
          <w:rFonts w:ascii="Times New Roman" w:hAnsi="Times New Roman"/>
          <w:noProof/>
          <w:sz w:val="24"/>
          <w:szCs w:val="24"/>
        </w:rPr>
      </w:pPr>
      <w:r w:rsidRPr="00636C9B">
        <w:rPr>
          <w:rFonts w:ascii="Times New Roman" w:eastAsia="Times New Roman" w:hAnsi="Times New Roman"/>
          <w:noProof/>
          <w:sz w:val="24"/>
          <w:szCs w:val="24"/>
        </w:rPr>
        <w:t>32</w:t>
      </w:r>
      <w:r w:rsidRPr="00636C9B">
        <w:rPr>
          <w:rFonts w:ascii="Times New Roman" w:eastAsia="Times New Roman" w:hAnsi="Times New Roman"/>
          <w:noProof/>
          <w:sz w:val="24"/>
          <w:szCs w:val="24"/>
        </w:rPr>
        <w:tab/>
        <w:t xml:space="preserve">Maystadt JF, Ecker O. Extreme weather and civil war: Does drought fuel conflict in </w:t>
      </w:r>
      <w:r w:rsidRPr="00636C9B">
        <w:rPr>
          <w:rFonts w:ascii="Times New Roman" w:eastAsia="Times New Roman" w:hAnsi="Times New Roman"/>
          <w:noProof/>
          <w:sz w:val="24"/>
          <w:szCs w:val="24"/>
        </w:rPr>
        <w:lastRenderedPageBreak/>
        <w:t xml:space="preserve">Somalia through livestock price shocks? </w:t>
      </w:r>
      <w:r w:rsidRPr="00636C9B">
        <w:rPr>
          <w:rFonts w:ascii="Times New Roman" w:eastAsia="Times New Roman" w:hAnsi="Times New Roman"/>
          <w:i/>
          <w:iCs/>
          <w:noProof/>
          <w:sz w:val="24"/>
          <w:szCs w:val="24"/>
        </w:rPr>
        <w:t>Am J Agric Econ</w:t>
      </w:r>
      <w:r w:rsidRPr="00636C9B">
        <w:rPr>
          <w:rFonts w:ascii="Times New Roman" w:eastAsia="Times New Roman" w:hAnsi="Times New Roman"/>
          <w:noProof/>
          <w:sz w:val="24"/>
          <w:szCs w:val="24"/>
        </w:rPr>
        <w:t xml:space="preserve"> 2014. DOI:10.1093/ajae/aau010.</w:t>
      </w:r>
    </w:p>
    <w:p w14:paraId="14D0E6E5" w14:textId="0C258931" w:rsidR="009011C5" w:rsidRPr="00636C9B" w:rsidRDefault="00A5558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00D07B84" w:rsidR="00AA16D4" w:rsidRDefault="003007A1" w:rsidP="005D73D0">
      <w:pPr>
        <w:spacing w:after="0" w:line="480" w:lineRule="auto"/>
        <w:jc w:val="both"/>
        <w:rPr>
          <w:ins w:id="281" w:author="Tamura-Wicks, Helen M" w:date="2018-11-01T15:57:00Z"/>
          <w:rFonts w:ascii="Times New Roman" w:hAnsi="Times New Roman"/>
          <w:color w:val="000000" w:themeColor="text1"/>
          <w:sz w:val="24"/>
          <w:szCs w:val="24"/>
        </w:rPr>
      </w:pPr>
      <w:ins w:id="282" w:author="Parks, Robbie M" w:date="2018-10-29T14:46:00Z">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ins>
      <w:ins w:id="283" w:author="Tamura-Wicks, Helen M" w:date="2018-11-01T15:58:00Z">
        <w:r w:rsidR="00AA16D4">
          <w:rPr>
            <w:rFonts w:ascii="Times New Roman" w:hAnsi="Times New Roman"/>
            <w:b/>
            <w:color w:val="000000" w:themeColor="text1"/>
            <w:sz w:val="24"/>
            <w:szCs w:val="24"/>
          </w:rPr>
          <w:t xml:space="preserve">Graphic of </w:t>
        </w:r>
      </w:ins>
      <w:proofErr w:type="gramStart"/>
      <w:ins w:id="284" w:author="Parks, Robbie M" w:date="2018-10-29T14:46:00Z">
        <w:r w:rsidR="002A5534" w:rsidRPr="00636C9B">
          <w:rPr>
            <w:rFonts w:ascii="Times New Roman" w:hAnsi="Times New Roman"/>
            <w:color w:val="000000" w:themeColor="text1"/>
            <w:sz w:val="24"/>
            <w:szCs w:val="24"/>
          </w:rPr>
          <w:t>Transforming</w:t>
        </w:r>
        <w:proofErr w:type="gramEnd"/>
        <w:r w:rsidR="002A5534" w:rsidRPr="00636C9B">
          <w:rPr>
            <w:rFonts w:ascii="Times New Roman" w:hAnsi="Times New Roman"/>
            <w:color w:val="000000" w:themeColor="text1"/>
            <w:sz w:val="24"/>
            <w:szCs w:val="24"/>
          </w:rPr>
          <w:t xml:space="preserve"> state-month temperatures </w:t>
        </w:r>
      </w:ins>
      <w:ins w:id="285" w:author="Tamura-Wicks, Helen M" w:date="2018-11-01T15:57:00Z">
        <w:r w:rsidR="00AA16D4">
          <w:rPr>
            <w:rFonts w:ascii="Times New Roman" w:hAnsi="Times New Roman"/>
            <w:color w:val="000000" w:themeColor="text1"/>
            <w:sz w:val="24"/>
            <w:szCs w:val="24"/>
          </w:rPr>
          <w:t xml:space="preserve">into state-month anomalies from </w:t>
        </w:r>
      </w:ins>
      <w:ins w:id="286" w:author="Tamura-Wicks, Helen M" w:date="2018-11-01T16:00:00Z">
        <w:r w:rsidR="00AA16D4">
          <w:rPr>
            <w:rFonts w:ascii="Times New Roman" w:hAnsi="Times New Roman"/>
            <w:color w:val="000000" w:themeColor="text1"/>
            <w:sz w:val="24"/>
            <w:szCs w:val="24"/>
          </w:rPr>
          <w:t xml:space="preserve">their </w:t>
        </w:r>
      </w:ins>
      <w:ins w:id="287" w:author="Tamura-Wicks, Helen M" w:date="2018-11-01T15:57:00Z">
        <w:r w:rsidR="00AA16D4">
          <w:rPr>
            <w:rFonts w:ascii="Times New Roman" w:hAnsi="Times New Roman"/>
            <w:color w:val="000000" w:themeColor="text1"/>
            <w:sz w:val="24"/>
            <w:szCs w:val="24"/>
          </w:rPr>
          <w:t xml:space="preserve">1980-2009 mean. </w:t>
        </w:r>
      </w:ins>
      <w:ins w:id="288" w:author="Parks, Robbie M" w:date="2018-10-29T14:46:00Z">
        <w:r w:rsidR="002A5534" w:rsidRPr="00636C9B">
          <w:rPr>
            <w:rFonts w:ascii="Times New Roman" w:hAnsi="Times New Roman"/>
            <w:color w:val="000000" w:themeColor="text1"/>
            <w:sz w:val="24"/>
            <w:szCs w:val="24"/>
          </w:rPr>
          <w:t>(</w:t>
        </w:r>
        <w:proofErr w:type="gramStart"/>
        <w:r w:rsidR="002A5534" w:rsidRPr="00636C9B">
          <w:rPr>
            <w:rFonts w:ascii="Times New Roman" w:hAnsi="Times New Roman"/>
            <w:color w:val="000000" w:themeColor="text1"/>
            <w:sz w:val="24"/>
            <w:szCs w:val="24"/>
          </w:rPr>
          <w:t>left</w:t>
        </w:r>
        <w:proofErr w:type="gramEnd"/>
        <w:r w:rsidR="002A5534" w:rsidRPr="00636C9B">
          <w:rPr>
            <w:rFonts w:ascii="Times New Roman" w:hAnsi="Times New Roman"/>
            <w:color w:val="000000" w:themeColor="text1"/>
            <w:sz w:val="24"/>
            <w:szCs w:val="24"/>
          </w:rPr>
          <w:t xml:space="preserve"> panel) </w:t>
        </w:r>
        <w:del w:id="289" w:author="Tamura-Wicks, Helen M" w:date="2018-11-01T15:58:00Z">
          <w:r w:rsidR="002A5534" w:rsidRPr="00636C9B" w:rsidDel="00AA16D4">
            <w:rPr>
              <w:rFonts w:ascii="Times New Roman" w:hAnsi="Times New Roman"/>
              <w:color w:val="000000" w:themeColor="text1"/>
              <w:sz w:val="24"/>
              <w:szCs w:val="24"/>
            </w:rPr>
            <w:delText>into state-month anomalies</w:delText>
          </w:r>
        </w:del>
      </w:ins>
      <w:ins w:id="290" w:author="Tamura-Wicks, Helen M" w:date="2018-11-01T15:59:00Z">
        <w:r w:rsidR="00AA16D4">
          <w:rPr>
            <w:rFonts w:ascii="Times New Roman" w:hAnsi="Times New Roman"/>
            <w:color w:val="000000" w:themeColor="text1"/>
            <w:sz w:val="24"/>
            <w:szCs w:val="24"/>
          </w:rPr>
          <w:t xml:space="preserve"> July</w:t>
        </w:r>
        <w:r w:rsidR="00AA16D4">
          <w:rPr>
            <w:rFonts w:ascii="Times New Roman" w:hAnsi="Times New Roman"/>
            <w:color w:val="000000" w:themeColor="text1"/>
            <w:sz w:val="24"/>
            <w:szCs w:val="24"/>
          </w:rPr>
          <w:t xml:space="preserve"> 1980-2016</w:t>
        </w:r>
        <w:r w:rsidR="00AA16D4">
          <w:rPr>
            <w:rFonts w:ascii="Times New Roman" w:hAnsi="Times New Roman"/>
            <w:color w:val="000000" w:themeColor="text1"/>
            <w:sz w:val="24"/>
            <w:szCs w:val="24"/>
          </w:rPr>
          <w:t xml:space="preserve"> </w:t>
        </w:r>
      </w:ins>
      <w:ins w:id="291" w:author="Tamura-Wicks, Helen M" w:date="2018-11-01T15:58:00Z">
        <w:r w:rsidR="00AA16D4">
          <w:rPr>
            <w:rFonts w:ascii="Times New Roman" w:hAnsi="Times New Roman"/>
            <w:color w:val="000000" w:themeColor="text1"/>
            <w:sz w:val="24"/>
            <w:szCs w:val="24"/>
          </w:rPr>
          <w:t>temperatures for Florida</w:t>
        </w:r>
      </w:ins>
      <w:ins w:id="292" w:author="Tamura-Wicks, Helen M" w:date="2018-11-01T16:00:00Z">
        <w:r w:rsidR="00AA16D4">
          <w:rPr>
            <w:rFonts w:ascii="Times New Roman" w:hAnsi="Times New Roman"/>
            <w:color w:val="000000" w:themeColor="text1"/>
            <w:sz w:val="24"/>
            <w:szCs w:val="24"/>
          </w:rPr>
          <w:t xml:space="preserve"> (red)</w:t>
        </w:r>
      </w:ins>
      <w:ins w:id="293" w:author="Tamura-Wicks, Helen M" w:date="2018-11-01T15:58:00Z">
        <w:r w:rsidR="00AA16D4">
          <w:rPr>
            <w:rFonts w:ascii="Times New Roman" w:hAnsi="Times New Roman"/>
            <w:color w:val="000000" w:themeColor="text1"/>
            <w:sz w:val="24"/>
            <w:szCs w:val="24"/>
          </w:rPr>
          <w:t xml:space="preserve"> and</w:t>
        </w:r>
      </w:ins>
      <w:ins w:id="294" w:author="Tamura-Wicks, Helen M" w:date="2018-11-01T15:59:00Z">
        <w:r w:rsidR="00AA16D4">
          <w:rPr>
            <w:rFonts w:ascii="Times New Roman" w:hAnsi="Times New Roman"/>
            <w:color w:val="000000" w:themeColor="text1"/>
            <w:sz w:val="24"/>
            <w:szCs w:val="24"/>
          </w:rPr>
          <w:t xml:space="preserve"> Washington</w:t>
        </w:r>
      </w:ins>
      <w:ins w:id="295" w:author="Tamura-Wicks, Helen M" w:date="2018-11-01T16:00:00Z">
        <w:r w:rsidR="00AA16D4">
          <w:rPr>
            <w:rFonts w:ascii="Times New Roman" w:hAnsi="Times New Roman"/>
            <w:color w:val="000000" w:themeColor="text1"/>
            <w:sz w:val="24"/>
            <w:szCs w:val="24"/>
          </w:rPr>
          <w:t xml:space="preserve"> </w:t>
        </w:r>
        <w:r w:rsidR="00AA16D4">
          <w:rPr>
            <w:rFonts w:ascii="Times New Roman" w:hAnsi="Times New Roman"/>
            <w:color w:val="000000" w:themeColor="text1"/>
            <w:sz w:val="24"/>
            <w:szCs w:val="24"/>
          </w:rPr>
          <w:t>(</w:t>
        </w:r>
        <w:r w:rsidR="00AA16D4">
          <w:rPr>
            <w:rFonts w:ascii="Times New Roman" w:hAnsi="Times New Roman"/>
            <w:color w:val="000000" w:themeColor="text1"/>
            <w:sz w:val="24"/>
            <w:szCs w:val="24"/>
          </w:rPr>
          <w:t>blue</w:t>
        </w:r>
        <w:r w:rsidR="00AA16D4">
          <w:rPr>
            <w:rFonts w:ascii="Times New Roman" w:hAnsi="Times New Roman"/>
            <w:color w:val="000000" w:themeColor="text1"/>
            <w:sz w:val="24"/>
            <w:szCs w:val="24"/>
          </w:rPr>
          <w:t>)</w:t>
        </w:r>
      </w:ins>
      <w:ins w:id="296" w:author="Tamura-Wicks, Helen M" w:date="2018-11-01T15:58:00Z">
        <w:r w:rsidR="00AA16D4">
          <w:rPr>
            <w:rFonts w:ascii="Times New Roman" w:hAnsi="Times New Roman"/>
            <w:color w:val="000000" w:themeColor="text1"/>
            <w:sz w:val="24"/>
            <w:szCs w:val="24"/>
          </w:rPr>
          <w:t>.</w:t>
        </w:r>
      </w:ins>
      <w:ins w:id="297" w:author="Parks, Robbie M" w:date="2018-10-29T14:46:00Z">
        <w:r w:rsidR="002A5534" w:rsidRPr="00636C9B">
          <w:rPr>
            <w:rFonts w:ascii="Times New Roman" w:hAnsi="Times New Roman"/>
            <w:color w:val="000000" w:themeColor="text1"/>
            <w:sz w:val="24"/>
            <w:szCs w:val="24"/>
          </w:rPr>
          <w:t xml:space="preserve"> (</w:t>
        </w:r>
        <w:proofErr w:type="gramStart"/>
        <w:r w:rsidR="002A5534" w:rsidRPr="00636C9B">
          <w:rPr>
            <w:rFonts w:ascii="Times New Roman" w:hAnsi="Times New Roman"/>
            <w:color w:val="000000" w:themeColor="text1"/>
            <w:sz w:val="24"/>
            <w:szCs w:val="24"/>
          </w:rPr>
          <w:t>two</w:t>
        </w:r>
        <w:proofErr w:type="gramEnd"/>
        <w:r w:rsidR="002A5534" w:rsidRPr="00636C9B">
          <w:rPr>
            <w:rFonts w:ascii="Times New Roman" w:hAnsi="Times New Roman"/>
            <w:color w:val="000000" w:themeColor="text1"/>
            <w:sz w:val="24"/>
            <w:szCs w:val="24"/>
          </w:rPr>
          <w:t xml:space="preserve"> right panels), </w:t>
        </w:r>
      </w:ins>
      <w:ins w:id="298" w:author="Tamura-Wicks, Helen M" w:date="2018-11-01T16:01:00Z">
        <w:r w:rsidR="00AA16D4">
          <w:rPr>
            <w:rFonts w:ascii="Times New Roman" w:hAnsi="Times New Roman"/>
            <w:color w:val="000000" w:themeColor="text1"/>
            <w:sz w:val="24"/>
            <w:szCs w:val="24"/>
          </w:rPr>
          <w:t>July 1980-2016 temperatu</w:t>
        </w:r>
        <w:r w:rsidR="00AA16D4">
          <w:rPr>
            <w:rFonts w:ascii="Times New Roman" w:hAnsi="Times New Roman"/>
            <w:color w:val="000000" w:themeColor="text1"/>
            <w:sz w:val="24"/>
            <w:szCs w:val="24"/>
          </w:rPr>
          <w:t>re anomalies</w:t>
        </w:r>
        <w:r w:rsidR="00AA16D4">
          <w:rPr>
            <w:rFonts w:ascii="Times New Roman" w:hAnsi="Times New Roman"/>
            <w:color w:val="000000" w:themeColor="text1"/>
            <w:sz w:val="24"/>
            <w:szCs w:val="24"/>
          </w:rPr>
          <w:t xml:space="preserve"> for Florida (red) and Washington (blue).</w:t>
        </w:r>
        <w:r w:rsidR="00AA16D4" w:rsidRPr="00636C9B">
          <w:rPr>
            <w:rFonts w:ascii="Times New Roman" w:hAnsi="Times New Roman"/>
            <w:color w:val="000000" w:themeColor="text1"/>
            <w:sz w:val="24"/>
            <w:szCs w:val="24"/>
          </w:rPr>
          <w:t xml:space="preserve"> </w:t>
        </w:r>
      </w:ins>
      <w:ins w:id="299" w:author="Parks, Robbie M" w:date="2018-10-29T14:46:00Z">
        <w:del w:id="300" w:author="Tamura-Wicks, Helen M" w:date="2018-11-01T16:01:00Z">
          <w:r w:rsidR="002A5534" w:rsidRPr="00636C9B" w:rsidDel="00AA16D4">
            <w:rPr>
              <w:rFonts w:ascii="Times New Roman" w:hAnsi="Times New Roman"/>
              <w:color w:val="000000" w:themeColor="text1"/>
              <w:sz w:val="24"/>
              <w:szCs w:val="24"/>
            </w:rPr>
            <w:delText>using Florida and Washington in July, 1980-2016.</w:delText>
          </w:r>
        </w:del>
      </w:ins>
    </w:p>
    <w:p w14:paraId="5FC4D8EB" w14:textId="5304E898" w:rsidR="002A5534" w:rsidRPr="00636C9B" w:rsidRDefault="002A5534" w:rsidP="005D73D0">
      <w:pPr>
        <w:spacing w:after="0" w:line="480" w:lineRule="auto"/>
        <w:jc w:val="both"/>
        <w:rPr>
          <w:ins w:id="301" w:author="Parks, Robbie M" w:date="2018-10-29T14:46:00Z"/>
          <w:rFonts w:ascii="Times New Roman" w:hAnsi="Times New Roman"/>
          <w:color w:val="000000" w:themeColor="text1"/>
          <w:sz w:val="24"/>
          <w:szCs w:val="24"/>
        </w:rPr>
      </w:pPr>
      <w:ins w:id="302" w:author="Parks, Robbie M" w:date="2018-10-29T14:46:00Z">
        <w:r w:rsidRPr="00636C9B">
          <w:rPr>
            <w:rFonts w:ascii="Times New Roman" w:hAnsi="Times New Roman"/>
            <w:color w:val="000000" w:themeColor="text1"/>
            <w:sz w:val="24"/>
            <w:szCs w:val="24"/>
          </w:rPr>
          <w:br w:type="page"/>
        </w:r>
      </w:ins>
    </w:p>
    <w:p w14:paraId="111CEFCE" w14:textId="05204BA5"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303" w:author="Parks, Robbie M" w:date="2018-10-29T14:46:00Z">
        <w:r w:rsidR="002A5534" w:rsidRPr="00636C9B">
          <w:rPr>
            <w:rFonts w:ascii="Times New Roman" w:hAnsi="Times New Roman"/>
            <w:b/>
            <w:color w:val="000000" w:themeColor="text1"/>
            <w:sz w:val="24"/>
            <w:szCs w:val="24"/>
          </w:rPr>
          <w:t>2</w:t>
        </w:r>
      </w:ins>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Age-Standardised Death Rates (ASDRs) </w:t>
      </w:r>
      <w:del w:id="304" w:author="Tamura-Wicks, Helen M" w:date="2018-11-01T15:26:00Z">
        <w:r w:rsidR="006C049E" w:rsidRPr="00636C9B" w:rsidDel="006C58FE">
          <w:rPr>
            <w:rFonts w:ascii="Times New Roman" w:hAnsi="Times New Roman"/>
            <w:color w:val="000000" w:themeColor="text1"/>
            <w:sz w:val="24"/>
            <w:szCs w:val="24"/>
          </w:rPr>
          <w:delText>over time</w:delText>
        </w:r>
      </w:del>
      <w:ins w:id="305" w:author="Tamura-Wicks, Helen M" w:date="2018-11-01T15:26:00Z">
        <w:r w:rsidR="006C58FE">
          <w:rPr>
            <w:rFonts w:ascii="Times New Roman" w:hAnsi="Times New Roman"/>
            <w:color w:val="000000" w:themeColor="text1"/>
            <w:sz w:val="24"/>
            <w:szCs w:val="24"/>
          </w:rPr>
          <w:t>from 1980 to 2016,</w:t>
        </w:r>
      </w:ins>
      <w:r w:rsidR="006C049E" w:rsidRPr="00636C9B">
        <w:rPr>
          <w:rFonts w:ascii="Times New Roman" w:hAnsi="Times New Roman"/>
          <w:color w:val="000000" w:themeColor="text1"/>
          <w:sz w:val="24"/>
          <w:szCs w:val="24"/>
        </w:rPr>
        <w:t xml:space="preserve"> by month and category</w:t>
      </w:r>
      <w:ins w:id="306" w:author="Tamura-Wicks, Helen M" w:date="2018-11-01T15:26:00Z">
        <w:r w:rsidR="006C58FE">
          <w:rPr>
            <w:rFonts w:ascii="Times New Roman" w:hAnsi="Times New Roman"/>
            <w:color w:val="000000" w:themeColor="text1"/>
            <w:sz w:val="24"/>
            <w:szCs w:val="24"/>
          </w:rPr>
          <w:t xml:space="preserve"> of</w:t>
        </w:r>
      </w:ins>
      <w:r w:rsidR="006C049E" w:rsidRPr="00636C9B">
        <w:rPr>
          <w:rFonts w:ascii="Times New Roman" w:hAnsi="Times New Roman"/>
          <w:color w:val="000000" w:themeColor="text1"/>
          <w:sz w:val="24"/>
          <w:szCs w:val="24"/>
        </w:rPr>
        <w:t xml:space="preserve"> injury death</w:t>
      </w:r>
      <w:ins w:id="307" w:author="Tamura-Wicks, Helen M" w:date="2018-11-01T15:26:00Z">
        <w:r w:rsidR="006C58FE">
          <w:rPr>
            <w:rFonts w:ascii="Times New Roman" w:hAnsi="Times New Roman"/>
            <w:color w:val="000000" w:themeColor="text1"/>
            <w:sz w:val="24"/>
            <w:szCs w:val="24"/>
          </w:rPr>
          <w:t>s</w:t>
        </w:r>
      </w:ins>
      <w:del w:id="308" w:author="Tamura-Wicks, Helen M" w:date="2018-11-01T15:26:00Z">
        <w:r w:rsidR="006C049E" w:rsidRPr="00636C9B" w:rsidDel="006C58FE">
          <w:rPr>
            <w:rFonts w:ascii="Times New Roman" w:hAnsi="Times New Roman"/>
            <w:color w:val="000000" w:themeColor="text1"/>
            <w:sz w:val="24"/>
            <w:szCs w:val="24"/>
          </w:rPr>
          <w:delText>, 1980-2016</w:delText>
        </w:r>
        <w:r w:rsidR="000A2462" w:rsidRPr="00636C9B" w:rsidDel="006C58FE">
          <w:rPr>
            <w:rFonts w:ascii="Times New Roman" w:hAnsi="Times New Roman"/>
            <w:color w:val="000000" w:themeColor="text1"/>
            <w:sz w:val="24"/>
            <w:szCs w:val="24"/>
          </w:rPr>
          <w:delText>.</w:delText>
        </w:r>
      </w:del>
      <w:r w:rsidR="00016713" w:rsidRPr="00636C9B">
        <w:rPr>
          <w:rFonts w:ascii="Times New Roman" w:hAnsi="Times New Roman"/>
          <w:color w:val="000000" w:themeColor="text1"/>
          <w:sz w:val="24"/>
          <w:szCs w:val="24"/>
        </w:rPr>
        <w:br w:type="page"/>
      </w:r>
    </w:p>
    <w:p w14:paraId="28C19B17" w14:textId="235C4BBB" w:rsidR="002E3961" w:rsidRPr="00636C9B" w:rsidRDefault="003C7D02" w:rsidP="00D76DF7">
      <w:pPr>
        <w:spacing w:after="0" w:line="480" w:lineRule="auto"/>
        <w:jc w:val="both"/>
        <w:rPr>
          <w:rFonts w:ascii="Times New Roman" w:hAnsi="Times New Roman"/>
          <w:color w:val="000000" w:themeColor="text1"/>
          <w:sz w:val="24"/>
          <w:szCs w:val="24"/>
        </w:rPr>
      </w:pPr>
      <w:commentRangeStart w:id="309"/>
      <w:r w:rsidRPr="00636C9B">
        <w:rPr>
          <w:rFonts w:ascii="Times New Roman" w:hAnsi="Times New Roman"/>
          <w:b/>
          <w:color w:val="000000" w:themeColor="text1"/>
          <w:sz w:val="24"/>
          <w:szCs w:val="24"/>
        </w:rPr>
        <w:lastRenderedPageBreak/>
        <w:t xml:space="preserve">Figure </w:t>
      </w:r>
      <w:ins w:id="310" w:author="Parks, Robbie M" w:date="2018-10-29T14:46:00Z">
        <w:r w:rsidR="002A5534" w:rsidRPr="00636C9B">
          <w:rPr>
            <w:rFonts w:ascii="Times New Roman" w:hAnsi="Times New Roman"/>
            <w:b/>
            <w:color w:val="000000" w:themeColor="text1"/>
            <w:sz w:val="24"/>
            <w:szCs w:val="24"/>
          </w:rPr>
          <w:t>3</w:t>
        </w:r>
      </w:ins>
      <w:commentRangeEnd w:id="309"/>
      <w:r w:rsidR="006C58FE">
        <w:rPr>
          <w:rStyle w:val="CommentReference"/>
          <w:rFonts w:asciiTheme="minorHAnsi" w:eastAsiaTheme="minorHAnsi" w:hAnsiTheme="minorHAnsi" w:cstheme="minorBidi"/>
        </w:rPr>
        <w:commentReference w:id="309"/>
      </w:r>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ins w:id="311" w:author="Tamura-Wicks, Helen M" w:date="2018-11-01T15:50:00Z">
        <w:r w:rsidR="008621C2">
          <w:rPr>
            <w:rFonts w:ascii="Times New Roman" w:hAnsi="Times New Roman"/>
            <w:color w:val="000000" w:themeColor="text1"/>
            <w:sz w:val="24"/>
            <w:szCs w:val="24"/>
          </w:rPr>
          <w:t xml:space="preserve"> injury deaths, by</w:t>
        </w:r>
      </w:ins>
      <w:r w:rsidRPr="00636C9B">
        <w:rPr>
          <w:rFonts w:ascii="Times New Roman" w:hAnsi="Times New Roman"/>
          <w:color w:val="000000" w:themeColor="text1"/>
          <w:sz w:val="24"/>
          <w:szCs w:val="24"/>
        </w:rPr>
        <w:t xml:space="preserve"> category of unintentional (</w:t>
      </w:r>
      <w:r w:rsidR="00BA15DC" w:rsidRPr="00636C9B">
        <w:rPr>
          <w:rFonts w:ascii="Times New Roman" w:hAnsi="Times New Roman"/>
          <w:color w:val="000000" w:themeColor="text1"/>
          <w:sz w:val="24"/>
          <w:szCs w:val="24"/>
        </w:rPr>
        <w:t xml:space="preserve">yellow/brown) and intentional (purple) deaths in the </w:t>
      </w:r>
      <w:proofErr w:type="gramStart"/>
      <w:ins w:id="312" w:author="Tamura-Wicks, Helen M" w:date="2018-11-01T15:49:00Z">
        <w:r w:rsidR="008621C2">
          <w:rPr>
            <w:rFonts w:ascii="Times New Roman" w:hAnsi="Times New Roman"/>
            <w:color w:val="000000" w:themeColor="text1"/>
            <w:sz w:val="24"/>
            <w:szCs w:val="24"/>
          </w:rPr>
          <w:t>contiguous ?</w:t>
        </w:r>
        <w:proofErr w:type="gramEnd"/>
        <w:r w:rsidR="008621C2">
          <w:rPr>
            <w:rFonts w:ascii="Times New Roman" w:hAnsi="Times New Roman"/>
            <w:color w:val="000000" w:themeColor="text1"/>
            <w:sz w:val="24"/>
            <w:szCs w:val="24"/>
          </w:rPr>
          <w:t xml:space="preserve"> </w:t>
        </w:r>
      </w:ins>
      <w:r w:rsidR="00BA15DC" w:rsidRPr="00636C9B">
        <w:rPr>
          <w:rFonts w:ascii="Times New Roman" w:hAnsi="Times New Roman"/>
          <w:color w:val="000000" w:themeColor="text1"/>
          <w:sz w:val="24"/>
          <w:szCs w:val="24"/>
        </w:rPr>
        <w:t>USA</w:t>
      </w:r>
      <w:del w:id="313" w:author="Tamura-Wicks, Helen M" w:date="2018-11-01T15:50:00Z">
        <w:r w:rsidR="00BA15DC" w:rsidRPr="00636C9B" w:rsidDel="008621C2">
          <w:rPr>
            <w:rFonts w:ascii="Times New Roman" w:hAnsi="Times New Roman"/>
            <w:color w:val="000000" w:themeColor="text1"/>
            <w:sz w:val="24"/>
            <w:szCs w:val="24"/>
          </w:rPr>
          <w:delText xml:space="preserve"> by</w:delText>
        </w:r>
      </w:del>
      <w:ins w:id="314" w:author="Tamura-Wicks, Helen M" w:date="2018-11-01T15:50:00Z">
        <w:r w:rsidR="008621C2">
          <w:rPr>
            <w:rFonts w:ascii="Times New Roman" w:hAnsi="Times New Roman"/>
            <w:color w:val="000000" w:themeColor="text1"/>
            <w:sz w:val="24"/>
            <w:szCs w:val="24"/>
          </w:rPr>
          <w:t>,</w:t>
        </w:r>
      </w:ins>
      <w:r w:rsidR="00BA15DC" w:rsidRPr="00636C9B">
        <w:rPr>
          <w:rFonts w:ascii="Times New Roman" w:hAnsi="Times New Roman"/>
          <w:color w:val="000000" w:themeColor="text1"/>
          <w:sz w:val="24"/>
          <w:szCs w:val="24"/>
        </w:rPr>
        <w:t xml:space="preserve"> 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 xml:space="preserve">and sex, for </w:t>
      </w:r>
      <w:commentRangeStart w:id="315"/>
      <w:r w:rsidR="00BA15DC" w:rsidRPr="00636C9B">
        <w:rPr>
          <w:rFonts w:ascii="Times New Roman" w:hAnsi="Times New Roman"/>
          <w:color w:val="000000" w:themeColor="text1"/>
          <w:sz w:val="24"/>
          <w:szCs w:val="24"/>
        </w:rPr>
        <w:t>2012-2016</w:t>
      </w:r>
      <w:commentRangeEnd w:id="315"/>
      <w:r w:rsidR="008621C2">
        <w:rPr>
          <w:rStyle w:val="CommentReference"/>
          <w:rFonts w:asciiTheme="minorHAnsi" w:eastAsiaTheme="minorHAnsi" w:hAnsiTheme="minorHAnsi" w:cstheme="minorBidi"/>
        </w:rPr>
        <w:commentReference w:id="315"/>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27BE4B15" w14:textId="048BDD70" w:rsidR="008621C2" w:rsidRDefault="004A3366" w:rsidP="00D76DF7">
      <w:pPr>
        <w:spacing w:after="0" w:line="480" w:lineRule="auto"/>
        <w:jc w:val="both"/>
        <w:rPr>
          <w:ins w:id="316" w:author="Tamura-Wicks, Helen M" w:date="2018-11-01T15:45:00Z"/>
          <w:rFonts w:ascii="Times New Roman" w:hAnsi="Times New Roman"/>
          <w:color w:val="000000" w:themeColor="text1"/>
          <w:sz w:val="24"/>
          <w:szCs w:val="24"/>
        </w:rPr>
      </w:pPr>
      <w:commentRangeStart w:id="317"/>
      <w:r w:rsidRPr="00636C9B">
        <w:rPr>
          <w:rFonts w:ascii="Times New Roman" w:hAnsi="Times New Roman"/>
          <w:b/>
          <w:color w:val="000000" w:themeColor="text1"/>
          <w:sz w:val="24"/>
          <w:szCs w:val="24"/>
        </w:rPr>
        <w:lastRenderedPageBreak/>
        <w:t>Figure 4</w:t>
      </w:r>
      <w:commentRangeEnd w:id="317"/>
      <w:r w:rsidR="006C58FE">
        <w:rPr>
          <w:rStyle w:val="CommentReference"/>
          <w:rFonts w:asciiTheme="minorHAnsi" w:eastAsiaTheme="minorHAnsi" w:hAnsiTheme="minorHAnsi" w:cstheme="minorBidi"/>
        </w:rPr>
        <w:commentReference w:id="317"/>
      </w:r>
      <w:ins w:id="318" w:author="Tamura-Wicks, Helen M" w:date="2018-11-01T15:46:00Z">
        <w:r w:rsidR="008621C2" w:rsidRPr="008621C2">
          <w:rPr>
            <w:rFonts w:ascii="Times New Roman" w:hAnsi="Times New Roman"/>
            <w:color w:val="000000" w:themeColor="text1"/>
            <w:sz w:val="24"/>
            <w:szCs w:val="24"/>
          </w:rPr>
          <w:t xml:space="preserve"> </w:t>
        </w:r>
        <w:r w:rsidR="008621C2">
          <w:rPr>
            <w:rFonts w:ascii="Times New Roman" w:hAnsi="Times New Roman"/>
            <w:color w:val="000000" w:themeColor="text1"/>
            <w:sz w:val="24"/>
            <w:szCs w:val="24"/>
          </w:rPr>
          <w:t xml:space="preserve">Estimated additional annual injury deaths for 2016 population, if temperatures were 1c above the 1980-2009 mean for every month and state. </w:t>
        </w:r>
      </w:ins>
      <w:del w:id="319" w:author="Tamura-Wicks, Helen M" w:date="2018-11-01T15:46:00Z">
        <w:r w:rsidRPr="00636C9B" w:rsidDel="008621C2">
          <w:rPr>
            <w:rFonts w:ascii="Times New Roman" w:hAnsi="Times New Roman"/>
            <w:b/>
            <w:color w:val="000000" w:themeColor="text1"/>
            <w:sz w:val="24"/>
            <w:szCs w:val="24"/>
          </w:rPr>
          <w:delText xml:space="preserve">. </w:delText>
        </w:r>
        <w:r w:rsidRPr="00636C9B" w:rsidDel="008621C2">
          <w:rPr>
            <w:rFonts w:ascii="Times New Roman" w:hAnsi="Times New Roman"/>
            <w:color w:val="000000" w:themeColor="text1"/>
            <w:sz w:val="24"/>
            <w:szCs w:val="24"/>
          </w:rPr>
          <w:delText xml:space="preserve">Additional annual deaths </w:delText>
        </w:r>
      </w:del>
      <w:del w:id="320" w:author="Tamura-Wicks, Helen M" w:date="2018-11-01T15:33:00Z">
        <w:r w:rsidRPr="00636C9B" w:rsidDel="006C58FE">
          <w:rPr>
            <w:rFonts w:ascii="Times New Roman" w:hAnsi="Times New Roman"/>
            <w:color w:val="000000" w:themeColor="text1"/>
            <w:sz w:val="24"/>
            <w:szCs w:val="24"/>
          </w:rPr>
          <w:delText>with a</w:delText>
        </w:r>
      </w:del>
      <w:del w:id="321" w:author="Tamura-Wicks, Helen M" w:date="2018-11-01T15:46:00Z">
        <w:r w:rsidRPr="00636C9B" w:rsidDel="008621C2">
          <w:rPr>
            <w:rFonts w:ascii="Times New Roman" w:hAnsi="Times New Roman"/>
            <w:color w:val="000000" w:themeColor="text1"/>
            <w:sz w:val="24"/>
            <w:szCs w:val="24"/>
          </w:rPr>
          <w:delText xml:space="preserve"> </w:delText>
        </w:r>
        <w:r w:rsidR="00D52154" w:rsidRPr="00636C9B" w:rsidDel="008621C2">
          <w:rPr>
            <w:rFonts w:ascii="Times New Roman" w:hAnsi="Times New Roman"/>
            <w:color w:val="000000" w:themeColor="text1"/>
            <w:sz w:val="24"/>
            <w:szCs w:val="24"/>
          </w:rPr>
          <w:delText xml:space="preserve">national </w:delText>
        </w:r>
        <w:r w:rsidRPr="00636C9B" w:rsidDel="008621C2">
          <w:rPr>
            <w:rFonts w:ascii="Times New Roman" w:hAnsi="Times New Roman"/>
            <w:color w:val="000000" w:themeColor="text1"/>
            <w:sz w:val="24"/>
            <w:szCs w:val="24"/>
          </w:rPr>
          <w:delText>uniform increase of 1</w:delText>
        </w:r>
        <w:r w:rsidR="00D52154" w:rsidRPr="00636C9B" w:rsidDel="008621C2">
          <w:rPr>
            <w:rFonts w:ascii="Arial" w:eastAsia="Times New Roman" w:hAnsi="Arial" w:cs="Arial"/>
            <w:bCs/>
            <w:color w:val="222222"/>
            <w:sz w:val="24"/>
            <w:szCs w:val="24"/>
            <w:shd w:val="clear" w:color="auto" w:fill="FFFFFF"/>
            <w:lang w:eastAsia="en-GB"/>
          </w:rPr>
          <w:delText>°</w:delText>
        </w:r>
        <w:r w:rsidR="00D52154" w:rsidRPr="00636C9B" w:rsidDel="008621C2">
          <w:rPr>
            <w:rFonts w:ascii="Times New Roman" w:hAnsi="Times New Roman"/>
            <w:color w:val="000000" w:themeColor="text1"/>
            <w:sz w:val="24"/>
            <w:szCs w:val="24"/>
          </w:rPr>
          <w:delText>C</w:delText>
        </w:r>
        <w:r w:rsidR="009A0CFD" w:rsidRPr="00636C9B" w:rsidDel="008621C2">
          <w:rPr>
            <w:rFonts w:ascii="Times New Roman" w:hAnsi="Times New Roman"/>
            <w:color w:val="000000" w:themeColor="text1"/>
            <w:sz w:val="24"/>
            <w:szCs w:val="24"/>
          </w:rPr>
          <w:delText xml:space="preserve"> above </w:delText>
        </w:r>
      </w:del>
      <w:del w:id="322" w:author="Tamura-Wicks, Helen M" w:date="2018-11-01T15:31:00Z">
        <w:r w:rsidR="009A0CFD" w:rsidRPr="00636C9B" w:rsidDel="006C58FE">
          <w:rPr>
            <w:rFonts w:ascii="Times New Roman" w:hAnsi="Times New Roman"/>
            <w:color w:val="000000" w:themeColor="text1"/>
            <w:sz w:val="24"/>
            <w:szCs w:val="24"/>
          </w:rPr>
          <w:delText xml:space="preserve">long-term </w:delText>
        </w:r>
      </w:del>
      <w:del w:id="323" w:author="Tamura-Wicks, Helen M" w:date="2018-11-01T15:38:00Z">
        <w:r w:rsidR="009A0CFD" w:rsidRPr="00636C9B" w:rsidDel="00280E5B">
          <w:rPr>
            <w:rFonts w:ascii="Times New Roman" w:hAnsi="Times New Roman"/>
            <w:color w:val="000000" w:themeColor="text1"/>
            <w:sz w:val="24"/>
            <w:szCs w:val="24"/>
          </w:rPr>
          <w:delText>monthly state mean,</w:delText>
        </w:r>
      </w:del>
      <w:del w:id="324" w:author="Tamura-Wicks, Helen M" w:date="2018-11-01T15:46:00Z">
        <w:r w:rsidR="009A0CFD" w:rsidRPr="00636C9B" w:rsidDel="008621C2">
          <w:rPr>
            <w:rFonts w:ascii="Times New Roman" w:hAnsi="Times New Roman"/>
            <w:color w:val="000000" w:themeColor="text1"/>
            <w:sz w:val="24"/>
            <w:szCs w:val="24"/>
          </w:rPr>
          <w:delText xml:space="preserve"> </w:delText>
        </w:r>
      </w:del>
      <w:del w:id="325" w:author="Tamura-Wicks, Helen M" w:date="2018-11-01T15:32:00Z">
        <w:r w:rsidR="009A0CFD" w:rsidRPr="00636C9B" w:rsidDel="006C58FE">
          <w:rPr>
            <w:rFonts w:ascii="Times New Roman" w:hAnsi="Times New Roman"/>
            <w:color w:val="000000" w:themeColor="text1"/>
            <w:sz w:val="24"/>
            <w:szCs w:val="24"/>
          </w:rPr>
          <w:delText xml:space="preserve">for deaths from all injuries </w:delText>
        </w:r>
      </w:del>
      <w:ins w:id="326" w:author="Tamura-Wicks, Helen M" w:date="2018-11-01T15:35:00Z">
        <w:r w:rsidR="00280E5B">
          <w:rPr>
            <w:rFonts w:ascii="Times New Roman" w:hAnsi="Times New Roman"/>
            <w:color w:val="000000" w:themeColor="text1"/>
            <w:sz w:val="24"/>
            <w:szCs w:val="24"/>
          </w:rPr>
          <w:t xml:space="preserve">They are broken down </w:t>
        </w:r>
      </w:ins>
      <w:r w:rsidR="009A0CFD" w:rsidRPr="00636C9B">
        <w:rPr>
          <w:rFonts w:ascii="Times New Roman" w:hAnsi="Times New Roman"/>
          <w:color w:val="000000" w:themeColor="text1"/>
          <w:sz w:val="24"/>
          <w:szCs w:val="24"/>
        </w:rPr>
        <w:t>by sex, category of injury and age group (top) and month (bottom)</w:t>
      </w:r>
      <w:del w:id="327" w:author="Tamura-Wicks, Helen M" w:date="2018-11-01T15:32:00Z">
        <w:r w:rsidR="009A0CFD" w:rsidRPr="00636C9B" w:rsidDel="006C58FE">
          <w:rPr>
            <w:rFonts w:ascii="Times New Roman" w:hAnsi="Times New Roman"/>
            <w:color w:val="000000" w:themeColor="text1"/>
            <w:sz w:val="24"/>
            <w:szCs w:val="24"/>
          </w:rPr>
          <w:delText>, for 2016 population</w:delText>
        </w:r>
      </w:del>
      <w:r w:rsidR="009A0CFD" w:rsidRPr="00636C9B">
        <w:rPr>
          <w:rFonts w:ascii="Times New Roman" w:hAnsi="Times New Roman"/>
          <w:color w:val="000000" w:themeColor="text1"/>
          <w:sz w:val="24"/>
          <w:szCs w:val="24"/>
        </w:rPr>
        <w:t xml:space="preserve">. Black dots represent </w:t>
      </w:r>
      <w:commentRangeStart w:id="328"/>
      <w:r w:rsidR="009A0CFD" w:rsidRPr="00636C9B">
        <w:rPr>
          <w:rFonts w:ascii="Times New Roman" w:hAnsi="Times New Roman"/>
          <w:color w:val="000000" w:themeColor="text1"/>
          <w:sz w:val="24"/>
          <w:szCs w:val="24"/>
        </w:rPr>
        <w:t>net changes</w:t>
      </w:r>
      <w:commentRangeEnd w:id="328"/>
      <w:r w:rsidR="00280E5B">
        <w:rPr>
          <w:rStyle w:val="CommentReference"/>
          <w:rFonts w:asciiTheme="minorHAnsi" w:eastAsiaTheme="minorHAnsi" w:hAnsiTheme="minorHAnsi" w:cstheme="minorBidi"/>
        </w:rPr>
        <w:commentReference w:id="328"/>
      </w:r>
      <w:r w:rsidR="009A0CFD" w:rsidRPr="00636C9B">
        <w:rPr>
          <w:rFonts w:ascii="Times New Roman" w:hAnsi="Times New Roman"/>
          <w:color w:val="000000" w:themeColor="text1"/>
          <w:sz w:val="24"/>
          <w:szCs w:val="24"/>
        </w:rPr>
        <w:t>.</w:t>
      </w:r>
    </w:p>
    <w:p w14:paraId="1FAF867F" w14:textId="77777777" w:rsidR="008621C2" w:rsidRDefault="008621C2" w:rsidP="00D76DF7">
      <w:pPr>
        <w:spacing w:after="0" w:line="480" w:lineRule="auto"/>
        <w:jc w:val="both"/>
        <w:rPr>
          <w:ins w:id="329" w:author="Tamura-Wicks, Helen M" w:date="2018-11-01T15:45:00Z"/>
          <w:rFonts w:ascii="Times New Roman" w:hAnsi="Times New Roman"/>
          <w:color w:val="000000" w:themeColor="text1"/>
          <w:sz w:val="24"/>
          <w:szCs w:val="24"/>
        </w:rPr>
      </w:pPr>
    </w:p>
    <w:p w14:paraId="7CD7214A" w14:textId="77777777" w:rsidR="008621C2" w:rsidRDefault="008621C2" w:rsidP="00D76DF7">
      <w:pPr>
        <w:spacing w:after="0" w:line="480" w:lineRule="auto"/>
        <w:jc w:val="both"/>
        <w:rPr>
          <w:ins w:id="330" w:author="Tamura-Wicks, Helen M" w:date="2018-11-01T15:45: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ABDC97" w14:textId="36263312" w:rsidR="00280E5B" w:rsidRDefault="00234E19" w:rsidP="005870DD">
      <w:pPr>
        <w:spacing w:after="0" w:line="480" w:lineRule="auto"/>
        <w:jc w:val="both"/>
        <w:rPr>
          <w:ins w:id="331" w:author="Tamura-Wicks, Helen M" w:date="2018-11-01T15:43: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ins w:id="332" w:author="Tamura-Wicks, Helen M" w:date="2018-11-01T15:44:00Z">
        <w:r w:rsidR="008621C2">
          <w:rPr>
            <w:rFonts w:ascii="Times New Roman" w:hAnsi="Times New Roman"/>
            <w:color w:val="000000" w:themeColor="text1"/>
            <w:sz w:val="24"/>
            <w:szCs w:val="24"/>
          </w:rPr>
          <w:t>Excess relative risk if temperatures were 1c above the 1980-2009 mean for every month and state.</w:t>
        </w:r>
      </w:ins>
      <w:del w:id="333" w:author="Tamura-Wicks, Helen M" w:date="2018-11-01T15:44:00Z">
        <w:r w:rsidR="00F47B5D" w:rsidRPr="00636C9B" w:rsidDel="008621C2">
          <w:rPr>
            <w:rFonts w:ascii="Times New Roman" w:hAnsi="Times New Roman"/>
            <w:color w:val="000000" w:themeColor="text1"/>
            <w:sz w:val="24"/>
            <w:szCs w:val="24"/>
          </w:rPr>
          <w:delText xml:space="preserve">Excess relative risk </w:delText>
        </w:r>
        <w:r w:rsidR="00AE077A" w:rsidRPr="00636C9B" w:rsidDel="008621C2">
          <w:rPr>
            <w:rFonts w:ascii="Times New Roman" w:hAnsi="Times New Roman"/>
            <w:color w:val="000000" w:themeColor="text1"/>
            <w:sz w:val="24"/>
            <w:szCs w:val="24"/>
          </w:rPr>
          <w:delText xml:space="preserve">associated with </w:delText>
        </w:r>
      </w:del>
      <w:del w:id="334" w:author="Tamura-Wicks, Helen M" w:date="2018-11-01T15:40:00Z">
        <w:r w:rsidR="00F47B5D" w:rsidRPr="00636C9B" w:rsidDel="00280E5B">
          <w:rPr>
            <w:rFonts w:ascii="Times New Roman" w:hAnsi="Times New Roman"/>
            <w:color w:val="000000" w:themeColor="text1"/>
            <w:sz w:val="24"/>
            <w:szCs w:val="24"/>
          </w:rPr>
          <w:delText xml:space="preserve">for </w:delText>
        </w:r>
      </w:del>
      <w:del w:id="335" w:author="Tamura-Wicks, Helen M" w:date="2018-11-01T15:44:00Z">
        <w:r w:rsidR="00F47B5D" w:rsidRPr="00636C9B" w:rsidDel="008621C2">
          <w:rPr>
            <w:rFonts w:ascii="Times New Roman" w:hAnsi="Times New Roman"/>
            <w:color w:val="000000" w:themeColor="text1"/>
            <w:sz w:val="24"/>
            <w:szCs w:val="24"/>
          </w:rPr>
          <w:delText>1</w:delText>
        </w:r>
        <w:r w:rsidR="00F47B5D" w:rsidRPr="00636C9B" w:rsidDel="008621C2">
          <w:rPr>
            <w:rFonts w:ascii="Arial" w:eastAsia="Times New Roman" w:hAnsi="Arial" w:cs="Arial"/>
            <w:bCs/>
            <w:color w:val="222222"/>
            <w:sz w:val="24"/>
            <w:szCs w:val="24"/>
            <w:shd w:val="clear" w:color="auto" w:fill="FFFFFF"/>
            <w:lang w:eastAsia="en-GB"/>
          </w:rPr>
          <w:delText>°</w:delText>
        </w:r>
        <w:r w:rsidR="00F47B5D" w:rsidRPr="00636C9B" w:rsidDel="008621C2">
          <w:rPr>
            <w:rFonts w:ascii="Times New Roman" w:hAnsi="Times New Roman"/>
            <w:color w:val="000000" w:themeColor="text1"/>
            <w:sz w:val="24"/>
            <w:szCs w:val="24"/>
          </w:rPr>
          <w:delText xml:space="preserve">C </w:delText>
        </w:r>
      </w:del>
      <w:ins w:id="336" w:author="Tamura-Wicks, Helen M" w:date="2018-11-01T15:41:00Z">
        <w:r w:rsidR="00280E5B">
          <w:rPr>
            <w:rFonts w:ascii="Times New Roman" w:hAnsi="Times New Roman"/>
            <w:color w:val="000000" w:themeColor="text1"/>
            <w:sz w:val="24"/>
            <w:szCs w:val="24"/>
          </w:rPr>
          <w:t xml:space="preserve">. They are broken </w:t>
        </w:r>
        <w:proofErr w:type="gramStart"/>
        <w:r w:rsidR="00280E5B">
          <w:rPr>
            <w:rFonts w:ascii="Times New Roman" w:hAnsi="Times New Roman"/>
            <w:color w:val="000000" w:themeColor="text1"/>
            <w:sz w:val="24"/>
            <w:szCs w:val="24"/>
          </w:rPr>
          <w:t xml:space="preserve">down </w:t>
        </w:r>
      </w:ins>
      <w:proofErr w:type="gramEnd"/>
      <w:del w:id="337" w:author="Tamura-Wicks, Helen M" w:date="2018-11-01T15:41:00Z">
        <w:r w:rsidR="00F47B5D" w:rsidRPr="00636C9B" w:rsidDel="00280E5B">
          <w:rPr>
            <w:rFonts w:ascii="Times New Roman" w:hAnsi="Times New Roman"/>
            <w:color w:val="000000" w:themeColor="text1"/>
            <w:sz w:val="24"/>
            <w:szCs w:val="24"/>
          </w:rPr>
          <w:delText>above long-term monthly state mean</w:delText>
        </w:r>
      </w:del>
      <w:r w:rsidR="00AE077A" w:rsidRPr="00636C9B">
        <w:rPr>
          <w:rFonts w:ascii="Times New Roman" w:hAnsi="Times New Roman"/>
          <w:color w:val="000000" w:themeColor="text1"/>
          <w:sz w:val="24"/>
          <w:szCs w:val="24"/>
        </w:rPr>
        <w:t xml:space="preserve">, by category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RDefault="00280E5B" w:rsidP="005870DD">
      <w:pPr>
        <w:spacing w:after="0" w:line="480" w:lineRule="auto"/>
        <w:jc w:val="both"/>
        <w:rPr>
          <w:ins w:id="338" w:author="Tamura-Wicks, Helen M" w:date="2018-11-01T15:43:00Z"/>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60CC2DB" w14:textId="5F396186"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ins w:id="339" w:author="Tamura-Wicks, Helen M" w:date="2018-11-01T15:45:00Z">
        <w:r w:rsidR="008621C2">
          <w:rPr>
            <w:rFonts w:ascii="Times New Roman" w:hAnsi="Times New Roman"/>
            <w:color w:val="000000" w:themeColor="text1"/>
            <w:sz w:val="24"/>
            <w:szCs w:val="24"/>
          </w:rPr>
          <w:t>Excess relative risk if temperatures were 1c above the 1980-2009 mean for every month and state.</w:t>
        </w:r>
      </w:ins>
      <w:del w:id="340" w:author="Tamura-Wicks, Helen M" w:date="2018-11-01T15:45:00Z">
        <w:r w:rsidRPr="00636C9B" w:rsidDel="008621C2">
          <w:rPr>
            <w:rFonts w:ascii="Times New Roman" w:hAnsi="Times New Roman"/>
            <w:color w:val="000000" w:themeColor="text1"/>
            <w:sz w:val="24"/>
            <w:szCs w:val="24"/>
          </w:rPr>
          <w:delText>Excess relative risk associated with for 1</w:delText>
        </w:r>
        <w:r w:rsidRPr="00636C9B" w:rsidDel="008621C2">
          <w:rPr>
            <w:rFonts w:ascii="Arial" w:eastAsia="Times New Roman" w:hAnsi="Arial" w:cs="Arial"/>
            <w:bCs/>
            <w:color w:val="222222"/>
            <w:sz w:val="24"/>
            <w:szCs w:val="24"/>
            <w:shd w:val="clear" w:color="auto" w:fill="FFFFFF"/>
            <w:lang w:eastAsia="en-GB"/>
          </w:rPr>
          <w:delText>°</w:delText>
        </w:r>
        <w:r w:rsidRPr="00636C9B" w:rsidDel="008621C2">
          <w:rPr>
            <w:rFonts w:ascii="Times New Roman" w:hAnsi="Times New Roman"/>
            <w:color w:val="000000" w:themeColor="text1"/>
            <w:sz w:val="24"/>
            <w:szCs w:val="24"/>
          </w:rPr>
          <w:delText>C above long-term monthly state mean</w:delText>
        </w:r>
      </w:del>
      <w:r w:rsidRPr="00636C9B">
        <w:rPr>
          <w:rFonts w:ascii="Times New Roman" w:hAnsi="Times New Roman"/>
          <w:color w:val="000000" w:themeColor="text1"/>
          <w:sz w:val="24"/>
          <w:szCs w:val="24"/>
        </w:rPr>
        <w:t>,</w:t>
      </w:r>
      <w:ins w:id="341" w:author="Tamura-Wicks, Helen M" w:date="2018-11-01T15:45:00Z">
        <w:r w:rsidR="008621C2">
          <w:rPr>
            <w:rFonts w:ascii="Times New Roman" w:hAnsi="Times New Roman"/>
            <w:color w:val="000000" w:themeColor="text1"/>
            <w:sz w:val="24"/>
            <w:szCs w:val="24"/>
          </w:rPr>
          <w:t xml:space="preserve"> They are broken down</w:t>
        </w:r>
      </w:ins>
      <w:r w:rsidRPr="00636C9B">
        <w:rPr>
          <w:rFonts w:ascii="Times New Roman" w:hAnsi="Times New Roman"/>
          <w:color w:val="000000" w:themeColor="text1"/>
          <w:sz w:val="24"/>
          <w:szCs w:val="24"/>
        </w:rPr>
        <w:t xml:space="preserve"> by category of injury, month and sex.</w:t>
      </w:r>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7581B429" w14:textId="77777777" w:rsidR="004001DC" w:rsidRPr="00636C9B" w:rsidRDefault="004001DC" w:rsidP="00D76DF7">
      <w:pPr>
        <w:spacing w:after="0" w:line="24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br w:type="page"/>
      </w:r>
    </w:p>
    <w:p w14:paraId="286DAE42" w14:textId="3B76B34A" w:rsidR="00E54738" w:rsidRPr="00636C9B" w:rsidRDefault="00AE3126"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ICD-9 and ICD-10 medical cause of death codes by category 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77777777"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footerReference w:type="even" r:id="rId15"/>
          <w:footerReference w:type="default" r:id="rId16"/>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Supplementary 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C above long-term monthly state mean, for deaths from all injuries by sex, age group, and category 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proofErr w:type="spellStart"/>
            <w:r w:rsidRPr="00636C9B">
              <w:rPr>
                <w:rFonts w:ascii="Times New Roman" w:eastAsiaTheme="minorHAnsi" w:hAnsi="Times New Roman"/>
                <w:color w:val="000000"/>
                <w:sz w:val="18"/>
                <w:szCs w:val="18"/>
                <w:lang w:eastAsia="en-GB"/>
              </w:rPr>
              <w:t>Drownings</w:t>
            </w:r>
            <w:proofErr w:type="spellEnd"/>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77777777" w:rsidR="00194696" w:rsidRPr="00636C9B" w:rsidRDefault="00845A19" w:rsidP="00D76DF7">
      <w:pPr>
        <w:spacing w:line="480" w:lineRule="auto"/>
        <w:jc w:val="both"/>
        <w:rPr>
          <w:ins w:id="342" w:author="Parks, Robbie M" w:date="2018-11-01T12: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C above long-term monthly state mean, for deaths from all injuries by sex, age group, and category 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ins w:id="343" w:author="Parks, Robbie M" w:date="2018-11-01T12:17:00Z"/>
          <w:rFonts w:ascii="Times New Roman" w:hAnsi="Times New Roman"/>
          <w:color w:val="000000" w:themeColor="text1"/>
          <w:sz w:val="24"/>
          <w:szCs w:val="24"/>
        </w:rPr>
      </w:pPr>
      <w:ins w:id="344" w:author="Parks, Robbie M" w:date="2018-11-01T12:17:00Z">
        <w:r w:rsidRPr="00636C9B">
          <w:rPr>
            <w:rFonts w:ascii="Times New Roman" w:hAnsi="Times New Roman"/>
            <w:color w:val="000000" w:themeColor="text1"/>
            <w:sz w:val="24"/>
            <w:szCs w:val="24"/>
          </w:rPr>
          <w:br w:type="page"/>
        </w:r>
      </w:ins>
    </w:p>
    <w:p w14:paraId="36B3D507" w14:textId="77777777" w:rsidR="00194696" w:rsidRPr="00636C9B" w:rsidRDefault="00194696" w:rsidP="00D76DF7">
      <w:pPr>
        <w:spacing w:line="480" w:lineRule="auto"/>
        <w:jc w:val="both"/>
        <w:rPr>
          <w:ins w:id="345" w:author="Parks, Robbie M" w:date="2018-11-01T12:18:00Z"/>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20057"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300"/>
        <w:gridCol w:w="2742"/>
        <w:gridCol w:w="1890"/>
        <w:gridCol w:w="1768"/>
        <w:gridCol w:w="1749"/>
        <w:gridCol w:w="1749"/>
        <w:gridCol w:w="1749"/>
        <w:gridCol w:w="1768"/>
        <w:gridCol w:w="1787"/>
        <w:gridCol w:w="1768"/>
        <w:gridCol w:w="1787"/>
      </w:tblGrid>
      <w:tr w:rsidR="00334A3C" w:rsidRPr="00334A3C" w14:paraId="4E32506F" w14:textId="77777777" w:rsidTr="00130EA5">
        <w:trPr>
          <w:trHeight w:val="320"/>
          <w:ins w:id="346" w:author="Parks, Robbie M" w:date="2018-11-01T12:21:00Z"/>
        </w:trPr>
        <w:tc>
          <w:tcPr>
            <w:tcW w:w="1300" w:type="dxa"/>
            <w:shd w:val="clear" w:color="auto" w:fill="auto"/>
            <w:noWrap/>
            <w:vAlign w:val="bottom"/>
            <w:hideMark/>
          </w:tcPr>
          <w:p w14:paraId="7614BF97" w14:textId="77777777" w:rsidR="00334A3C" w:rsidRPr="00334A3C" w:rsidRDefault="00334A3C" w:rsidP="00334A3C">
            <w:pPr>
              <w:spacing w:after="0" w:line="240" w:lineRule="auto"/>
              <w:rPr>
                <w:ins w:id="347" w:author="Parks, Robbie M" w:date="2018-11-01T12:21:00Z"/>
                <w:rFonts w:eastAsia="Times New Roman"/>
                <w:color w:val="000000"/>
                <w:sz w:val="24"/>
                <w:szCs w:val="24"/>
                <w:lang w:eastAsia="en-GB"/>
              </w:rPr>
            </w:pPr>
            <w:ins w:id="348" w:author="Parks, Robbie M" w:date="2018-11-01T12:21:00Z">
              <w:r w:rsidRPr="00334A3C">
                <w:rPr>
                  <w:rFonts w:eastAsia="Times New Roman"/>
                  <w:color w:val="000000"/>
                  <w:sz w:val="24"/>
                  <w:szCs w:val="24"/>
                  <w:lang w:eastAsia="en-GB"/>
                </w:rPr>
                <w:lastRenderedPageBreak/>
                <w:t>Sex</w:t>
              </w:r>
            </w:ins>
          </w:p>
        </w:tc>
        <w:tc>
          <w:tcPr>
            <w:tcW w:w="2742" w:type="dxa"/>
            <w:shd w:val="clear" w:color="auto" w:fill="auto"/>
            <w:noWrap/>
            <w:vAlign w:val="bottom"/>
            <w:hideMark/>
          </w:tcPr>
          <w:p w14:paraId="150701D0" w14:textId="77777777" w:rsidR="00334A3C" w:rsidRPr="00334A3C" w:rsidRDefault="00334A3C" w:rsidP="00334A3C">
            <w:pPr>
              <w:spacing w:after="0" w:line="240" w:lineRule="auto"/>
              <w:rPr>
                <w:ins w:id="349" w:author="Parks, Robbie M" w:date="2018-11-01T12:21:00Z"/>
                <w:rFonts w:eastAsia="Times New Roman"/>
                <w:color w:val="000000"/>
                <w:sz w:val="24"/>
                <w:szCs w:val="24"/>
                <w:lang w:eastAsia="en-GB"/>
              </w:rPr>
            </w:pPr>
            <w:ins w:id="350" w:author="Parks, Robbie M" w:date="2018-11-01T12:21:00Z">
              <w:r w:rsidRPr="00334A3C">
                <w:rPr>
                  <w:rFonts w:eastAsia="Times New Roman"/>
                  <w:color w:val="000000"/>
                  <w:sz w:val="24"/>
                  <w:szCs w:val="24"/>
                  <w:lang w:eastAsia="en-GB"/>
                </w:rPr>
                <w:t>Cause</w:t>
              </w:r>
            </w:ins>
          </w:p>
        </w:tc>
        <w:tc>
          <w:tcPr>
            <w:tcW w:w="1890" w:type="dxa"/>
            <w:shd w:val="clear" w:color="auto" w:fill="auto"/>
            <w:noWrap/>
            <w:vAlign w:val="bottom"/>
            <w:hideMark/>
          </w:tcPr>
          <w:p w14:paraId="48DD4913" w14:textId="77777777" w:rsidR="00334A3C" w:rsidRPr="00334A3C" w:rsidRDefault="00334A3C" w:rsidP="00334A3C">
            <w:pPr>
              <w:spacing w:after="0" w:line="240" w:lineRule="auto"/>
              <w:rPr>
                <w:ins w:id="351" w:author="Parks, Robbie M" w:date="2018-11-01T12:21:00Z"/>
                <w:rFonts w:eastAsia="Times New Roman"/>
                <w:color w:val="000000"/>
                <w:sz w:val="24"/>
                <w:szCs w:val="24"/>
                <w:lang w:eastAsia="en-GB"/>
              </w:rPr>
            </w:pPr>
            <w:ins w:id="352" w:author="Parks, Robbie M" w:date="2018-11-01T12:21:00Z">
              <w:r w:rsidRPr="00334A3C">
                <w:rPr>
                  <w:rFonts w:eastAsia="Times New Roman"/>
                  <w:color w:val="000000"/>
                  <w:sz w:val="24"/>
                  <w:szCs w:val="24"/>
                  <w:lang w:eastAsia="en-GB"/>
                </w:rPr>
                <w:t>0-4</w:t>
              </w:r>
            </w:ins>
          </w:p>
        </w:tc>
        <w:tc>
          <w:tcPr>
            <w:tcW w:w="1768" w:type="dxa"/>
            <w:shd w:val="clear" w:color="auto" w:fill="auto"/>
            <w:noWrap/>
            <w:vAlign w:val="bottom"/>
            <w:hideMark/>
          </w:tcPr>
          <w:p w14:paraId="6C4946CD" w14:textId="4BC497A7" w:rsidR="00334A3C" w:rsidRPr="00334A3C" w:rsidRDefault="00334A3C" w:rsidP="00334A3C">
            <w:pPr>
              <w:spacing w:after="0" w:line="240" w:lineRule="auto"/>
              <w:rPr>
                <w:ins w:id="353" w:author="Parks, Robbie M" w:date="2018-11-01T12:21:00Z"/>
                <w:rFonts w:eastAsia="Times New Roman"/>
                <w:color w:val="000000"/>
                <w:sz w:val="24"/>
                <w:szCs w:val="24"/>
                <w:lang w:eastAsia="en-GB"/>
              </w:rPr>
            </w:pPr>
            <w:r w:rsidRPr="00636C9B">
              <w:rPr>
                <w:rFonts w:eastAsia="Times New Roman"/>
                <w:color w:val="000000"/>
                <w:sz w:val="24"/>
                <w:szCs w:val="24"/>
                <w:lang w:eastAsia="en-GB"/>
              </w:rPr>
              <w:t>5-14</w:t>
            </w:r>
          </w:p>
        </w:tc>
        <w:tc>
          <w:tcPr>
            <w:tcW w:w="1749" w:type="dxa"/>
            <w:shd w:val="clear" w:color="auto" w:fill="auto"/>
            <w:noWrap/>
            <w:vAlign w:val="bottom"/>
            <w:hideMark/>
          </w:tcPr>
          <w:p w14:paraId="522E0BB3" w14:textId="77777777" w:rsidR="00334A3C" w:rsidRPr="00334A3C" w:rsidRDefault="00334A3C" w:rsidP="00334A3C">
            <w:pPr>
              <w:spacing w:after="0" w:line="240" w:lineRule="auto"/>
              <w:rPr>
                <w:ins w:id="354" w:author="Parks, Robbie M" w:date="2018-11-01T12:21:00Z"/>
                <w:rFonts w:eastAsia="Times New Roman"/>
                <w:color w:val="000000"/>
                <w:sz w:val="24"/>
                <w:szCs w:val="24"/>
                <w:lang w:eastAsia="en-GB"/>
              </w:rPr>
            </w:pPr>
            <w:ins w:id="355" w:author="Parks, Robbie M" w:date="2018-11-01T12:21:00Z">
              <w:r w:rsidRPr="00334A3C">
                <w:rPr>
                  <w:rFonts w:eastAsia="Times New Roman"/>
                  <w:color w:val="000000"/>
                  <w:sz w:val="24"/>
                  <w:szCs w:val="24"/>
                  <w:lang w:eastAsia="en-GB"/>
                </w:rPr>
                <w:t>15-24</w:t>
              </w:r>
            </w:ins>
          </w:p>
        </w:tc>
        <w:tc>
          <w:tcPr>
            <w:tcW w:w="1749" w:type="dxa"/>
            <w:shd w:val="clear" w:color="auto" w:fill="auto"/>
            <w:noWrap/>
            <w:vAlign w:val="bottom"/>
            <w:hideMark/>
          </w:tcPr>
          <w:p w14:paraId="4B83BB27" w14:textId="77777777" w:rsidR="00334A3C" w:rsidRPr="00334A3C" w:rsidRDefault="00334A3C" w:rsidP="00334A3C">
            <w:pPr>
              <w:spacing w:after="0" w:line="240" w:lineRule="auto"/>
              <w:rPr>
                <w:ins w:id="356" w:author="Parks, Robbie M" w:date="2018-11-01T12:21:00Z"/>
                <w:rFonts w:eastAsia="Times New Roman"/>
                <w:color w:val="000000"/>
                <w:sz w:val="24"/>
                <w:szCs w:val="24"/>
                <w:lang w:eastAsia="en-GB"/>
              </w:rPr>
            </w:pPr>
            <w:ins w:id="357" w:author="Parks, Robbie M" w:date="2018-11-01T12:21:00Z">
              <w:r w:rsidRPr="00334A3C">
                <w:rPr>
                  <w:rFonts w:eastAsia="Times New Roman"/>
                  <w:color w:val="000000"/>
                  <w:sz w:val="24"/>
                  <w:szCs w:val="24"/>
                  <w:lang w:eastAsia="en-GB"/>
                </w:rPr>
                <w:t>25-34</w:t>
              </w:r>
            </w:ins>
          </w:p>
        </w:tc>
        <w:tc>
          <w:tcPr>
            <w:tcW w:w="1749" w:type="dxa"/>
            <w:shd w:val="clear" w:color="auto" w:fill="auto"/>
            <w:noWrap/>
            <w:vAlign w:val="bottom"/>
            <w:hideMark/>
          </w:tcPr>
          <w:p w14:paraId="17AF9AF1" w14:textId="77777777" w:rsidR="00334A3C" w:rsidRPr="00334A3C" w:rsidRDefault="00334A3C" w:rsidP="00334A3C">
            <w:pPr>
              <w:spacing w:after="0" w:line="240" w:lineRule="auto"/>
              <w:rPr>
                <w:ins w:id="358" w:author="Parks, Robbie M" w:date="2018-11-01T12:21:00Z"/>
                <w:rFonts w:eastAsia="Times New Roman"/>
                <w:color w:val="000000"/>
                <w:sz w:val="24"/>
                <w:szCs w:val="24"/>
                <w:lang w:eastAsia="en-GB"/>
              </w:rPr>
            </w:pPr>
            <w:ins w:id="359" w:author="Parks, Robbie M" w:date="2018-11-01T12:21:00Z">
              <w:r w:rsidRPr="00334A3C">
                <w:rPr>
                  <w:rFonts w:eastAsia="Times New Roman"/>
                  <w:color w:val="000000"/>
                  <w:sz w:val="24"/>
                  <w:szCs w:val="24"/>
                  <w:lang w:eastAsia="en-GB"/>
                </w:rPr>
                <w:t>35-44</w:t>
              </w:r>
            </w:ins>
          </w:p>
        </w:tc>
        <w:tc>
          <w:tcPr>
            <w:tcW w:w="1768" w:type="dxa"/>
            <w:shd w:val="clear" w:color="auto" w:fill="auto"/>
            <w:noWrap/>
            <w:vAlign w:val="bottom"/>
            <w:hideMark/>
          </w:tcPr>
          <w:p w14:paraId="46D7C5E0" w14:textId="77777777" w:rsidR="00334A3C" w:rsidRPr="00334A3C" w:rsidRDefault="00334A3C" w:rsidP="00334A3C">
            <w:pPr>
              <w:spacing w:after="0" w:line="240" w:lineRule="auto"/>
              <w:rPr>
                <w:ins w:id="360" w:author="Parks, Robbie M" w:date="2018-11-01T12:21:00Z"/>
                <w:rFonts w:eastAsia="Times New Roman"/>
                <w:color w:val="000000"/>
                <w:sz w:val="24"/>
                <w:szCs w:val="24"/>
                <w:lang w:eastAsia="en-GB"/>
              </w:rPr>
            </w:pPr>
            <w:ins w:id="361" w:author="Parks, Robbie M" w:date="2018-11-01T12:21:00Z">
              <w:r w:rsidRPr="00334A3C">
                <w:rPr>
                  <w:rFonts w:eastAsia="Times New Roman"/>
                  <w:color w:val="000000"/>
                  <w:sz w:val="24"/>
                  <w:szCs w:val="24"/>
                  <w:lang w:eastAsia="en-GB"/>
                </w:rPr>
                <w:t>45-54</w:t>
              </w:r>
            </w:ins>
          </w:p>
        </w:tc>
        <w:tc>
          <w:tcPr>
            <w:tcW w:w="1787" w:type="dxa"/>
            <w:shd w:val="clear" w:color="auto" w:fill="auto"/>
            <w:noWrap/>
            <w:vAlign w:val="bottom"/>
            <w:hideMark/>
          </w:tcPr>
          <w:p w14:paraId="5ECEF04D" w14:textId="77777777" w:rsidR="00334A3C" w:rsidRPr="00334A3C" w:rsidRDefault="00334A3C" w:rsidP="00334A3C">
            <w:pPr>
              <w:spacing w:after="0" w:line="240" w:lineRule="auto"/>
              <w:rPr>
                <w:ins w:id="362" w:author="Parks, Robbie M" w:date="2018-11-01T12:21:00Z"/>
                <w:rFonts w:eastAsia="Times New Roman"/>
                <w:color w:val="000000"/>
                <w:sz w:val="24"/>
                <w:szCs w:val="24"/>
                <w:lang w:eastAsia="en-GB"/>
              </w:rPr>
            </w:pPr>
            <w:ins w:id="363" w:author="Parks, Robbie M" w:date="2018-11-01T12:21:00Z">
              <w:r w:rsidRPr="00334A3C">
                <w:rPr>
                  <w:rFonts w:eastAsia="Times New Roman"/>
                  <w:color w:val="000000"/>
                  <w:sz w:val="24"/>
                  <w:szCs w:val="24"/>
                  <w:lang w:eastAsia="en-GB"/>
                </w:rPr>
                <w:t>55-64</w:t>
              </w:r>
            </w:ins>
          </w:p>
        </w:tc>
        <w:tc>
          <w:tcPr>
            <w:tcW w:w="1768" w:type="dxa"/>
            <w:shd w:val="clear" w:color="auto" w:fill="auto"/>
            <w:noWrap/>
            <w:vAlign w:val="bottom"/>
            <w:hideMark/>
          </w:tcPr>
          <w:p w14:paraId="43E59037" w14:textId="77777777" w:rsidR="00334A3C" w:rsidRPr="00334A3C" w:rsidRDefault="00334A3C" w:rsidP="00334A3C">
            <w:pPr>
              <w:spacing w:after="0" w:line="240" w:lineRule="auto"/>
              <w:rPr>
                <w:ins w:id="364" w:author="Parks, Robbie M" w:date="2018-11-01T12:21:00Z"/>
                <w:rFonts w:eastAsia="Times New Roman"/>
                <w:color w:val="000000"/>
                <w:sz w:val="24"/>
                <w:szCs w:val="24"/>
                <w:lang w:eastAsia="en-GB"/>
              </w:rPr>
            </w:pPr>
            <w:ins w:id="365" w:author="Parks, Robbie M" w:date="2018-11-01T12:21:00Z">
              <w:r w:rsidRPr="00334A3C">
                <w:rPr>
                  <w:rFonts w:eastAsia="Times New Roman"/>
                  <w:color w:val="000000"/>
                  <w:sz w:val="24"/>
                  <w:szCs w:val="24"/>
                  <w:lang w:eastAsia="en-GB"/>
                </w:rPr>
                <w:t>65-74</w:t>
              </w:r>
            </w:ins>
          </w:p>
        </w:tc>
        <w:tc>
          <w:tcPr>
            <w:tcW w:w="1787" w:type="dxa"/>
            <w:shd w:val="clear" w:color="auto" w:fill="auto"/>
            <w:noWrap/>
            <w:vAlign w:val="bottom"/>
            <w:hideMark/>
          </w:tcPr>
          <w:p w14:paraId="58DA6A71" w14:textId="77777777" w:rsidR="00334A3C" w:rsidRPr="00334A3C" w:rsidRDefault="00334A3C" w:rsidP="00334A3C">
            <w:pPr>
              <w:spacing w:after="0" w:line="240" w:lineRule="auto"/>
              <w:rPr>
                <w:ins w:id="366" w:author="Parks, Robbie M" w:date="2018-11-01T12:21:00Z"/>
                <w:rFonts w:eastAsia="Times New Roman"/>
                <w:color w:val="000000"/>
                <w:sz w:val="24"/>
                <w:szCs w:val="24"/>
                <w:lang w:eastAsia="en-GB"/>
              </w:rPr>
            </w:pPr>
            <w:ins w:id="367" w:author="Parks, Robbie M" w:date="2018-11-01T12:21:00Z">
              <w:r w:rsidRPr="00334A3C">
                <w:rPr>
                  <w:rFonts w:eastAsia="Times New Roman"/>
                  <w:color w:val="000000"/>
                  <w:sz w:val="24"/>
                  <w:szCs w:val="24"/>
                  <w:lang w:eastAsia="en-GB"/>
                </w:rPr>
                <w:t>85+</w:t>
              </w:r>
            </w:ins>
          </w:p>
        </w:tc>
      </w:tr>
      <w:tr w:rsidR="00334A3C" w:rsidRPr="00334A3C" w14:paraId="6AF36A6C" w14:textId="77777777" w:rsidTr="00130EA5">
        <w:trPr>
          <w:trHeight w:val="320"/>
          <w:ins w:id="368" w:author="Parks, Robbie M" w:date="2018-11-01T12:21:00Z"/>
        </w:trPr>
        <w:tc>
          <w:tcPr>
            <w:tcW w:w="1300" w:type="dxa"/>
            <w:shd w:val="clear" w:color="auto" w:fill="auto"/>
            <w:noWrap/>
            <w:vAlign w:val="bottom"/>
            <w:hideMark/>
          </w:tcPr>
          <w:p w14:paraId="7B4494ED" w14:textId="77777777" w:rsidR="00334A3C" w:rsidRPr="00334A3C" w:rsidRDefault="00334A3C" w:rsidP="00334A3C">
            <w:pPr>
              <w:spacing w:after="0" w:line="240" w:lineRule="auto"/>
              <w:rPr>
                <w:ins w:id="369" w:author="Parks, Robbie M" w:date="2018-11-01T12:21:00Z"/>
                <w:rFonts w:eastAsia="Times New Roman"/>
                <w:color w:val="000000"/>
                <w:sz w:val="24"/>
                <w:szCs w:val="24"/>
                <w:lang w:eastAsia="en-GB"/>
              </w:rPr>
            </w:pPr>
            <w:ins w:id="370" w:author="Parks, Robbie M" w:date="2018-11-01T12:21:00Z">
              <w:r w:rsidRPr="00334A3C">
                <w:rPr>
                  <w:rFonts w:eastAsia="Times New Roman"/>
                  <w:color w:val="000000"/>
                  <w:sz w:val="24"/>
                  <w:szCs w:val="24"/>
                  <w:lang w:eastAsia="en-GB"/>
                </w:rPr>
                <w:t>Female</w:t>
              </w:r>
            </w:ins>
          </w:p>
        </w:tc>
        <w:tc>
          <w:tcPr>
            <w:tcW w:w="2742" w:type="dxa"/>
            <w:shd w:val="clear" w:color="auto" w:fill="auto"/>
            <w:noWrap/>
            <w:vAlign w:val="bottom"/>
            <w:hideMark/>
          </w:tcPr>
          <w:p w14:paraId="111249CD" w14:textId="77777777" w:rsidR="00334A3C" w:rsidRPr="00334A3C" w:rsidRDefault="00334A3C" w:rsidP="00334A3C">
            <w:pPr>
              <w:spacing w:after="0" w:line="240" w:lineRule="auto"/>
              <w:rPr>
                <w:ins w:id="371" w:author="Parks, Robbie M" w:date="2018-11-01T12:21:00Z"/>
                <w:rFonts w:eastAsia="Times New Roman"/>
                <w:color w:val="000000"/>
                <w:sz w:val="24"/>
                <w:szCs w:val="24"/>
                <w:lang w:eastAsia="en-GB"/>
              </w:rPr>
            </w:pPr>
            <w:ins w:id="372" w:author="Parks, Robbie M" w:date="2018-11-01T12:21:00Z">
              <w:r w:rsidRPr="00334A3C">
                <w:rPr>
                  <w:rFonts w:eastAsia="Times New Roman"/>
                  <w:color w:val="000000"/>
                  <w:sz w:val="24"/>
                  <w:szCs w:val="24"/>
                  <w:lang w:eastAsia="en-GB"/>
                </w:rPr>
                <w:t>Transport</w:t>
              </w:r>
            </w:ins>
          </w:p>
        </w:tc>
        <w:tc>
          <w:tcPr>
            <w:tcW w:w="1890" w:type="dxa"/>
            <w:shd w:val="clear" w:color="auto" w:fill="auto"/>
            <w:noWrap/>
            <w:vAlign w:val="bottom"/>
            <w:hideMark/>
          </w:tcPr>
          <w:p w14:paraId="05A60123" w14:textId="77777777" w:rsidR="00334A3C" w:rsidRPr="00334A3C" w:rsidRDefault="00334A3C" w:rsidP="00334A3C">
            <w:pPr>
              <w:spacing w:after="0" w:line="240" w:lineRule="auto"/>
              <w:rPr>
                <w:ins w:id="373" w:author="Parks, Robbie M" w:date="2018-11-01T12:21:00Z"/>
                <w:rFonts w:eastAsia="Times New Roman"/>
                <w:color w:val="000000"/>
                <w:sz w:val="24"/>
                <w:szCs w:val="24"/>
                <w:lang w:eastAsia="en-GB"/>
              </w:rPr>
            </w:pPr>
            <w:ins w:id="374" w:author="Parks, Robbie M" w:date="2018-11-01T12:21:00Z">
              <w:r w:rsidRPr="00334A3C">
                <w:rPr>
                  <w:rFonts w:eastAsia="Times New Roman"/>
                  <w:color w:val="000000"/>
                  <w:sz w:val="24"/>
                  <w:szCs w:val="24"/>
                  <w:lang w:eastAsia="en-GB"/>
                </w:rPr>
                <w:t xml:space="preserve"> 0.59 (-0.41, 1.60)</w:t>
              </w:r>
            </w:ins>
          </w:p>
        </w:tc>
        <w:tc>
          <w:tcPr>
            <w:tcW w:w="1768" w:type="dxa"/>
            <w:shd w:val="clear" w:color="auto" w:fill="auto"/>
            <w:noWrap/>
            <w:vAlign w:val="bottom"/>
            <w:hideMark/>
          </w:tcPr>
          <w:p w14:paraId="4C865004" w14:textId="77777777" w:rsidR="00334A3C" w:rsidRPr="00334A3C" w:rsidRDefault="00334A3C" w:rsidP="00334A3C">
            <w:pPr>
              <w:spacing w:after="0" w:line="240" w:lineRule="auto"/>
              <w:rPr>
                <w:ins w:id="375" w:author="Parks, Robbie M" w:date="2018-11-01T12:21:00Z"/>
                <w:rFonts w:eastAsia="Times New Roman"/>
                <w:color w:val="000000"/>
                <w:sz w:val="24"/>
                <w:szCs w:val="24"/>
                <w:lang w:eastAsia="en-GB"/>
              </w:rPr>
            </w:pPr>
            <w:ins w:id="376" w:author="Parks, Robbie M" w:date="2018-11-01T12:21:00Z">
              <w:r w:rsidRPr="00334A3C">
                <w:rPr>
                  <w:rFonts w:eastAsia="Times New Roman"/>
                  <w:color w:val="000000"/>
                  <w:sz w:val="24"/>
                  <w:szCs w:val="24"/>
                  <w:lang w:eastAsia="en-GB"/>
                </w:rPr>
                <w:t xml:space="preserve"> 1.05 ( 0.27, 1.85)</w:t>
              </w:r>
            </w:ins>
          </w:p>
        </w:tc>
        <w:tc>
          <w:tcPr>
            <w:tcW w:w="1749" w:type="dxa"/>
            <w:shd w:val="clear" w:color="auto" w:fill="auto"/>
            <w:noWrap/>
            <w:vAlign w:val="bottom"/>
            <w:hideMark/>
          </w:tcPr>
          <w:p w14:paraId="57B87B0D" w14:textId="77777777" w:rsidR="00334A3C" w:rsidRPr="00334A3C" w:rsidRDefault="00334A3C" w:rsidP="00334A3C">
            <w:pPr>
              <w:spacing w:after="0" w:line="240" w:lineRule="auto"/>
              <w:rPr>
                <w:ins w:id="377" w:author="Parks, Robbie M" w:date="2018-11-01T12:21:00Z"/>
                <w:rFonts w:eastAsia="Times New Roman"/>
                <w:color w:val="000000"/>
                <w:sz w:val="24"/>
                <w:szCs w:val="24"/>
                <w:lang w:eastAsia="en-GB"/>
              </w:rPr>
            </w:pPr>
            <w:ins w:id="378" w:author="Parks, Robbie M" w:date="2018-11-01T12:21:00Z">
              <w:r w:rsidRPr="00334A3C">
                <w:rPr>
                  <w:rFonts w:eastAsia="Times New Roman"/>
                  <w:color w:val="000000"/>
                  <w:sz w:val="24"/>
                  <w:szCs w:val="24"/>
                  <w:lang w:eastAsia="en-GB"/>
                </w:rPr>
                <w:t xml:space="preserve"> 0.81 ( 0.36, 1.28)</w:t>
              </w:r>
            </w:ins>
          </w:p>
        </w:tc>
        <w:tc>
          <w:tcPr>
            <w:tcW w:w="1749" w:type="dxa"/>
            <w:shd w:val="clear" w:color="auto" w:fill="auto"/>
            <w:noWrap/>
            <w:vAlign w:val="bottom"/>
            <w:hideMark/>
          </w:tcPr>
          <w:p w14:paraId="5B557424" w14:textId="77777777" w:rsidR="00334A3C" w:rsidRPr="00334A3C" w:rsidRDefault="00334A3C" w:rsidP="00334A3C">
            <w:pPr>
              <w:spacing w:after="0" w:line="240" w:lineRule="auto"/>
              <w:rPr>
                <w:ins w:id="379" w:author="Parks, Robbie M" w:date="2018-11-01T12:21:00Z"/>
                <w:rFonts w:eastAsia="Times New Roman"/>
                <w:color w:val="000000"/>
                <w:sz w:val="24"/>
                <w:szCs w:val="24"/>
                <w:lang w:eastAsia="en-GB"/>
              </w:rPr>
            </w:pPr>
            <w:ins w:id="380" w:author="Parks, Robbie M" w:date="2018-11-01T12:21:00Z">
              <w:r w:rsidRPr="00334A3C">
                <w:rPr>
                  <w:rFonts w:eastAsia="Times New Roman"/>
                  <w:color w:val="000000"/>
                  <w:sz w:val="24"/>
                  <w:szCs w:val="24"/>
                  <w:lang w:eastAsia="en-GB"/>
                </w:rPr>
                <w:t xml:space="preserve"> 0.23 (-0.28, 0.76)</w:t>
              </w:r>
            </w:ins>
          </w:p>
        </w:tc>
        <w:tc>
          <w:tcPr>
            <w:tcW w:w="1749" w:type="dxa"/>
            <w:shd w:val="clear" w:color="auto" w:fill="auto"/>
            <w:noWrap/>
            <w:vAlign w:val="bottom"/>
            <w:hideMark/>
          </w:tcPr>
          <w:p w14:paraId="785581C9" w14:textId="77777777" w:rsidR="00334A3C" w:rsidRPr="00334A3C" w:rsidRDefault="00334A3C" w:rsidP="00334A3C">
            <w:pPr>
              <w:spacing w:after="0" w:line="240" w:lineRule="auto"/>
              <w:rPr>
                <w:ins w:id="381" w:author="Parks, Robbie M" w:date="2018-11-01T12:21:00Z"/>
                <w:rFonts w:eastAsia="Times New Roman"/>
                <w:color w:val="000000"/>
                <w:sz w:val="24"/>
                <w:szCs w:val="24"/>
                <w:lang w:eastAsia="en-GB"/>
              </w:rPr>
            </w:pPr>
            <w:ins w:id="382" w:author="Parks, Robbie M" w:date="2018-11-01T12:21:00Z">
              <w:r w:rsidRPr="00334A3C">
                <w:rPr>
                  <w:rFonts w:eastAsia="Times New Roman"/>
                  <w:color w:val="000000"/>
                  <w:sz w:val="24"/>
                  <w:szCs w:val="24"/>
                  <w:lang w:eastAsia="en-GB"/>
                </w:rPr>
                <w:t xml:space="preserve"> 0.32 (-0.24, 0.89)</w:t>
              </w:r>
            </w:ins>
          </w:p>
        </w:tc>
        <w:tc>
          <w:tcPr>
            <w:tcW w:w="1768" w:type="dxa"/>
            <w:shd w:val="clear" w:color="auto" w:fill="auto"/>
            <w:noWrap/>
            <w:vAlign w:val="bottom"/>
            <w:hideMark/>
          </w:tcPr>
          <w:p w14:paraId="0360EDC4" w14:textId="77777777" w:rsidR="00334A3C" w:rsidRPr="00334A3C" w:rsidRDefault="00334A3C" w:rsidP="00334A3C">
            <w:pPr>
              <w:spacing w:after="0" w:line="240" w:lineRule="auto"/>
              <w:rPr>
                <w:ins w:id="383" w:author="Parks, Robbie M" w:date="2018-11-01T12:21:00Z"/>
                <w:rFonts w:eastAsia="Times New Roman"/>
                <w:color w:val="000000"/>
                <w:sz w:val="24"/>
                <w:szCs w:val="24"/>
                <w:lang w:eastAsia="en-GB"/>
              </w:rPr>
            </w:pPr>
            <w:ins w:id="384" w:author="Parks, Robbie M" w:date="2018-11-01T12:21:00Z">
              <w:r w:rsidRPr="00334A3C">
                <w:rPr>
                  <w:rFonts w:eastAsia="Times New Roman"/>
                  <w:color w:val="000000"/>
                  <w:sz w:val="24"/>
                  <w:szCs w:val="24"/>
                  <w:lang w:eastAsia="en-GB"/>
                </w:rPr>
                <w:t xml:space="preserve"> 0.29 (-0.31, 0.91)</w:t>
              </w:r>
            </w:ins>
          </w:p>
        </w:tc>
        <w:tc>
          <w:tcPr>
            <w:tcW w:w="1787" w:type="dxa"/>
            <w:shd w:val="clear" w:color="auto" w:fill="auto"/>
            <w:noWrap/>
            <w:vAlign w:val="bottom"/>
            <w:hideMark/>
          </w:tcPr>
          <w:p w14:paraId="388E217D" w14:textId="77777777" w:rsidR="00334A3C" w:rsidRPr="00334A3C" w:rsidRDefault="00334A3C" w:rsidP="00334A3C">
            <w:pPr>
              <w:spacing w:after="0" w:line="240" w:lineRule="auto"/>
              <w:rPr>
                <w:ins w:id="385" w:author="Parks, Robbie M" w:date="2018-11-01T12:21:00Z"/>
                <w:rFonts w:eastAsia="Times New Roman"/>
                <w:color w:val="000000"/>
                <w:sz w:val="24"/>
                <w:szCs w:val="24"/>
                <w:lang w:eastAsia="en-GB"/>
              </w:rPr>
            </w:pPr>
            <w:ins w:id="386" w:author="Parks, Robbie M" w:date="2018-11-01T12:21:00Z">
              <w:r w:rsidRPr="00334A3C">
                <w:rPr>
                  <w:rFonts w:eastAsia="Times New Roman"/>
                  <w:color w:val="000000"/>
                  <w:sz w:val="24"/>
                  <w:szCs w:val="24"/>
                  <w:lang w:eastAsia="en-GB"/>
                </w:rPr>
                <w:t xml:space="preserve"> 0.17 (-0.45, 0.81)</w:t>
              </w:r>
            </w:ins>
          </w:p>
        </w:tc>
        <w:tc>
          <w:tcPr>
            <w:tcW w:w="1768" w:type="dxa"/>
            <w:shd w:val="clear" w:color="auto" w:fill="auto"/>
            <w:noWrap/>
            <w:vAlign w:val="bottom"/>
            <w:hideMark/>
          </w:tcPr>
          <w:p w14:paraId="3FA79579" w14:textId="77777777" w:rsidR="00334A3C" w:rsidRPr="00334A3C" w:rsidRDefault="00334A3C" w:rsidP="00334A3C">
            <w:pPr>
              <w:spacing w:after="0" w:line="240" w:lineRule="auto"/>
              <w:rPr>
                <w:ins w:id="387" w:author="Parks, Robbie M" w:date="2018-11-01T12:21:00Z"/>
                <w:rFonts w:eastAsia="Times New Roman"/>
                <w:color w:val="000000"/>
                <w:sz w:val="24"/>
                <w:szCs w:val="24"/>
                <w:lang w:eastAsia="en-GB"/>
              </w:rPr>
            </w:pPr>
            <w:ins w:id="388" w:author="Parks, Robbie M" w:date="2018-11-01T12:21:00Z">
              <w:r w:rsidRPr="00334A3C">
                <w:rPr>
                  <w:rFonts w:eastAsia="Times New Roman"/>
                  <w:color w:val="000000"/>
                  <w:sz w:val="24"/>
                  <w:szCs w:val="24"/>
                  <w:lang w:eastAsia="en-GB"/>
                </w:rPr>
                <w:t xml:space="preserve"> 0.93 ( 0.29, 1.56)</w:t>
              </w:r>
            </w:ins>
          </w:p>
        </w:tc>
        <w:tc>
          <w:tcPr>
            <w:tcW w:w="1787" w:type="dxa"/>
            <w:shd w:val="clear" w:color="auto" w:fill="auto"/>
            <w:noWrap/>
            <w:vAlign w:val="bottom"/>
            <w:hideMark/>
          </w:tcPr>
          <w:p w14:paraId="1B1E0D5D" w14:textId="77777777" w:rsidR="00334A3C" w:rsidRPr="00334A3C" w:rsidRDefault="00334A3C" w:rsidP="00334A3C">
            <w:pPr>
              <w:spacing w:after="0" w:line="240" w:lineRule="auto"/>
              <w:rPr>
                <w:ins w:id="389" w:author="Parks, Robbie M" w:date="2018-11-01T12:21:00Z"/>
                <w:rFonts w:eastAsia="Times New Roman"/>
                <w:color w:val="000000"/>
                <w:sz w:val="24"/>
                <w:szCs w:val="24"/>
                <w:lang w:eastAsia="en-GB"/>
              </w:rPr>
            </w:pPr>
            <w:ins w:id="390" w:author="Parks, Robbie M" w:date="2018-11-01T12:21:00Z">
              <w:r w:rsidRPr="00334A3C">
                <w:rPr>
                  <w:rFonts w:eastAsia="Times New Roman"/>
                  <w:color w:val="000000"/>
                  <w:sz w:val="24"/>
                  <w:szCs w:val="24"/>
                  <w:lang w:eastAsia="en-GB"/>
                </w:rPr>
                <w:t xml:space="preserve"> 0.80 (-0.11, 1.71)</w:t>
              </w:r>
            </w:ins>
          </w:p>
        </w:tc>
      </w:tr>
      <w:tr w:rsidR="00334A3C" w:rsidRPr="00334A3C" w14:paraId="60A58E4A" w14:textId="77777777" w:rsidTr="00130EA5">
        <w:trPr>
          <w:trHeight w:val="320"/>
          <w:ins w:id="391" w:author="Parks, Robbie M" w:date="2018-11-01T12:21:00Z"/>
        </w:trPr>
        <w:tc>
          <w:tcPr>
            <w:tcW w:w="1300" w:type="dxa"/>
            <w:shd w:val="clear" w:color="auto" w:fill="auto"/>
            <w:noWrap/>
            <w:vAlign w:val="bottom"/>
            <w:hideMark/>
          </w:tcPr>
          <w:p w14:paraId="17468F92" w14:textId="77777777" w:rsidR="00334A3C" w:rsidRPr="00334A3C" w:rsidRDefault="00334A3C" w:rsidP="00334A3C">
            <w:pPr>
              <w:spacing w:after="0" w:line="240" w:lineRule="auto"/>
              <w:rPr>
                <w:ins w:id="392" w:author="Parks, Robbie M" w:date="2018-11-01T12:21:00Z"/>
                <w:rFonts w:eastAsia="Times New Roman"/>
                <w:color w:val="000000"/>
                <w:sz w:val="24"/>
                <w:szCs w:val="24"/>
                <w:lang w:eastAsia="en-GB"/>
              </w:rPr>
            </w:pPr>
            <w:ins w:id="393" w:author="Parks, Robbie M" w:date="2018-11-01T12:21:00Z">
              <w:r w:rsidRPr="00334A3C">
                <w:rPr>
                  <w:rFonts w:eastAsia="Times New Roman"/>
                  <w:color w:val="000000"/>
                  <w:sz w:val="24"/>
                  <w:szCs w:val="24"/>
                  <w:lang w:eastAsia="en-GB"/>
                </w:rPr>
                <w:t>Female</w:t>
              </w:r>
            </w:ins>
          </w:p>
        </w:tc>
        <w:tc>
          <w:tcPr>
            <w:tcW w:w="2742" w:type="dxa"/>
            <w:shd w:val="clear" w:color="auto" w:fill="auto"/>
            <w:noWrap/>
            <w:vAlign w:val="bottom"/>
            <w:hideMark/>
          </w:tcPr>
          <w:p w14:paraId="08FEA1E5" w14:textId="77777777" w:rsidR="00334A3C" w:rsidRPr="00334A3C" w:rsidRDefault="00334A3C" w:rsidP="00334A3C">
            <w:pPr>
              <w:spacing w:after="0" w:line="240" w:lineRule="auto"/>
              <w:rPr>
                <w:ins w:id="394" w:author="Parks, Robbie M" w:date="2018-11-01T12:21:00Z"/>
                <w:rFonts w:eastAsia="Times New Roman"/>
                <w:color w:val="000000"/>
                <w:sz w:val="24"/>
                <w:szCs w:val="24"/>
                <w:lang w:eastAsia="en-GB"/>
              </w:rPr>
            </w:pPr>
            <w:ins w:id="395" w:author="Parks, Robbie M" w:date="2018-11-01T12:21:00Z">
              <w:r w:rsidRPr="00334A3C">
                <w:rPr>
                  <w:rFonts w:eastAsia="Times New Roman"/>
                  <w:color w:val="000000"/>
                  <w:sz w:val="24"/>
                  <w:szCs w:val="24"/>
                  <w:lang w:eastAsia="en-GB"/>
                </w:rPr>
                <w:t>Falls</w:t>
              </w:r>
            </w:ins>
          </w:p>
        </w:tc>
        <w:tc>
          <w:tcPr>
            <w:tcW w:w="1890" w:type="dxa"/>
            <w:shd w:val="clear" w:color="auto" w:fill="auto"/>
            <w:noWrap/>
            <w:vAlign w:val="bottom"/>
            <w:hideMark/>
          </w:tcPr>
          <w:p w14:paraId="2B95771B" w14:textId="77777777" w:rsidR="00334A3C" w:rsidRPr="00334A3C" w:rsidRDefault="00334A3C" w:rsidP="00334A3C">
            <w:pPr>
              <w:spacing w:after="0" w:line="240" w:lineRule="auto"/>
              <w:rPr>
                <w:ins w:id="396" w:author="Parks, Robbie M" w:date="2018-11-01T12:21:00Z"/>
                <w:rFonts w:eastAsia="Times New Roman"/>
                <w:color w:val="000000"/>
                <w:sz w:val="24"/>
                <w:szCs w:val="24"/>
                <w:lang w:eastAsia="en-GB"/>
              </w:rPr>
            </w:pPr>
            <w:ins w:id="397" w:author="Parks, Robbie M" w:date="2018-11-01T12:21:00Z">
              <w:r w:rsidRPr="00334A3C">
                <w:rPr>
                  <w:rFonts w:eastAsia="Times New Roman"/>
                  <w:color w:val="000000"/>
                  <w:sz w:val="24"/>
                  <w:szCs w:val="24"/>
                  <w:lang w:eastAsia="en-GB"/>
                </w:rPr>
                <w:t xml:space="preserve"> 1.02 (-0.51, 2.60)</w:t>
              </w:r>
            </w:ins>
          </w:p>
        </w:tc>
        <w:tc>
          <w:tcPr>
            <w:tcW w:w="1768" w:type="dxa"/>
            <w:shd w:val="clear" w:color="auto" w:fill="auto"/>
            <w:noWrap/>
            <w:vAlign w:val="bottom"/>
            <w:hideMark/>
          </w:tcPr>
          <w:p w14:paraId="20070108" w14:textId="77777777" w:rsidR="00334A3C" w:rsidRPr="00334A3C" w:rsidRDefault="00334A3C" w:rsidP="00334A3C">
            <w:pPr>
              <w:spacing w:after="0" w:line="240" w:lineRule="auto"/>
              <w:rPr>
                <w:ins w:id="398" w:author="Parks, Robbie M" w:date="2018-11-01T12:21:00Z"/>
                <w:rFonts w:eastAsia="Times New Roman"/>
                <w:color w:val="000000"/>
                <w:sz w:val="24"/>
                <w:szCs w:val="24"/>
                <w:lang w:eastAsia="en-GB"/>
              </w:rPr>
            </w:pPr>
            <w:ins w:id="399" w:author="Parks, Robbie M" w:date="2018-11-01T12:21:00Z">
              <w:r w:rsidRPr="00334A3C">
                <w:rPr>
                  <w:rFonts w:eastAsia="Times New Roman"/>
                  <w:color w:val="000000"/>
                  <w:sz w:val="24"/>
                  <w:szCs w:val="24"/>
                  <w:lang w:eastAsia="en-GB"/>
                </w:rPr>
                <w:t xml:space="preserve"> 0.91 (-0.59, 2.50)</w:t>
              </w:r>
            </w:ins>
          </w:p>
        </w:tc>
        <w:tc>
          <w:tcPr>
            <w:tcW w:w="1749" w:type="dxa"/>
            <w:shd w:val="clear" w:color="auto" w:fill="auto"/>
            <w:noWrap/>
            <w:vAlign w:val="bottom"/>
            <w:hideMark/>
          </w:tcPr>
          <w:p w14:paraId="47BF488D" w14:textId="77777777" w:rsidR="00334A3C" w:rsidRPr="00334A3C" w:rsidRDefault="00334A3C" w:rsidP="00334A3C">
            <w:pPr>
              <w:spacing w:after="0" w:line="240" w:lineRule="auto"/>
              <w:rPr>
                <w:ins w:id="400" w:author="Parks, Robbie M" w:date="2018-11-01T12:21:00Z"/>
                <w:rFonts w:eastAsia="Times New Roman"/>
                <w:color w:val="000000"/>
                <w:sz w:val="24"/>
                <w:szCs w:val="24"/>
                <w:lang w:eastAsia="en-GB"/>
              </w:rPr>
            </w:pPr>
            <w:ins w:id="401" w:author="Parks, Robbie M" w:date="2018-11-01T12:21:00Z">
              <w:r w:rsidRPr="00334A3C">
                <w:rPr>
                  <w:rFonts w:eastAsia="Times New Roman"/>
                  <w:color w:val="000000"/>
                  <w:sz w:val="24"/>
                  <w:szCs w:val="24"/>
                  <w:lang w:eastAsia="en-GB"/>
                </w:rPr>
                <w:t xml:space="preserve"> 0.54 (-0.86, 1.99)</w:t>
              </w:r>
            </w:ins>
          </w:p>
        </w:tc>
        <w:tc>
          <w:tcPr>
            <w:tcW w:w="1749" w:type="dxa"/>
            <w:shd w:val="clear" w:color="auto" w:fill="auto"/>
            <w:noWrap/>
            <w:vAlign w:val="bottom"/>
            <w:hideMark/>
          </w:tcPr>
          <w:p w14:paraId="104F2F5A" w14:textId="77777777" w:rsidR="00334A3C" w:rsidRPr="00334A3C" w:rsidRDefault="00334A3C" w:rsidP="00334A3C">
            <w:pPr>
              <w:spacing w:after="0" w:line="240" w:lineRule="auto"/>
              <w:rPr>
                <w:ins w:id="402" w:author="Parks, Robbie M" w:date="2018-11-01T12:21:00Z"/>
                <w:rFonts w:eastAsia="Times New Roman"/>
                <w:color w:val="000000"/>
                <w:sz w:val="24"/>
                <w:szCs w:val="24"/>
                <w:lang w:eastAsia="en-GB"/>
              </w:rPr>
            </w:pPr>
            <w:ins w:id="403" w:author="Parks, Robbie M" w:date="2018-11-01T12:21:00Z">
              <w:r w:rsidRPr="00334A3C">
                <w:rPr>
                  <w:rFonts w:eastAsia="Times New Roman"/>
                  <w:color w:val="000000"/>
                  <w:sz w:val="24"/>
                  <w:szCs w:val="24"/>
                  <w:lang w:eastAsia="en-GB"/>
                </w:rPr>
                <w:t xml:space="preserve"> 1.14 (-0.22, 2.51)</w:t>
              </w:r>
            </w:ins>
          </w:p>
        </w:tc>
        <w:tc>
          <w:tcPr>
            <w:tcW w:w="1749" w:type="dxa"/>
            <w:shd w:val="clear" w:color="auto" w:fill="auto"/>
            <w:noWrap/>
            <w:vAlign w:val="bottom"/>
            <w:hideMark/>
          </w:tcPr>
          <w:p w14:paraId="48D85946" w14:textId="77777777" w:rsidR="00334A3C" w:rsidRPr="00334A3C" w:rsidRDefault="00334A3C" w:rsidP="00334A3C">
            <w:pPr>
              <w:spacing w:after="0" w:line="240" w:lineRule="auto"/>
              <w:rPr>
                <w:ins w:id="404" w:author="Parks, Robbie M" w:date="2018-11-01T12:21:00Z"/>
                <w:rFonts w:eastAsia="Times New Roman"/>
                <w:color w:val="000000"/>
                <w:sz w:val="24"/>
                <w:szCs w:val="24"/>
                <w:lang w:eastAsia="en-GB"/>
              </w:rPr>
            </w:pPr>
            <w:ins w:id="405" w:author="Parks, Robbie M" w:date="2018-11-01T12:21:00Z">
              <w:r w:rsidRPr="00334A3C">
                <w:rPr>
                  <w:rFonts w:eastAsia="Times New Roman"/>
                  <w:color w:val="000000"/>
                  <w:sz w:val="24"/>
                  <w:szCs w:val="24"/>
                  <w:lang w:eastAsia="en-GB"/>
                </w:rPr>
                <w:t xml:space="preserve"> 0.10 (-1.16, 1.37)</w:t>
              </w:r>
            </w:ins>
          </w:p>
        </w:tc>
        <w:tc>
          <w:tcPr>
            <w:tcW w:w="1768" w:type="dxa"/>
            <w:shd w:val="clear" w:color="auto" w:fill="auto"/>
            <w:noWrap/>
            <w:vAlign w:val="bottom"/>
            <w:hideMark/>
          </w:tcPr>
          <w:p w14:paraId="2EE5BA82" w14:textId="77777777" w:rsidR="00334A3C" w:rsidRPr="00334A3C" w:rsidRDefault="00334A3C" w:rsidP="00334A3C">
            <w:pPr>
              <w:spacing w:after="0" w:line="240" w:lineRule="auto"/>
              <w:rPr>
                <w:ins w:id="406" w:author="Parks, Robbie M" w:date="2018-11-01T12:21:00Z"/>
                <w:rFonts w:eastAsia="Times New Roman"/>
                <w:color w:val="000000"/>
                <w:sz w:val="24"/>
                <w:szCs w:val="24"/>
                <w:lang w:eastAsia="en-GB"/>
              </w:rPr>
            </w:pPr>
            <w:ins w:id="407" w:author="Parks, Robbie M" w:date="2018-11-01T12:21:00Z">
              <w:r w:rsidRPr="00334A3C">
                <w:rPr>
                  <w:rFonts w:eastAsia="Times New Roman"/>
                  <w:color w:val="000000"/>
                  <w:sz w:val="24"/>
                  <w:szCs w:val="24"/>
                  <w:lang w:eastAsia="en-GB"/>
                </w:rPr>
                <w:t xml:space="preserve"> 0.10 (-0.99, 1.19)</w:t>
              </w:r>
            </w:ins>
          </w:p>
        </w:tc>
        <w:tc>
          <w:tcPr>
            <w:tcW w:w="1787" w:type="dxa"/>
            <w:shd w:val="clear" w:color="auto" w:fill="auto"/>
            <w:noWrap/>
            <w:vAlign w:val="bottom"/>
            <w:hideMark/>
          </w:tcPr>
          <w:p w14:paraId="3E30CC2B" w14:textId="77777777" w:rsidR="00334A3C" w:rsidRPr="00334A3C" w:rsidRDefault="00334A3C" w:rsidP="00334A3C">
            <w:pPr>
              <w:spacing w:after="0" w:line="240" w:lineRule="auto"/>
              <w:rPr>
                <w:ins w:id="408" w:author="Parks, Robbie M" w:date="2018-11-01T12:21:00Z"/>
                <w:rFonts w:eastAsia="Times New Roman"/>
                <w:color w:val="000000"/>
                <w:sz w:val="24"/>
                <w:szCs w:val="24"/>
                <w:lang w:eastAsia="en-GB"/>
              </w:rPr>
            </w:pPr>
            <w:ins w:id="409" w:author="Parks, Robbie M" w:date="2018-11-01T12:21:00Z">
              <w:r w:rsidRPr="00334A3C">
                <w:rPr>
                  <w:rFonts w:eastAsia="Times New Roman"/>
                  <w:color w:val="000000"/>
                  <w:sz w:val="24"/>
                  <w:szCs w:val="24"/>
                  <w:lang w:eastAsia="en-GB"/>
                </w:rPr>
                <w:t xml:space="preserve"> 0.08 (-0.87, 1.03)</w:t>
              </w:r>
            </w:ins>
          </w:p>
        </w:tc>
        <w:tc>
          <w:tcPr>
            <w:tcW w:w="1768" w:type="dxa"/>
            <w:shd w:val="clear" w:color="auto" w:fill="auto"/>
            <w:noWrap/>
            <w:vAlign w:val="bottom"/>
            <w:hideMark/>
          </w:tcPr>
          <w:p w14:paraId="71155746" w14:textId="77777777" w:rsidR="00334A3C" w:rsidRPr="00334A3C" w:rsidRDefault="00334A3C" w:rsidP="00334A3C">
            <w:pPr>
              <w:spacing w:after="0" w:line="240" w:lineRule="auto"/>
              <w:rPr>
                <w:ins w:id="410" w:author="Parks, Robbie M" w:date="2018-11-01T12:21:00Z"/>
                <w:rFonts w:eastAsia="Times New Roman"/>
                <w:color w:val="000000"/>
                <w:sz w:val="24"/>
                <w:szCs w:val="24"/>
                <w:lang w:eastAsia="en-GB"/>
              </w:rPr>
            </w:pPr>
            <w:ins w:id="411" w:author="Parks, Robbie M" w:date="2018-11-01T12:21:00Z">
              <w:r w:rsidRPr="00334A3C">
                <w:rPr>
                  <w:rFonts w:eastAsia="Times New Roman"/>
                  <w:color w:val="000000"/>
                  <w:sz w:val="24"/>
                  <w:szCs w:val="24"/>
                  <w:lang w:eastAsia="en-GB"/>
                </w:rPr>
                <w:t>-0.19 (-0.89, 0.51)</w:t>
              </w:r>
            </w:ins>
          </w:p>
        </w:tc>
        <w:tc>
          <w:tcPr>
            <w:tcW w:w="1787" w:type="dxa"/>
            <w:shd w:val="clear" w:color="auto" w:fill="auto"/>
            <w:noWrap/>
            <w:vAlign w:val="bottom"/>
            <w:hideMark/>
          </w:tcPr>
          <w:p w14:paraId="5AC20779" w14:textId="77777777" w:rsidR="00334A3C" w:rsidRPr="00334A3C" w:rsidRDefault="00334A3C" w:rsidP="00334A3C">
            <w:pPr>
              <w:spacing w:after="0" w:line="240" w:lineRule="auto"/>
              <w:rPr>
                <w:ins w:id="412" w:author="Parks, Robbie M" w:date="2018-11-01T12:21:00Z"/>
                <w:rFonts w:eastAsia="Times New Roman"/>
                <w:color w:val="000000"/>
                <w:sz w:val="24"/>
                <w:szCs w:val="24"/>
                <w:lang w:eastAsia="en-GB"/>
              </w:rPr>
            </w:pPr>
            <w:ins w:id="413" w:author="Parks, Robbie M" w:date="2018-11-01T12:21:00Z">
              <w:r w:rsidRPr="00334A3C">
                <w:rPr>
                  <w:rFonts w:eastAsia="Times New Roman"/>
                  <w:color w:val="000000"/>
                  <w:sz w:val="24"/>
                  <w:szCs w:val="24"/>
                  <w:lang w:eastAsia="en-GB"/>
                </w:rPr>
                <w:t>-0.40 (-0.78,-0.04)</w:t>
              </w:r>
            </w:ins>
          </w:p>
        </w:tc>
      </w:tr>
      <w:tr w:rsidR="00334A3C" w:rsidRPr="00334A3C" w14:paraId="390A3CD8" w14:textId="77777777" w:rsidTr="00130EA5">
        <w:trPr>
          <w:trHeight w:val="320"/>
          <w:ins w:id="414" w:author="Parks, Robbie M" w:date="2018-11-01T12:21:00Z"/>
        </w:trPr>
        <w:tc>
          <w:tcPr>
            <w:tcW w:w="1300" w:type="dxa"/>
            <w:shd w:val="clear" w:color="auto" w:fill="auto"/>
            <w:noWrap/>
            <w:vAlign w:val="bottom"/>
            <w:hideMark/>
          </w:tcPr>
          <w:p w14:paraId="4A5084D9" w14:textId="77777777" w:rsidR="00334A3C" w:rsidRPr="00334A3C" w:rsidRDefault="00334A3C" w:rsidP="00334A3C">
            <w:pPr>
              <w:spacing w:after="0" w:line="240" w:lineRule="auto"/>
              <w:rPr>
                <w:ins w:id="415" w:author="Parks, Robbie M" w:date="2018-11-01T12:21:00Z"/>
                <w:rFonts w:eastAsia="Times New Roman"/>
                <w:color w:val="000000"/>
                <w:sz w:val="24"/>
                <w:szCs w:val="24"/>
                <w:lang w:eastAsia="en-GB"/>
              </w:rPr>
            </w:pPr>
            <w:ins w:id="416" w:author="Parks, Robbie M" w:date="2018-11-01T12:21:00Z">
              <w:r w:rsidRPr="00334A3C">
                <w:rPr>
                  <w:rFonts w:eastAsia="Times New Roman"/>
                  <w:color w:val="000000"/>
                  <w:sz w:val="24"/>
                  <w:szCs w:val="24"/>
                  <w:lang w:eastAsia="en-GB"/>
                </w:rPr>
                <w:t>Female</w:t>
              </w:r>
            </w:ins>
          </w:p>
        </w:tc>
        <w:tc>
          <w:tcPr>
            <w:tcW w:w="2742" w:type="dxa"/>
            <w:shd w:val="clear" w:color="auto" w:fill="auto"/>
            <w:noWrap/>
            <w:vAlign w:val="bottom"/>
            <w:hideMark/>
          </w:tcPr>
          <w:p w14:paraId="0E055C1E" w14:textId="77777777" w:rsidR="00334A3C" w:rsidRPr="00334A3C" w:rsidRDefault="00334A3C" w:rsidP="00334A3C">
            <w:pPr>
              <w:spacing w:after="0" w:line="240" w:lineRule="auto"/>
              <w:rPr>
                <w:ins w:id="417" w:author="Parks, Robbie M" w:date="2018-11-01T12:21:00Z"/>
                <w:rFonts w:eastAsia="Times New Roman"/>
                <w:color w:val="000000"/>
                <w:sz w:val="24"/>
                <w:szCs w:val="24"/>
                <w:lang w:eastAsia="en-GB"/>
              </w:rPr>
            </w:pPr>
            <w:proofErr w:type="spellStart"/>
            <w:ins w:id="418" w:author="Parks, Robbie M" w:date="2018-11-01T12:21:00Z">
              <w:r w:rsidRPr="00334A3C">
                <w:rPr>
                  <w:rFonts w:eastAsia="Times New Roman"/>
                  <w:color w:val="000000"/>
                  <w:sz w:val="24"/>
                  <w:szCs w:val="24"/>
                  <w:lang w:eastAsia="en-GB"/>
                </w:rPr>
                <w:t>Drownings</w:t>
              </w:r>
              <w:proofErr w:type="spellEnd"/>
            </w:ins>
          </w:p>
        </w:tc>
        <w:tc>
          <w:tcPr>
            <w:tcW w:w="1890" w:type="dxa"/>
            <w:shd w:val="clear" w:color="auto" w:fill="auto"/>
            <w:noWrap/>
            <w:vAlign w:val="bottom"/>
            <w:hideMark/>
          </w:tcPr>
          <w:p w14:paraId="7EAB91DC" w14:textId="77777777" w:rsidR="00334A3C" w:rsidRPr="00334A3C" w:rsidRDefault="00334A3C" w:rsidP="00334A3C">
            <w:pPr>
              <w:spacing w:after="0" w:line="240" w:lineRule="auto"/>
              <w:rPr>
                <w:ins w:id="419" w:author="Parks, Robbie M" w:date="2018-11-01T12:21:00Z"/>
                <w:rFonts w:eastAsia="Times New Roman"/>
                <w:color w:val="000000"/>
                <w:sz w:val="24"/>
                <w:szCs w:val="24"/>
                <w:lang w:eastAsia="en-GB"/>
              </w:rPr>
            </w:pPr>
            <w:ins w:id="420" w:author="Parks, Robbie M" w:date="2018-11-01T12:21:00Z">
              <w:r w:rsidRPr="00334A3C">
                <w:rPr>
                  <w:rFonts w:eastAsia="Times New Roman"/>
                  <w:color w:val="000000"/>
                  <w:sz w:val="24"/>
                  <w:szCs w:val="24"/>
                  <w:lang w:eastAsia="en-GB"/>
                </w:rPr>
                <w:t xml:space="preserve"> 2.14 ( 0.82, 3.50)</w:t>
              </w:r>
            </w:ins>
          </w:p>
        </w:tc>
        <w:tc>
          <w:tcPr>
            <w:tcW w:w="1768" w:type="dxa"/>
            <w:shd w:val="clear" w:color="auto" w:fill="auto"/>
            <w:noWrap/>
            <w:vAlign w:val="bottom"/>
            <w:hideMark/>
          </w:tcPr>
          <w:p w14:paraId="17079026" w14:textId="77777777" w:rsidR="00334A3C" w:rsidRPr="00334A3C" w:rsidRDefault="00334A3C" w:rsidP="00334A3C">
            <w:pPr>
              <w:spacing w:after="0" w:line="240" w:lineRule="auto"/>
              <w:rPr>
                <w:ins w:id="421" w:author="Parks, Robbie M" w:date="2018-11-01T12:21:00Z"/>
                <w:rFonts w:eastAsia="Times New Roman"/>
                <w:color w:val="000000"/>
                <w:sz w:val="24"/>
                <w:szCs w:val="24"/>
                <w:lang w:eastAsia="en-GB"/>
              </w:rPr>
            </w:pPr>
            <w:ins w:id="422" w:author="Parks, Robbie M" w:date="2018-11-01T12:21:00Z">
              <w:r w:rsidRPr="00334A3C">
                <w:rPr>
                  <w:rFonts w:eastAsia="Times New Roman"/>
                  <w:color w:val="000000"/>
                  <w:sz w:val="24"/>
                  <w:szCs w:val="24"/>
                  <w:lang w:eastAsia="en-GB"/>
                </w:rPr>
                <w:t xml:space="preserve"> 4.13 ( 2.23, 6.16)</w:t>
              </w:r>
            </w:ins>
          </w:p>
        </w:tc>
        <w:tc>
          <w:tcPr>
            <w:tcW w:w="1749" w:type="dxa"/>
            <w:shd w:val="clear" w:color="auto" w:fill="auto"/>
            <w:noWrap/>
            <w:vAlign w:val="bottom"/>
            <w:hideMark/>
          </w:tcPr>
          <w:p w14:paraId="1831B296" w14:textId="77777777" w:rsidR="00334A3C" w:rsidRPr="00334A3C" w:rsidRDefault="00334A3C" w:rsidP="00334A3C">
            <w:pPr>
              <w:spacing w:after="0" w:line="240" w:lineRule="auto"/>
              <w:rPr>
                <w:ins w:id="423" w:author="Parks, Robbie M" w:date="2018-11-01T12:21:00Z"/>
                <w:rFonts w:eastAsia="Times New Roman"/>
                <w:color w:val="000000"/>
                <w:sz w:val="24"/>
                <w:szCs w:val="24"/>
                <w:lang w:eastAsia="en-GB"/>
              </w:rPr>
            </w:pPr>
            <w:ins w:id="424" w:author="Parks, Robbie M" w:date="2018-11-01T12:21:00Z">
              <w:r w:rsidRPr="00334A3C">
                <w:rPr>
                  <w:rFonts w:eastAsia="Times New Roman"/>
                  <w:color w:val="000000"/>
                  <w:sz w:val="24"/>
                  <w:szCs w:val="24"/>
                  <w:lang w:eastAsia="en-GB"/>
                </w:rPr>
                <w:t xml:space="preserve"> 1.44 ( 0.03, 2.83)</w:t>
              </w:r>
            </w:ins>
          </w:p>
        </w:tc>
        <w:tc>
          <w:tcPr>
            <w:tcW w:w="1749" w:type="dxa"/>
            <w:shd w:val="clear" w:color="auto" w:fill="auto"/>
            <w:noWrap/>
            <w:vAlign w:val="bottom"/>
            <w:hideMark/>
          </w:tcPr>
          <w:p w14:paraId="459CE17C" w14:textId="77777777" w:rsidR="00334A3C" w:rsidRPr="00334A3C" w:rsidRDefault="00334A3C" w:rsidP="00334A3C">
            <w:pPr>
              <w:spacing w:after="0" w:line="240" w:lineRule="auto"/>
              <w:rPr>
                <w:ins w:id="425" w:author="Parks, Robbie M" w:date="2018-11-01T12:21:00Z"/>
                <w:rFonts w:eastAsia="Times New Roman"/>
                <w:color w:val="000000"/>
                <w:sz w:val="24"/>
                <w:szCs w:val="24"/>
                <w:lang w:eastAsia="en-GB"/>
              </w:rPr>
            </w:pPr>
            <w:ins w:id="426" w:author="Parks, Robbie M" w:date="2018-11-01T12:21:00Z">
              <w:r w:rsidRPr="00334A3C">
                <w:rPr>
                  <w:rFonts w:eastAsia="Times New Roman"/>
                  <w:color w:val="000000"/>
                  <w:sz w:val="24"/>
                  <w:szCs w:val="24"/>
                  <w:lang w:eastAsia="en-GB"/>
                </w:rPr>
                <w:t xml:space="preserve"> 2.28 ( 0.86, 3.63)</w:t>
              </w:r>
            </w:ins>
          </w:p>
        </w:tc>
        <w:tc>
          <w:tcPr>
            <w:tcW w:w="1749" w:type="dxa"/>
            <w:shd w:val="clear" w:color="auto" w:fill="auto"/>
            <w:noWrap/>
            <w:vAlign w:val="bottom"/>
            <w:hideMark/>
          </w:tcPr>
          <w:p w14:paraId="2E832658" w14:textId="77777777" w:rsidR="00334A3C" w:rsidRPr="00334A3C" w:rsidRDefault="00334A3C" w:rsidP="00334A3C">
            <w:pPr>
              <w:spacing w:after="0" w:line="240" w:lineRule="auto"/>
              <w:rPr>
                <w:ins w:id="427" w:author="Parks, Robbie M" w:date="2018-11-01T12:21:00Z"/>
                <w:rFonts w:eastAsia="Times New Roman"/>
                <w:color w:val="000000"/>
                <w:sz w:val="24"/>
                <w:szCs w:val="24"/>
                <w:lang w:eastAsia="en-GB"/>
              </w:rPr>
            </w:pPr>
            <w:ins w:id="428" w:author="Parks, Robbie M" w:date="2018-11-01T12:21:00Z">
              <w:r w:rsidRPr="00334A3C">
                <w:rPr>
                  <w:rFonts w:eastAsia="Times New Roman"/>
                  <w:color w:val="000000"/>
                  <w:sz w:val="24"/>
                  <w:szCs w:val="24"/>
                  <w:lang w:eastAsia="en-GB"/>
                </w:rPr>
                <w:t xml:space="preserve"> 2.01 ( 0.53, 3.51)</w:t>
              </w:r>
            </w:ins>
          </w:p>
        </w:tc>
        <w:tc>
          <w:tcPr>
            <w:tcW w:w="1768" w:type="dxa"/>
            <w:shd w:val="clear" w:color="auto" w:fill="auto"/>
            <w:noWrap/>
            <w:vAlign w:val="bottom"/>
            <w:hideMark/>
          </w:tcPr>
          <w:p w14:paraId="7862BEB4" w14:textId="77777777" w:rsidR="00334A3C" w:rsidRPr="00334A3C" w:rsidRDefault="00334A3C" w:rsidP="00334A3C">
            <w:pPr>
              <w:spacing w:after="0" w:line="240" w:lineRule="auto"/>
              <w:rPr>
                <w:ins w:id="429" w:author="Parks, Robbie M" w:date="2018-11-01T12:21:00Z"/>
                <w:rFonts w:eastAsia="Times New Roman"/>
                <w:color w:val="000000"/>
                <w:sz w:val="24"/>
                <w:szCs w:val="24"/>
                <w:lang w:eastAsia="en-GB"/>
              </w:rPr>
            </w:pPr>
            <w:ins w:id="430" w:author="Parks, Robbie M" w:date="2018-11-01T12:21:00Z">
              <w:r w:rsidRPr="00334A3C">
                <w:rPr>
                  <w:rFonts w:eastAsia="Times New Roman"/>
                  <w:color w:val="000000"/>
                  <w:sz w:val="24"/>
                  <w:szCs w:val="24"/>
                  <w:lang w:eastAsia="en-GB"/>
                </w:rPr>
                <w:t xml:space="preserve"> 1.60 ( 0.16, 3.08)</w:t>
              </w:r>
            </w:ins>
          </w:p>
        </w:tc>
        <w:tc>
          <w:tcPr>
            <w:tcW w:w="1787" w:type="dxa"/>
            <w:shd w:val="clear" w:color="auto" w:fill="auto"/>
            <w:noWrap/>
            <w:vAlign w:val="bottom"/>
            <w:hideMark/>
          </w:tcPr>
          <w:p w14:paraId="7F3AFD31" w14:textId="77777777" w:rsidR="00334A3C" w:rsidRPr="00334A3C" w:rsidRDefault="00334A3C" w:rsidP="00334A3C">
            <w:pPr>
              <w:spacing w:after="0" w:line="240" w:lineRule="auto"/>
              <w:rPr>
                <w:ins w:id="431" w:author="Parks, Robbie M" w:date="2018-11-01T12:21:00Z"/>
                <w:rFonts w:eastAsia="Times New Roman"/>
                <w:color w:val="000000"/>
                <w:sz w:val="24"/>
                <w:szCs w:val="24"/>
                <w:lang w:eastAsia="en-GB"/>
              </w:rPr>
            </w:pPr>
            <w:ins w:id="432" w:author="Parks, Robbie M" w:date="2018-11-01T12:21:00Z">
              <w:r w:rsidRPr="00334A3C">
                <w:rPr>
                  <w:rFonts w:eastAsia="Times New Roman"/>
                  <w:color w:val="000000"/>
                  <w:sz w:val="24"/>
                  <w:szCs w:val="24"/>
                  <w:lang w:eastAsia="en-GB"/>
                </w:rPr>
                <w:t xml:space="preserve"> 0.66 (-0.78, 2.10)</w:t>
              </w:r>
            </w:ins>
          </w:p>
        </w:tc>
        <w:tc>
          <w:tcPr>
            <w:tcW w:w="1768" w:type="dxa"/>
            <w:shd w:val="clear" w:color="auto" w:fill="auto"/>
            <w:noWrap/>
            <w:vAlign w:val="bottom"/>
            <w:hideMark/>
          </w:tcPr>
          <w:p w14:paraId="1510401B" w14:textId="77777777" w:rsidR="00334A3C" w:rsidRPr="00334A3C" w:rsidRDefault="00334A3C" w:rsidP="00334A3C">
            <w:pPr>
              <w:spacing w:after="0" w:line="240" w:lineRule="auto"/>
              <w:rPr>
                <w:ins w:id="433" w:author="Parks, Robbie M" w:date="2018-11-01T12:21:00Z"/>
                <w:rFonts w:eastAsia="Times New Roman"/>
                <w:color w:val="000000"/>
                <w:sz w:val="24"/>
                <w:szCs w:val="24"/>
                <w:lang w:eastAsia="en-GB"/>
              </w:rPr>
            </w:pPr>
            <w:ins w:id="434" w:author="Parks, Robbie M" w:date="2018-11-01T12:21:00Z">
              <w:r w:rsidRPr="00334A3C">
                <w:rPr>
                  <w:rFonts w:eastAsia="Times New Roman"/>
                  <w:color w:val="000000"/>
                  <w:sz w:val="24"/>
                  <w:szCs w:val="24"/>
                  <w:lang w:eastAsia="en-GB"/>
                </w:rPr>
                <w:t xml:space="preserve"> 1.35 (-0.07, 2.78)</w:t>
              </w:r>
            </w:ins>
          </w:p>
        </w:tc>
        <w:tc>
          <w:tcPr>
            <w:tcW w:w="1787" w:type="dxa"/>
            <w:shd w:val="clear" w:color="auto" w:fill="auto"/>
            <w:noWrap/>
            <w:vAlign w:val="bottom"/>
            <w:hideMark/>
          </w:tcPr>
          <w:p w14:paraId="2B7816AA" w14:textId="77777777" w:rsidR="00334A3C" w:rsidRPr="00334A3C" w:rsidRDefault="00334A3C" w:rsidP="00334A3C">
            <w:pPr>
              <w:spacing w:after="0" w:line="240" w:lineRule="auto"/>
              <w:rPr>
                <w:ins w:id="435" w:author="Parks, Robbie M" w:date="2018-11-01T12:21:00Z"/>
                <w:rFonts w:eastAsia="Times New Roman"/>
                <w:color w:val="000000"/>
                <w:sz w:val="24"/>
                <w:szCs w:val="24"/>
                <w:lang w:eastAsia="en-GB"/>
              </w:rPr>
            </w:pPr>
            <w:ins w:id="436" w:author="Parks, Robbie M" w:date="2018-11-01T12:21:00Z">
              <w:r w:rsidRPr="00334A3C">
                <w:rPr>
                  <w:rFonts w:eastAsia="Times New Roman"/>
                  <w:color w:val="000000"/>
                  <w:sz w:val="24"/>
                  <w:szCs w:val="24"/>
                  <w:lang w:eastAsia="en-GB"/>
                </w:rPr>
                <w:t xml:space="preserve"> 0.33 (-1.22, 1.96)</w:t>
              </w:r>
            </w:ins>
          </w:p>
        </w:tc>
      </w:tr>
      <w:tr w:rsidR="00334A3C" w:rsidRPr="00334A3C" w14:paraId="43681C2E" w14:textId="77777777" w:rsidTr="00130EA5">
        <w:trPr>
          <w:trHeight w:val="320"/>
          <w:ins w:id="437" w:author="Parks, Robbie M" w:date="2018-11-01T12:21:00Z"/>
        </w:trPr>
        <w:tc>
          <w:tcPr>
            <w:tcW w:w="1300" w:type="dxa"/>
            <w:shd w:val="clear" w:color="auto" w:fill="auto"/>
            <w:noWrap/>
            <w:vAlign w:val="bottom"/>
            <w:hideMark/>
          </w:tcPr>
          <w:p w14:paraId="58CCF013" w14:textId="77777777" w:rsidR="00334A3C" w:rsidRPr="00334A3C" w:rsidRDefault="00334A3C" w:rsidP="00334A3C">
            <w:pPr>
              <w:spacing w:after="0" w:line="240" w:lineRule="auto"/>
              <w:rPr>
                <w:ins w:id="438" w:author="Parks, Robbie M" w:date="2018-11-01T12:21:00Z"/>
                <w:rFonts w:eastAsia="Times New Roman"/>
                <w:color w:val="000000"/>
                <w:sz w:val="24"/>
                <w:szCs w:val="24"/>
                <w:lang w:eastAsia="en-GB"/>
              </w:rPr>
            </w:pPr>
            <w:ins w:id="439" w:author="Parks, Robbie M" w:date="2018-11-01T12:21:00Z">
              <w:r w:rsidRPr="00334A3C">
                <w:rPr>
                  <w:rFonts w:eastAsia="Times New Roman"/>
                  <w:color w:val="000000"/>
                  <w:sz w:val="24"/>
                  <w:szCs w:val="24"/>
                  <w:lang w:eastAsia="en-GB"/>
                </w:rPr>
                <w:t>Female</w:t>
              </w:r>
            </w:ins>
          </w:p>
        </w:tc>
        <w:tc>
          <w:tcPr>
            <w:tcW w:w="2742" w:type="dxa"/>
            <w:shd w:val="clear" w:color="auto" w:fill="auto"/>
            <w:noWrap/>
            <w:vAlign w:val="bottom"/>
            <w:hideMark/>
          </w:tcPr>
          <w:p w14:paraId="4922FF4A" w14:textId="77777777" w:rsidR="00334A3C" w:rsidRPr="00334A3C" w:rsidRDefault="00334A3C" w:rsidP="00334A3C">
            <w:pPr>
              <w:spacing w:after="0" w:line="240" w:lineRule="auto"/>
              <w:rPr>
                <w:ins w:id="440" w:author="Parks, Robbie M" w:date="2018-11-01T12:21:00Z"/>
                <w:rFonts w:eastAsia="Times New Roman"/>
                <w:color w:val="000000"/>
                <w:sz w:val="24"/>
                <w:szCs w:val="24"/>
                <w:lang w:eastAsia="en-GB"/>
              </w:rPr>
            </w:pPr>
            <w:ins w:id="441" w:author="Parks, Robbie M" w:date="2018-11-01T12:21:00Z">
              <w:r w:rsidRPr="00334A3C">
                <w:rPr>
                  <w:rFonts w:eastAsia="Times New Roman"/>
                  <w:color w:val="000000"/>
                  <w:sz w:val="24"/>
                  <w:szCs w:val="24"/>
                  <w:lang w:eastAsia="en-GB"/>
                </w:rPr>
                <w:t>Other unintentional injuries</w:t>
              </w:r>
            </w:ins>
          </w:p>
        </w:tc>
        <w:tc>
          <w:tcPr>
            <w:tcW w:w="1890" w:type="dxa"/>
            <w:shd w:val="clear" w:color="auto" w:fill="auto"/>
            <w:noWrap/>
            <w:vAlign w:val="bottom"/>
            <w:hideMark/>
          </w:tcPr>
          <w:p w14:paraId="5EA8936C" w14:textId="77777777" w:rsidR="00334A3C" w:rsidRPr="00334A3C" w:rsidRDefault="00334A3C" w:rsidP="00334A3C">
            <w:pPr>
              <w:spacing w:after="0" w:line="240" w:lineRule="auto"/>
              <w:rPr>
                <w:ins w:id="442" w:author="Parks, Robbie M" w:date="2018-11-01T12:21:00Z"/>
                <w:rFonts w:eastAsia="Times New Roman"/>
                <w:color w:val="000000"/>
                <w:sz w:val="24"/>
                <w:szCs w:val="24"/>
                <w:lang w:eastAsia="en-GB"/>
              </w:rPr>
            </w:pPr>
            <w:ins w:id="443" w:author="Parks, Robbie M" w:date="2018-11-01T12:21:00Z">
              <w:r w:rsidRPr="00334A3C">
                <w:rPr>
                  <w:rFonts w:eastAsia="Times New Roman"/>
                  <w:color w:val="000000"/>
                  <w:sz w:val="24"/>
                  <w:szCs w:val="24"/>
                  <w:lang w:eastAsia="en-GB"/>
                </w:rPr>
                <w:t>-0.86 (-1.63,-0.06)</w:t>
              </w:r>
            </w:ins>
          </w:p>
        </w:tc>
        <w:tc>
          <w:tcPr>
            <w:tcW w:w="1768" w:type="dxa"/>
            <w:shd w:val="clear" w:color="auto" w:fill="auto"/>
            <w:noWrap/>
            <w:vAlign w:val="bottom"/>
            <w:hideMark/>
          </w:tcPr>
          <w:p w14:paraId="042C7266" w14:textId="77777777" w:rsidR="00334A3C" w:rsidRPr="00334A3C" w:rsidRDefault="00334A3C" w:rsidP="00334A3C">
            <w:pPr>
              <w:spacing w:after="0" w:line="240" w:lineRule="auto"/>
              <w:rPr>
                <w:ins w:id="444" w:author="Parks, Robbie M" w:date="2018-11-01T12:21:00Z"/>
                <w:rFonts w:eastAsia="Times New Roman"/>
                <w:color w:val="000000"/>
                <w:sz w:val="24"/>
                <w:szCs w:val="24"/>
                <w:lang w:eastAsia="en-GB"/>
              </w:rPr>
            </w:pPr>
            <w:ins w:id="445" w:author="Parks, Robbie M" w:date="2018-11-01T12:21:00Z">
              <w:r w:rsidRPr="00334A3C">
                <w:rPr>
                  <w:rFonts w:eastAsia="Times New Roman"/>
                  <w:color w:val="000000"/>
                  <w:sz w:val="24"/>
                  <w:szCs w:val="24"/>
                  <w:lang w:eastAsia="en-GB"/>
                </w:rPr>
                <w:t>-0.74 (-1.58, 0.15)</w:t>
              </w:r>
            </w:ins>
          </w:p>
        </w:tc>
        <w:tc>
          <w:tcPr>
            <w:tcW w:w="1749" w:type="dxa"/>
            <w:shd w:val="clear" w:color="auto" w:fill="auto"/>
            <w:noWrap/>
            <w:vAlign w:val="bottom"/>
            <w:hideMark/>
          </w:tcPr>
          <w:p w14:paraId="382D7691" w14:textId="77777777" w:rsidR="00334A3C" w:rsidRPr="00334A3C" w:rsidRDefault="00334A3C" w:rsidP="00334A3C">
            <w:pPr>
              <w:spacing w:after="0" w:line="240" w:lineRule="auto"/>
              <w:rPr>
                <w:ins w:id="446" w:author="Parks, Robbie M" w:date="2018-11-01T12:21:00Z"/>
                <w:rFonts w:eastAsia="Times New Roman"/>
                <w:color w:val="000000"/>
                <w:sz w:val="24"/>
                <w:szCs w:val="24"/>
                <w:lang w:eastAsia="en-GB"/>
              </w:rPr>
            </w:pPr>
            <w:ins w:id="447" w:author="Parks, Robbie M" w:date="2018-11-01T12:21:00Z">
              <w:r w:rsidRPr="00334A3C">
                <w:rPr>
                  <w:rFonts w:eastAsia="Times New Roman"/>
                  <w:color w:val="000000"/>
                  <w:sz w:val="24"/>
                  <w:szCs w:val="24"/>
                  <w:lang w:eastAsia="en-GB"/>
                </w:rPr>
                <w:t xml:space="preserve"> 0.12 (-0.69, 0.93)</w:t>
              </w:r>
            </w:ins>
          </w:p>
        </w:tc>
        <w:tc>
          <w:tcPr>
            <w:tcW w:w="1749" w:type="dxa"/>
            <w:shd w:val="clear" w:color="auto" w:fill="auto"/>
            <w:noWrap/>
            <w:vAlign w:val="bottom"/>
            <w:hideMark/>
          </w:tcPr>
          <w:p w14:paraId="432A6567" w14:textId="77777777" w:rsidR="00334A3C" w:rsidRPr="00334A3C" w:rsidRDefault="00334A3C" w:rsidP="00334A3C">
            <w:pPr>
              <w:spacing w:after="0" w:line="240" w:lineRule="auto"/>
              <w:rPr>
                <w:ins w:id="448" w:author="Parks, Robbie M" w:date="2018-11-01T12:21:00Z"/>
                <w:rFonts w:eastAsia="Times New Roman"/>
                <w:color w:val="000000"/>
                <w:sz w:val="24"/>
                <w:szCs w:val="24"/>
                <w:lang w:eastAsia="en-GB"/>
              </w:rPr>
            </w:pPr>
            <w:ins w:id="449" w:author="Parks, Robbie M" w:date="2018-11-01T12:21:00Z">
              <w:r w:rsidRPr="00334A3C">
                <w:rPr>
                  <w:rFonts w:eastAsia="Times New Roman"/>
                  <w:color w:val="000000"/>
                  <w:sz w:val="24"/>
                  <w:szCs w:val="24"/>
                  <w:lang w:eastAsia="en-GB"/>
                </w:rPr>
                <w:t xml:space="preserve"> 0.03 (-0.76, 0.84)</w:t>
              </w:r>
            </w:ins>
          </w:p>
        </w:tc>
        <w:tc>
          <w:tcPr>
            <w:tcW w:w="1749" w:type="dxa"/>
            <w:shd w:val="clear" w:color="auto" w:fill="auto"/>
            <w:noWrap/>
            <w:vAlign w:val="bottom"/>
            <w:hideMark/>
          </w:tcPr>
          <w:p w14:paraId="4C80FA42" w14:textId="77777777" w:rsidR="00334A3C" w:rsidRPr="00334A3C" w:rsidRDefault="00334A3C" w:rsidP="00334A3C">
            <w:pPr>
              <w:spacing w:after="0" w:line="240" w:lineRule="auto"/>
              <w:rPr>
                <w:ins w:id="450" w:author="Parks, Robbie M" w:date="2018-11-01T12:21:00Z"/>
                <w:rFonts w:eastAsia="Times New Roman"/>
                <w:color w:val="000000"/>
                <w:sz w:val="24"/>
                <w:szCs w:val="24"/>
                <w:lang w:eastAsia="en-GB"/>
              </w:rPr>
            </w:pPr>
            <w:ins w:id="451" w:author="Parks, Robbie M" w:date="2018-11-01T12:21:00Z">
              <w:r w:rsidRPr="00334A3C">
                <w:rPr>
                  <w:rFonts w:eastAsia="Times New Roman"/>
                  <w:color w:val="000000"/>
                  <w:sz w:val="24"/>
                  <w:szCs w:val="24"/>
                  <w:lang w:eastAsia="en-GB"/>
                </w:rPr>
                <w:t xml:space="preserve"> 0.29 (-0.49, 1.10)</w:t>
              </w:r>
            </w:ins>
          </w:p>
        </w:tc>
        <w:tc>
          <w:tcPr>
            <w:tcW w:w="1768" w:type="dxa"/>
            <w:shd w:val="clear" w:color="auto" w:fill="auto"/>
            <w:noWrap/>
            <w:vAlign w:val="bottom"/>
            <w:hideMark/>
          </w:tcPr>
          <w:p w14:paraId="0B0D87A7" w14:textId="77777777" w:rsidR="00334A3C" w:rsidRPr="00334A3C" w:rsidRDefault="00334A3C" w:rsidP="00334A3C">
            <w:pPr>
              <w:spacing w:after="0" w:line="240" w:lineRule="auto"/>
              <w:rPr>
                <w:ins w:id="452" w:author="Parks, Robbie M" w:date="2018-11-01T12:21:00Z"/>
                <w:rFonts w:eastAsia="Times New Roman"/>
                <w:color w:val="000000"/>
                <w:sz w:val="24"/>
                <w:szCs w:val="24"/>
                <w:lang w:eastAsia="en-GB"/>
              </w:rPr>
            </w:pPr>
            <w:ins w:id="453" w:author="Parks, Robbie M" w:date="2018-11-01T12:21:00Z">
              <w:r w:rsidRPr="00334A3C">
                <w:rPr>
                  <w:rFonts w:eastAsia="Times New Roman"/>
                  <w:color w:val="000000"/>
                  <w:sz w:val="24"/>
                  <w:szCs w:val="24"/>
                  <w:lang w:eastAsia="en-GB"/>
                </w:rPr>
                <w:t>-0.10 (-0.90, 0.72)</w:t>
              </w:r>
            </w:ins>
          </w:p>
        </w:tc>
        <w:tc>
          <w:tcPr>
            <w:tcW w:w="1787" w:type="dxa"/>
            <w:shd w:val="clear" w:color="auto" w:fill="auto"/>
            <w:noWrap/>
            <w:vAlign w:val="bottom"/>
            <w:hideMark/>
          </w:tcPr>
          <w:p w14:paraId="2119C4B2" w14:textId="77777777" w:rsidR="00334A3C" w:rsidRPr="00334A3C" w:rsidRDefault="00334A3C" w:rsidP="00334A3C">
            <w:pPr>
              <w:spacing w:after="0" w:line="240" w:lineRule="auto"/>
              <w:rPr>
                <w:ins w:id="454" w:author="Parks, Robbie M" w:date="2018-11-01T12:21:00Z"/>
                <w:rFonts w:eastAsia="Times New Roman"/>
                <w:color w:val="000000"/>
                <w:sz w:val="24"/>
                <w:szCs w:val="24"/>
                <w:lang w:eastAsia="en-GB"/>
              </w:rPr>
            </w:pPr>
            <w:ins w:id="455" w:author="Parks, Robbie M" w:date="2018-11-01T12:21:00Z">
              <w:r w:rsidRPr="00334A3C">
                <w:rPr>
                  <w:rFonts w:eastAsia="Times New Roman"/>
                  <w:color w:val="000000"/>
                  <w:sz w:val="24"/>
                  <w:szCs w:val="24"/>
                  <w:lang w:eastAsia="en-GB"/>
                </w:rPr>
                <w:t xml:space="preserve"> 0.31 (-0.49, 1.09)</w:t>
              </w:r>
            </w:ins>
          </w:p>
        </w:tc>
        <w:tc>
          <w:tcPr>
            <w:tcW w:w="1768" w:type="dxa"/>
            <w:shd w:val="clear" w:color="auto" w:fill="auto"/>
            <w:noWrap/>
            <w:vAlign w:val="bottom"/>
            <w:hideMark/>
          </w:tcPr>
          <w:p w14:paraId="749BAEE3" w14:textId="77777777" w:rsidR="00334A3C" w:rsidRPr="00334A3C" w:rsidRDefault="00334A3C" w:rsidP="00334A3C">
            <w:pPr>
              <w:spacing w:after="0" w:line="240" w:lineRule="auto"/>
              <w:rPr>
                <w:ins w:id="456" w:author="Parks, Robbie M" w:date="2018-11-01T12:21:00Z"/>
                <w:rFonts w:eastAsia="Times New Roman"/>
                <w:color w:val="000000"/>
                <w:sz w:val="24"/>
                <w:szCs w:val="24"/>
                <w:lang w:eastAsia="en-GB"/>
              </w:rPr>
            </w:pPr>
            <w:ins w:id="457" w:author="Parks, Robbie M" w:date="2018-11-01T12:21:00Z">
              <w:r w:rsidRPr="00334A3C">
                <w:rPr>
                  <w:rFonts w:eastAsia="Times New Roman"/>
                  <w:color w:val="000000"/>
                  <w:sz w:val="24"/>
                  <w:szCs w:val="24"/>
                  <w:lang w:eastAsia="en-GB"/>
                </w:rPr>
                <w:t>-0.10 (-0.89, 0.68)</w:t>
              </w:r>
            </w:ins>
          </w:p>
        </w:tc>
        <w:tc>
          <w:tcPr>
            <w:tcW w:w="1787" w:type="dxa"/>
            <w:shd w:val="clear" w:color="auto" w:fill="auto"/>
            <w:noWrap/>
            <w:vAlign w:val="bottom"/>
            <w:hideMark/>
          </w:tcPr>
          <w:p w14:paraId="13912C95" w14:textId="77777777" w:rsidR="00334A3C" w:rsidRPr="00334A3C" w:rsidRDefault="00334A3C" w:rsidP="00334A3C">
            <w:pPr>
              <w:spacing w:after="0" w:line="240" w:lineRule="auto"/>
              <w:rPr>
                <w:ins w:id="458" w:author="Parks, Robbie M" w:date="2018-11-01T12:21:00Z"/>
                <w:rFonts w:eastAsia="Times New Roman"/>
                <w:color w:val="000000"/>
                <w:sz w:val="24"/>
                <w:szCs w:val="24"/>
                <w:lang w:eastAsia="en-GB"/>
              </w:rPr>
            </w:pPr>
            <w:ins w:id="459" w:author="Parks, Robbie M" w:date="2018-11-01T12:21:00Z">
              <w:r w:rsidRPr="00334A3C">
                <w:rPr>
                  <w:rFonts w:eastAsia="Times New Roman"/>
                  <w:color w:val="000000"/>
                  <w:sz w:val="24"/>
                  <w:szCs w:val="24"/>
                  <w:lang w:eastAsia="en-GB"/>
                </w:rPr>
                <w:t>-0.31 (-1.19, 0.57)</w:t>
              </w:r>
            </w:ins>
          </w:p>
        </w:tc>
      </w:tr>
      <w:tr w:rsidR="00334A3C" w:rsidRPr="00334A3C" w14:paraId="01208710" w14:textId="77777777" w:rsidTr="00130EA5">
        <w:trPr>
          <w:trHeight w:val="320"/>
          <w:ins w:id="460" w:author="Parks, Robbie M" w:date="2018-11-01T12:21:00Z"/>
        </w:trPr>
        <w:tc>
          <w:tcPr>
            <w:tcW w:w="1300" w:type="dxa"/>
            <w:shd w:val="clear" w:color="auto" w:fill="auto"/>
            <w:noWrap/>
            <w:vAlign w:val="bottom"/>
            <w:hideMark/>
          </w:tcPr>
          <w:p w14:paraId="0C0DF891" w14:textId="77777777" w:rsidR="00334A3C" w:rsidRPr="00334A3C" w:rsidRDefault="00334A3C" w:rsidP="00334A3C">
            <w:pPr>
              <w:spacing w:after="0" w:line="240" w:lineRule="auto"/>
              <w:rPr>
                <w:ins w:id="461" w:author="Parks, Robbie M" w:date="2018-11-01T12:21:00Z"/>
                <w:rFonts w:eastAsia="Times New Roman"/>
                <w:color w:val="000000"/>
                <w:sz w:val="24"/>
                <w:szCs w:val="24"/>
                <w:lang w:eastAsia="en-GB"/>
              </w:rPr>
            </w:pPr>
            <w:ins w:id="462" w:author="Parks, Robbie M" w:date="2018-11-01T12:21:00Z">
              <w:r w:rsidRPr="00334A3C">
                <w:rPr>
                  <w:rFonts w:eastAsia="Times New Roman"/>
                  <w:color w:val="000000"/>
                  <w:sz w:val="24"/>
                  <w:szCs w:val="24"/>
                  <w:lang w:eastAsia="en-GB"/>
                </w:rPr>
                <w:t>Female</w:t>
              </w:r>
            </w:ins>
          </w:p>
        </w:tc>
        <w:tc>
          <w:tcPr>
            <w:tcW w:w="2742" w:type="dxa"/>
            <w:shd w:val="clear" w:color="auto" w:fill="auto"/>
            <w:noWrap/>
            <w:vAlign w:val="bottom"/>
            <w:hideMark/>
          </w:tcPr>
          <w:p w14:paraId="0F057CB7" w14:textId="77777777" w:rsidR="00334A3C" w:rsidRPr="00334A3C" w:rsidRDefault="00334A3C" w:rsidP="00334A3C">
            <w:pPr>
              <w:spacing w:after="0" w:line="240" w:lineRule="auto"/>
              <w:rPr>
                <w:ins w:id="463" w:author="Parks, Robbie M" w:date="2018-11-01T12:21:00Z"/>
                <w:rFonts w:eastAsia="Times New Roman"/>
                <w:color w:val="000000"/>
                <w:sz w:val="24"/>
                <w:szCs w:val="24"/>
                <w:lang w:eastAsia="en-GB"/>
              </w:rPr>
            </w:pPr>
            <w:ins w:id="464" w:author="Parks, Robbie M" w:date="2018-11-01T12:21:00Z">
              <w:r w:rsidRPr="00334A3C">
                <w:rPr>
                  <w:rFonts w:eastAsia="Times New Roman"/>
                  <w:color w:val="000000"/>
                  <w:sz w:val="24"/>
                  <w:szCs w:val="24"/>
                  <w:lang w:eastAsia="en-GB"/>
                </w:rPr>
                <w:t>Assault</w:t>
              </w:r>
            </w:ins>
          </w:p>
        </w:tc>
        <w:tc>
          <w:tcPr>
            <w:tcW w:w="1890" w:type="dxa"/>
            <w:shd w:val="clear" w:color="auto" w:fill="auto"/>
            <w:noWrap/>
            <w:vAlign w:val="bottom"/>
            <w:hideMark/>
          </w:tcPr>
          <w:p w14:paraId="608E2822" w14:textId="77777777" w:rsidR="00334A3C" w:rsidRPr="00334A3C" w:rsidRDefault="00334A3C" w:rsidP="00334A3C">
            <w:pPr>
              <w:spacing w:after="0" w:line="240" w:lineRule="auto"/>
              <w:rPr>
                <w:ins w:id="465" w:author="Parks, Robbie M" w:date="2018-11-01T12:21:00Z"/>
                <w:rFonts w:eastAsia="Times New Roman"/>
                <w:color w:val="000000"/>
                <w:sz w:val="24"/>
                <w:szCs w:val="24"/>
                <w:lang w:eastAsia="en-GB"/>
              </w:rPr>
            </w:pPr>
            <w:ins w:id="466" w:author="Parks, Robbie M" w:date="2018-11-01T12:21:00Z">
              <w:r w:rsidRPr="00334A3C">
                <w:rPr>
                  <w:rFonts w:eastAsia="Times New Roman"/>
                  <w:color w:val="000000"/>
                  <w:sz w:val="24"/>
                  <w:szCs w:val="24"/>
                  <w:lang w:eastAsia="en-GB"/>
                </w:rPr>
                <w:t xml:space="preserve"> 0.99 (-0.05, 2.04)</w:t>
              </w:r>
            </w:ins>
          </w:p>
        </w:tc>
        <w:tc>
          <w:tcPr>
            <w:tcW w:w="1768" w:type="dxa"/>
            <w:shd w:val="clear" w:color="auto" w:fill="auto"/>
            <w:noWrap/>
            <w:vAlign w:val="bottom"/>
            <w:hideMark/>
          </w:tcPr>
          <w:p w14:paraId="48A68E45" w14:textId="77777777" w:rsidR="00334A3C" w:rsidRPr="00334A3C" w:rsidRDefault="00334A3C" w:rsidP="00334A3C">
            <w:pPr>
              <w:spacing w:after="0" w:line="240" w:lineRule="auto"/>
              <w:rPr>
                <w:ins w:id="467" w:author="Parks, Robbie M" w:date="2018-11-01T12:21:00Z"/>
                <w:rFonts w:eastAsia="Times New Roman"/>
                <w:color w:val="000000"/>
                <w:sz w:val="24"/>
                <w:szCs w:val="24"/>
                <w:lang w:eastAsia="en-GB"/>
              </w:rPr>
            </w:pPr>
            <w:ins w:id="468" w:author="Parks, Robbie M" w:date="2018-11-01T12:21:00Z">
              <w:r w:rsidRPr="00334A3C">
                <w:rPr>
                  <w:rFonts w:eastAsia="Times New Roman"/>
                  <w:color w:val="000000"/>
                  <w:sz w:val="24"/>
                  <w:szCs w:val="24"/>
                  <w:lang w:eastAsia="en-GB"/>
                </w:rPr>
                <w:t xml:space="preserve"> 0.83 (-0.41, 2.08)</w:t>
              </w:r>
            </w:ins>
          </w:p>
        </w:tc>
        <w:tc>
          <w:tcPr>
            <w:tcW w:w="1749" w:type="dxa"/>
            <w:shd w:val="clear" w:color="auto" w:fill="auto"/>
            <w:noWrap/>
            <w:vAlign w:val="bottom"/>
            <w:hideMark/>
          </w:tcPr>
          <w:p w14:paraId="38ACD8D0" w14:textId="77777777" w:rsidR="00334A3C" w:rsidRPr="00334A3C" w:rsidRDefault="00334A3C" w:rsidP="00334A3C">
            <w:pPr>
              <w:spacing w:after="0" w:line="240" w:lineRule="auto"/>
              <w:rPr>
                <w:ins w:id="469" w:author="Parks, Robbie M" w:date="2018-11-01T12:21:00Z"/>
                <w:rFonts w:eastAsia="Times New Roman"/>
                <w:color w:val="000000"/>
                <w:sz w:val="24"/>
                <w:szCs w:val="24"/>
                <w:lang w:eastAsia="en-GB"/>
              </w:rPr>
            </w:pPr>
            <w:ins w:id="470" w:author="Parks, Robbie M" w:date="2018-11-01T12:21:00Z">
              <w:r w:rsidRPr="00334A3C">
                <w:rPr>
                  <w:rFonts w:eastAsia="Times New Roman"/>
                  <w:color w:val="000000"/>
                  <w:sz w:val="24"/>
                  <w:szCs w:val="24"/>
                  <w:lang w:eastAsia="en-GB"/>
                </w:rPr>
                <w:t xml:space="preserve"> 1.24 ( 0.49, 1.98)</w:t>
              </w:r>
            </w:ins>
          </w:p>
        </w:tc>
        <w:tc>
          <w:tcPr>
            <w:tcW w:w="1749" w:type="dxa"/>
            <w:shd w:val="clear" w:color="auto" w:fill="auto"/>
            <w:noWrap/>
            <w:vAlign w:val="bottom"/>
            <w:hideMark/>
          </w:tcPr>
          <w:p w14:paraId="5A06850B" w14:textId="77777777" w:rsidR="00334A3C" w:rsidRPr="00334A3C" w:rsidRDefault="00334A3C" w:rsidP="00334A3C">
            <w:pPr>
              <w:spacing w:after="0" w:line="240" w:lineRule="auto"/>
              <w:rPr>
                <w:ins w:id="471" w:author="Parks, Robbie M" w:date="2018-11-01T12:21:00Z"/>
                <w:rFonts w:eastAsia="Times New Roman"/>
                <w:color w:val="000000"/>
                <w:sz w:val="24"/>
                <w:szCs w:val="24"/>
                <w:lang w:eastAsia="en-GB"/>
              </w:rPr>
            </w:pPr>
            <w:ins w:id="472" w:author="Parks, Robbie M" w:date="2018-11-01T12:21:00Z">
              <w:r w:rsidRPr="00334A3C">
                <w:rPr>
                  <w:rFonts w:eastAsia="Times New Roman"/>
                  <w:color w:val="000000"/>
                  <w:sz w:val="24"/>
                  <w:szCs w:val="24"/>
                  <w:lang w:eastAsia="en-GB"/>
                </w:rPr>
                <w:t xml:space="preserve"> 0.27 (-0.43, 0.99)</w:t>
              </w:r>
            </w:ins>
          </w:p>
        </w:tc>
        <w:tc>
          <w:tcPr>
            <w:tcW w:w="1749" w:type="dxa"/>
            <w:shd w:val="clear" w:color="auto" w:fill="auto"/>
            <w:noWrap/>
            <w:vAlign w:val="bottom"/>
            <w:hideMark/>
          </w:tcPr>
          <w:p w14:paraId="472ADCE6" w14:textId="77777777" w:rsidR="00334A3C" w:rsidRPr="00334A3C" w:rsidRDefault="00334A3C" w:rsidP="00334A3C">
            <w:pPr>
              <w:spacing w:after="0" w:line="240" w:lineRule="auto"/>
              <w:rPr>
                <w:ins w:id="473" w:author="Parks, Robbie M" w:date="2018-11-01T12:21:00Z"/>
                <w:rFonts w:eastAsia="Times New Roman"/>
                <w:color w:val="000000"/>
                <w:sz w:val="24"/>
                <w:szCs w:val="24"/>
                <w:lang w:eastAsia="en-GB"/>
              </w:rPr>
            </w:pPr>
            <w:ins w:id="474" w:author="Parks, Robbie M" w:date="2018-11-01T12:21:00Z">
              <w:r w:rsidRPr="00334A3C">
                <w:rPr>
                  <w:rFonts w:eastAsia="Times New Roman"/>
                  <w:color w:val="000000"/>
                  <w:sz w:val="24"/>
                  <w:szCs w:val="24"/>
                  <w:lang w:eastAsia="en-GB"/>
                </w:rPr>
                <w:t xml:space="preserve"> 1.02 ( 0.28, 1.82)</w:t>
              </w:r>
            </w:ins>
          </w:p>
        </w:tc>
        <w:tc>
          <w:tcPr>
            <w:tcW w:w="1768" w:type="dxa"/>
            <w:shd w:val="clear" w:color="auto" w:fill="auto"/>
            <w:noWrap/>
            <w:vAlign w:val="bottom"/>
            <w:hideMark/>
          </w:tcPr>
          <w:p w14:paraId="52693E97" w14:textId="77777777" w:rsidR="00334A3C" w:rsidRPr="00334A3C" w:rsidRDefault="00334A3C" w:rsidP="00334A3C">
            <w:pPr>
              <w:spacing w:after="0" w:line="240" w:lineRule="auto"/>
              <w:rPr>
                <w:ins w:id="475" w:author="Parks, Robbie M" w:date="2018-11-01T12:21:00Z"/>
                <w:rFonts w:eastAsia="Times New Roman"/>
                <w:color w:val="000000"/>
                <w:sz w:val="24"/>
                <w:szCs w:val="24"/>
                <w:lang w:eastAsia="en-GB"/>
              </w:rPr>
            </w:pPr>
            <w:ins w:id="476" w:author="Parks, Robbie M" w:date="2018-11-01T12:21:00Z">
              <w:r w:rsidRPr="00334A3C">
                <w:rPr>
                  <w:rFonts w:eastAsia="Times New Roman"/>
                  <w:color w:val="000000"/>
                  <w:sz w:val="24"/>
                  <w:szCs w:val="24"/>
                  <w:lang w:eastAsia="en-GB"/>
                </w:rPr>
                <w:t xml:space="preserve"> 0.82 (-0.09, 1.76)</w:t>
              </w:r>
            </w:ins>
          </w:p>
        </w:tc>
        <w:tc>
          <w:tcPr>
            <w:tcW w:w="1787" w:type="dxa"/>
            <w:shd w:val="clear" w:color="auto" w:fill="auto"/>
            <w:noWrap/>
            <w:vAlign w:val="bottom"/>
            <w:hideMark/>
          </w:tcPr>
          <w:p w14:paraId="2A931B4C" w14:textId="77777777" w:rsidR="00334A3C" w:rsidRPr="00334A3C" w:rsidRDefault="00334A3C" w:rsidP="00334A3C">
            <w:pPr>
              <w:spacing w:after="0" w:line="240" w:lineRule="auto"/>
              <w:rPr>
                <w:ins w:id="477" w:author="Parks, Robbie M" w:date="2018-11-01T12:21:00Z"/>
                <w:rFonts w:eastAsia="Times New Roman"/>
                <w:color w:val="000000"/>
                <w:sz w:val="24"/>
                <w:szCs w:val="24"/>
                <w:lang w:eastAsia="en-GB"/>
              </w:rPr>
            </w:pPr>
            <w:ins w:id="478" w:author="Parks, Robbie M" w:date="2018-11-01T12:21:00Z">
              <w:r w:rsidRPr="00334A3C">
                <w:rPr>
                  <w:rFonts w:eastAsia="Times New Roman"/>
                  <w:color w:val="000000"/>
                  <w:sz w:val="24"/>
                  <w:szCs w:val="24"/>
                  <w:lang w:eastAsia="en-GB"/>
                </w:rPr>
                <w:t xml:space="preserve"> 0.52 (-0.52, 1.56)</w:t>
              </w:r>
            </w:ins>
          </w:p>
        </w:tc>
        <w:tc>
          <w:tcPr>
            <w:tcW w:w="1768" w:type="dxa"/>
            <w:shd w:val="clear" w:color="auto" w:fill="auto"/>
            <w:noWrap/>
            <w:vAlign w:val="bottom"/>
            <w:hideMark/>
          </w:tcPr>
          <w:p w14:paraId="688AF06C" w14:textId="77777777" w:rsidR="00334A3C" w:rsidRPr="00334A3C" w:rsidRDefault="00334A3C" w:rsidP="00334A3C">
            <w:pPr>
              <w:spacing w:after="0" w:line="240" w:lineRule="auto"/>
              <w:rPr>
                <w:ins w:id="479" w:author="Parks, Robbie M" w:date="2018-11-01T12:21:00Z"/>
                <w:rFonts w:eastAsia="Times New Roman"/>
                <w:color w:val="000000"/>
                <w:sz w:val="24"/>
                <w:szCs w:val="24"/>
                <w:lang w:eastAsia="en-GB"/>
              </w:rPr>
            </w:pPr>
            <w:ins w:id="480" w:author="Parks, Robbie M" w:date="2018-11-01T12:21:00Z">
              <w:r w:rsidRPr="00334A3C">
                <w:rPr>
                  <w:rFonts w:eastAsia="Times New Roman"/>
                  <w:color w:val="000000"/>
                  <w:sz w:val="24"/>
                  <w:szCs w:val="24"/>
                  <w:lang w:eastAsia="en-GB"/>
                </w:rPr>
                <w:t xml:space="preserve"> 0.64 (-0.47, 1.79)</w:t>
              </w:r>
            </w:ins>
          </w:p>
        </w:tc>
        <w:tc>
          <w:tcPr>
            <w:tcW w:w="1787" w:type="dxa"/>
            <w:shd w:val="clear" w:color="auto" w:fill="auto"/>
            <w:noWrap/>
            <w:vAlign w:val="bottom"/>
            <w:hideMark/>
          </w:tcPr>
          <w:p w14:paraId="353659D1" w14:textId="77777777" w:rsidR="00334A3C" w:rsidRPr="00334A3C" w:rsidRDefault="00334A3C" w:rsidP="00334A3C">
            <w:pPr>
              <w:spacing w:after="0" w:line="240" w:lineRule="auto"/>
              <w:rPr>
                <w:ins w:id="481" w:author="Parks, Robbie M" w:date="2018-11-01T12:21:00Z"/>
                <w:rFonts w:eastAsia="Times New Roman"/>
                <w:color w:val="000000"/>
                <w:sz w:val="24"/>
                <w:szCs w:val="24"/>
                <w:lang w:eastAsia="en-GB"/>
              </w:rPr>
            </w:pPr>
            <w:ins w:id="482" w:author="Parks, Robbie M" w:date="2018-11-01T12:21:00Z">
              <w:r w:rsidRPr="00334A3C">
                <w:rPr>
                  <w:rFonts w:eastAsia="Times New Roman"/>
                  <w:color w:val="000000"/>
                  <w:sz w:val="24"/>
                  <w:szCs w:val="24"/>
                  <w:lang w:eastAsia="en-GB"/>
                </w:rPr>
                <w:t xml:space="preserve"> 0.87 (-0.54, 2.31)</w:t>
              </w:r>
            </w:ins>
          </w:p>
        </w:tc>
      </w:tr>
      <w:tr w:rsidR="00334A3C" w:rsidRPr="00334A3C" w14:paraId="70783327" w14:textId="77777777" w:rsidTr="00130EA5">
        <w:trPr>
          <w:trHeight w:val="639"/>
          <w:ins w:id="483" w:author="Parks, Robbie M" w:date="2018-11-01T12:21:00Z"/>
        </w:trPr>
        <w:tc>
          <w:tcPr>
            <w:tcW w:w="1300" w:type="dxa"/>
            <w:shd w:val="clear" w:color="auto" w:fill="auto"/>
            <w:noWrap/>
            <w:vAlign w:val="bottom"/>
            <w:hideMark/>
          </w:tcPr>
          <w:p w14:paraId="57EA2603" w14:textId="77777777" w:rsidR="00334A3C" w:rsidRPr="00334A3C" w:rsidRDefault="00334A3C" w:rsidP="00334A3C">
            <w:pPr>
              <w:spacing w:after="0" w:line="240" w:lineRule="auto"/>
              <w:rPr>
                <w:ins w:id="484" w:author="Parks, Robbie M" w:date="2018-11-01T12:21:00Z"/>
                <w:rFonts w:eastAsia="Times New Roman"/>
                <w:color w:val="000000"/>
                <w:sz w:val="24"/>
                <w:szCs w:val="24"/>
                <w:lang w:eastAsia="en-GB"/>
              </w:rPr>
            </w:pPr>
            <w:ins w:id="485" w:author="Parks, Robbie M" w:date="2018-11-01T12:21:00Z">
              <w:r w:rsidRPr="00334A3C">
                <w:rPr>
                  <w:rFonts w:eastAsia="Times New Roman"/>
                  <w:color w:val="000000"/>
                  <w:sz w:val="24"/>
                  <w:szCs w:val="24"/>
                  <w:lang w:eastAsia="en-GB"/>
                </w:rPr>
                <w:t>Female</w:t>
              </w:r>
            </w:ins>
          </w:p>
        </w:tc>
        <w:tc>
          <w:tcPr>
            <w:tcW w:w="2742" w:type="dxa"/>
            <w:shd w:val="clear" w:color="auto" w:fill="auto"/>
            <w:noWrap/>
            <w:vAlign w:val="bottom"/>
            <w:hideMark/>
          </w:tcPr>
          <w:p w14:paraId="4CC11995" w14:textId="77777777" w:rsidR="00334A3C" w:rsidRPr="00334A3C" w:rsidRDefault="00334A3C" w:rsidP="00334A3C">
            <w:pPr>
              <w:spacing w:after="0" w:line="240" w:lineRule="auto"/>
              <w:rPr>
                <w:ins w:id="486" w:author="Parks, Robbie M" w:date="2018-11-01T12:21:00Z"/>
                <w:rFonts w:eastAsia="Times New Roman"/>
                <w:color w:val="000000"/>
                <w:sz w:val="24"/>
                <w:szCs w:val="24"/>
                <w:lang w:eastAsia="en-GB"/>
              </w:rPr>
            </w:pPr>
            <w:ins w:id="487" w:author="Parks, Robbie M" w:date="2018-11-01T12:21:00Z">
              <w:r w:rsidRPr="00334A3C">
                <w:rPr>
                  <w:rFonts w:eastAsia="Times New Roman"/>
                  <w:color w:val="000000"/>
                  <w:sz w:val="24"/>
                  <w:szCs w:val="24"/>
                  <w:lang w:eastAsia="en-GB"/>
                </w:rPr>
                <w:t>Intentional self-harm</w:t>
              </w:r>
            </w:ins>
          </w:p>
        </w:tc>
        <w:tc>
          <w:tcPr>
            <w:tcW w:w="1890" w:type="dxa"/>
            <w:shd w:val="clear" w:color="auto" w:fill="auto"/>
            <w:noWrap/>
            <w:vAlign w:val="bottom"/>
            <w:hideMark/>
          </w:tcPr>
          <w:p w14:paraId="26FF3BED" w14:textId="77777777" w:rsidR="00334A3C" w:rsidRPr="00334A3C" w:rsidRDefault="00334A3C" w:rsidP="00334A3C">
            <w:pPr>
              <w:spacing w:after="0" w:line="240" w:lineRule="auto"/>
              <w:rPr>
                <w:ins w:id="488" w:author="Parks, Robbie M" w:date="2018-11-01T12:21:00Z"/>
                <w:rFonts w:eastAsia="Times New Roman"/>
                <w:color w:val="000000"/>
                <w:sz w:val="24"/>
                <w:szCs w:val="24"/>
                <w:lang w:eastAsia="en-GB"/>
              </w:rPr>
            </w:pPr>
            <w:ins w:id="489" w:author="Parks, Robbie M" w:date="2018-11-01T12:21:00Z">
              <w:r w:rsidRPr="00334A3C">
                <w:rPr>
                  <w:rFonts w:eastAsia="Times New Roman"/>
                  <w:color w:val="000000"/>
                  <w:sz w:val="24"/>
                  <w:szCs w:val="24"/>
                  <w:lang w:eastAsia="en-GB"/>
                </w:rPr>
                <w:t xml:space="preserve">  </w:t>
              </w:r>
              <w:proofErr w:type="spellStart"/>
              <w:r w:rsidRPr="00334A3C">
                <w:rPr>
                  <w:rFonts w:eastAsia="Times New Roman"/>
                  <w:color w:val="000000"/>
                  <w:sz w:val="24"/>
                  <w:szCs w:val="24"/>
                  <w:lang w:eastAsia="en-GB"/>
                </w:rPr>
                <w:t>NaN</w:t>
              </w:r>
              <w:proofErr w:type="spellEnd"/>
              <w:r w:rsidRPr="00334A3C">
                <w:rPr>
                  <w:rFonts w:eastAsia="Times New Roman"/>
                  <w:color w:val="000000"/>
                  <w:sz w:val="24"/>
                  <w:szCs w:val="24"/>
                  <w:lang w:eastAsia="en-GB"/>
                </w:rPr>
                <w:t xml:space="preserve"> (  </w:t>
              </w:r>
              <w:proofErr w:type="spellStart"/>
              <w:r w:rsidRPr="00334A3C">
                <w:rPr>
                  <w:rFonts w:eastAsia="Times New Roman"/>
                  <w:color w:val="000000"/>
                  <w:sz w:val="24"/>
                  <w:szCs w:val="24"/>
                  <w:lang w:eastAsia="en-GB"/>
                </w:rPr>
                <w:t>NaN</w:t>
              </w:r>
              <w:proofErr w:type="spellEnd"/>
              <w:r w:rsidRPr="00334A3C">
                <w:rPr>
                  <w:rFonts w:eastAsia="Times New Roman"/>
                  <w:color w:val="000000"/>
                  <w:sz w:val="24"/>
                  <w:szCs w:val="24"/>
                  <w:lang w:eastAsia="en-GB"/>
                </w:rPr>
                <w:t xml:space="preserve">,  </w:t>
              </w:r>
              <w:proofErr w:type="spellStart"/>
              <w:r w:rsidRPr="00334A3C">
                <w:rPr>
                  <w:rFonts w:eastAsia="Times New Roman"/>
                  <w:color w:val="000000"/>
                  <w:sz w:val="24"/>
                  <w:szCs w:val="24"/>
                  <w:lang w:eastAsia="en-GB"/>
                </w:rPr>
                <w:t>NaN</w:t>
              </w:r>
              <w:proofErr w:type="spellEnd"/>
              <w:r w:rsidRPr="00334A3C">
                <w:rPr>
                  <w:rFonts w:eastAsia="Times New Roman"/>
                  <w:color w:val="000000"/>
                  <w:sz w:val="24"/>
                  <w:szCs w:val="24"/>
                  <w:lang w:eastAsia="en-GB"/>
                </w:rPr>
                <w:t>)</w:t>
              </w:r>
            </w:ins>
          </w:p>
        </w:tc>
        <w:tc>
          <w:tcPr>
            <w:tcW w:w="1768" w:type="dxa"/>
            <w:shd w:val="clear" w:color="auto" w:fill="auto"/>
            <w:noWrap/>
            <w:vAlign w:val="bottom"/>
            <w:hideMark/>
          </w:tcPr>
          <w:p w14:paraId="28AAC1ED" w14:textId="77777777" w:rsidR="00334A3C" w:rsidRPr="00334A3C" w:rsidRDefault="00334A3C" w:rsidP="00334A3C">
            <w:pPr>
              <w:spacing w:after="0" w:line="240" w:lineRule="auto"/>
              <w:rPr>
                <w:ins w:id="490" w:author="Parks, Robbie M" w:date="2018-11-01T12:21:00Z"/>
                <w:rFonts w:eastAsia="Times New Roman"/>
                <w:color w:val="000000"/>
                <w:sz w:val="24"/>
                <w:szCs w:val="24"/>
                <w:lang w:eastAsia="en-GB"/>
              </w:rPr>
            </w:pPr>
            <w:ins w:id="491" w:author="Parks, Robbie M" w:date="2018-11-01T12:21:00Z">
              <w:r w:rsidRPr="00334A3C">
                <w:rPr>
                  <w:rFonts w:eastAsia="Times New Roman"/>
                  <w:color w:val="000000"/>
                  <w:sz w:val="24"/>
                  <w:szCs w:val="24"/>
                  <w:lang w:eastAsia="en-GB"/>
                </w:rPr>
                <w:t xml:space="preserve"> 1.47 ( 0.17, 2.82)</w:t>
              </w:r>
            </w:ins>
          </w:p>
        </w:tc>
        <w:tc>
          <w:tcPr>
            <w:tcW w:w="1749" w:type="dxa"/>
            <w:shd w:val="clear" w:color="auto" w:fill="auto"/>
            <w:noWrap/>
            <w:vAlign w:val="bottom"/>
            <w:hideMark/>
          </w:tcPr>
          <w:p w14:paraId="39DE57DF" w14:textId="77777777" w:rsidR="00334A3C" w:rsidRPr="00334A3C" w:rsidRDefault="00334A3C" w:rsidP="00334A3C">
            <w:pPr>
              <w:spacing w:after="0" w:line="240" w:lineRule="auto"/>
              <w:rPr>
                <w:ins w:id="492" w:author="Parks, Robbie M" w:date="2018-11-01T12:21:00Z"/>
                <w:rFonts w:eastAsia="Times New Roman"/>
                <w:color w:val="000000"/>
                <w:sz w:val="24"/>
                <w:szCs w:val="24"/>
                <w:lang w:eastAsia="en-GB"/>
              </w:rPr>
            </w:pPr>
            <w:ins w:id="493" w:author="Parks, Robbie M" w:date="2018-11-01T12:21:00Z">
              <w:r w:rsidRPr="00334A3C">
                <w:rPr>
                  <w:rFonts w:eastAsia="Times New Roman"/>
                  <w:color w:val="000000"/>
                  <w:sz w:val="24"/>
                  <w:szCs w:val="24"/>
                  <w:lang w:eastAsia="en-GB"/>
                </w:rPr>
                <w:t xml:space="preserve"> 0.64 (-0.10, 1.40)</w:t>
              </w:r>
            </w:ins>
          </w:p>
        </w:tc>
        <w:tc>
          <w:tcPr>
            <w:tcW w:w="1749" w:type="dxa"/>
            <w:shd w:val="clear" w:color="auto" w:fill="auto"/>
            <w:noWrap/>
            <w:vAlign w:val="bottom"/>
            <w:hideMark/>
          </w:tcPr>
          <w:p w14:paraId="21DDD763" w14:textId="77777777" w:rsidR="00334A3C" w:rsidRPr="00334A3C" w:rsidRDefault="00334A3C" w:rsidP="00334A3C">
            <w:pPr>
              <w:spacing w:after="0" w:line="240" w:lineRule="auto"/>
              <w:rPr>
                <w:ins w:id="494" w:author="Parks, Robbie M" w:date="2018-11-01T12:21:00Z"/>
                <w:rFonts w:eastAsia="Times New Roman"/>
                <w:color w:val="000000"/>
                <w:sz w:val="24"/>
                <w:szCs w:val="24"/>
                <w:lang w:eastAsia="en-GB"/>
              </w:rPr>
            </w:pPr>
            <w:ins w:id="495" w:author="Parks, Robbie M" w:date="2018-11-01T12:21:00Z">
              <w:r w:rsidRPr="00334A3C">
                <w:rPr>
                  <w:rFonts w:eastAsia="Times New Roman"/>
                  <w:color w:val="000000"/>
                  <w:sz w:val="24"/>
                  <w:szCs w:val="24"/>
                  <w:lang w:eastAsia="en-GB"/>
                </w:rPr>
                <w:t xml:space="preserve"> 0.82 ( 0.16, 1.49)</w:t>
              </w:r>
            </w:ins>
          </w:p>
        </w:tc>
        <w:tc>
          <w:tcPr>
            <w:tcW w:w="1749" w:type="dxa"/>
            <w:shd w:val="clear" w:color="auto" w:fill="auto"/>
            <w:noWrap/>
            <w:vAlign w:val="bottom"/>
            <w:hideMark/>
          </w:tcPr>
          <w:p w14:paraId="569CAE7B" w14:textId="77777777" w:rsidR="00334A3C" w:rsidRPr="00334A3C" w:rsidRDefault="00334A3C" w:rsidP="00334A3C">
            <w:pPr>
              <w:spacing w:after="0" w:line="240" w:lineRule="auto"/>
              <w:rPr>
                <w:ins w:id="496" w:author="Parks, Robbie M" w:date="2018-11-01T12:21:00Z"/>
                <w:rFonts w:eastAsia="Times New Roman"/>
                <w:color w:val="000000"/>
                <w:sz w:val="24"/>
                <w:szCs w:val="24"/>
                <w:lang w:eastAsia="en-GB"/>
              </w:rPr>
            </w:pPr>
            <w:ins w:id="497" w:author="Parks, Robbie M" w:date="2018-11-01T12:21:00Z">
              <w:r w:rsidRPr="00334A3C">
                <w:rPr>
                  <w:rFonts w:eastAsia="Times New Roman"/>
                  <w:color w:val="000000"/>
                  <w:sz w:val="24"/>
                  <w:szCs w:val="24"/>
                  <w:lang w:eastAsia="en-GB"/>
                </w:rPr>
                <w:t xml:space="preserve"> 0.60 ( 0.00, 1.20)</w:t>
              </w:r>
            </w:ins>
          </w:p>
        </w:tc>
        <w:tc>
          <w:tcPr>
            <w:tcW w:w="1768" w:type="dxa"/>
            <w:shd w:val="clear" w:color="auto" w:fill="auto"/>
            <w:noWrap/>
            <w:vAlign w:val="bottom"/>
            <w:hideMark/>
          </w:tcPr>
          <w:p w14:paraId="53DE8364" w14:textId="77777777" w:rsidR="00334A3C" w:rsidRPr="00334A3C" w:rsidRDefault="00334A3C" w:rsidP="00334A3C">
            <w:pPr>
              <w:spacing w:after="0" w:line="240" w:lineRule="auto"/>
              <w:rPr>
                <w:ins w:id="498" w:author="Parks, Robbie M" w:date="2018-11-01T12:21:00Z"/>
                <w:rFonts w:eastAsia="Times New Roman"/>
                <w:color w:val="000000"/>
                <w:sz w:val="24"/>
                <w:szCs w:val="24"/>
                <w:lang w:eastAsia="en-GB"/>
              </w:rPr>
            </w:pPr>
            <w:ins w:id="499" w:author="Parks, Robbie M" w:date="2018-11-01T12:21:00Z">
              <w:r w:rsidRPr="00334A3C">
                <w:rPr>
                  <w:rFonts w:eastAsia="Times New Roman"/>
                  <w:color w:val="000000"/>
                  <w:sz w:val="24"/>
                  <w:szCs w:val="24"/>
                  <w:lang w:eastAsia="en-GB"/>
                </w:rPr>
                <w:t xml:space="preserve"> 0.39 (-0.19, 0.98)</w:t>
              </w:r>
            </w:ins>
          </w:p>
        </w:tc>
        <w:tc>
          <w:tcPr>
            <w:tcW w:w="1787" w:type="dxa"/>
            <w:shd w:val="clear" w:color="auto" w:fill="auto"/>
            <w:noWrap/>
            <w:vAlign w:val="bottom"/>
            <w:hideMark/>
          </w:tcPr>
          <w:p w14:paraId="1A6383F3" w14:textId="77777777" w:rsidR="00334A3C" w:rsidRPr="00334A3C" w:rsidRDefault="00334A3C" w:rsidP="00334A3C">
            <w:pPr>
              <w:spacing w:after="0" w:line="240" w:lineRule="auto"/>
              <w:rPr>
                <w:ins w:id="500" w:author="Parks, Robbie M" w:date="2018-11-01T12:21:00Z"/>
                <w:rFonts w:eastAsia="Times New Roman"/>
                <w:color w:val="000000"/>
                <w:sz w:val="24"/>
                <w:szCs w:val="24"/>
                <w:lang w:eastAsia="en-GB"/>
              </w:rPr>
            </w:pPr>
            <w:ins w:id="501" w:author="Parks, Robbie M" w:date="2018-11-01T12:21:00Z">
              <w:r w:rsidRPr="00334A3C">
                <w:rPr>
                  <w:rFonts w:eastAsia="Times New Roman"/>
                  <w:color w:val="000000"/>
                  <w:sz w:val="24"/>
                  <w:szCs w:val="24"/>
                  <w:lang w:eastAsia="en-GB"/>
                </w:rPr>
                <w:t xml:space="preserve"> 0.52 (-0.16, 1.21)</w:t>
              </w:r>
            </w:ins>
          </w:p>
        </w:tc>
        <w:tc>
          <w:tcPr>
            <w:tcW w:w="1768" w:type="dxa"/>
            <w:shd w:val="clear" w:color="auto" w:fill="auto"/>
            <w:noWrap/>
            <w:vAlign w:val="bottom"/>
            <w:hideMark/>
          </w:tcPr>
          <w:p w14:paraId="76C9B4FA" w14:textId="77777777" w:rsidR="00334A3C" w:rsidRPr="00334A3C" w:rsidRDefault="00334A3C" w:rsidP="00334A3C">
            <w:pPr>
              <w:spacing w:after="0" w:line="240" w:lineRule="auto"/>
              <w:rPr>
                <w:ins w:id="502" w:author="Parks, Robbie M" w:date="2018-11-01T12:21:00Z"/>
                <w:rFonts w:eastAsia="Times New Roman"/>
                <w:color w:val="000000"/>
                <w:sz w:val="24"/>
                <w:szCs w:val="24"/>
                <w:lang w:eastAsia="en-GB"/>
              </w:rPr>
            </w:pPr>
            <w:ins w:id="503" w:author="Parks, Robbie M" w:date="2018-11-01T12:21:00Z">
              <w:r w:rsidRPr="00334A3C">
                <w:rPr>
                  <w:rFonts w:eastAsia="Times New Roman"/>
                  <w:color w:val="000000"/>
                  <w:sz w:val="24"/>
                  <w:szCs w:val="24"/>
                  <w:lang w:eastAsia="en-GB"/>
                </w:rPr>
                <w:t xml:space="preserve"> 0.91 ( 0.06, 1.77)</w:t>
              </w:r>
            </w:ins>
          </w:p>
        </w:tc>
        <w:tc>
          <w:tcPr>
            <w:tcW w:w="1787" w:type="dxa"/>
            <w:shd w:val="clear" w:color="auto" w:fill="auto"/>
            <w:noWrap/>
            <w:vAlign w:val="bottom"/>
            <w:hideMark/>
          </w:tcPr>
          <w:p w14:paraId="3330C166" w14:textId="77777777" w:rsidR="00334A3C" w:rsidRPr="00334A3C" w:rsidRDefault="00334A3C" w:rsidP="00334A3C">
            <w:pPr>
              <w:spacing w:after="0" w:line="240" w:lineRule="auto"/>
              <w:rPr>
                <w:ins w:id="504" w:author="Parks, Robbie M" w:date="2018-11-01T12:21:00Z"/>
                <w:rFonts w:eastAsia="Times New Roman"/>
                <w:color w:val="000000"/>
                <w:sz w:val="24"/>
                <w:szCs w:val="24"/>
                <w:lang w:eastAsia="en-GB"/>
              </w:rPr>
            </w:pPr>
            <w:ins w:id="505" w:author="Parks, Robbie M" w:date="2018-11-01T12:21:00Z">
              <w:r w:rsidRPr="00334A3C">
                <w:rPr>
                  <w:rFonts w:eastAsia="Times New Roman"/>
                  <w:color w:val="000000"/>
                  <w:sz w:val="24"/>
                  <w:szCs w:val="24"/>
                  <w:lang w:eastAsia="en-GB"/>
                </w:rPr>
                <w:t xml:space="preserve"> 0.78 (-0.53, 2.13)</w:t>
              </w:r>
            </w:ins>
          </w:p>
        </w:tc>
      </w:tr>
      <w:tr w:rsidR="00334A3C" w:rsidRPr="00334A3C" w14:paraId="5FBE5B5F" w14:textId="77777777" w:rsidTr="00130EA5">
        <w:trPr>
          <w:trHeight w:val="320"/>
          <w:ins w:id="506" w:author="Parks, Robbie M" w:date="2018-11-01T12:21:00Z"/>
        </w:trPr>
        <w:tc>
          <w:tcPr>
            <w:tcW w:w="1300" w:type="dxa"/>
            <w:shd w:val="clear" w:color="auto" w:fill="auto"/>
            <w:noWrap/>
            <w:vAlign w:val="bottom"/>
            <w:hideMark/>
          </w:tcPr>
          <w:p w14:paraId="4E4F5BD9" w14:textId="77777777" w:rsidR="00334A3C" w:rsidRPr="00334A3C" w:rsidRDefault="00334A3C" w:rsidP="00334A3C">
            <w:pPr>
              <w:spacing w:after="0" w:line="240" w:lineRule="auto"/>
              <w:rPr>
                <w:ins w:id="507" w:author="Parks, Robbie M" w:date="2018-11-01T12:21:00Z"/>
                <w:rFonts w:eastAsia="Times New Roman"/>
                <w:color w:val="000000"/>
                <w:sz w:val="24"/>
                <w:szCs w:val="24"/>
                <w:lang w:eastAsia="en-GB"/>
              </w:rPr>
            </w:pPr>
            <w:ins w:id="508" w:author="Parks, Robbie M" w:date="2018-11-01T12:21:00Z">
              <w:r w:rsidRPr="00334A3C">
                <w:rPr>
                  <w:rFonts w:eastAsia="Times New Roman"/>
                  <w:color w:val="000000"/>
                  <w:sz w:val="24"/>
                  <w:szCs w:val="24"/>
                  <w:lang w:eastAsia="en-GB"/>
                </w:rPr>
                <w:t>Male</w:t>
              </w:r>
            </w:ins>
          </w:p>
        </w:tc>
        <w:tc>
          <w:tcPr>
            <w:tcW w:w="2742" w:type="dxa"/>
            <w:shd w:val="clear" w:color="auto" w:fill="auto"/>
            <w:noWrap/>
            <w:vAlign w:val="bottom"/>
            <w:hideMark/>
          </w:tcPr>
          <w:p w14:paraId="55837743" w14:textId="77777777" w:rsidR="00334A3C" w:rsidRPr="00334A3C" w:rsidRDefault="00334A3C" w:rsidP="00334A3C">
            <w:pPr>
              <w:spacing w:after="0" w:line="240" w:lineRule="auto"/>
              <w:rPr>
                <w:ins w:id="509" w:author="Parks, Robbie M" w:date="2018-11-01T12:21:00Z"/>
                <w:rFonts w:eastAsia="Times New Roman"/>
                <w:color w:val="000000"/>
                <w:sz w:val="24"/>
                <w:szCs w:val="24"/>
                <w:lang w:eastAsia="en-GB"/>
              </w:rPr>
            </w:pPr>
            <w:ins w:id="510" w:author="Parks, Robbie M" w:date="2018-11-01T12:21:00Z">
              <w:r w:rsidRPr="00334A3C">
                <w:rPr>
                  <w:rFonts w:eastAsia="Times New Roman"/>
                  <w:color w:val="000000"/>
                  <w:sz w:val="24"/>
                  <w:szCs w:val="24"/>
                  <w:lang w:eastAsia="en-GB"/>
                </w:rPr>
                <w:t>Transport</w:t>
              </w:r>
            </w:ins>
          </w:p>
        </w:tc>
        <w:tc>
          <w:tcPr>
            <w:tcW w:w="1890" w:type="dxa"/>
            <w:shd w:val="clear" w:color="auto" w:fill="auto"/>
            <w:noWrap/>
            <w:vAlign w:val="bottom"/>
            <w:hideMark/>
          </w:tcPr>
          <w:p w14:paraId="2F83209B" w14:textId="77777777" w:rsidR="00334A3C" w:rsidRPr="00334A3C" w:rsidRDefault="00334A3C" w:rsidP="00334A3C">
            <w:pPr>
              <w:spacing w:after="0" w:line="240" w:lineRule="auto"/>
              <w:rPr>
                <w:ins w:id="511" w:author="Parks, Robbie M" w:date="2018-11-01T12:21:00Z"/>
                <w:rFonts w:eastAsia="Times New Roman"/>
                <w:color w:val="000000"/>
                <w:sz w:val="24"/>
                <w:szCs w:val="24"/>
                <w:lang w:eastAsia="en-GB"/>
              </w:rPr>
            </w:pPr>
            <w:ins w:id="512" w:author="Parks, Robbie M" w:date="2018-11-01T12:21:00Z">
              <w:r w:rsidRPr="00334A3C">
                <w:rPr>
                  <w:rFonts w:eastAsia="Times New Roman"/>
                  <w:color w:val="000000"/>
                  <w:sz w:val="24"/>
                  <w:szCs w:val="24"/>
                  <w:lang w:eastAsia="en-GB"/>
                </w:rPr>
                <w:t xml:space="preserve"> 1.98 ( 1.09, 2.91)</w:t>
              </w:r>
            </w:ins>
          </w:p>
        </w:tc>
        <w:tc>
          <w:tcPr>
            <w:tcW w:w="1768" w:type="dxa"/>
            <w:shd w:val="clear" w:color="auto" w:fill="auto"/>
            <w:noWrap/>
            <w:vAlign w:val="bottom"/>
            <w:hideMark/>
          </w:tcPr>
          <w:p w14:paraId="548696ED" w14:textId="77777777" w:rsidR="00334A3C" w:rsidRPr="00334A3C" w:rsidRDefault="00334A3C" w:rsidP="00334A3C">
            <w:pPr>
              <w:spacing w:after="0" w:line="240" w:lineRule="auto"/>
              <w:rPr>
                <w:ins w:id="513" w:author="Parks, Robbie M" w:date="2018-11-01T12:21:00Z"/>
                <w:rFonts w:eastAsia="Times New Roman"/>
                <w:color w:val="000000"/>
                <w:sz w:val="24"/>
                <w:szCs w:val="24"/>
                <w:lang w:eastAsia="en-GB"/>
              </w:rPr>
            </w:pPr>
            <w:ins w:id="514" w:author="Parks, Robbie M" w:date="2018-11-01T12:21:00Z">
              <w:r w:rsidRPr="00334A3C">
                <w:rPr>
                  <w:rFonts w:eastAsia="Times New Roman"/>
                  <w:color w:val="000000"/>
                  <w:sz w:val="24"/>
                  <w:szCs w:val="24"/>
                  <w:lang w:eastAsia="en-GB"/>
                </w:rPr>
                <w:t xml:space="preserve"> 0.82 ( 0.15, 1.51)</w:t>
              </w:r>
            </w:ins>
          </w:p>
        </w:tc>
        <w:tc>
          <w:tcPr>
            <w:tcW w:w="1749" w:type="dxa"/>
            <w:shd w:val="clear" w:color="auto" w:fill="auto"/>
            <w:noWrap/>
            <w:vAlign w:val="bottom"/>
            <w:hideMark/>
          </w:tcPr>
          <w:p w14:paraId="4A58D9EA" w14:textId="77777777" w:rsidR="00334A3C" w:rsidRPr="00334A3C" w:rsidRDefault="00334A3C" w:rsidP="00334A3C">
            <w:pPr>
              <w:spacing w:after="0" w:line="240" w:lineRule="auto"/>
              <w:rPr>
                <w:ins w:id="515" w:author="Parks, Robbie M" w:date="2018-11-01T12:21:00Z"/>
                <w:rFonts w:eastAsia="Times New Roman"/>
                <w:color w:val="000000"/>
                <w:sz w:val="24"/>
                <w:szCs w:val="24"/>
                <w:lang w:eastAsia="en-GB"/>
              </w:rPr>
            </w:pPr>
            <w:ins w:id="516" w:author="Parks, Robbie M" w:date="2018-11-01T12:21:00Z">
              <w:r w:rsidRPr="00334A3C">
                <w:rPr>
                  <w:rFonts w:eastAsia="Times New Roman"/>
                  <w:color w:val="000000"/>
                  <w:sz w:val="24"/>
                  <w:szCs w:val="24"/>
                  <w:lang w:eastAsia="en-GB"/>
                </w:rPr>
                <w:t xml:space="preserve"> 1.41 ( 1.08, 1.73)</w:t>
              </w:r>
            </w:ins>
          </w:p>
        </w:tc>
        <w:tc>
          <w:tcPr>
            <w:tcW w:w="1749" w:type="dxa"/>
            <w:shd w:val="clear" w:color="auto" w:fill="auto"/>
            <w:noWrap/>
            <w:vAlign w:val="bottom"/>
            <w:hideMark/>
          </w:tcPr>
          <w:p w14:paraId="4DACBB5A" w14:textId="77777777" w:rsidR="00334A3C" w:rsidRPr="00334A3C" w:rsidRDefault="00334A3C" w:rsidP="00334A3C">
            <w:pPr>
              <w:spacing w:after="0" w:line="240" w:lineRule="auto"/>
              <w:rPr>
                <w:ins w:id="517" w:author="Parks, Robbie M" w:date="2018-11-01T12:21:00Z"/>
                <w:rFonts w:eastAsia="Times New Roman"/>
                <w:color w:val="000000"/>
                <w:sz w:val="24"/>
                <w:szCs w:val="24"/>
                <w:lang w:eastAsia="en-GB"/>
              </w:rPr>
            </w:pPr>
            <w:ins w:id="518" w:author="Parks, Robbie M" w:date="2018-11-01T12:21:00Z">
              <w:r w:rsidRPr="00334A3C">
                <w:rPr>
                  <w:rFonts w:eastAsia="Times New Roman"/>
                  <w:color w:val="000000"/>
                  <w:sz w:val="24"/>
                  <w:szCs w:val="24"/>
                  <w:lang w:eastAsia="en-GB"/>
                </w:rPr>
                <w:t xml:space="preserve"> 1.25 ( 0.90, 1.60)</w:t>
              </w:r>
            </w:ins>
          </w:p>
        </w:tc>
        <w:tc>
          <w:tcPr>
            <w:tcW w:w="1749" w:type="dxa"/>
            <w:shd w:val="clear" w:color="auto" w:fill="auto"/>
            <w:noWrap/>
            <w:vAlign w:val="bottom"/>
            <w:hideMark/>
          </w:tcPr>
          <w:p w14:paraId="769C4143" w14:textId="77777777" w:rsidR="00334A3C" w:rsidRPr="00334A3C" w:rsidRDefault="00334A3C" w:rsidP="00334A3C">
            <w:pPr>
              <w:spacing w:after="0" w:line="240" w:lineRule="auto"/>
              <w:rPr>
                <w:ins w:id="519" w:author="Parks, Robbie M" w:date="2018-11-01T12:21:00Z"/>
                <w:rFonts w:eastAsia="Times New Roman"/>
                <w:color w:val="000000"/>
                <w:sz w:val="24"/>
                <w:szCs w:val="24"/>
                <w:lang w:eastAsia="en-GB"/>
              </w:rPr>
            </w:pPr>
            <w:ins w:id="520" w:author="Parks, Robbie M" w:date="2018-11-01T12:21:00Z">
              <w:r w:rsidRPr="00334A3C">
                <w:rPr>
                  <w:rFonts w:eastAsia="Times New Roman"/>
                  <w:color w:val="000000"/>
                  <w:sz w:val="24"/>
                  <w:szCs w:val="24"/>
                  <w:lang w:eastAsia="en-GB"/>
                </w:rPr>
                <w:t xml:space="preserve"> 1.15 ( 0.77, 1.54)</w:t>
              </w:r>
            </w:ins>
          </w:p>
        </w:tc>
        <w:tc>
          <w:tcPr>
            <w:tcW w:w="1768" w:type="dxa"/>
            <w:shd w:val="clear" w:color="auto" w:fill="auto"/>
            <w:noWrap/>
            <w:vAlign w:val="bottom"/>
            <w:hideMark/>
          </w:tcPr>
          <w:p w14:paraId="638091D0" w14:textId="77777777" w:rsidR="00334A3C" w:rsidRPr="00334A3C" w:rsidRDefault="00334A3C" w:rsidP="00334A3C">
            <w:pPr>
              <w:spacing w:after="0" w:line="240" w:lineRule="auto"/>
              <w:rPr>
                <w:ins w:id="521" w:author="Parks, Robbie M" w:date="2018-11-01T12:21:00Z"/>
                <w:rFonts w:eastAsia="Times New Roman"/>
                <w:color w:val="000000"/>
                <w:sz w:val="24"/>
                <w:szCs w:val="24"/>
                <w:lang w:eastAsia="en-GB"/>
              </w:rPr>
            </w:pPr>
            <w:ins w:id="522" w:author="Parks, Robbie M" w:date="2018-11-01T12:21:00Z">
              <w:r w:rsidRPr="00334A3C">
                <w:rPr>
                  <w:rFonts w:eastAsia="Times New Roman"/>
                  <w:color w:val="000000"/>
                  <w:sz w:val="24"/>
                  <w:szCs w:val="24"/>
                  <w:lang w:eastAsia="en-GB"/>
                </w:rPr>
                <w:t xml:space="preserve"> 1.43 ( 1.03, 1.84)</w:t>
              </w:r>
            </w:ins>
          </w:p>
        </w:tc>
        <w:tc>
          <w:tcPr>
            <w:tcW w:w="1787" w:type="dxa"/>
            <w:shd w:val="clear" w:color="auto" w:fill="auto"/>
            <w:noWrap/>
            <w:vAlign w:val="bottom"/>
            <w:hideMark/>
          </w:tcPr>
          <w:p w14:paraId="5666B6BF" w14:textId="77777777" w:rsidR="00334A3C" w:rsidRPr="00334A3C" w:rsidRDefault="00334A3C" w:rsidP="00334A3C">
            <w:pPr>
              <w:spacing w:after="0" w:line="240" w:lineRule="auto"/>
              <w:rPr>
                <w:ins w:id="523" w:author="Parks, Robbie M" w:date="2018-11-01T12:21:00Z"/>
                <w:rFonts w:eastAsia="Times New Roman"/>
                <w:color w:val="000000"/>
                <w:sz w:val="24"/>
                <w:szCs w:val="24"/>
                <w:lang w:eastAsia="en-GB"/>
              </w:rPr>
            </w:pPr>
            <w:ins w:id="524" w:author="Parks, Robbie M" w:date="2018-11-01T12:21:00Z">
              <w:r w:rsidRPr="00334A3C">
                <w:rPr>
                  <w:rFonts w:eastAsia="Times New Roman"/>
                  <w:color w:val="000000"/>
                  <w:sz w:val="24"/>
                  <w:szCs w:val="24"/>
                  <w:lang w:eastAsia="en-GB"/>
                </w:rPr>
                <w:t xml:space="preserve"> 1.59 ( 1.12, 2.05)</w:t>
              </w:r>
            </w:ins>
          </w:p>
        </w:tc>
        <w:tc>
          <w:tcPr>
            <w:tcW w:w="1768" w:type="dxa"/>
            <w:shd w:val="clear" w:color="auto" w:fill="auto"/>
            <w:noWrap/>
            <w:vAlign w:val="bottom"/>
            <w:hideMark/>
          </w:tcPr>
          <w:p w14:paraId="3D7DA397" w14:textId="77777777" w:rsidR="00334A3C" w:rsidRPr="00334A3C" w:rsidRDefault="00334A3C" w:rsidP="00334A3C">
            <w:pPr>
              <w:spacing w:after="0" w:line="240" w:lineRule="auto"/>
              <w:rPr>
                <w:ins w:id="525" w:author="Parks, Robbie M" w:date="2018-11-01T12:21:00Z"/>
                <w:rFonts w:eastAsia="Times New Roman"/>
                <w:color w:val="000000"/>
                <w:sz w:val="24"/>
                <w:szCs w:val="24"/>
                <w:lang w:eastAsia="en-GB"/>
              </w:rPr>
            </w:pPr>
            <w:ins w:id="526" w:author="Parks, Robbie M" w:date="2018-11-01T12:21:00Z">
              <w:r w:rsidRPr="00334A3C">
                <w:rPr>
                  <w:rFonts w:eastAsia="Times New Roman"/>
                  <w:color w:val="000000"/>
                  <w:sz w:val="24"/>
                  <w:szCs w:val="24"/>
                  <w:lang w:eastAsia="en-GB"/>
                </w:rPr>
                <w:t xml:space="preserve"> 0.80 ( 0.27, 1.33)</w:t>
              </w:r>
            </w:ins>
          </w:p>
        </w:tc>
        <w:tc>
          <w:tcPr>
            <w:tcW w:w="1787" w:type="dxa"/>
            <w:shd w:val="clear" w:color="auto" w:fill="auto"/>
            <w:noWrap/>
            <w:vAlign w:val="bottom"/>
            <w:hideMark/>
          </w:tcPr>
          <w:p w14:paraId="17F9A868" w14:textId="77777777" w:rsidR="00334A3C" w:rsidRPr="00334A3C" w:rsidRDefault="00334A3C" w:rsidP="00334A3C">
            <w:pPr>
              <w:spacing w:after="0" w:line="240" w:lineRule="auto"/>
              <w:rPr>
                <w:ins w:id="527" w:author="Parks, Robbie M" w:date="2018-11-01T12:21:00Z"/>
                <w:rFonts w:eastAsia="Times New Roman"/>
                <w:color w:val="000000"/>
                <w:sz w:val="24"/>
                <w:szCs w:val="24"/>
                <w:lang w:eastAsia="en-GB"/>
              </w:rPr>
            </w:pPr>
            <w:ins w:id="528" w:author="Parks, Robbie M" w:date="2018-11-01T12:21:00Z">
              <w:r w:rsidRPr="00334A3C">
                <w:rPr>
                  <w:rFonts w:eastAsia="Times New Roman"/>
                  <w:color w:val="000000"/>
                  <w:sz w:val="24"/>
                  <w:szCs w:val="24"/>
                  <w:lang w:eastAsia="en-GB"/>
                </w:rPr>
                <w:t xml:space="preserve"> 0.43 (-0.42, 1.26)</w:t>
              </w:r>
            </w:ins>
          </w:p>
        </w:tc>
      </w:tr>
      <w:tr w:rsidR="00334A3C" w:rsidRPr="00334A3C" w14:paraId="4197F77D" w14:textId="77777777" w:rsidTr="00130EA5">
        <w:trPr>
          <w:trHeight w:val="320"/>
          <w:ins w:id="529" w:author="Parks, Robbie M" w:date="2018-11-01T12:21:00Z"/>
        </w:trPr>
        <w:tc>
          <w:tcPr>
            <w:tcW w:w="1300" w:type="dxa"/>
            <w:shd w:val="clear" w:color="auto" w:fill="auto"/>
            <w:noWrap/>
            <w:vAlign w:val="bottom"/>
            <w:hideMark/>
          </w:tcPr>
          <w:p w14:paraId="24C43131" w14:textId="77777777" w:rsidR="00334A3C" w:rsidRPr="00334A3C" w:rsidRDefault="00334A3C" w:rsidP="00334A3C">
            <w:pPr>
              <w:spacing w:after="0" w:line="240" w:lineRule="auto"/>
              <w:rPr>
                <w:ins w:id="530" w:author="Parks, Robbie M" w:date="2018-11-01T12:21:00Z"/>
                <w:rFonts w:eastAsia="Times New Roman"/>
                <w:color w:val="000000"/>
                <w:sz w:val="24"/>
                <w:szCs w:val="24"/>
                <w:lang w:eastAsia="en-GB"/>
              </w:rPr>
            </w:pPr>
            <w:ins w:id="531" w:author="Parks, Robbie M" w:date="2018-11-01T12:21:00Z">
              <w:r w:rsidRPr="00334A3C">
                <w:rPr>
                  <w:rFonts w:eastAsia="Times New Roman"/>
                  <w:color w:val="000000"/>
                  <w:sz w:val="24"/>
                  <w:szCs w:val="24"/>
                  <w:lang w:eastAsia="en-GB"/>
                </w:rPr>
                <w:t>Male</w:t>
              </w:r>
            </w:ins>
          </w:p>
        </w:tc>
        <w:tc>
          <w:tcPr>
            <w:tcW w:w="2742" w:type="dxa"/>
            <w:shd w:val="clear" w:color="auto" w:fill="auto"/>
            <w:noWrap/>
            <w:vAlign w:val="bottom"/>
            <w:hideMark/>
          </w:tcPr>
          <w:p w14:paraId="159FEAF0" w14:textId="77777777" w:rsidR="00334A3C" w:rsidRPr="00334A3C" w:rsidRDefault="00334A3C" w:rsidP="00334A3C">
            <w:pPr>
              <w:spacing w:after="0" w:line="240" w:lineRule="auto"/>
              <w:rPr>
                <w:ins w:id="532" w:author="Parks, Robbie M" w:date="2018-11-01T12:21:00Z"/>
                <w:rFonts w:eastAsia="Times New Roman"/>
                <w:color w:val="000000"/>
                <w:sz w:val="24"/>
                <w:szCs w:val="24"/>
                <w:lang w:eastAsia="en-GB"/>
              </w:rPr>
            </w:pPr>
            <w:ins w:id="533" w:author="Parks, Robbie M" w:date="2018-11-01T12:21:00Z">
              <w:r w:rsidRPr="00334A3C">
                <w:rPr>
                  <w:rFonts w:eastAsia="Times New Roman"/>
                  <w:color w:val="000000"/>
                  <w:sz w:val="24"/>
                  <w:szCs w:val="24"/>
                  <w:lang w:eastAsia="en-GB"/>
                </w:rPr>
                <w:t>Falls</w:t>
              </w:r>
            </w:ins>
          </w:p>
        </w:tc>
        <w:tc>
          <w:tcPr>
            <w:tcW w:w="1890" w:type="dxa"/>
            <w:shd w:val="clear" w:color="auto" w:fill="auto"/>
            <w:noWrap/>
            <w:vAlign w:val="bottom"/>
            <w:hideMark/>
          </w:tcPr>
          <w:p w14:paraId="3304AD44" w14:textId="77777777" w:rsidR="00334A3C" w:rsidRPr="00334A3C" w:rsidRDefault="00334A3C" w:rsidP="00334A3C">
            <w:pPr>
              <w:spacing w:after="0" w:line="240" w:lineRule="auto"/>
              <w:rPr>
                <w:ins w:id="534" w:author="Parks, Robbie M" w:date="2018-11-01T12:21:00Z"/>
                <w:rFonts w:eastAsia="Times New Roman"/>
                <w:color w:val="000000"/>
                <w:sz w:val="24"/>
                <w:szCs w:val="24"/>
                <w:lang w:eastAsia="en-GB"/>
              </w:rPr>
            </w:pPr>
            <w:ins w:id="535" w:author="Parks, Robbie M" w:date="2018-11-01T12:21:00Z">
              <w:r w:rsidRPr="00334A3C">
                <w:rPr>
                  <w:rFonts w:eastAsia="Times New Roman"/>
                  <w:color w:val="000000"/>
                  <w:sz w:val="24"/>
                  <w:szCs w:val="24"/>
                  <w:lang w:eastAsia="en-GB"/>
                </w:rPr>
                <w:t xml:space="preserve"> 0.62 (-0.98, 2.24)</w:t>
              </w:r>
            </w:ins>
          </w:p>
        </w:tc>
        <w:tc>
          <w:tcPr>
            <w:tcW w:w="1768" w:type="dxa"/>
            <w:shd w:val="clear" w:color="auto" w:fill="auto"/>
            <w:noWrap/>
            <w:vAlign w:val="bottom"/>
            <w:hideMark/>
          </w:tcPr>
          <w:p w14:paraId="5577C665" w14:textId="77777777" w:rsidR="00334A3C" w:rsidRPr="00334A3C" w:rsidRDefault="00334A3C" w:rsidP="00334A3C">
            <w:pPr>
              <w:spacing w:after="0" w:line="240" w:lineRule="auto"/>
              <w:rPr>
                <w:ins w:id="536" w:author="Parks, Robbie M" w:date="2018-11-01T12:21:00Z"/>
                <w:rFonts w:eastAsia="Times New Roman"/>
                <w:color w:val="000000"/>
                <w:sz w:val="24"/>
                <w:szCs w:val="24"/>
                <w:lang w:eastAsia="en-GB"/>
              </w:rPr>
            </w:pPr>
            <w:ins w:id="537" w:author="Parks, Robbie M" w:date="2018-11-01T12:21:00Z">
              <w:r w:rsidRPr="00334A3C">
                <w:rPr>
                  <w:rFonts w:eastAsia="Times New Roman"/>
                  <w:color w:val="000000"/>
                  <w:sz w:val="24"/>
                  <w:szCs w:val="24"/>
                  <w:lang w:eastAsia="en-GB"/>
                </w:rPr>
                <w:t xml:space="preserve"> 0.85 (-0.74, 2.48)</w:t>
              </w:r>
            </w:ins>
          </w:p>
        </w:tc>
        <w:tc>
          <w:tcPr>
            <w:tcW w:w="1749" w:type="dxa"/>
            <w:shd w:val="clear" w:color="auto" w:fill="auto"/>
            <w:noWrap/>
            <w:vAlign w:val="bottom"/>
            <w:hideMark/>
          </w:tcPr>
          <w:p w14:paraId="6F02EF79" w14:textId="77777777" w:rsidR="00334A3C" w:rsidRPr="00334A3C" w:rsidRDefault="00334A3C" w:rsidP="00334A3C">
            <w:pPr>
              <w:spacing w:after="0" w:line="240" w:lineRule="auto"/>
              <w:rPr>
                <w:ins w:id="538" w:author="Parks, Robbie M" w:date="2018-11-01T12:21:00Z"/>
                <w:rFonts w:eastAsia="Times New Roman"/>
                <w:color w:val="000000"/>
                <w:sz w:val="24"/>
                <w:szCs w:val="24"/>
                <w:lang w:eastAsia="en-GB"/>
              </w:rPr>
            </w:pPr>
            <w:ins w:id="539" w:author="Parks, Robbie M" w:date="2018-11-01T12:21:00Z">
              <w:r w:rsidRPr="00334A3C">
                <w:rPr>
                  <w:rFonts w:eastAsia="Times New Roman"/>
                  <w:color w:val="000000"/>
                  <w:sz w:val="24"/>
                  <w:szCs w:val="24"/>
                  <w:lang w:eastAsia="en-GB"/>
                </w:rPr>
                <w:t xml:space="preserve"> 1.42 ( 0.30, 2.57)</w:t>
              </w:r>
            </w:ins>
          </w:p>
        </w:tc>
        <w:tc>
          <w:tcPr>
            <w:tcW w:w="1749" w:type="dxa"/>
            <w:shd w:val="clear" w:color="auto" w:fill="auto"/>
            <w:noWrap/>
            <w:vAlign w:val="bottom"/>
            <w:hideMark/>
          </w:tcPr>
          <w:p w14:paraId="5EA9EC8B" w14:textId="77777777" w:rsidR="00334A3C" w:rsidRPr="00334A3C" w:rsidRDefault="00334A3C" w:rsidP="00334A3C">
            <w:pPr>
              <w:spacing w:after="0" w:line="240" w:lineRule="auto"/>
              <w:rPr>
                <w:ins w:id="540" w:author="Parks, Robbie M" w:date="2018-11-01T12:21:00Z"/>
                <w:rFonts w:eastAsia="Times New Roman"/>
                <w:color w:val="000000"/>
                <w:sz w:val="24"/>
                <w:szCs w:val="24"/>
                <w:lang w:eastAsia="en-GB"/>
              </w:rPr>
            </w:pPr>
            <w:ins w:id="541" w:author="Parks, Robbie M" w:date="2018-11-01T12:21:00Z">
              <w:r w:rsidRPr="00334A3C">
                <w:rPr>
                  <w:rFonts w:eastAsia="Times New Roman"/>
                  <w:color w:val="000000"/>
                  <w:sz w:val="24"/>
                  <w:szCs w:val="24"/>
                  <w:lang w:eastAsia="en-GB"/>
                </w:rPr>
                <w:t xml:space="preserve"> 1.23 ( 0.22, 2.30)</w:t>
              </w:r>
            </w:ins>
          </w:p>
        </w:tc>
        <w:tc>
          <w:tcPr>
            <w:tcW w:w="1749" w:type="dxa"/>
            <w:shd w:val="clear" w:color="auto" w:fill="auto"/>
            <w:noWrap/>
            <w:vAlign w:val="bottom"/>
            <w:hideMark/>
          </w:tcPr>
          <w:p w14:paraId="37E46671" w14:textId="77777777" w:rsidR="00334A3C" w:rsidRPr="00334A3C" w:rsidRDefault="00334A3C" w:rsidP="00334A3C">
            <w:pPr>
              <w:spacing w:after="0" w:line="240" w:lineRule="auto"/>
              <w:rPr>
                <w:ins w:id="542" w:author="Parks, Robbie M" w:date="2018-11-01T12:21:00Z"/>
                <w:rFonts w:eastAsia="Times New Roman"/>
                <w:color w:val="000000"/>
                <w:sz w:val="24"/>
                <w:szCs w:val="24"/>
                <w:lang w:eastAsia="en-GB"/>
              </w:rPr>
            </w:pPr>
            <w:ins w:id="543" w:author="Parks, Robbie M" w:date="2018-11-01T12:21:00Z">
              <w:r w:rsidRPr="00334A3C">
                <w:rPr>
                  <w:rFonts w:eastAsia="Times New Roman"/>
                  <w:color w:val="000000"/>
                  <w:sz w:val="24"/>
                  <w:szCs w:val="24"/>
                  <w:lang w:eastAsia="en-GB"/>
                </w:rPr>
                <w:t xml:space="preserve"> 0.57 (-0.34, 1.51)</w:t>
              </w:r>
            </w:ins>
          </w:p>
        </w:tc>
        <w:tc>
          <w:tcPr>
            <w:tcW w:w="1768" w:type="dxa"/>
            <w:shd w:val="clear" w:color="auto" w:fill="auto"/>
            <w:noWrap/>
            <w:vAlign w:val="bottom"/>
            <w:hideMark/>
          </w:tcPr>
          <w:p w14:paraId="503ABDA3" w14:textId="77777777" w:rsidR="00334A3C" w:rsidRPr="00334A3C" w:rsidRDefault="00334A3C" w:rsidP="00334A3C">
            <w:pPr>
              <w:spacing w:after="0" w:line="240" w:lineRule="auto"/>
              <w:rPr>
                <w:ins w:id="544" w:author="Parks, Robbie M" w:date="2018-11-01T12:21:00Z"/>
                <w:rFonts w:eastAsia="Times New Roman"/>
                <w:color w:val="000000"/>
                <w:sz w:val="24"/>
                <w:szCs w:val="24"/>
                <w:lang w:eastAsia="en-GB"/>
              </w:rPr>
            </w:pPr>
            <w:ins w:id="545" w:author="Parks, Robbie M" w:date="2018-11-01T12:21:00Z">
              <w:r w:rsidRPr="00334A3C">
                <w:rPr>
                  <w:rFonts w:eastAsia="Times New Roman"/>
                  <w:color w:val="000000"/>
                  <w:sz w:val="24"/>
                  <w:szCs w:val="24"/>
                  <w:lang w:eastAsia="en-GB"/>
                </w:rPr>
                <w:t xml:space="preserve"> 0.40 (-0.38, 1.15)</w:t>
              </w:r>
            </w:ins>
          </w:p>
        </w:tc>
        <w:tc>
          <w:tcPr>
            <w:tcW w:w="1787" w:type="dxa"/>
            <w:shd w:val="clear" w:color="auto" w:fill="auto"/>
            <w:noWrap/>
            <w:vAlign w:val="bottom"/>
            <w:hideMark/>
          </w:tcPr>
          <w:p w14:paraId="788A0614" w14:textId="77777777" w:rsidR="00334A3C" w:rsidRPr="00334A3C" w:rsidRDefault="00334A3C" w:rsidP="00334A3C">
            <w:pPr>
              <w:spacing w:after="0" w:line="240" w:lineRule="auto"/>
              <w:rPr>
                <w:ins w:id="546" w:author="Parks, Robbie M" w:date="2018-11-01T12:21:00Z"/>
                <w:rFonts w:eastAsia="Times New Roman"/>
                <w:color w:val="000000"/>
                <w:sz w:val="24"/>
                <w:szCs w:val="24"/>
                <w:lang w:eastAsia="en-GB"/>
              </w:rPr>
            </w:pPr>
            <w:ins w:id="547" w:author="Parks, Robbie M" w:date="2018-11-01T12:21:00Z">
              <w:r w:rsidRPr="00334A3C">
                <w:rPr>
                  <w:rFonts w:eastAsia="Times New Roman"/>
                  <w:color w:val="000000"/>
                  <w:sz w:val="24"/>
                  <w:szCs w:val="24"/>
                  <w:lang w:eastAsia="en-GB"/>
                </w:rPr>
                <w:t>-0.84 (-1.53,-0.14)</w:t>
              </w:r>
            </w:ins>
          </w:p>
        </w:tc>
        <w:tc>
          <w:tcPr>
            <w:tcW w:w="1768" w:type="dxa"/>
            <w:shd w:val="clear" w:color="auto" w:fill="auto"/>
            <w:noWrap/>
            <w:vAlign w:val="bottom"/>
            <w:hideMark/>
          </w:tcPr>
          <w:p w14:paraId="621834BC" w14:textId="77777777" w:rsidR="00334A3C" w:rsidRPr="00334A3C" w:rsidRDefault="00334A3C" w:rsidP="00334A3C">
            <w:pPr>
              <w:spacing w:after="0" w:line="240" w:lineRule="auto"/>
              <w:rPr>
                <w:ins w:id="548" w:author="Parks, Robbie M" w:date="2018-11-01T12:21:00Z"/>
                <w:rFonts w:eastAsia="Times New Roman"/>
                <w:color w:val="000000"/>
                <w:sz w:val="24"/>
                <w:szCs w:val="24"/>
                <w:lang w:eastAsia="en-GB"/>
              </w:rPr>
            </w:pPr>
            <w:ins w:id="549" w:author="Parks, Robbie M" w:date="2018-11-01T12:21:00Z">
              <w:r w:rsidRPr="00334A3C">
                <w:rPr>
                  <w:rFonts w:eastAsia="Times New Roman"/>
                  <w:color w:val="000000"/>
                  <w:sz w:val="24"/>
                  <w:szCs w:val="24"/>
                  <w:lang w:eastAsia="en-GB"/>
                </w:rPr>
                <w:t>-0.20 (-0.82, 0.41)</w:t>
              </w:r>
            </w:ins>
          </w:p>
        </w:tc>
        <w:tc>
          <w:tcPr>
            <w:tcW w:w="1787" w:type="dxa"/>
            <w:shd w:val="clear" w:color="auto" w:fill="auto"/>
            <w:noWrap/>
            <w:vAlign w:val="bottom"/>
            <w:hideMark/>
          </w:tcPr>
          <w:p w14:paraId="55ABF9B8" w14:textId="77777777" w:rsidR="00334A3C" w:rsidRPr="00334A3C" w:rsidRDefault="00334A3C" w:rsidP="00334A3C">
            <w:pPr>
              <w:spacing w:after="0" w:line="240" w:lineRule="auto"/>
              <w:rPr>
                <w:ins w:id="550" w:author="Parks, Robbie M" w:date="2018-11-01T12:21:00Z"/>
                <w:rFonts w:eastAsia="Times New Roman"/>
                <w:color w:val="000000"/>
                <w:sz w:val="24"/>
                <w:szCs w:val="24"/>
                <w:lang w:eastAsia="en-GB"/>
              </w:rPr>
            </w:pPr>
            <w:ins w:id="551" w:author="Parks, Robbie M" w:date="2018-11-01T12:21:00Z">
              <w:r w:rsidRPr="00334A3C">
                <w:rPr>
                  <w:rFonts w:eastAsia="Times New Roman"/>
                  <w:color w:val="000000"/>
                  <w:sz w:val="24"/>
                  <w:szCs w:val="24"/>
                  <w:lang w:eastAsia="en-GB"/>
                </w:rPr>
                <w:t>-0.70 (-1.16,-0.24)</w:t>
              </w:r>
            </w:ins>
          </w:p>
        </w:tc>
      </w:tr>
      <w:tr w:rsidR="00334A3C" w:rsidRPr="00334A3C" w14:paraId="7727DCDB" w14:textId="77777777" w:rsidTr="00130EA5">
        <w:trPr>
          <w:trHeight w:val="320"/>
          <w:ins w:id="552" w:author="Parks, Robbie M" w:date="2018-11-01T12:21:00Z"/>
        </w:trPr>
        <w:tc>
          <w:tcPr>
            <w:tcW w:w="1300" w:type="dxa"/>
            <w:shd w:val="clear" w:color="auto" w:fill="auto"/>
            <w:noWrap/>
            <w:vAlign w:val="bottom"/>
            <w:hideMark/>
          </w:tcPr>
          <w:p w14:paraId="7DFE429C" w14:textId="77777777" w:rsidR="00334A3C" w:rsidRPr="00334A3C" w:rsidRDefault="00334A3C" w:rsidP="00334A3C">
            <w:pPr>
              <w:spacing w:after="0" w:line="240" w:lineRule="auto"/>
              <w:rPr>
                <w:ins w:id="553" w:author="Parks, Robbie M" w:date="2018-11-01T12:21:00Z"/>
                <w:rFonts w:eastAsia="Times New Roman"/>
                <w:color w:val="000000"/>
                <w:sz w:val="24"/>
                <w:szCs w:val="24"/>
                <w:lang w:eastAsia="en-GB"/>
              </w:rPr>
            </w:pPr>
            <w:ins w:id="554" w:author="Parks, Robbie M" w:date="2018-11-01T12:21:00Z">
              <w:r w:rsidRPr="00334A3C">
                <w:rPr>
                  <w:rFonts w:eastAsia="Times New Roman"/>
                  <w:color w:val="000000"/>
                  <w:sz w:val="24"/>
                  <w:szCs w:val="24"/>
                  <w:lang w:eastAsia="en-GB"/>
                </w:rPr>
                <w:t>Male</w:t>
              </w:r>
            </w:ins>
          </w:p>
        </w:tc>
        <w:tc>
          <w:tcPr>
            <w:tcW w:w="2742" w:type="dxa"/>
            <w:shd w:val="clear" w:color="auto" w:fill="auto"/>
            <w:noWrap/>
            <w:vAlign w:val="bottom"/>
            <w:hideMark/>
          </w:tcPr>
          <w:p w14:paraId="1E4E5076" w14:textId="77777777" w:rsidR="00334A3C" w:rsidRPr="00334A3C" w:rsidRDefault="00334A3C" w:rsidP="00334A3C">
            <w:pPr>
              <w:spacing w:after="0" w:line="240" w:lineRule="auto"/>
              <w:rPr>
                <w:ins w:id="555" w:author="Parks, Robbie M" w:date="2018-11-01T12:21:00Z"/>
                <w:rFonts w:eastAsia="Times New Roman"/>
                <w:color w:val="000000"/>
                <w:sz w:val="24"/>
                <w:szCs w:val="24"/>
                <w:lang w:eastAsia="en-GB"/>
              </w:rPr>
            </w:pPr>
            <w:proofErr w:type="spellStart"/>
            <w:ins w:id="556" w:author="Parks, Robbie M" w:date="2018-11-01T12:21:00Z">
              <w:r w:rsidRPr="00334A3C">
                <w:rPr>
                  <w:rFonts w:eastAsia="Times New Roman"/>
                  <w:color w:val="000000"/>
                  <w:sz w:val="24"/>
                  <w:szCs w:val="24"/>
                  <w:lang w:eastAsia="en-GB"/>
                </w:rPr>
                <w:t>Drownings</w:t>
              </w:r>
              <w:proofErr w:type="spellEnd"/>
            </w:ins>
          </w:p>
        </w:tc>
        <w:tc>
          <w:tcPr>
            <w:tcW w:w="1890" w:type="dxa"/>
            <w:shd w:val="clear" w:color="auto" w:fill="auto"/>
            <w:noWrap/>
            <w:vAlign w:val="bottom"/>
            <w:hideMark/>
          </w:tcPr>
          <w:p w14:paraId="3D718706" w14:textId="77777777" w:rsidR="00334A3C" w:rsidRPr="00334A3C" w:rsidRDefault="00334A3C" w:rsidP="00334A3C">
            <w:pPr>
              <w:spacing w:after="0" w:line="240" w:lineRule="auto"/>
              <w:rPr>
                <w:ins w:id="557" w:author="Parks, Robbie M" w:date="2018-11-01T12:21:00Z"/>
                <w:rFonts w:eastAsia="Times New Roman"/>
                <w:color w:val="000000"/>
                <w:sz w:val="24"/>
                <w:szCs w:val="24"/>
                <w:lang w:eastAsia="en-GB"/>
              </w:rPr>
            </w:pPr>
            <w:ins w:id="558" w:author="Parks, Robbie M" w:date="2018-11-01T12:21:00Z">
              <w:r w:rsidRPr="00334A3C">
                <w:rPr>
                  <w:rFonts w:eastAsia="Times New Roman"/>
                  <w:color w:val="000000"/>
                  <w:sz w:val="24"/>
                  <w:szCs w:val="24"/>
                  <w:lang w:eastAsia="en-GB"/>
                </w:rPr>
                <w:t xml:space="preserve"> 2.96 ( 1.81, 4.06)</w:t>
              </w:r>
            </w:ins>
          </w:p>
        </w:tc>
        <w:tc>
          <w:tcPr>
            <w:tcW w:w="1768" w:type="dxa"/>
            <w:shd w:val="clear" w:color="auto" w:fill="auto"/>
            <w:noWrap/>
            <w:vAlign w:val="bottom"/>
            <w:hideMark/>
          </w:tcPr>
          <w:p w14:paraId="4755C7F2" w14:textId="77777777" w:rsidR="00334A3C" w:rsidRPr="00334A3C" w:rsidRDefault="00334A3C" w:rsidP="00334A3C">
            <w:pPr>
              <w:spacing w:after="0" w:line="240" w:lineRule="auto"/>
              <w:rPr>
                <w:ins w:id="559" w:author="Parks, Robbie M" w:date="2018-11-01T12:21:00Z"/>
                <w:rFonts w:eastAsia="Times New Roman"/>
                <w:color w:val="000000"/>
                <w:sz w:val="24"/>
                <w:szCs w:val="24"/>
                <w:lang w:eastAsia="en-GB"/>
              </w:rPr>
            </w:pPr>
            <w:ins w:id="560" w:author="Parks, Robbie M" w:date="2018-11-01T12:21:00Z">
              <w:r w:rsidRPr="00334A3C">
                <w:rPr>
                  <w:rFonts w:eastAsia="Times New Roman"/>
                  <w:color w:val="000000"/>
                  <w:sz w:val="24"/>
                  <w:szCs w:val="24"/>
                  <w:lang w:eastAsia="en-GB"/>
                </w:rPr>
                <w:t xml:space="preserve"> 5.97 ( 4.52, 7.43)</w:t>
              </w:r>
            </w:ins>
          </w:p>
        </w:tc>
        <w:tc>
          <w:tcPr>
            <w:tcW w:w="1749" w:type="dxa"/>
            <w:shd w:val="clear" w:color="auto" w:fill="auto"/>
            <w:noWrap/>
            <w:vAlign w:val="bottom"/>
            <w:hideMark/>
          </w:tcPr>
          <w:p w14:paraId="40E475CA" w14:textId="77777777" w:rsidR="00334A3C" w:rsidRPr="00334A3C" w:rsidRDefault="00334A3C" w:rsidP="00334A3C">
            <w:pPr>
              <w:spacing w:after="0" w:line="240" w:lineRule="auto"/>
              <w:rPr>
                <w:ins w:id="561" w:author="Parks, Robbie M" w:date="2018-11-01T12:21:00Z"/>
                <w:rFonts w:eastAsia="Times New Roman"/>
                <w:color w:val="000000"/>
                <w:sz w:val="24"/>
                <w:szCs w:val="24"/>
                <w:lang w:eastAsia="en-GB"/>
              </w:rPr>
            </w:pPr>
            <w:ins w:id="562" w:author="Parks, Robbie M" w:date="2018-11-01T12:21:00Z">
              <w:r w:rsidRPr="00334A3C">
                <w:rPr>
                  <w:rFonts w:eastAsia="Times New Roman"/>
                  <w:color w:val="000000"/>
                  <w:sz w:val="24"/>
                  <w:szCs w:val="24"/>
                  <w:lang w:eastAsia="en-GB"/>
                </w:rPr>
                <w:t xml:space="preserve"> 8.29 ( 7.26, 9.32)</w:t>
              </w:r>
            </w:ins>
          </w:p>
        </w:tc>
        <w:tc>
          <w:tcPr>
            <w:tcW w:w="1749" w:type="dxa"/>
            <w:shd w:val="clear" w:color="auto" w:fill="auto"/>
            <w:noWrap/>
            <w:vAlign w:val="bottom"/>
            <w:hideMark/>
          </w:tcPr>
          <w:p w14:paraId="1787AF49" w14:textId="77777777" w:rsidR="00334A3C" w:rsidRPr="00334A3C" w:rsidRDefault="00334A3C" w:rsidP="00334A3C">
            <w:pPr>
              <w:spacing w:after="0" w:line="240" w:lineRule="auto"/>
              <w:rPr>
                <w:ins w:id="563" w:author="Parks, Robbie M" w:date="2018-11-01T12:21:00Z"/>
                <w:rFonts w:eastAsia="Times New Roman"/>
                <w:color w:val="000000"/>
                <w:sz w:val="24"/>
                <w:szCs w:val="24"/>
                <w:lang w:eastAsia="en-GB"/>
              </w:rPr>
            </w:pPr>
            <w:ins w:id="564" w:author="Parks, Robbie M" w:date="2018-11-01T12:21:00Z">
              <w:r w:rsidRPr="00334A3C">
                <w:rPr>
                  <w:rFonts w:eastAsia="Times New Roman"/>
                  <w:color w:val="000000"/>
                  <w:sz w:val="24"/>
                  <w:szCs w:val="24"/>
                  <w:lang w:eastAsia="en-GB"/>
                </w:rPr>
                <w:t xml:space="preserve"> 6.28 ( 5.10, 7.47)</w:t>
              </w:r>
            </w:ins>
          </w:p>
        </w:tc>
        <w:tc>
          <w:tcPr>
            <w:tcW w:w="1749" w:type="dxa"/>
            <w:shd w:val="clear" w:color="auto" w:fill="auto"/>
            <w:noWrap/>
            <w:vAlign w:val="bottom"/>
            <w:hideMark/>
          </w:tcPr>
          <w:p w14:paraId="4B5C4262" w14:textId="77777777" w:rsidR="00334A3C" w:rsidRPr="00334A3C" w:rsidRDefault="00334A3C" w:rsidP="00334A3C">
            <w:pPr>
              <w:spacing w:after="0" w:line="240" w:lineRule="auto"/>
              <w:rPr>
                <w:ins w:id="565" w:author="Parks, Robbie M" w:date="2018-11-01T12:21:00Z"/>
                <w:rFonts w:eastAsia="Times New Roman"/>
                <w:color w:val="000000"/>
                <w:sz w:val="24"/>
                <w:szCs w:val="24"/>
                <w:lang w:eastAsia="en-GB"/>
              </w:rPr>
            </w:pPr>
            <w:ins w:id="566" w:author="Parks, Robbie M" w:date="2018-11-01T12:21:00Z">
              <w:r w:rsidRPr="00334A3C">
                <w:rPr>
                  <w:rFonts w:eastAsia="Times New Roman"/>
                  <w:color w:val="000000"/>
                  <w:sz w:val="24"/>
                  <w:szCs w:val="24"/>
                  <w:lang w:eastAsia="en-GB"/>
                </w:rPr>
                <w:t xml:space="preserve"> 4.27 ( 3.12, 5.53)</w:t>
              </w:r>
            </w:ins>
          </w:p>
        </w:tc>
        <w:tc>
          <w:tcPr>
            <w:tcW w:w="1768" w:type="dxa"/>
            <w:shd w:val="clear" w:color="auto" w:fill="auto"/>
            <w:noWrap/>
            <w:vAlign w:val="bottom"/>
            <w:hideMark/>
          </w:tcPr>
          <w:p w14:paraId="2D6B92A7" w14:textId="77777777" w:rsidR="00334A3C" w:rsidRPr="00334A3C" w:rsidRDefault="00334A3C" w:rsidP="00334A3C">
            <w:pPr>
              <w:spacing w:after="0" w:line="240" w:lineRule="auto"/>
              <w:rPr>
                <w:ins w:id="567" w:author="Parks, Robbie M" w:date="2018-11-01T12:21:00Z"/>
                <w:rFonts w:eastAsia="Times New Roman"/>
                <w:color w:val="000000"/>
                <w:sz w:val="24"/>
                <w:szCs w:val="24"/>
                <w:lang w:eastAsia="en-GB"/>
              </w:rPr>
            </w:pPr>
            <w:ins w:id="568" w:author="Parks, Robbie M" w:date="2018-11-01T12:21:00Z">
              <w:r w:rsidRPr="00334A3C">
                <w:rPr>
                  <w:rFonts w:eastAsia="Times New Roman"/>
                  <w:color w:val="000000"/>
                  <w:sz w:val="24"/>
                  <w:szCs w:val="24"/>
                  <w:lang w:eastAsia="en-GB"/>
                </w:rPr>
                <w:t xml:space="preserve"> 3.11 ( 1.85, 4.43)</w:t>
              </w:r>
            </w:ins>
          </w:p>
        </w:tc>
        <w:tc>
          <w:tcPr>
            <w:tcW w:w="1787" w:type="dxa"/>
            <w:shd w:val="clear" w:color="auto" w:fill="auto"/>
            <w:noWrap/>
            <w:vAlign w:val="bottom"/>
            <w:hideMark/>
          </w:tcPr>
          <w:p w14:paraId="12E5DD79" w14:textId="77777777" w:rsidR="00334A3C" w:rsidRPr="00334A3C" w:rsidRDefault="00334A3C" w:rsidP="00334A3C">
            <w:pPr>
              <w:spacing w:after="0" w:line="240" w:lineRule="auto"/>
              <w:rPr>
                <w:ins w:id="569" w:author="Parks, Robbie M" w:date="2018-11-01T12:21:00Z"/>
                <w:rFonts w:eastAsia="Times New Roman"/>
                <w:color w:val="000000"/>
                <w:sz w:val="24"/>
                <w:szCs w:val="24"/>
                <w:lang w:eastAsia="en-GB"/>
              </w:rPr>
            </w:pPr>
            <w:ins w:id="570" w:author="Parks, Robbie M" w:date="2018-11-01T12:21:00Z">
              <w:r w:rsidRPr="00334A3C">
                <w:rPr>
                  <w:rFonts w:eastAsia="Times New Roman"/>
                  <w:color w:val="000000"/>
                  <w:sz w:val="24"/>
                  <w:szCs w:val="24"/>
                  <w:lang w:eastAsia="en-GB"/>
                </w:rPr>
                <w:t xml:space="preserve"> 2.19 ( 0.94, 3.46)</w:t>
              </w:r>
            </w:ins>
          </w:p>
        </w:tc>
        <w:tc>
          <w:tcPr>
            <w:tcW w:w="1768" w:type="dxa"/>
            <w:shd w:val="clear" w:color="auto" w:fill="auto"/>
            <w:noWrap/>
            <w:vAlign w:val="bottom"/>
            <w:hideMark/>
          </w:tcPr>
          <w:p w14:paraId="176E2567" w14:textId="77777777" w:rsidR="00334A3C" w:rsidRPr="00334A3C" w:rsidRDefault="00334A3C" w:rsidP="00334A3C">
            <w:pPr>
              <w:spacing w:after="0" w:line="240" w:lineRule="auto"/>
              <w:rPr>
                <w:ins w:id="571" w:author="Parks, Robbie M" w:date="2018-11-01T12:21:00Z"/>
                <w:rFonts w:eastAsia="Times New Roman"/>
                <w:color w:val="000000"/>
                <w:sz w:val="24"/>
                <w:szCs w:val="24"/>
                <w:lang w:eastAsia="en-GB"/>
              </w:rPr>
            </w:pPr>
            <w:ins w:id="572" w:author="Parks, Robbie M" w:date="2018-11-01T12:21:00Z">
              <w:r w:rsidRPr="00334A3C">
                <w:rPr>
                  <w:rFonts w:eastAsia="Times New Roman"/>
                  <w:color w:val="000000"/>
                  <w:sz w:val="24"/>
                  <w:szCs w:val="24"/>
                  <w:lang w:eastAsia="en-GB"/>
                </w:rPr>
                <w:t xml:space="preserve"> 2.10 ( 0.80, 3.43)</w:t>
              </w:r>
            </w:ins>
          </w:p>
        </w:tc>
        <w:tc>
          <w:tcPr>
            <w:tcW w:w="1787" w:type="dxa"/>
            <w:shd w:val="clear" w:color="auto" w:fill="auto"/>
            <w:noWrap/>
            <w:vAlign w:val="bottom"/>
            <w:hideMark/>
          </w:tcPr>
          <w:p w14:paraId="779DADF7" w14:textId="77777777" w:rsidR="00334A3C" w:rsidRPr="00334A3C" w:rsidRDefault="00334A3C" w:rsidP="00334A3C">
            <w:pPr>
              <w:spacing w:after="0" w:line="240" w:lineRule="auto"/>
              <w:rPr>
                <w:ins w:id="573" w:author="Parks, Robbie M" w:date="2018-11-01T12:21:00Z"/>
                <w:rFonts w:eastAsia="Times New Roman"/>
                <w:color w:val="000000"/>
                <w:sz w:val="24"/>
                <w:szCs w:val="24"/>
                <w:lang w:eastAsia="en-GB"/>
              </w:rPr>
            </w:pPr>
            <w:ins w:id="574" w:author="Parks, Robbie M" w:date="2018-11-01T12:21:00Z">
              <w:r w:rsidRPr="00334A3C">
                <w:rPr>
                  <w:rFonts w:eastAsia="Times New Roman"/>
                  <w:color w:val="000000"/>
                  <w:sz w:val="24"/>
                  <w:szCs w:val="24"/>
                  <w:lang w:eastAsia="en-GB"/>
                </w:rPr>
                <w:t xml:space="preserve"> 0.60 (-0.98, 2.20)</w:t>
              </w:r>
            </w:ins>
          </w:p>
        </w:tc>
      </w:tr>
      <w:tr w:rsidR="00334A3C" w:rsidRPr="00334A3C" w14:paraId="711F0802" w14:textId="77777777" w:rsidTr="00130EA5">
        <w:trPr>
          <w:trHeight w:val="320"/>
          <w:ins w:id="575" w:author="Parks, Robbie M" w:date="2018-11-01T12:21:00Z"/>
        </w:trPr>
        <w:tc>
          <w:tcPr>
            <w:tcW w:w="1300" w:type="dxa"/>
            <w:shd w:val="clear" w:color="auto" w:fill="auto"/>
            <w:noWrap/>
            <w:vAlign w:val="bottom"/>
            <w:hideMark/>
          </w:tcPr>
          <w:p w14:paraId="4F50AEC6" w14:textId="77777777" w:rsidR="00334A3C" w:rsidRPr="00334A3C" w:rsidRDefault="00334A3C" w:rsidP="00334A3C">
            <w:pPr>
              <w:spacing w:after="0" w:line="240" w:lineRule="auto"/>
              <w:rPr>
                <w:ins w:id="576" w:author="Parks, Robbie M" w:date="2018-11-01T12:21:00Z"/>
                <w:rFonts w:eastAsia="Times New Roman"/>
                <w:color w:val="000000"/>
                <w:sz w:val="24"/>
                <w:szCs w:val="24"/>
                <w:lang w:eastAsia="en-GB"/>
              </w:rPr>
            </w:pPr>
            <w:ins w:id="577" w:author="Parks, Robbie M" w:date="2018-11-01T12:21:00Z">
              <w:r w:rsidRPr="00334A3C">
                <w:rPr>
                  <w:rFonts w:eastAsia="Times New Roman"/>
                  <w:color w:val="000000"/>
                  <w:sz w:val="24"/>
                  <w:szCs w:val="24"/>
                  <w:lang w:eastAsia="en-GB"/>
                </w:rPr>
                <w:t>Male</w:t>
              </w:r>
            </w:ins>
          </w:p>
        </w:tc>
        <w:tc>
          <w:tcPr>
            <w:tcW w:w="2742" w:type="dxa"/>
            <w:shd w:val="clear" w:color="auto" w:fill="auto"/>
            <w:noWrap/>
            <w:vAlign w:val="bottom"/>
            <w:hideMark/>
          </w:tcPr>
          <w:p w14:paraId="654DCD73" w14:textId="77777777" w:rsidR="00334A3C" w:rsidRPr="00334A3C" w:rsidRDefault="00334A3C" w:rsidP="00334A3C">
            <w:pPr>
              <w:spacing w:after="0" w:line="240" w:lineRule="auto"/>
              <w:rPr>
                <w:ins w:id="578" w:author="Parks, Robbie M" w:date="2018-11-01T12:21:00Z"/>
                <w:rFonts w:eastAsia="Times New Roman"/>
                <w:color w:val="000000"/>
                <w:sz w:val="24"/>
                <w:szCs w:val="24"/>
                <w:lang w:eastAsia="en-GB"/>
              </w:rPr>
            </w:pPr>
            <w:ins w:id="579" w:author="Parks, Robbie M" w:date="2018-11-01T12:21:00Z">
              <w:r w:rsidRPr="00334A3C">
                <w:rPr>
                  <w:rFonts w:eastAsia="Times New Roman"/>
                  <w:color w:val="000000"/>
                  <w:sz w:val="24"/>
                  <w:szCs w:val="24"/>
                  <w:lang w:eastAsia="en-GB"/>
                </w:rPr>
                <w:t>Other unintentional injuries</w:t>
              </w:r>
            </w:ins>
          </w:p>
        </w:tc>
        <w:tc>
          <w:tcPr>
            <w:tcW w:w="1890" w:type="dxa"/>
            <w:shd w:val="clear" w:color="auto" w:fill="auto"/>
            <w:noWrap/>
            <w:vAlign w:val="bottom"/>
            <w:hideMark/>
          </w:tcPr>
          <w:p w14:paraId="74CFA7B7" w14:textId="77777777" w:rsidR="00334A3C" w:rsidRPr="00334A3C" w:rsidRDefault="00334A3C" w:rsidP="00334A3C">
            <w:pPr>
              <w:spacing w:after="0" w:line="240" w:lineRule="auto"/>
              <w:rPr>
                <w:ins w:id="580" w:author="Parks, Robbie M" w:date="2018-11-01T12:21:00Z"/>
                <w:rFonts w:eastAsia="Times New Roman"/>
                <w:color w:val="000000"/>
                <w:sz w:val="24"/>
                <w:szCs w:val="24"/>
                <w:lang w:eastAsia="en-GB"/>
              </w:rPr>
            </w:pPr>
            <w:ins w:id="581" w:author="Parks, Robbie M" w:date="2018-11-01T12:21:00Z">
              <w:r w:rsidRPr="00334A3C">
                <w:rPr>
                  <w:rFonts w:eastAsia="Times New Roman"/>
                  <w:color w:val="000000"/>
                  <w:sz w:val="24"/>
                  <w:szCs w:val="24"/>
                  <w:lang w:eastAsia="en-GB"/>
                </w:rPr>
                <w:t>-0.20 (-0.96, 0.59)</w:t>
              </w:r>
            </w:ins>
          </w:p>
        </w:tc>
        <w:tc>
          <w:tcPr>
            <w:tcW w:w="1768" w:type="dxa"/>
            <w:shd w:val="clear" w:color="auto" w:fill="auto"/>
            <w:noWrap/>
            <w:vAlign w:val="bottom"/>
            <w:hideMark/>
          </w:tcPr>
          <w:p w14:paraId="5D6209BF" w14:textId="77777777" w:rsidR="00334A3C" w:rsidRPr="00334A3C" w:rsidRDefault="00334A3C" w:rsidP="00334A3C">
            <w:pPr>
              <w:spacing w:after="0" w:line="240" w:lineRule="auto"/>
              <w:rPr>
                <w:ins w:id="582" w:author="Parks, Robbie M" w:date="2018-11-01T12:21:00Z"/>
                <w:rFonts w:eastAsia="Times New Roman"/>
                <w:color w:val="000000"/>
                <w:sz w:val="24"/>
                <w:szCs w:val="24"/>
                <w:lang w:eastAsia="en-GB"/>
              </w:rPr>
            </w:pPr>
            <w:ins w:id="583" w:author="Parks, Robbie M" w:date="2018-11-01T12:21:00Z">
              <w:r w:rsidRPr="00334A3C">
                <w:rPr>
                  <w:rFonts w:eastAsia="Times New Roman"/>
                  <w:color w:val="000000"/>
                  <w:sz w:val="24"/>
                  <w:szCs w:val="24"/>
                  <w:lang w:eastAsia="en-GB"/>
                </w:rPr>
                <w:t>-0.36 (-1.16, 0.42)</w:t>
              </w:r>
            </w:ins>
          </w:p>
        </w:tc>
        <w:tc>
          <w:tcPr>
            <w:tcW w:w="1749" w:type="dxa"/>
            <w:shd w:val="clear" w:color="auto" w:fill="auto"/>
            <w:noWrap/>
            <w:vAlign w:val="bottom"/>
            <w:hideMark/>
          </w:tcPr>
          <w:p w14:paraId="151CBE61" w14:textId="77777777" w:rsidR="00334A3C" w:rsidRPr="00334A3C" w:rsidRDefault="00334A3C" w:rsidP="00334A3C">
            <w:pPr>
              <w:spacing w:after="0" w:line="240" w:lineRule="auto"/>
              <w:rPr>
                <w:ins w:id="584" w:author="Parks, Robbie M" w:date="2018-11-01T12:21:00Z"/>
                <w:rFonts w:eastAsia="Times New Roman"/>
                <w:color w:val="000000"/>
                <w:sz w:val="24"/>
                <w:szCs w:val="24"/>
                <w:lang w:eastAsia="en-GB"/>
              </w:rPr>
            </w:pPr>
            <w:ins w:id="585" w:author="Parks, Robbie M" w:date="2018-11-01T12:21:00Z">
              <w:r w:rsidRPr="00334A3C">
                <w:rPr>
                  <w:rFonts w:eastAsia="Times New Roman"/>
                  <w:color w:val="000000"/>
                  <w:sz w:val="24"/>
                  <w:szCs w:val="24"/>
                  <w:lang w:eastAsia="en-GB"/>
                </w:rPr>
                <w:t xml:space="preserve"> 0.62 (-0.15, 1.41)</w:t>
              </w:r>
            </w:ins>
          </w:p>
        </w:tc>
        <w:tc>
          <w:tcPr>
            <w:tcW w:w="1749" w:type="dxa"/>
            <w:shd w:val="clear" w:color="auto" w:fill="auto"/>
            <w:noWrap/>
            <w:vAlign w:val="bottom"/>
            <w:hideMark/>
          </w:tcPr>
          <w:p w14:paraId="0AC0487D" w14:textId="77777777" w:rsidR="00334A3C" w:rsidRPr="00334A3C" w:rsidRDefault="00334A3C" w:rsidP="00334A3C">
            <w:pPr>
              <w:spacing w:after="0" w:line="240" w:lineRule="auto"/>
              <w:rPr>
                <w:ins w:id="586" w:author="Parks, Robbie M" w:date="2018-11-01T12:21:00Z"/>
                <w:rFonts w:eastAsia="Times New Roman"/>
                <w:color w:val="000000"/>
                <w:sz w:val="24"/>
                <w:szCs w:val="24"/>
                <w:lang w:eastAsia="en-GB"/>
              </w:rPr>
            </w:pPr>
            <w:ins w:id="587" w:author="Parks, Robbie M" w:date="2018-11-01T12:21:00Z">
              <w:r w:rsidRPr="00334A3C">
                <w:rPr>
                  <w:rFonts w:eastAsia="Times New Roman"/>
                  <w:color w:val="000000"/>
                  <w:sz w:val="24"/>
                  <w:szCs w:val="24"/>
                  <w:lang w:eastAsia="en-GB"/>
                </w:rPr>
                <w:t xml:space="preserve"> 0.37 (-0.49, 1.24)</w:t>
              </w:r>
            </w:ins>
          </w:p>
        </w:tc>
        <w:tc>
          <w:tcPr>
            <w:tcW w:w="1749" w:type="dxa"/>
            <w:shd w:val="clear" w:color="auto" w:fill="auto"/>
            <w:noWrap/>
            <w:vAlign w:val="bottom"/>
            <w:hideMark/>
          </w:tcPr>
          <w:p w14:paraId="0DA98E33" w14:textId="77777777" w:rsidR="00334A3C" w:rsidRPr="00334A3C" w:rsidRDefault="00334A3C" w:rsidP="00334A3C">
            <w:pPr>
              <w:spacing w:after="0" w:line="240" w:lineRule="auto"/>
              <w:rPr>
                <w:ins w:id="588" w:author="Parks, Robbie M" w:date="2018-11-01T12:21:00Z"/>
                <w:rFonts w:eastAsia="Times New Roman"/>
                <w:color w:val="000000"/>
                <w:sz w:val="24"/>
                <w:szCs w:val="24"/>
                <w:lang w:eastAsia="en-GB"/>
              </w:rPr>
            </w:pPr>
            <w:ins w:id="589" w:author="Parks, Robbie M" w:date="2018-11-01T12:21:00Z">
              <w:r w:rsidRPr="00334A3C">
                <w:rPr>
                  <w:rFonts w:eastAsia="Times New Roman"/>
                  <w:color w:val="000000"/>
                  <w:sz w:val="24"/>
                  <w:szCs w:val="24"/>
                  <w:lang w:eastAsia="en-GB"/>
                </w:rPr>
                <w:t xml:space="preserve"> 0.78 (-0.13, 1.69)</w:t>
              </w:r>
            </w:ins>
          </w:p>
        </w:tc>
        <w:tc>
          <w:tcPr>
            <w:tcW w:w="1768" w:type="dxa"/>
            <w:shd w:val="clear" w:color="auto" w:fill="auto"/>
            <w:noWrap/>
            <w:vAlign w:val="bottom"/>
            <w:hideMark/>
          </w:tcPr>
          <w:p w14:paraId="3CC0E324" w14:textId="77777777" w:rsidR="00334A3C" w:rsidRPr="00334A3C" w:rsidRDefault="00334A3C" w:rsidP="00334A3C">
            <w:pPr>
              <w:spacing w:after="0" w:line="240" w:lineRule="auto"/>
              <w:rPr>
                <w:ins w:id="590" w:author="Parks, Robbie M" w:date="2018-11-01T12:21:00Z"/>
                <w:rFonts w:eastAsia="Times New Roman"/>
                <w:color w:val="000000"/>
                <w:sz w:val="24"/>
                <w:szCs w:val="24"/>
                <w:lang w:eastAsia="en-GB"/>
              </w:rPr>
            </w:pPr>
            <w:ins w:id="591" w:author="Parks, Robbie M" w:date="2018-11-01T12:21:00Z">
              <w:r w:rsidRPr="00334A3C">
                <w:rPr>
                  <w:rFonts w:eastAsia="Times New Roman"/>
                  <w:color w:val="000000"/>
                  <w:sz w:val="24"/>
                  <w:szCs w:val="24"/>
                  <w:lang w:eastAsia="en-GB"/>
                </w:rPr>
                <w:t xml:space="preserve"> 0.39 (-0.48, 1.27)</w:t>
              </w:r>
            </w:ins>
          </w:p>
        </w:tc>
        <w:tc>
          <w:tcPr>
            <w:tcW w:w="1787" w:type="dxa"/>
            <w:shd w:val="clear" w:color="auto" w:fill="auto"/>
            <w:noWrap/>
            <w:vAlign w:val="bottom"/>
            <w:hideMark/>
          </w:tcPr>
          <w:p w14:paraId="4ED6A0C9" w14:textId="77777777" w:rsidR="00334A3C" w:rsidRPr="00334A3C" w:rsidRDefault="00334A3C" w:rsidP="00334A3C">
            <w:pPr>
              <w:spacing w:after="0" w:line="240" w:lineRule="auto"/>
              <w:rPr>
                <w:ins w:id="592" w:author="Parks, Robbie M" w:date="2018-11-01T12:21:00Z"/>
                <w:rFonts w:eastAsia="Times New Roman"/>
                <w:color w:val="000000"/>
                <w:sz w:val="24"/>
                <w:szCs w:val="24"/>
                <w:lang w:eastAsia="en-GB"/>
              </w:rPr>
            </w:pPr>
            <w:ins w:id="593" w:author="Parks, Robbie M" w:date="2018-11-01T12:21:00Z">
              <w:r w:rsidRPr="00334A3C">
                <w:rPr>
                  <w:rFonts w:eastAsia="Times New Roman"/>
                  <w:color w:val="000000"/>
                  <w:sz w:val="24"/>
                  <w:szCs w:val="24"/>
                  <w:lang w:eastAsia="en-GB"/>
                </w:rPr>
                <w:t>-0.20 (-1.01, 0.62)</w:t>
              </w:r>
            </w:ins>
          </w:p>
        </w:tc>
        <w:tc>
          <w:tcPr>
            <w:tcW w:w="1768" w:type="dxa"/>
            <w:shd w:val="clear" w:color="auto" w:fill="auto"/>
            <w:noWrap/>
            <w:vAlign w:val="bottom"/>
            <w:hideMark/>
          </w:tcPr>
          <w:p w14:paraId="1AE32E84" w14:textId="77777777" w:rsidR="00334A3C" w:rsidRPr="00334A3C" w:rsidRDefault="00334A3C" w:rsidP="00334A3C">
            <w:pPr>
              <w:spacing w:after="0" w:line="240" w:lineRule="auto"/>
              <w:rPr>
                <w:ins w:id="594" w:author="Parks, Robbie M" w:date="2018-11-01T12:21:00Z"/>
                <w:rFonts w:eastAsia="Times New Roman"/>
                <w:color w:val="000000"/>
                <w:sz w:val="24"/>
                <w:szCs w:val="24"/>
                <w:lang w:eastAsia="en-GB"/>
              </w:rPr>
            </w:pPr>
            <w:ins w:id="595" w:author="Parks, Robbie M" w:date="2018-11-01T12:21:00Z">
              <w:r w:rsidRPr="00334A3C">
                <w:rPr>
                  <w:rFonts w:eastAsia="Times New Roman"/>
                  <w:color w:val="000000"/>
                  <w:sz w:val="24"/>
                  <w:szCs w:val="24"/>
                  <w:lang w:eastAsia="en-GB"/>
                </w:rPr>
                <w:t xml:space="preserve"> 0.11 (-0.68, 0.90)</w:t>
              </w:r>
            </w:ins>
          </w:p>
        </w:tc>
        <w:tc>
          <w:tcPr>
            <w:tcW w:w="1787" w:type="dxa"/>
            <w:shd w:val="clear" w:color="auto" w:fill="auto"/>
            <w:noWrap/>
            <w:vAlign w:val="bottom"/>
            <w:hideMark/>
          </w:tcPr>
          <w:p w14:paraId="187C3C39" w14:textId="77777777" w:rsidR="00334A3C" w:rsidRPr="00334A3C" w:rsidRDefault="00334A3C" w:rsidP="00334A3C">
            <w:pPr>
              <w:spacing w:after="0" w:line="240" w:lineRule="auto"/>
              <w:rPr>
                <w:ins w:id="596" w:author="Parks, Robbie M" w:date="2018-11-01T12:21:00Z"/>
                <w:rFonts w:eastAsia="Times New Roman"/>
                <w:color w:val="000000"/>
                <w:sz w:val="24"/>
                <w:szCs w:val="24"/>
                <w:lang w:eastAsia="en-GB"/>
              </w:rPr>
            </w:pPr>
            <w:ins w:id="597" w:author="Parks, Robbie M" w:date="2018-11-01T12:21:00Z">
              <w:r w:rsidRPr="00334A3C">
                <w:rPr>
                  <w:rFonts w:eastAsia="Times New Roman"/>
                  <w:color w:val="000000"/>
                  <w:sz w:val="24"/>
                  <w:szCs w:val="24"/>
                  <w:lang w:eastAsia="en-GB"/>
                </w:rPr>
                <w:t>-0.34 (-1.15, 0.45)</w:t>
              </w:r>
            </w:ins>
          </w:p>
        </w:tc>
      </w:tr>
      <w:tr w:rsidR="00334A3C" w:rsidRPr="00334A3C" w14:paraId="63FF7904" w14:textId="77777777" w:rsidTr="00130EA5">
        <w:trPr>
          <w:trHeight w:val="320"/>
          <w:ins w:id="598" w:author="Parks, Robbie M" w:date="2018-11-01T12:21:00Z"/>
        </w:trPr>
        <w:tc>
          <w:tcPr>
            <w:tcW w:w="1300" w:type="dxa"/>
            <w:shd w:val="clear" w:color="auto" w:fill="auto"/>
            <w:noWrap/>
            <w:vAlign w:val="bottom"/>
            <w:hideMark/>
          </w:tcPr>
          <w:p w14:paraId="4E83227F" w14:textId="77777777" w:rsidR="00334A3C" w:rsidRPr="00334A3C" w:rsidRDefault="00334A3C" w:rsidP="00334A3C">
            <w:pPr>
              <w:spacing w:after="0" w:line="240" w:lineRule="auto"/>
              <w:rPr>
                <w:ins w:id="599" w:author="Parks, Robbie M" w:date="2018-11-01T12:21:00Z"/>
                <w:rFonts w:eastAsia="Times New Roman"/>
                <w:color w:val="000000"/>
                <w:sz w:val="24"/>
                <w:szCs w:val="24"/>
                <w:lang w:eastAsia="en-GB"/>
              </w:rPr>
            </w:pPr>
            <w:ins w:id="600" w:author="Parks, Robbie M" w:date="2018-11-01T12:21:00Z">
              <w:r w:rsidRPr="00334A3C">
                <w:rPr>
                  <w:rFonts w:eastAsia="Times New Roman"/>
                  <w:color w:val="000000"/>
                  <w:sz w:val="24"/>
                  <w:szCs w:val="24"/>
                  <w:lang w:eastAsia="en-GB"/>
                </w:rPr>
                <w:t>Male</w:t>
              </w:r>
            </w:ins>
          </w:p>
        </w:tc>
        <w:tc>
          <w:tcPr>
            <w:tcW w:w="2742" w:type="dxa"/>
            <w:shd w:val="clear" w:color="auto" w:fill="auto"/>
            <w:noWrap/>
            <w:vAlign w:val="bottom"/>
            <w:hideMark/>
          </w:tcPr>
          <w:p w14:paraId="17CF4006" w14:textId="77777777" w:rsidR="00334A3C" w:rsidRPr="00334A3C" w:rsidRDefault="00334A3C" w:rsidP="00334A3C">
            <w:pPr>
              <w:spacing w:after="0" w:line="240" w:lineRule="auto"/>
              <w:rPr>
                <w:ins w:id="601" w:author="Parks, Robbie M" w:date="2018-11-01T12:21:00Z"/>
                <w:rFonts w:eastAsia="Times New Roman"/>
                <w:color w:val="000000"/>
                <w:sz w:val="24"/>
                <w:szCs w:val="24"/>
                <w:lang w:eastAsia="en-GB"/>
              </w:rPr>
            </w:pPr>
            <w:ins w:id="602" w:author="Parks, Robbie M" w:date="2018-11-01T12:21:00Z">
              <w:r w:rsidRPr="00334A3C">
                <w:rPr>
                  <w:rFonts w:eastAsia="Times New Roman"/>
                  <w:color w:val="000000"/>
                  <w:sz w:val="24"/>
                  <w:szCs w:val="24"/>
                  <w:lang w:eastAsia="en-GB"/>
                </w:rPr>
                <w:t>Assault</w:t>
              </w:r>
            </w:ins>
          </w:p>
        </w:tc>
        <w:tc>
          <w:tcPr>
            <w:tcW w:w="1890" w:type="dxa"/>
            <w:shd w:val="clear" w:color="auto" w:fill="auto"/>
            <w:noWrap/>
            <w:vAlign w:val="bottom"/>
            <w:hideMark/>
          </w:tcPr>
          <w:p w14:paraId="04D7F083" w14:textId="77777777" w:rsidR="00334A3C" w:rsidRPr="00334A3C" w:rsidRDefault="00334A3C" w:rsidP="00334A3C">
            <w:pPr>
              <w:spacing w:after="0" w:line="240" w:lineRule="auto"/>
              <w:rPr>
                <w:ins w:id="603" w:author="Parks, Robbie M" w:date="2018-11-01T12:21:00Z"/>
                <w:rFonts w:eastAsia="Times New Roman"/>
                <w:color w:val="000000"/>
                <w:sz w:val="24"/>
                <w:szCs w:val="24"/>
                <w:lang w:eastAsia="en-GB"/>
              </w:rPr>
            </w:pPr>
            <w:ins w:id="604" w:author="Parks, Robbie M" w:date="2018-11-01T12:21:00Z">
              <w:r w:rsidRPr="00334A3C">
                <w:rPr>
                  <w:rFonts w:eastAsia="Times New Roman"/>
                  <w:color w:val="000000"/>
                  <w:sz w:val="24"/>
                  <w:szCs w:val="24"/>
                  <w:lang w:eastAsia="en-GB"/>
                </w:rPr>
                <w:t xml:space="preserve"> 0.35 (-0.61, 1.32)</w:t>
              </w:r>
            </w:ins>
          </w:p>
        </w:tc>
        <w:tc>
          <w:tcPr>
            <w:tcW w:w="1768" w:type="dxa"/>
            <w:shd w:val="clear" w:color="auto" w:fill="auto"/>
            <w:noWrap/>
            <w:vAlign w:val="bottom"/>
            <w:hideMark/>
          </w:tcPr>
          <w:p w14:paraId="6B328C42" w14:textId="77777777" w:rsidR="00334A3C" w:rsidRPr="00334A3C" w:rsidRDefault="00334A3C" w:rsidP="00334A3C">
            <w:pPr>
              <w:spacing w:after="0" w:line="240" w:lineRule="auto"/>
              <w:rPr>
                <w:ins w:id="605" w:author="Parks, Robbie M" w:date="2018-11-01T12:21:00Z"/>
                <w:rFonts w:eastAsia="Times New Roman"/>
                <w:color w:val="000000"/>
                <w:sz w:val="24"/>
                <w:szCs w:val="24"/>
                <w:lang w:eastAsia="en-GB"/>
              </w:rPr>
            </w:pPr>
            <w:ins w:id="606" w:author="Parks, Robbie M" w:date="2018-11-01T12:21:00Z">
              <w:r w:rsidRPr="00334A3C">
                <w:rPr>
                  <w:rFonts w:eastAsia="Times New Roman"/>
                  <w:color w:val="000000"/>
                  <w:sz w:val="24"/>
                  <w:szCs w:val="24"/>
                  <w:lang w:eastAsia="en-GB"/>
                </w:rPr>
                <w:t xml:space="preserve"> 0.70 (-0.37, 1.82)</w:t>
              </w:r>
            </w:ins>
          </w:p>
        </w:tc>
        <w:tc>
          <w:tcPr>
            <w:tcW w:w="1749" w:type="dxa"/>
            <w:shd w:val="clear" w:color="auto" w:fill="auto"/>
            <w:noWrap/>
            <w:vAlign w:val="bottom"/>
            <w:hideMark/>
          </w:tcPr>
          <w:p w14:paraId="0D3BA270" w14:textId="77777777" w:rsidR="00334A3C" w:rsidRPr="00334A3C" w:rsidRDefault="00334A3C" w:rsidP="00334A3C">
            <w:pPr>
              <w:spacing w:after="0" w:line="240" w:lineRule="auto"/>
              <w:rPr>
                <w:ins w:id="607" w:author="Parks, Robbie M" w:date="2018-11-01T12:21:00Z"/>
                <w:rFonts w:eastAsia="Times New Roman"/>
                <w:color w:val="000000"/>
                <w:sz w:val="24"/>
                <w:szCs w:val="24"/>
                <w:lang w:eastAsia="en-GB"/>
              </w:rPr>
            </w:pPr>
            <w:ins w:id="608" w:author="Parks, Robbie M" w:date="2018-11-01T12:21:00Z">
              <w:r w:rsidRPr="00334A3C">
                <w:rPr>
                  <w:rFonts w:eastAsia="Times New Roman"/>
                  <w:color w:val="000000"/>
                  <w:sz w:val="24"/>
                  <w:szCs w:val="24"/>
                  <w:lang w:eastAsia="en-GB"/>
                </w:rPr>
                <w:t xml:space="preserve"> 0.82 ( 0.38, 1.27)</w:t>
              </w:r>
            </w:ins>
          </w:p>
        </w:tc>
        <w:tc>
          <w:tcPr>
            <w:tcW w:w="1749" w:type="dxa"/>
            <w:shd w:val="clear" w:color="auto" w:fill="auto"/>
            <w:noWrap/>
            <w:vAlign w:val="bottom"/>
            <w:hideMark/>
          </w:tcPr>
          <w:p w14:paraId="43D349E0" w14:textId="77777777" w:rsidR="00334A3C" w:rsidRPr="00334A3C" w:rsidRDefault="00334A3C" w:rsidP="00334A3C">
            <w:pPr>
              <w:spacing w:after="0" w:line="240" w:lineRule="auto"/>
              <w:rPr>
                <w:ins w:id="609" w:author="Parks, Robbie M" w:date="2018-11-01T12:21:00Z"/>
                <w:rFonts w:eastAsia="Times New Roman"/>
                <w:color w:val="000000"/>
                <w:sz w:val="24"/>
                <w:szCs w:val="24"/>
                <w:lang w:eastAsia="en-GB"/>
              </w:rPr>
            </w:pPr>
            <w:ins w:id="610" w:author="Parks, Robbie M" w:date="2018-11-01T12:21:00Z">
              <w:r w:rsidRPr="00334A3C">
                <w:rPr>
                  <w:rFonts w:eastAsia="Times New Roman"/>
                  <w:color w:val="000000"/>
                  <w:sz w:val="24"/>
                  <w:szCs w:val="24"/>
                  <w:lang w:eastAsia="en-GB"/>
                </w:rPr>
                <w:t xml:space="preserve"> 1.16 ( 0.74, 1.60)</w:t>
              </w:r>
            </w:ins>
          </w:p>
        </w:tc>
        <w:tc>
          <w:tcPr>
            <w:tcW w:w="1749" w:type="dxa"/>
            <w:shd w:val="clear" w:color="auto" w:fill="auto"/>
            <w:noWrap/>
            <w:vAlign w:val="bottom"/>
            <w:hideMark/>
          </w:tcPr>
          <w:p w14:paraId="1BC5F024" w14:textId="77777777" w:rsidR="00334A3C" w:rsidRPr="00334A3C" w:rsidRDefault="00334A3C" w:rsidP="00334A3C">
            <w:pPr>
              <w:spacing w:after="0" w:line="240" w:lineRule="auto"/>
              <w:rPr>
                <w:ins w:id="611" w:author="Parks, Robbie M" w:date="2018-11-01T12:21:00Z"/>
                <w:rFonts w:eastAsia="Times New Roman"/>
                <w:color w:val="000000"/>
                <w:sz w:val="24"/>
                <w:szCs w:val="24"/>
                <w:lang w:eastAsia="en-GB"/>
              </w:rPr>
            </w:pPr>
            <w:ins w:id="612" w:author="Parks, Robbie M" w:date="2018-11-01T12:21:00Z">
              <w:r w:rsidRPr="00334A3C">
                <w:rPr>
                  <w:rFonts w:eastAsia="Times New Roman"/>
                  <w:color w:val="000000"/>
                  <w:sz w:val="24"/>
                  <w:szCs w:val="24"/>
                  <w:lang w:eastAsia="en-GB"/>
                </w:rPr>
                <w:t xml:space="preserve"> 0.64 ( 0.15, 1.13)</w:t>
              </w:r>
            </w:ins>
          </w:p>
        </w:tc>
        <w:tc>
          <w:tcPr>
            <w:tcW w:w="1768" w:type="dxa"/>
            <w:shd w:val="clear" w:color="auto" w:fill="auto"/>
            <w:noWrap/>
            <w:vAlign w:val="bottom"/>
            <w:hideMark/>
          </w:tcPr>
          <w:p w14:paraId="139A5FC9" w14:textId="77777777" w:rsidR="00334A3C" w:rsidRPr="00334A3C" w:rsidRDefault="00334A3C" w:rsidP="00334A3C">
            <w:pPr>
              <w:spacing w:after="0" w:line="240" w:lineRule="auto"/>
              <w:rPr>
                <w:ins w:id="613" w:author="Parks, Robbie M" w:date="2018-11-01T12:21:00Z"/>
                <w:rFonts w:eastAsia="Times New Roman"/>
                <w:color w:val="000000"/>
                <w:sz w:val="24"/>
                <w:szCs w:val="24"/>
                <w:lang w:eastAsia="en-GB"/>
              </w:rPr>
            </w:pPr>
            <w:ins w:id="614" w:author="Parks, Robbie M" w:date="2018-11-01T12:21:00Z">
              <w:r w:rsidRPr="00334A3C">
                <w:rPr>
                  <w:rFonts w:eastAsia="Times New Roman"/>
                  <w:color w:val="000000"/>
                  <w:sz w:val="24"/>
                  <w:szCs w:val="24"/>
                  <w:lang w:eastAsia="en-GB"/>
                </w:rPr>
                <w:t xml:space="preserve"> 0.53 (-0.06, 1.12)</w:t>
              </w:r>
            </w:ins>
          </w:p>
        </w:tc>
        <w:tc>
          <w:tcPr>
            <w:tcW w:w="1787" w:type="dxa"/>
            <w:shd w:val="clear" w:color="auto" w:fill="auto"/>
            <w:noWrap/>
            <w:vAlign w:val="bottom"/>
            <w:hideMark/>
          </w:tcPr>
          <w:p w14:paraId="2459592B" w14:textId="77777777" w:rsidR="00334A3C" w:rsidRPr="00334A3C" w:rsidRDefault="00334A3C" w:rsidP="00334A3C">
            <w:pPr>
              <w:spacing w:after="0" w:line="240" w:lineRule="auto"/>
              <w:rPr>
                <w:ins w:id="615" w:author="Parks, Robbie M" w:date="2018-11-01T12:21:00Z"/>
                <w:rFonts w:eastAsia="Times New Roman"/>
                <w:color w:val="000000"/>
                <w:sz w:val="24"/>
                <w:szCs w:val="24"/>
                <w:lang w:eastAsia="en-GB"/>
              </w:rPr>
            </w:pPr>
            <w:ins w:id="616" w:author="Parks, Robbie M" w:date="2018-11-01T12:21:00Z">
              <w:r w:rsidRPr="00334A3C">
                <w:rPr>
                  <w:rFonts w:eastAsia="Times New Roman"/>
                  <w:color w:val="000000"/>
                  <w:sz w:val="24"/>
                  <w:szCs w:val="24"/>
                  <w:lang w:eastAsia="en-GB"/>
                </w:rPr>
                <w:t xml:space="preserve"> 0.90 ( 0.14, 1.67)</w:t>
              </w:r>
            </w:ins>
          </w:p>
        </w:tc>
        <w:tc>
          <w:tcPr>
            <w:tcW w:w="1768" w:type="dxa"/>
            <w:shd w:val="clear" w:color="auto" w:fill="auto"/>
            <w:noWrap/>
            <w:vAlign w:val="bottom"/>
            <w:hideMark/>
          </w:tcPr>
          <w:p w14:paraId="12BE947A" w14:textId="77777777" w:rsidR="00334A3C" w:rsidRPr="00334A3C" w:rsidRDefault="00334A3C" w:rsidP="00334A3C">
            <w:pPr>
              <w:spacing w:after="0" w:line="240" w:lineRule="auto"/>
              <w:rPr>
                <w:ins w:id="617" w:author="Parks, Robbie M" w:date="2018-11-01T12:21:00Z"/>
                <w:rFonts w:eastAsia="Times New Roman"/>
                <w:color w:val="000000"/>
                <w:sz w:val="24"/>
                <w:szCs w:val="24"/>
                <w:lang w:eastAsia="en-GB"/>
              </w:rPr>
            </w:pPr>
            <w:ins w:id="618" w:author="Parks, Robbie M" w:date="2018-11-01T12:21:00Z">
              <w:r w:rsidRPr="00334A3C">
                <w:rPr>
                  <w:rFonts w:eastAsia="Times New Roman"/>
                  <w:color w:val="000000"/>
                  <w:sz w:val="24"/>
                  <w:szCs w:val="24"/>
                  <w:lang w:eastAsia="en-GB"/>
                </w:rPr>
                <w:t xml:space="preserve"> 0.52 (-0.47, 1.49)</w:t>
              </w:r>
            </w:ins>
          </w:p>
        </w:tc>
        <w:tc>
          <w:tcPr>
            <w:tcW w:w="1787" w:type="dxa"/>
            <w:shd w:val="clear" w:color="auto" w:fill="auto"/>
            <w:noWrap/>
            <w:vAlign w:val="bottom"/>
            <w:hideMark/>
          </w:tcPr>
          <w:p w14:paraId="3452B53B" w14:textId="77777777" w:rsidR="00334A3C" w:rsidRPr="00334A3C" w:rsidRDefault="00334A3C" w:rsidP="00334A3C">
            <w:pPr>
              <w:spacing w:after="0" w:line="240" w:lineRule="auto"/>
              <w:rPr>
                <w:ins w:id="619" w:author="Parks, Robbie M" w:date="2018-11-01T12:21:00Z"/>
                <w:rFonts w:eastAsia="Times New Roman"/>
                <w:color w:val="000000"/>
                <w:sz w:val="24"/>
                <w:szCs w:val="24"/>
                <w:lang w:eastAsia="en-GB"/>
              </w:rPr>
            </w:pPr>
            <w:ins w:id="620" w:author="Parks, Robbie M" w:date="2018-11-01T12:21:00Z">
              <w:r w:rsidRPr="00334A3C">
                <w:rPr>
                  <w:rFonts w:eastAsia="Times New Roman"/>
                  <w:color w:val="000000"/>
                  <w:sz w:val="24"/>
                  <w:szCs w:val="24"/>
                  <w:lang w:eastAsia="en-GB"/>
                </w:rPr>
                <w:t xml:space="preserve"> 0.71 (-0.75, 2.19)</w:t>
              </w:r>
            </w:ins>
          </w:p>
        </w:tc>
      </w:tr>
      <w:tr w:rsidR="00334A3C" w:rsidRPr="00334A3C" w14:paraId="500AB602" w14:textId="77777777" w:rsidTr="00130EA5">
        <w:trPr>
          <w:trHeight w:val="320"/>
          <w:ins w:id="621" w:author="Parks, Robbie M" w:date="2018-11-01T12:21:00Z"/>
        </w:trPr>
        <w:tc>
          <w:tcPr>
            <w:tcW w:w="1300" w:type="dxa"/>
            <w:shd w:val="clear" w:color="auto" w:fill="auto"/>
            <w:noWrap/>
            <w:vAlign w:val="bottom"/>
            <w:hideMark/>
          </w:tcPr>
          <w:p w14:paraId="5AD26D76" w14:textId="77777777" w:rsidR="00334A3C" w:rsidRPr="00334A3C" w:rsidRDefault="00334A3C" w:rsidP="00334A3C">
            <w:pPr>
              <w:spacing w:after="0" w:line="240" w:lineRule="auto"/>
              <w:rPr>
                <w:ins w:id="622" w:author="Parks, Robbie M" w:date="2018-11-01T12:21:00Z"/>
                <w:rFonts w:eastAsia="Times New Roman"/>
                <w:color w:val="000000"/>
                <w:sz w:val="24"/>
                <w:szCs w:val="24"/>
                <w:lang w:eastAsia="en-GB"/>
              </w:rPr>
            </w:pPr>
            <w:ins w:id="623" w:author="Parks, Robbie M" w:date="2018-11-01T12:21:00Z">
              <w:r w:rsidRPr="00334A3C">
                <w:rPr>
                  <w:rFonts w:eastAsia="Times New Roman"/>
                  <w:color w:val="000000"/>
                  <w:sz w:val="24"/>
                  <w:szCs w:val="24"/>
                  <w:lang w:eastAsia="en-GB"/>
                </w:rPr>
                <w:t>Male</w:t>
              </w:r>
            </w:ins>
          </w:p>
        </w:tc>
        <w:tc>
          <w:tcPr>
            <w:tcW w:w="2742" w:type="dxa"/>
            <w:shd w:val="clear" w:color="auto" w:fill="auto"/>
            <w:noWrap/>
            <w:vAlign w:val="bottom"/>
            <w:hideMark/>
          </w:tcPr>
          <w:p w14:paraId="55BE2DFE" w14:textId="77777777" w:rsidR="00334A3C" w:rsidRPr="00334A3C" w:rsidRDefault="00334A3C" w:rsidP="00334A3C">
            <w:pPr>
              <w:spacing w:after="0" w:line="240" w:lineRule="auto"/>
              <w:rPr>
                <w:ins w:id="624" w:author="Parks, Robbie M" w:date="2018-11-01T12:21:00Z"/>
                <w:rFonts w:eastAsia="Times New Roman"/>
                <w:color w:val="000000"/>
                <w:sz w:val="24"/>
                <w:szCs w:val="24"/>
                <w:lang w:eastAsia="en-GB"/>
              </w:rPr>
            </w:pPr>
            <w:ins w:id="625" w:author="Parks, Robbie M" w:date="2018-11-01T12:21:00Z">
              <w:r w:rsidRPr="00334A3C">
                <w:rPr>
                  <w:rFonts w:eastAsia="Times New Roman"/>
                  <w:color w:val="000000"/>
                  <w:sz w:val="24"/>
                  <w:szCs w:val="24"/>
                  <w:lang w:eastAsia="en-GB"/>
                </w:rPr>
                <w:t>Intentional self-harm</w:t>
              </w:r>
            </w:ins>
          </w:p>
        </w:tc>
        <w:tc>
          <w:tcPr>
            <w:tcW w:w="1890" w:type="dxa"/>
            <w:shd w:val="clear" w:color="auto" w:fill="auto"/>
            <w:noWrap/>
            <w:vAlign w:val="bottom"/>
            <w:hideMark/>
          </w:tcPr>
          <w:p w14:paraId="7BF75937" w14:textId="77777777" w:rsidR="00334A3C" w:rsidRPr="00334A3C" w:rsidRDefault="00334A3C" w:rsidP="00334A3C">
            <w:pPr>
              <w:spacing w:after="0" w:line="240" w:lineRule="auto"/>
              <w:rPr>
                <w:ins w:id="626" w:author="Parks, Robbie M" w:date="2018-11-01T12:21:00Z"/>
                <w:rFonts w:eastAsia="Times New Roman"/>
                <w:color w:val="000000"/>
                <w:sz w:val="24"/>
                <w:szCs w:val="24"/>
                <w:lang w:eastAsia="en-GB"/>
              </w:rPr>
            </w:pPr>
            <w:ins w:id="627" w:author="Parks, Robbie M" w:date="2018-11-01T12:21:00Z">
              <w:r w:rsidRPr="00334A3C">
                <w:rPr>
                  <w:rFonts w:eastAsia="Times New Roman"/>
                  <w:color w:val="000000"/>
                  <w:sz w:val="24"/>
                  <w:szCs w:val="24"/>
                  <w:lang w:eastAsia="en-GB"/>
                </w:rPr>
                <w:t xml:space="preserve">  </w:t>
              </w:r>
              <w:proofErr w:type="spellStart"/>
              <w:r w:rsidRPr="00334A3C">
                <w:rPr>
                  <w:rFonts w:eastAsia="Times New Roman"/>
                  <w:color w:val="000000"/>
                  <w:sz w:val="24"/>
                  <w:szCs w:val="24"/>
                  <w:lang w:eastAsia="en-GB"/>
                </w:rPr>
                <w:t>NaN</w:t>
              </w:r>
              <w:proofErr w:type="spellEnd"/>
              <w:r w:rsidRPr="00334A3C">
                <w:rPr>
                  <w:rFonts w:eastAsia="Times New Roman"/>
                  <w:color w:val="000000"/>
                  <w:sz w:val="24"/>
                  <w:szCs w:val="24"/>
                  <w:lang w:eastAsia="en-GB"/>
                </w:rPr>
                <w:t xml:space="preserve"> (  </w:t>
              </w:r>
              <w:proofErr w:type="spellStart"/>
              <w:r w:rsidRPr="00334A3C">
                <w:rPr>
                  <w:rFonts w:eastAsia="Times New Roman"/>
                  <w:color w:val="000000"/>
                  <w:sz w:val="24"/>
                  <w:szCs w:val="24"/>
                  <w:lang w:eastAsia="en-GB"/>
                </w:rPr>
                <w:t>NaN</w:t>
              </w:r>
              <w:proofErr w:type="spellEnd"/>
              <w:r w:rsidRPr="00334A3C">
                <w:rPr>
                  <w:rFonts w:eastAsia="Times New Roman"/>
                  <w:color w:val="000000"/>
                  <w:sz w:val="24"/>
                  <w:szCs w:val="24"/>
                  <w:lang w:eastAsia="en-GB"/>
                </w:rPr>
                <w:t xml:space="preserve">,  </w:t>
              </w:r>
              <w:proofErr w:type="spellStart"/>
              <w:r w:rsidRPr="00334A3C">
                <w:rPr>
                  <w:rFonts w:eastAsia="Times New Roman"/>
                  <w:color w:val="000000"/>
                  <w:sz w:val="24"/>
                  <w:szCs w:val="24"/>
                  <w:lang w:eastAsia="en-GB"/>
                </w:rPr>
                <w:t>NaN</w:t>
              </w:r>
              <w:proofErr w:type="spellEnd"/>
              <w:r w:rsidRPr="00334A3C">
                <w:rPr>
                  <w:rFonts w:eastAsia="Times New Roman"/>
                  <w:color w:val="000000"/>
                  <w:sz w:val="24"/>
                  <w:szCs w:val="24"/>
                  <w:lang w:eastAsia="en-GB"/>
                </w:rPr>
                <w:t>)</w:t>
              </w:r>
            </w:ins>
          </w:p>
        </w:tc>
        <w:tc>
          <w:tcPr>
            <w:tcW w:w="1768" w:type="dxa"/>
            <w:shd w:val="clear" w:color="auto" w:fill="auto"/>
            <w:noWrap/>
            <w:vAlign w:val="bottom"/>
            <w:hideMark/>
          </w:tcPr>
          <w:p w14:paraId="5B267B0E" w14:textId="77777777" w:rsidR="00334A3C" w:rsidRPr="00334A3C" w:rsidRDefault="00334A3C" w:rsidP="00334A3C">
            <w:pPr>
              <w:spacing w:after="0" w:line="240" w:lineRule="auto"/>
              <w:rPr>
                <w:ins w:id="628" w:author="Parks, Robbie M" w:date="2018-11-01T12:21:00Z"/>
                <w:rFonts w:eastAsia="Times New Roman"/>
                <w:color w:val="000000"/>
                <w:sz w:val="24"/>
                <w:szCs w:val="24"/>
                <w:lang w:eastAsia="en-GB"/>
              </w:rPr>
            </w:pPr>
            <w:ins w:id="629" w:author="Parks, Robbie M" w:date="2018-11-01T12:21:00Z">
              <w:r w:rsidRPr="00334A3C">
                <w:rPr>
                  <w:rFonts w:eastAsia="Times New Roman"/>
                  <w:color w:val="000000"/>
                  <w:sz w:val="24"/>
                  <w:szCs w:val="24"/>
                  <w:lang w:eastAsia="en-GB"/>
                </w:rPr>
                <w:t xml:space="preserve"> 0.53 (-0.61, 1.70)</w:t>
              </w:r>
            </w:ins>
          </w:p>
        </w:tc>
        <w:tc>
          <w:tcPr>
            <w:tcW w:w="1749" w:type="dxa"/>
            <w:shd w:val="clear" w:color="auto" w:fill="auto"/>
            <w:noWrap/>
            <w:vAlign w:val="bottom"/>
            <w:hideMark/>
          </w:tcPr>
          <w:p w14:paraId="6E4BAD76" w14:textId="77777777" w:rsidR="00334A3C" w:rsidRPr="00334A3C" w:rsidRDefault="00334A3C" w:rsidP="00334A3C">
            <w:pPr>
              <w:spacing w:after="0" w:line="240" w:lineRule="auto"/>
              <w:rPr>
                <w:ins w:id="630" w:author="Parks, Robbie M" w:date="2018-11-01T12:21:00Z"/>
                <w:rFonts w:eastAsia="Times New Roman"/>
                <w:color w:val="000000"/>
                <w:sz w:val="24"/>
                <w:szCs w:val="24"/>
                <w:lang w:eastAsia="en-GB"/>
              </w:rPr>
            </w:pPr>
            <w:ins w:id="631" w:author="Parks, Robbie M" w:date="2018-11-01T12:21:00Z">
              <w:r w:rsidRPr="00334A3C">
                <w:rPr>
                  <w:rFonts w:eastAsia="Times New Roman"/>
                  <w:color w:val="000000"/>
                  <w:sz w:val="24"/>
                  <w:szCs w:val="24"/>
                  <w:lang w:eastAsia="en-GB"/>
                </w:rPr>
                <w:t xml:space="preserve"> 0.44 ( 0.06, 0.81)</w:t>
              </w:r>
            </w:ins>
          </w:p>
        </w:tc>
        <w:tc>
          <w:tcPr>
            <w:tcW w:w="1749" w:type="dxa"/>
            <w:shd w:val="clear" w:color="auto" w:fill="auto"/>
            <w:noWrap/>
            <w:vAlign w:val="bottom"/>
            <w:hideMark/>
          </w:tcPr>
          <w:p w14:paraId="684A7EDA" w14:textId="77777777" w:rsidR="00334A3C" w:rsidRPr="00334A3C" w:rsidRDefault="00334A3C" w:rsidP="00334A3C">
            <w:pPr>
              <w:spacing w:after="0" w:line="240" w:lineRule="auto"/>
              <w:rPr>
                <w:ins w:id="632" w:author="Parks, Robbie M" w:date="2018-11-01T12:21:00Z"/>
                <w:rFonts w:eastAsia="Times New Roman"/>
                <w:color w:val="000000"/>
                <w:sz w:val="24"/>
                <w:szCs w:val="24"/>
                <w:lang w:eastAsia="en-GB"/>
              </w:rPr>
            </w:pPr>
            <w:ins w:id="633" w:author="Parks, Robbie M" w:date="2018-11-01T12:21:00Z">
              <w:r w:rsidRPr="00334A3C">
                <w:rPr>
                  <w:rFonts w:eastAsia="Times New Roman"/>
                  <w:color w:val="000000"/>
                  <w:sz w:val="24"/>
                  <w:szCs w:val="24"/>
                  <w:lang w:eastAsia="en-GB"/>
                </w:rPr>
                <w:t xml:space="preserve"> 0.68 ( 0.33, 1.04)</w:t>
              </w:r>
            </w:ins>
          </w:p>
        </w:tc>
        <w:tc>
          <w:tcPr>
            <w:tcW w:w="1749" w:type="dxa"/>
            <w:shd w:val="clear" w:color="auto" w:fill="auto"/>
            <w:noWrap/>
            <w:vAlign w:val="bottom"/>
            <w:hideMark/>
          </w:tcPr>
          <w:p w14:paraId="0CF15C1F" w14:textId="77777777" w:rsidR="00334A3C" w:rsidRPr="00334A3C" w:rsidRDefault="00334A3C" w:rsidP="00334A3C">
            <w:pPr>
              <w:spacing w:after="0" w:line="240" w:lineRule="auto"/>
              <w:rPr>
                <w:ins w:id="634" w:author="Parks, Robbie M" w:date="2018-11-01T12:21:00Z"/>
                <w:rFonts w:eastAsia="Times New Roman"/>
                <w:color w:val="000000"/>
                <w:sz w:val="24"/>
                <w:szCs w:val="24"/>
                <w:lang w:eastAsia="en-GB"/>
              </w:rPr>
            </w:pPr>
            <w:ins w:id="635" w:author="Parks, Robbie M" w:date="2018-11-01T12:21:00Z">
              <w:r w:rsidRPr="00334A3C">
                <w:rPr>
                  <w:rFonts w:eastAsia="Times New Roman"/>
                  <w:color w:val="000000"/>
                  <w:sz w:val="24"/>
                  <w:szCs w:val="24"/>
                  <w:lang w:eastAsia="en-GB"/>
                </w:rPr>
                <w:t xml:space="preserve"> 0.88 ( 0.51, 1.25)</w:t>
              </w:r>
            </w:ins>
          </w:p>
        </w:tc>
        <w:tc>
          <w:tcPr>
            <w:tcW w:w="1768" w:type="dxa"/>
            <w:shd w:val="clear" w:color="auto" w:fill="auto"/>
            <w:noWrap/>
            <w:vAlign w:val="bottom"/>
            <w:hideMark/>
          </w:tcPr>
          <w:p w14:paraId="2267CC75" w14:textId="77777777" w:rsidR="00334A3C" w:rsidRPr="00334A3C" w:rsidRDefault="00334A3C" w:rsidP="00334A3C">
            <w:pPr>
              <w:spacing w:after="0" w:line="240" w:lineRule="auto"/>
              <w:rPr>
                <w:ins w:id="636" w:author="Parks, Robbie M" w:date="2018-11-01T12:21:00Z"/>
                <w:rFonts w:eastAsia="Times New Roman"/>
                <w:color w:val="000000"/>
                <w:sz w:val="24"/>
                <w:szCs w:val="24"/>
                <w:lang w:eastAsia="en-GB"/>
              </w:rPr>
            </w:pPr>
            <w:ins w:id="637" w:author="Parks, Robbie M" w:date="2018-11-01T12:21:00Z">
              <w:r w:rsidRPr="00334A3C">
                <w:rPr>
                  <w:rFonts w:eastAsia="Times New Roman"/>
                  <w:color w:val="000000"/>
                  <w:sz w:val="24"/>
                  <w:szCs w:val="24"/>
                  <w:lang w:eastAsia="en-GB"/>
                </w:rPr>
                <w:t xml:space="preserve"> 0.57 ( 0.19, 0.95)</w:t>
              </w:r>
            </w:ins>
          </w:p>
        </w:tc>
        <w:tc>
          <w:tcPr>
            <w:tcW w:w="1787" w:type="dxa"/>
            <w:shd w:val="clear" w:color="auto" w:fill="auto"/>
            <w:noWrap/>
            <w:vAlign w:val="bottom"/>
            <w:hideMark/>
          </w:tcPr>
          <w:p w14:paraId="031B6B04" w14:textId="77777777" w:rsidR="00334A3C" w:rsidRPr="00334A3C" w:rsidRDefault="00334A3C" w:rsidP="00334A3C">
            <w:pPr>
              <w:spacing w:after="0" w:line="240" w:lineRule="auto"/>
              <w:rPr>
                <w:ins w:id="638" w:author="Parks, Robbie M" w:date="2018-11-01T12:21:00Z"/>
                <w:rFonts w:eastAsia="Times New Roman"/>
                <w:color w:val="000000"/>
                <w:sz w:val="24"/>
                <w:szCs w:val="24"/>
                <w:lang w:eastAsia="en-GB"/>
              </w:rPr>
            </w:pPr>
            <w:ins w:id="639" w:author="Parks, Robbie M" w:date="2018-11-01T12:21:00Z">
              <w:r w:rsidRPr="00334A3C">
                <w:rPr>
                  <w:rFonts w:eastAsia="Times New Roman"/>
                  <w:color w:val="000000"/>
                  <w:sz w:val="24"/>
                  <w:szCs w:val="24"/>
                  <w:lang w:eastAsia="en-GB"/>
                </w:rPr>
                <w:t xml:space="preserve"> 1.00 ( 0.58, 1.44)</w:t>
              </w:r>
            </w:ins>
          </w:p>
        </w:tc>
        <w:tc>
          <w:tcPr>
            <w:tcW w:w="1768" w:type="dxa"/>
            <w:shd w:val="clear" w:color="auto" w:fill="auto"/>
            <w:noWrap/>
            <w:vAlign w:val="bottom"/>
            <w:hideMark/>
          </w:tcPr>
          <w:p w14:paraId="4DE52902" w14:textId="77777777" w:rsidR="00334A3C" w:rsidRPr="00334A3C" w:rsidRDefault="00334A3C" w:rsidP="00334A3C">
            <w:pPr>
              <w:spacing w:after="0" w:line="240" w:lineRule="auto"/>
              <w:rPr>
                <w:ins w:id="640" w:author="Parks, Robbie M" w:date="2018-11-01T12:21:00Z"/>
                <w:rFonts w:eastAsia="Times New Roman"/>
                <w:color w:val="000000"/>
                <w:sz w:val="24"/>
                <w:szCs w:val="24"/>
                <w:lang w:eastAsia="en-GB"/>
              </w:rPr>
            </w:pPr>
            <w:ins w:id="641" w:author="Parks, Robbie M" w:date="2018-11-01T12:21:00Z">
              <w:r w:rsidRPr="00334A3C">
                <w:rPr>
                  <w:rFonts w:eastAsia="Times New Roman"/>
                  <w:color w:val="000000"/>
                  <w:sz w:val="24"/>
                  <w:szCs w:val="24"/>
                  <w:lang w:eastAsia="en-GB"/>
                </w:rPr>
                <w:t xml:space="preserve"> 0.75 ( 0.27, 1.22)</w:t>
              </w:r>
            </w:ins>
          </w:p>
        </w:tc>
        <w:tc>
          <w:tcPr>
            <w:tcW w:w="1787" w:type="dxa"/>
            <w:shd w:val="clear" w:color="auto" w:fill="auto"/>
            <w:noWrap/>
            <w:vAlign w:val="bottom"/>
            <w:hideMark/>
          </w:tcPr>
          <w:p w14:paraId="6B63002D" w14:textId="77777777" w:rsidR="00334A3C" w:rsidRPr="00334A3C" w:rsidRDefault="00334A3C" w:rsidP="00334A3C">
            <w:pPr>
              <w:spacing w:after="0" w:line="240" w:lineRule="auto"/>
              <w:rPr>
                <w:ins w:id="642" w:author="Parks, Robbie M" w:date="2018-11-01T12:21:00Z"/>
                <w:rFonts w:eastAsia="Times New Roman"/>
                <w:color w:val="000000"/>
                <w:sz w:val="24"/>
                <w:szCs w:val="24"/>
                <w:lang w:eastAsia="en-GB"/>
              </w:rPr>
            </w:pPr>
            <w:ins w:id="643" w:author="Parks, Robbie M" w:date="2018-11-01T12:21:00Z">
              <w:r w:rsidRPr="00334A3C">
                <w:rPr>
                  <w:rFonts w:eastAsia="Times New Roman"/>
                  <w:color w:val="000000"/>
                  <w:sz w:val="24"/>
                  <w:szCs w:val="24"/>
                  <w:lang w:eastAsia="en-GB"/>
                </w:rPr>
                <w:t xml:space="preserve"> 0.86 ( 0.06, 1.65)</w:t>
              </w:r>
            </w:ins>
          </w:p>
        </w:tc>
      </w:tr>
    </w:tbl>
    <w:p w14:paraId="19085F5E" w14:textId="214D8A00" w:rsidR="00D04A37" w:rsidRPr="00636C9B" w:rsidRDefault="006F5C3F" w:rsidP="00D76DF7">
      <w:pPr>
        <w:spacing w:line="480" w:lineRule="auto"/>
        <w:jc w:val="both"/>
        <w:rPr>
          <w:rFonts w:ascii="Times New Roman" w:hAnsi="Times New Roman"/>
          <w:color w:val="000000" w:themeColor="text1"/>
          <w:sz w:val="24"/>
          <w:szCs w:val="24"/>
        </w:rPr>
      </w:pPr>
      <w:del w:id="644" w:author="Parks, Robbie M" w:date="2018-11-01T12:16:00Z">
        <w:r w:rsidRPr="00636C9B" w:rsidDel="002414E9">
          <w:rPr>
            <w:rFonts w:ascii="Times New Roman" w:hAnsi="Times New Roman"/>
            <w:color w:val="000000" w:themeColor="text1"/>
            <w:sz w:val="24"/>
            <w:szCs w:val="24"/>
          </w:rPr>
          <w:delText xml:space="preserve"> </w:delText>
        </w:r>
      </w:del>
    </w:p>
    <w:sectPr w:rsidR="00D04A37" w:rsidRPr="00636C9B" w:rsidSect="00194696">
      <w:pgSz w:w="16840" w:h="11900" w:orient="landscape"/>
      <w:pgMar w:top="1440" w:right="1440" w:bottom="1440" w:left="1440" w:header="720" w:footer="720" w:gutter="0"/>
      <w:lnNumType w:countBy="1" w:restart="continuous"/>
      <w:cols w:space="720"/>
      <w:docGrid w:linePitch="360"/>
      <w:sectPrChange w:id="645" w:author="Parks, Robbie M" w:date="2018-11-01T12:18:00Z">
        <w:sectPr w:rsidR="00D04A37" w:rsidRPr="00636C9B" w:rsidSect="00194696">
          <w:pgSz w:w="11900" w:h="16840" w:orient="portrait"/>
          <w:pgMar w:top="1440" w:right="1440" w:bottom="1440" w:left="1440" w:header="720" w:footer="720" w:gutter="0"/>
        </w:sectPr>
      </w:sectPrChang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6" w:author="Tamura-Wicks, Helen M" w:date="2018-11-01T14:28:00Z" w:initials="THM">
    <w:p w14:paraId="1EC1C597" w14:textId="6BBA0EAE" w:rsidR="00E62AEB" w:rsidRDefault="00E62AEB">
      <w:pPr>
        <w:pStyle w:val="CommentText"/>
      </w:pPr>
      <w:r>
        <w:rPr>
          <w:rStyle w:val="CommentReference"/>
        </w:rPr>
        <w:annotationRef/>
      </w:r>
      <w:r w:rsidR="00D31674">
        <w:rPr>
          <w:rStyle w:val="CommentReference"/>
        </w:rPr>
        <w:t xml:space="preserve">Distinguishing </w:t>
      </w:r>
      <w:proofErr w:type="gramStart"/>
      <w:r w:rsidR="00D31674">
        <w:rPr>
          <w:rStyle w:val="CommentReference"/>
        </w:rPr>
        <w:t>what ?</w:t>
      </w:r>
      <w:proofErr w:type="gramEnd"/>
      <w:r w:rsidR="00D31674">
        <w:rPr>
          <w:rStyle w:val="CommentReference"/>
        </w:rPr>
        <w:t xml:space="preserve"> </w:t>
      </w:r>
    </w:p>
  </w:comment>
  <w:comment w:id="19" w:author="Tamura-Wicks, Helen M" w:date="2018-11-01T14:29:00Z" w:initials="THM">
    <w:p w14:paraId="62D6328E" w14:textId="3B34F4D7" w:rsidR="00E62AEB" w:rsidRDefault="00E62AEB">
      <w:pPr>
        <w:pStyle w:val="CommentText"/>
      </w:pPr>
      <w:r>
        <w:rPr>
          <w:rStyle w:val="CommentReference"/>
        </w:rPr>
        <w:annotationRef/>
      </w:r>
      <w:r w:rsidR="00D31674">
        <w:t xml:space="preserve">Vulnerability of what ? </w:t>
      </w:r>
      <w:bookmarkStart w:id="20" w:name="_GoBack"/>
      <w:bookmarkEnd w:id="20"/>
      <w:r>
        <w:t xml:space="preserve"> </w:t>
      </w:r>
    </w:p>
  </w:comment>
  <w:comment w:id="35" w:author="Tamura-Wicks, Helen M" w:date="2018-11-01T14:33:00Z" w:initials="THM">
    <w:p w14:paraId="5FBB7E26" w14:textId="0084E3EB" w:rsidR="00E62AEB" w:rsidRDefault="00E62AEB">
      <w:pPr>
        <w:pStyle w:val="CommentText"/>
      </w:pPr>
      <w:r>
        <w:rPr>
          <w:rStyle w:val="CommentReference"/>
        </w:rPr>
        <w:annotationRef/>
      </w:r>
      <w:r>
        <w:t xml:space="preserve">Might want to explain what “contiguous” </w:t>
      </w:r>
      <w:proofErr w:type="gramStart"/>
      <w:r>
        <w:t>means ?</w:t>
      </w:r>
      <w:proofErr w:type="gramEnd"/>
      <w:r>
        <w:t xml:space="preserve"> Majid inserted in my main paper draft “(i.e. excluding Alaska and Hawaii)”</w:t>
      </w:r>
    </w:p>
  </w:comment>
  <w:comment w:id="66" w:author="Tamura-Wicks, Helen M" w:date="2018-11-01T14:35:00Z" w:initials="THM">
    <w:p w14:paraId="250C0C38" w14:textId="5CC5601B" w:rsidR="00E62AEB" w:rsidRDefault="00E62AEB">
      <w:pPr>
        <w:pStyle w:val="CommentText"/>
      </w:pPr>
      <w:r>
        <w:rPr>
          <w:rStyle w:val="CommentReference"/>
        </w:rPr>
        <w:annotationRef/>
      </w:r>
      <w:r>
        <w:t xml:space="preserve">Of temperature </w:t>
      </w:r>
      <w:proofErr w:type="gramStart"/>
      <w:r>
        <w:t>anomaly ?</w:t>
      </w:r>
      <w:proofErr w:type="gramEnd"/>
      <w:r>
        <w:t xml:space="preserve"> </w:t>
      </w:r>
    </w:p>
  </w:comment>
  <w:comment w:id="172" w:author="Ezzati, Majid" w:date="2018-10-22T19:35:00Z" w:initials="EM">
    <w:p w14:paraId="0B814888" w14:textId="2B4C3065" w:rsidR="008D1C1A" w:rsidRDefault="008D1C1A">
      <w:pPr>
        <w:pStyle w:val="CommentText"/>
      </w:pPr>
      <w:r>
        <w:rPr>
          <w:rStyle w:val="CommentReference"/>
        </w:rPr>
        <w:annotationRef/>
      </w:r>
      <w:proofErr w:type="gramStart"/>
      <w:r>
        <w:t>are</w:t>
      </w:r>
      <w:proofErr w:type="gramEnd"/>
      <w:r>
        <w:t xml:space="preserve"> these the forest plots? </w:t>
      </w:r>
    </w:p>
  </w:comment>
  <w:comment w:id="173" w:author="Parks, Robbie M" w:date="2018-10-29T12:15:00Z" w:initials="PRM">
    <w:p w14:paraId="351E5D0B" w14:textId="3CA9A6C0" w:rsidR="008D1C1A" w:rsidRDefault="008D1C1A">
      <w:pPr>
        <w:pStyle w:val="CommentText"/>
      </w:pPr>
      <w:r>
        <w:rPr>
          <w:rStyle w:val="CommentReference"/>
        </w:rPr>
        <w:annotationRef/>
      </w:r>
      <w:r>
        <w:t>Yes</w:t>
      </w:r>
    </w:p>
  </w:comment>
  <w:comment w:id="309" w:author="Tamura-Wicks, Helen M" w:date="2018-11-01T15:28:00Z" w:initials="THM">
    <w:p w14:paraId="48DB53A8" w14:textId="4F074D1C" w:rsidR="006C58FE" w:rsidRDefault="006C58FE">
      <w:pPr>
        <w:pStyle w:val="CommentText"/>
      </w:pPr>
      <w:r>
        <w:rPr>
          <w:rStyle w:val="CommentReference"/>
        </w:rPr>
        <w:annotationRef/>
      </w:r>
      <w:r>
        <w:t xml:space="preserve">I think Female panel needs to be at </w:t>
      </w:r>
      <w:proofErr w:type="gramStart"/>
      <w:r>
        <w:t>top ?</w:t>
      </w:r>
      <w:proofErr w:type="gramEnd"/>
      <w:r>
        <w:t xml:space="preserve"> For alphabetical order</w:t>
      </w:r>
    </w:p>
  </w:comment>
  <w:comment w:id="315" w:author="Tamura-Wicks, Helen M" w:date="2018-11-01T15:49:00Z" w:initials="THM">
    <w:p w14:paraId="35413B6F" w14:textId="0339C21C" w:rsidR="008621C2" w:rsidRDefault="008621C2">
      <w:pPr>
        <w:pStyle w:val="CommentText"/>
      </w:pPr>
      <w:r>
        <w:rPr>
          <w:rStyle w:val="CommentReference"/>
        </w:rPr>
        <w:annotationRef/>
      </w:r>
      <w:proofErr w:type="gramStart"/>
      <w:r>
        <w:t>Correct ?</w:t>
      </w:r>
      <w:proofErr w:type="gramEnd"/>
      <w:r>
        <w:t xml:space="preserve"> </w:t>
      </w:r>
    </w:p>
  </w:comment>
  <w:comment w:id="317" w:author="Tamura-Wicks, Helen M" w:date="2018-11-01T15:29:00Z" w:initials="THM">
    <w:p w14:paraId="314C9FFF" w14:textId="530B1FCB" w:rsidR="006C58FE" w:rsidRDefault="006C58FE">
      <w:pPr>
        <w:pStyle w:val="CommentText"/>
      </w:pPr>
      <w:r>
        <w:rPr>
          <w:rStyle w:val="CommentReference"/>
        </w:rPr>
        <w:annotationRef/>
      </w:r>
      <w:r>
        <w:t xml:space="preserve">Same as fig3 I think Females first. Should Intentional come before unintentional under same </w:t>
      </w:r>
      <w:proofErr w:type="gramStart"/>
      <w:r>
        <w:t>logic ??</w:t>
      </w:r>
      <w:proofErr w:type="gramEnd"/>
      <w:r>
        <w:t xml:space="preserve"> </w:t>
      </w:r>
    </w:p>
  </w:comment>
  <w:comment w:id="328" w:author="Tamura-Wicks, Helen M" w:date="2018-11-01T15:36:00Z" w:initials="THM">
    <w:p w14:paraId="69E225F7" w14:textId="760E01A0" w:rsidR="00280E5B" w:rsidRDefault="00280E5B">
      <w:pPr>
        <w:pStyle w:val="CommentText"/>
      </w:pPr>
      <w:r>
        <w:rPr>
          <w:rStyle w:val="CommentReference"/>
        </w:rPr>
        <w:annotationRef/>
      </w:r>
      <w:r>
        <w:t xml:space="preserve">What is this net </w:t>
      </w:r>
      <w:proofErr w:type="gramStart"/>
      <w:r>
        <w:t>of ?</w:t>
      </w:r>
      <w:proofErr w:type="gramEnd"/>
      <w:r>
        <w:t xml:space="preserv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EC1C597" w15:done="0"/>
  <w15:commentEx w15:paraId="62D6328E" w15:done="0"/>
  <w15:commentEx w15:paraId="5FBB7E26" w15:done="0"/>
  <w15:commentEx w15:paraId="250C0C38" w15:done="0"/>
  <w15:commentEx w15:paraId="0B814888" w15:done="0"/>
  <w15:commentEx w15:paraId="351E5D0B" w15:paraIdParent="0B814888" w15:done="0"/>
  <w15:commentEx w15:paraId="48DB53A8" w15:done="0"/>
  <w15:commentEx w15:paraId="35413B6F" w15:done="0"/>
  <w15:commentEx w15:paraId="314C9FFF" w15:done="0"/>
  <w15:commentEx w15:paraId="69E225F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A0E44A" w14:textId="77777777" w:rsidR="008D1C1A" w:rsidRDefault="008D1C1A">
      <w:pPr>
        <w:spacing w:after="0" w:line="240" w:lineRule="auto"/>
      </w:pPr>
      <w:r>
        <w:separator/>
      </w:r>
    </w:p>
  </w:endnote>
  <w:endnote w:type="continuationSeparator" w:id="0">
    <w:p w14:paraId="2424CA43" w14:textId="77777777" w:rsidR="008D1C1A" w:rsidRDefault="008D1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8D1C1A" w:rsidRDefault="008D1C1A"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8D1C1A" w:rsidRDefault="008D1C1A" w:rsidP="00705B8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5C2B8B5C" w:rsidR="008D1C1A" w:rsidRDefault="008D1C1A"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31674">
      <w:rPr>
        <w:rStyle w:val="PageNumber"/>
        <w:noProof/>
      </w:rPr>
      <w:t>2</w:t>
    </w:r>
    <w:r>
      <w:rPr>
        <w:rStyle w:val="PageNumber"/>
      </w:rPr>
      <w:fldChar w:fldCharType="end"/>
    </w:r>
  </w:p>
  <w:p w14:paraId="3F8F309C" w14:textId="77777777" w:rsidR="008D1C1A" w:rsidRDefault="008D1C1A" w:rsidP="00705B8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7389C9" w14:textId="77777777" w:rsidR="008D1C1A" w:rsidRDefault="008D1C1A">
      <w:pPr>
        <w:spacing w:after="0" w:line="240" w:lineRule="auto"/>
      </w:pPr>
      <w:r>
        <w:separator/>
      </w:r>
    </w:p>
  </w:footnote>
  <w:footnote w:type="continuationSeparator" w:id="0">
    <w:p w14:paraId="65FD0F0B" w14:textId="77777777" w:rsidR="008D1C1A" w:rsidRDefault="008D1C1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amura-Wicks, Helen M">
    <w15:presenceInfo w15:providerId="AD" w15:userId="S-1-5-21-243037206-41955558-561332275-212623"/>
  </w15:person>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43"/>
    <w:rsid w:val="00012A91"/>
    <w:rsid w:val="00012E7D"/>
    <w:rsid w:val="00012FB9"/>
    <w:rsid w:val="000135F4"/>
    <w:rsid w:val="0001432A"/>
    <w:rsid w:val="00015AFF"/>
    <w:rsid w:val="00016713"/>
    <w:rsid w:val="000210D1"/>
    <w:rsid w:val="0002178B"/>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4630"/>
    <w:rsid w:val="00044D40"/>
    <w:rsid w:val="00045CC4"/>
    <w:rsid w:val="00046D2C"/>
    <w:rsid w:val="00047A51"/>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984"/>
    <w:rsid w:val="00067A04"/>
    <w:rsid w:val="00067A14"/>
    <w:rsid w:val="000702D8"/>
    <w:rsid w:val="000711BB"/>
    <w:rsid w:val="00073B07"/>
    <w:rsid w:val="000752A7"/>
    <w:rsid w:val="000765BB"/>
    <w:rsid w:val="00077792"/>
    <w:rsid w:val="000819BC"/>
    <w:rsid w:val="00082C81"/>
    <w:rsid w:val="0008315C"/>
    <w:rsid w:val="0008437C"/>
    <w:rsid w:val="000844F7"/>
    <w:rsid w:val="00085345"/>
    <w:rsid w:val="0008595D"/>
    <w:rsid w:val="00085A4E"/>
    <w:rsid w:val="00086317"/>
    <w:rsid w:val="00090A3A"/>
    <w:rsid w:val="00091721"/>
    <w:rsid w:val="00091E48"/>
    <w:rsid w:val="000937AB"/>
    <w:rsid w:val="000938C0"/>
    <w:rsid w:val="00093E1B"/>
    <w:rsid w:val="00093F25"/>
    <w:rsid w:val="00094F74"/>
    <w:rsid w:val="00095490"/>
    <w:rsid w:val="00095915"/>
    <w:rsid w:val="000962A3"/>
    <w:rsid w:val="00097348"/>
    <w:rsid w:val="000A084D"/>
    <w:rsid w:val="000A0A5E"/>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581C"/>
    <w:rsid w:val="001063E9"/>
    <w:rsid w:val="00110568"/>
    <w:rsid w:val="00111694"/>
    <w:rsid w:val="00113FD5"/>
    <w:rsid w:val="00115F35"/>
    <w:rsid w:val="0011649A"/>
    <w:rsid w:val="001171AC"/>
    <w:rsid w:val="00120F44"/>
    <w:rsid w:val="00122769"/>
    <w:rsid w:val="00123D04"/>
    <w:rsid w:val="00124496"/>
    <w:rsid w:val="00124F13"/>
    <w:rsid w:val="001266B6"/>
    <w:rsid w:val="001273EA"/>
    <w:rsid w:val="00130C47"/>
    <w:rsid w:val="00130EA5"/>
    <w:rsid w:val="00131404"/>
    <w:rsid w:val="00131AE8"/>
    <w:rsid w:val="00132C6C"/>
    <w:rsid w:val="0013308F"/>
    <w:rsid w:val="001343C0"/>
    <w:rsid w:val="00136284"/>
    <w:rsid w:val="00141E26"/>
    <w:rsid w:val="00143E18"/>
    <w:rsid w:val="00145784"/>
    <w:rsid w:val="00145E04"/>
    <w:rsid w:val="00146A44"/>
    <w:rsid w:val="00146E70"/>
    <w:rsid w:val="001505CF"/>
    <w:rsid w:val="00151901"/>
    <w:rsid w:val="00152658"/>
    <w:rsid w:val="00152F5E"/>
    <w:rsid w:val="00156958"/>
    <w:rsid w:val="00156FC7"/>
    <w:rsid w:val="00160AE2"/>
    <w:rsid w:val="00161E98"/>
    <w:rsid w:val="00162988"/>
    <w:rsid w:val="0016379A"/>
    <w:rsid w:val="00165B58"/>
    <w:rsid w:val="0016666B"/>
    <w:rsid w:val="001668BC"/>
    <w:rsid w:val="0016714C"/>
    <w:rsid w:val="0016746F"/>
    <w:rsid w:val="00167A90"/>
    <w:rsid w:val="00167FBF"/>
    <w:rsid w:val="0017106C"/>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365D"/>
    <w:rsid w:val="001B41BA"/>
    <w:rsid w:val="001B4AE9"/>
    <w:rsid w:val="001B5646"/>
    <w:rsid w:val="001B7FB3"/>
    <w:rsid w:val="001C1104"/>
    <w:rsid w:val="001C1730"/>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A0"/>
    <w:rsid w:val="001E7732"/>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CD0"/>
    <w:rsid w:val="0024077D"/>
    <w:rsid w:val="00240A26"/>
    <w:rsid w:val="00241289"/>
    <w:rsid w:val="002412E5"/>
    <w:rsid w:val="002414E9"/>
    <w:rsid w:val="0024198F"/>
    <w:rsid w:val="00242F17"/>
    <w:rsid w:val="00243549"/>
    <w:rsid w:val="00243E2C"/>
    <w:rsid w:val="002452E3"/>
    <w:rsid w:val="0024593C"/>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4EE8"/>
    <w:rsid w:val="00266F8F"/>
    <w:rsid w:val="00267A9F"/>
    <w:rsid w:val="002736F5"/>
    <w:rsid w:val="00273FC0"/>
    <w:rsid w:val="00274FC3"/>
    <w:rsid w:val="002754D2"/>
    <w:rsid w:val="00277143"/>
    <w:rsid w:val="002773C7"/>
    <w:rsid w:val="00280E5B"/>
    <w:rsid w:val="00281454"/>
    <w:rsid w:val="002855D6"/>
    <w:rsid w:val="00285791"/>
    <w:rsid w:val="00287584"/>
    <w:rsid w:val="00290E98"/>
    <w:rsid w:val="00292A75"/>
    <w:rsid w:val="0029420D"/>
    <w:rsid w:val="00294C1D"/>
    <w:rsid w:val="00296A5E"/>
    <w:rsid w:val="00297C0C"/>
    <w:rsid w:val="002A0C66"/>
    <w:rsid w:val="002A0D68"/>
    <w:rsid w:val="002A17EC"/>
    <w:rsid w:val="002A2B91"/>
    <w:rsid w:val="002A2B94"/>
    <w:rsid w:val="002A2FF6"/>
    <w:rsid w:val="002A4698"/>
    <w:rsid w:val="002A4FB3"/>
    <w:rsid w:val="002A5534"/>
    <w:rsid w:val="002A58AD"/>
    <w:rsid w:val="002A658E"/>
    <w:rsid w:val="002A7720"/>
    <w:rsid w:val="002A772A"/>
    <w:rsid w:val="002B2E37"/>
    <w:rsid w:val="002B42BF"/>
    <w:rsid w:val="002B7F08"/>
    <w:rsid w:val="002C2D96"/>
    <w:rsid w:val="002C4371"/>
    <w:rsid w:val="002C5217"/>
    <w:rsid w:val="002C5765"/>
    <w:rsid w:val="002C5BFE"/>
    <w:rsid w:val="002C7D8D"/>
    <w:rsid w:val="002D1682"/>
    <w:rsid w:val="002D1F5C"/>
    <w:rsid w:val="002E0397"/>
    <w:rsid w:val="002E33EC"/>
    <w:rsid w:val="002E3961"/>
    <w:rsid w:val="002E3F81"/>
    <w:rsid w:val="002E44F0"/>
    <w:rsid w:val="002E4C60"/>
    <w:rsid w:val="002E4CDE"/>
    <w:rsid w:val="002E4DE2"/>
    <w:rsid w:val="002E4FAE"/>
    <w:rsid w:val="002E5598"/>
    <w:rsid w:val="002E7D09"/>
    <w:rsid w:val="002F14D2"/>
    <w:rsid w:val="002F2478"/>
    <w:rsid w:val="002F2B80"/>
    <w:rsid w:val="002F3F68"/>
    <w:rsid w:val="002F4658"/>
    <w:rsid w:val="002F49F5"/>
    <w:rsid w:val="002F4A6E"/>
    <w:rsid w:val="002F4DC5"/>
    <w:rsid w:val="002F6A0C"/>
    <w:rsid w:val="002F6D34"/>
    <w:rsid w:val="002F7093"/>
    <w:rsid w:val="002F753E"/>
    <w:rsid w:val="003007A1"/>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17BE3"/>
    <w:rsid w:val="00321373"/>
    <w:rsid w:val="00321590"/>
    <w:rsid w:val="00321DA9"/>
    <w:rsid w:val="0032273D"/>
    <w:rsid w:val="003231BD"/>
    <w:rsid w:val="003239BA"/>
    <w:rsid w:val="003257F8"/>
    <w:rsid w:val="00327C97"/>
    <w:rsid w:val="003301C2"/>
    <w:rsid w:val="0033375D"/>
    <w:rsid w:val="00334A3C"/>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4E5E"/>
    <w:rsid w:val="00365F79"/>
    <w:rsid w:val="0036664E"/>
    <w:rsid w:val="00367067"/>
    <w:rsid w:val="00370A14"/>
    <w:rsid w:val="00373407"/>
    <w:rsid w:val="00373ACD"/>
    <w:rsid w:val="003747E1"/>
    <w:rsid w:val="0037567B"/>
    <w:rsid w:val="00376963"/>
    <w:rsid w:val="00376EFE"/>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22D7"/>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3062"/>
    <w:rsid w:val="00416A32"/>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3A1C"/>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94F"/>
    <w:rsid w:val="00494A58"/>
    <w:rsid w:val="00494FE8"/>
    <w:rsid w:val="00495116"/>
    <w:rsid w:val="0049545B"/>
    <w:rsid w:val="004960CC"/>
    <w:rsid w:val="004A04FD"/>
    <w:rsid w:val="004A11D9"/>
    <w:rsid w:val="004A1BC7"/>
    <w:rsid w:val="004A2303"/>
    <w:rsid w:val="004A2551"/>
    <w:rsid w:val="004A3366"/>
    <w:rsid w:val="004A4077"/>
    <w:rsid w:val="004A48F3"/>
    <w:rsid w:val="004A5074"/>
    <w:rsid w:val="004A5369"/>
    <w:rsid w:val="004A5D7D"/>
    <w:rsid w:val="004B031E"/>
    <w:rsid w:val="004B16A0"/>
    <w:rsid w:val="004B2C0D"/>
    <w:rsid w:val="004B6C03"/>
    <w:rsid w:val="004B711E"/>
    <w:rsid w:val="004C0459"/>
    <w:rsid w:val="004C2047"/>
    <w:rsid w:val="004C3449"/>
    <w:rsid w:val="004C3F52"/>
    <w:rsid w:val="004C40E0"/>
    <w:rsid w:val="004C44F5"/>
    <w:rsid w:val="004C4565"/>
    <w:rsid w:val="004C67C0"/>
    <w:rsid w:val="004D0817"/>
    <w:rsid w:val="004D1163"/>
    <w:rsid w:val="004D134D"/>
    <w:rsid w:val="004D14C7"/>
    <w:rsid w:val="004D2342"/>
    <w:rsid w:val="004D2A65"/>
    <w:rsid w:val="004D3AAB"/>
    <w:rsid w:val="004D3C7F"/>
    <w:rsid w:val="004D5642"/>
    <w:rsid w:val="004D68DE"/>
    <w:rsid w:val="004D6DF0"/>
    <w:rsid w:val="004E2671"/>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10463"/>
    <w:rsid w:val="00510CB5"/>
    <w:rsid w:val="00510FD2"/>
    <w:rsid w:val="0051105A"/>
    <w:rsid w:val="0051175E"/>
    <w:rsid w:val="0051208B"/>
    <w:rsid w:val="005130C5"/>
    <w:rsid w:val="00514A85"/>
    <w:rsid w:val="00516469"/>
    <w:rsid w:val="00516C02"/>
    <w:rsid w:val="005179F4"/>
    <w:rsid w:val="00517A53"/>
    <w:rsid w:val="00520742"/>
    <w:rsid w:val="0052102A"/>
    <w:rsid w:val="00521EEA"/>
    <w:rsid w:val="00523C75"/>
    <w:rsid w:val="005259CD"/>
    <w:rsid w:val="00530793"/>
    <w:rsid w:val="00530F84"/>
    <w:rsid w:val="00534095"/>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71673"/>
    <w:rsid w:val="0057228F"/>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5156"/>
    <w:rsid w:val="005B69E7"/>
    <w:rsid w:val="005B71EA"/>
    <w:rsid w:val="005B744E"/>
    <w:rsid w:val="005B771B"/>
    <w:rsid w:val="005C2298"/>
    <w:rsid w:val="005C41BF"/>
    <w:rsid w:val="005C42CF"/>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329F"/>
    <w:rsid w:val="005E32A5"/>
    <w:rsid w:val="005E3707"/>
    <w:rsid w:val="005E4E2B"/>
    <w:rsid w:val="005E69CF"/>
    <w:rsid w:val="005E7132"/>
    <w:rsid w:val="005E752C"/>
    <w:rsid w:val="005F12EF"/>
    <w:rsid w:val="005F2A56"/>
    <w:rsid w:val="005F2B9B"/>
    <w:rsid w:val="005F2F3B"/>
    <w:rsid w:val="005F3783"/>
    <w:rsid w:val="005F37D8"/>
    <w:rsid w:val="005F3838"/>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07D56"/>
    <w:rsid w:val="00610AD2"/>
    <w:rsid w:val="00611F5E"/>
    <w:rsid w:val="006124E6"/>
    <w:rsid w:val="006126B3"/>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6C9B"/>
    <w:rsid w:val="00637323"/>
    <w:rsid w:val="00637860"/>
    <w:rsid w:val="00641AF0"/>
    <w:rsid w:val="00643BB4"/>
    <w:rsid w:val="00644452"/>
    <w:rsid w:val="0064457B"/>
    <w:rsid w:val="00645C3A"/>
    <w:rsid w:val="0064674D"/>
    <w:rsid w:val="00647252"/>
    <w:rsid w:val="00650B40"/>
    <w:rsid w:val="00651062"/>
    <w:rsid w:val="00651564"/>
    <w:rsid w:val="00651FB2"/>
    <w:rsid w:val="00652AC7"/>
    <w:rsid w:val="00654669"/>
    <w:rsid w:val="00655358"/>
    <w:rsid w:val="00661B1E"/>
    <w:rsid w:val="00661BB4"/>
    <w:rsid w:val="00662D9A"/>
    <w:rsid w:val="006633AD"/>
    <w:rsid w:val="00664921"/>
    <w:rsid w:val="00665BF4"/>
    <w:rsid w:val="00670CE3"/>
    <w:rsid w:val="00670EC7"/>
    <w:rsid w:val="00671DC6"/>
    <w:rsid w:val="00671E7D"/>
    <w:rsid w:val="00673042"/>
    <w:rsid w:val="0067689E"/>
    <w:rsid w:val="00680088"/>
    <w:rsid w:val="0068134B"/>
    <w:rsid w:val="00681F09"/>
    <w:rsid w:val="006824BA"/>
    <w:rsid w:val="00682E67"/>
    <w:rsid w:val="00682EB0"/>
    <w:rsid w:val="00685383"/>
    <w:rsid w:val="006854A4"/>
    <w:rsid w:val="00686509"/>
    <w:rsid w:val="006929D9"/>
    <w:rsid w:val="00692D95"/>
    <w:rsid w:val="00692E8C"/>
    <w:rsid w:val="006934E5"/>
    <w:rsid w:val="00694955"/>
    <w:rsid w:val="006965AD"/>
    <w:rsid w:val="00696668"/>
    <w:rsid w:val="00696DE6"/>
    <w:rsid w:val="0069733D"/>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C58FE"/>
    <w:rsid w:val="006D0B0D"/>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188"/>
    <w:rsid w:val="0070469D"/>
    <w:rsid w:val="007048AF"/>
    <w:rsid w:val="00705B84"/>
    <w:rsid w:val="007077B2"/>
    <w:rsid w:val="00707A42"/>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27E9B"/>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D35"/>
    <w:rsid w:val="007816AA"/>
    <w:rsid w:val="00782319"/>
    <w:rsid w:val="00782C8F"/>
    <w:rsid w:val="007836E6"/>
    <w:rsid w:val="00784530"/>
    <w:rsid w:val="00785965"/>
    <w:rsid w:val="00785C4C"/>
    <w:rsid w:val="007862FA"/>
    <w:rsid w:val="00786405"/>
    <w:rsid w:val="00787227"/>
    <w:rsid w:val="007902A9"/>
    <w:rsid w:val="00791079"/>
    <w:rsid w:val="00792201"/>
    <w:rsid w:val="00795E96"/>
    <w:rsid w:val="00796152"/>
    <w:rsid w:val="00797CAA"/>
    <w:rsid w:val="00797D2E"/>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FD"/>
    <w:rsid w:val="00802B74"/>
    <w:rsid w:val="00802E81"/>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5A19"/>
    <w:rsid w:val="00846033"/>
    <w:rsid w:val="0084714F"/>
    <w:rsid w:val="008474C9"/>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4BD"/>
    <w:rsid w:val="00884DB1"/>
    <w:rsid w:val="0088535B"/>
    <w:rsid w:val="00885DE5"/>
    <w:rsid w:val="00891E4E"/>
    <w:rsid w:val="00894665"/>
    <w:rsid w:val="00896670"/>
    <w:rsid w:val="0089667E"/>
    <w:rsid w:val="00897847"/>
    <w:rsid w:val="008979DD"/>
    <w:rsid w:val="00897C3E"/>
    <w:rsid w:val="008A167D"/>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CB"/>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2430"/>
    <w:rsid w:val="00942708"/>
    <w:rsid w:val="0094330D"/>
    <w:rsid w:val="00943F70"/>
    <w:rsid w:val="009457A0"/>
    <w:rsid w:val="00947DBC"/>
    <w:rsid w:val="00950EDB"/>
    <w:rsid w:val="00950FA9"/>
    <w:rsid w:val="00952D9C"/>
    <w:rsid w:val="009542B2"/>
    <w:rsid w:val="0095438D"/>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87F8E"/>
    <w:rsid w:val="00990906"/>
    <w:rsid w:val="009917CE"/>
    <w:rsid w:val="00991C6F"/>
    <w:rsid w:val="00991C78"/>
    <w:rsid w:val="00993E8C"/>
    <w:rsid w:val="00995292"/>
    <w:rsid w:val="009952E8"/>
    <w:rsid w:val="00995DC6"/>
    <w:rsid w:val="0099753F"/>
    <w:rsid w:val="00997E51"/>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2E74"/>
    <w:rsid w:val="009B30D5"/>
    <w:rsid w:val="009B4781"/>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05CD2"/>
    <w:rsid w:val="00A10491"/>
    <w:rsid w:val="00A106AC"/>
    <w:rsid w:val="00A10B0F"/>
    <w:rsid w:val="00A1135E"/>
    <w:rsid w:val="00A12752"/>
    <w:rsid w:val="00A13D22"/>
    <w:rsid w:val="00A16AC7"/>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77F87"/>
    <w:rsid w:val="00A82F83"/>
    <w:rsid w:val="00A83200"/>
    <w:rsid w:val="00A834C0"/>
    <w:rsid w:val="00A8418C"/>
    <w:rsid w:val="00A85AD2"/>
    <w:rsid w:val="00A860FB"/>
    <w:rsid w:val="00A869BC"/>
    <w:rsid w:val="00A87EFB"/>
    <w:rsid w:val="00A92649"/>
    <w:rsid w:val="00A92732"/>
    <w:rsid w:val="00A927F7"/>
    <w:rsid w:val="00A92D38"/>
    <w:rsid w:val="00A92E54"/>
    <w:rsid w:val="00A93465"/>
    <w:rsid w:val="00A94197"/>
    <w:rsid w:val="00A9605A"/>
    <w:rsid w:val="00AA0B3E"/>
    <w:rsid w:val="00AA16D4"/>
    <w:rsid w:val="00AA1780"/>
    <w:rsid w:val="00AA22B2"/>
    <w:rsid w:val="00AA2345"/>
    <w:rsid w:val="00AA353E"/>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C0065"/>
    <w:rsid w:val="00AC0413"/>
    <w:rsid w:val="00AC2FDE"/>
    <w:rsid w:val="00AC30AB"/>
    <w:rsid w:val="00AC4D0E"/>
    <w:rsid w:val="00AC5EFA"/>
    <w:rsid w:val="00AC6A7C"/>
    <w:rsid w:val="00AC6B2D"/>
    <w:rsid w:val="00AD1745"/>
    <w:rsid w:val="00AD19F6"/>
    <w:rsid w:val="00AD2D64"/>
    <w:rsid w:val="00AD2DD2"/>
    <w:rsid w:val="00AD3B38"/>
    <w:rsid w:val="00AD3B42"/>
    <w:rsid w:val="00AD4712"/>
    <w:rsid w:val="00AD60E9"/>
    <w:rsid w:val="00AE004C"/>
    <w:rsid w:val="00AE0241"/>
    <w:rsid w:val="00AE077A"/>
    <w:rsid w:val="00AE3126"/>
    <w:rsid w:val="00AE4643"/>
    <w:rsid w:val="00AE5B81"/>
    <w:rsid w:val="00AE5FBB"/>
    <w:rsid w:val="00AE66F2"/>
    <w:rsid w:val="00AE7643"/>
    <w:rsid w:val="00AF0F6F"/>
    <w:rsid w:val="00AF191B"/>
    <w:rsid w:val="00AF2479"/>
    <w:rsid w:val="00AF3AE1"/>
    <w:rsid w:val="00AF5B75"/>
    <w:rsid w:val="00AF664C"/>
    <w:rsid w:val="00AF7BAB"/>
    <w:rsid w:val="00AF7D87"/>
    <w:rsid w:val="00B001EE"/>
    <w:rsid w:val="00B007A6"/>
    <w:rsid w:val="00B007F7"/>
    <w:rsid w:val="00B00E97"/>
    <w:rsid w:val="00B01264"/>
    <w:rsid w:val="00B01DD4"/>
    <w:rsid w:val="00B01E96"/>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88E"/>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485E"/>
    <w:rsid w:val="00B648FB"/>
    <w:rsid w:val="00B654F3"/>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386"/>
    <w:rsid w:val="00B95EDC"/>
    <w:rsid w:val="00B96BA7"/>
    <w:rsid w:val="00B97049"/>
    <w:rsid w:val="00BA156D"/>
    <w:rsid w:val="00BA15DC"/>
    <w:rsid w:val="00BA1AAB"/>
    <w:rsid w:val="00BA1EA5"/>
    <w:rsid w:val="00BA2C5F"/>
    <w:rsid w:val="00BA6511"/>
    <w:rsid w:val="00BA697B"/>
    <w:rsid w:val="00BA6BAA"/>
    <w:rsid w:val="00BA6CEE"/>
    <w:rsid w:val="00BA717C"/>
    <w:rsid w:val="00BA7AAF"/>
    <w:rsid w:val="00BB050A"/>
    <w:rsid w:val="00BB0E8E"/>
    <w:rsid w:val="00BB11F8"/>
    <w:rsid w:val="00BB15BD"/>
    <w:rsid w:val="00BB1DF1"/>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412"/>
    <w:rsid w:val="00BC291C"/>
    <w:rsid w:val="00BC2A9E"/>
    <w:rsid w:val="00BC3F26"/>
    <w:rsid w:val="00BC4DCA"/>
    <w:rsid w:val="00BC59CA"/>
    <w:rsid w:val="00BC64C6"/>
    <w:rsid w:val="00BC6569"/>
    <w:rsid w:val="00BC6B2F"/>
    <w:rsid w:val="00BC7092"/>
    <w:rsid w:val="00BC7B29"/>
    <w:rsid w:val="00BC7CC1"/>
    <w:rsid w:val="00BD0F84"/>
    <w:rsid w:val="00BD2507"/>
    <w:rsid w:val="00BD35C4"/>
    <w:rsid w:val="00BD3A13"/>
    <w:rsid w:val="00BD463F"/>
    <w:rsid w:val="00BD46D9"/>
    <w:rsid w:val="00BD4A20"/>
    <w:rsid w:val="00BD57A3"/>
    <w:rsid w:val="00BD6258"/>
    <w:rsid w:val="00BE31C6"/>
    <w:rsid w:val="00BE31F9"/>
    <w:rsid w:val="00BE4125"/>
    <w:rsid w:val="00BE456B"/>
    <w:rsid w:val="00BE5840"/>
    <w:rsid w:val="00BE68D2"/>
    <w:rsid w:val="00BE7C5B"/>
    <w:rsid w:val="00BE7CD9"/>
    <w:rsid w:val="00BE7FCD"/>
    <w:rsid w:val="00BF0B90"/>
    <w:rsid w:val="00BF1D1B"/>
    <w:rsid w:val="00BF2101"/>
    <w:rsid w:val="00BF2C86"/>
    <w:rsid w:val="00BF362D"/>
    <w:rsid w:val="00BF4F62"/>
    <w:rsid w:val="00BF599D"/>
    <w:rsid w:val="00BF7A75"/>
    <w:rsid w:val="00C00127"/>
    <w:rsid w:val="00C02149"/>
    <w:rsid w:val="00C023B9"/>
    <w:rsid w:val="00C031A2"/>
    <w:rsid w:val="00C05BF3"/>
    <w:rsid w:val="00C060D1"/>
    <w:rsid w:val="00C06CD4"/>
    <w:rsid w:val="00C07275"/>
    <w:rsid w:val="00C072F3"/>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2E11"/>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40BA"/>
    <w:rsid w:val="00C55816"/>
    <w:rsid w:val="00C5765A"/>
    <w:rsid w:val="00C61364"/>
    <w:rsid w:val="00C62870"/>
    <w:rsid w:val="00C64DDC"/>
    <w:rsid w:val="00C659B7"/>
    <w:rsid w:val="00C65E19"/>
    <w:rsid w:val="00C65E56"/>
    <w:rsid w:val="00C66A15"/>
    <w:rsid w:val="00C70422"/>
    <w:rsid w:val="00C71A61"/>
    <w:rsid w:val="00C73948"/>
    <w:rsid w:val="00C757C4"/>
    <w:rsid w:val="00C761D8"/>
    <w:rsid w:val="00C77FA7"/>
    <w:rsid w:val="00C80001"/>
    <w:rsid w:val="00C803DD"/>
    <w:rsid w:val="00C829B2"/>
    <w:rsid w:val="00C8324B"/>
    <w:rsid w:val="00C83454"/>
    <w:rsid w:val="00C8394A"/>
    <w:rsid w:val="00C83C83"/>
    <w:rsid w:val="00C844E2"/>
    <w:rsid w:val="00C845EF"/>
    <w:rsid w:val="00C85C3F"/>
    <w:rsid w:val="00C86276"/>
    <w:rsid w:val="00C8683B"/>
    <w:rsid w:val="00C86BC6"/>
    <w:rsid w:val="00C8708D"/>
    <w:rsid w:val="00C918AA"/>
    <w:rsid w:val="00C92E67"/>
    <w:rsid w:val="00C93B13"/>
    <w:rsid w:val="00C95829"/>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B0F"/>
    <w:rsid w:val="00D16B2E"/>
    <w:rsid w:val="00D208C5"/>
    <w:rsid w:val="00D21DED"/>
    <w:rsid w:val="00D225F7"/>
    <w:rsid w:val="00D22A57"/>
    <w:rsid w:val="00D22FD3"/>
    <w:rsid w:val="00D24DC4"/>
    <w:rsid w:val="00D257FF"/>
    <w:rsid w:val="00D2681B"/>
    <w:rsid w:val="00D26D29"/>
    <w:rsid w:val="00D309F1"/>
    <w:rsid w:val="00D31674"/>
    <w:rsid w:val="00D31F7F"/>
    <w:rsid w:val="00D32C6C"/>
    <w:rsid w:val="00D349E0"/>
    <w:rsid w:val="00D34A10"/>
    <w:rsid w:val="00D35FA1"/>
    <w:rsid w:val="00D3784D"/>
    <w:rsid w:val="00D37EEA"/>
    <w:rsid w:val="00D435B3"/>
    <w:rsid w:val="00D44595"/>
    <w:rsid w:val="00D44AA8"/>
    <w:rsid w:val="00D47B6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234"/>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17AC"/>
    <w:rsid w:val="00DA2BC8"/>
    <w:rsid w:val="00DA2D75"/>
    <w:rsid w:val="00DA6133"/>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4B04"/>
    <w:rsid w:val="00DC6193"/>
    <w:rsid w:val="00DC662B"/>
    <w:rsid w:val="00DC7020"/>
    <w:rsid w:val="00DD2E2F"/>
    <w:rsid w:val="00DD303A"/>
    <w:rsid w:val="00DD3CAB"/>
    <w:rsid w:val="00DD3F33"/>
    <w:rsid w:val="00DD5199"/>
    <w:rsid w:val="00DD5A3A"/>
    <w:rsid w:val="00DD5A48"/>
    <w:rsid w:val="00DD61A0"/>
    <w:rsid w:val="00DD7CE7"/>
    <w:rsid w:val="00DE1306"/>
    <w:rsid w:val="00DE47D6"/>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20E63"/>
    <w:rsid w:val="00E22191"/>
    <w:rsid w:val="00E22C3E"/>
    <w:rsid w:val="00E252C8"/>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B0A"/>
    <w:rsid w:val="00E60F2F"/>
    <w:rsid w:val="00E6231C"/>
    <w:rsid w:val="00E62AEB"/>
    <w:rsid w:val="00E62B75"/>
    <w:rsid w:val="00E63EAE"/>
    <w:rsid w:val="00E63F26"/>
    <w:rsid w:val="00E6459A"/>
    <w:rsid w:val="00E6481D"/>
    <w:rsid w:val="00E65190"/>
    <w:rsid w:val="00E65B73"/>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4B1"/>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11"/>
    <w:rsid w:val="00ED0AAC"/>
    <w:rsid w:val="00ED27AF"/>
    <w:rsid w:val="00ED27C3"/>
    <w:rsid w:val="00ED3EB5"/>
    <w:rsid w:val="00ED4579"/>
    <w:rsid w:val="00ED6525"/>
    <w:rsid w:val="00ED673A"/>
    <w:rsid w:val="00ED6CCE"/>
    <w:rsid w:val="00ED7C0F"/>
    <w:rsid w:val="00EE0CA6"/>
    <w:rsid w:val="00EE14D8"/>
    <w:rsid w:val="00EE3B3A"/>
    <w:rsid w:val="00EE41FE"/>
    <w:rsid w:val="00EE5F55"/>
    <w:rsid w:val="00EE6B7E"/>
    <w:rsid w:val="00EE6FFE"/>
    <w:rsid w:val="00EE7C1C"/>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6A2"/>
    <w:rsid w:val="00F605C3"/>
    <w:rsid w:val="00F62450"/>
    <w:rsid w:val="00F62C99"/>
    <w:rsid w:val="00F636D9"/>
    <w:rsid w:val="00F63B6B"/>
    <w:rsid w:val="00F646E8"/>
    <w:rsid w:val="00F64D54"/>
    <w:rsid w:val="00F6506E"/>
    <w:rsid w:val="00F65391"/>
    <w:rsid w:val="00F6552A"/>
    <w:rsid w:val="00F65593"/>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15DD"/>
    <w:rsid w:val="00FE30FF"/>
    <w:rsid w:val="00FE46A6"/>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nia.nih.gov/news/advice-older-adults-staying-safe-hot-weather"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ihs.org/iihs/topics/t/teenagers/fatalityfacts/teenagers/201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ihs.org/iihs/topics/t/teenagers/fatalityfacts/teenagers/2016"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iihs.org/iihs/topics/t/teenagers/fatalityfacts/teenagers/2016" TargetMode="Externa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www.who.int/en/news-room/fact-sheets/detail/drow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7AC312C-D925-4087-B4D3-7A74D2660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26</Pages>
  <Words>21783</Words>
  <Characters>124166</Characters>
  <Application>Microsoft Office Word</Application>
  <DocSecurity>0</DocSecurity>
  <Lines>1034</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Tamura-Wicks, Helen M</cp:lastModifiedBy>
  <cp:revision>32</cp:revision>
  <dcterms:created xsi:type="dcterms:W3CDTF">2018-10-30T10:12:00Z</dcterms:created>
  <dcterms:modified xsi:type="dcterms:W3CDTF">2018-11-01T16:03:00Z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