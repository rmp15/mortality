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665BB2F6"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541658CE"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ins w:id="0" w:author="Robbie Parks" w:date="2019-02-17T22:18:00Z">
        <w:r w:rsidR="002A67B2">
          <w:rPr>
            <w:color w:val="000000" w:themeColor="text1"/>
          </w:rPr>
          <w:t>,</w:t>
        </w:r>
      </w:ins>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del w:id="1" w:author="Robbie Parks" w:date="2019-02-17T22:24:00Z">
        <w:r w:rsidR="00D812B2" w:rsidDel="008E0706">
          <w:rPr>
            <w:color w:val="000000" w:themeColor="text1"/>
          </w:rPr>
          <w:delText>XX</w:delText>
        </w:r>
      </w:del>
      <w:ins w:id="2" w:author="Robbie Parks" w:date="2019-02-17T22:24:00Z">
        <w:r w:rsidR="008E0706">
          <w:rPr>
            <w:color w:val="000000" w:themeColor="text1"/>
          </w:rPr>
          <w:t>9</w:t>
        </w:r>
      </w:ins>
      <w:ins w:id="3" w:author="Robbie Parks" w:date="2019-02-17T22:40:00Z">
        <w:r w:rsidR="00747F51">
          <w:rPr>
            <w:color w:val="000000" w:themeColor="text1"/>
          </w:rPr>
          <w:t>5.</w:t>
        </w:r>
      </w:ins>
      <w:ins w:id="4" w:author="Robbie Parks" w:date="2019-02-17T22:24:00Z">
        <w:r w:rsidR="008E0706">
          <w:rPr>
            <w:color w:val="000000" w:themeColor="text1"/>
          </w:rPr>
          <w:t>6</w:t>
        </w:r>
      </w:ins>
      <w:r w:rsidR="00D812B2">
        <w:rPr>
          <w:color w:val="000000" w:themeColor="text1"/>
        </w:rPr>
        <w:t xml:space="preserve">% of male injury deaths and </w:t>
      </w:r>
      <w:del w:id="5" w:author="Robbie Parks" w:date="2019-02-17T22:25:00Z">
        <w:r w:rsidR="00D812B2" w:rsidDel="006807D6">
          <w:rPr>
            <w:color w:val="000000" w:themeColor="text1"/>
          </w:rPr>
          <w:delText>YY</w:delText>
        </w:r>
      </w:del>
      <w:ins w:id="6" w:author="Robbie Parks" w:date="2019-02-17T22:25:00Z">
        <w:r w:rsidR="006807D6">
          <w:rPr>
            <w:color w:val="000000" w:themeColor="text1"/>
          </w:rPr>
          <w:t>9</w:t>
        </w:r>
      </w:ins>
      <w:ins w:id="7" w:author="Robbie Parks" w:date="2019-02-17T22:40:00Z">
        <w:r w:rsidR="00747F51">
          <w:rPr>
            <w:color w:val="000000" w:themeColor="text1"/>
          </w:rPr>
          <w:t>3.9</w:t>
        </w:r>
      </w:ins>
      <w:r w:rsidR="00D812B2">
        <w:rPr>
          <w:color w:val="000000" w:themeColor="text1"/>
        </w:rPr>
        <w:t xml:space="preserve">% of female injury deaths were in those aged 15 years and older (Figure 1). </w:t>
      </w:r>
      <w:r w:rsidR="00EA51F2">
        <w:rPr>
          <w:color w:val="000000" w:themeColor="text1"/>
        </w:rPr>
        <w:t>52.6% of male injury deaths were in those aged 15-44 years</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1DFFBD7" w14:textId="77777777" w:rsidR="00EA612C" w:rsidRDefault="00D03B30" w:rsidP="00FF023E">
      <w:pPr>
        <w:spacing w:line="480" w:lineRule="auto"/>
        <w:jc w:val="both"/>
        <w:rPr>
          <w:ins w:id="8" w:author="Robbie Parks" w:date="2019-02-21T20:20:00Z"/>
          <w:color w:val="000000" w:themeColor="text1"/>
        </w:rPr>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ins w:id="9" w:author="Robbie Parks" w:date="2019-02-21T20:06:00Z">
        <w:r w:rsidR="001B2FBD">
          <w:rPr>
            <w:color w:val="000000" w:themeColor="text1"/>
          </w:rPr>
          <w:t>M</w:t>
        </w:r>
      </w:ins>
      <w:ins w:id="10" w:author="Robbie Parks" w:date="2019-02-21T20:03:00Z">
        <w:r w:rsidR="00B935B0">
          <w:rPr>
            <w:color w:val="000000" w:themeColor="text1"/>
          </w:rPr>
          <w:t>ean absolute anomaly</w:t>
        </w:r>
      </w:ins>
      <w:ins w:id="11" w:author="Robbie Parks" w:date="2019-02-21T20:06:00Z">
        <w:r w:rsidR="001B2FBD">
          <w:rPr>
            <w:color w:val="000000" w:themeColor="text1"/>
          </w:rPr>
          <w:t xml:space="preserve"> across the period of study (1980-2016) ranged from </w:t>
        </w:r>
      </w:ins>
      <w:ins w:id="12" w:author="Robbie Parks" w:date="2019-02-21T20:07:00Z">
        <w:r w:rsidR="001B2FBD">
          <w:rPr>
            <w:color w:val="000000" w:themeColor="text1"/>
          </w:rPr>
          <w:t>0.4</w:t>
        </w:r>
      </w:ins>
      <w:ins w:id="13" w:author="Robbie Parks" w:date="2019-02-21T20:08:00Z">
        <w:r w:rsidR="001B2FBD" w:rsidRPr="00843ACB">
          <w:rPr>
            <w:bCs/>
            <w:color w:val="000000" w:themeColor="text1"/>
          </w:rPr>
          <w:t>°</w:t>
        </w:r>
        <w:r w:rsidR="001B2FBD">
          <w:rPr>
            <w:bCs/>
            <w:color w:val="000000" w:themeColor="text1"/>
          </w:rPr>
          <w:t>C</w:t>
        </w:r>
        <w:r w:rsidR="001B2FBD">
          <w:rPr>
            <w:color w:val="000000" w:themeColor="text1"/>
          </w:rPr>
          <w:t xml:space="preserve"> </w:t>
        </w:r>
      </w:ins>
      <w:ins w:id="14" w:author="Robbie Parks" w:date="2019-02-21T20:07:00Z">
        <w:r w:rsidR="001B2FBD">
          <w:rPr>
            <w:color w:val="000000" w:themeColor="text1"/>
          </w:rPr>
          <w:t xml:space="preserve">for Florida in September, to </w:t>
        </w:r>
      </w:ins>
      <w:ins w:id="15" w:author="Robbie Parks" w:date="2019-02-21T20:09:00Z">
        <w:r w:rsidR="001B2FBD">
          <w:rPr>
            <w:color w:val="000000" w:themeColor="text1"/>
          </w:rPr>
          <w:t>3.4</w:t>
        </w:r>
        <w:r w:rsidR="001B2FBD" w:rsidRPr="00843ACB">
          <w:rPr>
            <w:bCs/>
            <w:color w:val="000000" w:themeColor="text1"/>
          </w:rPr>
          <w:t>°</w:t>
        </w:r>
        <w:r w:rsidR="001B2FBD">
          <w:rPr>
            <w:bCs/>
            <w:color w:val="000000" w:themeColor="text1"/>
          </w:rPr>
          <w:t>C</w:t>
        </w:r>
        <w:r w:rsidR="001B2FBD">
          <w:rPr>
            <w:color w:val="000000" w:themeColor="text1"/>
          </w:rPr>
          <w:t xml:space="preserve"> for North Dakota in February</w:t>
        </w:r>
      </w:ins>
      <w:ins w:id="16" w:author="Robbie Parks" w:date="2019-02-21T20:11:00Z">
        <w:r w:rsidR="00623763">
          <w:rPr>
            <w:color w:val="000000" w:themeColor="text1"/>
          </w:rPr>
          <w:t xml:space="preserve"> (Figure 4). The</w:t>
        </w:r>
      </w:ins>
      <w:ins w:id="17" w:author="Robbie Parks" w:date="2019-02-21T20:10:00Z">
        <w:r w:rsidR="001B2FBD">
          <w:rPr>
            <w:color w:val="000000" w:themeColor="text1"/>
          </w:rPr>
          <w:t xml:space="preserve"> </w:t>
        </w:r>
      </w:ins>
      <w:ins w:id="18" w:author="Robbie Parks" w:date="2019-02-21T20:11:00Z">
        <w:r w:rsidR="00623763">
          <w:rPr>
            <w:color w:val="000000" w:themeColor="text1"/>
          </w:rPr>
          <w:t xml:space="preserve">absolute </w:t>
        </w:r>
      </w:ins>
      <w:ins w:id="19" w:author="Robbie Parks" w:date="2019-02-21T20:10:00Z">
        <w:r w:rsidR="001B2FBD">
          <w:rPr>
            <w:color w:val="000000" w:themeColor="text1"/>
          </w:rPr>
          <w:t>anomaly</w:t>
        </w:r>
      </w:ins>
      <w:ins w:id="20" w:author="Robbie Parks" w:date="2019-02-21T20:19:00Z">
        <w:r w:rsidR="000B6108">
          <w:rPr>
            <w:color w:val="000000" w:themeColor="text1"/>
          </w:rPr>
          <w:t>, a measure of how variable anomalies</w:t>
        </w:r>
      </w:ins>
      <w:ins w:id="21" w:author="Robbie Parks" w:date="2019-02-21T20:20:00Z">
        <w:r w:rsidR="000B6108">
          <w:rPr>
            <w:color w:val="000000" w:themeColor="text1"/>
          </w:rPr>
          <w:t xml:space="preserve"> are around the central zero value,</w:t>
        </w:r>
      </w:ins>
      <w:ins w:id="22" w:author="Robbie Parks" w:date="2019-02-21T20:19:00Z">
        <w:r w:rsidR="000B6108">
          <w:rPr>
            <w:color w:val="000000" w:themeColor="text1"/>
          </w:rPr>
          <w:t xml:space="preserve"> had a median value of</w:t>
        </w:r>
      </w:ins>
      <w:ins w:id="23" w:author="Robbie Parks" w:date="2019-02-21T20:10:00Z">
        <w:r w:rsidR="001B2FBD">
          <w:rPr>
            <w:color w:val="000000" w:themeColor="text1"/>
          </w:rPr>
          <w:t xml:space="preserve"> </w:t>
        </w:r>
      </w:ins>
      <w:ins w:id="24" w:author="Robbie Parks" w:date="2019-02-21T20:20:00Z">
        <w:r w:rsidR="000B6108">
          <w:rPr>
            <w:color w:val="000000" w:themeColor="text1"/>
          </w:rPr>
          <w:t>1.2</w:t>
        </w:r>
        <w:r w:rsidR="000B6108" w:rsidRPr="00843ACB">
          <w:rPr>
            <w:bCs/>
            <w:color w:val="000000" w:themeColor="text1"/>
          </w:rPr>
          <w:t>°</w:t>
        </w:r>
        <w:r w:rsidR="000B6108">
          <w:rPr>
            <w:bCs/>
            <w:color w:val="000000" w:themeColor="text1"/>
          </w:rPr>
          <w:t>C</w:t>
        </w:r>
        <w:r w:rsidR="000B6108">
          <w:rPr>
            <w:bCs/>
            <w:color w:val="000000" w:themeColor="text1"/>
          </w:rPr>
          <w:t xml:space="preserve"> </w:t>
        </w:r>
      </w:ins>
      <w:ins w:id="25" w:author="Robbie Parks" w:date="2019-02-21T20:10:00Z">
        <w:r w:rsidR="001B2FBD">
          <w:rPr>
            <w:bCs/>
            <w:color w:val="000000" w:themeColor="text1"/>
          </w:rPr>
          <w:t>across all states and months</w:t>
        </w:r>
      </w:ins>
      <w:ins w:id="26" w:author="Robbie Parks" w:date="2019-02-21T20:11:00Z">
        <w:r w:rsidR="005E0005">
          <w:rPr>
            <w:bCs/>
            <w:color w:val="000000" w:themeColor="text1"/>
          </w:rPr>
          <w:t xml:space="preserve">, with </w:t>
        </w:r>
      </w:ins>
      <w:ins w:id="27" w:author="Robbie Parks" w:date="2019-02-21T20:14:00Z">
        <w:r w:rsidR="00FF46E2">
          <w:rPr>
            <w:bCs/>
            <w:color w:val="000000" w:themeColor="text1"/>
          </w:rPr>
          <w:t>27</w:t>
        </w:r>
      </w:ins>
      <w:ins w:id="28" w:author="Robbie Parks" w:date="2019-02-21T20:13:00Z">
        <w:r w:rsidR="005E0005">
          <w:rPr>
            <w:bCs/>
            <w:color w:val="000000" w:themeColor="text1"/>
          </w:rPr>
          <w:t xml:space="preserve">% of </w:t>
        </w:r>
        <w:r w:rsidR="005E0005">
          <w:rPr>
            <w:bCs/>
            <w:color w:val="000000" w:themeColor="text1"/>
          </w:rPr>
          <w:lastRenderedPageBreak/>
          <w:t>mean absolute anomalies over states and months less than 1</w:t>
        </w:r>
        <w:r w:rsidR="005E0005" w:rsidRPr="00843ACB">
          <w:rPr>
            <w:bCs/>
            <w:color w:val="000000" w:themeColor="text1"/>
          </w:rPr>
          <w:t>°</w:t>
        </w:r>
        <w:r w:rsidR="005E0005">
          <w:rPr>
            <w:bCs/>
            <w:color w:val="000000" w:themeColor="text1"/>
          </w:rPr>
          <w:t>C</w:t>
        </w:r>
        <w:r w:rsidR="005E0005">
          <w:rPr>
            <w:bCs/>
            <w:color w:val="000000" w:themeColor="text1"/>
          </w:rPr>
          <w:t xml:space="preserve">, </w:t>
        </w:r>
      </w:ins>
      <w:ins w:id="29" w:author="Robbie Parks" w:date="2019-02-21T20:19:00Z">
        <w:r w:rsidR="00A2460E">
          <w:rPr>
            <w:bCs/>
            <w:color w:val="000000" w:themeColor="text1"/>
          </w:rPr>
          <w:t>along with</w:t>
        </w:r>
      </w:ins>
      <w:ins w:id="30" w:author="Robbie Parks" w:date="2019-02-21T20:14:00Z">
        <w:r w:rsidR="005E0005">
          <w:rPr>
            <w:bCs/>
            <w:color w:val="000000" w:themeColor="text1"/>
          </w:rPr>
          <w:t xml:space="preserve"> </w:t>
        </w:r>
        <w:r w:rsidR="00FF46E2">
          <w:rPr>
            <w:bCs/>
            <w:color w:val="000000" w:themeColor="text1"/>
          </w:rPr>
          <w:t xml:space="preserve">90% less than </w:t>
        </w:r>
        <w:r w:rsidR="00FF46E2">
          <w:rPr>
            <w:color w:val="000000" w:themeColor="text1"/>
          </w:rPr>
          <w:t>2</w:t>
        </w:r>
        <w:r w:rsidR="00FF46E2" w:rsidRPr="00843ACB">
          <w:rPr>
            <w:bCs/>
            <w:color w:val="000000" w:themeColor="text1"/>
          </w:rPr>
          <w:t>°</w:t>
        </w:r>
        <w:r w:rsidR="00FF46E2">
          <w:rPr>
            <w:bCs/>
            <w:color w:val="000000" w:themeColor="text1"/>
          </w:rPr>
          <w:t>C</w:t>
        </w:r>
        <w:r w:rsidR="00EB26F7">
          <w:rPr>
            <w:bCs/>
            <w:color w:val="000000" w:themeColor="text1"/>
          </w:rPr>
          <w:t xml:space="preserve"> (Figure 4)</w:t>
        </w:r>
      </w:ins>
      <w:ins w:id="31" w:author="Robbie Parks" w:date="2019-02-21T19:18:00Z">
        <w:r w:rsidR="00FF0139">
          <w:rPr>
            <w:color w:val="000000" w:themeColor="text1"/>
          </w:rPr>
          <w:t xml:space="preserve">. </w:t>
        </w:r>
      </w:ins>
    </w:p>
    <w:p w14:paraId="3C30D97C" w14:textId="77777777" w:rsidR="00EA612C" w:rsidRDefault="00EA612C" w:rsidP="00FF023E">
      <w:pPr>
        <w:spacing w:line="480" w:lineRule="auto"/>
        <w:jc w:val="both"/>
        <w:rPr>
          <w:ins w:id="32" w:author="Robbie Parks" w:date="2019-02-21T20:20:00Z"/>
          <w:color w:val="000000" w:themeColor="text1"/>
        </w:rPr>
      </w:pPr>
    </w:p>
    <w:p w14:paraId="177FB3F2" w14:textId="75D309EE" w:rsidR="00811D83" w:rsidRDefault="00D03B30" w:rsidP="00FF023E">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and for their long-term trends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resultant risk estimate</w:t>
      </w:r>
      <w:ins w:id="33" w:author="Robbie Parks" w:date="2019-02-21T20:15:00Z">
        <w:r w:rsidR="00A04017">
          <w:rPr>
            <w:color w:val="000000" w:themeColor="text1"/>
          </w:rPr>
          <w:t>s</w:t>
        </w:r>
      </w:ins>
      <w:del w:id="34" w:author="Robbie Parks" w:date="2019-02-21T20:15:00Z">
        <w:r w:rsidDel="00A04017">
          <w:rPr>
            <w:color w:val="000000" w:themeColor="text1"/>
          </w:rPr>
          <w:delText>s</w:delText>
        </w:r>
        <w:r w:rsidR="0095118B" w:rsidDel="00A04017">
          <w:rPr>
            <w:color w:val="000000" w:themeColor="text1"/>
          </w:rPr>
          <w:delText xml:space="preserve"> (Supplementary Figure 1)</w:delText>
        </w:r>
        <w:r w:rsidR="00811D83" w:rsidDel="00A04017">
          <w:rPr>
            <w:color w:val="000000" w:themeColor="text1"/>
          </w:rPr>
          <w:delText>,</w:delText>
        </w:r>
      </w:del>
      <w:r w:rsidR="00811D83">
        <w:rPr>
          <w:color w:val="000000" w:themeColor="text1"/>
        </w:rPr>
        <w:t xml:space="preserve">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342911E2"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del w:id="35" w:author="Robbie Parks" w:date="2019-02-21T19:12:00Z">
        <w:r w:rsidR="00107AA8" w:rsidRPr="00C60C27" w:rsidDel="00AB1C19">
          <w:delText xml:space="preserve">Figure </w:delText>
        </w:r>
        <w:r w:rsidR="00B44620" w:rsidRPr="00214145" w:rsidDel="00AB1C19">
          <w:delText>4</w:delText>
        </w:r>
      </w:del>
      <w:ins w:id="36" w:author="Robbie Parks" w:date="2019-02-21T19:12:00Z">
        <w:r w:rsidR="00AB1C19">
          <w:t>Figure 5</w:t>
        </w:r>
      </w:ins>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del w:id="37" w:author="Robbie Parks" w:date="2019-02-21T19:12:00Z">
        <w:r w:rsidRPr="00535841" w:rsidDel="00AB1C19">
          <w:delText>F</w:delText>
        </w:r>
        <w:r w:rsidRPr="00E440F0" w:rsidDel="00AB1C19">
          <w:delText>igure 4</w:delText>
        </w:r>
      </w:del>
      <w:ins w:id="38" w:author="Robbie Parks" w:date="2019-02-21T19:12:00Z">
        <w:r w:rsidR="00AB1C19">
          <w:t>Figure 5</w:t>
        </w:r>
      </w:ins>
      <w:r w:rsidRPr="00E440F0">
        <w:t>)</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ins w:id="39" w:author="Robbie Parks" w:date="2019-02-17T22:30:00Z">
        <w:r w:rsidR="00A866D4">
          <w:t>448)</w:t>
        </w:r>
      </w:ins>
      <w:del w:id="40" w:author="Robbie Parks" w:date="2019-02-17T22:30:00Z">
        <w:r w:rsidR="006F569A" w:rsidDel="00A866D4">
          <w:delText>XX)</w:delText>
        </w:r>
        <w:r w:rsidR="00A26C87" w:rsidDel="00A866D4">
          <w:delText>,</w:delText>
        </w:r>
        <w:r w:rsidR="00A26C87" w:rsidRPr="003017A9" w:rsidDel="00A866D4">
          <w:delText xml:space="preserve"> </w:delText>
        </w:r>
      </w:del>
      <w:ins w:id="41" w:author="Robbie Parks" w:date="2019-02-17T22:30:00Z">
        <w:r w:rsidR="00A866D4" w:rsidRPr="003017A9">
          <w:t xml:space="preserve"> </w:t>
        </w:r>
      </w:ins>
      <w:r w:rsidR="00A26C87" w:rsidRPr="003017A9">
        <w:t xml:space="preserve">followed by </w:t>
      </w:r>
      <w:r w:rsidR="009D01D0">
        <w:t xml:space="preserve">intentional </w:t>
      </w:r>
      <w:r w:rsidR="00A26C87" w:rsidRPr="003017A9">
        <w:t>self-harm</w:t>
      </w:r>
      <w:r w:rsidR="006F569A">
        <w:t xml:space="preserve"> (</w:t>
      </w:r>
      <w:ins w:id="42" w:author="Robbie Parks" w:date="2019-02-17T22:31:00Z">
        <w:r w:rsidR="00FF54C5">
          <w:t>315</w:t>
        </w:r>
      </w:ins>
      <w:del w:id="43" w:author="Robbie Parks" w:date="2019-02-17T22:30:00Z">
        <w:r w:rsidR="006F569A" w:rsidDel="00A866D4">
          <w:delText>XX</w:delText>
        </w:r>
      </w:del>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the 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w:t>
      </w:r>
      <w:r w:rsidR="00F47C92">
        <w:lastRenderedPageBreak/>
        <w:t>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ins w:id="44" w:author="Robbie Parks" w:date="2019-02-15T15:35:00Z">
        <w:r w:rsidR="00B52DB6">
          <w:t xml:space="preserve"> </w:t>
        </w:r>
      </w:ins>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r w:rsidR="00186114">
        <w:t xml:space="preserve">who are more </w:t>
      </w:r>
      <w:r w:rsidR="00186114">
        <w:lastRenderedPageBreak/>
        <w:t>likely than other age groups to crash while intoxicated,</w:t>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6449BA81" w:rsidR="00701866" w:rsidRPr="00542390" w:rsidRDefault="00BE5F0E" w:rsidP="00D92F3C">
      <w:pPr>
        <w:spacing w:line="480" w:lineRule="auto"/>
        <w:jc w:val="both"/>
        <w:rPr>
          <w:i/>
          <w:color w:val="000000" w:themeColor="text1"/>
        </w:rPr>
      </w:pPr>
      <w:r>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ins w:id="45" w:author="Robbie Parks" w:date="2019-02-15T15:37:00Z">
        <w:r w:rsidR="00B52DB6">
          <w:t xml:space="preserve"> </w:t>
        </w:r>
      </w:ins>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del w:id="46" w:author="Robbie Parks" w:date="2019-02-17T23:20:00Z">
        <w:r w:rsidR="00681A5F" w:rsidDel="00506ECB">
          <w:delText xml:space="preserve">associated </w:delText>
        </w:r>
      </w:del>
      <w:ins w:id="47" w:author="Robbie Parks" w:date="2019-02-17T23:20:00Z">
        <w:r w:rsidR="00506ECB">
          <w:t xml:space="preserve">hypothesised </w:t>
        </w:r>
      </w:ins>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Default="00701866" w:rsidP="00FF023E">
      <w:pPr>
        <w:spacing w:line="480" w:lineRule="auto"/>
        <w:jc w:val="both"/>
        <w:rPr>
          <w:i/>
        </w:rPr>
      </w:pPr>
    </w:p>
    <w:p w14:paraId="0612ADBF" w14:textId="27295D0B"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ins w:id="48" w:author="Robbie Parks" w:date="2019-02-15T15:41:00Z">
        <w:r w:rsidR="00B52DB6">
          <w:t>u</w:t>
        </w:r>
      </w:ins>
      <w:r w:rsidR="000931BC">
        <w:t>re if</w:t>
      </w:r>
      <w:r w:rsidR="00701866">
        <w:t xml:space="preserve"> 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9049A1">
        <w:t xml:space="preserve">massive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although it is unlikely that </w:t>
      </w:r>
      <w:r w:rsidR="00BE5F0E">
        <w:t>such</w:t>
      </w:r>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1DC81C4F" w:rsidR="00F76D4F" w:rsidRPr="00254463" w:rsidRDefault="00735673" w:rsidP="00FF023E">
      <w:pPr>
        <w:spacing w:line="480" w:lineRule="auto"/>
        <w:jc w:val="both"/>
      </w:pPr>
      <w:r w:rsidRPr="00254463">
        <w:lastRenderedPageBreak/>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r w:rsidR="00447981">
        <w:t xml:space="preserve">phenomena such as </w:t>
      </w:r>
      <w:r>
        <w:t>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A74766">
        <w:t xml:space="preserve">those, especially men, in young to middle-ages will experience the largest impacts. </w:t>
      </w:r>
      <w:r w:rsidR="00584490">
        <w:t xml:space="preserve">This group currently experiences disproportionately large burden of injuries. Therefore a combination of public health interventions that broadly target injuries in these groups – for example </w:t>
      </w:r>
      <w:del w:id="49" w:author="Robbie Parks" w:date="2019-02-17T22:34:00Z">
        <w:r w:rsidR="00584490" w:rsidDel="00C3189F">
          <w:delText xml:space="preserve">XXXXX </w:delText>
        </w:r>
      </w:del>
      <w:ins w:id="50" w:author="Robbie Parks" w:date="2019-02-17T22:34:00Z">
        <w:r w:rsidR="00C3189F">
          <w:t xml:space="preserve">targeted messaging for younger males on the risks of high temperature and mental health or transport injury risk </w:t>
        </w:r>
      </w:ins>
      <w:r w:rsidR="00584490">
        <w:t xml:space="preserve">– and those that trigger in relation to forecasted high temperature periods – for example </w:t>
      </w:r>
      <w:ins w:id="51" w:author="Robbie Parks" w:date="2019-02-17T22:34:00Z">
        <w:r w:rsidR="00C3189F">
          <w:t>varying speed</w:t>
        </w:r>
        <w:r w:rsidR="00C8647A">
          <w:t xml:space="preserve"> limits based on temperature</w:t>
        </w:r>
      </w:ins>
      <w:ins w:id="52" w:author="Robbie Parks" w:date="2019-02-17T22:35:00Z">
        <w:r w:rsidR="00C8647A">
          <w:t xml:space="preserve"> and more alcohol blood level checks</w:t>
        </w:r>
      </w:ins>
      <w:ins w:id="53" w:author="Robbie Parks" w:date="2019-02-17T22:34:00Z">
        <w:r w:rsidR="00C3189F">
          <w:t xml:space="preserve"> </w:t>
        </w:r>
      </w:ins>
      <w:del w:id="54" w:author="Robbie Parks" w:date="2019-02-21T19:11:00Z">
        <w:r w:rsidR="00584490" w:rsidDel="00995381">
          <w:delText>X</w:delText>
        </w:r>
      </w:del>
      <w:del w:id="55" w:author="Robbie Parks" w:date="2019-02-17T22:33:00Z">
        <w:r w:rsidR="00584490" w:rsidDel="00C3189F">
          <w:delText>X</w:delText>
        </w:r>
      </w:del>
      <w:del w:id="56" w:author="Robbie Parks" w:date="2019-02-17T22:34:00Z">
        <w:r w:rsidR="00584490" w:rsidDel="00C3189F">
          <w:delText>X</w:delText>
        </w:r>
      </w:del>
      <w:del w:id="57" w:author="Robbie Parks" w:date="2019-02-21T19:11:00Z">
        <w:r w:rsidR="00584490" w:rsidDel="00995381">
          <w:delText xml:space="preserve">X </w:delText>
        </w:r>
      </w:del>
      <w:r w:rsidR="00584490">
        <w:t>– should be a public health priority</w:t>
      </w:r>
      <w:ins w:id="58" w:author="Robbie Parks" w:date="2019-02-21T19:11:00Z">
        <w:r w:rsidR="00995381">
          <w:t>.</w:t>
        </w:r>
      </w:ins>
      <w:del w:id="59" w:author="Robbie Parks" w:date="2019-02-21T19:11:00Z">
        <w:r w:rsidR="003C122B" w:rsidDel="00995381">
          <w:delText xml:space="preserve"> </w:delText>
        </w:r>
        <w:r w:rsidR="00566932" w:rsidDel="00995381">
          <w:delText>.</w:delText>
        </w:r>
      </w:del>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0"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1"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2"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 xml:space="preserve">total injury </w:t>
      </w:r>
      <w:r w:rsidR="009D20FA">
        <w:rPr>
          <w:rStyle w:val="apple-style-span"/>
          <w:color w:val="000000" w:themeColor="text1"/>
        </w:rPr>
        <w:lastRenderedPageBreak/>
        <w:t>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774656A" w:rsidR="00FA3851" w:rsidRPr="00636C9B" w:rsidRDefault="00FA3851" w:rsidP="00FF023E">
      <w:pPr>
        <w:spacing w:line="480" w:lineRule="auto"/>
        <w:jc w:val="both"/>
        <w:outlineLvl w:val="0"/>
        <w:rPr>
          <w:color w:val="000000" w:themeColor="text1"/>
        </w:rPr>
      </w:pPr>
      <w:r>
        <w:rPr>
          <w:color w:val="000000" w:themeColor="text1"/>
        </w:rPr>
        <w:lastRenderedPageBreak/>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638CC8DC"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Pr="00F0573E">
        <w:t xml:space="preserve">were captured by a </w:t>
      </w:r>
      <w:commentRangeStart w:id="60"/>
      <w:commentRangeEnd w:id="60"/>
      <w:r w:rsidR="00FE259D">
        <w:rPr>
          <w:rStyle w:val="CommentReference"/>
          <w:rFonts w:asciiTheme="minorHAnsi" w:hAnsiTheme="minorHAnsi" w:cstheme="minorBidi"/>
          <w:lang w:eastAsia="en-US"/>
        </w:rPr>
        <w:commentReference w:id="60"/>
      </w:r>
      <w:commentRangeStart w:id="61"/>
      <w:commentRangeStart w:id="62"/>
      <w:commentRangeEnd w:id="61"/>
      <w:r w:rsidR="002C0D0C">
        <w:rPr>
          <w:rStyle w:val="CommentReference"/>
          <w:rFonts w:asciiTheme="minorHAnsi" w:hAnsiTheme="minorHAnsi" w:cstheme="minorBidi"/>
          <w:lang w:eastAsia="en-US"/>
        </w:rPr>
        <w:commentReference w:id="61"/>
      </w:r>
      <w:commentRangeEnd w:id="62"/>
      <w:r w:rsidR="0055266A">
        <w:rPr>
          <w:rStyle w:val="CommentReference"/>
          <w:rFonts w:asciiTheme="minorHAnsi" w:hAnsiTheme="minorHAnsi" w:cstheme="minorBidi"/>
          <w:lang w:eastAsia="en-US"/>
        </w:rPr>
        <w:commentReference w:id="62"/>
      </w:r>
      <w:r w:rsidRPr="00F0573E">
        <w:t>first-order 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484BBAA2"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w:t>
      </w:r>
      <w:r w:rsidR="001D6971">
        <w:rPr>
          <w:color w:val="000000" w:themeColor="text1"/>
        </w:rPr>
        <w:lastRenderedPageBreak/>
        <w:t xml:space="preserve">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3F724BBF"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1B594D">
        <w:rPr>
          <w:color w:val="000000" w:themeColor="text1"/>
        </w:rPr>
        <w:t>To achieve this</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ins w:id="63" w:author="Robbie Parks" w:date="2019-02-15T16:22:00Z">
        <w:r w:rsidR="00D859E4">
          <w:rPr>
            <w:color w:val="000000" w:themeColor="text1"/>
          </w:rPr>
          <w:t xml:space="preserve"> </w:t>
        </w:r>
      </w:ins>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2AF2FD61"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 </w:t>
      </w:r>
      <w:r>
        <w:t>were strongly correlated</w:t>
      </w:r>
      <w:r w:rsidRPr="00EF44EF">
        <w:t xml:space="preserve"> to those</w:t>
      </w:r>
      <w:r w:rsidRPr="003017A9">
        <w:t xml:space="preserve"> generated</w:t>
      </w:r>
      <w:r w:rsidRPr="00EF44EF">
        <w:t xml:space="preserve"> from daily mean</w:t>
      </w:r>
      <w:r>
        <w:t>s</w:t>
      </w:r>
      <w:ins w:id="64" w:author="Robbie Parks" w:date="2019-02-20T14:48:00Z">
        <w:r w:rsidR="00D7462B">
          <w:t xml:space="preserve"> (Supplementary </w:t>
        </w:r>
      </w:ins>
      <w:ins w:id="65" w:author="Robbie Parks" w:date="2019-02-20T14:49:00Z">
        <w:r w:rsidR="00CB6156">
          <w:t>T</w:t>
        </w:r>
      </w:ins>
      <w:ins w:id="66" w:author="Robbie Parks" w:date="2019-02-20T14:48:00Z">
        <w:r w:rsidR="00D7462B">
          <w:t xml:space="preserve">able </w:t>
        </w:r>
      </w:ins>
      <w:ins w:id="67" w:author="Robbie Parks" w:date="2019-02-21T19:11:00Z">
        <w:r w:rsidR="00995381">
          <w:t>1</w:t>
        </w:r>
      </w:ins>
      <w:ins w:id="68" w:author="Robbie Parks" w:date="2019-02-20T14:48:00Z">
        <w:r w:rsidR="00D7462B">
          <w:t>)</w:t>
        </w:r>
      </w:ins>
      <w:r w:rsidRPr="00EF44EF">
        <w:t xml:space="preserve">. </w:t>
      </w:r>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temperature </w:t>
      </w:r>
      <w:r w:rsidRPr="00052DDD">
        <w:t>standard deviation</w:t>
      </w:r>
      <w:r w:rsidR="00970E3F">
        <w:t>;</w:t>
      </w:r>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r w:rsidR="00970E3F">
        <w:t>and number of three-day episodes above these thresholds</w:t>
      </w:r>
      <w:r w:rsidR="00FA3C30">
        <w:t>.</w:t>
      </w:r>
      <w:r w:rsidRPr="00052DDD">
        <w:t xml:space="preserve"> </w:t>
      </w:r>
      <w:r w:rsidR="00FA3C30">
        <w:t>T</w:t>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108F185E" w:rsidR="00D70938" w:rsidRDefault="00D70938" w:rsidP="00FF023E">
      <w:pPr>
        <w:spacing w:line="480" w:lineRule="auto"/>
        <w:jc w:val="both"/>
        <w:rPr>
          <w:ins w:id="69" w:author="Robbie Parks" w:date="2019-02-21T19:12:00Z"/>
          <w:color w:val="000000" w:themeColor="text1"/>
        </w:rPr>
      </w:pPr>
      <w:bookmarkStart w:id="70" w:name="_GoBack"/>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 xml:space="preserve">temperature anomaly measure used in the analysis. The </w:t>
      </w:r>
      <w:bookmarkEnd w:id="70"/>
      <w:r>
        <w:rPr>
          <w:color w:val="000000" w:themeColor="text1"/>
        </w:rPr>
        <w:t>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5CA675C9" w14:textId="5C7A78ED" w:rsidR="008D2737" w:rsidRDefault="008D2737" w:rsidP="00FF023E">
      <w:pPr>
        <w:spacing w:line="480" w:lineRule="auto"/>
        <w:jc w:val="both"/>
        <w:rPr>
          <w:ins w:id="71" w:author="Robbie Parks" w:date="2019-02-21T19:12:00Z"/>
          <w:color w:val="000000" w:themeColor="text1"/>
        </w:rPr>
      </w:pPr>
    </w:p>
    <w:p w14:paraId="617DFC4E" w14:textId="301A9304" w:rsidR="008D2737" w:rsidRPr="008D2737" w:rsidRDefault="008D2737" w:rsidP="00FF023E">
      <w:pPr>
        <w:spacing w:line="480" w:lineRule="auto"/>
        <w:jc w:val="both"/>
        <w:rPr>
          <w:color w:val="000000" w:themeColor="text1"/>
          <w:sz w:val="18"/>
          <w:szCs w:val="18"/>
          <w:rPrChange w:id="72" w:author="Robbie Parks" w:date="2019-02-21T19:12:00Z">
            <w:rPr>
              <w:color w:val="000000" w:themeColor="text1"/>
            </w:rPr>
          </w:rPrChange>
        </w:rPr>
      </w:pPr>
      <w:ins w:id="73" w:author="Robbie Parks" w:date="2019-02-21T19:12:00Z">
        <w:r>
          <w:rPr>
            <w:b/>
            <w:color w:val="000000" w:themeColor="text1"/>
          </w:rPr>
          <w:t xml:space="preserve">Figure </w:t>
        </w:r>
        <w:r w:rsidR="00AB1C19">
          <w:rPr>
            <w:b/>
            <w:color w:val="000000" w:themeColor="text1"/>
          </w:rPr>
          <w:t>4</w:t>
        </w:r>
        <w:r>
          <w:rPr>
            <w:b/>
            <w:color w:val="000000" w:themeColor="text1"/>
          </w:rPr>
          <w:t xml:space="preserve">. </w:t>
        </w:r>
        <w:r>
          <w:rPr>
            <w:color w:val="000000" w:themeColor="text1"/>
          </w:rPr>
          <w:t>Mean absolute anomaly</w:t>
        </w:r>
      </w:ins>
      <w:ins w:id="74" w:author="Robbie Parks" w:date="2019-02-21T19:15:00Z">
        <w:r w:rsidR="00C52C8D">
          <w:rPr>
            <w:color w:val="000000" w:themeColor="text1"/>
          </w:rPr>
          <w:t xml:space="preserve"> (</w:t>
        </w:r>
        <w:r w:rsidR="00C52C8D" w:rsidRPr="00843ACB">
          <w:rPr>
            <w:bCs/>
            <w:color w:val="000000" w:themeColor="text1"/>
          </w:rPr>
          <w:t>°</w:t>
        </w:r>
        <w:r w:rsidR="00C52C8D">
          <w:rPr>
            <w:bCs/>
            <w:color w:val="000000" w:themeColor="text1"/>
          </w:rPr>
          <w:t>C</w:t>
        </w:r>
        <w:r w:rsidR="00C52C8D">
          <w:rPr>
            <w:bCs/>
            <w:color w:val="000000" w:themeColor="text1"/>
          </w:rPr>
          <w:t>)</w:t>
        </w:r>
      </w:ins>
      <w:ins w:id="75" w:author="Robbie Parks" w:date="2019-02-21T19:12:00Z">
        <w:r>
          <w:rPr>
            <w:color w:val="000000" w:themeColor="text1"/>
          </w:rPr>
          <w:t>, 1980-2016, by state and month.</w:t>
        </w:r>
      </w:ins>
    </w:p>
    <w:p w14:paraId="4E11C231" w14:textId="77777777" w:rsidR="00685021" w:rsidRPr="00214145" w:rsidRDefault="00685021" w:rsidP="00FF023E">
      <w:pPr>
        <w:spacing w:line="480" w:lineRule="auto"/>
        <w:jc w:val="both"/>
        <w:rPr>
          <w:color w:val="000000" w:themeColor="text1"/>
        </w:rPr>
      </w:pPr>
    </w:p>
    <w:p w14:paraId="6F97F600" w14:textId="269FE910" w:rsidR="008D2946" w:rsidRPr="008D2737" w:rsidRDefault="00D70938" w:rsidP="008D2737">
      <w:pPr>
        <w:spacing w:line="480" w:lineRule="auto"/>
        <w:jc w:val="both"/>
        <w:rPr>
          <w:color w:val="000000" w:themeColor="text1"/>
          <w:rPrChange w:id="76" w:author="Robbie Parks" w:date="2019-02-21T19:12:00Z">
            <w:rPr>
              <w:color w:val="000000" w:themeColor="text1"/>
              <w:sz w:val="18"/>
              <w:szCs w:val="18"/>
            </w:rPr>
          </w:rPrChange>
        </w:rPr>
        <w:pPrChange w:id="77" w:author="Robbie Parks" w:date="2019-02-21T19:12:00Z">
          <w:pPr>
            <w:spacing w:line="480" w:lineRule="auto"/>
            <w:jc w:val="both"/>
          </w:pPr>
        </w:pPrChange>
      </w:pPr>
      <w:del w:id="78" w:author="Robbie Parks" w:date="2019-02-21T19:12:00Z">
        <w:r w:rsidRPr="00636C9B" w:rsidDel="00AB1C19">
          <w:rPr>
            <w:b/>
            <w:color w:val="000000" w:themeColor="text1"/>
          </w:rPr>
          <w:delText xml:space="preserve">Figure </w:delText>
        </w:r>
        <w:r w:rsidDel="00AB1C19">
          <w:rPr>
            <w:b/>
            <w:color w:val="000000" w:themeColor="text1"/>
          </w:rPr>
          <w:delText>4</w:delText>
        </w:r>
      </w:del>
      <w:ins w:id="79" w:author="Robbie Parks" w:date="2019-02-21T19:12:00Z">
        <w:r w:rsidR="00AB1C19">
          <w:rPr>
            <w:b/>
            <w:color w:val="000000" w:themeColor="text1"/>
          </w:rPr>
          <w:t>Figure 5</w:t>
        </w:r>
      </w:ins>
      <w:r>
        <w:rPr>
          <w:b/>
          <w:color w:val="000000" w:themeColor="text1"/>
        </w:rPr>
        <w:t>.</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r w:rsidR="001039F1">
        <w:rPr>
          <w:color w:val="000000" w:themeColor="text1"/>
        </w:rPr>
        <w:t xml:space="preserve">norm </w:t>
      </w:r>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sectPr w:rsidR="008D2946" w:rsidRPr="008D2737" w:rsidSect="00D92F3C">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0" w:author="Ezzati, Majid" w:date="2019-02-14T10:55:00Z" w:initials="EM">
    <w:p w14:paraId="313E2C2F" w14:textId="677D6367" w:rsidR="00F73D98" w:rsidRDefault="00F73D98">
      <w:pPr>
        <w:pStyle w:val="CommentText"/>
      </w:pPr>
      <w:r>
        <w:rPr>
          <w:rStyle w:val="CommentReference"/>
        </w:rPr>
        <w:annotationRef/>
      </w:r>
      <w:r>
        <w:t>Was it only at national level or did it have only one variance? To discuss</w:t>
      </w:r>
    </w:p>
  </w:comment>
  <w:comment w:id="61" w:author="Robbie Parks" w:date="2019-02-17T23:28:00Z" w:initials="RP">
    <w:p w14:paraId="0DC13E1F" w14:textId="318D5A9B" w:rsidR="002C0D0C" w:rsidRPr="000E78C8" w:rsidRDefault="002C0D0C" w:rsidP="000E78C8">
      <w:pPr>
        <w:pStyle w:val="HTMLPreformatted"/>
        <w:shd w:val="clear" w:color="auto" w:fill="2B2B2B"/>
        <w:rPr>
          <w:rFonts w:ascii="Menlo" w:hAnsi="Menlo" w:cs="Menlo"/>
          <w:color w:val="A9B7C6"/>
          <w:sz w:val="18"/>
          <w:szCs w:val="18"/>
        </w:rPr>
      </w:pPr>
      <w:r>
        <w:rPr>
          <w:rStyle w:val="CommentReference"/>
        </w:rPr>
        <w:annotationRef/>
      </w:r>
      <w:proofErr w:type="spellStart"/>
      <w:r w:rsidR="000E78C8" w:rsidRPr="000E78C8">
        <w:rPr>
          <w:rFonts w:ascii="Menlo" w:hAnsi="Menlo" w:cs="Menlo"/>
          <w:color w:val="A9B7C6"/>
          <w:sz w:val="18"/>
          <w:szCs w:val="18"/>
        </w:rPr>
        <w:t>fml</w:t>
      </w:r>
      <w:proofErr w:type="spellEnd"/>
      <w:r w:rsidR="000E78C8" w:rsidRPr="000E78C8">
        <w:rPr>
          <w:rFonts w:ascii="Menlo" w:hAnsi="Menlo" w:cs="Menlo"/>
          <w:color w:val="A9B7C6"/>
          <w:sz w:val="18"/>
          <w:szCs w:val="18"/>
        </w:rPr>
        <w:t xml:space="preserve">  &lt;- </w:t>
      </w:r>
      <w:proofErr w:type="spellStart"/>
      <w:r w:rsidR="000E78C8" w:rsidRPr="000E78C8">
        <w:rPr>
          <w:rFonts w:ascii="Menlo" w:hAnsi="Menlo" w:cs="Menlo"/>
          <w:color w:val="A9B7C6"/>
          <w:sz w:val="18"/>
          <w:szCs w:val="18"/>
        </w:rPr>
        <w:t>deaths.adj</w:t>
      </w:r>
      <w:proofErr w:type="spellEnd"/>
      <w:r w:rsidR="000E78C8" w:rsidRPr="000E78C8">
        <w:rPr>
          <w:rFonts w:ascii="Menlo" w:hAnsi="Menlo" w:cs="Menlo"/>
          <w:color w:val="A9B7C6"/>
          <w:sz w:val="18"/>
          <w:szCs w:val="18"/>
        </w:rPr>
        <w:t xml:space="preserve"> ~</w:t>
      </w:r>
      <w:r w:rsidR="000E78C8" w:rsidRPr="000E78C8">
        <w:rPr>
          <w:rFonts w:ascii="Menlo" w:hAnsi="Menlo" w:cs="Menlo"/>
          <w:color w:val="A9B7C6"/>
          <w:sz w:val="18"/>
          <w:szCs w:val="18"/>
        </w:rPr>
        <w:br/>
      </w:r>
      <w:r w:rsidR="000E78C8" w:rsidRPr="000E78C8">
        <w:rPr>
          <w:rFonts w:ascii="Menlo" w:hAnsi="Menlo" w:cs="Menlo"/>
          <w:color w:val="808080"/>
          <w:sz w:val="18"/>
          <w:szCs w:val="18"/>
        </w:rPr>
        <w:t># global terms</w:t>
      </w:r>
      <w:r w:rsidR="000E78C8" w:rsidRPr="000E78C8">
        <w:rPr>
          <w:rFonts w:ascii="Menlo" w:hAnsi="Menlo" w:cs="Menlo"/>
          <w:color w:val="808080"/>
          <w:sz w:val="18"/>
          <w:szCs w:val="18"/>
        </w:rPr>
        <w:br/>
      </w:r>
      <w:r w:rsidR="000E78C8" w:rsidRPr="000E78C8">
        <w:rPr>
          <w:rFonts w:ascii="Menlo" w:hAnsi="Menlo" w:cs="Menlo"/>
          <w:color w:val="6897BB"/>
          <w:sz w:val="18"/>
          <w:szCs w:val="18"/>
        </w:rPr>
        <w:t xml:space="preserve">1 </w:t>
      </w:r>
      <w:r w:rsidR="000E78C8" w:rsidRPr="000E78C8">
        <w:rPr>
          <w:rFonts w:ascii="Menlo" w:hAnsi="Menlo" w:cs="Menlo"/>
          <w:color w:val="A9B7C6"/>
          <w:sz w:val="18"/>
          <w:szCs w:val="18"/>
        </w:rPr>
        <w:t xml:space="preserve">+                                                                           </w:t>
      </w:r>
      <w:r w:rsidR="000E78C8" w:rsidRPr="000E78C8">
        <w:rPr>
          <w:rFonts w:ascii="Menlo" w:hAnsi="Menlo" w:cs="Menlo"/>
          <w:color w:val="808080"/>
          <w:sz w:val="18"/>
          <w:szCs w:val="18"/>
        </w:rPr>
        <w:t># global intercept</w:t>
      </w:r>
      <w:r w:rsidR="000E78C8" w:rsidRPr="000E78C8">
        <w:rPr>
          <w:rFonts w:ascii="Menlo" w:hAnsi="Menlo" w:cs="Menlo"/>
          <w:color w:val="808080"/>
          <w:sz w:val="18"/>
          <w:szCs w:val="18"/>
        </w:rPr>
        <w:br/>
      </w:r>
      <w:proofErr w:type="spellStart"/>
      <w:r w:rsidR="000E78C8" w:rsidRPr="000E78C8">
        <w:rPr>
          <w:rFonts w:ascii="Menlo" w:hAnsi="Menlo" w:cs="Menlo"/>
          <w:color w:val="A9B7C6"/>
          <w:sz w:val="18"/>
          <w:szCs w:val="18"/>
        </w:rPr>
        <w:t>year.month</w:t>
      </w:r>
      <w:proofErr w:type="spellEnd"/>
      <w:r w:rsidR="000E78C8" w:rsidRPr="000E78C8">
        <w:rPr>
          <w:rFonts w:ascii="Menlo" w:hAnsi="Menlo" w:cs="Menlo"/>
          <w:color w:val="A9B7C6"/>
          <w:sz w:val="18"/>
          <w:szCs w:val="18"/>
        </w:rPr>
        <w:t xml:space="preserve"> +                                                                     </w:t>
      </w:r>
      <w:r w:rsidR="000E78C8" w:rsidRPr="000E78C8">
        <w:rPr>
          <w:rFonts w:ascii="Menlo" w:hAnsi="Menlo" w:cs="Menlo"/>
          <w:color w:val="808080"/>
          <w:sz w:val="18"/>
          <w:szCs w:val="18"/>
        </w:rPr>
        <w:t># global slope</w:t>
      </w:r>
      <w:r w:rsidR="000E78C8" w:rsidRPr="000E78C8">
        <w:rPr>
          <w:rFonts w:ascii="Menlo" w:hAnsi="Menlo" w:cs="Menlo"/>
          <w:color w:val="808080"/>
          <w:sz w:val="18"/>
          <w:szCs w:val="18"/>
        </w:rPr>
        <w:br/>
        <w:t># month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f(month</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cyclic = TRUE) +                                           </w:t>
      </w:r>
      <w:r w:rsidR="000E78C8" w:rsidRPr="000E78C8">
        <w:rPr>
          <w:rFonts w:ascii="Menlo" w:hAnsi="Menlo" w:cs="Menlo"/>
          <w:color w:val="808080"/>
          <w:sz w:val="18"/>
          <w:szCs w:val="18"/>
        </w:rPr>
        <w:t># month specific intercept</w:t>
      </w:r>
      <w:r w:rsidR="000E78C8" w:rsidRPr="000E78C8">
        <w:rPr>
          <w:rFonts w:ascii="Menlo" w:hAnsi="Menlo" w:cs="Menlo"/>
          <w:color w:val="808080"/>
          <w:sz w:val="18"/>
          <w:szCs w:val="18"/>
        </w:rPr>
        <w:br/>
      </w:r>
      <w:r w:rsidR="000E78C8" w:rsidRPr="000E78C8">
        <w:rPr>
          <w:rFonts w:ascii="Menlo" w:hAnsi="Menlo" w:cs="Menlo"/>
          <w:color w:val="A9B7C6"/>
          <w:sz w:val="18"/>
          <w:szCs w:val="18"/>
        </w:rPr>
        <w:t>f(month2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year.month2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 xml:space="preserve">cyclic= TRUE) +                             </w:t>
      </w:r>
      <w:r w:rsidR="000E78C8" w:rsidRPr="000E78C8">
        <w:rPr>
          <w:rFonts w:ascii="Menlo" w:hAnsi="Menlo" w:cs="Menlo"/>
          <w:color w:val="808080"/>
          <w:sz w:val="18"/>
          <w:szCs w:val="18"/>
        </w:rPr>
        <w:t># month specific slope</w:t>
      </w:r>
      <w:r w:rsidR="000E78C8" w:rsidRPr="000E78C8">
        <w:rPr>
          <w:rFonts w:ascii="Menlo" w:hAnsi="Menlo" w:cs="Menlo"/>
          <w:color w:val="808080"/>
          <w:sz w:val="18"/>
          <w:szCs w:val="18"/>
        </w:rPr>
        <w:br/>
        <w:t># state-month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f(month3</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cyclic = </w:t>
      </w:r>
      <w:proofErr w:type="spellStart"/>
      <w:r w:rsidR="000E78C8" w:rsidRPr="000E78C8">
        <w:rPr>
          <w:rFonts w:ascii="Menlo" w:hAnsi="Menlo" w:cs="Menlo"/>
          <w:color w:val="A9B7C6"/>
          <w:sz w:val="18"/>
          <w:szCs w:val="18"/>
        </w:rPr>
        <w:t>TRUE</w:t>
      </w:r>
      <w:r w:rsidR="000E78C8" w:rsidRPr="000E78C8">
        <w:rPr>
          <w:rFonts w:ascii="Menlo" w:hAnsi="Menlo" w:cs="Menlo"/>
          <w:color w:val="CC7832"/>
          <w:sz w:val="18"/>
          <w:szCs w:val="18"/>
        </w:rPr>
        <w:t>,</w:t>
      </w:r>
      <w:r w:rsidR="000E78C8" w:rsidRPr="000E78C8">
        <w:rPr>
          <w:rFonts w:ascii="Menlo" w:hAnsi="Menlo" w:cs="Menlo"/>
          <w:color w:val="A9B7C6"/>
          <w:sz w:val="18"/>
          <w:szCs w:val="18"/>
        </w:rPr>
        <w:t>group</w:t>
      </w:r>
      <w:proofErr w:type="spellEnd"/>
      <w:r w:rsidR="000E78C8" w:rsidRPr="000E78C8">
        <w:rPr>
          <w:rFonts w:ascii="Menlo" w:hAnsi="Menlo" w:cs="Menlo"/>
          <w:color w:val="A9B7C6"/>
          <w:sz w:val="18"/>
          <w:szCs w:val="18"/>
        </w:rPr>
        <w:t>=</w:t>
      </w:r>
      <w:proofErr w:type="spellStart"/>
      <w:r w:rsidR="000E78C8" w:rsidRPr="000E78C8">
        <w:rPr>
          <w:rFonts w:ascii="Menlo" w:hAnsi="Menlo" w:cs="Menlo"/>
          <w:color w:val="A9B7C6"/>
          <w:sz w:val="18"/>
          <w:szCs w:val="18"/>
        </w:rPr>
        <w:t>ID</w:t>
      </w:r>
      <w:r w:rsidR="000E78C8" w:rsidRPr="000E78C8">
        <w:rPr>
          <w:rFonts w:ascii="Menlo" w:hAnsi="Menlo" w:cs="Menlo"/>
          <w:color w:val="CC7832"/>
          <w:sz w:val="18"/>
          <w:szCs w:val="18"/>
        </w:rPr>
        <w:t>,</w:t>
      </w:r>
      <w:r w:rsidR="000E78C8" w:rsidRPr="000E78C8">
        <w:rPr>
          <w:rFonts w:ascii="Menlo" w:hAnsi="Menlo" w:cs="Menlo"/>
          <w:color w:val="A9B7C6"/>
          <w:sz w:val="18"/>
          <w:szCs w:val="18"/>
        </w:rPr>
        <w:t>control.group</w:t>
      </w:r>
      <w:proofErr w:type="spellEnd"/>
      <w:r w:rsidR="000E78C8" w:rsidRPr="000E78C8">
        <w:rPr>
          <w:rFonts w:ascii="Menlo" w:hAnsi="Menlo" w:cs="Menlo"/>
          <w:color w:val="A9B7C6"/>
          <w:sz w:val="18"/>
          <w:szCs w:val="18"/>
        </w:rPr>
        <w:t>=list(model=</w:t>
      </w:r>
      <w:r w:rsidR="000E78C8" w:rsidRPr="000E78C8">
        <w:rPr>
          <w:rFonts w:ascii="Menlo" w:hAnsi="Menlo" w:cs="Menlo"/>
          <w:color w:val="6A8759"/>
          <w:sz w:val="18"/>
          <w:szCs w:val="18"/>
        </w:rPr>
        <w:t>'</w:t>
      </w:r>
      <w:proofErr w:type="spellStart"/>
      <w:r w:rsidR="000E78C8" w:rsidRPr="000E78C8">
        <w:rPr>
          <w:rFonts w:ascii="Menlo" w:hAnsi="Menlo" w:cs="Menlo"/>
          <w:color w:val="6A8759"/>
          <w:sz w:val="18"/>
          <w:szCs w:val="18"/>
        </w:rPr>
        <w:t>besag</w:t>
      </w:r>
      <w:proofErr w:type="spellEnd"/>
      <w:r w:rsidR="000E78C8" w:rsidRPr="000E78C8">
        <w:rPr>
          <w:rFonts w:ascii="Menlo" w:hAnsi="Menlo" w:cs="Menlo"/>
          <w:color w:val="6A8759"/>
          <w:sz w:val="18"/>
          <w:szCs w:val="18"/>
        </w:rPr>
        <w:t>'</w:t>
      </w:r>
      <w:r w:rsidR="000E78C8" w:rsidRPr="000E78C8">
        <w:rPr>
          <w:rFonts w:ascii="Menlo" w:hAnsi="Menlo" w:cs="Menlo"/>
          <w:color w:val="CC7832"/>
          <w:sz w:val="18"/>
          <w:szCs w:val="18"/>
        </w:rPr>
        <w:t>,</w:t>
      </w:r>
      <w:r w:rsidR="000E78C8" w:rsidRPr="000E78C8">
        <w:rPr>
          <w:rFonts w:ascii="Menlo" w:hAnsi="Menlo" w:cs="Menlo"/>
          <w:color w:val="A9B7C6"/>
          <w:sz w:val="18"/>
          <w:szCs w:val="18"/>
        </w:rPr>
        <w:t>graph=</w:t>
      </w:r>
      <w:proofErr w:type="spellStart"/>
      <w:r w:rsidR="000E78C8" w:rsidRPr="000E78C8">
        <w:rPr>
          <w:rFonts w:ascii="Menlo" w:hAnsi="Menlo" w:cs="Menlo"/>
          <w:color w:val="A9B7C6"/>
          <w:sz w:val="18"/>
          <w:szCs w:val="18"/>
        </w:rPr>
        <w:t>USA.adj</w:t>
      </w:r>
      <w:proofErr w:type="spellEnd"/>
      <w:r w:rsidR="000E78C8" w:rsidRPr="000E78C8">
        <w:rPr>
          <w:rFonts w:ascii="Menlo" w:hAnsi="Menlo" w:cs="Menlo"/>
          <w:color w:val="A9B7C6"/>
          <w:sz w:val="18"/>
          <w:szCs w:val="18"/>
        </w:rPr>
        <w:t xml:space="preserve">))+                  </w:t>
      </w:r>
      <w:r w:rsidR="000E78C8" w:rsidRPr="000E78C8">
        <w:rPr>
          <w:rFonts w:ascii="Menlo" w:hAnsi="Menlo" w:cs="Menlo"/>
          <w:color w:val="808080"/>
          <w:sz w:val="18"/>
          <w:szCs w:val="18"/>
        </w:rPr>
        <w:t># state-month specific intercept (spatially-correlated)</w:t>
      </w:r>
      <w:r w:rsidR="000E78C8" w:rsidRPr="000E78C8">
        <w:rPr>
          <w:rFonts w:ascii="Menlo" w:hAnsi="Menlo" w:cs="Menlo"/>
          <w:color w:val="808080"/>
          <w:sz w:val="18"/>
          <w:szCs w:val="18"/>
        </w:rPr>
        <w:br/>
      </w:r>
      <w:r w:rsidR="000E78C8" w:rsidRPr="000E78C8">
        <w:rPr>
          <w:rFonts w:ascii="Menlo" w:hAnsi="Menlo" w:cs="Menlo"/>
          <w:color w:val="A9B7C6"/>
          <w:sz w:val="18"/>
          <w:szCs w:val="18"/>
        </w:rPr>
        <w:t>f(month4</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year.month2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cyclic = </w:t>
      </w:r>
      <w:proofErr w:type="spellStart"/>
      <w:r w:rsidR="000E78C8" w:rsidRPr="000E78C8">
        <w:rPr>
          <w:rFonts w:ascii="Menlo" w:hAnsi="Menlo" w:cs="Menlo"/>
          <w:color w:val="A9B7C6"/>
          <w:sz w:val="18"/>
          <w:szCs w:val="18"/>
        </w:rPr>
        <w:t>TRUE</w:t>
      </w:r>
      <w:r w:rsidR="000E78C8" w:rsidRPr="000E78C8">
        <w:rPr>
          <w:rFonts w:ascii="Menlo" w:hAnsi="Menlo" w:cs="Menlo"/>
          <w:color w:val="CC7832"/>
          <w:sz w:val="18"/>
          <w:szCs w:val="18"/>
        </w:rPr>
        <w:t>,</w:t>
      </w:r>
      <w:r w:rsidR="000E78C8" w:rsidRPr="000E78C8">
        <w:rPr>
          <w:rFonts w:ascii="Menlo" w:hAnsi="Menlo" w:cs="Menlo"/>
          <w:color w:val="A9B7C6"/>
          <w:sz w:val="18"/>
          <w:szCs w:val="18"/>
        </w:rPr>
        <w:t>group</w:t>
      </w:r>
      <w:proofErr w:type="spellEnd"/>
      <w:r w:rsidR="000E78C8" w:rsidRPr="000E78C8">
        <w:rPr>
          <w:rFonts w:ascii="Menlo" w:hAnsi="Menlo" w:cs="Menlo"/>
          <w:color w:val="A9B7C6"/>
          <w:sz w:val="18"/>
          <w:szCs w:val="18"/>
        </w:rPr>
        <w:t>=ID</w:t>
      </w:r>
      <w:r w:rsidR="000E78C8" w:rsidRPr="000E78C8">
        <w:rPr>
          <w:rFonts w:ascii="Menlo" w:hAnsi="Menlo" w:cs="Menlo"/>
          <w:color w:val="CC7832"/>
          <w:sz w:val="18"/>
          <w:szCs w:val="18"/>
        </w:rPr>
        <w:t xml:space="preserve">, </w:t>
      </w:r>
      <w:proofErr w:type="spellStart"/>
      <w:r w:rsidR="000E78C8" w:rsidRPr="000E78C8">
        <w:rPr>
          <w:rFonts w:ascii="Menlo" w:hAnsi="Menlo" w:cs="Menlo"/>
          <w:color w:val="A9B7C6"/>
          <w:sz w:val="18"/>
          <w:szCs w:val="18"/>
        </w:rPr>
        <w:t>control.group</w:t>
      </w:r>
      <w:proofErr w:type="spellEnd"/>
      <w:r w:rsidR="000E78C8" w:rsidRPr="000E78C8">
        <w:rPr>
          <w:rFonts w:ascii="Menlo" w:hAnsi="Menlo" w:cs="Menlo"/>
          <w:color w:val="A9B7C6"/>
          <w:sz w:val="18"/>
          <w:szCs w:val="18"/>
        </w:rPr>
        <w:t>=list(model=</w:t>
      </w:r>
      <w:r w:rsidR="000E78C8" w:rsidRPr="000E78C8">
        <w:rPr>
          <w:rFonts w:ascii="Menlo" w:hAnsi="Menlo" w:cs="Menlo"/>
          <w:color w:val="6A8759"/>
          <w:sz w:val="18"/>
          <w:szCs w:val="18"/>
        </w:rPr>
        <w:t>'</w:t>
      </w:r>
      <w:proofErr w:type="spellStart"/>
      <w:r w:rsidR="000E78C8" w:rsidRPr="000E78C8">
        <w:rPr>
          <w:rFonts w:ascii="Menlo" w:hAnsi="Menlo" w:cs="Menlo"/>
          <w:color w:val="6A8759"/>
          <w:sz w:val="18"/>
          <w:szCs w:val="18"/>
        </w:rPr>
        <w:t>besag</w:t>
      </w:r>
      <w:proofErr w:type="spellEnd"/>
      <w:r w:rsidR="000E78C8" w:rsidRPr="000E78C8">
        <w:rPr>
          <w:rFonts w:ascii="Menlo" w:hAnsi="Menlo" w:cs="Menlo"/>
          <w:color w:val="6A8759"/>
          <w:sz w:val="18"/>
          <w:szCs w:val="18"/>
        </w:rPr>
        <w:t>'</w:t>
      </w:r>
      <w:r w:rsidR="000E78C8" w:rsidRPr="000E78C8">
        <w:rPr>
          <w:rFonts w:ascii="Menlo" w:hAnsi="Menlo" w:cs="Menlo"/>
          <w:color w:val="CC7832"/>
          <w:sz w:val="18"/>
          <w:szCs w:val="18"/>
        </w:rPr>
        <w:t>,</w:t>
      </w:r>
      <w:r w:rsidR="000E78C8" w:rsidRPr="000E78C8">
        <w:rPr>
          <w:rFonts w:ascii="Menlo" w:hAnsi="Menlo" w:cs="Menlo"/>
          <w:color w:val="A9B7C6"/>
          <w:sz w:val="18"/>
          <w:szCs w:val="18"/>
        </w:rPr>
        <w:t>graph=</w:t>
      </w:r>
      <w:proofErr w:type="spellStart"/>
      <w:r w:rsidR="000E78C8" w:rsidRPr="000E78C8">
        <w:rPr>
          <w:rFonts w:ascii="Menlo" w:hAnsi="Menlo" w:cs="Menlo"/>
          <w:color w:val="A9B7C6"/>
          <w:sz w:val="18"/>
          <w:szCs w:val="18"/>
        </w:rPr>
        <w:t>USA.adj</w:t>
      </w:r>
      <w:proofErr w:type="spellEnd"/>
      <w:r w:rsidR="000E78C8" w:rsidRPr="000E78C8">
        <w:rPr>
          <w:rFonts w:ascii="Menlo" w:hAnsi="Menlo" w:cs="Menlo"/>
          <w:color w:val="A9B7C6"/>
          <w:sz w:val="18"/>
          <w:szCs w:val="18"/>
        </w:rPr>
        <w:t xml:space="preserve">))+    </w:t>
      </w:r>
      <w:r w:rsidR="000E78C8" w:rsidRPr="000E78C8">
        <w:rPr>
          <w:rFonts w:ascii="Menlo" w:hAnsi="Menlo" w:cs="Menlo"/>
          <w:color w:val="808080"/>
          <w:sz w:val="18"/>
          <w:szCs w:val="18"/>
        </w:rPr>
        <w:t># state-month specific slope (spatially-correlated)</w:t>
      </w:r>
      <w:r w:rsidR="000E78C8" w:rsidRPr="000E78C8">
        <w:rPr>
          <w:rFonts w:ascii="Menlo" w:hAnsi="Menlo" w:cs="Menlo"/>
          <w:color w:val="808080"/>
          <w:sz w:val="18"/>
          <w:szCs w:val="18"/>
        </w:rPr>
        <w:br/>
        <w:t># state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f(ID</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w:t>
      </w:r>
      <w:proofErr w:type="spellStart"/>
      <w:r w:rsidR="000E78C8" w:rsidRPr="000E78C8">
        <w:rPr>
          <w:rFonts w:ascii="Menlo" w:hAnsi="Menlo" w:cs="Menlo"/>
          <w:color w:val="6A8759"/>
          <w:sz w:val="18"/>
          <w:szCs w:val="18"/>
        </w:rPr>
        <w:t>besag</w:t>
      </w:r>
      <w:proofErr w:type="spellEnd"/>
      <w:r w:rsidR="000E78C8" w:rsidRPr="000E78C8">
        <w:rPr>
          <w:rFonts w:ascii="Menlo" w:hAnsi="Menlo" w:cs="Menlo"/>
          <w:color w:val="6A8759"/>
          <w:sz w:val="18"/>
          <w:szCs w:val="18"/>
        </w:rPr>
        <w:t>"</w:t>
      </w:r>
      <w:r w:rsidR="000E78C8" w:rsidRPr="000E78C8">
        <w:rPr>
          <w:rFonts w:ascii="Menlo" w:hAnsi="Menlo" w:cs="Menlo"/>
          <w:color w:val="CC7832"/>
          <w:sz w:val="18"/>
          <w:szCs w:val="18"/>
        </w:rPr>
        <w:t>,</w:t>
      </w:r>
      <w:r w:rsidR="000E78C8" w:rsidRPr="000E78C8">
        <w:rPr>
          <w:rFonts w:ascii="Menlo" w:hAnsi="Menlo" w:cs="Menlo"/>
          <w:color w:val="A9B7C6"/>
          <w:sz w:val="18"/>
          <w:szCs w:val="18"/>
        </w:rPr>
        <w:t>graph=</w:t>
      </w:r>
      <w:proofErr w:type="spellStart"/>
      <w:r w:rsidR="000E78C8" w:rsidRPr="000E78C8">
        <w:rPr>
          <w:rFonts w:ascii="Menlo" w:hAnsi="Menlo" w:cs="Menlo"/>
          <w:color w:val="A9B7C6"/>
          <w:sz w:val="18"/>
          <w:szCs w:val="18"/>
        </w:rPr>
        <w:t>USA.adj</w:t>
      </w:r>
      <w:proofErr w:type="spellEnd"/>
      <w:r w:rsidR="000E78C8" w:rsidRPr="000E78C8">
        <w:rPr>
          <w:rFonts w:ascii="Menlo" w:hAnsi="Menlo" w:cs="Menlo"/>
          <w:color w:val="A9B7C6"/>
          <w:sz w:val="18"/>
          <w:szCs w:val="18"/>
        </w:rPr>
        <w:t xml:space="preserve">) +                                          </w:t>
      </w:r>
      <w:r w:rsidR="000E78C8" w:rsidRPr="000E78C8">
        <w:rPr>
          <w:rFonts w:ascii="Menlo" w:hAnsi="Menlo" w:cs="Menlo"/>
          <w:color w:val="808080"/>
          <w:sz w:val="18"/>
          <w:szCs w:val="18"/>
        </w:rPr>
        <w:t># state specific intercept (BYM)</w:t>
      </w:r>
      <w:r w:rsidR="000E78C8" w:rsidRPr="000E78C8">
        <w:rPr>
          <w:rFonts w:ascii="Menlo" w:hAnsi="Menlo" w:cs="Menlo"/>
          <w:color w:val="808080"/>
          <w:sz w:val="18"/>
          <w:szCs w:val="18"/>
        </w:rPr>
        <w:br/>
      </w:r>
      <w:r w:rsidR="000E78C8" w:rsidRPr="000E78C8">
        <w:rPr>
          <w:rFonts w:ascii="Menlo" w:hAnsi="Menlo" w:cs="Menlo"/>
          <w:color w:val="A9B7C6"/>
          <w:sz w:val="18"/>
          <w:szCs w:val="18"/>
        </w:rPr>
        <w:t>f(ID2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year.month2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w:t>
      </w:r>
      <w:proofErr w:type="spellStart"/>
      <w:r w:rsidR="000E78C8" w:rsidRPr="000E78C8">
        <w:rPr>
          <w:rFonts w:ascii="Menlo" w:hAnsi="Menlo" w:cs="Menlo"/>
          <w:color w:val="6A8759"/>
          <w:sz w:val="18"/>
          <w:szCs w:val="18"/>
        </w:rPr>
        <w:t>besag</w:t>
      </w:r>
      <w:proofErr w:type="spellEnd"/>
      <w:r w:rsidR="000E78C8" w:rsidRPr="000E78C8">
        <w:rPr>
          <w:rFonts w:ascii="Menlo" w:hAnsi="Menlo" w:cs="Menlo"/>
          <w:color w:val="6A8759"/>
          <w:sz w:val="18"/>
          <w:szCs w:val="18"/>
        </w:rPr>
        <w:t>"</w:t>
      </w:r>
      <w:r w:rsidR="000E78C8" w:rsidRPr="000E78C8">
        <w:rPr>
          <w:rFonts w:ascii="Menlo" w:hAnsi="Menlo" w:cs="Menlo"/>
          <w:color w:val="CC7832"/>
          <w:sz w:val="18"/>
          <w:szCs w:val="18"/>
        </w:rPr>
        <w:t>,</w:t>
      </w:r>
      <w:r w:rsidR="000E78C8" w:rsidRPr="000E78C8">
        <w:rPr>
          <w:rFonts w:ascii="Menlo" w:hAnsi="Menlo" w:cs="Menlo"/>
          <w:color w:val="A9B7C6"/>
          <w:sz w:val="18"/>
          <w:szCs w:val="18"/>
        </w:rPr>
        <w:t>graph=</w:t>
      </w:r>
      <w:proofErr w:type="spellStart"/>
      <w:r w:rsidR="000E78C8" w:rsidRPr="000E78C8">
        <w:rPr>
          <w:rFonts w:ascii="Menlo" w:hAnsi="Menlo" w:cs="Menlo"/>
          <w:color w:val="A9B7C6"/>
          <w:sz w:val="18"/>
          <w:szCs w:val="18"/>
        </w:rPr>
        <w:t>USA.adj</w:t>
      </w:r>
      <w:proofErr w:type="spellEnd"/>
      <w:r w:rsidR="000E78C8" w:rsidRPr="000E78C8">
        <w:rPr>
          <w:rFonts w:ascii="Menlo" w:hAnsi="Menlo" w:cs="Menlo"/>
          <w:color w:val="A9B7C6"/>
          <w:sz w:val="18"/>
          <w:szCs w:val="18"/>
        </w:rPr>
        <w:t xml:space="preserve">) +                            </w:t>
      </w:r>
      <w:r w:rsidR="000E78C8" w:rsidRPr="000E78C8">
        <w:rPr>
          <w:rFonts w:ascii="Menlo" w:hAnsi="Menlo" w:cs="Menlo"/>
          <w:color w:val="808080"/>
          <w:sz w:val="18"/>
          <w:szCs w:val="18"/>
        </w:rPr>
        <w:t># state specific slope (BYM)</w:t>
      </w:r>
      <w:r w:rsidR="000E78C8" w:rsidRPr="000E78C8">
        <w:rPr>
          <w:rFonts w:ascii="Menlo" w:hAnsi="Menlo" w:cs="Menlo"/>
          <w:color w:val="808080"/>
          <w:sz w:val="18"/>
          <w:szCs w:val="18"/>
        </w:rPr>
        <w:br/>
        <w:t># climate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f(month5</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variable</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 xml:space="preserve">cyclic=TRUE) +                                 </w:t>
      </w:r>
      <w:r w:rsidR="000E78C8" w:rsidRPr="000E78C8">
        <w:rPr>
          <w:rFonts w:ascii="Menlo" w:hAnsi="Menlo" w:cs="Menlo"/>
          <w:color w:val="808080"/>
          <w:sz w:val="18"/>
          <w:szCs w:val="18"/>
        </w:rPr>
        <w:t># month specific climate slope</w:t>
      </w:r>
      <w:r w:rsidR="000E78C8" w:rsidRPr="000E78C8">
        <w:rPr>
          <w:rFonts w:ascii="Menlo" w:hAnsi="Menlo" w:cs="Menlo"/>
          <w:color w:val="808080"/>
          <w:sz w:val="18"/>
          <w:szCs w:val="18"/>
        </w:rPr>
        <w:br/>
        <w:t># random walk across time</w:t>
      </w:r>
      <w:r w:rsidR="000E78C8" w:rsidRPr="000E78C8">
        <w:rPr>
          <w:rFonts w:ascii="Menlo" w:hAnsi="Menlo" w:cs="Menlo"/>
          <w:color w:val="808080"/>
          <w:sz w:val="18"/>
          <w:szCs w:val="18"/>
        </w:rPr>
        <w:br/>
      </w:r>
      <w:r w:rsidR="000E78C8" w:rsidRPr="000E78C8">
        <w:rPr>
          <w:rFonts w:ascii="Menlo" w:hAnsi="Menlo" w:cs="Menlo"/>
          <w:color w:val="A9B7C6"/>
          <w:sz w:val="18"/>
          <w:szCs w:val="18"/>
        </w:rPr>
        <w:t>f(year.month3</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A9B7C6"/>
          <w:sz w:val="18"/>
          <w:szCs w:val="18"/>
        </w:rPr>
        <w:t xml:space="preserve">) +                                                 </w:t>
      </w:r>
      <w:r w:rsidR="000E78C8" w:rsidRPr="000E78C8">
        <w:rPr>
          <w:rFonts w:ascii="Menlo" w:hAnsi="Menlo" w:cs="Menlo"/>
          <w:color w:val="808080"/>
          <w:sz w:val="18"/>
          <w:szCs w:val="18"/>
        </w:rPr>
        <w:t># rw1</w:t>
      </w:r>
      <w:r w:rsidR="000E78C8" w:rsidRPr="000E78C8">
        <w:rPr>
          <w:rFonts w:ascii="Menlo" w:hAnsi="Menlo" w:cs="Menlo"/>
          <w:color w:val="808080"/>
          <w:sz w:val="18"/>
          <w:szCs w:val="18"/>
        </w:rPr>
        <w:br/>
        <w:t># overdispersion term</w:t>
      </w:r>
      <w:r w:rsidR="000E78C8" w:rsidRPr="000E78C8">
        <w:rPr>
          <w:rFonts w:ascii="Menlo" w:hAnsi="Menlo" w:cs="Menlo"/>
          <w:color w:val="808080"/>
          <w:sz w:val="18"/>
          <w:szCs w:val="18"/>
        </w:rPr>
        <w:br/>
      </w:r>
      <w:r w:rsidR="000E78C8" w:rsidRPr="000E78C8">
        <w:rPr>
          <w:rFonts w:ascii="Menlo" w:hAnsi="Menlo" w:cs="Menlo"/>
          <w:color w:val="A9B7C6"/>
          <w:sz w:val="18"/>
          <w:szCs w:val="18"/>
        </w:rPr>
        <w:t>f(e</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 xml:space="preserve">model = </w:t>
      </w:r>
      <w:r w:rsidR="000E78C8" w:rsidRPr="000E78C8">
        <w:rPr>
          <w:rFonts w:ascii="Menlo" w:hAnsi="Menlo" w:cs="Menlo"/>
          <w:color w:val="6A8759"/>
          <w:sz w:val="18"/>
          <w:szCs w:val="18"/>
        </w:rPr>
        <w:t>"</w:t>
      </w:r>
      <w:proofErr w:type="spellStart"/>
      <w:r w:rsidR="000E78C8" w:rsidRPr="000E78C8">
        <w:rPr>
          <w:rFonts w:ascii="Menlo" w:hAnsi="Menlo" w:cs="Menlo"/>
          <w:color w:val="6A8759"/>
          <w:sz w:val="18"/>
          <w:szCs w:val="18"/>
        </w:rPr>
        <w:t>iid</w:t>
      </w:r>
      <w:proofErr w:type="spellEnd"/>
      <w:r w:rsidR="000E78C8" w:rsidRPr="000E78C8">
        <w:rPr>
          <w:rFonts w:ascii="Menlo" w:hAnsi="Menlo" w:cs="Menlo"/>
          <w:color w:val="6A8759"/>
          <w:sz w:val="18"/>
          <w:szCs w:val="18"/>
        </w:rPr>
        <w:t>"</w:t>
      </w:r>
      <w:r w:rsidR="000E78C8" w:rsidRPr="000E78C8">
        <w:rPr>
          <w:rFonts w:ascii="Menlo" w:hAnsi="Menlo" w:cs="Menlo"/>
          <w:color w:val="A9B7C6"/>
          <w:sz w:val="18"/>
          <w:szCs w:val="18"/>
        </w:rPr>
        <w:t xml:space="preserve">)  </w:t>
      </w:r>
    </w:p>
  </w:comment>
  <w:comment w:id="62" w:author="Robbie Parks" w:date="2019-02-21T19:14:00Z" w:initials="RP">
    <w:p w14:paraId="6D16346A" w14:textId="4DBD70A1" w:rsidR="0055266A" w:rsidRDefault="0055266A">
      <w:pPr>
        <w:pStyle w:val="CommentText"/>
      </w:pPr>
      <w:r>
        <w:rPr>
          <w:rStyle w:val="CommentReference"/>
        </w:rPr>
        <w:annotationRef/>
      </w:r>
      <w:r>
        <w:t>James could you comment on this</w:t>
      </w:r>
      <w:r w:rsidR="00BC1462">
        <w:t xml:space="preserve"> please</w:t>
      </w:r>
      <w:r>
        <w:t>?</w:t>
      </w:r>
      <w:r w:rsidR="00195162">
        <w:t xml:space="preserve"> I’ve copied and pasted the model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13E2C2F" w15:done="0"/>
  <w15:commentEx w15:paraId="0DC13E1F" w15:paraIdParent="313E2C2F" w15:done="0"/>
  <w15:commentEx w15:paraId="6D16346A" w15:paraIdParent="313E2C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13E2C2F" w16cid:durableId="2016A703"/>
  <w16cid:commentId w16cid:paraId="0DC13E1F" w16cid:durableId="20146CA3"/>
  <w16cid:commentId w16cid:paraId="6D16346A" w16cid:durableId="201977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EDEC48" w14:textId="77777777" w:rsidR="007E4FDA" w:rsidRDefault="007E4FDA">
      <w:r>
        <w:separator/>
      </w:r>
    </w:p>
  </w:endnote>
  <w:endnote w:type="continuationSeparator" w:id="0">
    <w:p w14:paraId="3C39CB83" w14:textId="77777777" w:rsidR="007E4FDA" w:rsidRDefault="007E4FDA">
      <w:r>
        <w:continuationSeparator/>
      </w:r>
    </w:p>
  </w:endnote>
  <w:endnote w:type="continuationNotice" w:id="1">
    <w:p w14:paraId="2FE75118" w14:textId="77777777" w:rsidR="007E4FDA" w:rsidRDefault="007E4F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632BBD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DD7CB7" w14:textId="77777777" w:rsidR="007E4FDA" w:rsidRDefault="007E4FDA">
      <w:r>
        <w:separator/>
      </w:r>
    </w:p>
  </w:footnote>
  <w:footnote w:type="continuationSeparator" w:id="0">
    <w:p w14:paraId="59E1E45E" w14:textId="77777777" w:rsidR="007E4FDA" w:rsidRDefault="007E4FDA">
      <w:r>
        <w:continuationSeparator/>
      </w:r>
    </w:p>
  </w:footnote>
  <w:footnote w:type="continuationNotice" w:id="1">
    <w:p w14:paraId="6AF406BD" w14:textId="77777777" w:rsidR="007E4FDA" w:rsidRDefault="007E4FD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108"/>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2FD5"/>
    <w:rsid w:val="000E3769"/>
    <w:rsid w:val="000E43ED"/>
    <w:rsid w:val="000E4726"/>
    <w:rsid w:val="000E48D7"/>
    <w:rsid w:val="000E49E0"/>
    <w:rsid w:val="000E6236"/>
    <w:rsid w:val="000E78C8"/>
    <w:rsid w:val="000F09F9"/>
    <w:rsid w:val="000F0C79"/>
    <w:rsid w:val="000F1035"/>
    <w:rsid w:val="000F1DF7"/>
    <w:rsid w:val="000F25B0"/>
    <w:rsid w:val="000F2A08"/>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384"/>
    <w:rsid w:val="00194696"/>
    <w:rsid w:val="00194A92"/>
    <w:rsid w:val="001950B3"/>
    <w:rsid w:val="00195162"/>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2FBD"/>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15"/>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4CCB"/>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2635"/>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66A"/>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6E5C"/>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1E8"/>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00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3763"/>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18C9"/>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0C"/>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4FDA"/>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2737"/>
    <w:rsid w:val="008D2946"/>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81"/>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71F"/>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017"/>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60E"/>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1C19"/>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4688"/>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35B0"/>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46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C8D"/>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56"/>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62B"/>
    <w:rsid w:val="00D74744"/>
    <w:rsid w:val="00D74BA2"/>
    <w:rsid w:val="00D74F32"/>
    <w:rsid w:val="00D7511D"/>
    <w:rsid w:val="00D75325"/>
    <w:rsid w:val="00D75A68"/>
    <w:rsid w:val="00D76DF7"/>
    <w:rsid w:val="00D76E6B"/>
    <w:rsid w:val="00D80F68"/>
    <w:rsid w:val="00D8106F"/>
    <w:rsid w:val="00D811E5"/>
    <w:rsid w:val="00D812B2"/>
    <w:rsid w:val="00D81AD0"/>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12C"/>
    <w:rsid w:val="00EA6E37"/>
    <w:rsid w:val="00EA7116"/>
    <w:rsid w:val="00EA7351"/>
    <w:rsid w:val="00EA7930"/>
    <w:rsid w:val="00EB1BB4"/>
    <w:rsid w:val="00EB26F7"/>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4D2"/>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991"/>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F0139"/>
    <w:rsid w:val="00FF023E"/>
    <w:rsid w:val="00FF1578"/>
    <w:rsid w:val="00FF2107"/>
    <w:rsid w:val="00FF262C"/>
    <w:rsid w:val="00FF3A97"/>
    <w:rsid w:val="00FF4470"/>
    <w:rsid w:val="00FF46E2"/>
    <w:rsid w:val="00FF479A"/>
    <w:rsid w:val="00FF521E"/>
    <w:rsid w:val="00FF54C5"/>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ensus.gov/data/tables/time-series/demo/popest/1980s-county.html)"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dc.gov/nchs/nvss/bridged_race.htm" TargetMode="Externa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hyperlink" Target="https://www.cdc.gov/nchs/nvss/dvs_data_release.htm" TargetMode="Externa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BC46BCD-0F1A-7E43-9533-0F2A12F5FFD3}">
  <ds:schemaRefs>
    <ds:schemaRef ds:uri="http://schemas.openxmlformats.org/officeDocument/2006/bibliography"/>
  </ds:schemaRefs>
</ds:datastoreItem>
</file>

<file path=customXml/itemProps2.xml><?xml version="1.0" encoding="utf-8"?>
<ds:datastoreItem xmlns:ds="http://schemas.openxmlformats.org/officeDocument/2006/customXml" ds:itemID="{A8998CFB-DE47-E54B-A9AE-33FA41720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29785</Words>
  <Characters>169777</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17</cp:revision>
  <cp:lastPrinted>2019-01-21T19:46:00Z</cp:lastPrinted>
  <dcterms:created xsi:type="dcterms:W3CDTF">2019-02-21T19:18:00Z</dcterms:created>
  <dcterms:modified xsi:type="dcterms:W3CDTF">2019-02-21T20:21:00Z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