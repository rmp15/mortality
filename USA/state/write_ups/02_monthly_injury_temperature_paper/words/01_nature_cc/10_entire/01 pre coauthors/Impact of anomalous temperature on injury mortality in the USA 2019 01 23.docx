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2DBB797F" w:rsidR="0070176B" w:rsidRDefault="0070176B" w:rsidP="00FF023E">
      <w:pPr>
        <w:spacing w:line="480" w:lineRule="auto"/>
        <w:jc w:val="both"/>
        <w:rPr>
          <w:ins w:id="0" w:author="Robbie Parks" w:date="2019-01-22T15:54:00Z"/>
          <w:color w:val="000000" w:themeColor="text1"/>
        </w:rPr>
      </w:pPr>
      <w:r w:rsidRPr="005E22E4">
        <w:rPr>
          <w:color w:val="000000" w:themeColor="text1"/>
        </w:rPr>
        <w:t xml:space="preserve">James E Bennett: </w:t>
      </w:r>
      <w:ins w:id="1" w:author="Robbie Parks" w:date="2019-01-22T15:54:00Z">
        <w:r w:rsidR="006E3A0C">
          <w:rPr>
            <w:color w:val="000000" w:themeColor="text1"/>
          </w:rPr>
          <w:fldChar w:fldCharType="begin"/>
        </w:r>
        <w:r w:rsidR="006E3A0C">
          <w:rPr>
            <w:color w:val="000000" w:themeColor="text1"/>
          </w:rPr>
          <w:instrText xml:space="preserve"> HYPERLINK "mailto:</w:instrText>
        </w:r>
      </w:ins>
      <w:r w:rsidR="006E3A0C" w:rsidRPr="004D5CB9">
        <w:rPr>
          <w:color w:val="000000" w:themeColor="text1"/>
        </w:rPr>
        <w:instrText>j.e.bennett@imperial.ac.uk</w:instrText>
      </w:r>
      <w:ins w:id="2" w:author="Robbie Parks" w:date="2019-01-22T15:54:00Z">
        <w:r w:rsidR="006E3A0C">
          <w:rPr>
            <w:color w:val="000000" w:themeColor="text1"/>
          </w:rPr>
          <w:instrText xml:space="preserve">" </w:instrText>
        </w:r>
        <w:r w:rsidR="006E3A0C">
          <w:rPr>
            <w:color w:val="000000" w:themeColor="text1"/>
          </w:rPr>
          <w:fldChar w:fldCharType="separate"/>
        </w:r>
      </w:ins>
      <w:r w:rsidR="006E3A0C" w:rsidRPr="00412D99">
        <w:rPr>
          <w:rStyle w:val="Hyperlink"/>
        </w:rPr>
        <w:t>j.e.bennett@imperial.ac.uk</w:t>
      </w:r>
      <w:ins w:id="3" w:author="Robbie Parks" w:date="2019-01-22T15:54:00Z">
        <w:r w:rsidR="006E3A0C">
          <w:rPr>
            <w:color w:val="000000" w:themeColor="text1"/>
          </w:rPr>
          <w:fldChar w:fldCharType="end"/>
        </w:r>
      </w:ins>
    </w:p>
    <w:p w14:paraId="5FD25675" w14:textId="77777777" w:rsidR="006E3A0C" w:rsidRPr="005E22E4" w:rsidDel="006E3A0C" w:rsidRDefault="006E3A0C" w:rsidP="006E3A0C">
      <w:pPr>
        <w:spacing w:line="480" w:lineRule="auto"/>
        <w:jc w:val="both"/>
        <w:rPr>
          <w:del w:id="4" w:author="Robbie Parks" w:date="2019-01-22T15:54:00Z"/>
          <w:moveTo w:id="5" w:author="Robbie Parks" w:date="2019-01-22T15:54:00Z"/>
          <w:color w:val="000000" w:themeColor="text1"/>
        </w:rPr>
      </w:pPr>
      <w:moveToRangeStart w:id="6" w:author="Robbie Parks" w:date="2019-01-22T15:54:00Z" w:name="move535935805"/>
      <w:moveTo w:id="7" w:author="Robbie Parks" w:date="2019-01-22T15:54:00Z">
        <w:r w:rsidRPr="005E22E4">
          <w:rPr>
            <w:color w:val="000000" w:themeColor="text1"/>
          </w:rPr>
          <w:t xml:space="preserve">Helen Tamura-Wicks: </w:t>
        </w:r>
        <w:r w:rsidRPr="004D5CB9">
          <w:rPr>
            <w:color w:val="000000" w:themeColor="text1"/>
          </w:rPr>
          <w:t>helen.tamura-wicks07@imperial.ac.uk</w:t>
        </w:r>
      </w:moveTo>
    </w:p>
    <w:moveToRangeEnd w:id="6"/>
    <w:p w14:paraId="3F951405" w14:textId="77777777" w:rsidR="006E3A0C" w:rsidRPr="005E22E4" w:rsidRDefault="006E3A0C" w:rsidP="00FF023E">
      <w:pPr>
        <w:spacing w:line="480" w:lineRule="auto"/>
        <w:jc w:val="both"/>
        <w:rPr>
          <w:color w:val="000000" w:themeColor="text1"/>
        </w:rPr>
      </w:pP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28155C19" w14:textId="18DB6227" w:rsidR="00DE5766" w:rsidRPr="005E22E4" w:rsidDel="006E3A0C" w:rsidRDefault="00DE5766" w:rsidP="00FF023E">
      <w:pPr>
        <w:spacing w:line="480" w:lineRule="auto"/>
        <w:jc w:val="both"/>
        <w:rPr>
          <w:moveFrom w:id="8" w:author="Robbie Parks" w:date="2019-01-22T15:54:00Z"/>
          <w:color w:val="000000" w:themeColor="text1"/>
        </w:rPr>
      </w:pPr>
      <w:moveFromRangeStart w:id="9" w:author="Robbie Parks" w:date="2019-01-22T15:54:00Z" w:name="move535935805"/>
      <w:moveFrom w:id="10" w:author="Robbie Parks" w:date="2019-01-22T15:54:00Z">
        <w:r w:rsidRPr="005E22E4" w:rsidDel="006E3A0C">
          <w:rPr>
            <w:color w:val="000000" w:themeColor="text1"/>
          </w:rPr>
          <w:t xml:space="preserve">Helen Tamura-Wicks: </w:t>
        </w:r>
        <w:r w:rsidRPr="004D5CB9" w:rsidDel="006E3A0C">
          <w:rPr>
            <w:color w:val="000000" w:themeColor="text1"/>
          </w:rPr>
          <w:t>helen.tamura-wicks07@imperial.ac.uk</w:t>
        </w:r>
      </w:moveFrom>
    </w:p>
    <w:moveFromRangeEnd w:id="9"/>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r>
        <w:rPr>
          <w:b/>
          <w:color w:val="000000" w:themeColor="text1"/>
        </w:rPr>
        <w:lastRenderedPageBreak/>
        <w:t>[[[</w:t>
      </w:r>
      <w:del w:id="11" w:author="Ezzati, Majid" w:date="2019-01-19T20:48:00Z">
        <w:r w:rsidDel="0032455E">
          <w:rPr>
            <w:b/>
            <w:color w:val="000000" w:themeColor="text1"/>
          </w:rPr>
          <w:delText xml:space="preserve">Introduction </w:delText>
        </w:r>
      </w:del>
      <w:ins w:id="12" w:author="Ezzati, Majid" w:date="2019-01-19T20:48:00Z">
        <w:r w:rsidR="0032455E">
          <w:rPr>
            <w:b/>
            <w:color w:val="000000" w:themeColor="text1"/>
          </w:rPr>
          <w:t xml:space="preserve">Opening paragraph </w:t>
        </w:r>
      </w:ins>
      <w:r>
        <w:rPr>
          <w:b/>
          <w:color w:val="000000" w:themeColor="text1"/>
        </w:rPr>
        <w:t>goes here]]]</w:t>
      </w:r>
    </w:p>
    <w:p w14:paraId="623921C5" w14:textId="2B2A471E" w:rsidR="00326747" w:rsidDel="0032455E" w:rsidRDefault="000B5BF9" w:rsidP="00FF023E">
      <w:pPr>
        <w:spacing w:line="480" w:lineRule="auto"/>
        <w:jc w:val="both"/>
        <w:rPr>
          <w:del w:id="13" w:author="Ezzati, Majid" w:date="2019-01-19T20:48:00Z"/>
          <w:b/>
          <w:color w:val="000000" w:themeColor="text1"/>
        </w:rPr>
      </w:pPr>
      <w:del w:id="14"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15" w:author="Ezzati, Majid" w:date="2019-01-19T20:48:00Z"/>
          <w:b/>
          <w:color w:val="000000" w:themeColor="text1"/>
        </w:rPr>
      </w:pPr>
      <w:del w:id="16"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17" w:author="Ezzati, Majid" w:date="2019-01-19T20:48:00Z"/>
          <w:b/>
          <w:color w:val="000000" w:themeColor="text1"/>
        </w:rPr>
      </w:pPr>
      <w:del w:id="18"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6FD0E0ED"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ins w:id="19" w:author="Robbie Parks" w:date="2019-01-22T16:34:00Z">
        <w:r w:rsidR="00B31EA3">
          <w:rPr>
            <w:color w:val="000000" w:themeColor="text1"/>
          </w:rPr>
          <w:fldChar w:fldCharType="begin" w:fldLock="1"/>
        </w:r>
      </w:ins>
      <w:r w:rsidR="001A4D7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6–8&lt;/sup&gt;","plainTextFormattedCitation":"6–8","previouslyFormattedCitation":"&lt;sup&gt;6–8&lt;/sup&gt;"},"properties":{"noteIndex":0},"schema":"https://github.com/citation-style-language/schema/raw/master/csl-citation.json"}</w:instrText>
      </w:r>
      <w:r w:rsidR="00B31EA3">
        <w:rPr>
          <w:color w:val="000000" w:themeColor="text1"/>
        </w:rPr>
        <w:fldChar w:fldCharType="separate"/>
      </w:r>
      <w:r w:rsidR="00B31EA3" w:rsidRPr="00B31EA3">
        <w:rPr>
          <w:noProof/>
          <w:color w:val="000000" w:themeColor="text1"/>
          <w:vertAlign w:val="superscript"/>
        </w:rPr>
        <w:t>6–8</w:t>
      </w:r>
      <w:ins w:id="20" w:author="Robbie Parks" w:date="2019-01-22T16:34:00Z">
        <w:r w:rsidR="00B31EA3">
          <w:rPr>
            <w:color w:val="000000" w:themeColor="text1"/>
          </w:rPr>
          <w:fldChar w:fldCharType="end"/>
        </w:r>
      </w:ins>
      <w:del w:id="21" w:author="Robbie Parks" w:date="2019-01-22T16:34:00Z">
        <w:r w:rsidR="00FC32A2" w:rsidDel="00B31EA3">
          <w:rPr>
            <w:color w:val="000000" w:themeColor="text1"/>
          </w:rPr>
          <w:fldChar w:fldCharType="begin" w:fldLock="1"/>
        </w:r>
        <w:r w:rsidR="00103AEA" w:rsidDel="00B31EA3">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00FC32A2" w:rsidDel="00B31EA3">
          <w:rPr>
            <w:color w:val="000000" w:themeColor="text1"/>
          </w:rPr>
          <w:fldChar w:fldCharType="separate"/>
        </w:r>
        <w:r w:rsidR="00FC32A2" w:rsidRPr="00FC32A2" w:rsidDel="00B31EA3">
          <w:rPr>
            <w:noProof/>
            <w:color w:val="000000" w:themeColor="text1"/>
            <w:vertAlign w:val="superscript"/>
          </w:rPr>
          <w:delText>6</w:delText>
        </w:r>
        <w:r w:rsidR="00FC32A2" w:rsidDel="00B31EA3">
          <w:rPr>
            <w:color w:val="000000" w:themeColor="text1"/>
          </w:rPr>
          <w:fldChar w:fldCharType="end"/>
        </w:r>
      </w:del>
      <w:ins w:id="22" w:author="Robbie Parks" w:date="2019-01-22T16:34:00Z">
        <w:r w:rsidR="00B31EA3">
          <w:t xml:space="preserve"> </w:t>
        </w:r>
      </w:ins>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9,10&lt;/sup&gt;","plainTextFormattedCitation":"9,10","previouslyFormattedCitation":"&lt;sup&gt;9,10&lt;/sup&gt;"},"properties":{"noteIndex":0},"schema":"https://github.com/citation-style-language/schema/raw/master/csl-citation.json"}</w:instrText>
      </w:r>
      <w:r w:rsidR="009B0FC8">
        <w:rPr>
          <w:color w:val="000000" w:themeColor="text1"/>
        </w:rPr>
        <w:fldChar w:fldCharType="separate"/>
      </w:r>
      <w:r w:rsidR="00B31EA3" w:rsidRPr="00B31EA3">
        <w:rPr>
          <w:noProof/>
          <w:color w:val="000000" w:themeColor="text1"/>
          <w:vertAlign w:val="superscript"/>
        </w:rPr>
        <w:t>9,10</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w:t>
      </w:r>
      <w:del w:id="23" w:author="Robbie Parks" w:date="2019-01-22T15:46:00Z">
        <w:r w:rsidR="00D03B30" w:rsidDel="00B915CF">
          <w:rPr>
            <w:color w:val="000000" w:themeColor="text1"/>
          </w:rPr>
          <w:delText xml:space="preserve">may </w:delText>
        </w:r>
      </w:del>
      <w:ins w:id="24" w:author="Robbie Parks" w:date="2019-01-22T15:46:00Z">
        <w:r w:rsidR="00B915CF">
          <w:rPr>
            <w:color w:val="000000" w:themeColor="text1"/>
          </w:rPr>
          <w:t xml:space="preserve">could </w:t>
        </w:r>
      </w:ins>
      <w:r w:rsidR="00D03B30">
        <w:rPr>
          <w:color w:val="000000" w:themeColor="text1"/>
        </w:rPr>
        <w:t>arise as a result of global climate change.</w:t>
      </w:r>
    </w:p>
    <w:p w14:paraId="04FB869F" w14:textId="7DDAAFD1" w:rsidR="00F8041D" w:rsidRDefault="00F8041D" w:rsidP="00FF023E">
      <w:pPr>
        <w:spacing w:line="480" w:lineRule="auto"/>
        <w:jc w:val="both"/>
        <w:rPr>
          <w:color w:val="000000" w:themeColor="text1"/>
        </w:rPr>
      </w:pPr>
    </w:p>
    <w:p w14:paraId="39D8A003" w14:textId="753A3FF5" w:rsidR="00FF023E" w:rsidRDefault="00FF023E" w:rsidP="00FF023E">
      <w:pPr>
        <w:spacing w:line="480" w:lineRule="auto"/>
        <w:jc w:val="both"/>
        <w:rPr>
          <w:color w:val="000000" w:themeColor="text1"/>
        </w:rPr>
      </w:pPr>
      <w:del w:id="25" w:author="Ezzati, Majid" w:date="2019-01-18T06:50:00Z">
        <w:r w:rsidDel="00FF023E">
          <w:rPr>
            <w:color w:val="000000" w:themeColor="text1"/>
          </w:rPr>
          <w:delText>Furthermore, w</w:delText>
        </w:r>
      </w:del>
      <w:ins w:id="26" w:author="Ezzati, Majid" w:date="2019-01-18T06:50:00Z">
        <w:r>
          <w:rPr>
            <w:color w:val="000000" w:themeColor="text1"/>
          </w:rPr>
          <w:t>W</w:t>
        </w:r>
      </w:ins>
      <w:r>
        <w:rPr>
          <w:color w:val="000000" w:themeColor="text1"/>
        </w:rPr>
        <w:t>ith few exceptions,</w:t>
      </w:r>
      <w:r>
        <w:rPr>
          <w:color w:val="000000" w:themeColor="text1"/>
        </w:rPr>
        <w:fldChar w:fldCharType="begin" w:fldLock="1"/>
      </w:r>
      <w:r w:rsidR="001A4D7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6,11&lt;/sup&gt;","plainTextFormattedCitation":"6,11","previouslyFormattedCitation":"&lt;sup&gt;6,11&lt;/sup&gt;"},"properties":{"noteIndex":0},"schema":"https://github.com/citation-style-language/schema/raw/master/csl-citation.json"}</w:instrText>
      </w:r>
      <w:r>
        <w:rPr>
          <w:color w:val="000000" w:themeColor="text1"/>
        </w:rPr>
        <w:fldChar w:fldCharType="separate"/>
      </w:r>
      <w:r w:rsidR="00B31EA3" w:rsidRPr="00B31EA3">
        <w:rPr>
          <w:noProof/>
          <w:color w:val="000000" w:themeColor="text1"/>
          <w:vertAlign w:val="superscript"/>
        </w:rPr>
        <w:t>6,11</w:t>
      </w:r>
      <w:r>
        <w:rPr>
          <w:color w:val="000000" w:themeColor="text1"/>
        </w:rPr>
        <w:fldChar w:fldCharType="end"/>
      </w:r>
      <w:ins w:id="27"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1A4D7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3,4,12–14&lt;/sup&gt;","plainTextFormattedCitation":"3,4,12–14","previouslyFormattedCitation":"&lt;sup&gt;3,4,12–14&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3,4,12–14</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w:t>
      </w:r>
      <w:ins w:id="28" w:author="Robbie Parks" w:date="2019-01-23T13:53:00Z">
        <w:r w:rsidR="00A7775D">
          <w:rPr>
            <w:color w:val="000000" w:themeColor="text1"/>
          </w:rPr>
          <w:t xml:space="preserve">exposure </w:t>
        </w:r>
      </w:ins>
      <w:r w:rsidRPr="00AA564D">
        <w:rPr>
          <w:color w:val="000000" w:themeColor="text1"/>
        </w:rPr>
        <w:t>co</w:t>
      </w:r>
      <w:r>
        <w:rPr>
          <w:color w:val="000000" w:themeColor="text1"/>
        </w:rPr>
        <w:t xml:space="preserve">mpared to long-term </w:t>
      </w:r>
      <w:del w:id="29" w:author="Robbie Parks" w:date="2019-01-23T13:53:00Z">
        <w:r w:rsidDel="00996578">
          <w:rPr>
            <w:color w:val="000000" w:themeColor="text1"/>
          </w:rPr>
          <w:delText>experiences</w:delText>
        </w:r>
      </w:del>
      <w:ins w:id="30" w:author="Robbie Parks" w:date="2019-01-23T13:53:00Z">
        <w:r w:rsidR="00996578">
          <w:rPr>
            <w:color w:val="000000" w:themeColor="text1"/>
          </w:rPr>
          <w:t>norms</w:t>
        </w:r>
      </w:ins>
      <w:r>
        <w:rPr>
          <w:color w:val="000000" w:themeColor="text1"/>
        </w:rPr>
        <w:t xml:space="preserve">, and hence change seasonal weather patterns, which can disrupt long-term adaptation. To overcome this gap </w:t>
      </w:r>
      <w:del w:id="31" w:author="Ezzati, Majid" w:date="2019-01-18T06:53:00Z">
        <w:r w:rsidDel="00CF68D0">
          <w:rPr>
            <w:color w:val="000000" w:themeColor="text1"/>
          </w:rPr>
          <w:delText xml:space="preserve">requires </w:delText>
        </w:r>
      </w:del>
      <w:ins w:id="32"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w:t>
      </w:r>
      <w:ins w:id="33" w:author="Robbie Parks" w:date="2019-01-22T15:46:00Z">
        <w:r w:rsidR="00B33191">
          <w:rPr>
            <w:color w:val="000000" w:themeColor="text1"/>
          </w:rPr>
          <w:t xml:space="preserve"> in the USA</w:t>
        </w:r>
      </w:ins>
      <w:r w:rsidRPr="002B11C6">
        <w:rPr>
          <w:color w:val="000000" w:themeColor="text1"/>
        </w:rPr>
        <w:t xml:space="preserve"> in a large number of places over a long period of time, and </w:t>
      </w:r>
      <w:ins w:id="34" w:author="Ezzati, Majid" w:date="2019-01-18T06:53:00Z">
        <w:r w:rsidR="00CF68D0">
          <w:rPr>
            <w:color w:val="000000" w:themeColor="text1"/>
          </w:rPr>
          <w:t>develop</w:t>
        </w:r>
      </w:ins>
      <w:ins w:id="35" w:author="Robbie Parks" w:date="2019-01-22T11:49:00Z">
        <w:r w:rsidR="0055707E">
          <w:rPr>
            <w:color w:val="000000" w:themeColor="text1"/>
          </w:rPr>
          <w:t>ed</w:t>
        </w:r>
      </w:ins>
      <w:ins w:id="36" w:author="Ezzati, Majid" w:date="2019-01-18T06:53:00Z">
        <w:r w:rsidR="00CF68D0">
          <w:rPr>
            <w:color w:val="000000" w:themeColor="text1"/>
          </w:rPr>
          <w:t xml:space="preserve"> </w:t>
        </w:r>
      </w:ins>
      <w:r w:rsidRPr="002B11C6">
        <w:rPr>
          <w:color w:val="000000" w:themeColor="text1"/>
        </w:rPr>
        <w:t xml:space="preserve">methodology </w:t>
      </w:r>
      <w:del w:id="37"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38"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39" w:author="Ezzati, Majid" w:date="2019-01-18T06:57:00Z">
        <w:r w:rsidRPr="002B11C6" w:rsidDel="00A26C87">
          <w:rPr>
            <w:color w:val="000000" w:themeColor="text1"/>
          </w:rPr>
          <w:delText xml:space="preserve">. </w:delText>
        </w:r>
      </w:del>
      <w:ins w:id="40"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2E46E4EB" w:rsidR="00EC109B" w:rsidRDefault="00262BFD" w:rsidP="00FF023E">
      <w:pPr>
        <w:spacing w:line="480" w:lineRule="auto"/>
        <w:jc w:val="both"/>
        <w:rPr>
          <w:color w:val="000000" w:themeColor="text1"/>
        </w:rPr>
      </w:pPr>
      <w:del w:id="41" w:author="Ezzati, Majid" w:date="2019-01-18T06:57:00Z">
        <w:r w:rsidRPr="00262BFD" w:rsidDel="00A26C87">
          <w:rPr>
            <w:color w:val="000000" w:themeColor="text1"/>
          </w:rPr>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ins w:id="42" w:author="Robbie Parks" w:date="2019-01-23T13:29:00Z">
        <w:r w:rsidR="00EA51F2">
          <w:rPr>
            <w:color w:val="000000" w:themeColor="text1"/>
          </w:rPr>
          <w:t xml:space="preserve">52.6% of male injury deaths were in those aged 15-44 years. (Figure 1) </w:t>
        </w:r>
      </w:ins>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del w:id="43" w:author="Robbie Parks" w:date="2019-01-23T13:29:00Z">
        <w:r w:rsidR="00F53433" w:rsidDel="00EA51F2">
          <w:rPr>
            <w:color w:val="000000" w:themeColor="text1"/>
          </w:rPr>
          <w:delText xml:space="preserve"> (Figure </w:delText>
        </w:r>
        <w:r w:rsidR="001B6F2C" w:rsidRPr="009D33F9" w:rsidDel="00EA51F2">
          <w:rPr>
            <w:color w:val="000000" w:themeColor="text1"/>
          </w:rPr>
          <w:delText>1</w:delText>
        </w:r>
        <w:r w:rsidR="00F53433" w:rsidDel="00EA51F2">
          <w:rPr>
            <w:color w:val="000000" w:themeColor="text1"/>
          </w:rPr>
          <w:delText>)</w:delText>
        </w:r>
        <w:r w:rsidR="002521A6" w:rsidDel="00EA51F2">
          <w:rPr>
            <w:color w:val="000000" w:themeColor="text1"/>
          </w:rPr>
          <w:delText xml:space="preserve">. </w:delText>
        </w:r>
        <w:r w:rsidR="00B2545E" w:rsidDel="00EA51F2">
          <w:rPr>
            <w:color w:val="000000" w:themeColor="text1"/>
          </w:rPr>
          <w:delText>52.6</w:delText>
        </w:r>
        <w:r w:rsidR="009F41EF" w:rsidDel="00EA51F2">
          <w:rPr>
            <w:color w:val="000000" w:themeColor="text1"/>
          </w:rPr>
          <w:delText xml:space="preserve">% of </w:delText>
        </w:r>
        <w:r w:rsidR="0056104E" w:rsidDel="00EA51F2">
          <w:rPr>
            <w:color w:val="000000" w:themeColor="text1"/>
          </w:rPr>
          <w:delText xml:space="preserve">male </w:delText>
        </w:r>
        <w:r w:rsidR="009F41EF" w:rsidDel="00EA51F2">
          <w:rPr>
            <w:color w:val="000000" w:themeColor="text1"/>
          </w:rPr>
          <w:delText xml:space="preserve">injury deaths </w:delText>
        </w:r>
        <w:r w:rsidR="0056104E" w:rsidDel="00EA51F2">
          <w:rPr>
            <w:color w:val="000000" w:themeColor="text1"/>
          </w:rPr>
          <w:delText xml:space="preserve">were </w:delText>
        </w:r>
        <w:r w:rsidR="009F41EF" w:rsidDel="00EA51F2">
          <w:rPr>
            <w:color w:val="000000" w:themeColor="text1"/>
          </w:rPr>
          <w:delText>in those aged 15-44 years</w:delText>
        </w:r>
      </w:del>
      <w:r w:rsidR="009F41EF">
        <w:rPr>
          <w:color w:val="000000" w:themeColor="text1"/>
        </w:rPr>
        <w:t xml:space="preserve">. </w:t>
      </w:r>
      <w:ins w:id="44" w:author="Robbie Parks" w:date="2019-01-23T13:29:00Z">
        <w:r w:rsidR="00DF2E9F">
          <w:rPr>
            <w:color w:val="000000" w:themeColor="text1"/>
          </w:rPr>
          <w:t>In contrast with males, t</w:t>
        </w:r>
      </w:ins>
      <w:del w:id="45" w:author="Robbie Parks" w:date="2019-01-23T13:29:00Z">
        <w:r w:rsidR="009F41EF" w:rsidDel="00DF2E9F">
          <w:rPr>
            <w:color w:val="000000" w:themeColor="text1"/>
          </w:rPr>
          <w:delText>T</w:delText>
        </w:r>
      </w:del>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ins w:id="46" w:author="Robbie Parks" w:date="2019-01-23T13:53:00Z">
        <w:r w:rsidR="00AD69A5">
          <w:rPr>
            <w:color w:val="000000" w:themeColor="text1"/>
          </w:rPr>
          <w:t xml:space="preserve">injury </w:t>
        </w:r>
      </w:ins>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B88E1C" w:rsidR="00F34EC4" w:rsidRDefault="0006548B" w:rsidP="00FF023E">
      <w:pPr>
        <w:spacing w:line="480" w:lineRule="auto"/>
        <w:jc w:val="both"/>
      </w:pPr>
      <w:ins w:id="47" w:author="Robbie Parks" w:date="2019-01-23T13:30:00Z">
        <w:r>
          <w:rPr>
            <w:color w:val="000000" w:themeColor="text1"/>
          </w:rPr>
          <w:t xml:space="preserve">Transport-related injuries, falls, drowning, assault, and intentional self-harm accounted for </w:t>
        </w:r>
      </w:ins>
      <w:r w:rsidR="00F53433">
        <w:rPr>
          <w:color w:val="000000" w:themeColor="text1"/>
        </w:rPr>
        <w:t>79.0% of injury deaths in males and 72.1% in</w:t>
      </w:r>
      <w:ins w:id="48" w:author="Robbie Parks" w:date="2019-01-23T13:30:00Z">
        <w:r>
          <w:rPr>
            <w:color w:val="000000" w:themeColor="text1"/>
          </w:rPr>
          <w:t xml:space="preserve"> females. </w:t>
        </w:r>
      </w:ins>
      <w:del w:id="49" w:author="Robbie Parks" w:date="2019-01-23T13:30:00Z">
        <w:r w:rsidR="00F53433" w:rsidDel="0006548B">
          <w:rPr>
            <w:color w:val="000000" w:themeColor="text1"/>
          </w:rPr>
          <w:delText xml:space="preserve"> females were from transport injuries, falls, drowning, assault, and intentional self-harm, and t</w:delText>
        </w:r>
      </w:del>
      <w:ins w:id="50" w:author="Robbie Parks" w:date="2019-01-23T13:30:00Z">
        <w:r>
          <w:rPr>
            <w:color w:val="000000" w:themeColor="text1"/>
          </w:rPr>
          <w:t>T</w:t>
        </w:r>
      </w:ins>
      <w:r w:rsidR="00F53433">
        <w:rPr>
          <w:color w:val="000000" w:themeColor="text1"/>
        </w:rPr>
        <w:t xml:space="preserve">he remainder </w:t>
      </w:r>
      <w:ins w:id="51" w:author="Robbie Parks" w:date="2019-01-23T13:30:00Z">
        <w:r>
          <w:rPr>
            <w:color w:val="000000" w:themeColor="text1"/>
          </w:rPr>
          <w:t xml:space="preserve">were </w:t>
        </w:r>
      </w:ins>
      <w:r w:rsidR="00F53433">
        <w:rPr>
          <w:color w:val="000000" w:themeColor="text1"/>
        </w:rPr>
        <w:t xml:space="preserve">from a heterogeneous group of “other injuries” (Figure </w:t>
      </w:r>
      <w:r w:rsidR="00CB4D3C" w:rsidRPr="00214145">
        <w:rPr>
          <w:color w:val="000000" w:themeColor="text1"/>
        </w:rPr>
        <w:t>1</w:t>
      </w:r>
      <w:r w:rsidR="00F53433">
        <w:rPr>
          <w:color w:val="000000" w:themeColor="text1"/>
        </w:rPr>
        <w:t>).</w:t>
      </w:r>
      <w:r w:rsidR="00F53433" w:rsidRPr="00636C9B">
        <w:rPr>
          <w:color w:val="000000" w:themeColor="text1"/>
        </w:rPr>
        <w:t xml:space="preserve"> </w:t>
      </w:r>
      <w:r w:rsidR="004D784E" w:rsidRPr="00091E0C">
        <w:t>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del w:id="52" w:author="Robbie Parks" w:date="2019-01-22T15:46:00Z">
        <w:r w:rsidR="00F53433" w:rsidRPr="00091E0C" w:rsidDel="00B33191">
          <w:delText xml:space="preserve"> </w:delText>
        </w:r>
        <w:r w:rsidR="004D784E" w:rsidRPr="00091E0C" w:rsidDel="00B33191">
          <w:delText xml:space="preserve">(Figure </w:delText>
        </w:r>
        <w:r w:rsidR="00CB4D3C" w:rsidDel="00B33191">
          <w:delText>1</w:delText>
        </w:r>
        <w:r w:rsidR="004D784E" w:rsidRPr="00091E0C" w:rsidDel="00B33191">
          <w:delText>)</w:delText>
        </w:r>
      </w:del>
      <w:r w:rsidR="004D784E" w:rsidRPr="00091E0C">
        <w:t>.</w:t>
      </w:r>
      <w:r w:rsidR="00F53433">
        <w:t xml:space="preserve"> </w:t>
      </w:r>
      <w:r w:rsidR="00096862">
        <w:t>T</w:t>
      </w:r>
      <w:r w:rsidR="00F53433">
        <w:t>ransport was the leading injury cause of death in women younger than 75 years and men younger than 35 years. Between 35 and 74 years</w:t>
      </w:r>
      <w:ins w:id="53" w:author="Robbie Parks" w:date="2019-01-23T13:31:00Z">
        <w:r w:rsidR="00CC2C8F">
          <w:t xml:space="preserve"> of age</w:t>
        </w:r>
      </w:ins>
      <w:r w:rsidR="00F53433">
        <w:t xml:space="preserve">, more men died of </w:t>
      </w:r>
      <w:ins w:id="54" w:author="Robbie Parks" w:date="2019-01-22T15:46:00Z">
        <w:r w:rsidR="00B33191">
          <w:t xml:space="preserve">intentional </w:t>
        </w:r>
      </w:ins>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00C11E29" w:rsidR="0078091F" w:rsidRDefault="00F653F3" w:rsidP="00FF023E">
      <w:pPr>
        <w:spacing w:line="480" w:lineRule="auto"/>
        <w:jc w:val="both"/>
      </w:pPr>
      <w:r w:rsidRPr="003017A9">
        <w:t xml:space="preserve">There was a decline in </w:t>
      </w:r>
      <w:ins w:id="55" w:author="Robbie Parks" w:date="2019-01-23T13:31:00Z">
        <w:r w:rsidR="00056DE5">
          <w:t xml:space="preserve">age-standardised death rates of </w:t>
        </w:r>
      </w:ins>
      <w:r w:rsidRPr="003017A9">
        <w:t>three out of five</w:t>
      </w:r>
      <w:r w:rsidR="00B326E6">
        <w:t xml:space="preserve"> major</w:t>
      </w:r>
      <w:r w:rsidRPr="003017A9">
        <w:t xml:space="preserve"> </w:t>
      </w:r>
      <w:del w:id="56" w:author="Ezzati, Majid" w:date="2019-01-18T06:47:00Z">
        <w:r w:rsidRPr="003017A9" w:rsidDel="00FF023E">
          <w:delText xml:space="preserve">types of </w:delText>
        </w:r>
      </w:del>
      <w:r w:rsidRPr="003017A9">
        <w:t>injur</w:t>
      </w:r>
      <w:ins w:id="57" w:author="Ezzati, Majid" w:date="2019-01-18T06:47:00Z">
        <w:r w:rsidR="00FF023E">
          <w:t>ies</w:t>
        </w:r>
      </w:ins>
      <w:del w:id="58" w:author="Ezzati, Majid" w:date="2019-01-18T06:47:00Z">
        <w:r w:rsidRPr="003017A9" w:rsidDel="00FF023E">
          <w:delText>y</w:delText>
        </w:r>
      </w:del>
      <w:r w:rsidRPr="003017A9">
        <w:t xml:space="preserve"> (transport, drownings and assault) </w:t>
      </w:r>
      <w:r w:rsidR="00B326E6">
        <w:t>from 1980 to 2016</w:t>
      </w:r>
      <w:ins w:id="59" w:author="Robbie Parks" w:date="2019-01-22T11:50:00Z">
        <w:r w:rsidR="0087293C">
          <w:t xml:space="preserve"> (Figure 2)</w:t>
        </w:r>
      </w:ins>
      <w:r w:rsidR="00B326E6">
        <w:t>.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60" w:author="Ezzati, Majid" w:date="2019-01-18T06:47:00Z">
        <w:r w:rsidR="00B326E6" w:rsidDel="00FF023E">
          <w:delText xml:space="preserve">its </w:delText>
        </w:r>
      </w:del>
      <w:r w:rsidRPr="003017A9">
        <w:t>1980 levels</w:t>
      </w:r>
      <w:del w:id="61" w:author="Robbie Parks" w:date="2019-01-22T11:50:00Z">
        <w:r w:rsidR="0051614E" w:rsidRPr="009D14AA" w:rsidDel="007159BF">
          <w:delText xml:space="preserve"> (Figure </w:delText>
        </w:r>
        <w:r w:rsidR="00480629" w:rsidRPr="00E566A6" w:rsidDel="007159BF">
          <w:delText>2</w:delText>
        </w:r>
        <w:r w:rsidR="0051614E" w:rsidRPr="009D14AA" w:rsidDel="007159BF">
          <w:delText>)</w:delText>
        </w:r>
      </w:del>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449D2241" w:rsidR="00971EAC" w:rsidRDefault="00BF3738" w:rsidP="00FF023E">
      <w:pPr>
        <w:spacing w:line="480" w:lineRule="auto"/>
        <w:jc w:val="both"/>
        <w:rPr>
          <w:ins w:id="62" w:author="Ezzati, Majid" w:date="2019-01-18T21:06:00Z"/>
          <w:color w:val="000000" w:themeColor="text1"/>
        </w:rPr>
      </w:pPr>
      <w:r>
        <w:rPr>
          <w:color w:val="000000" w:themeColor="text1"/>
        </w:rPr>
        <w:t>We quantified</w:t>
      </w:r>
      <w:r w:rsidR="00D03B30">
        <w:rPr>
          <w:color w:val="000000" w:themeColor="text1"/>
        </w:rPr>
        <w:t xml:space="preserve"> the impact of deviation of temperature</w:t>
      </w:r>
      <w:ins w:id="63" w:author="Robbie Parks" w:date="2019-01-23T13:33:00Z">
        <w:r w:rsidR="007D7797">
          <w:rPr>
            <w:color w:val="000000" w:themeColor="text1"/>
          </w:rPr>
          <w:t xml:space="preserve"> </w:t>
        </w:r>
      </w:ins>
      <w:del w:id="64" w:author="Robbie Parks" w:date="2019-01-22T16:41:00Z">
        <w:r w:rsidR="00D03B30" w:rsidDel="001A4D79">
          <w:rPr>
            <w:color w:val="000000" w:themeColor="text1"/>
          </w:rPr>
          <w:delText xml:space="preserve"> </w:delText>
        </w:r>
      </w:del>
      <w:r w:rsidR="00D03B30">
        <w:rPr>
          <w:color w:val="000000" w:themeColor="text1"/>
        </w:rPr>
        <w:t xml:space="preserve">from long-term local </w:t>
      </w:r>
      <w:del w:id="65" w:author="Robbie Parks" w:date="2019-01-22T16:50:00Z">
        <w:r w:rsidR="00D03B30" w:rsidDel="001C6BC0">
          <w:rPr>
            <w:color w:val="000000" w:themeColor="text1"/>
          </w:rPr>
          <w:delText xml:space="preserve">averages </w:delText>
        </w:r>
      </w:del>
      <w:ins w:id="66" w:author="Robbie Parks" w:date="2019-01-22T16:50:00Z">
        <w:r w:rsidR="001C6BC0">
          <w:rPr>
            <w:color w:val="000000" w:themeColor="text1"/>
          </w:rPr>
          <w:t>norms</w:t>
        </w:r>
      </w:ins>
      <w:ins w:id="67" w:author="Robbie Parks" w:date="2019-01-23T13:34:00Z">
        <w:r w:rsidR="007D7797">
          <w:rPr>
            <w:color w:val="000000" w:themeColor="text1"/>
          </w:rPr>
          <w:t>, projected under climate change,</w:t>
        </w:r>
        <w:r w:rsidR="007D7797">
          <w:rPr>
            <w:color w:val="000000" w:themeColor="text1"/>
          </w:rPr>
          <w:fldChar w:fldCharType="begin" w:fldLock="1"/>
        </w:r>
        <w:r w:rsidR="007D779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r w:rsidR="007D7797">
          <w:rPr>
            <w:color w:val="000000" w:themeColor="text1"/>
          </w:rPr>
          <w:fldChar w:fldCharType="separate"/>
        </w:r>
        <w:r w:rsidR="007D7797" w:rsidRPr="001A4D79">
          <w:rPr>
            <w:noProof/>
            <w:color w:val="000000" w:themeColor="text1"/>
            <w:vertAlign w:val="superscript"/>
          </w:rPr>
          <w:t>15</w:t>
        </w:r>
        <w:r w:rsidR="007D7797">
          <w:rPr>
            <w:color w:val="000000" w:themeColor="text1"/>
          </w:rPr>
          <w:fldChar w:fldCharType="end"/>
        </w:r>
        <w:r w:rsidR="007D7797">
          <w:rPr>
            <w:color w:val="000000" w:themeColor="text1"/>
          </w:rPr>
          <w:t xml:space="preserve"> </w:t>
        </w:r>
      </w:ins>
      <w:del w:id="68" w:author="Robbie Parks" w:date="2019-01-23T13:34:00Z">
        <w:r w:rsidR="00D03B30" w:rsidDel="007D7797">
          <w:rPr>
            <w:color w:val="000000" w:themeColor="text1"/>
          </w:rPr>
          <w:delText>to which populations have</w:delText>
        </w:r>
        <w:r w:rsidR="00D03B30" w:rsidRPr="003757BC" w:rsidDel="007D7797">
          <w:rPr>
            <w:color w:val="000000" w:themeColor="text1"/>
          </w:rPr>
          <w:delText xml:space="preserve"> </w:delText>
        </w:r>
        <w:r w:rsidR="00D03B30" w:rsidDel="007D7797">
          <w:rPr>
            <w:color w:val="000000" w:themeColor="text1"/>
          </w:rPr>
          <w:delText xml:space="preserve">acclimatised </w:delText>
        </w:r>
      </w:del>
      <w:r w:rsidR="00D03B30">
        <w:rPr>
          <w:color w:val="000000" w:themeColor="text1"/>
        </w:rPr>
        <w:t>on injury mortality</w:t>
      </w:r>
      <w:ins w:id="69" w:author="Ezzati, Majid" w:date="2019-01-18T06:58:00Z">
        <w:del w:id="70" w:author="Robbie Parks" w:date="2019-01-22T16:42:00Z">
          <w:r w:rsidR="00A26C87" w:rsidDel="004668EB">
            <w:rPr>
              <w:color w:val="000000" w:themeColor="text1"/>
            </w:rPr>
            <w:delText>, as climate change is expected to do</w:delText>
          </w:r>
        </w:del>
      </w:ins>
      <w:r w:rsidR="00D03B30">
        <w:rPr>
          <w:color w:val="000000" w:themeColor="text1"/>
        </w:rPr>
        <w:t xml:space="preserve">. </w:t>
      </w:r>
      <w:del w:id="71"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72" w:author="Ezzati, Majid" w:date="2019-01-18T06:57:00Z">
        <w:r w:rsidR="00D03B30" w:rsidDel="00A26C87">
          <w:rPr>
            <w:color w:val="000000" w:themeColor="text1"/>
          </w:rPr>
          <w:delText>to characterise</w:delText>
        </w:r>
      </w:del>
      <w:ins w:id="73"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 xml:space="preserve">long-term </w:t>
      </w:r>
      <w:ins w:id="74" w:author="Robbie Parks" w:date="2019-01-22T16:50:00Z">
        <w:r w:rsidR="00A52D34">
          <w:t xml:space="preserve">norm </w:t>
        </w:r>
      </w:ins>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75" w:author="Ezzati, Majid" w:date="2019-01-18T21:06:00Z"/>
          <w:color w:val="000000" w:themeColor="text1"/>
        </w:rPr>
      </w:pPr>
    </w:p>
    <w:p w14:paraId="52915CCE" w14:textId="1E6E71AE" w:rsidR="00D03B30" w:rsidRPr="00083BC4" w:rsidDel="00971EAC" w:rsidRDefault="00D03B30" w:rsidP="00FF023E">
      <w:pPr>
        <w:spacing w:line="480" w:lineRule="auto"/>
        <w:jc w:val="both"/>
        <w:rPr>
          <w:del w:id="76" w:author="Ezzati, Majid" w:date="2019-01-18T21:06:00Z"/>
          <w:color w:val="000000" w:themeColor="text1"/>
        </w:rPr>
      </w:pPr>
      <w:r w:rsidRPr="00636C9B">
        <w:rPr>
          <w:color w:val="000000" w:themeColor="text1"/>
        </w:rPr>
        <w:t xml:space="preserve">We used the </w:t>
      </w:r>
      <w:r>
        <w:rPr>
          <w:color w:val="000000" w:themeColor="text1"/>
        </w:rPr>
        <w:t>resultant risk estimates</w:t>
      </w:r>
      <w:ins w:id="77" w:author="Microsoft Office User" w:date="2019-01-21T11:32:00Z">
        <w:r w:rsidR="0095118B">
          <w:rPr>
            <w:color w:val="000000" w:themeColor="text1"/>
          </w:rPr>
          <w:t xml:space="preserve"> (Supplementary Figure 1)</w:t>
        </w:r>
      </w:ins>
      <w:r>
        <w:rPr>
          <w:color w:val="000000" w:themeColor="text1"/>
        </w:rPr>
        <w:t xml:space="preserve"> to calculate change in </w:t>
      </w:r>
      <w:r w:rsidRPr="00636C9B">
        <w:rPr>
          <w:color w:val="000000" w:themeColor="text1"/>
        </w:rPr>
        <w:t>deaths</w:t>
      </w:r>
      <w:ins w:id="78" w:author="Robbie Parks" w:date="2019-01-23T13:39:00Z">
        <w:r w:rsidR="0082487B">
          <w:rPr>
            <w:color w:val="000000" w:themeColor="text1"/>
          </w:rPr>
          <w:t xml:space="preserve"> </w:t>
        </w:r>
        <w:r w:rsidR="0082487B">
          <w:rPr>
            <w:color w:val="000000" w:themeColor="text1"/>
          </w:rPr>
          <w:t>in a year in which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w:t>
        </w:r>
        <w:r w:rsidR="0082487B">
          <w:rPr>
            <w:color w:val="000000" w:themeColor="text1"/>
          </w:rPr>
          <w:t xml:space="preserve">, </w:t>
        </w:r>
      </w:ins>
      <w:del w:id="79" w:author="Robbie Parks" w:date="2019-01-23T13:39:00Z">
        <w:r w:rsidDel="0082487B">
          <w:rPr>
            <w:color w:val="000000" w:themeColor="text1"/>
          </w:rPr>
          <w:delText>,</w:delText>
        </w:r>
        <w:r w:rsidRPr="00636C9B" w:rsidDel="0082487B">
          <w:rPr>
            <w:color w:val="000000" w:themeColor="text1"/>
          </w:rPr>
          <w:delText xml:space="preserve"> </w:delText>
        </w:r>
      </w:del>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Pr>
          <w:color w:val="000000" w:themeColor="text1"/>
        </w:rPr>
        <w:t xml:space="preserve"> </w:t>
      </w:r>
      <w:del w:id="80" w:author="Robbie Parks" w:date="2019-01-23T13:39:00Z">
        <w:r w:rsidDel="0082487B">
          <w:rPr>
            <w:color w:val="000000" w:themeColor="text1"/>
          </w:rPr>
          <w:delText>in a year in which each month in each state were +</w:delText>
        </w:r>
        <w:r w:rsidRPr="00636C9B" w:rsidDel="0082487B">
          <w:rPr>
            <w:color w:val="000000" w:themeColor="text1"/>
          </w:rPr>
          <w:delText>1</w:delText>
        </w:r>
        <w:r w:rsidRPr="00636C9B" w:rsidDel="0082487B">
          <w:rPr>
            <w:rFonts w:ascii="Arial" w:eastAsia="Times New Roman" w:hAnsi="Arial" w:cs="Arial"/>
            <w:bCs/>
            <w:color w:val="222222"/>
            <w:shd w:val="clear" w:color="auto" w:fill="FFFFFF"/>
          </w:rPr>
          <w:delText>°</w:delText>
        </w:r>
        <w:r w:rsidRPr="00636C9B" w:rsidDel="0082487B">
          <w:rPr>
            <w:color w:val="000000" w:themeColor="text1"/>
          </w:rPr>
          <w:delText>C</w:delText>
        </w:r>
        <w:r w:rsidDel="0082487B">
          <w:rPr>
            <w:color w:val="000000" w:themeColor="text1"/>
          </w:rPr>
          <w:delText xml:space="preserve"> above its long-term norm</w:delText>
        </w:r>
      </w:del>
      <w:del w:id="81" w:author="Robbie Parks" w:date="2019-01-22T12:07:00Z">
        <w:r w:rsidDel="00CB2273">
          <w:rPr>
            <w:color w:val="000000" w:themeColor="text1"/>
          </w:rPr>
          <w:delText>al</w:delText>
        </w:r>
      </w:del>
      <w:r w:rsidRPr="00636C9B">
        <w:rPr>
          <w:color w:val="000000" w:themeColor="text1"/>
        </w:rPr>
        <w:t>.</w:t>
      </w:r>
    </w:p>
    <w:p w14:paraId="2DA23D8D" w14:textId="3525E522" w:rsidR="00D03B30" w:rsidDel="00971EAC" w:rsidRDefault="00D03B30" w:rsidP="00FF023E">
      <w:pPr>
        <w:spacing w:line="480" w:lineRule="auto"/>
        <w:jc w:val="both"/>
        <w:rPr>
          <w:del w:id="82" w:author="Ezzati, Majid" w:date="2019-01-18T21:06:00Z"/>
          <w:color w:val="000000" w:themeColor="text1"/>
        </w:rPr>
      </w:pPr>
    </w:p>
    <w:p w14:paraId="2E1A277C" w14:textId="071FF85A" w:rsidR="00C60C27" w:rsidDel="00C82383" w:rsidRDefault="00BF3738" w:rsidP="00971EAC">
      <w:pPr>
        <w:spacing w:line="480" w:lineRule="auto"/>
        <w:jc w:val="both"/>
        <w:rPr>
          <w:del w:id="83" w:author="Ezzati, Majid" w:date="2019-01-18T21:14:00Z"/>
        </w:rPr>
      </w:pPr>
      <w:del w:id="84"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85" w:author="Ezzati, Majid" w:date="2019-01-18T21:06:00Z">
        <w:r w:rsidR="00971EAC">
          <w:t xml:space="preserve"> Based on these calculat</w:t>
        </w:r>
      </w:ins>
      <w:ins w:id="86" w:author="Robbie Parks" w:date="2019-01-22T11:51:00Z">
        <w:r w:rsidR="00FC4049">
          <w:t>ions</w:t>
        </w:r>
      </w:ins>
      <w:ins w:id="87" w:author="Ezzati, Majid" w:date="2019-01-18T21:06:00Z">
        <w:del w:id="88" w:author="Robbie Parks" w:date="2019-01-22T11:51:00Z">
          <w:r w:rsidR="00971EAC" w:rsidDel="00FC4049">
            <w:delText>es</w:delText>
          </w:r>
        </w:del>
        <w:r w:rsidR="00971EAC">
          <w:t>,</w:t>
        </w:r>
      </w:ins>
      <w:r w:rsidR="00955652" w:rsidRPr="004326BD">
        <w:t xml:space="preserve"> there would be an </w:t>
      </w:r>
      <w:ins w:id="89" w:author="Ezzati, Majid" w:date="2019-01-18T21:06:00Z">
        <w:r w:rsidR="00971EAC">
          <w:t xml:space="preserve">estimated </w:t>
        </w:r>
      </w:ins>
      <w:del w:id="90" w:author="Ezzati, Majid" w:date="2019-01-18T21:06:00Z">
        <w:r w:rsidR="00955652" w:rsidRPr="004326BD" w:rsidDel="00971EAC">
          <w:delText xml:space="preserve">additional </w:delText>
        </w:r>
      </w:del>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ins w:id="91" w:author="Ezzati, Majid" w:date="2019-01-18T21:06:00Z">
        <w:r w:rsidR="00971EAC">
          <w:t xml:space="preserve">excess </w:t>
        </w:r>
      </w:ins>
      <w:r w:rsidR="00955652" w:rsidRPr="00C60C27">
        <w:t xml:space="preserve">injury deaths </w:t>
      </w:r>
      <w:r>
        <w:t>in a warm year</w:t>
      </w:r>
      <w:r w:rsidR="006D7FD3" w:rsidRPr="00C60C27">
        <w:t>,</w:t>
      </w:r>
      <w:r w:rsidR="00955652" w:rsidRPr="00C60C27">
        <w:t xml:space="preserve"> </w:t>
      </w:r>
      <w:r>
        <w:t>equ</w:t>
      </w:r>
      <w:ins w:id="92" w:author="Ezzati, Majid" w:date="2019-01-18T21:07:00Z">
        <w:r w:rsidR="00971EAC">
          <w:t>ivalent</w:t>
        </w:r>
      </w:ins>
      <w:del w:id="93"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214145">
        <w:t>4</w:t>
      </w:r>
      <w:r w:rsidR="00107AA8" w:rsidRPr="00C60C27">
        <w:t>)</w:t>
      </w:r>
      <w:r w:rsidR="00955652" w:rsidRPr="00C60C27">
        <w:t>.</w:t>
      </w:r>
      <w:ins w:id="94" w:author="Ezzati, Majid" w:date="2019-01-18T21:05:00Z">
        <w:r w:rsidR="00971EAC" w:rsidRPr="00971EAC">
          <w:t xml:space="preserve"> </w:t>
        </w:r>
      </w:ins>
      <w:ins w:id="95" w:author="Ezzati, Majid" w:date="2019-01-18T21:07:00Z">
        <w:r w:rsidR="00971EAC">
          <w:t xml:space="preserve">Deaths from </w:t>
        </w:r>
      </w:ins>
      <w:ins w:id="96" w:author="Ezzati, Majid" w:date="2019-01-18T21:11:00Z">
        <w:r w:rsidR="00C82383">
          <w:t xml:space="preserve">drowning, transport injuries, </w:t>
        </w:r>
        <w:del w:id="97" w:author="Microsoft Office User" w:date="2019-01-21T11:33:00Z">
          <w:r w:rsidR="00C82383" w:rsidDel="002669C7">
            <w:delText>violence</w:delText>
          </w:r>
        </w:del>
      </w:ins>
      <w:ins w:id="98" w:author="Microsoft Office User" w:date="2019-01-21T11:33:00Z">
        <w:r w:rsidR="002669C7">
          <w:t>assault</w:t>
        </w:r>
      </w:ins>
      <w:ins w:id="99" w:author="Ezzati, Majid" w:date="2019-01-18T21:11:00Z">
        <w:r w:rsidR="00C82383">
          <w:t xml:space="preserve"> and</w:t>
        </w:r>
        <w:del w:id="100" w:author="Robbie Parks" w:date="2019-01-22T16:43:00Z">
          <w:r w:rsidR="00C82383" w:rsidDel="00F76EDC">
            <w:delText xml:space="preserve"> </w:delText>
          </w:r>
        </w:del>
      </w:ins>
      <w:ins w:id="101" w:author="Microsoft Office User" w:date="2019-01-21T11:33:00Z">
        <w:r w:rsidR="002669C7">
          <w:t xml:space="preserve"> intentional </w:t>
        </w:r>
      </w:ins>
      <w:ins w:id="102" w:author="Ezzati, Majid" w:date="2019-01-18T21:11:00Z">
        <w:r w:rsidR="00C82383">
          <w:t>self-harm</w:t>
        </w:r>
      </w:ins>
      <w:ins w:id="103" w:author="Ezzati, Majid" w:date="2019-01-18T21:07:00Z">
        <w:r w:rsidR="00971EAC">
          <w:t xml:space="preserve"> are predicted to increase, partly offset by a decline in </w:t>
        </w:r>
      </w:ins>
      <w:moveToRangeStart w:id="104" w:author="Ezzati, Majid" w:date="2019-01-18T21:05:00Z" w:name="move535608841"/>
      <w:moveTo w:id="105" w:author="Ezzati, Majid" w:date="2019-01-18T21:05:00Z">
        <w:del w:id="106" w:author="Ezzati, Majid" w:date="2019-01-18T21:07:00Z">
          <w:r w:rsidR="00971EAC" w:rsidDel="00971EAC">
            <w:delText>Only</w:delText>
          </w:r>
          <w:r w:rsidR="00971EAC" w:rsidRPr="003017A9" w:rsidDel="00971EAC">
            <w:delText xml:space="preserve"> </w:delText>
          </w:r>
        </w:del>
        <w:r w:rsidR="00971EAC" w:rsidRPr="003017A9">
          <w:t>deaths from falls</w:t>
        </w:r>
        <w:del w:id="107" w:author="Ezzati, Majid" w:date="2019-01-18T21:08:00Z">
          <w:r w:rsidR="00971EAC" w:rsidDel="00971EAC">
            <w:delText xml:space="preserve"> would experience a decrease in deaths</w:delText>
          </w:r>
        </w:del>
        <w:r w:rsidR="00971EAC" w:rsidRPr="003017A9">
          <w:t xml:space="preserve">, </w:t>
        </w:r>
        <w:del w:id="108" w:author="Ezzati, Majid" w:date="2019-01-18T21:08:00Z">
          <w:r w:rsidR="00971EAC" w:rsidRPr="003017A9" w:rsidDel="00971EAC">
            <w:delText>largely as a result of the reduction in falls deaths from</w:delText>
          </w:r>
        </w:del>
      </w:moveTo>
      <w:ins w:id="109" w:author="Ezzati, Majid" w:date="2019-01-18T21:08:00Z">
        <w:r w:rsidR="00971EAC">
          <w:t>mostly those in</w:t>
        </w:r>
      </w:ins>
      <w:moveTo w:id="110" w:author="Ezzati, Majid" w:date="2019-01-18T21:05:00Z">
        <w:r w:rsidR="00971EAC" w:rsidRPr="003017A9">
          <w:t xml:space="preserve"> middle and older ages</w:t>
        </w:r>
      </w:moveTo>
      <w:ins w:id="111" w:author="Ezzati, Majid" w:date="2019-01-18T21:08:00Z">
        <w:r w:rsidR="00971EAC">
          <w:t xml:space="preserve"> and in winter months</w:t>
        </w:r>
      </w:ins>
      <w:moveTo w:id="112"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104"/>
      <w:r w:rsidR="001349B6" w:rsidRPr="00C60C27">
        <w:t xml:space="preserve"> </w:t>
      </w:r>
      <w:moveToRangeStart w:id="113" w:author="Ezzati, Majid" w:date="2019-01-18T07:01:00Z" w:name="move535558215"/>
      <w:commentRangeStart w:id="114"/>
      <w:commentRangeStart w:id="115"/>
      <w:moveTo w:id="116" w:author="Ezzati, Majid" w:date="2019-01-18T07:01:00Z">
        <w:r w:rsidR="00A26C87" w:rsidRPr="003017A9">
          <w:t xml:space="preserve">Most </w:t>
        </w:r>
        <w:del w:id="117" w:author="Ezzati, Majid" w:date="2019-01-18T07:02:00Z">
          <w:r w:rsidR="00A26C87" w:rsidRPr="003017A9" w:rsidDel="00A26C87">
            <w:delText>additional</w:delText>
          </w:r>
        </w:del>
      </w:moveTo>
      <w:ins w:id="118" w:author="Ezzati, Majid" w:date="2019-01-18T07:02:00Z">
        <w:r w:rsidR="00A26C87">
          <w:t>excess</w:t>
        </w:r>
      </w:ins>
      <w:moveTo w:id="119" w:author="Ezzati, Majid" w:date="2019-01-18T07:01:00Z">
        <w:r w:rsidR="00A26C87" w:rsidRPr="003017A9">
          <w:t xml:space="preserve"> deaths </w:t>
        </w:r>
        <w:del w:id="120"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121" w:author="Ezzati, Majid" w:date="2019-01-18T07:01:00Z">
        <w:r w:rsidR="00A26C87">
          <w:t xml:space="preserve"> injuries,</w:t>
        </w:r>
      </w:ins>
      <w:moveTo w:id="122" w:author="Ezzati, Majid" w:date="2019-01-18T07:01:00Z">
        <w:r w:rsidR="00A26C87" w:rsidRPr="003017A9">
          <w:t xml:space="preserve"> followed by </w:t>
        </w:r>
      </w:moveTo>
      <w:ins w:id="123" w:author="Robbie Parks" w:date="2019-01-22T11:51:00Z">
        <w:r w:rsidR="009D01D0">
          <w:t xml:space="preserve">intentional </w:t>
        </w:r>
      </w:ins>
      <w:commentRangeStart w:id="124"/>
      <w:moveTo w:id="125" w:author="Ezzati, Majid" w:date="2019-01-18T07:01:00Z">
        <w:del w:id="126" w:author="Ezzati, Majid" w:date="2019-01-18T21:12:00Z">
          <w:r w:rsidR="00A26C87" w:rsidRPr="003017A9" w:rsidDel="00C82383">
            <w:delText xml:space="preserve">intentional </w:delText>
          </w:r>
        </w:del>
      </w:moveTo>
      <w:commentRangeEnd w:id="124"/>
      <w:r w:rsidR="00C82383">
        <w:rPr>
          <w:rStyle w:val="CommentReference"/>
          <w:rFonts w:asciiTheme="minorHAnsi" w:hAnsiTheme="minorHAnsi" w:cstheme="minorBidi"/>
          <w:lang w:eastAsia="en-US"/>
        </w:rPr>
        <w:commentReference w:id="124"/>
      </w:r>
      <w:moveTo w:id="127" w:author="Ezzati, Majid" w:date="2019-01-18T07:01:00Z">
        <w:r w:rsidR="00A26C87" w:rsidRPr="003017A9">
          <w:t>self-harm.</w:t>
        </w:r>
      </w:moveTo>
      <w:moveToRangeEnd w:id="113"/>
      <w:commentRangeEnd w:id="114"/>
      <w:r w:rsidR="00A26C87">
        <w:rPr>
          <w:rStyle w:val="CommentReference"/>
          <w:rFonts w:asciiTheme="minorHAnsi" w:hAnsiTheme="minorHAnsi" w:cstheme="minorBidi"/>
          <w:lang w:eastAsia="en-US"/>
        </w:rPr>
        <w:commentReference w:id="114"/>
      </w:r>
      <w:commentRangeEnd w:id="115"/>
      <w:r w:rsidR="005E6AEA">
        <w:rPr>
          <w:rStyle w:val="CommentReference"/>
          <w:rFonts w:asciiTheme="minorHAnsi" w:hAnsiTheme="minorHAnsi" w:cstheme="minorBidi"/>
          <w:lang w:eastAsia="en-US"/>
        </w:rPr>
        <w:commentReference w:id="115"/>
      </w:r>
      <w:del w:id="128" w:author="Ezzati, Majid" w:date="2019-01-18T06:59:00Z">
        <w:r w:rsidR="00D014BD" w:rsidDel="00A26C87">
          <w:delText xml:space="preserve">By gender, </w:delText>
        </w:r>
      </w:del>
      <w:ins w:id="129" w:author="Ezzati, Majid" w:date="2019-01-18T07:01:00Z">
        <w:r w:rsidR="00A26C87">
          <w:t xml:space="preserve"> </w:t>
        </w:r>
      </w:ins>
      <w:r w:rsidR="001349B6" w:rsidRPr="003017A9">
        <w:t xml:space="preserve">87% of </w:t>
      </w:r>
      <w:del w:id="130" w:author="Ezzati, Majid" w:date="2019-01-18T07:03:00Z">
        <w:r w:rsidR="001349B6" w:rsidRPr="003017A9" w:rsidDel="00A26C87">
          <w:delText xml:space="preserve">additional </w:delText>
        </w:r>
      </w:del>
      <w:ins w:id="131"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132"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133" w:author="Ezzati, Majid" w:date="2019-01-18T07:03:00Z">
        <w:r w:rsidR="00A26C87">
          <w:t xml:space="preserve"> excess deaths among males</w:t>
        </w:r>
      </w:ins>
      <w:r w:rsidR="001349B6" w:rsidRPr="003017A9">
        <w:t xml:space="preserve"> </w:t>
      </w:r>
      <w:del w:id="134"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135" w:author="Ezzati, Majid" w:date="2019-01-18T07:03:00Z">
        <w:r w:rsidR="00A26C87">
          <w:t>would occur in those aged</w:t>
        </w:r>
      </w:ins>
      <w:r w:rsidR="001349B6" w:rsidRPr="003017A9">
        <w:t xml:space="preserve"> </w:t>
      </w:r>
      <w:r w:rsidR="00C91B02" w:rsidRPr="003017A9">
        <w:t>15-64 years</w:t>
      </w:r>
      <w:ins w:id="136" w:author="Ezzati, Majid" w:date="2019-01-18T07:04:00Z">
        <w:r w:rsidR="007033D5">
          <w:t xml:space="preserve">, mostly due to </w:t>
        </w:r>
      </w:ins>
      <w:ins w:id="137" w:author="Robbie Parks" w:date="2019-01-23T13:39:00Z">
        <w:r w:rsidR="00877B47">
          <w:t xml:space="preserve">the </w:t>
        </w:r>
      </w:ins>
      <w:ins w:id="138" w:author="Ezzati, Majid" w:date="2019-01-18T07:04:00Z">
        <w:r w:rsidR="007033D5">
          <w:t>age gradient of transport injuries</w:t>
        </w:r>
      </w:ins>
      <w:r w:rsidR="004326BD" w:rsidRPr="003017A9">
        <w:t xml:space="preserve">. </w:t>
      </w:r>
      <w:moveFromRangeStart w:id="139" w:author="Ezzati, Majid" w:date="2019-01-18T07:01:00Z" w:name="move535558215"/>
      <w:moveFrom w:id="140"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141" w:author="Microsoft Office User" w:date="2019-01-21T11:37:00Z">
          <w:r w:rsidR="007C6549" w:rsidRPr="003017A9" w:rsidDel="00A82D80">
            <w:delText>arm</w:delText>
          </w:r>
          <w:r w:rsidR="00AA004B" w:rsidRPr="003017A9" w:rsidDel="00A82D80">
            <w:delText>.</w:delText>
          </w:r>
        </w:del>
      </w:moveFrom>
      <w:moveFromRangeEnd w:id="139"/>
      <w:ins w:id="142" w:author="Ezzati, Majid" w:date="2019-01-18T21:14:00Z">
        <w:del w:id="143"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144" w:author="Microsoft Office User" w:date="2019-01-21T11:37:00Z"/>
        </w:rPr>
      </w:pPr>
    </w:p>
    <w:p w14:paraId="24D7051E" w14:textId="5C09FC72" w:rsidR="00C21FFF" w:rsidRDefault="00B17F42" w:rsidP="00FF023E">
      <w:pPr>
        <w:spacing w:line="480" w:lineRule="auto"/>
        <w:jc w:val="both"/>
      </w:pPr>
      <w:moveFromRangeStart w:id="145" w:author="Ezzati, Majid" w:date="2019-01-18T21:05:00Z" w:name="move535608841"/>
      <w:moveFrom w:id="146"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145"/>
      <w:del w:id="147"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148" w:author="Ezzati, Majid" w:date="2019-01-18T21:13:00Z">
        <w:r w:rsidR="00C82383">
          <w:t xml:space="preserve">In those aged </w:t>
        </w:r>
        <w:del w:id="149" w:author="Robbie Parks" w:date="2019-01-21T17:37:00Z">
          <w:r w:rsidR="00C82383" w:rsidDel="00901890">
            <w:delText>XX</w:delText>
          </w:r>
        </w:del>
      </w:ins>
      <w:ins w:id="150" w:author="Robbie Parks" w:date="2019-01-21T17:37:00Z">
        <w:r w:rsidR="00901890">
          <w:t xml:space="preserve">85 </w:t>
        </w:r>
      </w:ins>
      <w:ins w:id="151" w:author="Ezzati, Majid" w:date="2019-01-18T21:13:00Z">
        <w:del w:id="152" w:author="Robbie Parks" w:date="2019-01-21T17:37:00Z">
          <w:r w:rsidR="00C82383" w:rsidDel="00901890">
            <w:delText xml:space="preserve"> </w:delText>
          </w:r>
        </w:del>
        <w:r w:rsidR="00C82383">
          <w:t>years and above, there would be a predicted decline in injury deaths, due t</w:t>
        </w:r>
      </w:ins>
      <w:ins w:id="153" w:author="Ezzati, Majid" w:date="2019-01-18T21:14:00Z">
        <w:r w:rsidR="00C82383">
          <w:t>o the predicted reduction in deaths from falls</w:t>
        </w:r>
      </w:ins>
      <w:r w:rsidR="00156710" w:rsidRPr="003017A9">
        <w:t>.</w:t>
      </w:r>
      <w:r w:rsidR="00E440F0">
        <w:t xml:space="preserve"> </w:t>
      </w:r>
      <w:del w:id="154"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155"/>
      <w:del w:id="156" w:author="Ezzati, Majid" w:date="2019-01-18T21:14:00Z">
        <w:r w:rsidR="00E440F0" w:rsidDel="00C82383">
          <w:delText>The association with additional transport deaths by is largely independent of season.</w:delText>
        </w:r>
      </w:del>
      <w:commentRangeEnd w:id="155"/>
      <w:r w:rsidR="00C82383">
        <w:rPr>
          <w:rStyle w:val="CommentReference"/>
          <w:rFonts w:asciiTheme="minorHAnsi" w:hAnsiTheme="minorHAnsi" w:cstheme="minorBidi"/>
          <w:lang w:eastAsia="en-US"/>
        </w:rPr>
        <w:commentReference w:id="155"/>
      </w:r>
    </w:p>
    <w:p w14:paraId="5384350F" w14:textId="77777777" w:rsidR="00C21FFF" w:rsidRPr="00EF44EF" w:rsidRDefault="00C21FFF" w:rsidP="00FF023E">
      <w:pPr>
        <w:spacing w:line="480" w:lineRule="auto"/>
        <w:jc w:val="both"/>
      </w:pPr>
    </w:p>
    <w:p w14:paraId="52769223" w14:textId="4E42DE44"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157" w:author="Ezzati, Majid" w:date="2019-01-18T21:15:00Z">
        <w:r w:rsidR="00C82383">
          <w:t xml:space="preserve">predicted </w:t>
        </w:r>
      </w:ins>
      <w:del w:id="158"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159" w:author="Ezzati, Majid" w:date="2019-01-18T21:15:00Z">
        <w:r w:rsidR="00C82383">
          <w:t xml:space="preserve">in deaths in a warm year </w:t>
        </w:r>
      </w:ins>
      <w:del w:id="160" w:author="Ezzati, Majid" w:date="2019-01-18T21:16:00Z">
        <w:r w:rsidR="00AC1365" w:rsidDel="00C82383">
          <w:delText>would be</w:delText>
        </w:r>
      </w:del>
      <w:ins w:id="161" w:author="Ezzati, Majid" w:date="2019-01-18T21:16:00Z">
        <w:r w:rsidR="00C82383">
          <w:t>was that</w:t>
        </w:r>
      </w:ins>
      <w:r w:rsidR="00AC1365">
        <w:t xml:space="preserve"> </w:t>
      </w:r>
      <w:del w:id="162" w:author="Ezzati, Majid" w:date="2019-01-18T21:17:00Z">
        <w:r w:rsidR="00A83200" w:rsidRPr="00D06095" w:rsidDel="00C82383">
          <w:delText xml:space="preserve">for </w:delText>
        </w:r>
      </w:del>
      <w:ins w:id="163" w:author="Ezzati, Majid" w:date="2019-01-18T21:17:00Z">
        <w:r w:rsidR="00C82383">
          <w:t xml:space="preserve">of </w:t>
        </w:r>
      </w:ins>
      <w:r w:rsidR="00A83200" w:rsidRPr="00D06095">
        <w:t>drownings</w:t>
      </w:r>
      <w:ins w:id="164" w:author="Ezzati, Majid" w:date="2019-01-18T21:17:00Z">
        <w:r w:rsidR="00C82383">
          <w:t>, 8.3% (7.3-</w:t>
        </w:r>
        <w:r w:rsidR="00C82383" w:rsidRPr="00D06095">
          <w:t>9.3)</w:t>
        </w:r>
        <w:r w:rsidR="00C82383">
          <w:t>,</w:t>
        </w:r>
      </w:ins>
      <w:r w:rsidR="00A83200" w:rsidRPr="00D06095">
        <w:t xml:space="preserve"> in men aged </w:t>
      </w:r>
      <w:del w:id="165" w:author="Ezzati, Majid" w:date="2019-01-18T21:17:00Z">
        <w:r w:rsidR="00A83200" w:rsidRPr="00D06095" w:rsidDel="00C82383">
          <w:delText xml:space="preserve">between </w:delText>
        </w:r>
      </w:del>
      <w:r w:rsidR="00A83200" w:rsidRPr="00D06095">
        <w:t>15</w:t>
      </w:r>
      <w:ins w:id="166" w:author="Ezzati, Majid" w:date="2019-01-18T21:17:00Z">
        <w:r w:rsidR="00C82383">
          <w:t>-</w:t>
        </w:r>
      </w:ins>
      <w:del w:id="167" w:author="Ezzati, Majid" w:date="2019-01-18T21:17:00Z">
        <w:r w:rsidR="00A83200" w:rsidRPr="00D06095" w:rsidDel="00C82383">
          <w:delText xml:space="preserve"> and </w:delText>
        </w:r>
      </w:del>
      <w:r w:rsidR="00A83200" w:rsidRPr="00D06095">
        <w:t xml:space="preserve">24 years at </w:t>
      </w:r>
      <w:del w:id="168"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69" w:author="Microsoft Office User" w:date="2019-01-21T14:35:00Z">
        <w:r w:rsidR="00E31C65">
          <w:t xml:space="preserve">Supplementary </w:t>
        </w:r>
      </w:ins>
      <w:r w:rsidR="002352BB" w:rsidRPr="00D06095">
        <w:t xml:space="preserve">Figure </w:t>
      </w:r>
      <w:del w:id="170" w:author="Microsoft Office User" w:date="2019-01-21T14:35:00Z">
        <w:r w:rsidR="002352BB" w:rsidRPr="00D06095" w:rsidDel="00E31C65">
          <w:delText>S</w:delText>
        </w:r>
      </w:del>
      <w:r w:rsidR="002352BB" w:rsidRPr="00D06095">
        <w:t>1)</w:t>
      </w:r>
      <w:r w:rsidR="00520AA6" w:rsidRPr="00D06095">
        <w:t xml:space="preserve"> and the smallest </w:t>
      </w:r>
      <w:del w:id="171" w:author="Ezzati, Majid" w:date="2019-01-18T21:18:00Z">
        <w:r w:rsidR="00520AA6" w:rsidRPr="00D06095" w:rsidDel="00C82383">
          <w:delText xml:space="preserve">for </w:delText>
        </w:r>
      </w:del>
      <w:ins w:id="172" w:author="Ezzati, Majid" w:date="2019-01-18T21:18:00Z">
        <w:r w:rsidR="00C82383">
          <w:t>that of</w:t>
        </w:r>
        <w:r w:rsidR="00C82383" w:rsidRPr="00D06095">
          <w:t xml:space="preserve"> </w:t>
        </w:r>
      </w:ins>
      <w:del w:id="173" w:author="Ezzati, Majid" w:date="2019-01-18T21:18:00Z">
        <w:r w:rsidR="00520AA6" w:rsidRPr="00D06095" w:rsidDel="00C82383">
          <w:delText>intentional injuries (</w:delText>
        </w:r>
      </w:del>
      <w:r w:rsidR="00520AA6" w:rsidRPr="00D06095">
        <w:t xml:space="preserve">assault and </w:t>
      </w:r>
      <w:ins w:id="174" w:author="Robbie Parks" w:date="2019-01-22T15:47:00Z">
        <w:r w:rsidR="00B33191">
          <w:t xml:space="preserve">intentional </w:t>
        </w:r>
      </w:ins>
      <w:r w:rsidR="00520AA6" w:rsidRPr="00D06095">
        <w:t>self-harm</w:t>
      </w:r>
      <w:del w:id="175" w:author="Ezzati, Majid" w:date="2019-01-18T21:18:00Z">
        <w:r w:rsidR="00520AA6" w:rsidRPr="00D06095" w:rsidDel="00C82383">
          <w:delText>)</w:delText>
        </w:r>
      </w:del>
      <w:r w:rsidR="00520AA6" w:rsidRPr="00D06095">
        <w:t xml:space="preserve"> </w:t>
      </w:r>
      <w:del w:id="176" w:author="Ezzati, Majid" w:date="2019-01-18T21:18:00Z">
        <w:r w:rsidR="00520AA6" w:rsidRPr="00D06095" w:rsidDel="00C82383">
          <w:delText xml:space="preserve">across ages </w:delText>
        </w:r>
      </w:del>
      <w:r w:rsidR="00520AA6" w:rsidRPr="00D06095">
        <w:t>(less than 2%</w:t>
      </w:r>
      <w:ins w:id="177" w:author="Ezzati, Majid" w:date="2019-01-18T21:18:00Z">
        <w:r w:rsidR="00C82383">
          <w:t xml:space="preserve"> in all age and sex groups</w:t>
        </w:r>
      </w:ins>
      <w:r w:rsidR="00520AA6" w:rsidRPr="00D06095">
        <w:t>)</w:t>
      </w:r>
      <w:r w:rsidR="002352BB" w:rsidRPr="00D06095">
        <w:t>.</w:t>
      </w:r>
      <w:r w:rsidR="004B6DA1" w:rsidRPr="00D06095">
        <w:t xml:space="preserve"> </w:t>
      </w:r>
      <w:ins w:id="178" w:author="Microsoft Office User" w:date="2019-01-21T14:34:00Z">
        <w:r w:rsidR="00F47C92">
          <w:t>Ther</w:t>
        </w:r>
      </w:ins>
      <w:ins w:id="179" w:author="Microsoft Office User" w:date="2019-01-21T14:35:00Z">
        <w:r w:rsidR="00F47C92">
          <w:t xml:space="preserve">e was a larger </w:t>
        </w:r>
      </w:ins>
      <w:del w:id="180" w:author="Microsoft Office User" w:date="2019-01-21T14:35:00Z">
        <w:r w:rsidR="004B6DA1" w:rsidRPr="00D06095" w:rsidDel="00F47C92">
          <w:delText>T</w:delText>
        </w:r>
        <w:r w:rsidR="00B642A0" w:rsidRPr="003017A9" w:rsidDel="00F47C92">
          <w:delText>he</w:delText>
        </w:r>
      </w:del>
      <w:ins w:id="181" w:author="Ezzati, Majid" w:date="2019-01-18T21:18:00Z">
        <w:del w:id="182" w:author="Microsoft Office User" w:date="2019-01-21T14:35:00Z">
          <w:r w:rsidR="00B90F20" w:rsidDel="00F47C92">
            <w:delText xml:space="preserve"> predicted</w:delText>
          </w:r>
        </w:del>
      </w:ins>
      <w:del w:id="183" w:author="Microsoft Office User" w:date="2019-01-21T14:35:00Z">
        <w:r w:rsidR="00B642A0" w:rsidRPr="003017A9" w:rsidDel="00F47C92">
          <w:delText xml:space="preserve"> </w:delText>
        </w:r>
      </w:del>
      <w:del w:id="184" w:author="Ezzati, Majid" w:date="2019-01-18T21:18:00Z">
        <w:r w:rsidR="00B139EF" w:rsidRPr="003017A9" w:rsidDel="00B90F20">
          <w:delText>e</w:delText>
        </w:r>
        <w:r w:rsidR="003B3A5E" w:rsidRPr="003017A9" w:rsidDel="00B90F20">
          <w:delText>xcess risk from</w:delText>
        </w:r>
      </w:del>
      <w:ins w:id="185" w:author="Ezzati, Majid" w:date="2019-01-18T21:18:00Z">
        <w:r w:rsidR="00B90F20">
          <w:t>percent increase in</w:t>
        </w:r>
      </w:ins>
      <w:r w:rsidR="003B3A5E" w:rsidRPr="003017A9">
        <w:t xml:space="preserve"> transport </w:t>
      </w:r>
      <w:del w:id="186" w:author="Ezzati, Majid" w:date="2019-01-18T21:18:00Z">
        <w:r w:rsidR="00030067" w:rsidDel="00B90F20">
          <w:delText>would be</w:delText>
        </w:r>
      </w:del>
      <w:ins w:id="187" w:author="Ezzati, Majid" w:date="2019-01-18T21:18:00Z">
        <w:r w:rsidR="00B90F20">
          <w:t xml:space="preserve">deaths </w:t>
        </w:r>
        <w:del w:id="188" w:author="Microsoft Office User" w:date="2019-01-21T14:35:00Z">
          <w:r w:rsidR="00B90F20" w:rsidDel="00F47C92">
            <w:delText>was</w:delText>
          </w:r>
        </w:del>
      </w:ins>
      <w:del w:id="189"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190" w:author="Microsoft Office User" w:date="2019-01-21T14:35:00Z">
        <w:r w:rsidR="00F47C92">
          <w:t xml:space="preserve">for males compared with females, </w:t>
        </w:r>
      </w:ins>
      <w:del w:id="191" w:author="Microsoft Office User" w:date="2019-01-21T14:35:00Z">
        <w:r w:rsidR="003B3A5E" w:rsidRPr="003017A9" w:rsidDel="00F47C92">
          <w:delText>e groups than in females</w:delText>
        </w:r>
      </w:del>
      <w:ins w:id="192" w:author="Microsoft Office User" w:date="2019-01-21T14:35:00Z">
        <w:r w:rsidR="00F47C92">
          <w:t>especially</w:t>
        </w:r>
      </w:ins>
      <w:r w:rsidR="001C52C0">
        <w:t xml:space="preserve"> </w:t>
      </w:r>
      <w:r w:rsidR="001C52C0" w:rsidRPr="00C0604B">
        <w:t xml:space="preserve">in young and middle-ages </w:t>
      </w:r>
      <w:del w:id="193"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w:t>
      </w:r>
      <w:ins w:id="194" w:author="Robbie Parks" w:date="2019-01-22T15:48:00Z">
        <w:r w:rsidR="006D68DB">
          <w:t>)</w:t>
        </w:r>
      </w:ins>
      <w:r w:rsidR="00951C67">
        <w:t xml:space="preserve"> for females of the same age group</w:t>
      </w:r>
      <w:del w:id="195" w:author="Robbie Parks" w:date="2019-01-22T15:48:00Z">
        <w:r w:rsidR="00951C67" w:rsidDel="006D68DB">
          <w:delText>)</w:delText>
        </w:r>
      </w:del>
      <w:r w:rsidR="004B6DA1" w:rsidRPr="003017A9">
        <w:t>)</w:t>
      </w:r>
      <w:ins w:id="196" w:author="Microsoft Office User" w:date="2019-01-21T14:36:00Z">
        <w:r w:rsidR="00572C8F">
          <w:t xml:space="preserve"> (Supplementary Figure 1).</w:t>
        </w:r>
      </w:ins>
      <w:del w:id="197"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1D3B0D51" w:rsidR="00E84ADA" w:rsidRDefault="0066420A" w:rsidP="00FF023E">
      <w:pPr>
        <w:spacing w:line="480" w:lineRule="auto"/>
        <w:jc w:val="both"/>
      </w:pPr>
      <w:del w:id="198"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199" w:author="Ezzati, Majid" w:date="2019-01-18T21:24:00Z">
        <w:r w:rsidR="00335C7B" w:rsidDel="0019399A">
          <w:delText>have been</w:delText>
        </w:r>
      </w:del>
      <w:ins w:id="200" w:author="Ezzati, Majid" w:date="2019-01-18T21:24:00Z">
        <w:r w:rsidR="0019399A">
          <w:t>are</w:t>
        </w:r>
      </w:ins>
      <w:r w:rsidR="00335C7B">
        <w:t xml:space="preserve"> no </w:t>
      </w:r>
      <w:r w:rsidR="00EC7025">
        <w:t xml:space="preserve">previous </w:t>
      </w:r>
      <w:r w:rsidR="00335C7B">
        <w:t xml:space="preserve">studies </w:t>
      </w:r>
      <w:del w:id="201" w:author="Ezzati, Majid" w:date="2019-01-18T21:25:00Z">
        <w:r w:rsidR="00335C7B" w:rsidDel="0019399A">
          <w:delText xml:space="preserve">which have associated </w:delText>
        </w:r>
        <w:r w:rsidR="005271AA" w:rsidDel="0019399A">
          <w:delText xml:space="preserve">monthly </w:delText>
        </w:r>
      </w:del>
      <w:ins w:id="202" w:author="Ezzati, Majid" w:date="2019-01-18T21:25:00Z">
        <w:r w:rsidR="0019399A">
          <w:t xml:space="preserve">of how </w:t>
        </w:r>
        <w:del w:id="203" w:author="Robbie Parks" w:date="2019-01-23T13:40:00Z">
          <w:r w:rsidR="0019399A" w:rsidDel="00E84269">
            <w:delText xml:space="preserve">anomalous </w:delText>
          </w:r>
        </w:del>
      </w:ins>
      <w:r w:rsidR="00335C7B">
        <w:t>temperature</w:t>
      </w:r>
      <w:ins w:id="204" w:author="Robbie Parks" w:date="2019-01-23T13:40:00Z">
        <w:r w:rsidR="00E84269">
          <w:t xml:space="preserve"> deviations from </w:t>
        </w:r>
      </w:ins>
      <w:ins w:id="205" w:author="Ezzati, Majid" w:date="2019-01-18T21:25:00Z">
        <w:del w:id="206" w:author="Robbie Parks" w:date="2019-01-23T13:40:00Z">
          <w:r w:rsidR="0019399A" w:rsidDel="00E84269">
            <w:delText xml:space="preserve">, which deviates from </w:delText>
          </w:r>
        </w:del>
        <w:r w:rsidR="0019399A">
          <w:t>long-term norm</w:t>
        </w:r>
      </w:ins>
      <w:ins w:id="207" w:author="Ezzati, Majid" w:date="2019-01-18T21:28:00Z">
        <w:r w:rsidR="000102A2">
          <w:t xml:space="preserve"> in each month</w:t>
        </w:r>
      </w:ins>
      <w:ins w:id="208" w:author="Ezzati, Majid" w:date="2019-01-18T21:25:00Z">
        <w:del w:id="209" w:author="Robbie Parks" w:date="2019-01-23T13:40:00Z">
          <w:r w:rsidR="0019399A" w:rsidDel="00E84269">
            <w:delText>,</w:delText>
          </w:r>
        </w:del>
      </w:ins>
      <w:del w:id="210" w:author="Robbie Parks" w:date="2019-01-23T13:40:00Z">
        <w:r w:rsidR="00335C7B" w:rsidDel="00E84269">
          <w:delText xml:space="preserve"> an</w:delText>
        </w:r>
      </w:del>
      <w:ins w:id="211" w:author="Robbie Parks" w:date="2019-01-23T13:40:00Z">
        <w:r w:rsidR="00E84269">
          <w:t xml:space="preserve"> are </w:t>
        </w:r>
      </w:ins>
      <w:del w:id="212" w:author="Ezzati, Majid" w:date="2019-01-18T21:25:00Z">
        <w:r w:rsidR="00335C7B" w:rsidDel="0019399A">
          <w:delText>omaly</w:delText>
        </w:r>
      </w:del>
      <w:del w:id="213" w:author="Robbie Parks" w:date="2019-01-23T13:40:00Z">
        <w:r w:rsidR="00335C7B" w:rsidDel="00E84269">
          <w:delText xml:space="preserve"> </w:delText>
        </w:r>
      </w:del>
      <w:ins w:id="214" w:author="Ezzati, Majid" w:date="2019-01-18T21:25:00Z">
        <w:del w:id="215" w:author="Robbie Parks" w:date="2019-01-23T13:40:00Z">
          <w:r w:rsidR="0019399A" w:rsidDel="00E84269">
            <w:delText xml:space="preserve">is </w:delText>
          </w:r>
        </w:del>
        <w:r w:rsidR="0019399A">
          <w:t xml:space="preserve">associated </w:t>
        </w:r>
      </w:ins>
      <w:r w:rsidR="00335C7B">
        <w:t>with injury mortality, our result</w:t>
      </w:r>
      <w:r w:rsidR="00AE7E82">
        <w:t>s</w:t>
      </w:r>
      <w:r w:rsidR="00335C7B">
        <w:t xml:space="preserve"> are broadly in agreement with </w:t>
      </w:r>
      <w:del w:id="216" w:author="Ezzati, Majid" w:date="2019-01-18T21:26:00Z">
        <w:r w:rsidR="00335C7B" w:rsidDel="0019399A">
          <w:delText>those which</w:delText>
        </w:r>
      </w:del>
      <w:ins w:id="217" w:author="Ezzati, Majid" w:date="2019-01-18T21:26:00Z">
        <w:r w:rsidR="0019399A">
          <w:t>those that have</w:t>
        </w:r>
      </w:ins>
      <w:r w:rsidR="00335C7B">
        <w:t xml:space="preserve"> </w:t>
      </w:r>
      <w:r w:rsidR="004C6917">
        <w:t>analyse</w:t>
      </w:r>
      <w:ins w:id="218" w:author="Ezzati, Majid" w:date="2019-01-18T21:26:00Z">
        <w:r w:rsidR="0019399A">
          <w:t>d</w:t>
        </w:r>
      </w:ins>
      <w:r w:rsidR="004C6917">
        <w:t xml:space="preserve"> associations with </w:t>
      </w:r>
      <w:ins w:id="219" w:author="Ezzati, Majid" w:date="2019-01-18T21:26:00Z">
        <w:r w:rsidR="0019399A">
          <w:t xml:space="preserve">routine </w:t>
        </w:r>
      </w:ins>
      <w:r w:rsidR="004C6917">
        <w:t xml:space="preserve">absolute </w:t>
      </w:r>
      <w:del w:id="220" w:author="Ezzati, Majid" w:date="2019-01-18T21:26:00Z">
        <w:r w:rsidR="004C6917" w:rsidDel="0019399A">
          <w:delText>(i.e., not anomalous)</w:delText>
        </w:r>
      </w:del>
      <w:del w:id="221"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222" w:author="Microsoft Office User" w:date="2019-01-21T13:04:00Z">
        <w:r w:rsidR="00B47993">
          <w:t xml:space="preserve">suicide in </w:t>
        </w:r>
      </w:ins>
      <w:r w:rsidR="00451818">
        <w:t xml:space="preserve">US counties </w:t>
      </w:r>
      <w:ins w:id="223" w:author="Microsoft Office User" w:date="2019-01-21T11:41:00Z">
        <w:r w:rsidR="002413EC">
          <w:t xml:space="preserve">over </w:t>
        </w:r>
        <w:del w:id="224" w:author="Robbie Parks" w:date="2019-01-21T17:29:00Z">
          <w:r w:rsidR="002413EC" w:rsidDel="00432AA1">
            <w:delText>XX</w:delText>
          </w:r>
        </w:del>
      </w:ins>
      <w:ins w:id="225" w:author="Robbie Parks" w:date="2019-01-21T17:29:00Z">
        <w:r w:rsidR="00432AA1">
          <w:t>37</w:t>
        </w:r>
      </w:ins>
      <w:ins w:id="226" w:author="Microsoft Office User" w:date="2019-01-21T11:41:00Z">
        <w:r w:rsidR="002413EC">
          <w:t xml:space="preserve"> </w:t>
        </w:r>
        <w:del w:id="227" w:author="Robbie Parks" w:date="2019-01-21T17:29:00Z">
          <w:r w:rsidR="002413EC" w:rsidDel="00432AA1">
            <w:delText>decades</w:delText>
          </w:r>
        </w:del>
      </w:ins>
      <w:ins w:id="228" w:author="Robbie Parks" w:date="2019-01-21T17:29:00Z">
        <w:r w:rsidR="00432AA1">
          <w:t>years (1968-200</w:t>
        </w:r>
        <w:r w:rsidR="00BC2036">
          <w:t>4)</w:t>
        </w:r>
      </w:ins>
      <w:ins w:id="229" w:author="Microsoft Office User" w:date="2019-01-21T13:04:00Z">
        <w:r w:rsidR="00535628">
          <w:t xml:space="preserve">, </w:t>
        </w:r>
      </w:ins>
      <w:ins w:id="230" w:author="Microsoft Office User" w:date="2019-01-21T13:07:00Z">
        <w:r w:rsidR="00A43F03" w:rsidRPr="00B97EC2">
          <w:t xml:space="preserve">which examined effect size across an entire </w:t>
        </w:r>
        <w:del w:id="231" w:author="Robbie Parks" w:date="2019-01-22T12:33:00Z">
          <w:r w:rsidR="00A43F03" w:rsidRPr="00B97EC2" w:rsidDel="00E063AA">
            <w:delText>year</w:delText>
          </w:r>
        </w:del>
      </w:ins>
      <w:ins w:id="232" w:author="Microsoft Office User" w:date="2019-01-21T13:08:00Z">
        <w:del w:id="233" w:author="Robbie Parks" w:date="2019-01-22T12:33:00Z">
          <w:r w:rsidR="00A43F03" w:rsidRPr="00B97EC2" w:rsidDel="00E063AA">
            <w:delText xml:space="preserve"> and </w:delText>
          </w:r>
        </w:del>
        <w:r w:rsidR="00A43F03" w:rsidRPr="0099491E">
          <w:t>population</w:t>
        </w:r>
      </w:ins>
      <w:ins w:id="234" w:author="Microsoft Office User" w:date="2019-01-21T13:07:00Z">
        <w:r w:rsidR="00A43F03">
          <w:t>,</w:t>
        </w:r>
      </w:ins>
      <w:ins w:id="235" w:author="Microsoft Office User" w:date="2019-01-21T11:41:00Z">
        <w:r w:rsidR="002413EC">
          <w:t xml:space="preserve"> </w:t>
        </w:r>
      </w:ins>
      <w:del w:id="236" w:author="Ezzati, Majid" w:date="2019-01-18T21:24:00Z">
        <w:r w:rsidR="00451818" w:rsidDel="0019399A">
          <w:delText xml:space="preserve">showed </w:delText>
        </w:r>
      </w:del>
      <w:ins w:id="237" w:author="Ezzati, Majid" w:date="2019-01-18T21:28:00Z">
        <w:r w:rsidR="000102A2">
          <w:t>estimated</w:t>
        </w:r>
      </w:ins>
      <w:ins w:id="238" w:author="Ezzati, Majid" w:date="2019-01-18T21:24:00Z">
        <w:r w:rsidR="0019399A">
          <w:t xml:space="preserve"> </w:t>
        </w:r>
      </w:ins>
      <w:commentRangeStart w:id="239"/>
      <w:commentRangeStart w:id="240"/>
      <w:r w:rsidR="00451818">
        <w:t xml:space="preserve">that </w:t>
      </w:r>
      <w:del w:id="241" w:author="Robbie Parks" w:date="2019-01-21T17:04:00Z">
        <w:r w:rsidR="00451818" w:rsidDel="00774A8A">
          <w:delText xml:space="preserve">an increase of </w:delText>
        </w:r>
      </w:del>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del w:id="242" w:author="Robbie Parks" w:date="2019-01-21T17:04:00Z">
        <w:r w:rsidR="00451818" w:rsidDel="00774A8A">
          <w:rPr>
            <w:bCs/>
            <w:color w:val="000000" w:themeColor="text1"/>
          </w:rPr>
          <w:delText xml:space="preserve">in </w:delText>
        </w:r>
      </w:del>
      <w:ins w:id="243" w:author="Robbie Parks" w:date="2019-01-21T17:04:00Z">
        <w:r w:rsidR="00774A8A">
          <w:rPr>
            <w:bCs/>
            <w:color w:val="000000" w:themeColor="text1"/>
          </w:rPr>
          <w:t xml:space="preserve">higher </w:t>
        </w:r>
      </w:ins>
      <w:r w:rsidR="00094D15">
        <w:rPr>
          <w:bCs/>
          <w:color w:val="000000" w:themeColor="text1"/>
        </w:rPr>
        <w:t xml:space="preserve">monthly </w:t>
      </w:r>
      <w:r w:rsidR="00451818">
        <w:rPr>
          <w:bCs/>
          <w:color w:val="000000" w:themeColor="text1"/>
        </w:rPr>
        <w:t xml:space="preserve">temperature leads to </w:t>
      </w:r>
      <w:del w:id="244"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245" w:author="Ezzati, Majid" w:date="2019-01-18T21:57:00Z">
        <w:r w:rsidR="00E27804">
          <w:rPr>
            <w:bCs/>
            <w:color w:val="000000" w:themeColor="text1"/>
          </w:rPr>
          <w:t>a 0.7%</w:t>
        </w:r>
      </w:ins>
      <w:r w:rsidR="004B4DC2">
        <w:rPr>
          <w:bCs/>
          <w:color w:val="000000" w:themeColor="text1"/>
        </w:rPr>
        <w:t xml:space="preserve"> </w:t>
      </w:r>
      <w:del w:id="246" w:author="Robbie Parks" w:date="2019-01-21T17:30:00Z">
        <w:r w:rsidR="00451818" w:rsidDel="00186BE6">
          <w:rPr>
            <w:bCs/>
            <w:color w:val="000000" w:themeColor="text1"/>
          </w:rPr>
          <w:delText xml:space="preserve">increase </w:delText>
        </w:r>
      </w:del>
      <w:ins w:id="247" w:author="Robbie Parks" w:date="2019-01-21T17:30:00Z">
        <w:r w:rsidR="00186BE6">
          <w:rPr>
            <w:bCs/>
            <w:color w:val="000000" w:themeColor="text1"/>
          </w:rPr>
          <w:t xml:space="preserve">rise </w:t>
        </w:r>
      </w:ins>
      <w:del w:id="248" w:author="Ezzati, Majid" w:date="2019-01-18T21:57:00Z">
        <w:r w:rsidR="00451818" w:rsidDel="00E27804">
          <w:rPr>
            <w:bCs/>
            <w:color w:val="000000" w:themeColor="text1"/>
          </w:rPr>
          <w:delText xml:space="preserve">of </w:delText>
        </w:r>
      </w:del>
      <w:ins w:id="249" w:author="Ezzati, Majid" w:date="2019-01-18T21:57:00Z">
        <w:r w:rsidR="00E27804">
          <w:rPr>
            <w:bCs/>
            <w:color w:val="000000" w:themeColor="text1"/>
          </w:rPr>
          <w:t>i</w:t>
        </w:r>
      </w:ins>
      <w:ins w:id="250" w:author="Ezzati, Majid" w:date="2019-01-18T21:58:00Z">
        <w:r w:rsidR="00E27804">
          <w:rPr>
            <w:bCs/>
            <w:color w:val="000000" w:themeColor="text1"/>
          </w:rPr>
          <w:t>n</w:t>
        </w:r>
      </w:ins>
      <w:ins w:id="251" w:author="Ezzati, Majid" w:date="2019-01-18T21:57:00Z">
        <w:r w:rsidR="00E27804">
          <w:rPr>
            <w:bCs/>
            <w:color w:val="000000" w:themeColor="text1"/>
          </w:rPr>
          <w:t xml:space="preserve"> </w:t>
        </w:r>
      </w:ins>
      <w:r w:rsidR="00451818">
        <w:rPr>
          <w:bCs/>
          <w:color w:val="000000" w:themeColor="text1"/>
        </w:rPr>
        <w:t>suicide</w:t>
      </w:r>
      <w:ins w:id="252" w:author="Ezzati, Majid" w:date="2019-01-18T21:57:00Z">
        <w:r w:rsidR="00E27804">
          <w:rPr>
            <w:bCs/>
            <w:color w:val="000000" w:themeColor="text1"/>
          </w:rPr>
          <w:t>s</w:t>
        </w:r>
      </w:ins>
      <w:del w:id="253" w:author="Microsoft Office User" w:date="2019-01-21T11:40:00Z">
        <w:r w:rsidR="00451818" w:rsidDel="002413EC">
          <w:rPr>
            <w:bCs/>
            <w:color w:val="000000" w:themeColor="text1"/>
          </w:rPr>
          <w:delText xml:space="preserve"> </w:delText>
        </w:r>
      </w:del>
      <w:commentRangeStart w:id="254"/>
      <w:del w:id="255" w:author="Ezzati, Majid" w:date="2019-01-18T21:57:00Z">
        <w:r w:rsidR="00451818" w:rsidDel="00E27804">
          <w:rPr>
            <w:bCs/>
            <w:color w:val="000000" w:themeColor="text1"/>
          </w:rPr>
          <w:delText>incidence</w:delText>
        </w:r>
        <w:commentRangeEnd w:id="254"/>
        <w:r w:rsidR="00E27804" w:rsidDel="00E27804">
          <w:rPr>
            <w:rStyle w:val="CommentReference"/>
            <w:rFonts w:asciiTheme="minorHAnsi" w:hAnsiTheme="minorHAnsi" w:cstheme="minorBidi"/>
            <w:lang w:eastAsia="en-US"/>
          </w:rPr>
          <w:commentReference w:id="254"/>
        </w:r>
        <w:r w:rsidR="00451818" w:rsidDel="00E27804">
          <w:rPr>
            <w:bCs/>
            <w:color w:val="000000" w:themeColor="text1"/>
          </w:rPr>
          <w:delText xml:space="preserve"> </w:delText>
        </w:r>
      </w:del>
      <w:del w:id="256" w:author="Ezzati, Majid" w:date="2019-01-18T21:58:00Z">
        <w:r w:rsidR="00451818" w:rsidDel="00E27804">
          <w:rPr>
            <w:bCs/>
            <w:color w:val="000000" w:themeColor="text1"/>
          </w:rPr>
          <w:delText>of 0.7%</w:delText>
        </w:r>
      </w:del>
      <w:r w:rsidR="00451818">
        <w:rPr>
          <w:bCs/>
          <w:color w:val="000000" w:themeColor="text1"/>
        </w:rPr>
        <w:t>,</w:t>
      </w:r>
      <w:commentRangeEnd w:id="239"/>
      <w:r w:rsidR="0019399A">
        <w:rPr>
          <w:rStyle w:val="CommentReference"/>
          <w:rFonts w:asciiTheme="minorHAnsi" w:hAnsiTheme="minorHAnsi" w:cstheme="minorBidi"/>
          <w:lang w:eastAsia="en-US"/>
        </w:rPr>
        <w:commentReference w:id="239"/>
      </w:r>
      <w:commentRangeEnd w:id="240"/>
      <w:r w:rsidR="00186BE6">
        <w:rPr>
          <w:rStyle w:val="CommentReference"/>
          <w:rFonts w:asciiTheme="minorHAnsi" w:hAnsiTheme="minorHAnsi" w:cstheme="minorBidi"/>
          <w:lang w:eastAsia="en-US"/>
        </w:rPr>
        <w:commentReference w:id="240"/>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sidR="00451818">
        <w:rPr>
          <w:bCs/>
          <w:color w:val="000000" w:themeColor="text1"/>
        </w:rPr>
        <w:t xml:space="preserve"> compared to</w:t>
      </w:r>
      <w:ins w:id="257" w:author="Robbie Parks" w:date="2019-01-22T11:52:00Z">
        <w:r w:rsidR="00C339CC">
          <w:rPr>
            <w:bCs/>
            <w:color w:val="000000" w:themeColor="text1"/>
          </w:rPr>
          <w:t xml:space="preserve"> </w:t>
        </w:r>
        <w:r w:rsidR="00C339CC">
          <w:rPr>
            <w:bCs/>
            <w:color w:val="000000" w:themeColor="text1"/>
          </w:rPr>
          <w:lastRenderedPageBreak/>
          <w:t>our findings of</w:t>
        </w:r>
      </w:ins>
      <w:r w:rsidR="00451818">
        <w:rPr>
          <w:bCs/>
          <w:color w:val="000000" w:themeColor="text1"/>
        </w:rPr>
        <w:t xml:space="preserve"> </w:t>
      </w:r>
      <w:del w:id="258"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 xml:space="preserve">0.44% - 1% in males across age groups and </w:t>
      </w:r>
      <w:r w:rsidR="001648C7">
        <w:rPr>
          <w:bCs/>
          <w:color w:val="000000" w:themeColor="text1"/>
        </w:rPr>
        <w:t>0.39% – 1.47% in females</w:t>
      </w:r>
      <w:ins w:id="259" w:author="Microsoft Office User" w:date="2019-01-21T11:46:00Z">
        <w:r w:rsidR="002E31AE">
          <w:rPr>
            <w:bCs/>
            <w:color w:val="000000" w:themeColor="text1"/>
          </w:rPr>
          <w:t xml:space="preserve"> </w:t>
        </w:r>
      </w:ins>
      <w:del w:id="260" w:author="Microsoft Office User" w:date="2019-01-21T11:46:00Z">
        <w:r w:rsidR="001648C7" w:rsidDel="002E31AE">
          <w:rPr>
            <w:bCs/>
            <w:color w:val="000000" w:themeColor="text1"/>
          </w:rPr>
          <w:delText>.</w:delText>
        </w:r>
      </w:del>
      <w:ins w:id="261" w:author="Microsoft Office User" w:date="2019-01-21T11:45:00Z">
        <w:r w:rsidR="00322AD7">
          <w:rPr>
            <w:bCs/>
            <w:color w:val="000000" w:themeColor="text1"/>
          </w:rPr>
          <w:t>(Supplementary Figure 1)</w:t>
        </w:r>
      </w:ins>
      <w:ins w:id="262" w:author="Microsoft Office User" w:date="2019-01-21T13:07:00Z">
        <w:r w:rsidR="000C0E2C">
          <w:rPr>
            <w:bCs/>
            <w:color w:val="000000" w:themeColor="text1"/>
          </w:rPr>
          <w:t xml:space="preserve">, though our study design </w:t>
        </w:r>
        <w:r w:rsidR="00A43F03">
          <w:rPr>
            <w:bCs/>
            <w:color w:val="000000" w:themeColor="text1"/>
          </w:rPr>
          <w:t xml:space="preserve">examined </w:t>
        </w:r>
        <w:del w:id="263" w:author="Robbie Parks" w:date="2019-01-23T13:40:00Z">
          <w:r w:rsidR="00A43F03" w:rsidDel="00E84269">
            <w:rPr>
              <w:bCs/>
              <w:color w:val="000000" w:themeColor="text1"/>
            </w:rPr>
            <w:delText>other</w:delText>
          </w:r>
        </w:del>
      </w:ins>
      <w:ins w:id="264" w:author="Robbie Parks" w:date="2019-01-23T13:40:00Z">
        <w:r w:rsidR="00E84269">
          <w:rPr>
            <w:bCs/>
            <w:color w:val="000000" w:themeColor="text1"/>
          </w:rPr>
          <w:t>multiple</w:t>
        </w:r>
      </w:ins>
      <w:ins w:id="265" w:author="Microsoft Office User" w:date="2019-01-21T13:07:00Z">
        <w:r w:rsidR="00A43F03">
          <w:rPr>
            <w:bCs/>
            <w:color w:val="000000" w:themeColor="text1"/>
          </w:rPr>
          <w:t xml:space="preserve"> injuries as well as variations in effects by age and month</w:t>
        </w:r>
      </w:ins>
      <w:ins w:id="266" w:author="Robbie Parks" w:date="2019-01-22T11:53:00Z">
        <w:r w:rsidR="00E740E5">
          <w:rPr>
            <w:bCs/>
            <w:color w:val="000000" w:themeColor="text1"/>
          </w:rPr>
          <w:t xml:space="preserve"> (Figure 4)</w:t>
        </w:r>
      </w:ins>
      <w:ins w:id="267" w:author="Microsoft Office User" w:date="2019-01-21T11:47:00Z">
        <w:r w:rsidR="002E31AE">
          <w:rPr>
            <w:bCs/>
            <w:color w:val="000000" w:themeColor="text1"/>
          </w:rPr>
          <w:t>.</w:t>
        </w:r>
      </w:ins>
      <w:ins w:id="268" w:author="Ezzati, Majid" w:date="2019-01-18T21:29:00Z">
        <w:r w:rsidR="000102A2">
          <w:rPr>
            <w:bCs/>
            <w:color w:val="000000" w:themeColor="text1"/>
          </w:rPr>
          <w:t xml:space="preserve"> </w:t>
        </w:r>
        <w:del w:id="269" w:author="Microsoft Office User" w:date="2019-01-21T13:08:00Z">
          <w:r w:rsidR="000102A2" w:rsidDel="00D279C1">
            <w:rPr>
              <w:bCs/>
              <w:color w:val="000000" w:themeColor="text1"/>
            </w:rPr>
            <w:delText>[[[but presumably they had average through the year; we had monthly say so + same for age</w:delText>
          </w:r>
        </w:del>
      </w:ins>
      <w:ins w:id="270" w:author="Ezzati, Majid" w:date="2019-01-18T21:58:00Z">
        <w:del w:id="271" w:author="Microsoft Office User" w:date="2019-01-21T13:08:00Z">
          <w:r w:rsidR="00E27804" w:rsidDel="00D279C1">
            <w:rPr>
              <w:bCs/>
              <w:color w:val="000000" w:themeColor="text1"/>
            </w:rPr>
            <w:delText xml:space="preserve"> – say so – did not look at other injuries nor variations in effects by age or month</w:delText>
          </w:r>
        </w:del>
      </w:ins>
      <w:ins w:id="272" w:author="Ezzati, Majid" w:date="2019-01-18T21:29:00Z">
        <w:del w:id="273" w:author="Microsoft Office User" w:date="2019-01-21T13:08:00Z">
          <w:r w:rsidR="000102A2" w:rsidDel="00D279C1">
            <w:rPr>
              <w:bCs/>
              <w:color w:val="000000" w:themeColor="text1"/>
            </w:rPr>
            <w:delText>]]]</w:delText>
          </w:r>
        </w:del>
      </w:ins>
      <w:del w:id="274" w:author="Microsoft Office User" w:date="2019-01-21T13:08:00Z">
        <w:r w:rsidR="00F61428" w:rsidDel="00D279C1">
          <w:rPr>
            <w:bCs/>
            <w:color w:val="000000" w:themeColor="text1"/>
          </w:rPr>
          <w:delText xml:space="preserve"> </w:delText>
        </w:r>
      </w:del>
      <w:r w:rsidR="00A85099">
        <w:t xml:space="preserve">In a </w:t>
      </w:r>
      <w:del w:id="275" w:author="Microsoft Office User" w:date="2019-01-21T13:26:00Z">
        <w:r w:rsidR="00A85099" w:rsidDel="00F36DC3">
          <w:delText>study</w:delText>
        </w:r>
        <w:r w:rsidR="00220FC2" w:rsidDel="00F36DC3">
          <w:delText xml:space="preserve"> </w:delText>
        </w:r>
      </w:del>
      <w:ins w:id="276" w:author="Robbie Parks" w:date="2019-01-21T17:58:00Z">
        <w:r w:rsidR="002F3140">
          <w:t xml:space="preserve"> </w:t>
        </w:r>
      </w:ins>
      <w:ins w:id="277" w:author="Microsoft Office User" w:date="2019-01-21T13:26:00Z">
        <w:del w:id="278" w:author="Robbie Parks" w:date="2019-01-21T17:58:00Z">
          <w:r w:rsidR="00F36DC3" w:rsidDel="002F3140">
            <w:delText xml:space="preserve">XX </w:delText>
          </w:r>
        </w:del>
        <w:r w:rsidR="00F36DC3">
          <w:t>study</w:t>
        </w:r>
      </w:ins>
      <w:ins w:id="279" w:author="Robbie Parks" w:date="2019-01-22T11:54:00Z">
        <w:r w:rsidR="005D2C7A">
          <w:t xml:space="preserve"> </w:t>
        </w:r>
      </w:ins>
      <w:ins w:id="280" w:author="Robbie Parks" w:date="2019-01-23T13:40:00Z">
        <w:r w:rsidR="00E84269">
          <w:t xml:space="preserve">of </w:t>
        </w:r>
      </w:ins>
      <w:ins w:id="281" w:author="Robbie Parks" w:date="2019-01-22T11:54:00Z">
        <w:r w:rsidR="005D2C7A">
          <w:t>death count ratios from</w:t>
        </w:r>
      </w:ins>
      <w:ins w:id="282" w:author="Microsoft Office User" w:date="2019-01-21T13:26:00Z">
        <w:del w:id="283" w:author="Robbie Parks" w:date="2019-01-22T11:54:00Z">
          <w:r w:rsidR="00F36DC3" w:rsidDel="005D2C7A">
            <w:delText xml:space="preserve"> </w:delText>
          </w:r>
        </w:del>
      </w:ins>
      <w:del w:id="284" w:author="Robbie Parks" w:date="2019-01-22T11:54:00Z">
        <w:r w:rsidR="00220FC2" w:rsidDel="005D2C7A">
          <w:delText>of</w:delText>
        </w:r>
      </w:del>
      <w:r w:rsidR="0044605D">
        <w:t xml:space="preserve"> </w:t>
      </w:r>
      <w:ins w:id="285" w:author="Robbie Parks" w:date="2019-01-21T17:58:00Z">
        <w:r w:rsidR="002F3140">
          <w:t xml:space="preserve">six </w:t>
        </w:r>
      </w:ins>
      <w:r w:rsidR="0044605D">
        <w:t>French heat</w:t>
      </w:r>
      <w:del w:id="286" w:author="Ezzati, Majid" w:date="2019-01-18T21:30:00Z">
        <w:r w:rsidR="0044605D" w:rsidDel="000102A2">
          <w:delText xml:space="preserve"> </w:delText>
        </w:r>
      </w:del>
      <w:r w:rsidR="0044605D">
        <w:t>waves</w:t>
      </w:r>
      <w:ins w:id="287" w:author="Robbie Parks" w:date="2019-01-21T17:58:00Z">
        <w:r w:rsidR="002F3140">
          <w:t xml:space="preserve"> during 1971-2003</w:t>
        </w:r>
      </w:ins>
      <w:del w:id="288" w:author="Microsoft Office User" w:date="2019-01-21T11:41:00Z">
        <w:r w:rsidR="0044605D" w:rsidDel="005E5C62">
          <w:delText xml:space="preserve"> </w:delText>
        </w:r>
      </w:del>
      <w:r w:rsidR="003017A9" w:rsidRPr="00886AE3">
        <w:t>,</w:t>
      </w:r>
      <w:ins w:id="289" w:author="Microsoft Office User" w:date="2019-01-21T13:26:00Z">
        <w:r w:rsidR="00F36DC3">
          <w:t xml:space="preserve"> </w:t>
        </w:r>
      </w:ins>
      <w:del w:id="290" w:author="Robbie Parks" w:date="2019-01-21T17:57:00Z">
        <w:r w:rsidR="003017A9" w:rsidRPr="00886AE3" w:rsidDel="002F3140">
          <w:delText xml:space="preserve"> </w:delText>
        </w:r>
      </w:del>
      <w:del w:id="291"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292" w:author="Microsoft Office User" w:date="2019-01-21T11:47:00Z">
        <w:r w:rsidR="00D61244" w:rsidDel="00BC72E4">
          <w:delText>was up to</w:delText>
        </w:r>
      </w:del>
      <w:ins w:id="293" w:author="Microsoft Office User" w:date="2019-01-21T11:47:00Z">
        <w:del w:id="294" w:author="Robbie Parks" w:date="2019-01-21T17:57:00Z">
          <w:r w:rsidR="00BC72E4" w:rsidDel="002F3140">
            <w:delText>increased</w:delText>
          </w:r>
        </w:del>
      </w:ins>
      <w:ins w:id="295" w:author="Robbie Parks" w:date="2019-01-21T17:57:00Z">
        <w:r w:rsidR="002F3140">
          <w:t>rose</w:t>
        </w:r>
      </w:ins>
      <w:ins w:id="296" w:author="Microsoft Office User" w:date="2019-01-21T11:47:00Z">
        <w:r w:rsidR="00BC72E4">
          <w:t xml:space="preserve"> by up to</w:t>
        </w:r>
      </w:ins>
      <w:r w:rsidR="00D61244">
        <w:t xml:space="preserve"> 4% during a heat</w:t>
      </w:r>
      <w:del w:id="297" w:author="Ezzati, Majid" w:date="2019-01-18T21:33:00Z">
        <w:r w:rsidR="00D61244" w:rsidDel="008C625A">
          <w:delText xml:space="preserve"> </w:delText>
        </w:r>
      </w:del>
      <w:r w:rsidR="00D61244">
        <w:t>wave period compared to a non-heat</w:t>
      </w:r>
      <w:del w:id="298" w:author="Ezzati, Majid" w:date="2019-01-18T21:33:00Z">
        <w:r w:rsidR="00D61244" w:rsidDel="008C625A">
          <w:delText xml:space="preserve"> </w:delText>
        </w:r>
      </w:del>
      <w:r w:rsidR="00D61244">
        <w:t>wave baseline</w:t>
      </w:r>
      <w:r w:rsidR="003017A9" w:rsidRPr="00886AE3">
        <w:t>.</w:t>
      </w:r>
      <w:r w:rsidR="00D61244">
        <w:fldChar w:fldCharType="begin" w:fldLock="1"/>
      </w:r>
      <w:r w:rsidR="001A4D7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7&lt;/sup&gt;","plainTextFormattedCitation":"7","previouslyFormattedCitation":"&lt;sup&gt;7&lt;/sup&gt;"},"properties":{"noteIndex":0},"schema":"https://github.com/citation-style-language/schema/raw/master/csl-citation.json"}</w:instrText>
      </w:r>
      <w:r w:rsidR="00D61244">
        <w:fldChar w:fldCharType="separate"/>
      </w:r>
      <w:r w:rsidR="00B31EA3" w:rsidRPr="00B31EA3">
        <w:rPr>
          <w:noProof/>
          <w:vertAlign w:val="superscript"/>
        </w:rPr>
        <w:t>7</w:t>
      </w:r>
      <w:r w:rsidR="00D61244">
        <w:fldChar w:fldCharType="end"/>
      </w:r>
      <w:ins w:id="299" w:author="Robbie Parks" w:date="2019-01-22T12:50:00Z">
        <w:r w:rsidR="007C7538">
          <w:t xml:space="preserve"> </w:t>
        </w:r>
      </w:ins>
      <w:del w:id="300" w:author="Robbie Parks" w:date="2019-01-22T12:50:00Z">
        <w:r w:rsidR="00F61428" w:rsidDel="007C7538">
          <w:delText xml:space="preserve"> </w:delText>
        </w:r>
      </w:del>
      <w:r w:rsidR="00A439F5">
        <w:t>A</w:t>
      </w:r>
      <w:ins w:id="301" w:author="Microsoft Office User" w:date="2019-01-21T13:26:00Z">
        <w:r w:rsidR="00254F22">
          <w:t xml:space="preserve">n unstratified </w:t>
        </w:r>
      </w:ins>
      <w:ins w:id="302" w:author="Robbie Parks" w:date="2019-01-22T12:10:00Z">
        <w:r w:rsidR="00D603B2">
          <w:t>Poisson model</w:t>
        </w:r>
      </w:ins>
      <w:ins w:id="303" w:author="Robbie Parks" w:date="2019-01-22T11:54:00Z">
        <w:r w:rsidR="005D2C7A">
          <w:t xml:space="preserve"> </w:t>
        </w:r>
      </w:ins>
      <w:del w:id="304" w:author="Microsoft Office User" w:date="2019-01-21T13:26:00Z">
        <w:r w:rsidR="00A439F5" w:rsidDel="00254F22">
          <w:delText xml:space="preserve"> </w:delText>
        </w:r>
      </w:del>
      <w:r w:rsidR="00A439F5">
        <w:t>s</w:t>
      </w:r>
      <w:r w:rsidR="000667D9">
        <w:t xml:space="preserve">tudy of </w:t>
      </w:r>
      <w:ins w:id="305" w:author="Robbie Parks" w:date="2019-01-22T15:49:00Z">
        <w:r w:rsidR="00543F50">
          <w:t xml:space="preserve">daily </w:t>
        </w:r>
      </w:ins>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del w:id="306" w:author="Robbie Parks" w:date="2019-01-22T15:49:00Z">
        <w:r w:rsidR="009154E9" w:rsidDel="00395368">
          <w:delText xml:space="preserve">daily </w:delText>
        </w:r>
      </w:del>
      <w:r w:rsidR="009F59F0">
        <w:t>mortality</w:t>
      </w:r>
      <w:r w:rsidR="00E25E1F">
        <w:t xml:space="preserve"> when daily maximum </w:t>
      </w:r>
      <w:r w:rsidR="002D660F">
        <w:t xml:space="preserve">temperature </w:t>
      </w:r>
      <w:r w:rsidR="00E25E1F">
        <w:t xml:space="preserve">went </w:t>
      </w:r>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1A4D7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8&lt;/sup&gt;","plainTextFormattedCitation":"8","previouslyFormattedCitation":"&lt;sup&gt;8&lt;/sup&gt;"},"properties":{"noteIndex":0},"schema":"https://github.com/citation-style-language/schema/raw/master/csl-citation.json"}</w:instrText>
      </w:r>
      <w:r w:rsidR="00C922A9">
        <w:fldChar w:fldCharType="separate"/>
      </w:r>
      <w:r w:rsidR="00B31EA3" w:rsidRPr="00B31EA3">
        <w:rPr>
          <w:noProof/>
          <w:vertAlign w:val="superscript"/>
        </w:rPr>
        <w:t>8</w:t>
      </w:r>
      <w:r w:rsidR="00C922A9">
        <w:fldChar w:fldCharType="end"/>
      </w:r>
      <w:del w:id="307" w:author="Robbie Parks" w:date="2019-01-22T12:44:00Z">
        <w:r w:rsidR="00F61428" w:rsidDel="0099491E">
          <w:delText xml:space="preserve"> </w:delText>
        </w:r>
        <w:r w:rsidR="005B19A5" w:rsidDel="0099491E">
          <w:delText>For comparison</w:delText>
        </w:r>
        <w:r w:rsidR="005C28F1" w:rsidDel="0099491E">
          <w:delText xml:space="preserve"> </w:delText>
        </w:r>
        <w:r w:rsidR="005B19A5" w:rsidDel="0099491E">
          <w:delText xml:space="preserve">with studies of </w:delText>
        </w:r>
        <w:r w:rsidR="005C28F1" w:rsidDel="0099491E">
          <w:delText xml:space="preserve">other causes of death, </w:delText>
        </w:r>
        <w:r w:rsidR="003A39BB" w:rsidDel="0099491E">
          <w:delText xml:space="preserve">daily </w:delText>
        </w:r>
        <w:r w:rsidR="00BF6BBD" w:rsidDel="0099491E">
          <w:delText xml:space="preserve">cardiorespiratory mortality in </w:delText>
        </w:r>
        <w:r w:rsidR="00BE7791" w:rsidDel="0099491E">
          <w:delText>England and Wales</w:delText>
        </w:r>
        <w:r w:rsidR="00BF6BBD" w:rsidDel="0099491E">
          <w:delText xml:space="preserve"> </w:delText>
        </w:r>
        <w:r w:rsidR="00864E84" w:rsidDel="0099491E">
          <w:delText xml:space="preserve">increased in risk by </w:delText>
        </w:r>
        <w:r w:rsidR="00BF6BBD" w:rsidDel="0099491E">
          <w:delText>2.4-2.7% in males</w:delText>
        </w:r>
        <w:r w:rsidR="00A756E6" w:rsidDel="0099491E">
          <w:delText xml:space="preserve"> across age groups</w:delText>
        </w:r>
        <w:r w:rsidR="00BF6BBD" w:rsidDel="0099491E">
          <w:delText xml:space="preserve"> </w:delText>
        </w:r>
        <w:r w:rsidR="00BF6BBD" w:rsidRPr="00886AE3" w:rsidDel="0099491E">
          <w:delText xml:space="preserve">for each 1°C increase </w:delText>
        </w:r>
        <w:r w:rsidR="00335C7B" w:rsidDel="0099491E">
          <w:delText>above locally determined temperature thresholds</w:delText>
        </w:r>
        <w:r w:rsidR="00A756E6" w:rsidDel="0099491E">
          <w:delText>, with a 2.4-3.9% increase</w:delText>
        </w:r>
        <w:r w:rsidR="00F55FB5" w:rsidDel="0099491E">
          <w:delText xml:space="preserve"> across age groups in females.</w:delText>
        </w:r>
        <w:r w:rsidR="00534D12" w:rsidDel="0099491E">
          <w:fldChar w:fldCharType="begin" w:fldLock="1"/>
        </w:r>
        <w:r w:rsidR="002A2E8D" w:rsidRPr="0099491E" w:rsidDel="0099491E">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99491E">
          <w:fldChar w:fldCharType="separate"/>
        </w:r>
        <w:r w:rsidR="00C922A9" w:rsidRPr="00C922A9" w:rsidDel="0099491E">
          <w:rPr>
            <w:noProof/>
            <w:vertAlign w:val="superscript"/>
          </w:rPr>
          <w:delText>15</w:delText>
        </w:r>
        <w:r w:rsidR="00534D12" w:rsidDel="0099491E">
          <w:fldChar w:fldCharType="end"/>
        </w:r>
      </w:del>
      <w:ins w:id="308" w:author="Robbie Parks" w:date="2019-01-22T12:45:00Z">
        <w:r w:rsidR="0099491E">
          <w:t xml:space="preserve"> </w:t>
        </w:r>
      </w:ins>
    </w:p>
    <w:p w14:paraId="3015B0C6" w14:textId="77777777" w:rsidR="00266429" w:rsidRDefault="00266429" w:rsidP="00FF023E">
      <w:pPr>
        <w:spacing w:line="480" w:lineRule="auto"/>
        <w:jc w:val="both"/>
        <w:rPr>
          <w:color w:val="000000" w:themeColor="text1"/>
        </w:rPr>
      </w:pPr>
    </w:p>
    <w:p w14:paraId="2F9BC8E8" w14:textId="4E118E53" w:rsidR="00A83B2D" w:rsidRDefault="007B0B98" w:rsidP="00A83B2D">
      <w:pPr>
        <w:spacing w:line="480" w:lineRule="auto"/>
        <w:jc w:val="both"/>
      </w:pPr>
      <w:ins w:id="309" w:author="Ezzati, Majid" w:date="2019-01-18T21:44:00Z">
        <w:r>
          <w:t>That anomalous warm temperature</w:t>
        </w:r>
      </w:ins>
      <w:ins w:id="310" w:author="Ezzati, Majid" w:date="2019-01-18T21:45:00Z">
        <w:r>
          <w:t xml:space="preserve"> influences deaths from drowning, although not previously quantified, is highly plausible</w:t>
        </w:r>
      </w:ins>
      <w:ins w:id="311" w:author="Ezzati, Majid" w:date="2019-01-18T21:48:00Z">
        <w:r w:rsidR="00A83B2D">
          <w:t xml:space="preserve"> because</w:t>
        </w:r>
      </w:ins>
      <w:ins w:id="312" w:author="Ezzati, Majid" w:date="2019-01-18T21:45:00Z">
        <w:r>
          <w:t xml:space="preserve"> </w:t>
        </w:r>
        <w:del w:id="313" w:author="Microsoft Office User" w:date="2019-01-21T13:20:00Z">
          <w:r w:rsidRPr="007B0B98" w:rsidDel="002A0D19">
            <w:delText xml:space="preserve"> </w:delText>
          </w:r>
        </w:del>
      </w:ins>
      <w:moveToRangeStart w:id="314" w:author="Ezzati, Majid" w:date="2019-01-18T21:45:00Z" w:name="move535611234"/>
      <w:moveTo w:id="315" w:author="Ezzati, Majid" w:date="2019-01-18T21:45:00Z">
        <w:del w:id="316" w:author="Ezzati, Majid" w:date="2019-01-18T21:48:00Z">
          <w:r w:rsidDel="00A83B2D">
            <w:delText xml:space="preserve">Since </w:delText>
          </w:r>
        </w:del>
        <w:r>
          <w:t xml:space="preserve">swimming is </w:t>
        </w:r>
        <w:del w:id="317" w:author="Ezzati, Majid" w:date="2019-01-18T21:48:00Z">
          <w:r w:rsidDel="00A83B2D">
            <w:delText>generally more popular in warmer temperatures, deaths from drownings are expected to be more common in anomalously warm months</w:delText>
          </w:r>
        </w:del>
      </w:moveTo>
      <w:ins w:id="318" w:author="Ezzati, Majid" w:date="2019-01-18T21:48:00Z">
        <w:del w:id="319" w:author="Robbie Parks" w:date="2019-01-23T13:41:00Z">
          <w:r w:rsidR="00A83B2D" w:rsidDel="00E84269">
            <w:delText>expected to rise</w:delText>
          </w:r>
        </w:del>
      </w:ins>
      <w:ins w:id="320" w:author="Robbie Parks" w:date="2019-01-23T13:41:00Z">
        <w:r w:rsidR="00E84269">
          <w:t>likely more common</w:t>
        </w:r>
      </w:ins>
      <w:ins w:id="321" w:author="Ezzati, Majid" w:date="2019-01-18T22:02:00Z">
        <w:r w:rsidR="00D607C1">
          <w:t xml:space="preserve"> in a warmer year</w:t>
        </w:r>
      </w:ins>
      <w:moveTo w:id="322" w:author="Ezzati, Majid" w:date="2019-01-18T21:45:00Z">
        <w:r>
          <w:t xml:space="preserve">. </w:t>
        </w:r>
      </w:moveTo>
      <w:ins w:id="323" w:author="Microsoft Office User" w:date="2019-01-21T13:51:00Z">
        <w:r w:rsidR="00443EC8">
          <w:t xml:space="preserve">The higher </w:t>
        </w:r>
        <w:r w:rsidR="0014370F">
          <w:t xml:space="preserve">relative and absolute impacts on men compared with women </w:t>
        </w:r>
      </w:ins>
      <w:ins w:id="324" w:author="Microsoft Office User" w:date="2019-01-21T13:56:00Z">
        <w:r w:rsidR="00967ED4">
          <w:t xml:space="preserve">for drowning (Supplementary Figure 1) may reflect the difference in how </w:t>
        </w:r>
      </w:ins>
      <w:ins w:id="325" w:author="Microsoft Office User" w:date="2019-01-21T14:21:00Z">
        <w:r w:rsidR="00897065">
          <w:t xml:space="preserve">additional </w:t>
        </w:r>
      </w:ins>
      <w:ins w:id="326" w:author="Microsoft Office User" w:date="2019-01-21T13:56:00Z">
        <w:r w:rsidR="00967ED4">
          <w:t xml:space="preserve">drowning deaths </w:t>
        </w:r>
      </w:ins>
      <w:ins w:id="327" w:author="Microsoft Office User" w:date="2019-01-21T14:22:00Z">
        <w:r w:rsidR="000A342E">
          <w:t xml:space="preserve">typically </w:t>
        </w:r>
      </w:ins>
      <w:ins w:id="328" w:author="Microsoft Office User" w:date="2019-01-21T13:56:00Z">
        <w:r w:rsidR="00967ED4">
          <w:t xml:space="preserve">occur by </w:t>
        </w:r>
      </w:ins>
      <w:ins w:id="329" w:author="Microsoft Office User" w:date="2019-01-21T14:00:00Z">
        <w:r w:rsidR="00C65208">
          <w:t>gender</w:t>
        </w:r>
      </w:ins>
      <w:ins w:id="330" w:author="Microsoft Office User" w:date="2019-01-21T13:52:00Z">
        <w:r w:rsidR="0014370F">
          <w:t xml:space="preserve">, </w:t>
        </w:r>
      </w:ins>
      <w:moveTo w:id="331" w:author="Ezzati, Majid" w:date="2019-01-18T21:45:00Z">
        <w:del w:id="332" w:author="Ezzati, Majid" w:date="2019-01-19T20:49:00Z">
          <w:r w:rsidDel="0032455E">
            <w:delText>When drownings occur,</w:delText>
          </w:r>
        </w:del>
      </w:moveTo>
      <w:ins w:id="333" w:author="Ezzati, Majid" w:date="2019-01-19T20:49:00Z">
        <w:del w:id="334" w:author="Microsoft Office User" w:date="2019-01-21T13:52:00Z">
          <w:r w:rsidR="0032455E" w:rsidDel="0014370F">
            <w:delText>The stronger effect in men may be because</w:delText>
          </w:r>
        </w:del>
      </w:ins>
      <w:moveTo w:id="335" w:author="Ezzati, Majid" w:date="2019-01-18T21:45:00Z">
        <w:del w:id="336" w:author="Microsoft Office User" w:date="2019-01-21T13:52:00Z">
          <w:r w:rsidDel="0014370F">
            <w:delText xml:space="preserve"> for males </w:delText>
          </w:r>
        </w:del>
      </w:moveTo>
      <w:ins w:id="337" w:author="Microsoft Office User" w:date="2019-01-21T13:52:00Z">
        <w:r w:rsidR="0014370F">
          <w:t xml:space="preserve">with </w:t>
        </w:r>
      </w:ins>
      <w:moveTo w:id="338" w:author="Ezzati, Majid" w:date="2019-01-18T21:45:00Z">
        <w:r w:rsidRPr="00636C9B">
          <w:t xml:space="preserve">52.7% </w:t>
        </w:r>
      </w:moveTo>
      <w:ins w:id="339" w:author="Microsoft Office User" w:date="2019-01-21T13:52:00Z">
        <w:r w:rsidR="0014370F">
          <w:t xml:space="preserve">for males </w:t>
        </w:r>
      </w:ins>
      <w:moveTo w:id="340" w:author="Ezzati, Majid" w:date="2019-01-18T21:45:00Z">
        <w:del w:id="341" w:author="Microsoft Office User" w:date="2019-01-21T13:52:00Z">
          <w:r w:rsidDel="0014370F">
            <w:delText xml:space="preserve">are </w:delText>
          </w:r>
          <w:r w:rsidRPr="00636C9B" w:rsidDel="0014370F">
            <w:delText>i</w:delText>
          </w:r>
        </w:del>
      </w:moveTo>
      <w:ins w:id="342" w:author="Microsoft Office User" w:date="2019-01-21T13:52:00Z">
        <w:r w:rsidR="0014370F">
          <w:t>i</w:t>
        </w:r>
      </w:ins>
      <w:moveTo w:id="343" w:author="Ezzati, Majid" w:date="2019-01-18T21:45:00Z">
        <w:r w:rsidRPr="00636C9B">
          <w:t xml:space="preserve">n natural water, </w:t>
        </w:r>
        <w:del w:id="344" w:author="Microsoft Office User" w:date="2019-01-21T13:52:00Z">
          <w:r w:rsidRPr="00636C9B" w:rsidDel="0014370F">
            <w:delText>with</w:delText>
          </w:r>
        </w:del>
      </w:moveTo>
      <w:ins w:id="345" w:author="Microsoft Office User" w:date="2019-01-21T13:52:00Z">
        <w:r w:rsidR="0014370F">
          <w:t>and</w:t>
        </w:r>
      </w:ins>
      <w:moveTo w:id="346" w:author="Ezzati, Majid" w:date="2019-01-18T21:45:00Z">
        <w:r w:rsidRPr="00636C9B">
          <w:t xml:space="preserve"> </w:t>
        </w:r>
        <w:r>
          <w:t xml:space="preserve">only </w:t>
        </w:r>
        <w:r w:rsidRPr="00636C9B">
          <w:t>25.9</w:t>
        </w:r>
        <w:r>
          <w:t>%</w:t>
        </w:r>
        <w:r w:rsidRPr="00636C9B">
          <w:t xml:space="preserve"> for females (1999-2010)</w:t>
        </w:r>
      </w:moveTo>
      <w:ins w:id="347" w:author="Robbie Parks" w:date="2019-01-23T13:41:00Z">
        <w:r w:rsidR="00B2744D">
          <w:t>,</w:t>
        </w:r>
      </w:ins>
      <w:moveTo w:id="348" w:author="Ezzati, Majid" w:date="2019-01-18T21:45:00Z">
        <w:del w:id="349" w:author="Robbie Parks" w:date="2019-01-23T13:41:00Z">
          <w:r w:rsidRPr="00636C9B" w:rsidDel="00B2744D">
            <w:delText>.</w:delText>
          </w:r>
        </w:del>
        <w:r w:rsidRPr="00636C9B">
          <w:fldChar w:fldCharType="begin" w:fldLock="1"/>
        </w:r>
      </w:moveTo>
      <w:r w:rsidR="009C2BC0">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moveTo w:id="350" w:author="Ezzati, Majid" w:date="2019-01-18T21:45:00Z">
        <w:r w:rsidRPr="00636C9B">
          <w:fldChar w:fldCharType="separate"/>
        </w:r>
      </w:moveTo>
      <w:r w:rsidR="008F546C" w:rsidRPr="008F546C">
        <w:rPr>
          <w:noProof/>
          <w:vertAlign w:val="superscript"/>
        </w:rPr>
        <w:t>16</w:t>
      </w:r>
      <w:moveTo w:id="351" w:author="Ezzati, Majid" w:date="2019-01-18T21:45:00Z">
        <w:r w:rsidRPr="00636C9B">
          <w:fldChar w:fldCharType="end"/>
        </w:r>
      </w:moveTo>
      <w:ins w:id="352" w:author="Microsoft Office User" w:date="2019-01-21T14:22:00Z">
        <w:r w:rsidR="000A342E">
          <w:t xml:space="preserve"> </w:t>
        </w:r>
      </w:ins>
      <w:ins w:id="353" w:author="Robbie Parks" w:date="2019-01-23T13:41:00Z">
        <w:r w:rsidR="00B2744D">
          <w:t>indicating that f</w:t>
        </w:r>
      </w:ins>
      <w:ins w:id="354" w:author="Microsoft Office User" w:date="2019-01-21T14:22:00Z">
        <w:del w:id="355" w:author="Robbie Parks" w:date="2019-01-23T13:41:00Z">
          <w:r w:rsidR="000A342E" w:rsidDel="00B2744D">
            <w:delText>F</w:delText>
          </w:r>
        </w:del>
        <w:r w:rsidR="000A342E">
          <w:t>urthe</w:t>
        </w:r>
      </w:ins>
      <w:ins w:id="356" w:author="Robbie Parks" w:date="2019-01-23T13:41:00Z">
        <w:r w:rsidR="00B2744D">
          <w:t>r</w:t>
        </w:r>
      </w:ins>
      <w:ins w:id="357" w:author="Microsoft Office User" w:date="2019-01-21T14:22:00Z">
        <w:del w:id="358" w:author="Robbie Parks" w:date="2019-01-23T13:41:00Z">
          <w:r w:rsidR="000A342E" w:rsidDel="00B2744D">
            <w:delText>r</w:delText>
          </w:r>
        </w:del>
        <w:r w:rsidR="000A342E">
          <w:t xml:space="preserve"> drowning deaths in males </w:t>
        </w:r>
      </w:ins>
      <w:ins w:id="359" w:author="Microsoft Office User" w:date="2019-01-21T14:24:00Z">
        <w:r w:rsidR="00661FA6">
          <w:t>could</w:t>
        </w:r>
      </w:ins>
      <w:ins w:id="360" w:author="Microsoft Office User" w:date="2019-01-21T14:22:00Z">
        <w:r w:rsidR="000A342E">
          <w:t xml:space="preserve"> therefore </w:t>
        </w:r>
      </w:ins>
      <w:ins w:id="361" w:author="Microsoft Office User" w:date="2019-01-21T14:23:00Z">
        <w:r w:rsidR="000A342E">
          <w:t xml:space="preserve">be </w:t>
        </w:r>
      </w:ins>
      <w:ins w:id="362" w:author="Microsoft Office User" w:date="2019-01-21T14:24:00Z">
        <w:r w:rsidR="00661FA6">
          <w:t xml:space="preserve">due to </w:t>
        </w:r>
      </w:ins>
      <w:ins w:id="363" w:author="Robbie Parks" w:date="2019-01-22T11:56:00Z">
        <w:r w:rsidR="003553E2">
          <w:t xml:space="preserve">males </w:t>
        </w:r>
      </w:ins>
      <w:ins w:id="364" w:author="Microsoft Office User" w:date="2019-01-21T14:24:00Z">
        <w:r w:rsidR="00661FA6">
          <w:t>swimming in more</w:t>
        </w:r>
      </w:ins>
      <w:ins w:id="365" w:author="Microsoft Office User" w:date="2019-01-21T14:23:00Z">
        <w:r w:rsidR="000A342E">
          <w:t xml:space="preserve"> dangerous waters</w:t>
        </w:r>
      </w:ins>
      <w:ins w:id="366" w:author="Microsoft Office User" w:date="2019-01-21T14:24:00Z">
        <w:r w:rsidR="00661FA6">
          <w:t xml:space="preserve"> than females generally do</w:t>
        </w:r>
      </w:ins>
      <w:ins w:id="367" w:author="Microsoft Office User" w:date="2019-01-21T14:23:00Z">
        <w:r w:rsidR="000A342E">
          <w:t xml:space="preserve">. </w:t>
        </w:r>
      </w:ins>
      <w:moveTo w:id="368" w:author="Ezzati, Majid" w:date="2019-01-18T21:45:00Z">
        <w:del w:id="369" w:author="Microsoft Office User" w:date="2019-01-21T13:52:00Z">
          <w:r w:rsidDel="0049038D">
            <w:delText xml:space="preserve"> However, for targeted risk prevention it would be desirable to know if these patterns change as anomalous temperature increases</w:delText>
          </w:r>
        </w:del>
        <w:del w:id="370" w:author="Microsoft Office User" w:date="2019-01-21T13:57:00Z">
          <w:r w:rsidDel="00350C3B">
            <w:delText>.</w:delText>
          </w:r>
        </w:del>
      </w:moveTo>
      <w:del w:id="371" w:author="Microsoft Office User" w:date="2019-01-21T13:57:00Z">
        <w:r w:rsidR="00A83B2D" w:rsidRPr="00A83B2D" w:rsidDel="00350C3B">
          <w:delText xml:space="preserve"> </w:delText>
        </w:r>
      </w:del>
      <w:ins w:id="372" w:author="Ezzati, Majid" w:date="2019-01-18T22:03:00Z">
        <w:r w:rsidR="00D607C1">
          <w:t xml:space="preserve">Similarly, the decline in deaths from falls, which are mostly in older ages, is likely because </w:t>
        </w:r>
      </w:ins>
      <w:del w:id="373"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374" w:author="Ezzati, Majid" w:date="2019-01-18T22:04:00Z">
        <w:r w:rsidR="00A83B2D" w:rsidDel="00D607C1">
          <w:delText>include</w:delText>
        </w:r>
      </w:del>
      <w:ins w:id="375" w:author="Ezzati, Majid" w:date="2019-01-18T22:04:00Z">
        <w:r w:rsidR="00D607C1">
          <w:t>are partly due to</w:t>
        </w:r>
      </w:ins>
      <w:r w:rsidR="00A83B2D">
        <w:t xml:space="preserve"> </w:t>
      </w:r>
      <w:del w:id="376"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377" w:author="Microsoft Office User" w:date="2019-01-21T14:07:00Z">
        <w:r w:rsidR="00B0580D">
          <w:t>slipping on ice</w:t>
        </w:r>
      </w:ins>
      <w:ins w:id="378" w:author="Robbie Parks" w:date="2019-01-22T15:49:00Z">
        <w:r w:rsidR="008F546C">
          <w:t>.</w:t>
        </w:r>
      </w:ins>
      <w:del w:id="379" w:author="Robbie Parks" w:date="2019-01-22T11:56:00Z">
        <w:r w:rsidR="00A83B2D" w:rsidRPr="00636C9B" w:rsidDel="00484EC5">
          <w:delText>.</w:delText>
        </w:r>
      </w:del>
      <w:ins w:id="380" w:author="Robbie Parks" w:date="2019-01-22T15:49:00Z">
        <w:r w:rsidR="008F546C">
          <w:fldChar w:fldCharType="begin" w:fldLock="1"/>
        </w:r>
      </w:ins>
      <w:r w:rsidR="009C2BC0">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rsidR="008F546C">
        <w:fldChar w:fldCharType="separate"/>
      </w:r>
      <w:r w:rsidR="008F546C" w:rsidRPr="008F546C">
        <w:rPr>
          <w:noProof/>
          <w:vertAlign w:val="superscript"/>
        </w:rPr>
        <w:t>17–19</w:t>
      </w:r>
      <w:ins w:id="381" w:author="Robbie Parks" w:date="2019-01-22T15:49:00Z">
        <w:r w:rsidR="008F546C">
          <w:fldChar w:fldCharType="end"/>
        </w:r>
      </w:ins>
      <w:del w:id="382" w:author="Robbie Parks" w:date="2019-01-22T15:49:00Z">
        <w:r w:rsidR="00A83B2D" w:rsidRPr="00636C9B" w:rsidDel="008F546C">
          <w:fldChar w:fldCharType="begin" w:fldLock="1"/>
        </w:r>
        <w:r w:rsidR="00AB470D" w:rsidDel="008F546C">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delInstrText>
        </w:r>
        <w:r w:rsidR="00A83B2D" w:rsidRPr="00636C9B" w:rsidDel="008F546C">
          <w:fldChar w:fldCharType="separate"/>
        </w:r>
        <w:r w:rsidR="00F331B7" w:rsidRPr="00F331B7" w:rsidDel="008F546C">
          <w:rPr>
            <w:noProof/>
            <w:vertAlign w:val="superscript"/>
          </w:rPr>
          <w:delText>16</w:delText>
        </w:r>
        <w:r w:rsidR="00A83B2D" w:rsidRPr="00636C9B" w:rsidDel="008F546C">
          <w:fldChar w:fldCharType="end"/>
        </w:r>
      </w:del>
      <w:ins w:id="383" w:author="Microsoft Office User" w:date="2019-01-21T14:11:00Z">
        <w:del w:id="384" w:author="Robbie Parks" w:date="2019-01-22T11:56:00Z">
          <w:r w:rsidR="001D5B42" w:rsidDel="00484EC5">
            <w:delText>,</w:delText>
          </w:r>
        </w:del>
        <w:del w:id="385" w:author="Robbie Parks" w:date="2019-01-22T15:49:00Z">
          <w:r w:rsidR="001D5B42" w:rsidDel="008F546C">
            <w:delText xml:space="preserve"> with </w:delText>
          </w:r>
        </w:del>
      </w:ins>
      <w:ins w:id="386" w:author="Microsoft Office User" w:date="2019-01-21T14:12:00Z">
        <w:del w:id="387" w:author="Robbie Parks" w:date="2019-01-22T15:49:00Z">
          <w:r w:rsidR="00263C98" w:rsidDel="008F546C">
            <w:delText xml:space="preserve">evidence from </w:delText>
          </w:r>
        </w:del>
      </w:ins>
      <w:del w:id="388" w:author="Robbie Parks" w:date="2019-01-22T15:49:00Z">
        <w:r w:rsidR="00A83B2D" w:rsidDel="008F546C">
          <w:delText xml:space="preserve"> Positive anomalous temperatures in winter could lead to less potential to slip on ice, potentially explaining the reduction in falls in the older age groups. H</w:delText>
        </w:r>
      </w:del>
      <w:ins w:id="389" w:author="Microsoft Office User" w:date="2019-01-21T14:12:00Z">
        <w:del w:id="390" w:author="Robbie Parks" w:date="2019-01-22T15:49:00Z">
          <w:r w:rsidR="00263C98" w:rsidDel="008F546C">
            <w:delText>h</w:delText>
          </w:r>
        </w:del>
      </w:ins>
      <w:del w:id="391" w:author="Robbie Parks" w:date="2019-01-22T15:49:00Z">
        <w:r w:rsidR="00A83B2D" w:rsidDel="008F546C">
          <w:delText xml:space="preserve">ospital admissions for injuries from falls in </w:delText>
        </w:r>
        <w:r w:rsidR="00A83B2D" w:rsidDel="008F546C">
          <w:rPr>
            <w:bCs/>
            <w:color w:val="000000" w:themeColor="text1"/>
          </w:rPr>
          <w:delText>Boston, Massachusetts, USA</w:delText>
        </w:r>
      </w:del>
      <w:ins w:id="392" w:author="Microsoft Office User" w:date="2019-01-21T14:12:00Z">
        <w:del w:id="393" w:author="Robbie Parks" w:date="2019-01-22T15:49:00Z">
          <w:r w:rsidR="007034FE" w:rsidDel="008F546C">
            <w:rPr>
              <w:bCs/>
              <w:color w:val="000000" w:themeColor="text1"/>
            </w:rPr>
            <w:delText>,</w:delText>
          </w:r>
        </w:del>
      </w:ins>
      <w:del w:id="394" w:author="Robbie Parks" w:date="2019-01-22T15:49:00Z">
        <w:r w:rsidR="00A83B2D" w:rsidDel="008F546C">
          <w:rPr>
            <w:bCs/>
            <w:color w:val="000000" w:themeColor="text1"/>
          </w:rPr>
          <w:delText>, increase with moderate snow fall.</w:delText>
        </w:r>
        <w:r w:rsidR="00A83B2D" w:rsidDel="008F546C">
          <w:rPr>
            <w:bCs/>
            <w:color w:val="000000" w:themeColor="text1"/>
          </w:rPr>
          <w:fldChar w:fldCharType="begin" w:fldLock="1"/>
        </w:r>
        <w:r w:rsidR="00AB470D" w:rsidDel="008F546C">
          <w:rPr>
            <w:bCs/>
            <w:color w:val="000000" w:themeColor="text1"/>
          </w:rPr>
          <w:del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delInstrText>
        </w:r>
        <w:r w:rsidR="00A83B2D" w:rsidDel="008F546C">
          <w:rPr>
            <w:bCs/>
            <w:color w:val="000000" w:themeColor="text1"/>
          </w:rPr>
          <w:fldChar w:fldCharType="separate"/>
        </w:r>
        <w:r w:rsidR="00F331B7" w:rsidRPr="00F331B7" w:rsidDel="008F546C">
          <w:rPr>
            <w:bCs/>
            <w:noProof/>
            <w:color w:val="000000" w:themeColor="text1"/>
            <w:vertAlign w:val="superscript"/>
          </w:rPr>
          <w:delText>17</w:delText>
        </w:r>
        <w:r w:rsidR="00A83B2D" w:rsidDel="008F546C">
          <w:rPr>
            <w:bCs/>
            <w:color w:val="000000" w:themeColor="text1"/>
          </w:rPr>
          <w:fldChar w:fldCharType="end"/>
        </w:r>
        <w:r w:rsidR="00A83B2D" w:rsidDel="008F546C">
          <w:rPr>
            <w:bCs/>
            <w:color w:val="000000" w:themeColor="text1"/>
          </w:rPr>
          <w:delText xml:space="preserve"> As outdoor falls are common in</w:delText>
        </w:r>
      </w:del>
      <w:ins w:id="395" w:author="Microsoft Office User" w:date="2019-01-21T14:12:00Z">
        <w:del w:id="396" w:author="Robbie Parks" w:date="2019-01-22T15:49:00Z">
          <w:r w:rsidR="007034FE" w:rsidDel="008F546C">
            <w:rPr>
              <w:bCs/>
              <w:color w:val="000000" w:themeColor="text1"/>
            </w:rPr>
            <w:delText>and a</w:delText>
          </w:r>
        </w:del>
      </w:ins>
      <w:ins w:id="397" w:author="Microsoft Office User" w:date="2019-01-21T14:13:00Z">
        <w:del w:id="398" w:author="Robbie Parks" w:date="2019-01-22T15:49:00Z">
          <w:r w:rsidR="000E3769" w:rsidDel="008F546C">
            <w:rPr>
              <w:bCs/>
              <w:color w:val="000000" w:themeColor="text1"/>
            </w:rPr>
            <w:delText xml:space="preserve"> </w:delText>
          </w:r>
        </w:del>
        <w:del w:id="399" w:author="Robbie Parks" w:date="2019-01-21T18:02:00Z">
          <w:r w:rsidR="000E3769" w:rsidDel="00EA7116">
            <w:rPr>
              <w:bCs/>
              <w:color w:val="000000" w:themeColor="text1"/>
            </w:rPr>
            <w:delText>XX</w:delText>
          </w:r>
        </w:del>
      </w:ins>
      <w:ins w:id="400" w:author="Microsoft Office User" w:date="2019-01-21T14:12:00Z">
        <w:del w:id="401" w:author="Robbie Parks" w:date="2019-01-22T15:49:00Z">
          <w:r w:rsidR="007034FE" w:rsidDel="008F546C">
            <w:rPr>
              <w:bCs/>
              <w:color w:val="000000" w:themeColor="text1"/>
            </w:rPr>
            <w:delText xml:space="preserve"> study of</w:delText>
          </w:r>
        </w:del>
      </w:ins>
      <w:del w:id="402" w:author="Robbie Parks" w:date="2019-01-22T15:49:00Z">
        <w:r w:rsidR="00A83B2D" w:rsidDel="008F546C">
          <w:rPr>
            <w:bCs/>
            <w:color w:val="000000" w:themeColor="text1"/>
          </w:rPr>
          <w:delText xml:space="preserve"> healthy older people</w:delText>
        </w:r>
      </w:del>
      <w:ins w:id="403" w:author="Microsoft Office User" w:date="2019-01-21T14:12:00Z">
        <w:del w:id="404" w:author="Robbie Parks" w:date="2019-01-22T15:49:00Z">
          <w:r w:rsidR="007034FE" w:rsidDel="008F546C">
            <w:rPr>
              <w:bCs/>
              <w:color w:val="000000" w:themeColor="text1"/>
            </w:rPr>
            <w:delText>.</w:delText>
          </w:r>
        </w:del>
      </w:ins>
      <w:del w:id="405" w:author="Robbie Parks" w:date="2019-01-22T15:49:00Z">
        <w:r w:rsidR="00A83B2D" w:rsidDel="008F546C">
          <w:rPr>
            <w:bCs/>
            <w:color w:val="000000" w:themeColor="text1"/>
          </w:rPr>
          <w:delText>,</w:delText>
        </w:r>
        <w:r w:rsidR="00A83B2D" w:rsidDel="008F546C">
          <w:fldChar w:fldCharType="begin" w:fldLock="1"/>
        </w:r>
        <w:r w:rsidR="00AB470D" w:rsidDel="008F546C">
          <w:del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delInstrText>
        </w:r>
        <w:r w:rsidR="00A83B2D" w:rsidDel="008F546C">
          <w:fldChar w:fldCharType="separate"/>
        </w:r>
        <w:r w:rsidR="00F331B7" w:rsidRPr="00F331B7" w:rsidDel="008F546C">
          <w:rPr>
            <w:noProof/>
            <w:vertAlign w:val="superscript"/>
          </w:rPr>
          <w:delText>18</w:delText>
        </w:r>
        <w:r w:rsidR="00A83B2D" w:rsidDel="008F546C">
          <w:fldChar w:fldCharType="end"/>
        </w:r>
      </w:del>
      <w:del w:id="406"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407" w:author="Ezzati, Majid" w:date="2019-01-18T22:05:00Z"/>
          <w:moveTo w:id="408" w:author="Ezzati, Majid" w:date="2019-01-18T21:45:00Z"/>
        </w:rPr>
      </w:pPr>
    </w:p>
    <w:moveToRangeEnd w:id="314"/>
    <w:p w14:paraId="565F111C" w14:textId="77777777" w:rsidR="00A83B2D" w:rsidRDefault="00A83B2D" w:rsidP="00FF023E">
      <w:pPr>
        <w:spacing w:line="480" w:lineRule="auto"/>
        <w:jc w:val="both"/>
        <w:rPr>
          <w:ins w:id="409" w:author="Ezzati, Majid" w:date="2019-01-18T21:48:00Z"/>
        </w:rPr>
      </w:pPr>
    </w:p>
    <w:p w14:paraId="0DE5929B" w14:textId="5A21A3EB" w:rsidR="005D151A" w:rsidDel="004D201B" w:rsidRDefault="00A83B2D" w:rsidP="00FF023E">
      <w:pPr>
        <w:spacing w:line="480" w:lineRule="auto"/>
        <w:jc w:val="both"/>
        <w:rPr>
          <w:del w:id="410" w:author="Microsoft Office User" w:date="2019-01-21T11:56:00Z"/>
        </w:rPr>
      </w:pPr>
      <w:ins w:id="411" w:author="Ezzati, Majid" w:date="2019-01-18T21:49:00Z">
        <w:r>
          <w:t>The pathways for other injuries are more varied.</w:t>
        </w:r>
      </w:ins>
      <w:ins w:id="412" w:author="Ezzati, Majid" w:date="2019-01-18T21:44:00Z">
        <w:r w:rsidR="007B0B98">
          <w:t xml:space="preserve"> </w:t>
        </w:r>
      </w:ins>
      <w:commentRangeStart w:id="413"/>
      <w:del w:id="414" w:author="Microsoft Office User" w:date="2019-01-21T14:28:00Z">
        <w:r w:rsidR="003434A1" w:rsidDel="004E0579">
          <w:delText xml:space="preserve">Studies of road traffic accidents </w:delText>
        </w:r>
      </w:del>
      <w:ins w:id="415" w:author="Ezzati, Majid" w:date="2019-01-18T21:49:00Z">
        <w:del w:id="416" w:author="Microsoft Office User" w:date="2019-01-21T14:28:00Z">
          <w:r w:rsidDel="004E0579">
            <w:delText xml:space="preserve">crashes </w:delText>
          </w:r>
        </w:del>
      </w:ins>
      <w:del w:id="417"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D2482" w:rsidDel="004E0579">
          <w:rPr>
            <w:rPrChange w:id="418" w:author="Robbie Parks" w:date="2019-01-23T13:41:00Z">
              <w:rPr/>
            </w:rPrChange>
          </w:rPr>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413"/>
      <w:r w:rsidR="006011A5">
        <w:rPr>
          <w:rStyle w:val="CommentReference"/>
          <w:rFonts w:asciiTheme="minorHAnsi" w:hAnsiTheme="minorHAnsi" w:cstheme="minorBidi"/>
          <w:lang w:eastAsia="en-US"/>
        </w:rPr>
        <w:commentReference w:id="413"/>
      </w:r>
      <w:del w:id="419" w:author="Microsoft Office User" w:date="2019-01-21T14:44:00Z">
        <w:r w:rsidR="00AA659F" w:rsidDel="00344D6A">
          <w:delText xml:space="preserve">Increasing </w:delText>
        </w:r>
      </w:del>
      <w:del w:id="420" w:author="Microsoft Office User" w:date="2019-01-21T15:14:00Z">
        <w:r w:rsidR="00AA659F" w:rsidDel="00E55FAE">
          <w:delText>anomalous temperatures encourag</w:delText>
        </w:r>
      </w:del>
      <w:del w:id="421" w:author="Microsoft Office User" w:date="2019-01-21T14:28:00Z">
        <w:r w:rsidR="00AA659F" w:rsidDel="004E0579">
          <w:delText>ing</w:delText>
        </w:r>
      </w:del>
      <w:del w:id="422" w:author="Microsoft Office User" w:date="2019-01-21T15:14:00Z">
        <w:r w:rsidR="00AA659F" w:rsidDel="00E55FAE">
          <w:delText xml:space="preserve"> more </w:delText>
        </w:r>
      </w:del>
      <w:del w:id="423" w:author="Microsoft Office User" w:date="2019-01-21T14:44:00Z">
        <w:r w:rsidR="00AA659F" w:rsidDel="00DE59C7">
          <w:delText>driving</w:delText>
        </w:r>
      </w:del>
      <w:del w:id="424" w:author="Microsoft Office User" w:date="2019-01-21T14:40:00Z">
        <w:r w:rsidR="00AA659F" w:rsidDel="00DC05BD">
          <w:delText xml:space="preserve"> could therefore increa</w:delText>
        </w:r>
        <w:r w:rsidR="00BE7826" w:rsidDel="00DC05BD">
          <w:delText>se the potential for collisions.</w:delText>
        </w:r>
      </w:del>
      <w:del w:id="425" w:author="Microsoft Office User" w:date="2019-01-21T14:41:00Z">
        <w:r w:rsidR="00BE7826" w:rsidDel="00DC05BD">
          <w:delText xml:space="preserve"> </w:delText>
        </w:r>
      </w:del>
      <w:ins w:id="426" w:author="Microsoft Office User" w:date="2019-01-21T14:29:00Z">
        <w:r w:rsidR="004E0579">
          <w:t xml:space="preserve"> </w:t>
        </w:r>
      </w:ins>
      <w:ins w:id="427" w:author="Microsoft Office User" w:date="2019-01-21T15:14:00Z">
        <w:r w:rsidR="00E55FAE">
          <w:t>D</w:t>
        </w:r>
      </w:ins>
      <w:del w:id="428" w:author="Microsoft Office User" w:date="2019-01-21T15:14:00Z">
        <w:r w:rsidR="002B3894" w:rsidDel="00E55FAE">
          <w:delText>Further, d</w:delText>
        </w:r>
      </w:del>
      <w:r w:rsidR="007E25B1">
        <w:t xml:space="preserve">riving performance </w:t>
      </w:r>
      <w:del w:id="429" w:author="Robbie Parks" w:date="2019-01-23T13:41:00Z">
        <w:r w:rsidR="009E4B56" w:rsidDel="00ED2482">
          <w:delText xml:space="preserve">itself </w:delText>
        </w:r>
      </w:del>
      <w:r w:rsidR="007E25B1">
        <w:t>deteriorates at higher temperatures</w:t>
      </w:r>
      <w:r w:rsidR="00BE7826">
        <w:t>,</w:t>
      </w:r>
      <w:ins w:id="430"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9C2BC0">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8F546C" w:rsidRPr="008F546C">
        <w:rPr>
          <w:noProof/>
          <w:vertAlign w:val="superscript"/>
        </w:rPr>
        <w:t>20–23</w:t>
      </w:r>
      <w:r w:rsidR="007E25B1">
        <w:fldChar w:fldCharType="end"/>
      </w:r>
      <w:del w:id="431" w:author="Microsoft Office User" w:date="2019-01-21T15:03:00Z">
        <w:r w:rsidR="002B3894" w:rsidDel="00066E8B">
          <w:delText xml:space="preserve"> </w:delText>
        </w:r>
        <w:r w:rsidR="00BE7826" w:rsidDel="004324D8">
          <w:delText xml:space="preserve">which could affect </w:delText>
        </w:r>
      </w:del>
      <w:del w:id="432" w:author="Microsoft Office User" w:date="2019-01-21T14:43:00Z">
        <w:r w:rsidR="00E92BA5" w:rsidDel="00974E5E">
          <w:delText xml:space="preserve">drivers’ </w:delText>
        </w:r>
      </w:del>
      <w:del w:id="433"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434" w:author="Microsoft Office User" w:date="2019-01-21T15:04:00Z">
        <w:r w:rsidR="00066E8B">
          <w:t xml:space="preserve"> </w:t>
        </w:r>
      </w:ins>
      <w:ins w:id="435" w:author="Microsoft Office User" w:date="2019-01-21T15:14:00Z">
        <w:r w:rsidR="00E55FAE">
          <w:t xml:space="preserve">In addition, </w:t>
        </w:r>
      </w:ins>
      <w:ins w:id="436" w:author="Microsoft Office User" w:date="2019-01-21T15:15:00Z">
        <w:r w:rsidR="00240B13">
          <w:t>a</w:t>
        </w:r>
      </w:ins>
      <w:ins w:id="437" w:author="Microsoft Office User" w:date="2019-01-21T15:01:00Z">
        <w:r w:rsidR="00F331B7">
          <w:t>lcohol consumption increases with temperature anomaly</w:t>
        </w:r>
      </w:ins>
      <w:ins w:id="438" w:author="Microsoft Office User" w:date="2019-01-21T15:04:00Z">
        <w:r w:rsidR="00066E8B">
          <w:t>,</w:t>
        </w:r>
      </w:ins>
      <w:ins w:id="439" w:author="Microsoft Office User" w:date="2019-01-21T15:02:00Z">
        <w:r w:rsidR="00F331B7">
          <w:fldChar w:fldCharType="begin" w:fldLock="1"/>
        </w:r>
      </w:ins>
      <w:r w:rsidR="009C2BC0">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ins w:id="440" w:author="Microsoft Office User" w:date="2019-01-21T15:02:00Z">
        <w:r w:rsidR="00F331B7">
          <w:fldChar w:fldCharType="separate"/>
        </w:r>
      </w:ins>
      <w:r w:rsidR="008F546C" w:rsidRPr="008F546C">
        <w:rPr>
          <w:noProof/>
          <w:vertAlign w:val="superscript"/>
        </w:rPr>
        <w:t>24</w:t>
      </w:r>
      <w:ins w:id="441" w:author="Microsoft Office User" w:date="2019-01-21T15:02:00Z">
        <w:r w:rsidR="00F331B7">
          <w:fldChar w:fldCharType="end"/>
        </w:r>
      </w:ins>
      <w:ins w:id="442" w:author="Microsoft Office User" w:date="2019-01-21T15:16:00Z">
        <w:r w:rsidR="00FA40C6">
          <w:t xml:space="preserve"> potentially</w:t>
        </w:r>
      </w:ins>
      <w:ins w:id="443" w:author="Microsoft Office User" w:date="2019-01-21T15:02:00Z">
        <w:r w:rsidR="00F331B7">
          <w:t xml:space="preserve"> explain</w:t>
        </w:r>
      </w:ins>
      <w:ins w:id="444" w:author="Microsoft Office User" w:date="2019-01-21T15:04:00Z">
        <w:r w:rsidR="00066E8B">
          <w:t>ing</w:t>
        </w:r>
      </w:ins>
      <w:ins w:id="445" w:author="Microsoft Office User" w:date="2019-01-21T15:02:00Z">
        <w:r w:rsidR="00F331B7">
          <w:t xml:space="preserve"> why</w:t>
        </w:r>
      </w:ins>
      <w:ins w:id="446" w:author="Microsoft Office User" w:date="2019-01-21T15:01:00Z">
        <w:r w:rsidR="00F331B7">
          <w:t xml:space="preserve"> </w:t>
        </w:r>
      </w:ins>
      <w:del w:id="447" w:author="Microsoft Office User" w:date="2019-01-21T15:02:00Z">
        <w:r w:rsidR="00CB56FB" w:rsidDel="00F331B7">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448" w:author="Microsoft Office User" w:date="2019-01-21T15:04:00Z">
        <w:r w:rsidR="00066E8B">
          <w:t xml:space="preserve">, </w:t>
        </w:r>
      </w:ins>
      <w:ins w:id="449" w:author="Microsoft Office User" w:date="2019-01-21T15:12:00Z">
        <w:r w:rsidR="00186114">
          <w:t xml:space="preserve">who are more likely than other age groups </w:t>
        </w:r>
      </w:ins>
      <w:ins w:id="450" w:author="Microsoft Office User" w:date="2019-01-21T15:13:00Z">
        <w:r w:rsidR="00186114">
          <w:t xml:space="preserve">to crash </w:t>
        </w:r>
      </w:ins>
      <w:ins w:id="451" w:author="Microsoft Office User" w:date="2019-01-21T15:12:00Z">
        <w:r w:rsidR="00186114">
          <w:t>while driving when intoxicated</w:t>
        </w:r>
      </w:ins>
      <w:ins w:id="452" w:author="Microsoft Office User" w:date="2019-01-21T15:13:00Z">
        <w:r w:rsidR="00186114">
          <w:t>,</w:t>
        </w:r>
        <w:r w:rsidR="006704CC">
          <w:fldChar w:fldCharType="begin" w:fldLock="1"/>
        </w:r>
      </w:ins>
      <w:r w:rsidR="009C2BC0">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ins w:id="453" w:author="Microsoft Office User" w:date="2019-01-21T15:13:00Z">
        <w:r w:rsidR="006704CC">
          <w:fldChar w:fldCharType="separate"/>
        </w:r>
      </w:ins>
      <w:r w:rsidR="008F546C" w:rsidRPr="008F546C">
        <w:rPr>
          <w:noProof/>
          <w:vertAlign w:val="superscript"/>
        </w:rPr>
        <w:t>25</w:t>
      </w:r>
      <w:ins w:id="454" w:author="Microsoft Office User" w:date="2019-01-21T15:13:00Z">
        <w:r w:rsidR="006704CC">
          <w:fldChar w:fldCharType="end"/>
        </w:r>
      </w:ins>
      <w:r w:rsidR="00207F3E" w:rsidRPr="00362889">
        <w:t xml:space="preserve"> </w:t>
      </w:r>
      <w:r w:rsidR="00FD3259">
        <w:t xml:space="preserve">are </w:t>
      </w:r>
      <w:ins w:id="455" w:author="Microsoft Office User" w:date="2019-01-21T15:02:00Z">
        <w:r w:rsidR="00F331B7">
          <w:t xml:space="preserve">at more risk of </w:t>
        </w:r>
      </w:ins>
      <w:del w:id="456" w:author="Microsoft Office User" w:date="2019-01-21T15:02:00Z">
        <w:r w:rsidR="00207F3E" w:rsidRPr="00283E06" w:rsidDel="00F331B7">
          <w:delText>more likely to</w:delText>
        </w:r>
      </w:del>
      <w:ins w:id="457" w:author="Microsoft Office User" w:date="2019-01-21T15:02:00Z">
        <w:r w:rsidR="00F331B7">
          <w:t>dying from transport injuries</w:t>
        </w:r>
      </w:ins>
      <w:r w:rsidR="00207F3E" w:rsidRPr="00283E06">
        <w:t xml:space="preserve"> </w:t>
      </w:r>
      <w:del w:id="458" w:author="Microsoft Office User" w:date="2019-01-21T15:02:00Z">
        <w:r w:rsidR="00207F3E" w:rsidRPr="00283E06" w:rsidDel="00F331B7">
          <w:delText xml:space="preserve">crash </w:delText>
        </w:r>
      </w:del>
      <w:r w:rsidR="00207F3E" w:rsidRPr="00283E06">
        <w:t>than older ages</w:t>
      </w:r>
      <w:ins w:id="459" w:author="Microsoft Office User" w:date="2019-01-21T15:13:00Z">
        <w:r w:rsidR="006704CC">
          <w:t xml:space="preserve"> when temp</w:t>
        </w:r>
      </w:ins>
      <w:ins w:id="460" w:author="Microsoft Office User" w:date="2019-01-21T15:14:00Z">
        <w:r w:rsidR="006704CC">
          <w:t>eratures are anomalously warm.</w:t>
        </w:r>
        <w:r w:rsidR="00E55FAE">
          <w:t xml:space="preserve"> </w:t>
        </w:r>
      </w:ins>
      <w:ins w:id="461" w:author="Microsoft Office User" w:date="2019-01-21T15:16:00Z">
        <w:r w:rsidR="007B37C7">
          <w:t>Lastly, h</w:t>
        </w:r>
      </w:ins>
      <w:ins w:id="462" w:author="Microsoft Office User" w:date="2019-01-21T15:14:00Z">
        <w:r w:rsidR="00E55FAE">
          <w:t xml:space="preserve">igher anomalous </w:t>
        </w:r>
        <w:r w:rsidR="00E55FAE">
          <w:lastRenderedPageBreak/>
          <w:t xml:space="preserve">temperatures </w:t>
        </w:r>
      </w:ins>
      <w:ins w:id="463" w:author="Microsoft Office User" w:date="2019-01-21T15:15:00Z">
        <w:r w:rsidR="005F3A66">
          <w:t xml:space="preserve">generally </w:t>
        </w:r>
        <w:del w:id="464" w:author="Robbie Parks" w:date="2019-01-21T18:11:00Z">
          <w:r w:rsidR="005F3A66" w:rsidDel="00B04E34">
            <w:delText>results</w:delText>
          </w:r>
        </w:del>
      </w:ins>
      <w:ins w:id="465" w:author="Robbie Parks" w:date="2019-01-21T18:11:00Z">
        <w:r w:rsidR="00B04E34">
          <w:t>increas</w:t>
        </w:r>
      </w:ins>
      <w:ins w:id="466" w:author="Robbie Parks" w:date="2019-01-21T18:14:00Z">
        <w:r w:rsidR="001A1E76">
          <w:t>e road traffic</w:t>
        </w:r>
      </w:ins>
      <w:ins w:id="467" w:author="Microsoft Office User" w:date="2019-01-21T15:14:00Z">
        <w:del w:id="468" w:author="Robbie Parks" w:date="2019-01-21T18:14:00Z">
          <w:r w:rsidR="00E55FAE" w:rsidDel="001A1E76">
            <w:delText xml:space="preserve"> driving</w:delText>
          </w:r>
        </w:del>
        <w:del w:id="469" w:author="Robbie Parks" w:date="2019-01-21T18:12:00Z">
          <w:r w:rsidR="00E55FAE" w:rsidDel="00B04E34">
            <w:delText xml:space="preserve"> time </w:delText>
          </w:r>
        </w:del>
      </w:ins>
      <w:ins w:id="470" w:author="Robbie Parks" w:date="2019-01-21T18:12:00Z">
        <w:r w:rsidR="00B04E34">
          <w:t xml:space="preserve"> </w:t>
        </w:r>
      </w:ins>
      <w:ins w:id="471" w:author="Microsoft Office User" w:date="2019-01-21T15:14:00Z">
        <w:r w:rsidR="00E55FAE">
          <w:t xml:space="preserve">in </w:t>
        </w:r>
        <w:del w:id="472" w:author="Robbie Parks" w:date="2019-01-21T18:03:00Z">
          <w:r w:rsidR="00E55FAE" w:rsidDel="009445A8">
            <w:delText>the USA</w:delText>
          </w:r>
        </w:del>
      </w:ins>
      <w:ins w:id="473" w:author="Robbie Parks" w:date="2019-01-21T18:03:00Z">
        <w:r w:rsidR="009445A8">
          <w:t>North America</w:t>
        </w:r>
      </w:ins>
      <w:ins w:id="474" w:author="Robbie Parks" w:date="2019-01-22T11:57:00Z">
        <w:r w:rsidR="00484EC5">
          <w:t>,</w:t>
        </w:r>
      </w:ins>
      <w:ins w:id="475" w:author="Microsoft Office User" w:date="2019-01-21T15:16:00Z">
        <w:del w:id="476" w:author="Robbie Parks" w:date="2019-01-22T11:57:00Z">
          <w:r w:rsidR="00085683" w:rsidDel="00484EC5">
            <w:delText>.</w:delText>
          </w:r>
        </w:del>
        <w:del w:id="477" w:author="Robbie Parks" w:date="2019-01-21T18:03:00Z">
          <w:r w:rsidR="007B37C7" w:rsidDel="0021636B">
            <w:delText xml:space="preserve"> </w:delText>
          </w:r>
        </w:del>
      </w:ins>
      <w:ins w:id="478" w:author="Robbie Parks" w:date="2019-01-21T18:14:00Z">
        <w:r w:rsidR="001A1E76">
          <w:fldChar w:fldCharType="begin" w:fldLock="1"/>
        </w:r>
      </w:ins>
      <w:r w:rsidR="009C2BC0">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ins w:id="479" w:author="Robbie Parks" w:date="2019-01-21T18:14:00Z">
        <w:r w:rsidR="001A1E76">
          <w:fldChar w:fldCharType="separate"/>
        </w:r>
      </w:ins>
      <w:r w:rsidR="008F546C" w:rsidRPr="008F546C">
        <w:rPr>
          <w:noProof/>
          <w:vertAlign w:val="superscript"/>
        </w:rPr>
        <w:t>26–29</w:t>
      </w:r>
      <w:ins w:id="480" w:author="Robbie Parks" w:date="2019-01-21T18:14:00Z">
        <w:r w:rsidR="001A1E76">
          <w:fldChar w:fldCharType="end"/>
        </w:r>
        <w:r w:rsidR="001A1E76" w:rsidDel="0021636B">
          <w:t xml:space="preserve"> </w:t>
        </w:r>
      </w:ins>
      <w:ins w:id="481" w:author="Robbie Parks" w:date="2019-01-22T11:57:00Z">
        <w:r w:rsidR="00484EC5">
          <w:t xml:space="preserve">which could lead </w:t>
        </w:r>
      </w:ins>
      <w:ins w:id="482" w:author="Robbie Parks" w:date="2019-01-22T11:58:00Z">
        <w:r w:rsidR="00484EC5">
          <w:t>to more collisions and ultimately more traffic deaths.</w:t>
        </w:r>
      </w:ins>
      <w:ins w:id="483" w:author="Microsoft Office User" w:date="2019-01-21T15:16:00Z">
        <w:del w:id="484" w:author="Robbie Parks" w:date="2019-01-21T18:03:00Z">
          <w:r w:rsidR="007B37C7" w:rsidDel="0021636B">
            <w:delText>[ref]</w:delText>
          </w:r>
        </w:del>
      </w:ins>
      <w:del w:id="485"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486"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487" w:author="Ezzati, Majid" w:date="2019-01-18T21:45:00Z"/>
        </w:rPr>
      </w:pPr>
      <w:moveFromRangeStart w:id="488" w:author="Ezzati, Majid" w:date="2019-01-18T21:45:00Z" w:name="move535611234"/>
      <w:moveFrom w:id="489"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488"/>
    <w:p w14:paraId="3AFBA133" w14:textId="77777777" w:rsidR="005773FB" w:rsidRDefault="005773FB" w:rsidP="00FF023E">
      <w:pPr>
        <w:spacing w:line="480" w:lineRule="auto"/>
        <w:jc w:val="both"/>
      </w:pPr>
    </w:p>
    <w:p w14:paraId="5491A4BC" w14:textId="57EC83F8" w:rsidR="00E35337" w:rsidDel="00681A5F" w:rsidRDefault="005773FB" w:rsidP="00FF023E">
      <w:pPr>
        <w:spacing w:line="480" w:lineRule="auto"/>
        <w:jc w:val="both"/>
        <w:rPr>
          <w:del w:id="490" w:author="Robbie Parks" w:date="2019-01-21T16:19:00Z"/>
        </w:rPr>
      </w:pPr>
      <w:r>
        <w:t xml:space="preserve">Less clear are pathways between anomalously high temperatures and </w:t>
      </w:r>
      <w:del w:id="491" w:author="Robbie Parks" w:date="2019-01-21T17:14:00Z">
        <w:r w:rsidDel="003246AB">
          <w:delText xml:space="preserve">intentional injury deaths (i.e., </w:delText>
        </w:r>
      </w:del>
      <w:r>
        <w:t xml:space="preserve">deaths from </w:t>
      </w:r>
      <w:del w:id="492" w:author="Robbie Parks" w:date="2019-01-21T17:14:00Z">
        <w:r w:rsidDel="003246AB">
          <w:delText xml:space="preserve">intentional self-harm and </w:delText>
        </w:r>
      </w:del>
      <w:r>
        <w:t>assault</w:t>
      </w:r>
      <w:del w:id="493" w:author="Robbie Parks" w:date="2019-01-21T17:14:00Z">
        <w:r w:rsidDel="003246AB">
          <w:delText>)</w:delText>
        </w:r>
      </w:del>
      <w:r>
        <w:t xml:space="preserve">. </w:t>
      </w:r>
      <w:del w:id="494" w:author="Robbie Parks" w:date="2019-01-21T16:08:00Z">
        <w:r w:rsidR="00060831" w:rsidDel="00C66063">
          <w:delText>O</w:delText>
        </w:r>
      </w:del>
      <w:del w:id="495" w:author="Robbie Parks" w:date="2019-01-21T16:10:00Z">
        <w:r w:rsidR="00060831" w:rsidDel="00781E24">
          <w:delText xml:space="preserve">ther </w:delText>
        </w:r>
      </w:del>
      <w:del w:id="496" w:author="Robbie Parks" w:date="2019-01-21T16:16:00Z">
        <w:r w:rsidR="00060831" w:rsidDel="00681A5F">
          <w:delText xml:space="preserve">previous studies </w:delText>
        </w:r>
      </w:del>
      <w:del w:id="497" w:author="Robbie Parks" w:date="2019-01-21T16:10:00Z">
        <w:r w:rsidR="00060831" w:rsidDel="00781E24">
          <w:delText xml:space="preserve">exist </w:delText>
        </w:r>
      </w:del>
      <w:del w:id="498" w:author="Robbie Parks" w:date="2019-01-21T16:09:00Z">
        <w:r w:rsidR="00060831" w:rsidDel="00781E24">
          <w:delText xml:space="preserve">examining </w:delText>
        </w:r>
      </w:del>
      <w:del w:id="499"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500" w:author="Robbie Parks" w:date="2019-01-21T16:11:00Z">
        <w:r w:rsidR="005F20AD" w:rsidRPr="00843ACB" w:rsidDel="00595146">
          <w:delText>,</w:delText>
        </w:r>
      </w:del>
      <w:del w:id="501"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4A5078" w:rsidDel="00681A5F">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w:delInstrText>
        </w:r>
        <w:r w:rsidR="00AB470D" w:rsidRPr="001A1E76" w:rsidDel="00681A5F">
          <w:delInstrText>nomics and Management","id":"ITEM-1","issued":{"date-parts":[["2014"]]},"title":"Crime, weather, and climate change","type":"article-journal"},"uris":["http://www.mendeley.com/documents/?uuid=96651a6e-d18c-453e-a7fc-b73d4b62eed9"]},{"id":"ITEM-2","itemData":{"DOI":"10.10</w:delInstrText>
        </w:r>
        <w:r w:rsidR="00AB470D" w:rsidRPr="007560E4" w:rsidDel="00681A5F">
          <w:delInstrText>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w:delInstrText>
        </w:r>
        <w:r w:rsidR="00AB470D" w:rsidRPr="00211211" w:rsidDel="00681A5F">
          <w:delInstrText>th higher level</w:delInstrText>
        </w:r>
        <w:r w:rsidR="00AB470D" w:rsidRPr="009646A5" w:rsidDel="00681A5F">
          <w:delInstrText>s of social disadvantage are very likely to experience higher levels of violence as a result of anomalously warm temperatures. The 20 % of most disadvantaged neighborhoods in St. Louis, MO, USA are predicted to experience over half of the cl</w:delInstrText>
        </w:r>
        <w:r w:rsidR="00AB470D" w:rsidRPr="006902ED" w:rsidDel="00681A5F">
          <w:delInstrText>imate change-related increase in cases of violence. These results provide further evidence that the health impacts of climate change are proportionally higher among populations that are already at high risk and underscore the need to comprehensively addres</w:delInstrText>
        </w:r>
        <w:r w:rsidR="00AB470D" w:rsidRPr="009C483C" w:rsidDel="00681A5F">
          <w:delInstrText>s climate chang</w:delInstrText>
        </w:r>
        <w:r w:rsidR="00AB470D" w:rsidRPr="00C7759C" w:rsidDel="00681A5F">
          <w:delInstrText>e.","author":[{"dropping-particle":"","family":"Mares","given":"Dennis","non-dropping-particle":"","parse-names":false,"suffix":""}],"co</w:delInstrText>
        </w:r>
        <w:r w:rsidR="00AB470D" w:rsidRPr="00CB4164" w:rsidDel="00681A5F">
          <w:delInstrText>ntainer-title":"Journal of Urban Health","id":"ITEM-2","issued":{"date-parts":[["2013"]]},"title":"Climat</w:delInstrText>
        </w:r>
        <w:r w:rsidR="00AB470D" w:rsidRPr="009559A3" w:rsidDel="00681A5F">
          <w:delInstrText>e change and le</w:delInstrText>
        </w:r>
        <w:r w:rsidR="00AB470D" w:rsidRPr="00953231" w:rsidDel="00681A5F">
          <w:delInstrText xml:space="preserv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w:delInstrText>
        </w:r>
        <w:r w:rsidR="00AB470D" w:rsidRPr="00B97EC2" w:rsidDel="00681A5F">
          <w:delInstrText>much of the world. Here we undertake the first comprehensive examination of the potential impact of global climate chang</w:delInstrText>
        </w:r>
        <w:r w:rsidR="00AB470D" w:rsidRPr="005F0C18" w:rsidDel="00681A5F">
          <w:delInstrText>e on armed conflict in sub-Saharan Africa. We find strong historical linkages between civil war and temperature in Africa, with warmer y</w:delInstrText>
        </w:r>
        <w:r w:rsidR="00AB470D" w:rsidRPr="0099491E" w:rsidDel="00681A5F">
          <w:delInstrText>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w:delInstrText>
        </w:r>
        <w:r w:rsidR="00AB470D" w:rsidRPr="003371E8" w:rsidDel="00681A5F">
          <w:delInstrText>l","given":"E.","non-dropping-particle":"","parse-names":false,"suffix":""},{"dropping-particle":"","family":"Satyanath","given":"S.","non-dropping-particle":"","parse-names":false,"suffix":""},{"dropping-particle":"","family":"Dykema","give</w:delInstrText>
        </w:r>
        <w:r w:rsidR="00AB470D" w:rsidRPr="007C7538" w:rsidDel="00681A5F">
          <w:delInstrText>n":"J. A.","non</w:delInstrText>
        </w:r>
        <w:r w:rsidR="00AB470D" w:rsidRPr="007133B2" w:rsidDel="00681A5F">
          <w:delInstrText>-dropping-particle":"","parse-names":false,"suffix":""},{"dropping-particle":"","family":"Lobell","given":"D.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7133B2" w:rsidDel="00681A5F">
          <w:rPr>
            <w:rFonts w:ascii="Cambria Math" w:hAnsi="Cambria Math" w:cs="Cambria Math"/>
          </w:rPr>
          <w:delInstrText>∼</w:delInstrText>
        </w:r>
        <w:r w:rsidR="00AB470D" w:rsidRPr="007133B2" w:rsidDel="00681A5F">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502"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503" w:author="Robbie Parks" w:date="2019-01-21T16:23:00Z">
        <w:r w:rsidR="00060831" w:rsidDel="009F36AB">
          <w:delText xml:space="preserve">of increasing violence with anomalously warm temperature </w:delText>
        </w:r>
      </w:del>
      <w:r w:rsidR="00060831">
        <w:t xml:space="preserve">is that </w:t>
      </w:r>
      <w:r w:rsidR="005F20AD">
        <w:t xml:space="preserve">more time </w:t>
      </w:r>
      <w:del w:id="504" w:author="Robbie Parks" w:date="2019-01-21T16:23:00Z">
        <w:r w:rsidR="005F20AD" w:rsidDel="009F36AB">
          <w:delText xml:space="preserve">is </w:delText>
        </w:r>
      </w:del>
      <w:r w:rsidR="005F20AD">
        <w:t xml:space="preserve">spent outdoors in anomalously warmer temperatures </w:t>
      </w:r>
      <w:del w:id="505" w:author="Robbie Parks" w:date="2019-01-21T16:22:00Z">
        <w:r w:rsidR="005F20AD" w:rsidDel="009F36AB">
          <w:delText xml:space="preserve">leading </w:delText>
        </w:r>
      </w:del>
      <w:ins w:id="506" w:author="Robbie Parks" w:date="2019-01-21T16:22:00Z">
        <w:r w:rsidR="009F36AB">
          <w:t xml:space="preserve">leads </w:t>
        </w:r>
      </w:ins>
      <w:r w:rsidR="005F20AD">
        <w:t>to an increased number of face-to-face interactions, and hence numbers of arguments, confrontations, and ultimately deaths from assault.</w:t>
      </w:r>
      <w:r w:rsidR="005F20AD">
        <w:fldChar w:fldCharType="begin" w:fldLock="1"/>
      </w:r>
      <w:r w:rsidR="009C2BC0">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lt;sup&gt;30,31&lt;/sup&gt;"},"properties":{"noteIndex":0},"schema":"https://github.com/citation-style-language/schema/raw/master/csl-citation.json"}</w:instrText>
      </w:r>
      <w:r w:rsidR="005F20AD">
        <w:fldChar w:fldCharType="separate"/>
      </w:r>
      <w:r w:rsidR="008F546C" w:rsidRPr="008F546C">
        <w:rPr>
          <w:noProof/>
          <w:vertAlign w:val="superscript"/>
        </w:rPr>
        <w:t>30,31</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9C2BC0">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lt;sup&gt;32,33&lt;/sup&gt;"},"properties":{"noteIndex":0},"schema":"https://github.com/citation-style-language/schema/raw/master/csl-citation.json"}</w:instrText>
      </w:r>
      <w:r w:rsidR="005F20AD" w:rsidRPr="00A27E88">
        <w:fldChar w:fldCharType="separate"/>
      </w:r>
      <w:r w:rsidR="008F546C" w:rsidRPr="008F546C">
        <w:rPr>
          <w:noProof/>
          <w:vertAlign w:val="superscript"/>
        </w:rPr>
        <w:t>32,33</w:t>
      </w:r>
      <w:r w:rsidR="005F20AD" w:rsidRPr="00A27E88">
        <w:fldChar w:fldCharType="end"/>
      </w:r>
      <w:ins w:id="507" w:author="Robbie Parks" w:date="2019-01-22T12:02:00Z">
        <w:r w:rsidR="00AB562C">
          <w:t xml:space="preserve">Regarding intentional self-harm, </w:t>
        </w:r>
      </w:ins>
      <w:ins w:id="508" w:author="Robbie Parks" w:date="2019-01-21T16:17:00Z">
        <w:r w:rsidR="00681A5F">
          <w:t>temperatures have also been associated with higher</w:t>
        </w:r>
      </w:ins>
      <w:ins w:id="509" w:author="Robbie Parks" w:date="2019-01-21T16:16:00Z">
        <w:r w:rsidR="00681A5F">
          <w:t xml:space="preserve"> </w:t>
        </w:r>
      </w:ins>
      <w:ins w:id="510" w:author="Robbie Parks" w:date="2019-01-21T16:17:00Z">
        <w:r w:rsidR="00681A5F">
          <w:t>levels of distress</w:t>
        </w:r>
      </w:ins>
      <w:ins w:id="511" w:author="Robbie Parks" w:date="2019-01-21T16:18:00Z">
        <w:r w:rsidR="00681A5F">
          <w:t xml:space="preserve"> in you</w:t>
        </w:r>
      </w:ins>
      <w:ins w:id="512" w:author="Robbie Parks" w:date="2019-01-21T16:19:00Z">
        <w:r w:rsidR="00681A5F">
          <w:t>nger people</w:t>
        </w:r>
      </w:ins>
      <w:ins w:id="513" w:author="Robbie Parks" w:date="2019-01-21T16:23:00Z">
        <w:r w:rsidR="00DB43E9">
          <w:t>.</w:t>
        </w:r>
      </w:ins>
      <w:ins w:id="514" w:author="Robbie Parks" w:date="2019-01-21T16:17:00Z">
        <w:r w:rsidR="00681A5F">
          <w:fldChar w:fldCharType="begin" w:fldLock="1"/>
        </w:r>
      </w:ins>
      <w:r w:rsidR="009C2BC0">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ins w:id="515" w:author="Robbie Parks" w:date="2019-01-21T16:17:00Z">
        <w:r w:rsidR="00681A5F">
          <w:fldChar w:fldCharType="separate"/>
        </w:r>
      </w:ins>
      <w:r w:rsidR="008F546C" w:rsidRPr="008F546C">
        <w:rPr>
          <w:noProof/>
          <w:vertAlign w:val="superscript"/>
        </w:rPr>
        <w:t>34</w:t>
      </w:r>
      <w:ins w:id="516" w:author="Robbie Parks" w:date="2019-01-21T16:17:00Z">
        <w:r w:rsidR="00681A5F">
          <w:fldChar w:fldCharType="end"/>
        </w:r>
        <w:r w:rsidR="00681A5F">
          <w:t xml:space="preserve"> </w:t>
        </w:r>
      </w:ins>
      <w:ins w:id="517" w:author="Robbie Parks" w:date="2019-01-21T16:23:00Z">
        <w:r w:rsidR="00DB43E9">
          <w:t>However, a</w:t>
        </w:r>
      </w:ins>
      <w:ins w:id="518" w:author="Robbie Parks" w:date="2019-01-21T16:19:00Z">
        <w:r w:rsidR="00681A5F">
          <w:t>s links between mental health and rising temperature</w:t>
        </w:r>
      </w:ins>
      <w:ins w:id="519" w:author="Robbie Parks" w:date="2019-01-21T16:20:00Z">
        <w:r w:rsidR="00681A5F">
          <w:t>s are not fully established, r</w:t>
        </w:r>
      </w:ins>
    </w:p>
    <w:p w14:paraId="24201BFD" w14:textId="77777777" w:rsidR="00E35337" w:rsidDel="00681A5F" w:rsidRDefault="00E35337" w:rsidP="00FF023E">
      <w:pPr>
        <w:spacing w:line="480" w:lineRule="auto"/>
        <w:jc w:val="both"/>
        <w:rPr>
          <w:del w:id="520" w:author="Robbie Parks" w:date="2019-01-21T16:19:00Z"/>
        </w:rPr>
      </w:pPr>
    </w:p>
    <w:p w14:paraId="0A40DE63" w14:textId="4F147E8D" w:rsidR="00B94EA3" w:rsidDel="000C3C57" w:rsidRDefault="005F20AD" w:rsidP="00FF023E">
      <w:pPr>
        <w:spacing w:line="480" w:lineRule="auto"/>
        <w:jc w:val="both"/>
        <w:rPr>
          <w:del w:id="521" w:author="Robbie Parks" w:date="2019-01-21T15:53:00Z"/>
        </w:rPr>
      </w:pPr>
      <w:del w:id="522"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4A5078" w:rsidDel="00681A5F">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w:delInstrText>
        </w:r>
        <w:r w:rsidR="00AB470D" w:rsidRPr="001A1E76" w:rsidDel="00681A5F">
          <w:delInstrText>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523"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524"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4A5078" w:rsidDel="00681A5F">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w:delInstrText>
        </w:r>
        <w:r w:rsidRPr="001A1E76" w:rsidDel="00681A5F">
          <w:delInstrText>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w:delInstrText>
        </w:r>
        <w:r w:rsidRPr="007560E4" w:rsidDel="00681A5F">
          <w:delInstrText>"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525"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9C2BC0">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lt;sup&gt;35&lt;/sup&gt;"},"properties":{"noteIndex":0},"schema":"https://github.com/citation-style-language/schema/raw/master/csl-citation.json"}</w:instrText>
      </w:r>
      <w:r w:rsidR="00B94EA3" w:rsidRPr="004633E5">
        <w:fldChar w:fldCharType="separate"/>
      </w:r>
      <w:r w:rsidR="008F546C" w:rsidRPr="008F546C">
        <w:rPr>
          <w:noProof/>
          <w:vertAlign w:val="superscript"/>
        </w:rPr>
        <w:t>35</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pPr>
        <w:spacing w:line="480" w:lineRule="auto"/>
        <w:jc w:val="both"/>
        <w:rPr>
          <w:i/>
          <w:color w:val="000000" w:themeColor="text1"/>
        </w:rPr>
        <w:pPrChange w:id="526"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527" w:author="Microsoft Office User" w:date="2019-01-21T15:37:00Z"/>
        </w:rPr>
      </w:pPr>
      <w:del w:id="528"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3AABBFD8" w:rsidR="00701866" w:rsidRPr="002A2E8D" w:rsidRDefault="003D6B63" w:rsidP="00FF023E">
      <w:pPr>
        <w:spacing w:line="480" w:lineRule="auto"/>
        <w:jc w:val="both"/>
      </w:pPr>
      <w:ins w:id="529" w:author="Robbie Parks" w:date="2019-01-21T16:23:00Z">
        <w:r>
          <w:t xml:space="preserve">The major </w:t>
        </w:r>
      </w:ins>
      <w:ins w:id="530" w:author="Robbie Parks" w:date="2019-01-21T16:24:00Z">
        <w:r>
          <w:t xml:space="preserve">strength of our </w:t>
        </w:r>
      </w:ins>
      <w:del w:id="531" w:author="Robbie Parks" w:date="2019-01-21T16:24:00Z">
        <w:r w:rsidR="00701866" w:rsidDel="003D6B63">
          <w:delText xml:space="preserve">The strengths of our </w:delText>
        </w:r>
      </w:del>
      <w:r w:rsidR="00701866">
        <w:t xml:space="preserve">study </w:t>
      </w:r>
      <w:del w:id="532" w:author="Robbie Parks" w:date="2019-01-21T16:24:00Z">
        <w:r w:rsidR="00701866" w:rsidDel="003D6B63">
          <w:delText xml:space="preserve">are </w:delText>
        </w:r>
      </w:del>
      <w:ins w:id="533" w:author="Robbie Parks" w:date="2019-01-21T16:24:00Z">
        <w:r>
          <w:t xml:space="preserve">is that we </w:t>
        </w:r>
      </w:ins>
      <w:ins w:id="534" w:author="Robbie Parks" w:date="2019-01-22T12:04:00Z">
        <w:r w:rsidR="00177480">
          <w:t xml:space="preserve">have </w:t>
        </w:r>
      </w:ins>
      <w:del w:id="535" w:author="Robbie Parks" w:date="2019-01-21T16:24:00Z">
        <w:r w:rsidR="00701866" w:rsidDel="003D6B63">
          <w:delText xml:space="preserve">its </w:delText>
        </w:r>
      </w:del>
      <w:r w:rsidR="00701866">
        <w:t>comprehensive</w:t>
      </w:r>
      <w:ins w:id="536" w:author="Robbie Parks" w:date="2019-01-21T16:24:00Z">
        <w:r>
          <w:t>ly</w:t>
        </w:r>
      </w:ins>
      <w:r w:rsidR="00701866">
        <w:t xml:space="preserve"> </w:t>
      </w:r>
      <w:del w:id="537" w:author="Robbie Parks" w:date="2019-01-21T16:24:00Z">
        <w:r w:rsidR="00701866" w:rsidDel="003D6B63">
          <w:delText>model</w:delText>
        </w:r>
      </w:del>
      <w:ins w:id="538" w:author="Robbie Parks" w:date="2019-01-21T16:24:00Z">
        <w:r>
          <w:t>modelled</w:t>
        </w:r>
      </w:ins>
      <w:del w:id="539" w:author="Robbie Parks" w:date="2019-01-21T16:24:00Z">
        <w:r w:rsidR="00701866" w:rsidDel="003D6B63">
          <w:delText>ling</w:delText>
        </w:r>
      </w:del>
      <w:r w:rsidR="00701866">
        <w:t xml:space="preserve"> </w:t>
      </w:r>
      <w:ins w:id="540" w:author="Robbie Parks" w:date="2019-01-21T16:24:00Z">
        <w:r>
          <w:t>the</w:t>
        </w:r>
      </w:ins>
      <w:del w:id="541" w:author="Robbie Parks" w:date="2019-01-21T16:24:00Z">
        <w:r w:rsidR="00701866" w:rsidDel="003D6B63">
          <w:delText>of</w:delText>
        </w:r>
      </w:del>
      <w:r w:rsidR="00701866">
        <w:t xml:space="preserve"> association of temperature anomaly with injury by type of injury, </w:t>
      </w:r>
      <w:ins w:id="542" w:author="Robbie Parks" w:date="2019-01-21T16:00:00Z">
        <w:r w:rsidR="00E715F2">
          <w:t>month</w:t>
        </w:r>
      </w:ins>
      <w:ins w:id="543" w:author="Robbie Parks" w:date="2019-01-21T16:26:00Z">
        <w:r w:rsidR="000307CB">
          <w:t>,</w:t>
        </w:r>
      </w:ins>
      <w:ins w:id="544" w:author="Robbie Parks" w:date="2019-01-21T16:00:00Z">
        <w:r w:rsidR="00E715F2">
          <w:t xml:space="preserve"> </w:t>
        </w:r>
      </w:ins>
      <w:r w:rsidR="00701866">
        <w:t>age group and sex.</w:t>
      </w:r>
      <w:ins w:id="545" w:author="Robbie Parks" w:date="2019-01-21T16:24:00Z">
        <w:r w:rsidR="00676372">
          <w:t xml:space="preserve"> This allowed </w:t>
        </w:r>
      </w:ins>
      <w:ins w:id="546" w:author="Robbie Parks" w:date="2019-01-21T17:05:00Z">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w:t>
        </w:r>
      </w:ins>
      <w:ins w:id="547" w:author="Robbie Parks" w:date="2019-01-22T16:52:00Z">
        <w:r w:rsidR="001039F1">
          <w:rPr>
            <w:color w:val="000000" w:themeColor="text1"/>
          </w:rPr>
          <w:t>norm</w:t>
        </w:r>
      </w:ins>
      <w:ins w:id="548" w:author="Robbie Parks" w:date="2019-01-21T17:05:00Z">
        <w:r w:rsidR="00FF262C">
          <w:rPr>
            <w:color w:val="000000" w:themeColor="text1"/>
          </w:rPr>
          <w:t xml:space="preserve"> 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ins>
      <w:del w:id="549" w:author="Robbie Parks" w:date="2019-01-21T17:05:00Z">
        <w:r w:rsidR="00701866" w:rsidDel="00FF262C">
          <w:delText xml:space="preserve"> </w:delText>
        </w:r>
      </w:del>
      <w:r w:rsidR="00701866">
        <w:t xml:space="preserve">We defined a concept of temperature anomaly that internalises long-term historical experience by month and state, and is closer to what climate change may bring about than solely examining single or multi-day episodes. We have managed to couple two </w:t>
      </w:r>
      <w:ins w:id="550" w:author="Robbie Parks" w:date="2019-01-22T12:04:00Z">
        <w:r w:rsidR="009049A1">
          <w:t xml:space="preserve">massive </w:t>
        </w:r>
      </w:ins>
      <w:r w:rsidR="00701866">
        <w:t xml:space="preserve">disparate datasets from mortality </w:t>
      </w:r>
      <w:ins w:id="551" w:author="Robbie Parks" w:date="2019-01-21T17:06:00Z">
        <w:r w:rsidR="004D2D69">
          <w:t>(</w:t>
        </w:r>
      </w:ins>
      <w:ins w:id="552" w:author="Robbie Parks" w:date="2019-01-21T17:26:00Z">
        <w:r w:rsidR="0007339A">
          <w:t xml:space="preserve">US </w:t>
        </w:r>
      </w:ins>
      <w:ins w:id="553" w:author="Robbie Parks" w:date="2019-01-21T17:28:00Z">
        <w:r w:rsidR="000A0410">
          <w:t>vital statistics</w:t>
        </w:r>
      </w:ins>
      <w:ins w:id="554" w:author="Robbie Parks" w:date="2019-01-21T17:06:00Z">
        <w:r w:rsidR="004D2D69">
          <w:t xml:space="preserve">) </w:t>
        </w:r>
      </w:ins>
      <w:r w:rsidR="00701866">
        <w:t xml:space="preserve">and meteorology </w:t>
      </w:r>
      <w:ins w:id="555" w:author="Robbie Parks" w:date="2019-01-21T17:06:00Z">
        <w:r w:rsidR="00E512AF">
          <w:t>(ERA-Interim</w:t>
        </w:r>
      </w:ins>
      <w:ins w:id="556" w:author="Robbie Parks" w:date="2019-01-22T15:51:00Z">
        <w:r w:rsidR="009C2BC0" w:rsidRPr="00636C9B">
          <w:fldChar w:fldCharType="begin" w:fldLock="1"/>
        </w:r>
      </w:ins>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ins w:id="557" w:author="Robbie Parks" w:date="2019-01-22T15:51:00Z">
        <w:r w:rsidR="009C2BC0" w:rsidRPr="00636C9B">
          <w:fldChar w:fldCharType="separate"/>
        </w:r>
        <w:r w:rsidR="009C2BC0" w:rsidRPr="008F546C">
          <w:rPr>
            <w:noProof/>
            <w:vertAlign w:val="superscript"/>
          </w:rPr>
          <w:t>36</w:t>
        </w:r>
        <w:r w:rsidR="009C2BC0" w:rsidRPr="00636C9B">
          <w:fldChar w:fldCharType="end"/>
        </w:r>
      </w:ins>
      <w:ins w:id="558" w:author="Robbie Parks" w:date="2019-01-21T17:06:00Z">
        <w:r w:rsidR="00E512AF">
          <w:t xml:space="preserve">) </w:t>
        </w:r>
      </w:ins>
      <w:r w:rsidR="00701866">
        <w:t xml:space="preserve">with </w:t>
      </w:r>
      <w:del w:id="559" w:author="Robbie Parks" w:date="2019-01-21T17:06:00Z">
        <w:r w:rsidR="00701866" w:rsidDel="00F2181C">
          <w:delText>methodology</w:delText>
        </w:r>
      </w:del>
      <w:ins w:id="560" w:author="Robbie Parks" w:date="2019-01-21T17:06:00Z">
        <w:r w:rsidR="00F2181C">
          <w:t>a</w:t>
        </w:r>
      </w:ins>
      <w:ins w:id="561" w:author="Robbie Parks" w:date="2019-01-22T12:04:00Z">
        <w:r w:rsidR="009049A1">
          <w:t>n innovative</w:t>
        </w:r>
      </w:ins>
      <w:ins w:id="562" w:author="Robbie Parks" w:date="2019-01-21T17:06:00Z">
        <w:r w:rsidR="00F2181C">
          <w:t xml:space="preserve"> Bayesian spatio-temporal model</w:t>
        </w:r>
      </w:ins>
      <w:del w:id="563" w:author="Robbie Parks" w:date="2019-01-21T17:06:00Z">
        <w:r w:rsidR="00701866" w:rsidDel="00F2181C">
          <w:delText xml:space="preserve"> </w:delText>
        </w:r>
      </w:del>
      <w:del w:id="564" w:author="Robbie Parks" w:date="2019-01-22T12:05:00Z">
        <w:r w:rsidR="00701866" w:rsidDel="009049A1">
          <w:delText>that allows leveraging the conceptual innovation with massive data</w:delText>
        </w:r>
      </w:del>
      <w:r w:rsidR="00701866">
        <w:t>.</w:t>
      </w:r>
      <w:del w:id="565" w:author="Robbie Parks" w:date="2019-01-22T12:05:00Z">
        <w:r w:rsidR="00701866" w:rsidDel="009049A1">
          <w:delText xml:space="preserve"> </w:delText>
        </w:r>
      </w:del>
      <w:ins w:id="566" w:author="Ezzati, Majid" w:date="2019-01-18T22:13:00Z">
        <w:r w:rsidR="006011A5">
          <w:t xml:space="preserve"> </w:t>
        </w:r>
      </w:ins>
      <w:r w:rsidR="00701866">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3C18A4C5" w:rsidR="00F76D4F" w:rsidRPr="00254463" w:rsidRDefault="00735673" w:rsidP="00FF023E">
      <w:pPr>
        <w:spacing w:line="480" w:lineRule="auto"/>
        <w:jc w:val="both"/>
      </w:pPr>
      <w:commentRangeStart w:id="567"/>
      <w:commentRangeStart w:id="568"/>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in comparison to previous studies which have treated the population as a whole or split into only a few strata,</w:t>
      </w:r>
      <w:del w:id="569" w:author="Robbie Parks" w:date="2019-01-21T18:22:00Z">
        <w:r w:rsidR="004B0C9B" w:rsidDel="00DF7A3C">
          <w:delText xml:space="preserve"> </w:delText>
        </w:r>
      </w:del>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ins w:id="570" w:author="Robbie Parks" w:date="2019-01-21T18:16:00Z">
        <w:r w:rsidR="000B4B68">
          <w:t xml:space="preserve">Though absolute impacts of mortality are </w:t>
        </w:r>
      </w:ins>
      <w:ins w:id="571" w:author="Robbie Parks" w:date="2019-01-22T12:05:00Z">
        <w:r w:rsidR="009049A1">
          <w:t>rather</w:t>
        </w:r>
      </w:ins>
      <w:ins w:id="572" w:author="Robbie Parks" w:date="2019-01-21T18:16:00Z">
        <w:r w:rsidR="000B4B68">
          <w:t xml:space="preserve"> small</w:t>
        </w:r>
      </w:ins>
      <w:ins w:id="573" w:author="Robbie Parks" w:date="2019-01-22T12:05:00Z">
        <w:r w:rsidR="009049A1">
          <w:t xml:space="preserve"> (i.e., </w:t>
        </w:r>
      </w:ins>
      <w:ins w:id="574" w:author="Robbie Parks" w:date="2019-01-22T12:06:00Z">
        <w:r w:rsidR="00CB2273">
          <w:t xml:space="preserve">increase in injury deaths </w:t>
        </w:r>
      </w:ins>
      <w:ins w:id="575" w:author="Robbie Parks" w:date="2019-01-22T12:07:00Z">
        <w:r w:rsidR="00CB2273">
          <w:t xml:space="preserve">by </w:t>
        </w:r>
      </w:ins>
      <w:ins w:id="576" w:author="Robbie Parks" w:date="2019-01-22T12:06:00Z">
        <w:r w:rsidR="00CB2273">
          <w:t>0.47%</w:t>
        </w:r>
      </w:ins>
      <w:ins w:id="577" w:author="Robbie Parks" w:date="2019-01-22T12:07:00Z">
        <w:r w:rsidR="00CB2273">
          <w:t xml:space="preserve"> in 2016 if </w:t>
        </w:r>
        <w:r w:rsidR="00CB2273">
          <w:rPr>
            <w:color w:val="000000" w:themeColor="text1"/>
          </w:rPr>
          <w:t>each month in each state were +</w:t>
        </w:r>
        <w:r w:rsidR="00CB2273" w:rsidRPr="00636C9B">
          <w:rPr>
            <w:color w:val="000000" w:themeColor="text1"/>
          </w:rPr>
          <w:t>1</w:t>
        </w:r>
        <w:r w:rsidR="00CB2273" w:rsidRPr="00636C9B">
          <w:rPr>
            <w:rFonts w:ascii="Arial" w:eastAsia="Times New Roman" w:hAnsi="Arial" w:cs="Arial"/>
            <w:bCs/>
            <w:color w:val="222222"/>
            <w:shd w:val="clear" w:color="auto" w:fill="FFFFFF"/>
          </w:rPr>
          <w:t>°</w:t>
        </w:r>
        <w:r w:rsidR="00CB2273" w:rsidRPr="00636C9B">
          <w:rPr>
            <w:color w:val="000000" w:themeColor="text1"/>
          </w:rPr>
          <w:t>C</w:t>
        </w:r>
        <w:r w:rsidR="00CB2273">
          <w:rPr>
            <w:color w:val="000000" w:themeColor="text1"/>
          </w:rPr>
          <w:t xml:space="preserve"> above its long-term norm</w:t>
        </w:r>
      </w:ins>
      <w:ins w:id="578" w:author="Robbie Parks" w:date="2019-01-22T12:05:00Z">
        <w:r w:rsidR="009049A1">
          <w:t>)</w:t>
        </w:r>
      </w:ins>
      <w:ins w:id="579" w:author="Robbie Parks" w:date="2019-01-21T18:16:00Z">
        <w:r w:rsidR="000B4B68">
          <w:t xml:space="preserve">, </w:t>
        </w:r>
      </w:ins>
      <w:ins w:id="580" w:author="Robbie Parks" w:date="2019-01-21T18:23:00Z">
        <w:r w:rsidR="00DF7A3C">
          <w:t>our findings</w:t>
        </w:r>
      </w:ins>
      <w:ins w:id="581" w:author="Robbie Parks" w:date="2019-01-21T18:16:00Z">
        <w:r w:rsidR="000B4B68">
          <w:t xml:space="preserve"> </w:t>
        </w:r>
      </w:ins>
      <w:ins w:id="582" w:author="Robbie Parks" w:date="2019-01-21T18:23:00Z">
        <w:r w:rsidR="00DF7A3C">
          <w:t xml:space="preserve">highlight the importance </w:t>
        </w:r>
        <w:r w:rsidR="00656AA1">
          <w:t>of designing studies to understand the impact of anomalous temperature and climate change by age group and sex.</w:t>
        </w:r>
        <w:r w:rsidR="00DF7A3C">
          <w:t xml:space="preserve"> </w:t>
        </w:r>
      </w:ins>
      <w:ins w:id="583" w:author="Robbie Parks" w:date="2019-01-21T18:16:00Z">
        <w:r w:rsidR="000B4B68">
          <w:t xml:space="preserve"> </w:t>
        </w:r>
      </w:ins>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w:t>
      </w:r>
      <w:ins w:id="584" w:author="Robbie Parks" w:date="2019-01-22T16:43:00Z">
        <w:r w:rsidR="00625807">
          <w:t xml:space="preserve"> during anomalously high temperature </w:t>
        </w:r>
      </w:ins>
      <w:ins w:id="585" w:author="Robbie Parks" w:date="2019-01-22T16:44:00Z">
        <w:r w:rsidR="00625807">
          <w:t>periods</w:t>
        </w:r>
      </w:ins>
      <w:r w:rsidR="003C122B">
        <w:t xml:space="preserve">. This could be through targeted messaging </w:t>
      </w:r>
      <w:r w:rsidR="00212615">
        <w:t>following</w:t>
      </w:r>
      <w:r w:rsidR="003C122B">
        <w:t xml:space="preserve"> forecasts of anomalously warm months or through </w:t>
      </w:r>
      <w:r w:rsidR="00566932">
        <w:t>general education of the potential added mental health, violence, and driving risks that are evident through anomalously warm temperature.</w:t>
      </w:r>
      <w:commentRangeEnd w:id="567"/>
      <w:r w:rsidR="00A83B2D">
        <w:rPr>
          <w:rStyle w:val="CommentReference"/>
          <w:rFonts w:asciiTheme="minorHAnsi" w:hAnsiTheme="minorHAnsi" w:cstheme="minorBidi"/>
          <w:lang w:eastAsia="en-US"/>
        </w:rPr>
        <w:commentReference w:id="567"/>
      </w:r>
      <w:commentRangeEnd w:id="568"/>
      <w:r w:rsidR="00B602D1">
        <w:rPr>
          <w:rStyle w:val="CommentReference"/>
          <w:rFonts w:asciiTheme="minorHAnsi" w:hAnsiTheme="minorHAnsi" w:cstheme="minorBidi"/>
          <w:lang w:eastAsia="en-US"/>
        </w:rPr>
        <w:commentReference w:id="568"/>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Del="00211211" w:rsidRDefault="00FA3851" w:rsidP="00FF023E">
      <w:pPr>
        <w:spacing w:line="480" w:lineRule="auto"/>
        <w:jc w:val="both"/>
        <w:outlineLvl w:val="0"/>
        <w:rPr>
          <w:del w:id="586" w:author="Robbie Parks" w:date="2019-01-21T18:29:00Z"/>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2D97211A"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587" w:author="Ezzati, Majid" w:date="2019-01-18T22:28:00Z">
            <w:rPr>
              <w:color w:val="000000" w:themeColor="text1"/>
            </w:rPr>
          </w:rPrChange>
        </w:rPr>
        <w:t>th</w:t>
      </w:r>
      <w:r w:rsidRPr="00636C9B">
        <w:rPr>
          <w:color w:val="000000" w:themeColor="text1"/>
        </w:rPr>
        <w:t xml:space="preserve"> revision </w:t>
      </w:r>
      <w:del w:id="588" w:author="Robbie Parks" w:date="2019-01-23T13:42:00Z">
        <w:r w:rsidRPr="00636C9B" w:rsidDel="00ED2482">
          <w:rPr>
            <w:color w:val="000000" w:themeColor="text1"/>
          </w:rPr>
          <w:delText xml:space="preserve">of ICD </w:delText>
        </w:r>
      </w:del>
      <w:r w:rsidRPr="00636C9B">
        <w:rPr>
          <w:color w:val="000000" w:themeColor="text1"/>
        </w:rPr>
        <w:t>from 1980 to 1998 and 10</w:t>
      </w:r>
      <w:r w:rsidRPr="00A269BD">
        <w:rPr>
          <w:color w:val="000000" w:themeColor="text1"/>
          <w:vertAlign w:val="superscript"/>
          <w:rPrChange w:id="589" w:author="Ezzati, Majid" w:date="2019-01-18T22:28:00Z">
            <w:rPr>
              <w:color w:val="000000" w:themeColor="text1"/>
            </w:rPr>
          </w:rPrChange>
        </w:rPr>
        <w:t>th</w:t>
      </w:r>
      <w:r w:rsidRPr="00636C9B">
        <w:rPr>
          <w:color w:val="000000" w:themeColor="text1"/>
        </w:rPr>
        <w:t xml:space="preserve"> revision </w:t>
      </w:r>
      <w:del w:id="590" w:author="Robbie Parks" w:date="2019-01-23T13:42:00Z">
        <w:r w:rsidRPr="00636C9B" w:rsidDel="00ED2482">
          <w:rPr>
            <w:color w:val="000000" w:themeColor="text1"/>
          </w:rPr>
          <w:delText xml:space="preserve">of ICD </w:delText>
        </w:r>
      </w:del>
      <w:r w:rsidRPr="00636C9B">
        <w:rPr>
          <w:color w:val="000000" w:themeColor="text1"/>
        </w:rPr>
        <w:t xml:space="preserve">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 xml:space="preserve">intentional </w:t>
      </w:r>
      <w:r w:rsidRPr="00636C9B">
        <w:rPr>
          <w:rStyle w:val="apple-style-span"/>
          <w:color w:val="000000" w:themeColor="text1"/>
        </w:rPr>
        <w:lastRenderedPageBreak/>
        <w:t>self-harm</w:t>
      </w:r>
      <w:r>
        <w:rPr>
          <w:rStyle w:val="apple-style-span"/>
          <w:color w:val="000000" w:themeColor="text1"/>
        </w:rPr>
        <w:t xml:space="preserve"> and</w:t>
      </w:r>
      <w:ins w:id="591" w:author="Ezzati, Majid" w:date="2019-01-18T22:28:00Z">
        <w:r w:rsidR="00A269BD">
          <w:rPr>
            <w:rStyle w:val="apple-style-span"/>
            <w:color w:val="000000" w:themeColor="text1"/>
          </w:rPr>
          <w:t xml:space="preserve"> a</w:t>
        </w:r>
      </w:ins>
      <w:ins w:id="592" w:author="Ezzati, Majid" w:date="2019-01-18T22:29:00Z">
        <w:r w:rsidR="00A269BD">
          <w:rPr>
            <w:rStyle w:val="apple-style-span"/>
            <w:color w:val="000000" w:themeColor="text1"/>
          </w:rPr>
          <w:t>n aggregate</w:t>
        </w:r>
      </w:ins>
      <w:ins w:id="593"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594" w:author="Ezzati, Majid" w:date="2019-01-18T22:28:00Z">
        <w:r w:rsidDel="00A269BD">
          <w:rPr>
            <w:rStyle w:val="apple-style-span"/>
            <w:color w:val="000000" w:themeColor="text1"/>
          </w:rPr>
          <w:delText>these deaths</w:delText>
        </w:r>
      </w:del>
      <w:ins w:id="595"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4A56D6E5" w:rsidR="00BA1F28" w:rsidDel="00211211" w:rsidRDefault="00FA31D5" w:rsidP="00FF023E">
      <w:pPr>
        <w:spacing w:line="480" w:lineRule="auto"/>
        <w:jc w:val="both"/>
        <w:rPr>
          <w:del w:id="596"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r w:rsidR="00EC6676" w:rsidRPr="00636C9B">
        <w:fldChar w:fldCharType="separate"/>
      </w:r>
      <w:r w:rsidR="008F546C" w:rsidRPr="008F546C">
        <w:rPr>
          <w:noProof/>
          <w:vertAlign w:val="superscript"/>
        </w:rPr>
        <w:t>36</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3F81B7EF" w14:textId="3A5681D7" w:rsidR="00211211" w:rsidRDefault="00211211" w:rsidP="00FF023E">
      <w:pPr>
        <w:spacing w:line="480" w:lineRule="auto"/>
        <w:jc w:val="both"/>
        <w:rPr>
          <w:ins w:id="597" w:author="Robbie Parks" w:date="2019-01-21T18:28:00Z"/>
          <w:color w:val="000000" w:themeColor="text1"/>
        </w:rPr>
      </w:pPr>
    </w:p>
    <w:p w14:paraId="23BFE92D" w14:textId="77777777" w:rsidR="00211211" w:rsidRDefault="00211211" w:rsidP="00FF023E">
      <w:pPr>
        <w:spacing w:line="480" w:lineRule="auto"/>
        <w:jc w:val="both"/>
        <w:rPr>
          <w:ins w:id="598" w:author="Robbie Parks" w:date="2019-01-21T18:28:00Z"/>
          <w:color w:val="000000" w:themeColor="text1"/>
        </w:rPr>
      </w:pPr>
    </w:p>
    <w:p w14:paraId="4BA7876E" w14:textId="5D4D3C7C" w:rsidR="00BA1F28" w:rsidDel="00A269BD" w:rsidRDefault="00BA1F28" w:rsidP="00FF023E">
      <w:pPr>
        <w:spacing w:line="480" w:lineRule="auto"/>
        <w:jc w:val="both"/>
        <w:rPr>
          <w:del w:id="599" w:author="Ezzati, Majid" w:date="2019-01-18T22:29:00Z"/>
          <w:color w:val="000000" w:themeColor="text1"/>
        </w:rPr>
      </w:pPr>
    </w:p>
    <w:p w14:paraId="38D2D09C" w14:textId="70F4BC4D" w:rsidR="00211211" w:rsidRPr="00A269BD" w:rsidRDefault="00A269BD" w:rsidP="00FF023E">
      <w:pPr>
        <w:spacing w:line="480" w:lineRule="auto"/>
        <w:jc w:val="both"/>
        <w:rPr>
          <w:ins w:id="600" w:author="Ezzati, Majid" w:date="2019-01-18T22:30:00Z"/>
          <w:i/>
          <w:rPrChange w:id="601" w:author="Ezzati, Majid" w:date="2019-01-18T22:30:00Z">
            <w:rPr>
              <w:ins w:id="602" w:author="Ezzati, Majid" w:date="2019-01-18T22:30:00Z"/>
            </w:rPr>
          </w:rPrChange>
        </w:rPr>
      </w:pPr>
      <w:ins w:id="603" w:author="Ezzati, Majid" w:date="2019-01-18T22:30:00Z">
        <w:r w:rsidRPr="00A269BD">
          <w:rPr>
            <w:i/>
            <w:rPrChange w:id="604" w:author="Ezzati, Majid" w:date="2019-01-18T22:30:00Z">
              <w:rPr/>
            </w:rPrChange>
          </w:rPr>
          <w:t>Anomalous temperature metric</w:t>
        </w:r>
      </w:ins>
    </w:p>
    <w:p w14:paraId="20500304" w14:textId="12FB17D1" w:rsidR="00FA3851" w:rsidRPr="002C6C20" w:rsidRDefault="00BA1F28" w:rsidP="00FF023E">
      <w:pPr>
        <w:spacing w:line="480" w:lineRule="auto"/>
        <w:jc w:val="both"/>
        <w:rPr>
          <w:color w:val="000000" w:themeColor="text1"/>
        </w:rPr>
      </w:pPr>
      <w:r>
        <w:t xml:space="preserve">To calculate the </w:t>
      </w:r>
      <w:del w:id="605" w:author="Ezzati, Majid" w:date="2019-01-18T22:29:00Z">
        <w:r w:rsidDel="00A269BD">
          <w:delText xml:space="preserve">extent </w:delText>
        </w:r>
      </w:del>
      <w:ins w:id="606" w:author="Ezzati, Majid" w:date="2019-01-18T22:29:00Z">
        <w:r w:rsidR="00A269BD">
          <w:t xml:space="preserve">magnitude </w:t>
        </w:r>
      </w:ins>
      <w:r>
        <w:t>of temperature anomaly by state and month, we first</w:t>
      </w:r>
      <w:del w:id="607" w:author="Robbie Parks" w:date="2019-01-22T12:08:00Z">
        <w:r w:rsidDel="004064BA">
          <w:delText>,</w:delText>
        </w:r>
      </w:del>
      <w:r>
        <w:t xml:space="preserve"> </w:t>
      </w:r>
      <w:r w:rsidR="00FA3851" w:rsidRPr="00636C9B">
        <w:t xml:space="preserve">calculated </w:t>
      </w:r>
      <w:r w:rsidR="00F46237">
        <w:t>30-year</w:t>
      </w:r>
      <w:r w:rsidR="00CE550D">
        <w:t xml:space="preserve"> (long-term)</w:t>
      </w:r>
      <w:r w:rsidR="00FA3851">
        <w:t xml:space="preserve"> </w:t>
      </w:r>
      <w:del w:id="608" w:author="Robbie Parks" w:date="2019-01-22T12:08:00Z">
        <w:r w:rsidR="00FA3851" w:rsidDel="00976397">
          <w:delText xml:space="preserve">mean </w:delText>
        </w:r>
      </w:del>
      <w:ins w:id="609" w:author="Robbie Parks" w:date="2019-01-22T12:08:00Z">
        <w:r w:rsidR="00976397">
          <w:t xml:space="preserve">norm </w:t>
        </w:r>
      </w:ins>
      <w:r w:rsidR="00FA3851">
        <w:t>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r w:rsidR="00EF0593">
        <w:t>because it is</w:t>
      </w:r>
      <w:r w:rsidR="00FA3851">
        <w:t xml:space="preserve"> </w:t>
      </w:r>
      <w:del w:id="610"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611" w:author="Ezzati, Majid" w:date="2019-01-18T22:30:00Z">
        <w:r w:rsidR="009E1B52">
          <w:t>duration</w:t>
        </w:r>
      </w:ins>
      <w:r w:rsidR="00FA3851">
        <w:t xml:space="preserve"> used in climate assessment</w:t>
      </w:r>
      <w:ins w:id="612" w:author="Ezzati, Majid" w:date="2019-01-18T22:30:00Z">
        <w:r w:rsidR="009E1B52">
          <w:t>s</w:t>
        </w:r>
      </w:ins>
      <w:r w:rsidR="00FA3851" w:rsidRPr="00636C9B">
        <w:t>.</w:t>
      </w:r>
      <w:r w:rsidR="00FA3851" w:rsidRPr="00636C9B">
        <w:fldChar w:fldCharType="begin" w:fldLock="1"/>
      </w:r>
      <w:r w:rsidR="009C2BC0">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37&lt;/sup&gt;","plainTextFormattedCitation":"37","previouslyFormattedCitation":"&lt;sup&gt;37&lt;/sup&gt;"},"properties":{"noteIndex":0},"schema":"https://github.com/citation-style-language/schema/raw/master/csl-citation.json"}</w:instrText>
      </w:r>
      <w:r w:rsidR="00FA3851" w:rsidRPr="00636C9B">
        <w:fldChar w:fldCharType="separate"/>
      </w:r>
      <w:r w:rsidR="008F546C" w:rsidRPr="008F546C">
        <w:rPr>
          <w:noProof/>
          <w:vertAlign w:val="superscript"/>
        </w:rPr>
        <w:t>37</w:t>
      </w:r>
      <w:r w:rsidR="00FA3851" w:rsidRPr="00636C9B">
        <w:fldChar w:fldCharType="end"/>
      </w:r>
      <w:ins w:id="613" w:author="Ezzati, Majid" w:date="2019-01-18T22:30:00Z">
        <w:r w:rsidR="009E1B52">
          <w:t xml:space="preserve"> </w:t>
        </w:r>
      </w:ins>
      <w:r w:rsidR="00FA3851" w:rsidRPr="00636C9B">
        <w:t>We subtracted th</w:t>
      </w:r>
      <w:r w:rsidR="00FA3851">
        <w:t>ese</w:t>
      </w:r>
      <w:r w:rsidR="00FA3851" w:rsidRPr="00636C9B">
        <w:t xml:space="preserve"> long-term </w:t>
      </w:r>
      <w:del w:id="614" w:author="Robbie Parks" w:date="2019-01-22T12:08:00Z">
        <w:r w:rsidR="00FA3851" w:rsidRPr="00636C9B" w:rsidDel="009F005A">
          <w:delText xml:space="preserve">mean </w:delText>
        </w:r>
      </w:del>
      <w:ins w:id="615" w:author="Robbie Parks" w:date="2019-01-22T12:08:00Z">
        <w:r w:rsidR="009F005A">
          <w:t>norm</w:t>
        </w:r>
        <w:r w:rsidR="009F005A" w:rsidRPr="00636C9B">
          <w:t xml:space="preserve"> </w:t>
        </w:r>
      </w:ins>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616" w:author="Ezzati, Majid" w:date="2019-01-18T22:31:00Z">
        <w:r w:rsidR="009E1B52">
          <w:t xml:space="preserve"> and year</w:t>
        </w:r>
      </w:ins>
      <w:r w:rsidR="00FA3851" w:rsidRPr="00636C9B">
        <w:t xml:space="preserve"> in each state (Figure</w:t>
      </w:r>
      <w:r w:rsidR="0044781A">
        <w:t xml:space="preserve"> </w:t>
      </w:r>
      <w:del w:id="617" w:author="Robbie Parks" w:date="2019-01-21T18:46:00Z">
        <w:r w:rsidR="0044781A" w:rsidDel="006902ED">
          <w:delText>1</w:delText>
        </w:r>
      </w:del>
      <w:ins w:id="618" w:author="Robbie Parks" w:date="2019-01-21T18:46:00Z">
        <w:r w:rsidR="006902ED">
          <w:t>3</w:t>
        </w:r>
      </w:ins>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del w:id="619" w:author="Robbie Parks" w:date="2019-01-22T16:51:00Z">
        <w:r w:rsidR="00FA3851" w:rsidDel="001039F1">
          <w:delText>average,</w:delText>
        </w:r>
      </w:del>
      <w:ins w:id="620" w:author="Robbie Parks" w:date="2019-01-22T16:51:00Z">
        <w:r w:rsidR="001039F1">
          <w:t>norm</w:t>
        </w:r>
      </w:ins>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CD051DB"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ins w:id="621" w:author="Robbie Parks" w:date="2019-01-23T13:43:00Z">
        <w:r w:rsidR="0059344D">
          <w:rPr>
            <w:color w:val="000000" w:themeColor="text1"/>
          </w:rPr>
          <w:t xml:space="preserve">0-4 years, </w:t>
        </w:r>
      </w:ins>
      <w:r>
        <w:rPr>
          <w:color w:val="000000" w:themeColor="text1"/>
        </w:rPr>
        <w:t xml:space="preserve">10-year age groups from 5 </w:t>
      </w:r>
      <w:r>
        <w:rPr>
          <w:color w:val="000000" w:themeColor="text1"/>
        </w:rPr>
        <w:lastRenderedPageBreak/>
        <w:t>to 84 years,</w:t>
      </w:r>
      <w:del w:id="622" w:author="Robbie Parks" w:date="2019-01-23T13:43:00Z">
        <w:r w:rsidDel="0059344D">
          <w:rPr>
            <w:color w:val="000000" w:themeColor="text1"/>
          </w:rPr>
          <w:delText xml:space="preserve"> </w:delText>
        </w:r>
      </w:del>
      <w:ins w:id="623" w:author="Robbie Parks" w:date="2019-01-23T13:43:00Z">
        <w:r w:rsidR="0059344D">
          <w:rPr>
            <w:color w:val="000000" w:themeColor="text1"/>
          </w:rPr>
          <w:t xml:space="preserve"> and 85+ years</w:t>
        </w:r>
      </w:ins>
      <w:del w:id="624" w:author="Robbie Parks" w:date="2019-01-23T13:43:00Z">
        <w:r w:rsidDel="0059344D">
          <w:rPr>
            <w:color w:val="000000" w:themeColor="text1"/>
          </w:rPr>
          <w:delText>with 0-4 and 85+ years also</w:delText>
        </w:r>
      </w:del>
      <w:r>
        <w:rPr>
          <w:color w:val="000000" w:themeColor="text1"/>
        </w:rPr>
        <w:t>) because injury deaths rates vary by age group and sex,</w:t>
      </w:r>
      <w:r w:rsidR="0051156D">
        <w:rPr>
          <w:color w:val="000000" w:themeColor="text1"/>
        </w:rPr>
        <w:fldChar w:fldCharType="begin" w:fldLock="1"/>
      </w:r>
      <w:r w:rsidR="001A4D79">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9,10,38&lt;/sup&gt;","plainTextFormattedCitation":"9,10,38","previouslyFormattedCitation":"&lt;sup&gt;9,10,38&lt;/sup&gt;"},"properties":{"noteIndex":0},"schema":"https://github.com/citation-style-language/schema/raw/master/csl-citation.json"}</w:instrText>
      </w:r>
      <w:r w:rsidR="0051156D">
        <w:rPr>
          <w:color w:val="000000" w:themeColor="text1"/>
        </w:rPr>
        <w:fldChar w:fldCharType="separate"/>
      </w:r>
      <w:r w:rsidR="00B31EA3" w:rsidRPr="00B31EA3">
        <w:rPr>
          <w:noProof/>
          <w:color w:val="000000" w:themeColor="text1"/>
          <w:vertAlign w:val="superscript"/>
        </w:rPr>
        <w:t>9,10,38</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5F1215DC" w:rsidR="00FA3851" w:rsidRPr="00636C9B" w:rsidRDefault="00FA3851" w:rsidP="00FF023E">
      <w:pPr>
        <w:spacing w:line="480" w:lineRule="auto"/>
        <w:jc w:val="both"/>
        <w:outlineLvl w:val="0"/>
        <w:rPr>
          <w:color w:val="000000" w:themeColor="text1"/>
        </w:rPr>
      </w:pPr>
      <w:r>
        <w:rPr>
          <w:color w:val="000000" w:themeColor="text1"/>
        </w:rPr>
        <w:t>We modelled</w:t>
      </w:r>
      <w:ins w:id="625" w:author="Robbie Parks" w:date="2019-01-22T12:10:00Z">
        <w:r w:rsidR="00FD4AE6">
          <w:rPr>
            <w:color w:val="000000" w:themeColor="text1"/>
          </w:rPr>
          <w:t xml:space="preserve"> </w:t>
        </w:r>
      </w:ins>
      <w:del w:id="626" w:author="Robbie Parks" w:date="2019-01-21T18:49:00Z">
        <w:r w:rsidDel="004B07BD">
          <w:rPr>
            <w:color w:val="000000" w:themeColor="text1"/>
          </w:rPr>
          <w:delText xml:space="preserve">, for a given state, sex, month, and age group, </w:delText>
        </w:r>
      </w:del>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 xml:space="preserve">log-transformed death rates modelled as a sum of components that depend on </w:t>
      </w:r>
      <w:del w:id="627" w:author="Robbie Parks" w:date="2019-01-23T13:47:00Z">
        <w:r w:rsidDel="00901447">
          <w:rPr>
            <w:color w:val="000000" w:themeColor="text1"/>
          </w:rPr>
          <w:delText>time (month</w:delText>
        </w:r>
        <w:r w:rsidR="0036676F" w:rsidDel="00901447">
          <w:rPr>
            <w:color w:val="000000" w:themeColor="text1"/>
          </w:rPr>
          <w:delText xml:space="preserve"> and </w:delText>
        </w:r>
        <w:r w:rsidDel="00901447">
          <w:rPr>
            <w:color w:val="000000" w:themeColor="text1"/>
          </w:rPr>
          <w:delText xml:space="preserve">year), </w:delText>
        </w:r>
      </w:del>
      <w:r>
        <w:rPr>
          <w:color w:val="000000" w:themeColor="text1"/>
        </w:rPr>
        <w:t>location (state) of death, month of year</w:t>
      </w:r>
      <w:ins w:id="628" w:author="Robbie Parks" w:date="2019-01-23T13:47:00Z">
        <w:r w:rsidR="00901447">
          <w:rPr>
            <w:color w:val="000000" w:themeColor="text1"/>
          </w:rPr>
          <w:t>,</w:t>
        </w:r>
      </w:ins>
      <w:r>
        <w:rPr>
          <w:color w:val="000000" w:themeColor="text1"/>
        </w:rPr>
        <w:t xml:space="preserve"> </w:t>
      </w:r>
      <w:ins w:id="629" w:author="Robbie Parks" w:date="2019-01-23T13:47:00Z">
        <w:r w:rsidR="00901447">
          <w:rPr>
            <w:color w:val="000000" w:themeColor="text1"/>
          </w:rPr>
          <w:t>overall time (month and year)</w:t>
        </w:r>
        <w:r w:rsidR="00901447">
          <w:rPr>
            <w:color w:val="000000" w:themeColor="text1"/>
          </w:rPr>
          <w:t xml:space="preserve"> and</w:t>
        </w:r>
        <w:r w:rsidR="00901447">
          <w:rPr>
            <w:color w:val="000000" w:themeColor="text1"/>
          </w:rPr>
          <w:t xml:space="preserve"> </w:t>
        </w:r>
      </w:ins>
      <w:del w:id="630" w:author="Robbie Parks" w:date="2019-01-23T13:47:00Z">
        <w:r w:rsidDel="00901447">
          <w:rPr>
            <w:color w:val="000000" w:themeColor="text1"/>
          </w:rPr>
          <w:delText xml:space="preserve">and </w:delText>
        </w:r>
      </w:del>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w:t>
      </w:r>
      <w:del w:id="631" w:author="Robbie Parks" w:date="2019-01-23T13:44:00Z">
        <w:r w:rsidDel="00343047">
          <w:rPr>
            <w:color w:val="000000" w:themeColor="text1"/>
          </w:rPr>
          <w:delText xml:space="preserve">vary </w:delText>
        </w:r>
      </w:del>
      <w:ins w:id="632" w:author="Robbie Parks" w:date="2019-01-23T13:44:00Z">
        <w:r w:rsidR="00343047">
          <w:rPr>
            <w:color w:val="000000" w:themeColor="text1"/>
          </w:rPr>
          <w:t>do so</w:t>
        </w:r>
        <w:r w:rsidR="00343047">
          <w:rPr>
            <w:color w:val="000000" w:themeColor="text1"/>
          </w:rPr>
          <w:t xml:space="preserve"> </w:t>
        </w:r>
      </w:ins>
      <w:r>
        <w:rPr>
          <w:color w:val="000000" w:themeColor="text1"/>
        </w:rPr>
        <w:t xml:space="preserve">across </w:t>
      </w:r>
      <w:del w:id="633" w:author="Ezzati, Majid" w:date="2019-01-19T20:54:00Z">
        <w:r w:rsidRPr="00636C9B" w:rsidDel="0032455E">
          <w:rPr>
            <w:color w:val="000000" w:themeColor="text1"/>
          </w:rPr>
          <w:delText xml:space="preserve">neighbouring </w:delText>
        </w:r>
      </w:del>
      <w:ins w:id="634"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9&lt;/sup&gt;","plainTextFormattedCitation":"9","previouslyFormattedCitation":"&lt;sup&gt;9&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9</w:t>
      </w:r>
      <w:r w:rsidRPr="00636C9B">
        <w:rPr>
          <w:color w:val="000000" w:themeColor="text1"/>
        </w:rPr>
        <w:fldChar w:fldCharType="end"/>
      </w:r>
      <w:r w:rsidRPr="00636C9B">
        <w:rPr>
          <w:color w:val="000000" w:themeColor="text1"/>
        </w:rPr>
        <w:t xml:space="preserve"> Therefore</w:t>
      </w:r>
      <w:ins w:id="635" w:author="Robbie Parks" w:date="2019-01-21T19:07:00Z">
        <w:r w:rsidR="00646A5C">
          <w:rPr>
            <w:color w:val="000000" w:themeColor="text1"/>
          </w:rPr>
          <w:t xml:space="preserve"> </w:t>
        </w:r>
      </w:ins>
      <w:del w:id="636" w:author="Robbie Parks" w:date="2019-01-21T19:07:00Z">
        <w:r w:rsidRPr="00636C9B" w:rsidDel="00646A5C">
          <w:rPr>
            <w:color w:val="000000" w:themeColor="text1"/>
          </w:rPr>
          <w:delText xml:space="preserve">, for each age group and sex, </w:delText>
        </w:r>
      </w:del>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del w:id="637" w:author="Robbie Parks" w:date="2019-01-21T19:09:00Z">
        <w:r w:rsidRPr="00636C9B" w:rsidDel="00B870F4">
          <w:rPr>
            <w:color w:val="000000" w:themeColor="text1"/>
          </w:rPr>
          <w:delText xml:space="preserve">structure </w:delText>
        </w:r>
      </w:del>
      <w:r w:rsidRPr="00636C9B">
        <w:rPr>
          <w:color w:val="000000" w:themeColor="text1"/>
        </w:rPr>
        <w:t xml:space="preserve">for </w:t>
      </w:r>
      <w:del w:id="638" w:author="Ezzati, Majid" w:date="2019-01-19T20:56:00Z">
        <w:r w:rsidRPr="00636C9B" w:rsidDel="0032455E">
          <w:rPr>
            <w:color w:val="000000" w:themeColor="text1"/>
          </w:rPr>
          <w:delText xml:space="preserve">neighbouring </w:delText>
        </w:r>
      </w:del>
      <w:ins w:id="639"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fldChar w:fldCharType="separate"/>
      </w:r>
      <w:r w:rsidR="008F546C" w:rsidRPr="008F546C">
        <w:rPr>
          <w:noProof/>
          <w:vertAlign w:val="superscript"/>
        </w:rPr>
        <w:t>39</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del w:id="640" w:author="Robbie Parks" w:date="2019-01-22T12:10:00Z">
        <w:r w:rsidRPr="00636C9B" w:rsidDel="00857BE0">
          <w:rPr>
            <w:color w:val="000000" w:themeColor="text1"/>
          </w:rPr>
          <w:delText>neighbour</w:delText>
        </w:r>
        <w:r w:rsidDel="00857BE0">
          <w:rPr>
            <w:color w:val="000000" w:themeColor="text1"/>
          </w:rPr>
          <w:delText>ed</w:delText>
        </w:r>
        <w:r w:rsidRPr="00636C9B" w:rsidDel="00857BE0">
          <w:rPr>
            <w:color w:val="000000" w:themeColor="text1"/>
          </w:rPr>
          <w:delText xml:space="preserve"> </w:delText>
        </w:r>
      </w:del>
      <w:ins w:id="641" w:author="Robbie Parks" w:date="2019-01-22T12:10:00Z">
        <w:r w:rsidR="00857BE0">
          <w:rPr>
            <w:color w:val="000000" w:themeColor="text1"/>
          </w:rPr>
          <w:t>was adjacent to</w:t>
        </w:r>
        <w:r w:rsidR="00857BE0" w:rsidRPr="00636C9B">
          <w:rPr>
            <w:color w:val="000000" w:themeColor="text1"/>
          </w:rPr>
          <w:t xml:space="preserve"> </w:t>
        </w:r>
      </w:ins>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06DA986B" w:rsidR="00FA3851" w:rsidRPr="00843ACB" w:rsidRDefault="00FA3851" w:rsidP="00FF023E">
      <w:pPr>
        <w:spacing w:line="480" w:lineRule="auto"/>
        <w:jc w:val="both"/>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642" w:author="Ezzati, Majid" w:date="2019-01-19T20:57:00Z">
        <w:r w:rsidR="0032455E">
          <w:rPr>
            <w:color w:val="000000" w:themeColor="text1"/>
          </w:rPr>
          <w:t xml:space="preserve">. </w:t>
        </w:r>
        <w:r w:rsidR="0032455E" w:rsidRPr="00C7759C">
          <w:rPr>
            <w:color w:val="000000" w:themeColor="text1"/>
          </w:rPr>
          <w:t xml:space="preserve">These terms measure </w:t>
        </w:r>
        <w:del w:id="643" w:author="Robbie Parks" w:date="2019-01-21T19:07:00Z">
          <w:r w:rsidR="0032455E" w:rsidRPr="00C7759C" w:rsidDel="00222C76">
            <w:rPr>
              <w:color w:val="000000" w:themeColor="text1"/>
            </w:rPr>
            <w:delText>….</w:delText>
          </w:r>
        </w:del>
      </w:ins>
      <w:ins w:id="644" w:author="Robbie Parks" w:date="2019-01-21T19:07:00Z">
        <w:r w:rsidR="00222C76" w:rsidRPr="00222C76">
          <w:rPr>
            <w:color w:val="000000" w:themeColor="text1"/>
            <w:rPrChange w:id="645" w:author="Robbie Parks" w:date="2019-01-21T19:08:00Z">
              <w:rPr>
                <w:color w:val="000000" w:themeColor="text1"/>
                <w:highlight w:val="yellow"/>
              </w:rPr>
            </w:rPrChange>
          </w:rPr>
          <w:t>deviations of each state from the national value</w:t>
        </w:r>
      </w:ins>
      <w:ins w:id="646" w:author="Ezzati, Majid" w:date="2019-01-19T20:57:00Z">
        <w:del w:id="647" w:author="Robbie Parks" w:date="2019-01-21T19:08:00Z">
          <w:r w:rsidR="0032455E" w:rsidRPr="00C7759C" w:rsidDel="00222C76">
            <w:rPr>
              <w:color w:val="000000" w:themeColor="text1"/>
            </w:rPr>
            <w:delText xml:space="preserve"> </w:delText>
          </w:r>
        </w:del>
      </w:ins>
      <w:r w:rsidRPr="00C7759C">
        <w:rPr>
          <w:color w:val="000000" w:themeColor="text1"/>
        </w:rPr>
        <w:t xml:space="preserve"> to allow variation</w:t>
      </w:r>
      <w:ins w:id="648" w:author="Ezzati, Majid" w:date="2019-01-19T20:57:00Z">
        <w:r w:rsidR="0032455E" w:rsidRPr="00C7759C">
          <w:rPr>
            <w:color w:val="000000" w:themeColor="text1"/>
          </w:rPr>
          <w:t xml:space="preserve"> in level and trend in mortality</w:t>
        </w:r>
      </w:ins>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9C2BC0">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40&lt;/sup&gt;","plainTextFormattedCitation":"40","previouslyFormattedCitation":"&lt;sup&gt;40&lt;/sup&gt;"},"properties":{"noteIndex":0},"schema":"https://github.com/citation-style-language/schema/raw/master/csl-citation.json"}</w:instrText>
      </w:r>
      <w:r w:rsidRPr="00636C9B">
        <w:rPr>
          <w:color w:val="000000" w:themeColor="text1"/>
        </w:rPr>
        <w:fldChar w:fldCharType="separate"/>
      </w:r>
      <w:r w:rsidR="008F546C" w:rsidRPr="008F546C">
        <w:rPr>
          <w:noProof/>
          <w:color w:val="000000" w:themeColor="text1"/>
          <w:vertAlign w:val="superscript"/>
        </w:rPr>
        <w:t>40</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commentRangeStart w:id="649"/>
      <w:commentRangeStart w:id="650"/>
      <w:r w:rsidRPr="00F0573E">
        <w:t xml:space="preserve">Non-linear trends </w:t>
      </w:r>
      <w:ins w:id="651" w:author="Robbie Parks" w:date="2019-01-22T15:52:00Z">
        <w:r w:rsidR="00996FF3">
          <w:t xml:space="preserve">over tie </w:t>
        </w:r>
      </w:ins>
      <w:r w:rsidRPr="00F0573E">
        <w:t>were captured by a first-order random walk.</w:t>
      </w:r>
      <w:ins w:id="652" w:author="Robbie Parks" w:date="2019-01-21T19:29:00Z">
        <w:r w:rsidR="00C7759C">
          <w:fldChar w:fldCharType="begin" w:fldLock="1"/>
        </w:r>
      </w:ins>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rsidR="00C7759C">
        <w:fldChar w:fldCharType="separate"/>
      </w:r>
      <w:r w:rsidR="008F546C" w:rsidRPr="008F546C">
        <w:rPr>
          <w:noProof/>
          <w:vertAlign w:val="superscript"/>
        </w:rPr>
        <w:t>39</w:t>
      </w:r>
      <w:ins w:id="653" w:author="Robbie Parks" w:date="2019-01-21T19:29:00Z">
        <w:r w:rsidR="00C7759C">
          <w:fldChar w:fldCharType="end"/>
        </w:r>
      </w:ins>
      <w:r>
        <w:t xml:space="preserve"> </w:t>
      </w:r>
      <w:commentRangeEnd w:id="649"/>
      <w:r w:rsidR="0032455E">
        <w:rPr>
          <w:rStyle w:val="CommentReference"/>
          <w:rFonts w:asciiTheme="minorHAnsi" w:hAnsiTheme="minorHAnsi" w:cstheme="minorBidi"/>
          <w:lang w:eastAsia="en-US"/>
        </w:rPr>
        <w:commentReference w:id="649"/>
      </w:r>
      <w:commentRangeEnd w:id="650"/>
      <w:r w:rsidR="00C7759C">
        <w:rPr>
          <w:rStyle w:val="CommentReference"/>
          <w:rFonts w:asciiTheme="minorHAnsi" w:hAnsiTheme="minorHAnsi" w:cstheme="minorBidi"/>
          <w:lang w:eastAsia="en-US"/>
        </w:rPr>
        <w:commentReference w:id="650"/>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ins w:id="654" w:author="Robbie Parks" w:date="2019-01-23T11:42:00Z">
                <w:rPr>
                  <w:rFonts w:ascii="Cambria Math" w:hAnsi="Cambria Math"/>
                  <w:i/>
                  <w:color w:val="000000" w:themeColor="text1"/>
                  <w:lang w:val="en-US"/>
                </w:rPr>
              </w:ins>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086A3398" w:rsidR="002A16CF" w:rsidRPr="00843ACB" w:rsidRDefault="00FA3851" w:rsidP="00FF023E">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655" w:author="Ezzati, Majid" w:date="2019-01-19T20:59:00Z" w:name="move535694907"/>
      <w:moveTo w:id="656" w:author="Ezzati, Majid" w:date="2019-01-19T20:59:00Z">
        <w:del w:id="657" w:author="Ezzati, Majid" w:date="2019-01-19T20:59:00Z">
          <w:r w:rsidR="00553545" w:rsidDel="00553545">
            <w:rPr>
              <w:color w:val="000000" w:themeColor="text1"/>
            </w:rPr>
            <w:delText xml:space="preserve">Each </w:delText>
          </w:r>
          <w:r w:rsidR="00553545" w:rsidDel="00553545">
            <w:delText>monthly</w:delText>
          </w:r>
        </w:del>
      </w:moveTo>
      <w:ins w:id="658" w:author="Ezzati, Majid" w:date="2019-01-19T20:59:00Z">
        <w:r w:rsidR="00553545">
          <w:rPr>
            <w:color w:val="000000" w:themeColor="text1"/>
          </w:rPr>
          <w:t>The</w:t>
        </w:r>
      </w:ins>
      <w:moveTo w:id="659" w:author="Ezzati, Majid" w:date="2019-01-19T20:59:00Z">
        <w:r w:rsidR="00553545">
          <w:t xml:space="preserve"> coefficient </w:t>
        </w:r>
      </w:moveTo>
      <w:ins w:id="660" w:author="Ezzati, Majid" w:date="2019-01-19T20:59:00Z">
        <w:r w:rsidR="00553545">
          <w:t xml:space="preserve">of this term </w:t>
        </w:r>
      </w:ins>
      <w:moveTo w:id="661" w:author="Ezzati, Majid" w:date="2019-01-19T20:59:00Z">
        <w:r w:rsidR="00553545" w:rsidRPr="00843ACB">
          <w:t>represen</w:t>
        </w:r>
        <w:r w:rsidR="00553545">
          <w:t>ts</w:t>
        </w:r>
        <w:r w:rsidR="00553545" w:rsidRPr="00843ACB">
          <w:t xml:space="preserve"> the logarithm of the rate ratio </w:t>
        </w:r>
        <w:del w:id="662" w:author="Ezzati, Majid" w:date="2019-01-19T20:59:00Z">
          <w:r w:rsidR="00553545" w:rsidDel="00553545">
            <w:delText xml:space="preserve">by month </w:delText>
          </w:r>
        </w:del>
        <w:r w:rsidR="00553545" w:rsidRPr="00843ACB">
          <w:t xml:space="preserve">per 1°C increase in </w:t>
        </w:r>
        <w:del w:id="663"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655"/>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ins w:id="664" w:author="Robbie Parks" w:date="2019-01-23T13:47:00Z">
        <w:r w:rsidR="001D6971">
          <w:rPr>
            <w:color w:val="000000" w:themeColor="text1"/>
          </w:rPr>
          <w:t xml:space="preserve">an </w:t>
        </w:r>
      </w:ins>
      <w:r w:rsidR="002A16CF">
        <w:rPr>
          <w:color w:val="000000" w:themeColor="text1"/>
        </w:rPr>
        <w:t xml:space="preserve">anomaly </w:t>
      </w:r>
      <w:ins w:id="665" w:author="Robbie Parks" w:date="2019-01-23T13:47:00Z">
        <w:r w:rsidR="001D6971">
          <w:rPr>
            <w:color w:val="000000" w:themeColor="text1"/>
          </w:rPr>
          <w:t xml:space="preserve">of the same magnitude </w:t>
        </w:r>
      </w:ins>
      <w:r w:rsidR="002A16CF">
        <w:rPr>
          <w:color w:val="000000" w:themeColor="text1"/>
        </w:rPr>
        <w:t>could have different effect</w:t>
      </w:r>
      <w:ins w:id="666" w:author="Robbie Parks" w:date="2019-01-22T12:12:00Z">
        <w:r w:rsidR="006C798F">
          <w:rPr>
            <w:color w:val="000000" w:themeColor="text1"/>
          </w:rPr>
          <w:t>s</w:t>
        </w:r>
      </w:ins>
      <w:r w:rsidR="002A16CF">
        <w:rPr>
          <w:color w:val="000000" w:themeColor="text1"/>
        </w:rPr>
        <w:t xml:space="preserve"> </w:t>
      </w:r>
      <w:ins w:id="667" w:author="Robbie Parks" w:date="2019-01-23T13:48:00Z">
        <w:r w:rsidR="001D6971">
          <w:rPr>
            <w:color w:val="000000" w:themeColor="text1"/>
          </w:rPr>
          <w:t xml:space="preserve">on a type of injury mortality </w:t>
        </w:r>
      </w:ins>
      <w:r w:rsidR="002A16CF">
        <w:rPr>
          <w:color w:val="000000" w:themeColor="text1"/>
        </w:rPr>
        <w:t>in different months</w:t>
      </w:r>
      <w:r w:rsidR="005C09A4">
        <w:rPr>
          <w:color w:val="000000" w:themeColor="text1"/>
        </w:rPr>
        <w:t xml:space="preserve">. </w:t>
      </w:r>
      <w:moveFromRangeStart w:id="668" w:author="Ezzati, Majid" w:date="2019-01-19T20:59:00Z" w:name="move535694907"/>
      <w:moveFrom w:id="669" w:author="Ezzati, Majid" w:date="2019-01-19T20:59:00Z">
        <w:del w:id="670" w:author="Robbie Parks" w:date="2019-01-22T12:14:00Z">
          <w:r w:rsidR="002A16CF" w:rsidDel="00676965">
            <w:rPr>
              <w:color w:val="000000" w:themeColor="text1"/>
            </w:rPr>
            <w:delText xml:space="preserve">Each </w:delText>
          </w:r>
          <w:r w:rsidR="00900B83" w:rsidDel="00676965">
            <w:delText>month</w:delText>
          </w:r>
          <w:r w:rsidR="002A16CF" w:rsidDel="00676965">
            <w:delText>ly</w:delText>
          </w:r>
          <w:r w:rsidR="00900B83" w:rsidDel="00676965">
            <w:delText xml:space="preserve"> coefficient </w:delText>
          </w:r>
          <w:r w:rsidR="002A16CF" w:rsidRPr="00843ACB" w:rsidDel="00676965">
            <w:delText>represen</w:delText>
          </w:r>
          <w:r w:rsidR="0044781A" w:rsidDel="00676965">
            <w:delText>t</w:delText>
          </w:r>
          <w:r w:rsidR="002A16CF" w:rsidDel="00676965">
            <w:delText>s</w:delText>
          </w:r>
          <w:r w:rsidR="002A16CF" w:rsidRPr="00843ACB" w:rsidDel="00676965">
            <w:delText xml:space="preserve"> </w:delText>
          </w:r>
          <w:r w:rsidRPr="00843ACB" w:rsidDel="00676965">
            <w:delText xml:space="preserve">the logarithm of the rate ratio </w:delText>
          </w:r>
          <w:r w:rsidR="00B65059" w:rsidDel="00676965">
            <w:delText xml:space="preserve">by month </w:delText>
          </w:r>
          <w:r w:rsidRPr="00843ACB" w:rsidDel="00676965">
            <w:delText>per 1°C increase in monthly anomaly</w:delText>
          </w:r>
          <w:r w:rsidRPr="00284EE0" w:rsidDel="00676965">
            <w:rPr>
              <w:color w:val="000000" w:themeColor="text1"/>
            </w:rPr>
            <w:delText xml:space="preserve">. </w:delText>
          </w:r>
        </w:del>
      </w:moveFrom>
      <w:moveFromRangeEnd w:id="668"/>
      <w:del w:id="671" w:author="Robbie Parks" w:date="2019-01-22T12:14:00Z">
        <w:r w:rsidRPr="00284EE0" w:rsidDel="00676965">
          <w:rPr>
            <w:color w:val="000000" w:themeColor="text1"/>
          </w:rPr>
          <w:delText xml:space="preserve">We </w:delText>
        </w:r>
      </w:del>
      <w:ins w:id="672" w:author="Robbie Parks" w:date="2019-01-22T12:14:00Z">
        <w:del w:id="673" w:author="Ezzati, Majid" w:date="2019-01-19T20:59:00Z">
          <w:r w:rsidR="00676965" w:rsidDel="00553545">
            <w:rPr>
              <w:color w:val="000000" w:themeColor="text1"/>
            </w:rPr>
            <w:delText xml:space="preserve">Each </w:delText>
          </w:r>
          <w:r w:rsidR="00676965" w:rsidDel="00553545">
            <w:delText xml:space="preserve">monthly coefficient </w:delText>
          </w:r>
          <w:r w:rsidR="00676965" w:rsidRPr="00843ACB" w:rsidDel="00553545">
            <w:delText>represen</w:delText>
          </w:r>
          <w:r w:rsidR="00676965" w:rsidDel="00553545">
            <w:delText>ts</w:delText>
          </w:r>
          <w:r w:rsidR="00676965" w:rsidRPr="00843ACB" w:rsidDel="00553545">
            <w:delText xml:space="preserve"> the logarithm of the rate ratio </w:delText>
          </w:r>
          <w:r w:rsidR="00676965" w:rsidDel="00553545">
            <w:delText xml:space="preserve">by month </w:delText>
          </w:r>
          <w:r w:rsidR="00676965" w:rsidRPr="00843ACB" w:rsidDel="00553545">
            <w:delText>per 1°C increase in monthly anomaly</w:delText>
          </w:r>
          <w:r w:rsidR="00676965" w:rsidRPr="00284EE0" w:rsidDel="00553545">
            <w:rPr>
              <w:color w:val="000000" w:themeColor="text1"/>
            </w:rPr>
            <w:delText xml:space="preserve">. </w:delText>
          </w:r>
        </w:del>
        <w:r w:rsidR="00676965">
          <w:rPr>
            <w:color w:val="000000" w:themeColor="text1"/>
          </w:rPr>
          <w:t>As with the month-specific intercepts and trends, w</w:t>
        </w:r>
        <w:r w:rsidR="00676965" w:rsidRPr="00284EE0">
          <w:rPr>
            <w:color w:val="000000" w:themeColor="text1"/>
          </w:rPr>
          <w:t xml:space="preserve">e </w:t>
        </w:r>
      </w:ins>
      <w:r w:rsidRPr="00284EE0">
        <w:rPr>
          <w:color w:val="000000" w:themeColor="text1"/>
        </w:rPr>
        <w:t xml:space="preserve">used </w:t>
      </w:r>
      <w:ins w:id="674" w:author="Robbie Parks" w:date="2019-01-22T12:12:00Z">
        <w:r w:rsidR="007606C1">
          <w:rPr>
            <w:color w:val="000000" w:themeColor="text1"/>
          </w:rPr>
          <w:t>a</w:t>
        </w:r>
      </w:ins>
      <w:ins w:id="675" w:author="Robbie Parks" w:date="2019-01-23T13:48:00Z">
        <w:r w:rsidR="0085020E">
          <w:rPr>
            <w:color w:val="000000" w:themeColor="text1"/>
          </w:rPr>
          <w:t xml:space="preserve"> cyclic</w:t>
        </w:r>
      </w:ins>
      <w:ins w:id="676" w:author="Robbie Parks" w:date="2019-01-22T12:12:00Z">
        <w:r w:rsidR="007606C1">
          <w:rPr>
            <w:color w:val="000000" w:themeColor="text1"/>
          </w:rPr>
          <w:t xml:space="preserve"> </w:t>
        </w:r>
      </w:ins>
      <w:del w:id="677"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678" w:author="Ezzati, Majid" w:date="2019-01-19T21:00:00Z">
        <w:r w:rsidR="00553545">
          <w:rPr>
            <w:color w:val="000000" w:themeColor="text1"/>
          </w:rPr>
          <w:t xml:space="preserve"> across </w:t>
        </w:r>
      </w:ins>
      <w:ins w:id="679" w:author="Robbie Parks" w:date="2019-01-22T12:14:00Z">
        <w:r w:rsidR="00676965">
          <w:rPr>
            <w:color w:val="000000" w:themeColor="text1"/>
          </w:rPr>
          <w:t>months</w:t>
        </w:r>
      </w:ins>
      <w:ins w:id="680" w:author="Ezzati, Majid" w:date="2019-01-19T21:00:00Z">
        <w:del w:id="681" w:author="Robbie Parks" w:date="2019-01-22T12:14:00Z">
          <w:r w:rsidR="00553545" w:rsidDel="00676965">
            <w:rPr>
              <w:color w:val="000000" w:themeColor="text1"/>
            </w:rPr>
            <w:delText>months</w:delText>
          </w:r>
        </w:del>
      </w:ins>
      <w:del w:id="682" w:author="Robbie Parks" w:date="2019-01-22T12:14:00Z">
        <w:r w:rsidR="002A16CF" w:rsidDel="00676965">
          <w:rPr>
            <w:color w:val="000000" w:themeColor="text1"/>
          </w:rPr>
          <w:delText xml:space="preserve"> </w:delText>
        </w:r>
        <w:r w:rsidR="005C09A4" w:rsidDel="00676965">
          <w:rPr>
            <w:color w:val="000000" w:themeColor="text1"/>
          </w:rPr>
          <w:delText xml:space="preserve">which allows neighbouring months to share information, </w:delText>
        </w:r>
      </w:del>
      <w:del w:id="683" w:author="Robbie Parks" w:date="2019-01-21T19:30:00Z">
        <w:r w:rsidR="005C09A4" w:rsidDel="007F3E5A">
          <w:rPr>
            <w:color w:val="000000" w:themeColor="text1"/>
          </w:rPr>
          <w:delText>useful where there may be a lack of available data</w:delText>
        </w:r>
      </w:del>
      <w:del w:id="684" w:author="Robbie Parks" w:date="2019-01-22T12:14:00Z">
        <w:r w:rsidR="005C09A4" w:rsidDel="00676965">
          <w:rPr>
            <w:color w:val="000000" w:themeColor="text1"/>
          </w:rPr>
          <w:delText xml:space="preserve">. </w:delText>
        </w:r>
      </w:del>
      <w:ins w:id="685" w:author="Ezzati, Majid" w:date="2019-01-19T21:01:00Z">
        <w:del w:id="686" w:author="Robbie Parks" w:date="2019-01-21T19:09:00Z">
          <w:r w:rsidR="00553545" w:rsidRPr="00553545" w:rsidDel="001672EB">
            <w:rPr>
              <w:color w:val="000000" w:themeColor="text1"/>
              <w:highlight w:val="yellow"/>
              <w:rPrChange w:id="687" w:author="Ezzati, Majid" w:date="2019-01-19T21:01:00Z">
                <w:rPr>
                  <w:color w:val="000000" w:themeColor="text1"/>
                </w:rPr>
              </w:rPrChange>
            </w:rPr>
            <w:delText>Was cyclical i.e.</w:delText>
          </w:r>
          <w:r w:rsidR="00553545" w:rsidDel="001672EB">
            <w:rPr>
              <w:color w:val="000000" w:themeColor="text1"/>
            </w:rPr>
            <w:delText xml:space="preserve"> </w:delText>
          </w:r>
        </w:del>
      </w:ins>
      <w:del w:id="688" w:author="Robbie Parks" w:date="2019-01-23T13:49:00Z">
        <w:r w:rsidR="005C09A4" w:rsidDel="0085020E">
          <w:rPr>
            <w:color w:val="000000" w:themeColor="text1"/>
          </w:rPr>
          <w:delText xml:space="preserve">We also </w:delText>
        </w:r>
        <w:r w:rsidRPr="00284EE0" w:rsidDel="0085020E">
          <w:rPr>
            <w:color w:val="000000" w:themeColor="text1"/>
          </w:rPr>
          <w:delText>allow</w:delText>
        </w:r>
        <w:r w:rsidR="005C09A4" w:rsidDel="0085020E">
          <w:rPr>
            <w:color w:val="000000" w:themeColor="text1"/>
          </w:rPr>
          <w:delText xml:space="preserve">ed </w:delText>
        </w:r>
        <w:r w:rsidRPr="00284EE0" w:rsidDel="0085020E">
          <w:rPr>
            <w:color w:val="000000" w:themeColor="text1"/>
          </w:rPr>
          <w:delText>December to neighbour January</w:delText>
        </w:r>
      </w:del>
      <w:r w:rsidRPr="00284EE0">
        <w:rPr>
          <w:color w:val="000000" w:themeColor="text1"/>
        </w:rPr>
        <w:t>.</w:t>
      </w:r>
      <w:r w:rsidR="002A16CF" w:rsidRPr="002A16CF">
        <w:rPr>
          <w:color w:val="000000" w:themeColor="text1"/>
          <w:lang w:val="en-US"/>
        </w:rPr>
        <w:t xml:space="preserve"> </w:t>
      </w:r>
      <w:ins w:id="689" w:author="Robbie Parks" w:date="2019-01-22T12:20:00Z">
        <w:r w:rsidR="00C628E2">
          <w:rPr>
            <w:color w:val="000000" w:themeColor="text1"/>
            <w:lang w:val="en-US"/>
          </w:rPr>
          <w:t xml:space="preserve">The role of </w:t>
        </w:r>
      </w:ins>
      <w:ins w:id="690" w:author="Robbie Parks" w:date="2019-01-22T12:19:00Z">
        <w:r w:rsidR="00C628E2">
          <w:rPr>
            <w:color w:val="000000" w:themeColor="text1"/>
            <w:lang w:val="en-US"/>
          </w:rPr>
          <w:t xml:space="preserve">temperature anomaly </w:t>
        </w:r>
      </w:ins>
      <w:ins w:id="691" w:author="Robbie Parks" w:date="2019-01-22T12:20:00Z">
        <w:r w:rsidR="00C628E2">
          <w:rPr>
            <w:color w:val="000000" w:themeColor="text1"/>
            <w:lang w:val="en-US"/>
          </w:rPr>
          <w:t xml:space="preserve">was therefore allowed </w:t>
        </w:r>
      </w:ins>
      <w:ins w:id="692" w:author="Robbie Parks" w:date="2019-01-22T12:19:00Z">
        <w:r w:rsidR="00C628E2">
          <w:rPr>
            <w:color w:val="000000" w:themeColor="text1"/>
            <w:lang w:val="en-US"/>
          </w:rPr>
          <w:t>to differ for different</w:t>
        </w:r>
      </w:ins>
      <w:ins w:id="693" w:author="Robbie Parks" w:date="2019-01-23T13:50:00Z">
        <w:r w:rsidR="00A45602">
          <w:rPr>
            <w:color w:val="000000" w:themeColor="text1"/>
            <w:lang w:val="en-US"/>
          </w:rPr>
          <w:t xml:space="preserve"> months, types of</w:t>
        </w:r>
      </w:ins>
      <w:ins w:id="694" w:author="Robbie Parks" w:date="2019-01-22T12:19:00Z">
        <w:r w:rsidR="00C628E2">
          <w:rPr>
            <w:color w:val="000000" w:themeColor="text1"/>
            <w:lang w:val="en-US"/>
          </w:rPr>
          <w:t xml:space="preserve"> injur</w:t>
        </w:r>
      </w:ins>
      <w:ins w:id="695" w:author="Robbie Parks" w:date="2019-01-23T13:50:00Z">
        <w:r w:rsidR="00A45602">
          <w:rPr>
            <w:color w:val="000000" w:themeColor="text1"/>
            <w:lang w:val="en-US"/>
          </w:rPr>
          <w:t>y</w:t>
        </w:r>
      </w:ins>
      <w:ins w:id="696" w:author="Robbie Parks" w:date="2019-01-22T12:19:00Z">
        <w:r w:rsidR="00C628E2">
          <w:rPr>
            <w:color w:val="000000" w:themeColor="text1"/>
            <w:lang w:val="en-US"/>
          </w:rPr>
          <w:t>, men and women, and different age groups.</w:t>
        </w:r>
      </w:ins>
      <w:ins w:id="697" w:author="Robbie Parks" w:date="2019-01-22T12:20:00Z">
        <w:r w:rsidR="00D72140">
          <w:rPr>
            <w:color w:val="000000" w:themeColor="text1"/>
            <w:lang w:val="en-US"/>
          </w:rPr>
          <w:t xml:space="preserve"> </w:t>
        </w:r>
      </w:ins>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9C2BC0">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41&lt;/sup&gt;","plainTextFormattedCitation":"41","previouslyFormattedCitation":"&lt;sup&gt;41&lt;/sup&gt;"},"properties":{"noteIndex":0},"schema":"https://github.com/citation-style-language/schema/raw/master/csl-citation.json"}</w:instrText>
      </w:r>
      <w:r w:rsidR="002A16CF">
        <w:rPr>
          <w:color w:val="000000" w:themeColor="text1"/>
          <w:lang w:val="en-US"/>
        </w:rPr>
        <w:fldChar w:fldCharType="separate"/>
      </w:r>
      <w:r w:rsidR="008F546C" w:rsidRPr="008F546C">
        <w:rPr>
          <w:noProof/>
          <w:color w:val="000000" w:themeColor="text1"/>
          <w:vertAlign w:val="superscript"/>
          <w:lang w:val="en-US"/>
        </w:rPr>
        <w:t>41</w:t>
      </w:r>
      <w:r w:rsidR="002A16CF">
        <w:rPr>
          <w:color w:val="000000" w:themeColor="text1"/>
          <w:lang w:val="en-US"/>
        </w:rPr>
        <w:fldChar w:fldCharType="end"/>
      </w:r>
      <w:r w:rsidR="002A16CF">
        <w:rPr>
          <w:color w:val="000000" w:themeColor="text1"/>
          <w:lang w:val="en-US"/>
        </w:rPr>
        <w:t xml:space="preserve"> </w:t>
      </w:r>
      <w:del w:id="698" w:author="Ezzati, Majid" w:date="2019-01-19T21:01:00Z">
        <w:r w:rsidR="006E3D6A" w:rsidDel="00553545">
          <w:rPr>
            <w:color w:val="000000" w:themeColor="text1"/>
            <w:lang w:val="en-US"/>
          </w:rPr>
          <w:delText xml:space="preserve">Our analysis was separate </w:delText>
        </w:r>
      </w:del>
      <w:ins w:id="699" w:author="Ezzati, Majid" w:date="2019-01-19T21:01:00Z">
        <w:del w:id="700" w:author="Robbie Parks" w:date="2019-01-22T12:19:00Z">
          <w:r w:rsidR="00553545" w:rsidDel="00C628E2">
            <w:rPr>
              <w:color w:val="000000" w:themeColor="text1"/>
              <w:lang w:val="en-US"/>
            </w:rPr>
            <w:delText xml:space="preserve">We </w:delText>
          </w:r>
        </w:del>
        <w:del w:id="701" w:author="Robbie Parks" w:date="2019-01-21T18:30:00Z">
          <w:r w:rsidR="00553545" w:rsidDel="00211211">
            <w:rPr>
              <w:color w:val="000000" w:themeColor="text1"/>
              <w:lang w:val="en-US"/>
            </w:rPr>
            <w:delText>analysed</w:delText>
          </w:r>
        </w:del>
        <w:del w:id="702" w:author="Robbie Parks" w:date="2019-01-22T12:19:00Z">
          <w:r w:rsidR="00553545" w:rsidDel="00C628E2">
            <w:rPr>
              <w:color w:val="000000" w:themeColor="text1"/>
              <w:lang w:val="en-US"/>
            </w:rPr>
            <w:delText xml:space="preserve"> each </w:delText>
          </w:r>
        </w:del>
      </w:ins>
      <w:del w:id="703" w:author="Robbie Parks" w:date="2019-01-22T12:19:00Z">
        <w:r w:rsidR="006E3D6A" w:rsidDel="00C628E2">
          <w:rPr>
            <w:color w:val="000000" w:themeColor="text1"/>
            <w:lang w:val="en-US"/>
          </w:rPr>
          <w:delText>by type of injury, age group and sex</w:delText>
        </w:r>
      </w:del>
      <w:ins w:id="704" w:author="Ezzati, Majid" w:date="2019-01-19T21:02:00Z">
        <w:del w:id="705" w:author="Robbie Parks" w:date="2019-01-22T12:19:00Z">
          <w:r w:rsidR="00553545" w:rsidDel="00C628E2">
            <w:rPr>
              <w:color w:val="000000" w:themeColor="text1"/>
              <w:lang w:val="en-US"/>
            </w:rPr>
            <w:delText xml:space="preserve"> separately to allow the role of temperature </w:delText>
          </w:r>
        </w:del>
      </w:ins>
      <w:ins w:id="706" w:author="Ezzati, Majid" w:date="2019-01-19T21:03:00Z">
        <w:del w:id="707" w:author="Robbie Parks" w:date="2019-01-22T12:19:00Z">
          <w:r w:rsidR="00553545" w:rsidDel="00C628E2">
            <w:rPr>
              <w:color w:val="000000" w:themeColor="text1"/>
              <w:lang w:val="en-US"/>
            </w:rPr>
            <w:delText>anomaly</w:delText>
          </w:r>
        </w:del>
      </w:ins>
      <w:ins w:id="708" w:author="Ezzati, Majid" w:date="2019-01-19T21:02:00Z">
        <w:del w:id="709" w:author="Robbie Parks" w:date="2019-01-22T12:19:00Z">
          <w:r w:rsidR="00553545" w:rsidDel="00C628E2">
            <w:rPr>
              <w:color w:val="000000" w:themeColor="text1"/>
              <w:lang w:val="en-US"/>
            </w:rPr>
            <w:delText xml:space="preserve"> </w:delText>
          </w:r>
        </w:del>
      </w:ins>
      <w:ins w:id="710" w:author="Ezzati, Majid" w:date="2019-01-19T21:03:00Z">
        <w:del w:id="711" w:author="Robbie Parks" w:date="2019-01-22T12:19:00Z">
          <w:r w:rsidR="00553545" w:rsidDel="00C628E2">
            <w:rPr>
              <w:color w:val="000000" w:themeColor="text1"/>
              <w:lang w:val="en-US"/>
            </w:rPr>
            <w:delText>to differ for different injuries, men and women, and different age groups</w:delText>
          </w:r>
        </w:del>
      </w:ins>
      <w:del w:id="712" w:author="Robbie Parks" w:date="2019-01-22T12:19:00Z">
        <w:r w:rsidR="006E3D6A" w:rsidDel="00C628E2">
          <w:rPr>
            <w:color w:val="000000" w:themeColor="text1"/>
            <w:lang w:val="en-US"/>
          </w:rPr>
          <w:delText>.</w:delText>
        </w:r>
      </w:del>
    </w:p>
    <w:p w14:paraId="0F49453D" w14:textId="77777777" w:rsidR="00FA3851" w:rsidRPr="00636C9B" w:rsidRDefault="00FA3851" w:rsidP="00FF023E">
      <w:pPr>
        <w:spacing w:line="480" w:lineRule="auto"/>
        <w:jc w:val="both"/>
        <w:outlineLvl w:val="0"/>
        <w:rPr>
          <w:color w:val="000000" w:themeColor="text1"/>
        </w:rPr>
      </w:pPr>
    </w:p>
    <w:p w14:paraId="3CFEB974" w14:textId="15FF95F7" w:rsidR="00701866" w:rsidRDefault="003351F5" w:rsidP="00FF023E">
      <w:pPr>
        <w:spacing w:line="480" w:lineRule="auto"/>
        <w:jc w:val="both"/>
        <w:outlineLvl w:val="0"/>
        <w:rPr>
          <w:ins w:id="713" w:author="Microsoft Office User" w:date="2019-01-21T15:37:00Z"/>
          <w:color w:val="000000" w:themeColor="text1"/>
        </w:rPr>
      </w:pPr>
      <w:r>
        <w:rPr>
          <w:color w:val="000000" w:themeColor="text1"/>
        </w:rPr>
        <w:t xml:space="preserve">We estimated the mortality impact </w:t>
      </w:r>
      <w:ins w:id="714" w:author="Robbie Parks" w:date="2019-01-21T19:32:00Z">
        <w:r w:rsidR="00504C5A">
          <w:rPr>
            <w:color w:val="000000" w:themeColor="text1"/>
          </w:rPr>
          <w:t xml:space="preserve">of </w:t>
        </w:r>
      </w:ins>
      <w:r w:rsidR="004A2FCB">
        <w:rPr>
          <w:color w:val="000000" w:themeColor="text1"/>
        </w:rPr>
        <w:t>a national year-round temperature anomaly</w:t>
      </w:r>
      <w:r>
        <w:t>,</w:t>
      </w:r>
      <w:del w:id="715" w:author="Robbie Parks" w:date="2019-01-22T16:00:00Z">
        <w:r w:rsidDel="004731A0">
          <w:delText xml:space="preserve"> </w:delText>
        </w:r>
      </w:del>
      <w:ins w:id="716" w:author="Robbie Parks" w:date="2019-01-22T15:55:00Z">
        <w:r w:rsidR="00FC4726">
          <w:t xml:space="preserve"> </w:t>
        </w:r>
      </w:ins>
      <w:r>
        <w:t>using the population of the last year in our period of analysis</w:t>
      </w:r>
      <w:ins w:id="717" w:author="Robbie Parks" w:date="2019-01-21T19:40:00Z">
        <w:r w:rsidR="00CB4164">
          <w:t xml:space="preserve">, </w:t>
        </w:r>
      </w:ins>
      <w:del w:id="718" w:author="Robbie Parks" w:date="2019-01-21T19:40:00Z">
        <w:r w:rsidDel="00CB4164">
          <w:delText xml:space="preserve"> (</w:delText>
        </w:r>
      </w:del>
      <w:r>
        <w:t>2016</w:t>
      </w:r>
      <w:ins w:id="719" w:author="Robbie Parks" w:date="2019-01-21T19:40:00Z">
        <w:r w:rsidR="00CB4164">
          <w:t xml:space="preserve"> (Figure 4)</w:t>
        </w:r>
      </w:ins>
      <w:del w:id="720" w:author="Robbie Parks" w:date="2019-01-21T19:40:00Z">
        <w:r w:rsidDel="00CB4164">
          <w:delText>)</w:delText>
        </w:r>
      </w:del>
      <w:r w:rsidRPr="00636C9B">
        <w:rPr>
          <w:color w:val="000000" w:themeColor="text1"/>
        </w:rPr>
        <w:t>.</w:t>
      </w:r>
      <w:del w:id="721" w:author="Robbie Parks" w:date="2019-01-22T15:55:00Z">
        <w:r w:rsidDel="00FC4726">
          <w:rPr>
            <w:color w:val="000000" w:themeColor="text1"/>
          </w:rPr>
          <w:fldChar w:fldCharType="begin" w:fldLock="1"/>
        </w:r>
        <w:r w:rsidR="009C2BC0" w:rsidRPr="00AA2020" w:rsidDel="00FC4726">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13&lt;/sup&gt;","plainTextFormattedCitation":"13","previouslyFormattedCitation":"&lt;sup&gt;13&lt;/sup&gt;"},"properties":{"noteIndex":0},"schema":"https://github.com/citation-style-lang</w:delInstrText>
        </w:r>
        <w:r w:rsidR="009C2BC0" w:rsidRPr="00E8127C" w:rsidDel="00FC4726">
          <w:rPr>
            <w:color w:val="000000" w:themeColor="text1"/>
          </w:rPr>
          <w:delInstrText>uage/schema/raw/master/csl-citation.json"}</w:delInstrText>
        </w:r>
        <w:r w:rsidDel="00FC4726">
          <w:rPr>
            <w:color w:val="000000" w:themeColor="text1"/>
          </w:rPr>
          <w:fldChar w:fldCharType="separate"/>
        </w:r>
        <w:r w:rsidR="008F546C" w:rsidRPr="00AA2020" w:rsidDel="00FC4726">
          <w:rPr>
            <w:noProof/>
            <w:color w:val="000000" w:themeColor="text1"/>
            <w:vertAlign w:val="superscript"/>
          </w:rPr>
          <w:delText>13</w:delText>
        </w:r>
        <w:r w:rsidDel="00FC4726">
          <w:rPr>
            <w:color w:val="000000" w:themeColor="text1"/>
          </w:rPr>
          <w:fldChar w:fldCharType="end"/>
        </w:r>
      </w:del>
      <w:ins w:id="722" w:author="Robbie Parks" w:date="2019-01-21T19:39:00Z">
        <w:r w:rsidR="00CB4164">
          <w:rPr>
            <w:color w:val="000000" w:themeColor="text1"/>
          </w:rPr>
          <w:t xml:space="preserve"> </w:t>
        </w:r>
      </w:ins>
      <w:ins w:id="723" w:author="Robbie Parks" w:date="2019-01-21T19:40:00Z">
        <w:r w:rsidR="001B594D">
          <w:rPr>
            <w:color w:val="000000" w:themeColor="text1"/>
          </w:rPr>
          <w:t>To achieve this</w:t>
        </w:r>
      </w:ins>
      <w:ins w:id="724" w:author="Robbie Parks" w:date="2019-01-21T19:39:00Z">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t>
        </w:r>
      </w:ins>
      <w:ins w:id="725" w:author="Robbie Parks" w:date="2019-01-22T16:01:00Z">
        <w:r w:rsidR="004731A0">
          <w:t xml:space="preserve">realistic </w:t>
        </w:r>
        <w:r w:rsidR="00C3554B">
          <w:t xml:space="preserve">in our lifetimes </w:t>
        </w:r>
        <w:r w:rsidR="004731A0">
          <w:t>under current projections of global climate change,</w:t>
        </w:r>
        <w:r w:rsidR="004731A0">
          <w:rPr>
            <w:color w:val="000000" w:themeColor="text1"/>
          </w:rPr>
          <w:fldChar w:fldCharType="begin" w:fldLock="1"/>
        </w:r>
      </w:ins>
      <w:r w:rsidR="001A4D79">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ins w:id="726" w:author="Robbie Parks" w:date="2019-01-22T16:01:00Z">
        <w:r w:rsidR="004731A0">
          <w:rPr>
            <w:color w:val="000000" w:themeColor="text1"/>
          </w:rPr>
          <w:fldChar w:fldCharType="separate"/>
        </w:r>
      </w:ins>
      <w:r w:rsidR="00B31EA3" w:rsidRPr="00B31EA3">
        <w:rPr>
          <w:noProof/>
          <w:color w:val="000000" w:themeColor="text1"/>
          <w:vertAlign w:val="superscript"/>
        </w:rPr>
        <w:t>15</w:t>
      </w:r>
      <w:ins w:id="727" w:author="Robbie Parks" w:date="2019-01-22T16:01:00Z">
        <w:r w:rsidR="004731A0">
          <w:rPr>
            <w:color w:val="000000" w:themeColor="text1"/>
          </w:rPr>
          <w:fldChar w:fldCharType="end"/>
        </w:r>
        <w:r w:rsidR="004731A0">
          <w:rPr>
            <w:color w:val="000000" w:themeColor="text1"/>
          </w:rPr>
          <w:t xml:space="preserve"> </w:t>
        </w:r>
      </w:ins>
      <w:ins w:id="728" w:author="Robbie Parks" w:date="2019-01-21T19:39:00Z">
        <w:r w:rsidR="00CB4164" w:rsidRPr="00636C9B">
          <w:rPr>
            <w:color w:val="000000" w:themeColor="text1"/>
          </w:rPr>
          <w:t xml:space="preserve">which we summarised by </w:t>
        </w:r>
        <w:r w:rsidR="00CB4164">
          <w:rPr>
            <w:color w:val="000000" w:themeColor="text1"/>
          </w:rPr>
          <w:t>type</w:t>
        </w:r>
        <w:r w:rsidR="00CB4164" w:rsidRPr="00636C9B">
          <w:rPr>
            <w:color w:val="000000" w:themeColor="text1"/>
          </w:rPr>
          <w:t xml:space="preserve"> of injury death, sex and age.</w:t>
        </w:r>
      </w:ins>
    </w:p>
    <w:p w14:paraId="5CCEBD7B" w14:textId="3428A3B9" w:rsidR="003E1C82" w:rsidRDefault="003E1C82" w:rsidP="00FF023E">
      <w:pPr>
        <w:spacing w:line="480" w:lineRule="auto"/>
        <w:jc w:val="both"/>
        <w:outlineLvl w:val="0"/>
        <w:rPr>
          <w:ins w:id="729" w:author="Microsoft Office User" w:date="2019-01-21T15:37:00Z"/>
          <w:color w:val="000000" w:themeColor="text1"/>
        </w:rPr>
      </w:pPr>
    </w:p>
    <w:p w14:paraId="161DC33B" w14:textId="53E6B4F6" w:rsidR="003E1C82" w:rsidRDefault="003E1C82" w:rsidP="00FF023E">
      <w:pPr>
        <w:spacing w:line="480" w:lineRule="auto"/>
        <w:jc w:val="both"/>
        <w:outlineLvl w:val="0"/>
        <w:rPr>
          <w:ins w:id="730" w:author="Microsoft Office User" w:date="2019-01-21T15:37:00Z"/>
          <w:i/>
          <w:color w:val="000000" w:themeColor="text1"/>
        </w:rPr>
      </w:pPr>
      <w:ins w:id="731"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732" w:author="Microsoft Office User" w:date="2019-01-21T15:37:00Z"/>
          <w:i/>
          <w:color w:val="000000" w:themeColor="text1"/>
        </w:rPr>
      </w:pPr>
    </w:p>
    <w:p w14:paraId="307BB3A0" w14:textId="183B5E64" w:rsidR="003E1C82" w:rsidRPr="00542390" w:rsidDel="00B5786D" w:rsidRDefault="003E1C82" w:rsidP="003E1C82">
      <w:pPr>
        <w:spacing w:line="480" w:lineRule="auto"/>
        <w:jc w:val="both"/>
        <w:rPr>
          <w:ins w:id="733" w:author="Microsoft Office User" w:date="2019-01-21T15:37:00Z"/>
          <w:del w:id="734" w:author="Robbie Parks" w:date="2019-01-21T19:40:00Z"/>
        </w:rPr>
      </w:pPr>
      <w:ins w:id="735" w:author="Microsoft Office User" w:date="2019-01-21T15:37:00Z">
        <w:r w:rsidRPr="00EF44EF">
          <w:t xml:space="preserve">We conducted sensitivity analyses to ensure that our results were robust to </w:t>
        </w:r>
        <w:r w:rsidRPr="000921D6">
          <w:t xml:space="preserve">how we measured anomalous </w:t>
        </w:r>
        <w:del w:id="736" w:author="Robbie Parks" w:date="2019-01-23T13:50:00Z">
          <w:r w:rsidRPr="000921D6" w:rsidDel="00D44AB8">
            <w:delText>weather</w:delText>
          </w:r>
        </w:del>
      </w:ins>
      <w:ins w:id="737" w:author="Robbie Parks" w:date="2019-01-23T13:50:00Z">
        <w:r w:rsidR="00D44AB8">
          <w:t>temperature</w:t>
        </w:r>
      </w:ins>
      <w:ins w:id="738" w:author="Microsoft Office User" w:date="2019-01-21T15:37:00Z">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del w:id="739" w:author="Robbie Parks" w:date="2019-01-23T13:50:00Z">
          <w:r w:rsidDel="00FA3C30">
            <w:delText>alternatively did this</w:delText>
          </w:r>
          <w:r w:rsidRPr="00EF44EF" w:rsidDel="00FA3C30">
            <w:delText xml:space="preserve"> based on</w:delText>
          </w:r>
        </w:del>
      </w:ins>
      <w:ins w:id="740" w:author="Robbie Parks" w:date="2019-01-23T13:50:00Z">
        <w:r w:rsidR="00FA3C30">
          <w:t>based these on</w:t>
        </w:r>
      </w:ins>
      <w:ins w:id="741" w:author="Microsoft Office User" w:date="2019-01-21T15:37:00Z">
        <w:r w:rsidRPr="00EF44EF">
          <w:t xml:space="preserve"> daily maxim</w:t>
        </w:r>
      </w:ins>
      <w:ins w:id="742" w:author="Robbie Parks" w:date="2019-01-23T13:50:00Z">
        <w:r w:rsidR="00FA3C30">
          <w:t>a</w:t>
        </w:r>
      </w:ins>
      <w:ins w:id="743" w:author="Microsoft Office User" w:date="2019-01-21T15:37:00Z">
        <w:del w:id="744" w:author="Robbie Parks" w:date="2019-01-23T13:50:00Z">
          <w:r w:rsidRPr="00EF44EF" w:rsidDel="00FA3C30">
            <w:delText>um</w:delText>
          </w:r>
        </w:del>
        <w:r>
          <w:t xml:space="preserve"> and </w:t>
        </w:r>
        <w:r w:rsidRPr="00EF44EF">
          <w:t>minim</w:t>
        </w:r>
      </w:ins>
      <w:ins w:id="745" w:author="Robbie Parks" w:date="2019-01-23T13:50:00Z">
        <w:r w:rsidR="00FA3C30">
          <w:t>a</w:t>
        </w:r>
      </w:ins>
      <w:ins w:id="746" w:author="Microsoft Office User" w:date="2019-01-21T15:37:00Z">
        <w:del w:id="747" w:author="Robbie Parks" w:date="2019-01-23T13:50:00Z">
          <w:r w:rsidRPr="00EF44EF" w:rsidDel="00FA3C30">
            <w:delText>um</w:delText>
          </w:r>
        </w:del>
        <w:r w:rsidRPr="000921D6">
          <w:t>.</w:t>
        </w:r>
        <w:r w:rsidRPr="00D06095">
          <w:t xml:space="preserve"> </w:t>
        </w:r>
      </w:ins>
      <w:ins w:id="748" w:author="Robbie Parks" w:date="2019-01-23T13:50:00Z">
        <w:r w:rsidR="00FA3C30">
          <w:t>T</w:t>
        </w:r>
      </w:ins>
      <w:ins w:id="749" w:author="Microsoft Office User" w:date="2019-01-21T15:37:00Z">
        <w:del w:id="750" w:author="Robbie Parks" w:date="2019-01-23T13:50:00Z">
          <w:r w:rsidRPr="00D06095" w:rsidDel="00FA3C30">
            <w:delText xml:space="preserve">However, </w:delText>
          </w:r>
        </w:del>
      </w:ins>
      <w:ins w:id="751" w:author="Robbie Parks" w:date="2019-01-23T13:50:00Z">
        <w:r w:rsidR="00FA3C30">
          <w:t>hese</w:t>
        </w:r>
      </w:ins>
      <w:ins w:id="752" w:author="Microsoft Office User" w:date="2019-01-21T15:37:00Z">
        <w:del w:id="753" w:author="Robbie Parks" w:date="2019-01-23T13:50:00Z">
          <w:r w:rsidRPr="00D06095" w:rsidDel="00FA3C30">
            <w:delText>these</w:delText>
          </w:r>
        </w:del>
        <w:r w:rsidRPr="00D06095">
          <w:t xml:space="preserve"> measures</w:t>
        </w:r>
      </w:ins>
      <w:ins w:id="754" w:author="Robbie Parks" w:date="2019-01-23T13:50:00Z">
        <w:r w:rsidR="00FA3C30">
          <w:t>, not presented here,</w:t>
        </w:r>
      </w:ins>
      <w:ins w:id="755" w:author="Microsoft Office User" w:date="2019-01-21T15:37:00Z">
        <w:r w:rsidRPr="00D06095">
          <w:t xml:space="preserve"> </w:t>
        </w:r>
        <w:r>
          <w:t>were strongly correlated</w:t>
        </w:r>
        <w:r w:rsidRPr="00EF44EF">
          <w:t xml:space="preserve"> to those</w:t>
        </w:r>
        <w:r w:rsidRPr="003017A9">
          <w:t xml:space="preserve"> generated</w:t>
        </w:r>
        <w:r w:rsidRPr="00EF44EF">
          <w:t xml:space="preserve"> from daily mean</w:t>
        </w:r>
        <w:r>
          <w:t>s</w:t>
        </w:r>
        <w:del w:id="756" w:author="Robbie Parks" w:date="2019-01-23T13:50:00Z">
          <w:r w:rsidRPr="00EF44EF" w:rsidDel="00FA3C30">
            <w:delText xml:space="preserve"> and are not presented here</w:delText>
          </w:r>
        </w:del>
        <w:r w:rsidRPr="00EF44EF">
          <w:t xml:space="preserve">. </w:t>
        </w:r>
        <w:del w:id="757" w:author="Robbie Parks" w:date="2019-01-23T13:51:00Z">
          <w:r w:rsidRPr="00052DDD" w:rsidDel="00FA3C30">
            <w:delText xml:space="preserve">Similarly, when including </w:delText>
          </w:r>
        </w:del>
      </w:ins>
      <w:ins w:id="758" w:author="Robbie Parks" w:date="2019-01-23T13:51:00Z">
        <w:r w:rsidR="00FA3C30">
          <w:t xml:space="preserve">We also included </w:t>
        </w:r>
      </w:ins>
      <w:ins w:id="759" w:author="Microsoft Office User" w:date="2019-01-21T15:37:00Z">
        <w:r w:rsidRPr="00052DDD">
          <w:t xml:space="preserve">more than one temperature </w:t>
        </w:r>
        <w:r>
          <w:t>summary</w:t>
        </w:r>
        <w:r w:rsidRPr="00052DDD">
          <w:t xml:space="preserve"> in the model</w:t>
        </w:r>
        <w:r>
          <w:t>,</w:t>
        </w:r>
        <w:r w:rsidRPr="00052DDD">
          <w:t xml:space="preserve"> such as </w:t>
        </w:r>
        <w:del w:id="760" w:author="Robbie Parks" w:date="2019-01-23T13:51:00Z">
          <w:r w:rsidDel="00FA3C30">
            <w:delText xml:space="preserve">adding the </w:delText>
          </w:r>
        </w:del>
        <w:r>
          <w:t xml:space="preserve">monthly temperature </w:t>
        </w:r>
        <w:r w:rsidRPr="00052DDD">
          <w:t>standard deviation</w:t>
        </w:r>
      </w:ins>
      <w:ins w:id="761" w:author="Robbie Parks" w:date="2019-01-23T13:51:00Z">
        <w:r w:rsidR="00FA3C30">
          <w:t xml:space="preserve"> or</w:t>
        </w:r>
      </w:ins>
      <w:ins w:id="762" w:author="Microsoft Office User" w:date="2019-01-21T15:37:00Z">
        <w:del w:id="763" w:author="Robbie Parks" w:date="2019-01-23T13:51:00Z">
          <w:r w:rsidRPr="00052DDD" w:rsidDel="00FA3C30">
            <w:delText>;</w:delText>
          </w:r>
        </w:del>
        <w:r w:rsidRPr="00052DDD">
          <w:t xml:space="preserve"> heat wave measures, including the number of days in a month (adjusted for length of month) above the 90</w:t>
        </w:r>
        <w:r w:rsidRPr="00052DDD">
          <w:rPr>
            <w:vertAlign w:val="superscript"/>
          </w:rPr>
          <w:t>th</w:t>
        </w:r>
        <w:r w:rsidRPr="00052DDD">
          <w:t xml:space="preserve"> percentile or above an absolute threshold of 30°C</w:t>
        </w:r>
      </w:ins>
      <w:ins w:id="764" w:author="Robbie Parks" w:date="2019-01-23T13:52:00Z">
        <w:r w:rsidR="00FA3C30">
          <w:t>.</w:t>
        </w:r>
      </w:ins>
      <w:ins w:id="765" w:author="Microsoft Office User" w:date="2019-01-21T15:37:00Z">
        <w:del w:id="766" w:author="Robbie Parks" w:date="2019-01-23T13:52:00Z">
          <w:r w:rsidRPr="00052DDD" w:rsidDel="00FA3C30">
            <w:delText>;</w:delText>
          </w:r>
        </w:del>
        <w:r w:rsidRPr="00052DDD">
          <w:t xml:space="preserve"> </w:t>
        </w:r>
      </w:ins>
      <w:ins w:id="767" w:author="Robbie Parks" w:date="2019-01-23T13:52:00Z">
        <w:r w:rsidR="00FA3C30">
          <w:t>T</w:t>
        </w:r>
      </w:ins>
      <w:ins w:id="768" w:author="Microsoft Office User" w:date="2019-01-21T15:37:00Z">
        <w:del w:id="769" w:author="Robbie Parks" w:date="2019-01-23T13:52:00Z">
          <w:r w:rsidRPr="00052DDD" w:rsidDel="00FA3C30">
            <w:delText>t</w:delText>
          </w:r>
        </w:del>
        <w:r w:rsidRPr="00052DDD">
          <w:t xml:space="preserve">he </w:t>
        </w:r>
        <w:r w:rsidRPr="00052DDD">
          <w:lastRenderedPageBreak/>
          <w:t xml:space="preserve">additional deaths result remained similar to the single variable model, </w:t>
        </w:r>
      </w:ins>
      <w:ins w:id="770" w:author="Robbie Parks" w:date="2019-01-23T13:52:00Z">
        <w:r w:rsidR="00FA3C30">
          <w:t xml:space="preserve">similarly </w:t>
        </w:r>
      </w:ins>
      <w:ins w:id="771" w:author="Microsoft Office User" w:date="2019-01-21T15:37:00Z">
        <w:r w:rsidRPr="00052DDD">
          <w:t>due to the collinearity of other measures with mean monthly temperature.</w:t>
        </w:r>
        <w:r>
          <w:t xml:space="preserve"> </w:t>
        </w:r>
      </w:ins>
    </w:p>
    <w:p w14:paraId="71A1733B" w14:textId="77777777" w:rsidR="003E1C82" w:rsidRPr="003E1C82" w:rsidRDefault="003E1C82">
      <w:pPr>
        <w:spacing w:line="480" w:lineRule="auto"/>
        <w:jc w:val="both"/>
        <w:rPr>
          <w:i/>
          <w:color w:val="000000" w:themeColor="text1"/>
        </w:rPr>
        <w:pPrChange w:id="772" w:author="Robbie Parks" w:date="2019-01-21T19:40:00Z">
          <w:pPr>
            <w:spacing w:line="480" w:lineRule="auto"/>
            <w:jc w:val="both"/>
            <w:outlineLvl w:val="0"/>
          </w:pPr>
        </w:pPrChange>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65429554"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ins w:id="773" w:author="Robbie Parks" w:date="2019-01-22T16:01:00Z">
        <w:r w:rsidR="008325CD">
          <w:t xml:space="preserve">, </w:t>
        </w:r>
      </w:ins>
      <w:del w:id="774" w:author="Robbie Parks" w:date="2019-01-22T16:01:00Z">
        <w:r w:rsidR="00C8394A" w:rsidRPr="00636C9B" w:rsidDel="008325CD">
          <w:delText xml:space="preserve"> and </w:delText>
        </w:r>
      </w:del>
      <w:r w:rsidR="00C8394A" w:rsidRPr="00636C9B">
        <w:t>HTW</w:t>
      </w:r>
      <w:ins w:id="775" w:author="Robbie Parks" w:date="2019-01-22T16:01:00Z">
        <w:r w:rsidR="008325CD">
          <w:t xml:space="preserve"> and RT</w:t>
        </w:r>
      </w:ins>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0636C395" w14:textId="70EFDAC5" w:rsidR="001A4D79" w:rsidRPr="001A4D79" w:rsidRDefault="00A55581" w:rsidP="001A4D79">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1A4D79" w:rsidRPr="001A4D79">
        <w:rPr>
          <w:noProof/>
          <w:lang w:val="en-US"/>
        </w:rPr>
        <w:t>1.</w:t>
      </w:r>
      <w:r w:rsidR="001A4D79" w:rsidRPr="001A4D79">
        <w:rPr>
          <w:noProof/>
          <w:lang w:val="en-US"/>
        </w:rPr>
        <w:tab/>
        <w:t xml:space="preserve">Watts, N. </w:t>
      </w:r>
      <w:r w:rsidR="001A4D79" w:rsidRPr="001A4D79">
        <w:rPr>
          <w:i/>
          <w:iCs/>
          <w:noProof/>
          <w:lang w:val="en-US"/>
        </w:rPr>
        <w:t>et al.</w:t>
      </w:r>
      <w:r w:rsidR="001A4D79" w:rsidRPr="001A4D79">
        <w:rPr>
          <w:noProof/>
          <w:lang w:val="en-US"/>
        </w:rPr>
        <w:t xml:space="preserve"> The 2018 report of the Lancet Countdown on health and climate change: shaping health of nations for centuries to come. </w:t>
      </w:r>
      <w:r w:rsidR="001A4D79" w:rsidRPr="001A4D79">
        <w:rPr>
          <w:i/>
          <w:iCs/>
          <w:noProof/>
          <w:lang w:val="en-US"/>
        </w:rPr>
        <w:t>Lancet</w:t>
      </w:r>
      <w:r w:rsidR="001A4D79" w:rsidRPr="001A4D79">
        <w:rPr>
          <w:noProof/>
          <w:lang w:val="en-US"/>
        </w:rPr>
        <w:t xml:space="preserve"> </w:t>
      </w:r>
      <w:r w:rsidR="001A4D79" w:rsidRPr="001A4D79">
        <w:rPr>
          <w:b/>
          <w:bCs/>
          <w:noProof/>
          <w:lang w:val="en-US"/>
        </w:rPr>
        <w:t>6736,</w:t>
      </w:r>
      <w:r w:rsidR="001A4D79" w:rsidRPr="001A4D79">
        <w:rPr>
          <w:noProof/>
          <w:lang w:val="en-US"/>
        </w:rPr>
        <w:t xml:space="preserve"> 1–4 (2018).</w:t>
      </w:r>
    </w:p>
    <w:p w14:paraId="7DF9D58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w:t>
      </w:r>
      <w:r w:rsidRPr="001A4D79">
        <w:rPr>
          <w:noProof/>
          <w:lang w:val="en-US"/>
        </w:rPr>
        <w:tab/>
        <w:t xml:space="preserve">McMichael, A. J., Woodruff, R. E. &amp; Hales, S. Climate change and human health: Present and future risks. </w:t>
      </w:r>
      <w:r w:rsidRPr="001A4D79">
        <w:rPr>
          <w:i/>
          <w:iCs/>
          <w:noProof/>
          <w:lang w:val="en-US"/>
        </w:rPr>
        <w:t>Lancet</w:t>
      </w:r>
      <w:r w:rsidRPr="001A4D79">
        <w:rPr>
          <w:noProof/>
          <w:lang w:val="en-US"/>
        </w:rPr>
        <w:t xml:space="preserve"> (2006). doi:10.1016/S0140-6736(06)68079-3</w:t>
      </w:r>
    </w:p>
    <w:p w14:paraId="7481E1A0"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w:t>
      </w:r>
      <w:r w:rsidRPr="001A4D79">
        <w:rPr>
          <w:noProof/>
          <w:lang w:val="en-US"/>
        </w:rPr>
        <w:tab/>
        <w:t xml:space="preserve">Huang, C. </w:t>
      </w:r>
      <w:r w:rsidRPr="001A4D79">
        <w:rPr>
          <w:i/>
          <w:iCs/>
          <w:noProof/>
          <w:lang w:val="en-US"/>
        </w:rPr>
        <w:t>et al.</w:t>
      </w:r>
      <w:r w:rsidRPr="001A4D79">
        <w:rPr>
          <w:noProof/>
          <w:lang w:val="en-US"/>
        </w:rPr>
        <w:t xml:space="preserve"> Projecting Future heat-related mortality under climate change scenarios: A systematic review. </w:t>
      </w:r>
      <w:r w:rsidRPr="001A4D79">
        <w:rPr>
          <w:i/>
          <w:iCs/>
          <w:noProof/>
          <w:lang w:val="en-US"/>
        </w:rPr>
        <w:t>Environmental Health Perspectives</w:t>
      </w:r>
      <w:r w:rsidRPr="001A4D79">
        <w:rPr>
          <w:noProof/>
          <w:lang w:val="en-US"/>
        </w:rPr>
        <w:t xml:space="preserve"> (2011). doi:10.1289/ehp.1103456</w:t>
      </w:r>
    </w:p>
    <w:p w14:paraId="35B9B6E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4.</w:t>
      </w:r>
      <w:r w:rsidRPr="001A4D79">
        <w:rPr>
          <w:noProof/>
          <w:lang w:val="en-US"/>
        </w:rPr>
        <w:tab/>
        <w:t xml:space="preserve">Gasparrini, A. </w:t>
      </w:r>
      <w:r w:rsidRPr="001A4D79">
        <w:rPr>
          <w:i/>
          <w:iCs/>
          <w:noProof/>
          <w:lang w:val="en-US"/>
        </w:rPr>
        <w:t>et al.</w:t>
      </w:r>
      <w:r w:rsidRPr="001A4D79">
        <w:rPr>
          <w:noProof/>
          <w:lang w:val="en-US"/>
        </w:rPr>
        <w:t xml:space="preserve"> Projections of temperature-related excess mortality under climate change scenarios. </w:t>
      </w:r>
      <w:r w:rsidRPr="001A4D79">
        <w:rPr>
          <w:i/>
          <w:iCs/>
          <w:noProof/>
          <w:lang w:val="en-US"/>
        </w:rPr>
        <w:t>Lancet Planet. Heal.</w:t>
      </w:r>
      <w:r w:rsidRPr="001A4D79">
        <w:rPr>
          <w:noProof/>
          <w:lang w:val="en-US"/>
        </w:rPr>
        <w:t xml:space="preserve"> (2017). doi:10.1016/S2542-5196(17)30156-0</w:t>
      </w:r>
    </w:p>
    <w:p w14:paraId="30A9A40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5.</w:t>
      </w:r>
      <w:r w:rsidRPr="001A4D79">
        <w:rPr>
          <w:noProof/>
          <w:lang w:val="en-US"/>
        </w:rPr>
        <w:tab/>
        <w:t xml:space="preserve">Smith, K. R. </w:t>
      </w:r>
      <w:r w:rsidRPr="001A4D79">
        <w:rPr>
          <w:i/>
          <w:iCs/>
          <w:noProof/>
          <w:lang w:val="en-US"/>
        </w:rPr>
        <w:t>et al.</w:t>
      </w:r>
      <w:r w:rsidRPr="001A4D79">
        <w:rPr>
          <w:noProof/>
          <w:lang w:val="en-US"/>
        </w:rPr>
        <w:t xml:space="preserve"> Human health: Impacts, adaptation, and co-benefits. in </w:t>
      </w:r>
      <w:r w:rsidRPr="001A4D79">
        <w:rPr>
          <w:i/>
          <w:iCs/>
          <w:noProof/>
          <w:lang w:val="en-US"/>
        </w:rPr>
        <w:t>Climate Change 2014 Impacts, Adaptation and Vulnerability: Part A: Global and Sectoral Aspects</w:t>
      </w:r>
      <w:r w:rsidRPr="001A4D79">
        <w:rPr>
          <w:noProof/>
          <w:lang w:val="en-US"/>
        </w:rPr>
        <w:t xml:space="preserve"> (2015). doi:10.1017/CBO9781107415379.016</w:t>
      </w:r>
    </w:p>
    <w:p w14:paraId="7706E65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6.</w:t>
      </w:r>
      <w:r w:rsidRPr="001A4D79">
        <w:rPr>
          <w:noProof/>
          <w:lang w:val="en-US"/>
        </w:rPr>
        <w:tab/>
        <w:t xml:space="preserve">Burke, M. </w:t>
      </w:r>
      <w:r w:rsidRPr="001A4D79">
        <w:rPr>
          <w:i/>
          <w:iCs/>
          <w:noProof/>
          <w:lang w:val="en-US"/>
        </w:rPr>
        <w:t>et al.</w:t>
      </w:r>
      <w:r w:rsidRPr="001A4D79">
        <w:rPr>
          <w:noProof/>
          <w:lang w:val="en-US"/>
        </w:rPr>
        <w:t xml:space="preserve"> Higher temperatures increase suicide rates in the United States and Mexico. </w:t>
      </w:r>
      <w:r w:rsidRPr="001A4D79">
        <w:rPr>
          <w:i/>
          <w:iCs/>
          <w:noProof/>
          <w:lang w:val="en-US"/>
        </w:rPr>
        <w:t>Nat. Clim. Chang.</w:t>
      </w:r>
      <w:r w:rsidRPr="001A4D79">
        <w:rPr>
          <w:noProof/>
          <w:lang w:val="en-US"/>
        </w:rPr>
        <w:t xml:space="preserve"> (2018). doi:10.1038/s41558-018-0222-x</w:t>
      </w:r>
    </w:p>
    <w:p w14:paraId="5EBFF8E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7.</w:t>
      </w:r>
      <w:r w:rsidRPr="001A4D79">
        <w:rPr>
          <w:noProof/>
          <w:lang w:val="en-US"/>
        </w:rPr>
        <w:tab/>
        <w:t xml:space="preserve">Rey, G. </w:t>
      </w:r>
      <w:r w:rsidRPr="001A4D79">
        <w:rPr>
          <w:i/>
          <w:iCs/>
          <w:noProof/>
          <w:lang w:val="en-US"/>
        </w:rPr>
        <w:t>et al.</w:t>
      </w:r>
      <w:r w:rsidRPr="001A4D79">
        <w:rPr>
          <w:noProof/>
          <w:lang w:val="en-US"/>
        </w:rPr>
        <w:t xml:space="preserve"> The impact of major heat waves on all-cause and cause-specific mortality in France from 1971 to 2003. </w:t>
      </w:r>
      <w:r w:rsidRPr="001A4D79">
        <w:rPr>
          <w:i/>
          <w:iCs/>
          <w:noProof/>
          <w:lang w:val="en-US"/>
        </w:rPr>
        <w:t>Int. Arch. Occup. Environ. Health</w:t>
      </w:r>
      <w:r w:rsidRPr="001A4D79">
        <w:rPr>
          <w:noProof/>
          <w:lang w:val="en-US"/>
        </w:rPr>
        <w:t xml:space="preserve"> (2007). doi:10.1007/s00420-007-0173-4</w:t>
      </w:r>
    </w:p>
    <w:p w14:paraId="05BD0A58"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8.</w:t>
      </w:r>
      <w:r w:rsidRPr="001A4D79">
        <w:rPr>
          <w:noProof/>
          <w:lang w:val="en-US"/>
        </w:rPr>
        <w:tab/>
        <w:t xml:space="preserve">Orru, H. &amp; Åström, D. O. Increases in external cause mortality due to high and low temperatures: evidence from northeastern Europe. </w:t>
      </w:r>
      <w:r w:rsidRPr="001A4D79">
        <w:rPr>
          <w:i/>
          <w:iCs/>
          <w:noProof/>
          <w:lang w:val="en-US"/>
        </w:rPr>
        <w:t>Int. J. Biometeorol.</w:t>
      </w:r>
      <w:r w:rsidRPr="001A4D79">
        <w:rPr>
          <w:noProof/>
          <w:lang w:val="en-US"/>
        </w:rPr>
        <w:t xml:space="preserve"> (2017). doi:10.1007/s00484-016-1270-4</w:t>
      </w:r>
    </w:p>
    <w:p w14:paraId="4042839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9.</w:t>
      </w:r>
      <w:r w:rsidRPr="001A4D79">
        <w:rPr>
          <w:noProof/>
          <w:lang w:val="en-US"/>
        </w:rPr>
        <w:tab/>
        <w:t xml:space="preserve">Parks, R. M., Bennett, J. E., Foreman, K. J., Toumi, R. &amp; Ezzati, M. National and regional seasonal dynamics of all-cause and cause-specific mortality in the USA from 1980 to 2016. </w:t>
      </w:r>
      <w:r w:rsidRPr="001A4D79">
        <w:rPr>
          <w:i/>
          <w:iCs/>
          <w:noProof/>
          <w:lang w:val="en-US"/>
        </w:rPr>
        <w:t>Elife</w:t>
      </w:r>
      <w:r w:rsidRPr="001A4D79">
        <w:rPr>
          <w:noProof/>
          <w:lang w:val="en-US"/>
        </w:rPr>
        <w:t xml:space="preserve"> </w:t>
      </w:r>
      <w:r w:rsidRPr="001A4D79">
        <w:rPr>
          <w:b/>
          <w:bCs/>
          <w:noProof/>
          <w:lang w:val="en-US"/>
        </w:rPr>
        <w:t>7,</w:t>
      </w:r>
      <w:r w:rsidRPr="001A4D79">
        <w:rPr>
          <w:noProof/>
          <w:lang w:val="en-US"/>
        </w:rPr>
        <w:t xml:space="preserve"> (2018).</w:t>
      </w:r>
    </w:p>
    <w:p w14:paraId="52BE5B5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10.</w:t>
      </w:r>
      <w:r w:rsidRPr="001A4D79">
        <w:rPr>
          <w:noProof/>
          <w:lang w:val="en-US"/>
        </w:rPr>
        <w:tab/>
        <w:t xml:space="preserve">Rau, R. Seasonality in Human Mortality.  A Demographic Approach. </w:t>
      </w:r>
      <w:r w:rsidRPr="001A4D79">
        <w:rPr>
          <w:i/>
          <w:iCs/>
          <w:noProof/>
          <w:lang w:val="en-US"/>
        </w:rPr>
        <w:t>Wirtschafts- und Sozialwissenschaftlichen Fak.</w:t>
      </w:r>
      <w:r w:rsidRPr="001A4D79">
        <w:rPr>
          <w:noProof/>
          <w:lang w:val="en-US"/>
        </w:rPr>
        <w:t xml:space="preserve"> </w:t>
      </w:r>
      <w:r w:rsidRPr="001A4D79">
        <w:rPr>
          <w:b/>
          <w:bCs/>
          <w:noProof/>
          <w:lang w:val="en-US"/>
        </w:rPr>
        <w:t>PhD,</w:t>
      </w:r>
      <w:r w:rsidRPr="001A4D79">
        <w:rPr>
          <w:noProof/>
          <w:lang w:val="en-US"/>
        </w:rPr>
        <w:t xml:space="preserve"> 361 (2004).</w:t>
      </w:r>
    </w:p>
    <w:p w14:paraId="6BC2261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11.</w:t>
      </w:r>
      <w:r w:rsidRPr="001A4D79">
        <w:rPr>
          <w:noProof/>
          <w:lang w:val="en-US"/>
        </w:rPr>
        <w:tab/>
        <w:t xml:space="preserve">Shi, L., Kloog, I., Zanobetti, A., Liu, P. &amp; Schwartz, J. D. Impacts of temperature and its variability on mortality in New England. </w:t>
      </w:r>
      <w:r w:rsidRPr="001A4D79">
        <w:rPr>
          <w:i/>
          <w:iCs/>
          <w:noProof/>
          <w:lang w:val="en-US"/>
        </w:rPr>
        <w:t>Nat. Clim. Chang.</w:t>
      </w:r>
      <w:r w:rsidRPr="001A4D79">
        <w:rPr>
          <w:noProof/>
          <w:lang w:val="en-US"/>
        </w:rPr>
        <w:t xml:space="preserve"> </w:t>
      </w:r>
      <w:r w:rsidRPr="001A4D79">
        <w:rPr>
          <w:b/>
          <w:bCs/>
          <w:noProof/>
          <w:lang w:val="en-US"/>
        </w:rPr>
        <w:t>5,</w:t>
      </w:r>
      <w:r w:rsidRPr="001A4D79">
        <w:rPr>
          <w:noProof/>
          <w:lang w:val="en-US"/>
        </w:rPr>
        <w:t xml:space="preserve"> 988–991 (2015).</w:t>
      </w:r>
    </w:p>
    <w:p w14:paraId="123D11C3"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12.</w:t>
      </w:r>
      <w:r w:rsidRPr="001A4D79">
        <w:rPr>
          <w:noProof/>
          <w:lang w:val="en-US"/>
        </w:rPr>
        <w:tab/>
        <w:t xml:space="preserve">Gasparrini, A. </w:t>
      </w:r>
      <w:r w:rsidRPr="001A4D79">
        <w:rPr>
          <w:i/>
          <w:iCs/>
          <w:noProof/>
          <w:lang w:val="en-US"/>
        </w:rPr>
        <w:t>et al.</w:t>
      </w:r>
      <w:r w:rsidRPr="001A4D79">
        <w:rPr>
          <w:noProof/>
          <w:lang w:val="en-US"/>
        </w:rPr>
        <w:t xml:space="preserve"> Mortality risk attributable to high and low ambient temperature: A multicountry observational study. </w:t>
      </w:r>
      <w:r w:rsidRPr="001A4D79">
        <w:rPr>
          <w:i/>
          <w:iCs/>
          <w:noProof/>
          <w:lang w:val="en-US"/>
        </w:rPr>
        <w:t>Lancet</w:t>
      </w:r>
      <w:r w:rsidRPr="001A4D79">
        <w:rPr>
          <w:noProof/>
          <w:lang w:val="en-US"/>
        </w:rPr>
        <w:t xml:space="preserve"> </w:t>
      </w:r>
      <w:r w:rsidRPr="001A4D79">
        <w:rPr>
          <w:b/>
          <w:bCs/>
          <w:noProof/>
          <w:lang w:val="en-US"/>
        </w:rPr>
        <w:t>386,</w:t>
      </w:r>
      <w:r w:rsidRPr="001A4D79">
        <w:rPr>
          <w:noProof/>
          <w:lang w:val="en-US"/>
        </w:rPr>
        <w:t xml:space="preserve"> 369–375 (2015).</w:t>
      </w:r>
    </w:p>
    <w:p w14:paraId="4BDF169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13.</w:t>
      </w:r>
      <w:r w:rsidRPr="001A4D79">
        <w:rPr>
          <w:noProof/>
          <w:lang w:val="en-US"/>
        </w:rPr>
        <w:tab/>
        <w:t xml:space="preserve">Ye, X. </w:t>
      </w:r>
      <w:r w:rsidRPr="001A4D79">
        <w:rPr>
          <w:i/>
          <w:iCs/>
          <w:noProof/>
          <w:lang w:val="en-US"/>
        </w:rPr>
        <w:t>et al.</w:t>
      </w:r>
      <w:r w:rsidRPr="001A4D79">
        <w:rPr>
          <w:noProof/>
          <w:lang w:val="en-US"/>
        </w:rPr>
        <w:t xml:space="preserve"> Ambient temperature and morbidity: a review of epidemiological evidence. </w:t>
      </w:r>
      <w:r w:rsidRPr="001A4D79">
        <w:rPr>
          <w:i/>
          <w:iCs/>
          <w:noProof/>
          <w:lang w:val="en-US"/>
        </w:rPr>
        <w:t>Environ. Health Perspect.</w:t>
      </w:r>
      <w:r w:rsidRPr="001A4D79">
        <w:rPr>
          <w:noProof/>
          <w:lang w:val="en-US"/>
        </w:rPr>
        <w:t xml:space="preserve"> </w:t>
      </w:r>
      <w:r w:rsidRPr="001A4D79">
        <w:rPr>
          <w:b/>
          <w:bCs/>
          <w:noProof/>
          <w:lang w:val="en-US"/>
        </w:rPr>
        <w:t>120,</w:t>
      </w:r>
      <w:r w:rsidRPr="001A4D79">
        <w:rPr>
          <w:noProof/>
          <w:lang w:val="en-US"/>
        </w:rPr>
        <w:t xml:space="preserve"> 19–28 (2012).</w:t>
      </w:r>
    </w:p>
    <w:p w14:paraId="48738EC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14.</w:t>
      </w:r>
      <w:r w:rsidRPr="001A4D79">
        <w:rPr>
          <w:noProof/>
          <w:lang w:val="en-US"/>
        </w:rPr>
        <w:tab/>
        <w:t xml:space="preserve">Basu, R. High ambient temperature and mortality: A review of epidemiologic studies from 2001 to 2008. </w:t>
      </w:r>
      <w:r w:rsidRPr="001A4D79">
        <w:rPr>
          <w:i/>
          <w:iCs/>
          <w:noProof/>
          <w:lang w:val="en-US"/>
        </w:rPr>
        <w:t>Environ. Heal. A Glob. Access Sci. Source</w:t>
      </w:r>
      <w:r w:rsidRPr="001A4D79">
        <w:rPr>
          <w:noProof/>
          <w:lang w:val="en-US"/>
        </w:rPr>
        <w:t xml:space="preserve"> </w:t>
      </w:r>
      <w:r w:rsidRPr="001A4D79">
        <w:rPr>
          <w:b/>
          <w:bCs/>
          <w:noProof/>
          <w:lang w:val="en-US"/>
        </w:rPr>
        <w:t>8,</w:t>
      </w:r>
      <w:r w:rsidRPr="001A4D79">
        <w:rPr>
          <w:noProof/>
          <w:lang w:val="en-US"/>
        </w:rPr>
        <w:t xml:space="preserve"> 40 (2009).</w:t>
      </w:r>
    </w:p>
    <w:p w14:paraId="1438566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15.</w:t>
      </w:r>
      <w:r w:rsidRPr="001A4D79">
        <w:rPr>
          <w:noProof/>
          <w:lang w:val="en-US"/>
        </w:rPr>
        <w:tab/>
        <w:t>IPCC. IPCC special report on the impacts of global warming of 1.5 °C - Summary for policy makers. (2018).</w:t>
      </w:r>
    </w:p>
    <w:p w14:paraId="5057BAE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16.</w:t>
      </w:r>
      <w:r w:rsidRPr="001A4D79">
        <w:rPr>
          <w:noProof/>
          <w:lang w:val="en-US"/>
        </w:rPr>
        <w:tab/>
        <w:t xml:space="preserve">Xu, J. Unintentional drowning deaths in the United States, 1999-2010. </w:t>
      </w:r>
      <w:r w:rsidRPr="001A4D79">
        <w:rPr>
          <w:i/>
          <w:iCs/>
          <w:noProof/>
          <w:lang w:val="en-US"/>
        </w:rPr>
        <w:t>NCHS Data Brief</w:t>
      </w:r>
      <w:r w:rsidRPr="001A4D79">
        <w:rPr>
          <w:noProof/>
          <w:lang w:val="en-US"/>
        </w:rPr>
        <w:t xml:space="preserve"> (2014).</w:t>
      </w:r>
    </w:p>
    <w:p w14:paraId="50A9478B"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17.</w:t>
      </w:r>
      <w:r w:rsidRPr="001A4D79">
        <w:rPr>
          <w:noProof/>
          <w:lang w:val="en-US"/>
        </w:rPr>
        <w:tab/>
        <w:t xml:space="preserve">Ambrose, A. F., Paul, G. &amp; Hausdorff, J. M. Risk factors for falls among older adults: A review of the literature. </w:t>
      </w:r>
      <w:r w:rsidRPr="001A4D79">
        <w:rPr>
          <w:i/>
          <w:iCs/>
          <w:noProof/>
          <w:lang w:val="en-US"/>
        </w:rPr>
        <w:t>Maturitas</w:t>
      </w:r>
      <w:r w:rsidRPr="001A4D79">
        <w:rPr>
          <w:noProof/>
          <w:lang w:val="en-US"/>
        </w:rPr>
        <w:t xml:space="preserve"> (2013). doi:10.1016/j.maturitas.2013.02.009</w:t>
      </w:r>
    </w:p>
    <w:p w14:paraId="092A785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18.</w:t>
      </w:r>
      <w:r w:rsidRPr="001A4D79">
        <w:rPr>
          <w:noProof/>
          <w:lang w:val="en-US"/>
        </w:rPr>
        <w:tab/>
        <w:t xml:space="preserve">Bobb, J. F. </w:t>
      </w:r>
      <w:r w:rsidRPr="001A4D79">
        <w:rPr>
          <w:i/>
          <w:iCs/>
          <w:noProof/>
          <w:lang w:val="en-US"/>
        </w:rPr>
        <w:t>et al.</w:t>
      </w:r>
      <w:r w:rsidRPr="001A4D79">
        <w:rPr>
          <w:noProof/>
          <w:lang w:val="en-US"/>
        </w:rPr>
        <w:t xml:space="preserve"> Time-Course of Cause-Specific Hospital Admissions During Snowstorms : An Analysis of Electronic Medical Records From Major Hospitals in Boston, Massachusetts. </w:t>
      </w:r>
      <w:r w:rsidRPr="001A4D79">
        <w:rPr>
          <w:i/>
          <w:iCs/>
          <w:noProof/>
          <w:lang w:val="en-US"/>
        </w:rPr>
        <w:t>Am. J. Epidemiol.</w:t>
      </w:r>
      <w:r w:rsidRPr="001A4D79">
        <w:rPr>
          <w:noProof/>
          <w:lang w:val="en-US"/>
        </w:rPr>
        <w:t xml:space="preserve"> </w:t>
      </w:r>
      <w:r w:rsidRPr="001A4D79">
        <w:rPr>
          <w:b/>
          <w:bCs/>
          <w:noProof/>
          <w:lang w:val="en-US"/>
        </w:rPr>
        <w:t>185,</w:t>
      </w:r>
      <w:r w:rsidRPr="001A4D79">
        <w:rPr>
          <w:noProof/>
          <w:lang w:val="en-US"/>
        </w:rPr>
        <w:t xml:space="preserve"> 283–294 (2017).</w:t>
      </w:r>
    </w:p>
    <w:p w14:paraId="3D584B9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19.</w:t>
      </w:r>
      <w:r w:rsidRPr="001A4D79">
        <w:rPr>
          <w:noProof/>
          <w:lang w:val="en-US"/>
        </w:rPr>
        <w:tab/>
        <w:t xml:space="preserve">Kelsey, J. L. </w:t>
      </w:r>
      <w:r w:rsidRPr="001A4D79">
        <w:rPr>
          <w:i/>
          <w:iCs/>
          <w:noProof/>
          <w:lang w:val="en-US"/>
        </w:rPr>
        <w:t>et al.</w:t>
      </w:r>
      <w:r w:rsidRPr="001A4D79">
        <w:rPr>
          <w:noProof/>
          <w:lang w:val="en-US"/>
        </w:rPr>
        <w:t xml:space="preserve"> Indoor and outdoor falls in older adults are different: The maintenance of balance, independent living, intellect, and zest in the elderly of boston study. </w:t>
      </w:r>
      <w:r w:rsidRPr="001A4D79">
        <w:rPr>
          <w:i/>
          <w:iCs/>
          <w:noProof/>
          <w:lang w:val="en-US"/>
        </w:rPr>
        <w:t>J. Am. Geriatr. Soc.</w:t>
      </w:r>
      <w:r w:rsidRPr="001A4D79">
        <w:rPr>
          <w:noProof/>
          <w:lang w:val="en-US"/>
        </w:rPr>
        <w:t xml:space="preserve"> (2010). doi:10.1111/j.1532-5415.2010.03062.x</w:t>
      </w:r>
    </w:p>
    <w:p w14:paraId="7F58EED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20.</w:t>
      </w:r>
      <w:r w:rsidRPr="001A4D79">
        <w:rPr>
          <w:noProof/>
          <w:lang w:val="en-US"/>
        </w:rPr>
        <w:tab/>
        <w:t xml:space="preserve">Daanen, H. A. M., Van De Vliert, E. &amp; Huang, X. Driving performance in cold, warm, and thermoneutral environments. </w:t>
      </w:r>
      <w:r w:rsidRPr="001A4D79">
        <w:rPr>
          <w:i/>
          <w:iCs/>
          <w:noProof/>
          <w:lang w:val="en-US"/>
        </w:rPr>
        <w:t>Appl. Ergon.</w:t>
      </w:r>
      <w:r w:rsidRPr="001A4D79">
        <w:rPr>
          <w:noProof/>
          <w:lang w:val="en-US"/>
        </w:rPr>
        <w:t xml:space="preserve"> (2003). doi:10.1016/S0003-6870(03)00055-3</w:t>
      </w:r>
    </w:p>
    <w:p w14:paraId="11CEB7A6"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21.</w:t>
      </w:r>
      <w:r w:rsidRPr="001A4D79">
        <w:rPr>
          <w:noProof/>
          <w:lang w:val="en-US"/>
        </w:rPr>
        <w:tab/>
        <w:t xml:space="preserve">Zlatoper, T. J. Determinants of motor vehicle deaths in the United States: A cross-sectional analysis. </w:t>
      </w:r>
      <w:r w:rsidRPr="001A4D79">
        <w:rPr>
          <w:i/>
          <w:iCs/>
          <w:noProof/>
          <w:lang w:val="en-US"/>
        </w:rPr>
        <w:t>Accid. Anal. Prev.</w:t>
      </w:r>
      <w:r w:rsidRPr="001A4D79">
        <w:rPr>
          <w:noProof/>
          <w:lang w:val="en-US"/>
        </w:rPr>
        <w:t xml:space="preserve"> (1991). doi:10.1016/0001-4575(91)90062-A</w:t>
      </w:r>
    </w:p>
    <w:p w14:paraId="42680830"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lastRenderedPageBreak/>
        <w:t>22.</w:t>
      </w:r>
      <w:r w:rsidRPr="001A4D79">
        <w:rPr>
          <w:noProof/>
          <w:lang w:val="en-US"/>
        </w:rPr>
        <w:tab/>
        <w:t xml:space="preserve">Mackie, R. R. &amp; Hanlon, J. F. . O. A study of the combined effects of extented driving and heat stress on driver arousal and performance. in </w:t>
      </w:r>
      <w:r w:rsidRPr="001A4D79">
        <w:rPr>
          <w:i/>
          <w:iCs/>
          <w:noProof/>
          <w:lang w:val="en-US"/>
        </w:rPr>
        <w:t>Symposium on relationships among theory, physiological correlates, and operational performance</w:t>
      </w:r>
      <w:r w:rsidRPr="001A4D79">
        <w:rPr>
          <w:noProof/>
          <w:lang w:val="en-US"/>
        </w:rPr>
        <w:t xml:space="preserve"> (1976). doi:10.1007/978-1-4684-2529-1_25</w:t>
      </w:r>
    </w:p>
    <w:p w14:paraId="2C0EEBB6"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23.</w:t>
      </w:r>
      <w:r w:rsidRPr="001A4D79">
        <w:rPr>
          <w:noProof/>
          <w:lang w:val="en-US"/>
        </w:rPr>
        <w:tab/>
        <w:t xml:space="preserve">Wyon, D. P., Wyon, I. &amp; Norin, F. Effects of moderate heat stress on driver vigilance in a moving vehicle. </w:t>
      </w:r>
      <w:r w:rsidRPr="001A4D79">
        <w:rPr>
          <w:i/>
          <w:iCs/>
          <w:noProof/>
          <w:lang w:val="en-US"/>
        </w:rPr>
        <w:t>Ergonomics</w:t>
      </w:r>
      <w:r w:rsidRPr="001A4D79">
        <w:rPr>
          <w:noProof/>
          <w:lang w:val="en-US"/>
        </w:rPr>
        <w:t xml:space="preserve"> (1996). doi:10.1080/00140139608964434</w:t>
      </w:r>
    </w:p>
    <w:p w14:paraId="53756987"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24.</w:t>
      </w:r>
      <w:r w:rsidRPr="001A4D79">
        <w:rPr>
          <w:noProof/>
          <w:lang w:val="en-US"/>
        </w:rPr>
        <w:tab/>
        <w:t xml:space="preserve">Opinium. Brits drink more alcohol in warmer weather. </w:t>
      </w:r>
      <w:r w:rsidRPr="001A4D79">
        <w:rPr>
          <w:i/>
          <w:iCs/>
          <w:noProof/>
          <w:lang w:val="en-US"/>
        </w:rPr>
        <w:t>Opinium.co.uk</w:t>
      </w:r>
      <w:r w:rsidRPr="001A4D79">
        <w:rPr>
          <w:noProof/>
          <w:lang w:val="en-US"/>
        </w:rPr>
        <w:t xml:space="preserve"> (2018). Available at: https://www.opinium.co.uk/brits-drink-more-alcohol-in-warmer-weather/. (Accessed: 10th January 2019)</w:t>
      </w:r>
    </w:p>
    <w:p w14:paraId="5A5E33A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25.</w:t>
      </w:r>
      <w:r w:rsidRPr="001A4D79">
        <w:rPr>
          <w:noProof/>
          <w:lang w:val="en-US"/>
        </w:rPr>
        <w:tab/>
        <w:t xml:space="preserve">Voas, R. B., Torres, P., Romano, E. &amp; Lacey, J. H. Alcohol-Related Risk of Driver Fatalities: An Update Using 2007 Data. </w:t>
      </w:r>
      <w:r w:rsidRPr="001A4D79">
        <w:rPr>
          <w:i/>
          <w:iCs/>
          <w:noProof/>
          <w:lang w:val="en-US"/>
        </w:rPr>
        <w:t>J. Stud. Alcohol Drugs</w:t>
      </w:r>
      <w:r w:rsidRPr="001A4D79">
        <w:rPr>
          <w:noProof/>
          <w:lang w:val="en-US"/>
        </w:rPr>
        <w:t xml:space="preserve"> (2012). doi:10.15288/jsad.2012.73.341</w:t>
      </w:r>
    </w:p>
    <w:p w14:paraId="6AF0CF8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26.</w:t>
      </w:r>
      <w:r w:rsidRPr="001A4D79">
        <w:rPr>
          <w:noProof/>
          <w:lang w:val="en-US"/>
        </w:rPr>
        <w:tab/>
        <w:t xml:space="preserve">Datla, S., Sahu, P., Roh, H.-J. &amp; Sharma, S. A comprehensive analysis of the association of highway traffic with winter weather conditions. </w:t>
      </w:r>
      <w:r w:rsidRPr="001A4D79">
        <w:rPr>
          <w:i/>
          <w:iCs/>
          <w:noProof/>
          <w:lang w:val="en-US"/>
        </w:rPr>
        <w:t>Procedia - Soc. Behav. Sci.</w:t>
      </w:r>
      <w:r w:rsidRPr="001A4D79">
        <w:rPr>
          <w:noProof/>
          <w:lang w:val="en-US"/>
        </w:rPr>
        <w:t xml:space="preserve"> (2013). doi:10.1016/j.sbspro.2013.11.143</w:t>
      </w:r>
    </w:p>
    <w:p w14:paraId="33558465"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27.</w:t>
      </w:r>
      <w:r w:rsidRPr="001A4D79">
        <w:rPr>
          <w:noProof/>
          <w:lang w:val="en-US"/>
        </w:rPr>
        <w:tab/>
        <w:t xml:space="preserve">Roh, H.-J., Sahu, P. K., Sharma, S., Datla, S. &amp; Mehran, B. Statistical Investigations of Snowfall and Temperature Interaction with Passenger Car and Truck Traffic on Primary Highways in Canada. </w:t>
      </w:r>
      <w:r w:rsidRPr="001A4D79">
        <w:rPr>
          <w:i/>
          <w:iCs/>
          <w:noProof/>
          <w:lang w:val="en-US"/>
        </w:rPr>
        <w:t>J. Cold Reg. Eng.</w:t>
      </w:r>
      <w:r w:rsidRPr="001A4D79">
        <w:rPr>
          <w:noProof/>
          <w:lang w:val="en-US"/>
        </w:rPr>
        <w:t xml:space="preserve"> (2016). doi:10.1061/(ASCE)CR.1943-5495.0000099</w:t>
      </w:r>
    </w:p>
    <w:p w14:paraId="72C4EC55"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28.</w:t>
      </w:r>
      <w:r w:rsidRPr="001A4D79">
        <w:rPr>
          <w:noProof/>
          <w:lang w:val="en-US"/>
        </w:rPr>
        <w:tab/>
        <w:t xml:space="preserve">Roh, H.-J., Datla, S. &amp; Sharma, S. Effect of snow, temperature and their interaction on highway truck traffic. </w:t>
      </w:r>
      <w:r w:rsidRPr="001A4D79">
        <w:rPr>
          <w:i/>
          <w:iCs/>
          <w:noProof/>
          <w:lang w:val="en-US"/>
        </w:rPr>
        <w:t>J. Transp. Techn.</w:t>
      </w:r>
      <w:r w:rsidRPr="001A4D79">
        <w:rPr>
          <w:noProof/>
          <w:lang w:val="en-US"/>
        </w:rPr>
        <w:t xml:space="preserve"> (2013). doi:10.4236/jtts.2013.31003</w:t>
      </w:r>
    </w:p>
    <w:p w14:paraId="07AB6A53"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29.</w:t>
      </w:r>
      <w:r w:rsidRPr="001A4D79">
        <w:rPr>
          <w:noProof/>
          <w:lang w:val="en-US"/>
        </w:rPr>
        <w:tab/>
        <w:t xml:space="preserve">Roh, H. J., Sharma, S. &amp; Sahu, P. K. Modeling snow and cold effects for classified highway traffic volumes. </w:t>
      </w:r>
      <w:r w:rsidRPr="001A4D79">
        <w:rPr>
          <w:i/>
          <w:iCs/>
          <w:noProof/>
          <w:lang w:val="en-US"/>
        </w:rPr>
        <w:t>KSCE J. Civ. Eng.</w:t>
      </w:r>
      <w:r w:rsidRPr="001A4D79">
        <w:rPr>
          <w:noProof/>
          <w:lang w:val="en-US"/>
        </w:rPr>
        <w:t xml:space="preserve"> (2016). doi:10.1007/s12205-015-0236-0</w:t>
      </w:r>
    </w:p>
    <w:p w14:paraId="561AA5E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30.</w:t>
      </w:r>
      <w:r w:rsidRPr="001A4D79">
        <w:rPr>
          <w:noProof/>
          <w:lang w:val="en-US"/>
        </w:rPr>
        <w:tab/>
        <w:t xml:space="preserve">Glaeser, E. L., Sacerdote, B. &amp; Scheinkman, J. A. Crime and social interactions. </w:t>
      </w:r>
      <w:r w:rsidRPr="001A4D79">
        <w:rPr>
          <w:i/>
          <w:iCs/>
          <w:noProof/>
          <w:lang w:val="en-US"/>
        </w:rPr>
        <w:t>Q. J. Econ.</w:t>
      </w:r>
      <w:r w:rsidRPr="001A4D79">
        <w:rPr>
          <w:noProof/>
          <w:lang w:val="en-US"/>
        </w:rPr>
        <w:t xml:space="preserve"> (1996). doi:10.2307/2946686</w:t>
      </w:r>
    </w:p>
    <w:p w14:paraId="575C62A4"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31.</w:t>
      </w:r>
      <w:r w:rsidRPr="001A4D79">
        <w:rPr>
          <w:noProof/>
          <w:lang w:val="en-US"/>
        </w:rPr>
        <w:tab/>
        <w:t xml:space="preserve">Rotton, J. &amp; Cohn, E. G. Global warming and U.S. crime rates: An application of routine activity theory. </w:t>
      </w:r>
      <w:r w:rsidRPr="001A4D79">
        <w:rPr>
          <w:i/>
          <w:iCs/>
          <w:noProof/>
          <w:lang w:val="en-US"/>
        </w:rPr>
        <w:t>Environ. Behav.</w:t>
      </w:r>
      <w:r w:rsidRPr="001A4D79">
        <w:rPr>
          <w:noProof/>
          <w:lang w:val="en-US"/>
        </w:rPr>
        <w:t xml:space="preserve"> (2003). doi:10.1177/0013916503255565</w:t>
      </w:r>
    </w:p>
    <w:p w14:paraId="0E411CD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32.</w:t>
      </w:r>
      <w:r w:rsidRPr="001A4D79">
        <w:rPr>
          <w:noProof/>
          <w:lang w:val="en-US"/>
        </w:rPr>
        <w:tab/>
        <w:t xml:space="preserve">Anderson, C. A. Temperature and aggression: Ubiquitous effects of heat on occurrence of human violence. </w:t>
      </w:r>
      <w:r w:rsidRPr="001A4D79">
        <w:rPr>
          <w:i/>
          <w:iCs/>
          <w:noProof/>
          <w:lang w:val="en-US"/>
        </w:rPr>
        <w:t>Psychol. Bull.</w:t>
      </w:r>
      <w:r w:rsidRPr="001A4D79">
        <w:rPr>
          <w:noProof/>
          <w:lang w:val="en-US"/>
        </w:rPr>
        <w:t xml:space="preserve"> (1989). doi:10.1037/0033-2909.106.1.74</w:t>
      </w:r>
    </w:p>
    <w:p w14:paraId="72FC808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33.</w:t>
      </w:r>
      <w:r w:rsidRPr="001A4D79">
        <w:rPr>
          <w:noProof/>
          <w:lang w:val="en-US"/>
        </w:rPr>
        <w:tab/>
        <w:t xml:space="preserve">Baron, R. A. &amp; Bell, P. A. Aggression and heat: The influence of ambient temperature, negative affect, and a cooling drink on physical aggression. </w:t>
      </w:r>
      <w:r w:rsidRPr="001A4D79">
        <w:rPr>
          <w:i/>
          <w:iCs/>
          <w:noProof/>
          <w:lang w:val="en-US"/>
        </w:rPr>
        <w:t>J. Pers. Soc. Psychol.</w:t>
      </w:r>
      <w:r w:rsidRPr="001A4D79">
        <w:rPr>
          <w:noProof/>
          <w:lang w:val="en-US"/>
        </w:rPr>
        <w:t xml:space="preserve"> (1976). doi:10.1037/0022-3514.33.3.245</w:t>
      </w:r>
    </w:p>
    <w:p w14:paraId="5BDCAB9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34.</w:t>
      </w:r>
      <w:r w:rsidRPr="001A4D79">
        <w:rPr>
          <w:noProof/>
          <w:lang w:val="en-US"/>
        </w:rPr>
        <w:tab/>
        <w:t xml:space="preserve">Majeed, H. &amp; Lee, J. The impact of climate change on youth depression and mental health. </w:t>
      </w:r>
      <w:r w:rsidRPr="001A4D79">
        <w:rPr>
          <w:i/>
          <w:iCs/>
          <w:noProof/>
          <w:lang w:val="en-US"/>
        </w:rPr>
        <w:t>Lancet Planet. Heal.</w:t>
      </w:r>
      <w:r w:rsidRPr="001A4D79">
        <w:rPr>
          <w:noProof/>
          <w:lang w:val="en-US"/>
        </w:rPr>
        <w:t xml:space="preserve"> </w:t>
      </w:r>
      <w:r w:rsidRPr="001A4D79">
        <w:rPr>
          <w:b/>
          <w:bCs/>
          <w:noProof/>
          <w:lang w:val="en-US"/>
        </w:rPr>
        <w:t>1,</w:t>
      </w:r>
      <w:r w:rsidRPr="001A4D79">
        <w:rPr>
          <w:noProof/>
          <w:lang w:val="en-US"/>
        </w:rPr>
        <w:t xml:space="preserve"> e94–e95 (2017).</w:t>
      </w:r>
    </w:p>
    <w:p w14:paraId="3BB092C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35.</w:t>
      </w:r>
      <w:r w:rsidRPr="001A4D79">
        <w:rPr>
          <w:noProof/>
          <w:lang w:val="en-US"/>
        </w:rPr>
        <w:tab/>
        <w:t xml:space="preserve">Berry, H. L., Waite, T. D., Dear, K. B. G., Capon, A. G. &amp; Murray, V. The case for systems thinking about climate change and mental health. </w:t>
      </w:r>
      <w:r w:rsidRPr="001A4D79">
        <w:rPr>
          <w:i/>
          <w:iCs/>
          <w:noProof/>
          <w:lang w:val="en-US"/>
        </w:rPr>
        <w:t>Nature Climate Change</w:t>
      </w:r>
      <w:r w:rsidRPr="001A4D79">
        <w:rPr>
          <w:noProof/>
          <w:lang w:val="en-US"/>
        </w:rPr>
        <w:t xml:space="preserve"> (2018). doi:10.1038/s41558-018-0102-4</w:t>
      </w:r>
    </w:p>
    <w:p w14:paraId="7FFAE574"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36.</w:t>
      </w:r>
      <w:r w:rsidRPr="001A4D79">
        <w:rPr>
          <w:noProof/>
          <w:lang w:val="en-US"/>
        </w:rPr>
        <w:tab/>
        <w:t xml:space="preserve">Dee, D. P. </w:t>
      </w:r>
      <w:r w:rsidRPr="001A4D79">
        <w:rPr>
          <w:i/>
          <w:iCs/>
          <w:noProof/>
          <w:lang w:val="en-US"/>
        </w:rPr>
        <w:t>et al.</w:t>
      </w:r>
      <w:r w:rsidRPr="001A4D79">
        <w:rPr>
          <w:noProof/>
          <w:lang w:val="en-US"/>
        </w:rPr>
        <w:t xml:space="preserve"> The ERA-Interim reanalysis: configuration and performance of the data assimilation system. </w:t>
      </w:r>
      <w:r w:rsidRPr="001A4D79">
        <w:rPr>
          <w:i/>
          <w:iCs/>
          <w:noProof/>
          <w:lang w:val="en-US"/>
        </w:rPr>
        <w:t>Q. J. R. Meteorol. Soc.</w:t>
      </w:r>
      <w:r w:rsidRPr="001A4D79">
        <w:rPr>
          <w:noProof/>
          <w:lang w:val="en-US"/>
        </w:rPr>
        <w:t xml:space="preserve"> </w:t>
      </w:r>
      <w:r w:rsidRPr="001A4D79">
        <w:rPr>
          <w:b/>
          <w:bCs/>
          <w:noProof/>
          <w:lang w:val="en-US"/>
        </w:rPr>
        <w:t>137,</w:t>
      </w:r>
      <w:r w:rsidRPr="001A4D79">
        <w:rPr>
          <w:noProof/>
          <w:lang w:val="en-US"/>
        </w:rPr>
        <w:t xml:space="preserve"> 553–597 (2011).</w:t>
      </w:r>
    </w:p>
    <w:p w14:paraId="5741903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37.</w:t>
      </w:r>
      <w:r w:rsidRPr="001A4D79">
        <w:rPr>
          <w:noProof/>
          <w:lang w:val="en-US"/>
        </w:rPr>
        <w:tab/>
        <w:t xml:space="preserve">Wallace, J. M. &amp; Hobbs, P. V. </w:t>
      </w:r>
      <w:r w:rsidRPr="001A4D79">
        <w:rPr>
          <w:i/>
          <w:iCs/>
          <w:noProof/>
          <w:lang w:val="en-US"/>
        </w:rPr>
        <w:t>Atmospheric Science: An Introductory Survey: Second Edition</w:t>
      </w:r>
      <w:r w:rsidRPr="001A4D79">
        <w:rPr>
          <w:noProof/>
          <w:lang w:val="en-US"/>
        </w:rPr>
        <w:t xml:space="preserve">. </w:t>
      </w:r>
      <w:r w:rsidRPr="001A4D79">
        <w:rPr>
          <w:i/>
          <w:iCs/>
          <w:noProof/>
          <w:lang w:val="en-US"/>
        </w:rPr>
        <w:t>Atmospheric Science: An Introductory Survey: Second Edition</w:t>
      </w:r>
      <w:r w:rsidRPr="001A4D79">
        <w:rPr>
          <w:noProof/>
          <w:lang w:val="en-US"/>
        </w:rPr>
        <w:t xml:space="preserve"> (2006). doi:10.1016/C2009-0-00034-8</w:t>
      </w:r>
    </w:p>
    <w:p w14:paraId="0945AE27"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38.</w:t>
      </w:r>
      <w:r w:rsidRPr="001A4D79">
        <w:rPr>
          <w:noProof/>
          <w:lang w:val="en-US"/>
        </w:rPr>
        <w:tab/>
        <w:t xml:space="preserve">Lozano, R. </w:t>
      </w:r>
      <w:r w:rsidRPr="001A4D79">
        <w:rPr>
          <w:i/>
          <w:iCs/>
          <w:noProof/>
          <w:lang w:val="en-US"/>
        </w:rPr>
        <w:t>et al.</w:t>
      </w:r>
      <w:r w:rsidRPr="001A4D79">
        <w:rPr>
          <w:noProof/>
          <w:lang w:val="en-US"/>
        </w:rPr>
        <w:t xml:space="preserve"> Global and regional mortality from 235 causes of death for 20 age groups in 1990 and 2010: A systematic analysis for the Global Burden of Disease Study 2010. </w:t>
      </w:r>
      <w:r w:rsidRPr="001A4D79">
        <w:rPr>
          <w:i/>
          <w:iCs/>
          <w:noProof/>
          <w:lang w:val="en-US"/>
        </w:rPr>
        <w:t>Lancet</w:t>
      </w:r>
      <w:r w:rsidRPr="001A4D79">
        <w:rPr>
          <w:noProof/>
          <w:lang w:val="en-US"/>
        </w:rPr>
        <w:t xml:space="preserve"> (2012). doi:10.1016/S0140-6736(12)61728-0</w:t>
      </w:r>
    </w:p>
    <w:p w14:paraId="5136B56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39.</w:t>
      </w:r>
      <w:r w:rsidRPr="001A4D79">
        <w:rPr>
          <w:noProof/>
          <w:lang w:val="en-US"/>
        </w:rPr>
        <w:tab/>
        <w:t xml:space="preserve">Rue, H. &amp; Held, L. </w:t>
      </w:r>
      <w:r w:rsidRPr="001A4D79">
        <w:rPr>
          <w:i/>
          <w:iCs/>
          <w:noProof/>
          <w:lang w:val="en-US"/>
        </w:rPr>
        <w:t>Gaussian Markov random fields. Theory and applications</w:t>
      </w:r>
      <w:r w:rsidRPr="001A4D79">
        <w:rPr>
          <w:noProof/>
          <w:lang w:val="en-US"/>
        </w:rPr>
        <w:t xml:space="preserve">. </w:t>
      </w:r>
      <w:r w:rsidRPr="001A4D79">
        <w:rPr>
          <w:i/>
          <w:iCs/>
          <w:noProof/>
          <w:lang w:val="en-US"/>
        </w:rPr>
        <w:t>Chapman &amp; Hall</w:t>
      </w:r>
      <w:r w:rsidRPr="001A4D79">
        <w:rPr>
          <w:noProof/>
          <w:lang w:val="en-US"/>
        </w:rPr>
        <w:t xml:space="preserve"> (2005). doi:10.1007/s00184-007-0162-3</w:t>
      </w:r>
    </w:p>
    <w:p w14:paraId="3ADB1DB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40.</w:t>
      </w:r>
      <w:r w:rsidRPr="001A4D79">
        <w:rPr>
          <w:noProof/>
          <w:lang w:val="en-US"/>
        </w:rPr>
        <w:tab/>
        <w:t xml:space="preserve">Besag, J. Spatial interaction and the statistical snalysis of lattice systems. </w:t>
      </w:r>
      <w:r w:rsidRPr="001A4D79">
        <w:rPr>
          <w:i/>
          <w:iCs/>
          <w:noProof/>
          <w:lang w:val="en-US"/>
        </w:rPr>
        <w:t>J. R. Stat. Soc. Ser. B (Statistical Methodol.</w:t>
      </w:r>
      <w:r w:rsidRPr="001A4D79">
        <w:rPr>
          <w:noProof/>
          <w:lang w:val="en-US"/>
        </w:rPr>
        <w:t xml:space="preserve"> (1974). doi:10.2307/2984812</w:t>
      </w:r>
    </w:p>
    <w:p w14:paraId="030EFC40" w14:textId="77777777" w:rsidR="001A4D79" w:rsidRPr="001A4D79" w:rsidRDefault="001A4D79" w:rsidP="001A4D79">
      <w:pPr>
        <w:widowControl w:val="0"/>
        <w:autoSpaceDE w:val="0"/>
        <w:autoSpaceDN w:val="0"/>
        <w:adjustRightInd w:val="0"/>
        <w:ind w:left="640" w:hanging="640"/>
        <w:rPr>
          <w:noProof/>
        </w:rPr>
      </w:pPr>
      <w:r w:rsidRPr="001A4D79">
        <w:rPr>
          <w:noProof/>
          <w:lang w:val="en-US"/>
        </w:rPr>
        <w:t>41.</w:t>
      </w:r>
      <w:r w:rsidRPr="001A4D79">
        <w:rPr>
          <w:noProof/>
          <w:lang w:val="en-US"/>
        </w:rPr>
        <w:tab/>
        <w:t xml:space="preserve">Rue, H., Martino, S. &amp; Chopin, N. Approximate Bayesian inference for latent Gaussian models by using integrated nested Laplace approximations. </w:t>
      </w:r>
      <w:r w:rsidRPr="001A4D79">
        <w:rPr>
          <w:i/>
          <w:iCs/>
          <w:noProof/>
          <w:lang w:val="en-US"/>
        </w:rPr>
        <w:t>J. R. Stat. Soc. Ser. B Stat. Methodol.</w:t>
      </w:r>
      <w:r w:rsidRPr="001A4D79">
        <w:rPr>
          <w:noProof/>
          <w:lang w:val="en-US"/>
        </w:rPr>
        <w:t xml:space="preserve"> (2009). doi:10.1111/j.1467-9868.2008.00700.x</w:t>
      </w:r>
    </w:p>
    <w:p w14:paraId="2F3991B5" w14:textId="0928D955" w:rsidR="006A3229" w:rsidRDefault="00A55581">
      <w:pPr>
        <w:widowControl w:val="0"/>
        <w:autoSpaceDE w:val="0"/>
        <w:autoSpaceDN w:val="0"/>
        <w:adjustRightInd w:val="0"/>
        <w:ind w:left="640" w:hanging="640"/>
        <w:rPr>
          <w:b/>
        </w:rPr>
        <w:pPrChange w:id="776" w:author="Robbie Parks" w:date="2019-01-22T12:51:00Z">
          <w:pPr>
            <w:widowControl w:val="0"/>
            <w:autoSpaceDE w:val="0"/>
            <w:autoSpaceDN w:val="0"/>
            <w:adjustRightInd w:val="0"/>
            <w:spacing w:after="200"/>
            <w:ind w:left="640" w:hanging="640"/>
            <w:jc w:val="both"/>
          </w:pPr>
        </w:pPrChange>
      </w:pPr>
      <w:r w:rsidRPr="00636C9B">
        <w:rPr>
          <w:b/>
        </w:rPr>
        <w:lastRenderedPageBreak/>
        <w:fldChar w:fldCharType="end"/>
      </w:r>
      <w:del w:id="777" w:author="Robbie Parks" w:date="2019-01-22T12:51:00Z">
        <w:r w:rsidR="006A3229" w:rsidDel="007133B2">
          <w:rPr>
            <w:b/>
          </w:rPr>
          <w:br w:type="page"/>
        </w:r>
      </w:del>
    </w:p>
    <w:p w14:paraId="36419E9D" w14:textId="38FF5F22" w:rsidR="006A3229" w:rsidRDefault="006A3229" w:rsidP="00FF023E">
      <w:pPr>
        <w:spacing w:line="480" w:lineRule="auto"/>
        <w:jc w:val="both"/>
        <w:rPr>
          <w:color w:val="000000" w:themeColor="text1"/>
        </w:rPr>
      </w:pPr>
      <w:r w:rsidRPr="00636C9B">
        <w:rPr>
          <w:b/>
          <w:color w:val="000000" w:themeColor="text1"/>
        </w:rPr>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778" w:author="Ezzati, Majid" w:date="2019-01-19T21:04:00Z">
        <w:r w:rsidR="00553545">
          <w:rPr>
            <w:color w:val="000000" w:themeColor="text1"/>
          </w:rPr>
          <w:t>,</w:t>
        </w:r>
      </w:ins>
      <w:r w:rsidR="002D1396">
        <w:rPr>
          <w:color w:val="000000" w:themeColor="text1"/>
        </w:rPr>
        <w:t xml:space="preserve"> </w:t>
      </w:r>
      <w:del w:id="779" w:author="Ezzati, Majid" w:date="2019-01-19T21:05:00Z">
        <w:r w:rsidR="002D1396" w:rsidDel="00553545">
          <w:rPr>
            <w:color w:val="000000" w:themeColor="text1"/>
          </w:rPr>
          <w:delText xml:space="preserve">and </w:delText>
        </w:r>
      </w:del>
      <w:r w:rsidR="002D1396">
        <w:rPr>
          <w:color w:val="000000" w:themeColor="text1"/>
        </w:rPr>
        <w:t>drownings</w:t>
      </w:r>
      <w:ins w:id="780" w:author="Ezzati, Majid" w:date="2019-01-19T21:05:00Z">
        <w:r w:rsidR="00553545">
          <w:rPr>
            <w:color w:val="000000" w:themeColor="text1"/>
          </w:rPr>
          <w:t>, and other</w:t>
        </w:r>
      </w:ins>
      <w:r w:rsidR="002D1396">
        <w:rPr>
          <w:color w:val="000000" w:themeColor="text1"/>
        </w:rPr>
        <w:t>)</w:t>
      </w:r>
      <w:ins w:id="781" w:author="Ezzati, Majid" w:date="2019-01-19T21:05:00Z">
        <w:r w:rsidR="00553545">
          <w:rPr>
            <w:color w:val="000000" w:themeColor="text1"/>
          </w:rPr>
          <w:t xml:space="preserve"> and</w:t>
        </w:r>
      </w:ins>
      <w:del w:id="782"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783"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ins w:id="784" w:author="Robbie Parks" w:date="2019-01-23T13:55:00Z">
        <w:r w:rsidR="009F6FFA">
          <w:rPr>
            <w:color w:val="000000" w:themeColor="text1"/>
          </w:rPr>
          <w:t xml:space="preserve">(top right) </w:t>
        </w:r>
      </w:ins>
      <w:r>
        <w:rPr>
          <w:color w:val="000000" w:themeColor="text1"/>
        </w:rPr>
        <w:t>can have less inter-annual variation in a particular month (here, July) compared with a cooler state like Washington</w:t>
      </w:r>
      <w:ins w:id="785" w:author="Robbie Parks" w:date="2019-01-23T13:55:00Z">
        <w:r w:rsidR="009F6FFA">
          <w:rPr>
            <w:color w:val="000000" w:themeColor="text1"/>
          </w:rPr>
          <w:t xml:space="preserve"> (bottom right)</w:t>
        </w:r>
      </w:ins>
      <w:bookmarkStart w:id="786" w:name="_GoBack"/>
      <w:bookmarkEnd w:id="786"/>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7122703" w14:textId="5B336ADE" w:rsidR="00685021" w:rsidDel="003A0FCE" w:rsidRDefault="00D70938" w:rsidP="00FF023E">
      <w:pPr>
        <w:spacing w:line="480" w:lineRule="auto"/>
        <w:jc w:val="both"/>
        <w:rPr>
          <w:del w:id="787"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del w:id="788" w:author="Robbie Parks" w:date="2019-01-22T16:52:00Z">
        <w:r w:rsidDel="001039F1">
          <w:rPr>
            <w:color w:val="000000" w:themeColor="text1"/>
          </w:rPr>
          <w:delText xml:space="preserve">average </w:delText>
        </w:r>
      </w:del>
      <w:ins w:id="789" w:author="Robbie Parks" w:date="2019-01-22T16:52:00Z">
        <w:r w:rsidR="001039F1">
          <w:rPr>
            <w:color w:val="000000" w:themeColor="text1"/>
          </w:rPr>
          <w:t xml:space="preserve">norm </w:t>
        </w:r>
      </w:ins>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663B8197" w:rsidR="00685021" w:rsidRPr="00214145" w:rsidDel="007133B2" w:rsidRDefault="00685021">
      <w:pPr>
        <w:spacing w:line="480" w:lineRule="auto"/>
        <w:jc w:val="both"/>
        <w:rPr>
          <w:del w:id="790" w:author="Robbie Parks" w:date="2019-01-22T12:51:00Z"/>
          <w:color w:val="000000" w:themeColor="text1"/>
        </w:rPr>
      </w:pPr>
    </w:p>
    <w:p w14:paraId="4088BC7A" w14:textId="4845769D" w:rsidR="00773A25" w:rsidDel="007133B2" w:rsidRDefault="00D70938">
      <w:pPr>
        <w:spacing w:line="480" w:lineRule="auto"/>
        <w:jc w:val="both"/>
        <w:rPr>
          <w:ins w:id="791" w:author="Ezzati, Majid" w:date="2019-01-19T21:05:00Z"/>
          <w:del w:id="792" w:author="Robbie Parks" w:date="2019-01-22T12:51:00Z"/>
          <w:color w:val="000000" w:themeColor="text1"/>
        </w:rPr>
      </w:pPr>
      <w:del w:id="793" w:author="Robbie Parks" w:date="2019-01-22T12:51:00Z">
        <w:r w:rsidDel="007133B2">
          <w:rPr>
            <w:b/>
            <w:color w:val="000000" w:themeColor="text1"/>
          </w:rPr>
          <w:delText xml:space="preserve">Supplementary </w:delText>
        </w:r>
        <w:r w:rsidRPr="00636C9B" w:rsidDel="007133B2">
          <w:rPr>
            <w:b/>
            <w:color w:val="000000" w:themeColor="text1"/>
          </w:rPr>
          <w:delText xml:space="preserve">Figure 1. </w:delText>
        </w:r>
        <w:r w:rsidDel="007133B2">
          <w:rPr>
            <w:color w:val="000000" w:themeColor="text1"/>
          </w:rPr>
          <w:delText xml:space="preserve">Percent change in death rates </w:delText>
        </w:r>
        <w:r w:rsidR="00716216" w:rsidDel="007133B2">
          <w:rPr>
            <w:color w:val="000000" w:themeColor="text1"/>
          </w:rPr>
          <w:delText>in year in which each month was +</w:delText>
        </w:r>
        <w:r w:rsidR="00716216" w:rsidRPr="00843ACB" w:rsidDel="007133B2">
          <w:rPr>
            <w:rFonts w:ascii="Helvetica" w:eastAsia="Times New Roman" w:hAnsi="Helvetica"/>
            <w:bCs/>
            <w:color w:val="222222"/>
            <w:sz w:val="21"/>
            <w:szCs w:val="21"/>
            <w:shd w:val="clear" w:color="auto" w:fill="FFFFFF"/>
          </w:rPr>
          <w:delText>1</w:delText>
        </w:r>
        <w:r w:rsidR="00716216" w:rsidRPr="00843ACB" w:rsidDel="007133B2">
          <w:rPr>
            <w:bCs/>
            <w:color w:val="000000" w:themeColor="text1"/>
          </w:rPr>
          <w:delText>°</w:delText>
        </w:r>
        <w:r w:rsidR="00716216" w:rsidDel="007133B2">
          <w:rPr>
            <w:bCs/>
            <w:color w:val="000000" w:themeColor="text1"/>
          </w:rPr>
          <w:delText>C</w:delText>
        </w:r>
        <w:r w:rsidR="00716216" w:rsidDel="007133B2">
          <w:rPr>
            <w:color w:val="000000" w:themeColor="text1"/>
          </w:rPr>
          <w:delText xml:space="preserve"> compared with 1980-2009 average temperatures</w:delText>
        </w:r>
        <w:r w:rsidR="00716216" w:rsidRPr="00636C9B" w:rsidDel="007133B2">
          <w:rPr>
            <w:color w:val="000000" w:themeColor="text1"/>
          </w:rPr>
          <w:delText xml:space="preserve">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FA6227" w:rsidDel="007133B2">
          <w:rPr>
            <w:color w:val="000000" w:themeColor="text1"/>
          </w:rPr>
          <w:delText xml:space="preserve"> and age group</w:delText>
        </w:r>
        <w:r w:rsidDel="007133B2">
          <w:rPr>
            <w:color w:val="000000" w:themeColor="text1"/>
          </w:rPr>
          <w:delText xml:space="preserve">. </w:delText>
        </w:r>
      </w:del>
      <w:ins w:id="794" w:author="Ezzati, Majid" w:date="2019-01-19T21:50:00Z">
        <w:del w:id="795" w:author="Robbie Parks" w:date="2019-01-22T12:51:00Z">
          <w:r w:rsidR="000777AE" w:rsidDel="007133B2">
            <w:rPr>
              <w:color w:val="000000" w:themeColor="text1"/>
            </w:rPr>
            <w:delText>The percent change shows average</w:delText>
          </w:r>
        </w:del>
      </w:ins>
      <w:ins w:id="796" w:author="Ezzati, Majid" w:date="2019-01-19T21:52:00Z">
        <w:del w:id="797" w:author="Robbie Parks" w:date="2019-01-22T12:51:00Z">
          <w:r w:rsidR="000777AE" w:rsidDel="007133B2">
            <w:rPr>
              <w:color w:val="000000" w:themeColor="text1"/>
            </w:rPr>
            <w:delText>d</w:delText>
          </w:r>
        </w:del>
      </w:ins>
      <w:ins w:id="798" w:author="Ezzati, Majid" w:date="2019-01-19T21:50:00Z">
        <w:del w:id="799" w:author="Robbie Parks" w:date="2019-01-22T12:51:00Z">
          <w:r w:rsidR="000777AE" w:rsidDel="007133B2">
            <w:rPr>
              <w:color w:val="000000" w:themeColor="text1"/>
            </w:rPr>
            <w:delText xml:space="preserve"> across all months, weighted by the number of deaths</w:delText>
          </w:r>
        </w:del>
      </w:ins>
      <w:ins w:id="800" w:author="Ezzati, Majid" w:date="2019-01-19T21:51:00Z">
        <w:del w:id="801" w:author="Robbie Parks" w:date="2019-01-22T12:51:00Z">
          <w:r w:rsidR="000777AE" w:rsidDel="007133B2">
            <w:rPr>
              <w:color w:val="000000" w:themeColor="text1"/>
            </w:rPr>
            <w:delText xml:space="preserve"> </w:delText>
          </w:r>
        </w:del>
      </w:ins>
      <w:ins w:id="802" w:author="Ezzati, Majid" w:date="2019-01-19T21:53:00Z">
        <w:del w:id="803" w:author="Robbie Parks" w:date="2019-01-22T12:51:00Z">
          <w:r w:rsidR="000777AE" w:rsidDel="007133B2">
            <w:rPr>
              <w:color w:val="000000" w:themeColor="text1"/>
            </w:rPr>
            <w:delText xml:space="preserve">in each month, </w:delText>
          </w:r>
        </w:del>
      </w:ins>
      <w:ins w:id="804" w:author="Ezzati, Majid" w:date="2019-01-19T21:51:00Z">
        <w:del w:id="805" w:author="Robbie Parks" w:date="2019-01-22T12:51:00Z">
          <w:r w:rsidR="000777AE" w:rsidDel="007133B2">
            <w:rPr>
              <w:color w:val="000000" w:themeColor="text1"/>
            </w:rPr>
            <w:delText>for each injury type and age group.</w:delText>
          </w:r>
        </w:del>
      </w:ins>
      <w:ins w:id="806" w:author="Ezzati, Majid" w:date="2019-01-19T21:50:00Z">
        <w:del w:id="807" w:author="Robbie Parks" w:date="2019-01-22T12:51:00Z">
          <w:r w:rsidR="000777AE" w:rsidDel="007133B2">
            <w:rPr>
              <w:color w:val="000000" w:themeColor="text1"/>
            </w:rPr>
            <w:delText xml:space="preserve"> </w:delText>
          </w:r>
        </w:del>
      </w:ins>
      <w:del w:id="808" w:author="Robbie Parks" w:date="2019-01-22T12:51:00Z">
        <w:r w:rsidDel="007133B2">
          <w:rPr>
            <w:color w:val="000000" w:themeColor="text1"/>
          </w:rPr>
          <w:delText>The values represent excess risk</w:delText>
        </w:r>
        <w:r w:rsidRPr="00037523" w:rsidDel="007133B2">
          <w:rPr>
            <w:color w:val="000000" w:themeColor="text1"/>
          </w:rPr>
          <w:delText xml:space="preserve"> </w:delText>
        </w:r>
        <w:r w:rsidDel="007133B2">
          <w:rPr>
            <w:color w:val="000000" w:themeColor="text1"/>
          </w:rPr>
          <w:delText>if temperature anomaly were compared with 1980-2009 long-term average temperatures.</w:delText>
        </w:r>
      </w:del>
    </w:p>
    <w:p w14:paraId="115D1396" w14:textId="2BE44BC3" w:rsidR="00553545" w:rsidDel="007133B2" w:rsidRDefault="00553545">
      <w:pPr>
        <w:spacing w:line="480" w:lineRule="auto"/>
        <w:jc w:val="both"/>
        <w:rPr>
          <w:del w:id="809" w:author="Robbie Parks" w:date="2019-01-22T12:51:00Z"/>
          <w:color w:val="000000" w:themeColor="text1"/>
        </w:rPr>
      </w:pPr>
    </w:p>
    <w:p w14:paraId="46CB6BDF" w14:textId="4A705864" w:rsidR="007178E4" w:rsidRPr="000777AE" w:rsidDel="007133B2" w:rsidRDefault="00773A25">
      <w:pPr>
        <w:spacing w:line="480" w:lineRule="auto"/>
        <w:jc w:val="both"/>
        <w:rPr>
          <w:del w:id="810" w:author="Robbie Parks" w:date="2019-01-22T12:51:00Z"/>
          <w:color w:val="000000" w:themeColor="text1"/>
        </w:rPr>
      </w:pPr>
      <w:del w:id="811" w:author="Robbie Parks" w:date="2019-01-22T12:51:00Z">
        <w:r w:rsidDel="007133B2">
          <w:rPr>
            <w:b/>
            <w:color w:val="000000" w:themeColor="text1"/>
          </w:rPr>
          <w:delText xml:space="preserve">Supplementary </w:delText>
        </w:r>
        <w:r w:rsidRPr="00636C9B" w:rsidDel="007133B2">
          <w:rPr>
            <w:b/>
            <w:color w:val="000000" w:themeColor="text1"/>
          </w:rPr>
          <w:delText xml:space="preserve">Figure 2. </w:delText>
        </w:r>
        <w:r w:rsidDel="007133B2">
          <w:rPr>
            <w:color w:val="000000" w:themeColor="text1"/>
          </w:rPr>
          <w:delText xml:space="preserve">Excess risk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2F6365" w:rsidDel="007133B2">
          <w:rPr>
            <w:color w:val="000000" w:themeColor="text1"/>
          </w:rPr>
          <w:delText xml:space="preserve"> and age group</w:delText>
        </w:r>
        <w:r w:rsidDel="007133B2">
          <w:rPr>
            <w:color w:val="000000" w:themeColor="text1"/>
          </w:rPr>
          <w:delText>. The values represent excess risk</w:delText>
        </w:r>
        <w:r w:rsidRPr="00037523" w:rsidDel="007133B2">
          <w:rPr>
            <w:color w:val="000000" w:themeColor="text1"/>
          </w:rPr>
          <w:delText xml:space="preserve"> </w:delText>
        </w:r>
        <w:r w:rsidDel="007133B2">
          <w:rPr>
            <w:color w:val="000000" w:themeColor="text1"/>
          </w:rPr>
          <w:delText>if temperature anomaly were +</w:delText>
        </w:r>
        <w:r w:rsidRPr="00843ACB" w:rsidDel="007133B2">
          <w:rPr>
            <w:rFonts w:ascii="Helvetica" w:eastAsia="Times New Roman" w:hAnsi="Helvetica"/>
            <w:bCs/>
            <w:color w:val="222222"/>
            <w:sz w:val="21"/>
            <w:szCs w:val="21"/>
            <w:shd w:val="clear" w:color="auto" w:fill="FFFFFF"/>
          </w:rPr>
          <w:delText>1</w:delText>
        </w:r>
        <w:r w:rsidRPr="00843ACB" w:rsidDel="007133B2">
          <w:rPr>
            <w:bCs/>
            <w:color w:val="000000" w:themeColor="text1"/>
          </w:rPr>
          <w:delText>°</w:delText>
        </w:r>
        <w:r w:rsidDel="007133B2">
          <w:rPr>
            <w:bCs/>
            <w:color w:val="000000" w:themeColor="text1"/>
          </w:rPr>
          <w:delText>C</w:delText>
        </w:r>
        <w:r w:rsidDel="007133B2">
          <w:rPr>
            <w:color w:val="000000" w:themeColor="text1"/>
          </w:rPr>
          <w:delText xml:space="preserve"> compared with 1980-2009 long-term average temperatures.</w:delText>
        </w:r>
        <w:r w:rsidR="00685021" w:rsidRPr="00636C9B" w:rsidDel="007133B2">
          <w:rPr>
            <w:color w:val="000000" w:themeColor="text1"/>
          </w:rPr>
          <w:delText xml:space="preserve"> </w:delText>
        </w:r>
      </w:del>
      <w:ins w:id="812" w:author="Ezzati, Majid" w:date="2019-01-19T21:52:00Z">
        <w:del w:id="813" w:author="Robbie Parks" w:date="2019-01-22T12:51:00Z">
          <w:r w:rsidR="000777AE" w:rsidRPr="000777AE" w:rsidDel="007133B2">
            <w:rPr>
              <w:color w:val="000000" w:themeColor="text1"/>
            </w:rPr>
            <w:delText xml:space="preserve">The percent change shows averaged across all </w:delText>
          </w:r>
          <w:r w:rsidR="000777AE" w:rsidDel="007133B2">
            <w:rPr>
              <w:color w:val="000000" w:themeColor="text1"/>
            </w:rPr>
            <w:delText>age groups</w:delText>
          </w:r>
          <w:r w:rsidR="000777AE" w:rsidRPr="000777AE" w:rsidDel="007133B2">
            <w:rPr>
              <w:color w:val="000000" w:themeColor="text1"/>
            </w:rPr>
            <w:delText xml:space="preserve">, weighted by the number of deaths </w:delText>
          </w:r>
        </w:del>
      </w:ins>
      <w:ins w:id="814" w:author="Ezzati, Majid" w:date="2019-01-19T21:53:00Z">
        <w:del w:id="815" w:author="Robbie Parks" w:date="2019-01-22T12:51:00Z">
          <w:r w:rsidR="000777AE" w:rsidRPr="000777AE" w:rsidDel="007133B2">
            <w:rPr>
              <w:color w:val="000000" w:themeColor="text1"/>
            </w:rPr>
            <w:delText xml:space="preserve">in each </w:delText>
          </w:r>
          <w:r w:rsidR="000777AE" w:rsidDel="007133B2">
            <w:rPr>
              <w:color w:val="000000" w:themeColor="text1"/>
            </w:rPr>
            <w:delText>group,</w:delText>
          </w:r>
          <w:r w:rsidR="000777AE" w:rsidRPr="000777AE" w:rsidDel="007133B2">
            <w:rPr>
              <w:color w:val="000000" w:themeColor="text1"/>
            </w:rPr>
            <w:delText xml:space="preserve"> </w:delText>
          </w:r>
        </w:del>
      </w:ins>
      <w:ins w:id="816" w:author="Ezzati, Majid" w:date="2019-01-19T21:52:00Z">
        <w:del w:id="817" w:author="Robbie Parks" w:date="2019-01-22T12:51:00Z">
          <w:r w:rsidR="000777AE" w:rsidRPr="000777AE" w:rsidDel="007133B2">
            <w:rPr>
              <w:color w:val="000000" w:themeColor="text1"/>
            </w:rPr>
            <w:delText xml:space="preserve">for each injury type and </w:delText>
          </w:r>
        </w:del>
      </w:ins>
      <w:ins w:id="818" w:author="Ezzati, Majid" w:date="2019-01-19T21:53:00Z">
        <w:del w:id="819" w:author="Robbie Parks" w:date="2019-01-22T12:51:00Z">
          <w:r w:rsidR="000777AE" w:rsidDel="007133B2">
            <w:rPr>
              <w:color w:val="000000" w:themeColor="text1"/>
            </w:rPr>
            <w:delText>month</w:delText>
          </w:r>
        </w:del>
      </w:ins>
      <w:ins w:id="820" w:author="Ezzati, Majid" w:date="2019-01-19T21:52:00Z">
        <w:del w:id="821" w:author="Robbie Parks" w:date="2019-01-22T12:51:00Z">
          <w:r w:rsidR="000777AE" w:rsidRPr="000777AE" w:rsidDel="007133B2">
            <w:rPr>
              <w:color w:val="000000" w:themeColor="text1"/>
            </w:rPr>
            <w:delText>.</w:delText>
          </w:r>
        </w:del>
      </w:ins>
    </w:p>
    <w:p w14:paraId="28A7DED1" w14:textId="223ACC9F" w:rsidR="00FF023E" w:rsidDel="007133B2" w:rsidRDefault="00FF023E">
      <w:pPr>
        <w:spacing w:line="480" w:lineRule="auto"/>
        <w:jc w:val="both"/>
        <w:rPr>
          <w:del w:id="822" w:author="Robbie Parks" w:date="2019-01-22T12:51:00Z"/>
          <w:color w:val="000000" w:themeColor="text1"/>
        </w:rPr>
        <w:sectPr w:rsidR="00FF023E" w:rsidDel="007133B2" w:rsidSect="00AA2020">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3072132D" w:rsidR="004069AE" w:rsidDel="007133B2" w:rsidRDefault="00DF2431">
      <w:pPr>
        <w:spacing w:line="480" w:lineRule="auto"/>
        <w:jc w:val="both"/>
        <w:rPr>
          <w:del w:id="823" w:author="Robbie Parks" w:date="2019-01-22T12:51:00Z"/>
          <w:color w:val="000000" w:themeColor="text1"/>
        </w:rPr>
        <w:pPrChange w:id="824" w:author="Robbie Parks" w:date="2019-01-22T12:51:00Z">
          <w:pPr>
            <w:jc w:val="both"/>
          </w:pPr>
        </w:pPrChange>
      </w:pPr>
      <w:del w:id="825" w:author="Robbie Parks" w:date="2019-01-22T12:51:00Z">
        <w:r w:rsidDel="007133B2">
          <w:rPr>
            <w:b/>
            <w:color w:val="000000" w:themeColor="text1"/>
          </w:rPr>
          <w:delText xml:space="preserve">Supplementary </w:delText>
        </w:r>
        <w:r w:rsidR="00AE3126" w:rsidRPr="00636C9B" w:rsidDel="007133B2">
          <w:rPr>
            <w:b/>
            <w:color w:val="000000" w:themeColor="text1"/>
          </w:rPr>
          <w:delText xml:space="preserve">Table </w:delText>
        </w:r>
        <w:r w:rsidR="003A2FA4" w:rsidDel="007133B2">
          <w:rPr>
            <w:b/>
            <w:color w:val="000000" w:themeColor="text1"/>
          </w:rPr>
          <w:delText>1</w:delText>
        </w:r>
        <w:r w:rsidR="00AE3126" w:rsidRPr="00636C9B" w:rsidDel="007133B2">
          <w:rPr>
            <w:b/>
            <w:color w:val="000000" w:themeColor="text1"/>
          </w:rPr>
          <w:delText>.</w:delText>
        </w:r>
        <w:r w:rsidR="00CC34A2" w:rsidRPr="00636C9B" w:rsidDel="007133B2">
          <w:rPr>
            <w:b/>
            <w:color w:val="000000" w:themeColor="text1"/>
          </w:rPr>
          <w:delText xml:space="preserve"> </w:delText>
        </w:r>
        <w:r w:rsidR="00CC34A2" w:rsidRPr="00636C9B" w:rsidDel="007133B2">
          <w:rPr>
            <w:color w:val="000000" w:themeColor="text1"/>
          </w:rPr>
          <w:delText xml:space="preserve">ICD-9 and ICD-10 medical cause of death codes by </w:delText>
        </w:r>
        <w:r w:rsidR="001C2178" w:rsidDel="007133B2">
          <w:rPr>
            <w:color w:val="000000" w:themeColor="text1"/>
          </w:rPr>
          <w:delText>type</w:delText>
        </w:r>
        <w:r w:rsidR="001C2178" w:rsidRPr="00636C9B" w:rsidDel="007133B2">
          <w:rPr>
            <w:color w:val="000000" w:themeColor="text1"/>
          </w:rPr>
          <w:delText xml:space="preserve"> </w:delText>
        </w:r>
        <w:r w:rsidR="00CC34A2" w:rsidRPr="00636C9B" w:rsidDel="007133B2">
          <w:rPr>
            <w:color w:val="000000" w:themeColor="text1"/>
          </w:rPr>
          <w:delText>of injury</w:delText>
        </w:r>
        <w:r w:rsidR="004069AE" w:rsidDel="007133B2">
          <w:rPr>
            <w:color w:val="000000" w:themeColor="text1"/>
          </w:rPr>
          <w:delText>.</w:delText>
        </w:r>
      </w:del>
    </w:p>
    <w:p w14:paraId="1485A4AC" w14:textId="23568316" w:rsidR="007662C6" w:rsidDel="007133B2" w:rsidRDefault="007662C6">
      <w:pPr>
        <w:spacing w:line="480" w:lineRule="auto"/>
        <w:jc w:val="both"/>
        <w:rPr>
          <w:del w:id="826" w:author="Robbie Parks" w:date="2019-01-22T12:51:00Z"/>
          <w:color w:val="000000" w:themeColor="text1"/>
        </w:rPr>
        <w:pPrChange w:id="827" w:author="Robbie Parks" w:date="2019-01-22T12:51:00Z">
          <w:pPr>
            <w:jc w:val="both"/>
          </w:pPr>
        </w:pPrChange>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7133B2" w14:paraId="35AEFD15" w14:textId="78778C6B" w:rsidTr="00214145">
        <w:trPr>
          <w:trHeight w:val="320"/>
          <w:del w:id="828" w:author="Robbie Parks" w:date="2019-01-22T12:51:00Z"/>
        </w:trPr>
        <w:tc>
          <w:tcPr>
            <w:tcW w:w="2941" w:type="dxa"/>
            <w:gridSpan w:val="3"/>
            <w:shd w:val="clear" w:color="auto" w:fill="auto"/>
            <w:noWrap/>
            <w:vAlign w:val="bottom"/>
            <w:hideMark/>
          </w:tcPr>
          <w:p w14:paraId="7F4F59FD" w14:textId="2BC25BE1" w:rsidR="007662C6" w:rsidRPr="007662C6" w:rsidDel="007133B2" w:rsidRDefault="007662C6">
            <w:pPr>
              <w:spacing w:line="480" w:lineRule="auto"/>
              <w:jc w:val="both"/>
              <w:rPr>
                <w:del w:id="829" w:author="Robbie Parks" w:date="2019-01-22T12:51:00Z"/>
                <w:rFonts w:eastAsia="Times New Roman"/>
                <w:b/>
                <w:bCs/>
                <w:color w:val="000000"/>
              </w:rPr>
              <w:pPrChange w:id="830" w:author="Robbie Parks" w:date="2019-01-22T12:51:00Z">
                <w:pPr/>
              </w:pPrChange>
            </w:pPr>
            <w:del w:id="831" w:author="Robbie Parks" w:date="2019-01-22T12:51:00Z">
              <w:r w:rsidRPr="007662C6" w:rsidDel="007133B2">
                <w:rPr>
                  <w:rFonts w:eastAsia="Times New Roman"/>
                  <w:b/>
                  <w:bCs/>
                  <w:color w:val="000000"/>
                </w:rPr>
                <w:delText>Cause</w:delText>
              </w:r>
            </w:del>
          </w:p>
        </w:tc>
        <w:tc>
          <w:tcPr>
            <w:tcW w:w="2927" w:type="dxa"/>
            <w:shd w:val="clear" w:color="auto" w:fill="auto"/>
            <w:noWrap/>
            <w:vAlign w:val="bottom"/>
            <w:hideMark/>
          </w:tcPr>
          <w:p w14:paraId="223C4901" w14:textId="1DCA3413" w:rsidR="007662C6" w:rsidRPr="007662C6" w:rsidDel="007133B2" w:rsidRDefault="007662C6">
            <w:pPr>
              <w:spacing w:line="480" w:lineRule="auto"/>
              <w:jc w:val="both"/>
              <w:rPr>
                <w:del w:id="832" w:author="Robbie Parks" w:date="2019-01-22T12:51:00Z"/>
                <w:rFonts w:eastAsia="Times New Roman"/>
                <w:b/>
                <w:bCs/>
                <w:color w:val="000000"/>
              </w:rPr>
              <w:pPrChange w:id="833" w:author="Robbie Parks" w:date="2019-01-22T12:51:00Z">
                <w:pPr/>
              </w:pPrChange>
            </w:pPr>
            <w:del w:id="834" w:author="Robbie Parks" w:date="2019-01-22T12:51:00Z">
              <w:r w:rsidRPr="007662C6" w:rsidDel="007133B2">
                <w:rPr>
                  <w:rFonts w:eastAsia="Times New Roman"/>
                  <w:b/>
                  <w:bCs/>
                  <w:color w:val="000000"/>
                </w:rPr>
                <w:delText>ICD-9</w:delText>
              </w:r>
            </w:del>
          </w:p>
        </w:tc>
        <w:tc>
          <w:tcPr>
            <w:tcW w:w="4662" w:type="dxa"/>
            <w:shd w:val="clear" w:color="auto" w:fill="auto"/>
            <w:noWrap/>
            <w:vAlign w:val="bottom"/>
            <w:hideMark/>
          </w:tcPr>
          <w:p w14:paraId="7DC97C35" w14:textId="3AC37BF7" w:rsidR="007662C6" w:rsidRPr="007662C6" w:rsidDel="007133B2" w:rsidRDefault="007662C6">
            <w:pPr>
              <w:spacing w:line="480" w:lineRule="auto"/>
              <w:jc w:val="both"/>
              <w:rPr>
                <w:del w:id="835" w:author="Robbie Parks" w:date="2019-01-22T12:51:00Z"/>
                <w:rFonts w:eastAsia="Times New Roman"/>
                <w:b/>
                <w:bCs/>
                <w:color w:val="000000"/>
              </w:rPr>
              <w:pPrChange w:id="836" w:author="Robbie Parks" w:date="2019-01-22T12:51:00Z">
                <w:pPr/>
              </w:pPrChange>
            </w:pPr>
            <w:del w:id="837" w:author="Robbie Parks" w:date="2019-01-22T12:51:00Z">
              <w:r w:rsidRPr="007662C6" w:rsidDel="007133B2">
                <w:rPr>
                  <w:rFonts w:eastAsia="Times New Roman"/>
                  <w:b/>
                  <w:bCs/>
                  <w:color w:val="000000"/>
                </w:rPr>
                <w:delText>ICD-10</w:delText>
              </w:r>
            </w:del>
          </w:p>
        </w:tc>
      </w:tr>
      <w:tr w:rsidR="00B81EB4" w:rsidRPr="007662C6" w:rsidDel="007133B2" w14:paraId="22BFB9C8" w14:textId="3500698A" w:rsidTr="00214145">
        <w:trPr>
          <w:trHeight w:val="354"/>
          <w:del w:id="838" w:author="Robbie Parks" w:date="2019-01-22T12:51:00Z"/>
        </w:trPr>
        <w:tc>
          <w:tcPr>
            <w:tcW w:w="2941" w:type="dxa"/>
            <w:gridSpan w:val="3"/>
            <w:shd w:val="clear" w:color="auto" w:fill="auto"/>
            <w:noWrap/>
            <w:vAlign w:val="bottom"/>
            <w:hideMark/>
          </w:tcPr>
          <w:p w14:paraId="152FE3FA" w14:textId="0CDAE1BB" w:rsidR="007662C6" w:rsidRPr="007662C6" w:rsidDel="007133B2" w:rsidRDefault="007662C6">
            <w:pPr>
              <w:spacing w:line="480" w:lineRule="auto"/>
              <w:jc w:val="both"/>
              <w:rPr>
                <w:del w:id="839" w:author="Robbie Parks" w:date="2019-01-22T12:51:00Z"/>
                <w:rFonts w:eastAsia="Times New Roman"/>
                <w:color w:val="000000"/>
              </w:rPr>
              <w:pPrChange w:id="840" w:author="Robbie Parks" w:date="2019-01-22T12:51:00Z">
                <w:pPr/>
              </w:pPrChange>
            </w:pPr>
            <w:del w:id="841" w:author="Robbie Parks" w:date="2019-01-22T12:51:00Z">
              <w:r w:rsidRPr="007662C6" w:rsidDel="007133B2">
                <w:rPr>
                  <w:rFonts w:eastAsia="Times New Roman"/>
                  <w:color w:val="000000"/>
                </w:rPr>
                <w:delText>Injuries</w:delText>
              </w:r>
            </w:del>
          </w:p>
        </w:tc>
        <w:tc>
          <w:tcPr>
            <w:tcW w:w="2927" w:type="dxa"/>
            <w:shd w:val="clear" w:color="auto" w:fill="auto"/>
            <w:noWrap/>
            <w:vAlign w:val="bottom"/>
            <w:hideMark/>
          </w:tcPr>
          <w:p w14:paraId="69499D06" w14:textId="117B2129" w:rsidR="007662C6" w:rsidRPr="007662C6" w:rsidDel="007133B2" w:rsidRDefault="007662C6">
            <w:pPr>
              <w:spacing w:line="480" w:lineRule="auto"/>
              <w:jc w:val="both"/>
              <w:rPr>
                <w:del w:id="842" w:author="Robbie Parks" w:date="2019-01-22T12:51:00Z"/>
                <w:rFonts w:eastAsia="Times New Roman"/>
                <w:color w:val="000000"/>
              </w:rPr>
              <w:pPrChange w:id="843" w:author="Robbie Parks" w:date="2019-01-22T12:51:00Z">
                <w:pPr/>
              </w:pPrChange>
            </w:pPr>
            <w:del w:id="844" w:author="Robbie Parks" w:date="2019-01-22T12:51:00Z">
              <w:r w:rsidRPr="007662C6" w:rsidDel="007133B2">
                <w:rPr>
                  <w:rFonts w:eastAsia="Times New Roman"/>
                  <w:color w:val="000000"/>
                </w:rPr>
                <w:delText>E800.0-E999.9</w:delText>
              </w:r>
            </w:del>
          </w:p>
        </w:tc>
        <w:tc>
          <w:tcPr>
            <w:tcW w:w="4662" w:type="dxa"/>
            <w:shd w:val="clear" w:color="auto" w:fill="auto"/>
            <w:noWrap/>
            <w:vAlign w:val="bottom"/>
            <w:hideMark/>
          </w:tcPr>
          <w:p w14:paraId="4819D9A7" w14:textId="7B66E231" w:rsidR="007662C6" w:rsidRPr="007662C6" w:rsidDel="007133B2" w:rsidRDefault="007662C6">
            <w:pPr>
              <w:spacing w:line="480" w:lineRule="auto"/>
              <w:jc w:val="both"/>
              <w:rPr>
                <w:del w:id="845" w:author="Robbie Parks" w:date="2019-01-22T12:51:00Z"/>
                <w:rFonts w:eastAsia="Times New Roman"/>
                <w:color w:val="000000"/>
              </w:rPr>
              <w:pPrChange w:id="846" w:author="Robbie Parks" w:date="2019-01-22T12:51:00Z">
                <w:pPr/>
              </w:pPrChange>
            </w:pPr>
            <w:del w:id="847" w:author="Robbie Parks" w:date="2019-01-22T12:51:00Z">
              <w:r w:rsidRPr="007662C6" w:rsidDel="007133B2">
                <w:rPr>
                  <w:rFonts w:eastAsia="Times New Roman"/>
                  <w:color w:val="000000"/>
                </w:rPr>
                <w:delText>V0.0-Y89.9</w:delText>
              </w:r>
            </w:del>
          </w:p>
        </w:tc>
      </w:tr>
      <w:tr w:rsidR="007178E4" w:rsidRPr="007662C6" w:rsidDel="007133B2" w14:paraId="51435C06" w14:textId="45B28138" w:rsidTr="00214145">
        <w:trPr>
          <w:trHeight w:val="320"/>
          <w:del w:id="848" w:author="Robbie Parks" w:date="2019-01-22T12:51:00Z"/>
        </w:trPr>
        <w:tc>
          <w:tcPr>
            <w:tcW w:w="471" w:type="dxa"/>
            <w:shd w:val="clear" w:color="auto" w:fill="auto"/>
            <w:noWrap/>
            <w:vAlign w:val="bottom"/>
            <w:hideMark/>
          </w:tcPr>
          <w:p w14:paraId="3046E687" w14:textId="6BDD90CC" w:rsidR="007662C6" w:rsidRPr="007662C6" w:rsidDel="007133B2" w:rsidRDefault="007662C6">
            <w:pPr>
              <w:spacing w:line="480" w:lineRule="auto"/>
              <w:jc w:val="both"/>
              <w:rPr>
                <w:del w:id="849" w:author="Robbie Parks" w:date="2019-01-22T12:51:00Z"/>
                <w:rFonts w:eastAsia="Times New Roman"/>
                <w:color w:val="000000"/>
              </w:rPr>
              <w:pPrChange w:id="850" w:author="Robbie Parks" w:date="2019-01-22T12:51:00Z">
                <w:pPr/>
              </w:pPrChange>
            </w:pPr>
          </w:p>
        </w:tc>
        <w:tc>
          <w:tcPr>
            <w:tcW w:w="2470" w:type="dxa"/>
            <w:gridSpan w:val="2"/>
            <w:shd w:val="clear" w:color="auto" w:fill="auto"/>
            <w:noWrap/>
            <w:vAlign w:val="bottom"/>
            <w:hideMark/>
          </w:tcPr>
          <w:p w14:paraId="2B069DB7" w14:textId="22F0AAA4" w:rsidR="007662C6" w:rsidRPr="007662C6" w:rsidDel="007133B2" w:rsidRDefault="007662C6">
            <w:pPr>
              <w:spacing w:line="480" w:lineRule="auto"/>
              <w:jc w:val="both"/>
              <w:rPr>
                <w:del w:id="851" w:author="Robbie Parks" w:date="2019-01-22T12:51:00Z"/>
                <w:rFonts w:eastAsia="Times New Roman"/>
                <w:color w:val="000000"/>
              </w:rPr>
              <w:pPrChange w:id="852" w:author="Robbie Parks" w:date="2019-01-22T12:51:00Z">
                <w:pPr/>
              </w:pPrChange>
            </w:pPr>
            <w:del w:id="853" w:author="Robbie Parks" w:date="2019-01-22T12:51:00Z">
              <w:r w:rsidRPr="007662C6" w:rsidDel="007133B2">
                <w:rPr>
                  <w:rFonts w:eastAsia="Times New Roman"/>
                  <w:color w:val="000000"/>
                </w:rPr>
                <w:delText>Unintentional</w:delText>
              </w:r>
            </w:del>
          </w:p>
        </w:tc>
        <w:tc>
          <w:tcPr>
            <w:tcW w:w="2927" w:type="dxa"/>
            <w:shd w:val="clear" w:color="auto" w:fill="auto"/>
            <w:noWrap/>
            <w:vAlign w:val="bottom"/>
            <w:hideMark/>
          </w:tcPr>
          <w:p w14:paraId="37DD32B3" w14:textId="7F404F1B" w:rsidR="007662C6" w:rsidRPr="007662C6" w:rsidDel="007133B2" w:rsidRDefault="007662C6">
            <w:pPr>
              <w:spacing w:line="480" w:lineRule="auto"/>
              <w:jc w:val="both"/>
              <w:rPr>
                <w:del w:id="854" w:author="Robbie Parks" w:date="2019-01-22T12:51:00Z"/>
                <w:rFonts w:eastAsia="Times New Roman"/>
                <w:color w:val="000000"/>
              </w:rPr>
              <w:pPrChange w:id="855" w:author="Robbie Parks" w:date="2019-01-22T12:51:00Z">
                <w:pPr/>
              </w:pPrChange>
            </w:pPr>
            <w:del w:id="856" w:author="Robbie Parks" w:date="2019-01-22T12:51:00Z">
              <w:r w:rsidRPr="007662C6" w:rsidDel="007133B2">
                <w:rPr>
                  <w:rFonts w:eastAsia="Times New Roman"/>
                  <w:color w:val="000000"/>
                </w:rPr>
                <w:delText>E800.0-E949.9, E980.0-E989.9</w:delText>
              </w:r>
            </w:del>
          </w:p>
        </w:tc>
        <w:tc>
          <w:tcPr>
            <w:tcW w:w="4662" w:type="dxa"/>
            <w:shd w:val="clear" w:color="auto" w:fill="auto"/>
            <w:noWrap/>
            <w:vAlign w:val="bottom"/>
            <w:hideMark/>
          </w:tcPr>
          <w:p w14:paraId="3BEEBFDD" w14:textId="4AC6BFA2" w:rsidR="007662C6" w:rsidRPr="007662C6" w:rsidDel="007133B2" w:rsidRDefault="007662C6">
            <w:pPr>
              <w:spacing w:line="480" w:lineRule="auto"/>
              <w:jc w:val="both"/>
              <w:rPr>
                <w:del w:id="857" w:author="Robbie Parks" w:date="2019-01-22T12:51:00Z"/>
                <w:rFonts w:eastAsia="Times New Roman"/>
                <w:color w:val="000000"/>
              </w:rPr>
              <w:pPrChange w:id="858" w:author="Robbie Parks" w:date="2019-01-22T12:51:00Z">
                <w:pPr/>
              </w:pPrChange>
            </w:pPr>
            <w:del w:id="859" w:author="Robbie Parks" w:date="2019-01-22T12:51:00Z">
              <w:r w:rsidRPr="007662C6" w:rsidDel="007133B2">
                <w:rPr>
                  <w:rFonts w:eastAsia="Times New Roman"/>
                  <w:color w:val="000000"/>
                </w:rPr>
                <w:delText>V0.0-V99.9, W0.0-99.9, X0.0-X59.9, Y10.0-Y34.9, Y40.0-Y89.9</w:delText>
              </w:r>
            </w:del>
          </w:p>
        </w:tc>
      </w:tr>
      <w:tr w:rsidR="007178E4" w:rsidRPr="007662C6" w:rsidDel="007133B2" w14:paraId="7209F039" w14:textId="6B7F5E69" w:rsidTr="00214145">
        <w:trPr>
          <w:trHeight w:val="320"/>
          <w:del w:id="860" w:author="Robbie Parks" w:date="2019-01-22T12:51:00Z"/>
        </w:trPr>
        <w:tc>
          <w:tcPr>
            <w:tcW w:w="471" w:type="dxa"/>
            <w:shd w:val="clear" w:color="auto" w:fill="auto"/>
            <w:noWrap/>
            <w:vAlign w:val="bottom"/>
            <w:hideMark/>
          </w:tcPr>
          <w:p w14:paraId="202E2ABF" w14:textId="6C14133D" w:rsidR="007662C6" w:rsidRPr="007662C6" w:rsidDel="007133B2" w:rsidRDefault="007662C6">
            <w:pPr>
              <w:spacing w:line="480" w:lineRule="auto"/>
              <w:jc w:val="both"/>
              <w:rPr>
                <w:del w:id="861" w:author="Robbie Parks" w:date="2019-01-22T12:51:00Z"/>
                <w:rFonts w:eastAsia="Times New Roman"/>
                <w:color w:val="000000"/>
              </w:rPr>
              <w:pPrChange w:id="862" w:author="Robbie Parks" w:date="2019-01-22T12:51:00Z">
                <w:pPr/>
              </w:pPrChange>
            </w:pPr>
          </w:p>
        </w:tc>
        <w:tc>
          <w:tcPr>
            <w:tcW w:w="471" w:type="dxa"/>
            <w:shd w:val="clear" w:color="auto" w:fill="auto"/>
            <w:noWrap/>
            <w:vAlign w:val="bottom"/>
            <w:hideMark/>
          </w:tcPr>
          <w:p w14:paraId="262AAFB0" w14:textId="5932F974" w:rsidR="007662C6" w:rsidRPr="007662C6" w:rsidDel="007133B2" w:rsidRDefault="007662C6">
            <w:pPr>
              <w:spacing w:line="480" w:lineRule="auto"/>
              <w:jc w:val="both"/>
              <w:rPr>
                <w:del w:id="863" w:author="Robbie Parks" w:date="2019-01-22T12:51:00Z"/>
                <w:rFonts w:eastAsia="Times New Roman"/>
                <w:sz w:val="20"/>
                <w:szCs w:val="20"/>
              </w:rPr>
              <w:pPrChange w:id="864" w:author="Robbie Parks" w:date="2019-01-22T12:51:00Z">
                <w:pPr/>
              </w:pPrChange>
            </w:pPr>
          </w:p>
        </w:tc>
        <w:tc>
          <w:tcPr>
            <w:tcW w:w="1999" w:type="dxa"/>
            <w:shd w:val="clear" w:color="auto" w:fill="auto"/>
            <w:noWrap/>
            <w:vAlign w:val="bottom"/>
            <w:hideMark/>
          </w:tcPr>
          <w:p w14:paraId="4EA2C5A8" w14:textId="65F24606" w:rsidR="007662C6" w:rsidRPr="007662C6" w:rsidDel="007133B2" w:rsidRDefault="007662C6">
            <w:pPr>
              <w:spacing w:line="480" w:lineRule="auto"/>
              <w:jc w:val="both"/>
              <w:rPr>
                <w:del w:id="865" w:author="Robbie Parks" w:date="2019-01-22T12:51:00Z"/>
                <w:rFonts w:eastAsia="Times New Roman"/>
                <w:color w:val="000000"/>
              </w:rPr>
              <w:pPrChange w:id="866" w:author="Robbie Parks" w:date="2019-01-22T12:51:00Z">
                <w:pPr/>
              </w:pPrChange>
            </w:pPr>
            <w:del w:id="867" w:author="Robbie Parks" w:date="2019-01-22T12:51:00Z">
              <w:r w:rsidRPr="007662C6" w:rsidDel="007133B2">
                <w:rPr>
                  <w:rFonts w:eastAsia="Times New Roman"/>
                  <w:color w:val="000000"/>
                </w:rPr>
                <w:delText>Transport</w:delText>
              </w:r>
            </w:del>
          </w:p>
        </w:tc>
        <w:tc>
          <w:tcPr>
            <w:tcW w:w="2927" w:type="dxa"/>
            <w:shd w:val="clear" w:color="auto" w:fill="auto"/>
            <w:noWrap/>
            <w:vAlign w:val="bottom"/>
            <w:hideMark/>
          </w:tcPr>
          <w:p w14:paraId="5585AC40" w14:textId="1E89EF70" w:rsidR="007662C6" w:rsidRPr="007662C6" w:rsidDel="007133B2" w:rsidRDefault="007662C6">
            <w:pPr>
              <w:spacing w:line="480" w:lineRule="auto"/>
              <w:jc w:val="both"/>
              <w:rPr>
                <w:del w:id="868" w:author="Robbie Parks" w:date="2019-01-22T12:51:00Z"/>
                <w:rFonts w:eastAsia="Times New Roman"/>
                <w:color w:val="000000"/>
              </w:rPr>
              <w:pPrChange w:id="869" w:author="Robbie Parks" w:date="2019-01-22T12:51:00Z">
                <w:pPr/>
              </w:pPrChange>
            </w:pPr>
            <w:del w:id="870" w:author="Robbie Parks" w:date="2019-01-22T12:51:00Z">
              <w:r w:rsidRPr="007662C6" w:rsidDel="007133B2">
                <w:rPr>
                  <w:rFonts w:eastAsia="Times New Roman"/>
                  <w:color w:val="000000"/>
                </w:rPr>
                <w:delText>E800.0-E807.9, E810.0-E838.9, E840.0-E849.9</w:delText>
              </w:r>
            </w:del>
          </w:p>
        </w:tc>
        <w:tc>
          <w:tcPr>
            <w:tcW w:w="4662" w:type="dxa"/>
            <w:shd w:val="clear" w:color="auto" w:fill="auto"/>
            <w:noWrap/>
            <w:vAlign w:val="bottom"/>
            <w:hideMark/>
          </w:tcPr>
          <w:p w14:paraId="042DF483" w14:textId="75FC4F69" w:rsidR="007662C6" w:rsidRPr="007662C6" w:rsidDel="007133B2" w:rsidRDefault="007662C6">
            <w:pPr>
              <w:spacing w:line="480" w:lineRule="auto"/>
              <w:jc w:val="both"/>
              <w:rPr>
                <w:del w:id="871" w:author="Robbie Parks" w:date="2019-01-22T12:51:00Z"/>
                <w:rFonts w:eastAsia="Times New Roman"/>
                <w:color w:val="000000"/>
              </w:rPr>
              <w:pPrChange w:id="872" w:author="Robbie Parks" w:date="2019-01-22T12:51:00Z">
                <w:pPr/>
              </w:pPrChange>
            </w:pPr>
            <w:del w:id="873" w:author="Robbie Parks" w:date="2019-01-22T12:51:00Z">
              <w:r w:rsidRPr="007662C6" w:rsidDel="007133B2">
                <w:rPr>
                  <w:rFonts w:eastAsia="Times New Roman"/>
                  <w:color w:val="000000"/>
                </w:rPr>
                <w:delText>V0.0-V99.9</w:delText>
              </w:r>
            </w:del>
          </w:p>
        </w:tc>
      </w:tr>
      <w:tr w:rsidR="007178E4" w:rsidRPr="007662C6" w:rsidDel="007133B2" w14:paraId="5DDF9530" w14:textId="340A71C8" w:rsidTr="00214145">
        <w:trPr>
          <w:trHeight w:val="320"/>
          <w:del w:id="874" w:author="Robbie Parks" w:date="2019-01-22T12:51:00Z"/>
        </w:trPr>
        <w:tc>
          <w:tcPr>
            <w:tcW w:w="471" w:type="dxa"/>
            <w:shd w:val="clear" w:color="auto" w:fill="auto"/>
            <w:noWrap/>
            <w:vAlign w:val="bottom"/>
            <w:hideMark/>
          </w:tcPr>
          <w:p w14:paraId="0251A21D" w14:textId="1055D84F" w:rsidR="007662C6" w:rsidRPr="007662C6" w:rsidDel="007133B2" w:rsidRDefault="007662C6">
            <w:pPr>
              <w:spacing w:line="480" w:lineRule="auto"/>
              <w:jc w:val="both"/>
              <w:rPr>
                <w:del w:id="875" w:author="Robbie Parks" w:date="2019-01-22T12:51:00Z"/>
                <w:rFonts w:eastAsia="Times New Roman"/>
                <w:color w:val="000000"/>
              </w:rPr>
              <w:pPrChange w:id="876" w:author="Robbie Parks" w:date="2019-01-22T12:51:00Z">
                <w:pPr/>
              </w:pPrChange>
            </w:pPr>
          </w:p>
        </w:tc>
        <w:tc>
          <w:tcPr>
            <w:tcW w:w="471" w:type="dxa"/>
            <w:shd w:val="clear" w:color="auto" w:fill="auto"/>
            <w:noWrap/>
            <w:vAlign w:val="bottom"/>
            <w:hideMark/>
          </w:tcPr>
          <w:p w14:paraId="10C4D920" w14:textId="48581369" w:rsidR="007662C6" w:rsidRPr="007662C6" w:rsidDel="007133B2" w:rsidRDefault="007662C6">
            <w:pPr>
              <w:spacing w:line="480" w:lineRule="auto"/>
              <w:jc w:val="both"/>
              <w:rPr>
                <w:del w:id="877" w:author="Robbie Parks" w:date="2019-01-22T12:51:00Z"/>
                <w:rFonts w:eastAsia="Times New Roman"/>
                <w:sz w:val="20"/>
                <w:szCs w:val="20"/>
              </w:rPr>
              <w:pPrChange w:id="878" w:author="Robbie Parks" w:date="2019-01-22T12:51:00Z">
                <w:pPr/>
              </w:pPrChange>
            </w:pPr>
          </w:p>
        </w:tc>
        <w:tc>
          <w:tcPr>
            <w:tcW w:w="1999" w:type="dxa"/>
            <w:shd w:val="clear" w:color="auto" w:fill="auto"/>
            <w:noWrap/>
            <w:vAlign w:val="bottom"/>
            <w:hideMark/>
          </w:tcPr>
          <w:p w14:paraId="6ACA6901" w14:textId="305F9E0F" w:rsidR="007662C6" w:rsidRPr="007662C6" w:rsidDel="007133B2" w:rsidRDefault="007662C6">
            <w:pPr>
              <w:spacing w:line="480" w:lineRule="auto"/>
              <w:jc w:val="both"/>
              <w:rPr>
                <w:del w:id="879" w:author="Robbie Parks" w:date="2019-01-22T12:51:00Z"/>
                <w:rFonts w:eastAsia="Times New Roman"/>
                <w:color w:val="000000"/>
              </w:rPr>
              <w:pPrChange w:id="880" w:author="Robbie Parks" w:date="2019-01-22T12:51:00Z">
                <w:pPr/>
              </w:pPrChange>
            </w:pPr>
            <w:del w:id="881" w:author="Robbie Parks" w:date="2019-01-22T12:51:00Z">
              <w:r w:rsidRPr="007662C6" w:rsidDel="007133B2">
                <w:rPr>
                  <w:rFonts w:eastAsia="Times New Roman"/>
                  <w:color w:val="000000"/>
                </w:rPr>
                <w:delText>Falls</w:delText>
              </w:r>
            </w:del>
          </w:p>
        </w:tc>
        <w:tc>
          <w:tcPr>
            <w:tcW w:w="2927" w:type="dxa"/>
            <w:shd w:val="clear" w:color="auto" w:fill="auto"/>
            <w:noWrap/>
            <w:vAlign w:val="bottom"/>
            <w:hideMark/>
          </w:tcPr>
          <w:p w14:paraId="722B4E09" w14:textId="21B28F2E" w:rsidR="007662C6" w:rsidRPr="007662C6" w:rsidDel="007133B2" w:rsidRDefault="007662C6">
            <w:pPr>
              <w:spacing w:line="480" w:lineRule="auto"/>
              <w:jc w:val="both"/>
              <w:rPr>
                <w:del w:id="882" w:author="Robbie Parks" w:date="2019-01-22T12:51:00Z"/>
                <w:rFonts w:eastAsia="Times New Roman"/>
                <w:color w:val="000000"/>
              </w:rPr>
              <w:pPrChange w:id="883" w:author="Robbie Parks" w:date="2019-01-22T12:51:00Z">
                <w:pPr/>
              </w:pPrChange>
            </w:pPr>
            <w:del w:id="884" w:author="Robbie Parks" w:date="2019-01-22T12:51:00Z">
              <w:r w:rsidRPr="007662C6" w:rsidDel="007133B2">
                <w:rPr>
                  <w:rFonts w:eastAsia="Times New Roman"/>
                  <w:color w:val="000000"/>
                </w:rPr>
                <w:delText>E880.0-E888.9</w:delText>
              </w:r>
            </w:del>
          </w:p>
        </w:tc>
        <w:tc>
          <w:tcPr>
            <w:tcW w:w="4662" w:type="dxa"/>
            <w:shd w:val="clear" w:color="auto" w:fill="auto"/>
            <w:noWrap/>
            <w:vAlign w:val="bottom"/>
            <w:hideMark/>
          </w:tcPr>
          <w:p w14:paraId="025DA715" w14:textId="5381C25E" w:rsidR="007662C6" w:rsidRPr="007662C6" w:rsidDel="007133B2" w:rsidRDefault="007662C6">
            <w:pPr>
              <w:spacing w:line="480" w:lineRule="auto"/>
              <w:jc w:val="both"/>
              <w:rPr>
                <w:del w:id="885" w:author="Robbie Parks" w:date="2019-01-22T12:51:00Z"/>
                <w:rFonts w:eastAsia="Times New Roman"/>
                <w:color w:val="000000"/>
              </w:rPr>
              <w:pPrChange w:id="886" w:author="Robbie Parks" w:date="2019-01-22T12:51:00Z">
                <w:pPr/>
              </w:pPrChange>
            </w:pPr>
            <w:del w:id="887" w:author="Robbie Parks" w:date="2019-01-22T12:51:00Z">
              <w:r w:rsidRPr="007662C6" w:rsidDel="007133B2">
                <w:rPr>
                  <w:rFonts w:eastAsia="Times New Roman"/>
                  <w:color w:val="000000"/>
                </w:rPr>
                <w:delText>W0.0-W19.9</w:delText>
              </w:r>
            </w:del>
          </w:p>
        </w:tc>
      </w:tr>
      <w:tr w:rsidR="007178E4" w:rsidRPr="007662C6" w:rsidDel="007133B2" w14:paraId="29614875" w14:textId="3EA4FF0F" w:rsidTr="00214145">
        <w:trPr>
          <w:trHeight w:val="360"/>
          <w:del w:id="888" w:author="Robbie Parks" w:date="2019-01-22T12:51:00Z"/>
        </w:trPr>
        <w:tc>
          <w:tcPr>
            <w:tcW w:w="471" w:type="dxa"/>
            <w:shd w:val="clear" w:color="auto" w:fill="auto"/>
            <w:noWrap/>
            <w:vAlign w:val="bottom"/>
            <w:hideMark/>
          </w:tcPr>
          <w:p w14:paraId="656B33FF" w14:textId="0FBBD323" w:rsidR="007662C6" w:rsidRPr="007662C6" w:rsidDel="007133B2" w:rsidRDefault="007662C6">
            <w:pPr>
              <w:spacing w:line="480" w:lineRule="auto"/>
              <w:jc w:val="both"/>
              <w:rPr>
                <w:del w:id="889" w:author="Robbie Parks" w:date="2019-01-22T12:51:00Z"/>
                <w:rFonts w:eastAsia="Times New Roman"/>
                <w:color w:val="000000"/>
              </w:rPr>
              <w:pPrChange w:id="890" w:author="Robbie Parks" w:date="2019-01-22T12:51:00Z">
                <w:pPr/>
              </w:pPrChange>
            </w:pPr>
          </w:p>
        </w:tc>
        <w:tc>
          <w:tcPr>
            <w:tcW w:w="471" w:type="dxa"/>
            <w:shd w:val="clear" w:color="auto" w:fill="auto"/>
            <w:noWrap/>
            <w:vAlign w:val="bottom"/>
            <w:hideMark/>
          </w:tcPr>
          <w:p w14:paraId="5CB69B25" w14:textId="339F9226" w:rsidR="007662C6" w:rsidRPr="007662C6" w:rsidDel="007133B2" w:rsidRDefault="007662C6">
            <w:pPr>
              <w:spacing w:line="480" w:lineRule="auto"/>
              <w:jc w:val="both"/>
              <w:rPr>
                <w:del w:id="891" w:author="Robbie Parks" w:date="2019-01-22T12:51:00Z"/>
                <w:rFonts w:eastAsia="Times New Roman"/>
                <w:sz w:val="20"/>
                <w:szCs w:val="20"/>
              </w:rPr>
              <w:pPrChange w:id="892" w:author="Robbie Parks" w:date="2019-01-22T12:51:00Z">
                <w:pPr/>
              </w:pPrChange>
            </w:pPr>
          </w:p>
        </w:tc>
        <w:tc>
          <w:tcPr>
            <w:tcW w:w="1999" w:type="dxa"/>
            <w:shd w:val="clear" w:color="auto" w:fill="auto"/>
            <w:noWrap/>
            <w:vAlign w:val="bottom"/>
            <w:hideMark/>
          </w:tcPr>
          <w:p w14:paraId="646ACEA7" w14:textId="74F11F9F" w:rsidR="007662C6" w:rsidRPr="007662C6" w:rsidDel="007133B2" w:rsidRDefault="007662C6">
            <w:pPr>
              <w:spacing w:line="480" w:lineRule="auto"/>
              <w:jc w:val="both"/>
              <w:rPr>
                <w:del w:id="893" w:author="Robbie Parks" w:date="2019-01-22T12:51:00Z"/>
                <w:rFonts w:eastAsia="Times New Roman"/>
                <w:color w:val="000000"/>
              </w:rPr>
              <w:pPrChange w:id="894" w:author="Robbie Parks" w:date="2019-01-22T12:51:00Z">
                <w:pPr/>
              </w:pPrChange>
            </w:pPr>
            <w:del w:id="895" w:author="Robbie Parks" w:date="2019-01-22T12:51:00Z">
              <w:r w:rsidRPr="007662C6" w:rsidDel="007133B2">
                <w:rPr>
                  <w:rFonts w:eastAsia="Times New Roman"/>
                  <w:color w:val="000000"/>
                </w:rPr>
                <w:delText>Drowning</w:delText>
              </w:r>
            </w:del>
          </w:p>
        </w:tc>
        <w:tc>
          <w:tcPr>
            <w:tcW w:w="2927" w:type="dxa"/>
            <w:shd w:val="clear" w:color="auto" w:fill="auto"/>
            <w:noWrap/>
            <w:vAlign w:val="bottom"/>
            <w:hideMark/>
          </w:tcPr>
          <w:p w14:paraId="7086D24E" w14:textId="63D4022A" w:rsidR="007662C6" w:rsidRPr="007662C6" w:rsidDel="007133B2" w:rsidRDefault="007662C6">
            <w:pPr>
              <w:spacing w:line="480" w:lineRule="auto"/>
              <w:jc w:val="both"/>
              <w:rPr>
                <w:del w:id="896" w:author="Robbie Parks" w:date="2019-01-22T12:51:00Z"/>
                <w:rFonts w:eastAsia="Times New Roman"/>
                <w:color w:val="000000"/>
              </w:rPr>
              <w:pPrChange w:id="897" w:author="Robbie Parks" w:date="2019-01-22T12:51:00Z">
                <w:pPr/>
              </w:pPrChange>
            </w:pPr>
            <w:del w:id="898" w:author="Robbie Parks" w:date="2019-01-22T12:51:00Z">
              <w:r w:rsidRPr="007662C6" w:rsidDel="007133B2">
                <w:rPr>
                  <w:rFonts w:eastAsia="Times New Roman"/>
                  <w:color w:val="000000"/>
                </w:rPr>
                <w:delText>E910.0-E910.9</w:delText>
              </w:r>
            </w:del>
          </w:p>
        </w:tc>
        <w:tc>
          <w:tcPr>
            <w:tcW w:w="4662" w:type="dxa"/>
            <w:shd w:val="clear" w:color="auto" w:fill="auto"/>
            <w:noWrap/>
            <w:vAlign w:val="bottom"/>
            <w:hideMark/>
          </w:tcPr>
          <w:p w14:paraId="7F3EDAEA" w14:textId="3044134B" w:rsidR="007662C6" w:rsidRPr="007662C6" w:rsidDel="007133B2" w:rsidRDefault="007662C6">
            <w:pPr>
              <w:spacing w:line="480" w:lineRule="auto"/>
              <w:jc w:val="both"/>
              <w:rPr>
                <w:del w:id="899" w:author="Robbie Parks" w:date="2019-01-22T12:51:00Z"/>
                <w:rFonts w:eastAsia="Times New Roman"/>
                <w:color w:val="000000"/>
              </w:rPr>
              <w:pPrChange w:id="900" w:author="Robbie Parks" w:date="2019-01-22T12:51:00Z">
                <w:pPr/>
              </w:pPrChange>
            </w:pPr>
            <w:del w:id="901" w:author="Robbie Parks" w:date="2019-01-22T12:51:00Z">
              <w:r w:rsidRPr="007662C6" w:rsidDel="007133B2">
                <w:rPr>
                  <w:rFonts w:eastAsia="Times New Roman"/>
                  <w:color w:val="000000"/>
                </w:rPr>
                <w:delText>W65.0-W74.9</w:delText>
              </w:r>
            </w:del>
          </w:p>
        </w:tc>
      </w:tr>
      <w:tr w:rsidR="007178E4" w:rsidRPr="007662C6" w:rsidDel="007133B2" w14:paraId="5110D8B0" w14:textId="25D38466" w:rsidTr="00214145">
        <w:trPr>
          <w:trHeight w:val="320"/>
          <w:del w:id="902" w:author="Robbie Parks" w:date="2019-01-22T12:51:00Z"/>
        </w:trPr>
        <w:tc>
          <w:tcPr>
            <w:tcW w:w="471" w:type="dxa"/>
            <w:shd w:val="clear" w:color="auto" w:fill="auto"/>
            <w:noWrap/>
            <w:vAlign w:val="bottom"/>
            <w:hideMark/>
          </w:tcPr>
          <w:p w14:paraId="14257750" w14:textId="5AD9C1FB" w:rsidR="007662C6" w:rsidRPr="007662C6" w:rsidDel="007133B2" w:rsidRDefault="007662C6">
            <w:pPr>
              <w:spacing w:line="480" w:lineRule="auto"/>
              <w:jc w:val="both"/>
              <w:rPr>
                <w:del w:id="903" w:author="Robbie Parks" w:date="2019-01-22T12:51:00Z"/>
                <w:rFonts w:eastAsia="Times New Roman"/>
                <w:color w:val="000000"/>
              </w:rPr>
              <w:pPrChange w:id="904" w:author="Robbie Parks" w:date="2019-01-22T12:51:00Z">
                <w:pPr/>
              </w:pPrChange>
            </w:pPr>
          </w:p>
        </w:tc>
        <w:tc>
          <w:tcPr>
            <w:tcW w:w="2470" w:type="dxa"/>
            <w:gridSpan w:val="2"/>
            <w:shd w:val="clear" w:color="auto" w:fill="auto"/>
            <w:noWrap/>
            <w:vAlign w:val="bottom"/>
            <w:hideMark/>
          </w:tcPr>
          <w:p w14:paraId="7C5F047C" w14:textId="14E974AB" w:rsidR="007662C6" w:rsidRPr="007662C6" w:rsidDel="007133B2" w:rsidRDefault="007662C6">
            <w:pPr>
              <w:spacing w:line="480" w:lineRule="auto"/>
              <w:jc w:val="both"/>
              <w:rPr>
                <w:del w:id="905" w:author="Robbie Parks" w:date="2019-01-22T12:51:00Z"/>
                <w:rFonts w:eastAsia="Times New Roman"/>
                <w:color w:val="000000"/>
              </w:rPr>
              <w:pPrChange w:id="906" w:author="Robbie Parks" w:date="2019-01-22T12:51:00Z">
                <w:pPr/>
              </w:pPrChange>
            </w:pPr>
            <w:del w:id="907" w:author="Robbie Parks" w:date="2019-01-22T12:51:00Z">
              <w:r w:rsidRPr="007662C6" w:rsidDel="007133B2">
                <w:rPr>
                  <w:rFonts w:eastAsia="Times New Roman"/>
                  <w:color w:val="000000"/>
                </w:rPr>
                <w:delText>Intentional</w:delText>
              </w:r>
            </w:del>
          </w:p>
        </w:tc>
        <w:tc>
          <w:tcPr>
            <w:tcW w:w="2927" w:type="dxa"/>
            <w:shd w:val="clear" w:color="auto" w:fill="auto"/>
            <w:noWrap/>
            <w:vAlign w:val="bottom"/>
            <w:hideMark/>
          </w:tcPr>
          <w:p w14:paraId="643C13BD" w14:textId="7CDB9D06" w:rsidR="007662C6" w:rsidRPr="007662C6" w:rsidDel="007133B2" w:rsidRDefault="007662C6">
            <w:pPr>
              <w:spacing w:line="480" w:lineRule="auto"/>
              <w:jc w:val="both"/>
              <w:rPr>
                <w:del w:id="908" w:author="Robbie Parks" w:date="2019-01-22T12:51:00Z"/>
                <w:rFonts w:eastAsia="Times New Roman"/>
                <w:color w:val="000000"/>
              </w:rPr>
              <w:pPrChange w:id="909" w:author="Robbie Parks" w:date="2019-01-22T12:51:00Z">
                <w:pPr/>
              </w:pPrChange>
            </w:pPr>
            <w:del w:id="910" w:author="Robbie Parks" w:date="2019-01-22T12:51:00Z">
              <w:r w:rsidRPr="007662C6" w:rsidDel="007133B2">
                <w:rPr>
                  <w:rFonts w:eastAsia="Times New Roman"/>
                  <w:color w:val="000000"/>
                </w:rPr>
                <w:delText>E950.0-E979.9, E990.0-E999.9</w:delText>
              </w:r>
            </w:del>
          </w:p>
        </w:tc>
        <w:tc>
          <w:tcPr>
            <w:tcW w:w="4662" w:type="dxa"/>
            <w:shd w:val="clear" w:color="auto" w:fill="auto"/>
            <w:noWrap/>
            <w:vAlign w:val="bottom"/>
            <w:hideMark/>
          </w:tcPr>
          <w:p w14:paraId="6FCE1BE3" w14:textId="4D3282DF" w:rsidR="007662C6" w:rsidRPr="007662C6" w:rsidDel="007133B2" w:rsidRDefault="007662C6">
            <w:pPr>
              <w:spacing w:line="480" w:lineRule="auto"/>
              <w:jc w:val="both"/>
              <w:rPr>
                <w:del w:id="911" w:author="Robbie Parks" w:date="2019-01-22T12:51:00Z"/>
                <w:rFonts w:eastAsia="Times New Roman"/>
                <w:color w:val="000000"/>
              </w:rPr>
              <w:pPrChange w:id="912" w:author="Robbie Parks" w:date="2019-01-22T12:51:00Z">
                <w:pPr/>
              </w:pPrChange>
            </w:pPr>
            <w:del w:id="913" w:author="Robbie Parks" w:date="2019-01-22T12:51:00Z">
              <w:r w:rsidRPr="007662C6" w:rsidDel="007133B2">
                <w:rPr>
                  <w:rFonts w:eastAsia="Times New Roman"/>
                  <w:color w:val="000000"/>
                </w:rPr>
                <w:delText>X60.0-X99.9, Y0.0-Y9.9, Y35.0-Y39.9</w:delText>
              </w:r>
            </w:del>
          </w:p>
        </w:tc>
      </w:tr>
      <w:tr w:rsidR="007178E4" w:rsidRPr="007662C6" w:rsidDel="007133B2" w14:paraId="4584741B" w14:textId="143C7B04" w:rsidTr="00214145">
        <w:trPr>
          <w:trHeight w:val="320"/>
          <w:del w:id="914" w:author="Robbie Parks" w:date="2019-01-22T12:51:00Z"/>
        </w:trPr>
        <w:tc>
          <w:tcPr>
            <w:tcW w:w="471" w:type="dxa"/>
            <w:shd w:val="clear" w:color="auto" w:fill="auto"/>
            <w:noWrap/>
            <w:vAlign w:val="bottom"/>
            <w:hideMark/>
          </w:tcPr>
          <w:p w14:paraId="0E55B048" w14:textId="3E8AF94C" w:rsidR="007662C6" w:rsidRPr="007662C6" w:rsidDel="007133B2" w:rsidRDefault="007662C6">
            <w:pPr>
              <w:spacing w:line="480" w:lineRule="auto"/>
              <w:jc w:val="both"/>
              <w:rPr>
                <w:del w:id="915" w:author="Robbie Parks" w:date="2019-01-22T12:51:00Z"/>
                <w:rFonts w:eastAsia="Times New Roman"/>
                <w:color w:val="000000"/>
              </w:rPr>
              <w:pPrChange w:id="916" w:author="Robbie Parks" w:date="2019-01-22T12:51:00Z">
                <w:pPr/>
              </w:pPrChange>
            </w:pPr>
          </w:p>
        </w:tc>
        <w:tc>
          <w:tcPr>
            <w:tcW w:w="471" w:type="dxa"/>
            <w:shd w:val="clear" w:color="auto" w:fill="auto"/>
            <w:noWrap/>
            <w:vAlign w:val="bottom"/>
            <w:hideMark/>
          </w:tcPr>
          <w:p w14:paraId="0858738E" w14:textId="748AB3F2" w:rsidR="007662C6" w:rsidRPr="007662C6" w:rsidDel="007133B2" w:rsidRDefault="007662C6">
            <w:pPr>
              <w:spacing w:line="480" w:lineRule="auto"/>
              <w:jc w:val="both"/>
              <w:rPr>
                <w:del w:id="917" w:author="Robbie Parks" w:date="2019-01-22T12:51:00Z"/>
                <w:rFonts w:eastAsia="Times New Roman"/>
                <w:sz w:val="20"/>
                <w:szCs w:val="20"/>
              </w:rPr>
              <w:pPrChange w:id="918" w:author="Robbie Parks" w:date="2019-01-22T12:51:00Z">
                <w:pPr/>
              </w:pPrChange>
            </w:pPr>
          </w:p>
        </w:tc>
        <w:tc>
          <w:tcPr>
            <w:tcW w:w="1999" w:type="dxa"/>
            <w:shd w:val="clear" w:color="auto" w:fill="auto"/>
            <w:noWrap/>
            <w:vAlign w:val="bottom"/>
            <w:hideMark/>
          </w:tcPr>
          <w:p w14:paraId="4455C74F" w14:textId="3CC6D621" w:rsidR="007662C6" w:rsidRPr="007662C6" w:rsidDel="007133B2" w:rsidRDefault="007662C6">
            <w:pPr>
              <w:spacing w:line="480" w:lineRule="auto"/>
              <w:jc w:val="both"/>
              <w:rPr>
                <w:del w:id="919" w:author="Robbie Parks" w:date="2019-01-22T12:51:00Z"/>
                <w:rFonts w:eastAsia="Times New Roman"/>
                <w:color w:val="000000"/>
              </w:rPr>
              <w:pPrChange w:id="920" w:author="Robbie Parks" w:date="2019-01-22T12:51:00Z">
                <w:pPr/>
              </w:pPrChange>
            </w:pPr>
            <w:del w:id="921" w:author="Robbie Parks" w:date="2019-01-22T12:51:00Z">
              <w:r w:rsidRPr="007662C6" w:rsidDel="007133B2">
                <w:rPr>
                  <w:rFonts w:eastAsia="Times New Roman"/>
                  <w:color w:val="000000"/>
                </w:rPr>
                <w:delText>Intentional self-harm</w:delText>
              </w:r>
            </w:del>
          </w:p>
        </w:tc>
        <w:tc>
          <w:tcPr>
            <w:tcW w:w="2927" w:type="dxa"/>
            <w:shd w:val="clear" w:color="auto" w:fill="auto"/>
            <w:noWrap/>
            <w:vAlign w:val="bottom"/>
            <w:hideMark/>
          </w:tcPr>
          <w:p w14:paraId="29CBE86F" w14:textId="488F7801" w:rsidR="007662C6" w:rsidRPr="007662C6" w:rsidDel="007133B2" w:rsidRDefault="007662C6">
            <w:pPr>
              <w:spacing w:line="480" w:lineRule="auto"/>
              <w:jc w:val="both"/>
              <w:rPr>
                <w:del w:id="922" w:author="Robbie Parks" w:date="2019-01-22T12:51:00Z"/>
                <w:rFonts w:eastAsia="Times New Roman"/>
                <w:color w:val="000000"/>
              </w:rPr>
              <w:pPrChange w:id="923" w:author="Robbie Parks" w:date="2019-01-22T12:51:00Z">
                <w:pPr/>
              </w:pPrChange>
            </w:pPr>
            <w:del w:id="924" w:author="Robbie Parks" w:date="2019-01-22T12:51:00Z">
              <w:r w:rsidRPr="007662C6" w:rsidDel="007133B2">
                <w:rPr>
                  <w:rFonts w:eastAsia="Times New Roman"/>
                  <w:color w:val="000000"/>
                </w:rPr>
                <w:delText>E950.0-E959.9</w:delText>
              </w:r>
            </w:del>
          </w:p>
        </w:tc>
        <w:tc>
          <w:tcPr>
            <w:tcW w:w="4662" w:type="dxa"/>
            <w:shd w:val="clear" w:color="auto" w:fill="auto"/>
            <w:noWrap/>
            <w:vAlign w:val="bottom"/>
            <w:hideMark/>
          </w:tcPr>
          <w:p w14:paraId="0EA0AFC9" w14:textId="48E8561D" w:rsidR="007662C6" w:rsidRPr="007662C6" w:rsidDel="007133B2" w:rsidRDefault="007662C6">
            <w:pPr>
              <w:spacing w:line="480" w:lineRule="auto"/>
              <w:jc w:val="both"/>
              <w:rPr>
                <w:del w:id="925" w:author="Robbie Parks" w:date="2019-01-22T12:51:00Z"/>
                <w:rFonts w:eastAsia="Times New Roman"/>
                <w:color w:val="000000"/>
              </w:rPr>
              <w:pPrChange w:id="926" w:author="Robbie Parks" w:date="2019-01-22T12:51:00Z">
                <w:pPr/>
              </w:pPrChange>
            </w:pPr>
            <w:del w:id="927" w:author="Robbie Parks" w:date="2019-01-22T12:51:00Z">
              <w:r w:rsidRPr="007662C6" w:rsidDel="007133B2">
                <w:rPr>
                  <w:rFonts w:eastAsia="Times New Roman"/>
                  <w:color w:val="000000"/>
                </w:rPr>
                <w:delText>X60.0-X84.9</w:delText>
              </w:r>
            </w:del>
          </w:p>
        </w:tc>
      </w:tr>
      <w:tr w:rsidR="007178E4" w:rsidRPr="007662C6" w:rsidDel="007133B2" w14:paraId="38017FC5" w14:textId="22D80248" w:rsidTr="00214145">
        <w:trPr>
          <w:trHeight w:val="340"/>
          <w:del w:id="928" w:author="Robbie Parks" w:date="2019-01-22T12:51:00Z"/>
        </w:trPr>
        <w:tc>
          <w:tcPr>
            <w:tcW w:w="471" w:type="dxa"/>
            <w:shd w:val="clear" w:color="auto" w:fill="auto"/>
            <w:noWrap/>
            <w:vAlign w:val="bottom"/>
            <w:hideMark/>
          </w:tcPr>
          <w:p w14:paraId="05671198" w14:textId="3AEE64B9" w:rsidR="007662C6" w:rsidRPr="007662C6" w:rsidDel="007133B2" w:rsidRDefault="007662C6">
            <w:pPr>
              <w:spacing w:line="480" w:lineRule="auto"/>
              <w:jc w:val="both"/>
              <w:rPr>
                <w:del w:id="929" w:author="Robbie Parks" w:date="2019-01-22T12:51:00Z"/>
                <w:rFonts w:eastAsia="Times New Roman"/>
                <w:color w:val="000000"/>
              </w:rPr>
              <w:pPrChange w:id="930" w:author="Robbie Parks" w:date="2019-01-22T12:51:00Z">
                <w:pPr/>
              </w:pPrChange>
            </w:pPr>
            <w:del w:id="931" w:author="Robbie Parks" w:date="2019-01-22T12:51:00Z">
              <w:r w:rsidRPr="007662C6" w:rsidDel="007133B2">
                <w:rPr>
                  <w:rFonts w:eastAsia="Times New Roman"/>
                  <w:color w:val="000000"/>
                </w:rPr>
                <w:delText> </w:delText>
              </w:r>
            </w:del>
          </w:p>
        </w:tc>
        <w:tc>
          <w:tcPr>
            <w:tcW w:w="471" w:type="dxa"/>
            <w:shd w:val="clear" w:color="auto" w:fill="auto"/>
            <w:noWrap/>
            <w:vAlign w:val="bottom"/>
            <w:hideMark/>
          </w:tcPr>
          <w:p w14:paraId="5E1AA944" w14:textId="601D0357" w:rsidR="007662C6" w:rsidRPr="007662C6" w:rsidDel="007133B2" w:rsidRDefault="007662C6">
            <w:pPr>
              <w:spacing w:line="480" w:lineRule="auto"/>
              <w:jc w:val="both"/>
              <w:rPr>
                <w:del w:id="932" w:author="Robbie Parks" w:date="2019-01-22T12:51:00Z"/>
                <w:rFonts w:eastAsia="Times New Roman"/>
                <w:color w:val="000000"/>
              </w:rPr>
              <w:pPrChange w:id="933" w:author="Robbie Parks" w:date="2019-01-22T12:51:00Z">
                <w:pPr/>
              </w:pPrChange>
            </w:pPr>
            <w:del w:id="934" w:author="Robbie Parks" w:date="2019-01-22T12:51:00Z">
              <w:r w:rsidRPr="007662C6" w:rsidDel="007133B2">
                <w:rPr>
                  <w:rFonts w:eastAsia="Times New Roman"/>
                  <w:color w:val="000000"/>
                </w:rPr>
                <w:delText> </w:delText>
              </w:r>
            </w:del>
          </w:p>
        </w:tc>
        <w:tc>
          <w:tcPr>
            <w:tcW w:w="1999" w:type="dxa"/>
            <w:shd w:val="clear" w:color="auto" w:fill="auto"/>
            <w:noWrap/>
            <w:vAlign w:val="bottom"/>
            <w:hideMark/>
          </w:tcPr>
          <w:p w14:paraId="3FDC869F" w14:textId="6BB6E7C1" w:rsidR="007662C6" w:rsidRPr="007662C6" w:rsidDel="007133B2" w:rsidRDefault="007662C6">
            <w:pPr>
              <w:spacing w:line="480" w:lineRule="auto"/>
              <w:jc w:val="both"/>
              <w:rPr>
                <w:del w:id="935" w:author="Robbie Parks" w:date="2019-01-22T12:51:00Z"/>
                <w:rFonts w:eastAsia="Times New Roman"/>
                <w:color w:val="000000"/>
              </w:rPr>
              <w:pPrChange w:id="936" w:author="Robbie Parks" w:date="2019-01-22T12:51:00Z">
                <w:pPr/>
              </w:pPrChange>
            </w:pPr>
            <w:del w:id="937" w:author="Robbie Parks" w:date="2019-01-22T12:51:00Z">
              <w:r w:rsidRPr="007662C6" w:rsidDel="007133B2">
                <w:rPr>
                  <w:rFonts w:eastAsia="Times New Roman"/>
                  <w:color w:val="000000"/>
                </w:rPr>
                <w:delText>Assault</w:delText>
              </w:r>
            </w:del>
          </w:p>
        </w:tc>
        <w:tc>
          <w:tcPr>
            <w:tcW w:w="2927" w:type="dxa"/>
            <w:shd w:val="clear" w:color="auto" w:fill="auto"/>
            <w:noWrap/>
            <w:vAlign w:val="bottom"/>
            <w:hideMark/>
          </w:tcPr>
          <w:p w14:paraId="0A255157" w14:textId="242C2B13" w:rsidR="007662C6" w:rsidRPr="007662C6" w:rsidDel="007133B2" w:rsidRDefault="007662C6">
            <w:pPr>
              <w:spacing w:line="480" w:lineRule="auto"/>
              <w:jc w:val="both"/>
              <w:rPr>
                <w:del w:id="938" w:author="Robbie Parks" w:date="2019-01-22T12:51:00Z"/>
                <w:rFonts w:eastAsia="Times New Roman"/>
                <w:color w:val="000000"/>
              </w:rPr>
              <w:pPrChange w:id="939" w:author="Robbie Parks" w:date="2019-01-22T12:51:00Z">
                <w:pPr/>
              </w:pPrChange>
            </w:pPr>
            <w:del w:id="940" w:author="Robbie Parks" w:date="2019-01-22T12:51:00Z">
              <w:r w:rsidRPr="007662C6" w:rsidDel="007133B2">
                <w:rPr>
                  <w:rFonts w:eastAsia="Times New Roman"/>
                  <w:color w:val="000000"/>
                </w:rPr>
                <w:delText>E960.0-E979.9, E990.0-E999.9</w:delText>
              </w:r>
            </w:del>
          </w:p>
        </w:tc>
        <w:tc>
          <w:tcPr>
            <w:tcW w:w="4662" w:type="dxa"/>
            <w:shd w:val="clear" w:color="auto" w:fill="auto"/>
            <w:noWrap/>
            <w:vAlign w:val="bottom"/>
            <w:hideMark/>
          </w:tcPr>
          <w:p w14:paraId="54AE2655" w14:textId="58E9F7E5" w:rsidR="007662C6" w:rsidRPr="007662C6" w:rsidDel="007133B2" w:rsidRDefault="007662C6">
            <w:pPr>
              <w:spacing w:line="480" w:lineRule="auto"/>
              <w:jc w:val="both"/>
              <w:rPr>
                <w:del w:id="941" w:author="Robbie Parks" w:date="2019-01-22T12:51:00Z"/>
                <w:rFonts w:eastAsia="Times New Roman"/>
                <w:color w:val="000000"/>
              </w:rPr>
              <w:pPrChange w:id="942" w:author="Robbie Parks" w:date="2019-01-22T12:51:00Z">
                <w:pPr/>
              </w:pPrChange>
            </w:pPr>
            <w:del w:id="943" w:author="Robbie Parks" w:date="2019-01-22T12:51:00Z">
              <w:r w:rsidRPr="007662C6" w:rsidDel="007133B2">
                <w:rPr>
                  <w:rFonts w:eastAsia="Times New Roman"/>
                  <w:color w:val="000000"/>
                </w:rPr>
                <w:delText>X85.0-X99.9, Y0.0-Y9.9, Y35.0-Y39.9</w:delText>
              </w:r>
            </w:del>
          </w:p>
        </w:tc>
      </w:tr>
    </w:tbl>
    <w:p w14:paraId="53643DEF" w14:textId="53DC41D2" w:rsidR="007662C6" w:rsidDel="007133B2" w:rsidRDefault="007662C6">
      <w:pPr>
        <w:spacing w:line="480" w:lineRule="auto"/>
        <w:jc w:val="both"/>
        <w:rPr>
          <w:del w:id="944" w:author="Robbie Parks" w:date="2019-01-22T12:51:00Z"/>
          <w:color w:val="000000" w:themeColor="text1"/>
        </w:rPr>
        <w:pPrChange w:id="945" w:author="Robbie Parks" w:date="2019-01-22T12:51:00Z">
          <w:pPr>
            <w:jc w:val="both"/>
          </w:pPr>
        </w:pPrChange>
      </w:pPr>
    </w:p>
    <w:p w14:paraId="4D01F95C" w14:textId="43D601EF" w:rsidR="004069AE" w:rsidDel="007133B2" w:rsidRDefault="004069AE">
      <w:pPr>
        <w:spacing w:line="480" w:lineRule="auto"/>
        <w:jc w:val="both"/>
        <w:rPr>
          <w:del w:id="946" w:author="Robbie Parks" w:date="2019-01-22T12:51:00Z"/>
          <w:color w:val="000000" w:themeColor="text1"/>
        </w:rPr>
        <w:pPrChange w:id="947" w:author="Robbie Parks" w:date="2019-01-22T12:51:00Z">
          <w:pPr>
            <w:jc w:val="both"/>
          </w:pPr>
        </w:pPrChange>
      </w:pPr>
    </w:p>
    <w:p w14:paraId="76F9E640" w14:textId="04151634" w:rsidR="007662C6" w:rsidDel="007133B2" w:rsidRDefault="007662C6">
      <w:pPr>
        <w:spacing w:line="480" w:lineRule="auto"/>
        <w:jc w:val="both"/>
        <w:rPr>
          <w:del w:id="948" w:author="Robbie Parks" w:date="2019-01-22T12:51:00Z"/>
          <w:color w:val="000000" w:themeColor="text1"/>
        </w:rPr>
        <w:sectPr w:rsidR="007662C6" w:rsidDel="007133B2" w:rsidSect="007133B2">
          <w:pgSz w:w="11900" w:h="16840" w:orient="portrait"/>
          <w:pgMar w:top="1440" w:right="1440" w:bottom="1440" w:left="1440" w:header="720" w:footer="720" w:gutter="0"/>
          <w:lnNumType w:countBy="1" w:restart="continuous"/>
          <w:cols w:space="720"/>
          <w:docGrid w:linePitch="360"/>
          <w:sectPrChange w:id="949" w:author="Robbie Parks" w:date="2019-01-22T12:51:00Z">
            <w:sectPr w:rsidR="007662C6" w:rsidDel="007133B2" w:rsidSect="007133B2">
              <w:pgSz w:w="16840" w:h="11900" w:orient="landscape"/>
              <w:pgMar w:top="1440" w:right="1440" w:bottom="1440" w:left="1440" w:header="720" w:footer="720" w:gutter="0"/>
            </w:sectPr>
          </w:sectPrChange>
        </w:sectPr>
        <w:pPrChange w:id="950" w:author="Robbie Parks" w:date="2019-01-22T12:51:00Z">
          <w:pPr>
            <w:jc w:val="both"/>
          </w:pPr>
        </w:pPrChange>
      </w:pPr>
    </w:p>
    <w:p w14:paraId="6425BC73" w14:textId="6E773B01" w:rsidR="00ED78FF" w:rsidRPr="00636C9B" w:rsidDel="007133B2" w:rsidRDefault="00DF2431">
      <w:pPr>
        <w:spacing w:line="480" w:lineRule="auto"/>
        <w:jc w:val="both"/>
        <w:rPr>
          <w:del w:id="951" w:author="Robbie Parks" w:date="2019-01-22T12:51:00Z"/>
          <w:color w:val="000000" w:themeColor="text1"/>
        </w:rPr>
        <w:sectPr w:rsidR="00ED78FF" w:rsidRPr="00636C9B" w:rsidDel="007133B2" w:rsidSect="007133B2">
          <w:pgSz w:w="11900" w:h="16840"/>
          <w:pgMar w:top="1440" w:right="1440" w:bottom="1440" w:left="1440" w:header="720" w:footer="720" w:gutter="0"/>
          <w:lnNumType w:countBy="1" w:restart="continuous"/>
          <w:cols w:space="720"/>
          <w:docGrid w:linePitch="360"/>
        </w:sectPr>
        <w:pPrChange w:id="952" w:author="Robbie Parks" w:date="2019-01-22T12:51:00Z">
          <w:pPr>
            <w:spacing w:line="480" w:lineRule="auto"/>
          </w:pPr>
        </w:pPrChange>
      </w:pPr>
      <w:del w:id="953" w:author="Robbie Parks" w:date="2019-01-22T12:51:00Z">
        <w:r w:rsidDel="007133B2">
          <w:rPr>
            <w:b/>
            <w:color w:val="000000" w:themeColor="text1"/>
          </w:rPr>
          <w:delText xml:space="preserve">Supplementary </w:delText>
        </w:r>
        <w:r w:rsidR="00E54738" w:rsidRPr="00636C9B" w:rsidDel="007133B2">
          <w:rPr>
            <w:b/>
            <w:color w:val="000000" w:themeColor="text1"/>
          </w:rPr>
          <w:delText xml:space="preserve">Table </w:delText>
        </w:r>
        <w:r w:rsidR="003A2FA4" w:rsidDel="007133B2">
          <w:rPr>
            <w:b/>
            <w:color w:val="000000" w:themeColor="text1"/>
          </w:rPr>
          <w:delText>2</w:delText>
        </w:r>
        <w:r w:rsidR="00E54738" w:rsidRPr="00636C9B" w:rsidDel="007133B2">
          <w:rPr>
            <w:b/>
            <w:color w:val="000000" w:themeColor="text1"/>
          </w:rPr>
          <w:delText xml:space="preserve">. </w:delText>
        </w:r>
        <w:r w:rsidR="00ED78FF" w:rsidDel="007133B2">
          <w:rPr>
            <w:color w:val="000000" w:themeColor="text1"/>
          </w:rPr>
          <w:delText xml:space="preserve">Additional annual injury deaths for the 2016 US population. The table shows values for if temperature anomaly </w:delText>
        </w:r>
        <w:r w:rsidR="00EB5112" w:rsidDel="007133B2">
          <w:rPr>
            <w:color w:val="000000" w:themeColor="text1"/>
          </w:rPr>
          <w:delText>were</w:delText>
        </w:r>
        <w:r w:rsidR="00ED78FF" w:rsidDel="007133B2">
          <w:rPr>
            <w:color w:val="000000" w:themeColor="text1"/>
          </w:rPr>
          <w:delText xml:space="preserve"> +</w:delText>
        </w:r>
        <w:r w:rsidR="00ED78FF" w:rsidRPr="00843ACB" w:rsidDel="007133B2">
          <w:rPr>
            <w:rFonts w:ascii="Helvetica" w:eastAsia="Times New Roman" w:hAnsi="Helvetica"/>
            <w:bCs/>
            <w:color w:val="222222"/>
            <w:sz w:val="21"/>
            <w:szCs w:val="21"/>
            <w:shd w:val="clear" w:color="auto" w:fill="FFFFFF"/>
          </w:rPr>
          <w:delText>1</w:delText>
        </w:r>
        <w:r w:rsidR="00ED78FF" w:rsidRPr="00843ACB" w:rsidDel="007133B2">
          <w:rPr>
            <w:bCs/>
            <w:color w:val="000000" w:themeColor="text1"/>
          </w:rPr>
          <w:delText>°</w:delText>
        </w:r>
        <w:r w:rsidR="00ED78FF" w:rsidDel="007133B2">
          <w:rPr>
            <w:bCs/>
            <w:color w:val="000000" w:themeColor="text1"/>
          </w:rPr>
          <w:delText>C</w:delText>
        </w:r>
        <w:r w:rsidR="00ED78FF" w:rsidDel="007133B2">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7133B2" w14:paraId="7D0BCB25" w14:textId="772132FA" w:rsidTr="000250EE">
        <w:trPr>
          <w:trHeight w:val="495"/>
          <w:del w:id="954" w:author="Robbie Parks" w:date="2019-01-22T12:51:00Z"/>
        </w:trPr>
        <w:tc>
          <w:tcPr>
            <w:tcW w:w="1128" w:type="dxa"/>
            <w:tcMar>
              <w:top w:w="0" w:type="dxa"/>
              <w:left w:w="75" w:type="dxa"/>
              <w:bottom w:w="0" w:type="dxa"/>
              <w:right w:w="75" w:type="dxa"/>
            </w:tcMar>
            <w:vAlign w:val="center"/>
            <w:hideMark/>
          </w:tcPr>
          <w:p w14:paraId="364F9E60" w14:textId="27B164E8" w:rsidR="004F7F15" w:rsidRPr="001133B3" w:rsidDel="007133B2" w:rsidRDefault="004F7F15">
            <w:pPr>
              <w:spacing w:line="480" w:lineRule="auto"/>
              <w:jc w:val="both"/>
              <w:rPr>
                <w:del w:id="955" w:author="Robbie Parks" w:date="2019-01-22T12:51:00Z"/>
                <w:b/>
                <w:sz w:val="18"/>
                <w:szCs w:val="18"/>
              </w:rPr>
              <w:pPrChange w:id="956" w:author="Robbie Parks" w:date="2019-01-22T12:51:00Z">
                <w:pPr>
                  <w:framePr w:hSpace="180" w:wrap="around" w:vAnchor="text" w:hAnchor="page" w:x="1557" w:y="185"/>
                </w:pPr>
              </w:pPrChange>
            </w:pPr>
            <w:del w:id="957" w:author="Robbie Parks" w:date="2019-01-22T12:51:00Z">
              <w:r w:rsidRPr="001133B3" w:rsidDel="007133B2">
                <w:rPr>
                  <w:b/>
                  <w:bCs/>
                  <w:color w:val="000000"/>
                  <w:sz w:val="18"/>
                  <w:szCs w:val="18"/>
                </w:rPr>
                <w:delText>Cause</w:delText>
              </w:r>
            </w:del>
          </w:p>
        </w:tc>
        <w:tc>
          <w:tcPr>
            <w:tcW w:w="673" w:type="dxa"/>
            <w:tcMar>
              <w:top w:w="0" w:type="dxa"/>
              <w:left w:w="75" w:type="dxa"/>
              <w:bottom w:w="0" w:type="dxa"/>
              <w:right w:w="75" w:type="dxa"/>
            </w:tcMar>
            <w:vAlign w:val="center"/>
            <w:hideMark/>
          </w:tcPr>
          <w:p w14:paraId="277BA68A" w14:textId="48C26E62" w:rsidR="004F7F15" w:rsidRPr="002A2E8D" w:rsidDel="007133B2" w:rsidRDefault="004F7F15">
            <w:pPr>
              <w:spacing w:line="480" w:lineRule="auto"/>
              <w:jc w:val="both"/>
              <w:rPr>
                <w:del w:id="958" w:author="Robbie Parks" w:date="2019-01-22T12:51:00Z"/>
                <w:b/>
                <w:sz w:val="18"/>
                <w:szCs w:val="18"/>
              </w:rPr>
              <w:pPrChange w:id="959" w:author="Robbie Parks" w:date="2019-01-22T12:51:00Z">
                <w:pPr>
                  <w:framePr w:hSpace="180" w:wrap="around" w:vAnchor="text" w:hAnchor="page" w:x="1557" w:y="185"/>
                </w:pPr>
              </w:pPrChange>
            </w:pPr>
            <w:del w:id="960" w:author="Robbie Parks" w:date="2019-01-22T12:51:00Z">
              <w:r w:rsidRPr="002A2E8D" w:rsidDel="007133B2">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493E991E" w:rsidR="004F7F15" w:rsidRPr="005D151A" w:rsidDel="007133B2" w:rsidRDefault="004F7F15">
            <w:pPr>
              <w:spacing w:line="480" w:lineRule="auto"/>
              <w:jc w:val="both"/>
              <w:rPr>
                <w:del w:id="961" w:author="Robbie Parks" w:date="2019-01-22T12:51:00Z"/>
                <w:b/>
                <w:sz w:val="18"/>
                <w:szCs w:val="18"/>
              </w:rPr>
              <w:pPrChange w:id="962" w:author="Robbie Parks" w:date="2019-01-22T12:51:00Z">
                <w:pPr>
                  <w:framePr w:hSpace="180" w:wrap="around" w:vAnchor="text" w:hAnchor="page" w:x="1557" w:y="185"/>
                </w:pPr>
              </w:pPrChange>
            </w:pPr>
            <w:del w:id="963" w:author="Robbie Parks" w:date="2019-01-22T12:51:00Z">
              <w:r w:rsidRPr="00F5560A" w:rsidDel="007133B2">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64A9B16F" w:rsidR="004F7F15" w:rsidRPr="00E966D2" w:rsidDel="007133B2" w:rsidRDefault="004F7F15">
            <w:pPr>
              <w:spacing w:line="480" w:lineRule="auto"/>
              <w:jc w:val="both"/>
              <w:rPr>
                <w:del w:id="964" w:author="Robbie Parks" w:date="2019-01-22T12:51:00Z"/>
                <w:b/>
                <w:sz w:val="18"/>
                <w:szCs w:val="18"/>
              </w:rPr>
              <w:pPrChange w:id="965" w:author="Robbie Parks" w:date="2019-01-22T12:51:00Z">
                <w:pPr>
                  <w:framePr w:hSpace="180" w:wrap="around" w:vAnchor="text" w:hAnchor="page" w:x="1557" w:y="185"/>
                </w:pPr>
              </w:pPrChange>
            </w:pPr>
            <w:del w:id="966" w:author="Robbie Parks" w:date="2019-01-22T12:51:00Z">
              <w:r w:rsidRPr="00E966D2" w:rsidDel="007133B2">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5B56669" w:rsidR="004F7F15" w:rsidRPr="005464C8" w:rsidDel="007133B2" w:rsidRDefault="004F7F15">
            <w:pPr>
              <w:spacing w:line="480" w:lineRule="auto"/>
              <w:jc w:val="both"/>
              <w:rPr>
                <w:del w:id="967" w:author="Robbie Parks" w:date="2019-01-22T12:51:00Z"/>
                <w:b/>
                <w:sz w:val="18"/>
                <w:szCs w:val="18"/>
              </w:rPr>
              <w:pPrChange w:id="968" w:author="Robbie Parks" w:date="2019-01-22T12:51:00Z">
                <w:pPr>
                  <w:framePr w:hSpace="180" w:wrap="around" w:vAnchor="text" w:hAnchor="page" w:x="1557" w:y="185"/>
                </w:pPr>
              </w:pPrChange>
            </w:pPr>
            <w:del w:id="969" w:author="Robbie Parks" w:date="2019-01-22T12:51:00Z">
              <w:r w:rsidRPr="005464C8" w:rsidDel="007133B2">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644E2DA4" w:rsidR="004F7F15" w:rsidRPr="00675437" w:rsidDel="007133B2" w:rsidRDefault="004F7F15">
            <w:pPr>
              <w:spacing w:line="480" w:lineRule="auto"/>
              <w:jc w:val="both"/>
              <w:rPr>
                <w:del w:id="970" w:author="Robbie Parks" w:date="2019-01-22T12:51:00Z"/>
                <w:b/>
                <w:sz w:val="18"/>
                <w:szCs w:val="18"/>
              </w:rPr>
              <w:pPrChange w:id="971" w:author="Robbie Parks" w:date="2019-01-22T12:51:00Z">
                <w:pPr>
                  <w:framePr w:hSpace="180" w:wrap="around" w:vAnchor="text" w:hAnchor="page" w:x="1557" w:y="185"/>
                </w:pPr>
              </w:pPrChange>
            </w:pPr>
            <w:del w:id="972" w:author="Robbie Parks" w:date="2019-01-22T12:51:00Z">
              <w:r w:rsidRPr="00675437" w:rsidDel="007133B2">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1277DD4B" w:rsidR="004F7F15" w:rsidRPr="00675437" w:rsidDel="007133B2" w:rsidRDefault="004F7F15">
            <w:pPr>
              <w:spacing w:line="480" w:lineRule="auto"/>
              <w:jc w:val="both"/>
              <w:rPr>
                <w:del w:id="973" w:author="Robbie Parks" w:date="2019-01-22T12:51:00Z"/>
                <w:b/>
                <w:sz w:val="18"/>
                <w:szCs w:val="18"/>
              </w:rPr>
              <w:pPrChange w:id="974" w:author="Robbie Parks" w:date="2019-01-22T12:51:00Z">
                <w:pPr>
                  <w:framePr w:hSpace="180" w:wrap="around" w:vAnchor="text" w:hAnchor="page" w:x="1557" w:y="185"/>
                </w:pPr>
              </w:pPrChange>
            </w:pPr>
            <w:del w:id="975" w:author="Robbie Parks" w:date="2019-01-22T12:51:00Z">
              <w:r w:rsidRPr="00675437" w:rsidDel="007133B2">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6571F554" w:rsidR="004F7F15" w:rsidRPr="00675437" w:rsidDel="007133B2" w:rsidRDefault="004F7F15">
            <w:pPr>
              <w:spacing w:line="480" w:lineRule="auto"/>
              <w:jc w:val="both"/>
              <w:rPr>
                <w:del w:id="976" w:author="Robbie Parks" w:date="2019-01-22T12:51:00Z"/>
                <w:b/>
                <w:sz w:val="18"/>
                <w:szCs w:val="18"/>
              </w:rPr>
              <w:pPrChange w:id="977" w:author="Robbie Parks" w:date="2019-01-22T12:51:00Z">
                <w:pPr>
                  <w:framePr w:hSpace="180" w:wrap="around" w:vAnchor="text" w:hAnchor="page" w:x="1557" w:y="185"/>
                </w:pPr>
              </w:pPrChange>
            </w:pPr>
            <w:del w:id="978" w:author="Robbie Parks" w:date="2019-01-22T12:51:00Z">
              <w:r w:rsidRPr="00675437" w:rsidDel="007133B2">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5109F6EC" w:rsidR="004F7F15" w:rsidRPr="00675437" w:rsidDel="007133B2" w:rsidRDefault="004F7F15">
            <w:pPr>
              <w:spacing w:line="480" w:lineRule="auto"/>
              <w:jc w:val="both"/>
              <w:rPr>
                <w:del w:id="979" w:author="Robbie Parks" w:date="2019-01-22T12:51:00Z"/>
                <w:b/>
                <w:sz w:val="18"/>
                <w:szCs w:val="18"/>
              </w:rPr>
              <w:pPrChange w:id="980" w:author="Robbie Parks" w:date="2019-01-22T12:51:00Z">
                <w:pPr>
                  <w:framePr w:hSpace="180" w:wrap="around" w:vAnchor="text" w:hAnchor="page" w:x="1557" w:y="185"/>
                </w:pPr>
              </w:pPrChange>
            </w:pPr>
            <w:del w:id="981" w:author="Robbie Parks" w:date="2019-01-22T12:51:00Z">
              <w:r w:rsidRPr="00675437" w:rsidDel="007133B2">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2BBC3D7F" w:rsidR="004F7F15" w:rsidRPr="00675437" w:rsidDel="007133B2" w:rsidRDefault="004F7F15">
            <w:pPr>
              <w:spacing w:line="480" w:lineRule="auto"/>
              <w:jc w:val="both"/>
              <w:rPr>
                <w:del w:id="982" w:author="Robbie Parks" w:date="2019-01-22T12:51:00Z"/>
                <w:b/>
                <w:sz w:val="18"/>
                <w:szCs w:val="18"/>
              </w:rPr>
              <w:pPrChange w:id="983" w:author="Robbie Parks" w:date="2019-01-22T12:51:00Z">
                <w:pPr>
                  <w:framePr w:hSpace="180" w:wrap="around" w:vAnchor="text" w:hAnchor="page" w:x="1557" w:y="185"/>
                </w:pPr>
              </w:pPrChange>
            </w:pPr>
            <w:del w:id="984" w:author="Robbie Parks" w:date="2019-01-22T12:51:00Z">
              <w:r w:rsidRPr="00675437" w:rsidDel="007133B2">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7FAF3C47" w:rsidR="004F7F15" w:rsidRPr="00675437" w:rsidDel="007133B2" w:rsidRDefault="004F7F15">
            <w:pPr>
              <w:spacing w:line="480" w:lineRule="auto"/>
              <w:jc w:val="both"/>
              <w:rPr>
                <w:del w:id="985" w:author="Robbie Parks" w:date="2019-01-22T12:51:00Z"/>
                <w:b/>
                <w:sz w:val="18"/>
                <w:szCs w:val="18"/>
              </w:rPr>
              <w:pPrChange w:id="986" w:author="Robbie Parks" w:date="2019-01-22T12:51:00Z">
                <w:pPr>
                  <w:framePr w:hSpace="180" w:wrap="around" w:vAnchor="text" w:hAnchor="page" w:x="1557" w:y="185"/>
                </w:pPr>
              </w:pPrChange>
            </w:pPr>
            <w:del w:id="987" w:author="Robbie Parks" w:date="2019-01-22T12:51:00Z">
              <w:r w:rsidRPr="00675437" w:rsidDel="007133B2">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ADD045D" w:rsidR="004F7F15" w:rsidRPr="00675437" w:rsidDel="007133B2" w:rsidRDefault="004F7F15">
            <w:pPr>
              <w:spacing w:line="480" w:lineRule="auto"/>
              <w:jc w:val="both"/>
              <w:rPr>
                <w:del w:id="988" w:author="Robbie Parks" w:date="2019-01-22T12:51:00Z"/>
                <w:b/>
                <w:sz w:val="18"/>
                <w:szCs w:val="18"/>
              </w:rPr>
              <w:pPrChange w:id="989" w:author="Robbie Parks" w:date="2019-01-22T12:51:00Z">
                <w:pPr>
                  <w:framePr w:hSpace="180" w:wrap="around" w:vAnchor="text" w:hAnchor="page" w:x="1557" w:y="185"/>
                </w:pPr>
              </w:pPrChange>
            </w:pPr>
            <w:del w:id="990" w:author="Robbie Parks" w:date="2019-01-22T12:51:00Z">
              <w:r w:rsidRPr="00675437" w:rsidDel="007133B2">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6D79DD06" w:rsidR="004F7F15" w:rsidRPr="00675437" w:rsidDel="007133B2" w:rsidRDefault="004F7F15">
            <w:pPr>
              <w:spacing w:line="480" w:lineRule="auto"/>
              <w:jc w:val="both"/>
              <w:rPr>
                <w:del w:id="991" w:author="Robbie Parks" w:date="2019-01-22T12:51:00Z"/>
                <w:b/>
                <w:sz w:val="18"/>
                <w:szCs w:val="18"/>
              </w:rPr>
              <w:pPrChange w:id="992" w:author="Robbie Parks" w:date="2019-01-22T12:51:00Z">
                <w:pPr>
                  <w:framePr w:hSpace="180" w:wrap="around" w:vAnchor="text" w:hAnchor="page" w:x="1557" w:y="185"/>
                </w:pPr>
              </w:pPrChange>
            </w:pPr>
            <w:del w:id="993" w:author="Robbie Parks" w:date="2019-01-22T12:51:00Z">
              <w:r w:rsidRPr="00675437" w:rsidDel="007133B2">
                <w:rPr>
                  <w:b/>
                  <w:bCs/>
                  <w:color w:val="000000"/>
                  <w:sz w:val="18"/>
                  <w:szCs w:val="18"/>
                </w:rPr>
                <w:delText>All ages</w:delText>
              </w:r>
            </w:del>
          </w:p>
        </w:tc>
      </w:tr>
      <w:tr w:rsidR="004F7F15" w:rsidRPr="00636C9B" w:rsidDel="007133B2" w14:paraId="7D6CDC62" w14:textId="422952B8" w:rsidTr="000250EE">
        <w:trPr>
          <w:trHeight w:val="510"/>
          <w:del w:id="994" w:author="Robbie Parks" w:date="2019-01-22T12:51:00Z"/>
        </w:trPr>
        <w:tc>
          <w:tcPr>
            <w:tcW w:w="1128" w:type="dxa"/>
            <w:vMerge w:val="restart"/>
            <w:tcMar>
              <w:top w:w="0" w:type="dxa"/>
              <w:left w:w="75" w:type="dxa"/>
              <w:bottom w:w="0" w:type="dxa"/>
              <w:right w:w="75" w:type="dxa"/>
            </w:tcMar>
            <w:vAlign w:val="center"/>
            <w:hideMark/>
          </w:tcPr>
          <w:p w14:paraId="487D37E9" w14:textId="5032D584" w:rsidR="004F7F15" w:rsidRPr="00214145" w:rsidDel="007133B2" w:rsidRDefault="004F7F15">
            <w:pPr>
              <w:spacing w:line="480" w:lineRule="auto"/>
              <w:jc w:val="both"/>
              <w:rPr>
                <w:del w:id="995" w:author="Robbie Parks" w:date="2019-01-22T12:51:00Z"/>
                <w:sz w:val="18"/>
                <w:szCs w:val="18"/>
              </w:rPr>
              <w:pPrChange w:id="996" w:author="Robbie Parks" w:date="2019-01-22T12:51:00Z">
                <w:pPr>
                  <w:framePr w:hSpace="180" w:wrap="around" w:vAnchor="text" w:hAnchor="page" w:x="1557" w:y="185"/>
                </w:pPr>
              </w:pPrChange>
            </w:pPr>
            <w:del w:id="997" w:author="Robbie Parks" w:date="2019-01-22T12:51:00Z">
              <w:r w:rsidRPr="00214145" w:rsidDel="007133B2">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39778783" w:rsidR="004F7F15" w:rsidRPr="001133B3" w:rsidDel="007133B2" w:rsidRDefault="004F7F15">
            <w:pPr>
              <w:spacing w:line="480" w:lineRule="auto"/>
              <w:jc w:val="both"/>
              <w:rPr>
                <w:del w:id="998" w:author="Robbie Parks" w:date="2019-01-22T12:51:00Z"/>
                <w:sz w:val="18"/>
                <w:szCs w:val="18"/>
              </w:rPr>
              <w:pPrChange w:id="999" w:author="Robbie Parks" w:date="2019-01-22T12:51:00Z">
                <w:pPr>
                  <w:framePr w:hSpace="180" w:wrap="around" w:vAnchor="text" w:hAnchor="page" w:x="1557" w:y="185"/>
                </w:pPr>
              </w:pPrChange>
            </w:pPr>
            <w:del w:id="1000" w:author="Robbie Parks" w:date="2019-01-22T12:51:00Z">
              <w:r w:rsidRPr="001133B3" w:rsidDel="007133B2">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F432299" w:rsidR="004F7F15" w:rsidRPr="005D151A" w:rsidDel="007133B2" w:rsidRDefault="004F7F15">
            <w:pPr>
              <w:spacing w:line="480" w:lineRule="auto"/>
              <w:jc w:val="both"/>
              <w:rPr>
                <w:del w:id="1001" w:author="Robbie Parks" w:date="2019-01-22T12:51:00Z"/>
                <w:sz w:val="18"/>
                <w:szCs w:val="18"/>
              </w:rPr>
              <w:pPrChange w:id="1002" w:author="Robbie Parks" w:date="2019-01-22T12:51:00Z">
                <w:pPr>
                  <w:framePr w:hSpace="180" w:wrap="around" w:vAnchor="text" w:hAnchor="page" w:x="1557" w:y="185"/>
                </w:pPr>
              </w:pPrChange>
            </w:pPr>
            <w:del w:id="1003" w:author="Robbie Parks" w:date="2019-01-22T12:51:00Z">
              <w:r w:rsidRPr="002A2E8D" w:rsidDel="007133B2">
                <w:rPr>
                  <w:color w:val="000000"/>
                  <w:sz w:val="18"/>
                  <w:szCs w:val="18"/>
                </w:rPr>
                <w:delText xml:space="preserve">16.0 </w:delText>
              </w:r>
              <w:r w:rsidR="008916F4" w:rsidRPr="00AA659F" w:rsidDel="007133B2">
                <w:rPr>
                  <w:color w:val="000000"/>
                  <w:sz w:val="18"/>
                  <w:szCs w:val="18"/>
                </w:rPr>
                <w:delText>(</w:delText>
              </w:r>
              <w:r w:rsidRPr="00AA659F" w:rsidDel="007133B2">
                <w:rPr>
                  <w:color w:val="000000"/>
                  <w:sz w:val="18"/>
                  <w:szCs w:val="18"/>
                </w:rPr>
                <w:delText>11.0</w:delText>
              </w:r>
              <w:r w:rsidR="008916F4" w:rsidRPr="00AA659F" w:rsidDel="007133B2">
                <w:rPr>
                  <w:color w:val="000000"/>
                  <w:sz w:val="18"/>
                  <w:szCs w:val="18"/>
                </w:rPr>
                <w:delText xml:space="preserve">, </w:delText>
              </w:r>
              <w:r w:rsidRPr="00F5560A" w:rsidDel="007133B2">
                <w:rPr>
                  <w:color w:val="000000"/>
                  <w:sz w:val="18"/>
                  <w:szCs w:val="18"/>
                </w:rPr>
                <w:delText>21.0)</w:delText>
              </w:r>
            </w:del>
          </w:p>
        </w:tc>
        <w:tc>
          <w:tcPr>
            <w:tcW w:w="1113" w:type="dxa"/>
            <w:tcMar>
              <w:top w:w="0" w:type="dxa"/>
              <w:left w:w="75" w:type="dxa"/>
              <w:bottom w:w="0" w:type="dxa"/>
              <w:right w:w="75" w:type="dxa"/>
            </w:tcMar>
            <w:vAlign w:val="center"/>
            <w:hideMark/>
          </w:tcPr>
          <w:p w14:paraId="1AAFB006" w14:textId="3804F281" w:rsidR="004F7F15" w:rsidRPr="00E966D2" w:rsidDel="007133B2" w:rsidRDefault="004F7F15">
            <w:pPr>
              <w:spacing w:line="480" w:lineRule="auto"/>
              <w:jc w:val="both"/>
              <w:rPr>
                <w:del w:id="1004" w:author="Robbie Parks" w:date="2019-01-22T12:51:00Z"/>
                <w:sz w:val="18"/>
                <w:szCs w:val="18"/>
              </w:rPr>
              <w:pPrChange w:id="1005" w:author="Robbie Parks" w:date="2019-01-22T12:51:00Z">
                <w:pPr>
                  <w:framePr w:hSpace="180" w:wrap="around" w:vAnchor="text" w:hAnchor="page" w:x="1557" w:y="185"/>
                </w:pPr>
              </w:pPrChange>
            </w:pPr>
            <w:del w:id="1006" w:author="Robbie Parks" w:date="2019-01-22T12:51:00Z">
              <w:r w:rsidRPr="005D151A" w:rsidDel="007133B2">
                <w:rPr>
                  <w:color w:val="000000"/>
                  <w:sz w:val="18"/>
                  <w:szCs w:val="18"/>
                </w:rPr>
                <w:delText xml:space="preserve">18.0 </w:delText>
              </w:r>
              <w:r w:rsidR="008916F4" w:rsidRPr="005D151A" w:rsidDel="007133B2">
                <w:rPr>
                  <w:color w:val="000000"/>
                  <w:sz w:val="18"/>
                  <w:szCs w:val="18"/>
                </w:rPr>
                <w:delText>(</w:delText>
              </w:r>
              <w:r w:rsidRPr="005D151A" w:rsidDel="007133B2">
                <w:rPr>
                  <w:color w:val="000000"/>
                  <w:sz w:val="18"/>
                  <w:szCs w:val="18"/>
                </w:rPr>
                <w:delText>12.0</w:delText>
              </w:r>
              <w:r w:rsidR="008916F4" w:rsidRPr="00F97057" w:rsidDel="007133B2">
                <w:rPr>
                  <w:color w:val="000000"/>
                  <w:sz w:val="18"/>
                  <w:szCs w:val="18"/>
                </w:rPr>
                <w:delText xml:space="preserve">, </w:delText>
              </w:r>
              <w:r w:rsidRPr="00E966D2" w:rsidDel="007133B2">
                <w:rPr>
                  <w:color w:val="000000"/>
                  <w:sz w:val="18"/>
                  <w:szCs w:val="18"/>
                </w:rPr>
                <w:delText>24.0)</w:delText>
              </w:r>
            </w:del>
          </w:p>
        </w:tc>
        <w:tc>
          <w:tcPr>
            <w:tcW w:w="1113" w:type="dxa"/>
            <w:tcMar>
              <w:top w:w="0" w:type="dxa"/>
              <w:left w:w="75" w:type="dxa"/>
              <w:bottom w:w="0" w:type="dxa"/>
              <w:right w:w="75" w:type="dxa"/>
            </w:tcMar>
            <w:vAlign w:val="center"/>
            <w:hideMark/>
          </w:tcPr>
          <w:p w14:paraId="6100A06F" w14:textId="6B050059" w:rsidR="004F7F15" w:rsidRPr="00675437" w:rsidDel="007133B2" w:rsidRDefault="004F7F15">
            <w:pPr>
              <w:spacing w:line="480" w:lineRule="auto"/>
              <w:jc w:val="both"/>
              <w:rPr>
                <w:del w:id="1007" w:author="Robbie Parks" w:date="2019-01-22T12:51:00Z"/>
                <w:sz w:val="18"/>
                <w:szCs w:val="18"/>
              </w:rPr>
              <w:pPrChange w:id="1008" w:author="Robbie Parks" w:date="2019-01-22T12:51:00Z">
                <w:pPr>
                  <w:framePr w:hSpace="180" w:wrap="around" w:vAnchor="text" w:hAnchor="page" w:x="1557" w:y="185"/>
                </w:pPr>
              </w:pPrChange>
            </w:pPr>
            <w:del w:id="1009" w:author="Robbie Parks" w:date="2019-01-22T12:51:00Z">
              <w:r w:rsidRPr="005464C8" w:rsidDel="007133B2">
                <w:rPr>
                  <w:color w:val="000000"/>
                  <w:sz w:val="18"/>
                  <w:szCs w:val="18"/>
                </w:rPr>
                <w:delText xml:space="preserve">177.0 </w:delText>
              </w:r>
              <w:r w:rsidR="008916F4" w:rsidRPr="00F24740" w:rsidDel="007133B2">
                <w:rPr>
                  <w:color w:val="000000"/>
                  <w:sz w:val="18"/>
                  <w:szCs w:val="18"/>
                </w:rPr>
                <w:delText>(</w:delText>
              </w:r>
              <w:r w:rsidRPr="00675437" w:rsidDel="007133B2">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4177D5CA" w:rsidR="004F7F15" w:rsidRPr="00675437" w:rsidDel="007133B2" w:rsidRDefault="004F7F15">
            <w:pPr>
              <w:spacing w:line="480" w:lineRule="auto"/>
              <w:jc w:val="both"/>
              <w:rPr>
                <w:del w:id="1010" w:author="Robbie Parks" w:date="2019-01-22T12:51:00Z"/>
                <w:sz w:val="18"/>
                <w:szCs w:val="18"/>
              </w:rPr>
              <w:pPrChange w:id="1011" w:author="Robbie Parks" w:date="2019-01-22T12:51:00Z">
                <w:pPr>
                  <w:framePr w:hSpace="180" w:wrap="around" w:vAnchor="text" w:hAnchor="page" w:x="1557" w:y="185"/>
                </w:pPr>
              </w:pPrChange>
            </w:pPr>
            <w:del w:id="1012" w:author="Robbie Parks" w:date="2019-01-22T12:51:00Z">
              <w:r w:rsidRPr="00675437" w:rsidDel="007133B2">
                <w:rPr>
                  <w:color w:val="000000"/>
                  <w:sz w:val="18"/>
                  <w:szCs w:val="18"/>
                </w:rPr>
                <w:delText xml:space="preserve">195.0 </w:delText>
              </w:r>
              <w:r w:rsidR="008916F4" w:rsidRPr="00675437" w:rsidDel="007133B2">
                <w:rPr>
                  <w:color w:val="000000"/>
                  <w:sz w:val="18"/>
                  <w:szCs w:val="18"/>
                </w:rPr>
                <w:delText>(</w:delText>
              </w:r>
              <w:r w:rsidRPr="00675437" w:rsidDel="007133B2">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5B8F3626" w:rsidR="004F7F15" w:rsidRPr="00675437" w:rsidDel="007133B2" w:rsidRDefault="004F7F15">
            <w:pPr>
              <w:spacing w:line="480" w:lineRule="auto"/>
              <w:jc w:val="both"/>
              <w:rPr>
                <w:del w:id="1013" w:author="Robbie Parks" w:date="2019-01-22T12:51:00Z"/>
                <w:sz w:val="18"/>
                <w:szCs w:val="18"/>
              </w:rPr>
              <w:pPrChange w:id="1014" w:author="Robbie Parks" w:date="2019-01-22T12:51:00Z">
                <w:pPr>
                  <w:framePr w:hSpace="180" w:wrap="around" w:vAnchor="text" w:hAnchor="page" w:x="1557" w:y="185"/>
                </w:pPr>
              </w:pPrChange>
            </w:pPr>
            <w:del w:id="1015" w:author="Robbie Parks" w:date="2019-01-22T12:51:00Z">
              <w:r w:rsidRPr="00675437" w:rsidDel="007133B2">
                <w:rPr>
                  <w:color w:val="000000"/>
                  <w:sz w:val="18"/>
                  <w:szCs w:val="18"/>
                </w:rPr>
                <w:delText xml:space="preserve">130.0 </w:delText>
              </w:r>
              <w:r w:rsidR="008916F4" w:rsidRPr="00675437" w:rsidDel="007133B2">
                <w:rPr>
                  <w:color w:val="000000"/>
                  <w:sz w:val="18"/>
                  <w:szCs w:val="18"/>
                </w:rPr>
                <w:delText>(</w:delText>
              </w:r>
              <w:r w:rsidRPr="00675437" w:rsidDel="007133B2">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2CF56078" w:rsidR="004F7F15" w:rsidRPr="00675437" w:rsidDel="007133B2" w:rsidRDefault="004F7F15">
            <w:pPr>
              <w:spacing w:line="480" w:lineRule="auto"/>
              <w:jc w:val="both"/>
              <w:rPr>
                <w:del w:id="1016" w:author="Robbie Parks" w:date="2019-01-22T12:51:00Z"/>
                <w:sz w:val="18"/>
                <w:szCs w:val="18"/>
              </w:rPr>
              <w:pPrChange w:id="1017" w:author="Robbie Parks" w:date="2019-01-22T12:51:00Z">
                <w:pPr>
                  <w:framePr w:hSpace="180" w:wrap="around" w:vAnchor="text" w:hAnchor="page" w:x="1557" w:y="185"/>
                </w:pPr>
              </w:pPrChange>
            </w:pPr>
            <w:del w:id="1018" w:author="Robbie Parks" w:date="2019-01-22T12:51:00Z">
              <w:r w:rsidRPr="00675437" w:rsidDel="007133B2">
                <w:rPr>
                  <w:color w:val="000000"/>
                  <w:sz w:val="18"/>
                  <w:szCs w:val="18"/>
                </w:rPr>
                <w:delText xml:space="preserve">125.0 </w:delText>
              </w:r>
              <w:r w:rsidR="008916F4" w:rsidRPr="00675437" w:rsidDel="007133B2">
                <w:rPr>
                  <w:color w:val="000000"/>
                  <w:sz w:val="18"/>
                  <w:szCs w:val="18"/>
                </w:rPr>
                <w:delText>(</w:delText>
              </w:r>
              <w:r w:rsidRPr="00675437" w:rsidDel="007133B2">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2A0D7CC6" w:rsidR="004F7F15" w:rsidRPr="00675437" w:rsidDel="007133B2" w:rsidRDefault="004F7F15">
            <w:pPr>
              <w:spacing w:line="480" w:lineRule="auto"/>
              <w:jc w:val="both"/>
              <w:rPr>
                <w:del w:id="1019" w:author="Robbie Parks" w:date="2019-01-22T12:51:00Z"/>
                <w:sz w:val="18"/>
                <w:szCs w:val="18"/>
              </w:rPr>
              <w:pPrChange w:id="1020" w:author="Robbie Parks" w:date="2019-01-22T12:51:00Z">
                <w:pPr>
                  <w:framePr w:hSpace="180" w:wrap="around" w:vAnchor="text" w:hAnchor="page" w:x="1557" w:y="185"/>
                </w:pPr>
              </w:pPrChange>
            </w:pPr>
            <w:del w:id="1021" w:author="Robbie Parks" w:date="2019-01-22T12:51:00Z">
              <w:r w:rsidRPr="00675437" w:rsidDel="007133B2">
                <w:rPr>
                  <w:color w:val="000000"/>
                  <w:sz w:val="18"/>
                  <w:szCs w:val="18"/>
                </w:rPr>
                <w:delText xml:space="preserve">133.0 </w:delText>
              </w:r>
              <w:r w:rsidR="008916F4" w:rsidRPr="00675437" w:rsidDel="007133B2">
                <w:rPr>
                  <w:color w:val="000000"/>
                  <w:sz w:val="18"/>
                  <w:szCs w:val="18"/>
                </w:rPr>
                <w:delText>(</w:delText>
              </w:r>
              <w:r w:rsidRPr="00675437" w:rsidDel="007133B2">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E8E4028" w:rsidR="004F7F15" w:rsidRPr="00675437" w:rsidDel="007133B2" w:rsidRDefault="004F7F15">
            <w:pPr>
              <w:spacing w:line="480" w:lineRule="auto"/>
              <w:jc w:val="both"/>
              <w:rPr>
                <w:del w:id="1022" w:author="Robbie Parks" w:date="2019-01-22T12:51:00Z"/>
                <w:sz w:val="18"/>
                <w:szCs w:val="18"/>
              </w:rPr>
              <w:pPrChange w:id="1023" w:author="Robbie Parks" w:date="2019-01-22T12:51:00Z">
                <w:pPr>
                  <w:framePr w:hSpace="180" w:wrap="around" w:vAnchor="text" w:hAnchor="page" w:x="1557" w:y="185"/>
                </w:pPr>
              </w:pPrChange>
            </w:pPr>
            <w:del w:id="1024" w:author="Robbie Parks" w:date="2019-01-22T12:51:00Z">
              <w:r w:rsidRPr="00675437" w:rsidDel="007133B2">
                <w:rPr>
                  <w:color w:val="000000"/>
                  <w:sz w:val="18"/>
                  <w:szCs w:val="18"/>
                </w:rPr>
                <w:delText xml:space="preserve">51.0 </w:delText>
              </w:r>
              <w:r w:rsidR="008916F4" w:rsidRPr="00675437" w:rsidDel="007133B2">
                <w:rPr>
                  <w:color w:val="000000"/>
                  <w:sz w:val="18"/>
                  <w:szCs w:val="18"/>
                </w:rPr>
                <w:delText>(</w:delText>
              </w:r>
              <w:r w:rsidRPr="00675437" w:rsidDel="007133B2">
                <w:rPr>
                  <w:color w:val="000000"/>
                  <w:sz w:val="18"/>
                  <w:szCs w:val="18"/>
                </w:rPr>
                <w:delText>22.0</w:delText>
              </w:r>
              <w:r w:rsidR="008916F4" w:rsidRPr="00675437" w:rsidDel="007133B2">
                <w:rPr>
                  <w:color w:val="000000"/>
                  <w:sz w:val="18"/>
                  <w:szCs w:val="18"/>
                </w:rPr>
                <w:delText xml:space="preserve">, </w:delText>
              </w:r>
              <w:r w:rsidRPr="00675437" w:rsidDel="007133B2">
                <w:rPr>
                  <w:color w:val="000000"/>
                  <w:sz w:val="18"/>
                  <w:szCs w:val="18"/>
                </w:rPr>
                <w:delText>80.0)</w:delText>
              </w:r>
            </w:del>
          </w:p>
        </w:tc>
        <w:tc>
          <w:tcPr>
            <w:tcW w:w="1068" w:type="dxa"/>
            <w:tcMar>
              <w:top w:w="0" w:type="dxa"/>
              <w:left w:w="75" w:type="dxa"/>
              <w:bottom w:w="0" w:type="dxa"/>
              <w:right w:w="75" w:type="dxa"/>
            </w:tcMar>
            <w:vAlign w:val="center"/>
            <w:hideMark/>
          </w:tcPr>
          <w:p w14:paraId="24F178D0" w14:textId="00BF90DA" w:rsidR="004F7F15" w:rsidRPr="00675437" w:rsidDel="007133B2" w:rsidRDefault="004F7F15">
            <w:pPr>
              <w:spacing w:line="480" w:lineRule="auto"/>
              <w:jc w:val="both"/>
              <w:rPr>
                <w:del w:id="1025" w:author="Robbie Parks" w:date="2019-01-22T12:51:00Z"/>
                <w:sz w:val="18"/>
                <w:szCs w:val="18"/>
              </w:rPr>
              <w:pPrChange w:id="1026" w:author="Robbie Parks" w:date="2019-01-22T12:51:00Z">
                <w:pPr>
                  <w:framePr w:hSpace="180" w:wrap="around" w:vAnchor="text" w:hAnchor="page" w:x="1557" w:y="185"/>
                </w:pPr>
              </w:pPrChange>
            </w:pPr>
            <w:del w:id="1027"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-24.0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068" w:type="dxa"/>
            <w:tcMar>
              <w:top w:w="0" w:type="dxa"/>
              <w:left w:w="75" w:type="dxa"/>
              <w:bottom w:w="0" w:type="dxa"/>
              <w:right w:w="75" w:type="dxa"/>
            </w:tcMar>
            <w:vAlign w:val="center"/>
            <w:hideMark/>
          </w:tcPr>
          <w:p w14:paraId="5EB4802E" w14:textId="37AB12C5" w:rsidR="004F7F15" w:rsidRPr="00675437" w:rsidDel="007133B2" w:rsidRDefault="004F7F15">
            <w:pPr>
              <w:spacing w:line="480" w:lineRule="auto"/>
              <w:jc w:val="both"/>
              <w:rPr>
                <w:del w:id="1028" w:author="Robbie Parks" w:date="2019-01-22T12:51:00Z"/>
                <w:sz w:val="18"/>
                <w:szCs w:val="18"/>
              </w:rPr>
              <w:pPrChange w:id="1029" w:author="Robbie Parks" w:date="2019-01-22T12:51:00Z">
                <w:pPr>
                  <w:framePr w:hSpace="180" w:wrap="around" w:vAnchor="text" w:hAnchor="page" w:x="1557" w:y="185"/>
                </w:pPr>
              </w:pPrChange>
            </w:pPr>
            <w:del w:id="1030" w:author="Robbie Parks" w:date="2019-01-22T12:51:00Z">
              <w:r w:rsidRPr="00675437" w:rsidDel="007133B2">
                <w:rPr>
                  <w:color w:val="000000"/>
                  <w:sz w:val="18"/>
                  <w:szCs w:val="18"/>
                </w:rPr>
                <w:delText xml:space="preserve">-32.0 </w:delText>
              </w:r>
              <w:r w:rsidR="008916F4" w:rsidRPr="00675437" w:rsidDel="007133B2">
                <w:rPr>
                  <w:color w:val="000000"/>
                  <w:sz w:val="18"/>
                  <w:szCs w:val="18"/>
                </w:rPr>
                <w:delText>(</w:delText>
              </w:r>
              <w:r w:rsidRPr="00675437" w:rsidDel="007133B2">
                <w:rPr>
                  <w:color w:val="000000"/>
                  <w:sz w:val="18"/>
                  <w:szCs w:val="18"/>
                </w:rPr>
                <w:delText>-64.0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14134421" w:rsidR="004F7F15" w:rsidRPr="00675437" w:rsidDel="007133B2" w:rsidRDefault="004F7F15">
            <w:pPr>
              <w:spacing w:line="480" w:lineRule="auto"/>
              <w:jc w:val="both"/>
              <w:rPr>
                <w:del w:id="1031" w:author="Robbie Parks" w:date="2019-01-22T12:51:00Z"/>
                <w:sz w:val="18"/>
                <w:szCs w:val="18"/>
              </w:rPr>
              <w:pPrChange w:id="1032" w:author="Robbie Parks" w:date="2019-01-22T12:51:00Z">
                <w:pPr>
                  <w:framePr w:hSpace="180" w:wrap="around" w:vAnchor="text" w:hAnchor="page" w:x="1557" w:y="185"/>
                </w:pPr>
              </w:pPrChange>
            </w:pPr>
            <w:del w:id="1033" w:author="Robbie Parks" w:date="2019-01-22T12:51:00Z">
              <w:r w:rsidRPr="00675437" w:rsidDel="007133B2">
                <w:rPr>
                  <w:color w:val="000000"/>
                  <w:sz w:val="18"/>
                  <w:szCs w:val="18"/>
                </w:rPr>
                <w:delText xml:space="preserve">815.0 </w:delText>
              </w:r>
              <w:r w:rsidR="008916F4" w:rsidRPr="00675437" w:rsidDel="007133B2">
                <w:rPr>
                  <w:color w:val="000000"/>
                  <w:sz w:val="18"/>
                  <w:szCs w:val="18"/>
                </w:rPr>
                <w:delText>(</w:delText>
              </w:r>
              <w:r w:rsidRPr="00675437" w:rsidDel="007133B2">
                <w:rPr>
                  <w:color w:val="000000"/>
                  <w:sz w:val="18"/>
                  <w:szCs w:val="18"/>
                </w:rPr>
                <w:delText>721.0, 909.0)</w:delText>
              </w:r>
            </w:del>
          </w:p>
        </w:tc>
      </w:tr>
      <w:tr w:rsidR="004F7F15" w:rsidRPr="00636C9B" w:rsidDel="007133B2" w14:paraId="45096C9C" w14:textId="3DED57CA" w:rsidTr="000250EE">
        <w:trPr>
          <w:trHeight w:val="480"/>
          <w:del w:id="1034" w:author="Robbie Parks" w:date="2019-01-22T12:51:00Z"/>
        </w:trPr>
        <w:tc>
          <w:tcPr>
            <w:tcW w:w="1128" w:type="dxa"/>
            <w:vMerge/>
            <w:vAlign w:val="center"/>
            <w:hideMark/>
          </w:tcPr>
          <w:p w14:paraId="544F9788" w14:textId="4657478B" w:rsidR="004F7F15" w:rsidRPr="00675437" w:rsidDel="007133B2" w:rsidRDefault="004F7F15">
            <w:pPr>
              <w:spacing w:line="480" w:lineRule="auto"/>
              <w:jc w:val="both"/>
              <w:rPr>
                <w:del w:id="1035" w:author="Robbie Parks" w:date="2019-01-22T12:51:00Z"/>
                <w:sz w:val="18"/>
                <w:szCs w:val="18"/>
              </w:rPr>
              <w:pPrChange w:id="1036"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1721C0AE" w:rsidR="004F7F15" w:rsidRPr="00675437" w:rsidDel="007133B2" w:rsidRDefault="004F7F15">
            <w:pPr>
              <w:spacing w:line="480" w:lineRule="auto"/>
              <w:jc w:val="both"/>
              <w:rPr>
                <w:del w:id="1037" w:author="Robbie Parks" w:date="2019-01-22T12:51:00Z"/>
                <w:sz w:val="18"/>
                <w:szCs w:val="18"/>
              </w:rPr>
              <w:pPrChange w:id="1038" w:author="Robbie Parks" w:date="2019-01-22T12:51:00Z">
                <w:pPr>
                  <w:framePr w:hSpace="180" w:wrap="around" w:vAnchor="text" w:hAnchor="page" w:x="1557" w:y="185"/>
                </w:pPr>
              </w:pPrChange>
            </w:pPr>
            <w:del w:id="1039"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5E84C911" w:rsidR="004F7F15" w:rsidRPr="00675437" w:rsidDel="007133B2" w:rsidRDefault="004F7F15">
            <w:pPr>
              <w:spacing w:line="480" w:lineRule="auto"/>
              <w:jc w:val="both"/>
              <w:rPr>
                <w:del w:id="1040" w:author="Robbie Parks" w:date="2019-01-22T12:51:00Z"/>
                <w:sz w:val="18"/>
                <w:szCs w:val="18"/>
              </w:rPr>
              <w:pPrChange w:id="1041" w:author="Robbie Parks" w:date="2019-01-22T12:51:00Z">
                <w:pPr>
                  <w:framePr w:hSpace="180" w:wrap="around" w:vAnchor="text" w:hAnchor="page" w:x="1557" w:y="185"/>
                </w:pPr>
              </w:pPrChange>
            </w:pPr>
            <w:del w:id="1042"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0CD2ED8" w14:textId="79144797" w:rsidR="004F7F15" w:rsidRPr="00675437" w:rsidDel="007133B2" w:rsidRDefault="004F7F15">
            <w:pPr>
              <w:spacing w:line="480" w:lineRule="auto"/>
              <w:jc w:val="both"/>
              <w:rPr>
                <w:del w:id="1043" w:author="Robbie Parks" w:date="2019-01-22T12:51:00Z"/>
                <w:sz w:val="18"/>
                <w:szCs w:val="18"/>
              </w:rPr>
              <w:pPrChange w:id="1044" w:author="Robbie Parks" w:date="2019-01-22T12:51:00Z">
                <w:pPr>
                  <w:framePr w:hSpace="180" w:wrap="around" w:vAnchor="text" w:hAnchor="page" w:x="1557" w:y="185"/>
                </w:pPr>
              </w:pPrChange>
            </w:pPr>
            <w:del w:id="1045"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A8B1040" w14:textId="0F0BDDDE" w:rsidR="004F7F15" w:rsidRPr="00675437" w:rsidDel="007133B2" w:rsidRDefault="004F7F15">
            <w:pPr>
              <w:spacing w:line="480" w:lineRule="auto"/>
              <w:jc w:val="both"/>
              <w:rPr>
                <w:del w:id="1046" w:author="Robbie Parks" w:date="2019-01-22T12:51:00Z"/>
                <w:sz w:val="18"/>
                <w:szCs w:val="18"/>
              </w:rPr>
              <w:pPrChange w:id="1047" w:author="Robbie Parks" w:date="2019-01-22T12:51:00Z">
                <w:pPr>
                  <w:framePr w:hSpace="180" w:wrap="around" w:vAnchor="text" w:hAnchor="page" w:x="1557" w:y="185"/>
                </w:pPr>
              </w:pPrChange>
            </w:pPr>
            <w:del w:id="1048" w:author="Robbie Parks" w:date="2019-01-22T12:51:00Z">
              <w:r w:rsidRPr="00675437" w:rsidDel="007133B2">
                <w:rPr>
                  <w:color w:val="000000"/>
                  <w:sz w:val="18"/>
                  <w:szCs w:val="18"/>
                </w:rPr>
                <w:delText xml:space="preserve">35.0 </w:delText>
              </w:r>
              <w:r w:rsidR="008916F4" w:rsidRPr="00675437" w:rsidDel="007133B2">
                <w:rPr>
                  <w:color w:val="000000"/>
                  <w:sz w:val="18"/>
                  <w:szCs w:val="18"/>
                </w:rPr>
                <w:delText>(</w:delText>
              </w:r>
              <w:r w:rsidRPr="00675437" w:rsidDel="007133B2">
                <w:rPr>
                  <w:color w:val="000000"/>
                  <w:sz w:val="18"/>
                  <w:szCs w:val="18"/>
                </w:rPr>
                <w:delText>21.0</w:delText>
              </w:r>
              <w:r w:rsidR="008916F4" w:rsidRPr="00675437" w:rsidDel="007133B2">
                <w:rPr>
                  <w:color w:val="000000"/>
                  <w:sz w:val="18"/>
                  <w:szCs w:val="18"/>
                </w:rPr>
                <w:delText xml:space="preserve">, </w:delText>
              </w:r>
              <w:r w:rsidRPr="00675437" w:rsidDel="007133B2">
                <w:rPr>
                  <w:color w:val="000000"/>
                  <w:sz w:val="18"/>
                  <w:szCs w:val="18"/>
                </w:rPr>
                <w:delText>49.0)</w:delText>
              </w:r>
            </w:del>
          </w:p>
        </w:tc>
        <w:tc>
          <w:tcPr>
            <w:tcW w:w="1113" w:type="dxa"/>
            <w:tcMar>
              <w:top w:w="0" w:type="dxa"/>
              <w:left w:w="75" w:type="dxa"/>
              <w:bottom w:w="0" w:type="dxa"/>
              <w:right w:w="75" w:type="dxa"/>
            </w:tcMar>
            <w:vAlign w:val="center"/>
            <w:hideMark/>
          </w:tcPr>
          <w:p w14:paraId="03FB43CA" w14:textId="0B0AE4A9" w:rsidR="004F7F15" w:rsidRPr="00675437" w:rsidDel="007133B2" w:rsidRDefault="004F7F15">
            <w:pPr>
              <w:spacing w:line="480" w:lineRule="auto"/>
              <w:jc w:val="both"/>
              <w:rPr>
                <w:del w:id="1049" w:author="Robbie Parks" w:date="2019-01-22T12:51:00Z"/>
                <w:sz w:val="18"/>
                <w:szCs w:val="18"/>
              </w:rPr>
              <w:pPrChange w:id="1050" w:author="Robbie Parks" w:date="2019-01-22T12:51:00Z">
                <w:pPr>
                  <w:framePr w:hSpace="180" w:wrap="around" w:vAnchor="text" w:hAnchor="page" w:x="1557" w:y="185"/>
                </w:pPr>
              </w:pPrChange>
            </w:pPr>
            <w:del w:id="1051" w:author="Robbie Parks" w:date="2019-01-22T12:51:00Z">
              <w:r w:rsidRPr="00675437" w:rsidDel="007133B2">
                <w:rPr>
                  <w:color w:val="000000"/>
                  <w:sz w:val="18"/>
                  <w:szCs w:val="18"/>
                </w:rPr>
                <w:delText xml:space="preserve">22.0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113" w:type="dxa"/>
            <w:tcMar>
              <w:top w:w="0" w:type="dxa"/>
              <w:left w:w="75" w:type="dxa"/>
              <w:bottom w:w="0" w:type="dxa"/>
              <w:right w:w="75" w:type="dxa"/>
            </w:tcMar>
            <w:vAlign w:val="center"/>
            <w:hideMark/>
          </w:tcPr>
          <w:p w14:paraId="59645C5F" w14:textId="6AD6E381" w:rsidR="004F7F15" w:rsidRPr="00675437" w:rsidDel="007133B2" w:rsidRDefault="004F7F15">
            <w:pPr>
              <w:spacing w:line="480" w:lineRule="auto"/>
              <w:jc w:val="both"/>
              <w:rPr>
                <w:del w:id="1052" w:author="Robbie Parks" w:date="2019-01-22T12:51:00Z"/>
                <w:sz w:val="18"/>
                <w:szCs w:val="18"/>
              </w:rPr>
              <w:pPrChange w:id="1053" w:author="Robbie Parks" w:date="2019-01-22T12:51:00Z">
                <w:pPr>
                  <w:framePr w:hSpace="180" w:wrap="around" w:vAnchor="text" w:hAnchor="page" w:x="1557" w:y="185"/>
                </w:pPr>
              </w:pPrChange>
            </w:pPr>
            <w:del w:id="1054"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A3886FE" w14:textId="6D72DC26" w:rsidR="004F7F15" w:rsidRPr="00675437" w:rsidDel="007133B2" w:rsidRDefault="004F7F15">
            <w:pPr>
              <w:spacing w:line="480" w:lineRule="auto"/>
              <w:jc w:val="both"/>
              <w:rPr>
                <w:del w:id="1055" w:author="Robbie Parks" w:date="2019-01-22T12:51:00Z"/>
                <w:sz w:val="18"/>
                <w:szCs w:val="18"/>
              </w:rPr>
              <w:pPrChange w:id="1056" w:author="Robbie Parks" w:date="2019-01-22T12:51:00Z">
                <w:pPr>
                  <w:framePr w:hSpace="180" w:wrap="around" w:vAnchor="text" w:hAnchor="page" w:x="1557" w:y="185"/>
                </w:pPr>
              </w:pPrChange>
            </w:pPr>
            <w:del w:id="1057"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659FC059" w14:textId="10BC8F22" w:rsidR="004F7F15" w:rsidRPr="00675437" w:rsidDel="007133B2" w:rsidRDefault="004F7F15">
            <w:pPr>
              <w:spacing w:line="480" w:lineRule="auto"/>
              <w:jc w:val="both"/>
              <w:rPr>
                <w:del w:id="1058" w:author="Robbie Parks" w:date="2019-01-22T12:51:00Z"/>
                <w:sz w:val="18"/>
                <w:szCs w:val="18"/>
              </w:rPr>
              <w:pPrChange w:id="1059" w:author="Robbie Parks" w:date="2019-01-22T12:51:00Z">
                <w:pPr>
                  <w:framePr w:hSpace="180" w:wrap="around" w:vAnchor="text" w:hAnchor="page" w:x="1557" w:y="185"/>
                </w:pPr>
              </w:pPrChange>
            </w:pPr>
            <w:del w:id="1060"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36.0)</w:delText>
              </w:r>
            </w:del>
          </w:p>
        </w:tc>
        <w:tc>
          <w:tcPr>
            <w:tcW w:w="1113" w:type="dxa"/>
            <w:tcMar>
              <w:top w:w="0" w:type="dxa"/>
              <w:left w:w="75" w:type="dxa"/>
              <w:bottom w:w="0" w:type="dxa"/>
              <w:right w:w="75" w:type="dxa"/>
            </w:tcMar>
            <w:vAlign w:val="center"/>
            <w:hideMark/>
          </w:tcPr>
          <w:p w14:paraId="3CA2FCC2" w14:textId="7FAF1470" w:rsidR="004F7F15" w:rsidRPr="00675437" w:rsidDel="007133B2" w:rsidRDefault="004F7F15">
            <w:pPr>
              <w:spacing w:line="480" w:lineRule="auto"/>
              <w:jc w:val="both"/>
              <w:rPr>
                <w:del w:id="1061" w:author="Robbie Parks" w:date="2019-01-22T12:51:00Z"/>
                <w:sz w:val="18"/>
                <w:szCs w:val="18"/>
              </w:rPr>
              <w:pPrChange w:id="1062" w:author="Robbie Parks" w:date="2019-01-22T12:51:00Z">
                <w:pPr>
                  <w:framePr w:hSpace="180" w:wrap="around" w:vAnchor="text" w:hAnchor="page" w:x="1557" w:y="185"/>
                </w:pPr>
              </w:pPrChange>
            </w:pPr>
            <w:del w:id="1063"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068" w:type="dxa"/>
            <w:tcMar>
              <w:top w:w="0" w:type="dxa"/>
              <w:left w:w="75" w:type="dxa"/>
              <w:bottom w:w="0" w:type="dxa"/>
              <w:right w:w="75" w:type="dxa"/>
            </w:tcMar>
            <w:vAlign w:val="center"/>
            <w:hideMark/>
          </w:tcPr>
          <w:p w14:paraId="53C783EE" w14:textId="10AD8CFB" w:rsidR="004F7F15" w:rsidRPr="00675437" w:rsidDel="007133B2" w:rsidRDefault="004F7F15">
            <w:pPr>
              <w:spacing w:line="480" w:lineRule="auto"/>
              <w:jc w:val="both"/>
              <w:rPr>
                <w:del w:id="1064" w:author="Robbie Parks" w:date="2019-01-22T12:51:00Z"/>
                <w:sz w:val="18"/>
                <w:szCs w:val="18"/>
              </w:rPr>
              <w:pPrChange w:id="1065" w:author="Robbie Parks" w:date="2019-01-22T12:51:00Z">
                <w:pPr>
                  <w:framePr w:hSpace="180" w:wrap="around" w:vAnchor="text" w:hAnchor="page" w:x="1557" w:y="185"/>
                </w:pPr>
              </w:pPrChange>
            </w:pPr>
            <w:del w:id="1066"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068" w:type="dxa"/>
            <w:tcMar>
              <w:top w:w="0" w:type="dxa"/>
              <w:left w:w="75" w:type="dxa"/>
              <w:bottom w:w="0" w:type="dxa"/>
              <w:right w:w="75" w:type="dxa"/>
            </w:tcMar>
            <w:vAlign w:val="center"/>
            <w:hideMark/>
          </w:tcPr>
          <w:p w14:paraId="281D190E" w14:textId="07F0E3BA" w:rsidR="004F7F15" w:rsidRPr="00675437" w:rsidDel="007133B2" w:rsidRDefault="004F7F15">
            <w:pPr>
              <w:spacing w:line="480" w:lineRule="auto"/>
              <w:jc w:val="both"/>
              <w:rPr>
                <w:del w:id="1067" w:author="Robbie Parks" w:date="2019-01-22T12:51:00Z"/>
                <w:sz w:val="18"/>
                <w:szCs w:val="18"/>
              </w:rPr>
              <w:pPrChange w:id="1068" w:author="Robbie Parks" w:date="2019-01-22T12:51:00Z">
                <w:pPr>
                  <w:framePr w:hSpace="180" w:wrap="around" w:vAnchor="text" w:hAnchor="page" w:x="1557" w:y="185"/>
                </w:pPr>
              </w:pPrChange>
            </w:pPr>
            <w:del w:id="1069"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-73.0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5E92B9C3" w:rsidR="004F7F15" w:rsidRPr="00675437" w:rsidDel="007133B2" w:rsidRDefault="004F7F15">
            <w:pPr>
              <w:spacing w:line="480" w:lineRule="auto"/>
              <w:jc w:val="both"/>
              <w:rPr>
                <w:del w:id="1070" w:author="Robbie Parks" w:date="2019-01-22T12:51:00Z"/>
                <w:sz w:val="18"/>
                <w:szCs w:val="18"/>
              </w:rPr>
              <w:pPrChange w:id="1071" w:author="Robbie Parks" w:date="2019-01-22T12:51:00Z">
                <w:pPr>
                  <w:framePr w:hSpace="180" w:wrap="around" w:vAnchor="text" w:hAnchor="page" w:x="1557" w:y="185"/>
                </w:pPr>
              </w:pPrChange>
            </w:pPr>
            <w:del w:id="1072" w:author="Robbie Parks" w:date="2019-01-22T12:51:00Z">
              <w:r w:rsidRPr="00675437" w:rsidDel="007133B2">
                <w:rPr>
                  <w:color w:val="000000"/>
                  <w:sz w:val="18"/>
                  <w:szCs w:val="18"/>
                </w:rPr>
                <w:delText xml:space="preserve">126.0 </w:delText>
              </w:r>
              <w:r w:rsidR="008916F4" w:rsidRPr="00675437" w:rsidDel="007133B2">
                <w:rPr>
                  <w:color w:val="000000"/>
                  <w:sz w:val="18"/>
                  <w:szCs w:val="18"/>
                </w:rPr>
                <w:delText>(</w:delText>
              </w:r>
              <w:r w:rsidRPr="00675437" w:rsidDel="007133B2">
                <w:rPr>
                  <w:color w:val="000000"/>
                  <w:sz w:val="18"/>
                  <w:szCs w:val="18"/>
                </w:rPr>
                <w:delText>66.0, 185.0)</w:delText>
              </w:r>
            </w:del>
          </w:p>
        </w:tc>
      </w:tr>
      <w:tr w:rsidR="004F7F15" w:rsidRPr="00636C9B" w:rsidDel="007133B2" w14:paraId="468E8436" w14:textId="5E15549C" w:rsidTr="000250EE">
        <w:trPr>
          <w:trHeight w:val="510"/>
          <w:del w:id="1073" w:author="Robbie Parks" w:date="2019-01-22T12:51:00Z"/>
        </w:trPr>
        <w:tc>
          <w:tcPr>
            <w:tcW w:w="1128" w:type="dxa"/>
            <w:vMerge w:val="restart"/>
            <w:tcMar>
              <w:top w:w="0" w:type="dxa"/>
              <w:left w:w="75" w:type="dxa"/>
              <w:bottom w:w="0" w:type="dxa"/>
              <w:right w:w="75" w:type="dxa"/>
            </w:tcMar>
            <w:vAlign w:val="center"/>
            <w:hideMark/>
          </w:tcPr>
          <w:p w14:paraId="15988619" w14:textId="210238FC" w:rsidR="004F7F15" w:rsidRPr="002A2E8D" w:rsidDel="007133B2" w:rsidRDefault="004F7F15">
            <w:pPr>
              <w:spacing w:line="480" w:lineRule="auto"/>
              <w:jc w:val="both"/>
              <w:rPr>
                <w:del w:id="1074" w:author="Robbie Parks" w:date="2019-01-22T12:51:00Z"/>
                <w:sz w:val="18"/>
                <w:szCs w:val="18"/>
                <w:u w:val="single"/>
              </w:rPr>
              <w:pPrChange w:id="1075" w:author="Robbie Parks" w:date="2019-01-22T12:51:00Z">
                <w:pPr>
                  <w:framePr w:hSpace="180" w:wrap="around" w:vAnchor="text" w:hAnchor="page" w:x="1557" w:y="185"/>
                </w:pPr>
              </w:pPrChange>
            </w:pPr>
            <w:del w:id="1076" w:author="Robbie Parks" w:date="2019-01-22T12:51:00Z">
              <w:r w:rsidRPr="002A2E8D" w:rsidDel="007133B2">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54B7B616" w:rsidR="004F7F15" w:rsidRPr="005D151A" w:rsidDel="007133B2" w:rsidRDefault="004F7F15">
            <w:pPr>
              <w:spacing w:line="480" w:lineRule="auto"/>
              <w:jc w:val="both"/>
              <w:rPr>
                <w:del w:id="1077" w:author="Robbie Parks" w:date="2019-01-22T12:51:00Z"/>
                <w:sz w:val="18"/>
                <w:szCs w:val="18"/>
              </w:rPr>
              <w:pPrChange w:id="1078" w:author="Robbie Parks" w:date="2019-01-22T12:51:00Z">
                <w:pPr>
                  <w:framePr w:hSpace="180" w:wrap="around" w:vAnchor="text" w:hAnchor="page" w:x="1557" w:y="185"/>
                </w:pPr>
              </w:pPrChange>
            </w:pPr>
            <w:del w:id="1079"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6DFB59FC" w14:textId="6C3C2156" w:rsidR="004F7F15" w:rsidRPr="00E966D2" w:rsidDel="007133B2" w:rsidRDefault="004F7F15">
            <w:pPr>
              <w:spacing w:line="480" w:lineRule="auto"/>
              <w:jc w:val="both"/>
              <w:rPr>
                <w:del w:id="1080" w:author="Robbie Parks" w:date="2019-01-22T12:51:00Z"/>
                <w:sz w:val="18"/>
                <w:szCs w:val="18"/>
              </w:rPr>
              <w:pPrChange w:id="1081" w:author="Robbie Parks" w:date="2019-01-22T12:51:00Z">
                <w:pPr>
                  <w:framePr w:hSpace="180" w:wrap="around" w:vAnchor="text" w:hAnchor="page" w:x="1557" w:y="185"/>
                </w:pPr>
              </w:pPrChange>
            </w:pPr>
            <w:del w:id="1082" w:author="Robbie Parks" w:date="2019-01-22T12:51:00Z">
              <w:r w:rsidRPr="005D151A" w:rsidDel="007133B2">
                <w:rPr>
                  <w:color w:val="000000"/>
                  <w:sz w:val="18"/>
                  <w:szCs w:val="18"/>
                </w:rPr>
                <w:delText xml:space="preserve">15.0 </w:delText>
              </w:r>
              <w:r w:rsidR="008916F4" w:rsidRPr="005D151A" w:rsidDel="007133B2">
                <w:rPr>
                  <w:color w:val="000000"/>
                  <w:sz w:val="18"/>
                  <w:szCs w:val="18"/>
                </w:rPr>
                <w:delText>(</w:delText>
              </w:r>
              <w:r w:rsidRPr="005D151A" w:rsidDel="007133B2">
                <w:rPr>
                  <w:color w:val="000000"/>
                  <w:sz w:val="18"/>
                  <w:szCs w:val="18"/>
                </w:rPr>
                <w:delText>11.0</w:delText>
              </w:r>
              <w:r w:rsidR="008916F4" w:rsidRPr="00F97057" w:rsidDel="007133B2">
                <w:rPr>
                  <w:color w:val="000000"/>
                  <w:sz w:val="18"/>
                  <w:szCs w:val="18"/>
                </w:rPr>
                <w:delText xml:space="preserve">, </w:delText>
              </w:r>
              <w:r w:rsidRPr="00E966D2" w:rsidDel="007133B2">
                <w:rPr>
                  <w:color w:val="000000"/>
                  <w:sz w:val="18"/>
                  <w:szCs w:val="18"/>
                </w:rPr>
                <w:delText>19.0)</w:delText>
              </w:r>
            </w:del>
          </w:p>
        </w:tc>
        <w:tc>
          <w:tcPr>
            <w:tcW w:w="1113" w:type="dxa"/>
            <w:tcMar>
              <w:top w:w="0" w:type="dxa"/>
              <w:left w:w="75" w:type="dxa"/>
              <w:bottom w:w="0" w:type="dxa"/>
              <w:right w:w="75" w:type="dxa"/>
            </w:tcMar>
            <w:vAlign w:val="center"/>
            <w:hideMark/>
          </w:tcPr>
          <w:p w14:paraId="5EB80E55" w14:textId="16F3A629" w:rsidR="004F7F15" w:rsidRPr="00675437" w:rsidDel="007133B2" w:rsidRDefault="004F7F15">
            <w:pPr>
              <w:spacing w:line="480" w:lineRule="auto"/>
              <w:jc w:val="both"/>
              <w:rPr>
                <w:del w:id="1083" w:author="Robbie Parks" w:date="2019-01-22T12:51:00Z"/>
                <w:sz w:val="18"/>
                <w:szCs w:val="18"/>
              </w:rPr>
              <w:pPrChange w:id="1084" w:author="Robbie Parks" w:date="2019-01-22T12:51:00Z">
                <w:pPr>
                  <w:framePr w:hSpace="180" w:wrap="around" w:vAnchor="text" w:hAnchor="page" w:x="1557" w:y="185"/>
                </w:pPr>
              </w:pPrChange>
            </w:pPr>
            <w:del w:id="1085" w:author="Robbie Parks" w:date="2019-01-22T12:51:00Z">
              <w:r w:rsidRPr="005464C8" w:rsidDel="007133B2">
                <w:rPr>
                  <w:color w:val="000000"/>
                  <w:sz w:val="18"/>
                  <w:szCs w:val="18"/>
                </w:rPr>
                <w:delText xml:space="preserve">15.0 </w:delText>
              </w:r>
              <w:r w:rsidR="008916F4" w:rsidRPr="00F24740" w:rsidDel="007133B2">
                <w:rPr>
                  <w:color w:val="000000"/>
                  <w:sz w:val="18"/>
                  <w:szCs w:val="18"/>
                </w:rPr>
                <w:delText>(</w:delText>
              </w:r>
              <w:r w:rsidRPr="00675437" w:rsidDel="007133B2">
                <w:rPr>
                  <w:color w:val="000000"/>
                  <w:sz w:val="18"/>
                  <w:szCs w:val="18"/>
                </w:rPr>
                <w:delText>10.0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113" w:type="dxa"/>
            <w:tcMar>
              <w:top w:w="0" w:type="dxa"/>
              <w:left w:w="75" w:type="dxa"/>
              <w:bottom w:w="0" w:type="dxa"/>
              <w:right w:w="75" w:type="dxa"/>
            </w:tcMar>
            <w:vAlign w:val="center"/>
            <w:hideMark/>
          </w:tcPr>
          <w:p w14:paraId="560AC166" w14:textId="6A4F2C49" w:rsidR="004F7F15" w:rsidRPr="00675437" w:rsidDel="007133B2" w:rsidRDefault="004F7F15">
            <w:pPr>
              <w:spacing w:line="480" w:lineRule="auto"/>
              <w:jc w:val="both"/>
              <w:rPr>
                <w:del w:id="1086" w:author="Robbie Parks" w:date="2019-01-22T12:51:00Z"/>
                <w:sz w:val="18"/>
                <w:szCs w:val="18"/>
              </w:rPr>
              <w:pPrChange w:id="1087" w:author="Robbie Parks" w:date="2019-01-22T12:51:00Z">
                <w:pPr>
                  <w:framePr w:hSpace="180" w:wrap="around" w:vAnchor="text" w:hAnchor="page" w:x="1557" w:y="185"/>
                </w:pPr>
              </w:pPrChange>
            </w:pPr>
            <w:del w:id="1088" w:author="Robbie Parks" w:date="2019-01-22T12:51:00Z">
              <w:r w:rsidRPr="00675437" w:rsidDel="007133B2">
                <w:rPr>
                  <w:color w:val="000000"/>
                  <w:sz w:val="18"/>
                  <w:szCs w:val="18"/>
                </w:rPr>
                <w:delText xml:space="preserve">119.0 </w:delText>
              </w:r>
              <w:r w:rsidR="008916F4" w:rsidRPr="00675437" w:rsidDel="007133B2">
                <w:rPr>
                  <w:color w:val="000000"/>
                  <w:sz w:val="18"/>
                  <w:szCs w:val="18"/>
                </w:rPr>
                <w:delText>(</w:delText>
              </w:r>
              <w:r w:rsidRPr="00675437" w:rsidDel="007133B2">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584684A6" w:rsidR="004F7F15" w:rsidRPr="00675437" w:rsidDel="007133B2" w:rsidRDefault="004F7F15">
            <w:pPr>
              <w:spacing w:line="480" w:lineRule="auto"/>
              <w:jc w:val="both"/>
              <w:rPr>
                <w:del w:id="1089" w:author="Robbie Parks" w:date="2019-01-22T12:51:00Z"/>
                <w:sz w:val="18"/>
                <w:szCs w:val="18"/>
              </w:rPr>
              <w:pPrChange w:id="1090" w:author="Robbie Parks" w:date="2019-01-22T12:51:00Z">
                <w:pPr>
                  <w:framePr w:hSpace="180" w:wrap="around" w:vAnchor="text" w:hAnchor="page" w:x="1557" w:y="185"/>
                </w:pPr>
              </w:pPrChange>
            </w:pPr>
            <w:del w:id="1091" w:author="Robbie Parks" w:date="2019-01-22T12:51:00Z">
              <w:r w:rsidRPr="00675437" w:rsidDel="007133B2">
                <w:rPr>
                  <w:color w:val="000000"/>
                  <w:sz w:val="18"/>
                  <w:szCs w:val="18"/>
                </w:rPr>
                <w:delText xml:space="preserve">99.0 </w:delText>
              </w:r>
              <w:r w:rsidR="008916F4" w:rsidRPr="00675437" w:rsidDel="007133B2">
                <w:rPr>
                  <w:color w:val="000000"/>
                  <w:sz w:val="18"/>
                  <w:szCs w:val="18"/>
                </w:rPr>
                <w:delText>(</w:delText>
              </w:r>
              <w:r w:rsidRPr="00675437" w:rsidDel="007133B2">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3A64F0F4" w:rsidR="004F7F15" w:rsidRPr="00675437" w:rsidDel="007133B2" w:rsidRDefault="004F7F15">
            <w:pPr>
              <w:spacing w:line="480" w:lineRule="auto"/>
              <w:jc w:val="both"/>
              <w:rPr>
                <w:del w:id="1092" w:author="Robbie Parks" w:date="2019-01-22T12:51:00Z"/>
                <w:sz w:val="18"/>
                <w:szCs w:val="18"/>
              </w:rPr>
              <w:pPrChange w:id="1093" w:author="Robbie Parks" w:date="2019-01-22T12:51:00Z">
                <w:pPr>
                  <w:framePr w:hSpace="180" w:wrap="around" w:vAnchor="text" w:hAnchor="page" w:x="1557" w:y="185"/>
                </w:pPr>
              </w:pPrChange>
            </w:pPr>
            <w:del w:id="1094"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48.0</w:delText>
              </w:r>
              <w:r w:rsidR="008916F4" w:rsidRPr="00675437" w:rsidDel="007133B2">
                <w:rPr>
                  <w:color w:val="000000"/>
                  <w:sz w:val="18"/>
                  <w:szCs w:val="18"/>
                </w:rPr>
                <w:delText xml:space="preserve">, </w:delText>
              </w:r>
              <w:r w:rsidRPr="00675437" w:rsidDel="007133B2">
                <w:rPr>
                  <w:color w:val="000000"/>
                  <w:sz w:val="18"/>
                  <w:szCs w:val="18"/>
                </w:rPr>
                <w:delText>82.0)</w:delText>
              </w:r>
            </w:del>
          </w:p>
        </w:tc>
        <w:tc>
          <w:tcPr>
            <w:tcW w:w="1113" w:type="dxa"/>
            <w:tcMar>
              <w:top w:w="0" w:type="dxa"/>
              <w:left w:w="75" w:type="dxa"/>
              <w:bottom w:w="0" w:type="dxa"/>
              <w:right w:w="75" w:type="dxa"/>
            </w:tcMar>
            <w:vAlign w:val="center"/>
            <w:hideMark/>
          </w:tcPr>
          <w:p w14:paraId="6540D33B" w14:textId="661BBA02" w:rsidR="004F7F15" w:rsidRPr="00675437" w:rsidDel="007133B2" w:rsidRDefault="004F7F15">
            <w:pPr>
              <w:spacing w:line="480" w:lineRule="auto"/>
              <w:jc w:val="both"/>
              <w:rPr>
                <w:del w:id="1095" w:author="Robbie Parks" w:date="2019-01-22T12:51:00Z"/>
                <w:sz w:val="18"/>
                <w:szCs w:val="18"/>
              </w:rPr>
              <w:pPrChange w:id="1096" w:author="Robbie Parks" w:date="2019-01-22T12:51:00Z">
                <w:pPr>
                  <w:framePr w:hSpace="180" w:wrap="around" w:vAnchor="text" w:hAnchor="page" w:x="1557" w:y="185"/>
                </w:pPr>
              </w:pPrChange>
            </w:pPr>
            <w:del w:id="1097" w:author="Robbie Parks" w:date="2019-01-22T12:51:00Z">
              <w:r w:rsidRPr="00675437" w:rsidDel="007133B2">
                <w:rPr>
                  <w:color w:val="000000"/>
                  <w:sz w:val="18"/>
                  <w:szCs w:val="18"/>
                </w:rPr>
                <w:delText xml:space="preserve">80.0 </w:delText>
              </w:r>
              <w:r w:rsidR="008916F4" w:rsidRPr="00675437" w:rsidDel="007133B2">
                <w:rPr>
                  <w:color w:val="000000"/>
                  <w:sz w:val="18"/>
                  <w:szCs w:val="18"/>
                </w:rPr>
                <w:delText>(</w:delText>
              </w:r>
              <w:r w:rsidRPr="00675437" w:rsidDel="007133B2">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00926ADE" w:rsidR="004F7F15" w:rsidRPr="00675437" w:rsidDel="007133B2" w:rsidRDefault="004F7F15">
            <w:pPr>
              <w:spacing w:line="480" w:lineRule="auto"/>
              <w:jc w:val="both"/>
              <w:rPr>
                <w:del w:id="1098" w:author="Robbie Parks" w:date="2019-01-22T12:51:00Z"/>
                <w:sz w:val="18"/>
                <w:szCs w:val="18"/>
              </w:rPr>
              <w:pPrChange w:id="1099" w:author="Robbie Parks" w:date="2019-01-22T12:51:00Z">
                <w:pPr>
                  <w:framePr w:hSpace="180" w:wrap="around" w:vAnchor="text" w:hAnchor="page" w:x="1557" w:y="185"/>
                </w:pPr>
              </w:pPrChange>
            </w:pPr>
            <w:del w:id="1100"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40.0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75AB876A" w14:textId="604546AE" w:rsidR="004F7F15" w:rsidRPr="00675437" w:rsidDel="007133B2" w:rsidRDefault="004F7F15">
            <w:pPr>
              <w:spacing w:line="480" w:lineRule="auto"/>
              <w:jc w:val="both"/>
              <w:rPr>
                <w:del w:id="1101" w:author="Robbie Parks" w:date="2019-01-22T12:51:00Z"/>
                <w:sz w:val="18"/>
                <w:szCs w:val="18"/>
              </w:rPr>
              <w:pPrChange w:id="1102" w:author="Robbie Parks" w:date="2019-01-22T12:51:00Z">
                <w:pPr>
                  <w:framePr w:hSpace="180" w:wrap="around" w:vAnchor="text" w:hAnchor="page" w:x="1557" w:y="185"/>
                </w:pPr>
              </w:pPrChange>
            </w:pPr>
            <w:del w:id="1103"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5076E10D" w14:textId="38F5AB14" w:rsidR="004F7F15" w:rsidRPr="00675437" w:rsidDel="007133B2" w:rsidRDefault="004F7F15">
            <w:pPr>
              <w:spacing w:line="480" w:lineRule="auto"/>
              <w:jc w:val="both"/>
              <w:rPr>
                <w:del w:id="1104" w:author="Robbie Parks" w:date="2019-01-22T12:51:00Z"/>
                <w:sz w:val="18"/>
                <w:szCs w:val="18"/>
              </w:rPr>
              <w:pPrChange w:id="1105" w:author="Robbie Parks" w:date="2019-01-22T12:51:00Z">
                <w:pPr>
                  <w:framePr w:hSpace="180" w:wrap="around" w:vAnchor="text" w:hAnchor="page" w:x="1557" w:y="185"/>
                </w:pPr>
              </w:pPrChange>
            </w:pPr>
            <w:del w:id="1106"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-36.0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068" w:type="dxa"/>
            <w:tcMar>
              <w:top w:w="0" w:type="dxa"/>
              <w:left w:w="75" w:type="dxa"/>
              <w:bottom w:w="0" w:type="dxa"/>
              <w:right w:w="75" w:type="dxa"/>
            </w:tcMar>
            <w:vAlign w:val="center"/>
            <w:hideMark/>
          </w:tcPr>
          <w:p w14:paraId="7BA47DB8" w14:textId="11B572C0" w:rsidR="004F7F15" w:rsidRPr="00675437" w:rsidDel="007133B2" w:rsidRDefault="004F7F15">
            <w:pPr>
              <w:spacing w:line="480" w:lineRule="auto"/>
              <w:jc w:val="both"/>
              <w:rPr>
                <w:del w:id="1107" w:author="Robbie Parks" w:date="2019-01-22T12:51:00Z"/>
                <w:sz w:val="18"/>
                <w:szCs w:val="18"/>
              </w:rPr>
              <w:pPrChange w:id="1108" w:author="Robbie Parks" w:date="2019-01-22T12:51:00Z">
                <w:pPr>
                  <w:framePr w:hSpace="180" w:wrap="around" w:vAnchor="text" w:hAnchor="page" w:x="1557" w:y="185"/>
                </w:pPr>
              </w:pPrChange>
            </w:pPr>
            <w:del w:id="1109" w:author="Robbie Parks" w:date="2019-01-22T12:51:00Z">
              <w:r w:rsidRPr="00675437" w:rsidDel="007133B2">
                <w:rPr>
                  <w:color w:val="000000"/>
                  <w:sz w:val="18"/>
                  <w:szCs w:val="18"/>
                </w:rPr>
                <w:delText xml:space="preserve">-42.0 </w:delText>
              </w:r>
              <w:r w:rsidR="008916F4" w:rsidRPr="00675437" w:rsidDel="007133B2">
                <w:rPr>
                  <w:color w:val="000000"/>
                  <w:sz w:val="18"/>
                  <w:szCs w:val="18"/>
                </w:rPr>
                <w:delText>(</w:delText>
              </w:r>
              <w:r w:rsidRPr="00675437" w:rsidDel="007133B2">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29E8ABD8" w:rsidR="004F7F15" w:rsidRPr="00675437" w:rsidDel="007133B2" w:rsidRDefault="004F7F15">
            <w:pPr>
              <w:spacing w:line="480" w:lineRule="auto"/>
              <w:jc w:val="both"/>
              <w:rPr>
                <w:del w:id="1110" w:author="Robbie Parks" w:date="2019-01-22T12:51:00Z"/>
                <w:sz w:val="18"/>
                <w:szCs w:val="18"/>
              </w:rPr>
              <w:pPrChange w:id="1111" w:author="Robbie Parks" w:date="2019-01-22T12:51:00Z">
                <w:pPr>
                  <w:framePr w:hSpace="180" w:wrap="around" w:vAnchor="text" w:hAnchor="page" w:x="1557" w:y="185"/>
                </w:pPr>
              </w:pPrChange>
            </w:pPr>
            <w:del w:id="1112" w:author="Robbie Parks" w:date="2019-01-22T12:51:00Z">
              <w:r w:rsidRPr="00675437" w:rsidDel="007133B2">
                <w:rPr>
                  <w:color w:val="000000"/>
                  <w:sz w:val="18"/>
                  <w:szCs w:val="18"/>
                </w:rPr>
                <w:delText xml:space="preserve">427.0 </w:delText>
              </w:r>
              <w:r w:rsidR="008916F4" w:rsidRPr="00675437" w:rsidDel="007133B2">
                <w:rPr>
                  <w:color w:val="000000"/>
                  <w:sz w:val="18"/>
                  <w:szCs w:val="18"/>
                </w:rPr>
                <w:delText>(</w:delText>
              </w:r>
              <w:r w:rsidRPr="00675437" w:rsidDel="007133B2">
                <w:rPr>
                  <w:color w:val="000000"/>
                  <w:sz w:val="18"/>
                  <w:szCs w:val="18"/>
                </w:rPr>
                <w:delText>361.0, 492.0)</w:delText>
              </w:r>
            </w:del>
          </w:p>
        </w:tc>
      </w:tr>
      <w:tr w:rsidR="004F7F15" w:rsidRPr="00636C9B" w:rsidDel="007133B2" w14:paraId="310D5B76" w14:textId="4D00352F" w:rsidTr="000250EE">
        <w:trPr>
          <w:trHeight w:val="510"/>
          <w:del w:id="1113" w:author="Robbie Parks" w:date="2019-01-22T12:51:00Z"/>
        </w:trPr>
        <w:tc>
          <w:tcPr>
            <w:tcW w:w="1128" w:type="dxa"/>
            <w:vMerge/>
            <w:vAlign w:val="center"/>
            <w:hideMark/>
          </w:tcPr>
          <w:p w14:paraId="6472EB73" w14:textId="735BC806" w:rsidR="004F7F15" w:rsidRPr="00675437" w:rsidDel="007133B2" w:rsidRDefault="004F7F15">
            <w:pPr>
              <w:spacing w:line="480" w:lineRule="auto"/>
              <w:jc w:val="both"/>
              <w:rPr>
                <w:del w:id="1114" w:author="Robbie Parks" w:date="2019-01-22T12:51:00Z"/>
                <w:sz w:val="18"/>
                <w:szCs w:val="18"/>
              </w:rPr>
              <w:pPrChange w:id="1115"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0C2F60EC" w:rsidR="004F7F15" w:rsidRPr="00675437" w:rsidDel="007133B2" w:rsidRDefault="004F7F15">
            <w:pPr>
              <w:spacing w:line="480" w:lineRule="auto"/>
              <w:jc w:val="both"/>
              <w:rPr>
                <w:del w:id="1116" w:author="Robbie Parks" w:date="2019-01-22T12:51:00Z"/>
                <w:sz w:val="18"/>
                <w:szCs w:val="18"/>
              </w:rPr>
              <w:pPrChange w:id="1117" w:author="Robbie Parks" w:date="2019-01-22T12:51:00Z">
                <w:pPr>
                  <w:framePr w:hSpace="180" w:wrap="around" w:vAnchor="text" w:hAnchor="page" w:x="1557" w:y="185"/>
                </w:pPr>
              </w:pPrChange>
            </w:pPr>
            <w:del w:id="1118"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0D31DD4B" w:rsidR="004F7F15" w:rsidRPr="00675437" w:rsidDel="007133B2" w:rsidRDefault="004F7F15">
            <w:pPr>
              <w:spacing w:line="480" w:lineRule="auto"/>
              <w:jc w:val="both"/>
              <w:rPr>
                <w:del w:id="1119" w:author="Robbie Parks" w:date="2019-01-22T12:51:00Z"/>
                <w:sz w:val="18"/>
                <w:szCs w:val="18"/>
              </w:rPr>
              <w:pPrChange w:id="1120" w:author="Robbie Parks" w:date="2019-01-22T12:51:00Z">
                <w:pPr>
                  <w:framePr w:hSpace="180" w:wrap="around" w:vAnchor="text" w:hAnchor="page" w:x="1557" w:y="185"/>
                </w:pPr>
              </w:pPrChange>
            </w:pPr>
            <w:del w:id="1121"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5A1F282" w:rsidR="004F7F15" w:rsidRPr="00675437" w:rsidDel="007133B2" w:rsidRDefault="004F7F15">
            <w:pPr>
              <w:spacing w:line="480" w:lineRule="auto"/>
              <w:jc w:val="both"/>
              <w:rPr>
                <w:del w:id="1122" w:author="Robbie Parks" w:date="2019-01-22T12:51:00Z"/>
                <w:sz w:val="18"/>
                <w:szCs w:val="18"/>
              </w:rPr>
              <w:pPrChange w:id="1123" w:author="Robbie Parks" w:date="2019-01-22T12:51:00Z">
                <w:pPr>
                  <w:framePr w:hSpace="180" w:wrap="around" w:vAnchor="text" w:hAnchor="page" w:x="1557" w:y="185"/>
                </w:pPr>
              </w:pPrChange>
            </w:pPr>
            <w:del w:id="1124"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4FD703BD" w14:textId="7BA72712" w:rsidR="004F7F15" w:rsidRPr="00675437" w:rsidDel="007133B2" w:rsidRDefault="004F7F15">
            <w:pPr>
              <w:spacing w:line="480" w:lineRule="auto"/>
              <w:jc w:val="both"/>
              <w:rPr>
                <w:del w:id="1125" w:author="Robbie Parks" w:date="2019-01-22T12:51:00Z"/>
                <w:sz w:val="18"/>
                <w:szCs w:val="18"/>
              </w:rPr>
              <w:pPrChange w:id="1126" w:author="Robbie Parks" w:date="2019-01-22T12:51:00Z">
                <w:pPr>
                  <w:framePr w:hSpace="180" w:wrap="around" w:vAnchor="text" w:hAnchor="page" w:x="1557" w:y="185"/>
                </w:pPr>
              </w:pPrChange>
            </w:pPr>
            <w:del w:id="1127" w:author="Robbie Parks" w:date="2019-01-22T12:51:00Z">
              <w:r w:rsidRPr="00675437" w:rsidDel="007133B2">
                <w:rPr>
                  <w:color w:val="000000"/>
                  <w:sz w:val="18"/>
                  <w:szCs w:val="18"/>
                </w:rPr>
                <w:delText xml:space="preserve">19.0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06B736D7" w14:textId="6ABC2315" w:rsidR="004F7F15" w:rsidRPr="00675437" w:rsidDel="007133B2" w:rsidRDefault="004F7F15">
            <w:pPr>
              <w:spacing w:line="480" w:lineRule="auto"/>
              <w:jc w:val="both"/>
              <w:rPr>
                <w:del w:id="1128" w:author="Robbie Parks" w:date="2019-01-22T12:51:00Z"/>
                <w:sz w:val="18"/>
                <w:szCs w:val="18"/>
              </w:rPr>
              <w:pPrChange w:id="1129" w:author="Robbie Parks" w:date="2019-01-22T12:51:00Z">
                <w:pPr>
                  <w:framePr w:hSpace="180" w:wrap="around" w:vAnchor="text" w:hAnchor="page" w:x="1557" w:y="185"/>
                </w:pPr>
              </w:pPrChange>
            </w:pPr>
            <w:del w:id="1130"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DBF8D07" w14:textId="7E589573" w:rsidR="004F7F15" w:rsidRPr="00675437" w:rsidDel="007133B2" w:rsidRDefault="004F7F15">
            <w:pPr>
              <w:spacing w:line="480" w:lineRule="auto"/>
              <w:jc w:val="both"/>
              <w:rPr>
                <w:del w:id="1131" w:author="Robbie Parks" w:date="2019-01-22T12:51:00Z"/>
                <w:sz w:val="18"/>
                <w:szCs w:val="18"/>
              </w:rPr>
              <w:pPrChange w:id="1132" w:author="Robbie Parks" w:date="2019-01-22T12:51:00Z">
                <w:pPr>
                  <w:framePr w:hSpace="180" w:wrap="around" w:vAnchor="text" w:hAnchor="page" w:x="1557" w:y="185"/>
                </w:pPr>
              </w:pPrChange>
            </w:pPr>
            <w:del w:id="1133"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89224D9" w14:textId="1E6D8F50" w:rsidR="004F7F15" w:rsidRPr="00675437" w:rsidDel="007133B2" w:rsidRDefault="004F7F15">
            <w:pPr>
              <w:spacing w:line="480" w:lineRule="auto"/>
              <w:jc w:val="both"/>
              <w:rPr>
                <w:del w:id="1134" w:author="Robbie Parks" w:date="2019-01-22T12:51:00Z"/>
                <w:sz w:val="18"/>
                <w:szCs w:val="18"/>
              </w:rPr>
              <w:pPrChange w:id="1135" w:author="Robbie Parks" w:date="2019-01-22T12:51:00Z">
                <w:pPr>
                  <w:framePr w:hSpace="180" w:wrap="around" w:vAnchor="text" w:hAnchor="page" w:x="1557" w:y="185"/>
                </w:pPr>
              </w:pPrChange>
            </w:pPr>
            <w:del w:id="1136"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199C9AD6" w14:textId="2C85EA5F" w:rsidR="004F7F15" w:rsidRPr="00675437" w:rsidDel="007133B2" w:rsidRDefault="004F7F15">
            <w:pPr>
              <w:spacing w:line="480" w:lineRule="auto"/>
              <w:jc w:val="both"/>
              <w:rPr>
                <w:del w:id="1137" w:author="Robbie Parks" w:date="2019-01-22T12:51:00Z"/>
                <w:sz w:val="18"/>
                <w:szCs w:val="18"/>
              </w:rPr>
              <w:pPrChange w:id="1138" w:author="Robbie Parks" w:date="2019-01-22T12:51:00Z">
                <w:pPr>
                  <w:framePr w:hSpace="180" w:wrap="around" w:vAnchor="text" w:hAnchor="page" w:x="1557" w:y="185"/>
                </w:pPr>
              </w:pPrChange>
            </w:pPr>
            <w:del w:id="1139"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27ECBCEA" w14:textId="064D016D" w:rsidR="004F7F15" w:rsidRPr="00675437" w:rsidDel="007133B2" w:rsidRDefault="004F7F15">
            <w:pPr>
              <w:spacing w:line="480" w:lineRule="auto"/>
              <w:jc w:val="both"/>
              <w:rPr>
                <w:del w:id="1140" w:author="Robbie Parks" w:date="2019-01-22T12:51:00Z"/>
                <w:sz w:val="18"/>
                <w:szCs w:val="18"/>
              </w:rPr>
              <w:pPrChange w:id="1141" w:author="Robbie Parks" w:date="2019-01-22T12:51:00Z">
                <w:pPr>
                  <w:framePr w:hSpace="180" w:wrap="around" w:vAnchor="text" w:hAnchor="page" w:x="1557" w:y="185"/>
                </w:pPr>
              </w:pPrChange>
            </w:pPr>
            <w:del w:id="1142"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068" w:type="dxa"/>
            <w:tcMar>
              <w:top w:w="0" w:type="dxa"/>
              <w:left w:w="75" w:type="dxa"/>
              <w:bottom w:w="0" w:type="dxa"/>
              <w:right w:w="75" w:type="dxa"/>
            </w:tcMar>
            <w:vAlign w:val="center"/>
            <w:hideMark/>
          </w:tcPr>
          <w:p w14:paraId="40182730" w14:textId="5246ADC2" w:rsidR="004F7F15" w:rsidRPr="00675437" w:rsidDel="007133B2" w:rsidRDefault="004F7F15">
            <w:pPr>
              <w:spacing w:line="480" w:lineRule="auto"/>
              <w:jc w:val="both"/>
              <w:rPr>
                <w:del w:id="1143" w:author="Robbie Parks" w:date="2019-01-22T12:51:00Z"/>
                <w:sz w:val="18"/>
                <w:szCs w:val="18"/>
              </w:rPr>
              <w:pPrChange w:id="1144" w:author="Robbie Parks" w:date="2019-01-22T12:51:00Z">
                <w:pPr>
                  <w:framePr w:hSpace="180" w:wrap="around" w:vAnchor="text" w:hAnchor="page" w:x="1557" w:y="185"/>
                </w:pPr>
              </w:pPrChange>
            </w:pPr>
            <w:del w:id="1145"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79A42F88" w14:textId="5941282A" w:rsidR="004F7F15" w:rsidRPr="00675437" w:rsidDel="007133B2" w:rsidRDefault="004F7F15">
            <w:pPr>
              <w:spacing w:line="480" w:lineRule="auto"/>
              <w:jc w:val="both"/>
              <w:rPr>
                <w:del w:id="1146" w:author="Robbie Parks" w:date="2019-01-22T12:51:00Z"/>
                <w:sz w:val="18"/>
                <w:szCs w:val="18"/>
              </w:rPr>
              <w:pPrChange w:id="1147" w:author="Robbie Parks" w:date="2019-01-22T12:51:00Z">
                <w:pPr>
                  <w:framePr w:hSpace="180" w:wrap="around" w:vAnchor="text" w:hAnchor="page" w:x="1557" w:y="185"/>
                </w:pPr>
              </w:pPrChange>
            </w:pPr>
            <w:del w:id="1148"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-75.0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4204CB83" w:rsidR="004F7F15" w:rsidRPr="00675437" w:rsidDel="007133B2" w:rsidRDefault="004F7F15">
            <w:pPr>
              <w:spacing w:line="480" w:lineRule="auto"/>
              <w:jc w:val="both"/>
              <w:rPr>
                <w:del w:id="1149" w:author="Robbie Parks" w:date="2019-01-22T12:51:00Z"/>
                <w:sz w:val="18"/>
                <w:szCs w:val="18"/>
              </w:rPr>
              <w:pPrChange w:id="1150" w:author="Robbie Parks" w:date="2019-01-22T12:51:00Z">
                <w:pPr>
                  <w:framePr w:hSpace="180" w:wrap="around" w:vAnchor="text" w:hAnchor="page" w:x="1557" w:y="185"/>
                </w:pPr>
              </w:pPrChange>
            </w:pPr>
            <w:del w:id="1151"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86.0)</w:delText>
              </w:r>
            </w:del>
          </w:p>
        </w:tc>
      </w:tr>
      <w:tr w:rsidR="004F7F15" w:rsidRPr="00636C9B" w:rsidDel="007133B2" w14:paraId="210BF4BC" w14:textId="1225E30F" w:rsidTr="000250EE">
        <w:trPr>
          <w:trHeight w:val="510"/>
          <w:del w:id="1152" w:author="Robbie Parks" w:date="2019-01-22T12:51:00Z"/>
        </w:trPr>
        <w:tc>
          <w:tcPr>
            <w:tcW w:w="1128" w:type="dxa"/>
            <w:vMerge w:val="restart"/>
            <w:tcMar>
              <w:top w:w="0" w:type="dxa"/>
              <w:left w:w="75" w:type="dxa"/>
              <w:bottom w:w="0" w:type="dxa"/>
              <w:right w:w="75" w:type="dxa"/>
            </w:tcMar>
            <w:vAlign w:val="center"/>
            <w:hideMark/>
          </w:tcPr>
          <w:p w14:paraId="687A90BC" w14:textId="0CF6AEE6" w:rsidR="004F7F15" w:rsidRPr="002A2E8D" w:rsidDel="007133B2" w:rsidRDefault="004F7F15">
            <w:pPr>
              <w:spacing w:line="480" w:lineRule="auto"/>
              <w:jc w:val="both"/>
              <w:rPr>
                <w:del w:id="1153" w:author="Robbie Parks" w:date="2019-01-22T12:51:00Z"/>
                <w:sz w:val="18"/>
                <w:szCs w:val="18"/>
              </w:rPr>
              <w:pPrChange w:id="1154" w:author="Robbie Parks" w:date="2019-01-22T12:51:00Z">
                <w:pPr>
                  <w:framePr w:hSpace="180" w:wrap="around" w:vAnchor="text" w:hAnchor="page" w:x="1557" w:y="185"/>
                </w:pPr>
              </w:pPrChange>
            </w:pPr>
            <w:del w:id="1155" w:author="Robbie Parks" w:date="2019-01-22T12:51:00Z">
              <w:r w:rsidRPr="002A2E8D" w:rsidDel="007133B2">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19CB60AD" w:rsidR="004F7F15" w:rsidRPr="005D151A" w:rsidDel="007133B2" w:rsidRDefault="004F7F15">
            <w:pPr>
              <w:spacing w:line="480" w:lineRule="auto"/>
              <w:jc w:val="both"/>
              <w:rPr>
                <w:del w:id="1156" w:author="Robbie Parks" w:date="2019-01-22T12:51:00Z"/>
                <w:sz w:val="18"/>
                <w:szCs w:val="18"/>
              </w:rPr>
              <w:pPrChange w:id="1157" w:author="Robbie Parks" w:date="2019-01-22T12:51:00Z">
                <w:pPr>
                  <w:framePr w:hSpace="180" w:wrap="around" w:vAnchor="text" w:hAnchor="page" w:x="1557" w:y="185"/>
                </w:pPr>
              </w:pPrChange>
            </w:pPr>
            <w:del w:id="1158"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098CD329" w14:textId="0CE3582D" w:rsidR="004F7F15" w:rsidRPr="00F97057" w:rsidDel="007133B2" w:rsidRDefault="004F7F15">
            <w:pPr>
              <w:spacing w:line="480" w:lineRule="auto"/>
              <w:jc w:val="both"/>
              <w:rPr>
                <w:del w:id="1159" w:author="Robbie Parks" w:date="2019-01-22T12:51:00Z"/>
                <w:sz w:val="18"/>
                <w:szCs w:val="18"/>
              </w:rPr>
              <w:pPrChange w:id="1160" w:author="Robbie Parks" w:date="2019-01-22T12:51:00Z">
                <w:pPr>
                  <w:framePr w:hSpace="180" w:wrap="around" w:vAnchor="text" w:hAnchor="page" w:x="1557" w:y="185"/>
                </w:pPr>
              </w:pPrChange>
            </w:pPr>
            <w:del w:id="1161" w:author="Robbie Parks" w:date="2019-01-22T12:51:00Z">
              <w:r w:rsidRPr="005D151A" w:rsidDel="007133B2">
                <w:rPr>
                  <w:color w:val="000000"/>
                  <w:sz w:val="18"/>
                  <w:szCs w:val="18"/>
                </w:rPr>
                <w:delText xml:space="preserve">6.0 </w:delText>
              </w:r>
              <w:r w:rsidR="008916F4" w:rsidRPr="005D151A" w:rsidDel="007133B2">
                <w:rPr>
                  <w:color w:val="000000"/>
                  <w:sz w:val="18"/>
                  <w:szCs w:val="18"/>
                </w:rPr>
                <w:delText>(</w:delText>
              </w:r>
              <w:r w:rsidRPr="005D151A" w:rsidDel="007133B2">
                <w:rPr>
                  <w:color w:val="000000"/>
                  <w:sz w:val="18"/>
                  <w:szCs w:val="18"/>
                </w:rPr>
                <w:delText>3.0</w:delText>
              </w:r>
              <w:r w:rsidR="008916F4" w:rsidRPr="00F97057" w:rsidDel="007133B2">
                <w:rPr>
                  <w:color w:val="000000"/>
                  <w:sz w:val="18"/>
                  <w:szCs w:val="18"/>
                </w:rPr>
                <w:delText xml:space="preserve">, </w:delText>
              </w:r>
              <w:r w:rsidRPr="00F9705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4F03187E" w:rsidR="004F7F15" w:rsidRPr="00C31A32" w:rsidDel="007133B2" w:rsidRDefault="004F7F15">
            <w:pPr>
              <w:spacing w:line="480" w:lineRule="auto"/>
              <w:jc w:val="both"/>
              <w:rPr>
                <w:del w:id="1162" w:author="Robbie Parks" w:date="2019-01-22T12:51:00Z"/>
                <w:sz w:val="18"/>
                <w:szCs w:val="18"/>
              </w:rPr>
              <w:pPrChange w:id="1163" w:author="Robbie Parks" w:date="2019-01-22T12:51:00Z">
                <w:pPr>
                  <w:framePr w:hSpace="180" w:wrap="around" w:vAnchor="text" w:hAnchor="page" w:x="1557" w:y="185"/>
                </w:pPr>
              </w:pPrChange>
            </w:pPr>
            <w:del w:id="1164" w:author="Robbie Parks" w:date="2019-01-22T12:51:00Z">
              <w:r w:rsidRPr="00F97057" w:rsidDel="007133B2">
                <w:rPr>
                  <w:color w:val="000000"/>
                  <w:sz w:val="18"/>
                  <w:szCs w:val="18"/>
                </w:rPr>
                <w:delText xml:space="preserve">5.0 </w:delText>
              </w:r>
              <w:r w:rsidR="008916F4" w:rsidRPr="005B7B7B" w:rsidDel="007133B2">
                <w:rPr>
                  <w:color w:val="000000"/>
                  <w:sz w:val="18"/>
                  <w:szCs w:val="18"/>
                </w:rPr>
                <w:delText>(</w:delText>
              </w:r>
              <w:r w:rsidRPr="005B7B7B" w:rsidDel="007133B2">
                <w:rPr>
                  <w:color w:val="000000"/>
                  <w:sz w:val="18"/>
                  <w:szCs w:val="18"/>
                </w:rPr>
                <w:delText>1.0</w:delText>
              </w:r>
              <w:r w:rsidR="008916F4" w:rsidRPr="00C31A32" w:rsidDel="007133B2">
                <w:rPr>
                  <w:color w:val="000000"/>
                  <w:sz w:val="18"/>
                  <w:szCs w:val="18"/>
                </w:rPr>
                <w:delText xml:space="preserve">, </w:delText>
              </w:r>
              <w:r w:rsidRPr="00C31A32"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47F83D0F" w:rsidR="004F7F15" w:rsidRPr="00E966D2" w:rsidDel="007133B2" w:rsidRDefault="004F7F15">
            <w:pPr>
              <w:spacing w:line="480" w:lineRule="auto"/>
              <w:jc w:val="both"/>
              <w:rPr>
                <w:del w:id="1165" w:author="Robbie Parks" w:date="2019-01-22T12:51:00Z"/>
                <w:sz w:val="18"/>
                <w:szCs w:val="18"/>
              </w:rPr>
              <w:pPrChange w:id="1166" w:author="Robbie Parks" w:date="2019-01-22T12:51:00Z">
                <w:pPr>
                  <w:framePr w:hSpace="180" w:wrap="around" w:vAnchor="text" w:hAnchor="page" w:x="1557" w:y="185"/>
                </w:pPr>
              </w:pPrChange>
            </w:pPr>
            <w:del w:id="1167" w:author="Robbie Parks" w:date="2019-01-22T12:51:00Z">
              <w:r w:rsidRPr="00C31A32" w:rsidDel="007133B2">
                <w:rPr>
                  <w:color w:val="000000"/>
                  <w:sz w:val="18"/>
                  <w:szCs w:val="18"/>
                </w:rPr>
                <w:delText xml:space="preserve">76.0 </w:delText>
              </w:r>
              <w:r w:rsidR="008916F4" w:rsidRPr="006B057A" w:rsidDel="007133B2">
                <w:rPr>
                  <w:color w:val="000000"/>
                  <w:sz w:val="18"/>
                  <w:szCs w:val="18"/>
                </w:rPr>
                <w:delText>(</w:delText>
              </w:r>
              <w:r w:rsidRPr="00D91C67" w:rsidDel="007133B2">
                <w:rPr>
                  <w:color w:val="000000"/>
                  <w:sz w:val="18"/>
                  <w:szCs w:val="18"/>
                </w:rPr>
                <w:delText>59.0</w:delText>
              </w:r>
              <w:r w:rsidR="008916F4" w:rsidRPr="00D91C67" w:rsidDel="007133B2">
                <w:rPr>
                  <w:color w:val="000000"/>
                  <w:sz w:val="18"/>
                  <w:szCs w:val="18"/>
                </w:rPr>
                <w:delText xml:space="preserve">, </w:delText>
              </w:r>
              <w:r w:rsidRPr="00E966D2" w:rsidDel="007133B2">
                <w:rPr>
                  <w:color w:val="000000"/>
                  <w:sz w:val="18"/>
                  <w:szCs w:val="18"/>
                </w:rPr>
                <w:delText>94.0)</w:delText>
              </w:r>
            </w:del>
          </w:p>
        </w:tc>
        <w:tc>
          <w:tcPr>
            <w:tcW w:w="1113" w:type="dxa"/>
            <w:tcMar>
              <w:top w:w="0" w:type="dxa"/>
              <w:left w:w="75" w:type="dxa"/>
              <w:bottom w:w="0" w:type="dxa"/>
              <w:right w:w="75" w:type="dxa"/>
            </w:tcMar>
            <w:vAlign w:val="center"/>
            <w:hideMark/>
          </w:tcPr>
          <w:p w14:paraId="6323056C" w14:textId="3F34495F" w:rsidR="004F7F15" w:rsidRPr="00675437" w:rsidDel="007133B2" w:rsidRDefault="004F7F15">
            <w:pPr>
              <w:spacing w:line="480" w:lineRule="auto"/>
              <w:jc w:val="both"/>
              <w:rPr>
                <w:del w:id="1168" w:author="Robbie Parks" w:date="2019-01-22T12:51:00Z"/>
                <w:sz w:val="18"/>
                <w:szCs w:val="18"/>
              </w:rPr>
              <w:pPrChange w:id="1169" w:author="Robbie Parks" w:date="2019-01-22T12:51:00Z">
                <w:pPr>
                  <w:framePr w:hSpace="180" w:wrap="around" w:vAnchor="text" w:hAnchor="page" w:x="1557" w:y="185"/>
                </w:pPr>
              </w:pPrChange>
            </w:pPr>
            <w:del w:id="1170" w:author="Robbie Parks" w:date="2019-01-22T12:51:00Z">
              <w:r w:rsidRPr="005464C8" w:rsidDel="007133B2">
                <w:rPr>
                  <w:color w:val="000000"/>
                  <w:sz w:val="18"/>
                  <w:szCs w:val="18"/>
                </w:rPr>
                <w:delText xml:space="preserve">71.0 </w:delText>
              </w:r>
              <w:r w:rsidR="008916F4" w:rsidRPr="00F24740"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5193DA4C" w14:textId="1EC65170" w:rsidR="004F7F15" w:rsidRPr="00675437" w:rsidDel="007133B2" w:rsidRDefault="004F7F15">
            <w:pPr>
              <w:spacing w:line="480" w:lineRule="auto"/>
              <w:jc w:val="both"/>
              <w:rPr>
                <w:del w:id="1171" w:author="Robbie Parks" w:date="2019-01-22T12:51:00Z"/>
                <w:sz w:val="18"/>
                <w:szCs w:val="18"/>
              </w:rPr>
              <w:pPrChange w:id="1172" w:author="Robbie Parks" w:date="2019-01-22T12:51:00Z">
                <w:pPr>
                  <w:framePr w:hSpace="180" w:wrap="around" w:vAnchor="text" w:hAnchor="page" w:x="1557" w:y="185"/>
                </w:pPr>
              </w:pPrChange>
            </w:pPr>
            <w:del w:id="1173" w:author="Robbie Parks" w:date="2019-01-22T12:51:00Z">
              <w:r w:rsidRPr="00675437" w:rsidDel="007133B2">
                <w:rPr>
                  <w:color w:val="000000"/>
                  <w:sz w:val="18"/>
                  <w:szCs w:val="18"/>
                </w:rPr>
                <w:delText xml:space="preserve">48.0 </w:delText>
              </w:r>
              <w:r w:rsidR="008916F4" w:rsidRPr="00675437" w:rsidDel="007133B2">
                <w:rPr>
                  <w:color w:val="000000"/>
                  <w:sz w:val="18"/>
                  <w:szCs w:val="18"/>
                </w:rPr>
                <w:delText>(</w:delText>
              </w:r>
              <w:r w:rsidRPr="00675437" w:rsidDel="007133B2">
                <w:rPr>
                  <w:color w:val="000000"/>
                  <w:sz w:val="18"/>
                  <w:szCs w:val="18"/>
                </w:rPr>
                <w:delText>32.0</w:delText>
              </w:r>
              <w:r w:rsidR="008916F4" w:rsidRPr="00675437" w:rsidDel="007133B2">
                <w:rPr>
                  <w:color w:val="000000"/>
                  <w:sz w:val="18"/>
                  <w:szCs w:val="18"/>
                </w:rPr>
                <w:delText xml:space="preserve">, </w:delText>
              </w:r>
              <w:r w:rsidRPr="00675437" w:rsidDel="007133B2">
                <w:rPr>
                  <w:color w:val="000000"/>
                  <w:sz w:val="18"/>
                  <w:szCs w:val="18"/>
                </w:rPr>
                <w:delText>64.0)</w:delText>
              </w:r>
            </w:del>
          </w:p>
        </w:tc>
        <w:tc>
          <w:tcPr>
            <w:tcW w:w="1113" w:type="dxa"/>
            <w:tcMar>
              <w:top w:w="0" w:type="dxa"/>
              <w:left w:w="75" w:type="dxa"/>
              <w:bottom w:w="0" w:type="dxa"/>
              <w:right w:w="75" w:type="dxa"/>
            </w:tcMar>
            <w:vAlign w:val="center"/>
            <w:hideMark/>
          </w:tcPr>
          <w:p w14:paraId="302A7C30" w14:textId="36BB1FFE" w:rsidR="004F7F15" w:rsidRPr="00675437" w:rsidDel="007133B2" w:rsidRDefault="004F7F15">
            <w:pPr>
              <w:spacing w:line="480" w:lineRule="auto"/>
              <w:jc w:val="both"/>
              <w:rPr>
                <w:del w:id="1174" w:author="Robbie Parks" w:date="2019-01-22T12:51:00Z"/>
                <w:sz w:val="18"/>
                <w:szCs w:val="18"/>
              </w:rPr>
              <w:pPrChange w:id="1175" w:author="Robbie Parks" w:date="2019-01-22T12:51:00Z">
                <w:pPr>
                  <w:framePr w:hSpace="180" w:wrap="around" w:vAnchor="text" w:hAnchor="page" w:x="1557" w:y="185"/>
                </w:pPr>
              </w:pPrChange>
            </w:pPr>
            <w:del w:id="1176"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47.0</w:delText>
              </w:r>
              <w:r w:rsidR="008916F4" w:rsidRPr="00675437" w:rsidDel="007133B2">
                <w:rPr>
                  <w:color w:val="000000"/>
                  <w:sz w:val="18"/>
                  <w:szCs w:val="18"/>
                </w:rPr>
                <w:delText xml:space="preserve">, </w:delText>
              </w:r>
              <w:r w:rsidRPr="00675437" w:rsidDel="007133B2">
                <w:rPr>
                  <w:color w:val="000000"/>
                  <w:sz w:val="18"/>
                  <w:szCs w:val="18"/>
                </w:rPr>
                <w:delText>83.0)</w:delText>
              </w:r>
            </w:del>
          </w:p>
        </w:tc>
        <w:tc>
          <w:tcPr>
            <w:tcW w:w="1113" w:type="dxa"/>
            <w:tcMar>
              <w:top w:w="0" w:type="dxa"/>
              <w:left w:w="75" w:type="dxa"/>
              <w:bottom w:w="0" w:type="dxa"/>
              <w:right w:w="75" w:type="dxa"/>
            </w:tcMar>
            <w:vAlign w:val="center"/>
            <w:hideMark/>
          </w:tcPr>
          <w:p w14:paraId="68EB0A76" w14:textId="4E1F0A51" w:rsidR="004F7F15" w:rsidRPr="00675437" w:rsidDel="007133B2" w:rsidRDefault="004F7F15">
            <w:pPr>
              <w:spacing w:line="480" w:lineRule="auto"/>
              <w:jc w:val="both"/>
              <w:rPr>
                <w:del w:id="1177" w:author="Robbie Parks" w:date="2019-01-22T12:51:00Z"/>
                <w:sz w:val="18"/>
                <w:szCs w:val="18"/>
              </w:rPr>
              <w:pPrChange w:id="1178" w:author="Robbie Parks" w:date="2019-01-22T12:51:00Z">
                <w:pPr>
                  <w:framePr w:hSpace="180" w:wrap="around" w:vAnchor="text" w:hAnchor="page" w:x="1557" w:y="185"/>
                </w:pPr>
              </w:pPrChange>
            </w:pPr>
            <w:del w:id="1179" w:author="Robbie Parks" w:date="2019-01-22T12:51:00Z">
              <w:r w:rsidRPr="00675437" w:rsidDel="007133B2">
                <w:rPr>
                  <w:color w:val="000000"/>
                  <w:sz w:val="18"/>
                  <w:szCs w:val="18"/>
                </w:rPr>
                <w:delText xml:space="preserve">73.0 </w:delText>
              </w:r>
              <w:r w:rsidR="008916F4" w:rsidRPr="00675437"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94.0)</w:delText>
              </w:r>
            </w:del>
          </w:p>
        </w:tc>
        <w:tc>
          <w:tcPr>
            <w:tcW w:w="1113" w:type="dxa"/>
            <w:tcMar>
              <w:top w:w="0" w:type="dxa"/>
              <w:left w:w="75" w:type="dxa"/>
              <w:bottom w:w="0" w:type="dxa"/>
              <w:right w:w="75" w:type="dxa"/>
            </w:tcMar>
            <w:vAlign w:val="center"/>
            <w:hideMark/>
          </w:tcPr>
          <w:p w14:paraId="1BFD4695" w14:textId="28EFC00F" w:rsidR="004F7F15" w:rsidRPr="00675437" w:rsidDel="007133B2" w:rsidRDefault="004F7F15">
            <w:pPr>
              <w:spacing w:line="480" w:lineRule="auto"/>
              <w:jc w:val="both"/>
              <w:rPr>
                <w:del w:id="1180" w:author="Robbie Parks" w:date="2019-01-22T12:51:00Z"/>
                <w:sz w:val="18"/>
                <w:szCs w:val="18"/>
              </w:rPr>
              <w:pPrChange w:id="1181" w:author="Robbie Parks" w:date="2019-01-22T12:51:00Z">
                <w:pPr>
                  <w:framePr w:hSpace="180" w:wrap="around" w:vAnchor="text" w:hAnchor="page" w:x="1557" w:y="185"/>
                </w:pPr>
              </w:pPrChange>
            </w:pPr>
            <w:del w:id="1182"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068" w:type="dxa"/>
            <w:tcMar>
              <w:top w:w="0" w:type="dxa"/>
              <w:left w:w="75" w:type="dxa"/>
              <w:bottom w:w="0" w:type="dxa"/>
              <w:right w:w="75" w:type="dxa"/>
            </w:tcMar>
            <w:vAlign w:val="center"/>
            <w:hideMark/>
          </w:tcPr>
          <w:p w14:paraId="5E898351" w14:textId="11332BC4" w:rsidR="004F7F15" w:rsidRPr="00675437" w:rsidDel="007133B2" w:rsidRDefault="004F7F15">
            <w:pPr>
              <w:spacing w:line="480" w:lineRule="auto"/>
              <w:jc w:val="both"/>
              <w:rPr>
                <w:del w:id="1183" w:author="Robbie Parks" w:date="2019-01-22T12:51:00Z"/>
                <w:sz w:val="18"/>
                <w:szCs w:val="18"/>
              </w:rPr>
              <w:pPrChange w:id="1184" w:author="Robbie Parks" w:date="2019-01-22T12:51:00Z">
                <w:pPr>
                  <w:framePr w:hSpace="180" w:wrap="around" w:vAnchor="text" w:hAnchor="page" w:x="1557" w:y="185"/>
                </w:pPr>
              </w:pPrChange>
            </w:pPr>
            <w:del w:id="1185"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C7F9550" w14:textId="4E42218F" w:rsidR="004F7F15" w:rsidRPr="00675437" w:rsidDel="007133B2" w:rsidRDefault="004F7F15">
            <w:pPr>
              <w:spacing w:line="480" w:lineRule="auto"/>
              <w:jc w:val="both"/>
              <w:rPr>
                <w:del w:id="1186" w:author="Robbie Parks" w:date="2019-01-22T12:51:00Z"/>
                <w:sz w:val="18"/>
                <w:szCs w:val="18"/>
              </w:rPr>
              <w:pPrChange w:id="1187" w:author="Robbie Parks" w:date="2019-01-22T12:51:00Z">
                <w:pPr>
                  <w:framePr w:hSpace="180" w:wrap="around" w:vAnchor="text" w:hAnchor="page" w:x="1557" w:y="185"/>
                </w:pPr>
              </w:pPrChange>
            </w:pPr>
            <w:del w:id="1188"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25900491" w14:textId="48557993" w:rsidR="004F7F15" w:rsidRPr="00675437" w:rsidDel="007133B2" w:rsidRDefault="004F7F15">
            <w:pPr>
              <w:spacing w:line="480" w:lineRule="auto"/>
              <w:jc w:val="both"/>
              <w:rPr>
                <w:del w:id="1189" w:author="Robbie Parks" w:date="2019-01-22T12:51:00Z"/>
                <w:sz w:val="18"/>
                <w:szCs w:val="18"/>
              </w:rPr>
              <w:pPrChange w:id="1190" w:author="Robbie Parks" w:date="2019-01-22T12:51:00Z">
                <w:pPr>
                  <w:framePr w:hSpace="180" w:wrap="around" w:vAnchor="text" w:hAnchor="page" w:x="1557" w:y="185"/>
                </w:pPr>
              </w:pPrChange>
            </w:pPr>
            <w:del w:id="1191" w:author="Robbie Parks" w:date="2019-01-22T12:51:00Z">
              <w:r w:rsidRPr="00675437" w:rsidDel="007133B2">
                <w:rPr>
                  <w:color w:val="000000"/>
                  <w:sz w:val="18"/>
                  <w:szCs w:val="18"/>
                </w:rPr>
                <w:delText xml:space="preserve">385.0 </w:delText>
              </w:r>
              <w:r w:rsidR="008916F4" w:rsidRPr="00675437" w:rsidDel="007133B2">
                <w:rPr>
                  <w:color w:val="000000"/>
                  <w:sz w:val="18"/>
                  <w:szCs w:val="18"/>
                </w:rPr>
                <w:delText>(</w:delText>
              </w:r>
              <w:r w:rsidRPr="00675437" w:rsidDel="007133B2">
                <w:rPr>
                  <w:color w:val="000000"/>
                  <w:sz w:val="18"/>
                  <w:szCs w:val="18"/>
                </w:rPr>
                <w:delText>339.0, 431.0)</w:delText>
              </w:r>
            </w:del>
          </w:p>
        </w:tc>
      </w:tr>
      <w:tr w:rsidR="004F7F15" w:rsidRPr="00636C9B" w:rsidDel="007133B2" w14:paraId="3CACDB85" w14:textId="749F1F70" w:rsidTr="000250EE">
        <w:trPr>
          <w:trHeight w:val="510"/>
          <w:del w:id="1192" w:author="Robbie Parks" w:date="2019-01-22T12:51:00Z"/>
        </w:trPr>
        <w:tc>
          <w:tcPr>
            <w:tcW w:w="1128" w:type="dxa"/>
            <w:vMerge/>
            <w:vAlign w:val="center"/>
            <w:hideMark/>
          </w:tcPr>
          <w:p w14:paraId="62B8A3C4" w14:textId="52846414" w:rsidR="004F7F15" w:rsidRPr="00675437" w:rsidDel="007133B2" w:rsidRDefault="004F7F15">
            <w:pPr>
              <w:spacing w:line="480" w:lineRule="auto"/>
              <w:jc w:val="both"/>
              <w:rPr>
                <w:del w:id="1193" w:author="Robbie Parks" w:date="2019-01-22T12:51:00Z"/>
                <w:sz w:val="18"/>
                <w:szCs w:val="18"/>
              </w:rPr>
              <w:pPrChange w:id="1194"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715E6D7B" w:rsidR="004F7F15" w:rsidRPr="00675437" w:rsidDel="007133B2" w:rsidRDefault="004F7F15">
            <w:pPr>
              <w:spacing w:line="480" w:lineRule="auto"/>
              <w:jc w:val="both"/>
              <w:rPr>
                <w:del w:id="1195" w:author="Robbie Parks" w:date="2019-01-22T12:51:00Z"/>
                <w:sz w:val="18"/>
                <w:szCs w:val="18"/>
              </w:rPr>
              <w:pPrChange w:id="1196" w:author="Robbie Parks" w:date="2019-01-22T12:51:00Z">
                <w:pPr>
                  <w:framePr w:hSpace="180" w:wrap="around" w:vAnchor="text" w:hAnchor="page" w:x="1557" w:y="185"/>
                </w:pPr>
              </w:pPrChange>
            </w:pPr>
            <w:del w:id="1197"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340A04FC" w:rsidR="004F7F15" w:rsidRPr="00675437" w:rsidDel="007133B2" w:rsidRDefault="004F7F15">
            <w:pPr>
              <w:spacing w:line="480" w:lineRule="auto"/>
              <w:jc w:val="both"/>
              <w:rPr>
                <w:del w:id="1198" w:author="Robbie Parks" w:date="2019-01-22T12:51:00Z"/>
                <w:sz w:val="18"/>
                <w:szCs w:val="18"/>
              </w:rPr>
              <w:pPrChange w:id="1199" w:author="Robbie Parks" w:date="2019-01-22T12:51:00Z">
                <w:pPr>
                  <w:framePr w:hSpace="180" w:wrap="around" w:vAnchor="text" w:hAnchor="page" w:x="1557" w:y="185"/>
                </w:pPr>
              </w:pPrChange>
            </w:pPr>
            <w:del w:id="1200"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73F3E6FA" w:rsidR="004F7F15" w:rsidRPr="00675437" w:rsidDel="007133B2" w:rsidRDefault="004F7F15">
            <w:pPr>
              <w:spacing w:line="480" w:lineRule="auto"/>
              <w:jc w:val="both"/>
              <w:rPr>
                <w:del w:id="1201" w:author="Robbie Parks" w:date="2019-01-22T12:51:00Z"/>
                <w:sz w:val="18"/>
                <w:szCs w:val="18"/>
              </w:rPr>
              <w:pPrChange w:id="1202" w:author="Robbie Parks" w:date="2019-01-22T12:51:00Z">
                <w:pPr>
                  <w:framePr w:hSpace="180" w:wrap="around" w:vAnchor="text" w:hAnchor="page" w:x="1557" w:y="185"/>
                </w:pPr>
              </w:pPrChange>
            </w:pPr>
            <w:del w:id="1203"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327D3FB2" w:rsidR="004F7F15" w:rsidRPr="00675437" w:rsidDel="007133B2" w:rsidRDefault="004F7F15">
            <w:pPr>
              <w:spacing w:line="480" w:lineRule="auto"/>
              <w:jc w:val="both"/>
              <w:rPr>
                <w:del w:id="1204" w:author="Robbie Parks" w:date="2019-01-22T12:51:00Z"/>
                <w:sz w:val="18"/>
                <w:szCs w:val="18"/>
              </w:rPr>
              <w:pPrChange w:id="1205" w:author="Robbie Parks" w:date="2019-01-22T12:51:00Z">
                <w:pPr>
                  <w:framePr w:hSpace="180" w:wrap="around" w:vAnchor="text" w:hAnchor="page" w:x="1557" w:y="185"/>
                </w:pPr>
              </w:pPrChange>
            </w:pPr>
            <w:del w:id="1206"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28.0)</w:delText>
              </w:r>
            </w:del>
          </w:p>
        </w:tc>
        <w:tc>
          <w:tcPr>
            <w:tcW w:w="1113" w:type="dxa"/>
            <w:tcMar>
              <w:top w:w="0" w:type="dxa"/>
              <w:left w:w="75" w:type="dxa"/>
              <w:bottom w:w="0" w:type="dxa"/>
              <w:right w:w="75" w:type="dxa"/>
            </w:tcMar>
            <w:vAlign w:val="center"/>
            <w:hideMark/>
          </w:tcPr>
          <w:p w14:paraId="5C18F45C" w14:textId="23A7838A" w:rsidR="004F7F15" w:rsidRPr="00675437" w:rsidDel="007133B2" w:rsidRDefault="004F7F15">
            <w:pPr>
              <w:spacing w:line="480" w:lineRule="auto"/>
              <w:jc w:val="both"/>
              <w:rPr>
                <w:del w:id="1207" w:author="Robbie Parks" w:date="2019-01-22T12:51:00Z"/>
                <w:sz w:val="18"/>
                <w:szCs w:val="18"/>
              </w:rPr>
              <w:pPrChange w:id="1208" w:author="Robbie Parks" w:date="2019-01-22T12:51:00Z">
                <w:pPr>
                  <w:framePr w:hSpace="180" w:wrap="around" w:vAnchor="text" w:hAnchor="page" w:x="1557" w:y="185"/>
                </w:pPr>
              </w:pPrChange>
            </w:pPr>
            <w:del w:id="1209"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4463489C" w14:textId="773450B0" w:rsidR="004F7F15" w:rsidRPr="00675437" w:rsidDel="007133B2" w:rsidRDefault="004F7F15">
            <w:pPr>
              <w:spacing w:line="480" w:lineRule="auto"/>
              <w:jc w:val="both"/>
              <w:rPr>
                <w:del w:id="1210" w:author="Robbie Parks" w:date="2019-01-22T12:51:00Z"/>
                <w:sz w:val="18"/>
                <w:szCs w:val="18"/>
              </w:rPr>
              <w:pPrChange w:id="1211" w:author="Robbie Parks" w:date="2019-01-22T12:51:00Z">
                <w:pPr>
                  <w:framePr w:hSpace="180" w:wrap="around" w:vAnchor="text" w:hAnchor="page" w:x="1557" w:y="185"/>
                </w:pPr>
              </w:pPrChange>
            </w:pPr>
            <w:del w:id="1212"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2FE564AF" w14:textId="4136D064" w:rsidR="004F7F15" w:rsidRPr="00675437" w:rsidDel="007133B2" w:rsidRDefault="004F7F15">
            <w:pPr>
              <w:spacing w:line="480" w:lineRule="auto"/>
              <w:jc w:val="both"/>
              <w:rPr>
                <w:del w:id="1213" w:author="Robbie Parks" w:date="2019-01-22T12:51:00Z"/>
                <w:sz w:val="18"/>
                <w:szCs w:val="18"/>
              </w:rPr>
              <w:pPrChange w:id="1214" w:author="Robbie Parks" w:date="2019-01-22T12:51:00Z">
                <w:pPr>
                  <w:framePr w:hSpace="180" w:wrap="around" w:vAnchor="text" w:hAnchor="page" w:x="1557" w:y="185"/>
                </w:pPr>
              </w:pPrChange>
            </w:pPr>
            <w:del w:id="1215"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0E546984" w14:textId="2202312A" w:rsidR="004F7F15" w:rsidRPr="00675437" w:rsidDel="007133B2" w:rsidRDefault="004F7F15">
            <w:pPr>
              <w:spacing w:line="480" w:lineRule="auto"/>
              <w:jc w:val="both"/>
              <w:rPr>
                <w:del w:id="1216" w:author="Robbie Parks" w:date="2019-01-22T12:51:00Z"/>
                <w:sz w:val="18"/>
                <w:szCs w:val="18"/>
              </w:rPr>
              <w:pPrChange w:id="1217" w:author="Robbie Parks" w:date="2019-01-22T12:51:00Z">
                <w:pPr>
                  <w:framePr w:hSpace="180" w:wrap="around" w:vAnchor="text" w:hAnchor="page" w:x="1557" w:y="185"/>
                </w:pPr>
              </w:pPrChange>
            </w:pPr>
            <w:del w:id="121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57609B8F" w14:textId="43C627A2" w:rsidR="004F7F15" w:rsidRPr="00675437" w:rsidDel="007133B2" w:rsidRDefault="004F7F15">
            <w:pPr>
              <w:spacing w:line="480" w:lineRule="auto"/>
              <w:jc w:val="both"/>
              <w:rPr>
                <w:del w:id="1219" w:author="Robbie Parks" w:date="2019-01-22T12:51:00Z"/>
                <w:sz w:val="18"/>
                <w:szCs w:val="18"/>
              </w:rPr>
              <w:pPrChange w:id="1220" w:author="Robbie Parks" w:date="2019-01-22T12:51:00Z">
                <w:pPr>
                  <w:framePr w:hSpace="180" w:wrap="around" w:vAnchor="text" w:hAnchor="page" w:x="1557" w:y="185"/>
                </w:pPr>
              </w:pPrChange>
            </w:pPr>
            <w:del w:id="1221"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068" w:type="dxa"/>
            <w:tcMar>
              <w:top w:w="0" w:type="dxa"/>
              <w:left w:w="75" w:type="dxa"/>
              <w:bottom w:w="0" w:type="dxa"/>
              <w:right w:w="75" w:type="dxa"/>
            </w:tcMar>
            <w:vAlign w:val="center"/>
            <w:hideMark/>
          </w:tcPr>
          <w:p w14:paraId="303C960A" w14:textId="36CC9014" w:rsidR="004F7F15" w:rsidRPr="00675437" w:rsidDel="007133B2" w:rsidRDefault="004F7F15">
            <w:pPr>
              <w:spacing w:line="480" w:lineRule="auto"/>
              <w:jc w:val="both"/>
              <w:rPr>
                <w:del w:id="1222" w:author="Robbie Parks" w:date="2019-01-22T12:51:00Z"/>
                <w:sz w:val="18"/>
                <w:szCs w:val="18"/>
              </w:rPr>
              <w:pPrChange w:id="1223" w:author="Robbie Parks" w:date="2019-01-22T12:51:00Z">
                <w:pPr>
                  <w:framePr w:hSpace="180" w:wrap="around" w:vAnchor="text" w:hAnchor="page" w:x="1557" w:y="185"/>
                </w:pPr>
              </w:pPrChange>
            </w:pPr>
            <w:del w:id="1224"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068" w:type="dxa"/>
            <w:tcMar>
              <w:top w:w="0" w:type="dxa"/>
              <w:left w:w="75" w:type="dxa"/>
              <w:bottom w:w="0" w:type="dxa"/>
              <w:right w:w="75" w:type="dxa"/>
            </w:tcMar>
            <w:vAlign w:val="center"/>
            <w:hideMark/>
          </w:tcPr>
          <w:p w14:paraId="1F54D65A" w14:textId="4F4BC037" w:rsidR="004F7F15" w:rsidRPr="00675437" w:rsidDel="007133B2" w:rsidRDefault="004F7F15">
            <w:pPr>
              <w:spacing w:line="480" w:lineRule="auto"/>
              <w:jc w:val="both"/>
              <w:rPr>
                <w:del w:id="1225" w:author="Robbie Parks" w:date="2019-01-22T12:51:00Z"/>
                <w:sz w:val="18"/>
                <w:szCs w:val="18"/>
              </w:rPr>
              <w:pPrChange w:id="1226" w:author="Robbie Parks" w:date="2019-01-22T12:51:00Z">
                <w:pPr>
                  <w:framePr w:hSpace="180" w:wrap="around" w:vAnchor="text" w:hAnchor="page" w:x="1557" w:y="185"/>
                </w:pPr>
              </w:pPrChange>
            </w:pPr>
            <w:del w:id="1227"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10.0)</w:delText>
              </w:r>
            </w:del>
          </w:p>
        </w:tc>
        <w:tc>
          <w:tcPr>
            <w:tcW w:w="1113" w:type="dxa"/>
            <w:tcMar>
              <w:top w:w="0" w:type="dxa"/>
              <w:left w:w="75" w:type="dxa"/>
              <w:bottom w:w="0" w:type="dxa"/>
              <w:right w:w="75" w:type="dxa"/>
            </w:tcMar>
            <w:vAlign w:val="center"/>
            <w:hideMark/>
          </w:tcPr>
          <w:p w14:paraId="14AFF092" w14:textId="5347629E" w:rsidR="004F7F15" w:rsidRPr="00675437" w:rsidDel="007133B2" w:rsidRDefault="004F7F15">
            <w:pPr>
              <w:spacing w:line="480" w:lineRule="auto"/>
              <w:jc w:val="both"/>
              <w:rPr>
                <w:del w:id="1228" w:author="Robbie Parks" w:date="2019-01-22T12:51:00Z"/>
                <w:sz w:val="18"/>
                <w:szCs w:val="18"/>
              </w:rPr>
              <w:pPrChange w:id="1229" w:author="Robbie Parks" w:date="2019-01-22T12:51:00Z">
                <w:pPr>
                  <w:framePr w:hSpace="180" w:wrap="around" w:vAnchor="text" w:hAnchor="page" w:x="1557" w:y="185"/>
                </w:pPr>
              </w:pPrChange>
            </w:pPr>
            <w:del w:id="1230" w:author="Robbie Parks" w:date="2019-01-22T12:51:00Z">
              <w:r w:rsidRPr="00675437" w:rsidDel="007133B2">
                <w:rPr>
                  <w:color w:val="000000"/>
                  <w:sz w:val="18"/>
                  <w:szCs w:val="18"/>
                </w:rPr>
                <w:delText xml:space="preserve">63.0 </w:delText>
              </w:r>
              <w:r w:rsidR="008916F4" w:rsidRPr="00675437" w:rsidDel="007133B2">
                <w:rPr>
                  <w:color w:val="000000"/>
                  <w:sz w:val="18"/>
                  <w:szCs w:val="18"/>
                </w:rPr>
                <w:delText>(</w:delText>
              </w:r>
              <w:r w:rsidRPr="00675437" w:rsidDel="007133B2">
                <w:rPr>
                  <w:color w:val="000000"/>
                  <w:sz w:val="18"/>
                  <w:szCs w:val="18"/>
                </w:rPr>
                <w:delText>39.0</w:delText>
              </w:r>
              <w:r w:rsidR="008916F4" w:rsidRPr="00675437" w:rsidDel="007133B2">
                <w:rPr>
                  <w:color w:val="000000"/>
                  <w:sz w:val="18"/>
                  <w:szCs w:val="18"/>
                </w:rPr>
                <w:delText xml:space="preserve">, </w:delText>
              </w:r>
              <w:r w:rsidRPr="00675437" w:rsidDel="007133B2">
                <w:rPr>
                  <w:color w:val="000000"/>
                  <w:sz w:val="18"/>
                  <w:szCs w:val="18"/>
                </w:rPr>
                <w:delText>88.0)</w:delText>
              </w:r>
            </w:del>
          </w:p>
        </w:tc>
      </w:tr>
      <w:tr w:rsidR="004F7F15" w:rsidRPr="00636C9B" w:rsidDel="007133B2" w14:paraId="784D9932" w14:textId="626327E8" w:rsidTr="000250EE">
        <w:trPr>
          <w:trHeight w:val="510"/>
          <w:del w:id="1231" w:author="Robbie Parks" w:date="2019-01-22T12:51:00Z"/>
        </w:trPr>
        <w:tc>
          <w:tcPr>
            <w:tcW w:w="1128" w:type="dxa"/>
            <w:vMerge w:val="restart"/>
            <w:tcMar>
              <w:top w:w="0" w:type="dxa"/>
              <w:left w:w="75" w:type="dxa"/>
              <w:bottom w:w="0" w:type="dxa"/>
              <w:right w:w="75" w:type="dxa"/>
            </w:tcMar>
            <w:vAlign w:val="center"/>
            <w:hideMark/>
          </w:tcPr>
          <w:p w14:paraId="4E6E45EC" w14:textId="0938C18C" w:rsidR="004F7F15" w:rsidRPr="002A2E8D" w:rsidDel="007133B2" w:rsidRDefault="004F7F15">
            <w:pPr>
              <w:spacing w:line="480" w:lineRule="auto"/>
              <w:jc w:val="both"/>
              <w:rPr>
                <w:del w:id="1232" w:author="Robbie Parks" w:date="2019-01-22T12:51:00Z"/>
                <w:sz w:val="18"/>
                <w:szCs w:val="18"/>
              </w:rPr>
              <w:pPrChange w:id="1233" w:author="Robbie Parks" w:date="2019-01-22T12:51:00Z">
                <w:pPr>
                  <w:framePr w:hSpace="180" w:wrap="around" w:vAnchor="text" w:hAnchor="page" w:x="1557" w:y="185"/>
                </w:pPr>
              </w:pPrChange>
            </w:pPr>
            <w:del w:id="1234" w:author="Robbie Parks" w:date="2019-01-22T12:51:00Z">
              <w:r w:rsidRPr="002A2E8D" w:rsidDel="007133B2">
                <w:rPr>
                  <w:color w:val="000000"/>
                  <w:sz w:val="18"/>
                  <w:szCs w:val="18"/>
                </w:rPr>
                <w:delText>Falls</w:delText>
              </w:r>
            </w:del>
          </w:p>
        </w:tc>
        <w:tc>
          <w:tcPr>
            <w:tcW w:w="673" w:type="dxa"/>
            <w:tcMar>
              <w:top w:w="0" w:type="dxa"/>
              <w:left w:w="75" w:type="dxa"/>
              <w:bottom w:w="0" w:type="dxa"/>
              <w:right w:w="75" w:type="dxa"/>
            </w:tcMar>
            <w:vAlign w:val="center"/>
            <w:hideMark/>
          </w:tcPr>
          <w:p w14:paraId="777D48F2" w14:textId="18369F6D" w:rsidR="004F7F15" w:rsidRPr="005D151A" w:rsidDel="007133B2" w:rsidRDefault="004F7F15">
            <w:pPr>
              <w:spacing w:line="480" w:lineRule="auto"/>
              <w:jc w:val="both"/>
              <w:rPr>
                <w:del w:id="1235" w:author="Robbie Parks" w:date="2019-01-22T12:51:00Z"/>
                <w:sz w:val="18"/>
                <w:szCs w:val="18"/>
              </w:rPr>
              <w:pPrChange w:id="1236" w:author="Robbie Parks" w:date="2019-01-22T12:51:00Z">
                <w:pPr>
                  <w:framePr w:hSpace="180" w:wrap="around" w:vAnchor="text" w:hAnchor="page" w:x="1557" w:y="185"/>
                </w:pPr>
              </w:pPrChange>
            </w:pPr>
            <w:del w:id="1237"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1C64606E" w14:textId="580743BD" w:rsidR="004F7F15" w:rsidRPr="00F97057" w:rsidDel="007133B2" w:rsidRDefault="004F7F15">
            <w:pPr>
              <w:spacing w:line="480" w:lineRule="auto"/>
              <w:jc w:val="both"/>
              <w:rPr>
                <w:del w:id="1238" w:author="Robbie Parks" w:date="2019-01-22T12:51:00Z"/>
                <w:sz w:val="18"/>
                <w:szCs w:val="18"/>
              </w:rPr>
              <w:pPrChange w:id="1239" w:author="Robbie Parks" w:date="2019-01-22T12:51:00Z">
                <w:pPr>
                  <w:framePr w:hSpace="180" w:wrap="around" w:vAnchor="text" w:hAnchor="page" w:x="1557" w:y="185"/>
                </w:pPr>
              </w:pPrChange>
            </w:pPr>
            <w:del w:id="1240" w:author="Robbie Parks" w:date="2019-01-22T12:51:00Z">
              <w:r w:rsidRPr="005D151A" w:rsidDel="007133B2">
                <w:rPr>
                  <w:color w:val="000000"/>
                  <w:sz w:val="18"/>
                  <w:szCs w:val="18"/>
                </w:rPr>
                <w:delText xml:space="preserve">0.0 </w:delText>
              </w:r>
              <w:r w:rsidR="008916F4" w:rsidRPr="005D151A" w:rsidDel="007133B2">
                <w:rPr>
                  <w:color w:val="000000"/>
                  <w:sz w:val="18"/>
                  <w:szCs w:val="18"/>
                </w:rPr>
                <w:delText>(</w:delText>
              </w:r>
              <w:r w:rsidRPr="005D151A" w:rsidDel="007133B2">
                <w:rPr>
                  <w:color w:val="000000"/>
                  <w:sz w:val="18"/>
                  <w:szCs w:val="18"/>
                </w:rPr>
                <w:delText>0.0</w:delText>
              </w:r>
              <w:r w:rsidR="008916F4" w:rsidRPr="00F97057" w:rsidDel="007133B2">
                <w:rPr>
                  <w:color w:val="000000"/>
                  <w:sz w:val="18"/>
                  <w:szCs w:val="18"/>
                </w:rPr>
                <w:delText xml:space="preserve">, </w:delText>
              </w:r>
              <w:r w:rsidRPr="00F9705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2854A12F" w:rsidR="004F7F15" w:rsidRPr="00C31A32" w:rsidDel="007133B2" w:rsidRDefault="004F7F15">
            <w:pPr>
              <w:spacing w:line="480" w:lineRule="auto"/>
              <w:jc w:val="both"/>
              <w:rPr>
                <w:del w:id="1241" w:author="Robbie Parks" w:date="2019-01-22T12:51:00Z"/>
                <w:sz w:val="18"/>
                <w:szCs w:val="18"/>
              </w:rPr>
              <w:pPrChange w:id="1242" w:author="Robbie Parks" w:date="2019-01-22T12:51:00Z">
                <w:pPr>
                  <w:framePr w:hSpace="180" w:wrap="around" w:vAnchor="text" w:hAnchor="page" w:x="1557" w:y="185"/>
                </w:pPr>
              </w:pPrChange>
            </w:pPr>
            <w:del w:id="1243" w:author="Robbie Parks" w:date="2019-01-22T12:51:00Z">
              <w:r w:rsidRPr="00F97057" w:rsidDel="007133B2">
                <w:rPr>
                  <w:color w:val="000000"/>
                  <w:sz w:val="18"/>
                  <w:szCs w:val="18"/>
                </w:rPr>
                <w:delText xml:space="preserve">0.0 </w:delText>
              </w:r>
              <w:r w:rsidR="008916F4" w:rsidRPr="005B7B7B" w:rsidDel="007133B2">
                <w:rPr>
                  <w:color w:val="000000"/>
                  <w:sz w:val="18"/>
                  <w:szCs w:val="18"/>
                </w:rPr>
                <w:delText>(</w:delText>
              </w:r>
              <w:r w:rsidRPr="00000D28" w:rsidDel="007133B2">
                <w:rPr>
                  <w:color w:val="000000"/>
                  <w:sz w:val="18"/>
                  <w:szCs w:val="18"/>
                </w:rPr>
                <w:delText>0.0</w:delText>
              </w:r>
              <w:r w:rsidR="008916F4" w:rsidRPr="00C31A32" w:rsidDel="007133B2">
                <w:rPr>
                  <w:color w:val="000000"/>
                  <w:sz w:val="18"/>
                  <w:szCs w:val="18"/>
                </w:rPr>
                <w:delText xml:space="preserve">, </w:delText>
              </w:r>
              <w:r w:rsidRPr="00C31A32"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0F47F311" w:rsidR="004F7F15" w:rsidRPr="00AB5EE2" w:rsidDel="007133B2" w:rsidRDefault="004F7F15">
            <w:pPr>
              <w:spacing w:line="480" w:lineRule="auto"/>
              <w:jc w:val="both"/>
              <w:rPr>
                <w:del w:id="1244" w:author="Robbie Parks" w:date="2019-01-22T12:51:00Z"/>
                <w:sz w:val="18"/>
                <w:szCs w:val="18"/>
              </w:rPr>
              <w:pPrChange w:id="1245" w:author="Robbie Parks" w:date="2019-01-22T12:51:00Z">
                <w:pPr>
                  <w:framePr w:hSpace="180" w:wrap="around" w:vAnchor="text" w:hAnchor="page" w:x="1557" w:y="185"/>
                </w:pPr>
              </w:pPrChange>
            </w:pPr>
            <w:del w:id="1246" w:author="Robbie Parks" w:date="2019-01-22T12:51:00Z">
              <w:r w:rsidRPr="00C31A32" w:rsidDel="007133B2">
                <w:rPr>
                  <w:color w:val="000000"/>
                  <w:sz w:val="18"/>
                  <w:szCs w:val="18"/>
                </w:rPr>
                <w:delText xml:space="preserve">2.0 </w:delText>
              </w:r>
              <w:r w:rsidR="008916F4" w:rsidRPr="00D91C67" w:rsidDel="007133B2">
                <w:rPr>
                  <w:color w:val="000000"/>
                  <w:sz w:val="18"/>
                  <w:szCs w:val="18"/>
                </w:rPr>
                <w:delText>(</w:delText>
              </w:r>
              <w:r w:rsidRPr="00D91C67" w:rsidDel="007133B2">
                <w:rPr>
                  <w:color w:val="000000"/>
                  <w:sz w:val="18"/>
                  <w:szCs w:val="18"/>
                </w:rPr>
                <w:delText>0.0</w:delText>
              </w:r>
              <w:r w:rsidR="008916F4" w:rsidRPr="00AB5EE2" w:rsidDel="007133B2">
                <w:rPr>
                  <w:color w:val="000000"/>
                  <w:sz w:val="18"/>
                  <w:szCs w:val="18"/>
                </w:rPr>
                <w:delText xml:space="preserve">, </w:delText>
              </w:r>
              <w:r w:rsidRPr="00AB5EE2"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61D08A72" w:rsidR="004F7F15" w:rsidRPr="008F55DF" w:rsidDel="007133B2" w:rsidRDefault="004F7F15">
            <w:pPr>
              <w:spacing w:line="480" w:lineRule="auto"/>
              <w:jc w:val="both"/>
              <w:rPr>
                <w:del w:id="1247" w:author="Robbie Parks" w:date="2019-01-22T12:51:00Z"/>
                <w:sz w:val="18"/>
                <w:szCs w:val="18"/>
              </w:rPr>
              <w:pPrChange w:id="1248" w:author="Robbie Parks" w:date="2019-01-22T12:51:00Z">
                <w:pPr>
                  <w:framePr w:hSpace="180" w:wrap="around" w:vAnchor="text" w:hAnchor="page" w:x="1557" w:y="185"/>
                </w:pPr>
              </w:pPrChange>
            </w:pPr>
            <w:del w:id="1249" w:author="Robbie Parks" w:date="2019-01-22T12:51:00Z">
              <w:r w:rsidRPr="003C6E2A" w:rsidDel="007133B2">
                <w:rPr>
                  <w:color w:val="000000"/>
                  <w:sz w:val="18"/>
                  <w:szCs w:val="18"/>
                </w:rPr>
                <w:delText xml:space="preserve">3.0 </w:delText>
              </w:r>
              <w:r w:rsidR="008916F4" w:rsidRPr="008F55DF" w:rsidDel="007133B2">
                <w:rPr>
                  <w:color w:val="000000"/>
                  <w:sz w:val="18"/>
                  <w:szCs w:val="18"/>
                </w:rPr>
                <w:delText>(</w:delText>
              </w:r>
              <w:r w:rsidRPr="008F55DF" w:rsidDel="007133B2">
                <w:rPr>
                  <w:color w:val="000000"/>
                  <w:sz w:val="18"/>
                  <w:szCs w:val="18"/>
                </w:rPr>
                <w:delText>1.0</w:delText>
              </w:r>
              <w:r w:rsidR="008916F4" w:rsidRPr="008F55DF" w:rsidDel="007133B2">
                <w:rPr>
                  <w:color w:val="000000"/>
                  <w:sz w:val="18"/>
                  <w:szCs w:val="18"/>
                </w:rPr>
                <w:delText xml:space="preserve">, </w:delText>
              </w:r>
              <w:r w:rsidRPr="008F55DF"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0F97F87C" w:rsidR="004F7F15" w:rsidRPr="00675437" w:rsidDel="007133B2" w:rsidRDefault="004F7F15">
            <w:pPr>
              <w:spacing w:line="480" w:lineRule="auto"/>
              <w:jc w:val="both"/>
              <w:rPr>
                <w:del w:id="1250" w:author="Robbie Parks" w:date="2019-01-22T12:51:00Z"/>
                <w:sz w:val="18"/>
                <w:szCs w:val="18"/>
              </w:rPr>
              <w:pPrChange w:id="1251" w:author="Robbie Parks" w:date="2019-01-22T12:51:00Z">
                <w:pPr>
                  <w:framePr w:hSpace="180" w:wrap="around" w:vAnchor="text" w:hAnchor="page" w:x="1557" w:y="185"/>
                </w:pPr>
              </w:pPrChange>
            </w:pPr>
            <w:del w:id="1252" w:author="Robbie Parks" w:date="2019-01-22T12:51:00Z">
              <w:r w:rsidRPr="008F55DF" w:rsidDel="007133B2">
                <w:rPr>
                  <w:color w:val="000000"/>
                  <w:sz w:val="18"/>
                  <w:szCs w:val="18"/>
                </w:rPr>
                <w:delText xml:space="preserve">2.0 </w:delText>
              </w:r>
              <w:r w:rsidR="008916F4" w:rsidRPr="00E966D2" w:rsidDel="007133B2">
                <w:rPr>
                  <w:color w:val="000000"/>
                  <w:sz w:val="18"/>
                  <w:szCs w:val="18"/>
                </w:rPr>
                <w:delText>(</w:delText>
              </w:r>
              <w:r w:rsidRPr="00E966D2" w:rsidDel="007133B2">
                <w:rPr>
                  <w:color w:val="000000"/>
                  <w:sz w:val="18"/>
                  <w:szCs w:val="18"/>
                </w:rPr>
                <w:delText>-1.0</w:delText>
              </w:r>
              <w:r w:rsidR="008916F4" w:rsidRPr="005464C8" w:rsidDel="007133B2">
                <w:rPr>
                  <w:color w:val="000000"/>
                  <w:sz w:val="18"/>
                  <w:szCs w:val="18"/>
                </w:rPr>
                <w:delText xml:space="preserve">, </w:delText>
              </w:r>
              <w:r w:rsidRPr="00F24740"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3AACDF67" w:rsidR="004F7F15" w:rsidRPr="00675437" w:rsidDel="007133B2" w:rsidRDefault="004F7F15">
            <w:pPr>
              <w:spacing w:line="480" w:lineRule="auto"/>
              <w:jc w:val="both"/>
              <w:rPr>
                <w:del w:id="1253" w:author="Robbie Parks" w:date="2019-01-22T12:51:00Z"/>
                <w:sz w:val="18"/>
                <w:szCs w:val="18"/>
              </w:rPr>
              <w:pPrChange w:id="1254" w:author="Robbie Parks" w:date="2019-01-22T12:51:00Z">
                <w:pPr>
                  <w:framePr w:hSpace="180" w:wrap="around" w:vAnchor="text" w:hAnchor="page" w:x="1557" w:y="185"/>
                </w:pPr>
              </w:pPrChange>
            </w:pPr>
            <w:del w:id="1255"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64D121FC" w14:textId="672DAF29" w:rsidR="004F7F15" w:rsidRPr="00675437" w:rsidDel="007133B2" w:rsidRDefault="004F7F15">
            <w:pPr>
              <w:spacing w:line="480" w:lineRule="auto"/>
              <w:jc w:val="both"/>
              <w:rPr>
                <w:del w:id="1256" w:author="Robbie Parks" w:date="2019-01-22T12:51:00Z"/>
                <w:sz w:val="18"/>
                <w:szCs w:val="18"/>
              </w:rPr>
              <w:pPrChange w:id="1257" w:author="Robbie Parks" w:date="2019-01-22T12:51:00Z">
                <w:pPr>
                  <w:framePr w:hSpace="180" w:wrap="around" w:vAnchor="text" w:hAnchor="page" w:x="1557" w:y="185"/>
                </w:pPr>
              </w:pPrChange>
            </w:pPr>
            <w:del w:id="1258"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-29.0</w:delText>
              </w:r>
              <w:r w:rsidR="008916F4" w:rsidRPr="00675437" w:rsidDel="007133B2">
                <w:rPr>
                  <w:color w:val="000000"/>
                  <w:sz w:val="18"/>
                  <w:szCs w:val="18"/>
                </w:rPr>
                <w:delText xml:space="preserve">, </w:delText>
              </w:r>
              <w:r w:rsidRPr="00675437" w:rsidDel="007133B2">
                <w:rPr>
                  <w:color w:val="000000"/>
                  <w:sz w:val="18"/>
                  <w:szCs w:val="18"/>
                </w:rPr>
                <w:delText>-3.0)</w:delText>
              </w:r>
            </w:del>
          </w:p>
        </w:tc>
        <w:tc>
          <w:tcPr>
            <w:tcW w:w="1113" w:type="dxa"/>
            <w:tcMar>
              <w:top w:w="0" w:type="dxa"/>
              <w:left w:w="75" w:type="dxa"/>
              <w:bottom w:w="0" w:type="dxa"/>
              <w:right w:w="75" w:type="dxa"/>
            </w:tcMar>
            <w:vAlign w:val="center"/>
            <w:hideMark/>
          </w:tcPr>
          <w:p w14:paraId="4611AE04" w14:textId="7EDE9DBC" w:rsidR="004F7F15" w:rsidRPr="00675437" w:rsidDel="007133B2" w:rsidRDefault="004F7F15">
            <w:pPr>
              <w:spacing w:line="480" w:lineRule="auto"/>
              <w:jc w:val="both"/>
              <w:rPr>
                <w:del w:id="1259" w:author="Robbie Parks" w:date="2019-01-22T12:51:00Z"/>
                <w:sz w:val="18"/>
                <w:szCs w:val="18"/>
              </w:rPr>
              <w:pPrChange w:id="1260" w:author="Robbie Parks" w:date="2019-01-22T12:51:00Z">
                <w:pPr>
                  <w:framePr w:hSpace="180" w:wrap="around" w:vAnchor="text" w:hAnchor="page" w:x="1557" w:y="185"/>
                </w:pPr>
              </w:pPrChange>
            </w:pPr>
            <w:del w:id="1261"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068" w:type="dxa"/>
            <w:tcMar>
              <w:top w:w="0" w:type="dxa"/>
              <w:left w:w="75" w:type="dxa"/>
              <w:bottom w:w="0" w:type="dxa"/>
              <w:right w:w="75" w:type="dxa"/>
            </w:tcMar>
            <w:vAlign w:val="center"/>
            <w:hideMark/>
          </w:tcPr>
          <w:p w14:paraId="2F4DB7C1" w14:textId="69E5B9A1" w:rsidR="004F7F15" w:rsidRPr="00675437" w:rsidDel="007133B2" w:rsidRDefault="004F7F15">
            <w:pPr>
              <w:spacing w:line="480" w:lineRule="auto"/>
              <w:jc w:val="both"/>
              <w:rPr>
                <w:del w:id="1262" w:author="Robbie Parks" w:date="2019-01-22T12:51:00Z"/>
                <w:sz w:val="18"/>
                <w:szCs w:val="18"/>
              </w:rPr>
              <w:pPrChange w:id="1263" w:author="Robbie Parks" w:date="2019-01-22T12:51:00Z">
                <w:pPr>
                  <w:framePr w:hSpace="180" w:wrap="around" w:vAnchor="text" w:hAnchor="page" w:x="1557" w:y="185"/>
                </w:pPr>
              </w:pPrChange>
            </w:pPr>
            <w:del w:id="1264" w:author="Robbie Parks" w:date="2019-01-22T12:51:00Z">
              <w:r w:rsidRPr="00675437" w:rsidDel="007133B2">
                <w:rPr>
                  <w:color w:val="000000"/>
                  <w:sz w:val="18"/>
                  <w:szCs w:val="18"/>
                </w:rPr>
                <w:delText xml:space="preserve">-31.0 </w:delText>
              </w:r>
              <w:r w:rsidR="008916F4" w:rsidRPr="00675437" w:rsidDel="007133B2">
                <w:rPr>
                  <w:color w:val="000000"/>
                  <w:sz w:val="18"/>
                  <w:szCs w:val="18"/>
                </w:rPr>
                <w:delText>(</w:delText>
              </w:r>
              <w:r w:rsidRPr="00675437" w:rsidDel="007133B2">
                <w:rPr>
                  <w:color w:val="000000"/>
                  <w:sz w:val="18"/>
                  <w:szCs w:val="18"/>
                </w:rPr>
                <w:delText>-53.0</w:delText>
              </w:r>
              <w:r w:rsidR="008916F4" w:rsidRPr="00675437" w:rsidDel="007133B2">
                <w:rPr>
                  <w:color w:val="000000"/>
                  <w:sz w:val="18"/>
                  <w:szCs w:val="18"/>
                </w:rPr>
                <w:delText xml:space="preserve">, </w:delText>
              </w:r>
              <w:r w:rsidRPr="00675437" w:rsidDel="007133B2">
                <w:rPr>
                  <w:color w:val="000000"/>
                  <w:sz w:val="18"/>
                  <w:szCs w:val="18"/>
                </w:rPr>
                <w:delText>-9.0)</w:delText>
              </w:r>
            </w:del>
          </w:p>
        </w:tc>
        <w:tc>
          <w:tcPr>
            <w:tcW w:w="1068" w:type="dxa"/>
            <w:tcMar>
              <w:top w:w="0" w:type="dxa"/>
              <w:left w:w="75" w:type="dxa"/>
              <w:bottom w:w="0" w:type="dxa"/>
              <w:right w:w="75" w:type="dxa"/>
            </w:tcMar>
            <w:vAlign w:val="center"/>
            <w:hideMark/>
          </w:tcPr>
          <w:p w14:paraId="538F3AF5" w14:textId="6C960D33" w:rsidR="004F7F15" w:rsidRPr="00675437" w:rsidDel="007133B2" w:rsidRDefault="004F7F15">
            <w:pPr>
              <w:spacing w:line="480" w:lineRule="auto"/>
              <w:jc w:val="both"/>
              <w:rPr>
                <w:del w:id="1265" w:author="Robbie Parks" w:date="2019-01-22T12:51:00Z"/>
                <w:sz w:val="18"/>
                <w:szCs w:val="18"/>
              </w:rPr>
              <w:pPrChange w:id="1266" w:author="Robbie Parks" w:date="2019-01-22T12:51:00Z">
                <w:pPr>
                  <w:framePr w:hSpace="180" w:wrap="around" w:vAnchor="text" w:hAnchor="page" w:x="1557" w:y="185"/>
                </w:pPr>
              </w:pPrChange>
            </w:pPr>
            <w:del w:id="1267" w:author="Robbie Parks" w:date="2019-01-22T12:51:00Z">
              <w:r w:rsidRPr="00675437" w:rsidDel="007133B2">
                <w:rPr>
                  <w:color w:val="000000"/>
                  <w:sz w:val="18"/>
                  <w:szCs w:val="18"/>
                </w:rPr>
                <w:delText xml:space="preserve">-46.0 </w:delText>
              </w:r>
              <w:r w:rsidR="008916F4" w:rsidRPr="00675437" w:rsidDel="007133B2">
                <w:rPr>
                  <w:color w:val="000000"/>
                  <w:sz w:val="18"/>
                  <w:szCs w:val="18"/>
                </w:rPr>
                <w:delText>(</w:delText>
              </w:r>
              <w:r w:rsidRPr="00675437" w:rsidDel="007133B2">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39A3F7B8" w:rsidR="004F7F15" w:rsidRPr="00675437" w:rsidDel="007133B2" w:rsidRDefault="004F7F15">
            <w:pPr>
              <w:spacing w:line="480" w:lineRule="auto"/>
              <w:jc w:val="both"/>
              <w:rPr>
                <w:del w:id="1268" w:author="Robbie Parks" w:date="2019-01-22T12:51:00Z"/>
                <w:sz w:val="18"/>
                <w:szCs w:val="18"/>
              </w:rPr>
              <w:pPrChange w:id="1269" w:author="Robbie Parks" w:date="2019-01-22T12:51:00Z">
                <w:pPr>
                  <w:framePr w:hSpace="180" w:wrap="around" w:vAnchor="text" w:hAnchor="page" w:x="1557" w:y="185"/>
                </w:pPr>
              </w:pPrChange>
            </w:pPr>
            <w:del w:id="1270" w:author="Robbie Parks" w:date="2019-01-22T12:51:00Z">
              <w:r w:rsidRPr="00675437" w:rsidDel="007133B2">
                <w:rPr>
                  <w:color w:val="000000"/>
                  <w:sz w:val="18"/>
                  <w:szCs w:val="18"/>
                </w:rPr>
                <w:delText>-87.0 (-130.0, -44.0)</w:delText>
              </w:r>
            </w:del>
          </w:p>
        </w:tc>
      </w:tr>
      <w:tr w:rsidR="004F7F15" w:rsidRPr="00636C9B" w:rsidDel="007133B2" w14:paraId="55454E54" w14:textId="0A597FAD" w:rsidTr="000250EE">
        <w:trPr>
          <w:trHeight w:val="525"/>
          <w:del w:id="1271" w:author="Robbie Parks" w:date="2019-01-22T12:51:00Z"/>
        </w:trPr>
        <w:tc>
          <w:tcPr>
            <w:tcW w:w="1128" w:type="dxa"/>
            <w:vMerge/>
            <w:vAlign w:val="center"/>
            <w:hideMark/>
          </w:tcPr>
          <w:p w14:paraId="53FB1025" w14:textId="10FED5DC" w:rsidR="004F7F15" w:rsidRPr="00675437" w:rsidDel="007133B2" w:rsidRDefault="004F7F15">
            <w:pPr>
              <w:spacing w:line="480" w:lineRule="auto"/>
              <w:jc w:val="both"/>
              <w:rPr>
                <w:del w:id="1272" w:author="Robbie Parks" w:date="2019-01-22T12:51:00Z"/>
                <w:sz w:val="18"/>
                <w:szCs w:val="18"/>
              </w:rPr>
              <w:pPrChange w:id="1273"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2C3FAAA1" w:rsidR="004F7F15" w:rsidRPr="00675437" w:rsidDel="007133B2" w:rsidRDefault="004F7F15">
            <w:pPr>
              <w:spacing w:line="480" w:lineRule="auto"/>
              <w:jc w:val="both"/>
              <w:rPr>
                <w:del w:id="1274" w:author="Robbie Parks" w:date="2019-01-22T12:51:00Z"/>
                <w:sz w:val="18"/>
                <w:szCs w:val="18"/>
              </w:rPr>
              <w:pPrChange w:id="1275" w:author="Robbie Parks" w:date="2019-01-22T12:51:00Z">
                <w:pPr>
                  <w:framePr w:hSpace="180" w:wrap="around" w:vAnchor="text" w:hAnchor="page" w:x="1557" w:y="185"/>
                </w:pPr>
              </w:pPrChange>
            </w:pPr>
            <w:del w:id="1276"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7271028C" w:rsidR="004F7F15" w:rsidRPr="00675437" w:rsidDel="007133B2" w:rsidRDefault="004F7F15">
            <w:pPr>
              <w:spacing w:line="480" w:lineRule="auto"/>
              <w:jc w:val="both"/>
              <w:rPr>
                <w:del w:id="1277" w:author="Robbie Parks" w:date="2019-01-22T12:51:00Z"/>
                <w:sz w:val="18"/>
                <w:szCs w:val="18"/>
              </w:rPr>
              <w:pPrChange w:id="1278" w:author="Robbie Parks" w:date="2019-01-22T12:51:00Z">
                <w:pPr>
                  <w:framePr w:hSpace="180" w:wrap="around" w:vAnchor="text" w:hAnchor="page" w:x="1557" w:y="185"/>
                </w:pPr>
              </w:pPrChange>
            </w:pPr>
            <w:del w:id="127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7164964F" w:rsidR="004F7F15" w:rsidRPr="00675437" w:rsidDel="007133B2" w:rsidRDefault="004F7F15">
            <w:pPr>
              <w:spacing w:line="480" w:lineRule="auto"/>
              <w:jc w:val="both"/>
              <w:rPr>
                <w:del w:id="1280" w:author="Robbie Parks" w:date="2019-01-22T12:51:00Z"/>
                <w:sz w:val="18"/>
                <w:szCs w:val="18"/>
              </w:rPr>
              <w:pPrChange w:id="1281" w:author="Robbie Parks" w:date="2019-01-22T12:51:00Z">
                <w:pPr>
                  <w:framePr w:hSpace="180" w:wrap="around" w:vAnchor="text" w:hAnchor="page" w:x="1557" w:y="185"/>
                </w:pPr>
              </w:pPrChange>
            </w:pPr>
            <w:del w:id="1282"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58E372DC" w:rsidR="004F7F15" w:rsidRPr="00675437" w:rsidDel="007133B2" w:rsidRDefault="004F7F15">
            <w:pPr>
              <w:spacing w:line="480" w:lineRule="auto"/>
              <w:jc w:val="both"/>
              <w:rPr>
                <w:del w:id="1283" w:author="Robbie Parks" w:date="2019-01-22T12:51:00Z"/>
                <w:sz w:val="18"/>
                <w:szCs w:val="18"/>
              </w:rPr>
              <w:pPrChange w:id="1284" w:author="Robbie Parks" w:date="2019-01-22T12:51:00Z">
                <w:pPr>
                  <w:framePr w:hSpace="180" w:wrap="around" w:vAnchor="text" w:hAnchor="page" w:x="1557" w:y="185"/>
                </w:pPr>
              </w:pPrChange>
            </w:pPr>
            <w:del w:id="128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4A48D912" w:rsidR="004F7F15" w:rsidRPr="00675437" w:rsidDel="007133B2" w:rsidRDefault="004F7F15">
            <w:pPr>
              <w:spacing w:line="480" w:lineRule="auto"/>
              <w:jc w:val="both"/>
              <w:rPr>
                <w:del w:id="1286" w:author="Robbie Parks" w:date="2019-01-22T12:51:00Z"/>
                <w:sz w:val="18"/>
                <w:szCs w:val="18"/>
              </w:rPr>
              <w:pPrChange w:id="1287" w:author="Robbie Parks" w:date="2019-01-22T12:51:00Z">
                <w:pPr>
                  <w:framePr w:hSpace="180" w:wrap="around" w:vAnchor="text" w:hAnchor="page" w:x="1557" w:y="185"/>
                </w:pPr>
              </w:pPrChange>
            </w:pPr>
            <w:del w:id="1288"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4B4D187" w:rsidR="004F7F15" w:rsidRPr="00675437" w:rsidDel="007133B2" w:rsidRDefault="004F7F15">
            <w:pPr>
              <w:spacing w:line="480" w:lineRule="auto"/>
              <w:jc w:val="both"/>
              <w:rPr>
                <w:del w:id="1289" w:author="Robbie Parks" w:date="2019-01-22T12:51:00Z"/>
                <w:sz w:val="18"/>
                <w:szCs w:val="18"/>
              </w:rPr>
              <w:pPrChange w:id="1290" w:author="Robbie Parks" w:date="2019-01-22T12:51:00Z">
                <w:pPr>
                  <w:framePr w:hSpace="180" w:wrap="around" w:vAnchor="text" w:hAnchor="page" w:x="1557" w:y="185"/>
                </w:pPr>
              </w:pPrChange>
            </w:pPr>
            <w:del w:id="129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E3CE94" w:rsidR="004F7F15" w:rsidRPr="00675437" w:rsidDel="007133B2" w:rsidRDefault="004F7F15">
            <w:pPr>
              <w:spacing w:line="480" w:lineRule="auto"/>
              <w:jc w:val="both"/>
              <w:rPr>
                <w:del w:id="1292" w:author="Robbie Parks" w:date="2019-01-22T12:51:00Z"/>
                <w:sz w:val="18"/>
                <w:szCs w:val="18"/>
              </w:rPr>
              <w:pPrChange w:id="1293" w:author="Robbie Parks" w:date="2019-01-22T12:51:00Z">
                <w:pPr>
                  <w:framePr w:hSpace="180" w:wrap="around" w:vAnchor="text" w:hAnchor="page" w:x="1557" w:y="185"/>
                </w:pPr>
              </w:pPrChange>
            </w:pPr>
            <w:del w:id="129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63C6A6FB" w:rsidR="004F7F15" w:rsidRPr="00675437" w:rsidDel="007133B2" w:rsidRDefault="004F7F15">
            <w:pPr>
              <w:spacing w:line="480" w:lineRule="auto"/>
              <w:jc w:val="both"/>
              <w:rPr>
                <w:del w:id="1295" w:author="Robbie Parks" w:date="2019-01-22T12:51:00Z"/>
                <w:sz w:val="18"/>
                <w:szCs w:val="18"/>
              </w:rPr>
              <w:pPrChange w:id="1296" w:author="Robbie Parks" w:date="2019-01-22T12:51:00Z">
                <w:pPr>
                  <w:framePr w:hSpace="180" w:wrap="around" w:vAnchor="text" w:hAnchor="page" w:x="1557" w:y="185"/>
                </w:pPr>
              </w:pPrChange>
            </w:pPr>
            <w:del w:id="129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3F17538D" w:rsidR="004F7F15" w:rsidRPr="00675437" w:rsidDel="007133B2" w:rsidRDefault="004F7F15">
            <w:pPr>
              <w:spacing w:line="480" w:lineRule="auto"/>
              <w:jc w:val="both"/>
              <w:rPr>
                <w:del w:id="1298" w:author="Robbie Parks" w:date="2019-01-22T12:51:00Z"/>
                <w:sz w:val="18"/>
                <w:szCs w:val="18"/>
              </w:rPr>
              <w:pPrChange w:id="1299" w:author="Robbie Parks" w:date="2019-01-22T12:51:00Z">
                <w:pPr>
                  <w:framePr w:hSpace="180" w:wrap="around" w:vAnchor="text" w:hAnchor="page" w:x="1557" w:y="185"/>
                </w:pPr>
              </w:pPrChange>
            </w:pPr>
            <w:del w:id="1300"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-16.0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2C7AD0EE" w:rsidR="004F7F15" w:rsidRPr="00675437" w:rsidDel="007133B2" w:rsidRDefault="004F7F15">
            <w:pPr>
              <w:spacing w:line="480" w:lineRule="auto"/>
              <w:jc w:val="both"/>
              <w:rPr>
                <w:del w:id="1301" w:author="Robbie Parks" w:date="2019-01-22T12:51:00Z"/>
                <w:sz w:val="18"/>
                <w:szCs w:val="18"/>
              </w:rPr>
              <w:pPrChange w:id="1302" w:author="Robbie Parks" w:date="2019-01-22T12:51:00Z">
                <w:pPr>
                  <w:framePr w:hSpace="180" w:wrap="around" w:vAnchor="text" w:hAnchor="page" w:x="1557" w:y="185"/>
                </w:pPr>
              </w:pPrChange>
            </w:pPr>
            <w:del w:id="130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9059793" w14:textId="59E237B2" w:rsidR="004F7F15" w:rsidRPr="00675437" w:rsidDel="007133B2" w:rsidRDefault="004F7F15">
            <w:pPr>
              <w:spacing w:line="480" w:lineRule="auto"/>
              <w:jc w:val="both"/>
              <w:rPr>
                <w:del w:id="1304" w:author="Robbie Parks" w:date="2019-01-22T12:51:00Z"/>
                <w:sz w:val="18"/>
                <w:szCs w:val="18"/>
              </w:rPr>
              <w:pPrChange w:id="1305" w:author="Robbie Parks" w:date="2019-01-22T12:51:00Z">
                <w:pPr>
                  <w:framePr w:hSpace="180" w:wrap="around" w:vAnchor="text" w:hAnchor="page" w:x="1557" w:y="185"/>
                </w:pPr>
              </w:pPrChange>
            </w:pPr>
            <w:del w:id="1306"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-79.0</w:delText>
              </w:r>
              <w:r w:rsidR="008916F4" w:rsidRPr="00675437" w:rsidDel="007133B2">
                <w:rPr>
                  <w:color w:val="000000"/>
                  <w:sz w:val="18"/>
                  <w:szCs w:val="18"/>
                </w:rPr>
                <w:delText xml:space="preserve">, </w:delText>
              </w:r>
              <w:r w:rsidRPr="00675437" w:rsidDel="007133B2">
                <w:rPr>
                  <w:color w:val="000000"/>
                  <w:sz w:val="18"/>
                  <w:szCs w:val="18"/>
                </w:rPr>
                <w:delText>-4.0)</w:delText>
              </w:r>
            </w:del>
          </w:p>
        </w:tc>
        <w:tc>
          <w:tcPr>
            <w:tcW w:w="1113" w:type="dxa"/>
            <w:tcMar>
              <w:top w:w="0" w:type="dxa"/>
              <w:left w:w="75" w:type="dxa"/>
              <w:bottom w:w="0" w:type="dxa"/>
              <w:right w:w="75" w:type="dxa"/>
            </w:tcMar>
            <w:vAlign w:val="center"/>
            <w:hideMark/>
          </w:tcPr>
          <w:p w14:paraId="4694CB3A" w14:textId="63C7FD9E" w:rsidR="004F7F15" w:rsidRPr="00675437" w:rsidDel="007133B2" w:rsidRDefault="004F7F15">
            <w:pPr>
              <w:spacing w:line="480" w:lineRule="auto"/>
              <w:jc w:val="both"/>
              <w:rPr>
                <w:del w:id="1307" w:author="Robbie Parks" w:date="2019-01-22T12:51:00Z"/>
                <w:sz w:val="18"/>
                <w:szCs w:val="18"/>
              </w:rPr>
              <w:pPrChange w:id="1308" w:author="Robbie Parks" w:date="2019-01-22T12:51:00Z">
                <w:pPr>
                  <w:framePr w:hSpace="180" w:wrap="around" w:vAnchor="text" w:hAnchor="page" w:x="1557" w:y="185"/>
                </w:pPr>
              </w:pPrChange>
            </w:pPr>
            <w:del w:id="1309" w:author="Robbie Parks" w:date="2019-01-22T12:51:00Z">
              <w:r w:rsidRPr="00675437" w:rsidDel="007133B2">
                <w:rPr>
                  <w:color w:val="000000"/>
                  <w:sz w:val="18"/>
                  <w:szCs w:val="18"/>
                </w:rPr>
                <w:delText xml:space="preserve">-44.0 </w:delText>
              </w:r>
              <w:r w:rsidR="008916F4" w:rsidRPr="00675437" w:rsidDel="007133B2">
                <w:rPr>
                  <w:color w:val="000000"/>
                  <w:sz w:val="18"/>
                  <w:szCs w:val="18"/>
                </w:rPr>
                <w:delText>(</w:delText>
              </w:r>
              <w:r w:rsidRPr="00675437" w:rsidDel="007133B2">
                <w:rPr>
                  <w:color w:val="000000"/>
                  <w:sz w:val="18"/>
                  <w:szCs w:val="18"/>
                </w:rPr>
                <w:delText>-89.0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r>
      <w:tr w:rsidR="004F7F15" w:rsidRPr="00636C9B" w:rsidDel="007133B2" w14:paraId="41C2C0E5" w14:textId="5EC61286" w:rsidTr="000250EE">
        <w:trPr>
          <w:trHeight w:val="510"/>
          <w:del w:id="1310" w:author="Robbie Parks" w:date="2019-01-22T12:51:00Z"/>
        </w:trPr>
        <w:tc>
          <w:tcPr>
            <w:tcW w:w="1128" w:type="dxa"/>
            <w:vMerge w:val="restart"/>
            <w:tcMar>
              <w:top w:w="0" w:type="dxa"/>
              <w:left w:w="75" w:type="dxa"/>
              <w:bottom w:w="0" w:type="dxa"/>
              <w:right w:w="75" w:type="dxa"/>
            </w:tcMar>
            <w:vAlign w:val="center"/>
            <w:hideMark/>
          </w:tcPr>
          <w:p w14:paraId="5EDAD9AF" w14:textId="2916EB3F" w:rsidR="004F7F15" w:rsidRPr="00AA659F" w:rsidDel="007133B2" w:rsidRDefault="004F7F15">
            <w:pPr>
              <w:spacing w:line="480" w:lineRule="auto"/>
              <w:jc w:val="both"/>
              <w:rPr>
                <w:del w:id="1311" w:author="Robbie Parks" w:date="2019-01-22T12:51:00Z"/>
                <w:sz w:val="18"/>
                <w:szCs w:val="18"/>
              </w:rPr>
              <w:pPrChange w:id="1312" w:author="Robbie Parks" w:date="2019-01-22T12:51:00Z">
                <w:pPr>
                  <w:framePr w:hSpace="180" w:wrap="around" w:vAnchor="text" w:hAnchor="page" w:x="1557" w:y="185"/>
                </w:pPr>
              </w:pPrChange>
            </w:pPr>
            <w:del w:id="1313" w:author="Robbie Parks" w:date="2019-01-22T12:51:00Z">
              <w:r w:rsidRPr="002A2E8D" w:rsidDel="007133B2">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430EC983" w:rsidR="004F7F15" w:rsidRPr="005D151A" w:rsidDel="007133B2" w:rsidRDefault="004F7F15">
            <w:pPr>
              <w:spacing w:line="480" w:lineRule="auto"/>
              <w:jc w:val="both"/>
              <w:rPr>
                <w:del w:id="1314" w:author="Robbie Parks" w:date="2019-01-22T12:51:00Z"/>
                <w:sz w:val="18"/>
                <w:szCs w:val="18"/>
              </w:rPr>
              <w:pPrChange w:id="1315" w:author="Robbie Parks" w:date="2019-01-22T12:51:00Z">
                <w:pPr>
                  <w:framePr w:hSpace="180" w:wrap="around" w:vAnchor="text" w:hAnchor="page" w:x="1557" w:y="185"/>
                </w:pPr>
              </w:pPrChange>
            </w:pPr>
            <w:del w:id="1316"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3CC1D1B" w:rsidR="004F7F15" w:rsidRPr="00E966D2" w:rsidDel="007133B2" w:rsidRDefault="004F7F15">
            <w:pPr>
              <w:spacing w:line="480" w:lineRule="auto"/>
              <w:jc w:val="both"/>
              <w:rPr>
                <w:del w:id="1317" w:author="Robbie Parks" w:date="2019-01-22T12:51:00Z"/>
                <w:sz w:val="18"/>
                <w:szCs w:val="18"/>
              </w:rPr>
              <w:pPrChange w:id="1318" w:author="Robbie Parks" w:date="2019-01-22T12:51:00Z">
                <w:pPr>
                  <w:framePr w:hSpace="180" w:wrap="around" w:vAnchor="text" w:hAnchor="page" w:x="1557" w:y="185"/>
                </w:pPr>
              </w:pPrChange>
            </w:pPr>
            <w:del w:id="1319" w:author="Robbie Parks" w:date="2019-01-22T12:51:00Z">
              <w:r w:rsidRPr="005D151A" w:rsidDel="007133B2">
                <w:rPr>
                  <w:color w:val="000000"/>
                  <w:sz w:val="18"/>
                  <w:szCs w:val="18"/>
                </w:rPr>
                <w:delText xml:space="preserve">9.0 </w:delText>
              </w:r>
              <w:r w:rsidR="008916F4" w:rsidRPr="005D151A" w:rsidDel="007133B2">
                <w:rPr>
                  <w:color w:val="000000"/>
                  <w:sz w:val="18"/>
                  <w:szCs w:val="18"/>
                </w:rPr>
                <w:delText>(</w:delText>
              </w:r>
              <w:r w:rsidRPr="005D151A" w:rsidDel="007133B2">
                <w:rPr>
                  <w:color w:val="000000"/>
                  <w:sz w:val="18"/>
                  <w:szCs w:val="18"/>
                </w:rPr>
                <w:delText>6.0</w:delText>
              </w:r>
              <w:r w:rsidR="008916F4" w:rsidRPr="00F97057" w:rsidDel="007133B2">
                <w:rPr>
                  <w:color w:val="000000"/>
                  <w:sz w:val="18"/>
                  <w:szCs w:val="18"/>
                </w:rPr>
                <w:delText xml:space="preserve">, </w:delText>
              </w:r>
              <w:r w:rsidRPr="00E966D2" w:rsidDel="007133B2">
                <w:rPr>
                  <w:color w:val="000000"/>
                  <w:sz w:val="18"/>
                  <w:szCs w:val="18"/>
                </w:rPr>
                <w:delText>13.0)</w:delText>
              </w:r>
            </w:del>
          </w:p>
        </w:tc>
        <w:tc>
          <w:tcPr>
            <w:tcW w:w="1113" w:type="dxa"/>
            <w:tcMar>
              <w:top w:w="0" w:type="dxa"/>
              <w:left w:w="75" w:type="dxa"/>
              <w:bottom w:w="0" w:type="dxa"/>
              <w:right w:w="75" w:type="dxa"/>
            </w:tcMar>
            <w:vAlign w:val="center"/>
            <w:hideMark/>
          </w:tcPr>
          <w:p w14:paraId="2F5407B1" w14:textId="5B2D4AC5" w:rsidR="004F7F15" w:rsidRPr="00675437" w:rsidDel="007133B2" w:rsidRDefault="004F7F15">
            <w:pPr>
              <w:spacing w:line="480" w:lineRule="auto"/>
              <w:jc w:val="both"/>
              <w:rPr>
                <w:del w:id="1320" w:author="Robbie Parks" w:date="2019-01-22T12:51:00Z"/>
                <w:sz w:val="18"/>
                <w:szCs w:val="18"/>
              </w:rPr>
              <w:pPrChange w:id="1321" w:author="Robbie Parks" w:date="2019-01-22T12:51:00Z">
                <w:pPr>
                  <w:framePr w:hSpace="180" w:wrap="around" w:vAnchor="text" w:hAnchor="page" w:x="1557" w:y="185"/>
                </w:pPr>
              </w:pPrChange>
            </w:pPr>
            <w:del w:id="1322" w:author="Robbie Parks" w:date="2019-01-22T12:51:00Z">
              <w:r w:rsidRPr="005464C8" w:rsidDel="007133B2">
                <w:rPr>
                  <w:color w:val="000000"/>
                  <w:sz w:val="18"/>
                  <w:szCs w:val="18"/>
                </w:rPr>
                <w:delText xml:space="preserve">10.0 </w:delText>
              </w:r>
              <w:r w:rsidR="008916F4" w:rsidRPr="00F24740"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45B7E931" w14:textId="177E9F77" w:rsidR="004F7F15" w:rsidRPr="00675437" w:rsidDel="007133B2" w:rsidRDefault="004F7F15">
            <w:pPr>
              <w:spacing w:line="480" w:lineRule="auto"/>
              <w:jc w:val="both"/>
              <w:rPr>
                <w:del w:id="1323" w:author="Robbie Parks" w:date="2019-01-22T12:51:00Z"/>
                <w:sz w:val="18"/>
                <w:szCs w:val="18"/>
              </w:rPr>
              <w:pPrChange w:id="1324" w:author="Robbie Parks" w:date="2019-01-22T12:51:00Z">
                <w:pPr>
                  <w:framePr w:hSpace="180" w:wrap="around" w:vAnchor="text" w:hAnchor="page" w:x="1557" w:y="185"/>
                </w:pPr>
              </w:pPrChange>
            </w:pPr>
            <w:del w:id="1325" w:author="Robbie Parks" w:date="2019-01-22T12:51:00Z">
              <w:r w:rsidRPr="00675437" w:rsidDel="007133B2">
                <w:rPr>
                  <w:color w:val="000000"/>
                  <w:sz w:val="18"/>
                  <w:szCs w:val="18"/>
                </w:rPr>
                <w:delText xml:space="preserve">40.0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45.0)</w:delText>
              </w:r>
            </w:del>
          </w:p>
        </w:tc>
        <w:tc>
          <w:tcPr>
            <w:tcW w:w="1113" w:type="dxa"/>
            <w:tcMar>
              <w:top w:w="0" w:type="dxa"/>
              <w:left w:w="75" w:type="dxa"/>
              <w:bottom w:w="0" w:type="dxa"/>
              <w:right w:w="75" w:type="dxa"/>
            </w:tcMar>
            <w:vAlign w:val="center"/>
            <w:hideMark/>
          </w:tcPr>
          <w:p w14:paraId="3B79D91D" w14:textId="64D02F6B" w:rsidR="004F7F15" w:rsidRPr="00675437" w:rsidDel="007133B2" w:rsidRDefault="004F7F15">
            <w:pPr>
              <w:spacing w:line="480" w:lineRule="auto"/>
              <w:jc w:val="both"/>
              <w:rPr>
                <w:del w:id="1326" w:author="Robbie Parks" w:date="2019-01-22T12:51:00Z"/>
                <w:sz w:val="18"/>
                <w:szCs w:val="18"/>
              </w:rPr>
              <w:pPrChange w:id="1327" w:author="Robbie Parks" w:date="2019-01-22T12:51:00Z">
                <w:pPr>
                  <w:framePr w:hSpace="180" w:wrap="around" w:vAnchor="text" w:hAnchor="page" w:x="1557" w:y="185"/>
                </w:pPr>
              </w:pPrChange>
            </w:pPr>
            <w:del w:id="1328" w:author="Robbie Parks" w:date="2019-01-22T12:51:00Z">
              <w:r w:rsidRPr="00675437" w:rsidDel="007133B2">
                <w:rPr>
                  <w:color w:val="000000"/>
                  <w:sz w:val="18"/>
                  <w:szCs w:val="18"/>
                </w:rPr>
                <w:delText xml:space="preserve">25.0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4C8AFEFB" w14:textId="4381AD11" w:rsidR="004F7F15" w:rsidRPr="00675437" w:rsidDel="007133B2" w:rsidRDefault="004F7F15">
            <w:pPr>
              <w:spacing w:line="480" w:lineRule="auto"/>
              <w:jc w:val="both"/>
              <w:rPr>
                <w:del w:id="1329" w:author="Robbie Parks" w:date="2019-01-22T12:51:00Z"/>
                <w:sz w:val="18"/>
                <w:szCs w:val="18"/>
              </w:rPr>
              <w:pPrChange w:id="1330" w:author="Robbie Parks" w:date="2019-01-22T12:51:00Z">
                <w:pPr>
                  <w:framePr w:hSpace="180" w:wrap="around" w:vAnchor="text" w:hAnchor="page" w:x="1557" w:y="185"/>
                </w:pPr>
              </w:pPrChange>
            </w:pPr>
            <w:del w:id="1331"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0B64CE09" w14:textId="665E536C" w:rsidR="004F7F15" w:rsidRPr="00675437" w:rsidDel="007133B2" w:rsidRDefault="004F7F15">
            <w:pPr>
              <w:spacing w:line="480" w:lineRule="auto"/>
              <w:jc w:val="both"/>
              <w:rPr>
                <w:del w:id="1332" w:author="Robbie Parks" w:date="2019-01-22T12:51:00Z"/>
                <w:sz w:val="18"/>
                <w:szCs w:val="18"/>
              </w:rPr>
              <w:pPrChange w:id="1333" w:author="Robbie Parks" w:date="2019-01-22T12:51:00Z">
                <w:pPr>
                  <w:framePr w:hSpace="180" w:wrap="around" w:vAnchor="text" w:hAnchor="page" w:x="1557" w:y="185"/>
                </w:pPr>
              </w:pPrChange>
            </w:pPr>
            <w:del w:id="1334"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540E37F" w14:textId="74E0E3E8" w:rsidR="004F7F15" w:rsidRPr="00675437" w:rsidDel="007133B2" w:rsidRDefault="004F7F15">
            <w:pPr>
              <w:spacing w:line="480" w:lineRule="auto"/>
              <w:jc w:val="both"/>
              <w:rPr>
                <w:del w:id="1335" w:author="Robbie Parks" w:date="2019-01-22T12:51:00Z"/>
                <w:sz w:val="18"/>
                <w:szCs w:val="18"/>
              </w:rPr>
              <w:pPrChange w:id="1336" w:author="Robbie Parks" w:date="2019-01-22T12:51:00Z">
                <w:pPr>
                  <w:framePr w:hSpace="180" w:wrap="around" w:vAnchor="text" w:hAnchor="page" w:x="1557" w:y="185"/>
                </w:pPr>
              </w:pPrChange>
            </w:pPr>
            <w:del w:id="1337"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156449C5" w14:textId="36C3B031" w:rsidR="004F7F15" w:rsidRPr="00675437" w:rsidDel="007133B2" w:rsidRDefault="004F7F15">
            <w:pPr>
              <w:spacing w:line="480" w:lineRule="auto"/>
              <w:jc w:val="both"/>
              <w:rPr>
                <w:del w:id="1338" w:author="Robbie Parks" w:date="2019-01-22T12:51:00Z"/>
                <w:sz w:val="18"/>
                <w:szCs w:val="18"/>
              </w:rPr>
              <w:pPrChange w:id="1339" w:author="Robbie Parks" w:date="2019-01-22T12:51:00Z">
                <w:pPr>
                  <w:framePr w:hSpace="180" w:wrap="around" w:vAnchor="text" w:hAnchor="page" w:x="1557" w:y="185"/>
                </w:pPr>
              </w:pPrChange>
            </w:pPr>
            <w:del w:id="1340"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5EAA09B7" w:rsidR="004F7F15" w:rsidRPr="00675437" w:rsidDel="007133B2" w:rsidRDefault="004F7F15">
            <w:pPr>
              <w:spacing w:line="480" w:lineRule="auto"/>
              <w:jc w:val="both"/>
              <w:rPr>
                <w:del w:id="1341" w:author="Robbie Parks" w:date="2019-01-22T12:51:00Z"/>
                <w:sz w:val="18"/>
                <w:szCs w:val="18"/>
              </w:rPr>
              <w:pPrChange w:id="1342" w:author="Robbie Parks" w:date="2019-01-22T12:51:00Z">
                <w:pPr>
                  <w:framePr w:hSpace="180" w:wrap="around" w:vAnchor="text" w:hAnchor="page" w:x="1557" w:y="185"/>
                </w:pPr>
              </w:pPrChange>
            </w:pPr>
            <w:del w:id="134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6AA51BD3" w:rsidR="004F7F15" w:rsidRPr="00675437" w:rsidDel="007133B2" w:rsidRDefault="004F7F15">
            <w:pPr>
              <w:spacing w:line="480" w:lineRule="auto"/>
              <w:jc w:val="both"/>
              <w:rPr>
                <w:del w:id="1344" w:author="Robbie Parks" w:date="2019-01-22T12:51:00Z"/>
                <w:sz w:val="18"/>
                <w:szCs w:val="18"/>
              </w:rPr>
              <w:pPrChange w:id="1345" w:author="Robbie Parks" w:date="2019-01-22T12:51:00Z">
                <w:pPr>
                  <w:framePr w:hSpace="180" w:wrap="around" w:vAnchor="text" w:hAnchor="page" w:x="1557" w:y="185"/>
                </w:pPr>
              </w:pPrChange>
            </w:pPr>
            <w:del w:id="134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09856D7D" w:rsidR="004F7F15" w:rsidRPr="00675437" w:rsidDel="007133B2" w:rsidRDefault="004F7F15">
            <w:pPr>
              <w:spacing w:line="480" w:lineRule="auto"/>
              <w:jc w:val="both"/>
              <w:rPr>
                <w:del w:id="1347" w:author="Robbie Parks" w:date="2019-01-22T12:51:00Z"/>
                <w:sz w:val="18"/>
                <w:szCs w:val="18"/>
              </w:rPr>
              <w:pPrChange w:id="1348" w:author="Robbie Parks" w:date="2019-01-22T12:51:00Z">
                <w:pPr>
                  <w:framePr w:hSpace="180" w:wrap="around" w:vAnchor="text" w:hAnchor="page" w:x="1557" w:y="185"/>
                </w:pPr>
              </w:pPrChange>
            </w:pPr>
            <w:del w:id="1349" w:author="Robbie Parks" w:date="2019-01-22T12:51:00Z">
              <w:r w:rsidRPr="00675437" w:rsidDel="007133B2">
                <w:rPr>
                  <w:color w:val="000000"/>
                  <w:sz w:val="18"/>
                  <w:szCs w:val="18"/>
                </w:rPr>
                <w:delText xml:space="preserve">128.0 </w:delText>
              </w:r>
              <w:r w:rsidR="008916F4" w:rsidRPr="00675437" w:rsidDel="007133B2">
                <w:rPr>
                  <w:color w:val="000000"/>
                  <w:sz w:val="18"/>
                  <w:szCs w:val="18"/>
                </w:rPr>
                <w:delText>(</w:delText>
              </w:r>
              <w:r w:rsidRPr="00675437" w:rsidDel="007133B2">
                <w:rPr>
                  <w:color w:val="000000"/>
                  <w:sz w:val="18"/>
                  <w:szCs w:val="18"/>
                </w:rPr>
                <w:delText>116.0, 141.0)</w:delText>
              </w:r>
            </w:del>
          </w:p>
        </w:tc>
      </w:tr>
      <w:tr w:rsidR="004F7F15" w:rsidRPr="00636C9B" w:rsidDel="007133B2" w14:paraId="48954607" w14:textId="79A24D72" w:rsidTr="000250EE">
        <w:trPr>
          <w:trHeight w:val="525"/>
          <w:del w:id="1350" w:author="Robbie Parks" w:date="2019-01-22T12:51:00Z"/>
        </w:trPr>
        <w:tc>
          <w:tcPr>
            <w:tcW w:w="1128" w:type="dxa"/>
            <w:vMerge/>
            <w:vAlign w:val="center"/>
            <w:hideMark/>
          </w:tcPr>
          <w:p w14:paraId="676EDE71" w14:textId="6FC18EC5" w:rsidR="004F7F15" w:rsidRPr="00675437" w:rsidDel="007133B2" w:rsidRDefault="004F7F15">
            <w:pPr>
              <w:spacing w:line="480" w:lineRule="auto"/>
              <w:jc w:val="both"/>
              <w:rPr>
                <w:del w:id="1351" w:author="Robbie Parks" w:date="2019-01-22T12:51:00Z"/>
                <w:sz w:val="18"/>
                <w:szCs w:val="18"/>
              </w:rPr>
              <w:pPrChange w:id="1352"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5EA237E6" w:rsidR="004F7F15" w:rsidRPr="00675437" w:rsidDel="007133B2" w:rsidRDefault="004F7F15">
            <w:pPr>
              <w:spacing w:line="480" w:lineRule="auto"/>
              <w:jc w:val="both"/>
              <w:rPr>
                <w:del w:id="1353" w:author="Robbie Parks" w:date="2019-01-22T12:51:00Z"/>
                <w:sz w:val="18"/>
                <w:szCs w:val="18"/>
              </w:rPr>
              <w:pPrChange w:id="1354" w:author="Robbie Parks" w:date="2019-01-22T12:51:00Z">
                <w:pPr>
                  <w:framePr w:hSpace="180" w:wrap="around" w:vAnchor="text" w:hAnchor="page" w:x="1557" w:y="185"/>
                </w:pPr>
              </w:pPrChange>
            </w:pPr>
            <w:del w:id="1355"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7CE66515" w:rsidR="004F7F15" w:rsidRPr="00675437" w:rsidDel="007133B2" w:rsidRDefault="004F7F15">
            <w:pPr>
              <w:spacing w:line="480" w:lineRule="auto"/>
              <w:jc w:val="both"/>
              <w:rPr>
                <w:del w:id="1356" w:author="Robbie Parks" w:date="2019-01-22T12:51:00Z"/>
                <w:sz w:val="18"/>
                <w:szCs w:val="18"/>
              </w:rPr>
              <w:pPrChange w:id="1357" w:author="Robbie Parks" w:date="2019-01-22T12:51:00Z">
                <w:pPr>
                  <w:framePr w:hSpace="180" w:wrap="around" w:vAnchor="text" w:hAnchor="page" w:x="1557" w:y="185"/>
                </w:pPr>
              </w:pPrChange>
            </w:pPr>
            <w:del w:id="135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2CBBF360" w:rsidR="004F7F15" w:rsidRPr="00675437" w:rsidDel="007133B2" w:rsidRDefault="004F7F15">
            <w:pPr>
              <w:spacing w:line="480" w:lineRule="auto"/>
              <w:jc w:val="both"/>
              <w:rPr>
                <w:del w:id="1359" w:author="Robbie Parks" w:date="2019-01-22T12:51:00Z"/>
                <w:sz w:val="18"/>
                <w:szCs w:val="18"/>
              </w:rPr>
              <w:pPrChange w:id="1360" w:author="Robbie Parks" w:date="2019-01-22T12:51:00Z">
                <w:pPr>
                  <w:framePr w:hSpace="180" w:wrap="around" w:vAnchor="text" w:hAnchor="page" w:x="1557" w:y="185"/>
                </w:pPr>
              </w:pPrChange>
            </w:pPr>
            <w:del w:id="1361"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3F85848" w:rsidR="004F7F15" w:rsidRPr="00675437" w:rsidDel="007133B2" w:rsidRDefault="004F7F15">
            <w:pPr>
              <w:spacing w:line="480" w:lineRule="auto"/>
              <w:jc w:val="both"/>
              <w:rPr>
                <w:del w:id="1362" w:author="Robbie Parks" w:date="2019-01-22T12:51:00Z"/>
                <w:sz w:val="18"/>
                <w:szCs w:val="18"/>
              </w:rPr>
              <w:pPrChange w:id="1363" w:author="Robbie Parks" w:date="2019-01-22T12:51:00Z">
                <w:pPr>
                  <w:framePr w:hSpace="180" w:wrap="around" w:vAnchor="text" w:hAnchor="page" w:x="1557" w:y="185"/>
                </w:pPr>
              </w:pPrChange>
            </w:pPr>
            <w:del w:id="136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2778E1C2" w:rsidR="004F7F15" w:rsidRPr="00675437" w:rsidDel="007133B2" w:rsidRDefault="004F7F15">
            <w:pPr>
              <w:spacing w:line="480" w:lineRule="auto"/>
              <w:jc w:val="both"/>
              <w:rPr>
                <w:del w:id="1365" w:author="Robbie Parks" w:date="2019-01-22T12:51:00Z"/>
                <w:sz w:val="18"/>
                <w:szCs w:val="18"/>
              </w:rPr>
              <w:pPrChange w:id="1366" w:author="Robbie Parks" w:date="2019-01-22T12:51:00Z">
                <w:pPr>
                  <w:framePr w:hSpace="180" w:wrap="around" w:vAnchor="text" w:hAnchor="page" w:x="1557" w:y="185"/>
                </w:pPr>
              </w:pPrChange>
            </w:pPr>
            <w:del w:id="1367"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7F27E916" w:rsidR="004F7F15" w:rsidRPr="00675437" w:rsidDel="007133B2" w:rsidRDefault="004F7F15">
            <w:pPr>
              <w:spacing w:line="480" w:lineRule="auto"/>
              <w:jc w:val="both"/>
              <w:rPr>
                <w:del w:id="1368" w:author="Robbie Parks" w:date="2019-01-22T12:51:00Z"/>
                <w:sz w:val="18"/>
                <w:szCs w:val="18"/>
              </w:rPr>
              <w:pPrChange w:id="1369" w:author="Robbie Parks" w:date="2019-01-22T12:51:00Z">
                <w:pPr>
                  <w:framePr w:hSpace="180" w:wrap="around" w:vAnchor="text" w:hAnchor="page" w:x="1557" w:y="185"/>
                </w:pPr>
              </w:pPrChange>
            </w:pPr>
            <w:del w:id="1370"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660137E8" w:rsidR="004F7F15" w:rsidRPr="00675437" w:rsidDel="007133B2" w:rsidRDefault="004F7F15">
            <w:pPr>
              <w:spacing w:line="480" w:lineRule="auto"/>
              <w:jc w:val="both"/>
              <w:rPr>
                <w:del w:id="1371" w:author="Robbie Parks" w:date="2019-01-22T12:51:00Z"/>
                <w:sz w:val="18"/>
                <w:szCs w:val="18"/>
              </w:rPr>
              <w:pPrChange w:id="1372" w:author="Robbie Parks" w:date="2019-01-22T12:51:00Z">
                <w:pPr>
                  <w:framePr w:hSpace="180" w:wrap="around" w:vAnchor="text" w:hAnchor="page" w:x="1557" w:y="185"/>
                </w:pPr>
              </w:pPrChange>
            </w:pPr>
            <w:del w:id="1373"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3F3774C6" w:rsidR="004F7F15" w:rsidRPr="00675437" w:rsidDel="007133B2" w:rsidRDefault="004F7F15">
            <w:pPr>
              <w:spacing w:line="480" w:lineRule="auto"/>
              <w:jc w:val="both"/>
              <w:rPr>
                <w:del w:id="1374" w:author="Robbie Parks" w:date="2019-01-22T12:51:00Z"/>
                <w:sz w:val="18"/>
                <w:szCs w:val="18"/>
              </w:rPr>
              <w:pPrChange w:id="1375" w:author="Robbie Parks" w:date="2019-01-22T12:51:00Z">
                <w:pPr>
                  <w:framePr w:hSpace="180" w:wrap="around" w:vAnchor="text" w:hAnchor="page" w:x="1557" w:y="185"/>
                </w:pPr>
              </w:pPrChange>
            </w:pPr>
            <w:del w:id="137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10586F71" w:rsidR="004F7F15" w:rsidRPr="00675437" w:rsidDel="007133B2" w:rsidRDefault="004F7F15">
            <w:pPr>
              <w:spacing w:line="480" w:lineRule="auto"/>
              <w:jc w:val="both"/>
              <w:rPr>
                <w:del w:id="1377" w:author="Robbie Parks" w:date="2019-01-22T12:51:00Z"/>
                <w:sz w:val="18"/>
                <w:szCs w:val="18"/>
              </w:rPr>
              <w:pPrChange w:id="1378" w:author="Robbie Parks" w:date="2019-01-22T12:51:00Z">
                <w:pPr>
                  <w:framePr w:hSpace="180" w:wrap="around" w:vAnchor="text" w:hAnchor="page" w:x="1557" w:y="185"/>
                </w:pPr>
              </w:pPrChange>
            </w:pPr>
            <w:del w:id="137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5E8066A6" w:rsidR="004F7F15" w:rsidRPr="00675437" w:rsidDel="007133B2" w:rsidRDefault="004F7F15">
            <w:pPr>
              <w:spacing w:line="480" w:lineRule="auto"/>
              <w:jc w:val="both"/>
              <w:rPr>
                <w:del w:id="1380" w:author="Robbie Parks" w:date="2019-01-22T12:51:00Z"/>
                <w:sz w:val="18"/>
                <w:szCs w:val="18"/>
              </w:rPr>
              <w:pPrChange w:id="1381" w:author="Robbie Parks" w:date="2019-01-22T12:51:00Z">
                <w:pPr>
                  <w:framePr w:hSpace="180" w:wrap="around" w:vAnchor="text" w:hAnchor="page" w:x="1557" w:y="185"/>
                </w:pPr>
              </w:pPrChange>
            </w:pPr>
            <w:del w:id="138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3B1CE79F" w:rsidR="004F7F15" w:rsidRPr="00675437" w:rsidDel="007133B2" w:rsidRDefault="004F7F15">
            <w:pPr>
              <w:spacing w:line="480" w:lineRule="auto"/>
              <w:jc w:val="both"/>
              <w:rPr>
                <w:del w:id="1383" w:author="Robbie Parks" w:date="2019-01-22T12:51:00Z"/>
                <w:sz w:val="18"/>
                <w:szCs w:val="18"/>
              </w:rPr>
              <w:pPrChange w:id="1384" w:author="Robbie Parks" w:date="2019-01-22T12:51:00Z">
                <w:pPr>
                  <w:framePr w:hSpace="180" w:wrap="around" w:vAnchor="text" w:hAnchor="page" w:x="1557" w:y="185"/>
                </w:pPr>
              </w:pPrChange>
            </w:pPr>
            <w:del w:id="138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19AC14AF" w:rsidR="004F7F15" w:rsidRPr="00675437" w:rsidDel="007133B2" w:rsidRDefault="004F7F15">
            <w:pPr>
              <w:spacing w:line="480" w:lineRule="auto"/>
              <w:jc w:val="both"/>
              <w:rPr>
                <w:del w:id="1386" w:author="Robbie Parks" w:date="2019-01-22T12:51:00Z"/>
                <w:sz w:val="18"/>
                <w:szCs w:val="18"/>
              </w:rPr>
              <w:pPrChange w:id="1387" w:author="Robbie Parks" w:date="2019-01-22T12:51:00Z">
                <w:pPr>
                  <w:framePr w:hSpace="180" w:wrap="around" w:vAnchor="text" w:hAnchor="page" w:x="1557" w:y="185"/>
                </w:pPr>
              </w:pPrChange>
            </w:pPr>
            <w:del w:id="1388"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r>
      <w:tr w:rsidR="004F7F15" w:rsidRPr="00636C9B" w:rsidDel="007133B2" w14:paraId="6C2146AE" w14:textId="09C13DF0" w:rsidTr="000250EE">
        <w:trPr>
          <w:trHeight w:val="525"/>
          <w:del w:id="1389" w:author="Robbie Parks" w:date="2019-01-22T12:51:00Z"/>
        </w:trPr>
        <w:tc>
          <w:tcPr>
            <w:tcW w:w="1128" w:type="dxa"/>
            <w:vMerge w:val="restart"/>
            <w:tcMar>
              <w:top w:w="0" w:type="dxa"/>
              <w:left w:w="75" w:type="dxa"/>
              <w:bottom w:w="0" w:type="dxa"/>
              <w:right w:w="75" w:type="dxa"/>
            </w:tcMar>
            <w:vAlign w:val="center"/>
            <w:hideMark/>
          </w:tcPr>
          <w:p w14:paraId="21AC57D5" w14:textId="30556DB8" w:rsidR="004F7F15" w:rsidRPr="002A2E8D" w:rsidDel="007133B2" w:rsidRDefault="004F7F15">
            <w:pPr>
              <w:spacing w:line="480" w:lineRule="auto"/>
              <w:jc w:val="both"/>
              <w:rPr>
                <w:del w:id="1390" w:author="Robbie Parks" w:date="2019-01-22T12:51:00Z"/>
                <w:sz w:val="18"/>
                <w:szCs w:val="18"/>
                <w:u w:val="single"/>
              </w:rPr>
              <w:pPrChange w:id="1391" w:author="Robbie Parks" w:date="2019-01-22T12:51:00Z">
                <w:pPr>
                  <w:framePr w:hSpace="180" w:wrap="around" w:vAnchor="text" w:hAnchor="page" w:x="1557" w:y="185"/>
                </w:pPr>
              </w:pPrChange>
            </w:pPr>
            <w:del w:id="1392" w:author="Robbie Parks" w:date="2019-01-22T12:51:00Z">
              <w:r w:rsidRPr="002A2E8D" w:rsidDel="007133B2">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4DFFD80D" w:rsidR="004F7F15" w:rsidRPr="005D151A" w:rsidDel="007133B2" w:rsidRDefault="004F7F15">
            <w:pPr>
              <w:spacing w:line="480" w:lineRule="auto"/>
              <w:jc w:val="both"/>
              <w:rPr>
                <w:del w:id="1393" w:author="Robbie Parks" w:date="2019-01-22T12:51:00Z"/>
                <w:sz w:val="18"/>
                <w:szCs w:val="18"/>
              </w:rPr>
              <w:pPrChange w:id="1394" w:author="Robbie Parks" w:date="2019-01-22T12:51:00Z">
                <w:pPr>
                  <w:framePr w:hSpace="180" w:wrap="around" w:vAnchor="text" w:hAnchor="page" w:x="1557" w:y="185"/>
                </w:pPr>
              </w:pPrChange>
            </w:pPr>
            <w:del w:id="1395"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0342ECA" w14:textId="441EBB92" w:rsidR="004F7F15" w:rsidRPr="00E966D2" w:rsidDel="007133B2" w:rsidRDefault="004F7F15">
            <w:pPr>
              <w:spacing w:line="480" w:lineRule="auto"/>
              <w:jc w:val="both"/>
              <w:rPr>
                <w:del w:id="1396" w:author="Robbie Parks" w:date="2019-01-22T12:51:00Z"/>
                <w:sz w:val="18"/>
                <w:szCs w:val="18"/>
              </w:rPr>
              <w:pPrChange w:id="1397" w:author="Robbie Parks" w:date="2019-01-22T12:51:00Z">
                <w:pPr>
                  <w:framePr w:hSpace="180" w:wrap="around" w:vAnchor="text" w:hAnchor="page" w:x="1557" w:y="185"/>
                </w:pPr>
              </w:pPrChange>
            </w:pPr>
            <w:del w:id="1398"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4EBD8CE0" w:rsidR="004F7F15" w:rsidRPr="00675437" w:rsidDel="007133B2" w:rsidRDefault="004F7F15">
            <w:pPr>
              <w:spacing w:line="480" w:lineRule="auto"/>
              <w:jc w:val="both"/>
              <w:rPr>
                <w:del w:id="1399" w:author="Robbie Parks" w:date="2019-01-22T12:51:00Z"/>
                <w:sz w:val="18"/>
                <w:szCs w:val="18"/>
              </w:rPr>
              <w:pPrChange w:id="1400" w:author="Robbie Parks" w:date="2019-01-22T12:51:00Z">
                <w:pPr>
                  <w:framePr w:hSpace="180" w:wrap="around" w:vAnchor="text" w:hAnchor="page" w:x="1557" w:y="185"/>
                </w:pPr>
              </w:pPrChange>
            </w:pPr>
            <w:del w:id="1401" w:author="Robbie Parks" w:date="2019-01-22T12:51:00Z">
              <w:r w:rsidRPr="00E966D2" w:rsidDel="007133B2">
                <w:rPr>
                  <w:color w:val="000000"/>
                  <w:sz w:val="18"/>
                  <w:szCs w:val="18"/>
                </w:rPr>
                <w:delText xml:space="preserve">3.0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34C8FE8E" w:rsidR="004F7F15" w:rsidRPr="00675437" w:rsidDel="007133B2" w:rsidRDefault="004F7F15">
            <w:pPr>
              <w:spacing w:line="480" w:lineRule="auto"/>
              <w:jc w:val="both"/>
              <w:rPr>
                <w:del w:id="1402" w:author="Robbie Parks" w:date="2019-01-22T12:51:00Z"/>
                <w:sz w:val="18"/>
                <w:szCs w:val="18"/>
              </w:rPr>
              <w:pPrChange w:id="1403" w:author="Robbie Parks" w:date="2019-01-22T12:51:00Z">
                <w:pPr>
                  <w:framePr w:hSpace="180" w:wrap="around" w:vAnchor="text" w:hAnchor="page" w:x="1557" w:y="185"/>
                </w:pPr>
              </w:pPrChange>
            </w:pPr>
            <w:del w:id="1404"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31.0</w:delText>
              </w:r>
              <w:r w:rsidR="008916F4" w:rsidRPr="00675437" w:rsidDel="007133B2">
                <w:rPr>
                  <w:color w:val="000000"/>
                  <w:sz w:val="18"/>
                  <w:szCs w:val="18"/>
                </w:rPr>
                <w:delText xml:space="preserve">, </w:delText>
              </w:r>
              <w:r w:rsidRPr="00675437" w:rsidDel="007133B2">
                <w:rPr>
                  <w:color w:val="000000"/>
                  <w:sz w:val="18"/>
                  <w:szCs w:val="18"/>
                </w:rPr>
                <w:delText>85.0)</w:delText>
              </w:r>
            </w:del>
          </w:p>
        </w:tc>
        <w:tc>
          <w:tcPr>
            <w:tcW w:w="1113" w:type="dxa"/>
            <w:tcMar>
              <w:top w:w="0" w:type="dxa"/>
              <w:left w:w="75" w:type="dxa"/>
              <w:bottom w:w="0" w:type="dxa"/>
              <w:right w:w="75" w:type="dxa"/>
            </w:tcMar>
            <w:vAlign w:val="center"/>
            <w:hideMark/>
          </w:tcPr>
          <w:p w14:paraId="45207B51" w14:textId="35C7EE5A" w:rsidR="004F7F15" w:rsidRPr="00675437" w:rsidDel="007133B2" w:rsidRDefault="004F7F15">
            <w:pPr>
              <w:spacing w:line="480" w:lineRule="auto"/>
              <w:jc w:val="both"/>
              <w:rPr>
                <w:del w:id="1405" w:author="Robbie Parks" w:date="2019-01-22T12:51:00Z"/>
                <w:sz w:val="18"/>
                <w:szCs w:val="18"/>
              </w:rPr>
              <w:pPrChange w:id="1406" w:author="Robbie Parks" w:date="2019-01-22T12:51:00Z">
                <w:pPr>
                  <w:framePr w:hSpace="180" w:wrap="around" w:vAnchor="text" w:hAnchor="page" w:x="1557" w:y="185"/>
                </w:pPr>
              </w:pPrChange>
            </w:pPr>
            <w:del w:id="1407" w:author="Robbie Parks" w:date="2019-01-22T12:51:00Z">
              <w:r w:rsidRPr="00675437" w:rsidDel="007133B2">
                <w:rPr>
                  <w:color w:val="000000"/>
                  <w:sz w:val="18"/>
                  <w:szCs w:val="18"/>
                </w:rPr>
                <w:delText xml:space="preserve">96.0 </w:delText>
              </w:r>
              <w:r w:rsidR="008916F4" w:rsidRPr="00675437" w:rsidDel="007133B2">
                <w:rPr>
                  <w:color w:val="000000"/>
                  <w:sz w:val="18"/>
                  <w:szCs w:val="18"/>
                </w:rPr>
                <w:delText>(</w:delText>
              </w:r>
              <w:r w:rsidRPr="00675437" w:rsidDel="007133B2">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71289D89" w:rsidR="004F7F15" w:rsidRPr="00675437" w:rsidDel="007133B2" w:rsidRDefault="004F7F15">
            <w:pPr>
              <w:spacing w:line="480" w:lineRule="auto"/>
              <w:jc w:val="both"/>
              <w:rPr>
                <w:del w:id="1408" w:author="Robbie Parks" w:date="2019-01-22T12:51:00Z"/>
                <w:sz w:val="18"/>
                <w:szCs w:val="18"/>
              </w:rPr>
              <w:pPrChange w:id="1409" w:author="Robbie Parks" w:date="2019-01-22T12:51:00Z">
                <w:pPr>
                  <w:framePr w:hSpace="180" w:wrap="around" w:vAnchor="text" w:hAnchor="page" w:x="1557" w:y="185"/>
                </w:pPr>
              </w:pPrChange>
            </w:pPr>
            <w:del w:id="1410"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c>
          <w:tcPr>
            <w:tcW w:w="1113" w:type="dxa"/>
            <w:tcMar>
              <w:top w:w="0" w:type="dxa"/>
              <w:left w:w="75" w:type="dxa"/>
              <w:bottom w:w="0" w:type="dxa"/>
              <w:right w:w="75" w:type="dxa"/>
            </w:tcMar>
            <w:vAlign w:val="center"/>
            <w:hideMark/>
          </w:tcPr>
          <w:p w14:paraId="318F4147" w14:textId="75E3244B" w:rsidR="004F7F15" w:rsidRPr="00675437" w:rsidDel="007133B2" w:rsidRDefault="004F7F15">
            <w:pPr>
              <w:spacing w:line="480" w:lineRule="auto"/>
              <w:jc w:val="both"/>
              <w:rPr>
                <w:del w:id="1411" w:author="Robbie Parks" w:date="2019-01-22T12:51:00Z"/>
                <w:sz w:val="18"/>
                <w:szCs w:val="18"/>
              </w:rPr>
              <w:pPrChange w:id="1412" w:author="Robbie Parks" w:date="2019-01-22T12:51:00Z">
                <w:pPr>
                  <w:framePr w:hSpace="180" w:wrap="around" w:vAnchor="text" w:hAnchor="page" w:x="1557" w:y="185"/>
                </w:pPr>
              </w:pPrChange>
            </w:pPr>
            <w:del w:id="1413" w:author="Robbie Parks" w:date="2019-01-22T12:51:00Z">
              <w:r w:rsidRPr="00675437" w:rsidDel="007133B2">
                <w:rPr>
                  <w:color w:val="000000"/>
                  <w:sz w:val="18"/>
                  <w:szCs w:val="18"/>
                </w:rPr>
                <w:delText xml:space="preserve">45.0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70.0)</w:delText>
              </w:r>
            </w:del>
          </w:p>
        </w:tc>
        <w:tc>
          <w:tcPr>
            <w:tcW w:w="1113" w:type="dxa"/>
            <w:tcMar>
              <w:top w:w="0" w:type="dxa"/>
              <w:left w:w="75" w:type="dxa"/>
              <w:bottom w:w="0" w:type="dxa"/>
              <w:right w:w="75" w:type="dxa"/>
            </w:tcMar>
            <w:vAlign w:val="center"/>
            <w:hideMark/>
          </w:tcPr>
          <w:p w14:paraId="5FC813A9" w14:textId="149750EA" w:rsidR="004F7F15" w:rsidRPr="00675437" w:rsidDel="007133B2" w:rsidRDefault="004F7F15">
            <w:pPr>
              <w:spacing w:line="480" w:lineRule="auto"/>
              <w:jc w:val="both"/>
              <w:rPr>
                <w:del w:id="1414" w:author="Robbie Parks" w:date="2019-01-22T12:51:00Z"/>
                <w:sz w:val="18"/>
                <w:szCs w:val="18"/>
              </w:rPr>
              <w:pPrChange w:id="1415" w:author="Robbie Parks" w:date="2019-01-22T12:51:00Z">
                <w:pPr>
                  <w:framePr w:hSpace="180" w:wrap="around" w:vAnchor="text" w:hAnchor="page" w:x="1557" w:y="185"/>
                </w:pPr>
              </w:pPrChange>
            </w:pPr>
            <w:del w:id="1416" w:author="Robbie Parks" w:date="2019-01-22T12:51:00Z">
              <w:r w:rsidRPr="00675437" w:rsidDel="007133B2">
                <w:rPr>
                  <w:color w:val="000000"/>
                  <w:sz w:val="18"/>
                  <w:szCs w:val="18"/>
                </w:rPr>
                <w:delText xml:space="preserve">68.0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95.0)</w:delText>
              </w:r>
            </w:del>
          </w:p>
        </w:tc>
        <w:tc>
          <w:tcPr>
            <w:tcW w:w="1113" w:type="dxa"/>
            <w:tcMar>
              <w:top w:w="0" w:type="dxa"/>
              <w:left w:w="75" w:type="dxa"/>
              <w:bottom w:w="0" w:type="dxa"/>
              <w:right w:w="75" w:type="dxa"/>
            </w:tcMar>
            <w:vAlign w:val="center"/>
            <w:hideMark/>
          </w:tcPr>
          <w:p w14:paraId="19A7368E" w14:textId="1208A9AF" w:rsidR="004F7F15" w:rsidRPr="00675437" w:rsidDel="007133B2" w:rsidRDefault="004F7F15">
            <w:pPr>
              <w:spacing w:line="480" w:lineRule="auto"/>
              <w:jc w:val="both"/>
              <w:rPr>
                <w:del w:id="1417" w:author="Robbie Parks" w:date="2019-01-22T12:51:00Z"/>
                <w:sz w:val="18"/>
                <w:szCs w:val="18"/>
              </w:rPr>
              <w:pPrChange w:id="1418" w:author="Robbie Parks" w:date="2019-01-22T12:51:00Z">
                <w:pPr>
                  <w:framePr w:hSpace="180" w:wrap="around" w:vAnchor="text" w:hAnchor="page" w:x="1557" w:y="185"/>
                </w:pPr>
              </w:pPrChange>
            </w:pPr>
            <w:del w:id="1419" w:author="Robbie Parks" w:date="2019-01-22T12:51:00Z">
              <w:r w:rsidRPr="00675437" w:rsidDel="007133B2">
                <w:rPr>
                  <w:color w:val="000000"/>
                  <w:sz w:val="18"/>
                  <w:szCs w:val="18"/>
                </w:rPr>
                <w:delText xml:space="preserve">28.0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3EE4983D" w14:textId="6913E599" w:rsidR="004F7F15" w:rsidRPr="00675437" w:rsidDel="007133B2" w:rsidRDefault="004F7F15">
            <w:pPr>
              <w:spacing w:line="480" w:lineRule="auto"/>
              <w:jc w:val="both"/>
              <w:rPr>
                <w:del w:id="1420" w:author="Robbie Parks" w:date="2019-01-22T12:51:00Z"/>
                <w:sz w:val="18"/>
                <w:szCs w:val="18"/>
              </w:rPr>
              <w:pPrChange w:id="1421" w:author="Robbie Parks" w:date="2019-01-22T12:51:00Z">
                <w:pPr>
                  <w:framePr w:hSpace="180" w:wrap="around" w:vAnchor="text" w:hAnchor="page" w:x="1557" w:y="185"/>
                </w:pPr>
              </w:pPrChange>
            </w:pPr>
            <w:del w:id="1422"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62B12DE8" w14:textId="177F6E54" w:rsidR="004F7F15" w:rsidRPr="00675437" w:rsidDel="007133B2" w:rsidRDefault="004F7F15">
            <w:pPr>
              <w:spacing w:line="480" w:lineRule="auto"/>
              <w:jc w:val="both"/>
              <w:rPr>
                <w:del w:id="1423" w:author="Robbie Parks" w:date="2019-01-22T12:51:00Z"/>
                <w:sz w:val="18"/>
                <w:szCs w:val="18"/>
              </w:rPr>
              <w:pPrChange w:id="1424" w:author="Robbie Parks" w:date="2019-01-22T12:51:00Z">
                <w:pPr>
                  <w:framePr w:hSpace="180" w:wrap="around" w:vAnchor="text" w:hAnchor="page" w:x="1557" w:y="185"/>
                </w:pPr>
              </w:pPrChange>
            </w:pPr>
            <w:del w:id="1425"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423AFDA4" w14:textId="2EAEFA33" w:rsidR="004F7F15" w:rsidRPr="00675437" w:rsidDel="007133B2" w:rsidRDefault="004F7F15">
            <w:pPr>
              <w:spacing w:line="480" w:lineRule="auto"/>
              <w:jc w:val="both"/>
              <w:rPr>
                <w:del w:id="1426" w:author="Robbie Parks" w:date="2019-01-22T12:51:00Z"/>
                <w:sz w:val="18"/>
                <w:szCs w:val="18"/>
              </w:rPr>
              <w:pPrChange w:id="1427" w:author="Robbie Parks" w:date="2019-01-22T12:51:00Z">
                <w:pPr>
                  <w:framePr w:hSpace="180" w:wrap="around" w:vAnchor="text" w:hAnchor="page" w:x="1557" w:y="185"/>
                </w:pPr>
              </w:pPrChange>
            </w:pPr>
            <w:del w:id="1428" w:author="Robbie Parks" w:date="2019-01-22T12:51:00Z">
              <w:r w:rsidRPr="00675437" w:rsidDel="007133B2">
                <w:rPr>
                  <w:color w:val="000000"/>
                  <w:sz w:val="18"/>
                  <w:szCs w:val="18"/>
                </w:rPr>
                <w:delText xml:space="preserve">388.0 </w:delText>
              </w:r>
              <w:r w:rsidR="008916F4" w:rsidRPr="00675437" w:rsidDel="007133B2">
                <w:rPr>
                  <w:color w:val="000000"/>
                  <w:sz w:val="18"/>
                  <w:szCs w:val="18"/>
                </w:rPr>
                <w:delText>(</w:delText>
              </w:r>
              <w:r w:rsidRPr="00675437" w:rsidDel="007133B2">
                <w:rPr>
                  <w:color w:val="000000"/>
                  <w:sz w:val="18"/>
                  <w:szCs w:val="18"/>
                </w:rPr>
                <w:delText>323.0, 451.0)</w:delText>
              </w:r>
            </w:del>
          </w:p>
        </w:tc>
      </w:tr>
      <w:tr w:rsidR="004F7F15" w:rsidRPr="00636C9B" w:rsidDel="007133B2" w14:paraId="4512D1AF" w14:textId="16950D03" w:rsidTr="000250EE">
        <w:trPr>
          <w:trHeight w:val="510"/>
          <w:del w:id="1429" w:author="Robbie Parks" w:date="2019-01-22T12:51:00Z"/>
        </w:trPr>
        <w:tc>
          <w:tcPr>
            <w:tcW w:w="1128" w:type="dxa"/>
            <w:vMerge/>
            <w:vAlign w:val="center"/>
            <w:hideMark/>
          </w:tcPr>
          <w:p w14:paraId="53A173B3" w14:textId="5571D7A2" w:rsidR="004F7F15" w:rsidRPr="00675437" w:rsidDel="007133B2" w:rsidRDefault="004F7F15">
            <w:pPr>
              <w:spacing w:line="480" w:lineRule="auto"/>
              <w:jc w:val="both"/>
              <w:rPr>
                <w:del w:id="1430" w:author="Robbie Parks" w:date="2019-01-22T12:51:00Z"/>
                <w:sz w:val="18"/>
                <w:szCs w:val="18"/>
              </w:rPr>
              <w:pPrChange w:id="1431"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07E22B8F" w:rsidR="004F7F15" w:rsidRPr="00675437" w:rsidDel="007133B2" w:rsidRDefault="004F7F15">
            <w:pPr>
              <w:spacing w:line="480" w:lineRule="auto"/>
              <w:jc w:val="both"/>
              <w:rPr>
                <w:del w:id="1432" w:author="Robbie Parks" w:date="2019-01-22T12:51:00Z"/>
                <w:sz w:val="18"/>
                <w:szCs w:val="18"/>
              </w:rPr>
              <w:pPrChange w:id="1433" w:author="Robbie Parks" w:date="2019-01-22T12:51:00Z">
                <w:pPr>
                  <w:framePr w:hSpace="180" w:wrap="around" w:vAnchor="text" w:hAnchor="page" w:x="1557" w:y="185"/>
                </w:pPr>
              </w:pPrChange>
            </w:pPr>
            <w:del w:id="1434"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6C8DE59F" w:rsidR="004F7F15" w:rsidRPr="00675437" w:rsidDel="007133B2" w:rsidRDefault="004F7F15">
            <w:pPr>
              <w:spacing w:line="480" w:lineRule="auto"/>
              <w:jc w:val="both"/>
              <w:rPr>
                <w:del w:id="1435" w:author="Robbie Parks" w:date="2019-01-22T12:51:00Z"/>
                <w:sz w:val="18"/>
                <w:szCs w:val="18"/>
              </w:rPr>
              <w:pPrChange w:id="1436" w:author="Robbie Parks" w:date="2019-01-22T12:51:00Z">
                <w:pPr>
                  <w:framePr w:hSpace="180" w:wrap="around" w:vAnchor="text" w:hAnchor="page" w:x="1557" w:y="185"/>
                </w:pPr>
              </w:pPrChange>
            </w:pPr>
            <w:del w:id="1437"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3B783260" w:rsidR="004F7F15" w:rsidRPr="00675437" w:rsidDel="007133B2" w:rsidRDefault="004F7F15">
            <w:pPr>
              <w:spacing w:line="480" w:lineRule="auto"/>
              <w:jc w:val="both"/>
              <w:rPr>
                <w:del w:id="1438" w:author="Robbie Parks" w:date="2019-01-22T12:51:00Z"/>
                <w:sz w:val="18"/>
                <w:szCs w:val="18"/>
              </w:rPr>
              <w:pPrChange w:id="1439" w:author="Robbie Parks" w:date="2019-01-22T12:51:00Z">
                <w:pPr>
                  <w:framePr w:hSpace="180" w:wrap="around" w:vAnchor="text" w:hAnchor="page" w:x="1557" w:y="185"/>
                </w:pPr>
              </w:pPrChange>
            </w:pPr>
            <w:del w:id="1440"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37715CB8" w:rsidR="004F7F15" w:rsidRPr="00675437" w:rsidDel="007133B2" w:rsidRDefault="004F7F15">
            <w:pPr>
              <w:spacing w:line="480" w:lineRule="auto"/>
              <w:jc w:val="both"/>
              <w:rPr>
                <w:del w:id="1441" w:author="Robbie Parks" w:date="2019-01-22T12:51:00Z"/>
                <w:sz w:val="18"/>
                <w:szCs w:val="18"/>
              </w:rPr>
              <w:pPrChange w:id="1442" w:author="Robbie Parks" w:date="2019-01-22T12:51:00Z">
                <w:pPr>
                  <w:framePr w:hSpace="180" w:wrap="around" w:vAnchor="text" w:hAnchor="page" w:x="1557" w:y="185"/>
                </w:pPr>
              </w:pPrChange>
            </w:pPr>
            <w:del w:id="1443"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60699C30" w14:textId="7D8E78CC" w:rsidR="004F7F15" w:rsidRPr="00675437" w:rsidDel="007133B2" w:rsidRDefault="004F7F15">
            <w:pPr>
              <w:spacing w:line="480" w:lineRule="auto"/>
              <w:jc w:val="both"/>
              <w:rPr>
                <w:del w:id="1444" w:author="Robbie Parks" w:date="2019-01-22T12:51:00Z"/>
                <w:sz w:val="18"/>
                <w:szCs w:val="18"/>
              </w:rPr>
              <w:pPrChange w:id="1445" w:author="Robbie Parks" w:date="2019-01-22T12:51:00Z">
                <w:pPr>
                  <w:framePr w:hSpace="180" w:wrap="around" w:vAnchor="text" w:hAnchor="page" w:x="1557" w:y="185"/>
                </w:pPr>
              </w:pPrChange>
            </w:pPr>
            <w:del w:id="1446"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4E99CF8D" w14:textId="630A4181" w:rsidR="004F7F15" w:rsidRPr="00675437" w:rsidDel="007133B2" w:rsidRDefault="004F7F15">
            <w:pPr>
              <w:spacing w:line="480" w:lineRule="auto"/>
              <w:jc w:val="both"/>
              <w:rPr>
                <w:del w:id="1447" w:author="Robbie Parks" w:date="2019-01-22T12:51:00Z"/>
                <w:sz w:val="18"/>
                <w:szCs w:val="18"/>
              </w:rPr>
              <w:pPrChange w:id="1448" w:author="Robbie Parks" w:date="2019-01-22T12:51:00Z">
                <w:pPr>
                  <w:framePr w:hSpace="180" w:wrap="around" w:vAnchor="text" w:hAnchor="page" w:x="1557" w:y="185"/>
                </w:pPr>
              </w:pPrChange>
            </w:pPr>
            <w:del w:id="1449"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7DBC468F" w14:textId="20D9C86C" w:rsidR="004F7F15" w:rsidRPr="00675437" w:rsidDel="007133B2" w:rsidRDefault="004F7F15">
            <w:pPr>
              <w:spacing w:line="480" w:lineRule="auto"/>
              <w:jc w:val="both"/>
              <w:rPr>
                <w:del w:id="1450" w:author="Robbie Parks" w:date="2019-01-22T12:51:00Z"/>
                <w:sz w:val="18"/>
                <w:szCs w:val="18"/>
              </w:rPr>
              <w:pPrChange w:id="1451" w:author="Robbie Parks" w:date="2019-01-22T12:51:00Z">
                <w:pPr>
                  <w:framePr w:hSpace="180" w:wrap="around" w:vAnchor="text" w:hAnchor="page" w:x="1557" w:y="185"/>
                </w:pPr>
              </w:pPrChange>
            </w:pPr>
            <w:del w:id="1452"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3AEBE332" w14:textId="635A8FB1" w:rsidR="004F7F15" w:rsidRPr="00675437" w:rsidDel="007133B2" w:rsidRDefault="004F7F15">
            <w:pPr>
              <w:spacing w:line="480" w:lineRule="auto"/>
              <w:jc w:val="both"/>
              <w:rPr>
                <w:del w:id="1453" w:author="Robbie Parks" w:date="2019-01-22T12:51:00Z"/>
                <w:sz w:val="18"/>
                <w:szCs w:val="18"/>
              </w:rPr>
              <w:pPrChange w:id="1454" w:author="Robbie Parks" w:date="2019-01-22T12:51:00Z">
                <w:pPr>
                  <w:framePr w:hSpace="180" w:wrap="around" w:vAnchor="text" w:hAnchor="page" w:x="1557" w:y="185"/>
                </w:pPr>
              </w:pPrChange>
            </w:pPr>
            <w:del w:id="1455"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0677C9C3" w14:textId="32841A94" w:rsidR="004F7F15" w:rsidRPr="00675437" w:rsidDel="007133B2" w:rsidRDefault="004F7F15">
            <w:pPr>
              <w:spacing w:line="480" w:lineRule="auto"/>
              <w:jc w:val="both"/>
              <w:rPr>
                <w:del w:id="1456" w:author="Robbie Parks" w:date="2019-01-22T12:51:00Z"/>
                <w:sz w:val="18"/>
                <w:szCs w:val="18"/>
              </w:rPr>
              <w:pPrChange w:id="1457" w:author="Robbie Parks" w:date="2019-01-22T12:51:00Z">
                <w:pPr>
                  <w:framePr w:hSpace="180" w:wrap="around" w:vAnchor="text" w:hAnchor="page" w:x="1557" w:y="185"/>
                </w:pPr>
              </w:pPrChange>
            </w:pPr>
            <w:del w:id="1458"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068" w:type="dxa"/>
            <w:tcMar>
              <w:top w:w="0" w:type="dxa"/>
              <w:left w:w="75" w:type="dxa"/>
              <w:bottom w:w="0" w:type="dxa"/>
              <w:right w:w="75" w:type="dxa"/>
            </w:tcMar>
            <w:vAlign w:val="center"/>
            <w:hideMark/>
          </w:tcPr>
          <w:p w14:paraId="3C83F417" w14:textId="18FAF0C4" w:rsidR="004F7F15" w:rsidRPr="00675437" w:rsidDel="007133B2" w:rsidRDefault="004F7F15">
            <w:pPr>
              <w:spacing w:line="480" w:lineRule="auto"/>
              <w:jc w:val="both"/>
              <w:rPr>
                <w:del w:id="1459" w:author="Robbie Parks" w:date="2019-01-22T12:51:00Z"/>
                <w:sz w:val="18"/>
                <w:szCs w:val="18"/>
              </w:rPr>
              <w:pPrChange w:id="1460" w:author="Robbie Parks" w:date="2019-01-22T12:51:00Z">
                <w:pPr>
                  <w:framePr w:hSpace="180" w:wrap="around" w:vAnchor="text" w:hAnchor="page" w:x="1557" w:y="185"/>
                </w:pPr>
              </w:pPrChange>
            </w:pPr>
            <w:del w:id="146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187F0B34" w:rsidR="004F7F15" w:rsidRPr="00675437" w:rsidDel="007133B2" w:rsidRDefault="004F7F15">
            <w:pPr>
              <w:spacing w:line="480" w:lineRule="auto"/>
              <w:jc w:val="both"/>
              <w:rPr>
                <w:del w:id="1462" w:author="Robbie Parks" w:date="2019-01-22T12:51:00Z"/>
                <w:sz w:val="18"/>
                <w:szCs w:val="18"/>
              </w:rPr>
              <w:pPrChange w:id="1463" w:author="Robbie Parks" w:date="2019-01-22T12:51:00Z">
                <w:pPr>
                  <w:framePr w:hSpace="180" w:wrap="around" w:vAnchor="text" w:hAnchor="page" w:x="1557" w:y="185"/>
                </w:pPr>
              </w:pPrChange>
            </w:pPr>
            <w:del w:id="1464"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5A62AD09" w:rsidR="004F7F15" w:rsidRPr="00675437" w:rsidDel="007133B2" w:rsidRDefault="004F7F15">
            <w:pPr>
              <w:spacing w:line="480" w:lineRule="auto"/>
              <w:jc w:val="both"/>
              <w:rPr>
                <w:del w:id="1465" w:author="Robbie Parks" w:date="2019-01-22T12:51:00Z"/>
                <w:sz w:val="18"/>
                <w:szCs w:val="18"/>
              </w:rPr>
              <w:pPrChange w:id="1466" w:author="Robbie Parks" w:date="2019-01-22T12:51:00Z">
                <w:pPr>
                  <w:framePr w:hSpace="180" w:wrap="around" w:vAnchor="text" w:hAnchor="page" w:x="1557" w:y="185"/>
                </w:pPr>
              </w:pPrChange>
            </w:pPr>
            <w:del w:id="1467" w:author="Robbie Parks" w:date="2019-01-22T12:51:00Z">
              <w:r w:rsidRPr="00675437" w:rsidDel="007133B2">
                <w:rPr>
                  <w:color w:val="000000"/>
                  <w:sz w:val="18"/>
                  <w:szCs w:val="18"/>
                </w:rPr>
                <w:delText xml:space="preserve">92.0 </w:delText>
              </w:r>
              <w:r w:rsidR="008916F4" w:rsidRPr="00675437" w:rsidDel="007133B2">
                <w:rPr>
                  <w:color w:val="000000"/>
                  <w:sz w:val="18"/>
                  <w:szCs w:val="18"/>
                </w:rPr>
                <w:delText>(</w:delText>
              </w:r>
              <w:r w:rsidRPr="00675437" w:rsidDel="007133B2">
                <w:rPr>
                  <w:color w:val="000000"/>
                  <w:sz w:val="18"/>
                  <w:szCs w:val="18"/>
                </w:rPr>
                <w:delText>63.0, 122.0)</w:delText>
              </w:r>
            </w:del>
          </w:p>
        </w:tc>
      </w:tr>
      <w:tr w:rsidR="004F7F15" w:rsidRPr="00636C9B" w:rsidDel="007133B2" w14:paraId="5BC6C487" w14:textId="0423C0B2" w:rsidTr="000250EE">
        <w:trPr>
          <w:trHeight w:val="495"/>
          <w:del w:id="1468" w:author="Robbie Parks" w:date="2019-01-22T12:51:00Z"/>
        </w:trPr>
        <w:tc>
          <w:tcPr>
            <w:tcW w:w="1128" w:type="dxa"/>
            <w:vMerge w:val="restart"/>
            <w:tcMar>
              <w:top w:w="0" w:type="dxa"/>
              <w:left w:w="75" w:type="dxa"/>
              <w:bottom w:w="0" w:type="dxa"/>
              <w:right w:w="75" w:type="dxa"/>
            </w:tcMar>
            <w:vAlign w:val="center"/>
            <w:hideMark/>
          </w:tcPr>
          <w:p w14:paraId="7E03097A" w14:textId="5AFCB18B" w:rsidR="004F7F15" w:rsidRPr="002A2E8D" w:rsidDel="007133B2" w:rsidRDefault="004F7F15">
            <w:pPr>
              <w:spacing w:line="480" w:lineRule="auto"/>
              <w:jc w:val="both"/>
              <w:rPr>
                <w:del w:id="1469" w:author="Robbie Parks" w:date="2019-01-22T12:51:00Z"/>
                <w:sz w:val="18"/>
                <w:szCs w:val="18"/>
              </w:rPr>
              <w:pPrChange w:id="1470" w:author="Robbie Parks" w:date="2019-01-22T12:51:00Z">
                <w:pPr>
                  <w:framePr w:hSpace="180" w:wrap="around" w:vAnchor="text" w:hAnchor="page" w:x="1557" w:y="185"/>
                </w:pPr>
              </w:pPrChange>
            </w:pPr>
            <w:del w:id="1471" w:author="Robbie Parks" w:date="2019-01-22T12:51:00Z">
              <w:r w:rsidRPr="002A2E8D" w:rsidDel="007133B2">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08EF6DDC" w:rsidR="004F7F15" w:rsidRPr="005D151A" w:rsidDel="007133B2" w:rsidRDefault="004F7F15">
            <w:pPr>
              <w:spacing w:line="480" w:lineRule="auto"/>
              <w:jc w:val="both"/>
              <w:rPr>
                <w:del w:id="1472" w:author="Robbie Parks" w:date="2019-01-22T12:51:00Z"/>
                <w:sz w:val="18"/>
                <w:szCs w:val="18"/>
              </w:rPr>
              <w:pPrChange w:id="1473" w:author="Robbie Parks" w:date="2019-01-22T12:51:00Z">
                <w:pPr>
                  <w:framePr w:hSpace="180" w:wrap="around" w:vAnchor="text" w:hAnchor="page" w:x="1557" w:y="185"/>
                </w:pPr>
              </w:pPrChange>
            </w:pPr>
            <w:del w:id="1474"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7DDC2EF1" w14:textId="705BAF51" w:rsidR="004F7F15" w:rsidRPr="00E966D2" w:rsidDel="007133B2" w:rsidRDefault="004F7F15">
            <w:pPr>
              <w:spacing w:line="480" w:lineRule="auto"/>
              <w:jc w:val="both"/>
              <w:rPr>
                <w:del w:id="1475" w:author="Robbie Parks" w:date="2019-01-22T12:51:00Z"/>
                <w:sz w:val="18"/>
                <w:szCs w:val="18"/>
              </w:rPr>
              <w:pPrChange w:id="1476" w:author="Robbie Parks" w:date="2019-01-22T12:51:00Z">
                <w:pPr>
                  <w:framePr w:hSpace="180" w:wrap="around" w:vAnchor="text" w:hAnchor="page" w:x="1557" w:y="185"/>
                </w:pPr>
              </w:pPrChange>
            </w:pPr>
            <w:del w:id="1477"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261B993" w:rsidR="004F7F15" w:rsidRPr="00675437" w:rsidDel="007133B2" w:rsidRDefault="004F7F15">
            <w:pPr>
              <w:spacing w:line="480" w:lineRule="auto"/>
              <w:jc w:val="both"/>
              <w:rPr>
                <w:del w:id="1478" w:author="Robbie Parks" w:date="2019-01-22T12:51:00Z"/>
                <w:sz w:val="18"/>
                <w:szCs w:val="18"/>
              </w:rPr>
              <w:pPrChange w:id="1479" w:author="Robbie Parks" w:date="2019-01-22T12:51:00Z">
                <w:pPr>
                  <w:framePr w:hSpace="180" w:wrap="around" w:vAnchor="text" w:hAnchor="page" w:x="1557" w:y="185"/>
                </w:pPr>
              </w:pPrChange>
            </w:pPr>
            <w:del w:id="1480" w:author="Robbie Parks" w:date="2019-01-22T12:51:00Z">
              <w:r w:rsidRPr="00E966D2" w:rsidDel="007133B2">
                <w:rPr>
                  <w:color w:val="000000"/>
                  <w:sz w:val="18"/>
                  <w:szCs w:val="18"/>
                </w:rPr>
                <w:delText xml:space="preserve">1.0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0A0CD26F" w:rsidR="004F7F15" w:rsidRPr="00675437" w:rsidDel="007133B2" w:rsidRDefault="004F7F15">
            <w:pPr>
              <w:spacing w:line="480" w:lineRule="auto"/>
              <w:jc w:val="both"/>
              <w:rPr>
                <w:del w:id="1481" w:author="Robbie Parks" w:date="2019-01-22T12:51:00Z"/>
                <w:sz w:val="18"/>
                <w:szCs w:val="18"/>
              </w:rPr>
              <w:pPrChange w:id="1482" w:author="Robbie Parks" w:date="2019-01-22T12:51:00Z">
                <w:pPr>
                  <w:framePr w:hSpace="180" w:wrap="around" w:vAnchor="text" w:hAnchor="page" w:x="1557" w:y="185"/>
                </w:pPr>
              </w:pPrChange>
            </w:pPr>
            <w:del w:id="1483" w:author="Robbie Parks" w:date="2019-01-22T12:51:00Z">
              <w:r w:rsidRPr="00675437" w:rsidDel="007133B2">
                <w:rPr>
                  <w:color w:val="000000"/>
                  <w:sz w:val="18"/>
                  <w:szCs w:val="18"/>
                </w:rPr>
                <w:delText xml:space="preserve">38.0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58.0)</w:delText>
              </w:r>
            </w:del>
          </w:p>
        </w:tc>
        <w:tc>
          <w:tcPr>
            <w:tcW w:w="1113" w:type="dxa"/>
            <w:tcMar>
              <w:top w:w="0" w:type="dxa"/>
              <w:left w:w="75" w:type="dxa"/>
              <w:bottom w:w="0" w:type="dxa"/>
              <w:right w:w="75" w:type="dxa"/>
            </w:tcMar>
            <w:vAlign w:val="center"/>
            <w:hideMark/>
          </w:tcPr>
          <w:p w14:paraId="2824DEC4" w14:textId="3DF74330" w:rsidR="004F7F15" w:rsidRPr="00675437" w:rsidDel="007133B2" w:rsidRDefault="004F7F15">
            <w:pPr>
              <w:spacing w:line="480" w:lineRule="auto"/>
              <w:jc w:val="both"/>
              <w:rPr>
                <w:del w:id="1484" w:author="Robbie Parks" w:date="2019-01-22T12:51:00Z"/>
                <w:sz w:val="18"/>
                <w:szCs w:val="18"/>
              </w:rPr>
              <w:pPrChange w:id="1485" w:author="Robbie Parks" w:date="2019-01-22T12:51:00Z">
                <w:pPr>
                  <w:framePr w:hSpace="180" w:wrap="around" w:vAnchor="text" w:hAnchor="page" w:x="1557" w:y="185"/>
                </w:pPr>
              </w:pPrChange>
            </w:pPr>
            <w:del w:id="1486" w:author="Robbie Parks" w:date="2019-01-22T12:51:00Z">
              <w:r w:rsidRPr="00675437" w:rsidDel="007133B2">
                <w:rPr>
                  <w:color w:val="000000"/>
                  <w:sz w:val="18"/>
                  <w:szCs w:val="18"/>
                </w:rPr>
                <w:delText xml:space="preserve">55.0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76.0)</w:delText>
              </w:r>
            </w:del>
          </w:p>
        </w:tc>
        <w:tc>
          <w:tcPr>
            <w:tcW w:w="1113" w:type="dxa"/>
            <w:tcMar>
              <w:top w:w="0" w:type="dxa"/>
              <w:left w:w="75" w:type="dxa"/>
              <w:bottom w:w="0" w:type="dxa"/>
              <w:right w:w="75" w:type="dxa"/>
            </w:tcMar>
            <w:vAlign w:val="center"/>
            <w:hideMark/>
          </w:tcPr>
          <w:p w14:paraId="2982C784" w14:textId="0981AC6A" w:rsidR="004F7F15" w:rsidRPr="00675437" w:rsidDel="007133B2" w:rsidRDefault="004F7F15">
            <w:pPr>
              <w:spacing w:line="480" w:lineRule="auto"/>
              <w:jc w:val="both"/>
              <w:rPr>
                <w:del w:id="1487" w:author="Robbie Parks" w:date="2019-01-22T12:51:00Z"/>
                <w:sz w:val="18"/>
                <w:szCs w:val="18"/>
              </w:rPr>
              <w:pPrChange w:id="1488" w:author="Robbie Parks" w:date="2019-01-22T12:51:00Z">
                <w:pPr>
                  <w:framePr w:hSpace="180" w:wrap="around" w:vAnchor="text" w:hAnchor="page" w:x="1557" w:y="185"/>
                </w:pPr>
              </w:pPrChange>
            </w:pPr>
            <w:del w:id="1489"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32.0)</w:delText>
              </w:r>
            </w:del>
          </w:p>
        </w:tc>
        <w:tc>
          <w:tcPr>
            <w:tcW w:w="1113" w:type="dxa"/>
            <w:tcMar>
              <w:top w:w="0" w:type="dxa"/>
              <w:left w:w="75" w:type="dxa"/>
              <w:bottom w:w="0" w:type="dxa"/>
              <w:right w:w="75" w:type="dxa"/>
            </w:tcMar>
            <w:vAlign w:val="center"/>
            <w:hideMark/>
          </w:tcPr>
          <w:p w14:paraId="192CE347" w14:textId="7F2D396C" w:rsidR="004F7F15" w:rsidRPr="00675437" w:rsidDel="007133B2" w:rsidRDefault="004F7F15">
            <w:pPr>
              <w:spacing w:line="480" w:lineRule="auto"/>
              <w:jc w:val="both"/>
              <w:rPr>
                <w:del w:id="1490" w:author="Robbie Parks" w:date="2019-01-22T12:51:00Z"/>
                <w:sz w:val="18"/>
                <w:szCs w:val="18"/>
              </w:rPr>
              <w:pPrChange w:id="1491" w:author="Robbie Parks" w:date="2019-01-22T12:51:00Z">
                <w:pPr>
                  <w:framePr w:hSpace="180" w:wrap="around" w:vAnchor="text" w:hAnchor="page" w:x="1557" w:y="185"/>
                </w:pPr>
              </w:pPrChange>
            </w:pPr>
            <w:del w:id="1492"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6A17E9D7" w14:textId="3848A238" w:rsidR="004F7F15" w:rsidRPr="00675437" w:rsidDel="007133B2" w:rsidRDefault="004F7F15">
            <w:pPr>
              <w:spacing w:line="480" w:lineRule="auto"/>
              <w:jc w:val="both"/>
              <w:rPr>
                <w:del w:id="1493" w:author="Robbie Parks" w:date="2019-01-22T12:51:00Z"/>
                <w:sz w:val="18"/>
                <w:szCs w:val="18"/>
              </w:rPr>
              <w:pPrChange w:id="1494" w:author="Robbie Parks" w:date="2019-01-22T12:51:00Z">
                <w:pPr>
                  <w:framePr w:hSpace="180" w:wrap="around" w:vAnchor="text" w:hAnchor="page" w:x="1557" w:y="185"/>
                </w:pPr>
              </w:pPrChange>
            </w:pPr>
            <w:del w:id="1495"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3272CF26" w14:textId="313889EC" w:rsidR="004F7F15" w:rsidRPr="00675437" w:rsidDel="007133B2" w:rsidRDefault="004F7F15">
            <w:pPr>
              <w:spacing w:line="480" w:lineRule="auto"/>
              <w:jc w:val="both"/>
              <w:rPr>
                <w:del w:id="1496" w:author="Robbie Parks" w:date="2019-01-22T12:51:00Z"/>
                <w:sz w:val="18"/>
                <w:szCs w:val="18"/>
              </w:rPr>
              <w:pPrChange w:id="1497" w:author="Robbie Parks" w:date="2019-01-22T12:51:00Z">
                <w:pPr>
                  <w:framePr w:hSpace="180" w:wrap="around" w:vAnchor="text" w:hAnchor="page" w:x="1557" w:y="185"/>
                </w:pPr>
              </w:pPrChange>
            </w:pPr>
            <w:del w:id="1498"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79BF43D6" w:rsidR="004F7F15" w:rsidRPr="00675437" w:rsidDel="007133B2" w:rsidRDefault="004F7F15">
            <w:pPr>
              <w:spacing w:line="480" w:lineRule="auto"/>
              <w:jc w:val="both"/>
              <w:rPr>
                <w:del w:id="1499" w:author="Robbie Parks" w:date="2019-01-22T12:51:00Z"/>
                <w:sz w:val="18"/>
                <w:szCs w:val="18"/>
              </w:rPr>
              <w:pPrChange w:id="1500" w:author="Robbie Parks" w:date="2019-01-22T12:51:00Z">
                <w:pPr>
                  <w:framePr w:hSpace="180" w:wrap="around" w:vAnchor="text" w:hAnchor="page" w:x="1557" w:y="185"/>
                </w:pPr>
              </w:pPrChange>
            </w:pPr>
            <w:del w:id="150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53370BDA" w:rsidR="004F7F15" w:rsidRPr="00675437" w:rsidDel="007133B2" w:rsidRDefault="004F7F15">
            <w:pPr>
              <w:spacing w:line="480" w:lineRule="auto"/>
              <w:jc w:val="both"/>
              <w:rPr>
                <w:del w:id="1502" w:author="Robbie Parks" w:date="2019-01-22T12:51:00Z"/>
                <w:sz w:val="18"/>
                <w:szCs w:val="18"/>
              </w:rPr>
              <w:pPrChange w:id="1503" w:author="Robbie Parks" w:date="2019-01-22T12:51:00Z">
                <w:pPr>
                  <w:framePr w:hSpace="180" w:wrap="around" w:vAnchor="text" w:hAnchor="page" w:x="1557" w:y="185"/>
                </w:pPr>
              </w:pPrChange>
            </w:pPr>
            <w:del w:id="150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6BB7C594" w:rsidR="004F7F15" w:rsidRPr="00675437" w:rsidDel="007133B2" w:rsidRDefault="004F7F15">
            <w:pPr>
              <w:spacing w:line="480" w:lineRule="auto"/>
              <w:jc w:val="both"/>
              <w:rPr>
                <w:del w:id="1505" w:author="Robbie Parks" w:date="2019-01-22T12:51:00Z"/>
                <w:sz w:val="18"/>
                <w:szCs w:val="18"/>
              </w:rPr>
              <w:pPrChange w:id="1506" w:author="Robbie Parks" w:date="2019-01-22T12:51:00Z">
                <w:pPr>
                  <w:framePr w:hSpace="180" w:wrap="around" w:vAnchor="text" w:hAnchor="page" w:x="1557" w:y="185"/>
                </w:pPr>
              </w:pPrChange>
            </w:pPr>
            <w:del w:id="1507" w:author="Robbie Parks" w:date="2019-01-22T12:51:00Z">
              <w:r w:rsidRPr="00675437" w:rsidDel="007133B2">
                <w:rPr>
                  <w:color w:val="000000"/>
                  <w:sz w:val="18"/>
                  <w:szCs w:val="18"/>
                </w:rPr>
                <w:delText xml:space="preserve">135.0 </w:delText>
              </w:r>
              <w:r w:rsidR="008916F4" w:rsidRPr="00675437" w:rsidDel="007133B2">
                <w:rPr>
                  <w:color w:val="000000"/>
                  <w:sz w:val="18"/>
                  <w:szCs w:val="18"/>
                </w:rPr>
                <w:delText>(</w:delText>
              </w:r>
              <w:r w:rsidRPr="00675437" w:rsidDel="007133B2">
                <w:rPr>
                  <w:color w:val="000000"/>
                  <w:sz w:val="18"/>
                  <w:szCs w:val="18"/>
                </w:rPr>
                <w:delText>100.0, 170.0)</w:delText>
              </w:r>
            </w:del>
          </w:p>
        </w:tc>
      </w:tr>
      <w:tr w:rsidR="004F7F15" w:rsidRPr="00636C9B" w:rsidDel="007133B2" w14:paraId="42BC4A87" w14:textId="5E3406DF" w:rsidTr="000250EE">
        <w:trPr>
          <w:trHeight w:val="478"/>
          <w:del w:id="1508" w:author="Robbie Parks" w:date="2019-01-22T12:51:00Z"/>
        </w:trPr>
        <w:tc>
          <w:tcPr>
            <w:tcW w:w="1128" w:type="dxa"/>
            <w:vMerge/>
            <w:vAlign w:val="center"/>
            <w:hideMark/>
          </w:tcPr>
          <w:p w14:paraId="736E55B1" w14:textId="6AA41EF0" w:rsidR="004F7F15" w:rsidRPr="00675437" w:rsidDel="007133B2" w:rsidRDefault="004F7F15">
            <w:pPr>
              <w:spacing w:line="480" w:lineRule="auto"/>
              <w:jc w:val="both"/>
              <w:rPr>
                <w:del w:id="1509" w:author="Robbie Parks" w:date="2019-01-22T12:51:00Z"/>
                <w:sz w:val="18"/>
                <w:szCs w:val="18"/>
              </w:rPr>
              <w:pPrChange w:id="1510"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06E1BEE5" w:rsidR="004F7F15" w:rsidRPr="00675437" w:rsidDel="007133B2" w:rsidRDefault="004F7F15">
            <w:pPr>
              <w:spacing w:line="480" w:lineRule="auto"/>
              <w:jc w:val="both"/>
              <w:rPr>
                <w:del w:id="1511" w:author="Robbie Parks" w:date="2019-01-22T12:51:00Z"/>
                <w:sz w:val="18"/>
                <w:szCs w:val="18"/>
              </w:rPr>
              <w:pPrChange w:id="1512" w:author="Robbie Parks" w:date="2019-01-22T12:51:00Z">
                <w:pPr>
                  <w:framePr w:hSpace="180" w:wrap="around" w:vAnchor="text" w:hAnchor="page" w:x="1557" w:y="185"/>
                </w:pPr>
              </w:pPrChange>
            </w:pPr>
            <w:del w:id="1513"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7D16FE4C" w:rsidR="004F7F15" w:rsidRPr="00675437" w:rsidDel="007133B2" w:rsidRDefault="004F7F15">
            <w:pPr>
              <w:spacing w:line="480" w:lineRule="auto"/>
              <w:jc w:val="both"/>
              <w:rPr>
                <w:del w:id="1514" w:author="Robbie Parks" w:date="2019-01-22T12:51:00Z"/>
                <w:sz w:val="18"/>
                <w:szCs w:val="18"/>
              </w:rPr>
              <w:pPrChange w:id="1515" w:author="Robbie Parks" w:date="2019-01-22T12:51:00Z">
                <w:pPr>
                  <w:framePr w:hSpace="180" w:wrap="around" w:vAnchor="text" w:hAnchor="page" w:x="1557" w:y="185"/>
                </w:pPr>
              </w:pPrChange>
            </w:pPr>
            <w:del w:id="1516"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C44F873" w:rsidR="004F7F15" w:rsidRPr="00675437" w:rsidDel="007133B2" w:rsidRDefault="004F7F15">
            <w:pPr>
              <w:spacing w:line="480" w:lineRule="auto"/>
              <w:jc w:val="both"/>
              <w:rPr>
                <w:del w:id="1517" w:author="Robbie Parks" w:date="2019-01-22T12:51:00Z"/>
                <w:sz w:val="18"/>
                <w:szCs w:val="18"/>
              </w:rPr>
              <w:pPrChange w:id="1518" w:author="Robbie Parks" w:date="2019-01-22T12:51:00Z">
                <w:pPr>
                  <w:framePr w:hSpace="180" w:wrap="around" w:vAnchor="text" w:hAnchor="page" w:x="1557" w:y="185"/>
                </w:pPr>
              </w:pPrChange>
            </w:pPr>
            <w:del w:id="151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2419B551" w:rsidR="004F7F15" w:rsidRPr="00675437" w:rsidDel="007133B2" w:rsidRDefault="004F7F15">
            <w:pPr>
              <w:spacing w:line="480" w:lineRule="auto"/>
              <w:jc w:val="both"/>
              <w:rPr>
                <w:del w:id="1520" w:author="Robbie Parks" w:date="2019-01-22T12:51:00Z"/>
                <w:sz w:val="18"/>
                <w:szCs w:val="18"/>
              </w:rPr>
              <w:pPrChange w:id="1521" w:author="Robbie Parks" w:date="2019-01-22T12:51:00Z">
                <w:pPr>
                  <w:framePr w:hSpace="180" w:wrap="around" w:vAnchor="text" w:hAnchor="page" w:x="1557" w:y="185"/>
                </w:pPr>
              </w:pPrChange>
            </w:pPr>
            <w:del w:id="1522"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178D153" w14:textId="21F1A926" w:rsidR="004F7F15" w:rsidRPr="00675437" w:rsidDel="007133B2" w:rsidRDefault="004F7F15">
            <w:pPr>
              <w:spacing w:line="480" w:lineRule="auto"/>
              <w:jc w:val="both"/>
              <w:rPr>
                <w:del w:id="1523" w:author="Robbie Parks" w:date="2019-01-22T12:51:00Z"/>
                <w:sz w:val="18"/>
                <w:szCs w:val="18"/>
              </w:rPr>
              <w:pPrChange w:id="1524" w:author="Robbie Parks" w:date="2019-01-22T12:51:00Z">
                <w:pPr>
                  <w:framePr w:hSpace="180" w:wrap="around" w:vAnchor="text" w:hAnchor="page" w:x="1557" w:y="185"/>
                </w:pPr>
              </w:pPrChange>
            </w:pPr>
            <w:del w:id="1525"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D7F9927" w:rsidR="004F7F15" w:rsidRPr="00675437" w:rsidDel="007133B2" w:rsidRDefault="004F7F15">
            <w:pPr>
              <w:spacing w:line="480" w:lineRule="auto"/>
              <w:jc w:val="both"/>
              <w:rPr>
                <w:del w:id="1526" w:author="Robbie Parks" w:date="2019-01-22T12:51:00Z"/>
                <w:sz w:val="18"/>
                <w:szCs w:val="18"/>
              </w:rPr>
              <w:pPrChange w:id="1527" w:author="Robbie Parks" w:date="2019-01-22T12:51:00Z">
                <w:pPr>
                  <w:framePr w:hSpace="180" w:wrap="around" w:vAnchor="text" w:hAnchor="page" w:x="1557" w:y="185"/>
                </w:pPr>
              </w:pPrChange>
            </w:pPr>
            <w:del w:id="1528"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FF98238" w14:textId="60816994" w:rsidR="004F7F15" w:rsidRPr="00675437" w:rsidDel="007133B2" w:rsidRDefault="004F7F15">
            <w:pPr>
              <w:spacing w:line="480" w:lineRule="auto"/>
              <w:jc w:val="both"/>
              <w:rPr>
                <w:del w:id="1529" w:author="Robbie Parks" w:date="2019-01-22T12:51:00Z"/>
                <w:sz w:val="18"/>
                <w:szCs w:val="18"/>
              </w:rPr>
              <w:pPrChange w:id="1530" w:author="Robbie Parks" w:date="2019-01-22T12:51:00Z">
                <w:pPr>
                  <w:framePr w:hSpace="180" w:wrap="around" w:vAnchor="text" w:hAnchor="page" w:x="1557" w:y="185"/>
                </w:pPr>
              </w:pPrChange>
            </w:pPr>
            <w:del w:id="1531"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27770204" w:rsidR="004F7F15" w:rsidRPr="00675437" w:rsidDel="007133B2" w:rsidRDefault="004F7F15">
            <w:pPr>
              <w:spacing w:line="480" w:lineRule="auto"/>
              <w:jc w:val="both"/>
              <w:rPr>
                <w:del w:id="1532" w:author="Robbie Parks" w:date="2019-01-22T12:51:00Z"/>
                <w:sz w:val="18"/>
                <w:szCs w:val="18"/>
              </w:rPr>
              <w:pPrChange w:id="1533" w:author="Robbie Parks" w:date="2019-01-22T12:51:00Z">
                <w:pPr>
                  <w:framePr w:hSpace="180" w:wrap="around" w:vAnchor="text" w:hAnchor="page" w:x="1557" w:y="185"/>
                </w:pPr>
              </w:pPrChange>
            </w:pPr>
            <w:del w:id="1534"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7A18D092" w:rsidR="004F7F15" w:rsidRPr="00675437" w:rsidDel="007133B2" w:rsidRDefault="004F7F15">
            <w:pPr>
              <w:spacing w:line="480" w:lineRule="auto"/>
              <w:jc w:val="both"/>
              <w:rPr>
                <w:del w:id="1535" w:author="Robbie Parks" w:date="2019-01-22T12:51:00Z"/>
                <w:sz w:val="18"/>
                <w:szCs w:val="18"/>
              </w:rPr>
              <w:pPrChange w:id="1536" w:author="Robbie Parks" w:date="2019-01-22T12:51:00Z">
                <w:pPr>
                  <w:framePr w:hSpace="180" w:wrap="around" w:vAnchor="text" w:hAnchor="page" w:x="1557" w:y="185"/>
                </w:pPr>
              </w:pPrChange>
            </w:pPr>
            <w:del w:id="153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0C871790" w:rsidR="004F7F15" w:rsidRPr="00675437" w:rsidDel="007133B2" w:rsidRDefault="004F7F15">
            <w:pPr>
              <w:spacing w:line="480" w:lineRule="auto"/>
              <w:jc w:val="both"/>
              <w:rPr>
                <w:del w:id="1538" w:author="Robbie Parks" w:date="2019-01-22T12:51:00Z"/>
                <w:sz w:val="18"/>
                <w:szCs w:val="18"/>
              </w:rPr>
              <w:pPrChange w:id="1539" w:author="Robbie Parks" w:date="2019-01-22T12:51:00Z">
                <w:pPr>
                  <w:framePr w:hSpace="180" w:wrap="around" w:vAnchor="text" w:hAnchor="page" w:x="1557" w:y="185"/>
                </w:pPr>
              </w:pPrChange>
            </w:pPr>
            <w:del w:id="154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1F4D647C" w:rsidR="004F7F15" w:rsidRPr="00675437" w:rsidDel="007133B2" w:rsidRDefault="004F7F15">
            <w:pPr>
              <w:spacing w:line="480" w:lineRule="auto"/>
              <w:jc w:val="both"/>
              <w:rPr>
                <w:del w:id="1541" w:author="Robbie Parks" w:date="2019-01-22T12:51:00Z"/>
                <w:sz w:val="18"/>
                <w:szCs w:val="18"/>
              </w:rPr>
              <w:pPrChange w:id="1542" w:author="Robbie Parks" w:date="2019-01-22T12:51:00Z">
                <w:pPr>
                  <w:framePr w:hSpace="180" w:wrap="around" w:vAnchor="text" w:hAnchor="page" w:x="1557" w:y="185"/>
                </w:pPr>
              </w:pPrChange>
            </w:pPr>
            <w:del w:id="154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7774FDA8" w:rsidR="004F7F15" w:rsidRPr="00675437" w:rsidDel="007133B2" w:rsidRDefault="004F7F15">
            <w:pPr>
              <w:spacing w:line="480" w:lineRule="auto"/>
              <w:jc w:val="both"/>
              <w:rPr>
                <w:del w:id="1544" w:author="Robbie Parks" w:date="2019-01-22T12:51:00Z"/>
                <w:sz w:val="18"/>
                <w:szCs w:val="18"/>
              </w:rPr>
              <w:pPrChange w:id="1545" w:author="Robbie Parks" w:date="2019-01-22T12:51:00Z">
                <w:pPr>
                  <w:framePr w:hSpace="180" w:wrap="around" w:vAnchor="text" w:hAnchor="page" w:x="1557" w:y="185"/>
                </w:pPr>
              </w:pPrChange>
            </w:pPr>
            <w:del w:id="1546" w:author="Robbie Parks" w:date="2019-01-22T12:51:00Z">
              <w:r w:rsidRPr="00675437" w:rsidDel="007133B2">
                <w:rPr>
                  <w:color w:val="000000"/>
                  <w:sz w:val="18"/>
                  <w:szCs w:val="18"/>
                </w:rPr>
                <w:delText xml:space="preserve">30.0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42.0)</w:delText>
              </w:r>
            </w:del>
          </w:p>
        </w:tc>
      </w:tr>
      <w:tr w:rsidR="004F7F15" w:rsidRPr="00636C9B" w:rsidDel="007133B2" w14:paraId="45DCF60D" w14:textId="240E4327" w:rsidTr="000250EE">
        <w:trPr>
          <w:trHeight w:val="525"/>
          <w:del w:id="1547" w:author="Robbie Parks" w:date="2019-01-22T12:51:00Z"/>
        </w:trPr>
        <w:tc>
          <w:tcPr>
            <w:tcW w:w="1128" w:type="dxa"/>
            <w:vMerge w:val="restart"/>
            <w:tcMar>
              <w:top w:w="0" w:type="dxa"/>
              <w:left w:w="75" w:type="dxa"/>
              <w:bottom w:w="0" w:type="dxa"/>
              <w:right w:w="75" w:type="dxa"/>
            </w:tcMar>
            <w:vAlign w:val="center"/>
            <w:hideMark/>
          </w:tcPr>
          <w:p w14:paraId="4C83E533" w14:textId="358B4224" w:rsidR="004F7F15" w:rsidRPr="00F5560A" w:rsidDel="007133B2" w:rsidRDefault="004F7F15">
            <w:pPr>
              <w:spacing w:line="480" w:lineRule="auto"/>
              <w:jc w:val="both"/>
              <w:rPr>
                <w:del w:id="1548" w:author="Robbie Parks" w:date="2019-01-22T12:51:00Z"/>
                <w:sz w:val="18"/>
                <w:szCs w:val="18"/>
              </w:rPr>
              <w:pPrChange w:id="1549" w:author="Robbie Parks" w:date="2019-01-22T12:51:00Z">
                <w:pPr>
                  <w:framePr w:hSpace="180" w:wrap="around" w:vAnchor="text" w:hAnchor="page" w:x="1557" w:y="185"/>
                </w:pPr>
              </w:pPrChange>
            </w:pPr>
            <w:del w:id="1550" w:author="Robbie Parks" w:date="2019-01-22T12:51:00Z">
              <w:r w:rsidRPr="002A2E8D" w:rsidDel="007133B2">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3B18C372" w:rsidR="004F7F15" w:rsidRPr="005464C8" w:rsidDel="007133B2" w:rsidRDefault="004F7F15">
            <w:pPr>
              <w:spacing w:line="480" w:lineRule="auto"/>
              <w:jc w:val="both"/>
              <w:rPr>
                <w:del w:id="1551" w:author="Robbie Parks" w:date="2019-01-22T12:51:00Z"/>
                <w:sz w:val="18"/>
                <w:szCs w:val="18"/>
              </w:rPr>
              <w:pPrChange w:id="1552" w:author="Robbie Parks" w:date="2019-01-22T12:51:00Z">
                <w:pPr>
                  <w:framePr w:hSpace="180" w:wrap="around" w:vAnchor="text" w:hAnchor="page" w:x="1557" w:y="185"/>
                </w:pPr>
              </w:pPrChange>
            </w:pPr>
            <w:del w:id="1553" w:author="Robbie Parks" w:date="2019-01-22T12:51:00Z">
              <w:r w:rsidRPr="00E966D2" w:rsidDel="007133B2">
                <w:rPr>
                  <w:color w:val="000000"/>
                  <w:sz w:val="18"/>
                  <w:szCs w:val="18"/>
                </w:rPr>
                <w:delText>Male</w:delText>
              </w:r>
            </w:del>
          </w:p>
        </w:tc>
        <w:tc>
          <w:tcPr>
            <w:tcW w:w="1113" w:type="dxa"/>
            <w:tcMar>
              <w:top w:w="0" w:type="dxa"/>
              <w:left w:w="75" w:type="dxa"/>
              <w:bottom w:w="0" w:type="dxa"/>
              <w:right w:w="75" w:type="dxa"/>
            </w:tcMar>
            <w:vAlign w:val="center"/>
            <w:hideMark/>
          </w:tcPr>
          <w:p w14:paraId="4A6AA01F" w14:textId="6C54B023" w:rsidR="004F7F15" w:rsidRPr="00675437" w:rsidDel="007133B2" w:rsidRDefault="004F7F15">
            <w:pPr>
              <w:spacing w:line="480" w:lineRule="auto"/>
              <w:jc w:val="both"/>
              <w:rPr>
                <w:del w:id="1554" w:author="Robbie Parks" w:date="2019-01-22T12:51:00Z"/>
                <w:sz w:val="18"/>
                <w:szCs w:val="18"/>
              </w:rPr>
              <w:pPrChange w:id="1555" w:author="Robbie Parks" w:date="2019-01-22T12:51:00Z">
                <w:pPr>
                  <w:framePr w:hSpace="180" w:wrap="around" w:vAnchor="text" w:hAnchor="page" w:x="1557" w:y="185"/>
                </w:pPr>
              </w:pPrChange>
            </w:pPr>
            <w:del w:id="1556" w:author="Robbie Parks" w:date="2019-01-22T12:51:00Z">
              <w:r w:rsidRPr="005464C8"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71E3EE31" w:rsidR="004F7F15" w:rsidRPr="00675437" w:rsidDel="007133B2" w:rsidRDefault="004F7F15">
            <w:pPr>
              <w:spacing w:line="480" w:lineRule="auto"/>
              <w:jc w:val="both"/>
              <w:rPr>
                <w:del w:id="1557" w:author="Robbie Parks" w:date="2019-01-22T12:51:00Z"/>
                <w:sz w:val="18"/>
                <w:szCs w:val="18"/>
              </w:rPr>
              <w:pPrChange w:id="1558" w:author="Robbie Parks" w:date="2019-01-22T12:51:00Z">
                <w:pPr>
                  <w:framePr w:hSpace="180" w:wrap="around" w:vAnchor="text" w:hAnchor="page" w:x="1557" w:y="185"/>
                </w:pPr>
              </w:pPrChange>
            </w:pPr>
            <w:del w:id="155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6E8BDEE7" w:rsidR="004F7F15" w:rsidRPr="00675437" w:rsidDel="007133B2" w:rsidRDefault="004F7F15">
            <w:pPr>
              <w:spacing w:line="480" w:lineRule="auto"/>
              <w:jc w:val="both"/>
              <w:rPr>
                <w:del w:id="1560" w:author="Robbie Parks" w:date="2019-01-22T12:51:00Z"/>
                <w:sz w:val="18"/>
                <w:szCs w:val="18"/>
              </w:rPr>
              <w:pPrChange w:id="1561" w:author="Robbie Parks" w:date="2019-01-22T12:51:00Z">
                <w:pPr>
                  <w:framePr w:hSpace="180" w:wrap="around" w:vAnchor="text" w:hAnchor="page" w:x="1557" w:y="185"/>
                </w:pPr>
              </w:pPrChange>
            </w:pPr>
            <w:del w:id="1562"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C723833" w14:textId="6620927F" w:rsidR="004F7F15" w:rsidRPr="00675437" w:rsidDel="007133B2" w:rsidRDefault="004F7F15">
            <w:pPr>
              <w:spacing w:line="480" w:lineRule="auto"/>
              <w:jc w:val="both"/>
              <w:rPr>
                <w:del w:id="1563" w:author="Robbie Parks" w:date="2019-01-22T12:51:00Z"/>
                <w:sz w:val="18"/>
                <w:szCs w:val="18"/>
              </w:rPr>
              <w:pPrChange w:id="1564" w:author="Robbie Parks" w:date="2019-01-22T12:51:00Z">
                <w:pPr>
                  <w:framePr w:hSpace="180" w:wrap="around" w:vAnchor="text" w:hAnchor="page" w:x="1557" w:y="185"/>
                </w:pPr>
              </w:pPrChange>
            </w:pPr>
            <w:del w:id="1565"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62.0)</w:delText>
              </w:r>
            </w:del>
          </w:p>
        </w:tc>
        <w:tc>
          <w:tcPr>
            <w:tcW w:w="1113" w:type="dxa"/>
            <w:tcMar>
              <w:top w:w="0" w:type="dxa"/>
              <w:left w:w="75" w:type="dxa"/>
              <w:bottom w:w="0" w:type="dxa"/>
              <w:right w:w="75" w:type="dxa"/>
            </w:tcMar>
            <w:vAlign w:val="center"/>
            <w:hideMark/>
          </w:tcPr>
          <w:p w14:paraId="44E2F011" w14:textId="3B5D7CC8" w:rsidR="004F7F15" w:rsidRPr="00675437" w:rsidDel="007133B2" w:rsidRDefault="004F7F15">
            <w:pPr>
              <w:spacing w:line="480" w:lineRule="auto"/>
              <w:jc w:val="both"/>
              <w:rPr>
                <w:del w:id="1566" w:author="Robbie Parks" w:date="2019-01-22T12:51:00Z"/>
                <w:sz w:val="18"/>
                <w:szCs w:val="18"/>
              </w:rPr>
              <w:pPrChange w:id="1567" w:author="Robbie Parks" w:date="2019-01-22T12:51:00Z">
                <w:pPr>
                  <w:framePr w:hSpace="180" w:wrap="around" w:vAnchor="text" w:hAnchor="page" w:x="1557" w:y="185"/>
                </w:pPr>
              </w:pPrChange>
            </w:pPr>
            <w:del w:id="1568" w:author="Robbie Parks" w:date="2019-01-22T12:51:00Z">
              <w:r w:rsidRPr="00675437" w:rsidDel="007133B2">
                <w:rPr>
                  <w:color w:val="000000"/>
                  <w:sz w:val="18"/>
                  <w:szCs w:val="18"/>
                </w:rPr>
                <w:delText xml:space="preserve">47.0 </w:delText>
              </w:r>
              <w:r w:rsidR="008916F4" w:rsidRPr="00675437" w:rsidDel="007133B2">
                <w:rPr>
                  <w:color w:val="000000"/>
                  <w:sz w:val="18"/>
                  <w:szCs w:val="18"/>
                </w:rPr>
                <w:delText>(</w:delText>
              </w:r>
              <w:r w:rsidRPr="00675437" w:rsidDel="007133B2">
                <w:rPr>
                  <w:color w:val="000000"/>
                  <w:sz w:val="18"/>
                  <w:szCs w:val="18"/>
                </w:rPr>
                <w:delText>28.0</w:delText>
              </w:r>
              <w:r w:rsidR="008916F4" w:rsidRPr="00675437" w:rsidDel="007133B2">
                <w:rPr>
                  <w:color w:val="000000"/>
                  <w:sz w:val="18"/>
                  <w:szCs w:val="18"/>
                </w:rPr>
                <w:delText xml:space="preserve">, </w:delText>
              </w:r>
              <w:r w:rsidRPr="00675437" w:rsidDel="007133B2">
                <w:rPr>
                  <w:color w:val="000000"/>
                  <w:sz w:val="18"/>
                  <w:szCs w:val="18"/>
                </w:rPr>
                <w:delText>67.0)</w:delText>
              </w:r>
            </w:del>
          </w:p>
        </w:tc>
        <w:tc>
          <w:tcPr>
            <w:tcW w:w="1113" w:type="dxa"/>
            <w:tcMar>
              <w:top w:w="0" w:type="dxa"/>
              <w:left w:w="75" w:type="dxa"/>
              <w:bottom w:w="0" w:type="dxa"/>
              <w:right w:w="75" w:type="dxa"/>
            </w:tcMar>
            <w:vAlign w:val="center"/>
            <w:hideMark/>
          </w:tcPr>
          <w:p w14:paraId="5120999C" w14:textId="69E31D76" w:rsidR="004F7F15" w:rsidRPr="00675437" w:rsidDel="007133B2" w:rsidRDefault="004F7F15">
            <w:pPr>
              <w:spacing w:line="480" w:lineRule="auto"/>
              <w:jc w:val="both"/>
              <w:rPr>
                <w:del w:id="1569" w:author="Robbie Parks" w:date="2019-01-22T12:51:00Z"/>
                <w:sz w:val="18"/>
                <w:szCs w:val="18"/>
              </w:rPr>
              <w:pPrChange w:id="1570" w:author="Robbie Parks" w:date="2019-01-22T12:51:00Z">
                <w:pPr>
                  <w:framePr w:hSpace="180" w:wrap="around" w:vAnchor="text" w:hAnchor="page" w:x="1557" w:y="185"/>
                </w:pPr>
              </w:pPrChange>
            </w:pPr>
            <w:del w:id="1571"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12.0</w:delText>
              </w:r>
              <w:r w:rsidR="008916F4" w:rsidRPr="00675437" w:rsidDel="007133B2">
                <w:rPr>
                  <w:color w:val="000000"/>
                  <w:sz w:val="18"/>
                  <w:szCs w:val="18"/>
                </w:rPr>
                <w:delText xml:space="preserve">, </w:delText>
              </w:r>
              <w:r w:rsidRPr="00675437" w:rsidDel="007133B2">
                <w:rPr>
                  <w:color w:val="000000"/>
                  <w:sz w:val="18"/>
                  <w:szCs w:val="18"/>
                </w:rPr>
                <w:delText>60.0)</w:delText>
              </w:r>
            </w:del>
          </w:p>
        </w:tc>
        <w:tc>
          <w:tcPr>
            <w:tcW w:w="1113" w:type="dxa"/>
            <w:tcMar>
              <w:top w:w="0" w:type="dxa"/>
              <w:left w:w="75" w:type="dxa"/>
              <w:bottom w:w="0" w:type="dxa"/>
              <w:right w:w="75" w:type="dxa"/>
            </w:tcMar>
            <w:vAlign w:val="center"/>
            <w:hideMark/>
          </w:tcPr>
          <w:p w14:paraId="6AB1E2EA" w14:textId="0FF9B892" w:rsidR="004F7F15" w:rsidRPr="00675437" w:rsidDel="007133B2" w:rsidRDefault="004F7F15">
            <w:pPr>
              <w:spacing w:line="480" w:lineRule="auto"/>
              <w:jc w:val="both"/>
              <w:rPr>
                <w:del w:id="1572" w:author="Robbie Parks" w:date="2019-01-22T12:51:00Z"/>
                <w:sz w:val="18"/>
                <w:szCs w:val="18"/>
              </w:rPr>
              <w:pPrChange w:id="1573" w:author="Robbie Parks" w:date="2019-01-22T12:51:00Z">
                <w:pPr>
                  <w:framePr w:hSpace="180" w:wrap="around" w:vAnchor="text" w:hAnchor="page" w:x="1557" w:y="185"/>
                </w:pPr>
              </w:pPrChange>
            </w:pPr>
            <w:del w:id="1574"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34.0</w:delText>
              </w:r>
              <w:r w:rsidR="008916F4" w:rsidRPr="00675437" w:rsidDel="007133B2">
                <w:rPr>
                  <w:color w:val="000000"/>
                  <w:sz w:val="18"/>
                  <w:szCs w:val="18"/>
                </w:rPr>
                <w:delText xml:space="preserve">, </w:delText>
              </w:r>
              <w:r w:rsidRPr="00675437" w:rsidDel="007133B2">
                <w:rPr>
                  <w:color w:val="000000"/>
                  <w:sz w:val="18"/>
                  <w:szCs w:val="18"/>
                </w:rPr>
                <w:delText>84.0)</w:delText>
              </w:r>
            </w:del>
          </w:p>
        </w:tc>
        <w:tc>
          <w:tcPr>
            <w:tcW w:w="1113" w:type="dxa"/>
            <w:tcMar>
              <w:top w:w="0" w:type="dxa"/>
              <w:left w:w="75" w:type="dxa"/>
              <w:bottom w:w="0" w:type="dxa"/>
              <w:right w:w="75" w:type="dxa"/>
            </w:tcMar>
            <w:vAlign w:val="center"/>
            <w:hideMark/>
          </w:tcPr>
          <w:p w14:paraId="455B24C4" w14:textId="3306348A" w:rsidR="004F7F15" w:rsidRPr="00675437" w:rsidDel="007133B2" w:rsidRDefault="004F7F15">
            <w:pPr>
              <w:spacing w:line="480" w:lineRule="auto"/>
              <w:jc w:val="both"/>
              <w:rPr>
                <w:del w:id="1575" w:author="Robbie Parks" w:date="2019-01-22T12:51:00Z"/>
                <w:sz w:val="18"/>
                <w:szCs w:val="18"/>
              </w:rPr>
              <w:pPrChange w:id="1576" w:author="Robbie Parks" w:date="2019-01-22T12:51:00Z">
                <w:pPr>
                  <w:framePr w:hSpace="180" w:wrap="around" w:vAnchor="text" w:hAnchor="page" w:x="1557" w:y="185"/>
                </w:pPr>
              </w:pPrChange>
            </w:pPr>
            <w:del w:id="1577" w:author="Robbie Parks" w:date="2019-01-22T12:51:00Z">
              <w:r w:rsidRPr="00675437" w:rsidDel="007133B2">
                <w:rPr>
                  <w:color w:val="000000"/>
                  <w:sz w:val="18"/>
                  <w:szCs w:val="18"/>
                </w:rPr>
                <w:delText xml:space="preserve">26.0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43.0)</w:delText>
              </w:r>
            </w:del>
          </w:p>
        </w:tc>
        <w:tc>
          <w:tcPr>
            <w:tcW w:w="1068" w:type="dxa"/>
            <w:tcMar>
              <w:top w:w="0" w:type="dxa"/>
              <w:left w:w="75" w:type="dxa"/>
              <w:bottom w:w="0" w:type="dxa"/>
              <w:right w:w="75" w:type="dxa"/>
            </w:tcMar>
            <w:vAlign w:val="center"/>
            <w:hideMark/>
          </w:tcPr>
          <w:p w14:paraId="549E5369" w14:textId="0FD52400" w:rsidR="004F7F15" w:rsidRPr="00675437" w:rsidDel="007133B2" w:rsidRDefault="004F7F15">
            <w:pPr>
              <w:spacing w:line="480" w:lineRule="auto"/>
              <w:jc w:val="both"/>
              <w:rPr>
                <w:del w:id="1578" w:author="Robbie Parks" w:date="2019-01-22T12:51:00Z"/>
                <w:sz w:val="18"/>
                <w:szCs w:val="18"/>
              </w:rPr>
              <w:pPrChange w:id="1579" w:author="Robbie Parks" w:date="2019-01-22T12:51:00Z">
                <w:pPr>
                  <w:framePr w:hSpace="180" w:wrap="around" w:vAnchor="text" w:hAnchor="page" w:x="1557" w:y="185"/>
                </w:pPr>
              </w:pPrChange>
            </w:pPr>
            <w:del w:id="1580"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8F2C5AD" w14:textId="586E50C9" w:rsidR="004F7F15" w:rsidRPr="00675437" w:rsidDel="007133B2" w:rsidRDefault="004F7F15">
            <w:pPr>
              <w:spacing w:line="480" w:lineRule="auto"/>
              <w:jc w:val="both"/>
              <w:rPr>
                <w:del w:id="1581" w:author="Robbie Parks" w:date="2019-01-22T12:51:00Z"/>
                <w:sz w:val="18"/>
                <w:szCs w:val="18"/>
              </w:rPr>
              <w:pPrChange w:id="1582" w:author="Robbie Parks" w:date="2019-01-22T12:51:00Z">
                <w:pPr>
                  <w:framePr w:hSpace="180" w:wrap="around" w:vAnchor="text" w:hAnchor="page" w:x="1557" w:y="185"/>
                </w:pPr>
              </w:pPrChange>
            </w:pPr>
            <w:del w:id="1583"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74965237" w14:textId="0280D8EA" w:rsidR="004F7F15" w:rsidRPr="00675437" w:rsidDel="007133B2" w:rsidRDefault="004F7F15">
            <w:pPr>
              <w:spacing w:line="480" w:lineRule="auto"/>
              <w:jc w:val="both"/>
              <w:rPr>
                <w:del w:id="1584" w:author="Robbie Parks" w:date="2019-01-22T12:51:00Z"/>
                <w:sz w:val="18"/>
                <w:szCs w:val="18"/>
              </w:rPr>
              <w:pPrChange w:id="1585" w:author="Robbie Parks" w:date="2019-01-22T12:51:00Z">
                <w:pPr>
                  <w:framePr w:hSpace="180" w:wrap="around" w:vAnchor="text" w:hAnchor="page" w:x="1557" w:y="185"/>
                </w:pPr>
              </w:pPrChange>
            </w:pPr>
            <w:del w:id="1586" w:author="Robbie Parks" w:date="2019-01-22T12:51:00Z">
              <w:r w:rsidRPr="00675437" w:rsidDel="007133B2">
                <w:rPr>
                  <w:color w:val="000000"/>
                  <w:sz w:val="18"/>
                  <w:szCs w:val="18"/>
                </w:rPr>
                <w:delText xml:space="preserve">253.0 </w:delText>
              </w:r>
              <w:r w:rsidR="008916F4" w:rsidRPr="00675437" w:rsidDel="007133B2">
                <w:rPr>
                  <w:color w:val="000000"/>
                  <w:sz w:val="18"/>
                  <w:szCs w:val="18"/>
                </w:rPr>
                <w:delText>(</w:delText>
              </w:r>
              <w:r w:rsidRPr="00675437" w:rsidDel="007133B2">
                <w:rPr>
                  <w:color w:val="000000"/>
                  <w:sz w:val="18"/>
                  <w:szCs w:val="18"/>
                </w:rPr>
                <w:delText>200.0, 306.0)</w:delText>
              </w:r>
            </w:del>
          </w:p>
        </w:tc>
      </w:tr>
      <w:tr w:rsidR="004F7F15" w:rsidRPr="00636C9B" w:rsidDel="007133B2" w14:paraId="6C4217F5" w14:textId="32C3E93E" w:rsidTr="000250EE">
        <w:trPr>
          <w:trHeight w:val="510"/>
          <w:del w:id="1587" w:author="Robbie Parks" w:date="2019-01-22T12:51:00Z"/>
        </w:trPr>
        <w:tc>
          <w:tcPr>
            <w:tcW w:w="1128" w:type="dxa"/>
            <w:vMerge/>
            <w:vAlign w:val="center"/>
            <w:hideMark/>
          </w:tcPr>
          <w:p w14:paraId="48D8241E" w14:textId="52330736" w:rsidR="004F7F15" w:rsidRPr="00675437" w:rsidDel="007133B2" w:rsidRDefault="004F7F15">
            <w:pPr>
              <w:spacing w:line="480" w:lineRule="auto"/>
              <w:jc w:val="both"/>
              <w:rPr>
                <w:del w:id="1588" w:author="Robbie Parks" w:date="2019-01-22T12:51:00Z"/>
                <w:sz w:val="18"/>
                <w:szCs w:val="18"/>
              </w:rPr>
              <w:pPrChange w:id="1589"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7CE3A45D" w:rsidR="004F7F15" w:rsidRPr="00675437" w:rsidDel="007133B2" w:rsidRDefault="004F7F15">
            <w:pPr>
              <w:spacing w:line="480" w:lineRule="auto"/>
              <w:jc w:val="both"/>
              <w:rPr>
                <w:del w:id="1590" w:author="Robbie Parks" w:date="2019-01-22T12:51:00Z"/>
                <w:sz w:val="18"/>
                <w:szCs w:val="18"/>
              </w:rPr>
              <w:pPrChange w:id="1591" w:author="Robbie Parks" w:date="2019-01-22T12:51:00Z">
                <w:pPr>
                  <w:framePr w:hSpace="180" w:wrap="around" w:vAnchor="text" w:hAnchor="page" w:x="1557" w:y="185"/>
                </w:pPr>
              </w:pPrChange>
            </w:pPr>
            <w:del w:id="1592"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2DB39E14" w:rsidR="004F7F15" w:rsidRPr="00675437" w:rsidDel="007133B2" w:rsidRDefault="004F7F15">
            <w:pPr>
              <w:spacing w:line="480" w:lineRule="auto"/>
              <w:jc w:val="both"/>
              <w:rPr>
                <w:del w:id="1593" w:author="Robbie Parks" w:date="2019-01-22T12:51:00Z"/>
                <w:sz w:val="18"/>
                <w:szCs w:val="18"/>
              </w:rPr>
              <w:pPrChange w:id="1594" w:author="Robbie Parks" w:date="2019-01-22T12:51:00Z">
                <w:pPr>
                  <w:framePr w:hSpace="180" w:wrap="around" w:vAnchor="text" w:hAnchor="page" w:x="1557" w:y="185"/>
                </w:pPr>
              </w:pPrChange>
            </w:pPr>
            <w:del w:id="159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70CC26C2" w:rsidR="004F7F15" w:rsidRPr="00675437" w:rsidDel="007133B2" w:rsidRDefault="004F7F15">
            <w:pPr>
              <w:spacing w:line="480" w:lineRule="auto"/>
              <w:jc w:val="both"/>
              <w:rPr>
                <w:del w:id="1596" w:author="Robbie Parks" w:date="2019-01-22T12:51:00Z"/>
                <w:sz w:val="18"/>
                <w:szCs w:val="18"/>
              </w:rPr>
              <w:pPrChange w:id="1597" w:author="Robbie Parks" w:date="2019-01-22T12:51:00Z">
                <w:pPr>
                  <w:framePr w:hSpace="180" w:wrap="around" w:vAnchor="text" w:hAnchor="page" w:x="1557" w:y="185"/>
                </w:pPr>
              </w:pPrChange>
            </w:pPr>
            <w:del w:id="159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38DA160B" w:rsidR="004F7F15" w:rsidRPr="00675437" w:rsidDel="007133B2" w:rsidRDefault="004F7F15">
            <w:pPr>
              <w:spacing w:line="480" w:lineRule="auto"/>
              <w:jc w:val="both"/>
              <w:rPr>
                <w:del w:id="1599" w:author="Robbie Parks" w:date="2019-01-22T12:51:00Z"/>
                <w:sz w:val="18"/>
                <w:szCs w:val="18"/>
              </w:rPr>
              <w:pPrChange w:id="1600" w:author="Robbie Parks" w:date="2019-01-22T12:51:00Z">
                <w:pPr>
                  <w:framePr w:hSpace="180" w:wrap="around" w:vAnchor="text" w:hAnchor="page" w:x="1557" w:y="185"/>
                </w:pPr>
              </w:pPrChange>
            </w:pPr>
            <w:del w:id="1601"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842A25D" w14:textId="1AB6CDB5" w:rsidR="004F7F15" w:rsidRPr="00675437" w:rsidDel="007133B2" w:rsidRDefault="004F7F15">
            <w:pPr>
              <w:spacing w:line="480" w:lineRule="auto"/>
              <w:jc w:val="both"/>
              <w:rPr>
                <w:del w:id="1602" w:author="Robbie Parks" w:date="2019-01-22T12:51:00Z"/>
                <w:sz w:val="18"/>
                <w:szCs w:val="18"/>
              </w:rPr>
              <w:pPrChange w:id="1603" w:author="Robbie Parks" w:date="2019-01-22T12:51:00Z">
                <w:pPr>
                  <w:framePr w:hSpace="180" w:wrap="around" w:vAnchor="text" w:hAnchor="page" w:x="1557" w:y="185"/>
                </w:pPr>
              </w:pPrChange>
            </w:pPr>
            <w:del w:id="1604"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6F5BA306" w14:textId="4311B762" w:rsidR="004F7F15" w:rsidRPr="00675437" w:rsidDel="007133B2" w:rsidRDefault="004F7F15">
            <w:pPr>
              <w:spacing w:line="480" w:lineRule="auto"/>
              <w:jc w:val="both"/>
              <w:rPr>
                <w:del w:id="1605" w:author="Robbie Parks" w:date="2019-01-22T12:51:00Z"/>
                <w:sz w:val="18"/>
                <w:szCs w:val="18"/>
              </w:rPr>
              <w:pPrChange w:id="1606" w:author="Robbie Parks" w:date="2019-01-22T12:51:00Z">
                <w:pPr>
                  <w:framePr w:hSpace="180" w:wrap="around" w:vAnchor="text" w:hAnchor="page" w:x="1557" w:y="185"/>
                </w:pPr>
              </w:pPrChange>
            </w:pPr>
            <w:del w:id="1607"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21.0)</w:delText>
              </w:r>
            </w:del>
          </w:p>
        </w:tc>
        <w:tc>
          <w:tcPr>
            <w:tcW w:w="1113" w:type="dxa"/>
            <w:tcMar>
              <w:top w:w="0" w:type="dxa"/>
              <w:left w:w="75" w:type="dxa"/>
              <w:bottom w:w="0" w:type="dxa"/>
              <w:right w:w="75" w:type="dxa"/>
            </w:tcMar>
            <w:vAlign w:val="center"/>
            <w:hideMark/>
          </w:tcPr>
          <w:p w14:paraId="298A03D5" w14:textId="2639B6E9" w:rsidR="004F7F15" w:rsidRPr="00675437" w:rsidDel="007133B2" w:rsidRDefault="004F7F15">
            <w:pPr>
              <w:spacing w:line="480" w:lineRule="auto"/>
              <w:jc w:val="both"/>
              <w:rPr>
                <w:del w:id="1608" w:author="Robbie Parks" w:date="2019-01-22T12:51:00Z"/>
                <w:sz w:val="18"/>
                <w:szCs w:val="18"/>
              </w:rPr>
              <w:pPrChange w:id="1609" w:author="Robbie Parks" w:date="2019-01-22T12:51:00Z">
                <w:pPr>
                  <w:framePr w:hSpace="180" w:wrap="around" w:vAnchor="text" w:hAnchor="page" w:x="1557" w:y="185"/>
                </w:pPr>
              </w:pPrChange>
            </w:pPr>
            <w:del w:id="1610"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2EC1D686" w14:textId="67339E19" w:rsidR="004F7F15" w:rsidRPr="00675437" w:rsidDel="007133B2" w:rsidRDefault="004F7F15">
            <w:pPr>
              <w:spacing w:line="480" w:lineRule="auto"/>
              <w:jc w:val="both"/>
              <w:rPr>
                <w:del w:id="1611" w:author="Robbie Parks" w:date="2019-01-22T12:51:00Z"/>
                <w:sz w:val="18"/>
                <w:szCs w:val="18"/>
              </w:rPr>
              <w:pPrChange w:id="1612" w:author="Robbie Parks" w:date="2019-01-22T12:51:00Z">
                <w:pPr>
                  <w:framePr w:hSpace="180" w:wrap="around" w:vAnchor="text" w:hAnchor="page" w:x="1557" w:y="185"/>
                </w:pPr>
              </w:pPrChange>
            </w:pPr>
            <w:del w:id="1613"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B75811" w:rsidR="004F7F15" w:rsidRPr="00675437" w:rsidDel="007133B2" w:rsidRDefault="004F7F15">
            <w:pPr>
              <w:spacing w:line="480" w:lineRule="auto"/>
              <w:jc w:val="both"/>
              <w:rPr>
                <w:del w:id="1614" w:author="Robbie Parks" w:date="2019-01-22T12:51:00Z"/>
                <w:sz w:val="18"/>
                <w:szCs w:val="18"/>
              </w:rPr>
              <w:pPrChange w:id="1615" w:author="Robbie Parks" w:date="2019-01-22T12:51:00Z">
                <w:pPr>
                  <w:framePr w:hSpace="180" w:wrap="around" w:vAnchor="text" w:hAnchor="page" w:x="1557" w:y="185"/>
                </w:pPr>
              </w:pPrChange>
            </w:pPr>
            <w:del w:id="1616"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4805D27" w14:textId="489601CB" w:rsidR="004F7F15" w:rsidRPr="00675437" w:rsidDel="007133B2" w:rsidRDefault="004F7F15">
            <w:pPr>
              <w:spacing w:line="480" w:lineRule="auto"/>
              <w:jc w:val="both"/>
              <w:rPr>
                <w:del w:id="1617" w:author="Robbie Parks" w:date="2019-01-22T12:51:00Z"/>
                <w:sz w:val="18"/>
                <w:szCs w:val="18"/>
              </w:rPr>
              <w:pPrChange w:id="1618" w:author="Robbie Parks" w:date="2019-01-22T12:51:00Z">
                <w:pPr>
                  <w:framePr w:hSpace="180" w:wrap="around" w:vAnchor="text" w:hAnchor="page" w:x="1557" w:y="185"/>
                </w:pPr>
              </w:pPrChange>
            </w:pPr>
            <w:del w:id="161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1F8D0A61" w:rsidR="004F7F15" w:rsidRPr="00675437" w:rsidDel="007133B2" w:rsidRDefault="004F7F15">
            <w:pPr>
              <w:spacing w:line="480" w:lineRule="auto"/>
              <w:jc w:val="both"/>
              <w:rPr>
                <w:del w:id="1620" w:author="Robbie Parks" w:date="2019-01-22T12:51:00Z"/>
                <w:sz w:val="18"/>
                <w:szCs w:val="18"/>
              </w:rPr>
              <w:pPrChange w:id="1621" w:author="Robbie Parks" w:date="2019-01-22T12:51:00Z">
                <w:pPr>
                  <w:framePr w:hSpace="180" w:wrap="around" w:vAnchor="text" w:hAnchor="page" w:x="1557" w:y="185"/>
                </w:pPr>
              </w:pPrChange>
            </w:pPr>
            <w:del w:id="162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3B186ABF" w:rsidR="004F7F15" w:rsidRPr="00675437" w:rsidDel="007133B2" w:rsidRDefault="004F7F15">
            <w:pPr>
              <w:spacing w:line="480" w:lineRule="auto"/>
              <w:jc w:val="both"/>
              <w:rPr>
                <w:del w:id="1623" w:author="Robbie Parks" w:date="2019-01-22T12:51:00Z"/>
                <w:sz w:val="18"/>
                <w:szCs w:val="18"/>
              </w:rPr>
              <w:pPrChange w:id="1624" w:author="Robbie Parks" w:date="2019-01-22T12:51:00Z">
                <w:pPr>
                  <w:framePr w:hSpace="180" w:wrap="around" w:vAnchor="text" w:hAnchor="page" w:x="1557" w:y="185"/>
                </w:pPr>
              </w:pPrChange>
            </w:pPr>
            <w:del w:id="1625" w:author="Robbie Parks" w:date="2019-01-22T12:51:00Z">
              <w:r w:rsidRPr="00675437" w:rsidDel="007133B2">
                <w:rPr>
                  <w:color w:val="000000"/>
                  <w:sz w:val="18"/>
                  <w:szCs w:val="18"/>
                </w:rPr>
                <w:delText xml:space="preserve">62.0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r>
    </w:tbl>
    <w:p w14:paraId="73AE7653" w14:textId="20D7D0C8" w:rsidR="004F7F15" w:rsidRPr="00636C9B" w:rsidDel="007133B2" w:rsidRDefault="004F7F15">
      <w:pPr>
        <w:spacing w:line="480" w:lineRule="auto"/>
        <w:jc w:val="both"/>
        <w:rPr>
          <w:del w:id="1626" w:author="Robbie Parks" w:date="2019-01-22T12:51:00Z"/>
          <w:color w:val="000000" w:themeColor="text1"/>
        </w:rPr>
        <w:sectPr w:rsidR="004F7F15" w:rsidRPr="00636C9B" w:rsidDel="007133B2" w:rsidSect="007133B2">
          <w:pgSz w:w="11900" w:h="16840" w:orient="portrait"/>
          <w:pgMar w:top="1440" w:right="1440" w:bottom="1440" w:left="1440" w:header="720" w:footer="720" w:gutter="0"/>
          <w:lnNumType w:countBy="1" w:restart="continuous"/>
          <w:cols w:space="720"/>
          <w:docGrid w:linePitch="360"/>
          <w:sectPrChange w:id="1627" w:author="Robbie Parks" w:date="2019-01-22T12:51:00Z">
            <w:sectPr w:rsidR="004F7F15" w:rsidRPr="00636C9B" w:rsidDel="007133B2" w:rsidSect="007133B2">
              <w:pgSz w:w="16840" w:h="11900" w:orient="landscape"/>
              <w:pgMar w:top="1440" w:right="1440" w:bottom="1440" w:left="1440" w:header="720" w:footer="720" w:gutter="0"/>
            </w:sectPr>
          </w:sectPrChange>
        </w:sectPr>
      </w:pPr>
    </w:p>
    <w:p w14:paraId="19085F5E" w14:textId="07A8AFC4" w:rsidR="00D04A37" w:rsidRPr="00182A4C" w:rsidRDefault="00D04A37" w:rsidP="007133B2">
      <w:pPr>
        <w:spacing w:line="480" w:lineRule="auto"/>
        <w:jc w:val="both"/>
        <w:rPr>
          <w:color w:val="000000" w:themeColor="text1"/>
          <w:sz w:val="18"/>
          <w:szCs w:val="18"/>
        </w:rPr>
      </w:pPr>
    </w:p>
    <w:sectPr w:rsidR="00D04A37" w:rsidRPr="00182A4C" w:rsidSect="007133B2">
      <w:pgSz w:w="11900" w:h="16840" w:orient="portrait"/>
      <w:pgMar w:top="1440" w:right="1440" w:bottom="1440" w:left="1440" w:header="720" w:footer="720" w:gutter="0"/>
      <w:lnNumType w:countBy="1" w:restart="continuous"/>
      <w:cols w:space="720"/>
      <w:docGrid w:linePitch="360"/>
      <w:sectPrChange w:id="1628" w:author="Robbie Parks" w:date="2019-01-22T12:51:00Z">
        <w:sectPr w:rsidR="00D04A37" w:rsidRPr="00182A4C" w:rsidSect="007133B2">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24" w:author="Ezzati, Majid" w:date="2019-01-18T21:12:00Z" w:initials="EM">
    <w:p w14:paraId="455B3945" w14:textId="607394A8" w:rsidR="00EA51F2" w:rsidRDefault="00EA51F2">
      <w:pPr>
        <w:pStyle w:val="CommentText"/>
      </w:pPr>
      <w:r>
        <w:rPr>
          <w:rStyle w:val="CommentReference"/>
        </w:rPr>
        <w:annotationRef/>
      </w:r>
      <w:r>
        <w:t>Needed?</w:t>
      </w:r>
    </w:p>
  </w:comment>
  <w:comment w:id="114" w:author="Ezzati, Majid" w:date="2019-01-18T07:01:00Z" w:initials="EM">
    <w:p w14:paraId="4109DE48" w14:textId="2CCF1054" w:rsidR="00EA51F2" w:rsidRDefault="00EA51F2">
      <w:pPr>
        <w:pStyle w:val="CommentText"/>
      </w:pPr>
      <w:r>
        <w:rPr>
          <w:rStyle w:val="CommentReference"/>
        </w:rPr>
        <w:annotationRef/>
      </w:r>
      <w:r>
        <w:t>To discuss if the Burke paper gives a number for additional deaths. To look at their paper together</w:t>
      </w:r>
    </w:p>
  </w:comment>
  <w:comment w:id="115" w:author="Robbie Parks" w:date="2019-01-21T17:35:00Z" w:initials="RP">
    <w:p w14:paraId="5F42F17E" w14:textId="6CCD105D" w:rsidR="00EA51F2" w:rsidRDefault="00EA51F2">
      <w:pPr>
        <w:pStyle w:val="CommentText"/>
      </w:pPr>
      <w:r>
        <w:rPr>
          <w:rStyle w:val="CommentReference"/>
        </w:rPr>
        <w:annotationRef/>
      </w:r>
      <w:r>
        <w:t>It does integrated up to 2050 over time</w:t>
      </w:r>
    </w:p>
  </w:comment>
  <w:comment w:id="155" w:author="Ezzati, Majid" w:date="2019-01-18T21:14:00Z" w:initials="EM">
    <w:p w14:paraId="1F267F40" w14:textId="5CB91801" w:rsidR="00EA51F2" w:rsidRDefault="00EA51F2">
      <w:pPr>
        <w:pStyle w:val="CommentText"/>
      </w:pPr>
      <w:r>
        <w:rPr>
          <w:rStyle w:val="CommentReference"/>
        </w:rPr>
        <w:annotationRef/>
      </w:r>
      <w:r>
        <w:t>Vague and probably not something to highlight as such</w:t>
      </w:r>
    </w:p>
  </w:comment>
  <w:comment w:id="254" w:author="Ezzati, Majid" w:date="2019-01-18T21:57:00Z" w:initials="EM">
    <w:p w14:paraId="5F5A9955" w14:textId="51A03A3C" w:rsidR="00EA51F2" w:rsidRDefault="00EA51F2">
      <w:pPr>
        <w:pStyle w:val="CommentText"/>
      </w:pPr>
      <w:r>
        <w:rPr>
          <w:rStyle w:val="CommentReference"/>
        </w:rPr>
        <w:annotationRef/>
      </w:r>
      <w:r>
        <w:t>Do you really mean incidence; strange measure for suicide</w:t>
      </w:r>
    </w:p>
  </w:comment>
  <w:comment w:id="239" w:author="Ezzati, Majid" w:date="2019-01-18T21:24:00Z" w:initials="EM">
    <w:p w14:paraId="63F9EE54" w14:textId="42CF27C5" w:rsidR="00EA51F2" w:rsidRDefault="00EA51F2">
      <w:pPr>
        <w:pStyle w:val="CommentText"/>
      </w:pPr>
      <w:r>
        <w:rPr>
          <w:rStyle w:val="CommentReference"/>
        </w:rPr>
        <w:annotationRef/>
      </w:r>
      <w:r>
        <w:t xml:space="preserve">Is it increase or is it higher? Increase is temporal </w:t>
      </w:r>
      <w:proofErr w:type="spellStart"/>
      <w:r>
        <w:t>where as</w:t>
      </w:r>
      <w:proofErr w:type="spellEnd"/>
      <w:r>
        <w:t xml:space="preserve"> higher is spatial.</w:t>
      </w:r>
    </w:p>
  </w:comment>
  <w:comment w:id="240" w:author="Robbie Parks" w:date="2019-01-21T17:30:00Z" w:initials="RP">
    <w:p w14:paraId="03CD4339" w14:textId="154036BB" w:rsidR="00EA51F2" w:rsidRPr="00186BE6" w:rsidRDefault="00EA51F2"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413" w:author="Ezzati, Majid" w:date="2019-01-18T22:11:00Z" w:initials="EM">
    <w:p w14:paraId="29872E5C" w14:textId="0146FBA0" w:rsidR="00EA51F2" w:rsidRDefault="00EA51F2">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567" w:author="Ezzati, Majid" w:date="2019-01-18T21:51:00Z" w:initials="EM">
    <w:p w14:paraId="516AA1D9" w14:textId="30A430D9" w:rsidR="00EA51F2" w:rsidRDefault="00EA51F2">
      <w:pPr>
        <w:pStyle w:val="CommentText"/>
      </w:pPr>
      <w:r>
        <w:rPr>
          <w:rStyle w:val="CommentReference"/>
        </w:rPr>
        <w:annotationRef/>
      </w:r>
      <w:r>
        <w:t>To discuss if we should give an honest statement that these effects are actually rather small when all taken together although young men particularly affected – a “gendered” perspective of sort on climate change!</w:t>
      </w:r>
    </w:p>
  </w:comment>
  <w:comment w:id="568" w:author="Robbie Parks" w:date="2019-01-21T18:16:00Z" w:initials="RP">
    <w:p w14:paraId="3A443AE3" w14:textId="2B84A15E" w:rsidR="00EA51F2" w:rsidRDefault="00EA51F2">
      <w:pPr>
        <w:pStyle w:val="CommentText"/>
      </w:pPr>
      <w:r>
        <w:rPr>
          <w:rStyle w:val="CommentReference"/>
        </w:rPr>
        <w:annotationRef/>
      </w:r>
      <w:r>
        <w:t>Can also compare to other relative risk effects (like in Burke?)</w:t>
      </w:r>
    </w:p>
  </w:comment>
  <w:comment w:id="649" w:author="Ezzati, Majid" w:date="2019-01-19T20:58:00Z" w:initials="EM">
    <w:p w14:paraId="727918D8" w14:textId="6B6DB0E2" w:rsidR="00EA51F2" w:rsidRDefault="00EA51F2">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650" w:author="Robbie Parks" w:date="2019-01-21T19:29:00Z" w:initials="RP">
    <w:p w14:paraId="35AA764A" w14:textId="157E69B2" w:rsidR="00EA51F2" w:rsidRDefault="00EA51F2">
      <w:pPr>
        <w:pStyle w:val="CommentText"/>
      </w:pPr>
      <w:r>
        <w:rPr>
          <w:rStyle w:val="CommentReference"/>
        </w:rPr>
        <w:annotationRef/>
      </w:r>
      <w:r>
        <w:t>This is verbatim from the methods of the AP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5B3945" w15:done="0"/>
  <w15:commentEx w15:paraId="4109DE48" w15:done="0"/>
  <w15:commentEx w15:paraId="5F42F17E" w15:paraIdParent="4109DE48" w15:done="0"/>
  <w15:commentEx w15:paraId="1F267F40" w15:done="0"/>
  <w15:commentEx w15:paraId="5F5A9955" w15:done="0"/>
  <w15:commentEx w15:paraId="63F9EE54" w15:done="0"/>
  <w15:commentEx w15:paraId="03CD4339" w15:paraIdParent="63F9EE54" w15:done="0"/>
  <w15:commentEx w15:paraId="29872E5C" w15:done="0"/>
  <w15:commentEx w15:paraId="516AA1D9" w15:done="0"/>
  <w15:commentEx w15:paraId="3A443AE3" w15:paraIdParent="516AA1D9" w15:done="0"/>
  <w15:commentEx w15:paraId="727918D8" w15:done="0"/>
  <w15:commentEx w15:paraId="35AA764A" w15:paraIdParent="727918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5B3945" w16cid:durableId="1FF021E8"/>
  <w16cid:commentId w16cid:paraId="4109DE48" w16cid:durableId="1FF021E9"/>
  <w16cid:commentId w16cid:paraId="5F42F17E" w16cid:durableId="1FF0816E"/>
  <w16cid:commentId w16cid:paraId="1F267F40" w16cid:durableId="1FF021EB"/>
  <w16cid:commentId w16cid:paraId="5F5A9955" w16cid:durableId="1FF021EE"/>
  <w16cid:commentId w16cid:paraId="63F9EE54" w16cid:durableId="1FF021EF"/>
  <w16cid:commentId w16cid:paraId="03CD4339" w16cid:durableId="1FF08050"/>
  <w16cid:commentId w16cid:paraId="29872E5C" w16cid:durableId="1FF021F9"/>
  <w16cid:commentId w16cid:paraId="516AA1D9" w16cid:durableId="1FF021FE"/>
  <w16cid:commentId w16cid:paraId="3A443AE3" w16cid:durableId="1FF08B11"/>
  <w16cid:commentId w16cid:paraId="727918D8" w16cid:durableId="1FF02202"/>
  <w16cid:commentId w16cid:paraId="35AA764A" w16cid:durableId="1FF09C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74E130" w14:textId="77777777" w:rsidR="00C34DD3" w:rsidRDefault="00C34DD3">
      <w:r>
        <w:separator/>
      </w:r>
    </w:p>
  </w:endnote>
  <w:endnote w:type="continuationSeparator" w:id="0">
    <w:p w14:paraId="41235FAE" w14:textId="77777777" w:rsidR="00C34DD3" w:rsidRDefault="00C34DD3">
      <w:r>
        <w:continuationSeparator/>
      </w:r>
    </w:p>
  </w:endnote>
  <w:endnote w:type="continuationNotice" w:id="1">
    <w:p w14:paraId="6238352B" w14:textId="77777777" w:rsidR="00C34DD3" w:rsidRDefault="00C34D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EA51F2" w:rsidRDefault="00EA51F2"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EA51F2" w:rsidRDefault="00EA51F2"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230F82" w:rsidR="00EA51F2" w:rsidRDefault="00EA51F2"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3F8F309C" w14:textId="77777777" w:rsidR="00EA51F2" w:rsidRDefault="00EA51F2"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12008B" w14:textId="77777777" w:rsidR="00C34DD3" w:rsidRDefault="00C34DD3">
      <w:r>
        <w:separator/>
      </w:r>
    </w:p>
  </w:footnote>
  <w:footnote w:type="continuationSeparator" w:id="0">
    <w:p w14:paraId="3FE6F892" w14:textId="77777777" w:rsidR="00C34DD3" w:rsidRDefault="00C34DD3">
      <w:r>
        <w:continuationSeparator/>
      </w:r>
    </w:p>
  </w:footnote>
  <w:footnote w:type="continuationNotice" w:id="1">
    <w:p w14:paraId="57CD53ED" w14:textId="77777777" w:rsidR="00C34DD3" w:rsidRDefault="00C34D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40CB"/>
    <w:rsid w:val="004B4687"/>
    <w:rsid w:val="004B4DC2"/>
    <w:rsid w:val="004B5345"/>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98F"/>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68DB"/>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5786D"/>
    <w:rsid w:val="00B602D1"/>
    <w:rsid w:val="00B6054D"/>
    <w:rsid w:val="00B60ACD"/>
    <w:rsid w:val="00B61232"/>
    <w:rsid w:val="00B61943"/>
    <w:rsid w:val="00B61FF3"/>
    <w:rsid w:val="00B629C2"/>
    <w:rsid w:val="00B62E74"/>
    <w:rsid w:val="00B6332B"/>
    <w:rsid w:val="00B63430"/>
    <w:rsid w:val="00B636F6"/>
    <w:rsid w:val="00B637BD"/>
    <w:rsid w:val="00B642A0"/>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0B6"/>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509B"/>
    <w:rsid w:val="00E55B0A"/>
    <w:rsid w:val="00E55FAE"/>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800B4"/>
    <w:rsid w:val="00E8041A"/>
    <w:rsid w:val="00E80659"/>
    <w:rsid w:val="00E806D9"/>
    <w:rsid w:val="00E80BC8"/>
    <w:rsid w:val="00E8127C"/>
    <w:rsid w:val="00E81EF7"/>
    <w:rsid w:val="00E827DA"/>
    <w:rsid w:val="00E82AC6"/>
    <w:rsid w:val="00E82BDA"/>
    <w:rsid w:val="00E82FE9"/>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styleId="UnresolvedMention">
    <w:name w:val="Unresolved Mention"/>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95569A6-055A-AD4B-8CAF-CD9E60B1348F}">
  <ds:schemaRefs>
    <ds:schemaRef ds:uri="http://schemas.openxmlformats.org/officeDocument/2006/bibliography"/>
  </ds:schemaRefs>
</ds:datastoreItem>
</file>

<file path=customXml/itemProps2.xml><?xml version="1.0" encoding="utf-8"?>
<ds:datastoreItem xmlns:ds="http://schemas.openxmlformats.org/officeDocument/2006/customXml" ds:itemID="{985D4955-0EFA-9247-99A3-D4A43052B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15</Pages>
  <Words>41364</Words>
  <Characters>235778</Characters>
  <Application>Microsoft Office Word</Application>
  <DocSecurity>0</DocSecurity>
  <Lines>1964</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32</cp:revision>
  <cp:lastPrinted>2019-01-21T19:46:00Z</cp:lastPrinted>
  <dcterms:created xsi:type="dcterms:W3CDTF">2019-01-22T16:03:00Z</dcterms:created>
  <dcterms:modified xsi:type="dcterms:W3CDTF">2019-01-23T13:55:00Z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