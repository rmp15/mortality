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after="0" w:line="480" w:lineRule="auto"/>
        <w:outlineLvl w:val="0"/>
        <w:rPr>
          <w:rFonts w:ascii="Times New Roman" w:hAnsi="Times New Roman"/>
          <w:b/>
          <w:color w:val="000000" w:themeColor="text1"/>
          <w:sz w:val="24"/>
          <w:szCs w:val="24"/>
        </w:rPr>
      </w:pPr>
      <w:commentRangeStart w:id="0"/>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commentRangeEnd w:id="0"/>
      <w:r w:rsidR="004F6A42">
        <w:rPr>
          <w:rStyle w:val="CommentReference"/>
          <w:rFonts w:asciiTheme="minorHAnsi" w:eastAsiaTheme="minorHAnsi" w:hAnsiTheme="minorHAnsi" w:cstheme="minorBidi"/>
        </w:rPr>
        <w:commentReference w:id="0"/>
      </w:r>
    </w:p>
    <w:p w14:paraId="4E3F7259" w14:textId="6B3E49B0" w:rsidR="000210D1" w:rsidRPr="00636C9B" w:rsidRDefault="000210D1" w:rsidP="00DE1A81">
      <w:pPr>
        <w:spacing w:after="0" w:line="480" w:lineRule="auto"/>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r w:rsidR="00F018AF">
        <w:rPr>
          <w:rFonts w:ascii="Times New Roman" w:hAnsi="Times New Roman"/>
          <w:color w:val="000000" w:themeColor="text1"/>
          <w:sz w:val="24"/>
          <w:szCs w:val="24"/>
          <w:lang w:val="it-IT"/>
        </w:rPr>
        <w:t>Vasilis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r w:rsidR="004D5509">
        <w:rPr>
          <w:rFonts w:ascii="Times New Roman" w:hAnsi="Times New Roman"/>
          <w:color w:val="000000" w:themeColor="text1"/>
          <w:sz w:val="24"/>
          <w:szCs w:val="24"/>
          <w:vertAlign w:val="superscript"/>
          <w:lang w:val="it-IT"/>
        </w:rPr>
        <w:t>,</w:t>
      </w:r>
      <w:r w:rsidR="008C046B">
        <w:rPr>
          <w:rFonts w:ascii="Times New Roman" w:hAnsi="Times New Roman"/>
          <w:color w:val="000000" w:themeColor="text1"/>
          <w:sz w:val="24"/>
          <w:szCs w:val="24"/>
          <w:vertAlign w:val="superscript"/>
          <w:lang w:val="it-IT"/>
        </w:rPr>
        <w:t>2</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E02CE3">
        <w:rPr>
          <w:rFonts w:ascii="Times New Roman" w:hAnsi="Times New Roman"/>
          <w:color w:val="000000" w:themeColor="text1"/>
          <w:sz w:val="24"/>
          <w:szCs w:val="24"/>
          <w:vertAlign w:val="superscript"/>
          <w:lang w:val="it-IT"/>
        </w:rPr>
        <w:t>3</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w:t>
      </w:r>
      <w:r w:rsidR="00E02CE3">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3C297667" w:rsidR="00E02CE3" w:rsidRPr="00636C9B" w:rsidRDefault="00E02CE3"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Space and Atmospheric Physics, Imperial College London, London, United Kingdom</w:t>
      </w:r>
    </w:p>
    <w:p w14:paraId="10B23175" w14:textId="4F9DCE10" w:rsidR="000210D1" w:rsidRPr="00636C9B" w:rsidRDefault="00E02CE3"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268C0E4" w:rsidR="0070176B" w:rsidRDefault="0070176B" w:rsidP="00DE1A81">
      <w:pPr>
        <w:spacing w:after="0" w:line="480" w:lineRule="auto"/>
        <w:rPr>
          <w:rFonts w:ascii="Times New Roman" w:hAnsi="Times New Roman"/>
          <w:color w:val="000000" w:themeColor="text1"/>
          <w:sz w:val="24"/>
          <w:szCs w:val="24"/>
        </w:rPr>
      </w:pPr>
    </w:p>
    <w:p w14:paraId="63E029A3" w14:textId="51C863E0"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Robbie M Parks: </w:t>
      </w:r>
      <w:r w:rsidRPr="00915228">
        <w:rPr>
          <w:rFonts w:ascii="Times New Roman" w:hAnsi="Times New Roman"/>
          <w:color w:val="000000" w:themeColor="text1"/>
          <w:sz w:val="24"/>
          <w:szCs w:val="24"/>
        </w:rPr>
        <w:t>robbie.parks@imperial.ac.uk</w:t>
      </w:r>
    </w:p>
    <w:p w14:paraId="4C962F64" w14:textId="396F4D88"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James E Bennett: </w:t>
      </w:r>
      <w:r w:rsidRPr="004D5CB9">
        <w:rPr>
          <w:rFonts w:ascii="Times New Roman" w:hAnsi="Times New Roman"/>
          <w:color w:val="000000" w:themeColor="text1"/>
          <w:sz w:val="24"/>
          <w:szCs w:val="24"/>
        </w:rPr>
        <w:t>j.e.bennett@imperial.ac.uk</w:t>
      </w:r>
    </w:p>
    <w:p w14:paraId="203FF641" w14:textId="1B33EED0"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Vasilis Kontis: </w:t>
      </w:r>
      <w:r w:rsidR="00DE5766" w:rsidRPr="004D5CB9">
        <w:rPr>
          <w:rFonts w:ascii="Times New Roman" w:hAnsi="Times New Roman"/>
          <w:color w:val="000000" w:themeColor="text1"/>
          <w:sz w:val="24"/>
          <w:szCs w:val="24"/>
        </w:rPr>
        <w:t>v.kontis@imperial.ac.uk</w:t>
      </w:r>
    </w:p>
    <w:p w14:paraId="28155C19" w14:textId="559BBC2B" w:rsidR="00DE5766" w:rsidRPr="005E22E4" w:rsidRDefault="00DE5766"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Helen Tamura-Wicks: </w:t>
      </w:r>
      <w:r w:rsidRPr="004D5CB9">
        <w:rPr>
          <w:rFonts w:ascii="Times New Roman" w:hAnsi="Times New Roman"/>
          <w:color w:val="000000" w:themeColor="text1"/>
          <w:sz w:val="24"/>
          <w:szCs w:val="24"/>
        </w:rPr>
        <w:t>helen.tamura-wicks07@imperial.ac.uk</w:t>
      </w:r>
    </w:p>
    <w:p w14:paraId="122F22C8" w14:textId="05B923AD" w:rsidR="00DE5766" w:rsidRPr="005E22E4" w:rsidRDefault="00DE5766"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Ralf Toumi: </w:t>
      </w:r>
      <w:r w:rsidRPr="004D5CB9">
        <w:rPr>
          <w:rFonts w:ascii="Times New Roman" w:hAnsi="Times New Roman"/>
          <w:color w:val="000000" w:themeColor="text1"/>
          <w:sz w:val="24"/>
          <w:szCs w:val="24"/>
        </w:rPr>
        <w:t>r.toumi@imperial.ac.uk</w:t>
      </w:r>
    </w:p>
    <w:p w14:paraId="69CD8D79" w14:textId="02A310E2" w:rsidR="00DE5766" w:rsidRPr="00C837D4" w:rsidRDefault="00DE5766" w:rsidP="00DE1A81">
      <w:pPr>
        <w:spacing w:after="0" w:line="480" w:lineRule="auto"/>
        <w:rPr>
          <w:rFonts w:ascii="Times New Roman" w:hAnsi="Times New Roman"/>
          <w:color w:val="000000" w:themeColor="text1"/>
          <w:sz w:val="24"/>
          <w:szCs w:val="24"/>
        </w:rPr>
      </w:pPr>
      <w:r w:rsidRPr="00C837D4">
        <w:rPr>
          <w:rFonts w:ascii="Times New Roman" w:hAnsi="Times New Roman"/>
          <w:color w:val="000000" w:themeColor="text1"/>
          <w:sz w:val="24"/>
          <w:szCs w:val="24"/>
        </w:rPr>
        <w:t>Majid Ezzati: majid.ezzati@imperial.ac.uk</w:t>
      </w:r>
    </w:p>
    <w:p w14:paraId="2ECACB8E" w14:textId="77777777" w:rsidR="0070176B" w:rsidRPr="00636C9B" w:rsidRDefault="0070176B" w:rsidP="00DE1A81">
      <w:pPr>
        <w:spacing w:after="0" w:line="480" w:lineRule="auto"/>
        <w:rPr>
          <w:rFonts w:ascii="Times New Roman" w:hAnsi="Times New Roman"/>
          <w:color w:val="000000" w:themeColor="text1"/>
          <w:sz w:val="24"/>
          <w:szCs w:val="24"/>
        </w:rPr>
      </w:pPr>
    </w:p>
    <w:p w14:paraId="59BBABA6" w14:textId="77777777" w:rsidR="00DE5766" w:rsidRDefault="005F37D8"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DE5766">
        <w:rPr>
          <w:rFonts w:ascii="Times New Roman" w:hAnsi="Times New Roman"/>
          <w:color w:val="000000" w:themeColor="text1"/>
          <w:sz w:val="24"/>
          <w:szCs w:val="24"/>
        </w:rPr>
        <w:t>:</w:t>
      </w:r>
    </w:p>
    <w:p w14:paraId="58F507D4"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Majid Ezzati</w:t>
      </w:r>
    </w:p>
    <w:p w14:paraId="14B2297B"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Imperial College London</w:t>
      </w:r>
    </w:p>
    <w:p w14:paraId="6F63FE8E"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Norfolk Place</w:t>
      </w:r>
    </w:p>
    <w:p w14:paraId="62B33DC8"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London W2 1PG, UK</w:t>
      </w:r>
    </w:p>
    <w:p w14:paraId="1C336F22" w14:textId="1B0AF254"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E-mail: </w:t>
      </w:r>
      <w:hyperlink r:id="rId11" w:history="1">
        <w:r w:rsidRPr="000421EF">
          <w:rPr>
            <w:rStyle w:val="Hyperlink"/>
            <w:rFonts w:ascii="Times New Roman" w:hAnsi="Times New Roman"/>
            <w:sz w:val="24"/>
            <w:szCs w:val="24"/>
          </w:rPr>
          <w:t>majid.ezzati@imperial.ac.uk</w:t>
        </w:r>
      </w:hyperlink>
    </w:p>
    <w:p w14:paraId="2216F31D" w14:textId="368E39CB" w:rsidR="00A87EFB" w:rsidRPr="00636C9B"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Tel: +44 (0)20 7594 0767</w:t>
      </w:r>
      <w:r w:rsidR="00A87EFB" w:rsidRPr="00636C9B">
        <w:rPr>
          <w:rFonts w:ascii="Times New Roman" w:hAnsi="Times New Roman"/>
          <w:color w:val="000000" w:themeColor="text1"/>
          <w:sz w:val="24"/>
          <w:szCs w:val="24"/>
        </w:rPr>
        <w:br w:type="page"/>
      </w:r>
    </w:p>
    <w:p w14:paraId="6B8E8C3B" w14:textId="2A4E0FCF" w:rsidR="009717B2" w:rsidRDefault="009717B2"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[[[Introduction goes here]]]</w:t>
      </w:r>
    </w:p>
    <w:p w14:paraId="623921C5" w14:textId="1F0FEBC8" w:rsidR="00326747" w:rsidRDefault="000B5BF9"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65B95E69" w14:textId="77777777" w:rsidR="00326747" w:rsidRDefault="00326747" w:rsidP="00DE1A81">
      <w:pPr>
        <w:spacing w:after="0" w:line="480" w:lineRule="auto"/>
        <w:rPr>
          <w:rFonts w:ascii="Times New Roman" w:hAnsi="Times New Roman"/>
          <w:b/>
          <w:color w:val="000000" w:themeColor="text1"/>
          <w:sz w:val="24"/>
          <w:szCs w:val="24"/>
        </w:rPr>
      </w:pPr>
      <w:r w:rsidRPr="002C6C20">
        <w:rPr>
          <w:rFonts w:ascii="Times New Roman" w:hAnsi="Times New Roman"/>
          <w:b/>
          <w:color w:val="000000" w:themeColor="text1"/>
          <w:sz w:val="24"/>
          <w:szCs w:val="24"/>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41F3D791" w14:textId="77777777" w:rsidR="009717B2" w:rsidRDefault="009717B2" w:rsidP="00DE1A81">
      <w:pPr>
        <w:spacing w:after="0" w:line="480" w:lineRule="auto"/>
        <w:rPr>
          <w:rFonts w:ascii="Times New Roman" w:hAnsi="Times New Roman"/>
          <w:color w:val="000000" w:themeColor="text1"/>
          <w:sz w:val="24"/>
          <w:szCs w:val="24"/>
        </w:rPr>
      </w:pPr>
    </w:p>
    <w:p w14:paraId="571F2431" w14:textId="6020DBA9" w:rsidR="00A14690" w:rsidRDefault="00561DD4" w:rsidP="00DE1A81">
      <w:pPr>
        <w:spacing w:after="0" w:line="480" w:lineRule="auto"/>
        <w:rPr>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 xml:space="preserve">putting </w:t>
      </w:r>
      <w:r w:rsidRPr="00561DD4">
        <w:rPr>
          <w:rFonts w:ascii="Times New Roman" w:hAnsi="Times New Roman"/>
          <w:color w:val="000000" w:themeColor="text1"/>
          <w:sz w:val="24"/>
          <w:szCs w:val="24"/>
        </w:rPr>
        <w:t>adaptation</w:t>
      </w:r>
      <w:r w:rsidR="0041031F">
        <w:rPr>
          <w:rFonts w:ascii="Times New Roman" w:hAnsi="Times New Roman"/>
          <w:color w:val="000000" w:themeColor="text1"/>
          <w:sz w:val="24"/>
          <w:szCs w:val="24"/>
        </w:rPr>
        <w:t xml:space="preserve"> measures</w:t>
      </w:r>
      <w:r w:rsidR="00DF6A9B">
        <w:rPr>
          <w:rFonts w:ascii="Times New Roman" w:hAnsi="Times New Roman"/>
          <w:color w:val="000000" w:themeColor="text1"/>
          <w:sz w:val="24"/>
          <w:szCs w:val="24"/>
        </w:rPr>
        <w:t xml:space="preserve"> into place</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r w:rsidR="006E5EB6">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r w:rsidR="006E5EB6">
        <w:rPr>
          <w:rFonts w:ascii="Times New Roman" w:hAnsi="Times New Roman"/>
          <w:color w:val="000000" w:themeColor="text1"/>
          <w:sz w:val="24"/>
          <w:szCs w:val="24"/>
        </w:rPr>
        <w:fldChar w:fldCharType="end"/>
      </w:r>
      <w:r w:rsidR="007514AC">
        <w:rPr>
          <w:rFonts w:ascii="Times New Roman" w:hAnsi="Times New Roman"/>
          <w:color w:val="000000" w:themeColor="text1"/>
          <w:sz w:val="24"/>
          <w:szCs w:val="24"/>
        </w:rPr>
        <w:t xml:space="preserve"> </w:t>
      </w:r>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ess has been done on injuries</w:t>
      </w:r>
      <w:ins w:id="1" w:author="Parks, Robbie M" w:date="2018-12-11T13:52:00Z">
        <w:r w:rsidR="00FC32A2">
          <w:rPr>
            <w:rFonts w:ascii="Times New Roman" w:hAnsi="Times New Roman"/>
            <w:color w:val="000000" w:themeColor="text1"/>
            <w:sz w:val="24"/>
            <w:szCs w:val="24"/>
          </w:rPr>
          <w:t>,</w:t>
        </w:r>
        <w:r w:rsidR="00FC32A2">
          <w:rPr>
            <w:rFonts w:ascii="Times New Roman" w:hAnsi="Times New Roman"/>
            <w:color w:val="000000" w:themeColor="text1"/>
            <w:sz w:val="24"/>
            <w:szCs w:val="24"/>
          </w:rPr>
          <w:fldChar w:fldCharType="begin" w:fldLock="1"/>
        </w:r>
      </w:ins>
      <w:r w:rsidR="00103AEA">
        <w:rPr>
          <w:rFonts w:ascii="Times New Roman" w:hAnsi="Times New Roman"/>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rFonts w:ascii="Times New Roman" w:hAnsi="Times New Roman"/>
          <w:color w:val="000000" w:themeColor="text1"/>
          <w:sz w:val="24"/>
          <w:szCs w:val="24"/>
        </w:rPr>
        <w:fldChar w:fldCharType="separate"/>
      </w:r>
      <w:r w:rsidR="00FC32A2" w:rsidRPr="00FC32A2">
        <w:rPr>
          <w:rFonts w:ascii="Times New Roman" w:hAnsi="Times New Roman"/>
          <w:noProof/>
          <w:color w:val="000000" w:themeColor="text1"/>
          <w:sz w:val="24"/>
          <w:szCs w:val="24"/>
          <w:vertAlign w:val="superscript"/>
        </w:rPr>
        <w:t>6</w:t>
      </w:r>
      <w:ins w:id="2" w:author="Parks, Robbie M" w:date="2018-12-11T13:52:00Z">
        <w:r w:rsidR="00FC32A2">
          <w:rPr>
            <w:rFonts w:ascii="Times New Roman" w:hAnsi="Times New Roman"/>
            <w:color w:val="000000" w:themeColor="text1"/>
            <w:sz w:val="24"/>
            <w:szCs w:val="24"/>
          </w:rPr>
          <w:fldChar w:fldCharType="end"/>
        </w:r>
      </w:ins>
      <w:r w:rsidR="00A14690">
        <w:rPr>
          <w:rFonts w:ascii="Times New Roman" w:hAnsi="Times New Roman"/>
          <w:color w:val="000000" w:themeColor="text1"/>
          <w:sz w:val="24"/>
          <w:szCs w:val="24"/>
        </w:rPr>
        <w:t xml:space="preserve"> especially in </w:t>
      </w:r>
      <w:r w:rsidR="00DA2982">
        <w:rPr>
          <w:rFonts w:ascii="Times New Roman" w:hAnsi="Times New Roman"/>
          <w:color w:val="000000" w:themeColor="text1"/>
          <w:sz w:val="24"/>
          <w:szCs w:val="24"/>
        </w:rPr>
        <w:t xml:space="preserve">a </w:t>
      </w:r>
      <w:r w:rsidR="00A14690">
        <w:rPr>
          <w:rFonts w:ascii="Times New Roman" w:hAnsi="Times New Roman"/>
          <w:color w:val="000000" w:themeColor="text1"/>
          <w:sz w:val="24"/>
          <w:szCs w:val="24"/>
        </w:rPr>
        <w:t>consistent way across injury types and demographic subgroups of the population, even though death rates from injuries vary seasonally.</w:t>
      </w:r>
      <w:r w:rsidR="009B0FC8">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7,8</w:t>
      </w:r>
      <w:r w:rsidR="009B0FC8">
        <w:rPr>
          <w:rFonts w:ascii="Times New Roman" w:hAnsi="Times New Roman"/>
          <w:color w:val="000000" w:themeColor="text1"/>
          <w:sz w:val="24"/>
          <w:szCs w:val="24"/>
        </w:rPr>
        <w:fldChar w:fldCharType="end"/>
      </w:r>
    </w:p>
    <w:p w14:paraId="04FB869F" w14:textId="093BCEEB" w:rsidR="00F8041D" w:rsidRDefault="00F8041D" w:rsidP="00DE1A81">
      <w:pPr>
        <w:spacing w:after="0" w:line="480" w:lineRule="auto"/>
        <w:rPr>
          <w:rFonts w:ascii="Times New Roman" w:hAnsi="Times New Roman"/>
          <w:color w:val="000000" w:themeColor="text1"/>
          <w:sz w:val="24"/>
          <w:szCs w:val="24"/>
        </w:rPr>
      </w:pPr>
    </w:p>
    <w:p w14:paraId="59E5EACC" w14:textId="12DCEE5A" w:rsidR="00252CB9" w:rsidRDefault="00453AD2"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Furthermore, </w:t>
      </w:r>
      <w:r w:rsidR="00C837D4">
        <w:rPr>
          <w:rFonts w:ascii="Times New Roman" w:hAnsi="Times New Roman"/>
          <w:color w:val="000000" w:themeColor="text1"/>
          <w:sz w:val="24"/>
          <w:szCs w:val="24"/>
        </w:rPr>
        <w:t>with few exceptions,</w:t>
      </w:r>
      <w:r w:rsidR="00C837D4">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sidR="00C837D4">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6,9</w:t>
      </w:r>
      <w:r w:rsidR="00C837D4">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current climate change risk assessments typically </w:t>
      </w:r>
      <w:r w:rsidR="00C837D4">
        <w:rPr>
          <w:rFonts w:ascii="Times New Roman" w:hAnsi="Times New Roman"/>
          <w:color w:val="000000" w:themeColor="text1"/>
          <w:sz w:val="24"/>
          <w:szCs w:val="24"/>
        </w:rPr>
        <w:t>extrapolate from</w:t>
      </w:r>
      <w:r w:rsidR="00202B92">
        <w:rPr>
          <w:rFonts w:ascii="Times New Roman" w:hAnsi="Times New Roman"/>
          <w:color w:val="000000" w:themeColor="text1"/>
          <w:sz w:val="24"/>
          <w:szCs w:val="24"/>
        </w:rPr>
        <w:t xml:space="preserve"> </w:t>
      </w:r>
      <w:r w:rsidR="00C837D4">
        <w:rPr>
          <w:rFonts w:ascii="Times New Roman" w:hAnsi="Times New Roman"/>
          <w:color w:val="000000" w:themeColor="text1"/>
          <w:sz w:val="24"/>
          <w:szCs w:val="24"/>
        </w:rPr>
        <w:t>how</w:t>
      </w:r>
      <w:r w:rsidR="008E584A">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r w:rsidR="00F8041D" w:rsidRPr="00AA564D">
        <w:rPr>
          <w:rFonts w:ascii="Times New Roman" w:hAnsi="Times New Roman"/>
          <w:color w:val="000000" w:themeColor="text1"/>
          <w:sz w:val="24"/>
          <w:szCs w:val="24"/>
        </w:rPr>
        <w:t>temperature</w:t>
      </w:r>
      <w:r w:rsidR="00C837D4">
        <w:rPr>
          <w:rFonts w:ascii="Times New Roman" w:hAnsi="Times New Roman"/>
          <w:color w:val="000000" w:themeColor="text1"/>
          <w:sz w:val="24"/>
          <w:szCs w:val="24"/>
        </w:rPr>
        <w:t>.</w:t>
      </w:r>
      <w:r w:rsidR="00F8041D" w:rsidRPr="00636C9B">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3,4,10–12</w:t>
      </w:r>
      <w:r w:rsidR="00F8041D" w:rsidRPr="00636C9B">
        <w:rPr>
          <w:rFonts w:ascii="Times New Roman" w:hAnsi="Times New Roman"/>
          <w:color w:val="000000" w:themeColor="text1"/>
          <w:sz w:val="24"/>
          <w:szCs w:val="24"/>
        </w:rPr>
        <w:fldChar w:fldCharType="end"/>
      </w:r>
      <w:r w:rsidR="00BF23B1">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w:t>
      </w:r>
      <w:r w:rsidR="00CB79D0">
        <w:rPr>
          <w:rFonts w:ascii="Times New Roman" w:hAnsi="Times New Roman"/>
          <w:color w:val="000000" w:themeColor="text1"/>
          <w:sz w:val="24"/>
          <w:szCs w:val="24"/>
        </w:rPr>
        <w:t>patterns</w:t>
      </w:r>
      <w:r w:rsidR="002B11C6">
        <w:rPr>
          <w:rFonts w:ascii="Times New Roman" w:hAnsi="Times New Roman"/>
          <w:color w:val="000000" w:themeColor="text1"/>
          <w:sz w:val="24"/>
          <w:szCs w:val="24"/>
        </w:rPr>
        <w:t xml:space="preserve">, which can disrupt long-term adaptation. </w:t>
      </w:r>
      <w:r w:rsidR="00CB79D0">
        <w:rPr>
          <w:rFonts w:ascii="Times New Roman" w:hAnsi="Times New Roman"/>
          <w:color w:val="000000" w:themeColor="text1"/>
          <w:sz w:val="24"/>
          <w:szCs w:val="24"/>
        </w:rPr>
        <w:t>To overcome this gap requires data on</w:t>
      </w:r>
      <w:r w:rsidR="002B11C6" w:rsidRPr="002B11C6">
        <w:rPr>
          <w:rFonts w:ascii="Times New Roman" w:hAnsi="Times New Roman"/>
          <w:color w:val="000000" w:themeColor="text1"/>
          <w:sz w:val="24"/>
          <w:szCs w:val="24"/>
        </w:rPr>
        <w:t xml:space="preserve"> temperature and health in a large number of places over a long period of time, and methodology that uses these data to</w:t>
      </w:r>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understand how</w:t>
      </w:r>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deviations of long-term norm</w:t>
      </w:r>
      <w:r w:rsidR="00CB79D0">
        <w:rPr>
          <w:rFonts w:ascii="Times New Roman" w:hAnsi="Times New Roman"/>
          <w:color w:val="000000" w:themeColor="text1"/>
          <w:sz w:val="24"/>
          <w:szCs w:val="24"/>
        </w:rPr>
        <w:t xml:space="preserve"> weather</w:t>
      </w:r>
      <w:r w:rsidR="00CB79D0" w:rsidRPr="002B11C6">
        <w:rPr>
          <w:rFonts w:ascii="Times New Roman" w:hAnsi="Times New Roman"/>
          <w:color w:val="000000" w:themeColor="text1"/>
          <w:sz w:val="24"/>
          <w:szCs w:val="24"/>
        </w:rPr>
        <w:t xml:space="preserve"> </w:t>
      </w:r>
      <w:r w:rsidR="00CB79D0">
        <w:rPr>
          <w:rFonts w:ascii="Times New Roman" w:hAnsi="Times New Roman"/>
          <w:color w:val="000000" w:themeColor="text1"/>
          <w:sz w:val="24"/>
          <w:szCs w:val="24"/>
        </w:rPr>
        <w:t xml:space="preserve">may </w:t>
      </w:r>
      <w:r w:rsidR="00CB79D0" w:rsidRPr="002B11C6">
        <w:rPr>
          <w:rFonts w:ascii="Times New Roman" w:hAnsi="Times New Roman"/>
          <w:color w:val="000000" w:themeColor="text1"/>
          <w:sz w:val="24"/>
          <w:szCs w:val="24"/>
        </w:rPr>
        <w:t>impact population health</w:t>
      </w:r>
      <w:r w:rsidR="002B11C6" w:rsidRPr="002B11C6">
        <w:rPr>
          <w:rFonts w:ascii="Times New Roman" w:hAnsi="Times New Roman"/>
          <w:color w:val="000000" w:themeColor="text1"/>
          <w:sz w:val="24"/>
          <w:szCs w:val="24"/>
        </w:rPr>
        <w:t xml:space="preserve">. </w:t>
      </w:r>
    </w:p>
    <w:p w14:paraId="4B8B5ED2" w14:textId="645CFDBC" w:rsidR="00D577E1" w:rsidRDefault="00D577E1" w:rsidP="00DE1A81">
      <w:pPr>
        <w:spacing w:after="0" w:line="480" w:lineRule="auto"/>
        <w:rPr>
          <w:rFonts w:ascii="Times New Roman" w:hAnsi="Times New Roman"/>
          <w:color w:val="000000" w:themeColor="text1"/>
          <w:sz w:val="24"/>
          <w:szCs w:val="24"/>
        </w:rPr>
      </w:pPr>
    </w:p>
    <w:p w14:paraId="0ED54892" w14:textId="4EDB43BE" w:rsidR="00CB79D0" w:rsidRPr="00083BC4" w:rsidRDefault="00CB79D0"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Our aim was to quantify the injury mortality impact of deviation of temperature from long-term local averages to which populations have</w:t>
      </w:r>
      <w:r w:rsidRPr="003757BC">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acclimatised in the contiguous USA (i.e., excluding Alaska and Hawaii). </w:t>
      </w:r>
      <w:r w:rsidR="00B64FE0">
        <w:rPr>
          <w:rFonts w:ascii="Times New Roman" w:hAnsi="Times New Roman"/>
          <w:color w:val="000000" w:themeColor="text1"/>
          <w:sz w:val="24"/>
          <w:szCs w:val="24"/>
        </w:rPr>
        <w:t xml:space="preserve"> W</w:t>
      </w:r>
      <w:r>
        <w:rPr>
          <w:rFonts w:ascii="Times New Roman" w:hAnsi="Times New Roman"/>
          <w:color w:val="000000" w:themeColor="text1"/>
          <w:sz w:val="24"/>
          <w:szCs w:val="24"/>
        </w:rPr>
        <w:t xml:space="preserve">e first defined a measure of state-month temperature </w:t>
      </w:r>
      <w:r>
        <w:rPr>
          <w:rFonts w:ascii="Times New Roman" w:hAnsi="Times New Roman"/>
          <w:color w:val="000000" w:themeColor="text1"/>
          <w:sz w:val="24"/>
          <w:szCs w:val="24"/>
        </w:rPr>
        <w:lastRenderedPageBreak/>
        <w:t xml:space="preserve">anomaly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long-term temperature</w:t>
      </w:r>
      <w:r>
        <w:rPr>
          <w:rFonts w:ascii="Times New Roman" w:eastAsiaTheme="minorHAnsi" w:hAnsi="Times New Roman"/>
          <w:sz w:val="24"/>
          <w:szCs w:val="24"/>
          <w:lang w:eastAsia="en-GB"/>
        </w:rPr>
        <w:t xml:space="preserve"> of the state</w:t>
      </w:r>
      <w:r w:rsidR="0009383B">
        <w:rPr>
          <w:rFonts w:ascii="Times New Roman" w:eastAsiaTheme="minorHAnsi" w:hAnsi="Times New Roman"/>
          <w:sz w:val="24"/>
          <w:szCs w:val="24"/>
          <w:lang w:eastAsia="en-GB"/>
        </w:rPr>
        <w:t xml:space="preserve"> in that month</w:t>
      </w:r>
      <w:r>
        <w:rPr>
          <w:rFonts w:ascii="Times New Roman" w:eastAsiaTheme="minorHAnsi" w:hAnsi="Times New Roman"/>
          <w:sz w:val="24"/>
          <w:szCs w:val="24"/>
          <w:lang w:eastAsia="en-GB"/>
        </w:rPr>
        <w:t xml:space="preserve"> (Figure </w:t>
      </w:r>
      <w:ins w:id="3" w:author="Parks, Robbie M" w:date="2018-12-11T13:45:00Z">
        <w:r w:rsidR="00AC399D">
          <w:rPr>
            <w:rFonts w:ascii="Times New Roman" w:eastAsiaTheme="minorHAnsi" w:hAnsi="Times New Roman"/>
            <w:sz w:val="24"/>
            <w:szCs w:val="24"/>
            <w:lang w:eastAsia="en-GB"/>
          </w:rPr>
          <w:t>1</w:t>
        </w:r>
      </w:ins>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sidR="0009383B">
        <w:rPr>
          <w:rFonts w:ascii="Times New Roman" w:hAnsi="Times New Roman"/>
          <w:color w:val="000000" w:themeColor="text1"/>
          <w:sz w:val="24"/>
          <w:szCs w:val="24"/>
        </w:rPr>
        <w:t>In this approach</w:t>
      </w:r>
      <w:r>
        <w:rPr>
          <w:rFonts w:ascii="Times New Roman" w:hAnsi="Times New Roman"/>
          <w:color w:val="000000" w:themeColor="text1"/>
          <w:sz w:val="24"/>
          <w:szCs w:val="24"/>
        </w:rPr>
        <w:t xml:space="preserve">, a state with higher, but more stable, temperature in a specific month </w:t>
      </w:r>
      <w:r w:rsidR="0009383B">
        <w:rPr>
          <w:rFonts w:ascii="Times New Roman" w:hAnsi="Times New Roman"/>
          <w:color w:val="000000" w:themeColor="text1"/>
          <w:sz w:val="24"/>
          <w:szCs w:val="24"/>
        </w:rPr>
        <w:t xml:space="preserve">has </w:t>
      </w:r>
      <w:r>
        <w:rPr>
          <w:rFonts w:ascii="Times New Roman" w:hAnsi="Times New Roman"/>
          <w:color w:val="000000" w:themeColor="text1"/>
          <w:sz w:val="24"/>
          <w:szCs w:val="24"/>
        </w:rPr>
        <w:t xml:space="preserve">smaller temperature anomalies than one with lower but more inter-annually variable absolute temperature. </w:t>
      </w:r>
      <w:r w:rsidR="000A4DE5">
        <w:rPr>
          <w:rFonts w:ascii="Times New Roman" w:hAnsi="Times New Roman"/>
          <w:color w:val="000000" w:themeColor="text1"/>
          <w:sz w:val="24"/>
          <w:szCs w:val="24"/>
        </w:rPr>
        <w:t>W</w:t>
      </w:r>
      <w:r w:rsidRPr="00636C9B">
        <w:rPr>
          <w:rFonts w:ascii="Times New Roman" w:hAnsi="Times New Roman"/>
          <w:color w:val="000000" w:themeColor="text1"/>
          <w:sz w:val="24"/>
          <w:szCs w:val="24"/>
        </w:rPr>
        <w:t xml:space="preserve">e </w:t>
      </w:r>
      <w:r>
        <w:rPr>
          <w:rFonts w:ascii="Times New Roman" w:hAnsi="Times New Roman"/>
          <w:color w:val="000000" w:themeColor="text1"/>
          <w:sz w:val="24"/>
          <w:szCs w:val="24"/>
        </w:rPr>
        <w:t>analysed the association of monthly injury death</w:t>
      </w:r>
      <w:r w:rsidR="000A4DE5">
        <w:rPr>
          <w:rFonts w:ascii="Times New Roman" w:hAnsi="Times New Roman"/>
          <w:color w:val="000000" w:themeColor="text1"/>
          <w:sz w:val="24"/>
          <w:szCs w:val="24"/>
        </w:rPr>
        <w:t xml:space="preserve"> rates</w:t>
      </w:r>
      <w:r>
        <w:rPr>
          <w:rFonts w:ascii="Times New Roman" w:hAnsi="Times New Roman"/>
          <w:color w:val="000000" w:themeColor="text1"/>
          <w:sz w:val="24"/>
          <w:szCs w:val="24"/>
        </w:rPr>
        <w:t xml:space="preserve"> with temperature anomaly using</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temporal model</w:t>
      </w:r>
      <w:r w:rsidR="000A4DE5">
        <w:rPr>
          <w:rFonts w:ascii="Times New Roman" w:hAnsi="Times New Roman"/>
          <w:color w:val="000000" w:themeColor="text1"/>
          <w:sz w:val="24"/>
          <w:szCs w:val="24"/>
        </w:rPr>
        <w:t>, described in Methods</w:t>
      </w:r>
      <w:r w:rsidR="003D31F7">
        <w:rPr>
          <w:rFonts w:ascii="Times New Roman" w:hAnsi="Times New Roman"/>
          <w:color w:val="000000" w:themeColor="text1"/>
          <w:sz w:val="24"/>
          <w:szCs w:val="24"/>
        </w:rPr>
        <w:t xml:space="preserve">, separately by injury type </w:t>
      </w:r>
      <w:ins w:id="4" w:author="Parks, Robbie M" w:date="2018-12-11T13:45:00Z">
        <w:r w:rsidR="00D05B20">
          <w:rPr>
            <w:rFonts w:ascii="Times New Roman" w:hAnsi="Times New Roman"/>
            <w:color w:val="000000" w:themeColor="text1"/>
            <w:sz w:val="24"/>
            <w:szCs w:val="24"/>
          </w:rPr>
          <w:t xml:space="preserve">(transport, falls, drownings, </w:t>
        </w:r>
        <w:r w:rsidR="00231DCD">
          <w:rPr>
            <w:rFonts w:ascii="Times New Roman" w:hAnsi="Times New Roman"/>
            <w:color w:val="000000" w:themeColor="text1"/>
            <w:sz w:val="24"/>
            <w:szCs w:val="24"/>
          </w:rPr>
          <w:t>assault, intentional self-harm</w:t>
        </w:r>
        <w:r w:rsidR="00D05B20">
          <w:rPr>
            <w:rFonts w:ascii="Times New Roman" w:hAnsi="Times New Roman"/>
            <w:color w:val="000000" w:themeColor="text1"/>
            <w:sz w:val="24"/>
            <w:szCs w:val="24"/>
          </w:rPr>
          <w:t xml:space="preserve">) </w:t>
        </w:r>
      </w:ins>
      <w:del w:id="5" w:author="Parks, Robbie M" w:date="2018-12-11T13:45:00Z">
        <w:r w:rsidR="003D31F7" w:rsidRPr="00207B0A" w:rsidDel="00D05B20">
          <w:rPr>
            <w:rFonts w:ascii="Times New Roman" w:hAnsi="Times New Roman"/>
            <w:color w:val="000000" w:themeColor="text1"/>
            <w:sz w:val="24"/>
            <w:szCs w:val="24"/>
            <w:highlight w:val="yellow"/>
          </w:rPr>
          <w:delText>[[[list]]]</w:delText>
        </w:r>
        <w:r w:rsidR="003D31F7" w:rsidDel="00D05B20">
          <w:rPr>
            <w:rFonts w:ascii="Times New Roman" w:hAnsi="Times New Roman"/>
            <w:color w:val="000000" w:themeColor="text1"/>
            <w:sz w:val="24"/>
            <w:szCs w:val="24"/>
          </w:rPr>
          <w:delText xml:space="preserve">, </w:delText>
        </w:r>
      </w:del>
      <w:r w:rsidR="003D31F7">
        <w:rPr>
          <w:rFonts w:ascii="Times New Roman" w:hAnsi="Times New Roman"/>
          <w:color w:val="000000" w:themeColor="text1"/>
          <w:sz w:val="24"/>
          <w:szCs w:val="24"/>
        </w:rPr>
        <w:t>sex and age group</w:t>
      </w:r>
      <w:r w:rsidR="000A4DE5">
        <w:rPr>
          <w:rFonts w:ascii="Times New Roman" w:hAnsi="Times New Roman"/>
          <w:color w:val="000000" w:themeColor="text1"/>
          <w:sz w:val="24"/>
          <w:szCs w:val="24"/>
        </w:rPr>
        <w:t>. The model accounted for</w:t>
      </w:r>
      <w:r>
        <w:rPr>
          <w:rFonts w:ascii="Times New Roman" w:hAnsi="Times New Roman"/>
          <w:color w:val="000000" w:themeColor="text1"/>
          <w:sz w:val="24"/>
          <w:szCs w:val="24"/>
        </w:rPr>
        <w:t xml:space="preserve"> </w:t>
      </w:r>
      <w:r w:rsidR="004562BD">
        <w:rPr>
          <w:rFonts w:ascii="Times New Roman" w:hAnsi="Times New Roman"/>
          <w:color w:val="000000" w:themeColor="text1"/>
          <w:sz w:val="24"/>
          <w:szCs w:val="24"/>
        </w:rPr>
        <w:t>systematic variations in death rates across</w:t>
      </w:r>
      <w:r>
        <w:rPr>
          <w:rFonts w:ascii="Times New Roman" w:hAnsi="Times New Roman"/>
          <w:color w:val="000000" w:themeColor="text1"/>
          <w:sz w:val="24"/>
          <w:szCs w:val="24"/>
        </w:rPr>
        <w:t xml:space="preserve"> state</w:t>
      </w:r>
      <w:r w:rsidR="004562BD">
        <w:rPr>
          <w:rFonts w:ascii="Times New Roman" w:hAnsi="Times New Roman"/>
          <w:color w:val="000000" w:themeColor="text1"/>
          <w:sz w:val="24"/>
          <w:szCs w:val="24"/>
        </w:rPr>
        <w:t>s</w:t>
      </w:r>
      <w:r>
        <w:rPr>
          <w:rFonts w:ascii="Times New Roman" w:hAnsi="Times New Roman"/>
          <w:color w:val="000000" w:themeColor="text1"/>
          <w:sz w:val="24"/>
          <w:szCs w:val="24"/>
        </w:rPr>
        <w:t xml:space="preserve"> and month</w:t>
      </w:r>
      <w:r w:rsidR="004562BD">
        <w:rPr>
          <w:rFonts w:ascii="Times New Roman" w:hAnsi="Times New Roman"/>
          <w:color w:val="000000" w:themeColor="text1"/>
          <w:sz w:val="24"/>
          <w:szCs w:val="24"/>
        </w:rPr>
        <w:t xml:space="preserve">s, and for </w:t>
      </w:r>
      <w:r w:rsidR="003D31F7">
        <w:rPr>
          <w:rFonts w:ascii="Times New Roman" w:hAnsi="Times New Roman"/>
          <w:color w:val="000000" w:themeColor="text1"/>
          <w:sz w:val="24"/>
          <w:szCs w:val="24"/>
        </w:rPr>
        <w:t>their</w:t>
      </w:r>
      <w:r>
        <w:rPr>
          <w:rFonts w:ascii="Times New Roman" w:hAnsi="Times New Roman"/>
          <w:color w:val="000000" w:themeColor="text1"/>
          <w:sz w:val="24"/>
          <w:szCs w:val="24"/>
        </w:rPr>
        <w:t xml:space="preserve"> long-term trends</w:t>
      </w:r>
      <w:r w:rsidRPr="00636C9B">
        <w:rPr>
          <w:rFonts w:ascii="Times New Roman" w:hAnsi="Times New Roman"/>
          <w:color w:val="000000" w:themeColor="text1"/>
          <w:sz w:val="24"/>
          <w:szCs w:val="24"/>
        </w:rPr>
        <w:t xml:space="preserve">. We used the </w:t>
      </w:r>
      <w:r w:rsidR="003D31F7">
        <w:rPr>
          <w:rFonts w:ascii="Times New Roman" w:hAnsi="Times New Roman"/>
          <w:color w:val="000000" w:themeColor="text1"/>
          <w:sz w:val="24"/>
          <w:szCs w:val="24"/>
        </w:rPr>
        <w:t>resultant risk estimates</w:t>
      </w:r>
      <w:r>
        <w:rPr>
          <w:rFonts w:ascii="Times New Roman" w:hAnsi="Times New Roman"/>
          <w:color w:val="000000" w:themeColor="text1"/>
          <w:sz w:val="24"/>
          <w:szCs w:val="24"/>
        </w:rPr>
        <w:t xml:space="preserve"> to calculate change in </w:t>
      </w:r>
      <w:r w:rsidRPr="00636C9B">
        <w:rPr>
          <w:rFonts w:ascii="Times New Roman" w:hAnsi="Times New Roman"/>
          <w:color w:val="000000" w:themeColor="text1"/>
          <w:sz w:val="24"/>
          <w:szCs w:val="24"/>
        </w:rPr>
        <w:t>deaths</w:t>
      </w:r>
      <w:r w:rsidR="009F41EF">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age group, sex</w:t>
      </w:r>
      <w:r>
        <w:rPr>
          <w:rFonts w:ascii="Times New Roman" w:hAnsi="Times New Roman"/>
          <w:color w:val="000000" w:themeColor="text1"/>
          <w:sz w:val="24"/>
          <w:szCs w:val="24"/>
        </w:rPr>
        <w:t>, state</w:t>
      </w:r>
      <w:r w:rsidRPr="00636C9B">
        <w:rPr>
          <w:rFonts w:ascii="Times New Roman" w:hAnsi="Times New Roman"/>
          <w:color w:val="000000" w:themeColor="text1"/>
          <w:sz w:val="24"/>
          <w:szCs w:val="24"/>
        </w:rPr>
        <w:t xml:space="preserve"> and month, </w:t>
      </w:r>
      <w:commentRangeStart w:id="6"/>
      <w:del w:id="7" w:author="Parks, Robbie M" w:date="2018-12-15T12:07:00Z">
        <w:r w:rsidRPr="00636C9B" w:rsidDel="00F55E97">
          <w:rPr>
            <w:rFonts w:ascii="Times New Roman" w:hAnsi="Times New Roman"/>
            <w:color w:val="000000" w:themeColor="text1"/>
            <w:sz w:val="24"/>
            <w:szCs w:val="24"/>
          </w:rPr>
          <w:delText>from a</w:delText>
        </w:r>
        <w:r w:rsidDel="00F55E97">
          <w:rPr>
            <w:rFonts w:ascii="Times New Roman" w:hAnsi="Times New Roman"/>
            <w:color w:val="000000" w:themeColor="text1"/>
            <w:sz w:val="24"/>
            <w:szCs w:val="24"/>
          </w:rPr>
          <w:delText xml:space="preserve"> temperature anomaly</w:delText>
        </w:r>
        <w:r w:rsidRPr="00636C9B" w:rsidDel="00F55E97">
          <w:rPr>
            <w:rFonts w:ascii="Times New Roman" w:hAnsi="Times New Roman"/>
            <w:color w:val="000000" w:themeColor="text1"/>
            <w:sz w:val="24"/>
            <w:szCs w:val="24"/>
          </w:rPr>
          <w:delText xml:space="preserve"> </w:delText>
        </w:r>
        <w:r w:rsidDel="00F55E97">
          <w:rPr>
            <w:rFonts w:ascii="Times New Roman" w:hAnsi="Times New Roman"/>
            <w:color w:val="000000" w:themeColor="text1"/>
            <w:sz w:val="24"/>
            <w:szCs w:val="24"/>
          </w:rPr>
          <w:delText>of +</w:delText>
        </w:r>
        <w:r w:rsidRPr="00636C9B" w:rsidDel="00F55E97">
          <w:rPr>
            <w:rFonts w:ascii="Times New Roman" w:hAnsi="Times New Roman"/>
            <w:color w:val="000000" w:themeColor="text1"/>
            <w:sz w:val="24"/>
            <w:szCs w:val="24"/>
          </w:rPr>
          <w:delText>1</w:delText>
        </w:r>
        <w:r w:rsidRPr="00636C9B" w:rsidDel="00F55E97">
          <w:rPr>
            <w:rFonts w:ascii="Arial" w:eastAsia="Times New Roman" w:hAnsi="Arial" w:cs="Arial"/>
            <w:bCs/>
            <w:color w:val="222222"/>
            <w:sz w:val="24"/>
            <w:szCs w:val="24"/>
            <w:shd w:val="clear" w:color="auto" w:fill="FFFFFF"/>
            <w:lang w:eastAsia="en-GB"/>
          </w:rPr>
          <w:delText>°</w:delText>
        </w:r>
        <w:r w:rsidRPr="00636C9B" w:rsidDel="00F55E97">
          <w:rPr>
            <w:rFonts w:ascii="Times New Roman" w:hAnsi="Times New Roman"/>
            <w:color w:val="000000" w:themeColor="text1"/>
            <w:sz w:val="24"/>
            <w:szCs w:val="24"/>
          </w:rPr>
          <w:delText>C</w:delText>
        </w:r>
        <w:commentRangeEnd w:id="6"/>
        <w:r w:rsidR="009F41EF" w:rsidDel="00F55E97">
          <w:rPr>
            <w:rStyle w:val="CommentReference"/>
            <w:rFonts w:asciiTheme="minorHAnsi" w:eastAsiaTheme="minorHAnsi" w:hAnsiTheme="minorHAnsi" w:cstheme="minorBidi"/>
          </w:rPr>
          <w:commentReference w:id="6"/>
        </w:r>
      </w:del>
      <w:ins w:id="8" w:author="Parks, Robbie M" w:date="2018-12-15T12:07:00Z">
        <w:r w:rsidR="00F55E97">
          <w:rPr>
            <w:rFonts w:ascii="Times New Roman" w:hAnsi="Times New Roman"/>
            <w:color w:val="000000" w:themeColor="text1"/>
            <w:sz w:val="24"/>
            <w:szCs w:val="24"/>
          </w:rPr>
          <w:t>if</w:t>
        </w:r>
      </w:ins>
      <w:ins w:id="9" w:author="Parks, Robbie M" w:date="2018-12-15T12:04:00Z">
        <w:r w:rsidR="00893E86">
          <w:rPr>
            <w:rFonts w:ascii="Times New Roman" w:hAnsi="Times New Roman"/>
            <w:color w:val="000000" w:themeColor="text1"/>
            <w:sz w:val="24"/>
            <w:szCs w:val="24"/>
          </w:rPr>
          <w:t xml:space="preserve"> each month of the year</w:t>
        </w:r>
      </w:ins>
      <w:ins w:id="10" w:author="Parks, Robbie M" w:date="2018-12-15T12:06:00Z">
        <w:r w:rsidR="00F55E97">
          <w:rPr>
            <w:rFonts w:ascii="Times New Roman" w:hAnsi="Times New Roman"/>
            <w:color w:val="000000" w:themeColor="text1"/>
            <w:sz w:val="24"/>
            <w:szCs w:val="24"/>
          </w:rPr>
          <w:t xml:space="preserve"> </w:t>
        </w:r>
      </w:ins>
      <w:ins w:id="11" w:author="Parks, Robbie M" w:date="2018-12-15T12:07:00Z">
        <w:r w:rsidR="00F55E97">
          <w:rPr>
            <w:rFonts w:ascii="Times New Roman" w:hAnsi="Times New Roman"/>
            <w:color w:val="000000" w:themeColor="text1"/>
            <w:sz w:val="24"/>
            <w:szCs w:val="24"/>
          </w:rPr>
          <w:t>in each state were +</w:t>
        </w:r>
        <w:r w:rsidR="00F55E97" w:rsidRPr="00636C9B">
          <w:rPr>
            <w:rFonts w:ascii="Times New Roman" w:hAnsi="Times New Roman"/>
            <w:color w:val="000000" w:themeColor="text1"/>
            <w:sz w:val="24"/>
            <w:szCs w:val="24"/>
          </w:rPr>
          <w:t>1</w:t>
        </w:r>
        <w:r w:rsidR="00F55E97" w:rsidRPr="00636C9B">
          <w:rPr>
            <w:rFonts w:ascii="Arial" w:eastAsia="Times New Roman" w:hAnsi="Arial" w:cs="Arial"/>
            <w:bCs/>
            <w:color w:val="222222"/>
            <w:sz w:val="24"/>
            <w:szCs w:val="24"/>
            <w:shd w:val="clear" w:color="auto" w:fill="FFFFFF"/>
            <w:lang w:eastAsia="en-GB"/>
          </w:rPr>
          <w:t>°</w:t>
        </w:r>
        <w:r w:rsidR="00F55E97" w:rsidRPr="00636C9B">
          <w:rPr>
            <w:rFonts w:ascii="Times New Roman" w:hAnsi="Times New Roman"/>
            <w:color w:val="000000" w:themeColor="text1"/>
            <w:sz w:val="24"/>
            <w:szCs w:val="24"/>
          </w:rPr>
          <w:t>C</w:t>
        </w:r>
        <w:r w:rsidR="00F55E97">
          <w:rPr>
            <w:rFonts w:ascii="Times New Roman" w:hAnsi="Times New Roman"/>
            <w:color w:val="000000" w:themeColor="text1"/>
            <w:sz w:val="24"/>
            <w:szCs w:val="24"/>
          </w:rPr>
          <w:t xml:space="preserve"> above its long-term normal, hereafter known as the </w:t>
        </w:r>
      </w:ins>
      <w:ins w:id="12" w:author="Parks, Robbie M" w:date="2018-12-15T12:08:00Z">
        <w:r w:rsidR="00F95636">
          <w:rPr>
            <w:rFonts w:ascii="Times New Roman" w:hAnsi="Times New Roman"/>
            <w:color w:val="000000" w:themeColor="text1"/>
            <w:sz w:val="24"/>
            <w:szCs w:val="24"/>
          </w:rPr>
          <w:t xml:space="preserve">national </w:t>
        </w:r>
      </w:ins>
      <w:ins w:id="13" w:author="Parks, Robbie M" w:date="2018-12-15T12:07:00Z">
        <w:r w:rsidR="00F55E97">
          <w:rPr>
            <w:rFonts w:ascii="Times New Roman" w:hAnsi="Times New Roman"/>
            <w:color w:val="000000" w:themeColor="text1"/>
            <w:sz w:val="24"/>
            <w:szCs w:val="24"/>
          </w:rPr>
          <w:t>year-round temperature anomaly,</w:t>
        </w:r>
      </w:ins>
      <w:r w:rsidR="006D7FD3">
        <w:rPr>
          <w:rFonts w:ascii="Times New Roman" w:hAnsi="Times New Roman"/>
          <w:color w:val="000000" w:themeColor="text1"/>
          <w:sz w:val="24"/>
          <w:szCs w:val="24"/>
        </w:rPr>
        <w:t xml:space="preserve"> </w:t>
      </w:r>
      <w:ins w:id="14" w:author="Parks, Robbie M" w:date="2018-12-15T12:08:00Z">
        <w:r w:rsidR="007F442A">
          <w:rPr>
            <w:rFonts w:ascii="Times New Roman" w:hAnsi="Times New Roman"/>
            <w:color w:val="000000" w:themeColor="text1"/>
            <w:sz w:val="24"/>
            <w:szCs w:val="24"/>
          </w:rPr>
          <w:t xml:space="preserve">and </w:t>
        </w:r>
      </w:ins>
      <w:r w:rsidR="006D7FD3">
        <w:rPr>
          <w:rFonts w:ascii="Times New Roman" w:hAnsi="Times New Roman"/>
          <w:color w:val="000000" w:themeColor="text1"/>
          <w:sz w:val="24"/>
          <w:szCs w:val="24"/>
        </w:rPr>
        <w:t>if age-sex-specific death rates and populations were the same as those in 2016</w:t>
      </w:r>
      <w:r w:rsidRPr="00636C9B">
        <w:rPr>
          <w:rFonts w:ascii="Times New Roman" w:hAnsi="Times New Roman"/>
          <w:color w:val="000000" w:themeColor="text1"/>
          <w:sz w:val="24"/>
          <w:szCs w:val="24"/>
        </w:rPr>
        <w:t>.</w:t>
      </w:r>
    </w:p>
    <w:p w14:paraId="5E7EF115" w14:textId="77777777" w:rsidR="00CB79D0" w:rsidRDefault="00CB79D0" w:rsidP="00DE1A81">
      <w:pPr>
        <w:spacing w:after="0" w:line="480" w:lineRule="auto"/>
        <w:rPr>
          <w:rFonts w:ascii="Times New Roman" w:hAnsi="Times New Roman"/>
          <w:color w:val="000000" w:themeColor="text1"/>
          <w:sz w:val="24"/>
          <w:szCs w:val="24"/>
        </w:rPr>
      </w:pPr>
    </w:p>
    <w:p w14:paraId="07657E41" w14:textId="0102D5F5" w:rsidR="00EC109B" w:rsidRDefault="009F41EF" w:rsidP="00DE1A81">
      <w:pPr>
        <w:spacing w:after="0" w:line="480" w:lineRule="auto"/>
        <w:rPr>
          <w:ins w:id="15" w:author="Parks, Robbie M" w:date="2018-12-12T12:02:00Z"/>
          <w:rFonts w:ascii="Times New Roman" w:hAnsi="Times New Roman"/>
          <w:color w:val="000000" w:themeColor="text1"/>
          <w:sz w:val="24"/>
          <w:szCs w:val="24"/>
        </w:rPr>
      </w:pPr>
      <w:commentRangeStart w:id="16"/>
      <w:r>
        <w:rPr>
          <w:rFonts w:ascii="Times New Roman" w:hAnsi="Times New Roman"/>
          <w:color w:val="000000" w:themeColor="text1"/>
          <w:sz w:val="24"/>
          <w:szCs w:val="24"/>
        </w:rPr>
        <w:t>From</w:t>
      </w:r>
      <w:commentRangeEnd w:id="16"/>
      <w:r w:rsidR="006D11E2">
        <w:rPr>
          <w:rStyle w:val="CommentReference"/>
          <w:rFonts w:asciiTheme="minorHAnsi" w:eastAsiaTheme="minorHAnsi" w:hAnsiTheme="minorHAnsi" w:cstheme="minorBidi"/>
        </w:rPr>
        <w:commentReference w:id="16"/>
      </w:r>
      <w:r>
        <w:rPr>
          <w:rFonts w:ascii="Times New Roman" w:hAnsi="Times New Roman"/>
          <w:color w:val="000000" w:themeColor="text1"/>
          <w:sz w:val="24"/>
          <w:szCs w:val="24"/>
        </w:rPr>
        <w:t xml:space="preserve"> 1980 to 2016, </w:t>
      </w:r>
      <w:commentRangeStart w:id="17"/>
      <w:del w:id="18" w:author="Parks, Robbie M" w:date="2018-12-12T11:32:00Z">
        <w:r w:rsidDel="00F26C2C">
          <w:rPr>
            <w:rFonts w:ascii="Times New Roman" w:hAnsi="Times New Roman"/>
            <w:color w:val="000000" w:themeColor="text1"/>
            <w:sz w:val="24"/>
            <w:szCs w:val="24"/>
          </w:rPr>
          <w:delText xml:space="preserve">XX </w:delText>
        </w:r>
      </w:del>
      <w:ins w:id="19" w:author="Parks, Robbie M" w:date="2018-12-12T11:33:00Z">
        <w:r w:rsidR="00E76594">
          <w:rPr>
            <w:rFonts w:ascii="Times New Roman" w:hAnsi="Times New Roman"/>
            <w:color w:val="000000" w:themeColor="text1"/>
            <w:sz w:val="24"/>
            <w:szCs w:val="24"/>
          </w:rPr>
          <w:t>4,006454</w:t>
        </w:r>
      </w:ins>
      <w:ins w:id="20" w:author="Parks, Robbie M" w:date="2018-12-12T11:32:00Z">
        <w:r w:rsidR="00F26C2C">
          <w:rPr>
            <w:rFonts w:ascii="Times New Roman" w:hAnsi="Times New Roman"/>
            <w:color w:val="000000" w:themeColor="text1"/>
            <w:sz w:val="24"/>
            <w:szCs w:val="24"/>
          </w:rPr>
          <w:t xml:space="preserve"> </w:t>
        </w:r>
      </w:ins>
      <w:r>
        <w:rPr>
          <w:rFonts w:ascii="Times New Roman" w:hAnsi="Times New Roman"/>
          <w:color w:val="000000" w:themeColor="text1"/>
          <w:sz w:val="24"/>
          <w:szCs w:val="24"/>
        </w:rPr>
        <w:t>boy</w:t>
      </w:r>
      <w:r w:rsidR="00427ACD">
        <w:rPr>
          <w:rFonts w:ascii="Times New Roman" w:hAnsi="Times New Roman"/>
          <w:color w:val="000000" w:themeColor="text1"/>
          <w:sz w:val="24"/>
          <w:szCs w:val="24"/>
        </w:rPr>
        <w:t>s</w:t>
      </w:r>
      <w:r>
        <w:rPr>
          <w:rFonts w:ascii="Times New Roman" w:hAnsi="Times New Roman"/>
          <w:color w:val="000000" w:themeColor="text1"/>
          <w:sz w:val="24"/>
          <w:szCs w:val="24"/>
        </w:rPr>
        <w:t xml:space="preserve"> and men and </w:t>
      </w:r>
      <w:del w:id="21" w:author="Parks, Robbie M" w:date="2018-12-12T11:33:00Z">
        <w:r w:rsidDel="00E76594">
          <w:rPr>
            <w:rFonts w:ascii="Times New Roman" w:hAnsi="Times New Roman"/>
            <w:color w:val="000000" w:themeColor="text1"/>
            <w:sz w:val="24"/>
            <w:szCs w:val="24"/>
          </w:rPr>
          <w:delText xml:space="preserve">XX </w:delText>
        </w:r>
      </w:del>
      <w:ins w:id="22" w:author="Parks, Robbie M" w:date="2018-12-12T11:33:00Z">
        <w:r w:rsidR="00E76594">
          <w:rPr>
            <w:rFonts w:ascii="Times New Roman" w:hAnsi="Times New Roman"/>
            <w:color w:val="000000" w:themeColor="text1"/>
            <w:sz w:val="24"/>
            <w:szCs w:val="24"/>
          </w:rPr>
          <w:t xml:space="preserve">1,757,862 </w:t>
        </w:r>
      </w:ins>
      <w:commentRangeEnd w:id="17"/>
      <w:ins w:id="23" w:author="Parks, Robbie M" w:date="2018-12-13T15:09:00Z">
        <w:r w:rsidR="00AC0FAC">
          <w:rPr>
            <w:rStyle w:val="CommentReference"/>
            <w:rFonts w:asciiTheme="minorHAnsi" w:eastAsiaTheme="minorHAnsi" w:hAnsiTheme="minorHAnsi" w:cstheme="minorBidi"/>
          </w:rPr>
          <w:commentReference w:id="17"/>
        </w:r>
      </w:ins>
      <w:r>
        <w:rPr>
          <w:rFonts w:ascii="Times New Roman" w:hAnsi="Times New Roman"/>
          <w:color w:val="000000" w:themeColor="text1"/>
          <w:sz w:val="24"/>
          <w:szCs w:val="24"/>
        </w:rPr>
        <w:t xml:space="preserve">girls and women died from </w:t>
      </w:r>
      <w:ins w:id="24" w:author="Parks, Robbie M" w:date="2018-12-15T12:09:00Z">
        <w:r w:rsidR="002C32A3">
          <w:rPr>
            <w:rFonts w:ascii="Times New Roman" w:hAnsi="Times New Roman"/>
            <w:color w:val="000000" w:themeColor="text1"/>
            <w:sz w:val="24"/>
            <w:szCs w:val="24"/>
          </w:rPr>
          <w:t xml:space="preserve">total </w:t>
        </w:r>
      </w:ins>
      <w:r>
        <w:rPr>
          <w:rFonts w:ascii="Times New Roman" w:hAnsi="Times New Roman"/>
          <w:color w:val="000000" w:themeColor="text1"/>
          <w:sz w:val="24"/>
          <w:szCs w:val="24"/>
        </w:rPr>
        <w:t xml:space="preserve">injuries in the USA, accounting </w:t>
      </w:r>
      <w:r w:rsidR="00D577E1" w:rsidRPr="00636C9B">
        <w:rPr>
          <w:rFonts w:ascii="Times New Roman" w:hAnsi="Times New Roman"/>
          <w:color w:val="000000" w:themeColor="text1"/>
          <w:sz w:val="24"/>
          <w:szCs w:val="24"/>
        </w:rPr>
        <w:t xml:space="preserve">for </w:t>
      </w:r>
      <w:del w:id="25" w:author="Parks, Robbie M" w:date="2018-12-12T11:32:00Z">
        <w:r w:rsidDel="00F26C2C">
          <w:rPr>
            <w:rFonts w:ascii="Times New Roman" w:hAnsi="Times New Roman"/>
            <w:color w:val="000000" w:themeColor="text1"/>
            <w:sz w:val="24"/>
            <w:szCs w:val="24"/>
          </w:rPr>
          <w:delText>XX</w:delText>
        </w:r>
      </w:del>
      <w:ins w:id="26" w:author="Parks, Robbie M" w:date="2018-12-12T11:32:00Z">
        <w:r w:rsidR="00F26C2C">
          <w:rPr>
            <w:rFonts w:ascii="Times New Roman" w:hAnsi="Times New Roman"/>
            <w:color w:val="000000" w:themeColor="text1"/>
            <w:sz w:val="24"/>
            <w:szCs w:val="24"/>
          </w:rPr>
          <w:t>9.2</w:t>
        </w:r>
      </w:ins>
      <w:r>
        <w:rPr>
          <w:rFonts w:ascii="Times New Roman" w:hAnsi="Times New Roman"/>
          <w:color w:val="000000" w:themeColor="text1"/>
          <w:sz w:val="24"/>
          <w:szCs w:val="24"/>
        </w:rPr>
        <w:t xml:space="preserve">% and </w:t>
      </w:r>
      <w:del w:id="27" w:author="Parks, Robbie M" w:date="2018-12-12T11:39:00Z">
        <w:r w:rsidDel="00F869B9">
          <w:rPr>
            <w:rFonts w:ascii="Times New Roman" w:hAnsi="Times New Roman"/>
            <w:color w:val="000000" w:themeColor="text1"/>
            <w:sz w:val="24"/>
            <w:szCs w:val="24"/>
          </w:rPr>
          <w:delText>XX</w:delText>
        </w:r>
      </w:del>
      <w:ins w:id="28" w:author="Parks, Robbie M" w:date="2018-12-12T11:39:00Z">
        <w:r w:rsidR="00F869B9">
          <w:rPr>
            <w:rFonts w:ascii="Times New Roman" w:hAnsi="Times New Roman"/>
            <w:color w:val="000000" w:themeColor="text1"/>
            <w:sz w:val="24"/>
            <w:szCs w:val="24"/>
          </w:rPr>
          <w:t>4.2</w:t>
        </w:r>
      </w:ins>
      <w:r>
        <w:rPr>
          <w:rFonts w:ascii="Times New Roman" w:hAnsi="Times New Roman"/>
          <w:color w:val="000000" w:themeColor="text1"/>
          <w:sz w:val="24"/>
          <w:szCs w:val="24"/>
        </w:rPr>
        <w:t xml:space="preserve">% </w:t>
      </w:r>
      <w:r w:rsidR="00D577E1" w:rsidRPr="00636C9B">
        <w:rPr>
          <w:rFonts w:ascii="Times New Roman" w:hAnsi="Times New Roman"/>
          <w:color w:val="000000" w:themeColor="text1"/>
          <w:sz w:val="24"/>
          <w:szCs w:val="24"/>
        </w:rPr>
        <w:t>of all d</w:t>
      </w:r>
      <w:r w:rsidR="00D577E1">
        <w:rPr>
          <w:rFonts w:ascii="Times New Roman" w:hAnsi="Times New Roman"/>
          <w:color w:val="000000" w:themeColor="text1"/>
          <w:sz w:val="24"/>
          <w:szCs w:val="24"/>
        </w:rPr>
        <w:t>eaths</w:t>
      </w:r>
      <w:r>
        <w:rPr>
          <w:rFonts w:ascii="Times New Roman" w:hAnsi="Times New Roman"/>
          <w:color w:val="000000" w:themeColor="text1"/>
          <w:sz w:val="24"/>
          <w:szCs w:val="24"/>
        </w:rPr>
        <w:t xml:space="preserve"> respectively</w:t>
      </w:r>
      <w:r w:rsidR="00D577E1" w:rsidRPr="00636C9B">
        <w:rPr>
          <w:rFonts w:ascii="Times New Roman" w:hAnsi="Times New Roman"/>
          <w:color w:val="000000" w:themeColor="text1"/>
          <w:sz w:val="24"/>
          <w:szCs w:val="24"/>
        </w:rPr>
        <w:t>.</w:t>
      </w:r>
      <w:ins w:id="29" w:author="Parks, Robbie M" w:date="2018-12-15T12:13:00Z">
        <w:r w:rsidR="00C43239">
          <w:rPr>
            <w:rFonts w:ascii="Times New Roman" w:hAnsi="Times New Roman"/>
            <w:color w:val="000000" w:themeColor="text1"/>
            <w:sz w:val="24"/>
            <w:szCs w:val="24"/>
          </w:rPr>
          <w:t xml:space="preserve"> Of these deaths, 3,168,472 boys and men and </w:t>
        </w:r>
      </w:ins>
      <w:ins w:id="30" w:author="Parks, Robbie M" w:date="2018-12-15T12:14:00Z">
        <w:r w:rsidR="00C43239">
          <w:rPr>
            <w:rFonts w:ascii="Times New Roman" w:hAnsi="Times New Roman"/>
            <w:color w:val="000000" w:themeColor="text1"/>
            <w:sz w:val="24"/>
            <w:szCs w:val="24"/>
          </w:rPr>
          <w:t xml:space="preserve">1,266,643 girls and women died from </w:t>
        </w:r>
      </w:ins>
      <w:ins w:id="31" w:author="Parks, Robbie M" w:date="2018-12-15T12:54:00Z">
        <w:r w:rsidR="008B5942">
          <w:rPr>
            <w:rFonts w:ascii="Times New Roman" w:hAnsi="Times New Roman"/>
            <w:color w:val="000000" w:themeColor="text1"/>
            <w:sz w:val="24"/>
            <w:szCs w:val="24"/>
          </w:rPr>
          <w:t>five types of injury (</w:t>
        </w:r>
      </w:ins>
      <w:ins w:id="32" w:author="Parks, Robbie M" w:date="2018-12-15T12:14:00Z">
        <w:r w:rsidR="00C43239">
          <w:rPr>
            <w:rFonts w:ascii="Times New Roman" w:hAnsi="Times New Roman"/>
            <w:color w:val="000000" w:themeColor="text1"/>
            <w:sz w:val="24"/>
            <w:szCs w:val="24"/>
          </w:rPr>
          <w:t>transport, falls, drowning, assault, or intentional self-harm</w:t>
        </w:r>
      </w:ins>
      <w:ins w:id="33" w:author="Parks, Robbie M" w:date="2018-12-15T12:54:00Z">
        <w:r w:rsidR="008B5942">
          <w:rPr>
            <w:rFonts w:ascii="Times New Roman" w:hAnsi="Times New Roman"/>
            <w:color w:val="000000" w:themeColor="text1"/>
            <w:sz w:val="24"/>
            <w:szCs w:val="24"/>
          </w:rPr>
          <w:t>)</w:t>
        </w:r>
      </w:ins>
      <w:ins w:id="34" w:author="Parks, Robbie M" w:date="2018-12-15T12:13:00Z">
        <w:r w:rsidR="00C43239">
          <w:rPr>
            <w:rFonts w:ascii="Times New Roman" w:hAnsi="Times New Roman"/>
            <w:color w:val="000000" w:themeColor="text1"/>
            <w:sz w:val="24"/>
            <w:szCs w:val="24"/>
          </w:rPr>
          <w:t xml:space="preserve">, </w:t>
        </w:r>
      </w:ins>
      <w:ins w:id="35" w:author="Parks, Robbie M" w:date="2018-12-21T08:35:00Z">
        <w:r w:rsidR="00F07C04">
          <w:rPr>
            <w:rFonts w:ascii="Times New Roman" w:hAnsi="Times New Roman"/>
            <w:color w:val="000000" w:themeColor="text1"/>
            <w:sz w:val="24"/>
            <w:szCs w:val="24"/>
          </w:rPr>
          <w:t>79.0</w:t>
        </w:r>
      </w:ins>
      <w:ins w:id="36" w:author="Parks, Robbie M" w:date="2018-12-15T12:13:00Z">
        <w:r w:rsidR="00C43239">
          <w:rPr>
            <w:rFonts w:ascii="Times New Roman" w:hAnsi="Times New Roman"/>
            <w:color w:val="000000" w:themeColor="text1"/>
            <w:sz w:val="24"/>
            <w:szCs w:val="24"/>
          </w:rPr>
          <w:t xml:space="preserve">% and </w:t>
        </w:r>
      </w:ins>
      <w:ins w:id="37" w:author="Parks, Robbie M" w:date="2018-12-21T08:36:00Z">
        <w:r w:rsidR="00F07C04">
          <w:rPr>
            <w:rFonts w:ascii="Times New Roman" w:hAnsi="Times New Roman"/>
            <w:color w:val="000000" w:themeColor="text1"/>
            <w:sz w:val="24"/>
            <w:szCs w:val="24"/>
          </w:rPr>
          <w:t>72.1</w:t>
        </w:r>
      </w:ins>
      <w:ins w:id="38" w:author="Parks, Robbie M" w:date="2018-12-15T12:13:00Z">
        <w:r w:rsidR="00C43239">
          <w:rPr>
            <w:rFonts w:ascii="Times New Roman" w:hAnsi="Times New Roman"/>
            <w:color w:val="000000" w:themeColor="text1"/>
            <w:sz w:val="24"/>
            <w:szCs w:val="24"/>
          </w:rPr>
          <w:t>% of total injuries respectively.</w:t>
        </w:r>
      </w:ins>
      <w:r w:rsidR="00D577E1" w:rsidRPr="00636C9B">
        <w:rPr>
          <w:rFonts w:ascii="Times New Roman" w:hAnsi="Times New Roman"/>
          <w:color w:val="000000" w:themeColor="text1"/>
          <w:sz w:val="24"/>
          <w:szCs w:val="24"/>
        </w:rPr>
        <w:t xml:space="preserve"> </w:t>
      </w:r>
      <w:ins w:id="39" w:author="Parks, Robbie M" w:date="2018-12-12T11:58:00Z">
        <w:r w:rsidR="00ED7809">
          <w:rPr>
            <w:rFonts w:ascii="Times New Roman" w:hAnsi="Times New Roman"/>
            <w:color w:val="000000" w:themeColor="text1"/>
            <w:sz w:val="24"/>
            <w:szCs w:val="24"/>
          </w:rPr>
          <w:t>T</w:t>
        </w:r>
      </w:ins>
      <w:del w:id="40" w:author="Parks, Robbie M" w:date="2018-12-12T11:58:00Z">
        <w:r w:rsidDel="00ED7809">
          <w:rPr>
            <w:rFonts w:ascii="Times New Roman" w:hAnsi="Times New Roman"/>
            <w:color w:val="000000" w:themeColor="text1"/>
            <w:sz w:val="24"/>
            <w:szCs w:val="24"/>
          </w:rPr>
          <w:delText>in t</w:delText>
        </w:r>
      </w:del>
      <w:r>
        <w:rPr>
          <w:rFonts w:ascii="Times New Roman" w:hAnsi="Times New Roman"/>
          <w:color w:val="000000" w:themeColor="text1"/>
          <w:sz w:val="24"/>
          <w:szCs w:val="24"/>
        </w:rPr>
        <w:t xml:space="preserve">he largest number of injury deaths </w:t>
      </w:r>
      <w:ins w:id="41" w:author="Parks, Robbie M" w:date="2018-12-15T12:14:00Z">
        <w:r w:rsidR="00A4542A">
          <w:rPr>
            <w:rFonts w:ascii="Times New Roman" w:hAnsi="Times New Roman"/>
            <w:color w:val="000000" w:themeColor="text1"/>
            <w:sz w:val="24"/>
            <w:szCs w:val="24"/>
          </w:rPr>
          <w:t xml:space="preserve">of the included five types </w:t>
        </w:r>
      </w:ins>
      <w:ins w:id="42" w:author="Parks, Robbie M" w:date="2018-12-15T12:15:00Z">
        <w:r w:rsidR="00C93CB9">
          <w:rPr>
            <w:rFonts w:ascii="Times New Roman" w:hAnsi="Times New Roman"/>
            <w:color w:val="000000" w:themeColor="text1"/>
            <w:sz w:val="24"/>
            <w:szCs w:val="24"/>
          </w:rPr>
          <w:t xml:space="preserve">of injury </w:t>
        </w:r>
      </w:ins>
      <w:r>
        <w:rPr>
          <w:rFonts w:ascii="Times New Roman" w:hAnsi="Times New Roman"/>
          <w:color w:val="000000" w:themeColor="text1"/>
          <w:sz w:val="24"/>
          <w:szCs w:val="24"/>
        </w:rPr>
        <w:t xml:space="preserve">in males were in those young and middle-ages, with </w:t>
      </w:r>
      <w:del w:id="43" w:author="Parks, Robbie M" w:date="2018-12-12T11:58:00Z">
        <w:r w:rsidDel="00B2545E">
          <w:rPr>
            <w:rFonts w:ascii="Times New Roman" w:hAnsi="Times New Roman"/>
            <w:color w:val="000000" w:themeColor="text1"/>
            <w:sz w:val="24"/>
            <w:szCs w:val="24"/>
          </w:rPr>
          <w:delText>XX</w:delText>
        </w:r>
      </w:del>
      <w:ins w:id="44" w:author="Parks, Robbie M" w:date="2018-12-12T11:58:00Z">
        <w:r w:rsidR="00B2545E">
          <w:rPr>
            <w:rFonts w:ascii="Times New Roman" w:hAnsi="Times New Roman"/>
            <w:color w:val="000000" w:themeColor="text1"/>
            <w:sz w:val="24"/>
            <w:szCs w:val="24"/>
          </w:rPr>
          <w:t>52.6</w:t>
        </w:r>
      </w:ins>
      <w:r>
        <w:rPr>
          <w:rFonts w:ascii="Times New Roman" w:hAnsi="Times New Roman"/>
          <w:color w:val="000000" w:themeColor="text1"/>
          <w:sz w:val="24"/>
          <w:szCs w:val="24"/>
        </w:rPr>
        <w:t xml:space="preserve">% of all injury deaths in those aged 15-44 years (Figure </w:t>
      </w:r>
      <w:del w:id="45" w:author="Parks, Robbie M" w:date="2018-12-12T11:54:00Z">
        <w:r w:rsidR="007B5D29" w:rsidDel="00ED0724">
          <w:rPr>
            <w:rFonts w:ascii="Times New Roman" w:hAnsi="Times New Roman"/>
            <w:color w:val="000000" w:themeColor="text1"/>
            <w:sz w:val="24"/>
            <w:szCs w:val="24"/>
          </w:rPr>
          <w:delText>XX</w:delText>
        </w:r>
      </w:del>
      <w:ins w:id="46" w:author="Parks, Robbie M" w:date="2018-12-12T11:54:00Z">
        <w:r w:rsidR="00ED0724">
          <w:rPr>
            <w:rFonts w:ascii="Times New Roman" w:hAnsi="Times New Roman"/>
            <w:color w:val="000000" w:themeColor="text1"/>
            <w:sz w:val="24"/>
            <w:szCs w:val="24"/>
          </w:rPr>
          <w:t>2</w:t>
        </w:r>
      </w:ins>
      <w:r>
        <w:rPr>
          <w:rFonts w:ascii="Times New Roman" w:hAnsi="Times New Roman"/>
          <w:color w:val="000000" w:themeColor="text1"/>
          <w:sz w:val="24"/>
          <w:szCs w:val="24"/>
        </w:rPr>
        <w:t xml:space="preserve">). There was less of an age gradient in females after 15 years of age, with women </w:t>
      </w:r>
      <w:del w:id="47" w:author="Parks, Robbie M" w:date="2018-12-12T12:00:00Z">
        <w:r w:rsidDel="00B83416">
          <w:rPr>
            <w:rFonts w:ascii="Times New Roman" w:hAnsi="Times New Roman"/>
            <w:color w:val="000000" w:themeColor="text1"/>
            <w:sz w:val="24"/>
            <w:szCs w:val="24"/>
          </w:rPr>
          <w:delText>85 years and older</w:delText>
        </w:r>
      </w:del>
      <w:ins w:id="48" w:author="Parks, Robbie M" w:date="2018-12-12T12:00:00Z">
        <w:r w:rsidR="00B83416">
          <w:rPr>
            <w:rFonts w:ascii="Times New Roman" w:hAnsi="Times New Roman"/>
            <w:color w:val="000000" w:themeColor="text1"/>
            <w:sz w:val="24"/>
            <w:szCs w:val="24"/>
          </w:rPr>
          <w:t>75-84 years</w:t>
        </w:r>
      </w:ins>
      <w:r>
        <w:rPr>
          <w:rFonts w:ascii="Times New Roman" w:hAnsi="Times New Roman"/>
          <w:color w:val="000000" w:themeColor="text1"/>
          <w:sz w:val="24"/>
          <w:szCs w:val="24"/>
        </w:rPr>
        <w:t xml:space="preserve"> (</w:t>
      </w:r>
      <w:ins w:id="49" w:author="Parks, Robbie M" w:date="2018-12-12T12:01:00Z">
        <w:r w:rsidR="009E11A5">
          <w:rPr>
            <w:rFonts w:ascii="Times New Roman" w:hAnsi="Times New Roman"/>
            <w:color w:val="000000" w:themeColor="text1"/>
            <w:sz w:val="24"/>
            <w:szCs w:val="24"/>
          </w:rPr>
          <w:t xml:space="preserve">232,371 </w:t>
        </w:r>
      </w:ins>
      <w:del w:id="50" w:author="Parks, Robbie M" w:date="2018-12-12T11:59:00Z">
        <w:r w:rsidDel="00D6554F">
          <w:rPr>
            <w:rFonts w:ascii="Times New Roman" w:hAnsi="Times New Roman"/>
            <w:color w:val="000000" w:themeColor="text1"/>
            <w:sz w:val="24"/>
            <w:szCs w:val="24"/>
          </w:rPr>
          <w:delText xml:space="preserve">XX </w:delText>
        </w:r>
      </w:del>
      <w:r>
        <w:rPr>
          <w:rFonts w:ascii="Times New Roman" w:hAnsi="Times New Roman"/>
          <w:color w:val="000000" w:themeColor="text1"/>
          <w:sz w:val="24"/>
          <w:szCs w:val="24"/>
        </w:rPr>
        <w:t>deaths) and those aged 15-24 years (</w:t>
      </w:r>
      <w:ins w:id="51" w:author="Parks, Robbie M" w:date="2018-12-12T12:02:00Z">
        <w:r w:rsidR="00DE7D2C">
          <w:rPr>
            <w:rFonts w:ascii="Times New Roman" w:hAnsi="Times New Roman"/>
            <w:color w:val="000000" w:themeColor="text1"/>
            <w:sz w:val="24"/>
            <w:szCs w:val="24"/>
          </w:rPr>
          <w:t>199,494</w:t>
        </w:r>
      </w:ins>
      <w:ins w:id="52" w:author="Parks, Robbie M" w:date="2018-12-12T12:01:00Z">
        <w:r w:rsidR="009E11A5">
          <w:rPr>
            <w:rFonts w:ascii="Times New Roman" w:hAnsi="Times New Roman"/>
            <w:color w:val="000000" w:themeColor="text1"/>
            <w:sz w:val="24"/>
            <w:szCs w:val="24"/>
          </w:rPr>
          <w:t xml:space="preserve"> </w:t>
        </w:r>
      </w:ins>
      <w:del w:id="53" w:author="Parks, Robbie M" w:date="2018-12-12T12:01:00Z">
        <w:r w:rsidDel="009E11A5">
          <w:rPr>
            <w:rFonts w:ascii="Times New Roman" w:hAnsi="Times New Roman"/>
            <w:color w:val="000000" w:themeColor="text1"/>
            <w:sz w:val="24"/>
            <w:szCs w:val="24"/>
          </w:rPr>
          <w:delText xml:space="preserve">XX </w:delText>
        </w:r>
      </w:del>
      <w:r>
        <w:rPr>
          <w:rFonts w:ascii="Times New Roman" w:hAnsi="Times New Roman"/>
          <w:color w:val="000000" w:themeColor="text1"/>
          <w:sz w:val="24"/>
          <w:szCs w:val="24"/>
        </w:rPr>
        <w:t>deaths) experiencing about the same number of deaths</w:t>
      </w:r>
      <w:r w:rsidR="00532208">
        <w:rPr>
          <w:rFonts w:ascii="Times New Roman" w:hAnsi="Times New Roman"/>
          <w:color w:val="000000" w:themeColor="text1"/>
          <w:sz w:val="24"/>
          <w:szCs w:val="24"/>
        </w:rPr>
        <w:t>.</w:t>
      </w:r>
    </w:p>
    <w:p w14:paraId="1606AA39" w14:textId="77777777" w:rsidR="004D784E" w:rsidRDefault="004D784E" w:rsidP="00DE1A81">
      <w:pPr>
        <w:spacing w:after="0" w:line="480" w:lineRule="auto"/>
        <w:rPr>
          <w:ins w:id="54" w:author="Parks, Robbie M" w:date="2018-12-12T12:02:00Z"/>
          <w:rFonts w:ascii="Times New Roman" w:hAnsi="Times New Roman"/>
          <w:color w:val="000000" w:themeColor="text1"/>
          <w:sz w:val="24"/>
          <w:szCs w:val="24"/>
        </w:rPr>
      </w:pPr>
    </w:p>
    <w:p w14:paraId="56FB65FF" w14:textId="722DA1D1" w:rsidR="004D784E" w:rsidRPr="00091E0C" w:rsidDel="004D784E" w:rsidRDefault="004D784E" w:rsidP="00DE1A81">
      <w:pPr>
        <w:spacing w:after="0" w:line="480" w:lineRule="auto"/>
        <w:rPr>
          <w:del w:id="55" w:author="Parks, Robbie M" w:date="2018-12-12T12:02:00Z"/>
          <w:rFonts w:ascii="Times New Roman" w:hAnsi="Times New Roman"/>
          <w:color w:val="000000" w:themeColor="text1"/>
          <w:sz w:val="24"/>
          <w:szCs w:val="24"/>
        </w:rPr>
      </w:pPr>
      <w:ins w:id="56" w:author="Parks, Robbie M" w:date="2018-12-12T12:02:00Z">
        <w:r w:rsidRPr="00091E0C">
          <w:rPr>
            <w:rFonts w:ascii="Times New Roman" w:hAnsi="Times New Roman"/>
            <w:sz w:val="24"/>
            <w:szCs w:val="24"/>
          </w:rPr>
          <w:lastRenderedPageBreak/>
          <w:t xml:space="preserve">There are distinct patterns in distribution of injury deaths by age group and sex (Figure </w:t>
        </w:r>
      </w:ins>
      <w:ins w:id="57" w:author="Parks, Robbie M" w:date="2018-12-12T12:09:00Z">
        <w:r w:rsidR="00110E50">
          <w:rPr>
            <w:rFonts w:ascii="Times New Roman" w:hAnsi="Times New Roman"/>
            <w:sz w:val="24"/>
            <w:szCs w:val="24"/>
          </w:rPr>
          <w:t>2</w:t>
        </w:r>
      </w:ins>
      <w:ins w:id="58" w:author="Parks, Robbie M" w:date="2018-12-12T12:02:00Z">
        <w:r w:rsidRPr="00091E0C">
          <w:rPr>
            <w:rFonts w:ascii="Times New Roman" w:hAnsi="Times New Roman"/>
            <w:sz w:val="24"/>
            <w:szCs w:val="24"/>
          </w:rPr>
          <w:t xml:space="preserve">). </w:t>
        </w:r>
      </w:ins>
    </w:p>
    <w:p w14:paraId="6F714419" w14:textId="4397873E" w:rsidR="00B636F6" w:rsidRPr="00091E0C" w:rsidDel="004D784E" w:rsidRDefault="00B636F6" w:rsidP="00DE1A81">
      <w:pPr>
        <w:pStyle w:val="ListParagraph"/>
        <w:numPr>
          <w:ilvl w:val="0"/>
          <w:numId w:val="10"/>
        </w:numPr>
        <w:spacing w:line="240" w:lineRule="auto"/>
        <w:rPr>
          <w:del w:id="59" w:author="Parks, Robbie M" w:date="2018-12-12T12:02:00Z"/>
          <w:rFonts w:ascii="Times New Roman" w:hAnsi="Times New Roman"/>
          <w:sz w:val="24"/>
          <w:szCs w:val="24"/>
        </w:rPr>
      </w:pPr>
      <w:del w:id="60" w:author="Parks, Robbie M" w:date="2018-12-12T12:02:00Z">
        <w:r w:rsidRPr="00091E0C" w:rsidDel="004D784E">
          <w:rPr>
            <w:rFonts w:ascii="Times New Roman" w:hAnsi="Times New Roman"/>
            <w:sz w:val="24"/>
            <w:szCs w:val="24"/>
          </w:rPr>
          <w:delText xml:space="preserve">There are distinct patterns in distribution of injury deaths by age group and sex (Figure ). </w:delText>
        </w:r>
      </w:del>
    </w:p>
    <w:p w14:paraId="674E5E4D" w14:textId="297784ED" w:rsidR="00B636F6" w:rsidRPr="00091E0C" w:rsidDel="00091E0C" w:rsidRDefault="00B636F6">
      <w:pPr>
        <w:spacing w:after="0" w:line="480" w:lineRule="auto"/>
        <w:rPr>
          <w:del w:id="61" w:author="Parks, Robbie M" w:date="2018-12-12T12:04:00Z"/>
          <w:rFonts w:ascii="Times New Roman" w:hAnsi="Times New Roman"/>
          <w:sz w:val="24"/>
          <w:szCs w:val="24"/>
          <w:rPrChange w:id="62" w:author="Parks, Robbie M" w:date="2018-12-12T12:04:00Z">
            <w:rPr>
              <w:del w:id="63" w:author="Parks, Robbie M" w:date="2018-12-12T12:04:00Z"/>
            </w:rPr>
          </w:rPrChange>
        </w:rPr>
        <w:pPrChange w:id="64" w:author="Parks, Robbie M" w:date="2018-12-12T12:02:00Z">
          <w:pPr>
            <w:pStyle w:val="ListParagraph"/>
            <w:numPr>
              <w:numId w:val="10"/>
            </w:numPr>
            <w:spacing w:line="240" w:lineRule="auto"/>
            <w:ind w:hanging="360"/>
          </w:pPr>
        </w:pPrChange>
      </w:pPr>
      <w:r w:rsidRPr="00091E0C">
        <w:rPr>
          <w:rFonts w:ascii="Times New Roman" w:hAnsi="Times New Roman"/>
          <w:sz w:val="24"/>
          <w:szCs w:val="24"/>
          <w:rPrChange w:id="65" w:author="Parks, Robbie M" w:date="2018-12-12T12:04:00Z">
            <w:rPr/>
          </w:rPrChange>
        </w:rPr>
        <w:t>Intentional deaths (i.e., from assault and intentional self-harm) make up most deaths in young to middle-aged men and women</w:t>
      </w:r>
      <w:ins w:id="66" w:author="Parks, Robbie M" w:date="2018-12-12T12:04:00Z">
        <w:r w:rsidR="00091E0C" w:rsidRPr="00091E0C">
          <w:rPr>
            <w:rFonts w:ascii="Times New Roman" w:hAnsi="Times New Roman"/>
            <w:sz w:val="24"/>
            <w:szCs w:val="24"/>
          </w:rPr>
          <w:t>.</w:t>
        </w:r>
      </w:ins>
      <w:del w:id="67" w:author="Parks, Robbie M" w:date="2018-12-12T12:04:00Z">
        <w:r w:rsidRPr="00091E0C" w:rsidDel="00091E0C">
          <w:rPr>
            <w:rFonts w:ascii="Times New Roman" w:hAnsi="Times New Roman"/>
            <w:sz w:val="24"/>
            <w:szCs w:val="24"/>
            <w:rPrChange w:id="68" w:author="Parks, Robbie M" w:date="2018-12-12T12:04:00Z">
              <w:rPr/>
            </w:rPrChange>
          </w:rPr>
          <w:delText>,</w:delText>
        </w:r>
      </w:del>
      <w:ins w:id="69" w:author="Parks, Robbie M" w:date="2018-12-12T12:04:00Z">
        <w:r w:rsidR="00091E0C" w:rsidRPr="00091E0C">
          <w:rPr>
            <w:rFonts w:ascii="Times New Roman" w:hAnsi="Times New Roman"/>
            <w:sz w:val="24"/>
            <w:szCs w:val="24"/>
          </w:rPr>
          <w:t xml:space="preserve"> </w:t>
        </w:r>
      </w:ins>
    </w:p>
    <w:p w14:paraId="4484AD7A" w14:textId="70F9B05A" w:rsidR="00B636F6" w:rsidRPr="00091E0C" w:rsidDel="00091E0C" w:rsidRDefault="00B636F6">
      <w:pPr>
        <w:spacing w:after="0" w:line="480" w:lineRule="auto"/>
        <w:rPr>
          <w:del w:id="70" w:author="Parks, Robbie M" w:date="2018-12-12T12:04:00Z"/>
          <w:rFonts w:ascii="Times New Roman" w:hAnsi="Times New Roman"/>
          <w:sz w:val="24"/>
          <w:szCs w:val="24"/>
          <w:rPrChange w:id="71" w:author="Parks, Robbie M" w:date="2018-12-12T12:04:00Z">
            <w:rPr>
              <w:del w:id="72" w:author="Parks, Robbie M" w:date="2018-12-12T12:04:00Z"/>
            </w:rPr>
          </w:rPrChange>
        </w:rPr>
        <w:pPrChange w:id="73" w:author="Parks, Robbie M" w:date="2018-12-12T12:04:00Z">
          <w:pPr>
            <w:pStyle w:val="ListParagraph"/>
            <w:numPr>
              <w:numId w:val="10"/>
            </w:numPr>
            <w:spacing w:line="240" w:lineRule="auto"/>
            <w:ind w:hanging="360"/>
          </w:pPr>
        </w:pPrChange>
      </w:pPr>
      <w:r w:rsidRPr="00091E0C">
        <w:rPr>
          <w:rFonts w:ascii="Times New Roman" w:hAnsi="Times New Roman"/>
          <w:sz w:val="24"/>
          <w:szCs w:val="24"/>
          <w:rPrChange w:id="74" w:author="Parks, Robbie M" w:date="2018-12-12T12:04:00Z">
            <w:rPr/>
          </w:rPrChange>
        </w:rPr>
        <w:t xml:space="preserve">Intentional self-harm </w:t>
      </w:r>
      <w:ins w:id="75" w:author="Parks, Robbie M" w:date="2018-12-12T12:10:00Z">
        <w:r w:rsidR="00E90C70">
          <w:rPr>
            <w:rFonts w:ascii="Times New Roman" w:hAnsi="Times New Roman"/>
            <w:sz w:val="24"/>
            <w:szCs w:val="24"/>
          </w:rPr>
          <w:t xml:space="preserve">is the </w:t>
        </w:r>
      </w:ins>
      <w:r w:rsidRPr="00091E0C">
        <w:rPr>
          <w:rFonts w:ascii="Times New Roman" w:hAnsi="Times New Roman"/>
          <w:sz w:val="24"/>
          <w:szCs w:val="24"/>
          <w:rPrChange w:id="76" w:author="Parks, Robbie M" w:date="2018-12-12T12:04:00Z">
            <w:rPr/>
          </w:rPrChange>
        </w:rPr>
        <w:t>largest</w:t>
      </w:r>
      <w:ins w:id="77" w:author="Parks, Robbie M" w:date="2018-12-12T12:09:00Z">
        <w:r w:rsidR="00F5639E">
          <w:rPr>
            <w:rFonts w:ascii="Times New Roman" w:hAnsi="Times New Roman"/>
            <w:sz w:val="24"/>
            <w:szCs w:val="24"/>
          </w:rPr>
          <w:t xml:space="preserve"> </w:t>
        </w:r>
      </w:ins>
      <w:del w:id="78" w:author="Parks, Robbie M" w:date="2018-12-12T12:10:00Z">
        <w:r w:rsidRPr="00091E0C" w:rsidDel="00E90C70">
          <w:rPr>
            <w:rFonts w:ascii="Times New Roman" w:hAnsi="Times New Roman"/>
            <w:sz w:val="24"/>
            <w:szCs w:val="24"/>
            <w:rPrChange w:id="79" w:author="Parks, Robbie M" w:date="2018-12-12T12:04:00Z">
              <w:rPr/>
            </w:rPrChange>
          </w:rPr>
          <w:delText xml:space="preserve"> </w:delText>
        </w:r>
      </w:del>
      <w:r w:rsidRPr="00091E0C">
        <w:rPr>
          <w:rFonts w:ascii="Times New Roman" w:hAnsi="Times New Roman"/>
          <w:sz w:val="24"/>
          <w:szCs w:val="24"/>
          <w:rPrChange w:id="80" w:author="Parks, Robbie M" w:date="2018-12-12T12:04:00Z">
            <w:rPr/>
          </w:rPrChange>
        </w:rPr>
        <w:t>single cause in middle-aged groups for both men and women</w:t>
      </w:r>
      <w:ins w:id="81" w:author="Parks, Robbie M" w:date="2018-12-12T12:10:00Z">
        <w:r w:rsidR="00447C9A">
          <w:rPr>
            <w:rFonts w:ascii="Times New Roman" w:hAnsi="Times New Roman"/>
            <w:sz w:val="24"/>
            <w:szCs w:val="24"/>
          </w:rPr>
          <w:t>.</w:t>
        </w:r>
      </w:ins>
      <w:ins w:id="82" w:author="Parks, Robbie M" w:date="2018-12-12T12:16:00Z">
        <w:r w:rsidR="00991D84">
          <w:rPr>
            <w:rFonts w:ascii="Times New Roman" w:hAnsi="Times New Roman"/>
            <w:sz w:val="24"/>
            <w:szCs w:val="24"/>
          </w:rPr>
          <w:t xml:space="preserve"> In contrast,</w:t>
        </w:r>
      </w:ins>
      <w:ins w:id="83" w:author="Parks, Robbie M" w:date="2018-12-12T12:10:00Z">
        <w:r w:rsidR="00447C9A">
          <w:rPr>
            <w:rFonts w:ascii="Times New Roman" w:hAnsi="Times New Roman"/>
            <w:sz w:val="24"/>
            <w:szCs w:val="24"/>
          </w:rPr>
          <w:t xml:space="preserve"> </w:t>
        </w:r>
        <w:r w:rsidR="00991D84">
          <w:rPr>
            <w:rFonts w:ascii="Times New Roman" w:hAnsi="Times New Roman"/>
            <w:sz w:val="24"/>
            <w:szCs w:val="24"/>
          </w:rPr>
          <w:t>t</w:t>
        </w:r>
      </w:ins>
      <w:del w:id="84" w:author="Parks, Robbie M" w:date="2018-12-12T12:10:00Z">
        <w:r w:rsidRPr="00091E0C" w:rsidDel="00447C9A">
          <w:rPr>
            <w:rFonts w:ascii="Times New Roman" w:hAnsi="Times New Roman"/>
            <w:sz w:val="24"/>
            <w:szCs w:val="24"/>
            <w:rPrChange w:id="85" w:author="Parks, Robbie M" w:date="2018-12-12T12:04:00Z">
              <w:rPr/>
            </w:rPrChange>
          </w:rPr>
          <w:delText xml:space="preserve">, </w:delText>
        </w:r>
      </w:del>
    </w:p>
    <w:p w14:paraId="310004AD" w14:textId="23D6C160" w:rsidR="00B636F6" w:rsidRPr="00091E0C" w:rsidDel="00091E0C" w:rsidRDefault="00B636F6">
      <w:pPr>
        <w:spacing w:after="0" w:line="480" w:lineRule="auto"/>
        <w:rPr>
          <w:del w:id="86" w:author="Parks, Robbie M" w:date="2018-12-12T12:04:00Z"/>
          <w:rFonts w:ascii="Times New Roman" w:hAnsi="Times New Roman"/>
          <w:sz w:val="24"/>
          <w:szCs w:val="24"/>
          <w:rPrChange w:id="87" w:author="Parks, Robbie M" w:date="2018-12-12T12:04:00Z">
            <w:rPr>
              <w:del w:id="88" w:author="Parks, Robbie M" w:date="2018-12-12T12:04:00Z"/>
            </w:rPr>
          </w:rPrChange>
        </w:rPr>
        <w:pPrChange w:id="89" w:author="Parks, Robbie M" w:date="2018-12-12T12:10:00Z">
          <w:pPr>
            <w:pStyle w:val="ListParagraph"/>
            <w:numPr>
              <w:numId w:val="10"/>
            </w:numPr>
            <w:spacing w:line="240" w:lineRule="auto"/>
            <w:ind w:hanging="360"/>
          </w:pPr>
        </w:pPrChange>
      </w:pPr>
      <w:del w:id="90" w:author="Parks, Robbie M" w:date="2018-12-12T12:10:00Z">
        <w:r w:rsidRPr="00091E0C" w:rsidDel="00447C9A">
          <w:rPr>
            <w:rFonts w:ascii="Times New Roman" w:hAnsi="Times New Roman"/>
            <w:sz w:val="24"/>
            <w:szCs w:val="24"/>
            <w:rPrChange w:id="91" w:author="Parks, Robbie M" w:date="2018-12-12T12:04:00Z">
              <w:rPr/>
            </w:rPrChange>
          </w:rPr>
          <w:delText>with t</w:delText>
        </w:r>
      </w:del>
      <w:r w:rsidRPr="00091E0C">
        <w:rPr>
          <w:rFonts w:ascii="Times New Roman" w:hAnsi="Times New Roman"/>
          <w:sz w:val="24"/>
          <w:szCs w:val="24"/>
          <w:rPrChange w:id="92" w:author="Parks, Robbie M" w:date="2018-12-12T12:04:00Z">
            <w:rPr/>
          </w:rPrChange>
        </w:rPr>
        <w:t>ransport death</w:t>
      </w:r>
      <w:ins w:id="93" w:author="Parks, Robbie M" w:date="2018-12-12T12:10:00Z">
        <w:r w:rsidR="001D04AB">
          <w:rPr>
            <w:rFonts w:ascii="Times New Roman" w:hAnsi="Times New Roman"/>
            <w:sz w:val="24"/>
            <w:szCs w:val="24"/>
          </w:rPr>
          <w:t>s is</w:t>
        </w:r>
      </w:ins>
      <w:del w:id="94" w:author="Parks, Robbie M" w:date="2018-12-12T12:10:00Z">
        <w:r w:rsidRPr="00091E0C" w:rsidDel="001D04AB">
          <w:rPr>
            <w:rFonts w:ascii="Times New Roman" w:hAnsi="Times New Roman"/>
            <w:sz w:val="24"/>
            <w:szCs w:val="24"/>
            <w:rPrChange w:id="95" w:author="Parks, Robbie M" w:date="2018-12-12T12:04:00Z">
              <w:rPr/>
            </w:rPrChange>
          </w:rPr>
          <w:delText>s</w:delText>
        </w:r>
      </w:del>
      <w:r w:rsidRPr="00091E0C">
        <w:rPr>
          <w:rFonts w:ascii="Times New Roman" w:hAnsi="Times New Roman"/>
          <w:sz w:val="24"/>
          <w:szCs w:val="24"/>
          <w:rPrChange w:id="96" w:author="Parks, Robbie M" w:date="2018-12-12T12:04:00Z">
            <w:rPr/>
          </w:rPrChange>
        </w:rPr>
        <w:t xml:space="preserve"> </w:t>
      </w:r>
      <w:ins w:id="97" w:author="Parks, Robbie M" w:date="2018-12-12T12:09:00Z">
        <w:r w:rsidR="009933C3">
          <w:rPr>
            <w:rFonts w:ascii="Times New Roman" w:hAnsi="Times New Roman"/>
            <w:sz w:val="24"/>
            <w:szCs w:val="24"/>
          </w:rPr>
          <w:t xml:space="preserve">the </w:t>
        </w:r>
      </w:ins>
      <w:r w:rsidRPr="00091E0C">
        <w:rPr>
          <w:rFonts w:ascii="Times New Roman" w:hAnsi="Times New Roman"/>
          <w:sz w:val="24"/>
          <w:szCs w:val="24"/>
          <w:rPrChange w:id="98" w:author="Parks, Robbie M" w:date="2018-12-12T12:04:00Z">
            <w:rPr/>
          </w:rPrChange>
        </w:rPr>
        <w:t>largest single cause in younger males and females</w:t>
      </w:r>
      <w:ins w:id="99" w:author="Parks, Robbie M" w:date="2018-12-12T12:10:00Z">
        <w:r w:rsidR="001D04AB">
          <w:rPr>
            <w:rFonts w:ascii="Times New Roman" w:hAnsi="Times New Roman"/>
            <w:sz w:val="24"/>
            <w:szCs w:val="24"/>
          </w:rPr>
          <w:t xml:space="preserve">, with deaths from </w:t>
        </w:r>
      </w:ins>
      <w:del w:id="100" w:author="Parks, Robbie M" w:date="2018-12-12T12:10:00Z">
        <w:r w:rsidRPr="00091E0C" w:rsidDel="001D04AB">
          <w:rPr>
            <w:rFonts w:ascii="Times New Roman" w:hAnsi="Times New Roman"/>
            <w:sz w:val="24"/>
            <w:szCs w:val="24"/>
            <w:rPrChange w:id="101" w:author="Parks, Robbie M" w:date="2018-12-12T12:04:00Z">
              <w:rPr/>
            </w:rPrChange>
          </w:rPr>
          <w:delText xml:space="preserve"> and</w:delText>
        </w:r>
      </w:del>
    </w:p>
    <w:p w14:paraId="68C03524" w14:textId="61ED4062" w:rsidR="00B636F6" w:rsidDel="00F34EC4" w:rsidRDefault="00B636F6">
      <w:pPr>
        <w:spacing w:after="0" w:line="480" w:lineRule="auto"/>
        <w:rPr>
          <w:del w:id="102" w:author="Parks, Robbie M" w:date="2018-12-12T12:17:00Z"/>
          <w:rFonts w:ascii="Times New Roman" w:hAnsi="Times New Roman"/>
          <w:sz w:val="24"/>
          <w:szCs w:val="24"/>
        </w:rPr>
        <w:pPrChange w:id="103" w:author="Parks, Robbie M" w:date="2018-12-12T12:17:00Z">
          <w:pPr>
            <w:pStyle w:val="ListParagraph"/>
            <w:numPr>
              <w:numId w:val="10"/>
            </w:numPr>
            <w:spacing w:after="0" w:line="240" w:lineRule="auto"/>
            <w:ind w:hanging="360"/>
            <w:outlineLvl w:val="0"/>
          </w:pPr>
        </w:pPrChange>
      </w:pPr>
      <w:del w:id="104" w:author="Parks, Robbie M" w:date="2018-12-12T12:10:00Z">
        <w:r w:rsidRPr="00091E0C" w:rsidDel="001D04AB">
          <w:rPr>
            <w:rFonts w:ascii="Times New Roman" w:hAnsi="Times New Roman"/>
            <w:sz w:val="24"/>
            <w:szCs w:val="24"/>
            <w:rPrChange w:id="105" w:author="Parks, Robbie M" w:date="2018-12-12T12:04:00Z">
              <w:rPr/>
            </w:rPrChange>
          </w:rPr>
          <w:delText xml:space="preserve">deaths from </w:delText>
        </w:r>
      </w:del>
      <w:r w:rsidRPr="00091E0C">
        <w:rPr>
          <w:rFonts w:ascii="Times New Roman" w:hAnsi="Times New Roman"/>
          <w:sz w:val="24"/>
          <w:szCs w:val="24"/>
          <w:rPrChange w:id="106" w:author="Parks, Robbie M" w:date="2018-12-12T12:04:00Z">
            <w:rPr/>
          </w:rPrChange>
        </w:rPr>
        <w:t xml:space="preserve">falls </w:t>
      </w:r>
      <w:ins w:id="107" w:author="Parks, Robbie M" w:date="2018-12-12T12:10:00Z">
        <w:r w:rsidR="0055432E">
          <w:rPr>
            <w:rFonts w:ascii="Times New Roman" w:hAnsi="Times New Roman"/>
            <w:sz w:val="24"/>
            <w:szCs w:val="24"/>
          </w:rPr>
          <w:t xml:space="preserve">the </w:t>
        </w:r>
      </w:ins>
      <w:r w:rsidRPr="00091E0C">
        <w:rPr>
          <w:rFonts w:ascii="Times New Roman" w:hAnsi="Times New Roman"/>
          <w:sz w:val="24"/>
          <w:szCs w:val="24"/>
          <w:rPrChange w:id="108" w:author="Parks, Robbie M" w:date="2018-12-12T12:04:00Z">
            <w:rPr/>
          </w:rPrChange>
        </w:rPr>
        <w:t>largest single cause in oldest groups</w:t>
      </w:r>
      <w:ins w:id="109" w:author="Parks, Robbie M" w:date="2018-12-12T12:10:00Z">
        <w:r w:rsidR="009933C3">
          <w:rPr>
            <w:rFonts w:ascii="Times New Roman" w:hAnsi="Times New Roman"/>
            <w:sz w:val="24"/>
            <w:szCs w:val="24"/>
          </w:rPr>
          <w:t>.</w:t>
        </w:r>
      </w:ins>
    </w:p>
    <w:p w14:paraId="7B720FEF" w14:textId="77777777" w:rsidR="00F34EC4" w:rsidRDefault="00F34EC4">
      <w:pPr>
        <w:spacing w:after="0" w:line="480" w:lineRule="auto"/>
        <w:rPr>
          <w:ins w:id="110" w:author="Parks, Robbie M" w:date="2018-12-12T12:17:00Z"/>
          <w:rFonts w:ascii="Times New Roman" w:hAnsi="Times New Roman"/>
          <w:sz w:val="24"/>
          <w:szCs w:val="24"/>
        </w:rPr>
        <w:pPrChange w:id="111" w:author="Parks, Robbie M" w:date="2018-12-12T12:10:00Z">
          <w:pPr>
            <w:pStyle w:val="ListParagraph"/>
            <w:numPr>
              <w:numId w:val="10"/>
            </w:numPr>
            <w:spacing w:line="240" w:lineRule="auto"/>
            <w:ind w:hanging="360"/>
          </w:pPr>
        </w:pPrChange>
      </w:pPr>
    </w:p>
    <w:p w14:paraId="7DE80EF5" w14:textId="77777777" w:rsidR="00F34EC4" w:rsidRPr="00091E0C" w:rsidRDefault="00F34EC4">
      <w:pPr>
        <w:spacing w:after="0" w:line="480" w:lineRule="auto"/>
        <w:rPr>
          <w:ins w:id="112" w:author="Parks, Robbie M" w:date="2018-12-12T12:17:00Z"/>
          <w:rFonts w:ascii="Times New Roman" w:hAnsi="Times New Roman"/>
          <w:sz w:val="24"/>
          <w:szCs w:val="24"/>
          <w:rPrChange w:id="113" w:author="Parks, Robbie M" w:date="2018-12-12T12:04:00Z">
            <w:rPr>
              <w:ins w:id="114" w:author="Parks, Robbie M" w:date="2018-12-12T12:17:00Z"/>
            </w:rPr>
          </w:rPrChange>
        </w:rPr>
        <w:pPrChange w:id="115" w:author="Parks, Robbie M" w:date="2018-12-12T12:10:00Z">
          <w:pPr>
            <w:pStyle w:val="ListParagraph"/>
            <w:numPr>
              <w:numId w:val="10"/>
            </w:numPr>
            <w:spacing w:line="240" w:lineRule="auto"/>
            <w:ind w:hanging="360"/>
          </w:pPr>
        </w:pPrChange>
      </w:pPr>
    </w:p>
    <w:p w14:paraId="62E52914" w14:textId="77777777" w:rsidR="005259CD" w:rsidRPr="009D14AA" w:rsidDel="00F34EC4" w:rsidRDefault="005259CD" w:rsidP="00DE1A81">
      <w:pPr>
        <w:spacing w:after="0" w:line="480" w:lineRule="auto"/>
        <w:outlineLvl w:val="0"/>
        <w:rPr>
          <w:del w:id="116" w:author="Parks, Robbie M" w:date="2018-12-12T12:17:00Z"/>
          <w:rFonts w:ascii="Times New Roman" w:hAnsi="Times New Roman"/>
          <w:color w:val="000000" w:themeColor="text1"/>
          <w:sz w:val="24"/>
          <w:szCs w:val="24"/>
        </w:rPr>
      </w:pPr>
    </w:p>
    <w:p w14:paraId="0B4CB3E9" w14:textId="7ECA186E" w:rsidR="00E252C8" w:rsidRPr="009D14AA" w:rsidDel="00F34EC4" w:rsidRDefault="00955652" w:rsidP="00DE1A81">
      <w:pPr>
        <w:spacing w:after="0" w:line="240" w:lineRule="auto"/>
        <w:outlineLvl w:val="0"/>
        <w:rPr>
          <w:del w:id="117" w:author="Parks, Robbie M" w:date="2018-12-12T12:16:00Z"/>
          <w:rFonts w:ascii="Times New Roman" w:hAnsi="Times New Roman"/>
          <w:i/>
          <w:sz w:val="24"/>
          <w:szCs w:val="24"/>
        </w:rPr>
      </w:pPr>
      <w:del w:id="118" w:author="Parks, Robbie M" w:date="2018-12-12T12:16:00Z">
        <w:r w:rsidRPr="009D14AA" w:rsidDel="00F34EC4">
          <w:rPr>
            <w:rFonts w:ascii="Times New Roman" w:hAnsi="Times New Roman"/>
            <w:i/>
            <w:sz w:val="24"/>
            <w:szCs w:val="24"/>
          </w:rPr>
          <w:delText xml:space="preserve">Figure </w:delText>
        </w:r>
      </w:del>
    </w:p>
    <w:p w14:paraId="40991D38" w14:textId="7ABFC34D" w:rsidR="00F653F3" w:rsidRPr="00F83B13" w:rsidDel="00F83B13" w:rsidRDefault="00F653F3">
      <w:pPr>
        <w:spacing w:after="0" w:line="480" w:lineRule="auto"/>
        <w:rPr>
          <w:del w:id="119" w:author="Parks, Robbie M" w:date="2018-12-12T12:18:00Z"/>
          <w:rFonts w:ascii="Times New Roman" w:hAnsi="Times New Roman"/>
          <w:b/>
          <w:sz w:val="24"/>
          <w:szCs w:val="24"/>
          <w:rPrChange w:id="120" w:author="Parks, Robbie M" w:date="2018-12-12T12:18:00Z">
            <w:rPr>
              <w:del w:id="121" w:author="Parks, Robbie M" w:date="2018-12-12T12:18:00Z"/>
              <w:b/>
            </w:rPr>
          </w:rPrChange>
        </w:rPr>
        <w:pPrChange w:id="122" w:author="Parks, Robbie M" w:date="2018-12-15T12:24:00Z">
          <w:pPr>
            <w:pStyle w:val="ListParagraph"/>
            <w:numPr>
              <w:numId w:val="10"/>
            </w:numPr>
            <w:spacing w:after="0" w:line="240" w:lineRule="auto"/>
            <w:ind w:hanging="360"/>
            <w:outlineLvl w:val="0"/>
          </w:pPr>
        </w:pPrChange>
      </w:pPr>
      <w:r w:rsidRPr="00F83B13">
        <w:rPr>
          <w:rFonts w:ascii="Times New Roman" w:hAnsi="Times New Roman"/>
          <w:sz w:val="24"/>
          <w:szCs w:val="24"/>
          <w:rPrChange w:id="123" w:author="Parks, Robbie M" w:date="2018-12-12T12:18:00Z">
            <w:rPr/>
          </w:rPrChange>
        </w:rPr>
        <w:t>There was a decline in three out of five types of injury (transport, drownings and assault) in contrast with deaths from falls increasing over time and intentional self-harm decreasing then recently increasing to over 1980 levels</w:t>
      </w:r>
      <w:ins w:id="124" w:author="Parks, Robbie M" w:date="2018-12-12T12:17:00Z">
        <w:r w:rsidR="0051614E" w:rsidRPr="009D14AA">
          <w:rPr>
            <w:rFonts w:ascii="Times New Roman" w:hAnsi="Times New Roman"/>
            <w:sz w:val="24"/>
            <w:szCs w:val="24"/>
          </w:rPr>
          <w:t xml:space="preserve"> (Figure 3)</w:t>
        </w:r>
      </w:ins>
      <w:r w:rsidRPr="00F83B13">
        <w:rPr>
          <w:rFonts w:ascii="Times New Roman" w:hAnsi="Times New Roman"/>
          <w:sz w:val="24"/>
          <w:szCs w:val="24"/>
          <w:rPrChange w:id="125" w:author="Parks, Robbie M" w:date="2018-12-12T12:18:00Z">
            <w:rPr/>
          </w:rPrChange>
        </w:rPr>
        <w:t>.</w:t>
      </w:r>
      <w:ins w:id="126" w:author="Parks, Robbie M" w:date="2018-12-12T12:18:00Z">
        <w:r w:rsidR="00F83B13" w:rsidRPr="009D14AA">
          <w:rPr>
            <w:rFonts w:ascii="Times New Roman" w:hAnsi="Times New Roman"/>
            <w:sz w:val="24"/>
            <w:szCs w:val="24"/>
          </w:rPr>
          <w:t xml:space="preserve"> </w:t>
        </w:r>
      </w:ins>
    </w:p>
    <w:p w14:paraId="5DA67015" w14:textId="359BFB77" w:rsidR="00F653F3" w:rsidRPr="00F83B13" w:rsidDel="00F83B13" w:rsidRDefault="00F653F3">
      <w:pPr>
        <w:spacing w:after="0" w:line="480" w:lineRule="auto"/>
        <w:rPr>
          <w:del w:id="127" w:author="Parks, Robbie M" w:date="2018-12-12T12:18:00Z"/>
          <w:rFonts w:ascii="Times New Roman" w:hAnsi="Times New Roman"/>
          <w:sz w:val="24"/>
          <w:szCs w:val="24"/>
          <w:rPrChange w:id="128" w:author="Parks, Robbie M" w:date="2018-12-12T12:18:00Z">
            <w:rPr>
              <w:del w:id="129" w:author="Parks, Robbie M" w:date="2018-12-12T12:18:00Z"/>
            </w:rPr>
          </w:rPrChange>
        </w:rPr>
        <w:pPrChange w:id="130" w:author="Parks, Robbie M" w:date="2018-12-15T12:24:00Z">
          <w:pPr>
            <w:pStyle w:val="ListParagraph"/>
            <w:numPr>
              <w:numId w:val="10"/>
            </w:numPr>
            <w:spacing w:line="240" w:lineRule="auto"/>
            <w:ind w:hanging="360"/>
          </w:pPr>
        </w:pPrChange>
      </w:pPr>
      <w:r w:rsidRPr="00F83B13">
        <w:rPr>
          <w:rFonts w:ascii="Times New Roman" w:hAnsi="Times New Roman"/>
          <w:sz w:val="24"/>
          <w:szCs w:val="24"/>
          <w:rPrChange w:id="131" w:author="Parks, Robbie M" w:date="2018-12-12T12:18:00Z">
            <w:rPr/>
          </w:rPrChange>
        </w:rPr>
        <w:t xml:space="preserve">The largest overall decline over time was for transport deaths, with </w:t>
      </w:r>
      <w:del w:id="132" w:author="Parks, Robbie M" w:date="2018-12-11T13:59:00Z">
        <w:r w:rsidRPr="00F83B13" w:rsidDel="00ED15E0">
          <w:rPr>
            <w:rFonts w:ascii="Times New Roman" w:hAnsi="Times New Roman"/>
            <w:sz w:val="24"/>
            <w:szCs w:val="24"/>
            <w:rPrChange w:id="133" w:author="Parks, Robbie M" w:date="2018-12-12T12:18:00Z">
              <w:rPr/>
            </w:rPrChange>
          </w:rPr>
          <w:delText xml:space="preserve"> </w:delText>
        </w:r>
      </w:del>
      <w:r w:rsidRPr="00F83B13">
        <w:rPr>
          <w:rFonts w:ascii="Times New Roman" w:hAnsi="Times New Roman"/>
          <w:sz w:val="24"/>
          <w:szCs w:val="24"/>
          <w:rPrChange w:id="134" w:author="Parks, Robbie M" w:date="2018-12-12T12:18:00Z">
            <w:rPr/>
          </w:rPrChange>
        </w:rPr>
        <w:t>greater than 50% decline across months from 1980-2016.</w:t>
      </w:r>
      <w:ins w:id="135" w:author="Parks, Robbie M" w:date="2018-12-12T12:18:00Z">
        <w:r w:rsidR="00F83B13" w:rsidRPr="00F83B13">
          <w:rPr>
            <w:rFonts w:ascii="Times New Roman" w:hAnsi="Times New Roman"/>
            <w:sz w:val="24"/>
            <w:szCs w:val="24"/>
            <w:rPrChange w:id="136" w:author="Parks, Robbie M" w:date="2018-12-12T12:18:00Z">
              <w:rPr/>
            </w:rPrChange>
          </w:rPr>
          <w:t xml:space="preserve"> </w:t>
        </w:r>
      </w:ins>
    </w:p>
    <w:p w14:paraId="6C472F89" w14:textId="60A0B270" w:rsidR="008A69BB" w:rsidRPr="00F83B13" w:rsidDel="00F83B13" w:rsidRDefault="00F34643">
      <w:pPr>
        <w:spacing w:after="0" w:line="480" w:lineRule="auto"/>
        <w:rPr>
          <w:del w:id="137" w:author="Parks, Robbie M" w:date="2018-12-12T12:18:00Z"/>
          <w:rFonts w:ascii="Times New Roman" w:hAnsi="Times New Roman"/>
          <w:sz w:val="24"/>
          <w:szCs w:val="24"/>
          <w:rPrChange w:id="138" w:author="Parks, Robbie M" w:date="2018-12-12T12:18:00Z">
            <w:rPr>
              <w:del w:id="139" w:author="Parks, Robbie M" w:date="2018-12-12T12:18:00Z"/>
            </w:rPr>
          </w:rPrChange>
        </w:rPr>
        <w:pPrChange w:id="140" w:author="Parks, Robbie M" w:date="2018-12-15T12:24:00Z">
          <w:pPr>
            <w:pStyle w:val="ListParagraph"/>
            <w:numPr>
              <w:numId w:val="10"/>
            </w:numPr>
            <w:spacing w:line="240" w:lineRule="auto"/>
            <w:ind w:hanging="360"/>
          </w:pPr>
        </w:pPrChange>
      </w:pPr>
      <w:r w:rsidRPr="00F83B13">
        <w:rPr>
          <w:rFonts w:ascii="Times New Roman" w:hAnsi="Times New Roman"/>
          <w:sz w:val="24"/>
          <w:szCs w:val="24"/>
          <w:rPrChange w:id="141" w:author="Parks, Robbie M" w:date="2018-12-12T12:18:00Z">
            <w:rPr/>
          </w:rPrChange>
        </w:rPr>
        <w:t>Age-standardised death rates for t</w:t>
      </w:r>
      <w:r w:rsidR="00C574BA" w:rsidRPr="00F83B13">
        <w:rPr>
          <w:rFonts w:ascii="Times New Roman" w:hAnsi="Times New Roman"/>
          <w:sz w:val="24"/>
          <w:szCs w:val="24"/>
          <w:rPrChange w:id="142" w:author="Parks, Robbie M" w:date="2018-12-12T12:18:00Z">
            <w:rPr/>
          </w:rPrChange>
        </w:rPr>
        <w:t>ransport and drownings</w:t>
      </w:r>
      <w:ins w:id="143" w:author="Parks, Robbie M" w:date="2018-12-15T12:16:00Z">
        <w:r w:rsidR="00967AA1">
          <w:rPr>
            <w:rFonts w:ascii="Times New Roman" w:hAnsi="Times New Roman"/>
            <w:sz w:val="24"/>
            <w:szCs w:val="24"/>
          </w:rPr>
          <w:t xml:space="preserve"> were seasonal</w:t>
        </w:r>
      </w:ins>
      <w:r w:rsidR="00C97EBE" w:rsidRPr="00F83B13">
        <w:rPr>
          <w:rFonts w:ascii="Times New Roman" w:hAnsi="Times New Roman"/>
          <w:sz w:val="24"/>
          <w:szCs w:val="24"/>
          <w:rPrChange w:id="144" w:author="Parks, Robbie M" w:date="2018-12-12T12:18:00Z">
            <w:rPr/>
          </w:rPrChange>
        </w:rPr>
        <w:t xml:space="preserve">, </w:t>
      </w:r>
      <w:del w:id="145" w:author="Parks, Robbie M" w:date="2018-12-15T12:16:00Z">
        <w:r w:rsidR="0078091F" w:rsidRPr="00F83B13" w:rsidDel="00716BC5">
          <w:rPr>
            <w:rFonts w:ascii="Times New Roman" w:hAnsi="Times New Roman"/>
            <w:sz w:val="24"/>
            <w:szCs w:val="24"/>
            <w:rPrChange w:id="146" w:author="Parks, Robbie M" w:date="2018-12-12T12:18:00Z">
              <w:rPr/>
            </w:rPrChange>
          </w:rPr>
          <w:delText xml:space="preserve">with </w:delText>
        </w:r>
        <w:r w:rsidR="00C97EBE" w:rsidRPr="00F83B13" w:rsidDel="00716BC5">
          <w:rPr>
            <w:rFonts w:ascii="Times New Roman" w:hAnsi="Times New Roman"/>
            <w:sz w:val="24"/>
            <w:szCs w:val="24"/>
            <w:rPrChange w:id="147" w:author="Parks, Robbie M" w:date="2018-12-12T12:18:00Z">
              <w:rPr/>
            </w:rPrChange>
          </w:rPr>
          <w:delText xml:space="preserve">maximum </w:delText>
        </w:r>
        <w:r w:rsidR="0078091F" w:rsidRPr="00F83B13" w:rsidDel="00716BC5">
          <w:rPr>
            <w:rFonts w:ascii="Times New Roman" w:hAnsi="Times New Roman"/>
            <w:sz w:val="24"/>
            <w:szCs w:val="24"/>
            <w:rPrChange w:id="148" w:author="Parks, Robbie M" w:date="2018-12-12T12:18:00Z">
              <w:rPr/>
            </w:rPrChange>
          </w:rPr>
          <w:delText>in the summer</w:delText>
        </w:r>
        <w:r w:rsidR="00C574BA" w:rsidRPr="00F83B13" w:rsidDel="00716BC5">
          <w:rPr>
            <w:rFonts w:ascii="Times New Roman" w:hAnsi="Times New Roman"/>
            <w:sz w:val="24"/>
            <w:szCs w:val="24"/>
            <w:rPrChange w:id="149" w:author="Parks, Robbie M" w:date="2018-12-12T12:18:00Z">
              <w:rPr/>
            </w:rPrChange>
          </w:rPr>
          <w:delText xml:space="preserve"> and </w:delText>
        </w:r>
        <w:r w:rsidR="00C97EBE" w:rsidRPr="00F83B13" w:rsidDel="00716BC5">
          <w:rPr>
            <w:rFonts w:ascii="Times New Roman" w:hAnsi="Times New Roman"/>
            <w:sz w:val="24"/>
            <w:szCs w:val="24"/>
            <w:rPrChange w:id="150" w:author="Parks, Robbie M" w:date="2018-12-12T12:18:00Z">
              <w:rPr/>
            </w:rPrChange>
          </w:rPr>
          <w:delText>minimum in the winter</w:delText>
        </w:r>
      </w:del>
      <w:ins w:id="151" w:author="Parks, Robbie M" w:date="2018-12-15T12:16:00Z">
        <w:r w:rsidR="00716BC5">
          <w:rPr>
            <w:rFonts w:ascii="Times New Roman" w:hAnsi="Times New Roman"/>
            <w:sz w:val="24"/>
            <w:szCs w:val="24"/>
          </w:rPr>
          <w:t>peaking in the summer</w:t>
        </w:r>
      </w:ins>
      <w:del w:id="152" w:author="Parks, Robbie M" w:date="2018-12-12T12:18:00Z">
        <w:r w:rsidR="003D5007" w:rsidRPr="00F83B13" w:rsidDel="00F83B13">
          <w:rPr>
            <w:rFonts w:ascii="Times New Roman" w:hAnsi="Times New Roman"/>
            <w:sz w:val="24"/>
            <w:szCs w:val="24"/>
            <w:rPrChange w:id="153" w:author="Parks, Robbie M" w:date="2018-12-12T12:18:00Z">
              <w:rPr/>
            </w:rPrChange>
          </w:rPr>
          <w:delText xml:space="preserve"> (Figure )</w:delText>
        </w:r>
      </w:del>
      <w:r w:rsidR="003D5007" w:rsidRPr="00F83B13">
        <w:rPr>
          <w:rFonts w:ascii="Times New Roman" w:hAnsi="Times New Roman"/>
          <w:sz w:val="24"/>
          <w:szCs w:val="24"/>
          <w:rPrChange w:id="154" w:author="Parks, Robbie M" w:date="2018-12-12T12:18:00Z">
            <w:rPr/>
          </w:rPrChange>
        </w:rPr>
        <w:t>.</w:t>
      </w:r>
      <w:ins w:id="155" w:author="Parks, Robbie M" w:date="2018-12-12T12:18:00Z">
        <w:r w:rsidR="00F83B13" w:rsidRPr="00F83B13">
          <w:rPr>
            <w:rFonts w:ascii="Times New Roman" w:hAnsi="Times New Roman"/>
            <w:sz w:val="24"/>
            <w:szCs w:val="24"/>
            <w:rPrChange w:id="156" w:author="Parks, Robbie M" w:date="2018-12-12T12:18:00Z">
              <w:rPr/>
            </w:rPrChange>
          </w:rPr>
          <w:t xml:space="preserve"> O</w:t>
        </w:r>
      </w:ins>
      <w:del w:id="157" w:author="Parks, Robbie M" w:date="2018-12-12T12:18:00Z">
        <w:r w:rsidR="009021A4" w:rsidRPr="00F83B13" w:rsidDel="00F83B13">
          <w:rPr>
            <w:rFonts w:ascii="Times New Roman" w:hAnsi="Times New Roman"/>
            <w:sz w:val="24"/>
            <w:szCs w:val="24"/>
            <w:rPrChange w:id="158" w:author="Parks, Robbie M" w:date="2018-12-12T12:18:00Z">
              <w:rPr/>
            </w:rPrChange>
          </w:rPr>
          <w:delText xml:space="preserve"> </w:delText>
        </w:r>
      </w:del>
    </w:p>
    <w:p w14:paraId="2B1F2ED1" w14:textId="24833C8A" w:rsidR="0078091F" w:rsidRDefault="00CE1992">
      <w:pPr>
        <w:spacing w:after="0" w:line="480" w:lineRule="auto"/>
        <w:rPr>
          <w:ins w:id="159" w:author="Parks, Robbie M" w:date="2018-12-12T12:18:00Z"/>
          <w:rFonts w:ascii="Times New Roman" w:hAnsi="Times New Roman"/>
          <w:sz w:val="24"/>
          <w:szCs w:val="24"/>
        </w:rPr>
        <w:pPrChange w:id="160" w:author="Parks, Robbie M" w:date="2018-12-15T12:24:00Z">
          <w:pPr>
            <w:pStyle w:val="ListParagraph"/>
            <w:numPr>
              <w:numId w:val="10"/>
            </w:numPr>
            <w:spacing w:line="240" w:lineRule="auto"/>
            <w:ind w:hanging="360"/>
          </w:pPr>
        </w:pPrChange>
      </w:pPr>
      <w:del w:id="161" w:author="Parks, Robbie M" w:date="2018-12-12T12:18:00Z">
        <w:r w:rsidRPr="00F83B13" w:rsidDel="00F83B13">
          <w:rPr>
            <w:rFonts w:ascii="Times New Roman" w:hAnsi="Times New Roman"/>
            <w:sz w:val="24"/>
            <w:szCs w:val="24"/>
            <w:rPrChange w:id="162" w:author="Parks, Robbie M" w:date="2018-12-12T12:18:00Z">
              <w:rPr/>
            </w:rPrChange>
          </w:rPr>
          <w:delText>O</w:delText>
        </w:r>
      </w:del>
      <w:r w:rsidRPr="00F83B13">
        <w:rPr>
          <w:rFonts w:ascii="Times New Roman" w:hAnsi="Times New Roman"/>
          <w:sz w:val="24"/>
          <w:szCs w:val="24"/>
          <w:rPrChange w:id="163" w:author="Parks, Robbie M" w:date="2018-12-12T12:18:00Z">
            <w:rPr/>
          </w:rPrChange>
        </w:rPr>
        <w:t xml:space="preserve">ther </w:t>
      </w:r>
      <w:r w:rsidR="002C7C40" w:rsidRPr="00F83B13">
        <w:rPr>
          <w:rFonts w:ascii="Times New Roman" w:hAnsi="Times New Roman"/>
          <w:sz w:val="24"/>
          <w:szCs w:val="24"/>
          <w:rPrChange w:id="164" w:author="Parks, Robbie M" w:date="2018-12-12T12:18:00Z">
            <w:rPr/>
          </w:rPrChange>
        </w:rPr>
        <w:t>types</w:t>
      </w:r>
      <w:r w:rsidRPr="00F83B13">
        <w:rPr>
          <w:rFonts w:ascii="Times New Roman" w:hAnsi="Times New Roman"/>
          <w:sz w:val="24"/>
          <w:szCs w:val="24"/>
          <w:rPrChange w:id="165" w:author="Parks, Robbie M" w:date="2018-12-12T12:18:00Z">
            <w:rPr/>
          </w:rPrChange>
        </w:rPr>
        <w:t xml:space="preserve"> of </w:t>
      </w:r>
      <w:r w:rsidR="002C7C40" w:rsidRPr="00F83B13">
        <w:rPr>
          <w:rFonts w:ascii="Times New Roman" w:hAnsi="Times New Roman"/>
          <w:sz w:val="24"/>
          <w:szCs w:val="24"/>
          <w:rPrChange w:id="166" w:author="Parks, Robbie M" w:date="2018-12-12T12:18:00Z">
            <w:rPr/>
          </w:rPrChange>
        </w:rPr>
        <w:t xml:space="preserve">injury </w:t>
      </w:r>
      <w:r w:rsidRPr="00F83B13">
        <w:rPr>
          <w:rFonts w:ascii="Times New Roman" w:hAnsi="Times New Roman"/>
          <w:sz w:val="24"/>
          <w:szCs w:val="24"/>
          <w:rPrChange w:id="167" w:author="Parks, Robbie M" w:date="2018-12-12T12:18:00Z">
            <w:rPr/>
          </w:rPrChange>
        </w:rPr>
        <w:t xml:space="preserve">death </w:t>
      </w:r>
      <w:r w:rsidR="00F653F3" w:rsidRPr="00F83B13">
        <w:rPr>
          <w:rFonts w:ascii="Times New Roman" w:hAnsi="Times New Roman"/>
          <w:sz w:val="24"/>
          <w:szCs w:val="24"/>
          <w:rPrChange w:id="168" w:author="Parks, Robbie M" w:date="2018-12-12T12:18:00Z">
            <w:rPr/>
          </w:rPrChange>
        </w:rPr>
        <w:t>did not vary substantially over seasons</w:t>
      </w:r>
      <w:r w:rsidR="003D5007" w:rsidRPr="00F83B13">
        <w:rPr>
          <w:rFonts w:ascii="Times New Roman" w:hAnsi="Times New Roman"/>
          <w:sz w:val="24"/>
          <w:szCs w:val="24"/>
          <w:rPrChange w:id="169" w:author="Parks, Robbie M" w:date="2018-12-12T12:18:00Z">
            <w:rPr/>
          </w:rPrChange>
        </w:rPr>
        <w:t>.</w:t>
      </w:r>
    </w:p>
    <w:p w14:paraId="2067EA5A" w14:textId="77777777" w:rsidR="009D14AA" w:rsidDel="00600EAA" w:rsidRDefault="009D14AA">
      <w:pPr>
        <w:spacing w:line="480" w:lineRule="auto"/>
        <w:rPr>
          <w:del w:id="170" w:author="Parks, Robbie M" w:date="2018-12-15T12:18:00Z"/>
          <w:rFonts w:ascii="Times New Roman" w:hAnsi="Times New Roman"/>
          <w:i/>
          <w:sz w:val="24"/>
          <w:szCs w:val="24"/>
        </w:rPr>
        <w:pPrChange w:id="171" w:author="Parks, Robbie M" w:date="2018-12-15T12:24:00Z">
          <w:pPr>
            <w:pStyle w:val="ListParagraph"/>
            <w:numPr>
              <w:numId w:val="10"/>
            </w:numPr>
            <w:spacing w:line="240" w:lineRule="auto"/>
            <w:ind w:hanging="360"/>
          </w:pPr>
        </w:pPrChange>
      </w:pPr>
    </w:p>
    <w:p w14:paraId="5258A1F2" w14:textId="77777777" w:rsidR="00600EAA" w:rsidRPr="00F83B13" w:rsidRDefault="00600EAA">
      <w:pPr>
        <w:spacing w:after="0" w:line="480" w:lineRule="auto"/>
        <w:rPr>
          <w:ins w:id="172" w:author="Parks, Robbie M" w:date="2018-12-15T12:18:00Z"/>
          <w:rFonts w:ascii="Times New Roman" w:hAnsi="Times New Roman"/>
          <w:sz w:val="24"/>
          <w:szCs w:val="24"/>
          <w:rPrChange w:id="173" w:author="Parks, Robbie M" w:date="2018-12-12T12:18:00Z">
            <w:rPr>
              <w:ins w:id="174" w:author="Parks, Robbie M" w:date="2018-12-15T12:18:00Z"/>
            </w:rPr>
          </w:rPrChange>
        </w:rPr>
        <w:pPrChange w:id="175" w:author="Parks, Robbie M" w:date="2018-12-15T12:24:00Z">
          <w:pPr>
            <w:pStyle w:val="ListParagraph"/>
            <w:numPr>
              <w:numId w:val="10"/>
            </w:numPr>
            <w:spacing w:line="240" w:lineRule="auto"/>
            <w:ind w:hanging="360"/>
          </w:pPr>
        </w:pPrChange>
      </w:pPr>
    </w:p>
    <w:p w14:paraId="366603DC" w14:textId="7B8D620A" w:rsidR="00955652" w:rsidRPr="004326BD" w:rsidDel="00600EAA" w:rsidRDefault="00955652">
      <w:pPr>
        <w:spacing w:line="480" w:lineRule="auto"/>
        <w:rPr>
          <w:del w:id="176" w:author="Parks, Robbie M" w:date="2018-12-15T12:18:00Z"/>
          <w:rFonts w:ascii="Times New Roman" w:hAnsi="Times New Roman"/>
          <w:i/>
          <w:sz w:val="24"/>
          <w:szCs w:val="24"/>
        </w:rPr>
        <w:pPrChange w:id="177" w:author="Parks, Robbie M" w:date="2018-12-15T12:24:00Z">
          <w:pPr>
            <w:spacing w:line="240" w:lineRule="auto"/>
          </w:pPr>
        </w:pPrChange>
      </w:pPr>
      <w:commentRangeStart w:id="178"/>
      <w:del w:id="179" w:author="Parks, Robbie M" w:date="2018-12-15T12:18:00Z">
        <w:r w:rsidRPr="004326BD" w:rsidDel="00600EAA">
          <w:rPr>
            <w:rFonts w:ascii="Times New Roman" w:hAnsi="Times New Roman"/>
            <w:i/>
            <w:sz w:val="24"/>
            <w:szCs w:val="24"/>
          </w:rPr>
          <w:delText xml:space="preserve">Figure </w:delText>
        </w:r>
      </w:del>
      <w:del w:id="180" w:author="Parks, Robbie M" w:date="2018-12-11T12:51:00Z">
        <w:r w:rsidR="00CD1484" w:rsidRPr="00C60C27" w:rsidDel="007B5D29">
          <w:rPr>
            <w:rFonts w:ascii="Times New Roman" w:hAnsi="Times New Roman"/>
            <w:i/>
            <w:sz w:val="24"/>
            <w:szCs w:val="24"/>
          </w:rPr>
          <w:delText>3</w:delText>
        </w:r>
        <w:commentRangeEnd w:id="178"/>
        <w:r w:rsidR="00285E20" w:rsidRPr="004326BD" w:rsidDel="007B5D29">
          <w:rPr>
            <w:rStyle w:val="CommentReference"/>
            <w:rFonts w:ascii="Times New Roman" w:eastAsiaTheme="minorHAnsi" w:hAnsi="Times New Roman"/>
            <w:sz w:val="24"/>
            <w:szCs w:val="24"/>
            <w:rPrChange w:id="181" w:author="Parks, Robbie M" w:date="2018-12-15T12:20:00Z">
              <w:rPr>
                <w:rStyle w:val="CommentReference"/>
                <w:rFonts w:asciiTheme="minorHAnsi" w:eastAsiaTheme="minorHAnsi" w:hAnsiTheme="minorHAnsi" w:cstheme="minorBidi"/>
              </w:rPr>
            </w:rPrChange>
          </w:rPr>
          <w:commentReference w:id="178"/>
        </w:r>
      </w:del>
    </w:p>
    <w:p w14:paraId="6E13AF92" w14:textId="0BAF23F8" w:rsidR="001349B6" w:rsidRPr="00C60C27" w:rsidDel="0026768B" w:rsidRDefault="00955652">
      <w:pPr>
        <w:spacing w:line="480" w:lineRule="auto"/>
        <w:rPr>
          <w:del w:id="182" w:author="Parks, Robbie M" w:date="2018-12-15T12:18:00Z"/>
          <w:rFonts w:ascii="Times New Roman" w:hAnsi="Times New Roman"/>
          <w:sz w:val="24"/>
          <w:szCs w:val="24"/>
        </w:rPr>
        <w:pPrChange w:id="183" w:author="Parks, Robbie M" w:date="2018-12-15T12:24:00Z">
          <w:pPr>
            <w:pStyle w:val="ListParagraph"/>
            <w:numPr>
              <w:numId w:val="10"/>
            </w:numPr>
            <w:spacing w:line="240" w:lineRule="auto"/>
            <w:ind w:hanging="360"/>
          </w:pPr>
        </w:pPrChange>
      </w:pPr>
      <w:commentRangeStart w:id="184"/>
      <w:r w:rsidRPr="004326BD">
        <w:rPr>
          <w:rFonts w:ascii="Times New Roman" w:hAnsi="Times New Roman"/>
          <w:sz w:val="24"/>
          <w:szCs w:val="24"/>
        </w:rPr>
        <w:t xml:space="preserve">If the estimated associations </w:t>
      </w:r>
      <w:del w:id="185" w:author="Parks, Robbie M" w:date="2018-12-15T12:18:00Z">
        <w:r w:rsidR="006D7FD3" w:rsidRPr="00C60C27" w:rsidDel="0026768B">
          <w:rPr>
            <w:rFonts w:ascii="Times New Roman" w:hAnsi="Times New Roman"/>
            <w:sz w:val="24"/>
            <w:szCs w:val="24"/>
          </w:rPr>
          <w:delText>(</w:delText>
        </w:r>
        <w:commentRangeStart w:id="186"/>
        <w:r w:rsidR="006D7FD3" w:rsidRPr="00C60C27" w:rsidDel="0026768B">
          <w:rPr>
            <w:rFonts w:ascii="Times New Roman" w:hAnsi="Times New Roman"/>
            <w:sz w:val="24"/>
            <w:szCs w:val="24"/>
          </w:rPr>
          <w:delText>Figure S1</w:delText>
        </w:r>
        <w:commentRangeEnd w:id="186"/>
        <w:r w:rsidR="006D7FD3" w:rsidRPr="004326BD" w:rsidDel="0026768B">
          <w:rPr>
            <w:rStyle w:val="CommentReference"/>
            <w:rFonts w:ascii="Times New Roman" w:eastAsiaTheme="minorHAnsi" w:hAnsi="Times New Roman"/>
            <w:sz w:val="24"/>
            <w:szCs w:val="24"/>
            <w:rPrChange w:id="187" w:author="Parks, Robbie M" w:date="2018-12-15T12:20:00Z">
              <w:rPr>
                <w:rStyle w:val="CommentReference"/>
                <w:rFonts w:asciiTheme="minorHAnsi" w:eastAsiaTheme="minorHAnsi" w:hAnsiTheme="minorHAnsi" w:cstheme="minorBidi"/>
              </w:rPr>
            </w:rPrChange>
          </w:rPr>
          <w:commentReference w:id="186"/>
        </w:r>
        <w:r w:rsidR="006D7FD3" w:rsidRPr="004326BD" w:rsidDel="0026768B">
          <w:rPr>
            <w:rFonts w:ascii="Times New Roman" w:hAnsi="Times New Roman"/>
            <w:sz w:val="24"/>
            <w:szCs w:val="24"/>
          </w:rPr>
          <w:delText xml:space="preserve">) </w:delText>
        </w:r>
      </w:del>
      <w:r w:rsidRPr="004326BD">
        <w:rPr>
          <w:rFonts w:ascii="Times New Roman" w:hAnsi="Times New Roman"/>
          <w:sz w:val="24"/>
          <w:szCs w:val="24"/>
        </w:rPr>
        <w:t>are causal, there would be an additional 941 (</w:t>
      </w:r>
      <w:r w:rsidR="004E14B6" w:rsidRPr="00C60C27">
        <w:rPr>
          <w:rFonts w:ascii="Times New Roman" w:hAnsi="Times New Roman"/>
          <w:sz w:val="24"/>
          <w:szCs w:val="24"/>
        </w:rPr>
        <w:t xml:space="preserve">95% CrI </w:t>
      </w:r>
      <w:r w:rsidRPr="00C60C27">
        <w:rPr>
          <w:rFonts w:ascii="Times New Roman" w:hAnsi="Times New Roman"/>
          <w:sz w:val="24"/>
          <w:szCs w:val="24"/>
        </w:rPr>
        <w:t xml:space="preserve">831, 1053) injury deaths associated with </w:t>
      </w:r>
      <w:ins w:id="188" w:author="Parks, Robbie M" w:date="2018-12-15T12:18:00Z">
        <w:r w:rsidR="006D4EC4" w:rsidRPr="00C60C27">
          <w:rPr>
            <w:rFonts w:ascii="Times New Roman" w:hAnsi="Times New Roman"/>
            <w:color w:val="000000" w:themeColor="text1"/>
            <w:sz w:val="24"/>
            <w:szCs w:val="24"/>
          </w:rPr>
          <w:t>national year-round temperature anomaly</w:t>
        </w:r>
      </w:ins>
      <w:del w:id="189" w:author="Parks, Robbie M" w:date="2018-12-15T12:18:00Z">
        <w:r w:rsidR="00C55079" w:rsidRPr="004326BD" w:rsidDel="006D4EC4">
          <w:rPr>
            <w:rFonts w:ascii="Times New Roman" w:hAnsi="Times New Roman"/>
            <w:sz w:val="24"/>
            <w:szCs w:val="24"/>
          </w:rPr>
          <w:delText>temperature anomaly of</w:delText>
        </w:r>
        <w:r w:rsidR="00C55079" w:rsidRPr="00C60C27" w:rsidDel="006D4EC4">
          <w:rPr>
            <w:rFonts w:ascii="Times New Roman" w:hAnsi="Times New Roman"/>
            <w:sz w:val="24"/>
            <w:szCs w:val="24"/>
          </w:rPr>
          <w:delText xml:space="preserve"> +</w:delText>
        </w:r>
        <w:r w:rsidRPr="00C60C27" w:rsidDel="006D4EC4">
          <w:rPr>
            <w:rFonts w:ascii="Times New Roman" w:hAnsi="Times New Roman"/>
            <w:sz w:val="24"/>
            <w:szCs w:val="24"/>
          </w:rPr>
          <w:delText>1°C</w:delText>
        </w:r>
      </w:del>
      <w:r w:rsidR="006D7FD3" w:rsidRPr="00C60C27">
        <w:rPr>
          <w:rFonts w:ascii="Times New Roman" w:hAnsi="Times New Roman"/>
          <w:sz w:val="24"/>
          <w:szCs w:val="24"/>
        </w:rPr>
        <w:t>,</w:t>
      </w:r>
      <w:r w:rsidRPr="00C60C27">
        <w:rPr>
          <w:rFonts w:ascii="Times New Roman" w:hAnsi="Times New Roman"/>
          <w:sz w:val="24"/>
          <w:szCs w:val="24"/>
        </w:rPr>
        <w:t xml:space="preserve"> </w:t>
      </w:r>
      <w:commentRangeEnd w:id="184"/>
      <w:r w:rsidR="00D120C4" w:rsidRPr="004326BD">
        <w:rPr>
          <w:rStyle w:val="CommentReference"/>
          <w:rFonts w:ascii="Times New Roman" w:eastAsiaTheme="minorHAnsi" w:hAnsi="Times New Roman"/>
          <w:sz w:val="24"/>
          <w:szCs w:val="24"/>
          <w:rPrChange w:id="190" w:author="Parks, Robbie M" w:date="2018-12-15T12:20:00Z">
            <w:rPr>
              <w:rStyle w:val="CommentReference"/>
              <w:rFonts w:asciiTheme="minorHAnsi" w:eastAsiaTheme="minorHAnsi" w:hAnsiTheme="minorHAnsi" w:cstheme="minorBidi"/>
            </w:rPr>
          </w:rPrChange>
        </w:rPr>
        <w:commentReference w:id="184"/>
      </w:r>
      <w:r w:rsidRPr="004326BD">
        <w:rPr>
          <w:rFonts w:ascii="Times New Roman" w:hAnsi="Times New Roman"/>
          <w:sz w:val="24"/>
          <w:szCs w:val="24"/>
        </w:rPr>
        <w:t>0.65% of injury deaths in 2016</w:t>
      </w:r>
      <w:r w:rsidR="00107AA8" w:rsidRPr="004326BD">
        <w:rPr>
          <w:rFonts w:ascii="Times New Roman" w:hAnsi="Times New Roman"/>
          <w:sz w:val="24"/>
          <w:szCs w:val="24"/>
        </w:rPr>
        <w:t xml:space="preserve"> (</w:t>
      </w:r>
      <w:r w:rsidR="00107AA8" w:rsidRPr="00C60C27">
        <w:rPr>
          <w:rFonts w:ascii="Times New Roman" w:hAnsi="Times New Roman"/>
          <w:sz w:val="24"/>
          <w:szCs w:val="24"/>
        </w:rPr>
        <w:t xml:space="preserve">Figure </w:t>
      </w:r>
      <w:ins w:id="191" w:author="Parks, Robbie M" w:date="2018-12-11T12:51:00Z">
        <w:r w:rsidR="00600EAA" w:rsidRPr="00C60C27">
          <w:rPr>
            <w:rFonts w:ascii="Times New Roman" w:hAnsi="Times New Roman"/>
            <w:sz w:val="24"/>
            <w:szCs w:val="24"/>
          </w:rPr>
          <w:t>4</w:t>
        </w:r>
      </w:ins>
      <w:del w:id="192" w:author="Parks, Robbie M" w:date="2018-12-11T12:51:00Z">
        <w:r w:rsidR="00107AA8" w:rsidRPr="00C60C27" w:rsidDel="007B5D29">
          <w:rPr>
            <w:rFonts w:ascii="Times New Roman" w:hAnsi="Times New Roman"/>
            <w:sz w:val="24"/>
            <w:szCs w:val="24"/>
          </w:rPr>
          <w:delText>3</w:delText>
        </w:r>
      </w:del>
      <w:r w:rsidR="00107AA8" w:rsidRPr="00C60C27">
        <w:rPr>
          <w:rFonts w:ascii="Times New Roman" w:hAnsi="Times New Roman"/>
          <w:sz w:val="24"/>
          <w:szCs w:val="24"/>
        </w:rPr>
        <w:t>)</w:t>
      </w:r>
      <w:r w:rsidRPr="00C60C27">
        <w:rPr>
          <w:rFonts w:ascii="Times New Roman" w:hAnsi="Times New Roman"/>
          <w:sz w:val="24"/>
          <w:szCs w:val="24"/>
        </w:rPr>
        <w:t>.</w:t>
      </w:r>
      <w:r w:rsidR="001349B6" w:rsidRPr="00C60C27">
        <w:rPr>
          <w:rFonts w:ascii="Times New Roman" w:hAnsi="Times New Roman"/>
          <w:sz w:val="24"/>
          <w:szCs w:val="24"/>
        </w:rPr>
        <w:t xml:space="preserve"> </w:t>
      </w:r>
    </w:p>
    <w:p w14:paraId="487F7F1F" w14:textId="7F0B3E98" w:rsidR="00C91B02" w:rsidRPr="004326BD" w:rsidDel="004326BD" w:rsidRDefault="001349B6">
      <w:pPr>
        <w:spacing w:line="480" w:lineRule="auto"/>
        <w:rPr>
          <w:del w:id="193" w:author="Parks, Robbie M" w:date="2018-12-15T12:19:00Z"/>
          <w:rFonts w:ascii="Times New Roman" w:hAnsi="Times New Roman"/>
          <w:sz w:val="24"/>
          <w:szCs w:val="24"/>
          <w:rPrChange w:id="194" w:author="Parks, Robbie M" w:date="2018-12-15T12:20:00Z">
            <w:rPr>
              <w:del w:id="195" w:author="Parks, Robbie M" w:date="2018-12-15T12:19:00Z"/>
            </w:rPr>
          </w:rPrChange>
        </w:rPr>
        <w:pPrChange w:id="196" w:author="Parks, Robbie M" w:date="2018-12-15T12:24:00Z">
          <w:pPr>
            <w:pStyle w:val="ListParagraph"/>
            <w:numPr>
              <w:numId w:val="10"/>
            </w:numPr>
            <w:spacing w:line="240" w:lineRule="auto"/>
            <w:ind w:hanging="360"/>
          </w:pPr>
        </w:pPrChange>
      </w:pPr>
      <w:r w:rsidRPr="004326BD">
        <w:rPr>
          <w:rFonts w:ascii="Times New Roman" w:hAnsi="Times New Roman"/>
          <w:sz w:val="24"/>
          <w:szCs w:val="24"/>
          <w:rPrChange w:id="197" w:author="Parks, Robbie M" w:date="2018-12-15T12:20:00Z">
            <w:rPr/>
          </w:rPrChange>
        </w:rPr>
        <w:t xml:space="preserve">87% of additional deaths in males and 13% in females. In </w:t>
      </w:r>
      <w:ins w:id="198" w:author="Parks, Robbie M" w:date="2018-12-21T14:51:00Z">
        <w:r w:rsidR="004D273B">
          <w:rPr>
            <w:rFonts w:ascii="Times New Roman" w:hAnsi="Times New Roman"/>
            <w:sz w:val="24"/>
            <w:szCs w:val="24"/>
          </w:rPr>
          <w:t>total additional deaths</w:t>
        </w:r>
      </w:ins>
      <w:del w:id="199" w:author="Parks, Robbie M" w:date="2018-12-21T14:51:00Z">
        <w:r w:rsidRPr="004326BD" w:rsidDel="004D273B">
          <w:rPr>
            <w:rFonts w:ascii="Times New Roman" w:hAnsi="Times New Roman"/>
            <w:sz w:val="24"/>
            <w:szCs w:val="24"/>
            <w:rPrChange w:id="200" w:author="Parks, Robbie M" w:date="2018-12-15T12:20:00Z">
              <w:rPr/>
            </w:rPrChange>
          </w:rPr>
          <w:delText>males</w:delText>
        </w:r>
      </w:del>
      <w:r w:rsidRPr="004326BD">
        <w:rPr>
          <w:rFonts w:ascii="Times New Roman" w:hAnsi="Times New Roman"/>
          <w:sz w:val="24"/>
          <w:szCs w:val="24"/>
          <w:rPrChange w:id="201" w:author="Parks, Robbie M" w:date="2018-12-15T12:20:00Z">
            <w:rPr/>
          </w:rPrChange>
        </w:rPr>
        <w:t xml:space="preserve">, </w:t>
      </w:r>
      <w:del w:id="202" w:author="Parks, Robbie M" w:date="2018-12-21T14:50:00Z">
        <w:r w:rsidRPr="004326BD" w:rsidDel="00DC1E6C">
          <w:rPr>
            <w:rFonts w:ascii="Times New Roman" w:hAnsi="Times New Roman"/>
            <w:sz w:val="24"/>
            <w:szCs w:val="24"/>
            <w:highlight w:val="yellow"/>
            <w:rPrChange w:id="203" w:author="Parks, Robbie M" w:date="2018-12-15T12:20:00Z">
              <w:rPr/>
            </w:rPrChange>
          </w:rPr>
          <w:delText>XX</w:delText>
        </w:r>
      </w:del>
      <w:ins w:id="204" w:author="Parks, Robbie M" w:date="2018-12-21T14:50:00Z">
        <w:r w:rsidR="00DC1E6C">
          <w:rPr>
            <w:rFonts w:ascii="Times New Roman" w:hAnsi="Times New Roman"/>
            <w:sz w:val="24"/>
            <w:szCs w:val="24"/>
          </w:rPr>
          <w:t>80.1</w:t>
        </w:r>
      </w:ins>
      <w:r w:rsidRPr="004326BD">
        <w:rPr>
          <w:rFonts w:ascii="Times New Roman" w:hAnsi="Times New Roman"/>
          <w:sz w:val="24"/>
          <w:szCs w:val="24"/>
          <w:rPrChange w:id="205" w:author="Parks, Robbie M" w:date="2018-12-15T12:20:00Z">
            <w:rPr/>
          </w:rPrChange>
        </w:rPr>
        <w:t>% of all deaths</w:t>
      </w:r>
      <w:r w:rsidR="00C91B02" w:rsidRPr="004326BD">
        <w:rPr>
          <w:rFonts w:ascii="Times New Roman" w:hAnsi="Times New Roman"/>
          <w:sz w:val="24"/>
          <w:szCs w:val="24"/>
          <w:rPrChange w:id="206" w:author="Parks, Robbie M" w:date="2018-12-15T12:20:00Z">
            <w:rPr/>
          </w:rPrChange>
        </w:rPr>
        <w:t xml:space="preserve"> would be </w:t>
      </w:r>
      <w:ins w:id="207" w:author="Parks, Robbie M" w:date="2018-12-21T14:51:00Z">
        <w:r w:rsidR="001F2DC7">
          <w:rPr>
            <w:rFonts w:ascii="Times New Roman" w:hAnsi="Times New Roman"/>
            <w:sz w:val="24"/>
            <w:szCs w:val="24"/>
          </w:rPr>
          <w:t>for males in</w:t>
        </w:r>
      </w:ins>
      <w:del w:id="208" w:author="Parks, Robbie M" w:date="2018-12-21T14:51:00Z">
        <w:r w:rsidR="00C91B02" w:rsidRPr="004326BD" w:rsidDel="001F2DC7">
          <w:rPr>
            <w:rFonts w:ascii="Times New Roman" w:hAnsi="Times New Roman"/>
            <w:sz w:val="24"/>
            <w:szCs w:val="24"/>
            <w:rPrChange w:id="209" w:author="Parks, Robbie M" w:date="2018-12-15T12:20:00Z">
              <w:rPr/>
            </w:rPrChange>
          </w:rPr>
          <w:delText>in</w:delText>
        </w:r>
      </w:del>
      <w:r w:rsidR="00C91B02" w:rsidRPr="004326BD">
        <w:rPr>
          <w:rFonts w:ascii="Times New Roman" w:hAnsi="Times New Roman"/>
          <w:sz w:val="24"/>
          <w:szCs w:val="24"/>
          <w:rPrChange w:id="210" w:author="Parks, Robbie M" w:date="2018-12-15T12:20:00Z">
            <w:rPr/>
          </w:rPrChange>
        </w:rPr>
        <w:t xml:space="preserve"> </w:t>
      </w:r>
      <w:r w:rsidRPr="004326BD">
        <w:rPr>
          <w:rFonts w:ascii="Times New Roman" w:hAnsi="Times New Roman"/>
          <w:sz w:val="24"/>
          <w:szCs w:val="24"/>
          <w:rPrChange w:id="211" w:author="Parks, Robbie M" w:date="2018-12-15T12:20:00Z">
            <w:rPr/>
          </w:rPrChange>
        </w:rPr>
        <w:t xml:space="preserve">adolescence </w:t>
      </w:r>
      <w:r w:rsidR="00C91B02" w:rsidRPr="004326BD">
        <w:rPr>
          <w:rFonts w:ascii="Times New Roman" w:hAnsi="Times New Roman"/>
          <w:sz w:val="24"/>
          <w:szCs w:val="24"/>
          <w:rPrChange w:id="212" w:author="Parks, Robbie M" w:date="2018-12-15T12:20:00Z">
            <w:rPr/>
          </w:rPrChange>
        </w:rPr>
        <w:t>to middle-</w:t>
      </w:r>
      <w:r w:rsidRPr="004326BD">
        <w:rPr>
          <w:rFonts w:ascii="Times New Roman" w:hAnsi="Times New Roman"/>
          <w:sz w:val="24"/>
          <w:szCs w:val="24"/>
          <w:rPrChange w:id="213" w:author="Parks, Robbie M" w:date="2018-12-15T12:20:00Z">
            <w:rPr/>
          </w:rPrChange>
        </w:rPr>
        <w:t xml:space="preserve">ages </w:t>
      </w:r>
      <w:r w:rsidR="00C91B02" w:rsidRPr="004326BD">
        <w:rPr>
          <w:rFonts w:ascii="Times New Roman" w:hAnsi="Times New Roman"/>
          <w:sz w:val="24"/>
          <w:szCs w:val="24"/>
          <w:rPrChange w:id="214" w:author="Parks, Robbie M" w:date="2018-12-15T12:20:00Z">
            <w:rPr/>
          </w:rPrChange>
        </w:rPr>
        <w:t>15-64 years</w:t>
      </w:r>
      <w:ins w:id="215" w:author="Parks, Robbie M" w:date="2018-12-15T12:19:00Z">
        <w:r w:rsidR="004326BD" w:rsidRPr="004326BD">
          <w:rPr>
            <w:rFonts w:ascii="Times New Roman" w:hAnsi="Times New Roman"/>
            <w:sz w:val="24"/>
            <w:szCs w:val="24"/>
            <w:rPrChange w:id="216" w:author="Parks, Robbie M" w:date="2018-12-15T12:20:00Z">
              <w:rPr/>
            </w:rPrChange>
          </w:rPr>
          <w:t xml:space="preserve">. </w:t>
        </w:r>
      </w:ins>
      <w:del w:id="217" w:author="Parks, Robbie M" w:date="2018-12-15T12:19:00Z">
        <w:r w:rsidR="00C91B02" w:rsidRPr="004326BD" w:rsidDel="004326BD">
          <w:rPr>
            <w:rFonts w:ascii="Times New Roman" w:hAnsi="Times New Roman"/>
            <w:sz w:val="24"/>
            <w:szCs w:val="24"/>
            <w:rPrChange w:id="218" w:author="Parks, Robbie M" w:date="2018-12-15T12:20:00Z">
              <w:rPr/>
            </w:rPrChange>
          </w:rPr>
          <w:delText>.</w:delText>
        </w:r>
      </w:del>
    </w:p>
    <w:p w14:paraId="53C8AF1A" w14:textId="1E7857F3" w:rsidR="00B21DE1" w:rsidDel="00C60C27" w:rsidRDefault="00D83449">
      <w:pPr>
        <w:spacing w:line="480" w:lineRule="auto"/>
        <w:rPr>
          <w:del w:id="219" w:author="Parks, Robbie M" w:date="2018-12-15T12:20:00Z"/>
          <w:rFonts w:ascii="Times New Roman" w:hAnsi="Times New Roman"/>
          <w:sz w:val="24"/>
          <w:szCs w:val="24"/>
        </w:rPr>
        <w:pPrChange w:id="220" w:author="Parks, Robbie M" w:date="2018-12-15T12:24:00Z">
          <w:pPr>
            <w:pStyle w:val="ListParagraph"/>
            <w:numPr>
              <w:numId w:val="10"/>
            </w:numPr>
            <w:spacing w:line="240" w:lineRule="auto"/>
            <w:ind w:hanging="360"/>
          </w:pPr>
        </w:pPrChange>
      </w:pPr>
      <w:r w:rsidRPr="004326BD">
        <w:rPr>
          <w:rFonts w:ascii="Times New Roman" w:hAnsi="Times New Roman"/>
          <w:sz w:val="24"/>
          <w:szCs w:val="24"/>
          <w:rPrChange w:id="221" w:author="Parks, Robbie M" w:date="2018-12-15T12:20:00Z">
            <w:rPr/>
          </w:rPrChange>
        </w:rPr>
        <w:t>Most additional deaths</w:t>
      </w:r>
      <w:r w:rsidR="001349B6" w:rsidRPr="004326BD">
        <w:rPr>
          <w:rFonts w:ascii="Times New Roman" w:hAnsi="Times New Roman"/>
          <w:sz w:val="24"/>
          <w:szCs w:val="24"/>
          <w:rPrChange w:id="222" w:author="Parks, Robbie M" w:date="2018-12-15T12:20:00Z">
            <w:rPr/>
          </w:rPrChange>
        </w:rPr>
        <w:t xml:space="preserve"> </w:t>
      </w:r>
      <w:ins w:id="223" w:author="Parks, Robbie M" w:date="2018-12-15T12:19:00Z">
        <w:r w:rsidR="004326BD" w:rsidRPr="004326BD">
          <w:rPr>
            <w:rFonts w:ascii="Times New Roman" w:hAnsi="Times New Roman"/>
            <w:sz w:val="24"/>
            <w:szCs w:val="24"/>
          </w:rPr>
          <w:t xml:space="preserve">associated with </w:t>
        </w:r>
        <w:r w:rsidR="004326BD" w:rsidRPr="004326BD">
          <w:rPr>
            <w:rFonts w:ascii="Times New Roman" w:hAnsi="Times New Roman"/>
            <w:color w:val="000000" w:themeColor="text1"/>
            <w:sz w:val="24"/>
            <w:szCs w:val="24"/>
          </w:rPr>
          <w:t xml:space="preserve">national </w:t>
        </w:r>
        <w:r w:rsidR="004326BD" w:rsidRPr="00C60C27">
          <w:rPr>
            <w:rFonts w:ascii="Times New Roman" w:hAnsi="Times New Roman"/>
            <w:color w:val="000000" w:themeColor="text1"/>
            <w:sz w:val="24"/>
            <w:szCs w:val="24"/>
          </w:rPr>
          <w:t>year-round temperature anomaly</w:t>
        </w:r>
        <w:r w:rsidR="004326BD" w:rsidRPr="004326BD">
          <w:rPr>
            <w:rFonts w:ascii="Times New Roman" w:hAnsi="Times New Roman"/>
            <w:color w:val="000000" w:themeColor="text1"/>
            <w:sz w:val="24"/>
            <w:szCs w:val="24"/>
          </w:rPr>
          <w:t xml:space="preserve"> </w:t>
        </w:r>
      </w:ins>
      <w:del w:id="224" w:author="Parks, Robbie M" w:date="2018-12-15T12:19:00Z">
        <w:r w:rsidR="001349B6" w:rsidRPr="004326BD" w:rsidDel="004326BD">
          <w:rPr>
            <w:rFonts w:ascii="Times New Roman" w:hAnsi="Times New Roman"/>
            <w:sz w:val="24"/>
            <w:szCs w:val="24"/>
            <w:rPrChange w:id="225" w:author="Parks, Robbie M" w:date="2018-12-15T12:20:00Z">
              <w:rPr/>
            </w:rPrChange>
          </w:rPr>
          <w:delText>in the anomalously warm year</w:delText>
        </w:r>
        <w:r w:rsidR="00B21DE1" w:rsidRPr="004326BD" w:rsidDel="004326BD">
          <w:rPr>
            <w:rFonts w:ascii="Times New Roman" w:hAnsi="Times New Roman"/>
            <w:sz w:val="24"/>
            <w:szCs w:val="24"/>
            <w:rPrChange w:id="226" w:author="Parks, Robbie M" w:date="2018-12-15T12:20:00Z">
              <w:rPr/>
            </w:rPrChange>
          </w:rPr>
          <w:delText xml:space="preserve"> </w:delText>
        </w:r>
      </w:del>
      <w:r w:rsidR="00532131" w:rsidRPr="004326BD">
        <w:rPr>
          <w:rFonts w:ascii="Times New Roman" w:hAnsi="Times New Roman"/>
          <w:sz w:val="24"/>
          <w:szCs w:val="24"/>
          <w:rPrChange w:id="227" w:author="Parks, Robbie M" w:date="2018-12-15T12:20:00Z">
            <w:rPr/>
          </w:rPrChange>
        </w:rPr>
        <w:t xml:space="preserve">are </w:t>
      </w:r>
      <w:r w:rsidRPr="004326BD">
        <w:rPr>
          <w:rFonts w:ascii="Times New Roman" w:hAnsi="Times New Roman"/>
          <w:sz w:val="24"/>
          <w:szCs w:val="24"/>
          <w:rPrChange w:id="228" w:author="Parks, Robbie M" w:date="2018-12-15T12:20:00Z">
            <w:rPr/>
          </w:rPrChange>
        </w:rPr>
        <w:t xml:space="preserve">from </w:t>
      </w:r>
      <w:r w:rsidR="00B21DE1" w:rsidRPr="004326BD">
        <w:rPr>
          <w:rFonts w:ascii="Times New Roman" w:hAnsi="Times New Roman"/>
          <w:sz w:val="24"/>
          <w:szCs w:val="24"/>
          <w:rPrChange w:id="229" w:author="Parks, Robbie M" w:date="2018-12-15T12:20:00Z">
            <w:rPr/>
          </w:rPrChange>
        </w:rPr>
        <w:t>transport</w:t>
      </w:r>
      <w:r w:rsidR="007C6549" w:rsidRPr="004326BD">
        <w:rPr>
          <w:rFonts w:ascii="Times New Roman" w:hAnsi="Times New Roman"/>
          <w:sz w:val="24"/>
          <w:szCs w:val="24"/>
          <w:rPrChange w:id="230" w:author="Parks, Robbie M" w:date="2018-12-15T12:20:00Z">
            <w:rPr/>
          </w:rPrChange>
        </w:rPr>
        <w:t xml:space="preserve"> </w:t>
      </w:r>
      <w:r w:rsidR="00B61FF3" w:rsidRPr="004326BD">
        <w:rPr>
          <w:rFonts w:ascii="Times New Roman" w:hAnsi="Times New Roman"/>
          <w:sz w:val="24"/>
          <w:szCs w:val="24"/>
          <w:rPrChange w:id="231" w:author="Parks, Robbie M" w:date="2018-12-15T12:20:00Z">
            <w:rPr/>
          </w:rPrChange>
        </w:rPr>
        <w:t>followed by</w:t>
      </w:r>
      <w:r w:rsidR="007C6549" w:rsidRPr="004326BD">
        <w:rPr>
          <w:rFonts w:ascii="Times New Roman" w:hAnsi="Times New Roman"/>
          <w:sz w:val="24"/>
          <w:szCs w:val="24"/>
          <w:rPrChange w:id="232" w:author="Parks, Robbie M" w:date="2018-12-15T12:20:00Z">
            <w:rPr/>
          </w:rPrChange>
        </w:rPr>
        <w:t xml:space="preserve"> intentional self-harm</w:t>
      </w:r>
      <w:r w:rsidR="00AA004B" w:rsidRPr="004326BD">
        <w:rPr>
          <w:rFonts w:ascii="Times New Roman" w:hAnsi="Times New Roman"/>
          <w:sz w:val="24"/>
          <w:szCs w:val="24"/>
          <w:rPrChange w:id="233" w:author="Parks, Robbie M" w:date="2018-12-15T12:20:00Z">
            <w:rPr/>
          </w:rPrChange>
        </w:rPr>
        <w:t>.</w:t>
      </w:r>
    </w:p>
    <w:p w14:paraId="2E1A277C" w14:textId="77777777" w:rsidR="00C60C27" w:rsidRDefault="00C60C27">
      <w:pPr>
        <w:spacing w:line="480" w:lineRule="auto"/>
        <w:rPr>
          <w:ins w:id="234" w:author="Parks, Robbie M" w:date="2018-12-15T12:20:00Z"/>
          <w:rFonts w:ascii="Times New Roman" w:hAnsi="Times New Roman"/>
          <w:sz w:val="24"/>
          <w:szCs w:val="24"/>
        </w:rPr>
        <w:pPrChange w:id="235" w:author="Parks, Robbie M" w:date="2018-12-15T12:24:00Z">
          <w:pPr>
            <w:pStyle w:val="ListParagraph"/>
            <w:numPr>
              <w:numId w:val="10"/>
            </w:numPr>
            <w:spacing w:line="240" w:lineRule="auto"/>
            <w:ind w:hanging="360"/>
          </w:pPr>
        </w:pPrChange>
      </w:pPr>
    </w:p>
    <w:p w14:paraId="4AE64574" w14:textId="77777777" w:rsidR="00C60C27" w:rsidRPr="004326BD" w:rsidRDefault="00C60C27">
      <w:pPr>
        <w:spacing w:line="480" w:lineRule="auto"/>
        <w:rPr>
          <w:ins w:id="236" w:author="Parks, Robbie M" w:date="2018-12-15T12:20:00Z"/>
          <w:rFonts w:ascii="Times New Roman" w:hAnsi="Times New Roman"/>
          <w:sz w:val="24"/>
          <w:szCs w:val="24"/>
          <w:rPrChange w:id="237" w:author="Parks, Robbie M" w:date="2018-12-15T12:20:00Z">
            <w:rPr>
              <w:ins w:id="238" w:author="Parks, Robbie M" w:date="2018-12-15T12:20:00Z"/>
            </w:rPr>
          </w:rPrChange>
        </w:rPr>
        <w:pPrChange w:id="239" w:author="Parks, Robbie M" w:date="2018-12-15T12:19:00Z">
          <w:pPr>
            <w:pStyle w:val="ListParagraph"/>
            <w:numPr>
              <w:numId w:val="10"/>
            </w:numPr>
            <w:spacing w:line="240" w:lineRule="auto"/>
            <w:ind w:hanging="360"/>
          </w:pPr>
        </w:pPrChange>
      </w:pPr>
    </w:p>
    <w:p w14:paraId="3E2ACC04" w14:textId="51DB80FB" w:rsidR="00BC291C" w:rsidRPr="00535841" w:rsidDel="00535841" w:rsidRDefault="00BC291C">
      <w:pPr>
        <w:spacing w:line="480" w:lineRule="auto"/>
        <w:rPr>
          <w:del w:id="240" w:author="Parks, Robbie M" w:date="2018-12-15T12:20:00Z"/>
          <w:rFonts w:ascii="Times New Roman" w:hAnsi="Times New Roman"/>
          <w:sz w:val="24"/>
          <w:szCs w:val="24"/>
          <w:rPrChange w:id="241" w:author="Parks, Robbie M" w:date="2018-12-15T12:20:00Z">
            <w:rPr>
              <w:del w:id="242" w:author="Parks, Robbie M" w:date="2018-12-15T12:20:00Z"/>
            </w:rPr>
          </w:rPrChange>
        </w:rPr>
        <w:pPrChange w:id="243" w:author="Parks, Robbie M" w:date="2018-12-15T12:24:00Z">
          <w:pPr>
            <w:pStyle w:val="ListParagraph"/>
            <w:numPr>
              <w:numId w:val="10"/>
            </w:numPr>
            <w:spacing w:line="240" w:lineRule="auto"/>
            <w:ind w:hanging="360"/>
          </w:pPr>
        </w:pPrChange>
      </w:pPr>
      <w:r w:rsidRPr="00535841">
        <w:rPr>
          <w:rFonts w:ascii="Times New Roman" w:hAnsi="Times New Roman"/>
          <w:sz w:val="24"/>
          <w:szCs w:val="24"/>
          <w:rPrChange w:id="244" w:author="Parks, Robbie M" w:date="2018-12-15T12:20:00Z">
            <w:rPr/>
          </w:rPrChange>
        </w:rPr>
        <w:t>The only injury</w:t>
      </w:r>
      <w:r w:rsidR="00C325E0" w:rsidRPr="00535841">
        <w:rPr>
          <w:rFonts w:ascii="Times New Roman" w:hAnsi="Times New Roman"/>
          <w:sz w:val="24"/>
          <w:szCs w:val="24"/>
          <w:rPrChange w:id="245" w:author="Parks, Robbie M" w:date="2018-12-15T12:20:00Z">
            <w:rPr/>
          </w:rPrChange>
        </w:rPr>
        <w:t xml:space="preserve"> type</w:t>
      </w:r>
      <w:r w:rsidRPr="00535841">
        <w:rPr>
          <w:rFonts w:ascii="Times New Roman" w:hAnsi="Times New Roman"/>
          <w:sz w:val="24"/>
          <w:szCs w:val="24"/>
          <w:rPrChange w:id="246" w:author="Parks, Robbie M" w:date="2018-12-15T12:20:00Z">
            <w:rPr/>
          </w:rPrChange>
        </w:rPr>
        <w:t xml:space="preserve"> to decrease in number of deaths </w:t>
      </w:r>
      <w:r w:rsidR="00532131" w:rsidRPr="00535841">
        <w:rPr>
          <w:rFonts w:ascii="Times New Roman" w:hAnsi="Times New Roman"/>
          <w:sz w:val="24"/>
          <w:szCs w:val="24"/>
          <w:rPrChange w:id="247" w:author="Parks, Robbie M" w:date="2018-12-15T12:20:00Z">
            <w:rPr/>
          </w:rPrChange>
        </w:rPr>
        <w:t>was</w:t>
      </w:r>
      <w:r w:rsidRPr="00535841">
        <w:rPr>
          <w:rFonts w:ascii="Times New Roman" w:hAnsi="Times New Roman"/>
          <w:sz w:val="24"/>
          <w:szCs w:val="24"/>
          <w:rPrChange w:id="248" w:author="Parks, Robbie M" w:date="2018-12-15T12:20:00Z">
            <w:rPr/>
          </w:rPrChange>
        </w:rPr>
        <w:t xml:space="preserve"> deaths</w:t>
      </w:r>
      <w:r w:rsidR="00C325E0" w:rsidRPr="00535841">
        <w:rPr>
          <w:rFonts w:ascii="Times New Roman" w:hAnsi="Times New Roman"/>
          <w:sz w:val="24"/>
          <w:szCs w:val="24"/>
          <w:rPrChange w:id="249" w:author="Parks, Robbie M" w:date="2018-12-15T12:20:00Z">
            <w:rPr/>
          </w:rPrChange>
        </w:rPr>
        <w:t xml:space="preserve"> from falls</w:t>
      </w:r>
      <w:r w:rsidRPr="00535841">
        <w:rPr>
          <w:rFonts w:ascii="Times New Roman" w:hAnsi="Times New Roman"/>
          <w:sz w:val="24"/>
          <w:szCs w:val="24"/>
          <w:rPrChange w:id="250" w:author="Parks, Robbie M" w:date="2018-12-15T12:20:00Z">
            <w:rPr/>
          </w:rPrChange>
        </w:rPr>
        <w:t xml:space="preserve">, largely </w:t>
      </w:r>
      <w:r w:rsidR="00C91B02" w:rsidRPr="00535841">
        <w:rPr>
          <w:rFonts w:ascii="Times New Roman" w:hAnsi="Times New Roman"/>
          <w:sz w:val="24"/>
          <w:szCs w:val="24"/>
          <w:rPrChange w:id="251" w:author="Parks, Robbie M" w:date="2018-12-15T12:20:00Z">
            <w:rPr/>
          </w:rPrChange>
        </w:rPr>
        <w:t>as a result of</w:t>
      </w:r>
      <w:r w:rsidRPr="00535841">
        <w:rPr>
          <w:rFonts w:ascii="Times New Roman" w:hAnsi="Times New Roman"/>
          <w:sz w:val="24"/>
          <w:szCs w:val="24"/>
          <w:rPrChange w:id="252" w:author="Parks, Robbie M" w:date="2018-12-15T12:20:00Z">
            <w:rPr/>
          </w:rPrChange>
        </w:rPr>
        <w:t xml:space="preserve"> the reduction in falls deaths from </w:t>
      </w:r>
      <w:r w:rsidR="00697ADB" w:rsidRPr="00535841">
        <w:rPr>
          <w:rFonts w:ascii="Times New Roman" w:hAnsi="Times New Roman"/>
          <w:sz w:val="24"/>
          <w:szCs w:val="24"/>
          <w:rPrChange w:id="253" w:author="Parks, Robbie M" w:date="2018-12-15T12:20:00Z">
            <w:rPr/>
          </w:rPrChange>
        </w:rPr>
        <w:t>middle</w:t>
      </w:r>
      <w:r w:rsidR="00C91B02" w:rsidRPr="00535841">
        <w:rPr>
          <w:rFonts w:ascii="Times New Roman" w:hAnsi="Times New Roman"/>
          <w:sz w:val="24"/>
          <w:szCs w:val="24"/>
          <w:rPrChange w:id="254" w:author="Parks, Robbie M" w:date="2018-12-15T12:20:00Z">
            <w:rPr/>
          </w:rPrChange>
        </w:rPr>
        <w:t xml:space="preserve"> and </w:t>
      </w:r>
      <w:r w:rsidR="00697ADB" w:rsidRPr="00535841">
        <w:rPr>
          <w:rFonts w:ascii="Times New Roman" w:hAnsi="Times New Roman"/>
          <w:sz w:val="24"/>
          <w:szCs w:val="24"/>
          <w:rPrChange w:id="255" w:author="Parks, Robbie M" w:date="2018-12-15T12:20:00Z">
            <w:rPr/>
          </w:rPrChange>
        </w:rPr>
        <w:t>older ages</w:t>
      </w:r>
      <w:ins w:id="256" w:author="Parks, Robbie M" w:date="2018-12-15T12:20:00Z">
        <w:r w:rsidR="00C60C27" w:rsidRPr="00535841">
          <w:rPr>
            <w:rFonts w:ascii="Times New Roman" w:hAnsi="Times New Roman"/>
            <w:sz w:val="24"/>
            <w:szCs w:val="24"/>
          </w:rPr>
          <w:t xml:space="preserve"> (F</w:t>
        </w:r>
        <w:r w:rsidR="00C60C27" w:rsidRPr="00E440F0">
          <w:rPr>
            <w:rFonts w:ascii="Times New Roman" w:hAnsi="Times New Roman"/>
            <w:sz w:val="24"/>
            <w:szCs w:val="24"/>
          </w:rPr>
          <w:t>igure 4)</w:t>
        </w:r>
      </w:ins>
      <w:r w:rsidR="00C325E0" w:rsidRPr="00535841">
        <w:rPr>
          <w:rFonts w:ascii="Times New Roman" w:hAnsi="Times New Roman"/>
          <w:sz w:val="24"/>
          <w:szCs w:val="24"/>
          <w:rPrChange w:id="257" w:author="Parks, Robbie M" w:date="2018-12-15T12:20:00Z">
            <w:rPr/>
          </w:rPrChange>
        </w:rPr>
        <w:t>.</w:t>
      </w:r>
      <w:ins w:id="258" w:author="Parks, Robbie M" w:date="2018-12-15T12:20:00Z">
        <w:r w:rsidR="00535841" w:rsidRPr="00535841">
          <w:rPr>
            <w:rFonts w:ascii="Times New Roman" w:hAnsi="Times New Roman"/>
            <w:sz w:val="24"/>
            <w:szCs w:val="24"/>
          </w:rPr>
          <w:t xml:space="preserve"> Fur</w:t>
        </w:r>
        <w:r w:rsidR="00535841" w:rsidRPr="00E440F0">
          <w:rPr>
            <w:rFonts w:ascii="Times New Roman" w:hAnsi="Times New Roman"/>
            <w:sz w:val="24"/>
            <w:szCs w:val="24"/>
          </w:rPr>
          <w:t xml:space="preserve">ther, </w:t>
        </w:r>
      </w:ins>
    </w:p>
    <w:p w14:paraId="24D7051E" w14:textId="77777777" w:rsidR="00C21FFF" w:rsidRDefault="00535841">
      <w:pPr>
        <w:spacing w:line="480" w:lineRule="auto"/>
        <w:rPr>
          <w:ins w:id="259" w:author="Parks, Robbie M" w:date="2018-12-15T12:23:00Z"/>
          <w:rFonts w:ascii="Times New Roman" w:hAnsi="Times New Roman"/>
          <w:sz w:val="24"/>
          <w:szCs w:val="24"/>
        </w:rPr>
        <w:pPrChange w:id="260" w:author="Parks, Robbie M" w:date="2018-12-15T12:24:00Z">
          <w:pPr>
            <w:pStyle w:val="ListParagraph"/>
            <w:numPr>
              <w:numId w:val="10"/>
            </w:numPr>
            <w:spacing w:line="240" w:lineRule="auto"/>
            <w:ind w:hanging="360"/>
          </w:pPr>
        </w:pPrChange>
      </w:pPr>
      <w:ins w:id="261" w:author="Parks, Robbie M" w:date="2018-12-15T12:20:00Z">
        <w:r w:rsidRPr="00535841">
          <w:rPr>
            <w:rFonts w:ascii="Times New Roman" w:hAnsi="Times New Roman"/>
            <w:sz w:val="24"/>
            <w:szCs w:val="24"/>
            <w:rPrChange w:id="262" w:author="Parks, Robbie M" w:date="2018-12-15T12:20:00Z">
              <w:rPr/>
            </w:rPrChange>
          </w:rPr>
          <w:t>t</w:t>
        </w:r>
      </w:ins>
      <w:del w:id="263" w:author="Parks, Robbie M" w:date="2018-12-15T12:20:00Z">
        <w:r w:rsidR="00156710" w:rsidRPr="00535841" w:rsidDel="00535841">
          <w:rPr>
            <w:rFonts w:ascii="Times New Roman" w:hAnsi="Times New Roman"/>
            <w:sz w:val="24"/>
            <w:szCs w:val="24"/>
            <w:rPrChange w:id="264" w:author="Parks, Robbie M" w:date="2018-12-15T12:20:00Z">
              <w:rPr/>
            </w:rPrChange>
          </w:rPr>
          <w:delText>T</w:delText>
        </w:r>
      </w:del>
      <w:r w:rsidR="00156710" w:rsidRPr="00535841">
        <w:rPr>
          <w:rFonts w:ascii="Times New Roman" w:hAnsi="Times New Roman"/>
          <w:sz w:val="24"/>
          <w:szCs w:val="24"/>
          <w:rPrChange w:id="265" w:author="Parks, Robbie M" w:date="2018-12-15T12:20:00Z">
            <w:rPr/>
          </w:rPrChange>
        </w:rPr>
        <w:t>here would be a ne</w:t>
      </w:r>
      <w:r w:rsidR="00EF44AE" w:rsidRPr="00535841">
        <w:rPr>
          <w:rFonts w:ascii="Times New Roman" w:hAnsi="Times New Roman"/>
          <w:sz w:val="24"/>
          <w:szCs w:val="24"/>
          <w:rPrChange w:id="266" w:author="Parks, Robbie M" w:date="2018-12-15T12:20:00Z">
            <w:rPr/>
          </w:rPrChange>
        </w:rPr>
        <w:t xml:space="preserve">t decrease in </w:t>
      </w:r>
      <w:r w:rsidR="006205BD" w:rsidRPr="00535841">
        <w:rPr>
          <w:rFonts w:ascii="Times New Roman" w:hAnsi="Times New Roman"/>
          <w:sz w:val="24"/>
          <w:szCs w:val="24"/>
          <w:rPrChange w:id="267" w:author="Parks, Robbie M" w:date="2018-12-15T12:20:00Z">
            <w:rPr/>
          </w:rPrChange>
        </w:rPr>
        <w:t>oldest</w:t>
      </w:r>
      <w:r w:rsidR="00EF44AE" w:rsidRPr="00535841">
        <w:rPr>
          <w:rFonts w:ascii="Times New Roman" w:hAnsi="Times New Roman"/>
          <w:sz w:val="24"/>
          <w:szCs w:val="24"/>
          <w:rPrChange w:id="268" w:author="Parks, Robbie M" w:date="2018-12-15T12:20:00Z">
            <w:rPr/>
          </w:rPrChange>
        </w:rPr>
        <w:t xml:space="preserve"> males and females due to decrease in falls deaths</w:t>
      </w:r>
      <w:r w:rsidR="00156710" w:rsidRPr="00535841">
        <w:rPr>
          <w:rFonts w:ascii="Times New Roman" w:hAnsi="Times New Roman"/>
          <w:sz w:val="24"/>
          <w:szCs w:val="24"/>
          <w:rPrChange w:id="269" w:author="Parks, Robbie M" w:date="2018-12-15T12:20:00Z">
            <w:rPr/>
          </w:rPrChange>
        </w:rPr>
        <w:t>.</w:t>
      </w:r>
      <w:ins w:id="270" w:author="Parks, Robbie M" w:date="2018-12-15T12:21:00Z">
        <w:r w:rsidR="00E440F0">
          <w:rPr>
            <w:rFonts w:ascii="Times New Roman" w:hAnsi="Times New Roman"/>
            <w:sz w:val="24"/>
            <w:szCs w:val="24"/>
          </w:rPr>
          <w:t xml:space="preserve"> Within the year, summers would see the largest rise in drowning compared with other times of the year, </w:t>
        </w:r>
        <w:r w:rsidR="00E440F0">
          <w:rPr>
            <w:rFonts w:ascii="Times New Roman" w:hAnsi="Times New Roman"/>
            <w:sz w:val="24"/>
            <w:szCs w:val="24"/>
          </w:rPr>
          <w:lastRenderedPageBreak/>
          <w:t xml:space="preserve">especially male drowning. Winters would see the largest decrease in falls. </w:t>
        </w:r>
      </w:ins>
      <w:ins w:id="271" w:author="Parks, Robbie M" w:date="2018-12-15T12:22:00Z">
        <w:r w:rsidR="00E440F0">
          <w:rPr>
            <w:rFonts w:ascii="Times New Roman" w:hAnsi="Times New Roman"/>
            <w:sz w:val="24"/>
            <w:szCs w:val="24"/>
          </w:rPr>
          <w:t>The association with additional transport deaths by is largely independent of season.</w:t>
        </w:r>
      </w:ins>
    </w:p>
    <w:p w14:paraId="37B157FF" w14:textId="59ECA104" w:rsidR="00EF44AE" w:rsidDel="00C21FFF" w:rsidRDefault="00EF44AE">
      <w:pPr>
        <w:rPr>
          <w:del w:id="272" w:author="Parks, Robbie M" w:date="2018-12-15T12:23:00Z"/>
          <w:rFonts w:ascii="Times New Roman" w:hAnsi="Times New Roman"/>
          <w:sz w:val="24"/>
          <w:szCs w:val="24"/>
        </w:rPr>
        <w:pPrChange w:id="273" w:author="Parks, Robbie M" w:date="2018-12-15T12:23:00Z">
          <w:pPr>
            <w:pStyle w:val="ListParagraph"/>
            <w:numPr>
              <w:numId w:val="10"/>
            </w:numPr>
            <w:spacing w:line="240" w:lineRule="auto"/>
            <w:ind w:hanging="360"/>
          </w:pPr>
        </w:pPrChange>
      </w:pPr>
    </w:p>
    <w:p w14:paraId="5384350F" w14:textId="77777777" w:rsidR="00C21FFF" w:rsidRPr="00EF44EF" w:rsidRDefault="00C21FFF">
      <w:pPr>
        <w:rPr>
          <w:ins w:id="274" w:author="Parks, Robbie M" w:date="2018-12-15T12:23:00Z"/>
          <w:rFonts w:ascii="Times New Roman" w:hAnsi="Times New Roman"/>
          <w:sz w:val="24"/>
          <w:szCs w:val="24"/>
        </w:rPr>
        <w:pPrChange w:id="275" w:author="Parks, Robbie M" w:date="2018-12-15T12:23:00Z">
          <w:pPr>
            <w:pStyle w:val="ListParagraph"/>
            <w:numPr>
              <w:numId w:val="10"/>
            </w:numPr>
            <w:spacing w:line="240" w:lineRule="auto"/>
            <w:ind w:hanging="360"/>
          </w:pPr>
        </w:pPrChange>
      </w:pPr>
    </w:p>
    <w:p w14:paraId="18D7F1ED" w14:textId="646C4C8D" w:rsidR="00520AA6" w:rsidRPr="00D06095" w:rsidDel="00EA6E37" w:rsidRDefault="00520AA6">
      <w:pPr>
        <w:spacing w:line="480" w:lineRule="auto"/>
        <w:rPr>
          <w:del w:id="276" w:author="Parks, Robbie M" w:date="2018-12-15T12:22:00Z"/>
          <w:rFonts w:ascii="Times New Roman" w:hAnsi="Times New Roman"/>
          <w:sz w:val="24"/>
          <w:szCs w:val="24"/>
        </w:rPr>
        <w:pPrChange w:id="277" w:author="Parks, Robbie M" w:date="2018-12-15T12:48:00Z">
          <w:pPr>
            <w:pStyle w:val="ListParagraph"/>
            <w:numPr>
              <w:numId w:val="10"/>
            </w:numPr>
            <w:spacing w:line="240" w:lineRule="auto"/>
            <w:ind w:hanging="360"/>
          </w:pPr>
        </w:pPrChange>
      </w:pPr>
      <w:ins w:id="278" w:author="Ezzati, Majid" w:date="2018-12-11T06:45:00Z">
        <w:del w:id="279" w:author="Parks, Robbie M" w:date="2018-12-15T12:22:00Z">
          <w:r w:rsidRPr="00D06095" w:rsidDel="00EA6E37">
            <w:rPr>
              <w:rFonts w:ascii="Times New Roman" w:hAnsi="Times New Roman"/>
              <w:sz w:val="24"/>
              <w:szCs w:val="24"/>
            </w:rPr>
            <w:delText>[[[we don’t say anything about distribution of causes of extra deaths by season. To discuss one or two points</w:delText>
          </w:r>
        </w:del>
      </w:ins>
      <w:ins w:id="280" w:author="Ezzati, Majid" w:date="2018-12-11T06:46:00Z">
        <w:del w:id="281" w:author="Parks, Robbie M" w:date="2018-12-15T12:22:00Z">
          <w:r w:rsidRPr="00D06095" w:rsidDel="00EA6E37">
            <w:rPr>
              <w:rFonts w:ascii="Times New Roman" w:hAnsi="Times New Roman"/>
              <w:sz w:val="24"/>
              <w:szCs w:val="24"/>
            </w:rPr>
            <w:delText xml:space="preserve">. Summers would see the largest rise in drowning, especially male drowning and winters the largest rise in falls. Change </w:delText>
          </w:r>
        </w:del>
      </w:ins>
      <w:ins w:id="282" w:author="Ezzati, Majid" w:date="2018-12-11T06:47:00Z">
        <w:del w:id="283" w:author="Parks, Robbie M" w:date="2018-12-15T12:22:00Z">
          <w:r w:rsidRPr="00D06095" w:rsidDel="00EA6E37">
            <w:rPr>
              <w:rFonts w:ascii="Times New Roman" w:hAnsi="Times New Roman"/>
              <w:sz w:val="24"/>
              <w:szCs w:val="24"/>
            </w:rPr>
            <w:delText>in transport deaths largely independent of season</w:delText>
          </w:r>
        </w:del>
      </w:ins>
      <w:ins w:id="284" w:author="Ezzati, Majid" w:date="2018-12-11T06:45:00Z">
        <w:del w:id="285" w:author="Parks, Robbie M" w:date="2018-12-15T12:22:00Z">
          <w:r w:rsidRPr="00D06095" w:rsidDel="00EA6E37">
            <w:rPr>
              <w:rFonts w:ascii="Times New Roman" w:hAnsi="Times New Roman"/>
              <w:sz w:val="24"/>
              <w:szCs w:val="24"/>
            </w:rPr>
            <w:delText>]]]</w:delText>
          </w:r>
        </w:del>
      </w:ins>
    </w:p>
    <w:p w14:paraId="580116E8" w14:textId="3E3182F4" w:rsidR="00645C3A" w:rsidRPr="00D06095" w:rsidDel="00F2719E" w:rsidRDefault="00B95386">
      <w:pPr>
        <w:spacing w:line="480" w:lineRule="auto"/>
        <w:rPr>
          <w:del w:id="286" w:author="Parks, Robbie M" w:date="2018-12-12T12:15:00Z"/>
          <w:rFonts w:ascii="Times New Roman" w:hAnsi="Times New Roman"/>
          <w:sz w:val="24"/>
          <w:szCs w:val="24"/>
        </w:rPr>
        <w:pPrChange w:id="287" w:author="Parks, Robbie M" w:date="2018-12-15T12:48:00Z">
          <w:pPr>
            <w:spacing w:line="240" w:lineRule="auto"/>
          </w:pPr>
        </w:pPrChange>
      </w:pPr>
      <w:del w:id="288" w:author="Parks, Robbie M" w:date="2018-12-15T12:22:00Z">
        <w:r w:rsidRPr="00D06095" w:rsidDel="00C21FFF">
          <w:rPr>
            <w:rFonts w:ascii="Times New Roman" w:hAnsi="Times New Roman"/>
            <w:i/>
            <w:sz w:val="24"/>
            <w:szCs w:val="24"/>
          </w:rPr>
          <w:delText>Figure S1</w:delText>
        </w:r>
      </w:del>
    </w:p>
    <w:p w14:paraId="0556E370" w14:textId="538091D5" w:rsidR="005E65AD" w:rsidRPr="00D06095" w:rsidDel="00C21FFF" w:rsidRDefault="005E65AD">
      <w:pPr>
        <w:spacing w:line="480" w:lineRule="auto"/>
        <w:rPr>
          <w:del w:id="289" w:author="Parks, Robbie M" w:date="2018-12-15T12:22:00Z"/>
          <w:rFonts w:ascii="Times New Roman" w:hAnsi="Times New Roman"/>
          <w:sz w:val="24"/>
          <w:szCs w:val="24"/>
        </w:rPr>
        <w:pPrChange w:id="290" w:author="Parks, Robbie M" w:date="2018-12-15T12:48:00Z">
          <w:pPr>
            <w:spacing w:line="240" w:lineRule="auto"/>
          </w:pPr>
        </w:pPrChange>
      </w:pPr>
    </w:p>
    <w:p w14:paraId="44AFB3FC" w14:textId="56EF989A" w:rsidR="00B95386" w:rsidRPr="00D06095" w:rsidDel="004B6DA1" w:rsidRDefault="00C21FFF">
      <w:pPr>
        <w:spacing w:line="480" w:lineRule="auto"/>
        <w:rPr>
          <w:del w:id="291" w:author="Parks, Robbie M" w:date="2018-12-15T12:23:00Z"/>
          <w:rFonts w:ascii="Times New Roman" w:hAnsi="Times New Roman"/>
          <w:sz w:val="24"/>
          <w:szCs w:val="24"/>
        </w:rPr>
        <w:pPrChange w:id="292" w:author="Parks, Robbie M" w:date="2018-12-15T12:48:00Z">
          <w:pPr>
            <w:pStyle w:val="ListParagraph"/>
            <w:numPr>
              <w:numId w:val="10"/>
            </w:numPr>
            <w:spacing w:line="240" w:lineRule="auto"/>
            <w:ind w:hanging="360"/>
          </w:pPr>
        </w:pPrChange>
      </w:pPr>
      <w:ins w:id="293" w:author="Parks, Robbie M" w:date="2018-12-15T12:23:00Z">
        <w:r w:rsidRPr="00D06095">
          <w:rPr>
            <w:rFonts w:ascii="Times New Roman" w:hAnsi="Times New Roman"/>
            <w:sz w:val="24"/>
            <w:szCs w:val="24"/>
          </w:rPr>
          <w:t>T</w:t>
        </w:r>
      </w:ins>
      <w:del w:id="294" w:author="Parks, Robbie M" w:date="2018-12-15T12:23:00Z">
        <w:r w:rsidR="00FB18C1" w:rsidRPr="00D06095" w:rsidDel="00C21FFF">
          <w:rPr>
            <w:rFonts w:ascii="Times New Roman" w:hAnsi="Times New Roman"/>
            <w:sz w:val="24"/>
            <w:szCs w:val="24"/>
          </w:rPr>
          <w:delText>t</w:delText>
        </w:r>
      </w:del>
      <w:r w:rsidR="0002049B" w:rsidRPr="00D06095">
        <w:rPr>
          <w:rFonts w:ascii="Times New Roman" w:hAnsi="Times New Roman"/>
          <w:sz w:val="24"/>
          <w:szCs w:val="24"/>
        </w:rPr>
        <w:t xml:space="preserve">he </w:t>
      </w:r>
      <w:r w:rsidR="00BF73B9" w:rsidRPr="00D06095">
        <w:rPr>
          <w:rFonts w:ascii="Times New Roman" w:hAnsi="Times New Roman"/>
          <w:sz w:val="24"/>
          <w:szCs w:val="24"/>
        </w:rPr>
        <w:t>l</w:t>
      </w:r>
      <w:r w:rsidR="00A83200" w:rsidRPr="00D06095">
        <w:rPr>
          <w:rFonts w:ascii="Times New Roman" w:hAnsi="Times New Roman"/>
          <w:sz w:val="24"/>
          <w:szCs w:val="24"/>
        </w:rPr>
        <w:t>argest single</w:t>
      </w:r>
      <w:r w:rsidR="00520AA6" w:rsidRPr="00D06095">
        <w:rPr>
          <w:rFonts w:ascii="Times New Roman" w:hAnsi="Times New Roman"/>
          <w:sz w:val="24"/>
          <w:szCs w:val="24"/>
        </w:rPr>
        <w:t xml:space="preserve"> percent</w:t>
      </w:r>
      <w:r w:rsidR="00A83200" w:rsidRPr="00D06095">
        <w:rPr>
          <w:rFonts w:ascii="Times New Roman" w:hAnsi="Times New Roman"/>
          <w:sz w:val="24"/>
          <w:szCs w:val="24"/>
        </w:rPr>
        <w:t xml:space="preserve"> </w:t>
      </w:r>
      <w:r w:rsidR="003B3A5E" w:rsidRPr="00D06095">
        <w:rPr>
          <w:rFonts w:ascii="Times New Roman" w:hAnsi="Times New Roman"/>
          <w:sz w:val="24"/>
          <w:szCs w:val="24"/>
        </w:rPr>
        <w:t>increase</w:t>
      </w:r>
      <w:r w:rsidR="00A83200" w:rsidRPr="00D06095">
        <w:rPr>
          <w:rFonts w:ascii="Times New Roman" w:hAnsi="Times New Roman"/>
          <w:sz w:val="24"/>
          <w:szCs w:val="24"/>
        </w:rPr>
        <w:t xml:space="preserve"> for drownings in men aged between 15 and 24 years at 8.3% (7.3%, 9.3</w:t>
      </w:r>
      <w:r w:rsidR="00660FA9" w:rsidRPr="00D06095">
        <w:rPr>
          <w:rFonts w:ascii="Times New Roman" w:hAnsi="Times New Roman"/>
          <w:sz w:val="24"/>
          <w:szCs w:val="24"/>
        </w:rPr>
        <w:t>%</w:t>
      </w:r>
      <w:r w:rsidR="00A83200" w:rsidRPr="00D06095">
        <w:rPr>
          <w:rFonts w:ascii="Times New Roman" w:hAnsi="Times New Roman"/>
          <w:sz w:val="24"/>
          <w:szCs w:val="24"/>
        </w:rPr>
        <w:t>)</w:t>
      </w:r>
      <w:r w:rsidR="002352BB" w:rsidRPr="00D06095">
        <w:rPr>
          <w:rFonts w:ascii="Times New Roman" w:hAnsi="Times New Roman"/>
          <w:sz w:val="24"/>
          <w:szCs w:val="24"/>
        </w:rPr>
        <w:t xml:space="preserve"> (Figure S1)</w:t>
      </w:r>
      <w:r w:rsidR="00520AA6" w:rsidRPr="00D06095">
        <w:rPr>
          <w:rFonts w:ascii="Times New Roman" w:hAnsi="Times New Roman"/>
          <w:sz w:val="24"/>
          <w:szCs w:val="24"/>
        </w:rPr>
        <w:t xml:space="preserve"> and the smallest for intentional injuries (assault and self-harm) across ages </w:t>
      </w:r>
      <w:del w:id="295" w:author="Parks, Robbie M" w:date="2018-12-15T12:26:00Z">
        <w:r w:rsidR="00520AA6" w:rsidRPr="00D06095" w:rsidDel="001043F4">
          <w:rPr>
            <w:rFonts w:ascii="Times New Roman" w:hAnsi="Times New Roman"/>
            <w:sz w:val="24"/>
            <w:szCs w:val="24"/>
          </w:rPr>
          <w:delText xml:space="preserve"> </w:delText>
        </w:r>
      </w:del>
      <w:r w:rsidR="00520AA6" w:rsidRPr="00D06095">
        <w:rPr>
          <w:rFonts w:ascii="Times New Roman" w:hAnsi="Times New Roman"/>
          <w:sz w:val="24"/>
          <w:szCs w:val="24"/>
        </w:rPr>
        <w:t>(less than 2%)</w:t>
      </w:r>
      <w:r w:rsidR="002352BB" w:rsidRPr="00D06095">
        <w:rPr>
          <w:rFonts w:ascii="Times New Roman" w:hAnsi="Times New Roman"/>
          <w:sz w:val="24"/>
          <w:szCs w:val="24"/>
        </w:rPr>
        <w:t>.</w:t>
      </w:r>
      <w:ins w:id="296" w:author="Parks, Robbie M" w:date="2018-12-15T12:23:00Z">
        <w:r w:rsidR="004B6DA1" w:rsidRPr="00D06095">
          <w:rPr>
            <w:rFonts w:ascii="Times New Roman" w:hAnsi="Times New Roman"/>
            <w:sz w:val="24"/>
            <w:szCs w:val="24"/>
          </w:rPr>
          <w:t xml:space="preserve"> T</w:t>
        </w:r>
      </w:ins>
    </w:p>
    <w:p w14:paraId="2A4F5236" w14:textId="1AD7CDE2" w:rsidR="00A83200" w:rsidRPr="00D06095" w:rsidRDefault="00B642A0">
      <w:pPr>
        <w:spacing w:after="0" w:line="480" w:lineRule="auto"/>
        <w:rPr>
          <w:rFonts w:ascii="Times New Roman" w:eastAsia="Times New Roman" w:hAnsi="Times New Roman"/>
          <w:color w:val="000000"/>
          <w:sz w:val="24"/>
          <w:szCs w:val="24"/>
          <w:lang w:eastAsia="en-GB"/>
          <w:rPrChange w:id="297" w:author="Parks, Robbie M" w:date="2018-12-15T12:48:00Z">
            <w:rPr/>
          </w:rPrChange>
        </w:rPr>
        <w:pPrChange w:id="298" w:author="Parks, Robbie M" w:date="2018-12-15T12:48:00Z">
          <w:pPr>
            <w:pStyle w:val="ListParagraph"/>
            <w:numPr>
              <w:numId w:val="10"/>
            </w:numPr>
            <w:spacing w:line="240" w:lineRule="auto"/>
            <w:ind w:hanging="360"/>
          </w:pPr>
        </w:pPrChange>
      </w:pPr>
      <w:del w:id="299" w:author="Parks, Robbie M" w:date="2018-12-15T12:23:00Z">
        <w:r w:rsidRPr="00D06095" w:rsidDel="004B6DA1">
          <w:rPr>
            <w:rFonts w:ascii="Times New Roman" w:hAnsi="Times New Roman"/>
            <w:sz w:val="24"/>
            <w:szCs w:val="24"/>
            <w:rPrChange w:id="300" w:author="Parks, Robbie M" w:date="2018-12-15T12:48:00Z">
              <w:rPr/>
            </w:rPrChange>
          </w:rPr>
          <w:delText>T</w:delText>
        </w:r>
      </w:del>
      <w:r w:rsidRPr="00D06095">
        <w:rPr>
          <w:rFonts w:ascii="Times New Roman" w:hAnsi="Times New Roman"/>
          <w:sz w:val="24"/>
          <w:szCs w:val="24"/>
          <w:rPrChange w:id="301" w:author="Parks, Robbie M" w:date="2018-12-15T12:48:00Z">
            <w:rPr/>
          </w:rPrChange>
        </w:rPr>
        <w:t xml:space="preserve">he </w:t>
      </w:r>
      <w:r w:rsidR="00B139EF" w:rsidRPr="00D06095">
        <w:rPr>
          <w:rFonts w:ascii="Times New Roman" w:hAnsi="Times New Roman"/>
          <w:sz w:val="24"/>
          <w:szCs w:val="24"/>
          <w:rPrChange w:id="302" w:author="Parks, Robbie M" w:date="2018-12-15T12:48:00Z">
            <w:rPr/>
          </w:rPrChange>
        </w:rPr>
        <w:t>e</w:t>
      </w:r>
      <w:r w:rsidR="003B3A5E" w:rsidRPr="00D06095">
        <w:rPr>
          <w:rFonts w:ascii="Times New Roman" w:hAnsi="Times New Roman"/>
          <w:sz w:val="24"/>
          <w:szCs w:val="24"/>
          <w:rPrChange w:id="303" w:author="Parks, Robbie M" w:date="2018-12-15T12:48:00Z">
            <w:rPr/>
          </w:rPrChange>
        </w:rPr>
        <w:t xml:space="preserve">xcess risk from transport was </w:t>
      </w:r>
      <w:r w:rsidR="001E1AA1" w:rsidRPr="00D06095">
        <w:rPr>
          <w:rFonts w:ascii="Times New Roman" w:hAnsi="Times New Roman"/>
          <w:sz w:val="24"/>
          <w:szCs w:val="24"/>
          <w:rPrChange w:id="304" w:author="Parks, Robbie M" w:date="2018-12-15T12:48:00Z">
            <w:rPr/>
          </w:rPrChange>
        </w:rPr>
        <w:t xml:space="preserve">generally </w:t>
      </w:r>
      <w:r w:rsidR="003B3A5E" w:rsidRPr="00D06095">
        <w:rPr>
          <w:rFonts w:ascii="Times New Roman" w:hAnsi="Times New Roman"/>
          <w:sz w:val="24"/>
          <w:szCs w:val="24"/>
          <w:rPrChange w:id="305" w:author="Parks, Robbie M" w:date="2018-12-15T12:48:00Z">
            <w:rPr/>
          </w:rPrChange>
        </w:rPr>
        <w:t>larger in male age groups than in females</w:t>
      </w:r>
      <w:ins w:id="306" w:author="Parks, Robbie M" w:date="2018-12-15T12:50:00Z">
        <w:r w:rsidR="001C52C0">
          <w:rPr>
            <w:rFonts w:ascii="Times New Roman" w:hAnsi="Times New Roman"/>
            <w:sz w:val="24"/>
            <w:szCs w:val="24"/>
          </w:rPr>
          <w:t xml:space="preserve"> </w:t>
        </w:r>
        <w:r w:rsidR="001C52C0" w:rsidRPr="00C0604B">
          <w:rPr>
            <w:rFonts w:ascii="Times New Roman" w:hAnsi="Times New Roman"/>
            <w:sz w:val="24"/>
            <w:szCs w:val="24"/>
          </w:rPr>
          <w:t>in young and middle-ages where transport deaths are more common</w:t>
        </w:r>
      </w:ins>
      <w:r w:rsidR="00520AA6" w:rsidRPr="00D06095">
        <w:rPr>
          <w:rFonts w:ascii="Times New Roman" w:hAnsi="Times New Roman"/>
          <w:sz w:val="24"/>
          <w:szCs w:val="24"/>
          <w:rPrChange w:id="307" w:author="Parks, Robbie M" w:date="2018-12-15T12:48:00Z">
            <w:rPr/>
          </w:rPrChange>
        </w:rPr>
        <w:t xml:space="preserve"> </w:t>
      </w:r>
      <w:ins w:id="308" w:author="Parks, Robbie M" w:date="2018-12-15T12:47:00Z">
        <w:r w:rsidR="00D06095" w:rsidRPr="00D06095">
          <w:rPr>
            <w:rFonts w:ascii="Times New Roman" w:hAnsi="Times New Roman"/>
            <w:sz w:val="24"/>
            <w:szCs w:val="24"/>
          </w:rPr>
          <w:t>(</w:t>
        </w:r>
      </w:ins>
      <w:del w:id="309" w:author="Parks, Robbie M" w:date="2018-12-15T12:47:00Z">
        <w:r w:rsidR="00520AA6" w:rsidRPr="00D06095" w:rsidDel="00D06095">
          <w:rPr>
            <w:rFonts w:ascii="Times New Roman" w:hAnsi="Times New Roman"/>
            <w:sz w:val="24"/>
            <w:szCs w:val="24"/>
            <w:rPrChange w:id="310" w:author="Parks, Robbie M" w:date="2018-12-15T12:48:00Z">
              <w:rPr/>
            </w:rPrChange>
          </w:rPr>
          <w:delText xml:space="preserve">(e.g., </w:delText>
        </w:r>
      </w:del>
      <w:r w:rsidR="00520AA6" w:rsidRPr="00D06095">
        <w:rPr>
          <w:rFonts w:ascii="Times New Roman" w:hAnsi="Times New Roman"/>
          <w:sz w:val="24"/>
          <w:szCs w:val="24"/>
          <w:rPrChange w:id="311" w:author="Parks, Robbie M" w:date="2018-12-15T12:48:00Z">
            <w:rPr/>
          </w:rPrChange>
        </w:rPr>
        <w:t>~</w:t>
      </w:r>
      <w:ins w:id="312" w:author="Parks, Robbie M" w:date="2018-12-15T12:48:00Z">
        <w:r w:rsidR="00D06095" w:rsidRPr="00D06095">
          <w:rPr>
            <w:rFonts w:ascii="Times New Roman" w:hAnsi="Times New Roman"/>
            <w:sz w:val="24"/>
            <w:szCs w:val="24"/>
          </w:rPr>
          <w:t xml:space="preserve">e.g., </w:t>
        </w:r>
        <w:r w:rsidR="00D06095" w:rsidRPr="00D06095">
          <w:rPr>
            <w:rFonts w:ascii="Times New Roman" w:eastAsia="Times New Roman" w:hAnsi="Times New Roman"/>
            <w:color w:val="000000"/>
            <w:sz w:val="24"/>
            <w:szCs w:val="24"/>
            <w:lang w:eastAsia="en-GB"/>
          </w:rPr>
          <w:t>1.25</w:t>
        </w:r>
        <w:r w:rsidR="00D06095">
          <w:rPr>
            <w:rFonts w:ascii="Times New Roman" w:eastAsia="Times New Roman" w:hAnsi="Times New Roman"/>
            <w:color w:val="000000"/>
            <w:sz w:val="24"/>
            <w:szCs w:val="24"/>
            <w:lang w:eastAsia="en-GB"/>
          </w:rPr>
          <w:t>%</w:t>
        </w:r>
        <w:r w:rsidR="00D06095" w:rsidRPr="00D06095">
          <w:rPr>
            <w:rFonts w:ascii="Times New Roman" w:eastAsia="Times New Roman" w:hAnsi="Times New Roman"/>
            <w:color w:val="000000"/>
            <w:sz w:val="24"/>
            <w:szCs w:val="24"/>
            <w:lang w:eastAsia="en-GB"/>
          </w:rPr>
          <w:t xml:space="preserve"> (</w:t>
        </w:r>
        <w:r w:rsidR="00D06095" w:rsidRPr="00D06095">
          <w:rPr>
            <w:rFonts w:ascii="Times New Roman" w:eastAsia="Times New Roman" w:hAnsi="Times New Roman"/>
            <w:color w:val="000000"/>
            <w:sz w:val="24"/>
            <w:szCs w:val="24"/>
            <w:lang w:eastAsia="en-GB"/>
            <w:rPrChange w:id="313" w:author="Parks, Robbie M" w:date="2018-12-15T12:48:00Z">
              <w:rPr>
                <w:rFonts w:eastAsia="Times New Roman"/>
                <w:color w:val="000000"/>
                <w:sz w:val="18"/>
                <w:szCs w:val="18"/>
                <w:lang w:eastAsia="en-GB"/>
              </w:rPr>
            </w:rPrChange>
          </w:rPr>
          <w:t>0.90, 1.60)</w:t>
        </w:r>
      </w:ins>
      <w:del w:id="314" w:author="Parks, Robbie M" w:date="2018-12-15T12:46:00Z">
        <w:r w:rsidR="00520AA6" w:rsidRPr="00D06095" w:rsidDel="00EF44EF">
          <w:rPr>
            <w:rFonts w:ascii="Times New Roman" w:hAnsi="Times New Roman"/>
            <w:sz w:val="24"/>
            <w:szCs w:val="24"/>
            <w:highlight w:val="yellow"/>
            <w:rPrChange w:id="315" w:author="Parks, Robbie M" w:date="2018-12-15T12:48:00Z">
              <w:rPr/>
            </w:rPrChange>
          </w:rPr>
          <w:delText>XX</w:delText>
        </w:r>
      </w:del>
      <w:del w:id="316" w:author="Parks, Robbie M" w:date="2018-12-15T12:48:00Z">
        <w:r w:rsidR="00520AA6" w:rsidRPr="00D06095" w:rsidDel="00D06095">
          <w:rPr>
            <w:rFonts w:ascii="Times New Roman" w:hAnsi="Times New Roman"/>
            <w:sz w:val="24"/>
            <w:szCs w:val="24"/>
            <w:rPrChange w:id="317" w:author="Parks, Robbie M" w:date="2018-12-15T12:48:00Z">
              <w:rPr/>
            </w:rPrChange>
          </w:rPr>
          <w:delText>%</w:delText>
        </w:r>
      </w:del>
      <w:r w:rsidR="00520AA6" w:rsidRPr="00D06095">
        <w:rPr>
          <w:rFonts w:ascii="Times New Roman" w:hAnsi="Times New Roman"/>
          <w:sz w:val="24"/>
          <w:szCs w:val="24"/>
          <w:rPrChange w:id="318" w:author="Parks, Robbie M" w:date="2018-12-15T12:48:00Z">
            <w:rPr/>
          </w:rPrChange>
        </w:rPr>
        <w:t xml:space="preserve"> </w:t>
      </w:r>
      <w:ins w:id="319" w:author="Parks, Robbie M" w:date="2018-12-15T12:49:00Z">
        <w:r w:rsidR="00D06095">
          <w:rPr>
            <w:rFonts w:ascii="Times New Roman" w:hAnsi="Times New Roman"/>
            <w:sz w:val="24"/>
            <w:szCs w:val="24"/>
          </w:rPr>
          <w:t xml:space="preserve">for males of 25-34 years </w:t>
        </w:r>
      </w:ins>
      <w:r w:rsidR="00520AA6" w:rsidRPr="00D06095">
        <w:rPr>
          <w:rFonts w:ascii="Times New Roman" w:hAnsi="Times New Roman"/>
          <w:sz w:val="24"/>
          <w:szCs w:val="24"/>
          <w:rPrChange w:id="320" w:author="Parks, Robbie M" w:date="2018-12-15T12:48:00Z">
            <w:rPr/>
          </w:rPrChange>
        </w:rPr>
        <w:t xml:space="preserve">versus </w:t>
      </w:r>
      <w:ins w:id="321" w:author="Parks, Robbie M" w:date="2018-12-15T12:49:00Z">
        <w:r w:rsidR="00951C67">
          <w:rPr>
            <w:rFonts w:ascii="Times New Roman" w:hAnsi="Times New Roman"/>
            <w:sz w:val="24"/>
            <w:szCs w:val="24"/>
          </w:rPr>
          <w:t xml:space="preserve">0.23% (-0.28, 0.76 for females of the same </w:t>
        </w:r>
      </w:ins>
      <w:ins w:id="322" w:author="Parks, Robbie M" w:date="2018-12-15T12:50:00Z">
        <w:r w:rsidR="00951C67">
          <w:rPr>
            <w:rFonts w:ascii="Times New Roman" w:hAnsi="Times New Roman"/>
            <w:sz w:val="24"/>
            <w:szCs w:val="24"/>
          </w:rPr>
          <w:t>age group</w:t>
        </w:r>
      </w:ins>
      <w:del w:id="323" w:author="Parks, Robbie M" w:date="2018-12-15T12:47:00Z">
        <w:r w:rsidR="00520AA6" w:rsidRPr="00D06095" w:rsidDel="000921D6">
          <w:rPr>
            <w:rFonts w:ascii="Times New Roman" w:hAnsi="Times New Roman"/>
            <w:sz w:val="24"/>
            <w:szCs w:val="24"/>
            <w:rPrChange w:id="324" w:author="Parks, Robbie M" w:date="2018-12-15T12:48:00Z">
              <w:rPr/>
            </w:rPrChange>
          </w:rPr>
          <w:delText>XX</w:delText>
        </w:r>
      </w:del>
      <w:ins w:id="325" w:author="Parks, Robbie M" w:date="2018-12-15T12:49:00Z">
        <w:r w:rsidR="00951C67">
          <w:rPr>
            <w:rFonts w:ascii="Times New Roman" w:hAnsi="Times New Roman"/>
            <w:sz w:val="24"/>
            <w:szCs w:val="24"/>
          </w:rPr>
          <w:t>)</w:t>
        </w:r>
      </w:ins>
      <w:del w:id="326" w:author="Parks, Robbie M" w:date="2018-12-15T12:49:00Z">
        <w:r w:rsidR="00520AA6" w:rsidRPr="00D06095" w:rsidDel="00951C67">
          <w:rPr>
            <w:rFonts w:ascii="Times New Roman" w:hAnsi="Times New Roman"/>
            <w:sz w:val="24"/>
            <w:szCs w:val="24"/>
            <w:rPrChange w:id="327" w:author="Parks, Robbie M" w:date="2018-12-15T12:48:00Z">
              <w:rPr/>
            </w:rPrChange>
          </w:rPr>
          <w:delText>%</w:delText>
        </w:r>
      </w:del>
      <w:del w:id="328" w:author="Parks, Robbie M" w:date="2018-12-15T12:50:00Z">
        <w:r w:rsidR="00520AA6" w:rsidRPr="00D06095" w:rsidDel="001C52C0">
          <w:rPr>
            <w:rFonts w:ascii="Times New Roman" w:hAnsi="Times New Roman"/>
            <w:sz w:val="24"/>
            <w:szCs w:val="24"/>
            <w:rPrChange w:id="329" w:author="Parks, Robbie M" w:date="2018-12-15T12:48:00Z">
              <w:rPr/>
            </w:rPrChange>
          </w:rPr>
          <w:delText xml:space="preserve"> in young and middle-ages </w:delText>
        </w:r>
        <w:r w:rsidR="003B7945" w:rsidRPr="00D06095" w:rsidDel="001C52C0">
          <w:rPr>
            <w:rFonts w:ascii="Times New Roman" w:hAnsi="Times New Roman"/>
            <w:sz w:val="24"/>
            <w:szCs w:val="24"/>
            <w:rPrChange w:id="330" w:author="Parks, Robbie M" w:date="2018-12-15T12:48:00Z">
              <w:rPr/>
            </w:rPrChange>
          </w:rPr>
          <w:delText>where transport deaths are more common</w:delText>
        </w:r>
      </w:del>
      <w:ins w:id="331" w:author="Parks, Robbie M" w:date="2018-12-15T12:23:00Z">
        <w:r w:rsidR="004B6DA1" w:rsidRPr="00D06095">
          <w:rPr>
            <w:rFonts w:ascii="Times New Roman" w:hAnsi="Times New Roman"/>
            <w:sz w:val="24"/>
            <w:szCs w:val="24"/>
            <w:rPrChange w:id="332" w:author="Parks, Robbie M" w:date="2018-12-15T12:48:00Z">
              <w:rPr/>
            </w:rPrChange>
          </w:rPr>
          <w:t>)</w:t>
        </w:r>
      </w:ins>
      <w:del w:id="333" w:author="Parks, Robbie M" w:date="2018-12-15T12:23:00Z">
        <w:r w:rsidR="003B7945" w:rsidRPr="00D06095" w:rsidDel="004B6DA1">
          <w:rPr>
            <w:rFonts w:ascii="Times New Roman" w:hAnsi="Times New Roman"/>
            <w:sz w:val="24"/>
            <w:szCs w:val="24"/>
            <w:rPrChange w:id="334" w:author="Parks, Robbie M" w:date="2018-12-15T12:48:00Z">
              <w:rPr/>
            </w:rPrChange>
          </w:rPr>
          <w:delText>]]]</w:delText>
        </w:r>
      </w:del>
      <w:r w:rsidR="003B3A5E" w:rsidRPr="00D06095">
        <w:rPr>
          <w:rFonts w:ascii="Times New Roman" w:hAnsi="Times New Roman"/>
          <w:sz w:val="24"/>
          <w:szCs w:val="24"/>
          <w:rPrChange w:id="335" w:author="Parks, Robbie M" w:date="2018-12-15T12:48:00Z">
            <w:rPr/>
          </w:rPrChange>
        </w:rPr>
        <w:t xml:space="preserve">, </w:t>
      </w:r>
      <w:ins w:id="336" w:author="Parks, Robbie M" w:date="2018-12-15T12:50:00Z">
        <w:r w:rsidR="001C52C0">
          <w:rPr>
            <w:rFonts w:ascii="Times New Roman" w:hAnsi="Times New Roman"/>
            <w:sz w:val="24"/>
            <w:szCs w:val="24"/>
          </w:rPr>
          <w:t xml:space="preserve">with the difference between sexes extending into </w:t>
        </w:r>
      </w:ins>
      <w:del w:id="337" w:author="Parks, Robbie M" w:date="2018-12-15T12:48:00Z">
        <w:r w:rsidR="00520AA6" w:rsidRPr="00D06095" w:rsidDel="00D06095">
          <w:rPr>
            <w:rFonts w:ascii="Times New Roman" w:hAnsi="Times New Roman"/>
            <w:sz w:val="24"/>
            <w:szCs w:val="24"/>
            <w:rPrChange w:id="338" w:author="Parks, Robbie M" w:date="2018-12-15T12:48:00Z">
              <w:rPr/>
            </w:rPrChange>
          </w:rPr>
          <w:delText xml:space="preserve">except </w:delText>
        </w:r>
      </w:del>
      <w:del w:id="339" w:author="Parks, Robbie M" w:date="2018-12-15T12:50:00Z">
        <w:r w:rsidR="00520AA6" w:rsidRPr="00D06095" w:rsidDel="001C52C0">
          <w:rPr>
            <w:rFonts w:ascii="Times New Roman" w:hAnsi="Times New Roman"/>
            <w:sz w:val="24"/>
            <w:szCs w:val="24"/>
            <w:rPrChange w:id="340" w:author="Parks, Robbie M" w:date="2018-12-15T12:48:00Z">
              <w:rPr/>
            </w:rPrChange>
          </w:rPr>
          <w:delText>in</w:delText>
        </w:r>
      </w:del>
      <w:del w:id="341" w:author="Parks, Robbie M" w:date="2018-12-15T12:48:00Z">
        <w:r w:rsidR="00520AA6" w:rsidRPr="00D06095" w:rsidDel="00D06095">
          <w:rPr>
            <w:rFonts w:ascii="Times New Roman" w:hAnsi="Times New Roman"/>
            <w:sz w:val="24"/>
            <w:szCs w:val="24"/>
            <w:rPrChange w:id="342" w:author="Parks, Robbie M" w:date="2018-12-15T12:48:00Z">
              <w:rPr/>
            </w:rPrChange>
          </w:rPr>
          <w:delText xml:space="preserve"> </w:delText>
        </w:r>
      </w:del>
      <w:ins w:id="343" w:author="Parks, Robbie M" w:date="2018-12-15T12:48:00Z">
        <w:r w:rsidR="00D06095" w:rsidRPr="00D06095">
          <w:rPr>
            <w:rFonts w:ascii="Times New Roman" w:hAnsi="Times New Roman"/>
            <w:sz w:val="24"/>
            <w:szCs w:val="24"/>
          </w:rPr>
          <w:t>childhood</w:t>
        </w:r>
      </w:ins>
      <w:del w:id="344" w:author="Parks, Robbie M" w:date="2018-12-15T12:48:00Z">
        <w:r w:rsidR="00520AA6" w:rsidRPr="00D06095" w:rsidDel="00D06095">
          <w:rPr>
            <w:rFonts w:ascii="Times New Roman" w:hAnsi="Times New Roman"/>
            <w:sz w:val="24"/>
            <w:szCs w:val="24"/>
            <w:rPrChange w:id="345" w:author="Parks, Robbie M" w:date="2018-12-15T12:48:00Z">
              <w:rPr/>
            </w:rPrChange>
          </w:rPr>
          <w:delText>childhood</w:delText>
        </w:r>
        <w:r w:rsidR="00285E20" w:rsidRPr="00D06095" w:rsidDel="00D06095">
          <w:rPr>
            <w:rFonts w:ascii="Times New Roman" w:hAnsi="Times New Roman"/>
            <w:sz w:val="24"/>
            <w:szCs w:val="24"/>
            <w:rPrChange w:id="346" w:author="Parks, Robbie M" w:date="2018-12-15T12:48:00Z">
              <w:rPr/>
            </w:rPrChange>
          </w:rPr>
          <w:delText xml:space="preserve"> where similar percent increase</w:delText>
        </w:r>
      </w:del>
      <w:r w:rsidR="0002049B" w:rsidRPr="00D06095">
        <w:rPr>
          <w:rFonts w:ascii="Times New Roman" w:hAnsi="Times New Roman"/>
          <w:sz w:val="24"/>
          <w:szCs w:val="24"/>
          <w:rPrChange w:id="347" w:author="Parks, Robbie M" w:date="2018-12-15T12:48:00Z">
            <w:rPr/>
          </w:rPrChange>
        </w:rPr>
        <w:t>.</w:t>
      </w:r>
    </w:p>
    <w:p w14:paraId="5ADAD079" w14:textId="77777777" w:rsidR="004B6DA1" w:rsidRDefault="004B6DA1">
      <w:pPr>
        <w:spacing w:after="0" w:line="480" w:lineRule="auto"/>
        <w:rPr>
          <w:ins w:id="348" w:author="Parks, Robbie M" w:date="2018-12-15T12:24:00Z"/>
          <w:rFonts w:ascii="Times New Roman" w:hAnsi="Times New Roman"/>
          <w:i/>
          <w:sz w:val="24"/>
          <w:szCs w:val="24"/>
        </w:rPr>
        <w:pPrChange w:id="349" w:author="Parks, Robbie M" w:date="2018-12-15T12:25:00Z">
          <w:pPr>
            <w:spacing w:after="0" w:line="240" w:lineRule="auto"/>
          </w:pPr>
        </w:pPrChange>
      </w:pPr>
    </w:p>
    <w:p w14:paraId="7C4CEF98" w14:textId="1D6B6972" w:rsidR="00AC30AB" w:rsidRPr="00EF44EF" w:rsidDel="004B6DA1" w:rsidRDefault="00B95386" w:rsidP="00CE0E7A">
      <w:pPr>
        <w:spacing w:line="480" w:lineRule="auto"/>
        <w:rPr>
          <w:del w:id="350" w:author="Parks, Robbie M" w:date="2018-12-15T12:24:00Z"/>
          <w:rFonts w:ascii="Times New Roman" w:hAnsi="Times New Roman"/>
          <w:i/>
          <w:sz w:val="24"/>
          <w:szCs w:val="24"/>
        </w:rPr>
        <w:pPrChange w:id="351" w:author="Parks, Robbie M" w:date="2018-12-21T08:37:00Z">
          <w:pPr>
            <w:spacing w:line="240" w:lineRule="auto"/>
          </w:pPr>
        </w:pPrChange>
      </w:pPr>
      <w:del w:id="352" w:author="Parks, Robbie M" w:date="2018-12-15T12:24:00Z">
        <w:r w:rsidRPr="00EF44EF" w:rsidDel="004B6DA1">
          <w:rPr>
            <w:rFonts w:ascii="Times New Roman" w:hAnsi="Times New Roman"/>
            <w:i/>
            <w:sz w:val="24"/>
            <w:szCs w:val="24"/>
          </w:rPr>
          <w:delText>Figure S2</w:delText>
        </w:r>
      </w:del>
    </w:p>
    <w:p w14:paraId="502DE4D2" w14:textId="65453C71" w:rsidR="004F34C7" w:rsidRPr="000921D6" w:rsidDel="004B6DA1" w:rsidRDefault="00F919BB" w:rsidP="00CE0E7A">
      <w:pPr>
        <w:pStyle w:val="ListParagraph"/>
        <w:numPr>
          <w:ilvl w:val="0"/>
          <w:numId w:val="10"/>
        </w:numPr>
        <w:spacing w:line="480" w:lineRule="auto"/>
        <w:rPr>
          <w:del w:id="353" w:author="Parks, Robbie M" w:date="2018-12-15T12:24:00Z"/>
          <w:rFonts w:ascii="Times New Roman" w:hAnsi="Times New Roman"/>
          <w:i/>
          <w:sz w:val="24"/>
          <w:szCs w:val="24"/>
        </w:rPr>
        <w:pPrChange w:id="354" w:author="Parks, Robbie M" w:date="2018-12-21T08:37:00Z">
          <w:pPr>
            <w:pStyle w:val="ListParagraph"/>
            <w:numPr>
              <w:numId w:val="10"/>
            </w:numPr>
            <w:spacing w:line="240" w:lineRule="auto"/>
            <w:ind w:hanging="360"/>
          </w:pPr>
        </w:pPrChange>
      </w:pPr>
      <w:del w:id="355" w:author="Parks, Robbie M" w:date="2018-12-15T12:24:00Z">
        <w:r w:rsidRPr="00EF44EF" w:rsidDel="004B6DA1">
          <w:rPr>
            <w:rFonts w:ascii="Times New Roman" w:hAnsi="Times New Roman"/>
            <w:sz w:val="24"/>
            <w:szCs w:val="24"/>
          </w:rPr>
          <w:delText xml:space="preserve">In contrast, </w:delText>
        </w:r>
        <w:r w:rsidR="00110650" w:rsidRPr="00EF44EF" w:rsidDel="004B6DA1">
          <w:rPr>
            <w:rFonts w:ascii="Times New Roman" w:hAnsi="Times New Roman"/>
            <w:sz w:val="24"/>
            <w:szCs w:val="24"/>
          </w:rPr>
          <w:delText>percent increase</w:delText>
        </w:r>
        <w:r w:rsidR="00012A43" w:rsidRPr="000921D6" w:rsidDel="004B6DA1">
          <w:rPr>
            <w:rFonts w:ascii="Times New Roman" w:hAnsi="Times New Roman"/>
            <w:sz w:val="24"/>
            <w:szCs w:val="24"/>
          </w:rPr>
          <w:delText xml:space="preserve"> in all injury categories </w:delText>
        </w:r>
        <w:r w:rsidR="00110650" w:rsidRPr="000921D6" w:rsidDel="004B6DA1">
          <w:rPr>
            <w:rFonts w:ascii="Times New Roman" w:hAnsi="Times New Roman"/>
            <w:sz w:val="24"/>
            <w:szCs w:val="24"/>
          </w:rPr>
          <w:delText xml:space="preserve">varied less over seasons </w:delText>
        </w:r>
        <w:r w:rsidR="00012A43" w:rsidRPr="000921D6" w:rsidDel="004B6DA1">
          <w:rPr>
            <w:rFonts w:ascii="Times New Roman" w:hAnsi="Times New Roman"/>
            <w:sz w:val="24"/>
            <w:szCs w:val="24"/>
          </w:rPr>
          <w:delText>apart from drownings, which demonstrated a peak in the summer for males and females</w:delText>
        </w:r>
        <w:r w:rsidR="00146C93" w:rsidRPr="000921D6" w:rsidDel="004B6DA1">
          <w:rPr>
            <w:rFonts w:ascii="Times New Roman" w:hAnsi="Times New Roman"/>
            <w:sz w:val="24"/>
            <w:szCs w:val="24"/>
          </w:rPr>
          <w:delText xml:space="preserve"> (Figure S2)</w:delText>
        </w:r>
        <w:r w:rsidR="00E92AEA" w:rsidRPr="000921D6" w:rsidDel="004B6DA1">
          <w:rPr>
            <w:rFonts w:ascii="Times New Roman" w:hAnsi="Times New Roman"/>
            <w:sz w:val="24"/>
            <w:szCs w:val="24"/>
          </w:rPr>
          <w:delText>.</w:delText>
        </w:r>
      </w:del>
    </w:p>
    <w:p w14:paraId="10F7ACD2" w14:textId="096A8F37" w:rsidR="004F34C7" w:rsidRPr="00EF44EF" w:rsidDel="008E533E" w:rsidRDefault="004F34C7" w:rsidP="00CE0E7A">
      <w:pPr>
        <w:spacing w:after="0" w:line="480" w:lineRule="auto"/>
        <w:rPr>
          <w:del w:id="356" w:author="Parks, Robbie M" w:date="2018-12-15T12:25:00Z"/>
          <w:rFonts w:ascii="Times New Roman" w:hAnsi="Times New Roman"/>
          <w:i/>
          <w:sz w:val="24"/>
          <w:szCs w:val="24"/>
        </w:rPr>
        <w:pPrChange w:id="357" w:author="Parks, Robbie M" w:date="2018-12-21T08:37:00Z">
          <w:pPr>
            <w:spacing w:after="0" w:line="240" w:lineRule="auto"/>
          </w:pPr>
        </w:pPrChange>
      </w:pPr>
      <w:commentRangeStart w:id="358"/>
      <w:del w:id="359" w:author="Parks, Robbie M" w:date="2018-12-15T12:25:00Z">
        <w:r w:rsidRPr="000921D6" w:rsidDel="008E533E">
          <w:rPr>
            <w:rFonts w:ascii="Times New Roman" w:hAnsi="Times New Roman"/>
            <w:i/>
            <w:sz w:val="24"/>
            <w:szCs w:val="24"/>
          </w:rPr>
          <w:delText>Sensitivity analysis</w:delText>
        </w:r>
        <w:commentRangeEnd w:id="358"/>
        <w:r w:rsidR="001F6621" w:rsidRPr="00E51263" w:rsidDel="008E533E">
          <w:rPr>
            <w:rStyle w:val="CommentReference"/>
            <w:rFonts w:ascii="Times New Roman" w:eastAsiaTheme="minorHAnsi" w:hAnsi="Times New Roman"/>
            <w:sz w:val="24"/>
            <w:szCs w:val="24"/>
            <w:rPrChange w:id="360" w:author="Parks, Robbie M" w:date="2018-12-15T12:41:00Z">
              <w:rPr>
                <w:rStyle w:val="CommentReference"/>
                <w:rFonts w:asciiTheme="minorHAnsi" w:eastAsiaTheme="minorHAnsi" w:hAnsiTheme="minorHAnsi" w:cstheme="minorBidi"/>
              </w:rPr>
            </w:rPrChange>
          </w:rPr>
          <w:commentReference w:id="358"/>
        </w:r>
      </w:del>
    </w:p>
    <w:p w14:paraId="490CF4CF" w14:textId="7ED02029" w:rsidR="00A07E63" w:rsidRPr="00EF44EF" w:rsidDel="00E51263" w:rsidRDefault="00A07E63" w:rsidP="00CE0E7A">
      <w:pPr>
        <w:spacing w:after="0" w:line="480" w:lineRule="auto"/>
        <w:rPr>
          <w:del w:id="361" w:author="Parks, Robbie M" w:date="2018-12-15T12:41:00Z"/>
          <w:rFonts w:ascii="Times New Roman" w:hAnsi="Times New Roman"/>
          <w:sz w:val="24"/>
          <w:szCs w:val="24"/>
        </w:rPr>
        <w:pPrChange w:id="362" w:author="Parks, Robbie M" w:date="2018-12-21T08:37:00Z">
          <w:pPr>
            <w:pStyle w:val="ListParagraph"/>
            <w:numPr>
              <w:numId w:val="7"/>
            </w:numPr>
            <w:spacing w:after="0" w:line="240" w:lineRule="auto"/>
            <w:ind w:hanging="360"/>
            <w:jc w:val="both"/>
          </w:pPr>
        </w:pPrChange>
      </w:pPr>
      <w:r w:rsidRPr="00EF44EF">
        <w:rPr>
          <w:rFonts w:ascii="Times New Roman" w:hAnsi="Times New Roman"/>
          <w:sz w:val="24"/>
          <w:szCs w:val="24"/>
        </w:rPr>
        <w:t>We conducted sensitivity analys</w:t>
      </w:r>
      <w:ins w:id="363" w:author="Parks, Robbie M" w:date="2018-12-15T12:27:00Z">
        <w:r w:rsidR="007B68DA" w:rsidRPr="00EF44EF">
          <w:rPr>
            <w:rFonts w:ascii="Times New Roman" w:hAnsi="Times New Roman"/>
            <w:sz w:val="24"/>
            <w:szCs w:val="24"/>
          </w:rPr>
          <w:t>e</w:t>
        </w:r>
      </w:ins>
      <w:del w:id="364" w:author="Parks, Robbie M" w:date="2018-12-15T12:27:00Z">
        <w:r w:rsidRPr="00EF44EF" w:rsidDel="007B68DA">
          <w:rPr>
            <w:rFonts w:ascii="Times New Roman" w:hAnsi="Times New Roman"/>
            <w:sz w:val="24"/>
            <w:szCs w:val="24"/>
          </w:rPr>
          <w:delText>i</w:delText>
        </w:r>
      </w:del>
      <w:r w:rsidRPr="00EF44EF">
        <w:rPr>
          <w:rFonts w:ascii="Times New Roman" w:hAnsi="Times New Roman"/>
          <w:sz w:val="24"/>
          <w:szCs w:val="24"/>
        </w:rPr>
        <w:t xml:space="preserve">s to ensure that our results were robust to </w:t>
      </w:r>
      <w:r w:rsidR="00731E6A" w:rsidRPr="000921D6">
        <w:rPr>
          <w:rFonts w:ascii="Times New Roman" w:hAnsi="Times New Roman"/>
          <w:sz w:val="24"/>
          <w:szCs w:val="24"/>
        </w:rPr>
        <w:t>how we measure</w:t>
      </w:r>
      <w:ins w:id="365" w:author="Parks, Robbie M" w:date="2018-12-15T12:26:00Z">
        <w:r w:rsidR="003C50B5" w:rsidRPr="000921D6">
          <w:rPr>
            <w:rFonts w:ascii="Times New Roman" w:hAnsi="Times New Roman"/>
            <w:sz w:val="24"/>
            <w:szCs w:val="24"/>
          </w:rPr>
          <w:t>d</w:t>
        </w:r>
      </w:ins>
      <w:r w:rsidR="00731E6A" w:rsidRPr="000921D6">
        <w:rPr>
          <w:rFonts w:ascii="Times New Roman" w:hAnsi="Times New Roman"/>
          <w:sz w:val="24"/>
          <w:szCs w:val="24"/>
        </w:rPr>
        <w:t xml:space="preserve"> anomalous weather</w:t>
      </w:r>
      <w:r w:rsidRPr="000921D6">
        <w:rPr>
          <w:rFonts w:ascii="Times New Roman" w:hAnsi="Times New Roman"/>
          <w:sz w:val="24"/>
          <w:szCs w:val="24"/>
        </w:rPr>
        <w:t>.</w:t>
      </w:r>
      <w:ins w:id="366" w:author="Parks, Robbie M" w:date="2018-12-15T12:43:00Z">
        <w:r w:rsidR="003B752A">
          <w:rPr>
            <w:rFonts w:ascii="Times New Roman" w:hAnsi="Times New Roman"/>
            <w:sz w:val="24"/>
            <w:szCs w:val="24"/>
          </w:rPr>
          <w:t xml:space="preserve"> First, </w:t>
        </w:r>
      </w:ins>
    </w:p>
    <w:p w14:paraId="08ADA6DF" w14:textId="5679EC1D" w:rsidR="004F34C7" w:rsidRPr="00D06095" w:rsidDel="00141574" w:rsidRDefault="003B752A" w:rsidP="00CE0E7A">
      <w:pPr>
        <w:pStyle w:val="ListParagraph"/>
        <w:numPr>
          <w:ilvl w:val="0"/>
          <w:numId w:val="7"/>
        </w:numPr>
        <w:spacing w:after="0" w:line="480" w:lineRule="auto"/>
        <w:rPr>
          <w:del w:id="367" w:author="Parks, Robbie M" w:date="2018-12-15T12:26:00Z"/>
          <w:rFonts w:ascii="Times New Roman" w:hAnsi="Times New Roman"/>
          <w:sz w:val="24"/>
          <w:szCs w:val="24"/>
        </w:rPr>
        <w:pPrChange w:id="368" w:author="Parks, Robbie M" w:date="2018-12-21T08:37:00Z">
          <w:pPr>
            <w:pStyle w:val="ListParagraph"/>
            <w:numPr>
              <w:numId w:val="7"/>
            </w:numPr>
            <w:spacing w:after="0" w:line="240" w:lineRule="auto"/>
            <w:ind w:hanging="360"/>
          </w:pPr>
        </w:pPrChange>
      </w:pPr>
      <w:ins w:id="369" w:author="Parks, Robbie M" w:date="2018-12-15T12:43:00Z">
        <w:r>
          <w:rPr>
            <w:rFonts w:ascii="Times New Roman" w:hAnsi="Times New Roman"/>
            <w:sz w:val="24"/>
            <w:szCs w:val="24"/>
          </w:rPr>
          <w:t>i</w:t>
        </w:r>
      </w:ins>
      <w:del w:id="370" w:author="Parks, Robbie M" w:date="2018-12-15T12:43:00Z">
        <w:r w:rsidR="004F34C7" w:rsidRPr="00EF44EF" w:rsidDel="003B752A">
          <w:rPr>
            <w:rFonts w:ascii="Times New Roman" w:hAnsi="Times New Roman"/>
            <w:sz w:val="24"/>
            <w:szCs w:val="24"/>
          </w:rPr>
          <w:delText>I</w:delText>
        </w:r>
      </w:del>
      <w:r w:rsidR="004F34C7" w:rsidRPr="00EF44EF">
        <w:rPr>
          <w:rFonts w:ascii="Times New Roman" w:hAnsi="Times New Roman"/>
          <w:sz w:val="24"/>
          <w:szCs w:val="24"/>
        </w:rPr>
        <w:t>n addition</w:t>
      </w:r>
      <w:r w:rsidR="00D52BCF" w:rsidRPr="00EF44EF">
        <w:rPr>
          <w:rFonts w:ascii="Times New Roman" w:hAnsi="Times New Roman"/>
          <w:sz w:val="24"/>
          <w:szCs w:val="24"/>
        </w:rPr>
        <w:t xml:space="preserve"> to </w:t>
      </w:r>
      <w:del w:id="371" w:author="Parks, Robbie M" w:date="2018-12-15T12:42:00Z">
        <w:r w:rsidR="00D52BCF" w:rsidRPr="00EF44EF" w:rsidDel="00E51263">
          <w:rPr>
            <w:rFonts w:ascii="Times New Roman" w:hAnsi="Times New Roman"/>
            <w:sz w:val="24"/>
            <w:szCs w:val="24"/>
          </w:rPr>
          <w:delText xml:space="preserve">the </w:delText>
        </w:r>
      </w:del>
      <w:del w:id="372" w:author="Parks, Robbie M" w:date="2018-12-15T12:39:00Z">
        <w:r w:rsidR="00D52BCF" w:rsidRPr="00EF44EF" w:rsidDel="00C63880">
          <w:rPr>
            <w:rFonts w:ascii="Times New Roman" w:hAnsi="Times New Roman"/>
            <w:sz w:val="24"/>
            <w:szCs w:val="24"/>
          </w:rPr>
          <w:delText xml:space="preserve">results </w:delText>
        </w:r>
      </w:del>
      <w:ins w:id="373" w:author="Parks, Robbie M" w:date="2018-12-15T12:42:00Z">
        <w:r w:rsidR="00E51263">
          <w:rPr>
            <w:rFonts w:ascii="Times New Roman" w:hAnsi="Times New Roman"/>
            <w:sz w:val="24"/>
            <w:szCs w:val="24"/>
          </w:rPr>
          <w:t>building our monthly temperature anomalies</w:t>
        </w:r>
      </w:ins>
      <w:ins w:id="374" w:author="Parks, Robbie M" w:date="2018-12-15T12:40:00Z">
        <w:r w:rsidR="00AF56CC" w:rsidRPr="00EF44EF">
          <w:rPr>
            <w:rFonts w:ascii="Times New Roman" w:hAnsi="Times New Roman"/>
            <w:sz w:val="24"/>
            <w:szCs w:val="24"/>
          </w:rPr>
          <w:t xml:space="preserve"> based on daily mean temperature</w:t>
        </w:r>
      </w:ins>
      <w:ins w:id="375" w:author="Parks, Robbie M" w:date="2018-12-15T12:43:00Z">
        <w:r w:rsidR="00827D1A">
          <w:rPr>
            <w:rFonts w:ascii="Times New Roman" w:hAnsi="Times New Roman"/>
            <w:sz w:val="24"/>
            <w:szCs w:val="24"/>
          </w:rPr>
          <w:t>s</w:t>
        </w:r>
      </w:ins>
      <w:del w:id="376" w:author="Parks, Robbie M" w:date="2018-12-15T12:43:00Z">
        <w:r w:rsidR="00D52BCF" w:rsidRPr="00EF44EF" w:rsidDel="00827D1A">
          <w:rPr>
            <w:rFonts w:ascii="Times New Roman" w:hAnsi="Times New Roman"/>
            <w:sz w:val="24"/>
            <w:szCs w:val="24"/>
          </w:rPr>
          <w:delText>presented here</w:delText>
        </w:r>
      </w:del>
      <w:r w:rsidR="004F34C7" w:rsidRPr="00EF44EF">
        <w:rPr>
          <w:rFonts w:ascii="Times New Roman" w:hAnsi="Times New Roman"/>
          <w:sz w:val="24"/>
          <w:szCs w:val="24"/>
        </w:rPr>
        <w:t xml:space="preserve">, </w:t>
      </w:r>
      <w:ins w:id="377" w:author="Parks, Robbie M" w:date="2018-12-15T12:27:00Z">
        <w:r w:rsidR="007B68DA" w:rsidRPr="00EF44EF">
          <w:rPr>
            <w:rFonts w:ascii="Times New Roman" w:hAnsi="Times New Roman"/>
            <w:sz w:val="24"/>
            <w:szCs w:val="24"/>
          </w:rPr>
          <w:t xml:space="preserve">we </w:t>
        </w:r>
      </w:ins>
      <w:ins w:id="378" w:author="Parks, Robbie M" w:date="2018-12-15T12:43:00Z">
        <w:r w:rsidR="00827D1A">
          <w:rPr>
            <w:rFonts w:ascii="Times New Roman" w:hAnsi="Times New Roman"/>
            <w:sz w:val="24"/>
            <w:szCs w:val="24"/>
          </w:rPr>
          <w:t>alternatively did this</w:t>
        </w:r>
      </w:ins>
      <w:del w:id="379" w:author="Parks, Robbie M" w:date="2018-12-15T12:43:00Z">
        <w:r w:rsidR="006D2494" w:rsidRPr="00EF44EF" w:rsidDel="00827D1A">
          <w:rPr>
            <w:rFonts w:ascii="Times New Roman" w:hAnsi="Times New Roman"/>
            <w:sz w:val="24"/>
            <w:szCs w:val="24"/>
          </w:rPr>
          <w:delText xml:space="preserve">monthly </w:delText>
        </w:r>
        <w:r w:rsidR="004F34C7" w:rsidRPr="00EF44EF" w:rsidDel="00827D1A">
          <w:rPr>
            <w:rFonts w:ascii="Times New Roman" w:hAnsi="Times New Roman"/>
            <w:sz w:val="24"/>
            <w:szCs w:val="24"/>
          </w:rPr>
          <w:delText>temperature anomalies</w:delText>
        </w:r>
      </w:del>
      <w:r w:rsidR="004F34C7" w:rsidRPr="00EF44EF">
        <w:rPr>
          <w:rFonts w:ascii="Times New Roman" w:hAnsi="Times New Roman"/>
          <w:sz w:val="24"/>
          <w:szCs w:val="24"/>
        </w:rPr>
        <w:t xml:space="preserve"> based on </w:t>
      </w:r>
      <w:r w:rsidR="004A47D1" w:rsidRPr="00EF44EF">
        <w:rPr>
          <w:rFonts w:ascii="Times New Roman" w:hAnsi="Times New Roman"/>
          <w:sz w:val="24"/>
          <w:szCs w:val="24"/>
        </w:rPr>
        <w:t>daily maximum</w:t>
      </w:r>
      <w:ins w:id="380" w:author="Parks, Robbie M" w:date="2018-12-15T12:43:00Z">
        <w:r w:rsidR="00E51263">
          <w:rPr>
            <w:rFonts w:ascii="Times New Roman" w:hAnsi="Times New Roman"/>
            <w:sz w:val="24"/>
            <w:szCs w:val="24"/>
          </w:rPr>
          <w:t xml:space="preserve"> and </w:t>
        </w:r>
      </w:ins>
      <w:del w:id="381" w:author="Parks, Robbie M" w:date="2018-12-15T12:43:00Z">
        <w:r w:rsidR="004A47D1" w:rsidRPr="00EF44EF" w:rsidDel="00E51263">
          <w:rPr>
            <w:rFonts w:ascii="Times New Roman" w:hAnsi="Times New Roman"/>
            <w:sz w:val="24"/>
            <w:szCs w:val="24"/>
          </w:rPr>
          <w:delText xml:space="preserve">, </w:delText>
        </w:r>
      </w:del>
      <w:r w:rsidR="004A47D1" w:rsidRPr="00EF44EF">
        <w:rPr>
          <w:rFonts w:ascii="Times New Roman" w:hAnsi="Times New Roman"/>
          <w:sz w:val="24"/>
          <w:szCs w:val="24"/>
        </w:rPr>
        <w:t>minimum</w:t>
      </w:r>
      <w:del w:id="382" w:author="Parks, Robbie M" w:date="2018-12-15T13:00:00Z">
        <w:r w:rsidR="004A47D1" w:rsidRPr="00EF44EF" w:rsidDel="00EC7747">
          <w:rPr>
            <w:rFonts w:ascii="Times New Roman" w:hAnsi="Times New Roman"/>
            <w:sz w:val="24"/>
            <w:szCs w:val="24"/>
          </w:rPr>
          <w:delText xml:space="preserve"> </w:delText>
        </w:r>
      </w:del>
      <w:del w:id="383" w:author="Parks, Robbie M" w:date="2018-12-15T12:42:00Z">
        <w:r w:rsidR="004A47D1" w:rsidRPr="00EF44EF" w:rsidDel="00E51263">
          <w:rPr>
            <w:rFonts w:ascii="Times New Roman" w:hAnsi="Times New Roman"/>
            <w:sz w:val="24"/>
            <w:szCs w:val="24"/>
          </w:rPr>
          <w:delText>or range of temperature</w:delText>
        </w:r>
      </w:del>
      <w:del w:id="384" w:author="Parks, Robbie M" w:date="2018-12-15T12:27:00Z">
        <w:r w:rsidR="004A47D1" w:rsidRPr="00EF44EF" w:rsidDel="007B68DA">
          <w:rPr>
            <w:rFonts w:ascii="Times New Roman" w:hAnsi="Times New Roman"/>
            <w:sz w:val="24"/>
            <w:szCs w:val="24"/>
          </w:rPr>
          <w:delText xml:space="preserve"> </w:delText>
        </w:r>
        <w:r w:rsidR="004F34C7" w:rsidRPr="000921D6" w:rsidDel="007B68DA">
          <w:rPr>
            <w:rFonts w:ascii="Times New Roman" w:hAnsi="Times New Roman"/>
            <w:sz w:val="24"/>
            <w:szCs w:val="24"/>
          </w:rPr>
          <w:delText xml:space="preserve">were calculated </w:delText>
        </w:r>
      </w:del>
      <w:del w:id="385" w:author="Parks, Robbie M" w:date="2018-12-15T12:43:00Z">
        <w:r w:rsidR="004F34C7" w:rsidRPr="000921D6" w:rsidDel="00827D1A">
          <w:rPr>
            <w:rFonts w:ascii="Times New Roman" w:hAnsi="Times New Roman"/>
            <w:sz w:val="24"/>
            <w:szCs w:val="24"/>
          </w:rPr>
          <w:delText>in a similar wa</w:delText>
        </w:r>
      </w:del>
      <w:ins w:id="386" w:author="Parks, Robbie M" w:date="2018-12-15T12:41:00Z">
        <w:r w:rsidR="00AF56CC" w:rsidRPr="000921D6">
          <w:rPr>
            <w:rFonts w:ascii="Times New Roman" w:hAnsi="Times New Roman"/>
            <w:sz w:val="24"/>
            <w:szCs w:val="24"/>
          </w:rPr>
          <w:t>.</w:t>
        </w:r>
      </w:ins>
      <w:del w:id="387" w:author="Parks, Robbie M" w:date="2018-12-15T12:41:00Z">
        <w:r w:rsidR="004F34C7" w:rsidRPr="000921D6" w:rsidDel="00AF56CC">
          <w:rPr>
            <w:rFonts w:ascii="Times New Roman" w:hAnsi="Times New Roman"/>
            <w:sz w:val="24"/>
            <w:szCs w:val="24"/>
          </w:rPr>
          <w:delText xml:space="preserve">y </w:delText>
        </w:r>
        <w:r w:rsidR="00532131" w:rsidRPr="000921D6" w:rsidDel="00AF56CC">
          <w:rPr>
            <w:rFonts w:ascii="Times New Roman" w:hAnsi="Times New Roman"/>
            <w:sz w:val="24"/>
            <w:szCs w:val="24"/>
          </w:rPr>
          <w:delText xml:space="preserve">to </w:delText>
        </w:r>
        <w:r w:rsidR="004F34C7" w:rsidRPr="000921D6" w:rsidDel="00AF56CC">
          <w:rPr>
            <w:rFonts w:ascii="Times New Roman" w:hAnsi="Times New Roman"/>
            <w:sz w:val="24"/>
            <w:szCs w:val="24"/>
          </w:rPr>
          <w:delText xml:space="preserve">those </w:delText>
        </w:r>
      </w:del>
      <w:del w:id="388" w:author="Parks, Robbie M" w:date="2018-12-15T12:27:00Z">
        <w:r w:rsidR="004F34C7" w:rsidRPr="000921D6" w:rsidDel="007B68DA">
          <w:rPr>
            <w:rFonts w:ascii="Times New Roman" w:hAnsi="Times New Roman"/>
            <w:sz w:val="24"/>
            <w:szCs w:val="24"/>
          </w:rPr>
          <w:delText>for</w:delText>
        </w:r>
        <w:r w:rsidR="004A47D1" w:rsidRPr="00D06095" w:rsidDel="007B68DA">
          <w:rPr>
            <w:rFonts w:ascii="Times New Roman" w:hAnsi="Times New Roman"/>
            <w:sz w:val="24"/>
            <w:szCs w:val="24"/>
          </w:rPr>
          <w:delText xml:space="preserve"> daily mean temperature</w:delText>
        </w:r>
      </w:del>
      <w:del w:id="389" w:author="Parks, Robbie M" w:date="2018-12-15T12:41:00Z">
        <w:r w:rsidR="00BB42A8" w:rsidRPr="00D06095" w:rsidDel="00AF56CC">
          <w:rPr>
            <w:rFonts w:ascii="Times New Roman" w:hAnsi="Times New Roman"/>
            <w:sz w:val="24"/>
            <w:szCs w:val="24"/>
          </w:rPr>
          <w:delText>.</w:delText>
        </w:r>
      </w:del>
      <w:ins w:id="390" w:author="Parks, Robbie M" w:date="2018-12-15T12:26:00Z">
        <w:r w:rsidR="00141574" w:rsidRPr="00D06095">
          <w:rPr>
            <w:rFonts w:ascii="Times New Roman" w:hAnsi="Times New Roman"/>
            <w:sz w:val="24"/>
            <w:szCs w:val="24"/>
          </w:rPr>
          <w:t xml:space="preserve"> </w:t>
        </w:r>
      </w:ins>
    </w:p>
    <w:p w14:paraId="08E75D6E" w14:textId="795D07FD" w:rsidR="004F34C7" w:rsidRPr="00EF44EF" w:rsidDel="00827D1A" w:rsidRDefault="004F34C7" w:rsidP="00CE0E7A">
      <w:pPr>
        <w:spacing w:after="0" w:line="480" w:lineRule="auto"/>
        <w:rPr>
          <w:del w:id="391" w:author="Parks, Robbie M" w:date="2018-12-15T12:44:00Z"/>
          <w:rFonts w:ascii="Times New Roman" w:hAnsi="Times New Roman"/>
          <w:sz w:val="24"/>
          <w:szCs w:val="24"/>
        </w:rPr>
        <w:pPrChange w:id="392" w:author="Parks, Robbie M" w:date="2018-12-21T08:37:00Z">
          <w:pPr>
            <w:pStyle w:val="ListParagraph"/>
            <w:numPr>
              <w:numId w:val="7"/>
            </w:numPr>
            <w:spacing w:after="0" w:line="240" w:lineRule="auto"/>
            <w:ind w:hanging="360"/>
          </w:pPr>
        </w:pPrChange>
      </w:pPr>
      <w:r w:rsidRPr="00D06095">
        <w:rPr>
          <w:rFonts w:ascii="Times New Roman" w:hAnsi="Times New Roman"/>
          <w:sz w:val="24"/>
          <w:szCs w:val="24"/>
        </w:rPr>
        <w:t xml:space="preserve">However, </w:t>
      </w:r>
      <w:del w:id="393" w:author="Parks, Robbie M" w:date="2018-12-15T12:42:00Z">
        <w:r w:rsidRPr="00D06095" w:rsidDel="00E51263">
          <w:rPr>
            <w:rFonts w:ascii="Times New Roman" w:hAnsi="Times New Roman"/>
            <w:sz w:val="24"/>
            <w:szCs w:val="24"/>
          </w:rPr>
          <w:delText xml:space="preserve">our results for </w:delText>
        </w:r>
      </w:del>
      <w:r w:rsidRPr="00D06095">
        <w:rPr>
          <w:rFonts w:ascii="Times New Roman" w:hAnsi="Times New Roman"/>
          <w:sz w:val="24"/>
          <w:szCs w:val="24"/>
        </w:rPr>
        <w:t xml:space="preserve">these measures </w:t>
      </w:r>
      <w:ins w:id="394" w:author="Parks, Robbie M" w:date="2018-12-15T12:43:00Z">
        <w:r w:rsidR="00827D1A">
          <w:rPr>
            <w:rFonts w:ascii="Times New Roman" w:hAnsi="Times New Roman"/>
            <w:sz w:val="24"/>
            <w:szCs w:val="24"/>
          </w:rPr>
          <w:t xml:space="preserve">were </w:t>
        </w:r>
      </w:ins>
      <w:del w:id="395" w:author="Parks, Robbie M" w:date="2018-12-15T12:42:00Z">
        <w:r w:rsidRPr="00EF44EF" w:rsidDel="00E51263">
          <w:rPr>
            <w:rFonts w:ascii="Times New Roman" w:hAnsi="Times New Roman"/>
            <w:sz w:val="24"/>
            <w:szCs w:val="24"/>
          </w:rPr>
          <w:delText>were similar</w:delText>
        </w:r>
      </w:del>
      <w:ins w:id="396" w:author="Parks, Robbie M" w:date="2018-12-15T12:42:00Z">
        <w:r w:rsidR="00E51263">
          <w:rPr>
            <w:rFonts w:ascii="Times New Roman" w:hAnsi="Times New Roman"/>
            <w:sz w:val="24"/>
            <w:szCs w:val="24"/>
          </w:rPr>
          <w:t>strongly correlated</w:t>
        </w:r>
      </w:ins>
      <w:r w:rsidRPr="00EF44EF">
        <w:rPr>
          <w:rFonts w:ascii="Times New Roman" w:hAnsi="Times New Roman"/>
          <w:sz w:val="24"/>
          <w:szCs w:val="24"/>
        </w:rPr>
        <w:t xml:space="preserve"> to those</w:t>
      </w:r>
      <w:ins w:id="397" w:author="Parks, Robbie M" w:date="2018-12-15T12:41:00Z">
        <w:r w:rsidR="00AF56CC" w:rsidRPr="00E51263">
          <w:rPr>
            <w:rFonts w:ascii="Times New Roman" w:hAnsi="Times New Roman"/>
            <w:sz w:val="24"/>
            <w:szCs w:val="24"/>
            <w:rPrChange w:id="398" w:author="Parks, Robbie M" w:date="2018-12-15T12:41:00Z">
              <w:rPr/>
            </w:rPrChange>
          </w:rPr>
          <w:t xml:space="preserve"> generated</w:t>
        </w:r>
      </w:ins>
      <w:r w:rsidRPr="00EF44EF">
        <w:rPr>
          <w:rFonts w:ascii="Times New Roman" w:hAnsi="Times New Roman"/>
          <w:sz w:val="24"/>
          <w:szCs w:val="24"/>
        </w:rPr>
        <w:t xml:space="preserve"> from daily mean</w:t>
      </w:r>
      <w:ins w:id="399" w:author="Parks, Robbie M" w:date="2018-12-15T12:42:00Z">
        <w:r w:rsidR="00E51263">
          <w:rPr>
            <w:rFonts w:ascii="Times New Roman" w:hAnsi="Times New Roman"/>
            <w:sz w:val="24"/>
            <w:szCs w:val="24"/>
          </w:rPr>
          <w:t>s</w:t>
        </w:r>
      </w:ins>
      <w:r w:rsidRPr="00EF44EF">
        <w:rPr>
          <w:rFonts w:ascii="Times New Roman" w:hAnsi="Times New Roman"/>
          <w:sz w:val="24"/>
          <w:szCs w:val="24"/>
        </w:rPr>
        <w:t xml:space="preserve"> and are not presented here. </w:t>
      </w:r>
    </w:p>
    <w:p w14:paraId="2EF80314" w14:textId="4ABF302A" w:rsidR="004F34C7" w:rsidRPr="00052DDD" w:rsidDel="0003670D" w:rsidRDefault="004F34C7" w:rsidP="00CE0E7A">
      <w:pPr>
        <w:pStyle w:val="ListParagraph"/>
        <w:numPr>
          <w:ilvl w:val="0"/>
          <w:numId w:val="7"/>
        </w:numPr>
        <w:spacing w:after="0" w:line="480" w:lineRule="auto"/>
        <w:rPr>
          <w:del w:id="400" w:author="Parks, Robbie M" w:date="2018-12-15T12:25:00Z"/>
          <w:rFonts w:ascii="Times New Roman" w:hAnsi="Times New Roman"/>
          <w:sz w:val="24"/>
          <w:szCs w:val="24"/>
        </w:rPr>
        <w:pPrChange w:id="401" w:author="Parks, Robbie M" w:date="2018-12-21T08:37:00Z">
          <w:pPr>
            <w:pStyle w:val="ListParagraph"/>
            <w:numPr>
              <w:numId w:val="7"/>
            </w:numPr>
            <w:spacing w:after="0" w:line="240" w:lineRule="auto"/>
            <w:ind w:hanging="360"/>
          </w:pPr>
        </w:pPrChange>
      </w:pPr>
      <w:r w:rsidRPr="00052DDD">
        <w:rPr>
          <w:rFonts w:ascii="Times New Roman" w:hAnsi="Times New Roman"/>
          <w:sz w:val="24"/>
          <w:szCs w:val="24"/>
        </w:rPr>
        <w:t xml:space="preserve">Similarly, when including more than one temperature </w:t>
      </w:r>
      <w:del w:id="402" w:author="Parks, Robbie M" w:date="2018-12-15T12:44:00Z">
        <w:r w:rsidRPr="00052DDD" w:rsidDel="00827D1A">
          <w:rPr>
            <w:rFonts w:ascii="Times New Roman" w:hAnsi="Times New Roman"/>
            <w:sz w:val="24"/>
            <w:szCs w:val="24"/>
          </w:rPr>
          <w:delText xml:space="preserve">metric </w:delText>
        </w:r>
      </w:del>
      <w:ins w:id="403" w:author="Parks, Robbie M" w:date="2018-12-15T12:44:00Z">
        <w:r w:rsidR="00827D1A">
          <w:rPr>
            <w:rFonts w:ascii="Times New Roman" w:hAnsi="Times New Roman"/>
            <w:sz w:val="24"/>
            <w:szCs w:val="24"/>
          </w:rPr>
          <w:t>summary</w:t>
        </w:r>
        <w:r w:rsidR="00827D1A" w:rsidRPr="00052DDD">
          <w:rPr>
            <w:rFonts w:ascii="Times New Roman" w:hAnsi="Times New Roman"/>
            <w:sz w:val="24"/>
            <w:szCs w:val="24"/>
          </w:rPr>
          <w:t xml:space="preserve"> </w:t>
        </w:r>
      </w:ins>
      <w:r w:rsidRPr="00052DDD">
        <w:rPr>
          <w:rFonts w:ascii="Times New Roman" w:hAnsi="Times New Roman"/>
          <w:sz w:val="24"/>
          <w:szCs w:val="24"/>
        </w:rPr>
        <w:t>in the model</w:t>
      </w:r>
      <w:ins w:id="404" w:author="Parks, Robbie M" w:date="2018-12-15T12:44:00Z">
        <w:r w:rsidR="00827D1A">
          <w:rPr>
            <w:rFonts w:ascii="Times New Roman" w:hAnsi="Times New Roman"/>
            <w:sz w:val="24"/>
            <w:szCs w:val="24"/>
          </w:rPr>
          <w:t>,</w:t>
        </w:r>
      </w:ins>
      <w:r w:rsidRPr="00052DDD">
        <w:rPr>
          <w:rFonts w:ascii="Times New Roman" w:hAnsi="Times New Roman"/>
          <w:sz w:val="24"/>
          <w:szCs w:val="24"/>
        </w:rPr>
        <w:t xml:space="preserve"> </w:t>
      </w:r>
      <w:del w:id="405" w:author="Parks, Robbie M" w:date="2018-12-15T12:44:00Z">
        <w:r w:rsidRPr="00052DDD" w:rsidDel="00827D1A">
          <w:rPr>
            <w:rFonts w:ascii="Times New Roman" w:hAnsi="Times New Roman"/>
            <w:sz w:val="24"/>
            <w:szCs w:val="24"/>
          </w:rPr>
          <w:delText xml:space="preserve">(in addition to temperature anomalies of monthly means), </w:delText>
        </w:r>
      </w:del>
      <w:r w:rsidRPr="00052DDD">
        <w:rPr>
          <w:rFonts w:ascii="Times New Roman" w:hAnsi="Times New Roman"/>
          <w:sz w:val="24"/>
          <w:szCs w:val="24"/>
        </w:rPr>
        <w:t xml:space="preserve">such as </w:t>
      </w:r>
      <w:ins w:id="406" w:author="Parks, Robbie M" w:date="2018-12-15T12:44:00Z">
        <w:r w:rsidR="00827D1A">
          <w:rPr>
            <w:rFonts w:ascii="Times New Roman" w:hAnsi="Times New Roman"/>
            <w:sz w:val="24"/>
            <w:szCs w:val="24"/>
          </w:rPr>
          <w:t xml:space="preserve">adding the monthly temperature </w:t>
        </w:r>
      </w:ins>
      <w:r w:rsidRPr="00052DDD">
        <w:rPr>
          <w:rFonts w:ascii="Times New Roman" w:hAnsi="Times New Roman"/>
          <w:sz w:val="24"/>
          <w:szCs w:val="24"/>
        </w:rPr>
        <w:t>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similar to the single variable model, due to the collinearity of other measures with mean monthly temperature.</w:t>
      </w:r>
      <w:ins w:id="407" w:author="Parks, Robbie M" w:date="2018-12-15T13:00:00Z">
        <w:r w:rsidR="00EC7747">
          <w:rPr>
            <w:rFonts w:ascii="Times New Roman" w:hAnsi="Times New Roman"/>
            <w:sz w:val="24"/>
            <w:szCs w:val="24"/>
          </w:rPr>
          <w:t xml:space="preserve"> We also ran models for</w:t>
        </w:r>
      </w:ins>
      <w:ins w:id="408" w:author="Parks, Robbie M" w:date="2018-12-15T13:01:00Z">
        <w:r w:rsidR="00B021B1">
          <w:rPr>
            <w:rFonts w:ascii="Times New Roman" w:hAnsi="Times New Roman"/>
            <w:sz w:val="24"/>
            <w:szCs w:val="24"/>
          </w:rPr>
          <w:t xml:space="preserve"> integrated</w:t>
        </w:r>
      </w:ins>
      <w:ins w:id="409" w:author="Parks, Robbie M" w:date="2018-12-15T13:00:00Z">
        <w:r w:rsidR="00EC7747">
          <w:rPr>
            <w:rFonts w:ascii="Times New Roman" w:hAnsi="Times New Roman"/>
            <w:sz w:val="24"/>
            <w:szCs w:val="24"/>
          </w:rPr>
          <w:t xml:space="preserve"> groups of unintentional </w:t>
        </w:r>
      </w:ins>
      <w:ins w:id="410" w:author="Parks, Robbie M" w:date="2018-12-15T13:01:00Z">
        <w:r w:rsidR="00EC7747">
          <w:rPr>
            <w:rFonts w:ascii="Times New Roman" w:hAnsi="Times New Roman"/>
            <w:sz w:val="24"/>
            <w:szCs w:val="24"/>
          </w:rPr>
          <w:t xml:space="preserve">(falls, transport, drowning) </w:t>
        </w:r>
      </w:ins>
      <w:ins w:id="411" w:author="Parks, Robbie M" w:date="2018-12-15T13:00:00Z">
        <w:r w:rsidR="00EC7747">
          <w:rPr>
            <w:rFonts w:ascii="Times New Roman" w:hAnsi="Times New Roman"/>
            <w:sz w:val="24"/>
            <w:szCs w:val="24"/>
          </w:rPr>
          <w:t xml:space="preserve">and intentional </w:t>
        </w:r>
      </w:ins>
      <w:ins w:id="412" w:author="Parks, Robbie M" w:date="2018-12-15T13:01:00Z">
        <w:r w:rsidR="00F64F7C">
          <w:rPr>
            <w:rFonts w:ascii="Times New Roman" w:hAnsi="Times New Roman"/>
            <w:sz w:val="24"/>
            <w:szCs w:val="24"/>
          </w:rPr>
          <w:t>(</w:t>
        </w:r>
        <w:r w:rsidR="00B021B1">
          <w:rPr>
            <w:rFonts w:ascii="Times New Roman" w:hAnsi="Times New Roman"/>
            <w:sz w:val="24"/>
            <w:szCs w:val="24"/>
          </w:rPr>
          <w:t>assault, intentional self-harm</w:t>
        </w:r>
        <w:r w:rsidR="00F64F7C">
          <w:rPr>
            <w:rFonts w:ascii="Times New Roman" w:hAnsi="Times New Roman"/>
            <w:sz w:val="24"/>
            <w:szCs w:val="24"/>
          </w:rPr>
          <w:t>)</w:t>
        </w:r>
        <w:r w:rsidR="00B021B1">
          <w:rPr>
            <w:rFonts w:ascii="Times New Roman" w:hAnsi="Times New Roman"/>
            <w:sz w:val="24"/>
            <w:szCs w:val="24"/>
          </w:rPr>
          <w:t xml:space="preserve"> deaths. The additional deaths</w:t>
        </w:r>
      </w:ins>
      <w:ins w:id="413" w:author="Parks, Robbie M" w:date="2018-12-15T13:02:00Z">
        <w:r w:rsidR="00B021B1">
          <w:rPr>
            <w:rFonts w:ascii="Times New Roman" w:hAnsi="Times New Roman"/>
            <w:sz w:val="24"/>
            <w:szCs w:val="24"/>
          </w:rPr>
          <w:t xml:space="preserve"> by age group and sex of the integrated groups were consistent with the summation of </w:t>
        </w:r>
      </w:ins>
      <w:ins w:id="414" w:author="Parks, Robbie M" w:date="2018-12-15T13:03:00Z">
        <w:r w:rsidR="00800811">
          <w:rPr>
            <w:rFonts w:ascii="Times New Roman" w:hAnsi="Times New Roman"/>
            <w:sz w:val="24"/>
            <w:szCs w:val="24"/>
          </w:rPr>
          <w:t>the additional deaths in each</w:t>
        </w:r>
      </w:ins>
      <w:ins w:id="415" w:author="Parks, Robbie M" w:date="2018-12-15T13:04:00Z">
        <w:r w:rsidR="000D78B2">
          <w:rPr>
            <w:rFonts w:ascii="Times New Roman" w:hAnsi="Times New Roman"/>
            <w:sz w:val="24"/>
            <w:szCs w:val="24"/>
          </w:rPr>
          <w:t xml:space="preserve"> separately run</w:t>
        </w:r>
      </w:ins>
      <w:ins w:id="416" w:author="Parks, Robbie M" w:date="2018-12-15T13:03:00Z">
        <w:r w:rsidR="00800811">
          <w:rPr>
            <w:rFonts w:ascii="Times New Roman" w:hAnsi="Times New Roman"/>
            <w:sz w:val="24"/>
            <w:szCs w:val="24"/>
          </w:rPr>
          <w:t xml:space="preserve"> </w:t>
        </w:r>
      </w:ins>
      <w:ins w:id="417" w:author="Parks, Robbie M" w:date="2018-12-15T13:04:00Z">
        <w:r w:rsidR="000D78B2">
          <w:rPr>
            <w:rFonts w:ascii="Times New Roman" w:hAnsi="Times New Roman"/>
            <w:sz w:val="24"/>
            <w:szCs w:val="24"/>
          </w:rPr>
          <w:t xml:space="preserve">intentional and unintentional grouping. In this way we could be </w:t>
        </w:r>
      </w:ins>
      <w:ins w:id="418" w:author="Parks, Robbie M" w:date="2018-12-15T13:05:00Z">
        <w:r w:rsidR="00B16D7D">
          <w:rPr>
            <w:rFonts w:ascii="Times New Roman" w:hAnsi="Times New Roman"/>
            <w:sz w:val="24"/>
            <w:szCs w:val="24"/>
          </w:rPr>
          <w:t>confident</w:t>
        </w:r>
      </w:ins>
      <w:ins w:id="419" w:author="Parks, Robbie M" w:date="2018-12-15T13:04:00Z">
        <w:r w:rsidR="000D78B2">
          <w:rPr>
            <w:rFonts w:ascii="Times New Roman" w:hAnsi="Times New Roman"/>
            <w:sz w:val="24"/>
            <w:szCs w:val="24"/>
          </w:rPr>
          <w:t xml:space="preserve"> that the results were self-consistent and </w:t>
        </w:r>
      </w:ins>
      <w:ins w:id="420" w:author="Parks, Robbie M" w:date="2018-12-15T13:05:00Z">
        <w:r w:rsidR="000D78B2">
          <w:rPr>
            <w:rFonts w:ascii="Times New Roman" w:hAnsi="Times New Roman"/>
            <w:sz w:val="24"/>
            <w:szCs w:val="24"/>
          </w:rPr>
          <w:t xml:space="preserve">independent of the level of </w:t>
        </w:r>
        <w:r w:rsidR="00CE0E7A">
          <w:rPr>
            <w:rFonts w:ascii="Times New Roman" w:hAnsi="Times New Roman"/>
            <w:sz w:val="24"/>
            <w:szCs w:val="24"/>
          </w:rPr>
          <w:t>stratification of injury.</w:t>
        </w:r>
      </w:ins>
    </w:p>
    <w:p w14:paraId="7237DBC6" w14:textId="77777777" w:rsidR="004F34C7" w:rsidRPr="00EF44EF" w:rsidDel="00C0097D" w:rsidRDefault="004F34C7" w:rsidP="00CE0E7A">
      <w:pPr>
        <w:spacing w:after="0" w:line="480" w:lineRule="auto"/>
        <w:rPr>
          <w:del w:id="421" w:author="Parks, Robbie M" w:date="2018-12-15T13:05:00Z"/>
        </w:rPr>
        <w:pPrChange w:id="422" w:author="Parks, Robbie M" w:date="2018-12-21T08:37:00Z">
          <w:pPr>
            <w:spacing w:line="240" w:lineRule="auto"/>
          </w:pPr>
        </w:pPrChange>
      </w:pPr>
    </w:p>
    <w:p w14:paraId="31D107E6" w14:textId="4036EBE7" w:rsidR="008C666B" w:rsidDel="00CE0E7A" w:rsidRDefault="008C666B" w:rsidP="00CE0E7A">
      <w:pPr>
        <w:spacing w:after="0" w:line="480" w:lineRule="auto"/>
        <w:rPr>
          <w:del w:id="423" w:author="Parks, Robbie M" w:date="2018-12-21T08:36:00Z"/>
          <w:rFonts w:ascii="Times New Roman" w:hAnsi="Times New Roman"/>
          <w:i/>
          <w:sz w:val="24"/>
          <w:szCs w:val="24"/>
        </w:rPr>
        <w:pPrChange w:id="424" w:author="Parks, Robbie M" w:date="2018-12-21T08:37:00Z">
          <w:pPr>
            <w:spacing w:after="0" w:line="240" w:lineRule="auto"/>
          </w:pPr>
        </w:pPrChange>
      </w:pPr>
      <w:moveFromRangeStart w:id="425" w:author="Parks, Robbie M" w:date="2018-12-15T12:25:00Z" w:name="move532640039"/>
      <w:commentRangeStart w:id="426"/>
      <w:moveFrom w:id="427" w:author="Parks, Robbie M" w:date="2018-12-15T12:25:00Z">
        <w:r w:rsidDel="0003670D">
          <w:rPr>
            <w:rFonts w:ascii="Times New Roman" w:hAnsi="Times New Roman"/>
            <w:i/>
            <w:sz w:val="24"/>
            <w:szCs w:val="24"/>
          </w:rPr>
          <w:t>Strengths and limitation</w:t>
        </w:r>
        <w:del w:id="428" w:author="Parks, Robbie M" w:date="2018-12-21T08:36:00Z">
          <w:r w:rsidDel="00CE0E7A">
            <w:rPr>
              <w:rFonts w:ascii="Times New Roman" w:hAnsi="Times New Roman"/>
              <w:i/>
              <w:sz w:val="24"/>
              <w:szCs w:val="24"/>
            </w:rPr>
            <w:delText>s</w:delText>
          </w:r>
        </w:del>
      </w:moveFrom>
    </w:p>
    <w:p w14:paraId="3B28D4FA" w14:textId="1621EC97" w:rsidR="008C666B" w:rsidDel="00CE0E7A" w:rsidRDefault="008C666B" w:rsidP="00CE0E7A">
      <w:pPr>
        <w:pStyle w:val="ListParagraph"/>
        <w:numPr>
          <w:ilvl w:val="0"/>
          <w:numId w:val="7"/>
        </w:numPr>
        <w:spacing w:after="0" w:line="480" w:lineRule="auto"/>
        <w:rPr>
          <w:del w:id="429" w:author="Parks, Robbie M" w:date="2018-12-21T08:36:00Z"/>
          <w:rFonts w:ascii="Times New Roman" w:hAnsi="Times New Roman"/>
          <w:sz w:val="24"/>
          <w:szCs w:val="24"/>
        </w:rPr>
        <w:pPrChange w:id="430" w:author="Parks, Robbie M" w:date="2018-12-21T08:37:00Z">
          <w:pPr>
            <w:pStyle w:val="ListParagraph"/>
            <w:numPr>
              <w:numId w:val="7"/>
            </w:numPr>
            <w:spacing w:after="0" w:line="240" w:lineRule="auto"/>
            <w:ind w:hanging="360"/>
          </w:pPr>
        </w:pPrChange>
      </w:pPr>
      <w:moveFrom w:id="431" w:author="Parks, Robbie M" w:date="2018-12-15T12:25:00Z">
        <w:r w:rsidDel="0003670D">
          <w:rPr>
            <w:rFonts w:ascii="Times New Roman" w:hAnsi="Times New Roman"/>
            <w:sz w:val="24"/>
            <w:szCs w:val="24"/>
          </w:rPr>
          <w:t xml:space="preserve">The strengths </w:t>
        </w:r>
        <w:r w:rsidRPr="008C666B" w:rsidDel="0003670D">
          <w:rPr>
            <w:rFonts w:ascii="Times New Roman" w:hAnsi="Times New Roman"/>
            <w:sz w:val="24"/>
            <w:szCs w:val="24"/>
          </w:rPr>
          <w:t xml:space="preserve">of our study are its innovative methods of </w:t>
        </w:r>
        <w:r w:rsidR="00CE4492" w:rsidDel="0003670D">
          <w:rPr>
            <w:rFonts w:ascii="Times New Roman" w:hAnsi="Times New Roman"/>
            <w:sz w:val="24"/>
            <w:szCs w:val="24"/>
          </w:rPr>
          <w:t>modelling</w:t>
        </w:r>
        <w:r w:rsidDel="0003670D">
          <w:rPr>
            <w:rFonts w:ascii="Times New Roman" w:hAnsi="Times New Roman"/>
            <w:sz w:val="24"/>
            <w:szCs w:val="24"/>
          </w:rPr>
          <w:t xml:space="preserve"> </w:t>
        </w:r>
        <w:r w:rsidR="00CE4492" w:rsidDel="0003670D">
          <w:rPr>
            <w:rFonts w:ascii="Times New Roman" w:hAnsi="Times New Roman"/>
            <w:sz w:val="24"/>
            <w:szCs w:val="24"/>
          </w:rPr>
          <w:t>the association</w:t>
        </w:r>
        <w:r w:rsidDel="0003670D">
          <w:rPr>
            <w:rFonts w:ascii="Times New Roman" w:hAnsi="Times New Roman"/>
            <w:sz w:val="24"/>
            <w:szCs w:val="24"/>
          </w:rPr>
          <w:t xml:space="preserve"> of </w:t>
        </w:r>
        <w:r w:rsidR="00CE4492" w:rsidDel="0003670D">
          <w:rPr>
            <w:rFonts w:ascii="Times New Roman" w:hAnsi="Times New Roman"/>
            <w:sz w:val="24"/>
            <w:szCs w:val="24"/>
          </w:rPr>
          <w:t xml:space="preserve">deaths from injuries with temperature </w:t>
        </w:r>
        <w:r w:rsidRPr="008C666B" w:rsidDel="0003670D">
          <w:rPr>
            <w:rFonts w:ascii="Times New Roman" w:hAnsi="Times New Roman"/>
            <w:sz w:val="24"/>
            <w:szCs w:val="24"/>
          </w:rPr>
          <w:t xml:space="preserve">over space and time, by age group and </w:t>
        </w:r>
        <w:r w:rsidR="00CE4492" w:rsidDel="0003670D">
          <w:rPr>
            <w:rFonts w:ascii="Times New Roman" w:hAnsi="Times New Roman"/>
            <w:sz w:val="24"/>
            <w:szCs w:val="24"/>
          </w:rPr>
          <w:t>type</w:t>
        </w:r>
        <w:r w:rsidRPr="008C666B" w:rsidDel="0003670D">
          <w:rPr>
            <w:rFonts w:ascii="Times New Roman" w:hAnsi="Times New Roman"/>
            <w:sz w:val="24"/>
            <w:szCs w:val="24"/>
          </w:rPr>
          <w:t xml:space="preserve"> of </w:t>
        </w:r>
        <w:r w:rsidR="00CE4492" w:rsidDel="0003670D">
          <w:rPr>
            <w:rFonts w:ascii="Times New Roman" w:hAnsi="Times New Roman"/>
            <w:sz w:val="24"/>
            <w:szCs w:val="24"/>
          </w:rPr>
          <w:t>injury</w:t>
        </w:r>
        <w:r w:rsidRPr="008C666B" w:rsidDel="0003670D">
          <w:rPr>
            <w:rFonts w:ascii="Times New Roman" w:hAnsi="Times New Roman"/>
            <w:sz w:val="24"/>
            <w:szCs w:val="24"/>
          </w:rPr>
          <w:t xml:space="preserve">; using </w:t>
        </w:r>
        <w:r w:rsidR="00263D2E" w:rsidDel="0003670D">
          <w:rPr>
            <w:rFonts w:ascii="Times New Roman" w:hAnsi="Times New Roman"/>
            <w:sz w:val="24"/>
            <w:szCs w:val="24"/>
          </w:rPr>
          <w:t>monthly temperature data to reflect large-scale changes in temperature, reflective of potential changes in long-term climate</w:t>
        </w:r>
        <w:r w:rsidR="00FC6C50" w:rsidDel="0003670D">
          <w:rPr>
            <w:rFonts w:ascii="Times New Roman" w:hAnsi="Times New Roman"/>
            <w:sz w:val="24"/>
            <w:szCs w:val="24"/>
          </w:rPr>
          <w:t xml:space="preserve">; </w:t>
        </w:r>
        <w:r w:rsidR="00D24D5A" w:rsidDel="0003670D">
          <w:rPr>
            <w:rFonts w:ascii="Times New Roman" w:hAnsi="Times New Roman"/>
            <w:sz w:val="24"/>
            <w:szCs w:val="24"/>
          </w:rPr>
          <w:t>calculating change in number of deaths for a comprehensive set of types of injury deat</w:t>
        </w:r>
        <w:del w:id="432" w:author="Parks, Robbie M" w:date="2018-12-21T08:36:00Z">
          <w:r w:rsidR="00D24D5A" w:rsidDel="00CE0E7A">
            <w:rPr>
              <w:rFonts w:ascii="Times New Roman" w:hAnsi="Times New Roman"/>
              <w:sz w:val="24"/>
              <w:szCs w:val="24"/>
            </w:rPr>
            <w:delText>hs</w:delText>
          </w:r>
          <w:r w:rsidR="00263D2E" w:rsidDel="00CE0E7A">
            <w:rPr>
              <w:rFonts w:ascii="Times New Roman" w:hAnsi="Times New Roman"/>
              <w:sz w:val="24"/>
              <w:szCs w:val="24"/>
            </w:rPr>
            <w:delText>.</w:delText>
          </w:r>
        </w:del>
      </w:moveFrom>
    </w:p>
    <w:p w14:paraId="12A63F0C" w14:textId="589845CE" w:rsidR="00FD022F" w:rsidRPr="00CE0E7A" w:rsidDel="00CE0E7A" w:rsidRDefault="00E13195" w:rsidP="00CE0E7A">
      <w:pPr>
        <w:pStyle w:val="ListParagraph"/>
        <w:numPr>
          <w:ilvl w:val="0"/>
          <w:numId w:val="7"/>
        </w:numPr>
        <w:spacing w:after="0" w:line="480" w:lineRule="auto"/>
        <w:rPr>
          <w:del w:id="433" w:author="Parks, Robbie M" w:date="2018-12-21T08:36:00Z"/>
          <w:rFonts w:ascii="Times New Roman" w:hAnsi="Times New Roman"/>
          <w:sz w:val="24"/>
          <w:szCs w:val="24"/>
        </w:rPr>
        <w:pPrChange w:id="434" w:author="Parks, Robbie M" w:date="2018-12-21T08:37:00Z">
          <w:pPr>
            <w:pStyle w:val="ListParagraph"/>
            <w:numPr>
              <w:numId w:val="7"/>
            </w:numPr>
            <w:spacing w:after="0" w:line="240" w:lineRule="auto"/>
            <w:ind w:hanging="360"/>
          </w:pPr>
        </w:pPrChange>
      </w:pPr>
      <w:moveFrom w:id="435" w:author="Parks, Robbie M" w:date="2018-12-15T12:25:00Z">
        <w:r w:rsidRPr="00CE0E7A" w:rsidDel="0003670D">
          <w:rPr>
            <w:rFonts w:ascii="Times New Roman" w:hAnsi="Times New Roman"/>
            <w:sz w:val="24"/>
            <w:szCs w:val="24"/>
          </w:rPr>
          <w:t>A limitation is that we did not investigate effects on a county scale, due to limitations in computing capacity</w:t>
        </w:r>
        <w:del w:id="436" w:author="Parks, Robbie M" w:date="2018-12-21T08:36:00Z">
          <w:r w:rsidRPr="00CE0E7A" w:rsidDel="00CE0E7A">
            <w:rPr>
              <w:rFonts w:ascii="Times New Roman" w:hAnsi="Times New Roman"/>
              <w:sz w:val="24"/>
              <w:szCs w:val="24"/>
            </w:rPr>
            <w:delText xml:space="preserve">. </w:delText>
          </w:r>
        </w:del>
      </w:moveFrom>
    </w:p>
    <w:p w14:paraId="363AC220" w14:textId="4F8A739A" w:rsidR="00B95386" w:rsidRPr="00CE0E7A" w:rsidDel="0003670D" w:rsidRDefault="00FD022F" w:rsidP="00CE0E7A">
      <w:pPr>
        <w:spacing w:after="0" w:line="480" w:lineRule="auto"/>
        <w:pPrChange w:id="437" w:author="Parks, Robbie M" w:date="2018-12-21T08:37:00Z">
          <w:pPr>
            <w:pStyle w:val="ListParagraph"/>
            <w:numPr>
              <w:numId w:val="7"/>
            </w:numPr>
            <w:spacing w:after="0" w:line="240" w:lineRule="auto"/>
            <w:ind w:hanging="360"/>
          </w:pPr>
        </w:pPrChange>
      </w:pPr>
      <w:moveFrom w:id="438" w:author="Parks, Robbie M" w:date="2018-12-15T12:25:00Z">
        <w:r w:rsidRPr="00CE0E7A" w:rsidDel="0003670D">
          <w:t>[[[Somehow phrase the fact that it’s a RR model for entire USA instead of by state]]]</w:t>
        </w:r>
        <w:commentRangeEnd w:id="426"/>
        <w:r w:rsidR="00A07E63" w:rsidDel="0003670D">
          <w:rPr>
            <w:rStyle w:val="CommentReference"/>
            <w:rFonts w:asciiTheme="minorHAnsi" w:eastAsiaTheme="minorHAnsi" w:hAnsiTheme="minorHAnsi" w:cstheme="minorBidi"/>
          </w:rPr>
          <w:commentReference w:id="426"/>
        </w:r>
      </w:moveFrom>
    </w:p>
    <w:moveFromRangeEnd w:id="425"/>
    <w:p w14:paraId="32241E08" w14:textId="77777777" w:rsidR="005B36C6" w:rsidRDefault="005B36C6" w:rsidP="0044781A">
      <w:pPr>
        <w:spacing w:after="0" w:line="240" w:lineRule="auto"/>
        <w:rPr>
          <w:ins w:id="439" w:author="Parks, Robbie M" w:date="2018-12-13T15:18:00Z"/>
          <w:rFonts w:ascii="Times New Roman" w:hAnsi="Times New Roman"/>
          <w:b/>
          <w:sz w:val="24"/>
          <w:szCs w:val="24"/>
        </w:rPr>
      </w:pPr>
    </w:p>
    <w:p w14:paraId="21807569" w14:textId="6AF61CD0" w:rsidR="00B119D5" w:rsidRDefault="00621835" w:rsidP="00557C12">
      <w:pPr>
        <w:spacing w:after="0" w:line="240" w:lineRule="auto"/>
        <w:rPr>
          <w:ins w:id="440" w:author="Parks, Robbie M" w:date="2018-12-21T14:58:00Z"/>
          <w:rFonts w:ascii="Times New Roman" w:hAnsi="Times New Roman"/>
          <w:i/>
          <w:sz w:val="24"/>
          <w:szCs w:val="24"/>
        </w:rPr>
      </w:pPr>
      <w:ins w:id="441" w:author="Parks, Robbie M" w:date="2018-12-13T15:18:00Z">
        <w:r w:rsidRPr="00C0097D">
          <w:rPr>
            <w:rFonts w:ascii="Times New Roman" w:hAnsi="Times New Roman"/>
            <w:i/>
            <w:sz w:val="24"/>
            <w:szCs w:val="24"/>
            <w:rPrChange w:id="442" w:author="Parks, Robbie M" w:date="2018-12-15T13:05:00Z">
              <w:rPr>
                <w:rFonts w:ascii="Times New Roman" w:hAnsi="Times New Roman"/>
                <w:b/>
                <w:sz w:val="24"/>
                <w:szCs w:val="24"/>
              </w:rPr>
            </w:rPrChange>
          </w:rPr>
          <w:t>How do we compare with prior studies?</w:t>
        </w:r>
      </w:ins>
    </w:p>
    <w:p w14:paraId="3F16E2C6" w14:textId="77777777" w:rsidR="00557C12" w:rsidRDefault="00557C12" w:rsidP="00557C12">
      <w:pPr>
        <w:spacing w:after="0" w:line="240" w:lineRule="auto"/>
        <w:rPr>
          <w:ins w:id="443" w:author="Parks, Robbie M" w:date="2018-12-21T14:58:00Z"/>
          <w:rFonts w:ascii="Times New Roman" w:hAnsi="Times New Roman"/>
          <w:i/>
          <w:sz w:val="24"/>
          <w:szCs w:val="24"/>
        </w:rPr>
      </w:pPr>
    </w:p>
    <w:p w14:paraId="0CA6FC43" w14:textId="46A469CF" w:rsidR="00557C12" w:rsidRDefault="00557C12" w:rsidP="00557C12">
      <w:pPr>
        <w:pStyle w:val="ListParagraph"/>
        <w:numPr>
          <w:ilvl w:val="0"/>
          <w:numId w:val="11"/>
        </w:numPr>
        <w:spacing w:after="0" w:line="240" w:lineRule="auto"/>
        <w:rPr>
          <w:ins w:id="444" w:author="Parks, Robbie M" w:date="2018-12-21T15:00:00Z"/>
          <w:rFonts w:ascii="Times New Roman" w:hAnsi="Times New Roman"/>
          <w:sz w:val="24"/>
          <w:szCs w:val="24"/>
        </w:rPr>
        <w:pPrChange w:id="445" w:author="Parks, Robbie M" w:date="2018-12-21T14:59:00Z">
          <w:pPr>
            <w:spacing w:after="0" w:line="240" w:lineRule="auto"/>
          </w:pPr>
        </w:pPrChange>
      </w:pPr>
      <w:ins w:id="446" w:author="Parks, Robbie M" w:date="2018-12-21T14:59:00Z">
        <w:r>
          <w:rPr>
            <w:rFonts w:ascii="Times New Roman" w:hAnsi="Times New Roman"/>
            <w:sz w:val="24"/>
            <w:szCs w:val="24"/>
          </w:rPr>
          <w:t xml:space="preserve">As the nature of our research into injuries and association with anomalous temperature and climate change is </w:t>
        </w:r>
      </w:ins>
      <w:ins w:id="447" w:author="Parks, Robbie M" w:date="2018-12-21T15:00:00Z">
        <w:r w:rsidR="0073253E">
          <w:rPr>
            <w:rFonts w:ascii="Times New Roman" w:hAnsi="Times New Roman"/>
            <w:sz w:val="24"/>
            <w:szCs w:val="24"/>
          </w:rPr>
          <w:t>novel, there is limited similar evidence in other studies.</w:t>
        </w:r>
      </w:ins>
    </w:p>
    <w:p w14:paraId="69CBB324" w14:textId="76B6282A" w:rsidR="0073253E" w:rsidRDefault="0073253E" w:rsidP="00557C12">
      <w:pPr>
        <w:pStyle w:val="ListParagraph"/>
        <w:numPr>
          <w:ilvl w:val="0"/>
          <w:numId w:val="11"/>
        </w:numPr>
        <w:spacing w:after="0" w:line="240" w:lineRule="auto"/>
        <w:rPr>
          <w:ins w:id="448" w:author="Parks, Robbie M" w:date="2018-12-21T15:01:00Z"/>
          <w:rFonts w:ascii="Times New Roman" w:hAnsi="Times New Roman"/>
          <w:sz w:val="24"/>
          <w:szCs w:val="24"/>
        </w:rPr>
        <w:pPrChange w:id="449" w:author="Parks, Robbie M" w:date="2018-12-21T14:59:00Z">
          <w:pPr>
            <w:spacing w:after="0" w:line="240" w:lineRule="auto"/>
          </w:pPr>
        </w:pPrChange>
      </w:pPr>
      <w:ins w:id="450" w:author="Parks, Robbie M" w:date="2018-12-21T15:01:00Z">
        <w:r>
          <w:rPr>
            <w:rFonts w:ascii="Times New Roman" w:hAnsi="Times New Roman"/>
            <w:sz w:val="24"/>
            <w:szCs w:val="24"/>
          </w:rPr>
          <w:t>However, there are some isolated studies where it is worth comparing to</w:t>
        </w:r>
      </w:ins>
    </w:p>
    <w:p w14:paraId="0C2B5DB2" w14:textId="17D73220" w:rsidR="0073253E" w:rsidRPr="00557C12" w:rsidRDefault="0073253E" w:rsidP="00557C12">
      <w:pPr>
        <w:pStyle w:val="ListParagraph"/>
        <w:numPr>
          <w:ilvl w:val="0"/>
          <w:numId w:val="11"/>
        </w:numPr>
        <w:spacing w:after="0" w:line="240" w:lineRule="auto"/>
        <w:rPr>
          <w:ins w:id="451" w:author="Parks, Robbie M" w:date="2018-12-13T15:18:00Z"/>
          <w:rFonts w:ascii="Times New Roman" w:hAnsi="Times New Roman"/>
          <w:sz w:val="24"/>
          <w:szCs w:val="24"/>
          <w:rPrChange w:id="452" w:author="Parks, Robbie M" w:date="2018-12-21T14:59:00Z">
            <w:rPr>
              <w:ins w:id="453" w:author="Parks, Robbie M" w:date="2018-12-13T15:18:00Z"/>
              <w:rFonts w:ascii="Times New Roman" w:hAnsi="Times New Roman"/>
              <w:b/>
              <w:sz w:val="24"/>
              <w:szCs w:val="24"/>
            </w:rPr>
          </w:rPrChange>
        </w:rPr>
        <w:pPrChange w:id="454" w:author="Parks, Robbie M" w:date="2018-12-21T14:59:00Z">
          <w:pPr>
            <w:spacing w:after="0" w:line="240" w:lineRule="auto"/>
          </w:pPr>
        </w:pPrChange>
      </w:pPr>
      <w:ins w:id="455" w:author="Parks, Robbie M" w:date="2018-12-21T15:01:00Z">
        <w:r>
          <w:rPr>
            <w:rFonts w:ascii="Times New Roman" w:hAnsi="Times New Roman"/>
            <w:sz w:val="24"/>
            <w:szCs w:val="24"/>
          </w:rPr>
          <w:t xml:space="preserve">[[[Compare also to other effects (i.e., not just anomalous temperature but e.g., </w:t>
        </w:r>
        <w:r w:rsidR="00C06A06">
          <w:rPr>
            <w:rFonts w:ascii="Times New Roman" w:hAnsi="Times New Roman"/>
            <w:sz w:val="24"/>
            <w:szCs w:val="24"/>
          </w:rPr>
          <w:t>alcoholic factors</w:t>
        </w:r>
        <w:bookmarkStart w:id="456" w:name="_GoBack"/>
        <w:bookmarkEnd w:id="456"/>
        <w:r>
          <w:rPr>
            <w:rFonts w:ascii="Times New Roman" w:hAnsi="Times New Roman"/>
            <w:sz w:val="24"/>
            <w:szCs w:val="24"/>
          </w:rPr>
          <w:t>]]]</w:t>
        </w:r>
      </w:ins>
    </w:p>
    <w:p w14:paraId="5B25F33E" w14:textId="77777777" w:rsidR="00621835" w:rsidRPr="00636C9B" w:rsidRDefault="00621835" w:rsidP="0044781A">
      <w:pPr>
        <w:spacing w:after="0" w:line="240" w:lineRule="auto"/>
        <w:rPr>
          <w:rFonts w:ascii="Times New Roman" w:hAnsi="Times New Roman"/>
          <w:b/>
          <w:sz w:val="24"/>
          <w:szCs w:val="24"/>
        </w:rPr>
      </w:pPr>
    </w:p>
    <w:p w14:paraId="565E57DE" w14:textId="01B39A4F" w:rsidR="002365A9" w:rsidRDefault="00105420" w:rsidP="0044781A">
      <w:pPr>
        <w:spacing w:after="0" w:line="240" w:lineRule="auto"/>
        <w:rPr>
          <w:rFonts w:ascii="Times New Roman" w:hAnsi="Times New Roman"/>
          <w:i/>
          <w:sz w:val="24"/>
          <w:szCs w:val="24"/>
        </w:rPr>
      </w:pPr>
      <w:commentRangeStart w:id="457"/>
      <w:commentRangeStart w:id="458"/>
      <w:r w:rsidRPr="00843ACB">
        <w:rPr>
          <w:rFonts w:ascii="Times New Roman" w:hAnsi="Times New Roman"/>
          <w:i/>
          <w:sz w:val="24"/>
          <w:szCs w:val="24"/>
        </w:rPr>
        <w:t>General</w:t>
      </w:r>
      <w:r w:rsidR="00E13195">
        <w:rPr>
          <w:rFonts w:ascii="Times New Roman" w:hAnsi="Times New Roman"/>
          <w:i/>
          <w:sz w:val="24"/>
          <w:szCs w:val="24"/>
        </w:rPr>
        <w:t xml:space="preserve"> discussion</w:t>
      </w:r>
      <w:commentRangeEnd w:id="457"/>
      <w:r w:rsidR="009054E9">
        <w:rPr>
          <w:rStyle w:val="CommentReference"/>
          <w:rFonts w:asciiTheme="minorHAnsi" w:eastAsiaTheme="minorHAnsi" w:hAnsiTheme="minorHAnsi" w:cstheme="minorBidi"/>
        </w:rPr>
        <w:commentReference w:id="457"/>
      </w:r>
      <w:commentRangeEnd w:id="458"/>
      <w:r w:rsidR="00621835">
        <w:rPr>
          <w:rStyle w:val="CommentReference"/>
          <w:rFonts w:asciiTheme="minorHAnsi" w:eastAsiaTheme="minorHAnsi" w:hAnsiTheme="minorHAnsi" w:cstheme="minorBidi"/>
        </w:rPr>
        <w:commentReference w:id="458"/>
      </w:r>
    </w:p>
    <w:p w14:paraId="2C546222" w14:textId="4FF2B3C0" w:rsidR="00F12FD9" w:rsidRPr="002C6C20" w:rsidRDefault="00F12FD9" w:rsidP="0044781A">
      <w:pPr>
        <w:pStyle w:val="ListParagraph"/>
        <w:numPr>
          <w:ilvl w:val="0"/>
          <w:numId w:val="10"/>
        </w:numPr>
        <w:spacing w:line="240" w:lineRule="auto"/>
        <w:rPr>
          <w:rFonts w:ascii="Times New Roman" w:hAnsi="Times New Roman"/>
          <w:sz w:val="24"/>
          <w:szCs w:val="24"/>
        </w:rPr>
      </w:pPr>
      <w:commentRangeStart w:id="459"/>
      <w:r>
        <w:rPr>
          <w:rFonts w:ascii="Times New Roman" w:hAnsi="Times New Roman"/>
          <w:sz w:val="24"/>
          <w:szCs w:val="24"/>
        </w:rPr>
        <w:t>Seasonality evident in transport and drowning deaths is supported</w:t>
      </w:r>
      <w:r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Pr="00052DDD">
        <w:rPr>
          <w:rFonts w:ascii="Times New Roman" w:hAnsi="Times New Roman"/>
          <w:sz w:val="24"/>
          <w:szCs w:val="24"/>
        </w:rPr>
        <w:t xml:space="preserve"> seasonality persisting throughout 1980-2016</w:t>
      </w:r>
      <w:r>
        <w:rPr>
          <w:rFonts w:ascii="Times New Roman" w:hAnsi="Times New Roman"/>
          <w:sz w:val="24"/>
          <w:szCs w:val="24"/>
        </w:rPr>
        <w:t xml:space="preserve"> (Figure 1)</w:t>
      </w:r>
      <w:r w:rsidRPr="00052DDD">
        <w:rPr>
          <w:rFonts w:ascii="Times New Roman" w:hAnsi="Times New Roman"/>
          <w:sz w:val="24"/>
          <w:szCs w:val="24"/>
        </w:rPr>
        <w:t>.</w:t>
      </w:r>
      <w:r w:rsidRPr="00052DDD">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052DDD">
        <w:rPr>
          <w:rFonts w:ascii="Times New Roman" w:hAnsi="Times New Roman"/>
          <w:sz w:val="24"/>
          <w:szCs w:val="24"/>
        </w:rPr>
        <w:fldChar w:fldCharType="separate"/>
      </w:r>
      <w:r w:rsidR="00103AEA" w:rsidRPr="00103AEA">
        <w:rPr>
          <w:rFonts w:ascii="Times New Roman" w:hAnsi="Times New Roman"/>
          <w:noProof/>
          <w:sz w:val="24"/>
          <w:szCs w:val="24"/>
          <w:vertAlign w:val="superscript"/>
        </w:rPr>
        <w:t>7</w:t>
      </w:r>
      <w:r w:rsidRPr="00052DDD">
        <w:rPr>
          <w:rFonts w:ascii="Times New Roman" w:hAnsi="Times New Roman"/>
          <w:sz w:val="24"/>
          <w:szCs w:val="24"/>
        </w:rPr>
        <w:fldChar w:fldCharType="end"/>
      </w:r>
      <w:r w:rsidRPr="00052DDD">
        <w:rPr>
          <w:rFonts w:ascii="Times New Roman" w:hAnsi="Times New Roman"/>
          <w:sz w:val="24"/>
          <w:szCs w:val="24"/>
        </w:rPr>
        <w:t xml:space="preserve"> </w:t>
      </w:r>
      <w:commentRangeEnd w:id="459"/>
      <w:r w:rsidR="00776957">
        <w:rPr>
          <w:rStyle w:val="CommentReference"/>
          <w:rFonts w:asciiTheme="minorHAnsi" w:eastAsiaTheme="minorHAnsi" w:hAnsiTheme="minorHAnsi" w:cstheme="minorBidi"/>
        </w:rPr>
        <w:commentReference w:id="459"/>
      </w:r>
    </w:p>
    <w:p w14:paraId="27852255" w14:textId="13E0F1D2" w:rsidR="00362889" w:rsidRPr="00843ACB" w:rsidRDefault="00776957" w:rsidP="0044781A">
      <w:pPr>
        <w:pStyle w:val="ListParagraph"/>
        <w:numPr>
          <w:ilvl w:val="0"/>
          <w:numId w:val="10"/>
        </w:numPr>
        <w:spacing w:after="0" w:line="240" w:lineRule="auto"/>
        <w:rPr>
          <w:rFonts w:ascii="Times New Roman" w:hAnsi="Times New Roman"/>
          <w:sz w:val="24"/>
          <w:szCs w:val="24"/>
        </w:rPr>
      </w:pPr>
      <w:r>
        <w:rPr>
          <w:rStyle w:val="CommentReference"/>
          <w:rFonts w:asciiTheme="minorHAnsi" w:eastAsiaTheme="minorHAnsi" w:hAnsiTheme="minorHAnsi" w:cstheme="minorBidi"/>
        </w:rPr>
        <w:commentReference w:id="460"/>
      </w:r>
      <w:commentRangeStart w:id="461"/>
      <w:r w:rsidR="00362889" w:rsidRPr="00843ACB">
        <w:rPr>
          <w:rFonts w:ascii="Times New Roman" w:hAnsi="Times New Roman"/>
          <w:color w:val="000000" w:themeColor="text1"/>
          <w:sz w:val="24"/>
          <w:szCs w:val="24"/>
        </w:rPr>
        <w:t>There are studies which indirectly examine relationships of violent behaviour and conflict with climate change,</w:t>
      </w:r>
      <w:r w:rsidR="00362889" w:rsidRPr="00843ACB">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57C12">
        <w:rPr>
          <w:rFonts w:ascii="MS Mincho" w:eastAsia="MS Mincho" w:hAnsi="MS Mincho" w:cs="MS Mincho"/>
          <w:color w:val="000000" w:themeColor="text1"/>
          <w:sz w:val="24"/>
          <w:szCs w:val="24"/>
        </w:rPr>
        <w:instrText>∼</w:instrText>
      </w:r>
      <w:r w:rsidR="00557C1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18&lt;/sup&gt;","plainTextFormattedCitation":"13–18","previouslyFormattedCitation":"&lt;sup&gt;13–18&lt;/sup&gt;"},"properties":{"noteIndex":0},"schema":"https://github.com/citation-style-language/schema/raw/master/csl-citation.json"}</w:instrText>
      </w:r>
      <w:r w:rsidR="00362889" w:rsidRPr="00843AC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13–18</w:t>
      </w:r>
      <w:r w:rsidR="00362889" w:rsidRPr="00843ACB">
        <w:rPr>
          <w:rFonts w:ascii="Times New Roman" w:hAnsi="Times New Roman"/>
          <w:color w:val="000000" w:themeColor="text1"/>
          <w:sz w:val="24"/>
          <w:szCs w:val="24"/>
        </w:rPr>
        <w:fldChar w:fldCharType="end"/>
      </w:r>
      <w:r w:rsidR="00362889" w:rsidRPr="00843ACB">
        <w:rPr>
          <w:rFonts w:ascii="Times New Roman" w:hAnsi="Times New Roman"/>
          <w:color w:val="000000" w:themeColor="text1"/>
          <w:sz w:val="24"/>
          <w:szCs w:val="24"/>
        </w:rPr>
        <w:t xml:space="preserve"> with only a few linking an outcome for a particular type of injury with increasing temperature.</w:t>
      </w:r>
      <w:r w:rsidR="00362889" w:rsidRPr="00843ACB">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6,19–21&lt;/sup&gt;","plainTextFormattedCitation":"6,19–21","previouslyFormattedCitation":"&lt;sup&gt;6,19–21&lt;/sup&gt;"},"properties":{"noteIndex":0},"schema":"https://github.com/citation-style-language/schema/raw/master/csl-citation.json"}</w:instrText>
      </w:r>
      <w:r w:rsidR="00362889" w:rsidRPr="00843AC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6,19–21</w:t>
      </w:r>
      <w:r w:rsidR="00362889" w:rsidRPr="00843ACB">
        <w:rPr>
          <w:rFonts w:ascii="Times New Roman" w:hAnsi="Times New Roman"/>
          <w:color w:val="000000" w:themeColor="text1"/>
          <w:sz w:val="24"/>
          <w:szCs w:val="24"/>
        </w:rPr>
        <w:fldChar w:fldCharType="end"/>
      </w:r>
    </w:p>
    <w:p w14:paraId="2B5A6F36" w14:textId="6D2CAB2F" w:rsidR="00F12FD9" w:rsidRPr="002C6C20" w:rsidRDefault="008D5A41" w:rsidP="0044781A">
      <w:pPr>
        <w:pStyle w:val="ListParagraph"/>
        <w:numPr>
          <w:ilvl w:val="0"/>
          <w:numId w:val="10"/>
        </w:numPr>
        <w:spacing w:after="0" w:line="240" w:lineRule="auto"/>
        <w:rPr>
          <w:rFonts w:ascii="Times New Roman" w:hAnsi="Times New Roman"/>
          <w:sz w:val="24"/>
          <w:szCs w:val="24"/>
        </w:rPr>
      </w:pPr>
      <w:r>
        <w:rPr>
          <w:rFonts w:ascii="Times New Roman" w:hAnsi="Times New Roman"/>
          <w:sz w:val="24"/>
          <w:szCs w:val="24"/>
        </w:rPr>
        <w:t>The a</w:t>
      </w:r>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22&lt;/sup&gt;","plainTextFormattedCitation":"22","previouslyFormattedCitation":"&lt;sup&gt;22&lt;/sup&gt;"},"properties":{"noteIndex":0},"schema":"https://github.com/citation-style-language/schema/raw/master/csl-citation.json"}</w:instrText>
      </w:r>
      <w:r w:rsidR="00B95A90">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22</w:t>
      </w:r>
      <w:r w:rsidR="00B95A90">
        <w:rPr>
          <w:rFonts w:ascii="Times New Roman" w:hAnsi="Times New Roman"/>
          <w:sz w:val="24"/>
          <w:szCs w:val="24"/>
        </w:rPr>
        <w:fldChar w:fldCharType="end"/>
      </w:r>
      <w:r w:rsidR="00B95A90">
        <w:rPr>
          <w:rFonts w:ascii="Times New Roman" w:hAnsi="Times New Roman"/>
          <w:sz w:val="24"/>
          <w:szCs w:val="24"/>
        </w:rPr>
        <w:t xml:space="preserve"> </w:t>
      </w:r>
      <w:r w:rsidR="006B1E2F">
        <w:rPr>
          <w:rFonts w:ascii="Times New Roman" w:hAnsi="Times New Roman"/>
          <w:sz w:val="24"/>
          <w:szCs w:val="24"/>
        </w:rPr>
        <w:t>However, d</w:t>
      </w:r>
      <w:r w:rsidR="00B95A90">
        <w:rPr>
          <w:rFonts w:ascii="Times New Roman" w:hAnsi="Times New Roman"/>
          <w:sz w:val="24"/>
          <w:szCs w:val="24"/>
        </w:rPr>
        <w:t xml:space="preserve">eviation from seasonal averages </w:t>
      </w:r>
      <w:r w:rsidR="006B1E2F">
        <w:rPr>
          <w:rFonts w:ascii="Times New Roman" w:hAnsi="Times New Roman"/>
          <w:sz w:val="24"/>
          <w:szCs w:val="24"/>
        </w:rPr>
        <w:t xml:space="preserve">may </w:t>
      </w:r>
      <w:r w:rsidR="00B95A90">
        <w:rPr>
          <w:rFonts w:ascii="Times New Roman" w:hAnsi="Times New Roman"/>
          <w:sz w:val="24"/>
          <w:szCs w:val="24"/>
        </w:rPr>
        <w:t>affect alcohol consumption.</w:t>
      </w:r>
      <w:commentRangeEnd w:id="461"/>
      <w:r w:rsidR="00776957">
        <w:rPr>
          <w:rStyle w:val="CommentReference"/>
          <w:rFonts w:asciiTheme="minorHAnsi" w:eastAsiaTheme="minorHAnsi" w:hAnsiTheme="minorHAnsi" w:cstheme="minorBidi"/>
        </w:rPr>
        <w:commentReference w:id="461"/>
      </w:r>
    </w:p>
    <w:p w14:paraId="4DC4DB94" w14:textId="77777777" w:rsidR="00CE4993" w:rsidRPr="00636C9B" w:rsidRDefault="00CE4993" w:rsidP="0044781A">
      <w:pPr>
        <w:spacing w:after="0" w:line="240" w:lineRule="auto"/>
        <w:rPr>
          <w:rFonts w:ascii="Times New Roman" w:hAnsi="Times New Roman"/>
          <w:sz w:val="24"/>
          <w:szCs w:val="24"/>
        </w:rPr>
      </w:pPr>
    </w:p>
    <w:p w14:paraId="527D4EFD" w14:textId="723839D8" w:rsidR="00D259CD" w:rsidRPr="00F666B9"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Transport</w:t>
      </w:r>
      <w:r w:rsidR="00E13195">
        <w:rPr>
          <w:rFonts w:ascii="Times New Roman" w:hAnsi="Times New Roman"/>
          <w:i/>
          <w:sz w:val="24"/>
          <w:szCs w:val="24"/>
        </w:rPr>
        <w:t xml:space="preserve"> discussion</w:t>
      </w:r>
    </w:p>
    <w:p w14:paraId="362EB49C" w14:textId="1FE71404"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23–26&lt;/sup&gt;","plainTextFormattedCitation":"23–26","previouslyFormattedCitation":"&lt;sup&gt;23–26&lt;/sup&gt;"},"properties":{"noteIndex":0},"schema":"https://github.com/citation-style-language/schema/raw/master/csl-citation.json"}</w:instrText>
      </w:r>
      <w:r w:rsidR="00AD55FC">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23–26</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67C9BA8C" w:rsidR="0047294F" w:rsidRDefault="00E17F7C" w:rsidP="0044781A">
      <w:pPr>
        <w:pStyle w:val="ListParagraph"/>
        <w:numPr>
          <w:ilvl w:val="0"/>
          <w:numId w:val="7"/>
        </w:numPr>
        <w:spacing w:after="0" w:line="240" w:lineRule="auto"/>
        <w:rPr>
          <w:rFonts w:ascii="Times New Roman" w:hAnsi="Times New Roman"/>
          <w:sz w:val="24"/>
          <w:szCs w:val="24"/>
        </w:rPr>
      </w:pPr>
      <w:commentRangeStart w:id="462"/>
      <w:r w:rsidRPr="008D4556">
        <w:rPr>
          <w:rFonts w:ascii="Times New Roman" w:hAnsi="Times New Roman"/>
          <w:sz w:val="24"/>
          <w:szCs w:val="24"/>
        </w:rPr>
        <w:t>Young</w:t>
      </w:r>
      <w:r w:rsidR="00B25024">
        <w:rPr>
          <w:rFonts w:ascii="Times New Roman" w:hAnsi="Times New Roman"/>
          <w:sz w:val="24"/>
          <w:szCs w:val="24"/>
        </w:rPr>
        <w:t>er</w:t>
      </w:r>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r w:rsidR="00D52831">
        <w:rPr>
          <w:rFonts w:ascii="Times New Roman" w:hAnsi="Times New Roman"/>
          <w:sz w:val="24"/>
          <w:szCs w:val="24"/>
        </w:rPr>
        <w:t>those over 80 years</w:t>
      </w:r>
      <w:r>
        <w:rPr>
          <w:rFonts w:ascii="Times New Roman" w:hAnsi="Times New Roman"/>
          <w:sz w:val="24"/>
          <w:szCs w:val="24"/>
        </w:rPr>
        <w:t>, so more crashes with unit increase in temperature</w:t>
      </w:r>
      <w:r w:rsidR="0047294F">
        <w:rPr>
          <w:rFonts w:ascii="Times New Roman" w:hAnsi="Times New Roman"/>
          <w:sz w:val="24"/>
          <w:szCs w:val="24"/>
        </w:rPr>
        <w:t xml:space="preserve"> if amount of driving increases with temperature anomaly</w:t>
      </w:r>
      <w:r w:rsidR="008C37D0">
        <w:rPr>
          <w:rFonts w:ascii="Times New Roman" w:hAnsi="Times New Roman"/>
          <w:sz w:val="24"/>
          <w:szCs w:val="24"/>
        </w:rPr>
        <w:t>.</w:t>
      </w:r>
      <w:r w:rsidRPr="008D4556">
        <w:rPr>
          <w:rFonts w:ascii="Times New Roman" w:hAnsi="Times New Roman"/>
          <w:sz w:val="24"/>
          <w:szCs w:val="24"/>
        </w:rPr>
        <w:t xml:space="preserve"> (</w:t>
      </w:r>
      <w:hyperlink r:id="rId12" w:history="1">
        <w:r w:rsidRPr="008D4556">
          <w:rPr>
            <w:rStyle w:val="Hyperlink"/>
            <w:rFonts w:ascii="Times New Roman" w:hAnsi="Times New Roman"/>
            <w:sz w:val="24"/>
            <w:szCs w:val="24"/>
          </w:rPr>
          <w:t>link</w:t>
        </w:r>
      </w:hyperlink>
      <w:r w:rsidRPr="008D4556">
        <w:rPr>
          <w:rFonts w:ascii="Times New Roman" w:hAnsi="Times New Roman"/>
          <w:sz w:val="24"/>
          <w:szCs w:val="24"/>
        </w:rPr>
        <w:t>)</w:t>
      </w:r>
      <w:r>
        <w:rPr>
          <w:rFonts w:ascii="Times New Roman" w:hAnsi="Times New Roman"/>
          <w:sz w:val="24"/>
          <w:szCs w:val="24"/>
        </w:rPr>
        <w:t xml:space="preserve"> </w:t>
      </w:r>
      <w:commentRangeEnd w:id="462"/>
      <w:r w:rsidR="00776957">
        <w:rPr>
          <w:rStyle w:val="CommentReference"/>
          <w:rFonts w:asciiTheme="minorHAnsi" w:eastAsiaTheme="minorHAnsi" w:hAnsiTheme="minorHAnsi" w:cstheme="minorBidi"/>
        </w:rPr>
        <w:commentReference w:id="462"/>
      </w:r>
    </w:p>
    <w:p w14:paraId="63E9AEB5" w14:textId="3E85F37C" w:rsidR="00E17F7C" w:rsidRPr="008D4556" w:rsidRDefault="00E17F7C" w:rsidP="0044781A">
      <w:pPr>
        <w:pStyle w:val="ListParagraph"/>
        <w:numPr>
          <w:ilvl w:val="0"/>
          <w:numId w:val="7"/>
        </w:numPr>
        <w:spacing w:after="0" w:line="240" w:lineRule="auto"/>
        <w:rPr>
          <w:rFonts w:ascii="Times New Roman" w:hAnsi="Times New Roman"/>
          <w:sz w:val="24"/>
          <w:szCs w:val="24"/>
        </w:rPr>
      </w:pPr>
      <w:commentRangeStart w:id="463"/>
      <w:r w:rsidRPr="00636C9B">
        <w:rPr>
          <w:rFonts w:ascii="Times New Roman" w:hAnsi="Times New Roman"/>
          <w:sz w:val="24"/>
          <w:szCs w:val="24"/>
        </w:rPr>
        <w:t>Fatality of passengers also high in younger ages due to disproportionately high levels of unbelted passengers. (</w:t>
      </w:r>
      <w:hyperlink r:id="rId13" w:history="1">
        <w:r w:rsidRPr="00636C9B">
          <w:rPr>
            <w:rStyle w:val="Hyperlink"/>
            <w:rFonts w:ascii="Times New Roman" w:hAnsi="Times New Roman"/>
            <w:sz w:val="24"/>
            <w:szCs w:val="24"/>
          </w:rPr>
          <w:t>link</w:t>
        </w:r>
      </w:hyperlink>
      <w:r w:rsidRPr="00636C9B">
        <w:rPr>
          <w:rFonts w:ascii="Times New Roman" w:hAnsi="Times New Roman"/>
          <w:sz w:val="24"/>
          <w:szCs w:val="24"/>
        </w:rPr>
        <w:t>)</w:t>
      </w:r>
      <w:commentRangeEnd w:id="463"/>
      <w:r w:rsidR="00776957">
        <w:rPr>
          <w:rStyle w:val="CommentReference"/>
          <w:rFonts w:asciiTheme="minorHAnsi" w:eastAsiaTheme="minorHAnsi" w:hAnsiTheme="minorHAnsi" w:cstheme="minorBidi"/>
        </w:rPr>
        <w:commentReference w:id="463"/>
      </w:r>
    </w:p>
    <w:p w14:paraId="0AC5D084" w14:textId="0290B25A"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27–30&lt;/sup&gt;","plainTextFormattedCitation":"27–30","previouslyFormattedCitation":"&lt;sup&gt;27–30&lt;/sup&gt;"},"properties":{"noteIndex":0},"schema":"https://github.com/citation-style-language/schema/raw/master/csl-citation.json"}</w:instrText>
      </w:r>
      <w:r w:rsidR="007E25B1">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27–30</w:t>
      </w:r>
      <w:r w:rsidR="007E25B1">
        <w:rPr>
          <w:rFonts w:ascii="Times New Roman" w:hAnsi="Times New Roman"/>
          <w:sz w:val="24"/>
          <w:szCs w:val="24"/>
        </w:rPr>
        <w:fldChar w:fldCharType="end"/>
      </w:r>
      <w:r>
        <w:rPr>
          <w:rFonts w:ascii="Times New Roman" w:hAnsi="Times New Roman"/>
          <w:sz w:val="24"/>
          <w:szCs w:val="24"/>
        </w:rPr>
        <w:t xml:space="preserve"> </w:t>
      </w:r>
    </w:p>
    <w:p w14:paraId="23942E08" w14:textId="6F99246B" w:rsidR="009E4B56"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31&lt;/sup&gt;","plainTextFormattedCitation":"31","previouslyFormattedCitation":"&lt;sup&gt;31&lt;/sup&gt;"},"properties":{"noteIndex":0},"schema":"https://github.com/citation-style-language/schema/raw/master/csl-citation.json"}</w:instrText>
      </w:r>
      <w:r w:rsidR="002C78AF">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31</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4"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72B8DC0A" w14:textId="6A42AA5B" w:rsidR="001E5CD7" w:rsidRPr="00843ACB" w:rsidRDefault="001E5CD7" w:rsidP="0044781A">
      <w:pPr>
        <w:spacing w:after="0" w:line="240" w:lineRule="auto"/>
        <w:rPr>
          <w:rFonts w:ascii="Times New Roman" w:hAnsi="Times New Roman"/>
          <w:i/>
          <w:sz w:val="24"/>
          <w:szCs w:val="24"/>
        </w:rPr>
      </w:pPr>
    </w:p>
    <w:p w14:paraId="4D854535" w14:textId="0D0807B9" w:rsidR="00CE4993" w:rsidRPr="00636C9B"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Falls</w:t>
      </w:r>
      <w:r w:rsidR="00E13195">
        <w:rPr>
          <w:rFonts w:ascii="Times New Roman" w:hAnsi="Times New Roman"/>
          <w:i/>
          <w:sz w:val="24"/>
          <w:szCs w:val="24"/>
        </w:rPr>
        <w:t xml:space="preserve"> discussion</w:t>
      </w:r>
    </w:p>
    <w:p w14:paraId="1C1D54B7" w14:textId="7EBF5EE0"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32&lt;/sup&gt;","plainTextFormattedCitation":"32","previouslyFormattedCitation":"&lt;sup&gt;32&lt;/sup&gt;"},"properties":{"noteIndex":0},"schema":"https://github.com/citation-style-language/schema/raw/master/csl-citation.json"}</w:instrText>
      </w:r>
      <w:r w:rsidR="00D21DED" w:rsidRPr="00636C9B">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32</w:t>
      </w:r>
      <w:r w:rsidR="00D21DED" w:rsidRPr="00636C9B">
        <w:rPr>
          <w:rFonts w:ascii="Times New Roman" w:hAnsi="Times New Roman"/>
          <w:sz w:val="24"/>
          <w:szCs w:val="24"/>
        </w:rPr>
        <w:fldChar w:fldCharType="end"/>
      </w:r>
    </w:p>
    <w:p w14:paraId="12B3C93A" w14:textId="1B655514" w:rsidR="00597FC9" w:rsidRPr="00A850C6" w:rsidRDefault="00423243"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33&lt;/sup&gt;","plainTextFormattedCitation":"33","previouslyFormattedCitation":"&lt;sup&gt;33&lt;/sup&gt;"},"properties":{"noteIndex":0},"schema":"https://github.com/citation-style-language/schema/raw/master/csl-citation.json"}</w:instrText>
      </w:r>
      <w:r w:rsidR="002953F0">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33</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458508AF" w14:textId="77777777" w:rsidR="00CE4993" w:rsidRPr="00636C9B" w:rsidRDefault="00CE4993" w:rsidP="0044781A">
      <w:pPr>
        <w:spacing w:after="0" w:line="240" w:lineRule="auto"/>
        <w:rPr>
          <w:rFonts w:ascii="Times New Roman" w:hAnsi="Times New Roman"/>
          <w:i/>
          <w:sz w:val="24"/>
          <w:szCs w:val="24"/>
        </w:rPr>
      </w:pPr>
    </w:p>
    <w:p w14:paraId="6C873354" w14:textId="2BE14293" w:rsidR="00CE4993"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Drownings</w:t>
      </w:r>
      <w:r w:rsidR="00E13195">
        <w:rPr>
          <w:rFonts w:ascii="Times New Roman" w:hAnsi="Times New Roman"/>
          <w:i/>
          <w:sz w:val="24"/>
          <w:szCs w:val="24"/>
        </w:rPr>
        <w:t xml:space="preserve"> discussion </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0F193FD7"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34&lt;/sup&gt;","plainTextFormattedCitation":"34","previouslyFormattedCitation":"&lt;sup&gt;34&lt;/sup&gt;"},"properties":{"noteIndex":0},"schema":"https://github.com/citation-style-language/schema/raw/master/csl-citation.json"}</w:instrText>
      </w:r>
      <w:r w:rsidR="009D3641" w:rsidRPr="00636C9B">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34</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Pr>
        <w:spacing w:after="0" w:line="240" w:lineRule="auto"/>
        <w:rPr>
          <w:rFonts w:ascii="Times New Roman" w:hAnsi="Times New Roman"/>
          <w:sz w:val="24"/>
          <w:szCs w:val="24"/>
        </w:rPr>
      </w:pPr>
    </w:p>
    <w:p w14:paraId="526F1A36" w14:textId="46107009" w:rsidR="00CE4993"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Assault</w:t>
      </w:r>
      <w:r w:rsidR="00E13195">
        <w:rPr>
          <w:rFonts w:ascii="Times New Roman" w:hAnsi="Times New Roman"/>
          <w:i/>
          <w:sz w:val="24"/>
          <w:szCs w:val="24"/>
        </w:rPr>
        <w:t xml:space="preserve"> discussion</w:t>
      </w:r>
    </w:p>
    <w:p w14:paraId="6E6FF6C5" w14:textId="2DD55369" w:rsidR="00DE484C" w:rsidRDefault="00CF7A7B"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lastRenderedPageBreak/>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which increase</w:t>
      </w:r>
      <w:r w:rsidR="00CC27A3">
        <w:rPr>
          <w:rFonts w:ascii="Times New Roman" w:hAnsi="Times New Roman"/>
          <w:sz w:val="24"/>
          <w:szCs w:val="24"/>
        </w:rPr>
        <w:t>s</w:t>
      </w:r>
      <w:r>
        <w:rPr>
          <w:rFonts w:ascii="Times New Roman" w:hAnsi="Times New Roman"/>
          <w:sz w:val="24"/>
          <w:szCs w:val="24"/>
        </w:rPr>
        <w:t xml:space="preserve"> the </w:t>
      </w:r>
      <w:r w:rsidR="00CC27A3">
        <w:rPr>
          <w:rFonts w:ascii="Times New Roman" w:hAnsi="Times New Roman"/>
          <w:sz w:val="24"/>
          <w:szCs w:val="24"/>
        </w:rPr>
        <w:t>expected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conflict</w:t>
      </w:r>
      <w:r w:rsidR="00CC27A3">
        <w:rPr>
          <w:rFonts w:ascii="Times New Roman" w:hAnsi="Times New Roman"/>
          <w:sz w:val="24"/>
          <w:szCs w:val="24"/>
        </w:rPr>
        <w:t>s</w:t>
      </w:r>
      <w:r w:rsidR="00DE484C">
        <w:rPr>
          <w:rFonts w:ascii="Times New Roman" w:hAnsi="Times New Roman"/>
          <w:sz w:val="24"/>
          <w:szCs w:val="24"/>
        </w:rPr>
        <w:t>.</w:t>
      </w:r>
      <w:r w:rsidR="007C2F3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p>
    <w:p w14:paraId="5BBDFF26" w14:textId="7A0C566A" w:rsidR="007C2F38" w:rsidRPr="00A27E88" w:rsidRDefault="00A27E88"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 general anger levels of humans is 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7C705236" w14:textId="098DC781" w:rsidR="00CF7A7B" w:rsidRPr="00A27E88" w:rsidRDefault="00A22685" w:rsidP="0044781A">
      <w:pPr>
        <w:pStyle w:val="ListParagraph"/>
        <w:numPr>
          <w:ilvl w:val="0"/>
          <w:numId w:val="7"/>
        </w:numPr>
        <w:spacing w:after="0" w:line="240" w:lineRule="auto"/>
        <w:rPr>
          <w:rFonts w:ascii="Times New Roman" w:hAnsi="Times New Roman"/>
          <w:sz w:val="24"/>
          <w:szCs w:val="24"/>
        </w:rPr>
      </w:pPr>
      <w:commentRangeStart w:id="464"/>
      <w:r>
        <w:rPr>
          <w:rFonts w:ascii="Times New Roman" w:hAnsi="Times New Roman"/>
          <w:sz w:val="24"/>
          <w:szCs w:val="24"/>
        </w:rPr>
        <w:t>Higher temperatures also cause</w:t>
      </w:r>
      <w:r w:rsidR="00A27E88">
        <w:rPr>
          <w:rFonts w:ascii="Times New Roman" w:hAnsi="Times New Roman"/>
          <w:sz w:val="24"/>
          <w:szCs w:val="24"/>
        </w:rPr>
        <w:t>s</w:t>
      </w:r>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13&lt;/sup&gt;","plainTextFormattedCitation":"13","previouslyFormattedCitation":"&lt;sup&gt;13&lt;/sup&gt;"},"properties":{"noteIndex":0},"schema":"https://github.com/citation-style-language/schema/raw/master/csl-citation.json"}</w:instrText>
      </w:r>
      <w:r w:rsidR="00775537">
        <w:rPr>
          <w:rFonts w:ascii="Times New Roman" w:hAnsi="Times New Roman"/>
          <w:sz w:val="24"/>
          <w:szCs w:val="24"/>
        </w:rPr>
        <w:fldChar w:fldCharType="separate"/>
      </w:r>
      <w:r w:rsidR="00103AEA" w:rsidRPr="00103AEA">
        <w:rPr>
          <w:rFonts w:ascii="Times New Roman" w:hAnsi="Times New Roman"/>
          <w:noProof/>
          <w:sz w:val="24"/>
          <w:szCs w:val="24"/>
          <w:vertAlign w:val="superscript"/>
        </w:rPr>
        <w:t>13</w:t>
      </w:r>
      <w:r w:rsidR="00775537">
        <w:rPr>
          <w:rFonts w:ascii="Times New Roman" w:hAnsi="Times New Roman"/>
          <w:sz w:val="24"/>
          <w:szCs w:val="24"/>
        </w:rPr>
        <w:fldChar w:fldCharType="end"/>
      </w:r>
      <w:r w:rsidR="00A27E88">
        <w:rPr>
          <w:rFonts w:ascii="Times New Roman" w:hAnsi="Times New Roman"/>
          <w:sz w:val="24"/>
          <w:szCs w:val="24"/>
        </w:rPr>
        <w:t xml:space="preserve"> </w:t>
      </w:r>
      <w:r w:rsidR="00A27E88" w:rsidRPr="00A27E88">
        <w:rPr>
          <w:rFonts w:ascii="Times New Roman" w:hAnsi="Times New Roman"/>
          <w:sz w:val="24"/>
          <w:szCs w:val="24"/>
        </w:rPr>
        <w:t>It</w:t>
      </w:r>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39,40&lt;/sup&gt;","plainTextFormattedCitation":"39,40","previouslyFormattedCitation":"&lt;sup&gt;39,40&lt;/sup&gt;"},"properties":{"noteIndex":0},"schema":"https://github.com/citation-style-language/schema/raw/master/csl-citation.json"}</w:instrText>
      </w:r>
      <w:r w:rsidR="00CF7A7B"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39,40</w:t>
      </w:r>
      <w:r w:rsidR="00CF7A7B" w:rsidRPr="00A27E88">
        <w:rPr>
          <w:rFonts w:ascii="Times New Roman" w:hAnsi="Times New Roman"/>
          <w:sz w:val="24"/>
          <w:szCs w:val="24"/>
        </w:rPr>
        <w:fldChar w:fldCharType="end"/>
      </w:r>
      <w:commentRangeEnd w:id="464"/>
      <w:r w:rsidR="00776957">
        <w:rPr>
          <w:rStyle w:val="CommentReference"/>
          <w:rFonts w:asciiTheme="minorHAnsi" w:eastAsiaTheme="minorHAnsi" w:hAnsiTheme="minorHAnsi" w:cstheme="minorBidi"/>
        </w:rPr>
        <w:commentReference w:id="464"/>
      </w:r>
    </w:p>
    <w:p w14:paraId="1BBEDDF7" w14:textId="0E4F4750" w:rsidR="003A470E" w:rsidRPr="00843ACB" w:rsidRDefault="00044C7C" w:rsidP="0044781A">
      <w:pPr>
        <w:pStyle w:val="ListParagraph"/>
        <w:numPr>
          <w:ilvl w:val="0"/>
          <w:numId w:val="7"/>
        </w:numPr>
        <w:spacing w:after="0" w:line="240" w:lineRule="auto"/>
        <w:rPr>
          <w:rFonts w:ascii="Times New Roman" w:hAnsi="Times New Roman"/>
          <w:sz w:val="24"/>
          <w:szCs w:val="24"/>
        </w:rPr>
      </w:pPr>
      <w:commentRangeStart w:id="465"/>
      <w:r>
        <w:rPr>
          <w:rFonts w:ascii="Times New Roman" w:hAnsi="Times New Roman"/>
          <w:sz w:val="24"/>
          <w:szCs w:val="24"/>
        </w:rPr>
        <w:t xml:space="preserve">More broadly, </w:t>
      </w:r>
      <w:r>
        <w:rPr>
          <w:rFonts w:ascii="Times New Roman" w:hAnsi="Times New Roman"/>
          <w:color w:val="000000" w:themeColor="text1"/>
          <w:sz w:val="24"/>
          <w:szCs w:val="24"/>
        </w:rPr>
        <w:t>t</w:t>
      </w:r>
      <w:r w:rsidR="003A470E" w:rsidRPr="003A470E">
        <w:rPr>
          <w:rFonts w:ascii="Times New Roman" w:hAnsi="Times New Roman"/>
          <w:color w:val="000000" w:themeColor="text1"/>
          <w:sz w:val="24"/>
          <w:szCs w:val="24"/>
        </w:rPr>
        <w:t xml:space="preserve">here are studies which </w:t>
      </w:r>
      <w:r>
        <w:rPr>
          <w:rFonts w:ascii="Times New Roman" w:hAnsi="Times New Roman"/>
          <w:color w:val="000000" w:themeColor="text1"/>
          <w:sz w:val="24"/>
          <w:szCs w:val="24"/>
        </w:rPr>
        <w:t>demonstrate</w:t>
      </w:r>
      <w:r w:rsidR="003A470E" w:rsidRPr="003A470E">
        <w:rPr>
          <w:rFonts w:ascii="Times New Roman" w:hAnsi="Times New Roman"/>
          <w:color w:val="000000" w:themeColor="text1"/>
          <w:sz w:val="24"/>
          <w:szCs w:val="24"/>
        </w:rPr>
        <w:t xml:space="preserve"> relationships </w:t>
      </w:r>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57C12">
        <w:rPr>
          <w:rFonts w:ascii="MS Mincho" w:eastAsia="MS Mincho" w:hAnsi="MS Mincho" w:cs="MS Mincho"/>
          <w:color w:val="000000" w:themeColor="text1"/>
          <w:sz w:val="24"/>
          <w:szCs w:val="24"/>
        </w:rPr>
        <w:instrText>∼</w:instrText>
      </w:r>
      <w:r w:rsidR="00557C1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18&lt;/sup&gt;","plainTextFormattedCitation":"13–18","previouslyFormattedCitation":"&lt;sup&gt;13–18&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13–18</w:t>
      </w:r>
      <w:r w:rsidR="003A470E" w:rsidRPr="003A470E">
        <w:rPr>
          <w:rFonts w:ascii="Times New Roman" w:hAnsi="Times New Roman"/>
          <w:color w:val="000000" w:themeColor="text1"/>
          <w:sz w:val="24"/>
          <w:szCs w:val="24"/>
        </w:rPr>
        <w:fldChar w:fldCharType="end"/>
      </w:r>
      <w:commentRangeEnd w:id="465"/>
      <w:r w:rsidR="00776957">
        <w:rPr>
          <w:rStyle w:val="CommentReference"/>
          <w:rFonts w:asciiTheme="minorHAnsi" w:eastAsiaTheme="minorHAnsi" w:hAnsiTheme="minorHAnsi" w:cstheme="minorBidi"/>
        </w:rPr>
        <w:commentReference w:id="465"/>
      </w:r>
    </w:p>
    <w:p w14:paraId="0759FBCE" w14:textId="77777777" w:rsidR="00C86276" w:rsidRPr="00636C9B" w:rsidRDefault="00C86276" w:rsidP="0044781A">
      <w:pPr>
        <w:spacing w:after="0" w:line="240" w:lineRule="auto"/>
        <w:rPr>
          <w:rFonts w:ascii="Times New Roman" w:hAnsi="Times New Roman"/>
          <w:i/>
          <w:sz w:val="24"/>
          <w:szCs w:val="24"/>
        </w:rPr>
      </w:pPr>
    </w:p>
    <w:p w14:paraId="4299473D" w14:textId="1D6A5E1E" w:rsidR="004633E5" w:rsidRDefault="00E6459A" w:rsidP="0044781A">
      <w:pPr>
        <w:spacing w:after="0" w:line="240" w:lineRule="auto"/>
      </w:pPr>
      <w:commentRangeStart w:id="466"/>
      <w:r w:rsidRPr="00636C9B">
        <w:rPr>
          <w:rFonts w:ascii="Times New Roman" w:hAnsi="Times New Roman"/>
          <w:i/>
          <w:sz w:val="24"/>
          <w:szCs w:val="24"/>
        </w:rPr>
        <w:t>Intentional self-harm</w:t>
      </w:r>
      <w:r w:rsidR="00E13195">
        <w:rPr>
          <w:rFonts w:ascii="Times New Roman" w:hAnsi="Times New Roman"/>
          <w:i/>
          <w:sz w:val="24"/>
          <w:szCs w:val="24"/>
        </w:rPr>
        <w:t xml:space="preserve"> discussion </w:t>
      </w:r>
      <w:commentRangeEnd w:id="466"/>
      <w:r w:rsidR="00776957">
        <w:rPr>
          <w:rStyle w:val="CommentReference"/>
          <w:rFonts w:asciiTheme="minorHAnsi" w:eastAsiaTheme="minorHAnsi" w:hAnsiTheme="minorHAnsi" w:cstheme="minorBidi"/>
        </w:rPr>
        <w:commentReference w:id="466"/>
      </w:r>
    </w:p>
    <w:p w14:paraId="2A159D58" w14:textId="2F698592" w:rsidR="004633E5" w:rsidRDefault="004633E5" w:rsidP="0044781A">
      <w:pPr>
        <w:pStyle w:val="ListParagraph"/>
        <w:numPr>
          <w:ilvl w:val="0"/>
          <w:numId w:val="7"/>
        </w:numPr>
        <w:spacing w:after="0" w:line="240" w:lineRule="auto"/>
        <w:rPr>
          <w:rFonts w:ascii="Times New Roman" w:hAnsi="Times New Roman"/>
          <w:sz w:val="24"/>
          <w:szCs w:val="24"/>
        </w:rPr>
      </w:pPr>
      <w:commentRangeStart w:id="467"/>
      <w:r>
        <w:rPr>
          <w:rFonts w:ascii="Times New Roman" w:hAnsi="Times New Roman"/>
          <w:sz w:val="24"/>
          <w:szCs w:val="24"/>
        </w:rPr>
        <w:t xml:space="preserve">The </w:t>
      </w:r>
      <w:r w:rsidRPr="00DC0131">
        <w:rPr>
          <w:rFonts w:ascii="Times New Roman" w:hAnsi="Times New Roman"/>
          <w:sz w:val="24"/>
          <w:szCs w:val="24"/>
        </w:rPr>
        <w:t xml:space="preserve">impact of climate change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41&lt;/sup&gt;"},"properties":{"noteIndex":0},"schema":"https://github.com/citation-style-language/schema/raw/master/csl-citation.json"}</w:instrText>
      </w:r>
      <w:r w:rsidR="00A8795D">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41</w:t>
      </w:r>
      <w:r w:rsidR="00A8795D">
        <w:rPr>
          <w:rFonts w:ascii="Times New Roman" w:hAnsi="Times New Roman"/>
          <w:sz w:val="24"/>
          <w:szCs w:val="24"/>
        </w:rPr>
        <w:fldChar w:fldCharType="end"/>
      </w:r>
      <w:commentRangeEnd w:id="467"/>
      <w:r w:rsidR="00776957">
        <w:rPr>
          <w:rStyle w:val="CommentReference"/>
          <w:rFonts w:asciiTheme="minorHAnsi" w:eastAsiaTheme="minorHAnsi" w:hAnsiTheme="minorHAnsi" w:cstheme="minorBidi"/>
        </w:rPr>
        <w:commentReference w:id="467"/>
      </w:r>
    </w:p>
    <w:p w14:paraId="0BF20732" w14:textId="607B42A7"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42&lt;/sup&gt;","plainTextFormattedCitation":"42","previouslyFormattedCitation":"&lt;sup&gt;42&lt;/sup&gt;"},"properties":{"noteIndex":0},"schema":"https://github.com/citation-style-language/schema/raw/master/csl-citation.json"}</w:instrText>
      </w:r>
      <w:r w:rsidR="00107BF2" w:rsidRPr="004633E5">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42</w:t>
      </w:r>
      <w:r w:rsidR="00107BF2" w:rsidRPr="004633E5">
        <w:rPr>
          <w:rFonts w:ascii="Times New Roman" w:hAnsi="Times New Roman"/>
          <w:sz w:val="24"/>
          <w:szCs w:val="24"/>
        </w:rPr>
        <w:fldChar w:fldCharType="end"/>
      </w:r>
      <w:r w:rsidR="00B72B18" w:rsidRPr="004633E5">
        <w:rPr>
          <w:rFonts w:ascii="Times New Roman" w:hAnsi="Times New Roman"/>
          <w:sz w:val="24"/>
          <w:szCs w:val="24"/>
        </w:rPr>
        <w:t>.</w:t>
      </w:r>
    </w:p>
    <w:p w14:paraId="0EBFA69E" w14:textId="16523DBD" w:rsidR="00DC0131" w:rsidRDefault="005573C8" w:rsidP="0044781A">
      <w:pPr>
        <w:pStyle w:val="ListParagraph"/>
        <w:numPr>
          <w:ilvl w:val="0"/>
          <w:numId w:val="7"/>
        </w:numPr>
        <w:spacing w:after="0" w:line="240" w:lineRule="auto"/>
        <w:rPr>
          <w:rFonts w:ascii="Times New Roman" w:hAnsi="Times New Roman"/>
          <w:sz w:val="24"/>
          <w:szCs w:val="24"/>
        </w:rPr>
      </w:pPr>
      <w:commentRangeStart w:id="468"/>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43&lt;/sup&gt;","plainTextFormattedCitation":"43","previouslyFormattedCitation":"&lt;sup&gt;43&lt;/sup&gt;"},"properties":{"noteIndex":0},"schema":"https://github.com/citation-style-language/schema/raw/master/csl-citation.json"}</w:instrText>
      </w:r>
      <w:r w:rsidR="00247205">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43</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commentRangeEnd w:id="468"/>
      <w:r w:rsidR="00776957">
        <w:rPr>
          <w:rStyle w:val="CommentReference"/>
          <w:rFonts w:asciiTheme="minorHAnsi" w:eastAsiaTheme="minorHAnsi" w:hAnsiTheme="minorHAnsi" w:cstheme="minorBidi"/>
        </w:rPr>
        <w:commentReference w:id="468"/>
      </w:r>
    </w:p>
    <w:p w14:paraId="48FB8BC9" w14:textId="02C4F4FB" w:rsidR="004628D2" w:rsidRDefault="004628D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44&lt;/sup&gt;","plainTextFormattedCitation":"44","previouslyFormattedCitation":"&lt;sup&gt;44&lt;/sup&gt;"},"properties":{"noteIndex":0},"schema":"https://github.com/citation-style-language/schema/raw/master/csl-citation.json"}</w:instrText>
      </w:r>
      <w:r>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44</w:t>
      </w:r>
      <w:r>
        <w:rPr>
          <w:rFonts w:ascii="Times New Roman" w:hAnsi="Times New Roman"/>
          <w:sz w:val="24"/>
          <w:szCs w:val="24"/>
        </w:rPr>
        <w:fldChar w:fldCharType="end"/>
      </w:r>
    </w:p>
    <w:p w14:paraId="43A04291" w14:textId="063A2C16" w:rsidR="00B97405" w:rsidRDefault="00B9740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45&lt;/sup&gt;","plainTextFormattedCitation":"45","previouslyFormattedCitation":"&lt;sup&gt;45&lt;/sup&gt;"},"properties":{"noteIndex":0},"schema":"https://github.com/citation-style-language/schema/raw/master/csl-citation.json"}</w:instrText>
      </w:r>
      <w:r>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45</w:t>
      </w:r>
      <w:r>
        <w:rPr>
          <w:rFonts w:ascii="Times New Roman" w:hAnsi="Times New Roman"/>
          <w:sz w:val="24"/>
          <w:szCs w:val="24"/>
        </w:rPr>
        <w:fldChar w:fldCharType="end"/>
      </w:r>
    </w:p>
    <w:p w14:paraId="40984B8C" w14:textId="37042460" w:rsidR="00DC0131" w:rsidDel="00AB70E3" w:rsidRDefault="004633E5" w:rsidP="0044781A">
      <w:pPr>
        <w:pStyle w:val="ListParagraph"/>
        <w:numPr>
          <w:ilvl w:val="0"/>
          <w:numId w:val="7"/>
        </w:numPr>
        <w:spacing w:after="0" w:line="240" w:lineRule="auto"/>
        <w:rPr>
          <w:del w:id="469" w:author="Parks, Robbie M" w:date="2018-12-21T08:37:00Z"/>
          <w:rFonts w:ascii="Times New Roman" w:hAnsi="Times New Roman"/>
          <w:sz w:val="24"/>
          <w:szCs w:val="24"/>
        </w:rPr>
      </w:pPr>
      <w:commentRangeStart w:id="470"/>
      <w:del w:id="471" w:author="Parks, Robbie M" w:date="2018-12-21T08:37:00Z">
        <w:r w:rsidDel="00AB70E3">
          <w:rPr>
            <w:rFonts w:ascii="Times New Roman" w:hAnsi="Times New Roman"/>
            <w:sz w:val="24"/>
            <w:szCs w:val="24"/>
          </w:rPr>
          <w:delText xml:space="preserve">Further, </w:delText>
        </w:r>
        <w:r w:rsidR="00DC0131" w:rsidDel="00AB70E3">
          <w:rPr>
            <w:rFonts w:ascii="Times New Roman" w:hAnsi="Times New Roman"/>
            <w:sz w:val="24"/>
            <w:szCs w:val="24"/>
          </w:rPr>
          <w:delText>suicide rates increase for Indian farmers when crops fail, a problem exacerbated by higher temperature anomalies.</w:delText>
        </w:r>
        <w:r w:rsidDel="00AB70E3">
          <w:rPr>
            <w:rFonts w:ascii="Times New Roman" w:hAnsi="Times New Roman"/>
            <w:sz w:val="24"/>
            <w:szCs w:val="24"/>
          </w:rPr>
          <w:fldChar w:fldCharType="begin" w:fldLock="1"/>
        </w:r>
        <w:r w:rsidR="00103AEA" w:rsidDel="00AB70E3">
          <w:rPr>
            <w:rFonts w:ascii="Times New Roman" w:hAnsi="Times New Roman"/>
            <w:sz w:val="24"/>
            <w:szCs w:val="24"/>
          </w:rPr>
          <w:delInstrText xml:space="preserve">ADDIN CSL_CITATION {"citationItems":[{"id":"ITEM-1","itemData":{"DOI":"10.1073/pnas.1701354114","ISBN":"0027-8424","ISSN":"0027-8424","PMID":"28760983","abstract":"More than three quarters of the world's suicides occur in developing countries, yet little is known about the drivers of suicidal behavior in poor populations. I study India, where one fifth of global suicides occur and suicide rates have doubled since 1980. Using nationally comprehensive panel data over 47 y, I demonstrate that fluctuations in climate, particularly temperature, significantly influence suicide rates. For temperatures above 20 °C, a 1 °C increase in a single day's temperature causes </w:delInstrText>
        </w:r>
        <w:r w:rsidR="00103AEA" w:rsidDel="00AB70E3">
          <w:rPr>
            <w:rFonts w:ascii="MS Mincho" w:eastAsia="MS Mincho" w:hAnsi="MS Mincho" w:cs="MS Mincho"/>
            <w:sz w:val="24"/>
            <w:szCs w:val="24"/>
          </w:rPr>
          <w:delInstrText>∼</w:delInstrText>
        </w:r>
        <w:r w:rsidR="00103AEA" w:rsidDel="00AB70E3">
          <w:rPr>
            <w:rFonts w:ascii="Times New Roman" w:hAnsi="Times New Roman"/>
            <w:sz w:val="24"/>
            <w:szCs w:val="24"/>
          </w:rPr>
          <w:delInstrText>70 suicides, on average. This effect occurs only during India's agricultural growing season, when heat also lowers crop yields. I find no evidence that acclimatization, rising incomes, or other unobserved drivers of adaptation are occurring. I estimate that warming over the last 30 y is responsible for 59,300 suicides in India, accounting for 6.8% of the total upward trend. These results deliver large-scale quantitative evidence linking climate and agricultural income to self-harm in a developing country.","author":[{"dropping-particle":"","family":"Carleton","given":"Tamma A.","non-dropping-particle":"","parse-names":false,"suffix":""}],"container-title":"Proceedings of the National Academy of Sciences","id":"ITEM-1","issued":{"date-parts":[["2017"]]},"title":"Crop-damaging temperatures increase suicide rates in India","type":"article-journal"},"uris":["http://www.mendeley.com/documents/?uuid=3a2f6691-f15c-4759-ab4d-215361e84ae3"]}],"mendeley":{"formattedCitation":"&lt;sup&gt;46&lt;/sup&gt;","plainTextFormattedCitation":"46","previouslyFormattedCitation":"&lt;sup&gt;47&lt;/sup&gt;"},"properties":{"noteIndex":0},"schema":"https://github.com/citation-style-language/schema/raw/master/csl-citation.json"}</w:delInstrText>
        </w:r>
        <w:r w:rsidDel="00AB70E3">
          <w:rPr>
            <w:rFonts w:ascii="Times New Roman" w:hAnsi="Times New Roman"/>
            <w:sz w:val="24"/>
            <w:szCs w:val="24"/>
          </w:rPr>
          <w:fldChar w:fldCharType="separate"/>
        </w:r>
        <w:r w:rsidR="00103AEA" w:rsidRPr="00103AEA" w:rsidDel="00AB70E3">
          <w:rPr>
            <w:rFonts w:ascii="Times New Roman" w:hAnsi="Times New Roman"/>
            <w:noProof/>
            <w:sz w:val="24"/>
            <w:szCs w:val="24"/>
            <w:vertAlign w:val="superscript"/>
          </w:rPr>
          <w:delText>46</w:delText>
        </w:r>
        <w:r w:rsidDel="00AB70E3">
          <w:rPr>
            <w:rFonts w:ascii="Times New Roman" w:hAnsi="Times New Roman"/>
            <w:sz w:val="24"/>
            <w:szCs w:val="24"/>
          </w:rPr>
          <w:fldChar w:fldCharType="end"/>
        </w:r>
        <w:r w:rsidR="00DC0131" w:rsidDel="00AB70E3">
          <w:rPr>
            <w:rFonts w:ascii="Times New Roman" w:hAnsi="Times New Roman"/>
            <w:sz w:val="24"/>
            <w:szCs w:val="24"/>
          </w:rPr>
          <w:delText xml:space="preserve"> </w:delText>
        </w:r>
        <w:commentRangeEnd w:id="470"/>
        <w:r w:rsidR="00776957" w:rsidDel="00AB70E3">
          <w:rPr>
            <w:rStyle w:val="CommentReference"/>
            <w:rFonts w:asciiTheme="minorHAnsi" w:eastAsiaTheme="minorHAnsi" w:hAnsiTheme="minorHAnsi" w:cstheme="minorBidi"/>
          </w:rPr>
          <w:commentReference w:id="470"/>
        </w:r>
      </w:del>
    </w:p>
    <w:p w14:paraId="1ECADFB9" w14:textId="6E0AADBE" w:rsidR="009B7A5F" w:rsidRPr="00DC0131" w:rsidRDefault="009A2E6F" w:rsidP="0044781A">
      <w:pPr>
        <w:pStyle w:val="ListParagraph"/>
        <w:numPr>
          <w:ilvl w:val="0"/>
          <w:numId w:val="7"/>
        </w:numPr>
        <w:spacing w:after="0" w:line="240" w:lineRule="auto"/>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p>
    <w:p w14:paraId="67720C84" w14:textId="77777777" w:rsidR="00290E98" w:rsidRPr="00636C9B" w:rsidRDefault="00290E98" w:rsidP="0044781A">
      <w:pPr>
        <w:spacing w:after="0" w:line="480" w:lineRule="auto"/>
        <w:rPr>
          <w:rFonts w:ascii="Times New Roman" w:hAnsi="Times New Roman"/>
          <w:sz w:val="24"/>
          <w:szCs w:val="24"/>
        </w:rPr>
      </w:pPr>
    </w:p>
    <w:p w14:paraId="45576AFB" w14:textId="77777777" w:rsidR="00FA3851" w:rsidRPr="00636C9B" w:rsidRDefault="00FA3851" w:rsidP="0044781A">
      <w:pPr>
        <w:spacing w:after="0" w:line="480" w:lineRule="auto"/>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45AFF055" w14:textId="77982E40" w:rsidR="00FA3851" w:rsidRPr="00636C9B" w:rsidDel="003250BE" w:rsidRDefault="00FA3851" w:rsidP="0044781A">
      <w:pPr>
        <w:spacing w:after="0" w:line="480" w:lineRule="auto"/>
        <w:rPr>
          <w:del w:id="472" w:author="Parks, Robbie M" w:date="2018-12-21T08:37:00Z"/>
          <w:rFonts w:ascii="Times New Roman" w:hAnsi="Times New Roman"/>
          <w:i/>
          <w:color w:val="000000" w:themeColor="text1"/>
          <w:sz w:val="24"/>
          <w:szCs w:val="24"/>
        </w:rPr>
      </w:pPr>
      <w:del w:id="473" w:author="Parks, Robbie M" w:date="2018-12-21T08:37:00Z">
        <w:r w:rsidRPr="00636C9B" w:rsidDel="003250BE">
          <w:rPr>
            <w:rFonts w:ascii="Times New Roman" w:hAnsi="Times New Roman"/>
            <w:i/>
            <w:color w:val="000000" w:themeColor="text1"/>
            <w:sz w:val="24"/>
            <w:szCs w:val="24"/>
          </w:rPr>
          <w:delText>Study design</w:delText>
        </w:r>
      </w:del>
    </w:p>
    <w:p w14:paraId="050E6FCC" w14:textId="77777777" w:rsidR="00FA3851" w:rsidRDefault="00FA3851" w:rsidP="0044781A">
      <w:pPr>
        <w:spacing w:after="0" w:line="480" w:lineRule="auto"/>
        <w:rPr>
          <w:rFonts w:ascii="Times New Roman" w:hAnsi="Times New Roman"/>
          <w:color w:val="000000" w:themeColor="text1"/>
          <w:sz w:val="24"/>
          <w:szCs w:val="24"/>
        </w:rPr>
      </w:pPr>
    </w:p>
    <w:p w14:paraId="15E3966A" w14:textId="77777777" w:rsidR="00FA3851" w:rsidRPr="00636C9B" w:rsidRDefault="00FA3851" w:rsidP="0044781A">
      <w:pPr>
        <w:spacing w:after="0" w:line="480" w:lineRule="auto"/>
        <w:outlineLvl w:val="0"/>
        <w:rPr>
          <w:rFonts w:ascii="Times New Roman" w:hAnsi="Times New Roman"/>
          <w:i/>
          <w:color w:val="000000" w:themeColor="text1"/>
          <w:sz w:val="24"/>
          <w:szCs w:val="24"/>
        </w:rPr>
      </w:pPr>
      <w:r>
        <w:rPr>
          <w:rFonts w:ascii="Times New Roman" w:hAnsi="Times New Roman"/>
          <w:i/>
          <w:color w:val="000000" w:themeColor="text1"/>
          <w:sz w:val="24"/>
          <w:szCs w:val="24"/>
        </w:rPr>
        <w:t>Data sources</w:t>
      </w:r>
    </w:p>
    <w:p w14:paraId="6AD2E7A2" w14:textId="705D54D0" w:rsidR="00B54EF3" w:rsidRDefault="00FA3851" w:rsidP="0044781A">
      <w:pPr>
        <w:spacing w:after="0" w:line="480" w:lineRule="auto"/>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We used data on deaths</w:t>
      </w:r>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r w:rsidR="00B54EF3">
        <w:rPr>
          <w:rStyle w:val="apple-style-span"/>
          <w:rFonts w:ascii="Times New Roman" w:hAnsi="Times New Roman"/>
          <w:color w:val="000000" w:themeColor="text1"/>
          <w:sz w:val="24"/>
          <w:szCs w:val="24"/>
        </w:rPr>
        <w:t>state</w:t>
      </w:r>
      <w:r w:rsidR="00AD5AED">
        <w:rPr>
          <w:rStyle w:val="apple-style-span"/>
          <w:rFonts w:ascii="Times New Roman" w:hAnsi="Times New Roman"/>
          <w:color w:val="000000" w:themeColor="text1"/>
          <w:sz w:val="24"/>
          <w:szCs w:val="24"/>
        </w:rPr>
        <w:t xml:space="preserve"> of residence</w:t>
      </w:r>
      <w:r w:rsidRPr="00636C9B">
        <w:rPr>
          <w:rStyle w:val="apple-style-span"/>
          <w:rFonts w:ascii="Times New Roman" w:hAnsi="Times New Roman"/>
          <w:color w:val="000000" w:themeColor="text1"/>
          <w:sz w:val="24"/>
          <w:szCs w:val="24"/>
        </w:rPr>
        <w:t xml:space="preserve"> in the contiguous USA from 1980 to 2016 </w:t>
      </w:r>
      <w:r w:rsidR="00AD5AED">
        <w:rPr>
          <w:rStyle w:val="apple-style-span"/>
          <w:rFonts w:ascii="Times New Roman" w:hAnsi="Times New Roman"/>
          <w:color w:val="000000" w:themeColor="text1"/>
          <w:sz w:val="24"/>
          <w:szCs w:val="24"/>
        </w:rPr>
        <w:t>through</w:t>
      </w:r>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r w:rsidR="00752BA5">
        <w:rPr>
          <w:rStyle w:val="apple-style-span"/>
          <w:rFonts w:ascii="Times New Roman" w:hAnsi="Times New Roman"/>
          <w:color w:val="000000" w:themeColor="text1"/>
          <w:sz w:val="24"/>
          <w:szCs w:val="24"/>
        </w:rPr>
        <w:t>(</w:t>
      </w:r>
      <w:hyperlink r:id="rId15" w:history="1">
        <w:r w:rsidR="00752BA5" w:rsidRPr="00CD3EFF">
          <w:rPr>
            <w:rStyle w:val="Hyperlink"/>
            <w:rFonts w:ascii="Times New Roman" w:hAnsi="Times New Roman"/>
            <w:sz w:val="24"/>
            <w:szCs w:val="24"/>
          </w:rPr>
          <w:t>https://www.cdc.gov/nchs/nvss/dvs_data_release.htm</w:t>
        </w:r>
      </w:hyperlink>
      <w:r w:rsidR="00752BA5">
        <w:rPr>
          <w:rStyle w:val="apple-style-span"/>
          <w:rFonts w:ascii="Times New Roman" w:hAnsi="Times New Roman"/>
          <w:color w:val="000000" w:themeColor="text1"/>
          <w:sz w:val="24"/>
          <w:szCs w:val="24"/>
        </w:rPr>
        <w:t xml:space="preserve">) </w:t>
      </w:r>
      <w:r w:rsidR="00AD5AED">
        <w:rPr>
          <w:rStyle w:val="apple-style-span"/>
          <w:rFonts w:ascii="Times New Roman" w:hAnsi="Times New Roman"/>
          <w:color w:val="000000" w:themeColor="text1"/>
          <w:sz w:val="24"/>
          <w:szCs w:val="24"/>
        </w:rPr>
        <w:t xml:space="preserve">and on population from the NCHS bridged-race dataset </w:t>
      </w:r>
      <w:r w:rsidR="00B54EF3" w:rsidRPr="00636C9B">
        <w:rPr>
          <w:rFonts w:ascii="Times New Roman" w:hAnsi="Times New Roman"/>
          <w:color w:val="000000" w:themeColor="text1"/>
          <w:sz w:val="24"/>
          <w:szCs w:val="24"/>
        </w:rPr>
        <w:t>for 1990 to 2016</w:t>
      </w:r>
      <w:r w:rsidR="00752BA5">
        <w:rPr>
          <w:rFonts w:ascii="Times New Roman" w:hAnsi="Times New Roman"/>
          <w:color w:val="000000" w:themeColor="text1"/>
          <w:sz w:val="24"/>
          <w:szCs w:val="24"/>
        </w:rPr>
        <w:t xml:space="preserve"> (</w:t>
      </w:r>
      <w:hyperlink r:id="rId16" w:history="1">
        <w:r w:rsidR="00752BA5" w:rsidRPr="00CD3EFF">
          <w:rPr>
            <w:rStyle w:val="Hyperlink"/>
            <w:rFonts w:ascii="Times New Roman" w:hAnsi="Times New Roman"/>
            <w:sz w:val="24"/>
            <w:szCs w:val="24"/>
          </w:rPr>
          <w:t>https://www.cdc.gov/nchs/nvss/bridged_race.htm</w:t>
        </w:r>
      </w:hyperlink>
      <w:r w:rsidR="00752BA5">
        <w:rPr>
          <w:rFonts w:ascii="Times New Roman" w:hAnsi="Times New Roman"/>
          <w:color w:val="000000" w:themeColor="text1"/>
          <w:sz w:val="24"/>
          <w:szCs w:val="24"/>
        </w:rPr>
        <w:t>)</w:t>
      </w:r>
      <w:r w:rsidR="00B54EF3" w:rsidRPr="00636C9B">
        <w:rPr>
          <w:rFonts w:ascii="Times New Roman" w:hAnsi="Times New Roman"/>
          <w:color w:val="000000" w:themeColor="text1"/>
          <w:sz w:val="24"/>
          <w:szCs w:val="24"/>
        </w:rPr>
        <w:t xml:space="preserve"> and from the US Census Bureau prior to 1990</w:t>
      </w:r>
      <w:r w:rsidR="00ED057C">
        <w:rPr>
          <w:rFonts w:ascii="Times New Roman" w:hAnsi="Times New Roman"/>
          <w:color w:val="000000" w:themeColor="text1"/>
          <w:sz w:val="24"/>
          <w:szCs w:val="24"/>
        </w:rPr>
        <w:t xml:space="preserve"> (</w:t>
      </w:r>
      <w:hyperlink r:id="rId17" w:history="1">
        <w:r w:rsidR="00C2431E" w:rsidRPr="000421EF">
          <w:rPr>
            <w:rStyle w:val="Hyperlink"/>
            <w:rFonts w:ascii="Times New Roman" w:hAnsi="Times New Roman"/>
            <w:sz w:val="24"/>
            <w:szCs w:val="24"/>
          </w:rPr>
          <w:t>https://www.census.gov/data/tables/time-series/demo/popest/1980s-county.html)</w:t>
        </w:r>
      </w:hyperlink>
      <w:r w:rsidR="00B54EF3" w:rsidRPr="00636C9B">
        <w:rPr>
          <w:rFonts w:ascii="Times New Roman" w:hAnsi="Times New Roman"/>
          <w:color w:val="000000" w:themeColor="text1"/>
          <w:sz w:val="24"/>
          <w:szCs w:val="24"/>
        </w:rPr>
        <w:t>.</w:t>
      </w:r>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p>
    <w:p w14:paraId="6453463F" w14:textId="77777777" w:rsidR="00B54EF3" w:rsidRDefault="00B54EF3" w:rsidP="0044781A">
      <w:pPr>
        <w:spacing w:after="0" w:line="480" w:lineRule="auto"/>
        <w:rPr>
          <w:rStyle w:val="apple-style-span"/>
          <w:rFonts w:ascii="Times New Roman" w:hAnsi="Times New Roman"/>
          <w:color w:val="000000" w:themeColor="text1"/>
          <w:sz w:val="24"/>
          <w:szCs w:val="24"/>
        </w:rPr>
      </w:pPr>
    </w:p>
    <w:p w14:paraId="570E27EA" w14:textId="4A544F46" w:rsidR="00FA3851" w:rsidRDefault="00FA3851" w:rsidP="0044781A">
      <w:pPr>
        <w:spacing w:after="0" w:line="480" w:lineRule="auto"/>
        <w:rPr>
          <w:rStyle w:val="apple-style-span"/>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according </w:t>
      </w:r>
      <w:r w:rsidRPr="00636C9B">
        <w:rPr>
          <w:rFonts w:ascii="Times New Roman" w:hAnsi="Times New Roman"/>
          <w:color w:val="000000" w:themeColor="text1"/>
          <w:sz w:val="24"/>
          <w:szCs w:val="24"/>
        </w:rPr>
        <w:t xml:space="preserve">to the international classification of diseases (ICD) system (9th revision of ICD from 1980 to 1998 and 10th revision of ICD </w:t>
      </w:r>
      <w:r w:rsidRPr="00636C9B">
        <w:rPr>
          <w:rFonts w:ascii="Times New Roman" w:hAnsi="Times New Roman"/>
          <w:color w:val="000000" w:themeColor="text1"/>
          <w:sz w:val="24"/>
          <w:szCs w:val="24"/>
        </w:rPr>
        <w:lastRenderedPageBreak/>
        <w:t xml:space="preserve">thereafter). The </w:t>
      </w:r>
      <w:del w:id="474" w:author="Parks, Robbie M" w:date="2018-12-21T08:38:00Z">
        <w:r w:rsidRPr="00636C9B" w:rsidDel="00440738">
          <w:rPr>
            <w:rFonts w:ascii="Times New Roman" w:hAnsi="Times New Roman"/>
            <w:color w:val="000000" w:themeColor="text1"/>
            <w:sz w:val="24"/>
            <w:szCs w:val="24"/>
          </w:rPr>
          <w:delText>4.4</w:delText>
        </w:r>
      </w:del>
      <w:ins w:id="475" w:author="Parks, Robbie M" w:date="2018-12-21T08:39:00Z">
        <w:r w:rsidR="00FC7423">
          <w:rPr>
            <w:rFonts w:ascii="Times New Roman" w:hAnsi="Times New Roman"/>
            <w:color w:val="000000" w:themeColor="text1"/>
            <w:sz w:val="24"/>
            <w:szCs w:val="24"/>
          </w:rPr>
          <w:t>5.7</w:t>
        </w:r>
      </w:ins>
      <w:r w:rsidRPr="00636C9B">
        <w:rPr>
          <w:rFonts w:ascii="Times New Roman" w:hAnsi="Times New Roman"/>
          <w:color w:val="000000" w:themeColor="text1"/>
          <w:sz w:val="24"/>
          <w:szCs w:val="24"/>
        </w:rPr>
        <w:t xml:space="preserve">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w:t>
      </w:r>
      <w:r w:rsidR="001A274C">
        <w:rPr>
          <w:rStyle w:val="apple-style-span"/>
          <w:rFonts w:ascii="Times New Roman" w:hAnsi="Times New Roman"/>
          <w:color w:val="000000" w:themeColor="text1"/>
          <w:sz w:val="24"/>
          <w:szCs w:val="24"/>
        </w:rPr>
        <w:t xml:space="preserve"> of these categories except</w:t>
      </w:r>
      <w:r>
        <w:rPr>
          <w:rStyle w:val="apple-style-span"/>
          <w:rFonts w:ascii="Times New Roman" w:hAnsi="Times New Roman"/>
          <w:color w:val="000000" w:themeColor="text1"/>
          <w:sz w:val="24"/>
          <w:szCs w:val="24"/>
        </w:rPr>
        <w:t xml:space="preserve">  other unintentional injuries (</w:t>
      </w:r>
      <w:r w:rsidR="00503875">
        <w:rPr>
          <w:rStyle w:val="apple-style-span"/>
          <w:rFonts w:ascii="Times New Roman" w:hAnsi="Times New Roman"/>
          <w:color w:val="000000" w:themeColor="text1"/>
          <w:sz w:val="24"/>
          <w:szCs w:val="24"/>
        </w:rPr>
        <w:t>1,329,200</w:t>
      </w:r>
      <w:r>
        <w:rPr>
          <w:rStyle w:val="apple-style-span"/>
          <w:rFonts w:ascii="Times New Roman" w:hAnsi="Times New Roman"/>
          <w:color w:val="000000" w:themeColor="text1"/>
          <w:sz w:val="24"/>
          <w:szCs w:val="24"/>
        </w:rPr>
        <w:t xml:space="preserve"> deaths</w:t>
      </w:r>
      <w:r w:rsidR="005C5A8B">
        <w:rPr>
          <w:rStyle w:val="apple-style-span"/>
          <w:rFonts w:ascii="Times New Roman" w:hAnsi="Times New Roman"/>
          <w:color w:val="000000" w:themeColor="text1"/>
          <w:sz w:val="24"/>
          <w:szCs w:val="24"/>
        </w:rPr>
        <w:t xml:space="preserve"> or </w:t>
      </w:r>
      <w:r w:rsidR="00503875">
        <w:rPr>
          <w:rStyle w:val="apple-style-span"/>
          <w:rFonts w:ascii="Times New Roman" w:hAnsi="Times New Roman"/>
          <w:color w:val="000000" w:themeColor="text1"/>
          <w:sz w:val="24"/>
          <w:szCs w:val="24"/>
        </w:rPr>
        <w:t>23</w:t>
      </w:r>
      <w:r w:rsidR="009314BF">
        <w:rPr>
          <w:rStyle w:val="apple-style-span"/>
          <w:rFonts w:ascii="Times New Roman" w:hAnsi="Times New Roman"/>
          <w:color w:val="000000" w:themeColor="text1"/>
          <w:sz w:val="24"/>
          <w:szCs w:val="24"/>
        </w:rPr>
        <w:t xml:space="preserve">% of </w:t>
      </w:r>
      <w:r w:rsidR="009D20FA">
        <w:rPr>
          <w:rStyle w:val="apple-style-span"/>
          <w:rFonts w:ascii="Times New Roman" w:hAnsi="Times New Roman"/>
          <w:color w:val="000000" w:themeColor="text1"/>
          <w:sz w:val="24"/>
          <w:szCs w:val="24"/>
        </w:rPr>
        <w:t>total injury deaths</w:t>
      </w:r>
      <w:r w:rsidR="001A274C" w:rsidRPr="001A274C">
        <w:rPr>
          <w:rStyle w:val="apple-style-span"/>
          <w:rFonts w:ascii="Times New Roman" w:hAnsi="Times New Roman"/>
          <w:color w:val="000000" w:themeColor="text1"/>
          <w:sz w:val="24"/>
          <w:szCs w:val="24"/>
        </w:rPr>
        <w:t xml:space="preserve"> </w:t>
      </w:r>
      <w:r w:rsidR="001A274C">
        <w:rPr>
          <w:rStyle w:val="apple-style-span"/>
          <w:rFonts w:ascii="Times New Roman" w:hAnsi="Times New Roman"/>
          <w:color w:val="000000" w:themeColor="text1"/>
          <w:sz w:val="24"/>
          <w:szCs w:val="24"/>
        </w:rPr>
        <w:t>during 1980-2016</w:t>
      </w:r>
      <w:r w:rsidR="009314BF">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because the composition of these deaths varies by sex, age group, state and time.</w:t>
      </w:r>
    </w:p>
    <w:p w14:paraId="3F0FD575" w14:textId="77777777" w:rsidR="00FA3851" w:rsidRPr="00636C9B" w:rsidRDefault="00FA3851" w:rsidP="0044781A">
      <w:pPr>
        <w:spacing w:after="0" w:line="480" w:lineRule="auto"/>
        <w:rPr>
          <w:rFonts w:ascii="Times New Roman" w:hAnsi="Times New Roman"/>
          <w:color w:val="000000" w:themeColor="text1"/>
          <w:sz w:val="24"/>
          <w:szCs w:val="24"/>
        </w:rPr>
      </w:pPr>
    </w:p>
    <w:p w14:paraId="1C9A2BA9" w14:textId="3B9AEAA7" w:rsidR="00012335" w:rsidRDefault="00FA31D5" w:rsidP="0044781A">
      <w:pPr>
        <w:spacing w:after="0" w:line="480" w:lineRule="auto"/>
        <w:rPr>
          <w:rFonts w:ascii="Times New Roman" w:eastAsiaTheme="minorHAnsi" w:hAnsi="Times New Roman"/>
          <w:sz w:val="24"/>
          <w:szCs w:val="24"/>
          <w:lang w:eastAsia="en-GB"/>
        </w:rPr>
      </w:pPr>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model with </w:t>
      </w:r>
      <w:r w:rsidR="00B65059">
        <w:rPr>
          <w:rFonts w:ascii="Times New Roman" w:hAnsi="Times New Roman"/>
          <w:color w:val="000000" w:themeColor="text1"/>
          <w:sz w:val="24"/>
          <w:szCs w:val="24"/>
        </w:rPr>
        <w:t xml:space="preserve">in-situ </w:t>
      </w:r>
      <w:r w:rsidR="00EC6676">
        <w:rPr>
          <w:rFonts w:ascii="Times New Roman" w:hAnsi="Times New Roman"/>
          <w:color w:val="000000" w:themeColor="text1"/>
          <w:sz w:val="24"/>
          <w:szCs w:val="24"/>
        </w:rPr>
        <w:t>and satellite measurements.</w:t>
      </w:r>
      <w:r w:rsidR="00EC6676" w:rsidRPr="00636C9B">
        <w:rPr>
          <w:rFonts w:ascii="Times New Roman" w:eastAsiaTheme="minorHAnsi" w:hAnsi="Times New Roman"/>
          <w:sz w:val="24"/>
          <w:szCs w:val="24"/>
          <w:lang w:eastAsia="en-GB"/>
        </w:rPr>
        <w:fldChar w:fldCharType="begin" w:fldLock="1"/>
      </w:r>
      <w:r w:rsidR="00557C12">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46&lt;/sup&gt;","plainTextFormattedCitation":"46","previouslyFormattedCitation":"&lt;sup&gt;47&lt;/sup&gt;"},"properties":{"noteIndex":0},"schema":"https://github.com/citation-style-language/schema/raw/master/csl-citation.json"}</w:instrText>
      </w:r>
      <w:r w:rsidR="00EC6676" w:rsidRPr="00636C9B">
        <w:rPr>
          <w:rFonts w:ascii="Times New Roman" w:eastAsiaTheme="minorHAnsi" w:hAnsi="Times New Roman"/>
          <w:sz w:val="24"/>
          <w:szCs w:val="24"/>
          <w:lang w:eastAsia="en-GB"/>
        </w:rPr>
        <w:fldChar w:fldCharType="separate"/>
      </w:r>
      <w:r w:rsidR="00557C12" w:rsidRPr="00557C12">
        <w:rPr>
          <w:rFonts w:ascii="Times New Roman" w:eastAsiaTheme="minorHAnsi" w:hAnsi="Times New Roman"/>
          <w:noProof/>
          <w:sz w:val="24"/>
          <w:szCs w:val="24"/>
          <w:vertAlign w:val="superscript"/>
          <w:lang w:eastAsia="en-GB"/>
        </w:rPr>
        <w:t>46</w:t>
      </w:r>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r w:rsidR="00D67358">
        <w:rPr>
          <w:rFonts w:ascii="Times New Roman" w:hAnsi="Times New Roman"/>
          <w:color w:val="000000" w:themeColor="text1"/>
          <w:sz w:val="24"/>
          <w:szCs w:val="24"/>
        </w:rPr>
        <w:t>state</w:t>
      </w:r>
      <w:r w:rsidRPr="00FA31D5">
        <w:rPr>
          <w:rFonts w:ascii="Times New Roman" w:hAnsi="Times New Roman"/>
          <w:color w:val="000000" w:themeColor="text1"/>
          <w:sz w:val="24"/>
          <w:szCs w:val="24"/>
        </w:rPr>
        <w:t xml:space="preserve"> throughout the analysis period.</w:t>
      </w:r>
      <w:r w:rsidR="00F46237">
        <w:rPr>
          <w:rFonts w:ascii="Times New Roman" w:hAnsi="Times New Roman"/>
          <w:color w:val="000000" w:themeColor="text1"/>
          <w:sz w:val="24"/>
          <w:szCs w:val="24"/>
        </w:rPr>
        <w:t xml:space="preserve"> </w:t>
      </w:r>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r w:rsidR="00F46237">
        <w:rPr>
          <w:rFonts w:ascii="Times New Roman" w:eastAsiaTheme="minorHAnsi" w:hAnsi="Times New Roman"/>
          <w:sz w:val="24"/>
          <w:szCs w:val="24"/>
          <w:lang w:eastAsia="en-GB"/>
        </w:rPr>
        <w:t>30-year</w:t>
      </w:r>
      <w:r w:rsidR="00CE550D">
        <w:rPr>
          <w:rFonts w:ascii="Times New Roman" w:eastAsiaTheme="minorHAnsi" w:hAnsi="Times New Roman"/>
          <w:sz w:val="24"/>
          <w:szCs w:val="24"/>
          <w:lang w:eastAsia="en-GB"/>
        </w:rPr>
        <w:t xml:space="preserve"> (long-term)</w:t>
      </w:r>
      <w:r w:rsidR="00FA3851">
        <w:rPr>
          <w:rFonts w:ascii="Times New Roman" w:eastAsiaTheme="minorHAnsi" w:hAnsi="Times New Roman"/>
          <w:sz w:val="24"/>
          <w:szCs w:val="24"/>
          <w:lang w:eastAsia="en-GB"/>
        </w:rPr>
        <w:t xml:space="preserve"> mean temperatures</w:t>
      </w:r>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r w:rsidR="00FA3851">
        <w:rPr>
          <w:rFonts w:ascii="Times New Roman" w:eastAsiaTheme="minorHAnsi" w:hAnsi="Times New Roman"/>
          <w:sz w:val="24"/>
          <w:szCs w:val="24"/>
          <w:lang w:eastAsia="en-GB"/>
        </w:rPr>
        <w:t xml:space="preserve"> equivalent to </w:t>
      </w:r>
      <w:r w:rsidR="002407A3">
        <w:rPr>
          <w:rFonts w:ascii="Times New Roman" w:eastAsiaTheme="minorHAnsi" w:hAnsi="Times New Roman"/>
          <w:sz w:val="24"/>
          <w:szCs w:val="24"/>
          <w:lang w:eastAsia="en-GB"/>
        </w:rPr>
        <w:t>the period</w:t>
      </w:r>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r w:rsidR="00557C12">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47&lt;/sup&gt;","plainTextFormattedCitation":"47","previouslyFormattedCitation":"&lt;sup&gt;48&lt;/sup&gt;"},"properties":{"noteIndex":0},"schema":"https://github.com/citation-style-language/schema/raw/master/csl-citation.json"}</w:instrText>
      </w:r>
      <w:r w:rsidR="00FA3851" w:rsidRPr="00636C9B">
        <w:rPr>
          <w:rFonts w:ascii="Times New Roman" w:eastAsiaTheme="minorHAnsi" w:hAnsi="Times New Roman"/>
          <w:sz w:val="24"/>
          <w:szCs w:val="24"/>
          <w:lang w:eastAsia="en-GB"/>
        </w:rPr>
        <w:fldChar w:fldCharType="separate"/>
      </w:r>
      <w:r w:rsidR="00557C12" w:rsidRPr="00557C12">
        <w:rPr>
          <w:rFonts w:ascii="Times New Roman" w:eastAsiaTheme="minorHAnsi" w:hAnsi="Times New Roman"/>
          <w:noProof/>
          <w:sz w:val="24"/>
          <w:szCs w:val="24"/>
          <w:vertAlign w:val="superscript"/>
          <w:lang w:eastAsia="en-GB"/>
        </w:rPr>
        <w:t>47</w:t>
      </w:r>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p>
    <w:p w14:paraId="5B2095CE" w14:textId="77777777" w:rsidR="00012335" w:rsidRDefault="00012335" w:rsidP="0044781A">
      <w:pPr>
        <w:spacing w:after="0" w:line="480" w:lineRule="auto"/>
        <w:rPr>
          <w:rFonts w:ascii="Times New Roman" w:eastAsiaTheme="minorHAnsi" w:hAnsi="Times New Roman"/>
          <w:sz w:val="24"/>
          <w:szCs w:val="24"/>
          <w:lang w:eastAsia="en-GB"/>
        </w:rPr>
      </w:pPr>
    </w:p>
    <w:p w14:paraId="20500304" w14:textId="13FF020E" w:rsidR="00FA3851" w:rsidRPr="002C6C20" w:rsidRDefault="00FA3851" w:rsidP="0044781A">
      <w:pPr>
        <w:spacing w:after="0" w:line="480" w:lineRule="auto"/>
        <w:rPr>
          <w:rFonts w:ascii="Times New Roman" w:hAnsi="Times New Roman"/>
          <w:color w:val="000000" w:themeColor="text1"/>
          <w:sz w:val="24"/>
          <w:szCs w:val="24"/>
        </w:rPr>
      </w:pPr>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r w:rsidR="002E29FE">
        <w:rPr>
          <w:rFonts w:ascii="Times New Roman" w:eastAsiaTheme="minorHAnsi" w:hAnsi="Times New Roman"/>
          <w:sz w:val="24"/>
          <w:szCs w:val="24"/>
          <w:lang w:eastAsia="en-GB"/>
        </w:rPr>
        <w:t>respective absolute temperature values</w:t>
      </w:r>
      <w:r w:rsidRPr="00636C9B">
        <w:rPr>
          <w:rFonts w:ascii="Times New Roman" w:eastAsiaTheme="minorHAnsi" w:hAnsi="Times New Roman"/>
          <w:sz w:val="24"/>
          <w:szCs w:val="24"/>
          <w:lang w:eastAsia="en-GB"/>
        </w:rPr>
        <w:t xml:space="preserve"> to generate a temperature anomaly time series for each month in each state (Figure</w:t>
      </w:r>
      <w:ins w:id="476" w:author="Parks, Robbie M" w:date="2018-12-11T13:27:00Z">
        <w:r w:rsidR="0044781A">
          <w:rPr>
            <w:rFonts w:ascii="Times New Roman" w:eastAsiaTheme="minorHAnsi" w:hAnsi="Times New Roman"/>
            <w:sz w:val="24"/>
            <w:szCs w:val="24"/>
            <w:lang w:eastAsia="en-GB"/>
          </w:rPr>
          <w:t xml:space="preserve"> 1</w:t>
        </w:r>
      </w:ins>
      <w:del w:id="477" w:author="Parks, Robbie M" w:date="2018-12-11T13:27:00Z">
        <w:r w:rsidRPr="00636C9B" w:rsidDel="0044781A">
          <w:rPr>
            <w:rFonts w:ascii="Times New Roman" w:eastAsiaTheme="minorHAnsi" w:hAnsi="Times New Roman"/>
            <w:sz w:val="24"/>
            <w:szCs w:val="24"/>
            <w:lang w:eastAsia="en-GB"/>
          </w:rPr>
          <w:delText xml:space="preserve"> </w:delText>
        </w:r>
      </w:del>
      <w:del w:id="478" w:author="Parks, Robbie M" w:date="2018-12-11T12:51:00Z">
        <w:r w:rsidR="008F2FA5" w:rsidDel="007B5D29">
          <w:rPr>
            <w:rFonts w:ascii="Times New Roman" w:eastAsiaTheme="minorHAnsi" w:hAnsi="Times New Roman"/>
            <w:sz w:val="24"/>
            <w:szCs w:val="24"/>
            <w:lang w:eastAsia="en-GB"/>
          </w:rPr>
          <w:delText>4</w:delText>
        </w:r>
      </w:del>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r w:rsidR="0036676F">
        <w:rPr>
          <w:rFonts w:ascii="Times New Roman" w:eastAsiaTheme="minorHAnsi" w:hAnsi="Times New Roman"/>
          <w:sz w:val="24"/>
          <w:szCs w:val="24"/>
          <w:lang w:eastAsia="en-GB"/>
        </w:rPr>
        <w:t xml:space="preserve"> i</w:t>
      </w:r>
      <w:r>
        <w:rPr>
          <w:rFonts w:ascii="Times New Roman" w:eastAsiaTheme="minorHAnsi" w:hAnsi="Times New Roman"/>
          <w:sz w:val="24"/>
          <w:szCs w:val="24"/>
          <w:lang w:eastAsia="en-GB"/>
        </w:rPr>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after="0" w:line="480" w:lineRule="auto"/>
        <w:outlineLvl w:val="0"/>
        <w:rPr>
          <w:rFonts w:ascii="Times New Roman" w:hAnsi="Times New Roman"/>
          <w:sz w:val="24"/>
          <w:szCs w:val="24"/>
        </w:rPr>
      </w:pPr>
    </w:p>
    <w:p w14:paraId="2FC357B9" w14:textId="56D23109" w:rsidR="007B5129" w:rsidRPr="00636C9B" w:rsidRDefault="00FA3851" w:rsidP="0044781A">
      <w:pPr>
        <w:spacing w:after="0" w:line="480" w:lineRule="auto"/>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 methods</w:t>
      </w:r>
    </w:p>
    <w:p w14:paraId="1E59C2AB" w14:textId="5F1F1F18" w:rsidR="00FA3851" w:rsidRDefault="00FA3851" w:rsidP="0044781A">
      <w:pPr>
        <w:spacing w:after="0" w:line="480" w:lineRule="auto"/>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r w:rsidR="00996A29">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on injury deaths rates. The outcome was deaths from several types of injury</w:t>
      </w:r>
      <w:r w:rsidR="00EC1627">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carried out all analyses separately by sex and age group (10-year age groups from </w:t>
      </w:r>
      <w:r>
        <w:rPr>
          <w:rFonts w:ascii="Times New Roman" w:hAnsi="Times New Roman"/>
          <w:color w:val="000000" w:themeColor="text1"/>
          <w:sz w:val="24"/>
          <w:szCs w:val="24"/>
        </w:rPr>
        <w:lastRenderedPageBreak/>
        <w:t>5 to 84 years, with 0-4 and 85+ years also) because injury deaths rates vary by age group and sex,</w:t>
      </w:r>
      <w:r w:rsidR="0051156D">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7,8,48&lt;/sup&gt;","plainTextFormattedCitation":"7,8,48","previouslyFormattedCitation":"&lt;sup&gt;7,8,49&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557C12" w:rsidRPr="00557C12">
        <w:rPr>
          <w:rFonts w:ascii="Times New Roman" w:hAnsi="Times New Roman"/>
          <w:noProof/>
          <w:color w:val="000000" w:themeColor="text1"/>
          <w:sz w:val="24"/>
          <w:szCs w:val="24"/>
          <w:vertAlign w:val="superscript"/>
        </w:rPr>
        <w:t>7,8,48</w:t>
      </w:r>
      <w:r w:rsidR="0051156D">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as might their associations with temperature.</w:t>
      </w:r>
    </w:p>
    <w:p w14:paraId="748DE32C" w14:textId="77777777" w:rsidR="00FA3851" w:rsidRDefault="00FA3851" w:rsidP="0044781A">
      <w:pPr>
        <w:spacing w:after="0" w:line="480" w:lineRule="auto"/>
        <w:outlineLvl w:val="0"/>
        <w:rPr>
          <w:rFonts w:ascii="Times New Roman" w:hAnsi="Times New Roman"/>
          <w:color w:val="000000" w:themeColor="text1"/>
          <w:sz w:val="24"/>
          <w:szCs w:val="24"/>
        </w:rPr>
      </w:pPr>
    </w:p>
    <w:p w14:paraId="572C4B8F" w14:textId="5C3E9384" w:rsidR="00FA3851" w:rsidRPr="00636C9B" w:rsidRDefault="00FA3851" w:rsidP="0044781A">
      <w:pPr>
        <w:spacing w:after="0" w:line="480" w:lineRule="auto"/>
        <w:outlineLvl w:val="0"/>
        <w:rPr>
          <w:rFonts w:ascii="Times New Roman" w:hAnsi="Times New Roman"/>
          <w:color w:val="000000" w:themeColor="text1"/>
          <w:sz w:val="24"/>
          <w:szCs w:val="24"/>
        </w:rPr>
      </w:pPr>
      <w:r>
        <w:rPr>
          <w:rFonts w:ascii="Times New Roman" w:hAnsi="Times New Roman"/>
          <w:color w:val="000000" w:themeColor="text1"/>
          <w:sz w:val="24"/>
          <w:szCs w:val="24"/>
        </w:rPr>
        <w:t>We modelled, for a given state, sex, month, and age group, the number of deaths in each year as following a Poisson distribution</w:t>
      </w:r>
      <w:r w:rsidR="0036676F">
        <w:rPr>
          <w:rFonts w:ascii="Times New Roman" w:hAnsi="Times New Roman"/>
          <w:color w:val="000000" w:themeColor="text1"/>
          <w:sz w:val="24"/>
          <w:szCs w:val="24"/>
        </w:rPr>
        <w:t>,</w:t>
      </w:r>
      <w:r w:rsidR="00772FB1">
        <w:rPr>
          <w:rFonts w:ascii="Times New Roman" w:hAnsi="Times New Roman"/>
          <w:color w:val="000000" w:themeColor="text1"/>
          <w:sz w:val="24"/>
          <w:szCs w:val="24"/>
        </w:rPr>
        <w:t xml:space="preserve"> with </w:t>
      </w:r>
      <w:r>
        <w:rPr>
          <w:rFonts w:ascii="Times New Roman" w:hAnsi="Times New Roman"/>
          <w:color w:val="000000" w:themeColor="text1"/>
          <w:sz w:val="24"/>
          <w:szCs w:val="24"/>
        </w:rPr>
        <w:t>log-transformed death rates modelled as a sum of components that depend on time (month</w:t>
      </w:r>
      <w:r w:rsidR="0036676F">
        <w:rPr>
          <w:rFonts w:ascii="Times New Roman" w:hAnsi="Times New Roman"/>
          <w:color w:val="000000" w:themeColor="text1"/>
          <w:sz w:val="24"/>
          <w:szCs w:val="24"/>
        </w:rPr>
        <w:t xml:space="preserve"> and </w:t>
      </w:r>
      <w:r>
        <w:rPr>
          <w:rFonts w:ascii="Times New Roman" w:hAnsi="Times New Roman"/>
          <w:color w:val="000000" w:themeColor="text1"/>
          <w:sz w:val="24"/>
          <w:szCs w:val="24"/>
        </w:rPr>
        <w:t xml:space="preserve">year), location (state) of death, month of year and temperature. </w:t>
      </w:r>
      <w:commentRangeStart w:id="479"/>
      <w:r w:rsidR="0091010B">
        <w:rPr>
          <w:rFonts w:ascii="Times New Roman" w:hAnsi="Times New Roman"/>
          <w:color w:val="000000" w:themeColor="text1"/>
          <w:sz w:val="24"/>
          <w:szCs w:val="24"/>
        </w:rPr>
        <w:t xml:space="preserve">Full </w:t>
      </w:r>
      <w:r w:rsidR="0036676F">
        <w:rPr>
          <w:rFonts w:ascii="Times New Roman" w:hAnsi="Times New Roman"/>
          <w:color w:val="000000" w:themeColor="text1"/>
          <w:sz w:val="24"/>
          <w:szCs w:val="24"/>
        </w:rPr>
        <w:t xml:space="preserve">technical </w:t>
      </w:r>
      <w:r w:rsidR="0091010B">
        <w:rPr>
          <w:rFonts w:ascii="Times New Roman" w:hAnsi="Times New Roman"/>
          <w:color w:val="000000" w:themeColor="text1"/>
          <w:sz w:val="24"/>
          <w:szCs w:val="24"/>
        </w:rPr>
        <w:t xml:space="preserve">details of the model are </w:t>
      </w:r>
      <w:r w:rsidR="0036676F">
        <w:rPr>
          <w:rFonts w:ascii="Times New Roman" w:hAnsi="Times New Roman"/>
          <w:color w:val="000000" w:themeColor="text1"/>
          <w:sz w:val="24"/>
          <w:szCs w:val="24"/>
        </w:rPr>
        <w:t xml:space="preserve">presented </w:t>
      </w:r>
      <w:r w:rsidR="0091010B">
        <w:rPr>
          <w:rFonts w:ascii="Times New Roman" w:hAnsi="Times New Roman"/>
          <w:color w:val="000000" w:themeColor="text1"/>
          <w:sz w:val="24"/>
          <w:szCs w:val="24"/>
        </w:rPr>
        <w:t>in Supplementary Information.</w:t>
      </w:r>
      <w:r w:rsidR="0036676F">
        <w:rPr>
          <w:rFonts w:ascii="Times New Roman" w:hAnsi="Times New Roman"/>
          <w:color w:val="000000" w:themeColor="text1"/>
          <w:sz w:val="24"/>
          <w:szCs w:val="24"/>
        </w:rPr>
        <w:t xml:space="preserve"> </w:t>
      </w:r>
      <w:commentRangeEnd w:id="479"/>
      <w:r w:rsidR="0036676F">
        <w:rPr>
          <w:rStyle w:val="CommentReference"/>
          <w:rFonts w:asciiTheme="minorHAnsi" w:eastAsiaTheme="minorHAnsi" w:hAnsiTheme="minorHAnsi" w:cstheme="minorBidi"/>
        </w:rPr>
        <w:commentReference w:id="479"/>
      </w:r>
      <w:r w:rsidR="0036676F">
        <w:rPr>
          <w:rFonts w:ascii="Times New Roman" w:hAnsi="Times New Roman"/>
          <w:color w:val="000000" w:themeColor="text1"/>
          <w:sz w:val="24"/>
          <w:szCs w:val="24"/>
        </w:rPr>
        <w:t xml:space="preserve">In summary, </w:t>
      </w:r>
      <w:r w:rsidR="0036676F">
        <w:rPr>
          <w:rFonts w:ascii="Times New Roman" w:hAnsi="Times New Roman"/>
          <w:sz w:val="24"/>
          <w:szCs w:val="24"/>
        </w:rPr>
        <w:t>t</w:t>
      </w:r>
      <w:r w:rsidRPr="00843ACB">
        <w:rPr>
          <w:rFonts w:ascii="Times New Roman" w:hAnsi="Times New Roman"/>
          <w:sz w:val="24"/>
          <w:szCs w:val="24"/>
        </w:rPr>
        <w:t xml:space="preserve">he model contained terms </w:t>
      </w:r>
      <w:r w:rsidR="0036676F">
        <w:rPr>
          <w:rFonts w:ascii="Times New Roman" w:hAnsi="Times New Roman"/>
          <w:sz w:val="24"/>
          <w:szCs w:val="24"/>
        </w:rPr>
        <w:t>that represent</w:t>
      </w:r>
      <w:r w:rsidRPr="00843ACB">
        <w:rPr>
          <w:rFonts w:ascii="Times New Roman" w:hAnsi="Times New Roman"/>
          <w:sz w:val="24"/>
          <w:szCs w:val="24"/>
        </w:rPr>
        <w:t xml:space="preserve"> the overall level and </w:t>
      </w:r>
      <w:r w:rsidR="00513D22">
        <w:rPr>
          <w:rFonts w:ascii="Times New Roman" w:hAnsi="Times New Roman"/>
          <w:sz w:val="24"/>
          <w:szCs w:val="24"/>
        </w:rPr>
        <w:t>trend</w:t>
      </w:r>
      <w:r w:rsidRPr="00843ACB">
        <w:rPr>
          <w:rFonts w:ascii="Times New Roman" w:hAnsi="Times New Roman"/>
          <w:sz w:val="24"/>
          <w:szCs w:val="24"/>
        </w:rPr>
        <w:t xml:space="preserve"> </w:t>
      </w:r>
      <w:r w:rsidR="00513D22">
        <w:rPr>
          <w:rFonts w:ascii="Times New Roman" w:hAnsi="Times New Roman"/>
          <w:sz w:val="24"/>
          <w:szCs w:val="24"/>
        </w:rPr>
        <w:t>in</w:t>
      </w:r>
      <w:r w:rsidRPr="00843ACB">
        <w:rPr>
          <w:rFonts w:ascii="Times New Roman" w:hAnsi="Times New Roman"/>
          <w:sz w:val="24"/>
          <w:szCs w:val="24"/>
        </w:rPr>
        <w:t xml:space="preserve"> mortality.</w:t>
      </w:r>
      <w:r w:rsidR="0014098E">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Death rates </w:t>
      </w:r>
      <w:r w:rsidR="0014098E">
        <w:rPr>
          <w:rFonts w:ascii="Times New Roman" w:hAnsi="Times New Roman"/>
          <w:color w:val="000000" w:themeColor="text1"/>
          <w:sz w:val="24"/>
          <w:szCs w:val="24"/>
        </w:rPr>
        <w:t xml:space="preserve">also </w:t>
      </w:r>
      <w:r w:rsidRPr="00636C9B">
        <w:rPr>
          <w:rFonts w:ascii="Times New Roman" w:hAnsi="Times New Roman"/>
          <w:color w:val="000000" w:themeColor="text1"/>
          <w:sz w:val="24"/>
          <w:szCs w:val="24"/>
        </w:rPr>
        <w:t xml:space="preserve">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 xml:space="preserve">with </w:t>
      </w:r>
      <w:r>
        <w:rPr>
          <w:rFonts w:ascii="Times New Roman" w:hAnsi="Times New Roman"/>
          <w:sz w:val="24"/>
          <w:szCs w:val="24"/>
        </w:rPr>
        <w:t xml:space="preserve">month-specific </w:t>
      </w:r>
      <w:r w:rsidRPr="00F0573E">
        <w:rPr>
          <w:rFonts w:ascii="Times New Roman" w:hAnsi="Times New Roman"/>
          <w:sz w:val="24"/>
          <w:szCs w:val="24"/>
        </w:rPr>
        <w:t>intercept</w:t>
      </w:r>
      <w:r w:rsidR="00133FDE">
        <w:rPr>
          <w:rFonts w:ascii="Times New Roman" w:hAnsi="Times New Roman"/>
          <w:sz w:val="24"/>
          <w:szCs w:val="24"/>
        </w:rPr>
        <w:t>s</w:t>
      </w:r>
      <w:r w:rsidRPr="00F0573E">
        <w:rPr>
          <w:rFonts w:ascii="Times New Roman" w:hAnsi="Times New Roman"/>
          <w:sz w:val="24"/>
          <w:szCs w:val="24"/>
        </w:rPr>
        <w:t xml:space="preserve"> </w:t>
      </w:r>
      <w:r w:rsidR="00133FDE">
        <w:rPr>
          <w:rFonts w:ascii="Times New Roman" w:hAnsi="Times New Roman"/>
          <w:sz w:val="24"/>
          <w:szCs w:val="24"/>
        </w:rPr>
        <w:t xml:space="preserve">and slopes </w:t>
      </w:r>
      <w:r w:rsidRPr="00F0573E">
        <w:rPr>
          <w:rFonts w:ascii="Times New Roman" w:hAnsi="Times New Roman"/>
          <w:sz w:val="24"/>
          <w:szCs w:val="24"/>
        </w:rPr>
        <w:t>for log-transformed death rates</w:t>
      </w:r>
      <w:r w:rsidRPr="00636C9B">
        <w:rPr>
          <w:rFonts w:ascii="Times New Roman" w:hAnsi="Times New Roman"/>
          <w:color w:val="000000" w:themeColor="text1"/>
          <w:sz w:val="24"/>
          <w:szCs w:val="24"/>
        </w:rPr>
        <w:t>. We used a random walk structure for neighbouring month terms</w:t>
      </w:r>
      <w:r w:rsidR="00133FD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49&lt;/sup&gt;","plainTextFormattedCitation":"49","previouslyFormattedCitation":"&lt;sup&gt;50&lt;/sup&gt;"},"properties":{"noteIndex":0},"schema":"https://github.com/citation-style-language/schema/raw/master/csl-citation.json"}</w:instrText>
      </w:r>
      <w:r>
        <w:rPr>
          <w:rFonts w:ascii="Times New Roman" w:hAnsi="Times New Roman"/>
          <w:sz w:val="24"/>
          <w:szCs w:val="24"/>
        </w:rPr>
        <w:fldChar w:fldCharType="separate"/>
      </w:r>
      <w:r w:rsidR="00557C12" w:rsidRPr="00557C12">
        <w:rPr>
          <w:rFonts w:ascii="Times New Roman" w:hAnsi="Times New Roman"/>
          <w:noProof/>
          <w:sz w:val="24"/>
          <w:szCs w:val="24"/>
          <w:vertAlign w:val="superscript"/>
        </w:rPr>
        <w:t>49</w:t>
      </w:r>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p>
    <w:p w14:paraId="595B8DE8"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601470CE" w14:textId="64A81235" w:rsidR="00FA3851" w:rsidRPr="00843ACB" w:rsidRDefault="00FA3851" w:rsidP="0044781A">
      <w:pPr>
        <w:spacing w:after="0" w:line="480" w:lineRule="auto"/>
        <w:outlineLvl w:val="0"/>
        <w:rPr>
          <w:rFonts w:ascii="Times New Roman" w:hAnsi="Times New Roman"/>
          <w:color w:val="000000" w:themeColor="text1"/>
          <w:sz w:val="24"/>
          <w:szCs w:val="24"/>
          <w:lang w:val="en-US"/>
        </w:rPr>
      </w:pPr>
      <w:r>
        <w:rPr>
          <w:rFonts w:ascii="Times New Roman" w:hAnsi="Times New Roman"/>
          <w:color w:val="000000" w:themeColor="text1"/>
          <w:sz w:val="24"/>
          <w:szCs w:val="24"/>
        </w:rPr>
        <w:t xml:space="preserve">We also included state random intercepts and </w:t>
      </w:r>
      <w:r w:rsidR="002A16CF">
        <w:rPr>
          <w:rFonts w:ascii="Times New Roman" w:hAnsi="Times New Roman"/>
          <w:color w:val="000000" w:themeColor="text1"/>
          <w:sz w:val="24"/>
          <w:szCs w:val="24"/>
        </w:rPr>
        <w:t xml:space="preserve">slopes </w:t>
      </w:r>
      <w:r>
        <w:rPr>
          <w:rFonts w:ascii="Times New Roman" w:hAnsi="Times New Roman"/>
          <w:color w:val="000000" w:themeColor="text1"/>
          <w:sz w:val="24"/>
          <w:szCs w:val="24"/>
        </w:rPr>
        <w:t>for death rates to allow variation by state</w:t>
      </w:r>
      <w:r w:rsidR="00B9109F">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those further away</w:t>
      </w:r>
      <w:r w:rsidR="002A16CF">
        <w:rPr>
          <w:rFonts w:ascii="Times New Roman" w:hAnsi="Times New Roman"/>
          <w:color w:val="000000" w:themeColor="text1"/>
          <w:sz w:val="24"/>
          <w:szCs w:val="24"/>
        </w:rPr>
        <w:t>, specified using</w:t>
      </w:r>
      <w:r w:rsidRPr="00636C9B">
        <w:rPr>
          <w:rFonts w:ascii="Times New Roman" w:hAnsi="Times New Roman"/>
          <w:color w:val="000000" w:themeColor="text1"/>
          <w:sz w:val="24"/>
          <w:szCs w:val="24"/>
        </w:rPr>
        <w:t xml:space="preserve"> a Conditional Autoregressive (CAR) spatial model.</w:t>
      </w:r>
      <w:r w:rsidRPr="00636C9B">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50&lt;/sup&gt;","plainTextFormattedCitation":"50","previouslyFormattedCitation":"&lt;sup&gt;51&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557C12" w:rsidRPr="00557C12">
        <w:rPr>
          <w:rFonts w:ascii="Times New Roman" w:hAnsi="Times New Roman"/>
          <w:noProof/>
          <w:color w:val="000000" w:themeColor="text1"/>
          <w:sz w:val="24"/>
          <w:szCs w:val="24"/>
          <w:vertAlign w:val="superscript"/>
        </w:rPr>
        <w:t>50</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w:t>
      </w:r>
      <w:r w:rsidR="002A16CF">
        <w:rPr>
          <w:rFonts w:ascii="Times New Roman" w:hAnsi="Times New Roman"/>
          <w:color w:val="000000" w:themeColor="text1"/>
          <w:sz w:val="24"/>
          <w:szCs w:val="24"/>
        </w:rPr>
        <w:t>extent</w:t>
      </w:r>
      <w:r w:rsidR="002A16CF"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to which information is shared between neighbouring states depends on the uncertainty of death rates in a state and the empirical similarity of neighbouring states.</w:t>
      </w:r>
      <w:r w:rsidR="002A16CF">
        <w:rPr>
          <w:rFonts w:ascii="Times New Roman" w:hAnsi="Times New Roman"/>
          <w:sz w:val="24"/>
          <w:szCs w:val="24"/>
        </w:rPr>
        <w:t xml:space="preserve"> </w:t>
      </w:r>
      <w:r w:rsidRPr="00F0573E">
        <w:rPr>
          <w:rFonts w:ascii="Times New Roman" w:hAnsi="Times New Roman"/>
          <w:sz w:val="24"/>
          <w:szCs w:val="24"/>
        </w:rPr>
        <w:t>Non-linear trends were captured by a first-order random walk.</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sidR="00D8106F">
        <w:rPr>
          <w:rFonts w:ascii="Times New Roman" w:hAnsi="Times New Roman"/>
          <w:color w:val="000000" w:themeColor="text1"/>
          <w:sz w:val="24"/>
          <w:szCs w:val="24"/>
          <w:lang w:val="en-US"/>
        </w:rPr>
        <w:t xml:space="preserve"> captured</w:t>
      </w:r>
      <w:r w:rsidRPr="00A46B9A">
        <w:rPr>
          <w:rFonts w:ascii="Times New Roman" w:hAnsi="Times New Roman"/>
          <w:color w:val="000000" w:themeColor="text1"/>
          <w:sz w:val="24"/>
          <w:szCs w:val="24"/>
          <w:lang w:val="en-US"/>
        </w:rPr>
        <w:t xml:space="preserve">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p>
    <w:p w14:paraId="0B388BAC"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25521542" w14:textId="3B11BB4E" w:rsidR="002A16CF" w:rsidRPr="00843ACB" w:rsidRDefault="00FA3851" w:rsidP="0044781A">
      <w:pPr>
        <w:spacing w:after="0" w:line="480" w:lineRule="auto"/>
        <w:outlineLvl w:val="0"/>
        <w:rPr>
          <w:rFonts w:ascii="Times New Roman" w:hAnsi="Times New Roman"/>
          <w:color w:val="000000" w:themeColor="text1"/>
          <w:sz w:val="24"/>
          <w:szCs w:val="24"/>
          <w:lang w:val="en-US"/>
        </w:rPr>
      </w:pPr>
      <w:r w:rsidRPr="00284EE0">
        <w:rPr>
          <w:rFonts w:ascii="Times New Roman" w:hAnsi="Times New Roman"/>
          <w:color w:val="000000" w:themeColor="text1"/>
          <w:sz w:val="24"/>
          <w:szCs w:val="24"/>
        </w:rPr>
        <w:lastRenderedPageBreak/>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r w:rsidR="002A16CF">
        <w:rPr>
          <w:rFonts w:ascii="Times New Roman" w:hAnsi="Times New Roman"/>
          <w:color w:val="000000" w:themeColor="text1"/>
          <w:sz w:val="24"/>
          <w:szCs w:val="24"/>
        </w:rPr>
        <w:t>.</w:t>
      </w:r>
      <w:ins w:id="480" w:author="Parks, Robbie M" w:date="2018-12-15T12:58:00Z">
        <w:r w:rsidR="00D126A0">
          <w:rPr>
            <w:rFonts w:ascii="Times New Roman" w:hAnsi="Times New Roman"/>
            <w:color w:val="000000" w:themeColor="text1"/>
            <w:sz w:val="24"/>
            <w:szCs w:val="24"/>
          </w:rPr>
          <w:t xml:space="preserve"> T</w:t>
        </w:r>
      </w:ins>
      <w:del w:id="481" w:author="Parks, Robbie M" w:date="2018-12-15T12:57:00Z">
        <w:r w:rsidR="002A16CF" w:rsidDel="00D126A0">
          <w:rPr>
            <w:rFonts w:ascii="Times New Roman" w:hAnsi="Times New Roman"/>
            <w:color w:val="000000" w:themeColor="text1"/>
            <w:sz w:val="24"/>
            <w:szCs w:val="24"/>
          </w:rPr>
          <w:delText xml:space="preserve"> [[[</w:delText>
        </w:r>
        <w:r w:rsidR="002A16CF" w:rsidRPr="002A16CF" w:rsidDel="00D126A0">
          <w:rPr>
            <w:rFonts w:ascii="Times New Roman" w:hAnsi="Times New Roman"/>
            <w:color w:val="000000" w:themeColor="text1"/>
            <w:sz w:val="24"/>
            <w:szCs w:val="24"/>
          </w:rPr>
          <w:delText>t</w:delText>
        </w:r>
      </w:del>
      <w:r w:rsidR="002A16CF" w:rsidRPr="002A16CF">
        <w:rPr>
          <w:rFonts w:ascii="Times New Roman" w:hAnsi="Times New Roman"/>
          <w:color w:val="000000" w:themeColor="text1"/>
          <w:sz w:val="24"/>
          <w:szCs w:val="24"/>
        </w:rPr>
        <w:t>here was</w:t>
      </w:r>
      <w:ins w:id="482" w:author="Parks, Robbie M" w:date="2018-12-15T12:58:00Z">
        <w:r w:rsidR="00D126A0">
          <w:rPr>
            <w:rFonts w:ascii="Times New Roman" w:hAnsi="Times New Roman"/>
            <w:color w:val="000000" w:themeColor="text1"/>
            <w:sz w:val="24"/>
            <w:szCs w:val="24"/>
          </w:rPr>
          <w:t xml:space="preserve"> a</w:t>
        </w:r>
      </w:ins>
      <w:r w:rsidR="002A16CF" w:rsidRPr="002A16CF">
        <w:rPr>
          <w:rFonts w:ascii="Times New Roman" w:hAnsi="Times New Roman"/>
          <w:color w:val="000000" w:themeColor="text1"/>
          <w:sz w:val="24"/>
          <w:szCs w:val="24"/>
        </w:rPr>
        <w:t xml:space="preserve"> separate coefficient for each month which means that</w:t>
      </w:r>
      <w:r w:rsidR="002A16CF">
        <w:rPr>
          <w:rFonts w:ascii="Times New Roman" w:hAnsi="Times New Roman"/>
          <w:color w:val="000000" w:themeColor="text1"/>
          <w:sz w:val="24"/>
          <w:szCs w:val="24"/>
        </w:rPr>
        <w:t xml:space="preserve"> anomaly could have different effect in different months</w:t>
      </w:r>
      <w:ins w:id="483" w:author="Parks, Robbie M" w:date="2018-12-15T12:58:00Z">
        <w:r w:rsidR="005C09A4">
          <w:rPr>
            <w:rFonts w:ascii="Times New Roman" w:hAnsi="Times New Roman"/>
            <w:color w:val="000000" w:themeColor="text1"/>
            <w:sz w:val="24"/>
            <w:szCs w:val="24"/>
          </w:rPr>
          <w:t xml:space="preserve">. </w:t>
        </w:r>
      </w:ins>
      <w:del w:id="484" w:author="Parks, Robbie M" w:date="2018-12-15T12:58:00Z">
        <w:r w:rsidR="002A16CF" w:rsidDel="005C09A4">
          <w:rPr>
            <w:rFonts w:ascii="Times New Roman" w:hAnsi="Times New Roman"/>
            <w:color w:val="000000" w:themeColor="text1"/>
            <w:sz w:val="24"/>
            <w:szCs w:val="24"/>
          </w:rPr>
          <w:delText xml:space="preserve"> etc]]] </w:delText>
        </w:r>
      </w:del>
      <w:r w:rsidR="002A16CF">
        <w:rPr>
          <w:rFonts w:ascii="Times New Roman" w:hAnsi="Times New Roman"/>
          <w:color w:val="000000" w:themeColor="text1"/>
          <w:sz w:val="24"/>
          <w:szCs w:val="24"/>
        </w:rPr>
        <w:t xml:space="preserve">Each </w:t>
      </w:r>
      <w:r w:rsidR="00900B83">
        <w:rPr>
          <w:rFonts w:ascii="Times New Roman" w:hAnsi="Times New Roman"/>
          <w:sz w:val="24"/>
          <w:szCs w:val="24"/>
        </w:rPr>
        <w:t>month</w:t>
      </w:r>
      <w:r w:rsidR="002A16CF">
        <w:rPr>
          <w:rFonts w:ascii="Times New Roman" w:hAnsi="Times New Roman"/>
          <w:sz w:val="24"/>
          <w:szCs w:val="24"/>
        </w:rPr>
        <w:t>ly</w:t>
      </w:r>
      <w:r w:rsidR="00900B83">
        <w:rPr>
          <w:rFonts w:ascii="Times New Roman" w:hAnsi="Times New Roman"/>
          <w:sz w:val="24"/>
          <w:szCs w:val="24"/>
        </w:rPr>
        <w:t xml:space="preserve"> coefficient </w:t>
      </w:r>
      <w:r w:rsidR="002A16CF" w:rsidRPr="00843ACB">
        <w:rPr>
          <w:rFonts w:ascii="Times New Roman" w:hAnsi="Times New Roman"/>
          <w:sz w:val="24"/>
          <w:szCs w:val="24"/>
        </w:rPr>
        <w:t>represen</w:t>
      </w:r>
      <w:ins w:id="485" w:author="Parks, Robbie M" w:date="2018-12-11T13:28:00Z">
        <w:r w:rsidR="0044781A">
          <w:rPr>
            <w:rFonts w:ascii="Times New Roman" w:hAnsi="Times New Roman"/>
            <w:sz w:val="24"/>
            <w:szCs w:val="24"/>
          </w:rPr>
          <w:t>t</w:t>
        </w:r>
      </w:ins>
      <w:r w:rsidR="002A16CF">
        <w:rPr>
          <w:rFonts w:ascii="Times New Roman" w:hAnsi="Times New Roman"/>
          <w:sz w:val="24"/>
          <w:szCs w:val="24"/>
        </w:rPr>
        <w:t>s</w:t>
      </w:r>
      <w:r w:rsidR="002A16CF" w:rsidRPr="00843ACB">
        <w:rPr>
          <w:rFonts w:ascii="Times New Roman" w:hAnsi="Times New Roman"/>
          <w:sz w:val="24"/>
          <w:szCs w:val="24"/>
        </w:rPr>
        <w:t xml:space="preserve"> </w:t>
      </w:r>
      <w:r w:rsidRPr="00843ACB">
        <w:rPr>
          <w:rFonts w:ascii="Times New Roman" w:hAnsi="Times New Roman"/>
          <w:sz w:val="24"/>
          <w:szCs w:val="24"/>
        </w:rPr>
        <w:t xml:space="preserve">the logarithm of the rate ratio </w:t>
      </w:r>
      <w:r w:rsidR="00B65059">
        <w:rPr>
          <w:rFonts w:ascii="Times New Roman" w:hAnsi="Times New Roman"/>
          <w:sz w:val="24"/>
          <w:szCs w:val="24"/>
        </w:rPr>
        <w:t xml:space="preserve">by month </w:t>
      </w:r>
      <w:r w:rsidRPr="00843ACB">
        <w:rPr>
          <w:rFonts w:ascii="Times New Roman" w:hAnsi="Times New Roman"/>
          <w:sz w:val="24"/>
          <w:szCs w:val="24"/>
        </w:rPr>
        <w:t>per 1°C increase in monthly anomaly</w:t>
      </w:r>
      <w:r w:rsidRPr="00284EE0">
        <w:rPr>
          <w:rFonts w:ascii="Times New Roman" w:hAnsi="Times New Roman"/>
          <w:color w:val="000000" w:themeColor="text1"/>
          <w:sz w:val="24"/>
          <w:szCs w:val="24"/>
        </w:rPr>
        <w:t xml:space="preserve">. We used a cyclic random walk </w:t>
      </w:r>
      <w:r w:rsidR="002A16CF">
        <w:rPr>
          <w:rFonts w:ascii="Times New Roman" w:hAnsi="Times New Roman"/>
          <w:color w:val="000000" w:themeColor="text1"/>
          <w:sz w:val="24"/>
          <w:szCs w:val="24"/>
        </w:rPr>
        <w:t xml:space="preserve">to smooth the coefficient of the temperature anomaly </w:t>
      </w:r>
      <w:ins w:id="486" w:author="Parks, Robbie M" w:date="2018-12-15T12:58:00Z">
        <w:r w:rsidR="005C09A4">
          <w:rPr>
            <w:rFonts w:ascii="Times New Roman" w:hAnsi="Times New Roman"/>
            <w:color w:val="000000" w:themeColor="text1"/>
            <w:sz w:val="24"/>
            <w:szCs w:val="24"/>
          </w:rPr>
          <w:t xml:space="preserve">which allows neighbouring months to share </w:t>
        </w:r>
      </w:ins>
      <w:ins w:id="487" w:author="Parks, Robbie M" w:date="2018-12-15T12:59:00Z">
        <w:r w:rsidR="005C09A4">
          <w:rPr>
            <w:rFonts w:ascii="Times New Roman" w:hAnsi="Times New Roman"/>
            <w:color w:val="000000" w:themeColor="text1"/>
            <w:sz w:val="24"/>
            <w:szCs w:val="24"/>
          </w:rPr>
          <w:t>information, useful where there may be a lack of available data</w:t>
        </w:r>
      </w:ins>
      <w:ins w:id="488" w:author="Parks, Robbie M" w:date="2018-12-15T12:58:00Z">
        <w:r w:rsidR="005C09A4">
          <w:rPr>
            <w:rFonts w:ascii="Times New Roman" w:hAnsi="Times New Roman"/>
            <w:color w:val="000000" w:themeColor="text1"/>
            <w:sz w:val="24"/>
            <w:szCs w:val="24"/>
          </w:rPr>
          <w:t xml:space="preserve">. We also </w:t>
        </w:r>
      </w:ins>
      <w:ins w:id="489" w:author="Majid" w:date="2018-12-11T11:16:00Z">
        <w:del w:id="490" w:author="Parks, Robbie M" w:date="2018-12-15T12:58:00Z">
          <w:r w:rsidR="002A16CF" w:rsidDel="005C09A4">
            <w:rPr>
              <w:rFonts w:ascii="Times New Roman" w:hAnsi="Times New Roman"/>
              <w:color w:val="000000" w:themeColor="text1"/>
              <w:sz w:val="24"/>
              <w:szCs w:val="24"/>
            </w:rPr>
            <w:delText>[[[which means …]]]</w:delText>
          </w:r>
        </w:del>
      </w:ins>
      <w:del w:id="491" w:author="Parks, Robbie M" w:date="2018-12-15T12:58:00Z">
        <w:r w:rsidRPr="00284EE0" w:rsidDel="005C09A4">
          <w:rPr>
            <w:rFonts w:ascii="Times New Roman" w:hAnsi="Times New Roman"/>
            <w:color w:val="000000" w:themeColor="text1"/>
            <w:sz w:val="24"/>
            <w:szCs w:val="24"/>
          </w:rPr>
          <w:delText xml:space="preserve">, </w:delText>
        </w:r>
      </w:del>
      <w:r w:rsidRPr="00284EE0">
        <w:rPr>
          <w:rFonts w:ascii="Times New Roman" w:hAnsi="Times New Roman"/>
          <w:color w:val="000000" w:themeColor="text1"/>
          <w:sz w:val="24"/>
          <w:szCs w:val="24"/>
        </w:rPr>
        <w:t>allow</w:t>
      </w:r>
      <w:ins w:id="492" w:author="Parks, Robbie M" w:date="2018-12-15T12:58:00Z">
        <w:r w:rsidR="005C09A4">
          <w:rPr>
            <w:rFonts w:ascii="Times New Roman" w:hAnsi="Times New Roman"/>
            <w:color w:val="000000" w:themeColor="text1"/>
            <w:sz w:val="24"/>
            <w:szCs w:val="24"/>
          </w:rPr>
          <w:t xml:space="preserve">ed </w:t>
        </w:r>
      </w:ins>
      <w:del w:id="493" w:author="Parks, Robbie M" w:date="2018-12-15T12:58:00Z">
        <w:r w:rsidRPr="00284EE0" w:rsidDel="005C09A4">
          <w:rPr>
            <w:rFonts w:ascii="Times New Roman" w:hAnsi="Times New Roman"/>
            <w:color w:val="000000" w:themeColor="text1"/>
            <w:sz w:val="24"/>
            <w:szCs w:val="24"/>
          </w:rPr>
          <w:delText xml:space="preserve">ing </w:delText>
        </w:r>
      </w:del>
      <w:r w:rsidRPr="00284EE0">
        <w:rPr>
          <w:rFonts w:ascii="Times New Roman" w:hAnsi="Times New Roman"/>
          <w:color w:val="000000" w:themeColor="text1"/>
          <w:sz w:val="24"/>
          <w:szCs w:val="24"/>
        </w:rPr>
        <w:t>December to neighbour January.</w:t>
      </w:r>
      <w:r w:rsidR="002A16CF" w:rsidRPr="002A16CF">
        <w:rPr>
          <w:rFonts w:ascii="Times New Roman" w:hAnsi="Times New Roman"/>
          <w:color w:val="000000" w:themeColor="text1"/>
          <w:sz w:val="24"/>
          <w:szCs w:val="24"/>
          <w:lang w:val="en-US"/>
        </w:rPr>
        <w:t xml:space="preserve"> </w:t>
      </w:r>
      <w:r w:rsidR="002A16CF" w:rsidRPr="00A86D9D">
        <w:rPr>
          <w:rFonts w:ascii="Times New Roman" w:hAnsi="Times New Roman"/>
          <w:color w:val="000000" w:themeColor="text1"/>
          <w:sz w:val="24"/>
          <w:szCs w:val="24"/>
          <w:lang w:val="en-US"/>
        </w:rPr>
        <w:t>We fitted the models using integrated nested Laplace approximation (INLA), using the R-INLA software.</w:t>
      </w:r>
      <w:r w:rsidR="002A16CF">
        <w:rPr>
          <w:rFonts w:ascii="Times New Roman" w:hAnsi="Times New Roman"/>
          <w:color w:val="000000" w:themeColor="text1"/>
          <w:sz w:val="24"/>
          <w:szCs w:val="24"/>
          <w:lang w:val="en-US"/>
        </w:rPr>
        <w:fldChar w:fldCharType="begin" w:fldLock="1"/>
      </w:r>
      <w:r w:rsidR="00557C12">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52&lt;/sup&gt;"},"properties":{"noteIndex":0},"schema":"https://github.com/citation-style-language/schema/raw/master/csl-citation.json"}</w:instrText>
      </w:r>
      <w:r w:rsidR="002A16CF">
        <w:rPr>
          <w:rFonts w:ascii="Times New Roman" w:hAnsi="Times New Roman"/>
          <w:color w:val="000000" w:themeColor="text1"/>
          <w:sz w:val="24"/>
          <w:szCs w:val="24"/>
          <w:lang w:val="en-US"/>
        </w:rPr>
        <w:fldChar w:fldCharType="separate"/>
      </w:r>
      <w:r w:rsidR="00557C12" w:rsidRPr="00557C12">
        <w:rPr>
          <w:rFonts w:ascii="Times New Roman" w:hAnsi="Times New Roman"/>
          <w:noProof/>
          <w:color w:val="000000" w:themeColor="text1"/>
          <w:sz w:val="24"/>
          <w:szCs w:val="24"/>
          <w:vertAlign w:val="superscript"/>
          <w:lang w:val="en-US"/>
        </w:rPr>
        <w:t>51</w:t>
      </w:r>
      <w:r w:rsidR="002A16CF">
        <w:rPr>
          <w:rFonts w:ascii="Times New Roman" w:hAnsi="Times New Roman"/>
          <w:color w:val="000000" w:themeColor="text1"/>
          <w:sz w:val="24"/>
          <w:szCs w:val="24"/>
          <w:lang w:val="en-US"/>
        </w:rPr>
        <w:fldChar w:fldCharType="end"/>
      </w:r>
      <w:ins w:id="494" w:author="Majid" w:date="2018-12-11T11:16:00Z">
        <w:r w:rsidR="002A16CF">
          <w:rPr>
            <w:rFonts w:ascii="Times New Roman" w:hAnsi="Times New Roman"/>
            <w:color w:val="000000" w:themeColor="text1"/>
            <w:sz w:val="24"/>
            <w:szCs w:val="24"/>
            <w:lang w:val="en-US"/>
          </w:rPr>
          <w:t xml:space="preserve"> </w:t>
        </w:r>
      </w:ins>
      <w:ins w:id="495" w:author="Parks, Robbie M" w:date="2018-12-15T12:59:00Z">
        <w:r w:rsidR="006E3D6A">
          <w:rPr>
            <w:rFonts w:ascii="Times New Roman" w:hAnsi="Times New Roman"/>
            <w:color w:val="000000" w:themeColor="text1"/>
            <w:sz w:val="24"/>
            <w:szCs w:val="24"/>
            <w:lang w:val="en-US"/>
          </w:rPr>
          <w:t>Our analysis was separate by type of injury, age group and sex.</w:t>
        </w:r>
      </w:ins>
      <w:ins w:id="496" w:author="Majid" w:date="2018-12-11T11:16:00Z">
        <w:del w:id="497" w:author="Parks, Robbie M" w:date="2018-12-15T12:59:00Z">
          <w:r w:rsidR="002A16CF" w:rsidDel="006E3D6A">
            <w:rPr>
              <w:rFonts w:ascii="Times New Roman" w:hAnsi="Times New Roman"/>
              <w:color w:val="000000" w:themeColor="text1"/>
              <w:sz w:val="24"/>
              <w:szCs w:val="24"/>
              <w:lang w:val="en-US"/>
            </w:rPr>
            <w:delText>[[[analysis separate by age group and sex]]]</w:delText>
          </w:r>
        </w:del>
      </w:ins>
    </w:p>
    <w:p w14:paraId="590644D0" w14:textId="77777777" w:rsidR="002A16CF" w:rsidRPr="00636C9B" w:rsidDel="0044781A" w:rsidRDefault="002A16CF" w:rsidP="0044781A">
      <w:pPr>
        <w:spacing w:after="0" w:line="480" w:lineRule="auto"/>
        <w:outlineLvl w:val="0"/>
        <w:rPr>
          <w:del w:id="498" w:author="Parks, Robbie M" w:date="2018-12-11T13:29:00Z"/>
          <w:rFonts w:ascii="Times New Roman" w:hAnsi="Times New Roman"/>
          <w:color w:val="000000" w:themeColor="text1"/>
          <w:sz w:val="24"/>
          <w:szCs w:val="24"/>
        </w:rPr>
      </w:pPr>
    </w:p>
    <w:p w14:paraId="1352F7C4" w14:textId="51D9814F" w:rsidR="00FA3851" w:rsidRPr="00284EE0" w:rsidDel="0044781A" w:rsidRDefault="00FA3851" w:rsidP="0044781A">
      <w:pPr>
        <w:spacing w:after="0" w:line="480" w:lineRule="auto"/>
        <w:outlineLvl w:val="0"/>
        <w:rPr>
          <w:del w:id="499" w:author="Parks, Robbie M" w:date="2018-12-11T13:29:00Z"/>
          <w:rFonts w:ascii="Times New Roman" w:hAnsi="Times New Roman"/>
          <w:color w:val="000000" w:themeColor="text1"/>
          <w:sz w:val="24"/>
          <w:szCs w:val="24"/>
        </w:rPr>
      </w:pPr>
    </w:p>
    <w:p w14:paraId="0F49453D"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022CB476" w14:textId="2F4A19A1" w:rsidR="003351F5" w:rsidRDefault="003351F5" w:rsidP="0044781A">
      <w:pPr>
        <w:spacing w:after="0" w:line="480" w:lineRule="auto"/>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estimated the mortality impact </w:t>
      </w:r>
      <w:ins w:id="500" w:author="Parks, Robbie M" w:date="2018-12-15T12:55:00Z">
        <w:r w:rsidR="004A2FCB">
          <w:rPr>
            <w:rFonts w:ascii="Times New Roman" w:hAnsi="Times New Roman"/>
            <w:color w:val="000000" w:themeColor="text1"/>
            <w:sz w:val="24"/>
            <w:szCs w:val="24"/>
          </w:rPr>
          <w:t>a national year-round temperature anomaly</w:t>
        </w:r>
      </w:ins>
      <w:del w:id="501" w:author="Parks, Robbie M" w:date="2018-12-15T12:55:00Z">
        <w:r w:rsidDel="004A2FCB">
          <w:rPr>
            <w:rFonts w:ascii="Times New Roman" w:hAnsi="Times New Roman"/>
            <w:color w:val="000000" w:themeColor="text1"/>
            <w:sz w:val="24"/>
            <w:szCs w:val="24"/>
          </w:rPr>
          <w:delText>of a year where the temperature anomaly was +</w:delText>
        </w:r>
        <w:r w:rsidRPr="00843ACB" w:rsidDel="004A2FCB">
          <w:rPr>
            <w:rFonts w:ascii="Times New Roman" w:hAnsi="Times New Roman"/>
            <w:sz w:val="24"/>
            <w:szCs w:val="24"/>
          </w:rPr>
          <w:delText>1°C</w:delText>
        </w:r>
        <w:r w:rsidDel="004A2FCB">
          <w:rPr>
            <w:rFonts w:ascii="Times New Roman" w:hAnsi="Times New Roman"/>
            <w:sz w:val="24"/>
            <w:szCs w:val="24"/>
          </w:rPr>
          <w:delText xml:space="preserve"> for each month</w:delText>
        </w:r>
      </w:del>
      <w:r>
        <w:rPr>
          <w:rFonts w:ascii="Times New Roman" w:hAnsi="Times New Roman"/>
          <w:sz w:val="24"/>
          <w:szCs w:val="24"/>
        </w:rPr>
        <w:t>, using the population of the last year in our period of analysis (2016)</w:t>
      </w:r>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r w:rsidR="00557C1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52&lt;/sup&gt;","plainTextFormattedCitation":"52","previouslyFormattedCitation":"&lt;sup&gt;53&lt;/sup&gt;"},"properties":{"noteIndex":0},"schema":"https://github.com/citation-style-language/schema/raw/master/csl-citation.json"}</w:instrText>
      </w:r>
      <w:r>
        <w:rPr>
          <w:rFonts w:ascii="Times New Roman" w:hAnsi="Times New Roman"/>
          <w:color w:val="000000" w:themeColor="text1"/>
          <w:sz w:val="24"/>
          <w:szCs w:val="24"/>
        </w:rPr>
        <w:fldChar w:fldCharType="separate"/>
      </w:r>
      <w:r w:rsidR="00557C12" w:rsidRPr="00557C12">
        <w:rPr>
          <w:rFonts w:ascii="Times New Roman" w:hAnsi="Times New Roman"/>
          <w:noProof/>
          <w:color w:val="000000" w:themeColor="text1"/>
          <w:sz w:val="24"/>
          <w:szCs w:val="24"/>
          <w:vertAlign w:val="superscript"/>
        </w:rPr>
        <w:t>52</w:t>
      </w:r>
      <w:r>
        <w:rPr>
          <w:rFonts w:ascii="Times New Roman" w:hAnsi="Times New Roman"/>
          <w:color w:val="000000" w:themeColor="text1"/>
          <w:sz w:val="24"/>
          <w:szCs w:val="24"/>
        </w:rPr>
        <w:fldChar w:fldCharType="end"/>
      </w:r>
    </w:p>
    <w:p w14:paraId="3389E3F6" w14:textId="77777777" w:rsidR="003351F5" w:rsidRDefault="003351F5" w:rsidP="0044781A">
      <w:pPr>
        <w:spacing w:after="0" w:line="480" w:lineRule="auto"/>
        <w:outlineLvl w:val="0"/>
        <w:rPr>
          <w:rFonts w:ascii="Times New Roman" w:hAnsi="Times New Roman"/>
          <w:color w:val="000000" w:themeColor="text1"/>
          <w:sz w:val="24"/>
          <w:szCs w:val="24"/>
        </w:rPr>
      </w:pPr>
    </w:p>
    <w:p w14:paraId="5516B767" w14:textId="77777777" w:rsidR="0003670D" w:rsidRDefault="0003670D" w:rsidP="0003670D">
      <w:pPr>
        <w:spacing w:after="0" w:line="240" w:lineRule="auto"/>
        <w:rPr>
          <w:ins w:id="502" w:author="Parks, Robbie M" w:date="2018-12-21T14:53:00Z"/>
          <w:rFonts w:ascii="Times New Roman" w:hAnsi="Times New Roman"/>
          <w:i/>
          <w:sz w:val="24"/>
          <w:szCs w:val="24"/>
        </w:rPr>
      </w:pPr>
      <w:moveToRangeStart w:id="503" w:author="Parks, Robbie M" w:date="2018-12-15T12:25:00Z" w:name="move532640039"/>
      <w:commentRangeStart w:id="504"/>
      <w:moveTo w:id="505" w:author="Parks, Robbie M" w:date="2018-12-15T12:25:00Z">
        <w:r>
          <w:rPr>
            <w:rFonts w:ascii="Times New Roman" w:hAnsi="Times New Roman"/>
            <w:i/>
            <w:sz w:val="24"/>
            <w:szCs w:val="24"/>
          </w:rPr>
          <w:t>Strengths and limitations</w:t>
        </w:r>
      </w:moveTo>
    </w:p>
    <w:p w14:paraId="2C46A821" w14:textId="77777777" w:rsidR="00A47B94" w:rsidRDefault="00A47B94" w:rsidP="0003670D">
      <w:pPr>
        <w:spacing w:after="0" w:line="240" w:lineRule="auto"/>
        <w:rPr>
          <w:ins w:id="506" w:author="Parks, Robbie M" w:date="2018-12-21T14:53:00Z"/>
          <w:rFonts w:ascii="Times New Roman" w:hAnsi="Times New Roman"/>
          <w:i/>
          <w:sz w:val="24"/>
          <w:szCs w:val="24"/>
        </w:rPr>
      </w:pPr>
    </w:p>
    <w:p w14:paraId="42745145" w14:textId="3F6C1F69" w:rsidR="0004728E" w:rsidRDefault="00DE752B" w:rsidP="00BF28C4">
      <w:pPr>
        <w:spacing w:after="0" w:line="480" w:lineRule="auto"/>
        <w:rPr>
          <w:ins w:id="507" w:author="Parks, Robbie M" w:date="2018-12-21T14:55:00Z"/>
          <w:rFonts w:ascii="Times New Roman" w:hAnsi="Times New Roman"/>
          <w:sz w:val="24"/>
          <w:szCs w:val="24"/>
        </w:rPr>
        <w:pPrChange w:id="508" w:author="Parks, Robbie M" w:date="2018-12-21T14:57:00Z">
          <w:pPr>
            <w:spacing w:after="0" w:line="240" w:lineRule="auto"/>
          </w:pPr>
        </w:pPrChange>
      </w:pPr>
      <w:ins w:id="509" w:author="Parks, Robbie M" w:date="2018-12-21T14:53:00Z">
        <w:r>
          <w:rPr>
            <w:rFonts w:ascii="Times New Roman" w:hAnsi="Times New Roman"/>
            <w:sz w:val="24"/>
            <w:szCs w:val="24"/>
          </w:rPr>
          <w:t xml:space="preserve">The strengths of our study are its comprehensive </w:t>
        </w:r>
      </w:ins>
      <w:ins w:id="510" w:author="Parks, Robbie M" w:date="2018-12-21T14:57:00Z">
        <w:r w:rsidR="0004728E">
          <w:rPr>
            <w:rFonts w:ascii="Times New Roman" w:hAnsi="Times New Roman"/>
            <w:sz w:val="24"/>
            <w:szCs w:val="24"/>
          </w:rPr>
          <w:t>modelling</w:t>
        </w:r>
      </w:ins>
      <w:ins w:id="511" w:author="Parks, Robbie M" w:date="2018-12-21T14:53:00Z">
        <w:r>
          <w:rPr>
            <w:rFonts w:ascii="Times New Roman" w:hAnsi="Times New Roman"/>
            <w:sz w:val="24"/>
            <w:szCs w:val="24"/>
          </w:rPr>
          <w:t xml:space="preserve"> of association of temperature anomaly with </w:t>
        </w:r>
      </w:ins>
      <w:ins w:id="512" w:author="Parks, Robbie M" w:date="2018-12-21T14:54:00Z">
        <w:r>
          <w:rPr>
            <w:rFonts w:ascii="Times New Roman" w:hAnsi="Times New Roman"/>
            <w:sz w:val="24"/>
            <w:szCs w:val="24"/>
          </w:rPr>
          <w:t>injury by type of injury, age group and sex. We defined a concept of anomaly that internalises long-term historical experience by month and state, and is closer to what climate change may bring about than solely examining single or multi-day episodes.</w:t>
        </w:r>
        <w:r w:rsidR="0004728E">
          <w:rPr>
            <w:rFonts w:ascii="Times New Roman" w:hAnsi="Times New Roman"/>
            <w:sz w:val="24"/>
            <w:szCs w:val="24"/>
          </w:rPr>
          <w:t xml:space="preserve"> We </w:t>
        </w:r>
      </w:ins>
      <w:ins w:id="513" w:author="Parks, Robbie M" w:date="2018-12-21T14:55:00Z">
        <w:r w:rsidR="0004728E">
          <w:rPr>
            <w:rFonts w:ascii="Times New Roman" w:hAnsi="Times New Roman"/>
            <w:sz w:val="24"/>
            <w:szCs w:val="24"/>
          </w:rPr>
          <w:t>have</w:t>
        </w:r>
      </w:ins>
      <w:ins w:id="514" w:author="Parks, Robbie M" w:date="2018-12-21T14:57:00Z">
        <w:r w:rsidR="00C51557">
          <w:rPr>
            <w:rFonts w:ascii="Times New Roman" w:hAnsi="Times New Roman"/>
            <w:sz w:val="24"/>
            <w:szCs w:val="24"/>
          </w:rPr>
          <w:t xml:space="preserve"> managed to</w:t>
        </w:r>
      </w:ins>
      <w:ins w:id="515" w:author="Parks, Robbie M" w:date="2018-12-21T14:55:00Z">
        <w:r w:rsidR="0004728E">
          <w:rPr>
            <w:rFonts w:ascii="Times New Roman" w:hAnsi="Times New Roman"/>
            <w:sz w:val="24"/>
            <w:szCs w:val="24"/>
          </w:rPr>
          <w:t xml:space="preserve"> couple two disparate datasets from mortality and meteorology with methodology that allows levering the conceptual innovation with massive data. </w:t>
        </w:r>
      </w:ins>
    </w:p>
    <w:p w14:paraId="7693E81E" w14:textId="77777777" w:rsidR="0004728E" w:rsidRDefault="0004728E" w:rsidP="00BF28C4">
      <w:pPr>
        <w:spacing w:after="0" w:line="480" w:lineRule="auto"/>
        <w:rPr>
          <w:ins w:id="516" w:author="Parks, Robbie M" w:date="2018-12-21T14:55:00Z"/>
          <w:rFonts w:ascii="Times New Roman" w:hAnsi="Times New Roman"/>
          <w:sz w:val="24"/>
          <w:szCs w:val="24"/>
        </w:rPr>
        <w:pPrChange w:id="517" w:author="Parks, Robbie M" w:date="2018-12-21T14:57:00Z">
          <w:pPr>
            <w:spacing w:after="0" w:line="240" w:lineRule="auto"/>
          </w:pPr>
        </w:pPrChange>
      </w:pPr>
    </w:p>
    <w:p w14:paraId="4FE1CB11" w14:textId="61897565" w:rsidR="00A47B94" w:rsidRPr="00A47B94" w:rsidRDefault="0004728E" w:rsidP="00BF28C4">
      <w:pPr>
        <w:spacing w:after="0" w:line="480" w:lineRule="auto"/>
        <w:rPr>
          <w:rFonts w:ascii="Times New Roman" w:hAnsi="Times New Roman"/>
          <w:sz w:val="24"/>
          <w:szCs w:val="24"/>
          <w:rPrChange w:id="518" w:author="Parks, Robbie M" w:date="2018-12-21T14:53:00Z">
            <w:rPr>
              <w:rFonts w:ascii="Times New Roman" w:hAnsi="Times New Roman"/>
              <w:i/>
              <w:sz w:val="24"/>
              <w:szCs w:val="24"/>
            </w:rPr>
          </w:rPrChange>
        </w:rPr>
        <w:pPrChange w:id="519" w:author="Parks, Robbie M" w:date="2018-12-21T14:57:00Z">
          <w:pPr>
            <w:spacing w:after="0" w:line="240" w:lineRule="auto"/>
          </w:pPr>
        </w:pPrChange>
      </w:pPr>
      <w:ins w:id="520" w:author="Parks, Robbie M" w:date="2018-12-21T14:55:00Z">
        <w:r>
          <w:rPr>
            <w:rFonts w:ascii="Times New Roman" w:hAnsi="Times New Roman"/>
            <w:sz w:val="24"/>
            <w:szCs w:val="24"/>
          </w:rPr>
          <w:t>A limitation of our study is that, like all observation studies, we cannot rule out confounding, alth</w:t>
        </w:r>
      </w:ins>
      <w:ins w:id="521" w:author="Parks, Robbie M" w:date="2018-12-21T14:56:00Z">
        <w:r>
          <w:rPr>
            <w:rFonts w:ascii="Times New Roman" w:hAnsi="Times New Roman"/>
            <w:sz w:val="24"/>
            <w:szCs w:val="24"/>
          </w:rPr>
          <w:t xml:space="preserve">ough it is unlikely that other factors will have the same anomalies even if their average space and time patterns are the same. </w:t>
        </w:r>
      </w:ins>
    </w:p>
    <w:p w14:paraId="2D55F19B" w14:textId="77777777" w:rsidR="0004728E" w:rsidRDefault="0004728E" w:rsidP="00BF28C4">
      <w:pPr>
        <w:spacing w:after="0" w:line="240" w:lineRule="auto"/>
        <w:rPr>
          <w:ins w:id="522" w:author="Parks, Robbie M" w:date="2018-12-21T14:56:00Z"/>
          <w:rFonts w:ascii="Times New Roman" w:hAnsi="Times New Roman"/>
          <w:sz w:val="24"/>
          <w:szCs w:val="24"/>
        </w:rPr>
      </w:pPr>
      <w:ins w:id="523" w:author="Parks, Robbie M" w:date="2018-12-21T14:56:00Z">
        <w:r>
          <w:rPr>
            <w:rFonts w:ascii="Times New Roman" w:hAnsi="Times New Roman"/>
            <w:sz w:val="24"/>
            <w:szCs w:val="24"/>
          </w:rPr>
          <w:br w:type="page"/>
        </w:r>
      </w:ins>
    </w:p>
    <w:p w14:paraId="6386D424" w14:textId="3D136D54" w:rsidR="0003670D" w:rsidDel="0004728E" w:rsidRDefault="0003670D" w:rsidP="0003670D">
      <w:pPr>
        <w:pStyle w:val="ListParagraph"/>
        <w:numPr>
          <w:ilvl w:val="0"/>
          <w:numId w:val="7"/>
        </w:numPr>
        <w:spacing w:after="0" w:line="240" w:lineRule="auto"/>
        <w:rPr>
          <w:del w:id="524" w:author="Parks, Robbie M" w:date="2018-12-21T14:56:00Z"/>
          <w:rFonts w:ascii="Times New Roman" w:hAnsi="Times New Roman"/>
          <w:sz w:val="24"/>
          <w:szCs w:val="24"/>
        </w:rPr>
      </w:pPr>
      <w:moveTo w:id="525" w:author="Parks, Robbie M" w:date="2018-12-15T12:25:00Z">
        <w:del w:id="526" w:author="Parks, Robbie M" w:date="2018-12-21T14:56:00Z">
          <w:r w:rsidDel="0004728E">
            <w:rPr>
              <w:rFonts w:ascii="Times New Roman" w:hAnsi="Times New Roman"/>
              <w:sz w:val="24"/>
              <w:szCs w:val="24"/>
            </w:rPr>
            <w:lastRenderedPageBreak/>
            <w:delText xml:space="preserve">The strengths </w:delText>
          </w:r>
          <w:r w:rsidRPr="008C666B" w:rsidDel="0004728E">
            <w:rPr>
              <w:rFonts w:ascii="Times New Roman" w:hAnsi="Times New Roman"/>
              <w:sz w:val="24"/>
              <w:szCs w:val="24"/>
            </w:rPr>
            <w:delText xml:space="preserve">of our study are its innovative methods of </w:delText>
          </w:r>
          <w:r w:rsidDel="0004728E">
            <w:rPr>
              <w:rFonts w:ascii="Times New Roman" w:hAnsi="Times New Roman"/>
              <w:sz w:val="24"/>
              <w:szCs w:val="24"/>
            </w:rPr>
            <w:delText xml:space="preserve">modelling the association of deaths from injuries with temperature </w:delText>
          </w:r>
          <w:r w:rsidRPr="008C666B" w:rsidDel="0004728E">
            <w:rPr>
              <w:rFonts w:ascii="Times New Roman" w:hAnsi="Times New Roman"/>
              <w:sz w:val="24"/>
              <w:szCs w:val="24"/>
            </w:rPr>
            <w:delText xml:space="preserve">over space and time, by age group and </w:delText>
          </w:r>
          <w:r w:rsidDel="0004728E">
            <w:rPr>
              <w:rFonts w:ascii="Times New Roman" w:hAnsi="Times New Roman"/>
              <w:sz w:val="24"/>
              <w:szCs w:val="24"/>
            </w:rPr>
            <w:delText>type</w:delText>
          </w:r>
          <w:r w:rsidRPr="008C666B" w:rsidDel="0004728E">
            <w:rPr>
              <w:rFonts w:ascii="Times New Roman" w:hAnsi="Times New Roman"/>
              <w:sz w:val="24"/>
              <w:szCs w:val="24"/>
            </w:rPr>
            <w:delText xml:space="preserve"> of </w:delText>
          </w:r>
          <w:r w:rsidDel="0004728E">
            <w:rPr>
              <w:rFonts w:ascii="Times New Roman" w:hAnsi="Times New Roman"/>
              <w:sz w:val="24"/>
              <w:szCs w:val="24"/>
            </w:rPr>
            <w:delText>injury</w:delText>
          </w:r>
          <w:r w:rsidRPr="008C666B" w:rsidDel="0004728E">
            <w:rPr>
              <w:rFonts w:ascii="Times New Roman" w:hAnsi="Times New Roman"/>
              <w:sz w:val="24"/>
              <w:szCs w:val="24"/>
            </w:rPr>
            <w:delText xml:space="preserve">; using </w:delText>
          </w:r>
          <w:r w:rsidDel="0004728E">
            <w:rPr>
              <w:rFonts w:ascii="Times New Roman" w:hAnsi="Times New Roman"/>
              <w:sz w:val="24"/>
              <w:szCs w:val="24"/>
            </w:rPr>
            <w:delText>monthly temperature data to reflect large-scale changes in temperature, reflective of potential changes in long-term climate; calculating change in number of deaths for a comprehensive set of types of injury deaths.</w:delText>
          </w:r>
        </w:del>
      </w:moveTo>
    </w:p>
    <w:p w14:paraId="46854E3B" w14:textId="6458313C" w:rsidR="0003670D" w:rsidDel="0004728E" w:rsidRDefault="0003670D" w:rsidP="0003670D">
      <w:pPr>
        <w:pStyle w:val="ListParagraph"/>
        <w:numPr>
          <w:ilvl w:val="0"/>
          <w:numId w:val="7"/>
        </w:numPr>
        <w:spacing w:after="0" w:line="240" w:lineRule="auto"/>
        <w:rPr>
          <w:del w:id="527" w:author="Parks, Robbie M" w:date="2018-12-21T14:56:00Z"/>
          <w:rFonts w:ascii="Times New Roman" w:hAnsi="Times New Roman"/>
          <w:sz w:val="24"/>
          <w:szCs w:val="24"/>
        </w:rPr>
      </w:pPr>
      <w:moveTo w:id="528" w:author="Parks, Robbie M" w:date="2018-12-15T12:25:00Z">
        <w:del w:id="529" w:author="Parks, Robbie M" w:date="2018-12-21T14:56:00Z">
          <w:r w:rsidDel="0004728E">
            <w:rPr>
              <w:rFonts w:ascii="Times New Roman" w:hAnsi="Times New Roman"/>
              <w:sz w:val="24"/>
              <w:szCs w:val="24"/>
            </w:rPr>
            <w:delText xml:space="preserve">A limitation is that we did not investigate effects on a county scale, due to limitations in computing capacity. </w:delText>
          </w:r>
        </w:del>
      </w:moveTo>
    </w:p>
    <w:p w14:paraId="03170F85" w14:textId="0293E7B1" w:rsidR="0003670D" w:rsidRPr="002C6C20" w:rsidDel="0004728E" w:rsidRDefault="0003670D" w:rsidP="0003670D">
      <w:pPr>
        <w:pStyle w:val="ListParagraph"/>
        <w:numPr>
          <w:ilvl w:val="0"/>
          <w:numId w:val="7"/>
        </w:numPr>
        <w:spacing w:after="0" w:line="240" w:lineRule="auto"/>
        <w:rPr>
          <w:del w:id="530" w:author="Parks, Robbie M" w:date="2018-12-21T14:56:00Z"/>
          <w:rFonts w:ascii="Times New Roman" w:hAnsi="Times New Roman"/>
          <w:sz w:val="24"/>
          <w:szCs w:val="24"/>
        </w:rPr>
      </w:pPr>
      <w:moveTo w:id="531" w:author="Parks, Robbie M" w:date="2018-12-15T12:25:00Z">
        <w:del w:id="532" w:author="Parks, Robbie M" w:date="2018-12-21T14:56:00Z">
          <w:r w:rsidDel="0004728E">
            <w:rPr>
              <w:rFonts w:ascii="Times New Roman" w:hAnsi="Times New Roman"/>
              <w:sz w:val="24"/>
              <w:szCs w:val="24"/>
            </w:rPr>
            <w:delText>[[[Somehow phrase the fact that it’s a RR model for entire USA instead of by state]]]</w:delText>
          </w:r>
          <w:commentRangeEnd w:id="504"/>
          <w:r w:rsidDel="0004728E">
            <w:rPr>
              <w:rStyle w:val="CommentReference"/>
              <w:rFonts w:asciiTheme="minorHAnsi" w:eastAsiaTheme="minorHAnsi" w:hAnsiTheme="minorHAnsi" w:cstheme="minorBidi"/>
            </w:rPr>
            <w:commentReference w:id="504"/>
          </w:r>
        </w:del>
      </w:moveTo>
    </w:p>
    <w:moveToRangeEnd w:id="503"/>
    <w:p w14:paraId="3807A4A5" w14:textId="77777777" w:rsidR="00FA3851" w:rsidDel="0003670D" w:rsidRDefault="00FA3851" w:rsidP="00FA3851">
      <w:pPr>
        <w:spacing w:after="0" w:line="480" w:lineRule="auto"/>
        <w:jc w:val="both"/>
        <w:outlineLvl w:val="0"/>
        <w:rPr>
          <w:del w:id="533" w:author="Parks, Robbie M" w:date="2018-12-15T12:25:00Z"/>
          <w:rFonts w:ascii="Times New Roman" w:hAnsi="Times New Roman"/>
          <w:color w:val="000000" w:themeColor="text1"/>
          <w:sz w:val="24"/>
          <w:szCs w:val="24"/>
        </w:rPr>
      </w:pPr>
    </w:p>
    <w:p w14:paraId="607387B6" w14:textId="5EE51CBF" w:rsidR="00675CCF" w:rsidDel="0004728E" w:rsidRDefault="00675CCF">
      <w:pPr>
        <w:spacing w:after="0" w:line="240" w:lineRule="auto"/>
        <w:rPr>
          <w:del w:id="534" w:author="Parks, Robbie M" w:date="2018-12-21T14:56:00Z"/>
          <w:rFonts w:ascii="Times New Roman" w:hAnsi="Times New Roman"/>
          <w:b/>
          <w:sz w:val="24"/>
          <w:szCs w:val="24"/>
        </w:rPr>
      </w:pPr>
      <w:del w:id="535" w:author="Parks, Robbie M" w:date="2018-12-21T14:56:00Z">
        <w:r w:rsidDel="0004728E">
          <w:rPr>
            <w:rFonts w:ascii="Times New Roman" w:hAnsi="Times New Roman"/>
            <w:b/>
            <w:sz w:val="24"/>
            <w:szCs w:val="24"/>
          </w:rPr>
          <w:br w:type="page"/>
        </w:r>
      </w:del>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665A9033"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w:t>
      </w:r>
      <w:ins w:id="536" w:author="Parks, Robbie M" w:date="2018-12-11T12:43:00Z">
        <w:r w:rsidR="00773AEC">
          <w:rPr>
            <w:rFonts w:ascii="Times New Roman" w:hAnsi="Times New Roman"/>
            <w:sz w:val="24"/>
            <w:szCs w:val="24"/>
          </w:rPr>
          <w:t xml:space="preserve">The development of statistical methods is supported by grants from the Wellcome Trust </w:t>
        </w:r>
        <w:r w:rsidR="00773AEC" w:rsidRPr="00B95DCD">
          <w:rPr>
            <w:rFonts w:ascii="Times New Roman" w:hAnsi="Times New Roman"/>
            <w:sz w:val="24"/>
            <w:szCs w:val="24"/>
          </w:rPr>
          <w:t>(</w:t>
        </w:r>
        <w:r w:rsidR="00773AEC" w:rsidRPr="00C2602B">
          <w:rPr>
            <w:rFonts w:ascii="Times New Roman" w:hAnsi="Times New Roman"/>
            <w:sz w:val="24"/>
            <w:szCs w:val="24"/>
          </w:rPr>
          <w:t>grants 205208/Z/16/Z and 209376/Z/17/Z and Institutional Strategic Support Fund)</w:t>
        </w:r>
        <w:r w:rsidR="00773AEC">
          <w:rPr>
            <w:rFonts w:ascii="Times New Roman" w:hAnsi="Times New Roman"/>
            <w:sz w:val="24"/>
            <w:szCs w:val="24"/>
          </w:rPr>
          <w:t xml:space="preserve">. </w:t>
        </w:r>
      </w:ins>
      <w:r w:rsidR="003575A7" w:rsidRPr="003575A7">
        <w:rPr>
          <w:rFonts w:ascii="Times New Roman" w:hAnsi="Times New Roman"/>
          <w:sz w:val="24"/>
          <w:szCs w:val="24"/>
        </w:rPr>
        <w:t>It has not been formally reviewed by EPA. The views expressed in this document are solely those of authors and do not necessarily reflect those of the Agency. EPA does not endorse any products or commercial services mentioned in this publication.</w:t>
      </w:r>
      <w:r w:rsidR="00DF0392">
        <w:rPr>
          <w:rFonts w:ascii="Times New Roman" w:hAnsi="Times New Roman"/>
          <w:sz w:val="24"/>
          <w:szCs w:val="24"/>
        </w:rPr>
        <w:t xml:space="preserve"> </w:t>
      </w:r>
      <w:del w:id="537" w:author="Parks, Robbie M" w:date="2018-12-11T12:43:00Z">
        <w:r w:rsidR="00DF0392" w:rsidDel="00773AEC">
          <w:rPr>
            <w:rFonts w:ascii="Times New Roman" w:hAnsi="Times New Roman"/>
            <w:sz w:val="24"/>
            <w:szCs w:val="24"/>
          </w:rPr>
          <w:delText xml:space="preserve">The development of statistical methods is supported by grants from Wellcome Trust </w:delText>
        </w:r>
      </w:del>
      <w:del w:id="538" w:author="Parks, Robbie M" w:date="2018-12-11T12:41:00Z">
        <w:r w:rsidR="00DF0392" w:rsidDel="00281498">
          <w:rPr>
            <w:rFonts w:ascii="Times New Roman" w:hAnsi="Times New Roman"/>
            <w:sz w:val="24"/>
            <w:szCs w:val="24"/>
          </w:rPr>
          <w:delText>([[[the two we put in the PM paper]]])/</w:delText>
        </w:r>
      </w:del>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1F9767AF" w14:textId="77777777" w:rsidR="00D34088" w:rsidRDefault="00843A73" w:rsidP="00D76DF7">
      <w:pPr>
        <w:spacing w:after="0" w:line="480" w:lineRule="auto"/>
        <w:jc w:val="both"/>
        <w:rPr>
          <w:ins w:id="539" w:author="Parks, Robbie M" w:date="2018-12-11T12:38:00Z"/>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ins w:id="540" w:author="Parks, Robbie M" w:date="2018-12-11T12:09:00Z">
        <w:r w:rsidR="001C5198">
          <w:rPr>
            <w:rFonts w:ascii="Times New Roman" w:hAnsi="Times New Roman"/>
            <w:sz w:val="24"/>
            <w:szCs w:val="24"/>
          </w:rPr>
          <w:t>, VK</w:t>
        </w:r>
      </w:ins>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w:t>
      </w:r>
    </w:p>
    <w:p w14:paraId="4D10CF81" w14:textId="77777777" w:rsidR="00D34088" w:rsidRDefault="00D34088" w:rsidP="00D76DF7">
      <w:pPr>
        <w:spacing w:after="0" w:line="480" w:lineRule="auto"/>
        <w:jc w:val="both"/>
        <w:rPr>
          <w:ins w:id="541" w:author="Parks, Robbie M" w:date="2018-12-11T12:38:00Z"/>
          <w:rFonts w:ascii="Times New Roman" w:hAnsi="Times New Roman"/>
          <w:sz w:val="24"/>
          <w:szCs w:val="24"/>
        </w:rPr>
      </w:pPr>
    </w:p>
    <w:p w14:paraId="59A52C18" w14:textId="77777777" w:rsidR="00CE03A3" w:rsidRDefault="00D34088" w:rsidP="00D76DF7">
      <w:pPr>
        <w:spacing w:after="0" w:line="480" w:lineRule="auto"/>
        <w:jc w:val="both"/>
        <w:rPr>
          <w:ins w:id="542" w:author="Parks, Robbie M" w:date="2018-12-11T12:41:00Z"/>
          <w:rFonts w:ascii="Times New Roman" w:hAnsi="Times New Roman"/>
          <w:sz w:val="24"/>
          <w:szCs w:val="24"/>
        </w:rPr>
      </w:pPr>
      <w:ins w:id="543" w:author="Parks, Robbie M" w:date="2018-12-11T12:38:00Z">
        <w:r>
          <w:rPr>
            <w:rFonts w:ascii="Times New Roman" w:hAnsi="Times New Roman"/>
            <w:b/>
            <w:sz w:val="24"/>
            <w:szCs w:val="24"/>
          </w:rPr>
          <w:t>Competing interests statement</w:t>
        </w:r>
      </w:ins>
      <w:r w:rsidR="00843A73" w:rsidRPr="00636C9B">
        <w:rPr>
          <w:rFonts w:ascii="Times New Roman" w:hAnsi="Times New Roman"/>
          <w:sz w:val="24"/>
          <w:szCs w:val="24"/>
        </w:rPr>
        <w:t xml:space="preserve"> </w:t>
      </w:r>
    </w:p>
    <w:p w14:paraId="376F84F6" w14:textId="6F73449A" w:rsidR="000210D1" w:rsidRPr="005614F4" w:rsidRDefault="00CE03A3" w:rsidP="00D76DF7">
      <w:pPr>
        <w:spacing w:after="0" w:line="480" w:lineRule="auto"/>
        <w:jc w:val="both"/>
        <w:rPr>
          <w:rFonts w:ascii="Times New Roman" w:hAnsi="Times New Roman"/>
          <w:sz w:val="24"/>
          <w:szCs w:val="24"/>
        </w:rPr>
      </w:pPr>
      <w:ins w:id="544" w:author="Parks, Robbie M" w:date="2018-12-11T12:41:00Z">
        <w:r w:rsidRPr="005614F4">
          <w:rPr>
            <w:rFonts w:ascii="Times New Roman" w:hAnsi="Times New Roman"/>
            <w:sz w:val="24"/>
            <w:szCs w:val="24"/>
            <w:rPrChange w:id="545" w:author="Parks, Robbie M" w:date="2018-12-21T14:57:00Z">
              <w:rPr/>
            </w:rPrChange>
          </w:rPr>
          <w:t>ME reports a charitable grant from AstraZeneca Young Health Programme, and personal fees from Prudential, Scor, and Third Bridge, all outside the submitted work; all other authors declare no competing interests.</w:t>
        </w:r>
      </w:ins>
      <w:r w:rsidR="000210D1" w:rsidRPr="005614F4">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1A1DB0DC" w14:textId="47C9703C" w:rsidR="00557C12" w:rsidRPr="00557C12" w:rsidRDefault="00A55581"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557C12" w:rsidRPr="00557C12">
        <w:rPr>
          <w:rFonts w:ascii="Times New Roman" w:eastAsia="Times New Roman" w:hAnsi="Times New Roman"/>
          <w:noProof/>
          <w:sz w:val="24"/>
        </w:rPr>
        <w:t>1.</w:t>
      </w:r>
      <w:r w:rsidR="00557C12" w:rsidRPr="00557C12">
        <w:rPr>
          <w:rFonts w:ascii="Times New Roman" w:eastAsia="Times New Roman" w:hAnsi="Times New Roman"/>
          <w:noProof/>
          <w:sz w:val="24"/>
        </w:rPr>
        <w:tab/>
        <w:t xml:space="preserve">Watts, N. </w:t>
      </w:r>
      <w:r w:rsidR="00557C12" w:rsidRPr="00557C12">
        <w:rPr>
          <w:rFonts w:ascii="Times New Roman" w:eastAsia="Times New Roman" w:hAnsi="Times New Roman"/>
          <w:i/>
          <w:iCs/>
          <w:noProof/>
          <w:sz w:val="24"/>
        </w:rPr>
        <w:t>et al.</w:t>
      </w:r>
      <w:r w:rsidR="00557C12" w:rsidRPr="00557C12">
        <w:rPr>
          <w:rFonts w:ascii="Times New Roman" w:eastAsia="Times New Roman" w:hAnsi="Times New Roman"/>
          <w:noProof/>
          <w:sz w:val="24"/>
        </w:rPr>
        <w:t xml:space="preserve"> The 2018 report of the Lancet Countdown on health and climate change: shaping health of nations for centuries to come. </w:t>
      </w:r>
      <w:r w:rsidR="00557C12" w:rsidRPr="00557C12">
        <w:rPr>
          <w:rFonts w:ascii="Times New Roman" w:eastAsia="Times New Roman" w:hAnsi="Times New Roman"/>
          <w:i/>
          <w:iCs/>
          <w:noProof/>
          <w:sz w:val="24"/>
        </w:rPr>
        <w:t>Lancet</w:t>
      </w:r>
      <w:r w:rsidR="00557C12" w:rsidRPr="00557C12">
        <w:rPr>
          <w:rFonts w:ascii="Times New Roman" w:eastAsia="Times New Roman" w:hAnsi="Times New Roman"/>
          <w:noProof/>
          <w:sz w:val="24"/>
        </w:rPr>
        <w:t xml:space="preserve"> </w:t>
      </w:r>
      <w:r w:rsidR="00557C12" w:rsidRPr="00557C12">
        <w:rPr>
          <w:rFonts w:ascii="Times New Roman" w:eastAsia="Times New Roman" w:hAnsi="Times New Roman"/>
          <w:b/>
          <w:bCs/>
          <w:noProof/>
          <w:sz w:val="24"/>
        </w:rPr>
        <w:t>6736,</w:t>
      </w:r>
      <w:r w:rsidR="00557C12" w:rsidRPr="00557C12">
        <w:rPr>
          <w:rFonts w:ascii="Times New Roman" w:eastAsia="Times New Roman" w:hAnsi="Times New Roman"/>
          <w:noProof/>
          <w:sz w:val="24"/>
        </w:rPr>
        <w:t xml:space="preserve"> 1–4 (2018).</w:t>
      </w:r>
    </w:p>
    <w:p w14:paraId="0016B062"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w:t>
      </w:r>
      <w:r w:rsidRPr="00557C12">
        <w:rPr>
          <w:rFonts w:ascii="Times New Roman" w:eastAsia="Times New Roman" w:hAnsi="Times New Roman"/>
          <w:noProof/>
          <w:sz w:val="24"/>
        </w:rPr>
        <w:tab/>
        <w:t xml:space="preserve">McMichael, A. J., Woodruff, R. E. &amp; Hales, S. Climate change and human health: Present and future risks. </w:t>
      </w:r>
      <w:r w:rsidRPr="00557C12">
        <w:rPr>
          <w:rFonts w:ascii="Times New Roman" w:eastAsia="Times New Roman" w:hAnsi="Times New Roman"/>
          <w:i/>
          <w:iCs/>
          <w:noProof/>
          <w:sz w:val="24"/>
        </w:rPr>
        <w:t>Lancet</w:t>
      </w:r>
      <w:r w:rsidRPr="00557C12">
        <w:rPr>
          <w:rFonts w:ascii="Times New Roman" w:eastAsia="Times New Roman" w:hAnsi="Times New Roman"/>
          <w:noProof/>
          <w:sz w:val="24"/>
        </w:rPr>
        <w:t xml:space="preserve"> (2006). doi:10.1016/S0140-6736(06)68079-3</w:t>
      </w:r>
    </w:p>
    <w:p w14:paraId="01794585"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w:t>
      </w:r>
      <w:r w:rsidRPr="00557C12">
        <w:rPr>
          <w:rFonts w:ascii="Times New Roman" w:eastAsia="Times New Roman" w:hAnsi="Times New Roman"/>
          <w:noProof/>
          <w:sz w:val="24"/>
        </w:rPr>
        <w:tab/>
        <w:t xml:space="preserve">Huang, C.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Projecting Future heat-related mortality under climate change scenarios: A systematic review. </w:t>
      </w:r>
      <w:r w:rsidRPr="00557C12">
        <w:rPr>
          <w:rFonts w:ascii="Times New Roman" w:eastAsia="Times New Roman" w:hAnsi="Times New Roman"/>
          <w:i/>
          <w:iCs/>
          <w:noProof/>
          <w:sz w:val="24"/>
        </w:rPr>
        <w:t>Environmental Health Perspectives</w:t>
      </w:r>
      <w:r w:rsidRPr="00557C12">
        <w:rPr>
          <w:rFonts w:ascii="Times New Roman" w:eastAsia="Times New Roman" w:hAnsi="Times New Roman"/>
          <w:noProof/>
          <w:sz w:val="24"/>
        </w:rPr>
        <w:t xml:space="preserve"> (2011). doi:10.1289/ehp.1103456</w:t>
      </w:r>
    </w:p>
    <w:p w14:paraId="246CAF59"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w:t>
      </w:r>
      <w:r w:rsidRPr="00557C12">
        <w:rPr>
          <w:rFonts w:ascii="Times New Roman" w:eastAsia="Times New Roman" w:hAnsi="Times New Roman"/>
          <w:noProof/>
          <w:sz w:val="24"/>
        </w:rPr>
        <w:tab/>
        <w:t xml:space="preserve">Gasparrini, A.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Projections of temperature-related excess mortality under climate change scenarios. </w:t>
      </w:r>
      <w:r w:rsidRPr="00557C12">
        <w:rPr>
          <w:rFonts w:ascii="Times New Roman" w:eastAsia="Times New Roman" w:hAnsi="Times New Roman"/>
          <w:i/>
          <w:iCs/>
          <w:noProof/>
          <w:sz w:val="24"/>
        </w:rPr>
        <w:t>Lancet Planet. Heal.</w:t>
      </w:r>
      <w:r w:rsidRPr="00557C12">
        <w:rPr>
          <w:rFonts w:ascii="Times New Roman" w:eastAsia="Times New Roman" w:hAnsi="Times New Roman"/>
          <w:noProof/>
          <w:sz w:val="24"/>
        </w:rPr>
        <w:t xml:space="preserve"> (2017). doi:10.1016/S2542-5196(17)30156-0</w:t>
      </w:r>
    </w:p>
    <w:p w14:paraId="788FBB05"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5.</w:t>
      </w:r>
      <w:r w:rsidRPr="00557C12">
        <w:rPr>
          <w:rFonts w:ascii="Times New Roman" w:eastAsia="Times New Roman" w:hAnsi="Times New Roman"/>
          <w:noProof/>
          <w:sz w:val="24"/>
        </w:rPr>
        <w:tab/>
        <w:t xml:space="preserve">Smith, K. R.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Human health: Impacts, adaptation, and co-benefits. in </w:t>
      </w:r>
      <w:r w:rsidRPr="00557C12">
        <w:rPr>
          <w:rFonts w:ascii="Times New Roman" w:eastAsia="Times New Roman" w:hAnsi="Times New Roman"/>
          <w:i/>
          <w:iCs/>
          <w:noProof/>
          <w:sz w:val="24"/>
        </w:rPr>
        <w:t>Climate Change 2014 Impacts, Adaptation and Vulnerability: Part A: Global and Sectoral Aspects</w:t>
      </w:r>
      <w:r w:rsidRPr="00557C12">
        <w:rPr>
          <w:rFonts w:ascii="Times New Roman" w:eastAsia="Times New Roman" w:hAnsi="Times New Roman"/>
          <w:noProof/>
          <w:sz w:val="24"/>
        </w:rPr>
        <w:t xml:space="preserve"> (2015). doi:10.1017/CBO9781107415379.016</w:t>
      </w:r>
    </w:p>
    <w:p w14:paraId="3D069B3D"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6.</w:t>
      </w:r>
      <w:r w:rsidRPr="00557C12">
        <w:rPr>
          <w:rFonts w:ascii="Times New Roman" w:eastAsia="Times New Roman" w:hAnsi="Times New Roman"/>
          <w:noProof/>
          <w:sz w:val="24"/>
        </w:rPr>
        <w:tab/>
        <w:t xml:space="preserve">Burke, M.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Higher temperatures increase suicide rates in the United States and Mexico. </w:t>
      </w:r>
      <w:r w:rsidRPr="00557C12">
        <w:rPr>
          <w:rFonts w:ascii="Times New Roman" w:eastAsia="Times New Roman" w:hAnsi="Times New Roman"/>
          <w:i/>
          <w:iCs/>
          <w:noProof/>
          <w:sz w:val="24"/>
        </w:rPr>
        <w:t>Nat. Clim. Chang.</w:t>
      </w:r>
      <w:r w:rsidRPr="00557C12">
        <w:rPr>
          <w:rFonts w:ascii="Times New Roman" w:eastAsia="Times New Roman" w:hAnsi="Times New Roman"/>
          <w:noProof/>
          <w:sz w:val="24"/>
        </w:rPr>
        <w:t xml:space="preserve"> (2018). doi:10.1038/s41558-018-0222-x</w:t>
      </w:r>
    </w:p>
    <w:p w14:paraId="417E46B5"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7.</w:t>
      </w:r>
      <w:r w:rsidRPr="00557C12">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557C12">
        <w:rPr>
          <w:rFonts w:ascii="Times New Roman" w:eastAsia="Times New Roman" w:hAnsi="Times New Roman"/>
          <w:i/>
          <w:iCs/>
          <w:noProof/>
          <w:sz w:val="24"/>
        </w:rPr>
        <w:t>Elife</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7,</w:t>
      </w:r>
      <w:r w:rsidRPr="00557C12">
        <w:rPr>
          <w:rFonts w:ascii="Times New Roman" w:eastAsia="Times New Roman" w:hAnsi="Times New Roman"/>
          <w:noProof/>
          <w:sz w:val="24"/>
        </w:rPr>
        <w:t xml:space="preserve"> (2018).</w:t>
      </w:r>
    </w:p>
    <w:p w14:paraId="246B558A"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8.</w:t>
      </w:r>
      <w:r w:rsidRPr="00557C12">
        <w:rPr>
          <w:rFonts w:ascii="Times New Roman" w:eastAsia="Times New Roman" w:hAnsi="Times New Roman"/>
          <w:noProof/>
          <w:sz w:val="24"/>
        </w:rPr>
        <w:tab/>
        <w:t xml:space="preserve">Rau, R. Seasonality in Human Mortality.  A Demographic Approach. </w:t>
      </w:r>
      <w:r w:rsidRPr="00557C12">
        <w:rPr>
          <w:rFonts w:ascii="Times New Roman" w:eastAsia="Times New Roman" w:hAnsi="Times New Roman"/>
          <w:i/>
          <w:iCs/>
          <w:noProof/>
          <w:sz w:val="24"/>
        </w:rPr>
        <w:t>Wirtschafts- und Sozialwissenschaftlichen Fak.</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PhD,</w:t>
      </w:r>
      <w:r w:rsidRPr="00557C12">
        <w:rPr>
          <w:rFonts w:ascii="Times New Roman" w:eastAsia="Times New Roman" w:hAnsi="Times New Roman"/>
          <w:noProof/>
          <w:sz w:val="24"/>
        </w:rPr>
        <w:t xml:space="preserve"> 361 (2004).</w:t>
      </w:r>
    </w:p>
    <w:p w14:paraId="44BD430F"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9.</w:t>
      </w:r>
      <w:r w:rsidRPr="00557C12">
        <w:rPr>
          <w:rFonts w:ascii="Times New Roman" w:eastAsia="Times New Roman" w:hAnsi="Times New Roman"/>
          <w:noProof/>
          <w:sz w:val="24"/>
        </w:rPr>
        <w:tab/>
        <w:t xml:space="preserve">Shi, L., Kloog, I., Zanobetti, A., Liu, P. &amp; Schwartz, J. D. Impacts of temperature and its variability on mortality in New England. </w:t>
      </w:r>
      <w:r w:rsidRPr="00557C12">
        <w:rPr>
          <w:rFonts w:ascii="Times New Roman" w:eastAsia="Times New Roman" w:hAnsi="Times New Roman"/>
          <w:i/>
          <w:iCs/>
          <w:noProof/>
          <w:sz w:val="24"/>
        </w:rPr>
        <w:t>Nat. Clim. Chang.</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5,</w:t>
      </w:r>
      <w:r w:rsidRPr="00557C12">
        <w:rPr>
          <w:rFonts w:ascii="Times New Roman" w:eastAsia="Times New Roman" w:hAnsi="Times New Roman"/>
          <w:noProof/>
          <w:sz w:val="24"/>
        </w:rPr>
        <w:t xml:space="preserve"> 988–991 (2015).</w:t>
      </w:r>
    </w:p>
    <w:p w14:paraId="2BC26B92"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10.</w:t>
      </w:r>
      <w:r w:rsidRPr="00557C12">
        <w:rPr>
          <w:rFonts w:ascii="Times New Roman" w:eastAsia="Times New Roman" w:hAnsi="Times New Roman"/>
          <w:noProof/>
          <w:sz w:val="24"/>
        </w:rPr>
        <w:tab/>
        <w:t xml:space="preserve">Gasparrini, A.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Mortality risk attributable to high and low ambient temperature: A multicountry observational study. </w:t>
      </w:r>
      <w:r w:rsidRPr="00557C12">
        <w:rPr>
          <w:rFonts w:ascii="Times New Roman" w:eastAsia="Times New Roman" w:hAnsi="Times New Roman"/>
          <w:i/>
          <w:iCs/>
          <w:noProof/>
          <w:sz w:val="24"/>
        </w:rPr>
        <w:t>Lancet</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386,</w:t>
      </w:r>
      <w:r w:rsidRPr="00557C12">
        <w:rPr>
          <w:rFonts w:ascii="Times New Roman" w:eastAsia="Times New Roman" w:hAnsi="Times New Roman"/>
          <w:noProof/>
          <w:sz w:val="24"/>
        </w:rPr>
        <w:t xml:space="preserve"> 369–375 (2015).</w:t>
      </w:r>
    </w:p>
    <w:p w14:paraId="5CA580B3"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11.</w:t>
      </w:r>
      <w:r w:rsidRPr="00557C12">
        <w:rPr>
          <w:rFonts w:ascii="Times New Roman" w:eastAsia="Times New Roman" w:hAnsi="Times New Roman"/>
          <w:noProof/>
          <w:sz w:val="24"/>
        </w:rPr>
        <w:tab/>
        <w:t xml:space="preserve">Ye, X.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Ambient temperature and morbidity: a review of epidemiological evidence. </w:t>
      </w:r>
      <w:r w:rsidRPr="00557C12">
        <w:rPr>
          <w:rFonts w:ascii="Times New Roman" w:eastAsia="Times New Roman" w:hAnsi="Times New Roman"/>
          <w:i/>
          <w:iCs/>
          <w:noProof/>
          <w:sz w:val="24"/>
        </w:rPr>
        <w:t>Environ. Health Perspect.</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120,</w:t>
      </w:r>
      <w:r w:rsidRPr="00557C12">
        <w:rPr>
          <w:rFonts w:ascii="Times New Roman" w:eastAsia="Times New Roman" w:hAnsi="Times New Roman"/>
          <w:noProof/>
          <w:sz w:val="24"/>
        </w:rPr>
        <w:t xml:space="preserve"> 19–28 (2012).</w:t>
      </w:r>
    </w:p>
    <w:p w14:paraId="544749DD"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12.</w:t>
      </w:r>
      <w:r w:rsidRPr="00557C12">
        <w:rPr>
          <w:rFonts w:ascii="Times New Roman" w:eastAsia="Times New Roman" w:hAnsi="Times New Roman"/>
          <w:noProof/>
          <w:sz w:val="24"/>
        </w:rPr>
        <w:tab/>
        <w:t xml:space="preserve">Basu, R. High ambient temperature and mortality: A review of epidemiologic studies from 2001 to 2008. </w:t>
      </w:r>
      <w:r w:rsidRPr="00557C12">
        <w:rPr>
          <w:rFonts w:ascii="Times New Roman" w:eastAsia="Times New Roman" w:hAnsi="Times New Roman"/>
          <w:i/>
          <w:iCs/>
          <w:noProof/>
          <w:sz w:val="24"/>
        </w:rPr>
        <w:t>Environ. Heal. A Glob. Access Sci. Source</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8,</w:t>
      </w:r>
      <w:r w:rsidRPr="00557C12">
        <w:rPr>
          <w:rFonts w:ascii="Times New Roman" w:eastAsia="Times New Roman" w:hAnsi="Times New Roman"/>
          <w:noProof/>
          <w:sz w:val="24"/>
        </w:rPr>
        <w:t xml:space="preserve"> 40 (2009).</w:t>
      </w:r>
    </w:p>
    <w:p w14:paraId="4DE98045"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13.</w:t>
      </w:r>
      <w:r w:rsidRPr="00557C12">
        <w:rPr>
          <w:rFonts w:ascii="Times New Roman" w:eastAsia="Times New Roman" w:hAnsi="Times New Roman"/>
          <w:noProof/>
          <w:sz w:val="24"/>
        </w:rPr>
        <w:tab/>
        <w:t xml:space="preserve">Ranson, M. Crime, weather, and climate change. </w:t>
      </w:r>
      <w:r w:rsidRPr="00557C12">
        <w:rPr>
          <w:rFonts w:ascii="Times New Roman" w:eastAsia="Times New Roman" w:hAnsi="Times New Roman"/>
          <w:i/>
          <w:iCs/>
          <w:noProof/>
          <w:sz w:val="24"/>
        </w:rPr>
        <w:t>J. Environ. Econ. Manage.</w:t>
      </w:r>
      <w:r w:rsidRPr="00557C12">
        <w:rPr>
          <w:rFonts w:ascii="Times New Roman" w:eastAsia="Times New Roman" w:hAnsi="Times New Roman"/>
          <w:noProof/>
          <w:sz w:val="24"/>
        </w:rPr>
        <w:t xml:space="preserve"> (2014). doi:10.1016/j.jeem.2013.11.008</w:t>
      </w:r>
    </w:p>
    <w:p w14:paraId="11EAC0DE"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14.</w:t>
      </w:r>
      <w:r w:rsidRPr="00557C12">
        <w:rPr>
          <w:rFonts w:ascii="Times New Roman" w:eastAsia="Times New Roman" w:hAnsi="Times New Roman"/>
          <w:noProof/>
          <w:sz w:val="24"/>
        </w:rPr>
        <w:tab/>
        <w:t xml:space="preserve">Mares, D. Climate change and levels of violence in socially disadvantaged neighborhood groups. </w:t>
      </w:r>
      <w:r w:rsidRPr="00557C12">
        <w:rPr>
          <w:rFonts w:ascii="Times New Roman" w:eastAsia="Times New Roman" w:hAnsi="Times New Roman"/>
          <w:i/>
          <w:iCs/>
          <w:noProof/>
          <w:sz w:val="24"/>
        </w:rPr>
        <w:t>J. Urban Heal.</w:t>
      </w:r>
      <w:r w:rsidRPr="00557C12">
        <w:rPr>
          <w:rFonts w:ascii="Times New Roman" w:eastAsia="Times New Roman" w:hAnsi="Times New Roman"/>
          <w:noProof/>
          <w:sz w:val="24"/>
        </w:rPr>
        <w:t xml:space="preserve"> (2013). doi:10.1007/s11524-013-9791-1</w:t>
      </w:r>
    </w:p>
    <w:p w14:paraId="75F5CA67"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15.</w:t>
      </w:r>
      <w:r w:rsidRPr="00557C12">
        <w:rPr>
          <w:rFonts w:ascii="Times New Roman" w:eastAsia="Times New Roman" w:hAnsi="Times New Roman"/>
          <w:noProof/>
          <w:sz w:val="24"/>
        </w:rPr>
        <w:tab/>
        <w:t xml:space="preserve">Burke, M. B., Miguel, E., Satyanath, S., Dykema, J. A. &amp; Lobell, D. B. Warming increases the risk of civil war in Africa. </w:t>
      </w:r>
      <w:r w:rsidRPr="00557C12">
        <w:rPr>
          <w:rFonts w:ascii="Times New Roman" w:eastAsia="Times New Roman" w:hAnsi="Times New Roman"/>
          <w:i/>
          <w:iCs/>
          <w:noProof/>
          <w:sz w:val="24"/>
        </w:rPr>
        <w:t>Proc. Natl. Acad. Sci.</w:t>
      </w:r>
      <w:r w:rsidRPr="00557C12">
        <w:rPr>
          <w:rFonts w:ascii="Times New Roman" w:eastAsia="Times New Roman" w:hAnsi="Times New Roman"/>
          <w:noProof/>
          <w:sz w:val="24"/>
        </w:rPr>
        <w:t xml:space="preserve"> (2009). doi:10.1073/pnas.0907998106</w:t>
      </w:r>
    </w:p>
    <w:p w14:paraId="7162D5BD"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16.</w:t>
      </w:r>
      <w:r w:rsidRPr="00557C12">
        <w:rPr>
          <w:rFonts w:ascii="Times New Roman" w:eastAsia="Times New Roman" w:hAnsi="Times New Roman"/>
          <w:noProof/>
          <w:sz w:val="24"/>
        </w:rPr>
        <w:tab/>
        <w:t xml:space="preserve">Hsiang, S. M., Burke, M. &amp; Miguel, E. Quantifying the Influence of Climate on Human Conflict. </w:t>
      </w:r>
      <w:r w:rsidRPr="00557C12">
        <w:rPr>
          <w:rFonts w:ascii="Times New Roman" w:eastAsia="Times New Roman" w:hAnsi="Times New Roman"/>
          <w:i/>
          <w:iCs/>
          <w:noProof/>
          <w:sz w:val="24"/>
        </w:rPr>
        <w:t>Science (80-. ).</w:t>
      </w:r>
      <w:r w:rsidRPr="00557C12">
        <w:rPr>
          <w:rFonts w:ascii="Times New Roman" w:eastAsia="Times New Roman" w:hAnsi="Times New Roman"/>
          <w:noProof/>
          <w:sz w:val="24"/>
        </w:rPr>
        <w:t xml:space="preserve"> (2013). doi:10.1126/science.1235367</w:t>
      </w:r>
    </w:p>
    <w:p w14:paraId="77AEAB78"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17.</w:t>
      </w:r>
      <w:r w:rsidRPr="00557C12">
        <w:rPr>
          <w:rFonts w:ascii="Times New Roman" w:eastAsia="Times New Roman" w:hAnsi="Times New Roman"/>
          <w:noProof/>
          <w:sz w:val="24"/>
        </w:rPr>
        <w:tab/>
        <w:t xml:space="preserve">Hsiang, S. M., Meng, K. C. &amp; Cane, M. A. Civil conflicts are associated with the </w:t>
      </w:r>
      <w:r w:rsidRPr="00557C12">
        <w:rPr>
          <w:rFonts w:ascii="Times New Roman" w:eastAsia="Times New Roman" w:hAnsi="Times New Roman"/>
          <w:noProof/>
          <w:sz w:val="24"/>
        </w:rPr>
        <w:lastRenderedPageBreak/>
        <w:t xml:space="preserve">global climate. </w:t>
      </w:r>
      <w:r w:rsidRPr="00557C12">
        <w:rPr>
          <w:rFonts w:ascii="Times New Roman" w:eastAsia="Times New Roman" w:hAnsi="Times New Roman"/>
          <w:i/>
          <w:iCs/>
          <w:noProof/>
          <w:sz w:val="24"/>
        </w:rPr>
        <w:t>Nature</w:t>
      </w:r>
      <w:r w:rsidRPr="00557C12">
        <w:rPr>
          <w:rFonts w:ascii="Times New Roman" w:eastAsia="Times New Roman" w:hAnsi="Times New Roman"/>
          <w:noProof/>
          <w:sz w:val="24"/>
        </w:rPr>
        <w:t xml:space="preserve"> (2011). doi:10.1038/nature10311</w:t>
      </w:r>
    </w:p>
    <w:p w14:paraId="02F50585"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18.</w:t>
      </w:r>
      <w:r w:rsidRPr="00557C12">
        <w:rPr>
          <w:rFonts w:ascii="Times New Roman" w:eastAsia="Times New Roman" w:hAnsi="Times New Roman"/>
          <w:noProof/>
          <w:sz w:val="24"/>
        </w:rPr>
        <w:tab/>
        <w:t xml:space="preserve">O’Loughlin, J.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Climate variability and conflict risk in East Africa, 1990-2009. </w:t>
      </w:r>
      <w:r w:rsidRPr="00557C12">
        <w:rPr>
          <w:rFonts w:ascii="Times New Roman" w:eastAsia="Times New Roman" w:hAnsi="Times New Roman"/>
          <w:i/>
          <w:iCs/>
          <w:noProof/>
          <w:sz w:val="24"/>
        </w:rPr>
        <w:t>Proc. Natl. Acad. Sci.</w:t>
      </w:r>
      <w:r w:rsidRPr="00557C12">
        <w:rPr>
          <w:rFonts w:ascii="Times New Roman" w:eastAsia="Times New Roman" w:hAnsi="Times New Roman"/>
          <w:noProof/>
          <w:sz w:val="24"/>
        </w:rPr>
        <w:t xml:space="preserve"> (2012). doi:10.1073/pnas.1205130109</w:t>
      </w:r>
    </w:p>
    <w:p w14:paraId="0CE17A97"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19.</w:t>
      </w:r>
      <w:r w:rsidRPr="00557C12">
        <w:rPr>
          <w:rFonts w:ascii="Times New Roman" w:eastAsia="Times New Roman" w:hAnsi="Times New Roman"/>
          <w:noProof/>
          <w:sz w:val="24"/>
        </w:rPr>
        <w:tab/>
        <w:t xml:space="preserve">Page, L. A., Hajat, S. &amp; Kovats, R. S. Relationship between daily suicide counts and temperature in England and Wales. </w:t>
      </w:r>
      <w:r w:rsidRPr="00557C12">
        <w:rPr>
          <w:rFonts w:ascii="Times New Roman" w:eastAsia="Times New Roman" w:hAnsi="Times New Roman"/>
          <w:i/>
          <w:iCs/>
          <w:noProof/>
          <w:sz w:val="24"/>
        </w:rPr>
        <w:t>Br. J. Psychiatry</w:t>
      </w:r>
      <w:r w:rsidRPr="00557C12">
        <w:rPr>
          <w:rFonts w:ascii="Times New Roman" w:eastAsia="Times New Roman" w:hAnsi="Times New Roman"/>
          <w:noProof/>
          <w:sz w:val="24"/>
        </w:rPr>
        <w:t xml:space="preserve"> (2007). doi:10.1192/bjp.bp.106.031948</w:t>
      </w:r>
    </w:p>
    <w:p w14:paraId="412899F8"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20.</w:t>
      </w:r>
      <w:r w:rsidRPr="00557C12">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557C12">
        <w:rPr>
          <w:rFonts w:ascii="Times New Roman" w:eastAsia="Times New Roman" w:hAnsi="Times New Roman"/>
          <w:i/>
          <w:iCs/>
          <w:noProof/>
          <w:sz w:val="24"/>
        </w:rPr>
        <w:t>Int. J. Biometeorol.</w:t>
      </w:r>
      <w:r w:rsidRPr="00557C12">
        <w:rPr>
          <w:rFonts w:ascii="Times New Roman" w:eastAsia="Times New Roman" w:hAnsi="Times New Roman"/>
          <w:noProof/>
          <w:sz w:val="24"/>
        </w:rPr>
        <w:t xml:space="preserve"> (2017). doi:10.1007/s00484-016-1270-4</w:t>
      </w:r>
    </w:p>
    <w:p w14:paraId="4DA7A8E2"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21.</w:t>
      </w:r>
      <w:r w:rsidRPr="00557C12">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557C12">
        <w:rPr>
          <w:rFonts w:ascii="Times New Roman" w:eastAsia="Times New Roman" w:hAnsi="Times New Roman"/>
          <w:i/>
          <w:iCs/>
          <w:noProof/>
          <w:sz w:val="24"/>
        </w:rPr>
        <w:t>BMJ Open</w:t>
      </w:r>
      <w:r w:rsidRPr="00557C12">
        <w:rPr>
          <w:rFonts w:ascii="Times New Roman" w:eastAsia="Times New Roman" w:hAnsi="Times New Roman"/>
          <w:noProof/>
          <w:sz w:val="24"/>
        </w:rPr>
        <w:t xml:space="preserve"> (2016). doi:10.1136/bmjopen-2015-010399</w:t>
      </w:r>
    </w:p>
    <w:p w14:paraId="3406C2F0"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22.</w:t>
      </w:r>
      <w:r w:rsidRPr="00557C12">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557C12">
        <w:rPr>
          <w:rFonts w:ascii="Times New Roman" w:eastAsia="Times New Roman" w:hAnsi="Times New Roman"/>
          <w:i/>
          <w:iCs/>
          <w:noProof/>
          <w:sz w:val="24"/>
        </w:rPr>
        <w:t>Gastroenterology</w:t>
      </w:r>
      <w:r w:rsidRPr="00557C12">
        <w:rPr>
          <w:rFonts w:ascii="Times New Roman" w:eastAsia="Times New Roman" w:hAnsi="Times New Roman"/>
          <w:noProof/>
          <w:sz w:val="24"/>
        </w:rPr>
        <w:t xml:space="preserve"> (2017).</w:t>
      </w:r>
    </w:p>
    <w:p w14:paraId="02714D0E"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23.</w:t>
      </w:r>
      <w:r w:rsidRPr="00557C12">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557C12">
        <w:rPr>
          <w:rFonts w:ascii="Times New Roman" w:eastAsia="Times New Roman" w:hAnsi="Times New Roman"/>
          <w:i/>
          <w:iCs/>
          <w:noProof/>
          <w:sz w:val="24"/>
        </w:rPr>
        <w:t>Procedia - Soc. Behav. Sci.</w:t>
      </w:r>
      <w:r w:rsidRPr="00557C12">
        <w:rPr>
          <w:rFonts w:ascii="Times New Roman" w:eastAsia="Times New Roman" w:hAnsi="Times New Roman"/>
          <w:noProof/>
          <w:sz w:val="24"/>
        </w:rPr>
        <w:t xml:space="preserve"> (2013). doi:10.1016/j.sbspro.2013.11.143</w:t>
      </w:r>
    </w:p>
    <w:p w14:paraId="4FA5B9B9"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24.</w:t>
      </w:r>
      <w:r w:rsidRPr="00557C12">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557C12">
        <w:rPr>
          <w:rFonts w:ascii="Times New Roman" w:eastAsia="Times New Roman" w:hAnsi="Times New Roman"/>
          <w:i/>
          <w:iCs/>
          <w:noProof/>
          <w:sz w:val="24"/>
        </w:rPr>
        <w:t>J. Cold Reg. Eng.</w:t>
      </w:r>
      <w:r w:rsidRPr="00557C12">
        <w:rPr>
          <w:rFonts w:ascii="Times New Roman" w:eastAsia="Times New Roman" w:hAnsi="Times New Roman"/>
          <w:noProof/>
          <w:sz w:val="24"/>
        </w:rPr>
        <w:t xml:space="preserve"> (2016). doi:10.1061/(ASCE)CR.1943-5495.0000099</w:t>
      </w:r>
    </w:p>
    <w:p w14:paraId="23D2CB6C"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25.</w:t>
      </w:r>
      <w:r w:rsidRPr="00557C12">
        <w:rPr>
          <w:rFonts w:ascii="Times New Roman" w:eastAsia="Times New Roman" w:hAnsi="Times New Roman"/>
          <w:noProof/>
          <w:sz w:val="24"/>
        </w:rPr>
        <w:tab/>
        <w:t xml:space="preserve">Roh, H.-J., Datla, S. &amp; Sharma, S. Effect of snow, temperature and their interaction on highway truck traffic. </w:t>
      </w:r>
      <w:r w:rsidRPr="00557C12">
        <w:rPr>
          <w:rFonts w:ascii="Times New Roman" w:eastAsia="Times New Roman" w:hAnsi="Times New Roman"/>
          <w:i/>
          <w:iCs/>
          <w:noProof/>
          <w:sz w:val="24"/>
        </w:rPr>
        <w:t>J. Transp. Techn.</w:t>
      </w:r>
      <w:r w:rsidRPr="00557C12">
        <w:rPr>
          <w:rFonts w:ascii="Times New Roman" w:eastAsia="Times New Roman" w:hAnsi="Times New Roman"/>
          <w:noProof/>
          <w:sz w:val="24"/>
        </w:rPr>
        <w:t xml:space="preserve"> (2013). doi:10.4236/jtts.2013.31003</w:t>
      </w:r>
    </w:p>
    <w:p w14:paraId="68D2B736"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26.</w:t>
      </w:r>
      <w:r w:rsidRPr="00557C12">
        <w:rPr>
          <w:rFonts w:ascii="Times New Roman" w:eastAsia="Times New Roman" w:hAnsi="Times New Roman"/>
          <w:noProof/>
          <w:sz w:val="24"/>
        </w:rPr>
        <w:tab/>
        <w:t xml:space="preserve">Roh, H. J., Sharma, S. &amp; Sahu, P. K. Modeling snow and cold effects for classified highway traffic volumes. </w:t>
      </w:r>
      <w:r w:rsidRPr="00557C12">
        <w:rPr>
          <w:rFonts w:ascii="Times New Roman" w:eastAsia="Times New Roman" w:hAnsi="Times New Roman"/>
          <w:i/>
          <w:iCs/>
          <w:noProof/>
          <w:sz w:val="24"/>
        </w:rPr>
        <w:t>KSCE J. Civ. Eng.</w:t>
      </w:r>
      <w:r w:rsidRPr="00557C12">
        <w:rPr>
          <w:rFonts w:ascii="Times New Roman" w:eastAsia="Times New Roman" w:hAnsi="Times New Roman"/>
          <w:noProof/>
          <w:sz w:val="24"/>
        </w:rPr>
        <w:t xml:space="preserve"> (2016). doi:10.1007/s12205-015-0236-0</w:t>
      </w:r>
    </w:p>
    <w:p w14:paraId="76CB8FAB"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27.</w:t>
      </w:r>
      <w:r w:rsidRPr="00557C12">
        <w:rPr>
          <w:rFonts w:ascii="Times New Roman" w:eastAsia="Times New Roman" w:hAnsi="Times New Roman"/>
          <w:noProof/>
          <w:sz w:val="24"/>
        </w:rPr>
        <w:tab/>
        <w:t xml:space="preserve">Daanen, H. A. M., Van De Vliert, E. &amp; Huang, X. Driving performance in cold, warm, and thermoneutral environments. </w:t>
      </w:r>
      <w:r w:rsidRPr="00557C12">
        <w:rPr>
          <w:rFonts w:ascii="Times New Roman" w:eastAsia="Times New Roman" w:hAnsi="Times New Roman"/>
          <w:i/>
          <w:iCs/>
          <w:noProof/>
          <w:sz w:val="24"/>
        </w:rPr>
        <w:t>Appl. Ergon.</w:t>
      </w:r>
      <w:r w:rsidRPr="00557C12">
        <w:rPr>
          <w:rFonts w:ascii="Times New Roman" w:eastAsia="Times New Roman" w:hAnsi="Times New Roman"/>
          <w:noProof/>
          <w:sz w:val="24"/>
        </w:rPr>
        <w:t xml:space="preserve"> (2003). doi:10.1016/S0003-6870(03)00055-3</w:t>
      </w:r>
    </w:p>
    <w:p w14:paraId="7A539964"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28.</w:t>
      </w:r>
      <w:r w:rsidRPr="00557C12">
        <w:rPr>
          <w:rFonts w:ascii="Times New Roman" w:eastAsia="Times New Roman" w:hAnsi="Times New Roman"/>
          <w:noProof/>
          <w:sz w:val="24"/>
        </w:rPr>
        <w:tab/>
        <w:t xml:space="preserve">Zlatoper, T. J. Determinants of motor vehicle deaths in the United States: A cross-sectional analysis. </w:t>
      </w:r>
      <w:r w:rsidRPr="00557C12">
        <w:rPr>
          <w:rFonts w:ascii="Times New Roman" w:eastAsia="Times New Roman" w:hAnsi="Times New Roman"/>
          <w:i/>
          <w:iCs/>
          <w:noProof/>
          <w:sz w:val="24"/>
        </w:rPr>
        <w:t>Accid. Anal. Prev.</w:t>
      </w:r>
      <w:r w:rsidRPr="00557C12">
        <w:rPr>
          <w:rFonts w:ascii="Times New Roman" w:eastAsia="Times New Roman" w:hAnsi="Times New Roman"/>
          <w:noProof/>
          <w:sz w:val="24"/>
        </w:rPr>
        <w:t xml:space="preserve"> (1991). doi:10.1016/0001-4575(91)90062-A</w:t>
      </w:r>
    </w:p>
    <w:p w14:paraId="74307E59"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29.</w:t>
      </w:r>
      <w:r w:rsidRPr="00557C12">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557C12">
        <w:rPr>
          <w:rFonts w:ascii="Times New Roman" w:eastAsia="Times New Roman" w:hAnsi="Times New Roman"/>
          <w:i/>
          <w:iCs/>
          <w:noProof/>
          <w:sz w:val="24"/>
        </w:rPr>
        <w:t>Symposium on relationships among theory, physiological correlates, and operational performance</w:t>
      </w:r>
      <w:r w:rsidRPr="00557C12">
        <w:rPr>
          <w:rFonts w:ascii="Times New Roman" w:eastAsia="Times New Roman" w:hAnsi="Times New Roman"/>
          <w:noProof/>
          <w:sz w:val="24"/>
        </w:rPr>
        <w:t xml:space="preserve"> (1976). doi:10.1007/978-1-4684-2529-1_25</w:t>
      </w:r>
    </w:p>
    <w:p w14:paraId="036C0144"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30.</w:t>
      </w:r>
      <w:r w:rsidRPr="00557C12">
        <w:rPr>
          <w:rFonts w:ascii="Times New Roman" w:eastAsia="Times New Roman" w:hAnsi="Times New Roman"/>
          <w:noProof/>
          <w:sz w:val="24"/>
        </w:rPr>
        <w:tab/>
        <w:t xml:space="preserve">Wyon, D. P., Wyon, I. &amp; Norin, F. Effects of moderate heat stress on driver vigilance in a moving vehicle. </w:t>
      </w:r>
      <w:r w:rsidRPr="00557C12">
        <w:rPr>
          <w:rFonts w:ascii="Times New Roman" w:eastAsia="Times New Roman" w:hAnsi="Times New Roman"/>
          <w:i/>
          <w:iCs/>
          <w:noProof/>
          <w:sz w:val="24"/>
        </w:rPr>
        <w:t>Ergonomics</w:t>
      </w:r>
      <w:r w:rsidRPr="00557C12">
        <w:rPr>
          <w:rFonts w:ascii="Times New Roman" w:eastAsia="Times New Roman" w:hAnsi="Times New Roman"/>
          <w:noProof/>
          <w:sz w:val="24"/>
        </w:rPr>
        <w:t xml:space="preserve"> (1996). doi:10.1080/00140139608964434</w:t>
      </w:r>
    </w:p>
    <w:p w14:paraId="61793497"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31.</w:t>
      </w:r>
      <w:r w:rsidRPr="00557C12">
        <w:rPr>
          <w:rFonts w:ascii="Times New Roman" w:eastAsia="Times New Roman" w:hAnsi="Times New Roman"/>
          <w:noProof/>
          <w:sz w:val="24"/>
        </w:rPr>
        <w:tab/>
        <w:t xml:space="preserve">Voas, R. B., Torres, P., Romano, E. &amp; Lacey, J. H. Alcohol-Related Risk of Driver Fatalities: An Update Using 2007 Data. </w:t>
      </w:r>
      <w:r w:rsidRPr="00557C12">
        <w:rPr>
          <w:rFonts w:ascii="Times New Roman" w:eastAsia="Times New Roman" w:hAnsi="Times New Roman"/>
          <w:i/>
          <w:iCs/>
          <w:noProof/>
          <w:sz w:val="24"/>
        </w:rPr>
        <w:t>J. Stud. Alcohol Drugs</w:t>
      </w:r>
      <w:r w:rsidRPr="00557C12">
        <w:rPr>
          <w:rFonts w:ascii="Times New Roman" w:eastAsia="Times New Roman" w:hAnsi="Times New Roman"/>
          <w:noProof/>
          <w:sz w:val="24"/>
        </w:rPr>
        <w:t xml:space="preserve"> (2012). doi:10.15288/jsad.2012.73.341</w:t>
      </w:r>
    </w:p>
    <w:p w14:paraId="01E3691D"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lastRenderedPageBreak/>
        <w:t>32.</w:t>
      </w:r>
      <w:r w:rsidRPr="00557C12">
        <w:rPr>
          <w:rFonts w:ascii="Times New Roman" w:eastAsia="Times New Roman" w:hAnsi="Times New Roman"/>
          <w:noProof/>
          <w:sz w:val="24"/>
        </w:rPr>
        <w:tab/>
        <w:t xml:space="preserve">Ambrose, A. F., Paul, G. &amp; Hausdorff, J. M. Risk factors for falls among older adults: A review of the literature. </w:t>
      </w:r>
      <w:r w:rsidRPr="00557C12">
        <w:rPr>
          <w:rFonts w:ascii="Times New Roman" w:eastAsia="Times New Roman" w:hAnsi="Times New Roman"/>
          <w:i/>
          <w:iCs/>
          <w:noProof/>
          <w:sz w:val="24"/>
        </w:rPr>
        <w:t>Maturitas</w:t>
      </w:r>
      <w:r w:rsidRPr="00557C12">
        <w:rPr>
          <w:rFonts w:ascii="Times New Roman" w:eastAsia="Times New Roman" w:hAnsi="Times New Roman"/>
          <w:noProof/>
          <w:sz w:val="24"/>
        </w:rPr>
        <w:t xml:space="preserve"> (2013). doi:10.1016/j.maturitas.2013.02.009</w:t>
      </w:r>
    </w:p>
    <w:p w14:paraId="0C44325D"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33.</w:t>
      </w:r>
      <w:r w:rsidRPr="00557C12">
        <w:rPr>
          <w:rFonts w:ascii="Times New Roman" w:eastAsia="Times New Roman" w:hAnsi="Times New Roman"/>
          <w:noProof/>
          <w:sz w:val="24"/>
        </w:rPr>
        <w:tab/>
        <w:t xml:space="preserve">Kelsey, J. L.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557C12">
        <w:rPr>
          <w:rFonts w:ascii="Times New Roman" w:eastAsia="Times New Roman" w:hAnsi="Times New Roman"/>
          <w:i/>
          <w:iCs/>
          <w:noProof/>
          <w:sz w:val="24"/>
        </w:rPr>
        <w:t>J. Am. Geriatr. Soc.</w:t>
      </w:r>
      <w:r w:rsidRPr="00557C12">
        <w:rPr>
          <w:rFonts w:ascii="Times New Roman" w:eastAsia="Times New Roman" w:hAnsi="Times New Roman"/>
          <w:noProof/>
          <w:sz w:val="24"/>
        </w:rPr>
        <w:t xml:space="preserve"> (2010). doi:10.1111/j.1532-5415.2010.03062.x</w:t>
      </w:r>
    </w:p>
    <w:p w14:paraId="2F4CCF70"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34.</w:t>
      </w:r>
      <w:r w:rsidRPr="00557C12">
        <w:rPr>
          <w:rFonts w:ascii="Times New Roman" w:eastAsia="Times New Roman" w:hAnsi="Times New Roman"/>
          <w:noProof/>
          <w:sz w:val="24"/>
        </w:rPr>
        <w:tab/>
        <w:t xml:space="preserve">Xu, J. Unintentional drowning deaths in the United States, 1999-2010. </w:t>
      </w:r>
      <w:r w:rsidRPr="00557C12">
        <w:rPr>
          <w:rFonts w:ascii="Times New Roman" w:eastAsia="Times New Roman" w:hAnsi="Times New Roman"/>
          <w:i/>
          <w:iCs/>
          <w:noProof/>
          <w:sz w:val="24"/>
        </w:rPr>
        <w:t>NCHS Data Brief</w:t>
      </w:r>
      <w:r w:rsidRPr="00557C12">
        <w:rPr>
          <w:rFonts w:ascii="Times New Roman" w:eastAsia="Times New Roman" w:hAnsi="Times New Roman"/>
          <w:noProof/>
          <w:sz w:val="24"/>
        </w:rPr>
        <w:t xml:space="preserve"> (2014).</w:t>
      </w:r>
    </w:p>
    <w:p w14:paraId="30BEC842"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35.</w:t>
      </w:r>
      <w:r w:rsidRPr="00557C12">
        <w:rPr>
          <w:rFonts w:ascii="Times New Roman" w:eastAsia="Times New Roman" w:hAnsi="Times New Roman"/>
          <w:noProof/>
          <w:sz w:val="24"/>
        </w:rPr>
        <w:tab/>
        <w:t xml:space="preserve">Glaeser, E. L., Sacerdote, B. &amp; Scheinkman, J. A. Crime and social interactions. </w:t>
      </w:r>
      <w:r w:rsidRPr="00557C12">
        <w:rPr>
          <w:rFonts w:ascii="Times New Roman" w:eastAsia="Times New Roman" w:hAnsi="Times New Roman"/>
          <w:i/>
          <w:iCs/>
          <w:noProof/>
          <w:sz w:val="24"/>
        </w:rPr>
        <w:t>Q. J. Econ.</w:t>
      </w:r>
      <w:r w:rsidRPr="00557C12">
        <w:rPr>
          <w:rFonts w:ascii="Times New Roman" w:eastAsia="Times New Roman" w:hAnsi="Times New Roman"/>
          <w:noProof/>
          <w:sz w:val="24"/>
        </w:rPr>
        <w:t xml:space="preserve"> (1996). doi:10.2307/2946686</w:t>
      </w:r>
    </w:p>
    <w:p w14:paraId="221548A2"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36.</w:t>
      </w:r>
      <w:r w:rsidRPr="00557C12">
        <w:rPr>
          <w:rFonts w:ascii="Times New Roman" w:eastAsia="Times New Roman" w:hAnsi="Times New Roman"/>
          <w:noProof/>
          <w:sz w:val="24"/>
        </w:rPr>
        <w:tab/>
        <w:t xml:space="preserve">Rotton, J. &amp; Cohn, E. G. Global warming and U.S. crime rates: An application of routine activity theory. </w:t>
      </w:r>
      <w:r w:rsidRPr="00557C12">
        <w:rPr>
          <w:rFonts w:ascii="Times New Roman" w:eastAsia="Times New Roman" w:hAnsi="Times New Roman"/>
          <w:i/>
          <w:iCs/>
          <w:noProof/>
          <w:sz w:val="24"/>
        </w:rPr>
        <w:t>Environ. Behav.</w:t>
      </w:r>
      <w:r w:rsidRPr="00557C12">
        <w:rPr>
          <w:rFonts w:ascii="Times New Roman" w:eastAsia="Times New Roman" w:hAnsi="Times New Roman"/>
          <w:noProof/>
          <w:sz w:val="24"/>
        </w:rPr>
        <w:t xml:space="preserve"> (2003). doi:10.1177/0013916503255565</w:t>
      </w:r>
    </w:p>
    <w:p w14:paraId="259036F9"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37.</w:t>
      </w:r>
      <w:r w:rsidRPr="00557C12">
        <w:rPr>
          <w:rFonts w:ascii="Times New Roman" w:eastAsia="Times New Roman" w:hAnsi="Times New Roman"/>
          <w:noProof/>
          <w:sz w:val="24"/>
        </w:rPr>
        <w:tab/>
        <w:t xml:space="preserve">Anderson, C. A. Temperature and aggression: Ubiquitous effects of heat on occurrence of human violence. </w:t>
      </w:r>
      <w:r w:rsidRPr="00557C12">
        <w:rPr>
          <w:rFonts w:ascii="Times New Roman" w:eastAsia="Times New Roman" w:hAnsi="Times New Roman"/>
          <w:i/>
          <w:iCs/>
          <w:noProof/>
          <w:sz w:val="24"/>
        </w:rPr>
        <w:t>Psychol. Bull.</w:t>
      </w:r>
      <w:r w:rsidRPr="00557C12">
        <w:rPr>
          <w:rFonts w:ascii="Times New Roman" w:eastAsia="Times New Roman" w:hAnsi="Times New Roman"/>
          <w:noProof/>
          <w:sz w:val="24"/>
        </w:rPr>
        <w:t xml:space="preserve"> (1989). doi:10.1037/0033-2909.106.1.74</w:t>
      </w:r>
    </w:p>
    <w:p w14:paraId="2899AE8F"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38.</w:t>
      </w:r>
      <w:r w:rsidRPr="00557C12">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557C12">
        <w:rPr>
          <w:rFonts w:ascii="Times New Roman" w:eastAsia="Times New Roman" w:hAnsi="Times New Roman"/>
          <w:i/>
          <w:iCs/>
          <w:noProof/>
          <w:sz w:val="24"/>
        </w:rPr>
        <w:t>J. Pers. Soc. Psychol.</w:t>
      </w:r>
      <w:r w:rsidRPr="00557C12">
        <w:rPr>
          <w:rFonts w:ascii="Times New Roman" w:eastAsia="Times New Roman" w:hAnsi="Times New Roman"/>
          <w:noProof/>
          <w:sz w:val="24"/>
        </w:rPr>
        <w:t xml:space="preserve"> (1976). doi:10.1037/0022-3514.33.3.245</w:t>
      </w:r>
    </w:p>
    <w:p w14:paraId="2ACA79B5"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39.</w:t>
      </w:r>
      <w:r w:rsidRPr="00557C12">
        <w:rPr>
          <w:rFonts w:ascii="Times New Roman" w:eastAsia="Times New Roman" w:hAnsi="Times New Roman"/>
          <w:noProof/>
          <w:sz w:val="24"/>
        </w:rPr>
        <w:tab/>
        <w:t xml:space="preserve">Becker, G. S. Crime and punishment: An economic approach. in </w:t>
      </w:r>
      <w:r w:rsidRPr="00557C12">
        <w:rPr>
          <w:rFonts w:ascii="Times New Roman" w:eastAsia="Times New Roman" w:hAnsi="Times New Roman"/>
          <w:i/>
          <w:iCs/>
          <w:noProof/>
          <w:sz w:val="24"/>
        </w:rPr>
        <w:t>Economic Analysis of the Law: Selected Readings</w:t>
      </w:r>
      <w:r w:rsidRPr="00557C12">
        <w:rPr>
          <w:rFonts w:ascii="Times New Roman" w:eastAsia="Times New Roman" w:hAnsi="Times New Roman"/>
          <w:noProof/>
          <w:sz w:val="24"/>
        </w:rPr>
        <w:t xml:space="preserve"> (2007). doi:10.1002/9780470752135.ch25</w:t>
      </w:r>
    </w:p>
    <w:p w14:paraId="34ABD71B"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40.</w:t>
      </w:r>
      <w:r w:rsidRPr="00557C12">
        <w:rPr>
          <w:rFonts w:ascii="Times New Roman" w:eastAsia="Times New Roman" w:hAnsi="Times New Roman"/>
          <w:noProof/>
          <w:sz w:val="24"/>
        </w:rPr>
        <w:tab/>
        <w:t xml:space="preserve">Jacob, B., Lefgren, L. J. &amp; Moretti, E. </w:t>
      </w:r>
      <w:r w:rsidRPr="00557C12">
        <w:rPr>
          <w:rFonts w:ascii="Times New Roman" w:eastAsia="Times New Roman" w:hAnsi="Times New Roman"/>
          <w:i/>
          <w:iCs/>
          <w:noProof/>
          <w:sz w:val="24"/>
        </w:rPr>
        <w:t>The dynamics of criminal behavior: Evidence from weather shocks</w:t>
      </w:r>
      <w:r w:rsidRPr="00557C12">
        <w:rPr>
          <w:rFonts w:ascii="Times New Roman" w:eastAsia="Times New Roman" w:hAnsi="Times New Roman"/>
          <w:noProof/>
          <w:sz w:val="24"/>
        </w:rPr>
        <w:t xml:space="preserve">. </w:t>
      </w:r>
      <w:r w:rsidRPr="00557C12">
        <w:rPr>
          <w:rFonts w:ascii="Times New Roman" w:eastAsia="Times New Roman" w:hAnsi="Times New Roman"/>
          <w:i/>
          <w:iCs/>
          <w:noProof/>
          <w:sz w:val="24"/>
        </w:rPr>
        <w:t>SSRN</w:t>
      </w:r>
      <w:r w:rsidRPr="00557C12">
        <w:rPr>
          <w:rFonts w:ascii="Times New Roman" w:eastAsia="Times New Roman" w:hAnsi="Times New Roman"/>
          <w:noProof/>
          <w:sz w:val="24"/>
        </w:rPr>
        <w:t xml:space="preserve"> (2005). doi:10.2139/ssrn.647644</w:t>
      </w:r>
    </w:p>
    <w:p w14:paraId="3F67E76F"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41.</w:t>
      </w:r>
      <w:r w:rsidRPr="00557C12">
        <w:rPr>
          <w:rFonts w:ascii="Times New Roman" w:eastAsia="Times New Roman" w:hAnsi="Times New Roman"/>
          <w:noProof/>
          <w:sz w:val="24"/>
        </w:rPr>
        <w:tab/>
        <w:t xml:space="preserve">Majeed, H. &amp; Lee, J. The impact of climate change on youth depression and mental health. </w:t>
      </w:r>
      <w:r w:rsidRPr="00557C12">
        <w:rPr>
          <w:rFonts w:ascii="Times New Roman" w:eastAsia="Times New Roman" w:hAnsi="Times New Roman"/>
          <w:i/>
          <w:iCs/>
          <w:noProof/>
          <w:sz w:val="24"/>
        </w:rPr>
        <w:t>Lancet Planet. Heal.</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1,</w:t>
      </w:r>
      <w:r w:rsidRPr="00557C12">
        <w:rPr>
          <w:rFonts w:ascii="Times New Roman" w:eastAsia="Times New Roman" w:hAnsi="Times New Roman"/>
          <w:noProof/>
          <w:sz w:val="24"/>
        </w:rPr>
        <w:t xml:space="preserve"> e94–e95 (2017).</w:t>
      </w:r>
    </w:p>
    <w:p w14:paraId="10266D7F"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42.</w:t>
      </w:r>
      <w:r w:rsidRPr="00557C12">
        <w:rPr>
          <w:rFonts w:ascii="Times New Roman" w:eastAsia="Times New Roman" w:hAnsi="Times New Roman"/>
          <w:noProof/>
          <w:sz w:val="24"/>
        </w:rPr>
        <w:tab/>
        <w:t xml:space="preserve">Berry, H. L., Waite, T. D., Dear, K. B. G., Capon, A. G. &amp; Murray, V. The case for systems thinking about climate change and mental health. </w:t>
      </w:r>
      <w:r w:rsidRPr="00557C12">
        <w:rPr>
          <w:rFonts w:ascii="Times New Roman" w:eastAsia="Times New Roman" w:hAnsi="Times New Roman"/>
          <w:i/>
          <w:iCs/>
          <w:noProof/>
          <w:sz w:val="24"/>
        </w:rPr>
        <w:t>Nature Climate Change</w:t>
      </w:r>
      <w:r w:rsidRPr="00557C12">
        <w:rPr>
          <w:rFonts w:ascii="Times New Roman" w:eastAsia="Times New Roman" w:hAnsi="Times New Roman"/>
          <w:noProof/>
          <w:sz w:val="24"/>
        </w:rPr>
        <w:t xml:space="preserve"> (2018). doi:10.1038/s41558-018-0102-4</w:t>
      </w:r>
    </w:p>
    <w:p w14:paraId="2D436CF7"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43.</w:t>
      </w:r>
      <w:r w:rsidRPr="00557C12">
        <w:rPr>
          <w:rFonts w:ascii="Times New Roman" w:eastAsia="Times New Roman" w:hAnsi="Times New Roman"/>
          <w:noProof/>
          <w:sz w:val="24"/>
        </w:rPr>
        <w:tab/>
        <w:t xml:space="preserve">Hansen, A.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The effect of heat waves on mental health in a temperate Australian City. </w:t>
      </w:r>
      <w:r w:rsidRPr="00557C12">
        <w:rPr>
          <w:rFonts w:ascii="Times New Roman" w:eastAsia="Times New Roman" w:hAnsi="Times New Roman"/>
          <w:i/>
          <w:iCs/>
          <w:noProof/>
          <w:sz w:val="24"/>
        </w:rPr>
        <w:t>Environ. Health Perspect.</w:t>
      </w:r>
      <w:r w:rsidRPr="00557C12">
        <w:rPr>
          <w:rFonts w:ascii="Times New Roman" w:eastAsia="Times New Roman" w:hAnsi="Times New Roman"/>
          <w:noProof/>
          <w:sz w:val="24"/>
        </w:rPr>
        <w:t xml:space="preserve"> (2008). doi:10.1289/ehp.11339</w:t>
      </w:r>
    </w:p>
    <w:p w14:paraId="0EB812AE"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44.</w:t>
      </w:r>
      <w:r w:rsidRPr="00557C12">
        <w:rPr>
          <w:rFonts w:ascii="Times New Roman" w:eastAsia="Times New Roman" w:hAnsi="Times New Roman"/>
          <w:noProof/>
          <w:sz w:val="24"/>
        </w:rPr>
        <w:tab/>
        <w:t xml:space="preserve">Obradovich, N., Migliorini, R., Mednick, S. C. &amp; Fowler, J. H. Nighttime temperature and human sleep loss in a changing climate. </w:t>
      </w:r>
      <w:r w:rsidRPr="00557C12">
        <w:rPr>
          <w:rFonts w:ascii="Times New Roman" w:eastAsia="Times New Roman" w:hAnsi="Times New Roman"/>
          <w:i/>
          <w:iCs/>
          <w:noProof/>
          <w:sz w:val="24"/>
        </w:rPr>
        <w:t>Sci. Adv.</w:t>
      </w:r>
      <w:r w:rsidRPr="00557C12">
        <w:rPr>
          <w:rFonts w:ascii="Times New Roman" w:eastAsia="Times New Roman" w:hAnsi="Times New Roman"/>
          <w:noProof/>
          <w:sz w:val="24"/>
        </w:rPr>
        <w:t xml:space="preserve"> (2017). doi:10.1126/sciadv.1601555</w:t>
      </w:r>
    </w:p>
    <w:p w14:paraId="46B1539C"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45.</w:t>
      </w:r>
      <w:r w:rsidRPr="00557C12">
        <w:rPr>
          <w:rFonts w:ascii="Times New Roman" w:eastAsia="Times New Roman" w:hAnsi="Times New Roman"/>
          <w:noProof/>
          <w:sz w:val="24"/>
        </w:rPr>
        <w:tab/>
        <w:t xml:space="preserve">L., C., C.,  de C. &amp; P., A. Heatwaves and their impact on people with alcohol, drug and mental health conditions: A discussion paper on clinical practice considerations. </w:t>
      </w:r>
      <w:r w:rsidRPr="00557C12">
        <w:rPr>
          <w:rFonts w:ascii="Times New Roman" w:eastAsia="Times New Roman" w:hAnsi="Times New Roman"/>
          <w:i/>
          <w:iCs/>
          <w:noProof/>
          <w:sz w:val="24"/>
        </w:rPr>
        <w:t>J. Adv. Nurs.</w:t>
      </w:r>
      <w:r w:rsidRPr="00557C12">
        <w:rPr>
          <w:rFonts w:ascii="Times New Roman" w:eastAsia="Times New Roman" w:hAnsi="Times New Roman"/>
          <w:noProof/>
          <w:sz w:val="24"/>
        </w:rPr>
        <w:t xml:space="preserve"> (2011). 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w:t>
      </w:r>
    </w:p>
    <w:p w14:paraId="1BE15C91"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lastRenderedPageBreak/>
        <w:t>46.</w:t>
      </w:r>
      <w:r w:rsidRPr="00557C12">
        <w:rPr>
          <w:rFonts w:ascii="Times New Roman" w:eastAsia="Times New Roman" w:hAnsi="Times New Roman"/>
          <w:noProof/>
          <w:sz w:val="24"/>
        </w:rPr>
        <w:tab/>
        <w:t xml:space="preserve">Dee, D. P.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The ERA-Interim reanalysis: configuration and performance of the data assimilation system. </w:t>
      </w:r>
      <w:r w:rsidRPr="00557C12">
        <w:rPr>
          <w:rFonts w:ascii="Times New Roman" w:eastAsia="Times New Roman" w:hAnsi="Times New Roman"/>
          <w:i/>
          <w:iCs/>
          <w:noProof/>
          <w:sz w:val="24"/>
        </w:rPr>
        <w:t>Q. J. R. Meteorol. Soc.</w:t>
      </w:r>
      <w:r w:rsidRPr="00557C12">
        <w:rPr>
          <w:rFonts w:ascii="Times New Roman" w:eastAsia="Times New Roman" w:hAnsi="Times New Roman"/>
          <w:noProof/>
          <w:sz w:val="24"/>
        </w:rPr>
        <w:t xml:space="preserve"> </w:t>
      </w:r>
      <w:r w:rsidRPr="00557C12">
        <w:rPr>
          <w:rFonts w:ascii="Times New Roman" w:eastAsia="Times New Roman" w:hAnsi="Times New Roman"/>
          <w:b/>
          <w:bCs/>
          <w:noProof/>
          <w:sz w:val="24"/>
        </w:rPr>
        <w:t>137,</w:t>
      </w:r>
      <w:r w:rsidRPr="00557C12">
        <w:rPr>
          <w:rFonts w:ascii="Times New Roman" w:eastAsia="Times New Roman" w:hAnsi="Times New Roman"/>
          <w:noProof/>
          <w:sz w:val="24"/>
        </w:rPr>
        <w:t xml:space="preserve"> 553–597 (2011).</w:t>
      </w:r>
    </w:p>
    <w:p w14:paraId="2FA8F8CC"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47.</w:t>
      </w:r>
      <w:r w:rsidRPr="00557C12">
        <w:rPr>
          <w:rFonts w:ascii="Times New Roman" w:eastAsia="Times New Roman" w:hAnsi="Times New Roman"/>
          <w:noProof/>
          <w:sz w:val="24"/>
        </w:rPr>
        <w:tab/>
        <w:t xml:space="preserve">Wallace, J. M. &amp; Hobbs, P. V. </w:t>
      </w:r>
      <w:r w:rsidRPr="00557C12">
        <w:rPr>
          <w:rFonts w:ascii="Times New Roman" w:eastAsia="Times New Roman" w:hAnsi="Times New Roman"/>
          <w:i/>
          <w:iCs/>
          <w:noProof/>
          <w:sz w:val="24"/>
        </w:rPr>
        <w:t>Atmospheric Science: An Introductory Survey: Second Edition</w:t>
      </w:r>
      <w:r w:rsidRPr="00557C12">
        <w:rPr>
          <w:rFonts w:ascii="Times New Roman" w:eastAsia="Times New Roman" w:hAnsi="Times New Roman"/>
          <w:noProof/>
          <w:sz w:val="24"/>
        </w:rPr>
        <w:t xml:space="preserve">. </w:t>
      </w:r>
      <w:r w:rsidRPr="00557C12">
        <w:rPr>
          <w:rFonts w:ascii="Times New Roman" w:eastAsia="Times New Roman" w:hAnsi="Times New Roman"/>
          <w:i/>
          <w:iCs/>
          <w:noProof/>
          <w:sz w:val="24"/>
        </w:rPr>
        <w:t>Atmospheric Science: An Introductory Survey: Second Edition</w:t>
      </w:r>
      <w:r w:rsidRPr="00557C12">
        <w:rPr>
          <w:rFonts w:ascii="Times New Roman" w:eastAsia="Times New Roman" w:hAnsi="Times New Roman"/>
          <w:noProof/>
          <w:sz w:val="24"/>
        </w:rPr>
        <w:t xml:space="preserve"> (2006). doi:10.1016/C2009-0-00034-8</w:t>
      </w:r>
    </w:p>
    <w:p w14:paraId="005D86F3"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48.</w:t>
      </w:r>
      <w:r w:rsidRPr="00557C12">
        <w:rPr>
          <w:rFonts w:ascii="Times New Roman" w:eastAsia="Times New Roman" w:hAnsi="Times New Roman"/>
          <w:noProof/>
          <w:sz w:val="24"/>
        </w:rPr>
        <w:tab/>
        <w:t xml:space="preserve">Lozano, R. </w:t>
      </w:r>
      <w:r w:rsidRPr="00557C12">
        <w:rPr>
          <w:rFonts w:ascii="Times New Roman" w:eastAsia="Times New Roman" w:hAnsi="Times New Roman"/>
          <w:i/>
          <w:iCs/>
          <w:noProof/>
          <w:sz w:val="24"/>
        </w:rPr>
        <w:t>et al.</w:t>
      </w:r>
      <w:r w:rsidRPr="00557C12">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557C12">
        <w:rPr>
          <w:rFonts w:ascii="Times New Roman" w:eastAsia="Times New Roman" w:hAnsi="Times New Roman"/>
          <w:i/>
          <w:iCs/>
          <w:noProof/>
          <w:sz w:val="24"/>
        </w:rPr>
        <w:t>Lancet</w:t>
      </w:r>
      <w:r w:rsidRPr="00557C12">
        <w:rPr>
          <w:rFonts w:ascii="Times New Roman" w:eastAsia="Times New Roman" w:hAnsi="Times New Roman"/>
          <w:noProof/>
          <w:sz w:val="24"/>
        </w:rPr>
        <w:t xml:space="preserve"> (2012). doi:10.1016/S0140-6736(12)61728-0</w:t>
      </w:r>
    </w:p>
    <w:p w14:paraId="1F0ECDC7"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49.</w:t>
      </w:r>
      <w:r w:rsidRPr="00557C12">
        <w:rPr>
          <w:rFonts w:ascii="Times New Roman" w:eastAsia="Times New Roman" w:hAnsi="Times New Roman"/>
          <w:noProof/>
          <w:sz w:val="24"/>
        </w:rPr>
        <w:tab/>
        <w:t xml:space="preserve">Rue, H. &amp; Held, L. </w:t>
      </w:r>
      <w:r w:rsidRPr="00557C12">
        <w:rPr>
          <w:rFonts w:ascii="Times New Roman" w:eastAsia="Times New Roman" w:hAnsi="Times New Roman"/>
          <w:i/>
          <w:iCs/>
          <w:noProof/>
          <w:sz w:val="24"/>
        </w:rPr>
        <w:t>Gaussian Markov random fields. Theory and applications</w:t>
      </w:r>
      <w:r w:rsidRPr="00557C12">
        <w:rPr>
          <w:rFonts w:ascii="Times New Roman" w:eastAsia="Times New Roman" w:hAnsi="Times New Roman"/>
          <w:noProof/>
          <w:sz w:val="24"/>
        </w:rPr>
        <w:t xml:space="preserve">. </w:t>
      </w:r>
      <w:r w:rsidRPr="00557C12">
        <w:rPr>
          <w:rFonts w:ascii="Times New Roman" w:eastAsia="Times New Roman" w:hAnsi="Times New Roman"/>
          <w:i/>
          <w:iCs/>
          <w:noProof/>
          <w:sz w:val="24"/>
        </w:rPr>
        <w:t>Chapman &amp; Hall</w:t>
      </w:r>
      <w:r w:rsidRPr="00557C12">
        <w:rPr>
          <w:rFonts w:ascii="Times New Roman" w:eastAsia="Times New Roman" w:hAnsi="Times New Roman"/>
          <w:noProof/>
          <w:sz w:val="24"/>
        </w:rPr>
        <w:t xml:space="preserve"> (2005). doi:10.1007/s00184-007-0162-3</w:t>
      </w:r>
    </w:p>
    <w:p w14:paraId="15F9194C"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50.</w:t>
      </w:r>
      <w:r w:rsidRPr="00557C12">
        <w:rPr>
          <w:rFonts w:ascii="Times New Roman" w:eastAsia="Times New Roman" w:hAnsi="Times New Roman"/>
          <w:noProof/>
          <w:sz w:val="24"/>
        </w:rPr>
        <w:tab/>
        <w:t xml:space="preserve">Besag, J. Spatial interaction and the statistical snalysis of lattice systems. </w:t>
      </w:r>
      <w:r w:rsidRPr="00557C12">
        <w:rPr>
          <w:rFonts w:ascii="Times New Roman" w:eastAsia="Times New Roman" w:hAnsi="Times New Roman"/>
          <w:i/>
          <w:iCs/>
          <w:noProof/>
          <w:sz w:val="24"/>
        </w:rPr>
        <w:t>J. R. Stat. Soc. Ser. B (Statistical Methodol.</w:t>
      </w:r>
      <w:r w:rsidRPr="00557C12">
        <w:rPr>
          <w:rFonts w:ascii="Times New Roman" w:eastAsia="Times New Roman" w:hAnsi="Times New Roman"/>
          <w:noProof/>
          <w:sz w:val="24"/>
        </w:rPr>
        <w:t xml:space="preserve"> (1974). doi:10.2307/2984812</w:t>
      </w:r>
    </w:p>
    <w:p w14:paraId="104C3DD9" w14:textId="77777777" w:rsidR="00557C12" w:rsidRPr="00557C12" w:rsidRDefault="00557C12" w:rsidP="00557C12">
      <w:pPr>
        <w:widowControl w:val="0"/>
        <w:autoSpaceDE w:val="0"/>
        <w:autoSpaceDN w:val="0"/>
        <w:adjustRightInd w:val="0"/>
        <w:spacing w:line="240" w:lineRule="auto"/>
        <w:ind w:left="640" w:hanging="640"/>
        <w:rPr>
          <w:rFonts w:ascii="Times New Roman" w:eastAsia="Times New Roman" w:hAnsi="Times New Roman"/>
          <w:noProof/>
          <w:sz w:val="24"/>
        </w:rPr>
      </w:pPr>
      <w:r w:rsidRPr="00557C12">
        <w:rPr>
          <w:rFonts w:ascii="Times New Roman" w:eastAsia="Times New Roman" w:hAnsi="Times New Roman"/>
          <w:noProof/>
          <w:sz w:val="24"/>
        </w:rPr>
        <w:t>51.</w:t>
      </w:r>
      <w:r w:rsidRPr="00557C12">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557C12">
        <w:rPr>
          <w:rFonts w:ascii="Times New Roman" w:eastAsia="Times New Roman" w:hAnsi="Times New Roman"/>
          <w:i/>
          <w:iCs/>
          <w:noProof/>
          <w:sz w:val="24"/>
        </w:rPr>
        <w:t>J. R. Stat. Soc. Ser. B Stat. Methodol.</w:t>
      </w:r>
      <w:r w:rsidRPr="00557C12">
        <w:rPr>
          <w:rFonts w:ascii="Times New Roman" w:eastAsia="Times New Roman" w:hAnsi="Times New Roman"/>
          <w:noProof/>
          <w:sz w:val="24"/>
        </w:rPr>
        <w:t xml:space="preserve"> (2009). doi:10.1111/j.1467-9868.2008.00700.x</w:t>
      </w:r>
    </w:p>
    <w:p w14:paraId="57ED5B03" w14:textId="77777777" w:rsidR="00557C12" w:rsidRPr="00557C12" w:rsidRDefault="00557C12" w:rsidP="00557C12">
      <w:pPr>
        <w:widowControl w:val="0"/>
        <w:autoSpaceDE w:val="0"/>
        <w:autoSpaceDN w:val="0"/>
        <w:adjustRightInd w:val="0"/>
        <w:spacing w:line="240" w:lineRule="auto"/>
        <w:ind w:left="640" w:hanging="640"/>
        <w:rPr>
          <w:rFonts w:ascii="Times New Roman" w:hAnsi="Times New Roman"/>
          <w:noProof/>
          <w:sz w:val="24"/>
        </w:rPr>
      </w:pPr>
      <w:r w:rsidRPr="00557C12">
        <w:rPr>
          <w:rFonts w:ascii="Times New Roman" w:eastAsia="Times New Roman" w:hAnsi="Times New Roman"/>
          <w:noProof/>
          <w:sz w:val="24"/>
        </w:rPr>
        <w:t>52.</w:t>
      </w:r>
      <w:r w:rsidRPr="00557C12">
        <w:rPr>
          <w:rFonts w:ascii="Times New Roman" w:eastAsia="Times New Roman" w:hAnsi="Times New Roman"/>
          <w:noProof/>
          <w:sz w:val="24"/>
        </w:rPr>
        <w:tab/>
        <w:t>IPCC. IPCC special report on the impacts of global warming of 1.5 °C - Summary for policy makers. (2018).</w:t>
      </w:r>
    </w:p>
    <w:p w14:paraId="14D0E6E5" w14:textId="48C60895" w:rsidR="009011C5" w:rsidRPr="00636C9B" w:rsidRDefault="00A55581" w:rsidP="00557C12">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7A629EAC" w14:textId="70230506" w:rsidR="0077298E" w:rsidRDefault="0077298E" w:rsidP="0077298E">
      <w:pPr>
        <w:spacing w:after="0" w:line="480" w:lineRule="auto"/>
        <w:jc w:val="both"/>
        <w:rPr>
          <w:ins w:id="546" w:author="Parks, Robbie M" w:date="2018-12-12T11:49:00Z"/>
          <w:rFonts w:ascii="Times New Roman" w:hAnsi="Times New Roman"/>
          <w:color w:val="000000" w:themeColor="text1"/>
          <w:sz w:val="24"/>
          <w:szCs w:val="24"/>
        </w:rPr>
      </w:pPr>
      <w:ins w:id="547" w:author="Parks, Robbie M" w:date="2018-12-12T11:18:00Z">
        <w:r w:rsidRPr="00636C9B">
          <w:rPr>
            <w:rFonts w:ascii="Times New Roman" w:hAnsi="Times New Roman"/>
            <w:b/>
            <w:color w:val="000000" w:themeColor="text1"/>
            <w:sz w:val="24"/>
            <w:szCs w:val="24"/>
          </w:rPr>
          <w:lastRenderedPageBreak/>
          <w:t xml:space="preserve">Figure </w:t>
        </w:r>
        <w:r>
          <w:rPr>
            <w:rFonts w:ascii="Times New Roman" w:hAnsi="Times New Roman"/>
            <w:b/>
            <w:color w:val="000000" w:themeColor="text1"/>
            <w:sz w:val="24"/>
            <w:szCs w:val="24"/>
          </w:rPr>
          <w:t>1</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temperature anomaly measure used in the analysis.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two example states (Florida and Washington) (left panel) for 1980-2009 are used to calculate July 1980-2016 temperature anomalies for Florida (red) and Washington (blue)</w:t>
        </w:r>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As seen, a warmer state like Florida can have less inter-annual variation in a particular month (here, July) compared with a cooler state like Washington.</w:t>
        </w:r>
      </w:ins>
    </w:p>
    <w:p w14:paraId="2A457BF0" w14:textId="77777777" w:rsidR="00FC5339" w:rsidRDefault="00FC5339" w:rsidP="0077298E">
      <w:pPr>
        <w:spacing w:after="0" w:line="480" w:lineRule="auto"/>
        <w:jc w:val="both"/>
        <w:rPr>
          <w:ins w:id="548" w:author="Parks, Robbie M" w:date="2018-12-12T11:49:00Z"/>
          <w:rFonts w:ascii="Times New Roman" w:hAnsi="Times New Roman"/>
          <w:color w:val="000000" w:themeColor="text1"/>
          <w:sz w:val="24"/>
          <w:szCs w:val="24"/>
        </w:rPr>
      </w:pPr>
    </w:p>
    <w:p w14:paraId="660A5670" w14:textId="647D7A59" w:rsidR="0077298E" w:rsidRDefault="001A3C82" w:rsidP="00D76DF7">
      <w:pPr>
        <w:spacing w:after="0" w:line="480" w:lineRule="auto"/>
        <w:jc w:val="both"/>
        <w:rPr>
          <w:ins w:id="549" w:author="Parks, Robbie M" w:date="2018-12-12T11:49:00Z"/>
          <w:rFonts w:ascii="Times New Roman" w:hAnsi="Times New Roman"/>
          <w:color w:val="000000" w:themeColor="text1"/>
          <w:sz w:val="24"/>
          <w:szCs w:val="24"/>
        </w:rPr>
      </w:pPr>
      <w:ins w:id="550" w:author="Parks, Robbie M" w:date="2018-12-12T11:49:00Z">
        <w:r w:rsidRPr="00636C9B">
          <w:rPr>
            <w:rFonts w:ascii="Times New Roman" w:hAnsi="Times New Roman"/>
            <w:b/>
            <w:color w:val="000000" w:themeColor="text1"/>
            <w:sz w:val="24"/>
            <w:szCs w:val="24"/>
          </w:rPr>
          <w:t xml:space="preserve">Figure </w:t>
        </w:r>
      </w:ins>
      <w:ins w:id="551" w:author="Parks, Robbie M" w:date="2018-12-12T11:54:00Z">
        <w:r w:rsidR="00FC5339">
          <w:rPr>
            <w:rFonts w:ascii="Times New Roman" w:hAnsi="Times New Roman"/>
            <w:b/>
            <w:color w:val="000000" w:themeColor="text1"/>
            <w:sz w:val="24"/>
            <w:szCs w:val="24"/>
          </w:rPr>
          <w:t>2</w:t>
        </w:r>
      </w:ins>
      <w:ins w:id="552" w:author="Parks, Robbie M" w:date="2018-12-12T11:49:00Z">
        <w:r w:rsidRPr="00636C9B">
          <w:rPr>
            <w:rFonts w:ascii="Times New Roman" w:hAnsi="Times New Roman"/>
            <w:b/>
            <w:color w:val="000000" w:themeColor="text1"/>
            <w:sz w:val="24"/>
            <w:szCs w:val="24"/>
          </w:rPr>
          <w:t xml:space="preserve">. </w:t>
        </w:r>
        <w:r>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unintentional </w:t>
        </w:r>
        <w:r>
          <w:rPr>
            <w:rFonts w:ascii="Times New Roman" w:hAnsi="Times New Roman"/>
            <w:color w:val="000000" w:themeColor="text1"/>
            <w:sz w:val="24"/>
            <w:szCs w:val="24"/>
          </w:rPr>
          <w:t xml:space="preserve">(transport, falls and drownings) and intentional (assault and intentional self-harm) </w:t>
        </w:r>
        <w:r w:rsidRPr="00636C9B">
          <w:rPr>
            <w:rFonts w:ascii="Times New Roman" w:hAnsi="Times New Roman"/>
            <w:color w:val="000000" w:themeColor="text1"/>
            <w:sz w:val="24"/>
            <w:szCs w:val="24"/>
          </w:rPr>
          <w:t>deaths</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age group and sex,</w:t>
        </w:r>
        <w:r w:rsidRPr="00112CB4">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the </w:t>
        </w:r>
        <w:r>
          <w:rPr>
            <w:rFonts w:ascii="Times New Roman" w:hAnsi="Times New Roman"/>
            <w:color w:val="000000" w:themeColor="text1"/>
            <w:sz w:val="24"/>
            <w:szCs w:val="24"/>
          </w:rPr>
          <w:t xml:space="preserve">contiguous </w:t>
        </w:r>
        <w:r w:rsidRPr="00636C9B">
          <w:rPr>
            <w:rFonts w:ascii="Times New Roman" w:hAnsi="Times New Roman"/>
            <w:color w:val="000000" w:themeColor="text1"/>
            <w:sz w:val="24"/>
            <w:szCs w:val="24"/>
          </w:rPr>
          <w:t xml:space="preserve">USA for </w:t>
        </w:r>
        <w:r>
          <w:rPr>
            <w:rFonts w:ascii="Times New Roman" w:hAnsi="Times New Roman"/>
            <w:color w:val="000000" w:themeColor="text1"/>
            <w:sz w:val="24"/>
            <w:szCs w:val="24"/>
          </w:rPr>
          <w:t>1980</w:t>
        </w:r>
        <w:r w:rsidRPr="00636C9B">
          <w:rPr>
            <w:rFonts w:ascii="Times New Roman" w:hAnsi="Times New Roman"/>
            <w:color w:val="000000" w:themeColor="text1"/>
            <w:sz w:val="24"/>
            <w:szCs w:val="24"/>
          </w:rPr>
          <w:t>-2016.</w:t>
        </w:r>
      </w:ins>
    </w:p>
    <w:p w14:paraId="446084F1" w14:textId="77777777" w:rsidR="001A3C82" w:rsidRPr="001A3C82" w:rsidRDefault="001A3C82" w:rsidP="00D76DF7">
      <w:pPr>
        <w:spacing w:after="0" w:line="480" w:lineRule="auto"/>
        <w:jc w:val="both"/>
        <w:rPr>
          <w:ins w:id="553" w:author="Parks, Robbie M" w:date="2018-12-12T11:18:00Z"/>
          <w:rFonts w:ascii="Times New Roman" w:hAnsi="Times New Roman"/>
          <w:color w:val="000000" w:themeColor="text1"/>
          <w:sz w:val="24"/>
          <w:szCs w:val="24"/>
          <w:rPrChange w:id="554" w:author="Parks, Robbie M" w:date="2018-12-12T11:49:00Z">
            <w:rPr>
              <w:ins w:id="555" w:author="Parks, Robbie M" w:date="2018-12-12T11:18:00Z"/>
              <w:rFonts w:ascii="Times New Roman" w:hAnsi="Times New Roman"/>
              <w:b/>
              <w:color w:val="000000" w:themeColor="text1"/>
              <w:sz w:val="24"/>
              <w:szCs w:val="24"/>
            </w:rPr>
          </w:rPrChange>
        </w:rPr>
      </w:pPr>
    </w:p>
    <w:p w14:paraId="5959A838" w14:textId="79B0287B" w:rsidR="00773A25" w:rsidRDefault="005B03DF" w:rsidP="00D76DF7">
      <w:pPr>
        <w:spacing w:after="0" w:line="480" w:lineRule="auto"/>
        <w:jc w:val="both"/>
        <w:rPr>
          <w:ins w:id="556" w:author="Parks, Robbie M" w:date="2018-12-12T11:48:00Z"/>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ins w:id="557" w:author="Parks, Robbie M" w:date="2018-12-12T11:54:00Z">
        <w:r w:rsidR="00FC5339">
          <w:rPr>
            <w:rFonts w:ascii="Times New Roman" w:hAnsi="Times New Roman"/>
            <w:b/>
            <w:color w:val="000000" w:themeColor="text1"/>
            <w:sz w:val="24"/>
            <w:szCs w:val="24"/>
          </w:rPr>
          <w:t>3</w:t>
        </w:r>
      </w:ins>
      <w:del w:id="558" w:author="Parks, Robbie M" w:date="2018-12-12T11:18:00Z">
        <w:r w:rsidR="00F14942" w:rsidDel="00B73ED7">
          <w:rPr>
            <w:rFonts w:ascii="Times New Roman" w:hAnsi="Times New Roman"/>
            <w:b/>
            <w:color w:val="000000" w:themeColor="text1"/>
            <w:sz w:val="24"/>
            <w:szCs w:val="24"/>
          </w:rPr>
          <w:delText>1</w:delText>
        </w:r>
      </w:del>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p>
    <w:p w14:paraId="50CAF635" w14:textId="77777777" w:rsidR="00773A25" w:rsidRDefault="00773A25" w:rsidP="00D76DF7">
      <w:pPr>
        <w:spacing w:after="0" w:line="480" w:lineRule="auto"/>
        <w:jc w:val="both"/>
        <w:rPr>
          <w:ins w:id="559" w:author="Parks, Robbie M" w:date="2018-12-12T11:48:00Z"/>
          <w:rFonts w:ascii="Times New Roman" w:hAnsi="Times New Roman"/>
          <w:color w:val="000000" w:themeColor="text1"/>
          <w:sz w:val="24"/>
          <w:szCs w:val="24"/>
        </w:rPr>
      </w:pPr>
    </w:p>
    <w:p w14:paraId="32D5DAAD" w14:textId="7FBF2B98" w:rsidR="00773A25" w:rsidRDefault="00773A25" w:rsidP="00D76DF7">
      <w:pPr>
        <w:spacing w:after="0" w:line="480" w:lineRule="auto"/>
        <w:jc w:val="both"/>
        <w:rPr>
          <w:ins w:id="560" w:author="Parks, Robbie M" w:date="2018-12-12T11:49:00Z"/>
          <w:rFonts w:ascii="Times New Roman" w:hAnsi="Times New Roman"/>
          <w:color w:val="000000" w:themeColor="text1"/>
          <w:sz w:val="24"/>
          <w:szCs w:val="24"/>
        </w:rPr>
      </w:pPr>
      <w:ins w:id="561" w:author="Parks, Robbie M" w:date="2018-12-12T11:48:00Z">
        <w:r w:rsidRPr="00636C9B">
          <w:rPr>
            <w:rFonts w:ascii="Times New Roman" w:hAnsi="Times New Roman"/>
            <w:b/>
            <w:color w:val="000000" w:themeColor="text1"/>
            <w:sz w:val="24"/>
            <w:szCs w:val="24"/>
          </w:rPr>
          <w:t xml:space="preserve">Figure </w:t>
        </w:r>
      </w:ins>
      <w:ins w:id="562" w:author="Parks, Robbie M" w:date="2018-12-12T11:54:00Z">
        <w:r w:rsidR="00FC5339">
          <w:rPr>
            <w:rFonts w:ascii="Times New Roman" w:hAnsi="Times New Roman"/>
            <w:b/>
            <w:color w:val="000000" w:themeColor="text1"/>
            <w:sz w:val="24"/>
            <w:szCs w:val="24"/>
          </w:rPr>
          <w:t>4</w:t>
        </w:r>
      </w:ins>
      <w:ins w:id="563" w:author="Parks, Robbie M" w:date="2018-12-12T11:48:00Z">
        <w:r>
          <w:rPr>
            <w:rFonts w:ascii="Times New Roman" w:hAnsi="Times New Roman"/>
            <w:b/>
            <w:color w:val="000000" w:themeColor="text1"/>
            <w:sz w:val="24"/>
            <w:szCs w:val="24"/>
          </w:rPr>
          <w:t>.</w:t>
        </w:r>
        <w:r w:rsidRPr="008621C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Additional annual injury deaths for the 2016 US population if </w:t>
        </w:r>
        <w:commentRangeStart w:id="564"/>
        <w:r>
          <w:rPr>
            <w:rFonts w:ascii="Times New Roman" w:hAnsi="Times New Roman"/>
            <w:color w:val="000000" w:themeColor="text1"/>
            <w:sz w:val="24"/>
            <w:szCs w:val="24"/>
          </w:rPr>
          <w:t>temperature anomaly were +</w:t>
        </w:r>
        <w:r w:rsidRPr="00843ACB">
          <w:rPr>
            <w:rFonts w:ascii="Helvetica" w:eastAsia="Times New Roman" w:hAnsi="Helvetica"/>
            <w:bCs/>
            <w:color w:val="222222"/>
            <w:sz w:val="21"/>
            <w:szCs w:val="21"/>
            <w:shd w:val="clear" w:color="auto" w:fill="FFFFFF"/>
            <w:lang w:eastAsia="en-GB"/>
          </w:rPr>
          <w:t>1</w:t>
        </w:r>
        <w:r w:rsidRPr="00843ACB">
          <w:rPr>
            <w:rFonts w:ascii="Times New Roman" w:hAnsi="Times New Roman"/>
            <w:bCs/>
            <w:color w:val="000000" w:themeColor="text1"/>
            <w:sz w:val="24"/>
            <w:szCs w:val="24"/>
          </w:rPr>
          <w:t>°</w:t>
        </w:r>
        <w:r>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compared </w:t>
        </w:r>
        <w:commentRangeEnd w:id="564"/>
        <w:r>
          <w:rPr>
            <w:rStyle w:val="CommentReference"/>
            <w:rFonts w:asciiTheme="minorHAnsi" w:eastAsiaTheme="minorHAnsi" w:hAnsiTheme="minorHAnsi" w:cstheme="minorBidi"/>
          </w:rPr>
          <w:commentReference w:id="564"/>
        </w:r>
        <w:r>
          <w:rPr>
            <w:rFonts w:ascii="Times New Roman" w:hAnsi="Times New Roman"/>
            <w:color w:val="000000" w:themeColor="text1"/>
            <w:sz w:val="24"/>
            <w:szCs w:val="24"/>
          </w:rPr>
          <w:t xml:space="preserve">with 1980-2009 long-term average temperatures. The top row shows the break down </w:t>
        </w:r>
        <w:r w:rsidRPr="00636C9B">
          <w:rPr>
            <w:rFonts w:ascii="Times New Roman" w:hAnsi="Times New Roman"/>
            <w:color w:val="000000" w:themeColor="text1"/>
            <w:sz w:val="24"/>
            <w:szCs w:val="24"/>
          </w:rPr>
          <w:t xml:space="preserve">by sex,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and age group</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 bottom row shows the break down by sex, type of injury </w:t>
        </w:r>
        <w:r w:rsidRPr="00636C9B">
          <w:rPr>
            <w:rFonts w:ascii="Times New Roman" w:hAnsi="Times New Roman"/>
            <w:color w:val="000000" w:themeColor="text1"/>
            <w:sz w:val="24"/>
            <w:szCs w:val="24"/>
          </w:rPr>
          <w:t>and month. Black dots represent net changes</w:t>
        </w:r>
        <w:r>
          <w:rPr>
            <w:rFonts w:ascii="Times New Roman" w:hAnsi="Times New Roman"/>
            <w:color w:val="000000" w:themeColor="text1"/>
            <w:sz w:val="24"/>
            <w:szCs w:val="24"/>
          </w:rPr>
          <w:t xml:space="preserve"> in deaths for each set of bars</w:t>
        </w:r>
        <w:r w:rsidRPr="00636C9B">
          <w:rPr>
            <w:rFonts w:ascii="Times New Roman" w:hAnsi="Times New Roman"/>
            <w:color w:val="000000" w:themeColor="text1"/>
            <w:sz w:val="24"/>
            <w:szCs w:val="24"/>
          </w:rPr>
          <w:t>.</w:t>
        </w:r>
      </w:ins>
    </w:p>
    <w:p w14:paraId="07065C03" w14:textId="77777777" w:rsidR="00773A25" w:rsidRDefault="00773A25" w:rsidP="00D76DF7">
      <w:pPr>
        <w:spacing w:after="0" w:line="480" w:lineRule="auto"/>
        <w:jc w:val="both"/>
        <w:rPr>
          <w:ins w:id="565" w:author="Parks, Robbie M" w:date="2018-12-12T11:49:00Z"/>
          <w:rFonts w:ascii="Times New Roman" w:hAnsi="Times New Roman"/>
          <w:color w:val="000000" w:themeColor="text1"/>
          <w:sz w:val="24"/>
          <w:szCs w:val="24"/>
        </w:rPr>
      </w:pPr>
    </w:p>
    <w:p w14:paraId="44A20DA9" w14:textId="77777777" w:rsidR="00773A25" w:rsidRDefault="00773A25" w:rsidP="00D76DF7">
      <w:pPr>
        <w:spacing w:after="0" w:line="480" w:lineRule="auto"/>
        <w:jc w:val="both"/>
        <w:rPr>
          <w:ins w:id="566" w:author="Parks, Robbie M" w:date="2018-12-12T11:49:00Z"/>
          <w:rFonts w:ascii="Times New Roman" w:hAnsi="Times New Roman"/>
          <w:color w:val="000000" w:themeColor="text1"/>
          <w:sz w:val="24"/>
          <w:szCs w:val="24"/>
        </w:rPr>
      </w:pPr>
      <w:moveToRangeStart w:id="567" w:author="Parks, Robbie M" w:date="2018-12-12T11:49:00Z" w:name="move532378677"/>
      <w:moveTo w:id="568" w:author="Parks, Robbie M" w:date="2018-12-12T11:49:00Z">
        <w:r>
          <w:rPr>
            <w:rFonts w:ascii="Times New Roman" w:hAnsi="Times New Roman"/>
            <w:b/>
            <w:color w:val="000000" w:themeColor="text1"/>
            <w:sz w:val="24"/>
            <w:szCs w:val="24"/>
          </w:rPr>
          <w:t xml:space="preserve">Supplementary </w:t>
        </w:r>
        <w:r w:rsidRPr="00636C9B">
          <w:rPr>
            <w:rFonts w:ascii="Times New Roman" w:hAnsi="Times New Roman"/>
            <w:b/>
            <w:color w:val="000000" w:themeColor="text1"/>
            <w:sz w:val="24"/>
            <w:szCs w:val="24"/>
          </w:rPr>
          <w:t xml:space="preserve">Figure 1. </w:t>
        </w:r>
        <w:r>
          <w:rPr>
            <w:rFonts w:ascii="Times New Roman" w:hAnsi="Times New Roman"/>
            <w:color w:val="000000" w:themeColor="text1"/>
            <w:sz w:val="24"/>
            <w:szCs w:val="24"/>
          </w:rPr>
          <w:t>Percent change in death rates for +</w:t>
        </w:r>
        <w:r w:rsidRPr="00843ACB">
          <w:rPr>
            <w:rFonts w:ascii="Helvetica" w:eastAsia="Times New Roman" w:hAnsi="Helvetica"/>
            <w:bCs/>
            <w:color w:val="222222"/>
            <w:sz w:val="21"/>
            <w:szCs w:val="21"/>
            <w:shd w:val="clear" w:color="auto" w:fill="FFFFFF"/>
            <w:lang w:eastAsia="en-GB"/>
          </w:rPr>
          <w:t>1</w:t>
        </w:r>
        <w:r w:rsidRPr="00843ACB">
          <w:rPr>
            <w:rFonts w:ascii="Times New Roman" w:hAnsi="Times New Roman"/>
            <w:bCs/>
            <w:color w:val="000000" w:themeColor="text1"/>
            <w:sz w:val="24"/>
            <w:szCs w:val="24"/>
          </w:rPr>
          <w:t>°</w:t>
        </w:r>
        <w:r>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etc etc </w:t>
        </w:r>
        <w:r w:rsidRPr="00636C9B">
          <w:rPr>
            <w:rFonts w:ascii="Times New Roman" w:hAnsi="Times New Roman"/>
            <w:color w:val="000000" w:themeColor="text1"/>
            <w:sz w:val="24"/>
            <w:szCs w:val="24"/>
          </w:rPr>
          <w:t xml:space="preserve">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age group and sex</w:t>
        </w:r>
        <w:r>
          <w:rPr>
            <w:rFonts w:ascii="Times New Roman" w:hAnsi="Times New Roman"/>
            <w:color w:val="000000" w:themeColor="text1"/>
            <w:sz w:val="24"/>
            <w:szCs w:val="24"/>
          </w:rPr>
          <w:t>. The values represent excess risk</w:t>
        </w:r>
        <w:r w:rsidRPr="00037523">
          <w:rPr>
            <w:rFonts w:ascii="Times New Roman" w:hAnsi="Times New Roman"/>
            <w:color w:val="000000" w:themeColor="text1"/>
            <w:sz w:val="24"/>
            <w:szCs w:val="24"/>
          </w:rPr>
          <w:t xml:space="preserve"> </w:t>
        </w:r>
        <w:r>
          <w:rPr>
            <w:rFonts w:ascii="Times New Roman" w:hAnsi="Times New Roman"/>
            <w:color w:val="000000" w:themeColor="text1"/>
            <w:sz w:val="24"/>
            <w:szCs w:val="24"/>
          </w:rPr>
          <w:t>if temperature anomaly were compared with 1980-2009 long-term average temperatures.</w:t>
        </w:r>
      </w:moveTo>
      <w:moveToRangeEnd w:id="567"/>
    </w:p>
    <w:p w14:paraId="4088BC7A" w14:textId="77777777" w:rsidR="00773A25" w:rsidRDefault="00773A25" w:rsidP="00D76DF7">
      <w:pPr>
        <w:spacing w:after="0" w:line="480" w:lineRule="auto"/>
        <w:jc w:val="both"/>
        <w:rPr>
          <w:ins w:id="569" w:author="Parks, Robbie M" w:date="2018-12-12T11:49:00Z"/>
          <w:rFonts w:ascii="Times New Roman" w:hAnsi="Times New Roman"/>
          <w:color w:val="000000" w:themeColor="text1"/>
          <w:sz w:val="24"/>
          <w:szCs w:val="24"/>
        </w:rPr>
      </w:pPr>
    </w:p>
    <w:p w14:paraId="111CEFCE" w14:textId="4ED5487D" w:rsidR="00016713" w:rsidRPr="00636C9B" w:rsidDel="00773A25" w:rsidRDefault="00773A25" w:rsidP="00D76DF7">
      <w:pPr>
        <w:spacing w:after="0" w:line="480" w:lineRule="auto"/>
        <w:jc w:val="both"/>
        <w:rPr>
          <w:del w:id="570" w:author="Parks, Robbie M" w:date="2018-12-12T11:48:00Z"/>
          <w:rFonts w:ascii="Times New Roman" w:hAnsi="Times New Roman"/>
          <w:color w:val="000000" w:themeColor="text1"/>
          <w:sz w:val="24"/>
          <w:szCs w:val="24"/>
        </w:rPr>
      </w:pPr>
      <w:ins w:id="571" w:author="Parks, Robbie M" w:date="2018-12-12T11:49:00Z">
        <w:r>
          <w:rPr>
            <w:rFonts w:ascii="Times New Roman" w:hAnsi="Times New Roman"/>
            <w:b/>
            <w:color w:val="000000" w:themeColor="text1"/>
            <w:sz w:val="24"/>
            <w:szCs w:val="24"/>
          </w:rPr>
          <w:lastRenderedPageBreak/>
          <w:t xml:space="preserve">Supplementary </w:t>
        </w:r>
        <w:r w:rsidRPr="00636C9B">
          <w:rPr>
            <w:rFonts w:ascii="Times New Roman" w:hAnsi="Times New Roman"/>
            <w:b/>
            <w:color w:val="000000" w:themeColor="text1"/>
            <w:sz w:val="24"/>
            <w:szCs w:val="24"/>
          </w:rPr>
          <w:t xml:space="preserve">Figure 2. </w:t>
        </w:r>
        <w:r>
          <w:rPr>
            <w:rFonts w:ascii="Times New Roman" w:hAnsi="Times New Roman"/>
            <w:color w:val="000000" w:themeColor="text1"/>
            <w:sz w:val="24"/>
            <w:szCs w:val="24"/>
          </w:rPr>
          <w:t xml:space="preserve">Excess risk </w:t>
        </w:r>
        <w:r w:rsidRPr="00636C9B">
          <w:rPr>
            <w:rFonts w:ascii="Times New Roman" w:hAnsi="Times New Roman"/>
            <w:color w:val="000000" w:themeColor="text1"/>
            <w:sz w:val="24"/>
            <w:szCs w:val="24"/>
          </w:rPr>
          <w:t xml:space="preserve">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w:t>
        </w:r>
        <w:r>
          <w:rPr>
            <w:rFonts w:ascii="Times New Roman" w:hAnsi="Times New Roman"/>
            <w:color w:val="000000" w:themeColor="text1"/>
            <w:sz w:val="24"/>
            <w:szCs w:val="24"/>
          </w:rPr>
          <w:t xml:space="preserve">month </w:t>
        </w:r>
        <w:r w:rsidRPr="00636C9B">
          <w:rPr>
            <w:rFonts w:ascii="Times New Roman" w:hAnsi="Times New Roman"/>
            <w:color w:val="000000" w:themeColor="text1"/>
            <w:sz w:val="24"/>
            <w:szCs w:val="24"/>
          </w:rPr>
          <w:t>and sex</w:t>
        </w:r>
        <w:r>
          <w:rPr>
            <w:rFonts w:ascii="Times New Roman" w:hAnsi="Times New Roman"/>
            <w:color w:val="000000" w:themeColor="text1"/>
            <w:sz w:val="24"/>
            <w:szCs w:val="24"/>
          </w:rPr>
          <w:t>. The values represent excess risk</w:t>
        </w:r>
        <w:r w:rsidRPr="00037523">
          <w:rPr>
            <w:rFonts w:ascii="Times New Roman" w:hAnsi="Times New Roman"/>
            <w:color w:val="000000" w:themeColor="text1"/>
            <w:sz w:val="24"/>
            <w:szCs w:val="24"/>
          </w:rPr>
          <w:t xml:space="preserve"> </w:t>
        </w:r>
        <w:r>
          <w:rPr>
            <w:rFonts w:ascii="Times New Roman" w:hAnsi="Times New Roman"/>
            <w:color w:val="000000" w:themeColor="text1"/>
            <w:sz w:val="24"/>
            <w:szCs w:val="24"/>
          </w:rPr>
          <w:t>if temperature anomaly were +</w:t>
        </w:r>
        <w:r w:rsidRPr="00843ACB">
          <w:rPr>
            <w:rFonts w:ascii="Helvetica" w:eastAsia="Times New Roman" w:hAnsi="Helvetica"/>
            <w:bCs/>
            <w:color w:val="222222"/>
            <w:sz w:val="21"/>
            <w:szCs w:val="21"/>
            <w:shd w:val="clear" w:color="auto" w:fill="FFFFFF"/>
            <w:lang w:eastAsia="en-GB"/>
          </w:rPr>
          <w:t>1</w:t>
        </w:r>
        <w:r w:rsidRPr="00843ACB">
          <w:rPr>
            <w:rFonts w:ascii="Times New Roman" w:hAnsi="Times New Roman"/>
            <w:bCs/>
            <w:color w:val="000000" w:themeColor="text1"/>
            <w:sz w:val="24"/>
            <w:szCs w:val="24"/>
          </w:rPr>
          <w:t>°</w:t>
        </w:r>
        <w:r>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compared with 1980-2009 long-term average temperatures.</w:t>
        </w:r>
      </w:ins>
      <w:del w:id="572" w:author="Parks, Robbie M" w:date="2018-12-12T11:48:00Z">
        <w:r w:rsidR="00016713" w:rsidRPr="00636C9B" w:rsidDel="00773A25">
          <w:rPr>
            <w:rFonts w:ascii="Times New Roman" w:hAnsi="Times New Roman"/>
            <w:color w:val="000000" w:themeColor="text1"/>
            <w:sz w:val="24"/>
            <w:szCs w:val="24"/>
          </w:rPr>
          <w:br w:type="page"/>
        </w:r>
      </w:del>
    </w:p>
    <w:p w14:paraId="28C19B17" w14:textId="08918DA6" w:rsidR="002E3961" w:rsidRPr="00636C9B" w:rsidDel="00773A25" w:rsidRDefault="003C7D02" w:rsidP="00D76DF7">
      <w:pPr>
        <w:spacing w:after="0" w:line="480" w:lineRule="auto"/>
        <w:jc w:val="both"/>
        <w:rPr>
          <w:del w:id="573" w:author="Parks, Robbie M" w:date="2018-12-12T11:48:00Z"/>
          <w:rFonts w:ascii="Times New Roman" w:hAnsi="Times New Roman"/>
          <w:color w:val="000000" w:themeColor="text1"/>
          <w:sz w:val="24"/>
          <w:szCs w:val="24"/>
        </w:rPr>
      </w:pPr>
      <w:del w:id="574" w:author="Parks, Robbie M" w:date="2018-12-12T11:48:00Z">
        <w:r w:rsidRPr="00636C9B" w:rsidDel="00773A25">
          <w:rPr>
            <w:rFonts w:ascii="Times New Roman" w:hAnsi="Times New Roman"/>
            <w:b/>
            <w:color w:val="000000" w:themeColor="text1"/>
            <w:sz w:val="24"/>
            <w:szCs w:val="24"/>
          </w:rPr>
          <w:delText xml:space="preserve">Figure </w:delText>
        </w:r>
      </w:del>
      <w:del w:id="575" w:author="Parks, Robbie M" w:date="2018-12-11T12:51:00Z">
        <w:r w:rsidR="00F14942" w:rsidDel="007B5D29">
          <w:rPr>
            <w:rFonts w:ascii="Times New Roman" w:hAnsi="Times New Roman"/>
            <w:b/>
            <w:color w:val="000000" w:themeColor="text1"/>
            <w:sz w:val="24"/>
            <w:szCs w:val="24"/>
          </w:rPr>
          <w:delText>2</w:delText>
        </w:r>
      </w:del>
      <w:del w:id="576" w:author="Parks, Robbie M" w:date="2018-12-12T11:48:00Z">
        <w:r w:rsidRPr="00636C9B" w:rsidDel="00773A25">
          <w:rPr>
            <w:rFonts w:ascii="Times New Roman" w:hAnsi="Times New Roman"/>
            <w:b/>
            <w:color w:val="000000" w:themeColor="text1"/>
            <w:sz w:val="24"/>
            <w:szCs w:val="24"/>
          </w:rPr>
          <w:delText xml:space="preserve">. </w:delText>
        </w:r>
        <w:r w:rsidR="00605A3E" w:rsidDel="00773A25">
          <w:rPr>
            <w:rFonts w:ascii="Times New Roman" w:hAnsi="Times New Roman"/>
            <w:color w:val="000000" w:themeColor="text1"/>
            <w:sz w:val="24"/>
            <w:szCs w:val="24"/>
          </w:rPr>
          <w:delText>N</w:delText>
        </w:r>
        <w:r w:rsidR="008E075D" w:rsidDel="00773A25">
          <w:rPr>
            <w:rFonts w:ascii="Times New Roman" w:hAnsi="Times New Roman"/>
            <w:color w:val="000000" w:themeColor="text1"/>
            <w:sz w:val="24"/>
            <w:szCs w:val="24"/>
          </w:rPr>
          <w:delText>umber</w:delText>
        </w:r>
        <w:r w:rsidRPr="00636C9B" w:rsidDel="00773A25">
          <w:rPr>
            <w:rFonts w:ascii="Times New Roman" w:hAnsi="Times New Roman"/>
            <w:color w:val="000000" w:themeColor="text1"/>
            <w:sz w:val="24"/>
            <w:szCs w:val="24"/>
          </w:rPr>
          <w:delText xml:space="preserve"> of</w:delText>
        </w:r>
        <w:r w:rsidR="008621C2" w:rsidDel="00773A25">
          <w:rPr>
            <w:rFonts w:ascii="Times New Roman" w:hAnsi="Times New Roman"/>
            <w:color w:val="000000" w:themeColor="text1"/>
            <w:sz w:val="24"/>
            <w:szCs w:val="24"/>
          </w:rPr>
          <w:delText xml:space="preserve"> injury deaths, by</w:delText>
        </w:r>
        <w:r w:rsidRPr="00636C9B" w:rsidDel="00773A25">
          <w:rPr>
            <w:rFonts w:ascii="Times New Roman" w:hAnsi="Times New Roman"/>
            <w:color w:val="000000" w:themeColor="text1"/>
            <w:sz w:val="24"/>
            <w:szCs w:val="24"/>
          </w:rPr>
          <w:delText xml:space="preserve"> </w:delText>
        </w:r>
        <w:r w:rsidR="00987B41" w:rsidDel="00773A25">
          <w:rPr>
            <w:rFonts w:ascii="Times New Roman" w:hAnsi="Times New Roman"/>
            <w:color w:val="000000" w:themeColor="text1"/>
            <w:sz w:val="24"/>
            <w:szCs w:val="24"/>
          </w:rPr>
          <w:delText>type</w:delText>
        </w:r>
        <w:r w:rsidR="00987B41" w:rsidRPr="00636C9B" w:rsidDel="00773A25">
          <w:rPr>
            <w:rFonts w:ascii="Times New Roman" w:hAnsi="Times New Roman"/>
            <w:color w:val="000000" w:themeColor="text1"/>
            <w:sz w:val="24"/>
            <w:szCs w:val="24"/>
          </w:rPr>
          <w:delText xml:space="preserve"> </w:delText>
        </w:r>
        <w:r w:rsidRPr="00636C9B" w:rsidDel="00773A25">
          <w:rPr>
            <w:rFonts w:ascii="Times New Roman" w:hAnsi="Times New Roman"/>
            <w:color w:val="000000" w:themeColor="text1"/>
            <w:sz w:val="24"/>
            <w:szCs w:val="24"/>
          </w:rPr>
          <w:delText xml:space="preserve">of unintentional </w:delText>
        </w:r>
        <w:r w:rsidR="00721B4B" w:rsidDel="00773A25">
          <w:rPr>
            <w:rFonts w:ascii="Times New Roman" w:hAnsi="Times New Roman"/>
            <w:color w:val="000000" w:themeColor="text1"/>
            <w:sz w:val="24"/>
            <w:szCs w:val="24"/>
          </w:rPr>
          <w:delText xml:space="preserve">(transport, falls and drownings) </w:delText>
        </w:r>
        <w:r w:rsidR="0070194A" w:rsidDel="00773A25">
          <w:rPr>
            <w:rFonts w:ascii="Times New Roman" w:hAnsi="Times New Roman"/>
            <w:color w:val="000000" w:themeColor="text1"/>
            <w:sz w:val="24"/>
            <w:szCs w:val="24"/>
          </w:rPr>
          <w:delText xml:space="preserve">and intentional </w:delText>
        </w:r>
        <w:r w:rsidR="0071610D" w:rsidDel="00773A25">
          <w:rPr>
            <w:rFonts w:ascii="Times New Roman" w:hAnsi="Times New Roman"/>
            <w:color w:val="000000" w:themeColor="text1"/>
            <w:sz w:val="24"/>
            <w:szCs w:val="24"/>
          </w:rPr>
          <w:delText xml:space="preserve">(assault and intentional self-harm) </w:delText>
        </w:r>
        <w:r w:rsidR="00BA15DC" w:rsidRPr="00636C9B" w:rsidDel="00773A25">
          <w:rPr>
            <w:rFonts w:ascii="Times New Roman" w:hAnsi="Times New Roman"/>
            <w:color w:val="000000" w:themeColor="text1"/>
            <w:sz w:val="24"/>
            <w:szCs w:val="24"/>
          </w:rPr>
          <w:delText>deaths</w:delText>
        </w:r>
        <w:r w:rsidR="00112CB4" w:rsidDel="00773A25">
          <w:rPr>
            <w:rFonts w:ascii="Times New Roman" w:hAnsi="Times New Roman"/>
            <w:color w:val="000000" w:themeColor="text1"/>
            <w:sz w:val="24"/>
            <w:szCs w:val="24"/>
          </w:rPr>
          <w:delText xml:space="preserve">, </w:delText>
        </w:r>
        <w:r w:rsidR="00BA15DC" w:rsidRPr="00636C9B" w:rsidDel="00773A25">
          <w:rPr>
            <w:rFonts w:ascii="Times New Roman" w:hAnsi="Times New Roman"/>
            <w:color w:val="000000" w:themeColor="text1"/>
            <w:sz w:val="24"/>
            <w:szCs w:val="24"/>
          </w:rPr>
          <w:delText xml:space="preserve">age </w:delText>
        </w:r>
        <w:r w:rsidR="007217A9" w:rsidRPr="00636C9B" w:rsidDel="00773A25">
          <w:rPr>
            <w:rFonts w:ascii="Times New Roman" w:hAnsi="Times New Roman"/>
            <w:color w:val="000000" w:themeColor="text1"/>
            <w:sz w:val="24"/>
            <w:szCs w:val="24"/>
          </w:rPr>
          <w:delText xml:space="preserve">group </w:delText>
        </w:r>
        <w:r w:rsidR="00BA15DC" w:rsidRPr="00636C9B" w:rsidDel="00773A25">
          <w:rPr>
            <w:rFonts w:ascii="Times New Roman" w:hAnsi="Times New Roman"/>
            <w:color w:val="000000" w:themeColor="text1"/>
            <w:sz w:val="24"/>
            <w:szCs w:val="24"/>
          </w:rPr>
          <w:delText>and sex,</w:delText>
        </w:r>
        <w:r w:rsidR="00112CB4" w:rsidRPr="00112CB4" w:rsidDel="00773A25">
          <w:rPr>
            <w:rFonts w:ascii="Times New Roman" w:hAnsi="Times New Roman"/>
            <w:color w:val="000000" w:themeColor="text1"/>
            <w:sz w:val="24"/>
            <w:szCs w:val="24"/>
          </w:rPr>
          <w:delText xml:space="preserve"> </w:delText>
        </w:r>
        <w:r w:rsidR="00112CB4" w:rsidRPr="00636C9B" w:rsidDel="00773A25">
          <w:rPr>
            <w:rFonts w:ascii="Times New Roman" w:hAnsi="Times New Roman"/>
            <w:color w:val="000000" w:themeColor="text1"/>
            <w:sz w:val="24"/>
            <w:szCs w:val="24"/>
          </w:rPr>
          <w:delText xml:space="preserve">in the </w:delText>
        </w:r>
        <w:r w:rsidR="00112CB4" w:rsidDel="00773A25">
          <w:rPr>
            <w:rFonts w:ascii="Times New Roman" w:hAnsi="Times New Roman"/>
            <w:color w:val="000000" w:themeColor="text1"/>
            <w:sz w:val="24"/>
            <w:szCs w:val="24"/>
          </w:rPr>
          <w:delText xml:space="preserve">contiguous </w:delText>
        </w:r>
        <w:r w:rsidR="00112CB4" w:rsidRPr="00636C9B" w:rsidDel="00773A25">
          <w:rPr>
            <w:rFonts w:ascii="Times New Roman" w:hAnsi="Times New Roman"/>
            <w:color w:val="000000" w:themeColor="text1"/>
            <w:sz w:val="24"/>
            <w:szCs w:val="24"/>
          </w:rPr>
          <w:delText>USA</w:delText>
        </w:r>
        <w:r w:rsidR="00BA15DC" w:rsidRPr="00636C9B" w:rsidDel="00773A25">
          <w:rPr>
            <w:rFonts w:ascii="Times New Roman" w:hAnsi="Times New Roman"/>
            <w:color w:val="000000" w:themeColor="text1"/>
            <w:sz w:val="24"/>
            <w:szCs w:val="24"/>
          </w:rPr>
          <w:delText xml:space="preserve"> for </w:delText>
        </w:r>
        <w:r w:rsidR="00770A73" w:rsidDel="00773A25">
          <w:rPr>
            <w:rFonts w:ascii="Times New Roman" w:hAnsi="Times New Roman"/>
            <w:color w:val="000000" w:themeColor="text1"/>
            <w:sz w:val="24"/>
            <w:szCs w:val="24"/>
          </w:rPr>
          <w:delText>1980</w:delText>
        </w:r>
        <w:r w:rsidR="00BA15DC" w:rsidRPr="00636C9B" w:rsidDel="00773A25">
          <w:rPr>
            <w:rFonts w:ascii="Times New Roman" w:hAnsi="Times New Roman"/>
            <w:color w:val="000000" w:themeColor="text1"/>
            <w:sz w:val="24"/>
            <w:szCs w:val="24"/>
          </w:rPr>
          <w:delText>-2016</w:delText>
        </w:r>
        <w:r w:rsidR="000A2462" w:rsidRPr="00636C9B" w:rsidDel="00773A25">
          <w:rPr>
            <w:rFonts w:ascii="Times New Roman" w:hAnsi="Times New Roman"/>
            <w:color w:val="000000" w:themeColor="text1"/>
            <w:sz w:val="24"/>
            <w:szCs w:val="24"/>
          </w:rPr>
          <w:delText>.</w:delText>
        </w:r>
        <w:r w:rsidR="002E3961" w:rsidRPr="00636C9B" w:rsidDel="00773A25">
          <w:rPr>
            <w:rFonts w:ascii="Times New Roman" w:hAnsi="Times New Roman"/>
            <w:color w:val="000000" w:themeColor="text1"/>
            <w:sz w:val="24"/>
            <w:szCs w:val="24"/>
          </w:rPr>
          <w:br w:type="page"/>
        </w:r>
      </w:del>
    </w:p>
    <w:p w14:paraId="1370BF1C" w14:textId="3DD0E990" w:rsidR="00234E19" w:rsidRPr="00636C9B" w:rsidDel="00E30DAE" w:rsidRDefault="004A3366" w:rsidP="00E30DAE">
      <w:pPr>
        <w:spacing w:after="0" w:line="480" w:lineRule="auto"/>
        <w:rPr>
          <w:del w:id="577" w:author="Parks, Robbie M" w:date="2018-12-21T14:23:00Z"/>
          <w:rFonts w:ascii="Times New Roman" w:hAnsi="Times New Roman"/>
          <w:color w:val="000000" w:themeColor="text1"/>
          <w:sz w:val="24"/>
          <w:szCs w:val="24"/>
        </w:rPr>
        <w:pPrChange w:id="578" w:author="Parks, Robbie M" w:date="2018-12-21T14:23:00Z">
          <w:pPr>
            <w:spacing w:after="0" w:line="480" w:lineRule="auto"/>
            <w:jc w:val="both"/>
          </w:pPr>
        </w:pPrChange>
      </w:pPr>
      <w:del w:id="579" w:author="Parks, Robbie M" w:date="2018-12-12T11:48:00Z">
        <w:r w:rsidRPr="00636C9B" w:rsidDel="00773A25">
          <w:rPr>
            <w:rFonts w:ascii="Times New Roman" w:hAnsi="Times New Roman"/>
            <w:b/>
            <w:color w:val="000000" w:themeColor="text1"/>
            <w:sz w:val="24"/>
            <w:szCs w:val="24"/>
          </w:rPr>
          <w:delText xml:space="preserve">Figure </w:delText>
        </w:r>
      </w:del>
      <w:del w:id="580" w:author="Parks, Robbie M" w:date="2018-12-11T12:51:00Z">
        <w:r w:rsidR="00F14942" w:rsidDel="007B5D29">
          <w:rPr>
            <w:rFonts w:ascii="Times New Roman" w:hAnsi="Times New Roman"/>
            <w:b/>
            <w:color w:val="000000" w:themeColor="text1"/>
            <w:sz w:val="24"/>
            <w:szCs w:val="24"/>
          </w:rPr>
          <w:delText>3</w:delText>
        </w:r>
      </w:del>
      <w:del w:id="581" w:author="Parks, Robbie M" w:date="2018-12-12T11:48:00Z">
        <w:r w:rsidR="008A218F" w:rsidDel="00773A25">
          <w:rPr>
            <w:rFonts w:ascii="Times New Roman" w:hAnsi="Times New Roman"/>
            <w:b/>
            <w:color w:val="000000" w:themeColor="text1"/>
            <w:sz w:val="24"/>
            <w:szCs w:val="24"/>
          </w:rPr>
          <w:delText>.</w:delText>
        </w:r>
        <w:r w:rsidR="008621C2" w:rsidRPr="008621C2" w:rsidDel="00773A25">
          <w:rPr>
            <w:rFonts w:ascii="Times New Roman" w:hAnsi="Times New Roman"/>
            <w:color w:val="000000" w:themeColor="text1"/>
            <w:sz w:val="24"/>
            <w:szCs w:val="24"/>
          </w:rPr>
          <w:delText xml:space="preserve"> </w:delText>
        </w:r>
        <w:r w:rsidR="008A218F" w:rsidDel="00773A25">
          <w:rPr>
            <w:rFonts w:ascii="Times New Roman" w:hAnsi="Times New Roman"/>
            <w:color w:val="000000" w:themeColor="text1"/>
            <w:sz w:val="24"/>
            <w:szCs w:val="24"/>
          </w:rPr>
          <w:delText>A</w:delText>
        </w:r>
        <w:r w:rsidR="008621C2" w:rsidDel="00773A25">
          <w:rPr>
            <w:rFonts w:ascii="Times New Roman" w:hAnsi="Times New Roman"/>
            <w:color w:val="000000" w:themeColor="text1"/>
            <w:sz w:val="24"/>
            <w:szCs w:val="24"/>
          </w:rPr>
          <w:delText>dditional annual injury deaths</w:delText>
        </w:r>
        <w:r w:rsidR="00DB74D6" w:rsidDel="00773A25">
          <w:rPr>
            <w:rFonts w:ascii="Times New Roman" w:hAnsi="Times New Roman"/>
            <w:color w:val="000000" w:themeColor="text1"/>
            <w:sz w:val="24"/>
            <w:szCs w:val="24"/>
          </w:rPr>
          <w:delText xml:space="preserve"> </w:delText>
        </w:r>
        <w:r w:rsidR="00710DAA" w:rsidDel="00773A25">
          <w:rPr>
            <w:rFonts w:ascii="Times New Roman" w:hAnsi="Times New Roman"/>
            <w:color w:val="000000" w:themeColor="text1"/>
            <w:sz w:val="24"/>
            <w:szCs w:val="24"/>
          </w:rPr>
          <w:delText>fo</w:delText>
        </w:r>
        <w:r w:rsidR="00037523" w:rsidDel="00773A25">
          <w:rPr>
            <w:rFonts w:ascii="Times New Roman" w:hAnsi="Times New Roman"/>
            <w:color w:val="000000" w:themeColor="text1"/>
            <w:sz w:val="24"/>
            <w:szCs w:val="24"/>
          </w:rPr>
          <w:delText>r</w:delText>
        </w:r>
        <w:r w:rsidR="009D7461" w:rsidDel="00773A25">
          <w:rPr>
            <w:rFonts w:ascii="Times New Roman" w:hAnsi="Times New Roman"/>
            <w:color w:val="000000" w:themeColor="text1"/>
            <w:sz w:val="24"/>
            <w:szCs w:val="24"/>
          </w:rPr>
          <w:delText xml:space="preserve"> the </w:delText>
        </w:r>
        <w:r w:rsidR="00DB74D6" w:rsidDel="00773A25">
          <w:rPr>
            <w:rFonts w:ascii="Times New Roman" w:hAnsi="Times New Roman"/>
            <w:color w:val="000000" w:themeColor="text1"/>
            <w:sz w:val="24"/>
            <w:szCs w:val="24"/>
          </w:rPr>
          <w:delText>2016</w:delText>
        </w:r>
        <w:r w:rsidR="00710DAA" w:rsidDel="00773A25">
          <w:rPr>
            <w:rFonts w:ascii="Times New Roman" w:hAnsi="Times New Roman"/>
            <w:color w:val="000000" w:themeColor="text1"/>
            <w:sz w:val="24"/>
            <w:szCs w:val="24"/>
          </w:rPr>
          <w:delText xml:space="preserve"> </w:delText>
        </w:r>
        <w:r w:rsidR="009D7461" w:rsidDel="00773A25">
          <w:rPr>
            <w:rFonts w:ascii="Times New Roman" w:hAnsi="Times New Roman"/>
            <w:color w:val="000000" w:themeColor="text1"/>
            <w:sz w:val="24"/>
            <w:szCs w:val="24"/>
          </w:rPr>
          <w:delText xml:space="preserve">US </w:delText>
        </w:r>
        <w:r w:rsidR="00710DAA" w:rsidDel="00773A25">
          <w:rPr>
            <w:rFonts w:ascii="Times New Roman" w:hAnsi="Times New Roman"/>
            <w:color w:val="000000" w:themeColor="text1"/>
            <w:sz w:val="24"/>
            <w:szCs w:val="24"/>
          </w:rPr>
          <w:delText>population</w:delText>
        </w:r>
        <w:r w:rsidR="008621C2" w:rsidDel="00773A25">
          <w:rPr>
            <w:rFonts w:ascii="Times New Roman" w:hAnsi="Times New Roman"/>
            <w:color w:val="000000" w:themeColor="text1"/>
            <w:sz w:val="24"/>
            <w:szCs w:val="24"/>
          </w:rPr>
          <w:delText xml:space="preserve"> if </w:delText>
        </w:r>
        <w:commentRangeStart w:id="582"/>
        <w:r w:rsidR="002B5115" w:rsidDel="00773A25">
          <w:rPr>
            <w:rFonts w:ascii="Times New Roman" w:hAnsi="Times New Roman"/>
            <w:color w:val="000000" w:themeColor="text1"/>
            <w:sz w:val="24"/>
            <w:szCs w:val="24"/>
          </w:rPr>
          <w:delText xml:space="preserve">temperature anomaly </w:delText>
        </w:r>
        <w:r w:rsidR="00A151B1" w:rsidDel="00773A25">
          <w:rPr>
            <w:rFonts w:ascii="Times New Roman" w:hAnsi="Times New Roman"/>
            <w:color w:val="000000" w:themeColor="text1"/>
            <w:sz w:val="24"/>
            <w:szCs w:val="24"/>
          </w:rPr>
          <w:delText xml:space="preserve">were </w:delText>
        </w:r>
        <w:r w:rsidR="002B5115" w:rsidDel="00773A25">
          <w:rPr>
            <w:rFonts w:ascii="Times New Roman" w:hAnsi="Times New Roman"/>
            <w:color w:val="000000" w:themeColor="text1"/>
            <w:sz w:val="24"/>
            <w:szCs w:val="24"/>
          </w:rPr>
          <w:delText>+</w:delText>
        </w:r>
        <w:r w:rsidR="0018328F" w:rsidRPr="00843ACB" w:rsidDel="00773A25">
          <w:rPr>
            <w:rFonts w:ascii="Helvetica" w:eastAsia="Times New Roman" w:hAnsi="Helvetica"/>
            <w:bCs/>
            <w:color w:val="222222"/>
            <w:sz w:val="21"/>
            <w:szCs w:val="21"/>
            <w:shd w:val="clear" w:color="auto" w:fill="FFFFFF"/>
            <w:lang w:eastAsia="en-GB"/>
          </w:rPr>
          <w:delText>1</w:delText>
        </w:r>
        <w:r w:rsidR="0018328F" w:rsidRPr="00843ACB" w:rsidDel="00773A25">
          <w:rPr>
            <w:rFonts w:ascii="Times New Roman" w:hAnsi="Times New Roman"/>
            <w:bCs/>
            <w:color w:val="000000" w:themeColor="text1"/>
            <w:sz w:val="24"/>
            <w:szCs w:val="24"/>
          </w:rPr>
          <w:delText>°</w:delText>
        </w:r>
        <w:r w:rsidR="0018328F" w:rsidDel="00773A25">
          <w:rPr>
            <w:rFonts w:ascii="Times New Roman" w:hAnsi="Times New Roman"/>
            <w:bCs/>
            <w:color w:val="000000" w:themeColor="text1"/>
            <w:sz w:val="24"/>
            <w:szCs w:val="24"/>
          </w:rPr>
          <w:delText>C</w:delText>
        </w:r>
        <w:r w:rsidR="00A6568C" w:rsidDel="00773A25">
          <w:rPr>
            <w:rFonts w:ascii="Times New Roman" w:hAnsi="Times New Roman"/>
            <w:color w:val="000000" w:themeColor="text1"/>
            <w:sz w:val="24"/>
            <w:szCs w:val="24"/>
          </w:rPr>
          <w:delText xml:space="preserve"> </w:delText>
        </w:r>
        <w:r w:rsidR="002B5115" w:rsidDel="00773A25">
          <w:rPr>
            <w:rFonts w:ascii="Times New Roman" w:hAnsi="Times New Roman"/>
            <w:color w:val="000000" w:themeColor="text1"/>
            <w:sz w:val="24"/>
            <w:szCs w:val="24"/>
          </w:rPr>
          <w:delText xml:space="preserve">compared </w:delText>
        </w:r>
        <w:commentRangeEnd w:id="582"/>
        <w:r w:rsidR="002A16CF" w:rsidDel="00773A25">
          <w:rPr>
            <w:rStyle w:val="CommentReference"/>
            <w:rFonts w:asciiTheme="minorHAnsi" w:eastAsiaTheme="minorHAnsi" w:hAnsiTheme="minorHAnsi" w:cstheme="minorBidi"/>
          </w:rPr>
          <w:commentReference w:id="582"/>
        </w:r>
        <w:r w:rsidR="002B5115" w:rsidDel="00773A25">
          <w:rPr>
            <w:rFonts w:ascii="Times New Roman" w:hAnsi="Times New Roman"/>
            <w:color w:val="000000" w:themeColor="text1"/>
            <w:sz w:val="24"/>
            <w:szCs w:val="24"/>
          </w:rPr>
          <w:delText xml:space="preserve">with 1980-2009 long-term average </w:delText>
        </w:r>
        <w:r w:rsidR="0018328F" w:rsidDel="00773A25">
          <w:rPr>
            <w:rFonts w:ascii="Times New Roman" w:hAnsi="Times New Roman"/>
            <w:color w:val="000000" w:themeColor="text1"/>
            <w:sz w:val="24"/>
            <w:szCs w:val="24"/>
          </w:rPr>
          <w:delText>temperatures</w:delText>
        </w:r>
        <w:r w:rsidR="008621C2" w:rsidDel="00773A25">
          <w:rPr>
            <w:rFonts w:ascii="Times New Roman" w:hAnsi="Times New Roman"/>
            <w:color w:val="000000" w:themeColor="text1"/>
            <w:sz w:val="24"/>
            <w:szCs w:val="24"/>
          </w:rPr>
          <w:delText xml:space="preserve">. </w:delText>
        </w:r>
        <w:r w:rsidR="00C816D0" w:rsidDel="00773A25">
          <w:rPr>
            <w:rFonts w:ascii="Times New Roman" w:hAnsi="Times New Roman"/>
            <w:color w:val="000000" w:themeColor="text1"/>
            <w:sz w:val="24"/>
            <w:szCs w:val="24"/>
          </w:rPr>
          <w:delText xml:space="preserve">The top row shows the break down </w:delText>
        </w:r>
        <w:r w:rsidR="009A0CFD" w:rsidRPr="00636C9B" w:rsidDel="00773A25">
          <w:rPr>
            <w:rFonts w:ascii="Times New Roman" w:hAnsi="Times New Roman"/>
            <w:color w:val="000000" w:themeColor="text1"/>
            <w:sz w:val="24"/>
            <w:szCs w:val="24"/>
          </w:rPr>
          <w:delText xml:space="preserve">by sex, </w:delText>
        </w:r>
        <w:r w:rsidR="00987B41" w:rsidDel="00773A25">
          <w:rPr>
            <w:rFonts w:ascii="Times New Roman" w:hAnsi="Times New Roman"/>
            <w:color w:val="000000" w:themeColor="text1"/>
            <w:sz w:val="24"/>
            <w:szCs w:val="24"/>
          </w:rPr>
          <w:delText>type</w:delText>
        </w:r>
        <w:r w:rsidR="00987B41" w:rsidRPr="00636C9B" w:rsidDel="00773A25">
          <w:rPr>
            <w:rFonts w:ascii="Times New Roman" w:hAnsi="Times New Roman"/>
            <w:color w:val="000000" w:themeColor="text1"/>
            <w:sz w:val="24"/>
            <w:szCs w:val="24"/>
          </w:rPr>
          <w:delText xml:space="preserve"> </w:delText>
        </w:r>
        <w:r w:rsidR="009A0CFD" w:rsidRPr="00636C9B" w:rsidDel="00773A25">
          <w:rPr>
            <w:rFonts w:ascii="Times New Roman" w:hAnsi="Times New Roman"/>
            <w:color w:val="000000" w:themeColor="text1"/>
            <w:sz w:val="24"/>
            <w:szCs w:val="24"/>
          </w:rPr>
          <w:delText>of injury and age group</w:delText>
        </w:r>
        <w:r w:rsidR="00C816D0" w:rsidDel="00773A25">
          <w:rPr>
            <w:rFonts w:ascii="Times New Roman" w:hAnsi="Times New Roman"/>
            <w:color w:val="000000" w:themeColor="text1"/>
            <w:sz w:val="24"/>
            <w:szCs w:val="24"/>
          </w:rPr>
          <w:delText>.</w:delText>
        </w:r>
        <w:r w:rsidR="009A0CFD" w:rsidRPr="00636C9B" w:rsidDel="00773A25">
          <w:rPr>
            <w:rFonts w:ascii="Times New Roman" w:hAnsi="Times New Roman"/>
            <w:color w:val="000000" w:themeColor="text1"/>
            <w:sz w:val="24"/>
            <w:szCs w:val="24"/>
          </w:rPr>
          <w:delText xml:space="preserve"> </w:delText>
        </w:r>
        <w:r w:rsidR="00C816D0" w:rsidDel="00773A25">
          <w:rPr>
            <w:rFonts w:ascii="Times New Roman" w:hAnsi="Times New Roman"/>
            <w:color w:val="000000" w:themeColor="text1"/>
            <w:sz w:val="24"/>
            <w:szCs w:val="24"/>
          </w:rPr>
          <w:delText xml:space="preserve">The bottom row shows the break down by sex, type of injury </w:delText>
        </w:r>
        <w:r w:rsidR="009A0CFD" w:rsidRPr="00636C9B" w:rsidDel="00773A25">
          <w:rPr>
            <w:rFonts w:ascii="Times New Roman" w:hAnsi="Times New Roman"/>
            <w:color w:val="000000" w:themeColor="text1"/>
            <w:sz w:val="24"/>
            <w:szCs w:val="24"/>
          </w:rPr>
          <w:delText>and month. Black dots represent net changes</w:delText>
        </w:r>
        <w:r w:rsidR="005F3F6E" w:rsidDel="00773A25">
          <w:rPr>
            <w:rFonts w:ascii="Times New Roman" w:hAnsi="Times New Roman"/>
            <w:color w:val="000000" w:themeColor="text1"/>
            <w:sz w:val="24"/>
            <w:szCs w:val="24"/>
          </w:rPr>
          <w:delText xml:space="preserve"> in deaths </w:delText>
        </w:r>
        <w:r w:rsidR="009F0AD7" w:rsidDel="00773A25">
          <w:rPr>
            <w:rFonts w:ascii="Times New Roman" w:hAnsi="Times New Roman"/>
            <w:color w:val="000000" w:themeColor="text1"/>
            <w:sz w:val="24"/>
            <w:szCs w:val="24"/>
          </w:rPr>
          <w:delText>for each set of bars</w:delText>
        </w:r>
        <w:r w:rsidR="009A0CFD" w:rsidRPr="00636C9B" w:rsidDel="00773A25">
          <w:rPr>
            <w:rFonts w:ascii="Times New Roman" w:hAnsi="Times New Roman"/>
            <w:color w:val="000000" w:themeColor="text1"/>
            <w:sz w:val="24"/>
            <w:szCs w:val="24"/>
          </w:rPr>
          <w:delText>.</w:delText>
        </w:r>
      </w:del>
      <w:del w:id="583" w:author="Parks, Robbie M" w:date="2018-12-21T14:23:00Z">
        <w:r w:rsidR="00234E19" w:rsidRPr="00636C9B" w:rsidDel="00E30DAE">
          <w:rPr>
            <w:rFonts w:ascii="Times New Roman" w:hAnsi="Times New Roman"/>
            <w:color w:val="000000" w:themeColor="text1"/>
            <w:sz w:val="24"/>
            <w:szCs w:val="24"/>
          </w:rPr>
          <w:br w:type="page"/>
        </w:r>
      </w:del>
    </w:p>
    <w:p w14:paraId="7254203C" w14:textId="558198A6" w:rsidR="00136062" w:rsidDel="0077298E" w:rsidRDefault="00136062" w:rsidP="00E30DAE">
      <w:pPr>
        <w:spacing w:after="0" w:line="480" w:lineRule="auto"/>
        <w:rPr>
          <w:del w:id="584" w:author="Parks, Robbie M" w:date="2018-12-12T11:18:00Z"/>
          <w:rFonts w:ascii="Times New Roman" w:hAnsi="Times New Roman"/>
          <w:color w:val="000000" w:themeColor="text1"/>
          <w:sz w:val="24"/>
          <w:szCs w:val="24"/>
        </w:rPr>
        <w:pPrChange w:id="585" w:author="Parks, Robbie M" w:date="2018-12-21T14:23:00Z">
          <w:pPr>
            <w:spacing w:after="0" w:line="480" w:lineRule="auto"/>
            <w:jc w:val="both"/>
          </w:pPr>
        </w:pPrChange>
      </w:pPr>
      <w:del w:id="586" w:author="Parks, Robbie M" w:date="2018-12-12T11:18:00Z">
        <w:r w:rsidRPr="00636C9B" w:rsidDel="0077298E">
          <w:rPr>
            <w:rFonts w:ascii="Times New Roman" w:hAnsi="Times New Roman"/>
            <w:b/>
            <w:color w:val="000000" w:themeColor="text1"/>
            <w:sz w:val="24"/>
            <w:szCs w:val="24"/>
          </w:rPr>
          <w:delText xml:space="preserve">Figure </w:delText>
        </w:r>
      </w:del>
      <w:del w:id="587" w:author="Parks, Robbie M" w:date="2018-12-11T12:51:00Z">
        <w:r w:rsidR="00F14942" w:rsidDel="007B5D29">
          <w:rPr>
            <w:rFonts w:ascii="Times New Roman" w:hAnsi="Times New Roman"/>
            <w:b/>
            <w:color w:val="000000" w:themeColor="text1"/>
            <w:sz w:val="24"/>
            <w:szCs w:val="24"/>
          </w:rPr>
          <w:delText>4</w:delText>
        </w:r>
      </w:del>
      <w:del w:id="588" w:author="Parks, Robbie M" w:date="2018-12-12T11:18:00Z">
        <w:r w:rsidRPr="00636C9B" w:rsidDel="0077298E">
          <w:rPr>
            <w:rFonts w:ascii="Times New Roman" w:hAnsi="Times New Roman"/>
            <w:b/>
            <w:color w:val="000000" w:themeColor="text1"/>
            <w:sz w:val="24"/>
            <w:szCs w:val="24"/>
          </w:rPr>
          <w:delText xml:space="preserve">. </w:delText>
        </w:r>
        <w:r w:rsidRPr="00171799" w:rsidDel="0077298E">
          <w:rPr>
            <w:rFonts w:ascii="Times New Roman" w:hAnsi="Times New Roman"/>
            <w:color w:val="000000" w:themeColor="text1"/>
            <w:sz w:val="24"/>
            <w:szCs w:val="24"/>
          </w:rPr>
          <w:delText xml:space="preserve">Graphic </w:delText>
        </w:r>
        <w:r w:rsidDel="0077298E">
          <w:rPr>
            <w:rFonts w:ascii="Times New Roman" w:hAnsi="Times New Roman"/>
            <w:color w:val="000000" w:themeColor="text1"/>
            <w:sz w:val="24"/>
            <w:szCs w:val="24"/>
          </w:rPr>
          <w:delText xml:space="preserve">representation </w:delText>
        </w:r>
        <w:r w:rsidRPr="00171799" w:rsidDel="0077298E">
          <w:rPr>
            <w:rFonts w:ascii="Times New Roman" w:hAnsi="Times New Roman"/>
            <w:color w:val="000000" w:themeColor="text1"/>
            <w:sz w:val="24"/>
            <w:szCs w:val="24"/>
          </w:rPr>
          <w:delText>of</w:delText>
        </w:r>
        <w:r w:rsidDel="0077298E">
          <w:rPr>
            <w:rFonts w:ascii="Times New Roman" w:hAnsi="Times New Roman"/>
            <w:b/>
            <w:color w:val="000000" w:themeColor="text1"/>
            <w:sz w:val="24"/>
            <w:szCs w:val="24"/>
          </w:rPr>
          <w:delText xml:space="preserve"> </w:delText>
        </w:r>
        <w:r w:rsidDel="0077298E">
          <w:rPr>
            <w:rFonts w:ascii="Times New Roman" w:hAnsi="Times New Roman"/>
            <w:color w:val="000000" w:themeColor="text1"/>
            <w:sz w:val="24"/>
            <w:szCs w:val="24"/>
          </w:rPr>
          <w:delText xml:space="preserve">temperature </w:delText>
        </w:r>
        <w:r w:rsidR="002A16CF" w:rsidDel="0077298E">
          <w:rPr>
            <w:rFonts w:ascii="Times New Roman" w:hAnsi="Times New Roman"/>
            <w:color w:val="000000" w:themeColor="text1"/>
            <w:sz w:val="24"/>
            <w:szCs w:val="24"/>
          </w:rPr>
          <w:delText>anomaly measure used in the analysis</w:delText>
        </w:r>
        <w:r w:rsidDel="0077298E">
          <w:rPr>
            <w:rFonts w:ascii="Times New Roman" w:hAnsi="Times New Roman"/>
            <w:color w:val="000000" w:themeColor="text1"/>
            <w:sz w:val="24"/>
            <w:szCs w:val="24"/>
          </w:rPr>
          <w:delText>. The graph shows how monthly temperatures</w:delText>
        </w:r>
        <w:r w:rsidRPr="00636C9B" w:rsidDel="0077298E">
          <w:rPr>
            <w:rFonts w:ascii="Times New Roman" w:hAnsi="Times New Roman"/>
            <w:color w:val="000000" w:themeColor="text1"/>
            <w:sz w:val="24"/>
            <w:szCs w:val="24"/>
          </w:rPr>
          <w:delText xml:space="preserve"> </w:delText>
        </w:r>
        <w:r w:rsidDel="0077298E">
          <w:rPr>
            <w:rFonts w:ascii="Times New Roman" w:hAnsi="Times New Roman"/>
            <w:color w:val="000000" w:themeColor="text1"/>
            <w:sz w:val="24"/>
            <w:szCs w:val="24"/>
          </w:rPr>
          <w:delText>in two example states (Florida and Washington) (left panel) for 1980-2009 are used to calculate July 1980-2016 temperature anomalies for Florida (red) and Washington (blue)</w:delText>
        </w:r>
        <w:r w:rsidRPr="00636C9B" w:rsidDel="0077298E">
          <w:rPr>
            <w:rFonts w:ascii="Times New Roman" w:hAnsi="Times New Roman"/>
            <w:color w:val="000000" w:themeColor="text1"/>
            <w:sz w:val="24"/>
            <w:szCs w:val="24"/>
          </w:rPr>
          <w:delText xml:space="preserve"> (two right panels)</w:delText>
        </w:r>
        <w:r w:rsidDel="0077298E">
          <w:rPr>
            <w:rFonts w:ascii="Times New Roman" w:hAnsi="Times New Roman"/>
            <w:color w:val="000000" w:themeColor="text1"/>
            <w:sz w:val="24"/>
            <w:szCs w:val="24"/>
          </w:rPr>
          <w:delText>. As seen, a warmer state like Florida can have less inter</w:delText>
        </w:r>
        <w:r w:rsidR="002A16CF" w:rsidDel="0077298E">
          <w:rPr>
            <w:rFonts w:ascii="Times New Roman" w:hAnsi="Times New Roman"/>
            <w:color w:val="000000" w:themeColor="text1"/>
            <w:sz w:val="24"/>
            <w:szCs w:val="24"/>
          </w:rPr>
          <w:delText>-</w:delText>
        </w:r>
        <w:r w:rsidR="00C816D0" w:rsidDel="0077298E">
          <w:rPr>
            <w:rFonts w:ascii="Times New Roman" w:hAnsi="Times New Roman"/>
            <w:color w:val="000000" w:themeColor="text1"/>
            <w:sz w:val="24"/>
            <w:szCs w:val="24"/>
          </w:rPr>
          <w:delText>annual</w:delText>
        </w:r>
        <w:r w:rsidDel="0077298E">
          <w:rPr>
            <w:rFonts w:ascii="Times New Roman" w:hAnsi="Times New Roman"/>
            <w:color w:val="000000" w:themeColor="text1"/>
            <w:sz w:val="24"/>
            <w:szCs w:val="24"/>
          </w:rPr>
          <w:delText xml:space="preserve"> variation in a particular month (here, July) compared with a cooler state like Washington.</w:delText>
        </w:r>
      </w:del>
    </w:p>
    <w:p w14:paraId="6CEE4CD5" w14:textId="3E32073F" w:rsidR="00136062" w:rsidDel="0077298E" w:rsidRDefault="00136062" w:rsidP="00E30DAE">
      <w:pPr>
        <w:spacing w:after="0" w:line="480" w:lineRule="auto"/>
        <w:rPr>
          <w:del w:id="589" w:author="Parks, Robbie M" w:date="2018-12-12T11:18:00Z"/>
          <w:rFonts w:ascii="Times New Roman" w:hAnsi="Times New Roman"/>
          <w:b/>
          <w:color w:val="000000" w:themeColor="text1"/>
          <w:sz w:val="24"/>
          <w:szCs w:val="24"/>
        </w:rPr>
        <w:pPrChange w:id="590" w:author="Parks, Robbie M" w:date="2018-12-21T14:23:00Z">
          <w:pPr>
            <w:spacing w:after="0" w:line="240" w:lineRule="auto"/>
          </w:pPr>
        </w:pPrChange>
      </w:pPr>
      <w:del w:id="591" w:author="Parks, Robbie M" w:date="2018-12-12T11:18:00Z">
        <w:r w:rsidDel="0077298E">
          <w:rPr>
            <w:rFonts w:ascii="Times New Roman" w:hAnsi="Times New Roman"/>
            <w:b/>
            <w:color w:val="000000" w:themeColor="text1"/>
            <w:sz w:val="24"/>
            <w:szCs w:val="24"/>
          </w:rPr>
          <w:br w:type="page"/>
        </w:r>
      </w:del>
    </w:p>
    <w:p w14:paraId="65DA6F14" w14:textId="1CF9117D" w:rsidR="005870DD" w:rsidRPr="00636C9B" w:rsidDel="00E30DAE" w:rsidRDefault="00DF2431" w:rsidP="00E30DAE">
      <w:pPr>
        <w:spacing w:after="0" w:line="480" w:lineRule="auto"/>
        <w:rPr>
          <w:del w:id="592" w:author="Parks, Robbie M" w:date="2018-12-21T14:23:00Z"/>
          <w:rFonts w:ascii="Times New Roman" w:hAnsi="Times New Roman"/>
          <w:color w:val="000000" w:themeColor="text1"/>
          <w:sz w:val="24"/>
          <w:szCs w:val="24"/>
        </w:rPr>
        <w:pPrChange w:id="593" w:author="Parks, Robbie M" w:date="2018-12-21T14:23:00Z">
          <w:pPr>
            <w:spacing w:after="0" w:line="480" w:lineRule="auto"/>
            <w:jc w:val="both"/>
          </w:pPr>
        </w:pPrChange>
      </w:pPr>
      <w:moveFromRangeStart w:id="594" w:author="Parks, Robbie M" w:date="2018-12-12T11:49:00Z" w:name="move532378677"/>
      <w:moveFrom w:id="595" w:author="Parks, Robbie M" w:date="2018-12-12T11:49:00Z">
        <w:r w:rsidDel="00773A25">
          <w:rPr>
            <w:rFonts w:ascii="Times New Roman" w:hAnsi="Times New Roman"/>
            <w:b/>
            <w:color w:val="000000" w:themeColor="text1"/>
            <w:sz w:val="24"/>
            <w:szCs w:val="24"/>
          </w:rPr>
          <w:t xml:space="preserve">Supplementary </w:t>
        </w:r>
        <w:r w:rsidR="00234E19" w:rsidRPr="00636C9B" w:rsidDel="00773A25">
          <w:rPr>
            <w:rFonts w:ascii="Times New Roman" w:hAnsi="Times New Roman"/>
            <w:b/>
            <w:color w:val="000000" w:themeColor="text1"/>
            <w:sz w:val="24"/>
            <w:szCs w:val="24"/>
          </w:rPr>
          <w:t>Figure 1.</w:t>
        </w:r>
        <w:r w:rsidR="00C83454" w:rsidRPr="00636C9B" w:rsidDel="00773A25">
          <w:rPr>
            <w:rFonts w:ascii="Times New Roman" w:hAnsi="Times New Roman"/>
            <w:b/>
            <w:color w:val="000000" w:themeColor="text1"/>
            <w:sz w:val="24"/>
            <w:szCs w:val="24"/>
          </w:rPr>
          <w:t xml:space="preserve"> </w:t>
        </w:r>
        <w:r w:rsidR="002A16CF" w:rsidDel="00773A25">
          <w:rPr>
            <w:rFonts w:ascii="Times New Roman" w:hAnsi="Times New Roman"/>
            <w:color w:val="000000" w:themeColor="text1"/>
            <w:sz w:val="24"/>
            <w:szCs w:val="24"/>
          </w:rPr>
          <w:t>Percent change in death rates for +</w:t>
        </w:r>
        <w:r w:rsidR="002A16CF" w:rsidRPr="00843ACB" w:rsidDel="00773A25">
          <w:rPr>
            <w:rFonts w:ascii="Helvetica" w:eastAsia="Times New Roman" w:hAnsi="Helvetica"/>
            <w:bCs/>
            <w:color w:val="222222"/>
            <w:sz w:val="21"/>
            <w:szCs w:val="21"/>
            <w:shd w:val="clear" w:color="auto" w:fill="FFFFFF"/>
            <w:lang w:eastAsia="en-GB"/>
          </w:rPr>
          <w:t>1</w:t>
        </w:r>
        <w:r w:rsidR="002A16CF" w:rsidRPr="00843ACB" w:rsidDel="00773A25">
          <w:rPr>
            <w:rFonts w:ascii="Times New Roman" w:hAnsi="Times New Roman"/>
            <w:bCs/>
            <w:color w:val="000000" w:themeColor="text1"/>
            <w:sz w:val="24"/>
            <w:szCs w:val="24"/>
          </w:rPr>
          <w:t>°</w:t>
        </w:r>
        <w:r w:rsidR="002A16CF" w:rsidDel="00773A25">
          <w:rPr>
            <w:rFonts w:ascii="Times New Roman" w:hAnsi="Times New Roman"/>
            <w:bCs/>
            <w:color w:val="000000" w:themeColor="text1"/>
            <w:sz w:val="24"/>
            <w:szCs w:val="24"/>
          </w:rPr>
          <w:t>C</w:t>
        </w:r>
        <w:r w:rsidR="00037523" w:rsidDel="00773A25">
          <w:rPr>
            <w:rFonts w:ascii="Times New Roman" w:hAnsi="Times New Roman"/>
            <w:color w:val="000000" w:themeColor="text1"/>
            <w:sz w:val="24"/>
            <w:szCs w:val="24"/>
          </w:rPr>
          <w:t xml:space="preserve"> </w:t>
        </w:r>
        <w:ins w:id="596" w:author="Majid" w:date="2018-12-11T11:19:00Z">
          <w:r w:rsidR="002A16CF" w:rsidDel="00773A25">
            <w:rPr>
              <w:rFonts w:ascii="Times New Roman" w:hAnsi="Times New Roman"/>
              <w:color w:val="000000" w:themeColor="text1"/>
              <w:sz w:val="24"/>
              <w:szCs w:val="24"/>
            </w:rPr>
            <w:t xml:space="preserve">etc etc </w:t>
          </w:r>
        </w:ins>
        <w:r w:rsidR="00037523" w:rsidRPr="00636C9B" w:rsidDel="00773A25">
          <w:rPr>
            <w:rFonts w:ascii="Times New Roman" w:hAnsi="Times New Roman"/>
            <w:color w:val="000000" w:themeColor="text1"/>
            <w:sz w:val="24"/>
            <w:szCs w:val="24"/>
          </w:rPr>
          <w:t xml:space="preserve">by </w:t>
        </w:r>
        <w:r w:rsidR="00037523" w:rsidDel="00773A25">
          <w:rPr>
            <w:rFonts w:ascii="Times New Roman" w:hAnsi="Times New Roman"/>
            <w:color w:val="000000" w:themeColor="text1"/>
            <w:sz w:val="24"/>
            <w:szCs w:val="24"/>
          </w:rPr>
          <w:t>type</w:t>
        </w:r>
        <w:r w:rsidR="00037523" w:rsidRPr="00636C9B" w:rsidDel="00773A25">
          <w:rPr>
            <w:rFonts w:ascii="Times New Roman" w:hAnsi="Times New Roman"/>
            <w:color w:val="000000" w:themeColor="text1"/>
            <w:sz w:val="24"/>
            <w:szCs w:val="24"/>
          </w:rPr>
          <w:t xml:space="preserve"> of injury, age group and sex</w:t>
        </w:r>
        <w:r w:rsidR="00037523" w:rsidDel="00773A25">
          <w:rPr>
            <w:rFonts w:ascii="Times New Roman" w:hAnsi="Times New Roman"/>
            <w:color w:val="000000" w:themeColor="text1"/>
            <w:sz w:val="24"/>
            <w:szCs w:val="24"/>
          </w:rPr>
          <w:t>. The values represent excess risk</w:t>
        </w:r>
        <w:r w:rsidR="00037523" w:rsidRPr="00037523" w:rsidDel="00773A25">
          <w:rPr>
            <w:rFonts w:ascii="Times New Roman" w:hAnsi="Times New Roman"/>
            <w:color w:val="000000" w:themeColor="text1"/>
            <w:sz w:val="24"/>
            <w:szCs w:val="24"/>
          </w:rPr>
          <w:t xml:space="preserve"> </w:t>
        </w:r>
        <w:r w:rsidR="00037523" w:rsidDel="00773A25">
          <w:rPr>
            <w:rFonts w:ascii="Times New Roman" w:hAnsi="Times New Roman"/>
            <w:color w:val="000000" w:themeColor="text1"/>
            <w:sz w:val="24"/>
            <w:szCs w:val="24"/>
          </w:rPr>
          <w:t xml:space="preserve">if temperature anomaly </w:t>
        </w:r>
        <w:r w:rsidR="00A5021F" w:rsidDel="00773A25">
          <w:rPr>
            <w:rFonts w:ascii="Times New Roman" w:hAnsi="Times New Roman"/>
            <w:color w:val="000000" w:themeColor="text1"/>
            <w:sz w:val="24"/>
            <w:szCs w:val="24"/>
          </w:rPr>
          <w:t>were</w:t>
        </w:r>
        <w:r w:rsidR="00037523" w:rsidDel="00773A25">
          <w:rPr>
            <w:rFonts w:ascii="Times New Roman" w:hAnsi="Times New Roman"/>
            <w:color w:val="000000" w:themeColor="text1"/>
            <w:sz w:val="24"/>
            <w:szCs w:val="24"/>
          </w:rPr>
          <w:t xml:space="preserve"> compared with 1980-2009 long-term average temperatures.</w:t>
        </w:r>
      </w:moveFrom>
      <w:moveFromRangeEnd w:id="594"/>
      <w:del w:id="597" w:author="Parks, Robbie M" w:date="2018-12-12T11:49:00Z">
        <w:r w:rsidR="005870DD" w:rsidRPr="00636C9B" w:rsidDel="00773A25">
          <w:rPr>
            <w:rFonts w:ascii="Times New Roman" w:hAnsi="Times New Roman"/>
            <w:color w:val="000000" w:themeColor="text1"/>
            <w:sz w:val="24"/>
            <w:szCs w:val="24"/>
          </w:rPr>
          <w:br w:type="page"/>
        </w:r>
      </w:del>
    </w:p>
    <w:p w14:paraId="560CC2DB" w14:textId="2B4228BD" w:rsidR="00B4508B" w:rsidRPr="004561BE" w:rsidDel="00E30DAE" w:rsidRDefault="00DF2431" w:rsidP="00E30DAE">
      <w:pPr>
        <w:spacing w:after="0" w:line="480" w:lineRule="auto"/>
        <w:rPr>
          <w:del w:id="598" w:author="Parks, Robbie M" w:date="2018-12-21T14:23:00Z"/>
          <w:rFonts w:ascii="Times New Roman" w:hAnsi="Times New Roman"/>
          <w:color w:val="000000" w:themeColor="text1"/>
          <w:sz w:val="24"/>
          <w:szCs w:val="24"/>
        </w:rPr>
        <w:pPrChange w:id="599" w:author="Parks, Robbie M" w:date="2018-12-21T14:23:00Z">
          <w:pPr>
            <w:spacing w:after="0" w:line="480" w:lineRule="auto"/>
            <w:jc w:val="both"/>
          </w:pPr>
        </w:pPrChange>
      </w:pPr>
      <w:del w:id="600" w:author="Parks, Robbie M" w:date="2018-12-12T11:49:00Z">
        <w:r w:rsidDel="00773A25">
          <w:rPr>
            <w:rFonts w:ascii="Times New Roman" w:hAnsi="Times New Roman"/>
            <w:b/>
            <w:color w:val="000000" w:themeColor="text1"/>
            <w:sz w:val="24"/>
            <w:szCs w:val="24"/>
          </w:rPr>
          <w:delText xml:space="preserve">Supplementary </w:delText>
        </w:r>
        <w:r w:rsidR="005870DD" w:rsidRPr="00636C9B" w:rsidDel="00773A25">
          <w:rPr>
            <w:rFonts w:ascii="Times New Roman" w:hAnsi="Times New Roman"/>
            <w:b/>
            <w:color w:val="000000" w:themeColor="text1"/>
            <w:sz w:val="24"/>
            <w:szCs w:val="24"/>
          </w:rPr>
          <w:delText xml:space="preserve">Figure 2. </w:delText>
        </w:r>
        <w:r w:rsidR="00E563EB" w:rsidDel="00773A25">
          <w:rPr>
            <w:rFonts w:ascii="Times New Roman" w:hAnsi="Times New Roman"/>
            <w:color w:val="000000" w:themeColor="text1"/>
            <w:sz w:val="24"/>
            <w:szCs w:val="24"/>
          </w:rPr>
          <w:delText xml:space="preserve">Excess risk </w:delText>
        </w:r>
        <w:r w:rsidR="00E563EB" w:rsidRPr="00636C9B" w:rsidDel="00773A25">
          <w:rPr>
            <w:rFonts w:ascii="Times New Roman" w:hAnsi="Times New Roman"/>
            <w:color w:val="000000" w:themeColor="text1"/>
            <w:sz w:val="24"/>
            <w:szCs w:val="24"/>
          </w:rPr>
          <w:delText xml:space="preserve">by </w:delText>
        </w:r>
        <w:r w:rsidR="00E563EB" w:rsidDel="00773A25">
          <w:rPr>
            <w:rFonts w:ascii="Times New Roman" w:hAnsi="Times New Roman"/>
            <w:color w:val="000000" w:themeColor="text1"/>
            <w:sz w:val="24"/>
            <w:szCs w:val="24"/>
          </w:rPr>
          <w:delText>type</w:delText>
        </w:r>
        <w:r w:rsidR="00E563EB" w:rsidRPr="00636C9B" w:rsidDel="00773A25">
          <w:rPr>
            <w:rFonts w:ascii="Times New Roman" w:hAnsi="Times New Roman"/>
            <w:color w:val="000000" w:themeColor="text1"/>
            <w:sz w:val="24"/>
            <w:szCs w:val="24"/>
          </w:rPr>
          <w:delText xml:space="preserve"> of injury, </w:delText>
        </w:r>
        <w:r w:rsidR="00E563EB" w:rsidDel="00773A25">
          <w:rPr>
            <w:rFonts w:ascii="Times New Roman" w:hAnsi="Times New Roman"/>
            <w:color w:val="000000" w:themeColor="text1"/>
            <w:sz w:val="24"/>
            <w:szCs w:val="24"/>
          </w:rPr>
          <w:delText xml:space="preserve">month </w:delText>
        </w:r>
        <w:r w:rsidR="00E563EB" w:rsidRPr="00636C9B" w:rsidDel="00773A25">
          <w:rPr>
            <w:rFonts w:ascii="Times New Roman" w:hAnsi="Times New Roman"/>
            <w:color w:val="000000" w:themeColor="text1"/>
            <w:sz w:val="24"/>
            <w:szCs w:val="24"/>
          </w:rPr>
          <w:delText>and sex</w:delText>
        </w:r>
        <w:r w:rsidR="00E563EB" w:rsidDel="00773A25">
          <w:rPr>
            <w:rFonts w:ascii="Times New Roman" w:hAnsi="Times New Roman"/>
            <w:color w:val="000000" w:themeColor="text1"/>
            <w:sz w:val="24"/>
            <w:szCs w:val="24"/>
          </w:rPr>
          <w:delText>. The values represent excess risk</w:delText>
        </w:r>
        <w:r w:rsidR="00E563EB" w:rsidRPr="00037523" w:rsidDel="00773A25">
          <w:rPr>
            <w:rFonts w:ascii="Times New Roman" w:hAnsi="Times New Roman"/>
            <w:color w:val="000000" w:themeColor="text1"/>
            <w:sz w:val="24"/>
            <w:szCs w:val="24"/>
          </w:rPr>
          <w:delText xml:space="preserve"> </w:delText>
        </w:r>
        <w:r w:rsidR="00E563EB" w:rsidDel="00773A25">
          <w:rPr>
            <w:rFonts w:ascii="Times New Roman" w:hAnsi="Times New Roman"/>
            <w:color w:val="000000" w:themeColor="text1"/>
            <w:sz w:val="24"/>
            <w:szCs w:val="24"/>
          </w:rPr>
          <w:delText xml:space="preserve">if temperature anomaly </w:delText>
        </w:r>
        <w:r w:rsidR="00A5021F" w:rsidDel="00773A25">
          <w:rPr>
            <w:rFonts w:ascii="Times New Roman" w:hAnsi="Times New Roman"/>
            <w:color w:val="000000" w:themeColor="text1"/>
            <w:sz w:val="24"/>
            <w:szCs w:val="24"/>
          </w:rPr>
          <w:delText>were</w:delText>
        </w:r>
        <w:r w:rsidR="00E563EB" w:rsidDel="00773A25">
          <w:rPr>
            <w:rFonts w:ascii="Times New Roman" w:hAnsi="Times New Roman"/>
            <w:color w:val="000000" w:themeColor="text1"/>
            <w:sz w:val="24"/>
            <w:szCs w:val="24"/>
          </w:rPr>
          <w:delText xml:space="preserve"> +</w:delText>
        </w:r>
        <w:r w:rsidR="00E563EB" w:rsidRPr="00843ACB" w:rsidDel="00773A25">
          <w:rPr>
            <w:rFonts w:ascii="Helvetica" w:eastAsia="Times New Roman" w:hAnsi="Helvetica"/>
            <w:bCs/>
            <w:color w:val="222222"/>
            <w:sz w:val="21"/>
            <w:szCs w:val="21"/>
            <w:shd w:val="clear" w:color="auto" w:fill="FFFFFF"/>
            <w:lang w:eastAsia="en-GB"/>
          </w:rPr>
          <w:delText>1</w:delText>
        </w:r>
        <w:r w:rsidR="00E563EB" w:rsidRPr="00843ACB" w:rsidDel="00773A25">
          <w:rPr>
            <w:rFonts w:ascii="Times New Roman" w:hAnsi="Times New Roman"/>
            <w:bCs/>
            <w:color w:val="000000" w:themeColor="text1"/>
            <w:sz w:val="24"/>
            <w:szCs w:val="24"/>
          </w:rPr>
          <w:delText>°</w:delText>
        </w:r>
        <w:r w:rsidR="00E563EB" w:rsidDel="00773A25">
          <w:rPr>
            <w:rFonts w:ascii="Times New Roman" w:hAnsi="Times New Roman"/>
            <w:bCs/>
            <w:color w:val="000000" w:themeColor="text1"/>
            <w:sz w:val="24"/>
            <w:szCs w:val="24"/>
          </w:rPr>
          <w:delText>C</w:delText>
        </w:r>
        <w:r w:rsidR="00E563EB" w:rsidDel="00773A25">
          <w:rPr>
            <w:rFonts w:ascii="Times New Roman" w:hAnsi="Times New Roman"/>
            <w:color w:val="000000" w:themeColor="text1"/>
            <w:sz w:val="24"/>
            <w:szCs w:val="24"/>
          </w:rPr>
          <w:delText xml:space="preserve"> compared with 1980-2009 long-term average temperatures.</w:delText>
        </w:r>
      </w:del>
      <w:r w:rsidR="00B4508B" w:rsidRPr="00636C9B">
        <w:rPr>
          <w:rFonts w:ascii="Times New Roman" w:hAnsi="Times New Roman"/>
          <w:color w:val="000000" w:themeColor="text1"/>
          <w:sz w:val="24"/>
          <w:szCs w:val="24"/>
        </w:rPr>
        <w:br w:type="page"/>
      </w:r>
    </w:p>
    <w:p w14:paraId="37D632B2" w14:textId="60C2CB03" w:rsidR="004E2756" w:rsidRPr="00636C9B" w:rsidRDefault="00B4508B" w:rsidP="00E30DAE">
      <w:pPr>
        <w:spacing w:after="0" w:line="480" w:lineRule="auto"/>
        <w:rPr>
          <w:rFonts w:ascii="Times New Roman" w:hAnsi="Times New Roman"/>
          <w:color w:val="000000" w:themeColor="text1"/>
          <w:sz w:val="24"/>
          <w:szCs w:val="24"/>
        </w:rPr>
        <w:pPrChange w:id="601" w:author="Parks, Robbie M" w:date="2018-12-21T14:23:00Z">
          <w:pPr>
            <w:spacing w:line="480" w:lineRule="auto"/>
            <w:jc w:val="both"/>
          </w:pPr>
        </w:pPrChange>
      </w:pPr>
      <w:r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1</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 xml:space="preserve">umber of deaths, by </w:t>
      </w:r>
      <w:del w:id="602" w:author="Parks, Robbie M" w:date="2018-12-15T12:16:00Z">
        <w:r w:rsidRPr="00636C9B" w:rsidDel="00350593">
          <w:rPr>
            <w:rFonts w:ascii="Times New Roman" w:hAnsi="Times New Roman"/>
            <w:color w:val="000000" w:themeColor="text1"/>
            <w:sz w:val="24"/>
            <w:szCs w:val="24"/>
          </w:rPr>
          <w:delText>injury cause of death</w:delText>
        </w:r>
      </w:del>
      <w:ins w:id="603" w:author="Parks, Robbie M" w:date="2018-12-15T12:16:00Z">
        <w:r w:rsidR="00350593">
          <w:rPr>
            <w:rFonts w:ascii="Times New Roman" w:hAnsi="Times New Roman"/>
            <w:color w:val="000000" w:themeColor="text1"/>
            <w:sz w:val="24"/>
            <w:szCs w:val="24"/>
          </w:rPr>
          <w:t>type of injury death</w:t>
        </w:r>
      </w:ins>
      <w:r w:rsidRPr="00636C9B">
        <w:rPr>
          <w:rFonts w:ascii="Times New Roman" w:hAnsi="Times New Roman"/>
          <w:color w:val="000000" w:themeColor="text1"/>
          <w:sz w:val="24"/>
          <w:szCs w:val="24"/>
        </w:rPr>
        <w:t xml:space="preserve"> and sex from 1980 to 2016.</w:t>
      </w:r>
    </w:p>
    <w:tbl>
      <w:tblPr>
        <w:tblW w:w="0" w:type="auto"/>
        <w:tblCellMar>
          <w:left w:w="0" w:type="dxa"/>
          <w:right w:w="0" w:type="dxa"/>
        </w:tblCellMar>
        <w:tblLook w:val="04A0" w:firstRow="1" w:lastRow="0" w:firstColumn="1" w:lastColumn="0" w:noHBand="0" w:noVBand="1"/>
      </w:tblPr>
      <w:tblGrid>
        <w:gridCol w:w="770"/>
        <w:gridCol w:w="2190"/>
        <w:gridCol w:w="2070"/>
        <w:gridCol w:w="2070"/>
        <w:gridCol w:w="2070"/>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5666A783" w:rsidR="004E2756" w:rsidRPr="00636C9B" w:rsidRDefault="002C5B52" w:rsidP="00D76DF7">
            <w:pPr>
              <w:spacing w:line="240" w:lineRule="auto"/>
              <w:jc w:val="both"/>
              <w:rPr>
                <w:rFonts w:ascii="Times New Roman" w:hAnsi="Times New Roman"/>
                <w:color w:val="000000" w:themeColor="text1"/>
                <w:sz w:val="24"/>
                <w:szCs w:val="24"/>
              </w:rPr>
            </w:pPr>
            <w:ins w:id="604" w:author="Parks, Robbie M" w:date="2018-12-21T14:36:00Z">
              <w:r>
                <w:rPr>
                  <w:rFonts w:ascii="Times New Roman" w:hAnsi="Times New Roman"/>
                  <w:color w:val="000000" w:themeColor="text1"/>
                  <w:sz w:val="24"/>
                  <w:szCs w:val="24"/>
                </w:rPr>
                <w:t>2,474,790</w:t>
              </w:r>
            </w:ins>
            <w:del w:id="605" w:author="Parks, Robbie M" w:date="2018-12-21T14:33:00Z">
              <w:r w:rsidR="00AE004C" w:rsidRPr="00636C9B" w:rsidDel="00B7504C">
                <w:rPr>
                  <w:rFonts w:ascii="Times New Roman" w:hAnsi="Times New Roman"/>
                  <w:color w:val="000000" w:themeColor="text1"/>
                  <w:sz w:val="24"/>
                  <w:szCs w:val="24"/>
                </w:rPr>
                <w:delText>1,636,808</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72FB91AD" w:rsidR="004E2756" w:rsidRPr="00636C9B" w:rsidRDefault="002C5B52" w:rsidP="00D76DF7">
            <w:pPr>
              <w:spacing w:line="240" w:lineRule="auto"/>
              <w:jc w:val="both"/>
              <w:rPr>
                <w:rFonts w:ascii="Times New Roman" w:hAnsi="Times New Roman"/>
                <w:color w:val="000000" w:themeColor="text1"/>
                <w:sz w:val="24"/>
                <w:szCs w:val="24"/>
              </w:rPr>
            </w:pPr>
            <w:ins w:id="606" w:author="Parks, Robbie M" w:date="2018-12-21T14:36:00Z">
              <w:r>
                <w:rPr>
                  <w:rFonts w:ascii="Times New Roman" w:hAnsi="Times New Roman"/>
                  <w:color w:val="000000" w:themeColor="text1"/>
                  <w:sz w:val="24"/>
                  <w:szCs w:val="24"/>
                </w:rPr>
                <w:t>1,341,788</w:t>
              </w:r>
            </w:ins>
            <w:del w:id="607" w:author="Parks, Robbie M" w:date="2018-12-21T14:33:00Z">
              <w:r w:rsidR="00AE004C" w:rsidRPr="00636C9B" w:rsidDel="00B7504C">
                <w:rPr>
                  <w:rFonts w:ascii="Times New Roman" w:hAnsi="Times New Roman"/>
                  <w:color w:val="000000" w:themeColor="text1"/>
                  <w:sz w:val="24"/>
                  <w:szCs w:val="24"/>
                </w:rPr>
                <w:delText>850,569</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777E9EF8" w:rsidR="004E2756" w:rsidRPr="00636C9B" w:rsidRDefault="002C5B52" w:rsidP="00D76DF7">
            <w:pPr>
              <w:spacing w:line="240" w:lineRule="auto"/>
              <w:jc w:val="both"/>
              <w:rPr>
                <w:rFonts w:ascii="Times New Roman" w:hAnsi="Times New Roman"/>
                <w:color w:val="000000" w:themeColor="text1"/>
                <w:sz w:val="24"/>
                <w:szCs w:val="24"/>
              </w:rPr>
            </w:pPr>
            <w:ins w:id="608" w:author="Parks, Robbie M" w:date="2018-12-21T14:37:00Z">
              <w:r>
                <w:rPr>
                  <w:rFonts w:ascii="Times New Roman" w:hAnsi="Times New Roman"/>
                  <w:b/>
                  <w:bCs/>
                  <w:color w:val="000000" w:themeColor="text1"/>
                  <w:sz w:val="24"/>
                  <w:szCs w:val="24"/>
                </w:rPr>
                <w:t>3,816,578</w:t>
              </w:r>
            </w:ins>
            <w:del w:id="609" w:author="Parks, Robbie M" w:date="2018-12-21T14:33:00Z">
              <w:r w:rsidR="00AE004C" w:rsidRPr="00636C9B" w:rsidDel="00B7504C">
                <w:rPr>
                  <w:rFonts w:ascii="Times New Roman" w:hAnsi="Times New Roman"/>
                  <w:b/>
                  <w:bCs/>
                  <w:color w:val="000000" w:themeColor="text1"/>
                  <w:sz w:val="24"/>
                  <w:szCs w:val="24"/>
                </w:rPr>
                <w:delText>2,487</w:delText>
              </w:r>
              <w:r w:rsidR="004E2756" w:rsidRPr="00636C9B" w:rsidDel="00B7504C">
                <w:rPr>
                  <w:rFonts w:ascii="Times New Roman" w:hAnsi="Times New Roman"/>
                  <w:b/>
                  <w:bCs/>
                  <w:color w:val="000000" w:themeColor="text1"/>
                  <w:sz w:val="24"/>
                  <w:szCs w:val="24"/>
                </w:rPr>
                <w:delText>,</w:delText>
              </w:r>
              <w:r w:rsidR="00AE004C" w:rsidRPr="00636C9B" w:rsidDel="00B7504C">
                <w:rPr>
                  <w:rFonts w:ascii="Times New Roman" w:hAnsi="Times New Roman"/>
                  <w:b/>
                  <w:bCs/>
                  <w:color w:val="000000" w:themeColor="text1"/>
                  <w:sz w:val="24"/>
                  <w:szCs w:val="24"/>
                </w:rPr>
                <w:delText>377</w:delText>
              </w:r>
            </w:del>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E30DAE" w:rsidRPr="00636C9B" w14:paraId="04333D6E" w14:textId="77777777" w:rsidTr="000250EE">
        <w:trPr>
          <w:trHeight w:val="495"/>
          <w:ins w:id="610" w:author="Parks, Robbie M" w:date="2018-12-21T14:2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77777777" w:rsidR="00E30DAE" w:rsidRPr="00636C9B" w:rsidRDefault="00E30DAE" w:rsidP="00D76DF7">
            <w:pPr>
              <w:spacing w:line="240" w:lineRule="auto"/>
              <w:jc w:val="both"/>
              <w:rPr>
                <w:ins w:id="611" w:author="Parks, Robbie M" w:date="2018-12-21T14:24:00Z"/>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16B63361" w:rsidR="00902214" w:rsidRPr="00636C9B" w:rsidRDefault="00E30DAE" w:rsidP="00D76DF7">
            <w:pPr>
              <w:spacing w:line="240" w:lineRule="auto"/>
              <w:jc w:val="both"/>
              <w:rPr>
                <w:ins w:id="612" w:author="Parks, Robbie M" w:date="2018-12-21T14:24:00Z"/>
                <w:rFonts w:ascii="Times New Roman" w:hAnsi="Times New Roman"/>
                <w:color w:val="000000" w:themeColor="text1"/>
                <w:sz w:val="24"/>
                <w:szCs w:val="24"/>
              </w:rPr>
            </w:pPr>
            <w:ins w:id="613" w:author="Parks, Robbie M" w:date="2018-12-21T14:24:00Z">
              <w:r>
                <w:rPr>
                  <w:rFonts w:ascii="Times New Roman" w:hAnsi="Times New Roman"/>
                  <w:color w:val="000000" w:themeColor="text1"/>
                  <w:sz w:val="24"/>
                  <w:szCs w:val="24"/>
                </w:rPr>
                <w:t xml:space="preserve">Other unintentional </w:t>
              </w:r>
              <w:r w:rsidR="00902214">
                <w:rPr>
                  <w:rFonts w:ascii="Times New Roman" w:hAnsi="Times New Roman"/>
                  <w:color w:val="000000" w:themeColor="text1"/>
                  <w:sz w:val="24"/>
                  <w:szCs w:val="24"/>
                </w:rPr>
                <w:t>injuries</w:t>
              </w:r>
            </w:ins>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259C052D" w:rsidR="00E30DAE" w:rsidRPr="00636C9B" w:rsidRDefault="00624FE4" w:rsidP="00D76DF7">
            <w:pPr>
              <w:spacing w:line="240" w:lineRule="auto"/>
              <w:jc w:val="both"/>
              <w:rPr>
                <w:ins w:id="614" w:author="Parks, Robbie M" w:date="2018-12-21T14:24:00Z"/>
                <w:rFonts w:ascii="Times New Roman" w:hAnsi="Times New Roman"/>
                <w:color w:val="000000" w:themeColor="text1"/>
                <w:sz w:val="24"/>
                <w:szCs w:val="24"/>
              </w:rPr>
            </w:pPr>
            <w:ins w:id="615" w:author="Parks, Robbie M" w:date="2018-12-21T14:32:00Z">
              <w:r w:rsidRPr="00624FE4">
                <w:rPr>
                  <w:rFonts w:ascii="Times New Roman" w:hAnsi="Times New Roman"/>
                  <w:color w:val="000000" w:themeColor="text1"/>
                  <w:sz w:val="24"/>
                  <w:szCs w:val="24"/>
                </w:rPr>
                <w:t>837</w:t>
              </w:r>
              <w:r>
                <w:rPr>
                  <w:rFonts w:ascii="Times New Roman" w:hAnsi="Times New Roman"/>
                  <w:color w:val="000000" w:themeColor="text1"/>
                  <w:sz w:val="24"/>
                  <w:szCs w:val="24"/>
                </w:rPr>
                <w:t>,</w:t>
              </w:r>
              <w:r w:rsidRPr="00624FE4">
                <w:rPr>
                  <w:rFonts w:ascii="Times New Roman" w:hAnsi="Times New Roman"/>
                  <w:color w:val="000000" w:themeColor="text1"/>
                  <w:sz w:val="24"/>
                  <w:szCs w:val="24"/>
                </w:rPr>
                <w:t>982</w:t>
              </w:r>
            </w:ins>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332262A1" w:rsidR="00E30DAE" w:rsidRPr="00636C9B" w:rsidRDefault="00624FE4" w:rsidP="00D76DF7">
            <w:pPr>
              <w:spacing w:line="240" w:lineRule="auto"/>
              <w:jc w:val="both"/>
              <w:rPr>
                <w:ins w:id="616" w:author="Parks, Robbie M" w:date="2018-12-21T14:24:00Z"/>
                <w:rFonts w:ascii="Times New Roman" w:hAnsi="Times New Roman"/>
                <w:color w:val="000000" w:themeColor="text1"/>
                <w:sz w:val="24"/>
                <w:szCs w:val="24"/>
              </w:rPr>
            </w:pPr>
            <w:ins w:id="617" w:author="Parks, Robbie M" w:date="2018-12-21T14:32:00Z">
              <w:r w:rsidRPr="00624FE4">
                <w:rPr>
                  <w:rFonts w:ascii="Times New Roman" w:hAnsi="Times New Roman"/>
                  <w:color w:val="000000" w:themeColor="text1"/>
                  <w:sz w:val="24"/>
                  <w:szCs w:val="24"/>
                </w:rPr>
                <w:t>491</w:t>
              </w:r>
              <w:r>
                <w:rPr>
                  <w:rFonts w:ascii="Times New Roman" w:hAnsi="Times New Roman"/>
                  <w:color w:val="000000" w:themeColor="text1"/>
                  <w:sz w:val="24"/>
                  <w:szCs w:val="24"/>
                </w:rPr>
                <w:t>,</w:t>
              </w:r>
              <w:r w:rsidRPr="00624FE4">
                <w:rPr>
                  <w:rFonts w:ascii="Times New Roman" w:hAnsi="Times New Roman"/>
                  <w:color w:val="000000" w:themeColor="text1"/>
                  <w:sz w:val="24"/>
                  <w:szCs w:val="24"/>
                </w:rPr>
                <w:t>21</w:t>
              </w:r>
              <w:r w:rsidR="002C5B52">
                <w:rPr>
                  <w:rFonts w:ascii="Times New Roman" w:hAnsi="Times New Roman"/>
                  <w:color w:val="000000" w:themeColor="text1"/>
                  <w:sz w:val="24"/>
                  <w:szCs w:val="24"/>
                </w:rPr>
                <w:t>9</w:t>
              </w:r>
            </w:ins>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7C827852" w:rsidR="00E30DAE" w:rsidRPr="00636C9B" w:rsidRDefault="00624FE4" w:rsidP="00D76DF7">
            <w:pPr>
              <w:spacing w:line="240" w:lineRule="auto"/>
              <w:jc w:val="both"/>
              <w:rPr>
                <w:ins w:id="618" w:author="Parks, Robbie M" w:date="2018-12-21T14:24:00Z"/>
                <w:rFonts w:ascii="Times New Roman" w:hAnsi="Times New Roman"/>
                <w:color w:val="000000" w:themeColor="text1"/>
                <w:sz w:val="24"/>
                <w:szCs w:val="24"/>
              </w:rPr>
            </w:pPr>
            <w:ins w:id="619" w:author="Parks, Robbie M" w:date="2018-12-21T14:32:00Z">
              <w:r>
                <w:rPr>
                  <w:rFonts w:ascii="Times New Roman" w:hAnsi="Times New Roman"/>
                  <w:color w:val="000000" w:themeColor="text1"/>
                  <w:sz w:val="24"/>
                  <w:szCs w:val="24"/>
                </w:rPr>
                <w:t>1,329,20</w:t>
              </w:r>
              <w:r w:rsidR="002C5B52">
                <w:rPr>
                  <w:rFonts w:ascii="Times New Roman" w:hAnsi="Times New Roman"/>
                  <w:color w:val="000000" w:themeColor="text1"/>
                  <w:sz w:val="24"/>
                  <w:szCs w:val="24"/>
                </w:rPr>
                <w:t>1</w:t>
              </w:r>
            </w:ins>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524B915B"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0CA346DC" w:rsidR="00C92E67" w:rsidRPr="00636C9B" w:rsidRDefault="00C92E67" w:rsidP="00D76DF7">
            <w:pPr>
              <w:spacing w:line="240" w:lineRule="auto"/>
              <w:jc w:val="both"/>
              <w:rPr>
                <w:rFonts w:ascii="Times New Roman" w:hAnsi="Times New Roman"/>
                <w:color w:val="000000" w:themeColor="text1"/>
                <w:sz w:val="24"/>
                <w:szCs w:val="24"/>
              </w:rPr>
            </w:pPr>
            <w:del w:id="620" w:author="Parks, Robbie M" w:date="2018-12-15T12:13:00Z">
              <w:r w:rsidRPr="00636C9B" w:rsidDel="00B26293">
                <w:rPr>
                  <w:rFonts w:ascii="Times New Roman" w:hAnsi="Times New Roman"/>
                  <w:color w:val="000000" w:themeColor="text1"/>
                  <w:sz w:val="24"/>
                  <w:szCs w:val="24"/>
                </w:rPr>
                <w:delText>All injuries</w:delText>
              </w:r>
            </w:del>
            <w:ins w:id="621" w:author="Parks, Robbie M" w:date="2018-12-21T14:24:00Z">
              <w:r w:rsidR="00E30DAE">
                <w:rPr>
                  <w:rFonts w:ascii="Times New Roman" w:hAnsi="Times New Roman"/>
                  <w:color w:val="000000" w:themeColor="text1"/>
                  <w:sz w:val="24"/>
                  <w:szCs w:val="24"/>
                </w:rPr>
                <w:t>Total injuries</w:t>
              </w:r>
            </w:ins>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3092DCAE" w:rsidR="00C92E67" w:rsidRPr="00636C9B" w:rsidRDefault="00AB14D8" w:rsidP="00B7504C">
            <w:pPr>
              <w:spacing w:line="240" w:lineRule="auto"/>
              <w:jc w:val="both"/>
              <w:rPr>
                <w:rFonts w:ascii="Times New Roman" w:hAnsi="Times New Roman"/>
                <w:color w:val="000000" w:themeColor="text1"/>
                <w:sz w:val="24"/>
                <w:szCs w:val="24"/>
              </w:rPr>
            </w:pPr>
            <w:ins w:id="622" w:author="Parks, Robbie M" w:date="2018-12-21T14:34:00Z">
              <w:r w:rsidRPr="00AB14D8">
                <w:rPr>
                  <w:rFonts w:ascii="Times New Roman" w:hAnsi="Times New Roman"/>
                  <w:color w:val="000000" w:themeColor="text1"/>
                  <w:sz w:val="24"/>
                  <w:szCs w:val="24"/>
                </w:rPr>
                <w:t>4</w:t>
              </w:r>
              <w:r>
                <w:rPr>
                  <w:rFonts w:ascii="Times New Roman" w:hAnsi="Times New Roman"/>
                  <w:color w:val="000000" w:themeColor="text1"/>
                  <w:sz w:val="24"/>
                  <w:szCs w:val="24"/>
                </w:rPr>
                <w:t>,</w:t>
              </w:r>
              <w:r w:rsidRPr="00AB14D8">
                <w:rPr>
                  <w:rFonts w:ascii="Times New Roman" w:hAnsi="Times New Roman"/>
                  <w:color w:val="000000" w:themeColor="text1"/>
                  <w:sz w:val="24"/>
                  <w:szCs w:val="24"/>
                </w:rPr>
                <w:t>006</w:t>
              </w:r>
              <w:r>
                <w:rPr>
                  <w:rFonts w:ascii="Times New Roman" w:hAnsi="Times New Roman"/>
                  <w:color w:val="000000" w:themeColor="text1"/>
                  <w:sz w:val="24"/>
                  <w:szCs w:val="24"/>
                </w:rPr>
                <w:t>,</w:t>
              </w:r>
              <w:r w:rsidRPr="00AB14D8">
                <w:rPr>
                  <w:rFonts w:ascii="Times New Roman" w:hAnsi="Times New Roman"/>
                  <w:color w:val="000000" w:themeColor="text1"/>
                  <w:sz w:val="24"/>
                  <w:szCs w:val="24"/>
                </w:rPr>
                <w:t>454</w:t>
              </w:r>
            </w:ins>
            <w:del w:id="623" w:author="Parks, Robbie M" w:date="2018-12-21T14:33:00Z">
              <w:r w:rsidR="00DD61A0" w:rsidRPr="00636C9B" w:rsidDel="00B7504C">
                <w:rPr>
                  <w:rFonts w:ascii="Times New Roman" w:hAnsi="Times New Roman"/>
                  <w:color w:val="000000" w:themeColor="text1"/>
                  <w:sz w:val="24"/>
                  <w:szCs w:val="24"/>
                </w:rPr>
                <w:delText>3,168,472</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27D84643" w:rsidR="00C92E67" w:rsidRPr="00636C9B" w:rsidRDefault="004868D9" w:rsidP="00D76DF7">
            <w:pPr>
              <w:spacing w:line="240" w:lineRule="auto"/>
              <w:jc w:val="both"/>
              <w:rPr>
                <w:rFonts w:ascii="Times New Roman" w:hAnsi="Times New Roman"/>
                <w:color w:val="000000" w:themeColor="text1"/>
                <w:sz w:val="24"/>
                <w:szCs w:val="24"/>
              </w:rPr>
            </w:pPr>
            <w:ins w:id="624" w:author="Parks, Robbie M" w:date="2018-12-21T14:35:00Z">
              <w:r w:rsidRPr="004868D9">
                <w:rPr>
                  <w:rFonts w:ascii="Times New Roman" w:hAnsi="Times New Roman"/>
                  <w:color w:val="000000" w:themeColor="text1"/>
                  <w:sz w:val="24"/>
                  <w:szCs w:val="24"/>
                </w:rPr>
                <w:t>1</w:t>
              </w:r>
              <w:r>
                <w:rPr>
                  <w:rFonts w:ascii="Times New Roman" w:hAnsi="Times New Roman"/>
                  <w:color w:val="000000" w:themeColor="text1"/>
                  <w:sz w:val="24"/>
                  <w:szCs w:val="24"/>
                </w:rPr>
                <w:t>,</w:t>
              </w:r>
              <w:r w:rsidRPr="004868D9">
                <w:rPr>
                  <w:rFonts w:ascii="Times New Roman" w:hAnsi="Times New Roman"/>
                  <w:color w:val="000000" w:themeColor="text1"/>
                  <w:sz w:val="24"/>
                  <w:szCs w:val="24"/>
                </w:rPr>
                <w:t>757</w:t>
              </w:r>
              <w:r>
                <w:rPr>
                  <w:rFonts w:ascii="Times New Roman" w:hAnsi="Times New Roman"/>
                  <w:color w:val="000000" w:themeColor="text1"/>
                  <w:sz w:val="24"/>
                  <w:szCs w:val="24"/>
                </w:rPr>
                <w:t>,</w:t>
              </w:r>
              <w:r w:rsidR="00D51568">
                <w:rPr>
                  <w:rFonts w:ascii="Times New Roman" w:hAnsi="Times New Roman"/>
                  <w:color w:val="000000" w:themeColor="text1"/>
                  <w:sz w:val="24"/>
                  <w:szCs w:val="24"/>
                </w:rPr>
                <w:t>86</w:t>
              </w:r>
            </w:ins>
            <w:ins w:id="625" w:author="Parks, Robbie M" w:date="2018-12-21T14:42:00Z">
              <w:r w:rsidR="00D51568">
                <w:rPr>
                  <w:rFonts w:ascii="Times New Roman" w:hAnsi="Times New Roman"/>
                  <w:color w:val="000000" w:themeColor="text1"/>
                  <w:sz w:val="24"/>
                  <w:szCs w:val="24"/>
                </w:rPr>
                <w:t>2</w:t>
              </w:r>
            </w:ins>
            <w:del w:id="626" w:author="Parks, Robbie M" w:date="2018-12-21T14:33:00Z">
              <w:r w:rsidR="00DD61A0" w:rsidRPr="00636C9B" w:rsidDel="00B7504C">
                <w:rPr>
                  <w:rFonts w:ascii="Times New Roman" w:hAnsi="Times New Roman"/>
                  <w:color w:val="000000" w:themeColor="text1"/>
                  <w:sz w:val="24"/>
                  <w:szCs w:val="24"/>
                </w:rPr>
                <w:delText>1,266,643</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246D1331" w:rsidR="00C92E67" w:rsidRPr="00636C9B" w:rsidRDefault="004868D9" w:rsidP="00D76DF7">
            <w:pPr>
              <w:spacing w:line="240" w:lineRule="auto"/>
              <w:jc w:val="both"/>
              <w:rPr>
                <w:rFonts w:ascii="Times New Roman" w:hAnsi="Times New Roman"/>
                <w:color w:val="000000" w:themeColor="text1"/>
                <w:sz w:val="24"/>
                <w:szCs w:val="24"/>
              </w:rPr>
            </w:pPr>
            <w:ins w:id="627" w:author="Parks, Robbie M" w:date="2018-12-21T14:35:00Z">
              <w:r>
                <w:rPr>
                  <w:rFonts w:ascii="Times New Roman" w:hAnsi="Times New Roman"/>
                  <w:b/>
                  <w:bCs/>
                  <w:color w:val="000000" w:themeColor="text1"/>
                  <w:sz w:val="24"/>
                  <w:szCs w:val="24"/>
                </w:rPr>
                <w:t>5,764,316</w:t>
              </w:r>
            </w:ins>
            <w:del w:id="628" w:author="Parks, Robbie M" w:date="2018-12-21T14:33:00Z">
              <w:r w:rsidR="001F37C4" w:rsidRPr="00636C9B" w:rsidDel="00B7504C">
                <w:rPr>
                  <w:rFonts w:ascii="Times New Roman" w:hAnsi="Times New Roman"/>
                  <w:b/>
                  <w:bCs/>
                  <w:color w:val="000000" w:themeColor="text1"/>
                  <w:sz w:val="24"/>
                  <w:szCs w:val="24"/>
                </w:rPr>
                <w:delText>4,435,115</w:delText>
              </w:r>
            </w:del>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8"/>
          <w:footerReference w:type="default" r:id="rId19"/>
          <w:pgSz w:w="11900" w:h="16840"/>
          <w:pgMar w:top="1440" w:right="1440" w:bottom="1440" w:left="1440" w:header="720" w:footer="720" w:gutter="0"/>
          <w:lnNumType w:countBy="1"/>
          <w:cols w:space="720"/>
          <w:docGrid w:linePitch="360"/>
        </w:sectPr>
      </w:pPr>
    </w:p>
    <w:p w14:paraId="14CDF462" w14:textId="705A9D4F" w:rsidR="004069AE" w:rsidRDefault="00DF2431" w:rsidP="00843ACB">
      <w:pPr>
        <w:spacing w:after="0" w:line="24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AE3126"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1</w:t>
      </w:r>
      <w:r w:rsidR="00AE3126"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5F51C0CE"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lastRenderedPageBreak/>
        <w:t xml:space="preserve">Supplementary </w:t>
      </w:r>
      <w:r w:rsidR="00E54738"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2</w:t>
      </w:r>
      <w:r w:rsidR="00E54738" w:rsidRPr="00636C9B">
        <w:rPr>
          <w:rFonts w:ascii="Times New Roman" w:hAnsi="Times New Roman"/>
          <w:b/>
          <w:color w:val="000000" w:themeColor="text1"/>
          <w:sz w:val="24"/>
          <w:szCs w:val="24"/>
        </w:rPr>
        <w:t xml:space="preserve">. </w:t>
      </w:r>
      <w:r w:rsidR="00ED78FF">
        <w:rPr>
          <w:rFonts w:ascii="Times New Roman" w:hAnsi="Times New Roman"/>
          <w:color w:val="000000" w:themeColor="text1"/>
          <w:sz w:val="24"/>
          <w:szCs w:val="24"/>
        </w:rPr>
        <w:t xml:space="preserve">Additional annual injury deaths for the 2016 US population. The table shows values for if temperature anomaly </w:t>
      </w:r>
      <w:r w:rsidR="00EB5112">
        <w:rPr>
          <w:rFonts w:ascii="Times New Roman" w:hAnsi="Times New Roman"/>
          <w:color w:val="000000" w:themeColor="text1"/>
          <w:sz w:val="24"/>
          <w:szCs w:val="24"/>
        </w:rPr>
        <w:t>were</w:t>
      </w:r>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2C6C20">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845A19" w:rsidRPr="00636C9B">
        <w:rPr>
          <w:rFonts w:ascii="Times New Roman" w:hAnsi="Times New Roman"/>
          <w:b/>
          <w:color w:val="000000" w:themeColor="text1"/>
          <w:sz w:val="24"/>
          <w:szCs w:val="24"/>
        </w:rPr>
        <w:t>Table</w:t>
      </w:r>
      <w:r>
        <w:rPr>
          <w:rFonts w:ascii="Times New Roman" w:hAnsi="Times New Roman"/>
          <w:b/>
          <w:color w:val="000000" w:themeColor="text1"/>
          <w:sz w:val="24"/>
          <w:szCs w:val="24"/>
        </w:rPr>
        <w:t xml:space="preserve"> </w:t>
      </w:r>
      <w:r w:rsidR="003A2FA4">
        <w:rPr>
          <w:rFonts w:ascii="Times New Roman" w:hAnsi="Times New Roman"/>
          <w:b/>
          <w:color w:val="000000" w:themeColor="text1"/>
          <w:sz w:val="24"/>
          <w:szCs w:val="24"/>
        </w:rPr>
        <w:t>3</w:t>
      </w:r>
      <w:r w:rsidR="00845A19" w:rsidRPr="00636C9B">
        <w:rPr>
          <w:rFonts w:ascii="Times New Roman" w:hAnsi="Times New Roman"/>
          <w:b/>
          <w:color w:val="000000" w:themeColor="text1"/>
          <w:sz w:val="24"/>
          <w:szCs w:val="24"/>
        </w:rPr>
        <w:t xml:space="preserve">. </w:t>
      </w:r>
      <w:r w:rsidR="00E724F2">
        <w:rPr>
          <w:rFonts w:ascii="Times New Roman" w:hAnsi="Times New Roman"/>
          <w:color w:val="000000" w:themeColor="text1"/>
          <w:sz w:val="24"/>
          <w:szCs w:val="24"/>
        </w:rPr>
        <w:t>Excess risk for</w:t>
      </w:r>
      <w:r w:rsidR="00ED78FF" w:rsidRPr="00ED78FF">
        <w:rPr>
          <w:rFonts w:ascii="Times New Roman" w:hAnsi="Times New Roman"/>
          <w:color w:val="000000" w:themeColor="text1"/>
          <w:sz w:val="24"/>
          <w:szCs w:val="24"/>
        </w:rPr>
        <w:t xml:space="preserve"> injury deaths for the 2016 US population. The table shows values for if temperature anomaly </w:t>
      </w:r>
      <w:r w:rsidR="0090240D">
        <w:rPr>
          <w:rFonts w:ascii="Times New Roman" w:hAnsi="Times New Roman"/>
          <w:color w:val="000000" w:themeColor="text1"/>
          <w:sz w:val="24"/>
          <w:szCs w:val="24"/>
        </w:rPr>
        <w:t>were</w:t>
      </w:r>
      <w:r w:rsidR="00ED78FF" w:rsidRPr="00ED78FF">
        <w:rPr>
          <w:rFonts w:ascii="Times New Roman" w:hAnsi="Times New Roman"/>
          <w:color w:val="000000" w:themeColor="text1"/>
          <w:sz w:val="24"/>
          <w:szCs w:val="24"/>
        </w:rPr>
        <w:t xml:space="preserve"> +1°C compared with 1980-2009 long-term average temperatures.</w:t>
      </w:r>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8-12-13T15:18:00Z" w:initials="PRM">
    <w:p w14:paraId="30208186" w14:textId="3DB0D1A9" w:rsidR="00B07CFF" w:rsidRDefault="00B07CFF">
      <w:pPr>
        <w:pStyle w:val="CommentText"/>
      </w:pPr>
      <w:r>
        <w:rPr>
          <w:rStyle w:val="CommentReference"/>
        </w:rPr>
        <w:annotationRef/>
      </w:r>
      <w:r>
        <w:t>Send zip files with papers in next edit</w:t>
      </w:r>
    </w:p>
  </w:comment>
  <w:comment w:id="6" w:author="Ezzati, Majid" w:date="2018-12-11T11:19:00Z" w:initials="EM">
    <w:p w14:paraId="28A90F9D" w14:textId="77777777" w:rsidR="00B07CFF" w:rsidRDefault="00B07CFF" w:rsidP="009F41EF">
      <w:pPr>
        <w:pStyle w:val="CommentText"/>
      </w:pPr>
      <w:r>
        <w:rPr>
          <w:rStyle w:val="CommentReference"/>
        </w:rPr>
        <w:annotationRef/>
      </w:r>
      <w:r>
        <w:t>To discuss wording</w:t>
      </w:r>
    </w:p>
    <w:p w14:paraId="3CDA4CBA" w14:textId="1DBE42AE" w:rsidR="00B07CFF" w:rsidRDefault="00B07CFF">
      <w:pPr>
        <w:pStyle w:val="CommentText"/>
      </w:pPr>
    </w:p>
  </w:comment>
  <w:comment w:id="16" w:author="Parks, Robbie M" w:date="2018-12-12T12:15:00Z" w:initials="PRM">
    <w:p w14:paraId="7C73F971" w14:textId="51686B40" w:rsidR="00B07CFF" w:rsidRDefault="00B07CFF">
      <w:pPr>
        <w:pStyle w:val="CommentText"/>
      </w:pPr>
      <w:r>
        <w:rPr>
          <w:rStyle w:val="CommentReference"/>
        </w:rPr>
        <w:annotationRef/>
      </w:r>
      <w:r>
        <w:t>Discuss numbers</w:t>
      </w:r>
    </w:p>
  </w:comment>
  <w:comment w:id="17" w:author="Parks, Robbie M" w:date="2018-12-13T15:09:00Z" w:initials="PRM">
    <w:p w14:paraId="3889AF92" w14:textId="036604A2" w:rsidR="00B07CFF" w:rsidRDefault="00B07CFF">
      <w:pPr>
        <w:pStyle w:val="CommentText"/>
      </w:pPr>
      <w:r>
        <w:rPr>
          <w:rStyle w:val="CommentReference"/>
        </w:rPr>
        <w:annotationRef/>
      </w:r>
      <w:r>
        <w:t>First sentence without figure reference, then residual…</w:t>
      </w:r>
    </w:p>
  </w:comment>
  <w:comment w:id="178" w:author="Ezzati, Majid" w:date="2018-12-11T11:19:00Z" w:initials="EM">
    <w:p w14:paraId="043BF4B9" w14:textId="60CCC21D" w:rsidR="00B07CFF" w:rsidRDefault="00B07CFF">
      <w:pPr>
        <w:pStyle w:val="CommentText"/>
      </w:pPr>
      <w:r>
        <w:rPr>
          <w:rStyle w:val="CommentReference"/>
        </w:rPr>
        <w:annotationRef/>
      </w:r>
      <w:r>
        <w:t>To discuss if we should have one bullet on child deaths or not</w:t>
      </w:r>
    </w:p>
  </w:comment>
  <w:comment w:id="186" w:author="Ezzati, Majid" w:date="2018-12-11T11:19:00Z" w:initials="EM">
    <w:p w14:paraId="044ABA87" w14:textId="77777777" w:rsidR="00B07CFF" w:rsidRDefault="00B07CFF">
      <w:pPr>
        <w:pStyle w:val="CommentText"/>
      </w:pPr>
      <w:r>
        <w:rPr>
          <w:rStyle w:val="CommentReference"/>
        </w:rPr>
        <w:annotationRef/>
      </w:r>
      <w:r>
        <w:t xml:space="preserve">Let’s discuss putting the rate ratios in; it would be a gap even if they can raise questions. But no need for text </w:t>
      </w:r>
    </w:p>
    <w:p w14:paraId="1B8BB172" w14:textId="77777777" w:rsidR="00B07CFF" w:rsidRDefault="00B07CFF">
      <w:pPr>
        <w:pStyle w:val="CommentText"/>
      </w:pPr>
    </w:p>
    <w:p w14:paraId="00113E9F" w14:textId="08BEF22B" w:rsidR="00B07CFF" w:rsidRDefault="00B07CFF">
      <w:pPr>
        <w:pStyle w:val="CommentText"/>
      </w:pPr>
      <w:r>
        <w:t>Also, I think Nature journals call them Extended Data Figure</w:t>
      </w:r>
    </w:p>
  </w:comment>
  <w:comment w:id="184" w:author="Parks, Robbie M" w:date="2018-12-13T15:11:00Z" w:initials="PRM">
    <w:p w14:paraId="52812313" w14:textId="4369E3E6" w:rsidR="00B07CFF" w:rsidRDefault="00B07CFF">
      <w:pPr>
        <w:pStyle w:val="CommentText"/>
      </w:pPr>
      <w:r>
        <w:rPr>
          <w:rStyle w:val="CommentReference"/>
        </w:rPr>
        <w:annotationRef/>
      </w:r>
      <w:r>
        <w:t>Move to appendix</w:t>
      </w:r>
    </w:p>
  </w:comment>
  <w:comment w:id="358" w:author="Parks, Robbie M" w:date="2018-12-13T15:13:00Z" w:initials="PRM">
    <w:p w14:paraId="437A6D50" w14:textId="0C747E04" w:rsidR="00B07CFF" w:rsidRDefault="00B07CFF">
      <w:pPr>
        <w:pStyle w:val="CommentText"/>
      </w:pPr>
      <w:r>
        <w:rPr>
          <w:rStyle w:val="CommentReference"/>
        </w:rPr>
        <w:annotationRef/>
      </w:r>
      <w:r>
        <w:t>Cite some other papers which claim other summary measures of temperatures.</w:t>
      </w:r>
    </w:p>
    <w:p w14:paraId="19131760" w14:textId="77777777" w:rsidR="00B07CFF" w:rsidRDefault="00B07CFF">
      <w:pPr>
        <w:pStyle w:val="CommentText"/>
      </w:pPr>
    </w:p>
    <w:p w14:paraId="78192077" w14:textId="2F0AAEA3" w:rsidR="00B07CFF" w:rsidRDefault="00B07CFF">
      <w:pPr>
        <w:pStyle w:val="CommentText"/>
      </w:pPr>
      <w:r>
        <w:t>Avoid two part sentences</w:t>
      </w:r>
    </w:p>
  </w:comment>
  <w:comment w:id="426" w:author="Ezzati, Majid" w:date="2018-12-11T11:19:00Z" w:initials="EM">
    <w:p w14:paraId="1A247693" w14:textId="04502D7A" w:rsidR="00B07CFF" w:rsidRDefault="00B07CFF">
      <w:pPr>
        <w:pStyle w:val="CommentText"/>
      </w:pPr>
      <w:r>
        <w:rPr>
          <w:rStyle w:val="CommentReference"/>
        </w:rPr>
        <w:annotationRef/>
      </w:r>
      <w:r>
        <w:t>To move to the end of Methods probably in terms of space</w:t>
      </w:r>
    </w:p>
    <w:p w14:paraId="12ED5673" w14:textId="42318D99" w:rsidR="00B07CFF" w:rsidRDefault="00B07CFF">
      <w:pPr>
        <w:pStyle w:val="CommentText"/>
      </w:pPr>
    </w:p>
    <w:p w14:paraId="16E06BBD" w14:textId="77777777" w:rsidR="00B07CFF" w:rsidRDefault="00B07CFF">
      <w:pPr>
        <w:pStyle w:val="CommentText"/>
      </w:pPr>
      <w:r>
        <w:t xml:space="preserve">Let’s make this punchy as it is the place to make a case – bottom line: </w:t>
      </w:r>
    </w:p>
    <w:p w14:paraId="720A0E17" w14:textId="77777777" w:rsidR="00B07CFF" w:rsidRDefault="00B07CFF">
      <w:pPr>
        <w:pStyle w:val="CommentText"/>
      </w:pPr>
    </w:p>
    <w:p w14:paraId="0211ECB8" w14:textId="4BDCA56F" w:rsidR="00B07CFF" w:rsidRDefault="00B07CFF">
      <w:pPr>
        <w:pStyle w:val="CommentText"/>
      </w:pPr>
      <w:r>
        <w:t>comprehensive look injuries by type, age sex</w:t>
      </w:r>
    </w:p>
    <w:p w14:paraId="6AC365D1" w14:textId="414D3411" w:rsidR="00B07CFF" w:rsidRDefault="00B07CFF">
      <w:pPr>
        <w:pStyle w:val="CommentText"/>
      </w:pPr>
    </w:p>
    <w:p w14:paraId="41E35A09" w14:textId="03A31BAE" w:rsidR="00B07CFF" w:rsidRDefault="00B07CFF">
      <w:pPr>
        <w:pStyle w:val="CommentText"/>
      </w:pPr>
      <w:r>
        <w:t>defining a concept of anomaly that internalises long-term historical experience by month and state, and is closer to what climate change may bring about</w:t>
      </w:r>
    </w:p>
    <w:p w14:paraId="56B05669" w14:textId="0106F4BB" w:rsidR="00B07CFF" w:rsidRDefault="00B07CFF">
      <w:pPr>
        <w:pStyle w:val="CommentText"/>
      </w:pPr>
    </w:p>
    <w:p w14:paraId="02E7667B" w14:textId="35F42D06" w:rsidR="00B07CFF" w:rsidRDefault="00B07CFF">
      <w:pPr>
        <w:pStyle w:val="CommentText"/>
      </w:pPr>
      <w:r>
        <w:t>coupled with data (deaths by age, cause, sex, state, month; temperature at grid level built up to month) and methodology that allows levering the conceptual innovation and massive data</w:t>
      </w:r>
    </w:p>
    <w:p w14:paraId="737012A6" w14:textId="61CC7F86" w:rsidR="00B07CFF" w:rsidRDefault="00B07CFF">
      <w:pPr>
        <w:pStyle w:val="CommentText"/>
      </w:pPr>
    </w:p>
    <w:p w14:paraId="7D452D8A" w14:textId="0A68D3DA" w:rsidR="00B07CFF" w:rsidRDefault="00B07CFF">
      <w:pPr>
        <w:pStyle w:val="CommentText"/>
      </w:pPr>
    </w:p>
    <w:p w14:paraId="38742AF1" w14:textId="6A7C4FBF" w:rsidR="00B07CFF" w:rsidRDefault="00B07CFF">
      <w:pPr>
        <w:pStyle w:val="CommentText"/>
      </w:pPr>
      <w:r>
        <w:t>limitation: like all observational studies cannot rule of confounding although that other factors will have the same anomaly is unlikely even if their average space or time patterns the same</w:t>
      </w:r>
    </w:p>
    <w:p w14:paraId="3E0C34B1" w14:textId="7524BBA0" w:rsidR="00B07CFF" w:rsidRDefault="00B07CFF">
      <w:pPr>
        <w:pStyle w:val="CommentText"/>
      </w:pPr>
    </w:p>
    <w:p w14:paraId="1D3ECE0E" w14:textId="09D211AF" w:rsidR="00B07CFF" w:rsidRDefault="00B07CFF">
      <w:pPr>
        <w:pStyle w:val="CommentText"/>
      </w:pPr>
      <w:r>
        <w:t xml:space="preserve">proportional effects of warm and cold anomaly were </w:t>
      </w:r>
    </w:p>
    <w:p w14:paraId="5AFD1F85" w14:textId="77777777" w:rsidR="00B07CFF" w:rsidRDefault="00B07CFF">
      <w:pPr>
        <w:pStyle w:val="CommentText"/>
      </w:pPr>
    </w:p>
    <w:p w14:paraId="4423297E" w14:textId="14885516" w:rsidR="00B07CFF" w:rsidRDefault="00B07CFF">
      <w:pPr>
        <w:pStyle w:val="CommentText"/>
      </w:pPr>
      <w:r>
        <w:t>county stuff doesn’t matter.</w:t>
      </w:r>
    </w:p>
  </w:comment>
  <w:comment w:id="457" w:author="Parks, Robbie M" w:date="2018-12-13T15:17:00Z" w:initials="PRM">
    <w:p w14:paraId="11C17FB6" w14:textId="0FE1C53C" w:rsidR="00B07CFF" w:rsidRDefault="00B07CFF">
      <w:pPr>
        <w:pStyle w:val="CommentText"/>
      </w:pPr>
      <w:r>
        <w:rPr>
          <w:rStyle w:val="CommentReference"/>
        </w:rPr>
        <w:annotationRef/>
      </w:r>
      <w:r>
        <w:t>Make intentional/unintentional one paragraph each</w:t>
      </w:r>
    </w:p>
  </w:comment>
  <w:comment w:id="458" w:author="Parks, Robbie M" w:date="2018-12-13T15:18:00Z" w:initials="PRM">
    <w:p w14:paraId="52D485A4" w14:textId="3E17D618" w:rsidR="00B07CFF" w:rsidRDefault="00B07CFF">
      <w:pPr>
        <w:pStyle w:val="CommentText"/>
      </w:pPr>
      <w:r>
        <w:rPr>
          <w:rStyle w:val="CommentReference"/>
        </w:rPr>
        <w:annotationRef/>
      </w:r>
    </w:p>
  </w:comment>
  <w:comment w:id="459" w:author="Majid" w:date="2018-12-11T11:19:00Z" w:initials="M">
    <w:p w14:paraId="6D27F4C1" w14:textId="77AB3071" w:rsidR="00B07CFF" w:rsidRDefault="00B07CFF">
      <w:pPr>
        <w:pStyle w:val="CommentText"/>
      </w:pPr>
      <w:r>
        <w:rPr>
          <w:rStyle w:val="CommentReference"/>
        </w:rPr>
        <w:annotationRef/>
      </w:r>
      <w:r>
        <w:t>discuss what this is. in general, previous studies don’t “support”. we should cite them as relevant but stand-alone sentences like this typically tend to make the work look more marginal</w:t>
      </w:r>
    </w:p>
  </w:comment>
  <w:comment w:id="460" w:author="Majid" w:date="2018-12-11T11:19:00Z" w:initials="M">
    <w:p w14:paraId="76B142B6" w14:textId="3DCAC5BB" w:rsidR="00B07CFF" w:rsidRDefault="00B07CFF">
      <w:pPr>
        <w:pStyle w:val="CommentText"/>
      </w:pPr>
      <w:r>
        <w:rPr>
          <w:rStyle w:val="CommentReference"/>
        </w:rPr>
        <w:annotationRef/>
      </w:r>
      <w:r>
        <w:t>without a titled discussion section, this summary probably can go</w:t>
      </w:r>
    </w:p>
  </w:comment>
  <w:comment w:id="461" w:author="Majid" w:date="2018-12-11T11:19:00Z" w:initials="M">
    <w:p w14:paraId="701C3EF9" w14:textId="49D4A76C" w:rsidR="00B07CFF" w:rsidRDefault="00B07CFF">
      <w:pPr>
        <w:pStyle w:val="CommentText"/>
      </w:pPr>
      <w:r>
        <w:rPr>
          <w:rStyle w:val="CommentReference"/>
        </w:rPr>
        <w:annotationRef/>
      </w:r>
      <w:r>
        <w:t>work these into the relevant substantive paragraphs</w:t>
      </w:r>
    </w:p>
  </w:comment>
  <w:comment w:id="462" w:author="Majid" w:date="2018-12-11T11:19:00Z" w:initials="M">
    <w:p w14:paraId="15AD04DA" w14:textId="3606BB31" w:rsidR="00B07CFF" w:rsidRDefault="00B07CFF">
      <w:pPr>
        <w:pStyle w:val="CommentText"/>
      </w:pPr>
      <w:r>
        <w:rPr>
          <w:rStyle w:val="CommentReference"/>
        </w:rPr>
        <w:annotationRef/>
      </w:r>
      <w:r>
        <w:t>?????? discuss but this sounds like a stretch</w:t>
      </w:r>
    </w:p>
  </w:comment>
  <w:comment w:id="463" w:author="Majid" w:date="2018-12-11T11:19:00Z" w:initials="M">
    <w:p w14:paraId="4B459D18" w14:textId="4B5B438A" w:rsidR="00B07CFF" w:rsidRDefault="00B07CFF">
      <w:pPr>
        <w:pStyle w:val="CommentText"/>
      </w:pPr>
      <w:r>
        <w:rPr>
          <w:rStyle w:val="CommentReference"/>
        </w:rPr>
        <w:annotationRef/>
      </w:r>
      <w:r>
        <w:t xml:space="preserve">does temperature anomaly in a state-year affect this? if not, probably nto relevant. </w:t>
      </w:r>
    </w:p>
    <w:p w14:paraId="35F3AE5A" w14:textId="77777777" w:rsidR="00B07CFF" w:rsidRDefault="00B07CFF">
      <w:pPr>
        <w:pStyle w:val="CommentText"/>
      </w:pPr>
    </w:p>
    <w:p w14:paraId="0285334C" w14:textId="1CB5B689" w:rsidR="00B07CFF" w:rsidRDefault="00B07CFF">
      <w:pPr>
        <w:pStyle w:val="CommentText"/>
      </w:pPr>
      <w:r>
        <w:t>be selective on these please in relation to your study design</w:t>
      </w:r>
    </w:p>
  </w:comment>
  <w:comment w:id="464" w:author="Majid" w:date="2018-12-11T11:19:00Z" w:initials="M">
    <w:p w14:paraId="17ACD196" w14:textId="0CD92CA4" w:rsidR="00B07CFF" w:rsidRDefault="00B07CFF">
      <w:pPr>
        <w:pStyle w:val="CommentText"/>
      </w:pPr>
      <w:r>
        <w:rPr>
          <w:rStyle w:val="CommentReference"/>
        </w:rPr>
        <w:annotationRef/>
      </w:r>
      <w:r>
        <w:t>a stretch? discuss</w:t>
      </w:r>
    </w:p>
  </w:comment>
  <w:comment w:id="465" w:author="Majid" w:date="2018-12-11T11:19:00Z" w:initials="M">
    <w:p w14:paraId="10B86478" w14:textId="40955A98" w:rsidR="00B07CFF" w:rsidRDefault="00B07CFF">
      <w:pPr>
        <w:pStyle w:val="CommentText"/>
      </w:pPr>
      <w:r>
        <w:rPr>
          <w:rStyle w:val="CommentReference"/>
        </w:rPr>
        <w:annotationRef/>
      </w:r>
      <w:r>
        <w:t>be careful. replication doesn’t create support. discuss what these are</w:t>
      </w:r>
    </w:p>
  </w:comment>
  <w:comment w:id="466" w:author="Majid" w:date="2018-12-11T11:19:00Z" w:initials="M">
    <w:p w14:paraId="32366C61" w14:textId="0B136EB2" w:rsidR="00B07CFF" w:rsidRDefault="00B07CFF">
      <w:pPr>
        <w:pStyle w:val="CommentText"/>
      </w:pPr>
      <w:r>
        <w:rPr>
          <w:rStyle w:val="CommentReference"/>
        </w:rPr>
        <w:annotationRef/>
      </w:r>
      <w:r>
        <w:t>these sound like</w:t>
      </w:r>
    </w:p>
    <w:p w14:paraId="09332B5E" w14:textId="77777777" w:rsidR="00B07CFF" w:rsidRDefault="00B07CFF">
      <w:pPr>
        <w:pStyle w:val="CommentText"/>
      </w:pPr>
    </w:p>
    <w:p w14:paraId="63F176D6" w14:textId="7C28F687" w:rsidR="00B07CFF" w:rsidRDefault="00B07CFF">
      <w:pPr>
        <w:pStyle w:val="CommentText"/>
      </w:pPr>
      <w:r>
        <w:t>we don’t know why but some other studies have had similar findings</w:t>
      </w:r>
    </w:p>
    <w:p w14:paraId="34269CC9" w14:textId="77777777" w:rsidR="00B07CFF" w:rsidRDefault="00B07CFF">
      <w:pPr>
        <w:pStyle w:val="CommentText"/>
      </w:pPr>
    </w:p>
    <w:p w14:paraId="0DA15721" w14:textId="33585103" w:rsidR="00B07CFF" w:rsidRDefault="00B07CFF">
      <w:pPr>
        <w:pStyle w:val="CommentText"/>
      </w:pPr>
      <w:r>
        <w:t>discuss</w:t>
      </w:r>
    </w:p>
  </w:comment>
  <w:comment w:id="467" w:author="Majid" w:date="2018-12-11T11:19:00Z" w:initials="M">
    <w:p w14:paraId="3D0EC6D2" w14:textId="745A3D5E" w:rsidR="00B07CFF" w:rsidRDefault="00B07CFF">
      <w:pPr>
        <w:pStyle w:val="CommentText"/>
      </w:pPr>
      <w:r>
        <w:rPr>
          <w:rStyle w:val="CommentReference"/>
        </w:rPr>
        <w:annotationRef/>
      </w:r>
      <w:r>
        <w:t>you didn’t measure climate change</w:t>
      </w:r>
    </w:p>
  </w:comment>
  <w:comment w:id="468" w:author="Majid" w:date="2018-12-11T11:19:00Z" w:initials="M">
    <w:p w14:paraId="17459757" w14:textId="6805BDB0" w:rsidR="00B07CFF" w:rsidRDefault="00B07CFF">
      <w:pPr>
        <w:pStyle w:val="CommentText"/>
      </w:pPr>
      <w:r>
        <w:rPr>
          <w:rStyle w:val="CommentReference"/>
        </w:rPr>
        <w:annotationRef/>
      </w:r>
      <w:r>
        <w:t>to discuss design of these</w:t>
      </w:r>
    </w:p>
  </w:comment>
  <w:comment w:id="470" w:author="Majid" w:date="2018-12-11T11:19:00Z" w:initials="M">
    <w:p w14:paraId="273E530D" w14:textId="334D21B7" w:rsidR="00B07CFF" w:rsidRDefault="00B07CFF">
      <w:pPr>
        <w:pStyle w:val="CommentText"/>
      </w:pPr>
      <w:r>
        <w:rPr>
          <w:rStyle w:val="CommentReference"/>
        </w:rPr>
        <w:annotationRef/>
      </w:r>
      <w:r>
        <w:t>not relevant</w:t>
      </w:r>
    </w:p>
  </w:comment>
  <w:comment w:id="479" w:author="Majid" w:date="2018-12-11T11:19:00Z" w:initials="M">
    <w:p w14:paraId="171321F5" w14:textId="5FDD6F21" w:rsidR="00B07CFF" w:rsidRDefault="00B07CFF">
      <w:pPr>
        <w:pStyle w:val="CommentText"/>
      </w:pPr>
      <w:r>
        <w:rPr>
          <w:rStyle w:val="CommentReference"/>
        </w:rPr>
        <w:annotationRef/>
      </w:r>
      <w:r>
        <w:t>to discuss how much more detail beyond below we give in supplement</w:t>
      </w:r>
    </w:p>
  </w:comment>
  <w:comment w:id="504" w:author="Ezzati, Majid" w:date="2018-12-11T11:19:00Z" w:initials="EM">
    <w:p w14:paraId="26BB0BE1" w14:textId="77777777" w:rsidR="00B07CFF" w:rsidRDefault="00B07CFF" w:rsidP="0003670D">
      <w:pPr>
        <w:pStyle w:val="CommentText"/>
      </w:pPr>
      <w:r>
        <w:rPr>
          <w:rStyle w:val="CommentReference"/>
        </w:rPr>
        <w:annotationRef/>
      </w:r>
      <w:r>
        <w:t>To move to the end of Methods probably in terms of space</w:t>
      </w:r>
    </w:p>
    <w:p w14:paraId="70C370CF" w14:textId="77777777" w:rsidR="00B07CFF" w:rsidRDefault="00B07CFF" w:rsidP="0003670D">
      <w:pPr>
        <w:pStyle w:val="CommentText"/>
      </w:pPr>
    </w:p>
    <w:p w14:paraId="14CB9D47" w14:textId="77777777" w:rsidR="00B07CFF" w:rsidRDefault="00B07CFF" w:rsidP="0003670D">
      <w:pPr>
        <w:pStyle w:val="CommentText"/>
      </w:pPr>
      <w:r>
        <w:t xml:space="preserve">Let’s make this punchy as it is the place to make a case – bottom line: </w:t>
      </w:r>
    </w:p>
    <w:p w14:paraId="625D6BCE" w14:textId="77777777" w:rsidR="00B07CFF" w:rsidRDefault="00B07CFF" w:rsidP="0003670D">
      <w:pPr>
        <w:pStyle w:val="CommentText"/>
      </w:pPr>
    </w:p>
    <w:p w14:paraId="34FDB4D3" w14:textId="77777777" w:rsidR="00B07CFF" w:rsidRDefault="00B07CFF" w:rsidP="0003670D">
      <w:pPr>
        <w:pStyle w:val="CommentText"/>
      </w:pPr>
      <w:r>
        <w:t>comprehensive look injuries by type, age sex</w:t>
      </w:r>
    </w:p>
    <w:p w14:paraId="040EC737" w14:textId="77777777" w:rsidR="00B07CFF" w:rsidRDefault="00B07CFF" w:rsidP="0003670D">
      <w:pPr>
        <w:pStyle w:val="CommentText"/>
      </w:pPr>
    </w:p>
    <w:p w14:paraId="45FD442C" w14:textId="77777777" w:rsidR="00B07CFF" w:rsidRDefault="00B07CFF" w:rsidP="0003670D">
      <w:pPr>
        <w:pStyle w:val="CommentText"/>
      </w:pPr>
      <w:r>
        <w:t>defining a concept of anomaly that internalises long-term historical experience by month and state, and is closer to what climate change may bring about</w:t>
      </w:r>
    </w:p>
    <w:p w14:paraId="202D38DC" w14:textId="77777777" w:rsidR="00B07CFF" w:rsidRDefault="00B07CFF" w:rsidP="0003670D">
      <w:pPr>
        <w:pStyle w:val="CommentText"/>
      </w:pPr>
    </w:p>
    <w:p w14:paraId="01EB007B" w14:textId="77777777" w:rsidR="00B07CFF" w:rsidRDefault="00B07CFF" w:rsidP="0003670D">
      <w:pPr>
        <w:pStyle w:val="CommentText"/>
      </w:pPr>
      <w:r>
        <w:t>coupled with data (deaths by age, cause, sex, state, month; temperature at grid level built up to month) and methodology that allows levering the conceptual innovation and massive data</w:t>
      </w:r>
    </w:p>
    <w:p w14:paraId="2F7E16C6" w14:textId="77777777" w:rsidR="00B07CFF" w:rsidRDefault="00B07CFF" w:rsidP="0003670D">
      <w:pPr>
        <w:pStyle w:val="CommentText"/>
      </w:pPr>
    </w:p>
    <w:p w14:paraId="133C643B" w14:textId="77777777" w:rsidR="00B07CFF" w:rsidRDefault="00B07CFF" w:rsidP="0003670D">
      <w:pPr>
        <w:pStyle w:val="CommentText"/>
      </w:pPr>
    </w:p>
    <w:p w14:paraId="0EDDDBB1" w14:textId="77777777" w:rsidR="00B07CFF" w:rsidRDefault="00B07CFF" w:rsidP="0003670D">
      <w:pPr>
        <w:pStyle w:val="CommentText"/>
      </w:pPr>
      <w:r>
        <w:t>limitation: like all observational studies cannot rule of confounding although that other factors will have the same anomaly is unlikely even if their average space or time patterns the same</w:t>
      </w:r>
    </w:p>
    <w:p w14:paraId="7041C7E0" w14:textId="77777777" w:rsidR="00B07CFF" w:rsidRDefault="00B07CFF" w:rsidP="0003670D">
      <w:pPr>
        <w:pStyle w:val="CommentText"/>
      </w:pPr>
    </w:p>
    <w:p w14:paraId="269DCD85" w14:textId="77777777" w:rsidR="00B07CFF" w:rsidRDefault="00B07CFF" w:rsidP="0003670D">
      <w:pPr>
        <w:pStyle w:val="CommentText"/>
      </w:pPr>
      <w:r>
        <w:t xml:space="preserve">proportional effects of warm and cold anomaly were </w:t>
      </w:r>
    </w:p>
    <w:p w14:paraId="0EE22596" w14:textId="77777777" w:rsidR="00B07CFF" w:rsidRDefault="00B07CFF" w:rsidP="0003670D">
      <w:pPr>
        <w:pStyle w:val="CommentText"/>
      </w:pPr>
    </w:p>
    <w:p w14:paraId="14C89CCC" w14:textId="77777777" w:rsidR="00B07CFF" w:rsidRDefault="00B07CFF" w:rsidP="0003670D">
      <w:pPr>
        <w:pStyle w:val="CommentText"/>
      </w:pPr>
      <w:r>
        <w:t>county stuff doesn’t matter.</w:t>
      </w:r>
    </w:p>
  </w:comment>
  <w:comment w:id="564" w:author="Majid" w:date="2018-12-11T11:19:00Z" w:initials="M">
    <w:p w14:paraId="43967234" w14:textId="77777777" w:rsidR="00B07CFF" w:rsidRDefault="00B07CFF" w:rsidP="00773A25">
      <w:pPr>
        <w:pStyle w:val="CommentText"/>
      </w:pPr>
      <w:r>
        <w:rPr>
          <w:rStyle w:val="CommentReference"/>
        </w:rPr>
        <w:annotationRef/>
      </w:r>
      <w:r>
        <w:t>as above, discuss wording</w:t>
      </w:r>
    </w:p>
  </w:comment>
  <w:comment w:id="582" w:author="Majid" w:date="2018-12-11T11:19:00Z" w:initials="M">
    <w:p w14:paraId="6618B55A" w14:textId="41FEC77F" w:rsidR="00B07CFF" w:rsidRDefault="00B07CFF">
      <w:pPr>
        <w:pStyle w:val="CommentText"/>
      </w:pPr>
      <w:r>
        <w:rPr>
          <w:rStyle w:val="CommentReference"/>
        </w:rPr>
        <w:annotationRef/>
      </w:r>
      <w:r>
        <w:t>as above, discuss wording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0208186" w15:done="0"/>
  <w15:commentEx w15:paraId="3CDA4CBA" w15:done="0"/>
  <w15:commentEx w15:paraId="7C73F971" w15:done="0"/>
  <w15:commentEx w15:paraId="3889AF92" w15:done="0"/>
  <w15:commentEx w15:paraId="043BF4B9" w15:done="0"/>
  <w15:commentEx w15:paraId="00113E9F" w15:done="0"/>
  <w15:commentEx w15:paraId="52812313" w15:done="0"/>
  <w15:commentEx w15:paraId="78192077" w15:done="0"/>
  <w15:commentEx w15:paraId="4423297E" w15:done="0"/>
  <w15:commentEx w15:paraId="11C17FB6" w15:done="0"/>
  <w15:commentEx w15:paraId="52D485A4" w15:paraIdParent="11C17FB6" w15:done="0"/>
  <w15:commentEx w15:paraId="6D27F4C1" w15:done="0"/>
  <w15:commentEx w15:paraId="76B142B6" w15:done="0"/>
  <w15:commentEx w15:paraId="701C3EF9" w15:done="0"/>
  <w15:commentEx w15:paraId="15AD04DA" w15:done="0"/>
  <w15:commentEx w15:paraId="0285334C" w15:done="0"/>
  <w15:commentEx w15:paraId="17ACD196" w15:done="0"/>
  <w15:commentEx w15:paraId="10B86478" w15:done="0"/>
  <w15:commentEx w15:paraId="0DA15721" w15:done="0"/>
  <w15:commentEx w15:paraId="3D0EC6D2" w15:done="0"/>
  <w15:commentEx w15:paraId="17459757" w15:done="0"/>
  <w15:commentEx w15:paraId="273E530D" w15:done="0"/>
  <w15:commentEx w15:paraId="171321F5" w15:done="0"/>
  <w15:commentEx w15:paraId="14C89CCC" w15:done="0"/>
  <w15:commentEx w15:paraId="43967234" w15:done="0"/>
  <w15:commentEx w15:paraId="6618B5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445C4C" w14:textId="77777777" w:rsidR="00AC13A8" w:rsidRDefault="00AC13A8">
      <w:pPr>
        <w:spacing w:after="0" w:line="240" w:lineRule="auto"/>
      </w:pPr>
      <w:r>
        <w:separator/>
      </w:r>
    </w:p>
  </w:endnote>
  <w:endnote w:type="continuationSeparator" w:id="0">
    <w:p w14:paraId="6B147AAB" w14:textId="77777777" w:rsidR="00AC13A8" w:rsidRDefault="00AC13A8">
      <w:pPr>
        <w:spacing w:after="0" w:line="240" w:lineRule="auto"/>
      </w:pPr>
      <w:r>
        <w:continuationSeparator/>
      </w:r>
    </w:p>
  </w:endnote>
  <w:endnote w:type="continuationNotice" w:id="1">
    <w:p w14:paraId="678EF3EF" w14:textId="77777777" w:rsidR="00AC13A8" w:rsidRDefault="00AC13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B07CFF" w:rsidRDefault="00B07CF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B07CFF" w:rsidRDefault="00B07CFF"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FC0D1E7" w:rsidR="00B07CFF" w:rsidRDefault="00B07CF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06A06">
      <w:rPr>
        <w:rStyle w:val="PageNumber"/>
        <w:noProof/>
      </w:rPr>
      <w:t>23</w:t>
    </w:r>
    <w:r>
      <w:rPr>
        <w:rStyle w:val="PageNumber"/>
      </w:rPr>
      <w:fldChar w:fldCharType="end"/>
    </w:r>
  </w:p>
  <w:p w14:paraId="3F8F309C" w14:textId="77777777" w:rsidR="00B07CFF" w:rsidRDefault="00B07CFF"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7A7062" w14:textId="77777777" w:rsidR="00AC13A8" w:rsidRDefault="00AC13A8">
      <w:pPr>
        <w:spacing w:after="0" w:line="240" w:lineRule="auto"/>
      </w:pPr>
      <w:r>
        <w:separator/>
      </w:r>
    </w:p>
  </w:footnote>
  <w:footnote w:type="continuationSeparator" w:id="0">
    <w:p w14:paraId="64CB324D" w14:textId="77777777" w:rsidR="00AC13A8" w:rsidRDefault="00AC13A8">
      <w:pPr>
        <w:spacing w:after="0" w:line="240" w:lineRule="auto"/>
      </w:pPr>
      <w:r>
        <w:continuationSeparator/>
      </w:r>
    </w:p>
  </w:footnote>
  <w:footnote w:type="continuationNotice" w:id="1">
    <w:p w14:paraId="0B5E6600" w14:textId="77777777" w:rsidR="00AC13A8" w:rsidRDefault="00AC13A8">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2"/>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93"/>
    <w:rsid w:val="00097348"/>
    <w:rsid w:val="000A084D"/>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5C7"/>
    <w:rsid w:val="001B6C3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2DC7"/>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5A6"/>
    <w:rsid w:val="00260B02"/>
    <w:rsid w:val="00261076"/>
    <w:rsid w:val="002611BE"/>
    <w:rsid w:val="0026224F"/>
    <w:rsid w:val="00262BC5"/>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6F83"/>
    <w:rsid w:val="002F7093"/>
    <w:rsid w:val="002F753E"/>
    <w:rsid w:val="003007A1"/>
    <w:rsid w:val="00300CD8"/>
    <w:rsid w:val="003015D6"/>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0BE"/>
    <w:rsid w:val="003257F8"/>
    <w:rsid w:val="00325BC1"/>
    <w:rsid w:val="00325C23"/>
    <w:rsid w:val="00326747"/>
    <w:rsid w:val="00327B75"/>
    <w:rsid w:val="00327C97"/>
    <w:rsid w:val="00330013"/>
    <w:rsid w:val="003301C2"/>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F1"/>
    <w:rsid w:val="004468EB"/>
    <w:rsid w:val="00446A46"/>
    <w:rsid w:val="0044781A"/>
    <w:rsid w:val="00447BDD"/>
    <w:rsid w:val="00447C9A"/>
    <w:rsid w:val="004508FE"/>
    <w:rsid w:val="00450FA1"/>
    <w:rsid w:val="00451021"/>
    <w:rsid w:val="00452C20"/>
    <w:rsid w:val="00452DCF"/>
    <w:rsid w:val="00453854"/>
    <w:rsid w:val="00453A9A"/>
    <w:rsid w:val="00453AD2"/>
    <w:rsid w:val="00453E7A"/>
    <w:rsid w:val="00454560"/>
    <w:rsid w:val="0045544B"/>
    <w:rsid w:val="004556E7"/>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BB1"/>
    <w:rsid w:val="00480FF2"/>
    <w:rsid w:val="004814FB"/>
    <w:rsid w:val="00481829"/>
    <w:rsid w:val="00481F11"/>
    <w:rsid w:val="00483196"/>
    <w:rsid w:val="0048319E"/>
    <w:rsid w:val="00483C87"/>
    <w:rsid w:val="004844AE"/>
    <w:rsid w:val="004857EC"/>
    <w:rsid w:val="0048605A"/>
    <w:rsid w:val="004868D9"/>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6DA1"/>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8DE"/>
    <w:rsid w:val="004D6D31"/>
    <w:rsid w:val="004D6DF0"/>
    <w:rsid w:val="004D7526"/>
    <w:rsid w:val="004D784E"/>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EEA"/>
    <w:rsid w:val="00523C75"/>
    <w:rsid w:val="00524084"/>
    <w:rsid w:val="005259CD"/>
    <w:rsid w:val="00527229"/>
    <w:rsid w:val="00530793"/>
    <w:rsid w:val="00530F84"/>
    <w:rsid w:val="00532131"/>
    <w:rsid w:val="00532208"/>
    <w:rsid w:val="00534095"/>
    <w:rsid w:val="0053420F"/>
    <w:rsid w:val="0053484F"/>
    <w:rsid w:val="0053508A"/>
    <w:rsid w:val="00535171"/>
    <w:rsid w:val="005357E1"/>
    <w:rsid w:val="0053584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6FF"/>
    <w:rsid w:val="005B771B"/>
    <w:rsid w:val="005C05AF"/>
    <w:rsid w:val="005C09A4"/>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73D0"/>
    <w:rsid w:val="005D75D9"/>
    <w:rsid w:val="005D7922"/>
    <w:rsid w:val="005D7A85"/>
    <w:rsid w:val="005E0155"/>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0EAA"/>
    <w:rsid w:val="0060130A"/>
    <w:rsid w:val="006021A0"/>
    <w:rsid w:val="00602B35"/>
    <w:rsid w:val="00602B6B"/>
    <w:rsid w:val="00603B57"/>
    <w:rsid w:val="00603BCA"/>
    <w:rsid w:val="00604731"/>
    <w:rsid w:val="0060525A"/>
    <w:rsid w:val="0060531B"/>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0C6"/>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BC5"/>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E6A"/>
    <w:rsid w:val="00731F11"/>
    <w:rsid w:val="0073253E"/>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86455"/>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5942"/>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33E"/>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214"/>
    <w:rsid w:val="0090240D"/>
    <w:rsid w:val="00903C59"/>
    <w:rsid w:val="00903EED"/>
    <w:rsid w:val="00903F1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722D"/>
    <w:rsid w:val="009177FF"/>
    <w:rsid w:val="0091791E"/>
    <w:rsid w:val="0092067E"/>
    <w:rsid w:val="0092068A"/>
    <w:rsid w:val="00920FF1"/>
    <w:rsid w:val="00921D87"/>
    <w:rsid w:val="00922036"/>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063"/>
    <w:rsid w:val="009443A5"/>
    <w:rsid w:val="009446D6"/>
    <w:rsid w:val="009457A0"/>
    <w:rsid w:val="00947DBC"/>
    <w:rsid w:val="00947F4D"/>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3147"/>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4AA"/>
    <w:rsid w:val="009D1AA9"/>
    <w:rsid w:val="009D20FA"/>
    <w:rsid w:val="009D27BF"/>
    <w:rsid w:val="009D3641"/>
    <w:rsid w:val="009D4F56"/>
    <w:rsid w:val="009D5647"/>
    <w:rsid w:val="009D5FC9"/>
    <w:rsid w:val="009D6B29"/>
    <w:rsid w:val="009D7461"/>
    <w:rsid w:val="009E0C48"/>
    <w:rsid w:val="009E0D0F"/>
    <w:rsid w:val="009E11A5"/>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42A"/>
    <w:rsid w:val="00A45F99"/>
    <w:rsid w:val="00A46810"/>
    <w:rsid w:val="00A46B9A"/>
    <w:rsid w:val="00A46D68"/>
    <w:rsid w:val="00A47B94"/>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95D"/>
    <w:rsid w:val="00A87EFB"/>
    <w:rsid w:val="00A905D5"/>
    <w:rsid w:val="00A91090"/>
    <w:rsid w:val="00A9251F"/>
    <w:rsid w:val="00A92649"/>
    <w:rsid w:val="00A92732"/>
    <w:rsid w:val="00A927F7"/>
    <w:rsid w:val="00A92D38"/>
    <w:rsid w:val="00A92E54"/>
    <w:rsid w:val="00A93465"/>
    <w:rsid w:val="00A94197"/>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D0D"/>
    <w:rsid w:val="00AB132A"/>
    <w:rsid w:val="00AB14D8"/>
    <w:rsid w:val="00AB205D"/>
    <w:rsid w:val="00AB343C"/>
    <w:rsid w:val="00AB3C5A"/>
    <w:rsid w:val="00AB3D4C"/>
    <w:rsid w:val="00AB4E6A"/>
    <w:rsid w:val="00AB5221"/>
    <w:rsid w:val="00AB5580"/>
    <w:rsid w:val="00AB5D33"/>
    <w:rsid w:val="00AB6087"/>
    <w:rsid w:val="00AB61AE"/>
    <w:rsid w:val="00AB6679"/>
    <w:rsid w:val="00AB70E3"/>
    <w:rsid w:val="00AB76C0"/>
    <w:rsid w:val="00AB7FE9"/>
    <w:rsid w:val="00AC0065"/>
    <w:rsid w:val="00AC0413"/>
    <w:rsid w:val="00AC0FAC"/>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699"/>
    <w:rsid w:val="00B166CB"/>
    <w:rsid w:val="00B16D7D"/>
    <w:rsid w:val="00B16D82"/>
    <w:rsid w:val="00B17AA3"/>
    <w:rsid w:val="00B17B1A"/>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373"/>
    <w:rsid w:val="00B50C1D"/>
    <w:rsid w:val="00B5122E"/>
    <w:rsid w:val="00B51788"/>
    <w:rsid w:val="00B519FA"/>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4F3"/>
    <w:rsid w:val="00B65805"/>
    <w:rsid w:val="00B65A52"/>
    <w:rsid w:val="00B66E0D"/>
    <w:rsid w:val="00B670A5"/>
    <w:rsid w:val="00B675A5"/>
    <w:rsid w:val="00B70782"/>
    <w:rsid w:val="00B70EE0"/>
    <w:rsid w:val="00B717BD"/>
    <w:rsid w:val="00B72B18"/>
    <w:rsid w:val="00B736FA"/>
    <w:rsid w:val="00B7393E"/>
    <w:rsid w:val="00B73BDD"/>
    <w:rsid w:val="00B73ED7"/>
    <w:rsid w:val="00B7504C"/>
    <w:rsid w:val="00B75359"/>
    <w:rsid w:val="00B75A9E"/>
    <w:rsid w:val="00B75C11"/>
    <w:rsid w:val="00B760B9"/>
    <w:rsid w:val="00B76C21"/>
    <w:rsid w:val="00B80D4C"/>
    <w:rsid w:val="00B810F0"/>
    <w:rsid w:val="00B81A18"/>
    <w:rsid w:val="00B83416"/>
    <w:rsid w:val="00B8529A"/>
    <w:rsid w:val="00B85304"/>
    <w:rsid w:val="00B85526"/>
    <w:rsid w:val="00B85D02"/>
    <w:rsid w:val="00B8677B"/>
    <w:rsid w:val="00B86EC8"/>
    <w:rsid w:val="00B87613"/>
    <w:rsid w:val="00B87AB1"/>
    <w:rsid w:val="00B9109F"/>
    <w:rsid w:val="00B91584"/>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21C5"/>
    <w:rsid w:val="00BA2C5F"/>
    <w:rsid w:val="00BA3409"/>
    <w:rsid w:val="00BA3564"/>
    <w:rsid w:val="00BA4A70"/>
    <w:rsid w:val="00BA4BA0"/>
    <w:rsid w:val="00BA4EBA"/>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BA5"/>
    <w:rsid w:val="00BF4F62"/>
    <w:rsid w:val="00BF599D"/>
    <w:rsid w:val="00BF73B9"/>
    <w:rsid w:val="00BF7A75"/>
    <w:rsid w:val="00BF7F64"/>
    <w:rsid w:val="00C00117"/>
    <w:rsid w:val="00C00127"/>
    <w:rsid w:val="00C0097D"/>
    <w:rsid w:val="00C02149"/>
    <w:rsid w:val="00C023B9"/>
    <w:rsid w:val="00C02C51"/>
    <w:rsid w:val="00C031A2"/>
    <w:rsid w:val="00C0356A"/>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2870"/>
    <w:rsid w:val="00C63880"/>
    <w:rsid w:val="00C64DDC"/>
    <w:rsid w:val="00C659B7"/>
    <w:rsid w:val="00C65BF2"/>
    <w:rsid w:val="00C65E19"/>
    <w:rsid w:val="00C65E56"/>
    <w:rsid w:val="00C66A15"/>
    <w:rsid w:val="00C70422"/>
    <w:rsid w:val="00C7080D"/>
    <w:rsid w:val="00C71A61"/>
    <w:rsid w:val="00C73948"/>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5002"/>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62F"/>
    <w:rsid w:val="00D04A37"/>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6193"/>
    <w:rsid w:val="00DC662B"/>
    <w:rsid w:val="00DC7020"/>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A81"/>
    <w:rsid w:val="00DE1D3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2033D"/>
    <w:rsid w:val="00F2109F"/>
    <w:rsid w:val="00F21C0D"/>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5E97"/>
    <w:rsid w:val="00F56146"/>
    <w:rsid w:val="00F5639E"/>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3896"/>
    <w:rsid w:val="00F83B13"/>
    <w:rsid w:val="00F84954"/>
    <w:rsid w:val="00F84EF9"/>
    <w:rsid w:val="00F850AF"/>
    <w:rsid w:val="00F8696F"/>
    <w:rsid w:val="00F869B9"/>
    <w:rsid w:val="00F874F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fontTable" Target="fontTable.xml"/><Relationship Id="rId21" Type="http://schemas.microsoft.com/office/2011/relationships/people" Target="people.xml"/><Relationship Id="rId22" Type="http://schemas.openxmlformats.org/officeDocument/2006/relationships/theme" Target="theme/theme1.xml"/><Relationship Id="rId23" Type="http://schemas.microsoft.com/office/2016/09/relationships/commentsIds" Target="commentsIds.xml"/><Relationship Id="rId10" Type="http://schemas.microsoft.com/office/2011/relationships/commentsExtended" Target="commentsExtended.xml"/><Relationship Id="rId11" Type="http://schemas.openxmlformats.org/officeDocument/2006/relationships/hyperlink" Target="mailto:majid.ezzati@imperial.ac.uk"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www.iihs.org/iihs/topics/t/teenagers/fatalityfacts/teenagers/2016" TargetMode="External"/><Relationship Id="rId14" Type="http://schemas.openxmlformats.org/officeDocument/2006/relationships/hyperlink" Target="https://www.opinium.co.uk/brits-drink-more-alcohol-in-warmer-weather/" TargetMode="External"/><Relationship Id="rId15" Type="http://schemas.openxmlformats.org/officeDocument/2006/relationships/hyperlink" Target="https://www.cdc.gov/nchs/nvss/dvs_data_release.htm" TargetMode="External"/><Relationship Id="rId16" Type="http://schemas.openxmlformats.org/officeDocument/2006/relationships/hyperlink" Target="https://www.cdc.gov/nchs/nvss/bridged_race.htm" TargetMode="External"/><Relationship Id="rId17" Type="http://schemas.openxmlformats.org/officeDocument/2006/relationships/hyperlink" Target="https://www.census.gov/data/tables/time-series/demo/popest/1980s-county.html)" TargetMode="Externa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C4D94E7-7D6D-2B4B-82C4-3887CDD50950}">
  <ds:schemaRefs>
    <ds:schemaRef ds:uri="http://schemas.openxmlformats.org/officeDocument/2006/bibliography"/>
  </ds:schemaRefs>
</ds:datastoreItem>
</file>

<file path=customXml/itemProps2.xml><?xml version="1.0" encoding="utf-8"?>
<ds:datastoreItem xmlns:ds="http://schemas.openxmlformats.org/officeDocument/2006/customXml" ds:itemID="{269ED47B-C5DF-8A47-9C77-ECDA5CC02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Pages>23</Pages>
  <Words>36326</Words>
  <Characters>207064</Characters>
  <Application>Microsoft Macintosh Word</Application>
  <DocSecurity>0</DocSecurity>
  <Lines>1725</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127</cp:revision>
  <cp:lastPrinted>2018-12-07T15:24:00Z</cp:lastPrinted>
  <dcterms:created xsi:type="dcterms:W3CDTF">2018-12-12T11:09:00Z</dcterms:created>
  <dcterms:modified xsi:type="dcterms:W3CDTF">2018-12-21T07:01:00Z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