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 xml:space="preserve">Here, we used geo-coded injury mortality and temperature data with a novel Bayesian </w:t>
      </w:r>
      <w:proofErr w:type="spellStart"/>
      <w:r w:rsidRPr="002C6C20">
        <w:rPr>
          <w:b/>
          <w:color w:val="000000" w:themeColor="text1"/>
        </w:rPr>
        <w:t>spatio</w:t>
      </w:r>
      <w:proofErr w:type="spellEnd"/>
      <w:r w:rsidRPr="002C6C20">
        <w:rPr>
          <w:b/>
          <w:color w:val="000000" w:themeColor="text1"/>
        </w:rPr>
        <w:t>-temporal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269BA93B" w:rsidR="00A14690" w:rsidRDefault="00561DD4" w:rsidP="00DE1A81">
      <w:pPr>
        <w:spacing w:line="480" w:lineRule="auto"/>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as a result of global climate change.</w:t>
      </w:r>
    </w:p>
    <w:p w14:paraId="04FB869F" w14:textId="7DDAAFD1" w:rsidR="00F8041D" w:rsidRDefault="00F8041D" w:rsidP="00DE1A81">
      <w:pPr>
        <w:spacing w:line="480" w:lineRule="auto"/>
        <w:rPr>
          <w:color w:val="000000" w:themeColor="text1"/>
        </w:rPr>
      </w:pPr>
    </w:p>
    <w:p w14:paraId="07657E41" w14:textId="63556FD6" w:rsidR="00EC109B" w:rsidRDefault="00262BFD" w:rsidP="00DE1A81">
      <w:pPr>
        <w:spacing w:line="480" w:lineRule="auto"/>
        <w:rPr>
          <w:color w:val="000000" w:themeColor="text1"/>
        </w:rPr>
      </w:pPr>
      <w:r w:rsidRPr="00262BFD">
        <w:rPr>
          <w:color w:val="000000" w:themeColor="text1"/>
        </w:rPr>
        <w:t xml:space="preserve">We used data on deaths by sex, age, underlying cause of death and </w:t>
      </w:r>
      <w:r>
        <w:rPr>
          <w:color w:val="000000" w:themeColor="text1"/>
        </w:rPr>
        <w:t>state</w:t>
      </w:r>
      <w:r w:rsidRPr="00262BFD">
        <w:rPr>
          <w:color w:val="000000" w:themeColor="text1"/>
        </w:rPr>
        <w:t xml:space="preserve"> of residence from vital registration through the National Centre for Health Statistics (NCHS)</w:t>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ins w:id="0" w:author="Parks, Robbie M" w:date="2019-01-02T12:46:00Z">
        <w:r w:rsidR="001B6F2C" w:rsidRPr="009D33F9">
          <w:rPr>
            <w:color w:val="000000" w:themeColor="text1"/>
          </w:rPr>
          <w:t>1</w:t>
        </w:r>
      </w:ins>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DE1A81">
      <w:pPr>
        <w:spacing w:line="480" w:lineRule="auto"/>
        <w:rPr>
          <w:color w:val="000000" w:themeColor="text1"/>
        </w:rPr>
      </w:pPr>
    </w:p>
    <w:p w14:paraId="7B720FEF" w14:textId="470A136F" w:rsidR="00F34EC4" w:rsidRDefault="00F53433" w:rsidP="00886AE3">
      <w:pPr>
        <w:spacing w:line="480" w:lineRule="auto"/>
      </w:pPr>
      <w:r>
        <w:rPr>
          <w:color w:val="000000" w:themeColor="text1"/>
        </w:rPr>
        <w:lastRenderedPageBreak/>
        <w:t xml:space="preserve">79.0% of injury deaths in males and 72.1% in females were from transport injuries, falls, drowning, assault, and intentional self-harm, and the remainder from a heterogeneous group of “other injuries” (Figure </w:t>
      </w:r>
      <w:ins w:id="1" w:author="Parks, Robbie M" w:date="2019-01-02T22:30:00Z">
        <w:r w:rsidR="00CB4D3C" w:rsidRPr="0011669A">
          <w:rPr>
            <w:color w:val="000000" w:themeColor="text1"/>
            <w:rPrChange w:id="2" w:author="Parks, Robbie M" w:date="2019-01-02T23:24:00Z">
              <w:rPr>
                <w:color w:val="000000" w:themeColor="text1"/>
                <w:highlight w:val="yellow"/>
              </w:rPr>
            </w:rPrChange>
          </w:rPr>
          <w:t>1</w:t>
        </w:r>
      </w:ins>
      <w:del w:id="3" w:author="Parks, Robbie M" w:date="2019-01-02T22:30:00Z">
        <w:r w:rsidRPr="00B653AD" w:rsidDel="00CB4D3C">
          <w:rPr>
            <w:color w:val="000000" w:themeColor="text1"/>
            <w:highlight w:val="yellow"/>
            <w:rPrChange w:id="4" w:author="Parks, Robbie M" w:date="2019-01-02T12:51:00Z">
              <w:rPr>
                <w:color w:val="000000" w:themeColor="text1"/>
              </w:rPr>
            </w:rPrChange>
          </w:rPr>
          <w:delText>2</w:delText>
        </w:r>
      </w:del>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del w:id="5" w:author="Parks, Robbie M" w:date="2019-01-02T12:52:00Z">
        <w:r w:rsidR="004D784E" w:rsidRPr="00091E0C" w:rsidDel="00B653AD">
          <w:delText xml:space="preserve">d </w:delText>
        </w:r>
      </w:del>
      <w:r w:rsidR="004D784E" w:rsidRPr="00091E0C">
        <w:t>by sex</w:t>
      </w:r>
      <w:r w:rsidRPr="00F53433">
        <w:t xml:space="preserve"> </w:t>
      </w:r>
      <w:r w:rsidRPr="00091E0C">
        <w:t xml:space="preserve">and age group </w:t>
      </w:r>
      <w:r w:rsidR="004D784E" w:rsidRPr="00091E0C">
        <w:t xml:space="preserve">(Figure </w:t>
      </w:r>
      <w:ins w:id="6" w:author="Parks, Robbie M" w:date="2019-01-02T22:31:00Z">
        <w:r w:rsidR="00CB4D3C">
          <w:t>1</w:t>
        </w:r>
      </w:ins>
      <w:del w:id="7" w:author="Parks, Robbie M" w:date="2019-01-02T22:31:00Z">
        <w:r w:rsidR="00110E50" w:rsidDel="00CB4D3C">
          <w:delText>2</w:delText>
        </w:r>
      </w:del>
      <w:r w:rsidR="004D784E" w:rsidRPr="00091E0C">
        <w:t>).</w:t>
      </w:r>
      <w:r>
        <w:t xml:space="preserve"> </w:t>
      </w:r>
      <w:del w:id="8" w:author="Parks, Robbie M" w:date="2019-01-02T12:53:00Z">
        <w:r w:rsidDel="00A77DA0">
          <w:delText>T</w:delText>
        </w:r>
      </w:del>
      <w:ins w:id="9" w:author="Parks, Robbie M" w:date="2019-01-02T12:53:00Z">
        <w:r w:rsidR="00096862">
          <w:t>T</w:t>
        </w:r>
      </w:ins>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886AE3">
      <w:pPr>
        <w:spacing w:line="480" w:lineRule="auto"/>
      </w:pPr>
    </w:p>
    <w:p w14:paraId="2B1F2ED1" w14:textId="14D6455E" w:rsidR="0078091F" w:rsidRDefault="00F653F3" w:rsidP="00886AE3">
      <w:pPr>
        <w:spacing w:line="480" w:lineRule="auto"/>
      </w:pPr>
      <w:r w:rsidRPr="003017A9">
        <w:t>There was a decline in three out of five</w:t>
      </w:r>
      <w:r w:rsidR="00B326E6">
        <w:t xml:space="preserve"> major</w:t>
      </w:r>
      <w:r w:rsidRPr="003017A9">
        <w:t xml:space="preserve"> types of injury (transport, drownings and assault) </w:t>
      </w:r>
      <w:r w:rsidR="00B326E6">
        <w:t>from 1980 to 2016.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ins w:id="10" w:author="Parks, Robbie M" w:date="2019-01-02T13:05:00Z">
        <w:r w:rsidR="00D90893">
          <w:t>ly</w:t>
        </w:r>
      </w:ins>
      <w:r w:rsidR="00B326E6">
        <w:t xml:space="preserve"> </w:t>
      </w:r>
      <w:r w:rsidR="00B326E6" w:rsidRPr="003017A9">
        <w:t>decreas</w:t>
      </w:r>
      <w:r w:rsidR="00B326E6">
        <w:t>ed</w:t>
      </w:r>
      <w:r w:rsidR="00B326E6" w:rsidRPr="003017A9">
        <w:t xml:space="preserve"> </w:t>
      </w:r>
      <w:r w:rsidR="00B326E6">
        <w:t xml:space="preserve">followed by an increase to surpass its </w:t>
      </w:r>
      <w:r w:rsidRPr="003017A9">
        <w:t>1980 levels</w:t>
      </w:r>
      <w:r w:rsidR="0051614E" w:rsidRPr="009D14AA">
        <w:t xml:space="preserve"> (Figure </w:t>
      </w:r>
      <w:ins w:id="11" w:author="Parks, Robbie M" w:date="2019-01-02T22:31:00Z">
        <w:r w:rsidR="00480629" w:rsidRPr="00E566A6">
          <w:t>2</w:t>
        </w:r>
      </w:ins>
      <w:r w:rsidR="0051614E" w:rsidRPr="009D14AA">
        <w:t>)</w:t>
      </w:r>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886AE3">
      <w:pPr>
        <w:spacing w:line="480" w:lineRule="auto"/>
      </w:pPr>
    </w:p>
    <w:p w14:paraId="53FD17A7" w14:textId="6E766DD7" w:rsidR="00D03B30" w:rsidRDefault="00D03B30" w:rsidP="00D03B30">
      <w:pPr>
        <w:spacing w:line="480" w:lineRule="auto"/>
        <w:rPr>
          <w:color w:val="000000" w:themeColor="text1"/>
        </w:rPr>
      </w:pPr>
      <w:r>
        <w:rPr>
          <w:color w:val="000000" w:themeColor="text1"/>
        </w:rPr>
        <w:t>Furthermore, 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mpared to long-term experiences, and hence change seasonal weather patterns, which can disrupt long-term adaptation. To overcome this gap requires data on</w:t>
      </w:r>
      <w:r w:rsidRPr="002B11C6">
        <w:rPr>
          <w:color w:val="000000" w:themeColor="text1"/>
        </w:rPr>
        <w:t xml:space="preserve"> temperature and health in </w:t>
      </w:r>
      <w:proofErr w:type="gramStart"/>
      <w:r w:rsidRPr="002B11C6">
        <w:rPr>
          <w:color w:val="000000" w:themeColor="text1"/>
        </w:rPr>
        <w:t>a large number of</w:t>
      </w:r>
      <w:proofErr w:type="gramEnd"/>
      <w:r w:rsidRPr="002B11C6">
        <w:rPr>
          <w:color w:val="000000" w:themeColor="text1"/>
        </w:rPr>
        <w:t xml:space="preserve"> places over a long period of time, and methodology that uses these data to</w:t>
      </w:r>
      <w:r>
        <w:rPr>
          <w:color w:val="000000" w:themeColor="text1"/>
        </w:rPr>
        <w:t xml:space="preserve"> </w:t>
      </w:r>
      <w:r w:rsidRPr="002B11C6">
        <w:rPr>
          <w:color w:val="000000" w:themeColor="text1"/>
        </w:rPr>
        <w:t>understand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 xml:space="preserve">impact population health. </w:t>
      </w:r>
    </w:p>
    <w:p w14:paraId="2F813284" w14:textId="77777777" w:rsidR="00D03B30" w:rsidRDefault="00D03B30" w:rsidP="00D03B30">
      <w:pPr>
        <w:spacing w:line="480" w:lineRule="auto"/>
        <w:rPr>
          <w:color w:val="000000" w:themeColor="text1"/>
        </w:rPr>
      </w:pPr>
    </w:p>
    <w:p w14:paraId="52915CCE" w14:textId="431F7664" w:rsidR="00D03B30" w:rsidRPr="00083BC4" w:rsidRDefault="00BF3738" w:rsidP="00D03B30">
      <w:pPr>
        <w:spacing w:line="480" w:lineRule="auto"/>
        <w:rPr>
          <w:color w:val="000000" w:themeColor="text1"/>
        </w:rPr>
      </w:pPr>
      <w:r>
        <w:rPr>
          <w:color w:val="000000" w:themeColor="text1"/>
        </w:rPr>
        <w:lastRenderedPageBreak/>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  We first defined a measure to characterise anomalous temperature for each state and month compared to</w:t>
      </w:r>
      <w:r w:rsidR="00D03B30">
        <w:t xml:space="preserve"> </w:t>
      </w:r>
      <w:r w:rsidR="00D03B30" w:rsidRPr="00636C9B">
        <w:t>long-term temperature</w:t>
      </w:r>
      <w:r w:rsidR="00D03B30">
        <w:t xml:space="preserve"> of the state in that month (Figure </w:t>
      </w:r>
      <w:ins w:id="12" w:author="Parks, Robbie M" w:date="2019-01-02T22:36:00Z">
        <w:r w:rsidR="00E566A6">
          <w:t>3</w:t>
        </w:r>
      </w:ins>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w:t>
      </w:r>
      <w:proofErr w:type="spellStart"/>
      <w:r w:rsidR="00D03B30" w:rsidRPr="00636C9B">
        <w:rPr>
          <w:color w:val="000000" w:themeColor="text1"/>
        </w:rPr>
        <w:t>spatio</w:t>
      </w:r>
      <w:proofErr w:type="spellEnd"/>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We used the </w:t>
      </w:r>
      <w:r w:rsidR="00D03B30">
        <w:rPr>
          <w:color w:val="000000" w:themeColor="text1"/>
        </w:rPr>
        <w:t xml:space="preserve">resultant risk estimates to calculate change in </w:t>
      </w:r>
      <w:r w:rsidR="00D03B30" w:rsidRPr="00636C9B">
        <w:rPr>
          <w:color w:val="000000" w:themeColor="text1"/>
        </w:rPr>
        <w:t>deaths</w:t>
      </w:r>
      <w:r w:rsidR="00D03B30">
        <w:rPr>
          <w:color w:val="000000" w:themeColor="text1"/>
        </w:rPr>
        <w:t>,</w:t>
      </w:r>
      <w:r w:rsidR="00D03B30" w:rsidRPr="00636C9B">
        <w:rPr>
          <w:color w:val="000000" w:themeColor="text1"/>
        </w:rPr>
        <w:t xml:space="preserve"> by </w:t>
      </w:r>
      <w:r w:rsidR="00D03B30">
        <w:rPr>
          <w:color w:val="000000" w:themeColor="text1"/>
        </w:rPr>
        <w:t>type</w:t>
      </w:r>
      <w:r w:rsidR="00D03B30" w:rsidRPr="00636C9B">
        <w:rPr>
          <w:color w:val="000000" w:themeColor="text1"/>
        </w:rPr>
        <w:t xml:space="preserve"> of injury, sex, age group</w:t>
      </w:r>
      <w:r w:rsidR="00D03B30">
        <w:rPr>
          <w:color w:val="000000" w:themeColor="text1"/>
        </w:rPr>
        <w:t>, state</w:t>
      </w:r>
      <w:r w:rsidR="00D03B30" w:rsidRPr="00636C9B">
        <w:rPr>
          <w:color w:val="000000" w:themeColor="text1"/>
        </w:rPr>
        <w:t xml:space="preserve"> and month,</w:t>
      </w:r>
      <w:r w:rsidR="00D03B30">
        <w:rPr>
          <w:color w:val="000000" w:themeColor="text1"/>
        </w:rPr>
        <w:t xml:space="preserve"> in a year in which each month</w:t>
      </w:r>
      <w:del w:id="13" w:author="Parks, Robbie M" w:date="2019-01-02T13:13:00Z">
        <w:r w:rsidR="00D03B30" w:rsidDel="004478EB">
          <w:rPr>
            <w:color w:val="000000" w:themeColor="text1"/>
          </w:rPr>
          <w:delText xml:space="preserve"> </w:delText>
        </w:r>
      </w:del>
      <w:r w:rsidR="00D03B30">
        <w:rPr>
          <w:color w:val="000000" w:themeColor="text1"/>
        </w:rPr>
        <w:t xml:space="preserve"> in each state were +</w:t>
      </w:r>
      <w:r w:rsidR="00D03B30" w:rsidRPr="00636C9B">
        <w:rPr>
          <w:color w:val="000000" w:themeColor="text1"/>
        </w:rPr>
        <w:t>1</w:t>
      </w:r>
      <w:r w:rsidR="00D03B30" w:rsidRPr="00636C9B">
        <w:rPr>
          <w:rFonts w:ascii="Arial" w:eastAsia="Times New Roman" w:hAnsi="Arial" w:cs="Arial"/>
          <w:bCs/>
          <w:color w:val="222222"/>
          <w:shd w:val="clear" w:color="auto" w:fill="FFFFFF"/>
        </w:rPr>
        <w:t>°</w:t>
      </w:r>
      <w:r w:rsidR="00D03B30" w:rsidRPr="00636C9B">
        <w:rPr>
          <w:color w:val="000000" w:themeColor="text1"/>
        </w:rPr>
        <w:t>C</w:t>
      </w:r>
      <w:r w:rsidR="00D03B30">
        <w:rPr>
          <w:color w:val="000000" w:themeColor="text1"/>
        </w:rPr>
        <w:t xml:space="preserve"> above its long-term normal</w:t>
      </w:r>
      <w:r w:rsidR="00D03B30" w:rsidRPr="00636C9B">
        <w:rPr>
          <w:color w:val="000000" w:themeColor="text1"/>
        </w:rPr>
        <w:t>.</w:t>
      </w:r>
    </w:p>
    <w:p w14:paraId="2DA23D8D" w14:textId="77777777" w:rsidR="00D03B30" w:rsidRDefault="00D03B30" w:rsidP="00D03B30">
      <w:pPr>
        <w:spacing w:line="480" w:lineRule="auto"/>
        <w:rPr>
          <w:color w:val="000000" w:themeColor="text1"/>
        </w:rPr>
      </w:pPr>
    </w:p>
    <w:p w14:paraId="2E1A277C" w14:textId="58207C7B" w:rsidR="00C60C27" w:rsidRDefault="00BF3738" w:rsidP="00886AE3">
      <w:pPr>
        <w:spacing w:line="480" w:lineRule="auto"/>
      </w:pPr>
      <w:r>
        <w:t>Using the</w:t>
      </w:r>
      <w:r w:rsidR="00955652" w:rsidRPr="004326BD">
        <w:t xml:space="preserve"> estimated associations </w:t>
      </w:r>
      <w:r>
        <w:t>between injury death rates and temperature anom</w:t>
      </w:r>
      <w:ins w:id="14" w:author="Parks, Robbie M" w:date="2019-01-02T13:13:00Z">
        <w:r w:rsidR="004478EB">
          <w:t>a</w:t>
        </w:r>
      </w:ins>
      <w:del w:id="15" w:author="Parks, Robbie M" w:date="2019-01-02T13:13:00Z">
        <w:r w:rsidDel="004478EB">
          <w:delText>o</w:delText>
        </w:r>
      </w:del>
      <w:r>
        <w:t>l</w:t>
      </w:r>
      <w:del w:id="16" w:author="Parks, Robbie M" w:date="2019-01-02T13:13:00Z">
        <w:r w:rsidDel="004478EB">
          <w:delText>og</w:delText>
        </w:r>
      </w:del>
      <w:r>
        <w:t>y</w:t>
      </w:r>
      <w:r w:rsidR="00955652" w:rsidRPr="004326BD">
        <w:t>, there would be an additional 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injury deaths </w:t>
      </w:r>
      <w:r>
        <w:t>in a warm year</w:t>
      </w:r>
      <w:r w:rsidR="006D7FD3" w:rsidRPr="00C60C27">
        <w:t>,</w:t>
      </w:r>
      <w:r w:rsidR="00955652" w:rsidRPr="00C60C27">
        <w:t xml:space="preserve"> </w:t>
      </w:r>
      <w:r>
        <w:t xml:space="preserve">equal to </w:t>
      </w:r>
      <w:r w:rsidR="00955652" w:rsidRPr="004326BD">
        <w:t>0.</w:t>
      </w:r>
      <w:del w:id="17" w:author="Parks, Robbie M" w:date="2019-01-02T13:26:00Z">
        <w:r w:rsidR="00955652" w:rsidRPr="004326BD" w:rsidDel="002F29BA">
          <w:delText>65</w:delText>
        </w:r>
      </w:del>
      <w:ins w:id="18" w:author="Parks, Robbie M" w:date="2019-01-02T13:26:00Z">
        <w:r w:rsidR="002F29BA">
          <w:t>47</w:t>
        </w:r>
      </w:ins>
      <w:r w:rsidR="00955652" w:rsidRPr="004326BD">
        <w:t xml:space="preserve">% of </w:t>
      </w:r>
      <w:ins w:id="19" w:author="Parks, Robbie M" w:date="2019-01-02T13:26:00Z">
        <w:r w:rsidR="00256DE5">
          <w:t xml:space="preserve">all </w:t>
        </w:r>
      </w:ins>
      <w:r w:rsidR="00955652" w:rsidRPr="004326BD">
        <w:t>injury deaths in 2016</w:t>
      </w:r>
      <w:r w:rsidR="00107AA8" w:rsidRPr="004326BD">
        <w:t xml:space="preserve"> (</w:t>
      </w:r>
      <w:r w:rsidR="00107AA8" w:rsidRPr="00C60C27">
        <w:t xml:space="preserve">Figure </w:t>
      </w:r>
      <w:del w:id="20" w:author="Parks, Robbie M" w:date="2019-01-02T13:14:00Z">
        <w:r w:rsidR="00600EAA" w:rsidRPr="00C91F71" w:rsidDel="004478EB">
          <w:delText>4</w:delText>
        </w:r>
      </w:del>
      <w:ins w:id="21" w:author="Parks, Robbie M" w:date="2019-01-02T13:14:00Z">
        <w:r w:rsidR="00B44620" w:rsidRPr="00C91F71">
          <w:rPr>
            <w:rPrChange w:id="22" w:author="Parks, Robbie M" w:date="2019-01-02T22:36:00Z">
              <w:rPr>
                <w:highlight w:val="yellow"/>
              </w:rPr>
            </w:rPrChange>
          </w:rPr>
          <w:t>4</w:t>
        </w:r>
      </w:ins>
      <w:r w:rsidR="00107AA8" w:rsidRPr="00C60C27">
        <w:t>)</w:t>
      </w:r>
      <w:r w:rsidR="00955652" w:rsidRPr="00C60C27">
        <w:t>.</w:t>
      </w:r>
      <w:r w:rsidR="001349B6" w:rsidRPr="00C60C27">
        <w:t xml:space="preserve"> </w:t>
      </w:r>
      <w:ins w:id="23" w:author="Parks, Robbie M" w:date="2019-01-02T13:31:00Z">
        <w:r w:rsidR="00D014BD">
          <w:t xml:space="preserve">By gender, </w:t>
        </w:r>
      </w:ins>
      <w:r w:rsidR="001349B6" w:rsidRPr="003017A9">
        <w:t xml:space="preserve">87% of additional deaths </w:t>
      </w:r>
      <w:ins w:id="24" w:author="Parks, Robbie M" w:date="2019-01-02T13:27:00Z">
        <w:r w:rsidR="00430580">
          <w:t xml:space="preserve">would occur </w:t>
        </w:r>
      </w:ins>
      <w:r w:rsidR="001349B6" w:rsidRPr="003017A9">
        <w:t>in males and 13% in females.</w:t>
      </w:r>
      <w:ins w:id="25" w:author="Parks, Robbie M" w:date="2019-01-02T13:37:00Z">
        <w:r w:rsidR="006055C9">
          <w:t xml:space="preserve"> By age,</w:t>
        </w:r>
      </w:ins>
      <w:r w:rsidR="001349B6" w:rsidRPr="003017A9">
        <w:t xml:space="preserve"> </w:t>
      </w:r>
      <w:del w:id="26" w:author="Parks, Robbie M" w:date="2019-01-02T13:32:00Z">
        <w:r w:rsidR="001349B6" w:rsidRPr="003017A9" w:rsidDel="00E24CAF">
          <w:delText xml:space="preserve">In </w:delText>
        </w:r>
        <w:r w:rsidR="004D273B" w:rsidDel="00E24CAF">
          <w:delText>total additional deaths</w:delText>
        </w:r>
        <w:r w:rsidR="001349B6" w:rsidRPr="003017A9" w:rsidDel="00E24CAF">
          <w:delText xml:space="preserve">, </w:delText>
        </w:r>
      </w:del>
      <w:r w:rsidR="00DC1E6C">
        <w:t>80</w:t>
      </w:r>
      <w:del w:id="27" w:author="Parks, Robbie M" w:date="2019-01-02T13:30:00Z">
        <w:r w:rsidR="00DC1E6C" w:rsidDel="0098742C">
          <w:delText>.1</w:delText>
        </w:r>
      </w:del>
      <w:r w:rsidR="001349B6" w:rsidRPr="003017A9">
        <w:t>% of all deaths</w:t>
      </w:r>
      <w:r w:rsidR="00C91B02" w:rsidRPr="003017A9">
        <w:t xml:space="preserve"> would </w:t>
      </w:r>
      <w:del w:id="28" w:author="Parks, Robbie M" w:date="2019-01-02T13:32:00Z">
        <w:r w:rsidR="00C91B02" w:rsidRPr="003017A9" w:rsidDel="00E24CAF">
          <w:delText xml:space="preserve">be </w:delText>
        </w:r>
      </w:del>
      <w:ins w:id="29" w:author="Parks, Robbie M" w:date="2019-01-02T13:32:00Z">
        <w:r w:rsidR="00E24CAF">
          <w:t xml:space="preserve">occur </w:t>
        </w:r>
      </w:ins>
      <w:ins w:id="30" w:author="Parks, Robbie M" w:date="2019-01-07T23:17:00Z">
        <w:r w:rsidR="00B5152B">
          <w:t>in</w:t>
        </w:r>
      </w:ins>
      <w:del w:id="31" w:author="Parks, Robbie M" w:date="2019-01-02T13:32:00Z">
        <w:r w:rsidR="001F2DC7" w:rsidDel="005272F3">
          <w:delText xml:space="preserve">for </w:delText>
        </w:r>
      </w:del>
      <w:ins w:id="32" w:author="Parks, Robbie M" w:date="2019-01-02T13:32:00Z">
        <w:r w:rsidR="00E24CAF">
          <w:t xml:space="preserve"> </w:t>
        </w:r>
      </w:ins>
      <w:r w:rsidR="001F2DC7">
        <w:t>males in</w:t>
      </w:r>
      <w:r w:rsidR="00C91B02" w:rsidRPr="003017A9">
        <w:t xml:space="preserve"> </w:t>
      </w:r>
      <w:r w:rsidR="001349B6" w:rsidRPr="003017A9">
        <w:t xml:space="preserve">adolescence </w:t>
      </w:r>
      <w:r w:rsidR="00C91B02" w:rsidRPr="003017A9">
        <w:t>to middle-</w:t>
      </w:r>
      <w:r w:rsidR="001349B6" w:rsidRPr="003017A9">
        <w:t xml:space="preserve">ages </w:t>
      </w:r>
      <w:r w:rsidR="00C91B02" w:rsidRPr="003017A9">
        <w:t>15-64 years</w:t>
      </w:r>
      <w:r w:rsidR="004326BD" w:rsidRPr="003017A9">
        <w:t xml:space="preserve">. </w:t>
      </w:r>
      <w:r w:rsidR="00D83449" w:rsidRPr="003017A9">
        <w:t>Most additional deaths</w:t>
      </w:r>
      <w:r w:rsidR="001349B6" w:rsidRPr="003017A9">
        <w:t xml:space="preserve"> </w:t>
      </w:r>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del w:id="33" w:author="Parks, Robbie M" w:date="2019-01-02T13:32:00Z">
        <w:r w:rsidR="00532131" w:rsidRPr="003017A9" w:rsidDel="008215A5">
          <w:delText xml:space="preserve">are </w:delText>
        </w:r>
      </w:del>
      <w:ins w:id="34" w:author="Parks, Robbie M" w:date="2019-01-02T13:32:00Z">
        <w:r w:rsidR="008215A5">
          <w:t>would be</w:t>
        </w:r>
        <w:r w:rsidR="008215A5" w:rsidRPr="003017A9">
          <w:t xml:space="preserve"> </w:t>
        </w:r>
      </w:ins>
      <w:r w:rsidR="00D83449"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4AE64574" w14:textId="77777777" w:rsidR="00C60C27" w:rsidRPr="003017A9" w:rsidRDefault="00C60C27" w:rsidP="00886AE3">
      <w:pPr>
        <w:spacing w:line="480" w:lineRule="auto"/>
      </w:pPr>
    </w:p>
    <w:p w14:paraId="24D7051E" w14:textId="2ADBD67F" w:rsidR="00C21FFF" w:rsidRDefault="00BC291C" w:rsidP="00886AE3">
      <w:pPr>
        <w:spacing w:line="480" w:lineRule="auto"/>
      </w:pPr>
      <w:del w:id="35" w:author="Parks, Robbie M" w:date="2019-01-02T13:42:00Z">
        <w:r w:rsidRPr="003017A9" w:rsidDel="00B17F42">
          <w:delText>The only injury</w:delText>
        </w:r>
        <w:r w:rsidR="00C325E0" w:rsidRPr="003017A9" w:rsidDel="00B17F42">
          <w:delText xml:space="preserve"> type</w:delText>
        </w:r>
        <w:r w:rsidRPr="003017A9" w:rsidDel="00B17F42">
          <w:delText xml:space="preserve"> to decrease in number of deaths </w:delText>
        </w:r>
      </w:del>
      <w:del w:id="36" w:author="Parks, Robbie M" w:date="2019-01-02T13:38:00Z">
        <w:r w:rsidR="00532131" w:rsidRPr="003017A9" w:rsidDel="00BD4533">
          <w:delText>was</w:delText>
        </w:r>
        <w:r w:rsidRPr="003017A9" w:rsidDel="00BD4533">
          <w:delText xml:space="preserve"> </w:delText>
        </w:r>
      </w:del>
      <w:ins w:id="37" w:author="Parks, Robbie M" w:date="2019-01-02T13:42:00Z">
        <w:r w:rsidR="00B17F42">
          <w:t>Only</w:t>
        </w:r>
      </w:ins>
      <w:ins w:id="38" w:author="Parks, Robbie M" w:date="2019-01-02T13:38:00Z">
        <w:r w:rsidR="00BD4533" w:rsidRPr="003017A9">
          <w:t xml:space="preserve"> </w:t>
        </w:r>
      </w:ins>
      <w:r w:rsidRPr="003017A9">
        <w:t>deaths</w:t>
      </w:r>
      <w:r w:rsidR="00C325E0" w:rsidRPr="003017A9">
        <w:t xml:space="preserve"> from falls</w:t>
      </w:r>
      <w:ins w:id="39" w:author="Parks, Robbie M" w:date="2019-01-02T13:42:00Z">
        <w:r w:rsidR="00B17F42">
          <w:t xml:space="preserve"> would experience a decrease in deaths</w:t>
        </w:r>
      </w:ins>
      <w:r w:rsidRPr="003017A9">
        <w:t xml:space="preserve">, largely </w:t>
      </w:r>
      <w:r w:rsidR="00C91B02" w:rsidRPr="003017A9">
        <w:t>as a result of</w:t>
      </w:r>
      <w:r w:rsidRPr="003017A9">
        <w:t xml:space="preserve"> the reduction in falls deaths from </w:t>
      </w:r>
      <w:r w:rsidR="00697ADB" w:rsidRPr="003017A9">
        <w:t>middle</w:t>
      </w:r>
      <w:r w:rsidR="00C91B02" w:rsidRPr="003017A9">
        <w:t xml:space="preserve"> and </w:t>
      </w:r>
      <w:r w:rsidR="00697ADB" w:rsidRPr="003017A9">
        <w:t>older ages</w:t>
      </w:r>
      <w:r w:rsidR="00C60C27" w:rsidRPr="00535841">
        <w:t xml:space="preserve"> (F</w:t>
      </w:r>
      <w:r w:rsidR="00C60C27" w:rsidRPr="00E440F0">
        <w:t>igure 4)</w:t>
      </w:r>
      <w:r w:rsidR="00C325E0" w:rsidRPr="003017A9">
        <w:t>.</w:t>
      </w:r>
      <w:r w:rsidR="00535841" w:rsidRPr="00535841">
        <w:t xml:space="preserve"> Fur</w:t>
      </w:r>
      <w:r w:rsidR="00535841" w:rsidRPr="00E440F0">
        <w:t xml:space="preserve">ther, </w:t>
      </w:r>
      <w:r w:rsidR="00535841" w:rsidRPr="003017A9">
        <w:t>t</w:t>
      </w:r>
      <w:r w:rsidR="00156710" w:rsidRPr="003017A9">
        <w:t>here would be a ne</w:t>
      </w:r>
      <w:r w:rsidR="00EF44AE" w:rsidRPr="003017A9">
        <w:t xml:space="preserve">t decrease in </w:t>
      </w:r>
      <w:ins w:id="40" w:author="Parks, Robbie M" w:date="2019-01-02T13:43:00Z">
        <w:r w:rsidR="00DE30F7">
          <w:t xml:space="preserve">deaths of </w:t>
        </w:r>
      </w:ins>
      <w:r w:rsidR="006205BD" w:rsidRPr="003017A9">
        <w:t>oldest</w:t>
      </w:r>
      <w:r w:rsidR="00EF44AE" w:rsidRPr="003017A9">
        <w:t xml:space="preserve"> males and females </w:t>
      </w:r>
      <w:ins w:id="41" w:author="Parks, Robbie M" w:date="2019-01-02T13:43:00Z">
        <w:r w:rsidR="00DE30F7">
          <w:t xml:space="preserve">from all injuries </w:t>
        </w:r>
      </w:ins>
      <w:r w:rsidR="00EF44AE" w:rsidRPr="003017A9">
        <w:t>due to decrease in falls deaths</w:t>
      </w:r>
      <w:r w:rsidR="00156710" w:rsidRPr="003017A9">
        <w:t>.</w:t>
      </w:r>
      <w:r w:rsidR="00E440F0">
        <w:t xml:space="preserve"> Within the year, summers </w:t>
      </w:r>
      <w:r w:rsidR="00E440F0">
        <w:lastRenderedPageBreak/>
        <w:t>would see the largest rise in drowning compared with other times of the year, especially male drowning. Winters would see the largest decrease in falls. The association with additional transport deaths by is largely independent of season.</w:t>
      </w:r>
    </w:p>
    <w:p w14:paraId="5384350F" w14:textId="77777777" w:rsidR="00C21FFF" w:rsidRPr="00EF44EF" w:rsidRDefault="00C21FFF" w:rsidP="00886AE3"/>
    <w:p w14:paraId="2A4F5236" w14:textId="1B4FEE0F" w:rsidR="00A83200" w:rsidDel="00852290" w:rsidRDefault="00C21FFF">
      <w:pPr>
        <w:spacing w:line="480" w:lineRule="auto"/>
        <w:rPr>
          <w:del w:id="42" w:author="Parks, Robbie M" w:date="2019-01-02T13:50:00Z"/>
        </w:rPr>
        <w:pPrChange w:id="43" w:author="Parks, Robbie M" w:date="2019-01-02T13:50:00Z">
          <w:pPr/>
        </w:pPrChange>
      </w:pPr>
      <w:r w:rsidRPr="00D06095">
        <w:t>T</w:t>
      </w:r>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w:t>
      </w:r>
      <w:ins w:id="44" w:author="Parks, Robbie M" w:date="2019-01-02T13:45:00Z">
        <w:r w:rsidR="00AC1365">
          <w:t xml:space="preserve">would be </w:t>
        </w:r>
      </w:ins>
      <w:r w:rsidR="00A83200" w:rsidRPr="00D06095">
        <w:t>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(less than 2%)</w:t>
      </w:r>
      <w:r w:rsidR="002352BB" w:rsidRPr="00D06095">
        <w:t>.</w:t>
      </w:r>
      <w:r w:rsidR="004B6DA1" w:rsidRPr="00D06095">
        <w:t xml:space="preserve"> T</w:t>
      </w:r>
      <w:r w:rsidR="00B642A0" w:rsidRPr="003017A9">
        <w:t xml:space="preserve">he </w:t>
      </w:r>
      <w:r w:rsidR="00B139EF" w:rsidRPr="003017A9">
        <w:t>e</w:t>
      </w:r>
      <w:r w:rsidR="003B3A5E" w:rsidRPr="003017A9">
        <w:t xml:space="preserve">xcess risk from transport </w:t>
      </w:r>
      <w:del w:id="45" w:author="Parks, Robbie M" w:date="2019-01-02T13:45:00Z">
        <w:r w:rsidR="003B3A5E" w:rsidRPr="003017A9" w:rsidDel="00030067">
          <w:delText xml:space="preserve">was </w:delText>
        </w:r>
      </w:del>
      <w:ins w:id="46" w:author="Parks, Robbie M" w:date="2019-01-02T13:45:00Z">
        <w:r w:rsidR="00030067">
          <w:t>would be</w:t>
        </w:r>
        <w:r w:rsidR="00030067" w:rsidRPr="003017A9">
          <w:t xml:space="preserve"> </w:t>
        </w:r>
      </w:ins>
      <w:r w:rsidR="001E1AA1" w:rsidRPr="003017A9">
        <w:t xml:space="preserve">generally </w:t>
      </w:r>
      <w:r w:rsidR="003B3A5E" w:rsidRPr="003017A9">
        <w:t>larger 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p>
    <w:p w14:paraId="45458504" w14:textId="77777777" w:rsidR="00852290" w:rsidRPr="00886AE3" w:rsidRDefault="00852290" w:rsidP="00886AE3">
      <w:pPr>
        <w:spacing w:line="480" w:lineRule="auto"/>
        <w:rPr>
          <w:ins w:id="47" w:author="Parks, Robbie M" w:date="2019-01-02T13:50:00Z"/>
          <w:rFonts w:eastAsia="Times New Roman"/>
          <w:color w:val="000000"/>
        </w:rPr>
      </w:pPr>
    </w:p>
    <w:p w14:paraId="32241E08" w14:textId="2278B9A6" w:rsidR="005B36C6" w:rsidRDefault="005B36C6">
      <w:pPr>
        <w:spacing w:line="480" w:lineRule="auto"/>
        <w:rPr>
          <w:b/>
        </w:rPr>
        <w:pPrChange w:id="48" w:author="Parks, Robbie M" w:date="2019-01-02T13:50:00Z">
          <w:pPr/>
        </w:pPrChange>
      </w:pPr>
    </w:p>
    <w:p w14:paraId="21807569" w14:textId="6AF61CD0" w:rsidR="00B119D5" w:rsidRDefault="00621835" w:rsidP="00557C12">
      <w:pPr>
        <w:rPr>
          <w:i/>
        </w:rPr>
      </w:pPr>
      <w:r w:rsidRPr="00886AE3">
        <w:rPr>
          <w:i/>
        </w:rPr>
        <w:t>How do we compare with prior studies?</w:t>
      </w:r>
    </w:p>
    <w:p w14:paraId="7F7AE531" w14:textId="77777777" w:rsidR="00483467" w:rsidRDefault="00483467" w:rsidP="00557C12">
      <w:pPr>
        <w:rPr>
          <w:i/>
        </w:rPr>
      </w:pPr>
    </w:p>
    <w:p w14:paraId="761634FA" w14:textId="36E09407" w:rsidR="00335C7B" w:rsidRDefault="00335C7B" w:rsidP="00886AE3">
      <w:pPr>
        <w:pStyle w:val="ListParagraph"/>
        <w:numPr>
          <w:ilvl w:val="0"/>
          <w:numId w:val="11"/>
        </w:numPr>
        <w:spacing w:after="0" w:line="240" w:lineRule="auto"/>
        <w:rPr>
          <w:ins w:id="49" w:author="Bennett, James E" w:date="2019-01-09T10:39:00Z"/>
          <w:rFonts w:ascii="Times New Roman" w:hAnsi="Times New Roman"/>
          <w:sz w:val="24"/>
          <w:szCs w:val="24"/>
        </w:rPr>
      </w:pPr>
      <w:ins w:id="50" w:author="Bennett, James E" w:date="2019-01-09T10:39:00Z">
        <w:r>
          <w:rPr>
            <w:rFonts w:ascii="Times New Roman" w:hAnsi="Times New Roman"/>
            <w:sz w:val="24"/>
            <w:szCs w:val="24"/>
          </w:rPr>
          <w:t>There have been no studies which have associated temperature anomaly with injury morta</w:t>
        </w:r>
      </w:ins>
      <w:ins w:id="51" w:author="Bennett, James E" w:date="2019-01-09T10:40:00Z">
        <w:r>
          <w:rPr>
            <w:rFonts w:ascii="Times New Roman" w:hAnsi="Times New Roman"/>
            <w:sz w:val="24"/>
            <w:szCs w:val="24"/>
          </w:rPr>
          <w:t xml:space="preserve">lity, however, </w:t>
        </w:r>
      </w:ins>
      <w:ins w:id="52" w:author="Bennett, James E" w:date="2019-01-09T10:41:00Z">
        <w:r>
          <w:rPr>
            <w:rFonts w:ascii="Times New Roman" w:hAnsi="Times New Roman"/>
            <w:sz w:val="24"/>
            <w:szCs w:val="24"/>
          </w:rPr>
          <w:t xml:space="preserve">our result </w:t>
        </w:r>
        <w:proofErr w:type="gramStart"/>
        <w:r>
          <w:rPr>
            <w:rFonts w:ascii="Times New Roman" w:hAnsi="Times New Roman"/>
            <w:sz w:val="24"/>
            <w:szCs w:val="24"/>
          </w:rPr>
          <w:t>are</w:t>
        </w:r>
        <w:proofErr w:type="gramEnd"/>
        <w:r>
          <w:rPr>
            <w:rFonts w:ascii="Times New Roman" w:hAnsi="Times New Roman"/>
            <w:sz w:val="24"/>
            <w:szCs w:val="24"/>
          </w:rPr>
          <w:t xml:space="preserve"> broadly in agreement with those </w:t>
        </w:r>
        <w:commentRangeStart w:id="53"/>
        <w:r>
          <w:rPr>
            <w:rFonts w:ascii="Times New Roman" w:hAnsi="Times New Roman"/>
            <w:sz w:val="24"/>
            <w:szCs w:val="24"/>
          </w:rPr>
          <w:t xml:space="preserve">which treat </w:t>
        </w:r>
      </w:ins>
      <w:ins w:id="54" w:author="Bennett, James E" w:date="2019-01-09T10:42:00Z">
        <w:r>
          <w:rPr>
            <w:rFonts w:ascii="Times New Roman" w:hAnsi="Times New Roman"/>
            <w:sz w:val="24"/>
            <w:szCs w:val="24"/>
          </w:rPr>
          <w:t>temperature…</w:t>
        </w:r>
        <w:commentRangeEnd w:id="53"/>
        <w:r>
          <w:rPr>
            <w:rStyle w:val="CommentReference"/>
            <w:rFonts w:asciiTheme="minorHAnsi" w:eastAsiaTheme="minorHAnsi" w:hAnsiTheme="minorHAnsi" w:cstheme="minorBidi"/>
          </w:rPr>
          <w:commentReference w:id="53"/>
        </w:r>
      </w:ins>
    </w:p>
    <w:p w14:paraId="71F824B6" w14:textId="6F3F9A7A" w:rsidR="00483467" w:rsidRPr="00886AE3" w:rsidRDefault="00451818" w:rsidP="00886AE3">
      <w:pPr>
        <w:pStyle w:val="ListParagraph"/>
        <w:numPr>
          <w:ilvl w:val="0"/>
          <w:numId w:val="11"/>
        </w:numPr>
        <w:spacing w:after="0" w:line="240" w:lineRule="auto"/>
        <w:rPr>
          <w:rFonts w:ascii="Times New Roman" w:hAnsi="Times New Roman"/>
          <w:sz w:val="24"/>
          <w:szCs w:val="24"/>
        </w:rPr>
      </w:pPr>
      <w:r>
        <w:rPr>
          <w:rFonts w:ascii="Times New Roman" w:hAnsi="Times New Roman"/>
          <w:sz w:val="24"/>
          <w:szCs w:val="24"/>
        </w:rPr>
        <w:t xml:space="preserve">A study of US counties showed that an increase of </w:t>
      </w:r>
      <w:r w:rsidRPr="00EA3450">
        <w:rPr>
          <w:rFonts w:ascii="Times New Roman" w:eastAsia="Times New Roman" w:hAnsi="Times New Roman"/>
          <w:bCs/>
          <w:color w:val="222222"/>
          <w:sz w:val="24"/>
          <w:szCs w:val="24"/>
          <w:shd w:val="clear" w:color="auto" w:fill="FFFFFF"/>
          <w:lang w:eastAsia="en-GB"/>
        </w:rPr>
        <w:t>1</w:t>
      </w:r>
      <w:r w:rsidRPr="00EA3450">
        <w:rPr>
          <w:rFonts w:ascii="Times New Roman" w:hAnsi="Times New Roman"/>
          <w:bCs/>
          <w:color w:val="000000" w:themeColor="text1"/>
          <w:sz w:val="24"/>
          <w:szCs w:val="24"/>
        </w:rPr>
        <w:t>°C</w:t>
      </w:r>
      <w:r>
        <w:rPr>
          <w:rFonts w:ascii="Times New Roman" w:hAnsi="Times New Roman"/>
          <w:bCs/>
          <w:color w:val="000000" w:themeColor="text1"/>
          <w:sz w:val="24"/>
          <w:szCs w:val="24"/>
        </w:rPr>
        <w:t xml:space="preserve"> in temperature leads to an </w:t>
      </w:r>
      <w:ins w:id="55" w:author="Parks, Robbie M" w:date="2018-12-31T10:04:00Z">
        <w:r w:rsidR="004B4DC2">
          <w:rPr>
            <w:rFonts w:ascii="Times New Roman" w:hAnsi="Times New Roman"/>
            <w:bCs/>
            <w:color w:val="000000" w:themeColor="text1"/>
            <w:sz w:val="24"/>
            <w:szCs w:val="24"/>
          </w:rPr>
          <w:t xml:space="preserve">all-age </w:t>
        </w:r>
      </w:ins>
      <w:r>
        <w:rPr>
          <w:rFonts w:ascii="Times New Roman" w:hAnsi="Times New Roman"/>
          <w:bCs/>
          <w:color w:val="000000" w:themeColor="text1"/>
          <w:sz w:val="24"/>
          <w:szCs w:val="24"/>
        </w:rPr>
        <w:t>increase of suicide incidence of 0.7%,</w:t>
      </w:r>
      <w:r w:rsidR="006003A1">
        <w:rPr>
          <w:rFonts w:ascii="Times New Roman" w:hAnsi="Times New Roman"/>
          <w:bCs/>
          <w:color w:val="000000" w:themeColor="text1"/>
          <w:sz w:val="24"/>
          <w:szCs w:val="24"/>
        </w:rPr>
        <w:fldChar w:fldCharType="begin" w:fldLock="1"/>
      </w:r>
      <w:r w:rsidR="00DC7F53">
        <w:rPr>
          <w:rFonts w:ascii="Times New Roman" w:hAnsi="Times New Roman"/>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rFonts w:ascii="Times New Roman" w:hAnsi="Times New Roman"/>
          <w:bCs/>
          <w:color w:val="000000" w:themeColor="text1"/>
          <w:sz w:val="24"/>
          <w:szCs w:val="24"/>
        </w:rPr>
        <w:fldChar w:fldCharType="separate"/>
      </w:r>
      <w:r w:rsidR="006003A1" w:rsidRPr="006003A1">
        <w:rPr>
          <w:rFonts w:ascii="Times New Roman" w:hAnsi="Times New Roman"/>
          <w:bCs/>
          <w:noProof/>
          <w:color w:val="000000" w:themeColor="text1"/>
          <w:sz w:val="24"/>
          <w:szCs w:val="24"/>
          <w:vertAlign w:val="superscript"/>
        </w:rPr>
        <w:t>6</w:t>
      </w:r>
      <w:r w:rsidR="006003A1">
        <w:rPr>
          <w:rFonts w:ascii="Times New Roman" w:hAnsi="Times New Roman"/>
          <w:bCs/>
          <w:color w:val="000000" w:themeColor="text1"/>
          <w:sz w:val="24"/>
          <w:szCs w:val="24"/>
        </w:rPr>
        <w:fldChar w:fldCharType="end"/>
      </w:r>
      <w:r>
        <w:rPr>
          <w:rFonts w:ascii="Times New Roman" w:hAnsi="Times New Roman"/>
          <w:bCs/>
          <w:color w:val="000000" w:themeColor="text1"/>
          <w:sz w:val="24"/>
          <w:szCs w:val="24"/>
        </w:rPr>
        <w:t xml:space="preserve"> compared to our </w:t>
      </w:r>
      <w:r w:rsidR="00BB73FD">
        <w:rPr>
          <w:rFonts w:ascii="Times New Roman" w:hAnsi="Times New Roman"/>
          <w:bCs/>
          <w:color w:val="000000" w:themeColor="text1"/>
          <w:sz w:val="24"/>
          <w:szCs w:val="24"/>
        </w:rPr>
        <w:t xml:space="preserve">results of 0.44% - 1% in males across age groups and </w:t>
      </w:r>
      <w:r w:rsidR="001648C7">
        <w:rPr>
          <w:rFonts w:ascii="Times New Roman" w:hAnsi="Times New Roman"/>
          <w:bCs/>
          <w:color w:val="000000" w:themeColor="text1"/>
          <w:sz w:val="24"/>
          <w:szCs w:val="24"/>
        </w:rPr>
        <w:t>0.39% – 1.47% in females.</w:t>
      </w:r>
    </w:p>
    <w:p w14:paraId="7CA76644" w14:textId="78277DA6" w:rsidR="003017A9" w:rsidRDefault="00A85099" w:rsidP="00886AE3">
      <w:pPr>
        <w:pStyle w:val="ListParagraph"/>
        <w:numPr>
          <w:ilvl w:val="0"/>
          <w:numId w:val="11"/>
        </w:numPr>
        <w:rPr>
          <w:rFonts w:ascii="Times New Roman" w:eastAsia="Times New Roman" w:hAnsi="Times New Roman"/>
          <w:sz w:val="24"/>
          <w:szCs w:val="24"/>
          <w:lang w:eastAsia="en-GB"/>
        </w:rPr>
      </w:pPr>
      <w:commentRangeStart w:id="56"/>
      <w:r>
        <w:rPr>
          <w:rFonts w:ascii="Times New Roman" w:eastAsia="Times New Roman" w:hAnsi="Times New Roman"/>
          <w:sz w:val="24"/>
          <w:szCs w:val="24"/>
        </w:rPr>
        <w:t xml:space="preserve">In a review study, </w:t>
      </w:r>
      <w:r w:rsidRPr="008B1C62">
        <w:rPr>
          <w:rFonts w:ascii="Times New Roman" w:eastAsia="Times New Roman" w:hAnsi="Times New Roman"/>
          <w:sz w:val="24"/>
          <w:szCs w:val="24"/>
        </w:rPr>
        <w:t>o</w:t>
      </w:r>
      <w:r w:rsidR="003017A9" w:rsidRPr="00886AE3">
        <w:rPr>
          <w:rFonts w:ascii="Times New Roman" w:eastAsia="Times New Roman" w:hAnsi="Times New Roman"/>
          <w:sz w:val="24"/>
          <w:szCs w:val="24"/>
        </w:rPr>
        <w:t xml:space="preserve">n days with moderate temperatures, the </w:t>
      </w:r>
      <w:del w:id="57" w:author="Parks, Robbie M" w:date="2019-01-07T23:41:00Z">
        <w:r w:rsidR="003017A9" w:rsidRPr="00886AE3" w:rsidDel="006F43C8">
          <w:rPr>
            <w:rFonts w:ascii="Times New Roman" w:eastAsia="Times New Roman" w:hAnsi="Times New Roman"/>
            <w:sz w:val="24"/>
            <w:szCs w:val="24"/>
          </w:rPr>
          <w:delText xml:space="preserve">increased </w:delText>
        </w:r>
      </w:del>
      <w:ins w:id="58" w:author="Parks, Robbie M" w:date="2019-01-07T23:41:00Z">
        <w:r w:rsidR="006F43C8">
          <w:rPr>
            <w:rFonts w:ascii="Times New Roman" w:eastAsia="Times New Roman" w:hAnsi="Times New Roman"/>
            <w:sz w:val="24"/>
            <w:szCs w:val="24"/>
          </w:rPr>
          <w:t>additional</w:t>
        </w:r>
        <w:r w:rsidR="006F43C8" w:rsidRPr="00886AE3">
          <w:rPr>
            <w:rFonts w:ascii="Times New Roman" w:eastAsia="Times New Roman" w:hAnsi="Times New Roman"/>
            <w:sz w:val="24"/>
            <w:szCs w:val="24"/>
          </w:rPr>
          <w:t xml:space="preserve"> </w:t>
        </w:r>
      </w:ins>
      <w:r w:rsidR="003017A9" w:rsidRPr="00886AE3">
        <w:rPr>
          <w:rFonts w:ascii="Times New Roman" w:eastAsia="Times New Roman" w:hAnsi="Times New Roman"/>
          <w:sz w:val="24"/>
          <w:szCs w:val="24"/>
        </w:rPr>
        <w:t xml:space="preserve">risk </w:t>
      </w:r>
      <w:r>
        <w:rPr>
          <w:rFonts w:ascii="Times New Roman" w:eastAsia="Times New Roman" w:hAnsi="Times New Roman"/>
          <w:sz w:val="24"/>
          <w:szCs w:val="24"/>
        </w:rPr>
        <w:t>for</w:t>
      </w:r>
      <w:ins w:id="59" w:author="Parks, Robbie M" w:date="2019-01-07T23:41:00Z">
        <w:r w:rsidR="006F43C8">
          <w:rPr>
            <w:rFonts w:ascii="Times New Roman" w:eastAsia="Times New Roman" w:hAnsi="Times New Roman"/>
            <w:sz w:val="24"/>
            <w:szCs w:val="24"/>
          </w:rPr>
          <w:t xml:space="preserve"> mortality from</w:t>
        </w:r>
      </w:ins>
      <w:r>
        <w:rPr>
          <w:rFonts w:ascii="Times New Roman" w:eastAsia="Times New Roman" w:hAnsi="Times New Roman"/>
          <w:sz w:val="24"/>
          <w:szCs w:val="24"/>
        </w:rPr>
        <w:t xml:space="preserve"> unintentional injuries </w:t>
      </w:r>
      <w:r w:rsidR="003017A9" w:rsidRPr="00886AE3">
        <w:rPr>
          <w:rFonts w:ascii="Times New Roman" w:eastAsia="Times New Roman" w:hAnsi="Times New Roman"/>
          <w:sz w:val="24"/>
          <w:szCs w:val="24"/>
        </w:rPr>
        <w:t>varied between 0.4% and 5.3% for each 1°C increase in ambient temperature.</w:t>
      </w:r>
      <w:r w:rsidR="008B1C62">
        <w:rPr>
          <w:rFonts w:ascii="Times New Roman" w:eastAsia="Times New Roman" w:hAnsi="Times New Roman"/>
          <w:sz w:val="24"/>
          <w:szCs w:val="24"/>
        </w:rPr>
        <w:fldChar w:fldCharType="begin" w:fldLock="1"/>
      </w:r>
      <w:r w:rsidR="00534D12">
        <w:rPr>
          <w:rFonts w:ascii="Times New Roman" w:eastAsia="Times New Roman" w:hAnsi="Times New Roman"/>
          <w:sz w:val="24"/>
          <w:szCs w:val="24"/>
        </w:rPr>
        <w:instrText>ADDIN CSL_CITATION {"citationItems":[{"id":"ITEM-1","itemData":{"DOI":"10.1136/bmjopen-2015-010399","ISSN":"20446055","PMID":"26868947","abstract":"OBJECTIVES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Open","id":"ITEM-1","issued":{"date-parts":[["2016"]]},"title":"Impact of high ambient temperature on unintentional injuries in high-income countries: A narrative systematic literature review","type":"article-journal"},"uris":["http://www.mendeley.com/documents/?uuid=6cb447b2-f825-4389-8b64-94718c69c1b2"]}],"mendeley":{"formattedCitation":"&lt;sup&gt;13&lt;/sup&gt;","plainTextFormattedCitation":"13","previouslyFormattedCitation":"&lt;sup&gt;14&lt;/sup&gt;"},"properties":{"noteIndex":0},"schema":"https://github.com/citation-style-language/schema/raw/master/csl-citation.json"}</w:instrText>
      </w:r>
      <w:r w:rsidR="008B1C62">
        <w:rPr>
          <w:rFonts w:ascii="Times New Roman" w:eastAsia="Times New Roman" w:hAnsi="Times New Roman"/>
          <w:sz w:val="24"/>
          <w:szCs w:val="24"/>
        </w:rPr>
        <w:fldChar w:fldCharType="separate"/>
      </w:r>
      <w:r w:rsidR="00534D12" w:rsidRPr="00534D12">
        <w:rPr>
          <w:rFonts w:ascii="Times New Roman" w:eastAsia="Times New Roman" w:hAnsi="Times New Roman"/>
          <w:noProof/>
          <w:sz w:val="24"/>
          <w:szCs w:val="24"/>
          <w:vertAlign w:val="superscript"/>
        </w:rPr>
        <w:t>13</w:t>
      </w:r>
      <w:r w:rsidR="008B1C62">
        <w:rPr>
          <w:rFonts w:ascii="Times New Roman" w:eastAsia="Times New Roman" w:hAnsi="Times New Roman"/>
          <w:sz w:val="24"/>
          <w:szCs w:val="24"/>
        </w:rPr>
        <w:fldChar w:fldCharType="end"/>
      </w:r>
      <w:commentRangeEnd w:id="56"/>
      <w:r w:rsidR="00904AE6">
        <w:rPr>
          <w:rStyle w:val="CommentReference"/>
          <w:rFonts w:asciiTheme="minorHAnsi" w:eastAsiaTheme="minorHAnsi" w:hAnsiTheme="minorHAnsi" w:cstheme="minorBidi"/>
        </w:rPr>
        <w:commentReference w:id="56"/>
      </w:r>
    </w:p>
    <w:p w14:paraId="3CCC87D4" w14:textId="315B49CC" w:rsidR="00A65255" w:rsidRDefault="00A439F5" w:rsidP="00886AE3">
      <w:pPr>
        <w:pStyle w:val="ListParagraph"/>
        <w:numPr>
          <w:ilvl w:val="0"/>
          <w:numId w:val="11"/>
        </w:numPr>
        <w:rPr>
          <w:rFonts w:ascii="Times New Roman" w:eastAsia="Times New Roman" w:hAnsi="Times New Roman"/>
          <w:sz w:val="24"/>
          <w:szCs w:val="24"/>
          <w:lang w:eastAsia="en-GB"/>
        </w:rPr>
      </w:pPr>
      <w:ins w:id="60" w:author="Parks, Robbie M" w:date="2019-01-02T13:54:00Z">
        <w:r>
          <w:rPr>
            <w:rFonts w:ascii="Times New Roman" w:eastAsia="Times New Roman" w:hAnsi="Times New Roman"/>
            <w:sz w:val="24"/>
            <w:szCs w:val="24"/>
          </w:rPr>
          <w:t>A s</w:t>
        </w:r>
      </w:ins>
      <w:commentRangeStart w:id="61"/>
      <w:del w:id="62" w:author="Parks, Robbie M" w:date="2019-01-02T13:54:00Z">
        <w:r w:rsidR="000667D9" w:rsidDel="00A439F5">
          <w:rPr>
            <w:rFonts w:ascii="Times New Roman" w:eastAsia="Times New Roman" w:hAnsi="Times New Roman"/>
            <w:sz w:val="24"/>
            <w:szCs w:val="24"/>
          </w:rPr>
          <w:delText>S</w:delText>
        </w:r>
      </w:del>
      <w:r w:rsidR="000667D9">
        <w:rPr>
          <w:rFonts w:ascii="Times New Roman" w:eastAsia="Times New Roman" w:hAnsi="Times New Roman"/>
          <w:sz w:val="24"/>
          <w:szCs w:val="24"/>
        </w:rPr>
        <w:t xml:space="preserve">tudy of all injuries from </w:t>
      </w:r>
      <w:r w:rsidR="002D660F">
        <w:rPr>
          <w:rFonts w:ascii="Times New Roman" w:eastAsia="Times New Roman" w:hAnsi="Times New Roman"/>
          <w:sz w:val="24"/>
          <w:szCs w:val="24"/>
        </w:rPr>
        <w:t>Estonia</w:t>
      </w:r>
      <w:ins w:id="63" w:author="Parks, Robbie M" w:date="2019-01-02T13:58:00Z">
        <w:r w:rsidR="00730983">
          <w:rPr>
            <w:rFonts w:ascii="Times New Roman" w:eastAsia="Times New Roman" w:hAnsi="Times New Roman"/>
            <w:sz w:val="24"/>
            <w:szCs w:val="24"/>
          </w:rPr>
          <w:t xml:space="preserve"> found a</w:t>
        </w:r>
      </w:ins>
      <w:del w:id="64" w:author="Parks, Robbie M" w:date="2019-01-02T13:58:00Z">
        <w:r w:rsidR="002D660F" w:rsidDel="00730983">
          <w:rPr>
            <w:rFonts w:ascii="Times New Roman" w:eastAsia="Times New Roman" w:hAnsi="Times New Roman"/>
            <w:sz w:val="24"/>
            <w:szCs w:val="24"/>
          </w:rPr>
          <w:delText xml:space="preserve"> shows</w:delText>
        </w:r>
      </w:del>
      <w:ins w:id="65" w:author="Parks, Robbie M" w:date="2019-01-02T13:57:00Z">
        <w:r w:rsidR="00BA5092">
          <w:rPr>
            <w:rFonts w:ascii="Times New Roman" w:eastAsia="Times New Roman" w:hAnsi="Times New Roman"/>
            <w:sz w:val="24"/>
            <w:szCs w:val="24"/>
          </w:rPr>
          <w:t xml:space="preserve"> 1.24%</w:t>
        </w:r>
      </w:ins>
      <w:r w:rsidR="002D660F">
        <w:rPr>
          <w:rFonts w:ascii="Times New Roman" w:eastAsia="Times New Roman" w:hAnsi="Times New Roman"/>
          <w:sz w:val="24"/>
          <w:szCs w:val="24"/>
        </w:rPr>
        <w:t xml:space="preserve"> increase of</w:t>
      </w:r>
      <w:r w:rsidR="001A747F">
        <w:rPr>
          <w:rFonts w:ascii="Times New Roman" w:eastAsia="Times New Roman" w:hAnsi="Times New Roman"/>
          <w:sz w:val="24"/>
          <w:szCs w:val="24"/>
        </w:rPr>
        <w:t xml:space="preserve"> incidence</w:t>
      </w:r>
      <w:ins w:id="66" w:author="Parks, Robbie M" w:date="2019-01-07T23:42:00Z">
        <w:r w:rsidR="009F59F0">
          <w:rPr>
            <w:rFonts w:ascii="Times New Roman" w:eastAsia="Times New Roman" w:hAnsi="Times New Roman"/>
            <w:sz w:val="24"/>
            <w:szCs w:val="24"/>
          </w:rPr>
          <w:t xml:space="preserve"> of mortality</w:t>
        </w:r>
      </w:ins>
      <w:del w:id="67" w:author="Parks, Robbie M" w:date="2019-01-02T13:57:00Z">
        <w:r w:rsidR="001A747F" w:rsidDel="00BA5092">
          <w:rPr>
            <w:rFonts w:ascii="Times New Roman" w:eastAsia="Times New Roman" w:hAnsi="Times New Roman"/>
            <w:sz w:val="24"/>
            <w:szCs w:val="24"/>
          </w:rPr>
          <w:delText xml:space="preserve"> of</w:delText>
        </w:r>
        <w:r w:rsidR="002D660F" w:rsidDel="00BA5092">
          <w:rPr>
            <w:rFonts w:ascii="Times New Roman" w:eastAsia="Times New Roman" w:hAnsi="Times New Roman"/>
            <w:sz w:val="24"/>
            <w:szCs w:val="24"/>
          </w:rPr>
          <w:delText xml:space="preserve"> 1.24%</w:delText>
        </w:r>
      </w:del>
      <w:r w:rsidR="002D660F">
        <w:rPr>
          <w:rFonts w:ascii="Times New Roman" w:eastAsia="Times New Roman" w:hAnsi="Times New Roman"/>
          <w:sz w:val="24"/>
          <w:szCs w:val="24"/>
        </w:rPr>
        <w:t xml:space="preserve"> for temperature going </w:t>
      </w:r>
      <w:r w:rsidR="00D01659">
        <w:rPr>
          <w:rFonts w:ascii="Times New Roman" w:eastAsia="Times New Roman" w:hAnsi="Times New Roman"/>
          <w:sz w:val="24"/>
          <w:szCs w:val="24"/>
        </w:rPr>
        <w:t>from</w:t>
      </w:r>
      <w:r w:rsidR="002D660F">
        <w:rPr>
          <w:rFonts w:ascii="Times New Roman" w:eastAsia="Times New Roman" w:hAnsi="Times New Roman"/>
          <w:sz w:val="24"/>
          <w:szCs w:val="24"/>
        </w:rPr>
        <w:t xml:space="preserve"> 75</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w:t>
      </w:r>
      <w:r w:rsidR="00D01659">
        <w:rPr>
          <w:rFonts w:ascii="Times New Roman" w:eastAsia="Times New Roman" w:hAnsi="Times New Roman"/>
          <w:sz w:val="24"/>
          <w:szCs w:val="24"/>
        </w:rPr>
        <w:t xml:space="preserve">to the </w:t>
      </w:r>
      <w:r w:rsidR="002D660F">
        <w:rPr>
          <w:rFonts w:ascii="Times New Roman" w:eastAsia="Times New Roman" w:hAnsi="Times New Roman"/>
          <w:sz w:val="24"/>
          <w:szCs w:val="24"/>
        </w:rPr>
        <w:t>99</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percentile</w:t>
      </w:r>
      <w:commentRangeEnd w:id="61"/>
      <w:r w:rsidR="00904AE6">
        <w:rPr>
          <w:rStyle w:val="CommentReference"/>
          <w:rFonts w:asciiTheme="minorHAnsi" w:eastAsiaTheme="minorHAnsi" w:hAnsiTheme="minorHAnsi" w:cstheme="minorBidi"/>
        </w:rPr>
        <w:commentReference w:id="61"/>
      </w:r>
      <w:r w:rsidR="00D01659">
        <w:rPr>
          <w:rFonts w:ascii="Times New Roman" w:eastAsia="Times New Roman" w:hAnsi="Times New Roman"/>
          <w:sz w:val="24"/>
          <w:szCs w:val="24"/>
        </w:rPr>
        <w:t>.</w:t>
      </w:r>
    </w:p>
    <w:p w14:paraId="3D731B22" w14:textId="4D572199" w:rsidR="005C28F1" w:rsidRDefault="005B19A5" w:rsidP="00886AE3">
      <w:pPr>
        <w:pStyle w:val="ListParagraph"/>
        <w:numPr>
          <w:ilvl w:val="0"/>
          <w:numId w:val="11"/>
        </w:numPr>
        <w:rPr>
          <w:rFonts w:ascii="Times New Roman" w:eastAsia="Times New Roman" w:hAnsi="Times New Roman"/>
          <w:sz w:val="24"/>
          <w:szCs w:val="24"/>
          <w:lang w:eastAsia="en-GB"/>
        </w:rPr>
      </w:pPr>
      <w:r>
        <w:rPr>
          <w:rFonts w:ascii="Times New Roman" w:eastAsia="Times New Roman" w:hAnsi="Times New Roman"/>
          <w:sz w:val="24"/>
          <w:szCs w:val="24"/>
        </w:rPr>
        <w:t>For comparison</w:t>
      </w:r>
      <w:r w:rsidR="005C28F1">
        <w:rPr>
          <w:rFonts w:ascii="Times New Roman" w:eastAsia="Times New Roman" w:hAnsi="Times New Roman"/>
          <w:sz w:val="24"/>
          <w:szCs w:val="24"/>
        </w:rPr>
        <w:t xml:space="preserve"> </w:t>
      </w:r>
      <w:r>
        <w:rPr>
          <w:rFonts w:ascii="Times New Roman" w:eastAsia="Times New Roman" w:hAnsi="Times New Roman"/>
          <w:sz w:val="24"/>
          <w:szCs w:val="24"/>
        </w:rPr>
        <w:t xml:space="preserve">with studies of </w:t>
      </w:r>
      <w:r w:rsidR="005C28F1">
        <w:rPr>
          <w:rFonts w:ascii="Times New Roman" w:eastAsia="Times New Roman" w:hAnsi="Times New Roman"/>
          <w:sz w:val="24"/>
          <w:szCs w:val="24"/>
        </w:rPr>
        <w:t xml:space="preserve">other causes of death, </w:t>
      </w:r>
      <w:r w:rsidR="00BF6BBD">
        <w:rPr>
          <w:rFonts w:ascii="Times New Roman" w:eastAsia="Times New Roman" w:hAnsi="Times New Roman"/>
          <w:sz w:val="24"/>
          <w:szCs w:val="24"/>
        </w:rPr>
        <w:t xml:space="preserve">cardiorespiratory mortality in </w:t>
      </w:r>
      <w:del w:id="68" w:author="Bennett, James E" w:date="2019-01-09T10:36:00Z">
        <w:r w:rsidR="00BF6BBD" w:rsidDel="00BE7791">
          <w:rPr>
            <w:rFonts w:ascii="Times New Roman" w:eastAsia="Times New Roman" w:hAnsi="Times New Roman"/>
            <w:sz w:val="24"/>
            <w:szCs w:val="24"/>
          </w:rPr>
          <w:delText>the United Kingdom</w:delText>
        </w:r>
      </w:del>
      <w:ins w:id="69" w:author="Bennett, James E" w:date="2019-01-09T10:36:00Z">
        <w:r w:rsidR="00BE7791">
          <w:rPr>
            <w:rFonts w:ascii="Times New Roman" w:eastAsia="Times New Roman" w:hAnsi="Times New Roman"/>
            <w:sz w:val="24"/>
            <w:szCs w:val="24"/>
          </w:rPr>
          <w:t>England and Wales</w:t>
        </w:r>
      </w:ins>
      <w:r w:rsidR="00BF6BBD">
        <w:rPr>
          <w:rFonts w:ascii="Times New Roman" w:eastAsia="Times New Roman" w:hAnsi="Times New Roman"/>
          <w:sz w:val="24"/>
          <w:szCs w:val="24"/>
        </w:rPr>
        <w:t xml:space="preserve"> </w:t>
      </w:r>
      <w:r w:rsidR="00864E84">
        <w:rPr>
          <w:rFonts w:ascii="Times New Roman" w:eastAsia="Times New Roman" w:hAnsi="Times New Roman"/>
          <w:sz w:val="24"/>
          <w:szCs w:val="24"/>
        </w:rPr>
        <w:t xml:space="preserve">increased in risk by </w:t>
      </w:r>
      <w:r w:rsidR="00BF6BBD">
        <w:rPr>
          <w:rFonts w:ascii="Times New Roman" w:eastAsia="Times New Roman" w:hAnsi="Times New Roman"/>
          <w:sz w:val="24"/>
          <w:szCs w:val="24"/>
        </w:rPr>
        <w:t>2.4-2.7% in males</w:t>
      </w:r>
      <w:r w:rsidR="00A756E6">
        <w:rPr>
          <w:rFonts w:ascii="Times New Roman" w:eastAsia="Times New Roman" w:hAnsi="Times New Roman"/>
          <w:sz w:val="24"/>
          <w:szCs w:val="24"/>
        </w:rPr>
        <w:t xml:space="preserve"> across age groups</w:t>
      </w:r>
      <w:r w:rsidR="00BF6BBD">
        <w:rPr>
          <w:rFonts w:ascii="Times New Roman" w:eastAsia="Times New Roman" w:hAnsi="Times New Roman"/>
          <w:sz w:val="24"/>
          <w:szCs w:val="24"/>
        </w:rPr>
        <w:t xml:space="preserve"> </w:t>
      </w:r>
      <w:r w:rsidR="00BF6BBD" w:rsidRPr="00886AE3">
        <w:rPr>
          <w:rFonts w:ascii="Times New Roman" w:eastAsia="Times New Roman" w:hAnsi="Times New Roman"/>
          <w:sz w:val="24"/>
          <w:szCs w:val="24"/>
        </w:rPr>
        <w:t xml:space="preserve">for each 1°C increase </w:t>
      </w:r>
      <w:del w:id="70" w:author="Bennett, James E" w:date="2019-01-09T10:37:00Z">
        <w:r w:rsidR="00BF6BBD" w:rsidRPr="00886AE3" w:rsidDel="00335C7B">
          <w:rPr>
            <w:rFonts w:ascii="Times New Roman" w:eastAsia="Times New Roman" w:hAnsi="Times New Roman"/>
            <w:sz w:val="24"/>
            <w:szCs w:val="24"/>
          </w:rPr>
          <w:delText>in ambient temperature</w:delText>
        </w:r>
      </w:del>
      <w:ins w:id="71" w:author="Bennett, James E" w:date="2019-01-09T10:36:00Z">
        <w:r w:rsidR="00335C7B">
          <w:rPr>
            <w:rFonts w:ascii="Times New Roman" w:eastAsia="Times New Roman" w:hAnsi="Times New Roman"/>
            <w:sz w:val="24"/>
            <w:szCs w:val="24"/>
          </w:rPr>
          <w:t xml:space="preserve">above locally determined </w:t>
        </w:r>
      </w:ins>
      <w:ins w:id="72" w:author="Bennett, James E" w:date="2019-01-09T10:37:00Z">
        <w:r w:rsidR="00335C7B">
          <w:rPr>
            <w:rFonts w:ascii="Times New Roman" w:eastAsia="Times New Roman" w:hAnsi="Times New Roman"/>
            <w:sz w:val="24"/>
            <w:szCs w:val="24"/>
          </w:rPr>
          <w:t xml:space="preserve">temperature </w:t>
        </w:r>
      </w:ins>
      <w:ins w:id="73" w:author="Bennett, James E" w:date="2019-01-09T10:36:00Z">
        <w:r w:rsidR="00335C7B">
          <w:rPr>
            <w:rFonts w:ascii="Times New Roman" w:eastAsia="Times New Roman" w:hAnsi="Times New Roman"/>
            <w:sz w:val="24"/>
            <w:szCs w:val="24"/>
          </w:rPr>
          <w:t>thresh</w:t>
        </w:r>
      </w:ins>
      <w:ins w:id="74" w:author="Bennett, James E" w:date="2019-01-09T10:37:00Z">
        <w:r w:rsidR="00335C7B">
          <w:rPr>
            <w:rFonts w:ascii="Times New Roman" w:eastAsia="Times New Roman" w:hAnsi="Times New Roman"/>
            <w:sz w:val="24"/>
            <w:szCs w:val="24"/>
          </w:rPr>
          <w:t>olds</w:t>
        </w:r>
      </w:ins>
      <w:r w:rsidR="00A756E6">
        <w:rPr>
          <w:rFonts w:ascii="Times New Roman" w:eastAsia="Times New Roman" w:hAnsi="Times New Roman"/>
          <w:sz w:val="24"/>
          <w:szCs w:val="24"/>
        </w:rPr>
        <w:t>, with a 2.4-3.9% increase</w:t>
      </w:r>
      <w:r w:rsidR="00F55FB5">
        <w:rPr>
          <w:rFonts w:ascii="Times New Roman" w:eastAsia="Times New Roman" w:hAnsi="Times New Roman"/>
          <w:sz w:val="24"/>
          <w:szCs w:val="24"/>
        </w:rPr>
        <w:t xml:space="preserve"> across age groups in females.</w:t>
      </w:r>
      <w:r w:rsidR="00534D12">
        <w:rPr>
          <w:rFonts w:ascii="Times New Roman" w:eastAsia="Times New Roman" w:hAnsi="Times New Roman"/>
          <w:sz w:val="24"/>
          <w:szCs w:val="24"/>
        </w:rPr>
        <w:fldChar w:fldCharType="begin" w:fldLock="1"/>
      </w:r>
      <w:r w:rsidR="00534D12">
        <w:rPr>
          <w:rFonts w:ascii="Times New Roman" w:eastAsia="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14&lt;/sup&gt;","plainTextFormattedCitation":"14"},"properties":{"noteIndex":0},"schema":"https://github.com/citation-style-language/schema/raw/master/csl-citation.json"}</w:instrText>
      </w:r>
      <w:r w:rsidR="00534D12">
        <w:rPr>
          <w:rFonts w:ascii="Times New Roman" w:eastAsia="Times New Roman" w:hAnsi="Times New Roman"/>
          <w:sz w:val="24"/>
          <w:szCs w:val="24"/>
        </w:rPr>
        <w:fldChar w:fldCharType="separate"/>
      </w:r>
      <w:r w:rsidR="00534D12" w:rsidRPr="00534D12">
        <w:rPr>
          <w:rFonts w:ascii="Times New Roman" w:eastAsia="Times New Roman" w:hAnsi="Times New Roman"/>
          <w:noProof/>
          <w:sz w:val="24"/>
          <w:szCs w:val="24"/>
          <w:vertAlign w:val="superscript"/>
        </w:rPr>
        <w:t>14</w:t>
      </w:r>
      <w:r w:rsidR="00534D12">
        <w:rPr>
          <w:rFonts w:ascii="Times New Roman" w:eastAsia="Times New Roman" w:hAnsi="Times New Roman"/>
          <w:sz w:val="24"/>
          <w:szCs w:val="24"/>
        </w:rPr>
        <w:fldChar w:fldCharType="end"/>
      </w:r>
    </w:p>
    <w:p w14:paraId="5B25F33E" w14:textId="77777777" w:rsidR="00621835" w:rsidRPr="00636C9B" w:rsidRDefault="00621835" w:rsidP="0044781A">
      <w:pPr>
        <w:rPr>
          <w:b/>
        </w:rPr>
      </w:pPr>
    </w:p>
    <w:p w14:paraId="565E57DE" w14:textId="379D0968" w:rsidR="002365A9" w:rsidRDefault="00870682" w:rsidP="0044781A">
      <w:pPr>
        <w:rPr>
          <w:i/>
        </w:rPr>
      </w:pPr>
      <w:r>
        <w:rPr>
          <w:i/>
        </w:rPr>
        <w:t xml:space="preserve">Seasonality </w:t>
      </w:r>
      <w:r w:rsidR="00E13195">
        <w:rPr>
          <w:i/>
        </w:rPr>
        <w:t>discussion</w:t>
      </w:r>
    </w:p>
    <w:p w14:paraId="28344E16" w14:textId="0025F4ED" w:rsidR="0022481A" w:rsidRDefault="00F12FD9" w:rsidP="00886AE3">
      <w:pPr>
        <w:pStyle w:val="ListParagraph"/>
        <w:numPr>
          <w:ilvl w:val="0"/>
          <w:numId w:val="11"/>
        </w:numPr>
        <w:rPr>
          <w:color w:val="000000" w:themeColor="text1"/>
        </w:rPr>
      </w:pPr>
      <w:r w:rsidRPr="00886AE3">
        <w:rPr>
          <w:rFonts w:ascii="Times New Roman" w:hAnsi="Times New Roman"/>
          <w:sz w:val="24"/>
          <w:szCs w:val="24"/>
        </w:rPr>
        <w:t>Seasonality evident in transport and drowning deaths</w:t>
      </w:r>
      <w:r w:rsidR="005E039F" w:rsidRPr="00886AE3">
        <w:rPr>
          <w:rFonts w:ascii="Times New Roman" w:hAnsi="Times New Roman"/>
          <w:sz w:val="24"/>
          <w:szCs w:val="24"/>
        </w:rPr>
        <w:t xml:space="preserve"> in this work</w:t>
      </w:r>
      <w:r w:rsidR="009334DF" w:rsidRPr="00886AE3">
        <w:rPr>
          <w:rFonts w:ascii="Times New Roman" w:hAnsi="Times New Roman"/>
          <w:sz w:val="24"/>
          <w:szCs w:val="24"/>
        </w:rPr>
        <w:t xml:space="preserve">, as </w:t>
      </w:r>
      <w:r w:rsidRPr="00886AE3">
        <w:rPr>
          <w:rFonts w:ascii="Times New Roman" w:hAnsi="Times New Roman"/>
          <w:sz w:val="24"/>
          <w:szCs w:val="24"/>
        </w:rPr>
        <w:t>in previous study of intentional and unintentional injury seasonality persisting throughout 1980-2016 (Figure 1).</w:t>
      </w:r>
      <w:r w:rsidRPr="00886AE3">
        <w:rPr>
          <w:rFonts w:ascii="Times New Roman" w:hAnsi="Times New Roman"/>
          <w:sz w:val="24"/>
          <w:szCs w:val="24"/>
        </w:rPr>
        <w:fldChar w:fldCharType="begin" w:fldLock="1"/>
      </w:r>
      <w:r w:rsidR="00557C12" w:rsidRPr="00886AE3">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886AE3">
        <w:rPr>
          <w:rFonts w:ascii="Times New Roman" w:hAnsi="Times New Roman"/>
          <w:sz w:val="24"/>
          <w:szCs w:val="24"/>
        </w:rPr>
        <w:fldChar w:fldCharType="separate"/>
      </w:r>
      <w:r w:rsidR="00103AEA" w:rsidRPr="00886AE3">
        <w:rPr>
          <w:rFonts w:ascii="Times New Roman" w:hAnsi="Times New Roman"/>
          <w:noProof/>
          <w:sz w:val="24"/>
          <w:szCs w:val="24"/>
          <w:vertAlign w:val="superscript"/>
        </w:rPr>
        <w:t>7</w:t>
      </w:r>
      <w:r w:rsidRPr="00886AE3">
        <w:rPr>
          <w:rFonts w:ascii="Times New Roman" w:hAnsi="Times New Roman"/>
          <w:sz w:val="24"/>
          <w:szCs w:val="24"/>
        </w:rPr>
        <w:fldChar w:fldCharType="end"/>
      </w:r>
    </w:p>
    <w:p w14:paraId="527D4EFD" w14:textId="163755CA" w:rsidR="00D259CD" w:rsidRPr="003017A9" w:rsidRDefault="00537CAA" w:rsidP="003017A9">
      <w:pPr>
        <w:rPr>
          <w:i/>
        </w:rPr>
      </w:pPr>
      <w:r w:rsidRPr="00886AE3">
        <w:rPr>
          <w:i/>
          <w:color w:val="000000" w:themeColor="text1"/>
        </w:rPr>
        <w:lastRenderedPageBreak/>
        <w:t>Unintentional</w:t>
      </w:r>
      <w:r w:rsidR="00E13195" w:rsidRPr="003017A9">
        <w:rPr>
          <w:i/>
        </w:rPr>
        <w:t xml:space="preserve"> discussion</w:t>
      </w:r>
    </w:p>
    <w:p w14:paraId="362EB49C" w14:textId="069DD87F" w:rsidR="002B3894" w:rsidRDefault="006942E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15–18&lt;/sup&gt;","plainTextFormattedCitation":"15–18","previouslyFormattedCitation":"&lt;sup&gt;15–18&lt;/sup&gt;"},"properties":{"noteIndex":0},"schema":"https://github.com/citation-style-language/schema/raw/master/csl-citation.json"}</w:instrText>
      </w:r>
      <w:r w:rsidR="00AD55FC">
        <w:rPr>
          <w:rFonts w:ascii="Times New Roman" w:hAnsi="Times New Roman"/>
          <w:sz w:val="24"/>
          <w:szCs w:val="24"/>
        </w:rPr>
        <w:fldChar w:fldCharType="separate"/>
      </w:r>
      <w:r w:rsidR="0044665B" w:rsidRPr="0044665B">
        <w:rPr>
          <w:rFonts w:ascii="Times New Roman" w:hAnsi="Times New Roman"/>
          <w:noProof/>
          <w:sz w:val="24"/>
          <w:szCs w:val="24"/>
          <w:vertAlign w:val="superscript"/>
        </w:rPr>
        <w:t>15–18</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0AC5D084" w14:textId="6D66328E" w:rsidR="00CD196F"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19–22&lt;/sup&gt;","plainTextFormattedCitation":"19–22","previouslyFormattedCitation":"&lt;sup&gt;19–22&lt;/sup&gt;"},"properties":{"noteIndex":0},"schema":"https://github.com/citation-style-language/schema/raw/master/csl-citation.json"}</w:instrText>
      </w:r>
      <w:r w:rsidR="007E25B1">
        <w:rPr>
          <w:rFonts w:ascii="Times New Roman" w:hAnsi="Times New Roman"/>
          <w:sz w:val="24"/>
          <w:szCs w:val="24"/>
        </w:rPr>
        <w:fldChar w:fldCharType="separate"/>
      </w:r>
      <w:r w:rsidR="0044665B" w:rsidRPr="0044665B">
        <w:rPr>
          <w:rFonts w:ascii="Times New Roman" w:hAnsi="Times New Roman"/>
          <w:noProof/>
          <w:sz w:val="24"/>
          <w:szCs w:val="24"/>
          <w:vertAlign w:val="superscript"/>
        </w:rPr>
        <w:t>19–22</w:t>
      </w:r>
      <w:r w:rsidR="007E25B1">
        <w:rPr>
          <w:rFonts w:ascii="Times New Roman" w:hAnsi="Times New Roman"/>
          <w:sz w:val="24"/>
          <w:szCs w:val="24"/>
        </w:rPr>
        <w:fldChar w:fldCharType="end"/>
      </w:r>
      <w:r>
        <w:rPr>
          <w:rFonts w:ascii="Times New Roman" w:hAnsi="Times New Roman"/>
          <w:sz w:val="24"/>
          <w:szCs w:val="24"/>
        </w:rPr>
        <w:t xml:space="preserve"> </w:t>
      </w:r>
    </w:p>
    <w:p w14:paraId="72B8DC0A" w14:textId="13C33E1D" w:rsidR="001E5CD7" w:rsidRPr="00886AE3" w:rsidRDefault="00CB56FB"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23&lt;/sup&gt;","plainTextFormattedCitation":"23","previouslyFormattedCitation":"&lt;sup&gt;23&lt;/sup&gt;"},"properties":{"noteIndex":0},"schema":"https://github.com/citation-style-language/schema/raw/master/csl-citation.json"}</w:instrText>
      </w:r>
      <w:r w:rsidR="002C78AF">
        <w:rPr>
          <w:rFonts w:ascii="Times New Roman" w:hAnsi="Times New Roman"/>
          <w:sz w:val="24"/>
          <w:szCs w:val="24"/>
        </w:rPr>
        <w:fldChar w:fldCharType="separate"/>
      </w:r>
      <w:r w:rsidR="0044665B" w:rsidRPr="0044665B">
        <w:rPr>
          <w:rFonts w:ascii="Times New Roman" w:hAnsi="Times New Roman"/>
          <w:noProof/>
          <w:sz w:val="24"/>
          <w:szCs w:val="24"/>
          <w:vertAlign w:val="superscript"/>
        </w:rPr>
        <w:t>23</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3"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it could serve to explain the positive association of transport deaths with temperature anomaly.</w:t>
      </w:r>
    </w:p>
    <w:p w14:paraId="1C1D54B7" w14:textId="6CF8B5A8" w:rsidR="00223D8A" w:rsidRDefault="00C41B7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24&lt;/sup&gt;","plainTextFormattedCitation":"24","previouslyFormattedCitation":"&lt;sup&gt;24&lt;/sup&gt;"},"properties":{"noteIndex":0},"schema":"https://github.com/citation-style-language/schema/raw/master/csl-citation.json"}</w:instrText>
      </w:r>
      <w:r w:rsidR="00D21DED" w:rsidRPr="00636C9B">
        <w:rPr>
          <w:rFonts w:ascii="Times New Roman" w:hAnsi="Times New Roman"/>
          <w:sz w:val="24"/>
          <w:szCs w:val="24"/>
        </w:rPr>
        <w:fldChar w:fldCharType="separate"/>
      </w:r>
      <w:r w:rsidR="0044665B" w:rsidRPr="0044665B">
        <w:rPr>
          <w:rFonts w:ascii="Times New Roman" w:hAnsi="Times New Roman"/>
          <w:noProof/>
          <w:sz w:val="24"/>
          <w:szCs w:val="24"/>
          <w:vertAlign w:val="superscript"/>
        </w:rPr>
        <w:t>24</w:t>
      </w:r>
      <w:r w:rsidR="00D21DED" w:rsidRPr="00636C9B">
        <w:rPr>
          <w:rFonts w:ascii="Times New Roman" w:hAnsi="Times New Roman"/>
          <w:sz w:val="24"/>
          <w:szCs w:val="24"/>
        </w:rPr>
        <w:fldChar w:fldCharType="end"/>
      </w:r>
    </w:p>
    <w:p w14:paraId="30F68D26" w14:textId="443C0384" w:rsidR="007709ED" w:rsidRPr="007709ED" w:rsidRDefault="007709ED" w:rsidP="0044781A">
      <w:pPr>
        <w:pStyle w:val="ListParagraph"/>
        <w:numPr>
          <w:ilvl w:val="0"/>
          <w:numId w:val="7"/>
        </w:numPr>
        <w:spacing w:after="0" w:line="240" w:lineRule="auto"/>
        <w:rPr>
          <w:rFonts w:ascii="Times New Roman" w:hAnsi="Times New Roman"/>
          <w:sz w:val="24"/>
          <w:szCs w:val="24"/>
        </w:rPr>
      </w:pPr>
      <w:r>
        <w:rPr>
          <w:rFonts w:ascii="Times New Roman" w:hAnsi="Times New Roman"/>
          <w:bCs/>
          <w:color w:val="000000" w:themeColor="text1"/>
          <w:sz w:val="24"/>
          <w:szCs w:val="24"/>
        </w:rPr>
        <w:t>An a</w:t>
      </w:r>
      <w:commentRangeStart w:id="75"/>
      <w:commentRangeStart w:id="76"/>
      <w:r>
        <w:rPr>
          <w:rFonts w:ascii="Times New Roman" w:hAnsi="Times New Roman"/>
          <w:bCs/>
          <w:color w:val="000000" w:themeColor="text1"/>
          <w:sz w:val="24"/>
          <w:szCs w:val="24"/>
        </w:rPr>
        <w:t>nalysis of hospitals in Boston, Massachusetts, USA, shows increase of hospital admissions for falls of 18% with moderate snow fall,</w:t>
      </w:r>
      <w:r>
        <w:rPr>
          <w:rFonts w:ascii="Times New Roman" w:hAnsi="Times New Roman"/>
          <w:bCs/>
          <w:color w:val="000000" w:themeColor="text1"/>
          <w:sz w:val="24"/>
          <w:szCs w:val="24"/>
        </w:rPr>
        <w:fldChar w:fldCharType="begin" w:fldLock="1"/>
      </w:r>
      <w:r w:rsidR="00534D12">
        <w:rPr>
          <w:rFonts w:ascii="Times New Roman" w:hAnsi="Times New Roman"/>
          <w:bCs/>
          <w:color w:val="000000" w:themeColor="text1"/>
          <w:sz w:val="24"/>
          <w:szCs w:val="24"/>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25&lt;/sup&gt;","plainTextFormattedCitation":"25","previouslyFormattedCitation":"&lt;sup&gt;13&lt;/sup&gt;"},"properties":{"noteIndex":0},"schema":"https://github.com/citation-style-language/schema/raw/master/csl-citation.json"}</w:instrText>
      </w:r>
      <w:r>
        <w:rPr>
          <w:rFonts w:ascii="Times New Roman" w:hAnsi="Times New Roman"/>
          <w:bCs/>
          <w:color w:val="000000" w:themeColor="text1"/>
          <w:sz w:val="24"/>
          <w:szCs w:val="24"/>
        </w:rPr>
        <w:fldChar w:fldCharType="separate"/>
      </w:r>
      <w:r w:rsidR="00534D12" w:rsidRPr="00534D12">
        <w:rPr>
          <w:rFonts w:ascii="Times New Roman" w:hAnsi="Times New Roman"/>
          <w:bCs/>
          <w:noProof/>
          <w:color w:val="000000" w:themeColor="text1"/>
          <w:sz w:val="24"/>
          <w:szCs w:val="24"/>
          <w:vertAlign w:val="superscript"/>
        </w:rPr>
        <w:t>25</w:t>
      </w:r>
      <w:r>
        <w:rPr>
          <w:rFonts w:ascii="Times New Roman" w:hAnsi="Times New Roman"/>
          <w:bCs/>
          <w:color w:val="000000" w:themeColor="text1"/>
          <w:sz w:val="24"/>
          <w:szCs w:val="24"/>
        </w:rPr>
        <w:fldChar w:fldCharType="end"/>
      </w:r>
      <w:r>
        <w:rPr>
          <w:rFonts w:ascii="Times New Roman" w:hAnsi="Times New Roman"/>
          <w:bCs/>
          <w:color w:val="000000" w:themeColor="text1"/>
          <w:sz w:val="24"/>
          <w:szCs w:val="24"/>
        </w:rPr>
        <w:t xml:space="preserve"> compared to our results of up to 0.7% decrease for </w:t>
      </w:r>
      <w:r>
        <w:rPr>
          <w:rFonts w:ascii="Times New Roman" w:hAnsi="Times New Roman"/>
          <w:color w:val="000000" w:themeColor="text1"/>
          <w:sz w:val="24"/>
          <w:szCs w:val="24"/>
        </w:rPr>
        <w:t xml:space="preserve">temperature anomaly </w:t>
      </w:r>
      <w:r w:rsidRPr="00D024C6">
        <w:rPr>
          <w:rFonts w:ascii="Times New Roman" w:hAnsi="Times New Roman"/>
          <w:color w:val="000000" w:themeColor="text1"/>
          <w:sz w:val="24"/>
          <w:szCs w:val="24"/>
        </w:rPr>
        <w:t>of +</w:t>
      </w:r>
      <w:r w:rsidRPr="00886AE3">
        <w:rPr>
          <w:rFonts w:ascii="Times New Roman" w:eastAsia="Times New Roman" w:hAnsi="Times New Roman"/>
          <w:bCs/>
          <w:color w:val="222222"/>
          <w:sz w:val="24"/>
          <w:szCs w:val="24"/>
          <w:shd w:val="clear" w:color="auto" w:fill="FFFFFF"/>
          <w:lang w:eastAsia="en-GB"/>
        </w:rPr>
        <w:t>1</w:t>
      </w:r>
      <w:r w:rsidRPr="00D024C6">
        <w:rPr>
          <w:rFonts w:ascii="Times New Roman" w:hAnsi="Times New Roman"/>
          <w:bCs/>
          <w:color w:val="000000" w:themeColor="text1"/>
          <w:sz w:val="24"/>
          <w:szCs w:val="24"/>
        </w:rPr>
        <w:t>°C</w:t>
      </w:r>
      <w:r>
        <w:rPr>
          <w:rFonts w:ascii="Times New Roman" w:hAnsi="Times New Roman"/>
          <w:color w:val="000000" w:themeColor="text1"/>
          <w:sz w:val="24"/>
          <w:szCs w:val="24"/>
        </w:rPr>
        <w:t xml:space="preserve"> </w:t>
      </w:r>
      <w:r>
        <w:rPr>
          <w:rFonts w:ascii="Times New Roman" w:hAnsi="Times New Roman"/>
          <w:bCs/>
          <w:color w:val="000000" w:themeColor="text1"/>
          <w:sz w:val="24"/>
          <w:szCs w:val="24"/>
        </w:rPr>
        <w:t xml:space="preserve">in males across age groups and 0.4% decrease in females.  </w:t>
      </w:r>
      <w:commentRangeEnd w:id="75"/>
      <w:r>
        <w:rPr>
          <w:rStyle w:val="CommentReference"/>
          <w:rFonts w:asciiTheme="minorHAnsi" w:eastAsiaTheme="minorHAnsi" w:hAnsiTheme="minorHAnsi" w:cstheme="minorBidi"/>
        </w:rPr>
        <w:commentReference w:id="75"/>
      </w:r>
      <w:commentRangeEnd w:id="76"/>
      <w:r>
        <w:rPr>
          <w:rStyle w:val="CommentReference"/>
          <w:rFonts w:asciiTheme="minorHAnsi" w:eastAsiaTheme="minorHAnsi" w:hAnsiTheme="minorHAnsi" w:cstheme="minorBidi"/>
        </w:rPr>
        <w:commentReference w:id="76"/>
      </w:r>
    </w:p>
    <w:p w14:paraId="458508AF" w14:textId="0432B1E7" w:rsidR="00CE4993" w:rsidRPr="00886AE3" w:rsidRDefault="00423243"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26&lt;/sup&gt;","plainTextFormattedCitation":"26","previouslyFormattedCitation":"&lt;sup&gt;25&lt;/sup&gt;"},"properties":{"noteIndex":0},"schema":"https://github.com/citation-style-language/schema/raw/master/csl-citation.json"}</w:instrText>
      </w:r>
      <w:r w:rsidR="002953F0">
        <w:rPr>
          <w:rFonts w:ascii="Times New Roman" w:hAnsi="Times New Roman"/>
          <w:sz w:val="24"/>
          <w:szCs w:val="24"/>
        </w:rPr>
        <w:fldChar w:fldCharType="separate"/>
      </w:r>
      <w:r w:rsidR="00534D12" w:rsidRPr="00534D12">
        <w:rPr>
          <w:rFonts w:ascii="Times New Roman" w:hAnsi="Times New Roman"/>
          <w:noProof/>
          <w:sz w:val="24"/>
          <w:szCs w:val="24"/>
          <w:vertAlign w:val="superscript"/>
        </w:rPr>
        <w:t>26</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00046339" w14:textId="02D9DB13" w:rsidR="002C6259" w:rsidRPr="00843ACB" w:rsidRDefault="002C6259"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49B8210C" w:rsidR="00243549" w:rsidRPr="00636C9B" w:rsidRDefault="00243549" w:rsidP="0044781A">
      <w:pPr>
        <w:pStyle w:val="ListParagraph"/>
        <w:numPr>
          <w:ilvl w:val="0"/>
          <w:numId w:val="7"/>
        </w:numPr>
        <w:spacing w:after="0" w:line="240" w:lineRule="auto"/>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27&lt;/sup&gt;","plainTextFormattedCitation":"27","previouslyFormattedCitation":"&lt;sup&gt;26&lt;/sup&gt;"},"properties":{"noteIndex":0},"schema":"https://github.com/citation-style-language/schema/raw/master/csl-citation.json"}</w:instrText>
      </w:r>
      <w:r w:rsidR="009D3641" w:rsidRPr="00636C9B">
        <w:rPr>
          <w:rFonts w:ascii="Times New Roman" w:hAnsi="Times New Roman"/>
          <w:sz w:val="24"/>
          <w:szCs w:val="24"/>
        </w:rPr>
        <w:fldChar w:fldCharType="separate"/>
      </w:r>
      <w:r w:rsidR="00534D12" w:rsidRPr="00534D12">
        <w:rPr>
          <w:rFonts w:ascii="Times New Roman" w:hAnsi="Times New Roman"/>
          <w:noProof/>
          <w:sz w:val="24"/>
          <w:szCs w:val="24"/>
          <w:vertAlign w:val="superscript"/>
        </w:rPr>
        <w:t>27</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44781A"/>
    <w:p w14:paraId="0B1AFEEF" w14:textId="77777777" w:rsidR="005F20AD" w:rsidRDefault="005F20AD" w:rsidP="005F20AD">
      <w:pPr>
        <w:rPr>
          <w:i/>
        </w:rPr>
      </w:pPr>
      <w:r>
        <w:rPr>
          <w:i/>
        </w:rPr>
        <w:t>Intentional discussion</w:t>
      </w:r>
    </w:p>
    <w:p w14:paraId="25B2DF5B" w14:textId="34434C78" w:rsidR="005F20AD" w:rsidRPr="005B5C55" w:rsidRDefault="005F20AD" w:rsidP="005F20AD">
      <w:pPr>
        <w:pStyle w:val="ListParagraph"/>
        <w:numPr>
          <w:ilvl w:val="0"/>
          <w:numId w:val="7"/>
        </w:numPr>
        <w:spacing w:line="240" w:lineRule="auto"/>
        <w:rPr>
          <w:rFonts w:ascii="Times New Roman" w:hAnsi="Times New Roman"/>
          <w:sz w:val="24"/>
          <w:szCs w:val="24"/>
        </w:rPr>
      </w:pPr>
      <w:commentRangeStart w:id="77"/>
      <w:r>
        <w:rPr>
          <w:rFonts w:ascii="Times New Roman" w:hAnsi="Times New Roman"/>
          <w:color w:val="000000" w:themeColor="text1"/>
          <w:sz w:val="24"/>
          <w:szCs w:val="24"/>
        </w:rPr>
        <w:t>T</w:t>
      </w:r>
      <w:r w:rsidRPr="00843ACB">
        <w:rPr>
          <w:rFonts w:ascii="Times New Roman" w:hAnsi="Times New Roman"/>
          <w:color w:val="000000" w:themeColor="text1"/>
          <w:sz w:val="24"/>
          <w:szCs w:val="24"/>
        </w:rPr>
        <w: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534D1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534D12">
        <w:rPr>
          <w:rFonts w:ascii="MS Mincho" w:eastAsia="MS Mincho" w:hAnsi="MS Mincho" w:cs="MS Mincho"/>
          <w:color w:val="000000" w:themeColor="text1"/>
          <w:sz w:val="24"/>
          <w:szCs w:val="24"/>
        </w:rPr>
        <w:instrText>∼</w:instrText>
      </w:r>
      <w:r w:rsidR="00534D1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28–33&lt;/sup&gt;","plainTextFormattedCitation":"28–33","previouslyFormattedCitation":"&lt;sup&gt;27–32&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534D12" w:rsidRPr="00534D12">
        <w:rPr>
          <w:rFonts w:ascii="Times New Roman" w:hAnsi="Times New Roman"/>
          <w:noProof/>
          <w:color w:val="000000" w:themeColor="text1"/>
          <w:sz w:val="24"/>
          <w:szCs w:val="24"/>
          <w:vertAlign w:val="superscript"/>
        </w:rPr>
        <w:t>28–33</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534D12">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6,13,34,35&lt;/sup&gt;","plainTextFormattedCitation":"6,13,34,35","previouslyFormattedCitation":"&lt;sup&gt;6,14,33,34&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534D12" w:rsidRPr="00534D12">
        <w:rPr>
          <w:rFonts w:ascii="Times New Roman" w:hAnsi="Times New Roman"/>
          <w:noProof/>
          <w:color w:val="000000" w:themeColor="text1"/>
          <w:sz w:val="24"/>
          <w:szCs w:val="24"/>
          <w:vertAlign w:val="superscript"/>
        </w:rPr>
        <w:t>6,13,34,35</w:t>
      </w:r>
      <w:r w:rsidRPr="00843ACB">
        <w:rPr>
          <w:rFonts w:ascii="Times New Roman" w:hAnsi="Times New Roman"/>
          <w:color w:val="000000" w:themeColor="text1"/>
          <w:sz w:val="24"/>
          <w:szCs w:val="24"/>
        </w:rPr>
        <w:fldChar w:fldCharType="end"/>
      </w:r>
      <w:commentRangeEnd w:id="77"/>
      <w:r>
        <w:rPr>
          <w:rStyle w:val="CommentReference"/>
          <w:rFonts w:asciiTheme="minorHAnsi" w:eastAsiaTheme="minorHAnsi" w:hAnsiTheme="minorHAnsi" w:cstheme="minorBidi"/>
        </w:rPr>
        <w:commentReference w:id="77"/>
      </w:r>
    </w:p>
    <w:p w14:paraId="5A2F794D" w14:textId="38003CCA" w:rsidR="005F20AD" w:rsidRDefault="005F20AD" w:rsidP="005F20AD">
      <w:pPr>
        <w:pStyle w:val="ListParagraph"/>
        <w:numPr>
          <w:ilvl w:val="0"/>
          <w:numId w:val="7"/>
        </w:numPr>
        <w:spacing w:after="0" w:line="240" w:lineRule="auto"/>
        <w:rPr>
          <w:rFonts w:ascii="Times New Roman" w:hAnsi="Times New Roman"/>
          <w:sz w:val="24"/>
          <w:szCs w:val="24"/>
        </w:rPr>
      </w:pPr>
      <w:commentRangeStart w:id="78"/>
      <w:commentRangeStart w:id="79"/>
      <w:r>
        <w:rPr>
          <w:rFonts w:ascii="Times New Roman" w:hAnsi="Times New Roman"/>
          <w:sz w:val="24"/>
          <w:szCs w:val="24"/>
        </w:rPr>
        <w:t>On average more time is spent outdoors in anomalously warmer temperatures leading to an increased number of face-to-face interactions, and hence numbers of arguments, confrontations, and ultimately deaths from assault.</w:t>
      </w:r>
      <w:r>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36,37&lt;/sup&gt;","plainTextFormattedCitation":"36,37","previouslyFormattedCitation":"&lt;sup&gt;35,36&lt;/sup&gt;"},"properties":{"noteIndex":0},"schema":"https://github.com/citation-style-language/schema/raw/master/csl-citation.json"}</w:instrText>
      </w:r>
      <w:r>
        <w:rPr>
          <w:rFonts w:ascii="Times New Roman" w:hAnsi="Times New Roman"/>
          <w:sz w:val="24"/>
          <w:szCs w:val="24"/>
        </w:rPr>
        <w:fldChar w:fldCharType="separate"/>
      </w:r>
      <w:r w:rsidR="00534D12" w:rsidRPr="00534D12">
        <w:rPr>
          <w:rFonts w:ascii="Times New Roman" w:hAnsi="Times New Roman"/>
          <w:noProof/>
          <w:sz w:val="24"/>
          <w:szCs w:val="24"/>
          <w:vertAlign w:val="superscript"/>
        </w:rPr>
        <w:t>36,37</w:t>
      </w:r>
      <w:r>
        <w:rPr>
          <w:rFonts w:ascii="Times New Roman" w:hAnsi="Times New Roman"/>
          <w:sz w:val="24"/>
          <w:szCs w:val="24"/>
        </w:rPr>
        <w:fldChar w:fldCharType="end"/>
      </w:r>
      <w:commentRangeEnd w:id="78"/>
      <w:r>
        <w:rPr>
          <w:rStyle w:val="CommentReference"/>
          <w:rFonts w:asciiTheme="minorHAnsi" w:eastAsiaTheme="minorHAnsi" w:hAnsiTheme="minorHAnsi" w:cstheme="minorBidi"/>
        </w:rPr>
        <w:commentReference w:id="78"/>
      </w:r>
      <w:commentRangeEnd w:id="79"/>
      <w:r>
        <w:rPr>
          <w:rStyle w:val="CommentReference"/>
          <w:rFonts w:asciiTheme="minorHAnsi" w:eastAsiaTheme="minorHAnsi" w:hAnsiTheme="minorHAnsi" w:cstheme="minorBidi"/>
        </w:rPr>
        <w:commentReference w:id="79"/>
      </w:r>
    </w:p>
    <w:p w14:paraId="6A4D779B" w14:textId="2F7B6C1B" w:rsidR="005F20AD" w:rsidRDefault="005F20AD" w:rsidP="005F20AD">
      <w:pPr>
        <w:pStyle w:val="ListParagraph"/>
        <w:rPr>
          <w:rFonts w:ascii="Times New Roman" w:hAnsi="Times New Roman"/>
          <w:sz w:val="24"/>
          <w:szCs w:val="24"/>
        </w:rPr>
      </w:pPr>
      <w:r>
        <w:rPr>
          <w:rFonts w:ascii="Times New Roman" w:hAnsi="Times New Roman"/>
          <w:sz w:val="24"/>
          <w:szCs w:val="24"/>
        </w:rPr>
        <w:t xml:space="preserve">These effects are compounded by </w:t>
      </w:r>
      <w:commentRangeStart w:id="80"/>
      <w:r>
        <w:rPr>
          <w:rFonts w:ascii="Times New Roman" w:hAnsi="Times New Roman"/>
          <w:sz w:val="24"/>
          <w:szCs w:val="24"/>
        </w:rPr>
        <w:t>the greater anger levels li</w:t>
      </w:r>
      <w:r w:rsidRPr="00A27E88">
        <w:rPr>
          <w:rFonts w:ascii="Times New Roman" w:hAnsi="Times New Roman"/>
          <w:sz w:val="24"/>
          <w:szCs w:val="24"/>
        </w:rPr>
        <w:t>nk</w:t>
      </w:r>
      <w:r>
        <w:rPr>
          <w:rFonts w:ascii="Times New Roman" w:hAnsi="Times New Roman"/>
          <w:sz w:val="24"/>
          <w:szCs w:val="24"/>
        </w:rPr>
        <w:t>ed to higher</w:t>
      </w:r>
      <w:r w:rsidRPr="00A27E88">
        <w:rPr>
          <w:rFonts w:ascii="Times New Roman" w:hAnsi="Times New Roman"/>
          <w:sz w:val="24"/>
          <w:szCs w:val="24"/>
        </w:rPr>
        <w:t xml:space="preserve"> temperature</w:t>
      </w:r>
      <w:r>
        <w:rPr>
          <w:rFonts w:ascii="Times New Roman" w:hAnsi="Times New Roman"/>
          <w:sz w:val="24"/>
          <w:szCs w:val="24"/>
        </w:rPr>
        <w:t>s</w:t>
      </w:r>
      <w:r w:rsidRPr="00A27E88">
        <w:rPr>
          <w:rFonts w:ascii="Times New Roman" w:hAnsi="Times New Roman"/>
          <w:sz w:val="24"/>
          <w:szCs w:val="24"/>
        </w:rPr>
        <w:t>.</w:t>
      </w:r>
      <w:r w:rsidRPr="00A27E88">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38,39&lt;/sup&gt;","plainTextFormattedCitation":"38,39","previouslyFormattedCitation":"&lt;sup&gt;37,38&lt;/sup&gt;"},"properties":{"noteIndex":0},"schema":"https://github.com/citation-style-language/schema/raw/master/csl-citation.json"}</w:instrText>
      </w:r>
      <w:r w:rsidRPr="00A27E88">
        <w:rPr>
          <w:rFonts w:ascii="Times New Roman" w:hAnsi="Times New Roman"/>
          <w:sz w:val="24"/>
          <w:szCs w:val="24"/>
        </w:rPr>
        <w:fldChar w:fldCharType="separate"/>
      </w:r>
      <w:r w:rsidR="00534D12" w:rsidRPr="00534D12">
        <w:rPr>
          <w:rFonts w:ascii="Times New Roman" w:hAnsi="Times New Roman"/>
          <w:noProof/>
          <w:sz w:val="24"/>
          <w:szCs w:val="24"/>
          <w:vertAlign w:val="superscript"/>
        </w:rPr>
        <w:t>38,39</w:t>
      </w:r>
      <w:r w:rsidRPr="00A27E88">
        <w:rPr>
          <w:rFonts w:ascii="Times New Roman" w:hAnsi="Times New Roman"/>
          <w:sz w:val="24"/>
          <w:szCs w:val="24"/>
        </w:rPr>
        <w:fldChar w:fldCharType="end"/>
      </w:r>
    </w:p>
    <w:p w14:paraId="22010CDE" w14:textId="7D7BFAB3" w:rsidR="00AD49AD" w:rsidRPr="00AD49AD" w:rsidRDefault="00AD49AD" w:rsidP="005F20AD">
      <w:pPr>
        <w:pStyle w:val="ListParagraph"/>
        <w:numPr>
          <w:ilvl w:val="0"/>
          <w:numId w:val="7"/>
        </w:numPr>
        <w:spacing w:after="0" w:line="240" w:lineRule="auto"/>
        <w:rPr>
          <w:rFonts w:ascii="Times New Roman" w:hAnsi="Times New Roman"/>
          <w:sz w:val="24"/>
          <w:szCs w:val="24"/>
        </w:rPr>
      </w:pPr>
      <w:commentRangeStart w:id="81"/>
      <w:r>
        <w:rPr>
          <w:rFonts w:ascii="Times New Roman" w:hAnsi="Times New Roman"/>
          <w:sz w:val="24"/>
          <w:szCs w:val="24"/>
        </w:rPr>
        <w:t>Currently, r</w:t>
      </w:r>
      <w:r w:rsidRPr="004633E5">
        <w:rPr>
          <w:rFonts w:ascii="Times New Roman" w:hAnsi="Times New Roman"/>
          <w:sz w:val="24"/>
          <w:szCs w:val="24"/>
        </w:rPr>
        <w:t>esearchers recognise the need for more research into climate change and mental health.</w:t>
      </w:r>
      <w:r w:rsidRPr="004633E5">
        <w:rPr>
          <w:rFonts w:ascii="Times New Roman" w:hAnsi="Times New Roman"/>
          <w:sz w:val="24"/>
          <w:szCs w:val="24"/>
        </w:rPr>
        <w:fldChar w:fldCharType="begin" w:fldLock="1"/>
      </w:r>
      <w:r>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41&lt;/sup&gt;","plainTextFormattedCitation":"41","previouslyFormattedCitation":"&lt;sup&gt;40&lt;/sup&gt;"},"properties":{"noteIndex":0},"schema":"https://github.com/citation-style-language/schema/raw/master/csl-citation.json"}</w:instrText>
      </w:r>
      <w:r w:rsidRPr="004633E5">
        <w:rPr>
          <w:rFonts w:ascii="Times New Roman" w:hAnsi="Times New Roman"/>
          <w:sz w:val="24"/>
          <w:szCs w:val="24"/>
        </w:rPr>
        <w:fldChar w:fldCharType="separate"/>
      </w:r>
      <w:r w:rsidRPr="00534D12">
        <w:rPr>
          <w:rFonts w:ascii="Times New Roman" w:hAnsi="Times New Roman"/>
          <w:noProof/>
          <w:sz w:val="24"/>
          <w:szCs w:val="24"/>
          <w:vertAlign w:val="superscript"/>
        </w:rPr>
        <w:t>41</w:t>
      </w:r>
      <w:r w:rsidRPr="004633E5">
        <w:rPr>
          <w:rFonts w:ascii="Times New Roman" w:hAnsi="Times New Roman"/>
          <w:sz w:val="24"/>
          <w:szCs w:val="24"/>
        </w:rPr>
        <w:fldChar w:fldCharType="end"/>
      </w:r>
      <w:commentRangeEnd w:id="81"/>
      <w:r w:rsidR="00315EDD">
        <w:rPr>
          <w:rStyle w:val="CommentReference"/>
          <w:rFonts w:asciiTheme="minorHAnsi" w:eastAsiaTheme="minorHAnsi" w:hAnsiTheme="minorHAnsi" w:cstheme="minorBidi"/>
        </w:rPr>
        <w:commentReference w:id="81"/>
      </w:r>
    </w:p>
    <w:p w14:paraId="38F26015" w14:textId="1859F56D" w:rsidR="005F20AD" w:rsidRDefault="005F20AD" w:rsidP="005F20AD">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The </w:t>
      </w:r>
      <w:r w:rsidRPr="00DC0131">
        <w:rPr>
          <w:rFonts w:ascii="Times New Roman" w:hAnsi="Times New Roman"/>
          <w:sz w:val="24"/>
          <w:szCs w:val="24"/>
        </w:rPr>
        <w:t xml:space="preserve">impact of </w:t>
      </w:r>
      <w:r>
        <w:rPr>
          <w:rFonts w:ascii="Times New Roman" w:hAnsi="Times New Roman"/>
          <w:sz w:val="24"/>
          <w:szCs w:val="24"/>
        </w:rPr>
        <w:t>rising temperature</w:t>
      </w:r>
      <w:r w:rsidRPr="00DC0131">
        <w:rPr>
          <w:rFonts w:ascii="Times New Roman" w:hAnsi="Times New Roman"/>
          <w:sz w:val="24"/>
          <w:szCs w:val="24"/>
        </w:rPr>
        <w:t xml:space="preserv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Pr>
          <w:rFonts w:ascii="Times New Roman" w:hAnsi="Times New Roman"/>
          <w:sz w:val="24"/>
          <w:szCs w:val="24"/>
        </w:rPr>
        <w:t>, particularly on depression in young people</w:t>
      </w:r>
      <w:r w:rsidR="005A0EBD">
        <w:rPr>
          <w:rFonts w:ascii="Times New Roman" w:hAnsi="Times New Roman"/>
          <w:sz w:val="24"/>
          <w:szCs w:val="24"/>
        </w:rPr>
        <w:t xml:space="preserve">, where increasing temperatures have been associated with </w:t>
      </w:r>
      <w:r w:rsidR="005A12F9">
        <w:rPr>
          <w:rFonts w:ascii="Times New Roman" w:hAnsi="Times New Roman"/>
          <w:sz w:val="24"/>
          <w:szCs w:val="24"/>
        </w:rPr>
        <w:t>greater incidence of high</w:t>
      </w:r>
      <w:r w:rsidR="001E7FDF">
        <w:rPr>
          <w:rFonts w:ascii="Times New Roman" w:hAnsi="Times New Roman"/>
          <w:sz w:val="24"/>
          <w:szCs w:val="24"/>
        </w:rPr>
        <w:t xml:space="preserve"> </w:t>
      </w:r>
      <w:r w:rsidR="005A0EBD">
        <w:rPr>
          <w:rFonts w:ascii="Times New Roman" w:hAnsi="Times New Roman"/>
          <w:sz w:val="24"/>
          <w:szCs w:val="24"/>
        </w:rPr>
        <w:t>distress</w:t>
      </w:r>
      <w:r>
        <w:rPr>
          <w:rFonts w:ascii="Times New Roman" w:hAnsi="Times New Roman"/>
          <w:sz w:val="24"/>
          <w:szCs w:val="24"/>
        </w:rPr>
        <w:t>.</w:t>
      </w:r>
      <w:r>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40&lt;/sup&gt;","plainTextFormattedCitation":"40","previouslyFormattedCitation":"&lt;sup&gt;39&lt;/sup&gt;"},"properties":{"noteIndex":0},"schema":"https://github.com/citation-style-language/schema/raw/master/csl-citation.json"}</w:instrText>
      </w:r>
      <w:r>
        <w:rPr>
          <w:rFonts w:ascii="Times New Roman" w:hAnsi="Times New Roman"/>
          <w:sz w:val="24"/>
          <w:szCs w:val="24"/>
        </w:rPr>
        <w:fldChar w:fldCharType="separate"/>
      </w:r>
      <w:r w:rsidR="00534D12" w:rsidRPr="00534D12">
        <w:rPr>
          <w:rFonts w:ascii="Times New Roman" w:hAnsi="Times New Roman"/>
          <w:noProof/>
          <w:sz w:val="24"/>
          <w:szCs w:val="24"/>
          <w:vertAlign w:val="superscript"/>
        </w:rPr>
        <w:t>40</w:t>
      </w:r>
      <w:r>
        <w:rPr>
          <w:rFonts w:ascii="Times New Roman" w:hAnsi="Times New Roman"/>
          <w:sz w:val="24"/>
          <w:szCs w:val="24"/>
        </w:rPr>
        <w:fldChar w:fldCharType="end"/>
      </w:r>
    </w:p>
    <w:p w14:paraId="16073B01" w14:textId="7A7309EE" w:rsidR="005F20AD" w:rsidRDefault="005F20AD" w:rsidP="005F20AD">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Evidence includes </w:t>
      </w:r>
      <w:r w:rsidRPr="00DC0131">
        <w:rPr>
          <w:rFonts w:ascii="Times New Roman" w:hAnsi="Times New Roman"/>
          <w:sz w:val="24"/>
          <w:szCs w:val="24"/>
        </w:rPr>
        <w:t>rising temperatures increasing hospital admissions</w:t>
      </w:r>
      <w:r>
        <w:rPr>
          <w:rFonts w:ascii="Times New Roman" w:hAnsi="Times New Roman"/>
          <w:sz w:val="24"/>
          <w:szCs w:val="24"/>
        </w:rPr>
        <w:t xml:space="preserve"> for psychological issues</w:t>
      </w:r>
      <w:r w:rsidRPr="00DC0131">
        <w:rPr>
          <w:rFonts w:ascii="Times New Roman" w:hAnsi="Times New Roman"/>
          <w:sz w:val="24"/>
          <w:szCs w:val="24"/>
        </w:rPr>
        <w:t xml:space="preserve"> in Australia.</w:t>
      </w:r>
      <w:r>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42&lt;/sup&gt;","plainTextFormattedCitation":"42","previouslyFormattedCitation":"&lt;sup&gt;41&lt;/sup&gt;"},"properties":{"noteIndex":0},"schema":"https://github.com/citation-style-language/schema/raw/master/csl-citation.json"}</w:instrText>
      </w:r>
      <w:r>
        <w:rPr>
          <w:rFonts w:ascii="Times New Roman" w:hAnsi="Times New Roman"/>
          <w:sz w:val="24"/>
          <w:szCs w:val="24"/>
        </w:rPr>
        <w:fldChar w:fldCharType="separate"/>
      </w:r>
      <w:r w:rsidR="00534D12" w:rsidRPr="00534D12">
        <w:rPr>
          <w:rFonts w:ascii="Times New Roman" w:hAnsi="Times New Roman"/>
          <w:noProof/>
          <w:sz w:val="24"/>
          <w:szCs w:val="24"/>
          <w:vertAlign w:val="superscript"/>
        </w:rPr>
        <w:t>42</w:t>
      </w:r>
      <w:r>
        <w:rPr>
          <w:rFonts w:ascii="Times New Roman" w:hAnsi="Times New Roman"/>
          <w:sz w:val="24"/>
          <w:szCs w:val="24"/>
        </w:rPr>
        <w:fldChar w:fldCharType="end"/>
      </w:r>
      <w:r w:rsidRPr="00DC0131">
        <w:rPr>
          <w:rFonts w:ascii="Times New Roman" w:hAnsi="Times New Roman"/>
          <w:sz w:val="24"/>
          <w:szCs w:val="24"/>
        </w:rPr>
        <w:t xml:space="preserve"> </w:t>
      </w:r>
    </w:p>
    <w:p w14:paraId="2E6F452B" w14:textId="0B733063" w:rsidR="005F20AD" w:rsidDel="00DA6B3F" w:rsidRDefault="005F20AD" w:rsidP="005F20AD">
      <w:pPr>
        <w:pStyle w:val="ListParagraph"/>
        <w:numPr>
          <w:ilvl w:val="0"/>
          <w:numId w:val="7"/>
        </w:numPr>
        <w:spacing w:after="0" w:line="240" w:lineRule="auto"/>
        <w:rPr>
          <w:del w:id="83" w:author="Parks, Robbie M" w:date="2019-01-08T00:52:00Z"/>
          <w:rFonts w:ascii="Times New Roman" w:hAnsi="Times New Roman"/>
          <w:sz w:val="24"/>
          <w:szCs w:val="24"/>
        </w:rPr>
      </w:pPr>
      <w:r>
        <w:rPr>
          <w:rFonts w:ascii="Times New Roman" w:hAnsi="Times New Roman"/>
          <w:sz w:val="24"/>
          <w:szCs w:val="24"/>
        </w:rPr>
        <w:t>Changes associated with increasing temperature include loss of sleep,</w:t>
      </w:r>
      <w:r>
        <w:fldChar w:fldCharType="begin" w:fldLock="1"/>
      </w:r>
      <w:r w:rsidR="00534D12">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43&lt;/sup&gt;","plainTextFormattedCitation":"43","previouslyFormattedCitation":"&lt;sup&gt;42&lt;/sup&gt;"},"properties":{"noteIndex":0},"schema":"https://github.com/citation-style-language/schema/raw/master/csl-citation.json"}</w:instrText>
      </w:r>
      <w:r>
        <w:fldChar w:fldCharType="separate"/>
      </w:r>
      <w:r w:rsidR="00534D12" w:rsidRPr="00534D12">
        <w:rPr>
          <w:rFonts w:ascii="Times New Roman" w:hAnsi="Times New Roman"/>
          <w:noProof/>
          <w:sz w:val="24"/>
          <w:szCs w:val="24"/>
          <w:vertAlign w:val="superscript"/>
        </w:rPr>
        <w:t>43</w:t>
      </w:r>
      <w:r>
        <w:fldChar w:fldCharType="end"/>
      </w:r>
      <w:ins w:id="84" w:author="Parks, Robbie M" w:date="2019-01-08T00:52:00Z">
        <w:r w:rsidR="00DA6B3F">
          <w:rPr>
            <w:rFonts w:ascii="Times New Roman" w:hAnsi="Times New Roman"/>
            <w:sz w:val="24"/>
            <w:szCs w:val="24"/>
          </w:rPr>
          <w:t xml:space="preserve"> </w:t>
        </w:r>
      </w:ins>
    </w:p>
    <w:p w14:paraId="7DBD581C" w14:textId="64720851" w:rsidR="005F20AD" w:rsidRPr="00DA6B3F" w:rsidDel="00DA6B3F" w:rsidRDefault="005F20AD" w:rsidP="00DA6B3F">
      <w:pPr>
        <w:pStyle w:val="ListParagraph"/>
        <w:numPr>
          <w:ilvl w:val="0"/>
          <w:numId w:val="7"/>
        </w:numPr>
        <w:spacing w:after="0" w:line="240" w:lineRule="auto"/>
        <w:rPr>
          <w:del w:id="85" w:author="Parks, Robbie M" w:date="2019-01-08T00:52:00Z"/>
          <w:rFonts w:ascii="Times New Roman" w:hAnsi="Times New Roman"/>
          <w:sz w:val="24"/>
          <w:szCs w:val="24"/>
        </w:rPr>
      </w:pPr>
      <w:del w:id="86" w:author="Parks, Robbie M" w:date="2019-01-08T00:52:00Z">
        <w:r w:rsidRPr="00DA6B3F" w:rsidDel="00DA6B3F">
          <w:rPr>
            <w:rFonts w:ascii="Times New Roman" w:hAnsi="Times New Roman"/>
            <w:sz w:val="24"/>
            <w:szCs w:val="24"/>
          </w:rPr>
          <w:delText xml:space="preserve">, </w:delText>
        </w:r>
      </w:del>
      <w:r w:rsidRPr="00DA6B3F">
        <w:rPr>
          <w:rFonts w:ascii="Times New Roman" w:hAnsi="Times New Roman"/>
          <w:sz w:val="24"/>
          <w:szCs w:val="24"/>
        </w:rPr>
        <w:t>less effective psychoactive drugs</w:t>
      </w:r>
      <w:ins w:id="87" w:author="Parks, Robbie M" w:date="2019-01-08T00:52:00Z">
        <w:r w:rsidR="00416368">
          <w:rPr>
            <w:rFonts w:ascii="Times New Roman" w:hAnsi="Times New Roman"/>
            <w:sz w:val="24"/>
            <w:szCs w:val="24"/>
          </w:rPr>
          <w:t>,</w:t>
        </w:r>
      </w:ins>
      <w:del w:id="88" w:author="Parks, Robbie M" w:date="2019-01-08T00:52:00Z">
        <w:r w:rsidRPr="00DA6B3F" w:rsidDel="00DA6B3F">
          <w:rPr>
            <w:rFonts w:ascii="Times New Roman" w:hAnsi="Times New Roman"/>
            <w:sz w:val="24"/>
            <w:szCs w:val="24"/>
          </w:rPr>
          <w:delText>,</w:delText>
        </w:r>
      </w:del>
      <w:r w:rsidRPr="00DA6B3F">
        <w:fldChar w:fldCharType="begin" w:fldLock="1"/>
      </w:r>
      <w:r w:rsidR="00534D12" w:rsidRPr="00DA6B3F">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44&lt;/sup&gt;","plainTextFormattedCitation":"44","previouslyFormattedCitation":"&lt;sup&gt;43&lt;/sup&gt;"},"properties":{"noteIndex":0},"schema":"https://github.com/citation-style-language/schema/raw/master/csl-citation.json"}</w:instrText>
      </w:r>
      <w:r w:rsidRPr="00DA6B3F">
        <w:rPr>
          <w:rPrChange w:id="89" w:author="Parks, Robbie M" w:date="2019-01-08T00:52:00Z">
            <w:rPr/>
          </w:rPrChange>
        </w:rPr>
        <w:fldChar w:fldCharType="separate"/>
      </w:r>
      <w:r w:rsidR="00534D12" w:rsidRPr="00DA6B3F">
        <w:rPr>
          <w:rFonts w:ascii="Times New Roman" w:hAnsi="Times New Roman"/>
          <w:noProof/>
          <w:sz w:val="24"/>
          <w:szCs w:val="24"/>
          <w:vertAlign w:val="superscript"/>
        </w:rPr>
        <w:t>44</w:t>
      </w:r>
      <w:r w:rsidRPr="00DA6B3F">
        <w:fldChar w:fldCharType="end"/>
      </w:r>
      <w:ins w:id="90" w:author="Parks, Robbie M" w:date="2019-01-08T00:52:00Z">
        <w:r w:rsidR="00DA6B3F">
          <w:rPr>
            <w:rFonts w:ascii="Times New Roman" w:hAnsi="Times New Roman"/>
            <w:sz w:val="24"/>
            <w:szCs w:val="24"/>
          </w:rPr>
          <w:t xml:space="preserve"> </w:t>
        </w:r>
      </w:ins>
    </w:p>
    <w:p w14:paraId="63EA340A" w14:textId="53B87441" w:rsidR="005F20AD" w:rsidRPr="00DA6B3F" w:rsidRDefault="005F20AD" w:rsidP="00DA6B3F">
      <w:pPr>
        <w:pStyle w:val="ListParagraph"/>
        <w:numPr>
          <w:ilvl w:val="0"/>
          <w:numId w:val="7"/>
        </w:numPr>
        <w:spacing w:after="0" w:line="240" w:lineRule="auto"/>
        <w:rPr>
          <w:rFonts w:ascii="Times New Roman" w:hAnsi="Times New Roman"/>
          <w:sz w:val="24"/>
          <w:szCs w:val="24"/>
        </w:rPr>
      </w:pPr>
      <w:r w:rsidRPr="00DA6B3F">
        <w:rPr>
          <w:rFonts w:ascii="Times New Roman" w:hAnsi="Times New Roman"/>
          <w:sz w:val="24"/>
          <w:szCs w:val="24"/>
        </w:rPr>
        <w:t xml:space="preserve">and </w:t>
      </w:r>
      <w:ins w:id="91" w:author="Parks, Robbie M" w:date="2019-01-08T00:51:00Z">
        <w:r w:rsidR="00257789" w:rsidRPr="00416368">
          <w:rPr>
            <w:rFonts w:ascii="Times New Roman" w:hAnsi="Times New Roman"/>
            <w:sz w:val="24"/>
            <w:szCs w:val="24"/>
          </w:rPr>
          <w:t xml:space="preserve">deterioration of </w:t>
        </w:r>
      </w:ins>
      <w:del w:id="92" w:author="Parks, Robbie M" w:date="2019-01-08T00:51:00Z">
        <w:r w:rsidRPr="00A76C09" w:rsidDel="00257789">
          <w:rPr>
            <w:rFonts w:ascii="Times New Roman" w:hAnsi="Times New Roman"/>
            <w:sz w:val="24"/>
            <w:szCs w:val="24"/>
          </w:rPr>
          <w:delText xml:space="preserve">rising depression </w:delText>
        </w:r>
      </w:del>
      <w:r w:rsidRPr="00A76C09">
        <w:rPr>
          <w:rFonts w:ascii="Times New Roman" w:hAnsi="Times New Roman"/>
          <w:sz w:val="24"/>
          <w:szCs w:val="24"/>
        </w:rPr>
        <w:t>levels</w:t>
      </w:r>
      <w:ins w:id="93" w:author="Parks, Robbie M" w:date="2019-01-08T00:51:00Z">
        <w:r w:rsidR="00257789" w:rsidRPr="00DA6B3F">
          <w:rPr>
            <w:rFonts w:ascii="Times New Roman" w:hAnsi="Times New Roman"/>
            <w:sz w:val="24"/>
            <w:szCs w:val="24"/>
          </w:rPr>
          <w:t xml:space="preserve"> of mental well-being</w:t>
        </w:r>
      </w:ins>
      <w:r w:rsidRPr="00DA6B3F">
        <w:rPr>
          <w:rFonts w:ascii="Times New Roman" w:hAnsi="Times New Roman"/>
          <w:sz w:val="24"/>
          <w:szCs w:val="24"/>
        </w:rPr>
        <w:t>.</w:t>
      </w:r>
      <w:r w:rsidRPr="00DA6B3F">
        <w:rPr>
          <w:rFonts w:ascii="Times New Roman" w:hAnsi="Times New Roman"/>
          <w:sz w:val="24"/>
          <w:szCs w:val="24"/>
        </w:rPr>
        <w:fldChar w:fldCharType="begin" w:fldLock="1"/>
      </w:r>
      <w:r w:rsidRPr="00DA6B3F">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Pr="00DA6B3F">
        <w:rPr>
          <w:rFonts w:ascii="Times New Roman" w:hAnsi="Times New Roman"/>
          <w:sz w:val="24"/>
          <w:szCs w:val="24"/>
          <w:rPrChange w:id="94" w:author="Parks, Robbie M" w:date="2019-01-08T00:52:00Z">
            <w:rPr>
              <w:rFonts w:ascii="Times New Roman" w:hAnsi="Times New Roman"/>
              <w:sz w:val="24"/>
              <w:szCs w:val="24"/>
            </w:rPr>
          </w:rPrChange>
        </w:rPr>
        <w:fldChar w:fldCharType="separate"/>
      </w:r>
      <w:r w:rsidRPr="00DA6B3F">
        <w:rPr>
          <w:rFonts w:ascii="Times New Roman" w:hAnsi="Times New Roman"/>
          <w:noProof/>
          <w:sz w:val="24"/>
          <w:szCs w:val="24"/>
          <w:vertAlign w:val="superscript"/>
        </w:rPr>
        <w:t>6</w:t>
      </w:r>
      <w:r w:rsidRPr="00DA6B3F">
        <w:rPr>
          <w:rFonts w:ascii="Times New Roman" w:hAnsi="Times New Roman"/>
          <w:sz w:val="24"/>
          <w:szCs w:val="24"/>
        </w:rPr>
        <w:fldChar w:fldCharType="end"/>
      </w:r>
      <w:r w:rsidRPr="00DA6B3F">
        <w:rPr>
          <w:rFonts w:ascii="Times New Roman" w:hAnsi="Times New Roman"/>
          <w:sz w:val="24"/>
          <w:szCs w:val="24"/>
        </w:rPr>
        <w:t xml:space="preserve"> </w:t>
      </w:r>
      <w:commentRangeEnd w:id="80"/>
      <w:r>
        <w:rPr>
          <w:rStyle w:val="CommentReference"/>
          <w:rFonts w:asciiTheme="minorHAnsi" w:eastAsiaTheme="minorHAnsi" w:hAnsiTheme="minorHAnsi" w:cstheme="minorBidi"/>
        </w:rPr>
        <w:commentReference w:id="80"/>
      </w:r>
    </w:p>
    <w:p w14:paraId="2ADB45DE" w14:textId="77777777" w:rsidR="005F20AD" w:rsidRDefault="005F20AD" w:rsidP="005F20AD">
      <w:pPr>
        <w:spacing w:line="480" w:lineRule="auto"/>
      </w:pPr>
    </w:p>
    <w:p w14:paraId="39140E25" w14:textId="77777777" w:rsidR="005F20AD" w:rsidRDefault="005F20AD" w:rsidP="005F20AD">
      <w:pPr>
        <w:spacing w:line="480" w:lineRule="auto"/>
        <w:rPr>
          <w:i/>
        </w:rPr>
      </w:pPr>
      <w:proofErr w:type="gramStart"/>
      <w:r w:rsidRPr="001D3E82">
        <w:rPr>
          <w:i/>
        </w:rPr>
        <w:t>So</w:t>
      </w:r>
      <w:proofErr w:type="gramEnd"/>
      <w:r w:rsidRPr="001D3E82">
        <w:rPr>
          <w:i/>
        </w:rPr>
        <w:t xml:space="preserve"> what</w:t>
      </w:r>
    </w:p>
    <w:p w14:paraId="1932DA59" w14:textId="77777777" w:rsidR="00735673" w:rsidRDefault="00735673" w:rsidP="00735673">
      <w:pPr>
        <w:pStyle w:val="ListParagraph"/>
        <w:numPr>
          <w:ilvl w:val="0"/>
          <w:numId w:val="7"/>
        </w:numPr>
        <w:spacing w:line="240" w:lineRule="auto"/>
        <w:rPr>
          <w:ins w:id="95" w:author="Parks, Robbie M" w:date="2019-01-08T00:50:00Z"/>
          <w:rFonts w:ascii="Times New Roman" w:hAnsi="Times New Roman"/>
          <w:sz w:val="24"/>
          <w:szCs w:val="24"/>
        </w:rPr>
      </w:pPr>
      <w:ins w:id="96" w:author="Parks, Robbie M" w:date="2019-01-08T00:50:00Z">
        <w:r w:rsidRPr="00254463">
          <w:rPr>
            <w:rFonts w:ascii="Times New Roman" w:hAnsi="Times New Roman"/>
            <w:sz w:val="24"/>
            <w:szCs w:val="24"/>
          </w:rPr>
          <w:t xml:space="preserve">Our work </w:t>
        </w:r>
        <w:r>
          <w:rPr>
            <w:rFonts w:ascii="Times New Roman" w:hAnsi="Times New Roman"/>
            <w:sz w:val="24"/>
            <w:szCs w:val="24"/>
          </w:rPr>
          <w:t>highlights how deaths from injuries are subject to modification from rising temperatures due to climate change.</w:t>
        </w:r>
      </w:ins>
    </w:p>
    <w:p w14:paraId="4EEF5761" w14:textId="2EEDE09C" w:rsidR="00735673" w:rsidRDefault="00A76C09" w:rsidP="00735673">
      <w:pPr>
        <w:pStyle w:val="ListParagraph"/>
        <w:numPr>
          <w:ilvl w:val="0"/>
          <w:numId w:val="7"/>
        </w:numPr>
        <w:spacing w:line="240" w:lineRule="auto"/>
        <w:rPr>
          <w:ins w:id="97" w:author="Parks, Robbie M" w:date="2019-01-08T16:58:00Z"/>
          <w:rFonts w:ascii="Times New Roman" w:hAnsi="Times New Roman"/>
          <w:sz w:val="24"/>
          <w:szCs w:val="24"/>
        </w:rPr>
      </w:pPr>
      <w:ins w:id="98" w:author="Parks, Robbie M" w:date="2019-01-08T00:52:00Z">
        <w:r>
          <w:rPr>
            <w:rFonts w:ascii="Times New Roman" w:hAnsi="Times New Roman"/>
            <w:sz w:val="24"/>
            <w:szCs w:val="24"/>
          </w:rPr>
          <w:t xml:space="preserve">Our study has looked at how </w:t>
        </w:r>
      </w:ins>
      <w:ins w:id="99" w:author="Parks, Robbie M" w:date="2019-01-08T00:56:00Z">
        <w:r w:rsidR="00F375B0">
          <w:rPr>
            <w:rFonts w:ascii="Times New Roman" w:hAnsi="Times New Roman"/>
            <w:sz w:val="24"/>
            <w:szCs w:val="24"/>
          </w:rPr>
          <w:t xml:space="preserve">additional </w:t>
        </w:r>
      </w:ins>
      <w:ins w:id="100" w:author="Parks, Robbie M" w:date="2019-01-08T00:52:00Z">
        <w:r>
          <w:rPr>
            <w:rFonts w:ascii="Times New Roman" w:hAnsi="Times New Roman"/>
            <w:sz w:val="24"/>
            <w:szCs w:val="24"/>
          </w:rPr>
          <w:t xml:space="preserve">deaths from injuries will be </w:t>
        </w:r>
      </w:ins>
      <w:ins w:id="101" w:author="Parks, Robbie M" w:date="2019-01-08T00:56:00Z">
        <w:r w:rsidR="00F375B0">
          <w:rPr>
            <w:rFonts w:ascii="Times New Roman" w:hAnsi="Times New Roman"/>
            <w:sz w:val="24"/>
            <w:szCs w:val="24"/>
          </w:rPr>
          <w:t>concentrated</w:t>
        </w:r>
      </w:ins>
      <w:ins w:id="102" w:author="Parks, Robbie M" w:date="2019-01-08T00:52:00Z">
        <w:r>
          <w:rPr>
            <w:rFonts w:ascii="Times New Roman" w:hAnsi="Times New Roman"/>
            <w:sz w:val="24"/>
            <w:szCs w:val="24"/>
          </w:rPr>
          <w:t xml:space="preserve"> </w:t>
        </w:r>
      </w:ins>
      <w:ins w:id="103" w:author="Parks, Robbie M" w:date="2019-01-08T00:56:00Z">
        <w:r w:rsidR="00F375B0">
          <w:rPr>
            <w:rFonts w:ascii="Times New Roman" w:hAnsi="Times New Roman"/>
            <w:sz w:val="24"/>
            <w:szCs w:val="24"/>
          </w:rPr>
          <w:t xml:space="preserve">in young to middle-aged males, </w:t>
        </w:r>
        <w:r w:rsidR="002C7EC2">
          <w:rPr>
            <w:rFonts w:ascii="Times New Roman" w:hAnsi="Times New Roman"/>
            <w:sz w:val="24"/>
            <w:szCs w:val="24"/>
          </w:rPr>
          <w:t xml:space="preserve">with </w:t>
        </w:r>
        <w:r w:rsidR="0089054C">
          <w:rPr>
            <w:rFonts w:ascii="Times New Roman" w:hAnsi="Times New Roman"/>
            <w:sz w:val="24"/>
            <w:szCs w:val="24"/>
          </w:rPr>
          <w:t xml:space="preserve">similar previous studies taking population </w:t>
        </w:r>
        <w:proofErr w:type="gramStart"/>
        <w:r w:rsidR="0089054C">
          <w:rPr>
            <w:rFonts w:ascii="Times New Roman" w:hAnsi="Times New Roman"/>
            <w:sz w:val="24"/>
            <w:szCs w:val="24"/>
          </w:rPr>
          <w:t>as a whole without</w:t>
        </w:r>
        <w:proofErr w:type="gramEnd"/>
        <w:r w:rsidR="0089054C">
          <w:rPr>
            <w:rFonts w:ascii="Times New Roman" w:hAnsi="Times New Roman"/>
            <w:sz w:val="24"/>
            <w:szCs w:val="24"/>
          </w:rPr>
          <w:t xml:space="preserve"> separation by age </w:t>
        </w:r>
      </w:ins>
      <w:ins w:id="104" w:author="Parks, Robbie M" w:date="2019-01-08T00:59:00Z">
        <w:r w:rsidR="0089054C">
          <w:rPr>
            <w:rFonts w:ascii="Times New Roman" w:hAnsi="Times New Roman"/>
            <w:sz w:val="24"/>
            <w:szCs w:val="24"/>
          </w:rPr>
          <w:t xml:space="preserve">group </w:t>
        </w:r>
      </w:ins>
      <w:ins w:id="105" w:author="Parks, Robbie M" w:date="2019-01-08T00:56:00Z">
        <w:r w:rsidR="0089054C">
          <w:rPr>
            <w:rFonts w:ascii="Times New Roman" w:hAnsi="Times New Roman"/>
            <w:sz w:val="24"/>
            <w:szCs w:val="24"/>
          </w:rPr>
          <w:t>and sex.</w:t>
        </w:r>
      </w:ins>
    </w:p>
    <w:p w14:paraId="647C6E17" w14:textId="00C682D8" w:rsidR="00F76D4F" w:rsidRPr="00254463" w:rsidRDefault="0069377A" w:rsidP="00735673">
      <w:pPr>
        <w:pStyle w:val="ListParagraph"/>
        <w:numPr>
          <w:ilvl w:val="0"/>
          <w:numId w:val="7"/>
        </w:numPr>
        <w:spacing w:line="240" w:lineRule="auto"/>
        <w:rPr>
          <w:ins w:id="106" w:author="Parks, Robbie M" w:date="2019-01-08T00:50:00Z"/>
          <w:rFonts w:ascii="Times New Roman" w:hAnsi="Times New Roman"/>
          <w:sz w:val="24"/>
          <w:szCs w:val="24"/>
        </w:rPr>
      </w:pPr>
      <w:ins w:id="107" w:author="Parks, Robbie M" w:date="2019-01-08T16:59:00Z">
        <w:r>
          <w:rPr>
            <w:rFonts w:ascii="Times New Roman" w:hAnsi="Times New Roman"/>
            <w:sz w:val="24"/>
            <w:szCs w:val="24"/>
          </w:rPr>
          <w:lastRenderedPageBreak/>
          <w:t xml:space="preserve">Based on our work, </w:t>
        </w:r>
        <w:r w:rsidR="007B6420">
          <w:rPr>
            <w:rFonts w:ascii="Times New Roman" w:hAnsi="Times New Roman"/>
            <w:sz w:val="24"/>
            <w:szCs w:val="24"/>
          </w:rPr>
          <w:t xml:space="preserve">there may be opportunities to </w:t>
        </w:r>
      </w:ins>
      <w:ins w:id="108" w:author="Parks, Robbie M" w:date="2019-01-08T17:01:00Z">
        <w:r w:rsidR="003C122B">
          <w:rPr>
            <w:rFonts w:ascii="Times New Roman" w:hAnsi="Times New Roman"/>
            <w:sz w:val="24"/>
            <w:szCs w:val="24"/>
          </w:rPr>
          <w:t xml:space="preserve">focus on </w:t>
        </w:r>
      </w:ins>
      <w:ins w:id="109" w:author="Parks, Robbie M" w:date="2019-01-08T16:59:00Z">
        <w:r w:rsidR="007B6420">
          <w:rPr>
            <w:rFonts w:ascii="Times New Roman" w:hAnsi="Times New Roman"/>
            <w:sz w:val="24"/>
            <w:szCs w:val="24"/>
          </w:rPr>
          <w:t>younger males</w:t>
        </w:r>
      </w:ins>
      <w:ins w:id="110" w:author="Parks, Robbie M" w:date="2019-01-08T17:00:00Z">
        <w:r w:rsidR="003C122B">
          <w:rPr>
            <w:rFonts w:ascii="Times New Roman" w:hAnsi="Times New Roman"/>
            <w:sz w:val="24"/>
            <w:szCs w:val="24"/>
          </w:rPr>
          <w:t xml:space="preserve"> for interventions on anomalously warm conditions. This could be through targeted messaging</w:t>
        </w:r>
      </w:ins>
      <w:ins w:id="111" w:author="Parks, Robbie M" w:date="2019-01-08T17:01:00Z">
        <w:r w:rsidR="003C122B">
          <w:rPr>
            <w:rFonts w:ascii="Times New Roman" w:hAnsi="Times New Roman"/>
            <w:sz w:val="24"/>
            <w:szCs w:val="24"/>
          </w:rPr>
          <w:t xml:space="preserve"> with forecasts of anomalously warm months or through </w:t>
        </w:r>
        <w:r w:rsidR="00566932">
          <w:rPr>
            <w:rFonts w:ascii="Times New Roman" w:hAnsi="Times New Roman"/>
            <w:sz w:val="24"/>
            <w:szCs w:val="24"/>
          </w:rPr>
          <w:t xml:space="preserve">general education of the </w:t>
        </w:r>
      </w:ins>
      <w:ins w:id="112" w:author="Parks, Robbie M" w:date="2019-01-08T17:02:00Z">
        <w:r w:rsidR="00566932">
          <w:rPr>
            <w:rFonts w:ascii="Times New Roman" w:hAnsi="Times New Roman"/>
            <w:sz w:val="24"/>
            <w:szCs w:val="24"/>
          </w:rPr>
          <w:t xml:space="preserve">potential </w:t>
        </w:r>
      </w:ins>
      <w:ins w:id="113" w:author="Parks, Robbie M" w:date="2019-01-08T17:01:00Z">
        <w:r w:rsidR="00566932">
          <w:rPr>
            <w:rFonts w:ascii="Times New Roman" w:hAnsi="Times New Roman"/>
            <w:sz w:val="24"/>
            <w:szCs w:val="24"/>
          </w:rPr>
          <w:t>added mental health, violence, and driving risks that are evident through anomalously warm temperature.</w:t>
        </w:r>
      </w:ins>
    </w:p>
    <w:p w14:paraId="47189CEC" w14:textId="130227F2" w:rsidR="001E0C8D" w:rsidRPr="00636C9B" w:rsidRDefault="00FA3851" w:rsidP="0044781A">
      <w:pPr>
        <w:spacing w:line="480" w:lineRule="auto"/>
        <w:rPr>
          <w:b/>
          <w:color w:val="000000" w:themeColor="text1"/>
        </w:rPr>
      </w:pPr>
      <w:r w:rsidRPr="00636C9B">
        <w:rPr>
          <w:b/>
          <w:color w:val="000000" w:themeColor="text1"/>
        </w:rPr>
        <w:t>Methods</w:t>
      </w:r>
    </w:p>
    <w:p w14:paraId="15E3966A" w14:textId="77777777" w:rsidR="00FA3851" w:rsidRDefault="00FA3851" w:rsidP="0044781A">
      <w:pPr>
        <w:spacing w:line="480" w:lineRule="auto"/>
        <w:outlineLvl w:val="0"/>
        <w:rPr>
          <w:ins w:id="114" w:author="Parks, Robbie M" w:date="2019-01-02T13:51:00Z"/>
          <w:i/>
          <w:color w:val="000000" w:themeColor="text1"/>
        </w:rPr>
      </w:pPr>
      <w:r>
        <w:rPr>
          <w:i/>
          <w:color w:val="000000" w:themeColor="text1"/>
        </w:rPr>
        <w:t>Data sources</w:t>
      </w:r>
    </w:p>
    <w:p w14:paraId="5F537320" w14:textId="77777777" w:rsidR="001E0C8D" w:rsidRPr="00636C9B" w:rsidRDefault="001E0C8D" w:rsidP="0044781A">
      <w:pPr>
        <w:spacing w:line="480" w:lineRule="auto"/>
        <w:outlineLvl w:val="0"/>
        <w:rPr>
          <w:i/>
          <w:color w:val="000000" w:themeColor="text1"/>
        </w:rPr>
      </w:pP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w:t>
      </w:r>
      <w:proofErr w:type="spellStart"/>
      <w:r w:rsidRPr="00636C9B">
        <w:rPr>
          <w:rStyle w:val="apple-style-span"/>
          <w:color w:val="000000" w:themeColor="text1"/>
        </w:rPr>
        <w:t>Center</w:t>
      </w:r>
      <w:proofErr w:type="spellEnd"/>
      <w:r w:rsidRPr="00636C9B">
        <w:rPr>
          <w:rStyle w:val="apple-style-span"/>
          <w:color w:val="000000" w:themeColor="text1"/>
        </w:rPr>
        <w:t xml:space="preserve"> for Health Statistics (NCHS)</w:t>
      </w:r>
      <w:r w:rsidR="00AD5AED">
        <w:rPr>
          <w:rStyle w:val="apple-style-span"/>
          <w:color w:val="000000" w:themeColor="text1"/>
        </w:rPr>
        <w:t xml:space="preserve"> </w:t>
      </w:r>
      <w:r w:rsidR="00752BA5">
        <w:rPr>
          <w:rStyle w:val="apple-style-span"/>
          <w:color w:val="000000" w:themeColor="text1"/>
        </w:rPr>
        <w:t>(</w:t>
      </w:r>
      <w:hyperlink r:id="rId14"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5"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6"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30C847B5" w:rsidR="00FA3851" w:rsidRDefault="00FA3851" w:rsidP="0044781A">
      <w:pPr>
        <w:spacing w:line="480" w:lineRule="auto"/>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 xml:space="preserve">to the international classification of diseases (ICD) system (9th revision of ICD from 1980 to 1998 and 10th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w:t>
      </w:r>
      <w:proofErr w:type="gramStart"/>
      <w:r>
        <w:rPr>
          <w:rStyle w:val="apple-style-span"/>
          <w:color w:val="000000" w:themeColor="text1"/>
        </w:rPr>
        <w:t>all</w:t>
      </w:r>
      <w:r w:rsidR="001A274C">
        <w:rPr>
          <w:rStyle w:val="apple-style-span"/>
          <w:color w:val="000000" w:themeColor="text1"/>
        </w:rPr>
        <w:t xml:space="preserve"> of</w:t>
      </w:r>
      <w:proofErr w:type="gramEnd"/>
      <w:r w:rsidR="001A274C">
        <w:rPr>
          <w:rStyle w:val="apple-style-span"/>
          <w:color w:val="000000" w:themeColor="text1"/>
        </w:rPr>
        <w:t xml:space="preserve">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79A8E5DA" w14:textId="3C2FB86B" w:rsidR="00BA1F28" w:rsidRDefault="00FA31D5" w:rsidP="0044781A">
      <w:pPr>
        <w:spacing w:line="480" w:lineRule="auto"/>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534D12">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45&lt;/sup&gt;","plainTextFormattedCitation":"45","previouslyFormattedCitation":"&lt;sup&gt;44&lt;/sup&gt;"},"properties":{"noteIndex":0},"schema":"https://github.com/citation-style-language/schema/raw/master/csl-citation.json"}</w:instrText>
      </w:r>
      <w:r w:rsidR="00EC6676" w:rsidRPr="00636C9B">
        <w:fldChar w:fldCharType="separate"/>
      </w:r>
      <w:r w:rsidR="00534D12" w:rsidRPr="00534D12">
        <w:rPr>
          <w:noProof/>
          <w:vertAlign w:val="superscript"/>
        </w:rPr>
        <w:t>45</w:t>
      </w:r>
      <w:r w:rsidR="00EC6676" w:rsidRPr="00636C9B">
        <w:fldChar w:fldCharType="end"/>
      </w:r>
      <w:r w:rsidR="00EC6676">
        <w:rPr>
          <w:color w:val="000000" w:themeColor="text1"/>
        </w:rPr>
        <w:t xml:space="preserve"> </w:t>
      </w:r>
      <w:r w:rsidRPr="00FA31D5">
        <w:rPr>
          <w:color w:val="000000" w:themeColor="text1"/>
        </w:rPr>
        <w:t xml:space="preserve">We used gridded four-times-daily </w:t>
      </w:r>
      <w:r w:rsidRPr="00FA31D5">
        <w:rPr>
          <w:color w:val="000000" w:themeColor="text1"/>
        </w:rPr>
        <w:lastRenderedPageBreak/>
        <w:t xml:space="preserve">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77777777" w:rsidR="00BA1F28" w:rsidRDefault="00BA1F28" w:rsidP="0044781A">
      <w:pPr>
        <w:spacing w:line="480" w:lineRule="auto"/>
        <w:rPr>
          <w:color w:val="000000" w:themeColor="text1"/>
        </w:rPr>
      </w:pPr>
    </w:p>
    <w:p w14:paraId="20500304" w14:textId="474C7897" w:rsidR="00FA3851" w:rsidRPr="002C6C20" w:rsidRDefault="00BA1F28" w:rsidP="0044781A">
      <w:pPr>
        <w:spacing w:line="480" w:lineRule="auto"/>
        <w:rPr>
          <w:color w:val="000000" w:themeColor="text1"/>
        </w:rPr>
      </w:pPr>
      <w:r>
        <w:t xml:space="preserve">To calculate the extent of temperature anomaly by state and month, we first, </w:t>
      </w:r>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del w:id="115" w:author="Parks, Robbie M" w:date="2019-01-02T21:33:00Z">
        <w:r w:rsidDel="00EF0593">
          <w:delText>becaus</w:delText>
        </w:r>
      </w:del>
      <w:ins w:id="116" w:author="Parks, Robbie M" w:date="2019-01-02T21:33:00Z">
        <w:r w:rsidR="00EF0593">
          <w:t>because it is</w:t>
        </w:r>
      </w:ins>
      <w:del w:id="117" w:author="Parks, Robbie M" w:date="2019-01-02T21:33:00Z">
        <w:r w:rsidDel="00EF0593">
          <w:delText>e ….</w:delText>
        </w:r>
      </w:del>
      <w:r w:rsidR="00FA3851">
        <w:t xml:space="preserve"> equivalent to </w:t>
      </w:r>
      <w:r w:rsidR="002407A3">
        <w:t>the</w:t>
      </w:r>
      <w:ins w:id="118" w:author="Parks, Robbie M" w:date="2019-01-02T21:33:00Z">
        <w:r w:rsidR="00EF0593">
          <w:t xml:space="preserve"> </w:t>
        </w:r>
      </w:ins>
      <w:del w:id="119" w:author="Parks, Robbie M" w:date="2019-01-02T21:33:00Z">
        <w:r w:rsidR="002407A3" w:rsidDel="009A536F">
          <w:delText xml:space="preserve"> </w:delText>
        </w:r>
      </w:del>
      <w:r w:rsidR="002407A3">
        <w:t>period</w:t>
      </w:r>
      <w:r w:rsidR="00FA3851">
        <w:t xml:space="preserve"> used in climate assessment</w:t>
      </w:r>
      <w:r w:rsidR="00FA3851" w:rsidRPr="00636C9B">
        <w:t>.</w:t>
      </w:r>
      <w:r w:rsidR="00FA3851" w:rsidRPr="00636C9B">
        <w:fldChar w:fldCharType="begin" w:fldLock="1"/>
      </w:r>
      <w:r w:rsidR="00534D12">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46&lt;/sup&gt;","plainTextFormattedCitation":"46","previouslyFormattedCitation":"&lt;sup&gt;45&lt;/sup&gt;"},"properties":{"noteIndex":0},"schema":"https://github.com/citation-style-language/schema/raw/master/csl-citation.json"}</w:instrText>
      </w:r>
      <w:r w:rsidR="00FA3851" w:rsidRPr="00636C9B">
        <w:fldChar w:fldCharType="separate"/>
      </w:r>
      <w:r w:rsidR="00534D12" w:rsidRPr="00534D12">
        <w:rPr>
          <w:noProof/>
          <w:vertAlign w:val="superscript"/>
        </w:rPr>
        <w:t>46</w:t>
      </w:r>
      <w:r w:rsidR="00FA3851" w:rsidRPr="00636C9B">
        <w:fldChar w:fldCharType="end"/>
      </w:r>
      <w:r w:rsidR="00FA3851" w:rsidRPr="00636C9B">
        <w:t>We subtracted th</w:t>
      </w:r>
      <w:r w:rsidR="00FA3851">
        <w:t>ese</w:t>
      </w:r>
      <w:r w:rsidR="00FA3851" w:rsidRPr="00636C9B">
        <w:t xml:space="preserve"> long-term mean 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 in each state (Figure</w:t>
      </w:r>
      <w:r w:rsidR="0044781A">
        <w:t xml:space="preserve"> 1</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505B4E7C" w:rsidR="00FA3851" w:rsidRDefault="00FA3851" w:rsidP="0044781A">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w:t>
      </w:r>
      <w:proofErr w:type="spellStart"/>
      <w:r w:rsidRPr="00636C9B">
        <w:rPr>
          <w:color w:val="000000" w:themeColor="text1"/>
        </w:rPr>
        <w:t>spatio</w:t>
      </w:r>
      <w:proofErr w:type="spellEnd"/>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534D12">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7,8,47&lt;/sup&gt;","plainTextFormattedCitation":"7,8,47","previouslyFormattedCitation":"&lt;sup&gt;7,8,46&lt;/sup&gt;"},"properties":{"noteIndex":0},"schema":"https://github.com/citation-style-language/schema/raw/master/csl-citation.json"}</w:instrText>
      </w:r>
      <w:r w:rsidR="0051156D">
        <w:rPr>
          <w:color w:val="000000" w:themeColor="text1"/>
        </w:rPr>
        <w:fldChar w:fldCharType="separate"/>
      </w:r>
      <w:r w:rsidR="00534D12" w:rsidRPr="00534D12">
        <w:rPr>
          <w:noProof/>
          <w:color w:val="000000" w:themeColor="text1"/>
          <w:vertAlign w:val="superscript"/>
        </w:rPr>
        <w:t>7,8,47</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13888661" w:rsidR="00FA3851" w:rsidRPr="00636C9B" w:rsidRDefault="00FA3851" w:rsidP="0044781A">
      <w:pPr>
        <w:spacing w:line="480" w:lineRule="auto"/>
        <w:outlineLvl w:val="0"/>
        <w:rPr>
          <w:color w:val="000000" w:themeColor="text1"/>
        </w:rPr>
      </w:pPr>
      <w:r>
        <w:rPr>
          <w:color w:val="000000" w:themeColor="text1"/>
        </w:rPr>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lastRenderedPageBreak/>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We used a random walk structure for neighbouring month terms</w:t>
      </w:r>
      <w:r w:rsidR="00133FDE">
        <w:rPr>
          <w:color w:val="000000" w:themeColor="text1"/>
        </w:rPr>
        <w:t xml:space="preserve">, </w:t>
      </w:r>
      <w:r>
        <w:rPr>
          <w:color w:val="000000" w:themeColor="text1"/>
        </w:rPr>
        <w:t xml:space="preserve"> </w:t>
      </w:r>
      <w:r w:rsidRPr="00636C9B">
        <w:rPr>
          <w:color w:val="000000" w:themeColor="text1"/>
        </w:rPr>
        <w:t>widely used to characterise smoothly varying associations</w:t>
      </w:r>
      <w:r>
        <w:t>.</w:t>
      </w:r>
      <w:r>
        <w:fldChar w:fldCharType="begin" w:fldLock="1"/>
      </w:r>
      <w:r w:rsidR="00534D12">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48&lt;/sup&gt;","plainTextFormattedCitation":"48","previouslyFormattedCitation":"&lt;sup&gt;47&lt;/sup&gt;"},"properties":{"noteIndex":0},"schema":"https://github.com/citation-style-language/schema/raw/master/csl-citation.json"}</w:instrText>
      </w:r>
      <w:r>
        <w:fldChar w:fldCharType="separate"/>
      </w:r>
      <w:r w:rsidR="00534D12" w:rsidRPr="00534D12">
        <w:rPr>
          <w:noProof/>
          <w:vertAlign w:val="superscript"/>
        </w:rPr>
        <w:t>48</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2A08630D" w:rsidR="00FA3851" w:rsidRPr="00843ACB" w:rsidRDefault="00FA3851" w:rsidP="0044781A">
      <w:pPr>
        <w:spacing w:line="480" w:lineRule="auto"/>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34D12">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49&lt;/sup&gt;","plainTextFormattedCitation":"49","previouslyFormattedCitation":"&lt;sup&gt;48&lt;/sup&gt;"},"properties":{"noteIndex":0},"schema":"https://github.com/citation-style-language/schema/raw/master/csl-citation.json"}</w:instrText>
      </w:r>
      <w:r w:rsidRPr="00636C9B">
        <w:rPr>
          <w:color w:val="000000" w:themeColor="text1"/>
        </w:rPr>
        <w:fldChar w:fldCharType="separate"/>
      </w:r>
      <w:r w:rsidR="00534D12" w:rsidRPr="00534D12">
        <w:rPr>
          <w:noProof/>
          <w:color w:val="000000" w:themeColor="text1"/>
          <w:vertAlign w:val="superscript"/>
        </w:rPr>
        <w:t>49</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proofErr w:type="gramStart"/>
      <w:r w:rsidRPr="00A46B9A">
        <w:rPr>
          <w:i/>
          <w:color w:val="000000" w:themeColor="text1"/>
          <w:lang w:val="en-US"/>
        </w:rPr>
        <w:t>N</w:t>
      </w:r>
      <w:r w:rsidRPr="00A46B9A">
        <w:rPr>
          <w:color w:val="000000" w:themeColor="text1"/>
          <w:lang w:val="en-US"/>
        </w:rPr>
        <w:t>(</w:t>
      </w:r>
      <w:proofErr w:type="gramEnd"/>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3315A32D" w:rsidR="002A16CF" w:rsidRPr="00843ACB" w:rsidRDefault="00FA3851" w:rsidP="0044781A">
      <w:pPr>
        <w:spacing w:line="480" w:lineRule="auto"/>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r w:rsidR="002A16CF">
        <w:rPr>
          <w:color w:val="000000" w:themeColor="text1"/>
        </w:rPr>
        <w:t xml:space="preserve">Each </w:t>
      </w:r>
      <w:r w:rsidR="00900B83">
        <w:t>month</w:t>
      </w:r>
      <w:r w:rsidR="002A16CF">
        <w:t>ly</w:t>
      </w:r>
      <w:r w:rsidR="00900B83">
        <w:t xml:space="preserve"> coefficient </w:t>
      </w:r>
      <w:r w:rsidR="002A16CF" w:rsidRPr="00843ACB">
        <w:t>represen</w:t>
      </w:r>
      <w:r w:rsidR="0044781A">
        <w:t>t</w:t>
      </w:r>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r w:rsidR="005C09A4">
        <w:rPr>
          <w:color w:val="000000" w:themeColor="text1"/>
        </w:rPr>
        <w:t xml:space="preserve">which allows neighbouring months to share information, useful where there may be a lack of available data. 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 xml:space="preserve">We fitted the models using </w:t>
      </w:r>
      <w:r w:rsidR="002A16CF" w:rsidRPr="00A86D9D">
        <w:rPr>
          <w:color w:val="000000" w:themeColor="text1"/>
          <w:lang w:val="en-US"/>
        </w:rPr>
        <w:lastRenderedPageBreak/>
        <w:t>integrated nested Laplace approximation (INLA), using the R-INLA software.</w:t>
      </w:r>
      <w:r w:rsidR="002A16CF">
        <w:rPr>
          <w:color w:val="000000" w:themeColor="text1"/>
          <w:lang w:val="en-US"/>
        </w:rPr>
        <w:fldChar w:fldCharType="begin" w:fldLock="1"/>
      </w:r>
      <w:r w:rsidR="00534D12">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50&lt;/sup&gt;","plainTextFormattedCitation":"50","previouslyFormattedCitation":"&lt;sup&gt;49&lt;/sup&gt;"},"properties":{"noteIndex":0},"schema":"https://github.com/citation-style-language/schema/raw/master/csl-citation.json"}</w:instrText>
      </w:r>
      <w:r w:rsidR="002A16CF">
        <w:rPr>
          <w:color w:val="000000" w:themeColor="text1"/>
          <w:lang w:val="en-US"/>
        </w:rPr>
        <w:fldChar w:fldCharType="separate"/>
      </w:r>
      <w:r w:rsidR="00534D12" w:rsidRPr="00534D12">
        <w:rPr>
          <w:noProof/>
          <w:color w:val="000000" w:themeColor="text1"/>
          <w:vertAlign w:val="superscript"/>
          <w:lang w:val="en-US"/>
        </w:rPr>
        <w:t>50</w:t>
      </w:r>
      <w:r w:rsidR="002A16CF">
        <w:rPr>
          <w:color w:val="000000" w:themeColor="text1"/>
          <w:lang w:val="en-US"/>
        </w:rPr>
        <w:fldChar w:fldCharType="end"/>
      </w:r>
      <w:r w:rsidR="002A16CF">
        <w:rPr>
          <w:color w:val="000000" w:themeColor="text1"/>
          <w:lang w:val="en-US"/>
        </w:rPr>
        <w:t xml:space="preserve"> </w:t>
      </w:r>
      <w:r w:rsidR="006E3D6A">
        <w:rPr>
          <w:color w:val="000000" w:themeColor="text1"/>
          <w:lang w:val="en-US"/>
        </w:rPr>
        <w:t>Our analysis was separate by type of injury, age group and sex.</w:t>
      </w:r>
    </w:p>
    <w:p w14:paraId="0F49453D" w14:textId="77777777" w:rsidR="00FA3851" w:rsidRPr="00636C9B" w:rsidRDefault="00FA3851" w:rsidP="0044781A">
      <w:pPr>
        <w:spacing w:line="480" w:lineRule="auto"/>
        <w:outlineLvl w:val="0"/>
        <w:rPr>
          <w:color w:val="000000" w:themeColor="text1"/>
        </w:rPr>
      </w:pPr>
    </w:p>
    <w:p w14:paraId="022CB476" w14:textId="490908A6" w:rsidR="003351F5" w:rsidRDefault="003351F5" w:rsidP="0044781A">
      <w:pPr>
        <w:spacing w:line="480" w:lineRule="auto"/>
        <w:outlineLvl w:val="0"/>
        <w:rPr>
          <w:ins w:id="120" w:author="Parks, Robbie M" w:date="2019-01-02T13:50:00Z"/>
          <w:color w:val="000000" w:themeColor="text1"/>
        </w:rPr>
      </w:pPr>
      <w:r>
        <w:rPr>
          <w:color w:val="000000" w:themeColor="text1"/>
        </w:rPr>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534D1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51&lt;/sup&gt;","plainTextFormattedCitation":"51","previouslyFormattedCitation":"&lt;sup&gt;50&lt;/sup&gt;"},"properties":{"noteIndex":0},"schema":"https://github.com/citation-style-language/schema/raw/master/csl-citation.json"}</w:instrText>
      </w:r>
      <w:r>
        <w:rPr>
          <w:color w:val="000000" w:themeColor="text1"/>
        </w:rPr>
        <w:fldChar w:fldCharType="separate"/>
      </w:r>
      <w:r w:rsidR="00534D12" w:rsidRPr="00534D12">
        <w:rPr>
          <w:noProof/>
          <w:color w:val="000000" w:themeColor="text1"/>
          <w:vertAlign w:val="superscript"/>
        </w:rPr>
        <w:t>51</w:t>
      </w:r>
      <w:r>
        <w:rPr>
          <w:color w:val="000000" w:themeColor="text1"/>
        </w:rPr>
        <w:fldChar w:fldCharType="end"/>
      </w:r>
    </w:p>
    <w:p w14:paraId="5AE10A10" w14:textId="77777777" w:rsidR="00261EEF" w:rsidRDefault="00261EEF" w:rsidP="0044781A">
      <w:pPr>
        <w:spacing w:line="480" w:lineRule="auto"/>
        <w:outlineLvl w:val="0"/>
        <w:rPr>
          <w:ins w:id="121" w:author="Parks, Robbie M" w:date="2019-01-02T13:50:00Z"/>
          <w:color w:val="000000" w:themeColor="text1"/>
        </w:rPr>
      </w:pPr>
    </w:p>
    <w:p w14:paraId="43953311" w14:textId="0E1B87DB" w:rsidR="00261EEF" w:rsidRDefault="00261EEF" w:rsidP="0044781A">
      <w:pPr>
        <w:spacing w:line="480" w:lineRule="auto"/>
        <w:outlineLvl w:val="0"/>
        <w:rPr>
          <w:ins w:id="122" w:author="Parks, Robbie M" w:date="2019-01-02T13:51:00Z"/>
          <w:i/>
          <w:color w:val="000000" w:themeColor="text1"/>
        </w:rPr>
      </w:pPr>
      <w:ins w:id="123" w:author="Parks, Robbie M" w:date="2019-01-02T13:50:00Z">
        <w:r>
          <w:rPr>
            <w:i/>
            <w:color w:val="000000" w:themeColor="text1"/>
          </w:rPr>
          <w:t>Sensitivity analysis</w:t>
        </w:r>
      </w:ins>
    </w:p>
    <w:p w14:paraId="354DAAFA" w14:textId="77777777" w:rsidR="001E0C8D" w:rsidRPr="0097410E" w:rsidRDefault="001E0C8D" w:rsidP="0044781A">
      <w:pPr>
        <w:spacing w:line="480" w:lineRule="auto"/>
        <w:outlineLvl w:val="0"/>
        <w:rPr>
          <w:ins w:id="124" w:author="Parks, Robbie M" w:date="2019-01-02T13:50:00Z"/>
          <w:i/>
          <w:color w:val="000000" w:themeColor="text1"/>
          <w:rPrChange w:id="125" w:author="Parks, Robbie M" w:date="2019-01-02T13:50:00Z">
            <w:rPr>
              <w:ins w:id="126" w:author="Parks, Robbie M" w:date="2019-01-02T13:50:00Z"/>
              <w:color w:val="000000" w:themeColor="text1"/>
            </w:rPr>
          </w:rPrChange>
        </w:rPr>
      </w:pPr>
    </w:p>
    <w:p w14:paraId="5C621549" w14:textId="1BE87F1C" w:rsidR="00261EEF" w:rsidRPr="0097410E" w:rsidRDefault="00261EEF">
      <w:pPr>
        <w:spacing w:line="480" w:lineRule="auto"/>
        <w:rPr>
          <w:rPrChange w:id="127" w:author="Parks, Robbie M" w:date="2019-01-02T13:50:00Z">
            <w:rPr>
              <w:color w:val="000000" w:themeColor="text1"/>
            </w:rPr>
          </w:rPrChange>
        </w:rPr>
        <w:pPrChange w:id="128" w:author="Parks, Robbie M" w:date="2019-01-02T13:50:00Z">
          <w:pPr>
            <w:spacing w:line="480" w:lineRule="auto"/>
            <w:outlineLvl w:val="0"/>
          </w:pPr>
        </w:pPrChange>
      </w:pPr>
      <w:ins w:id="129" w:author="Parks, Robbie M" w:date="2019-01-02T13:50:00Z">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t>summary</w:t>
        </w:r>
        <w:r w:rsidRPr="00052DDD">
          <w:t xml:space="preserve"> in the model</w:t>
        </w:r>
        <w:r>
          <w:t>,</w:t>
        </w:r>
        <w:r w:rsidRPr="00052DDD">
          <w:t xml:space="preserve"> such as </w:t>
        </w:r>
        <w:r>
          <w:t xml:space="preserve">adding the monthly temperature </w:t>
        </w:r>
        <w:r w:rsidRPr="00052DDD">
          <w:t>standard deviation; heat 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similar to the single variable model, due to the collinearity of other measures with mean monthly temperature.</w:t>
        </w:r>
        <w:r>
          <w:t xml:space="preserve"> </w:t>
        </w:r>
      </w:ins>
    </w:p>
    <w:p w14:paraId="3389E3F6" w14:textId="77777777" w:rsidR="003351F5" w:rsidRDefault="003351F5" w:rsidP="0044781A">
      <w:pPr>
        <w:spacing w:line="480" w:lineRule="auto"/>
        <w:outlineLvl w:val="0"/>
        <w:rPr>
          <w:color w:val="000000" w:themeColor="text1"/>
        </w:rPr>
      </w:pPr>
    </w:p>
    <w:p w14:paraId="5516B767" w14:textId="77777777" w:rsidR="0003670D" w:rsidRDefault="0003670D">
      <w:pPr>
        <w:spacing w:line="480" w:lineRule="auto"/>
        <w:rPr>
          <w:i/>
        </w:rPr>
        <w:pPrChange w:id="130" w:author="Parks, Robbie M" w:date="2019-01-02T13:51:00Z">
          <w:pPr/>
        </w:pPrChange>
      </w:pPr>
      <w:r>
        <w:rPr>
          <w:i/>
        </w:rPr>
        <w:t>Strengths and limitations</w:t>
      </w:r>
    </w:p>
    <w:p w14:paraId="2C46A821" w14:textId="77777777" w:rsidR="00A47B94" w:rsidRDefault="00A47B94">
      <w:pPr>
        <w:spacing w:line="480" w:lineRule="auto"/>
        <w:rPr>
          <w:i/>
        </w:rPr>
        <w:pPrChange w:id="131" w:author="Parks, Robbie M" w:date="2019-01-02T13:51:00Z">
          <w:pPr/>
        </w:pPrChange>
      </w:pPr>
    </w:p>
    <w:p w14:paraId="42745145" w14:textId="4F8E34D8" w:rsidR="0004728E" w:rsidRDefault="00DE752B" w:rsidP="001E0C8D">
      <w:pPr>
        <w:spacing w:line="480" w:lineRule="auto"/>
      </w:pPr>
      <w:r>
        <w:t xml:space="preserve">The strengths of our study are its comprehensive </w:t>
      </w:r>
      <w:r w:rsidR="0004728E">
        <w:t>modelling</w:t>
      </w:r>
      <w:r>
        <w:t xml:space="preserve"> of association of temperature anomaly with injury by type of injury, age group and sex. We defined a concept of </w:t>
      </w:r>
      <w:r w:rsidR="00AB0474">
        <w:t xml:space="preserve">temperature </w:t>
      </w:r>
      <w:r>
        <w:t xml:space="preserve">anomaly that internalises long-term historical experience by month and </w:t>
      </w:r>
      <w:proofErr w:type="gramStart"/>
      <w:r>
        <w:t>state, and</w:t>
      </w:r>
      <w:proofErr w:type="gramEnd"/>
      <w:r>
        <w:t xml:space="preserve"> is closer to what climate change may bring about than solely examining single or multi-day </w:t>
      </w:r>
      <w:r>
        <w:lastRenderedPageBreak/>
        <w:t>episodes.</w:t>
      </w:r>
      <w:r w:rsidR="0004728E">
        <w:t xml:space="preserve"> We have</w:t>
      </w:r>
      <w:r w:rsidR="00C51557">
        <w:t xml:space="preserve"> managed to</w:t>
      </w:r>
      <w:r w:rsidR="0004728E">
        <w:t xml:space="preserve"> couple two disparate datasets from mortality and meteorology with </w:t>
      </w:r>
      <w:r w:rsidR="00AB0474">
        <w:t>met</w:t>
      </w:r>
      <w:r w:rsidR="00A86F92">
        <w:t>hodology that allows leveraging</w:t>
      </w:r>
      <w:r w:rsidR="0004728E">
        <w:t xml:space="preserve"> the conceptual innovation with massive data. </w:t>
      </w:r>
    </w:p>
    <w:p w14:paraId="7693E81E" w14:textId="77777777" w:rsidR="0004728E" w:rsidRDefault="0004728E" w:rsidP="00886AE3">
      <w:pPr>
        <w:spacing w:line="480" w:lineRule="auto"/>
      </w:pPr>
    </w:p>
    <w:p w14:paraId="4FE1CB11" w14:textId="61897565" w:rsidR="00A47B94" w:rsidRPr="00886AE3" w:rsidRDefault="0004728E" w:rsidP="00886AE3">
      <w:pPr>
        <w:spacing w:line="480" w:lineRule="auto"/>
      </w:pPr>
      <w:r>
        <w:t xml:space="preserve">A limitation of our study is that, like all observation studies, we cannot rule out confounding, although it is unlikely that other factors will have the same anomalies even if their average space and time patterns are the same. </w:t>
      </w:r>
    </w:p>
    <w:p w14:paraId="71F1675E" w14:textId="77777777" w:rsidR="00261EEF" w:rsidRDefault="00261EEF" w:rsidP="00BF28C4">
      <w:pPr>
        <w:rPr>
          <w:ins w:id="132" w:author="Parks, Robbie M" w:date="2019-01-02T13:50:00Z"/>
        </w:rPr>
      </w:pPr>
    </w:p>
    <w:p w14:paraId="2D55F19B" w14:textId="77777777" w:rsidR="0004728E" w:rsidRDefault="0004728E" w:rsidP="00BF28C4">
      <w:r>
        <w:br w:type="page"/>
      </w:r>
    </w:p>
    <w:p w14:paraId="26C16D68" w14:textId="02B1220A" w:rsidR="00843A73" w:rsidRPr="00636C9B" w:rsidRDefault="00843A73" w:rsidP="00D76DF7">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D76DF7">
      <w:pPr>
        <w:spacing w:line="480" w:lineRule="auto"/>
        <w:jc w:val="both"/>
      </w:pPr>
      <w:r w:rsidRPr="00636C9B">
        <w:t xml:space="preserve">Robbie Parks is supported by a </w:t>
      </w:r>
      <w:proofErr w:type="spellStart"/>
      <w:r w:rsidRPr="00636C9B">
        <w:t>Wellcome</w:t>
      </w:r>
      <w:proofErr w:type="spellEnd"/>
      <w:r w:rsidRPr="00636C9B">
        <w:t xml:space="preserv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t>
      </w:r>
      <w:proofErr w:type="spellStart"/>
      <w:r w:rsidR="00773AEC">
        <w:t>Wellcome</w:t>
      </w:r>
      <w:proofErr w:type="spellEnd"/>
      <w:r w:rsidR="00773AEC">
        <w:t xml:space="preserv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pPr>
    </w:p>
    <w:p w14:paraId="59A52C18" w14:textId="77777777" w:rsidR="00CE03A3" w:rsidRDefault="00D34088" w:rsidP="00D76DF7">
      <w:pPr>
        <w:spacing w:line="480" w:lineRule="auto"/>
        <w:jc w:val="both"/>
      </w:pPr>
      <w:r>
        <w:rPr>
          <w:b/>
        </w:rPr>
        <w:t xml:space="preserve">Competing </w:t>
      </w:r>
      <w:proofErr w:type="gramStart"/>
      <w:r>
        <w:rPr>
          <w:b/>
        </w:rPr>
        <w:t>interests</w:t>
      </w:r>
      <w:proofErr w:type="gramEnd"/>
      <w:r>
        <w:rPr>
          <w:b/>
        </w:rPr>
        <w:t xml:space="preserve"> statement</w:t>
      </w:r>
      <w:r w:rsidR="00843A73" w:rsidRPr="00636C9B">
        <w:t xml:space="preserve"> </w:t>
      </w:r>
    </w:p>
    <w:p w14:paraId="376F84F6" w14:textId="6F73449A" w:rsidR="000210D1" w:rsidRPr="005614F4" w:rsidRDefault="00CE03A3" w:rsidP="00D76DF7">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537CF0">
      <w:pPr>
        <w:spacing w:line="480" w:lineRule="auto"/>
        <w:jc w:val="both"/>
        <w:rPr>
          <w:b/>
        </w:rPr>
      </w:pPr>
      <w:r w:rsidRPr="00636C9B">
        <w:rPr>
          <w:b/>
        </w:rPr>
        <w:lastRenderedPageBreak/>
        <w:t>References</w:t>
      </w:r>
    </w:p>
    <w:commentRangeStart w:id="133"/>
    <w:p w14:paraId="00EA117A" w14:textId="0A37847A" w:rsidR="00534D12" w:rsidRPr="00534D12" w:rsidRDefault="00A55581" w:rsidP="00534D12">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34D12" w:rsidRPr="00534D12">
        <w:rPr>
          <w:rFonts w:eastAsia="Times New Roman"/>
          <w:noProof/>
        </w:rPr>
        <w:t>1.</w:t>
      </w:r>
      <w:r w:rsidR="00534D12" w:rsidRPr="00534D12">
        <w:rPr>
          <w:rFonts w:eastAsia="Times New Roman"/>
          <w:noProof/>
        </w:rPr>
        <w:tab/>
        <w:t xml:space="preserve">Watts, N. </w:t>
      </w:r>
      <w:r w:rsidR="00534D12" w:rsidRPr="00534D12">
        <w:rPr>
          <w:rFonts w:eastAsia="Times New Roman"/>
          <w:i/>
          <w:iCs/>
          <w:noProof/>
        </w:rPr>
        <w:t>et al.</w:t>
      </w:r>
      <w:r w:rsidR="00534D12" w:rsidRPr="00534D12">
        <w:rPr>
          <w:rFonts w:eastAsia="Times New Roman"/>
          <w:noProof/>
        </w:rPr>
        <w:t xml:space="preserve"> The 2018 report of the Lancet Countdown on health and climate change: shaping health of nations for centuries to come. </w:t>
      </w:r>
      <w:r w:rsidR="00534D12" w:rsidRPr="00534D12">
        <w:rPr>
          <w:rFonts w:eastAsia="Times New Roman"/>
          <w:i/>
          <w:iCs/>
          <w:noProof/>
        </w:rPr>
        <w:t>Lancet</w:t>
      </w:r>
      <w:r w:rsidR="00534D12" w:rsidRPr="00534D12">
        <w:rPr>
          <w:rFonts w:eastAsia="Times New Roman"/>
          <w:noProof/>
        </w:rPr>
        <w:t xml:space="preserve"> </w:t>
      </w:r>
      <w:r w:rsidR="00534D12" w:rsidRPr="00534D12">
        <w:rPr>
          <w:rFonts w:eastAsia="Times New Roman"/>
          <w:b/>
          <w:bCs/>
          <w:noProof/>
        </w:rPr>
        <w:t>6736,</w:t>
      </w:r>
      <w:r w:rsidR="00534D12" w:rsidRPr="00534D12">
        <w:rPr>
          <w:rFonts w:eastAsia="Times New Roman"/>
          <w:noProof/>
        </w:rPr>
        <w:t xml:space="preserve"> 1–4 (2018).</w:t>
      </w:r>
    </w:p>
    <w:p w14:paraId="2EAD326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w:t>
      </w:r>
      <w:r w:rsidRPr="00534D12">
        <w:rPr>
          <w:rFonts w:eastAsia="Times New Roman"/>
          <w:noProof/>
        </w:rPr>
        <w:tab/>
        <w:t xml:space="preserve">McMichael, A. J., Woodruff, R. E. &amp; Hales, S. Climate change and human health: Present and future risks. </w:t>
      </w:r>
      <w:r w:rsidRPr="00534D12">
        <w:rPr>
          <w:rFonts w:eastAsia="Times New Roman"/>
          <w:i/>
          <w:iCs/>
          <w:noProof/>
        </w:rPr>
        <w:t>Lancet</w:t>
      </w:r>
      <w:r w:rsidRPr="00534D12">
        <w:rPr>
          <w:rFonts w:eastAsia="Times New Roman"/>
          <w:noProof/>
        </w:rPr>
        <w:t xml:space="preserve"> (2006). doi:10.1016/S0140-6736(06)68079-3</w:t>
      </w:r>
    </w:p>
    <w:p w14:paraId="4572DB3B"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w:t>
      </w:r>
      <w:r w:rsidRPr="00534D12">
        <w:rPr>
          <w:rFonts w:eastAsia="Times New Roman"/>
          <w:noProof/>
        </w:rPr>
        <w:tab/>
        <w:t xml:space="preserve">Huang, C. </w:t>
      </w:r>
      <w:r w:rsidRPr="00534D12">
        <w:rPr>
          <w:rFonts w:eastAsia="Times New Roman"/>
          <w:i/>
          <w:iCs/>
          <w:noProof/>
        </w:rPr>
        <w:t>et al.</w:t>
      </w:r>
      <w:r w:rsidRPr="00534D12">
        <w:rPr>
          <w:rFonts w:eastAsia="Times New Roman"/>
          <w:noProof/>
        </w:rPr>
        <w:t xml:space="preserve"> Projecting Future heat-related mortality under climate change scenarios: A systematic review. </w:t>
      </w:r>
      <w:r w:rsidRPr="00534D12">
        <w:rPr>
          <w:rFonts w:eastAsia="Times New Roman"/>
          <w:i/>
          <w:iCs/>
          <w:noProof/>
        </w:rPr>
        <w:t>Environmental Health Perspectives</w:t>
      </w:r>
      <w:r w:rsidRPr="00534D12">
        <w:rPr>
          <w:rFonts w:eastAsia="Times New Roman"/>
          <w:noProof/>
        </w:rPr>
        <w:t xml:space="preserve"> (2011). doi:10.1289/ehp.1103456</w:t>
      </w:r>
    </w:p>
    <w:p w14:paraId="62512E8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w:t>
      </w:r>
      <w:r w:rsidRPr="00534D12">
        <w:rPr>
          <w:rFonts w:eastAsia="Times New Roman"/>
          <w:noProof/>
        </w:rPr>
        <w:tab/>
        <w:t xml:space="preserve">Gasparrini, A. </w:t>
      </w:r>
      <w:r w:rsidRPr="00534D12">
        <w:rPr>
          <w:rFonts w:eastAsia="Times New Roman"/>
          <w:i/>
          <w:iCs/>
          <w:noProof/>
        </w:rPr>
        <w:t>et al.</w:t>
      </w:r>
      <w:r w:rsidRPr="00534D12">
        <w:rPr>
          <w:rFonts w:eastAsia="Times New Roman"/>
          <w:noProof/>
        </w:rPr>
        <w:t xml:space="preserve"> Projections of temperature-related excess mortality under climate change scenarios. </w:t>
      </w:r>
      <w:r w:rsidRPr="00534D12">
        <w:rPr>
          <w:rFonts w:eastAsia="Times New Roman"/>
          <w:i/>
          <w:iCs/>
          <w:noProof/>
        </w:rPr>
        <w:t>Lancet Planet. Heal.</w:t>
      </w:r>
      <w:r w:rsidRPr="00534D12">
        <w:rPr>
          <w:rFonts w:eastAsia="Times New Roman"/>
          <w:noProof/>
        </w:rPr>
        <w:t xml:space="preserve"> (2017). doi:10.1016/S2542-5196(17)30156-0</w:t>
      </w:r>
    </w:p>
    <w:p w14:paraId="5F73BDB9"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5.</w:t>
      </w:r>
      <w:r w:rsidRPr="00534D12">
        <w:rPr>
          <w:rFonts w:eastAsia="Times New Roman"/>
          <w:noProof/>
        </w:rPr>
        <w:tab/>
        <w:t xml:space="preserve">Smith, K. R. </w:t>
      </w:r>
      <w:r w:rsidRPr="00534D12">
        <w:rPr>
          <w:rFonts w:eastAsia="Times New Roman"/>
          <w:i/>
          <w:iCs/>
          <w:noProof/>
        </w:rPr>
        <w:t>et al.</w:t>
      </w:r>
      <w:r w:rsidRPr="00534D12">
        <w:rPr>
          <w:rFonts w:eastAsia="Times New Roman"/>
          <w:noProof/>
        </w:rPr>
        <w:t xml:space="preserve"> Human health: Impacts, adaptation, and co-benefits. in </w:t>
      </w:r>
      <w:r w:rsidRPr="00534D12">
        <w:rPr>
          <w:rFonts w:eastAsia="Times New Roman"/>
          <w:i/>
          <w:iCs/>
          <w:noProof/>
        </w:rPr>
        <w:t>Climate Change 2014 Impacts, Adaptation and Vulnerability: Part A: Global and Sectoral Aspects</w:t>
      </w:r>
      <w:r w:rsidRPr="00534D12">
        <w:rPr>
          <w:rFonts w:eastAsia="Times New Roman"/>
          <w:noProof/>
        </w:rPr>
        <w:t xml:space="preserve"> (2015). doi:10.1017/CBO9781107415379.016</w:t>
      </w:r>
    </w:p>
    <w:p w14:paraId="76424EA0"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6.</w:t>
      </w:r>
      <w:r w:rsidRPr="00534D12">
        <w:rPr>
          <w:rFonts w:eastAsia="Times New Roman"/>
          <w:noProof/>
        </w:rPr>
        <w:tab/>
        <w:t xml:space="preserve">Burke, M. </w:t>
      </w:r>
      <w:r w:rsidRPr="00534D12">
        <w:rPr>
          <w:rFonts w:eastAsia="Times New Roman"/>
          <w:i/>
          <w:iCs/>
          <w:noProof/>
        </w:rPr>
        <w:t>et al.</w:t>
      </w:r>
      <w:r w:rsidRPr="00534D12">
        <w:rPr>
          <w:rFonts w:eastAsia="Times New Roman"/>
          <w:noProof/>
        </w:rPr>
        <w:t xml:space="preserve"> Higher temperatures increase suicide rates in the United States and Mexico. </w:t>
      </w:r>
      <w:r w:rsidRPr="00534D12">
        <w:rPr>
          <w:rFonts w:eastAsia="Times New Roman"/>
          <w:i/>
          <w:iCs/>
          <w:noProof/>
        </w:rPr>
        <w:t>Nat. Clim. Chang.</w:t>
      </w:r>
      <w:r w:rsidRPr="00534D12">
        <w:rPr>
          <w:rFonts w:eastAsia="Times New Roman"/>
          <w:noProof/>
        </w:rPr>
        <w:t xml:space="preserve"> (2018). doi:10.1038/s41558-018-0222-x</w:t>
      </w:r>
    </w:p>
    <w:p w14:paraId="68CF49F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7.</w:t>
      </w:r>
      <w:r w:rsidRPr="00534D12">
        <w:rPr>
          <w:rFonts w:eastAsia="Times New Roman"/>
          <w:noProof/>
        </w:rPr>
        <w:tab/>
        <w:t xml:space="preserve">Parks, R. M., Bennett, J. E., Foreman, K. J., Toumi, R. &amp; Ezzati, M. National and regional seasonal dynamics of all-cause and cause-specific mortality in the USA from 1980 to 2016. </w:t>
      </w:r>
      <w:r w:rsidRPr="00534D12">
        <w:rPr>
          <w:rFonts w:eastAsia="Times New Roman"/>
          <w:i/>
          <w:iCs/>
          <w:noProof/>
        </w:rPr>
        <w:t>Elife</w:t>
      </w:r>
      <w:r w:rsidRPr="00534D12">
        <w:rPr>
          <w:rFonts w:eastAsia="Times New Roman"/>
          <w:noProof/>
        </w:rPr>
        <w:t xml:space="preserve"> </w:t>
      </w:r>
      <w:r w:rsidRPr="00534D12">
        <w:rPr>
          <w:rFonts w:eastAsia="Times New Roman"/>
          <w:b/>
          <w:bCs/>
          <w:noProof/>
        </w:rPr>
        <w:t>7,</w:t>
      </w:r>
      <w:r w:rsidRPr="00534D12">
        <w:rPr>
          <w:rFonts w:eastAsia="Times New Roman"/>
          <w:noProof/>
        </w:rPr>
        <w:t xml:space="preserve"> (2018).</w:t>
      </w:r>
    </w:p>
    <w:p w14:paraId="73552354"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8.</w:t>
      </w:r>
      <w:r w:rsidRPr="00534D12">
        <w:rPr>
          <w:rFonts w:eastAsia="Times New Roman"/>
          <w:noProof/>
        </w:rPr>
        <w:tab/>
        <w:t xml:space="preserve">Rau, R. Seasonality in Human Mortality.  A Demographic Approach. </w:t>
      </w:r>
      <w:r w:rsidRPr="00534D12">
        <w:rPr>
          <w:rFonts w:eastAsia="Times New Roman"/>
          <w:i/>
          <w:iCs/>
          <w:noProof/>
        </w:rPr>
        <w:t>Wirtschafts- und Sozialwissenschaftlichen Fak.</w:t>
      </w:r>
      <w:r w:rsidRPr="00534D12">
        <w:rPr>
          <w:rFonts w:eastAsia="Times New Roman"/>
          <w:noProof/>
        </w:rPr>
        <w:t xml:space="preserve"> </w:t>
      </w:r>
      <w:r w:rsidRPr="00534D12">
        <w:rPr>
          <w:rFonts w:eastAsia="Times New Roman"/>
          <w:b/>
          <w:bCs/>
          <w:noProof/>
        </w:rPr>
        <w:t>PhD,</w:t>
      </w:r>
      <w:r w:rsidRPr="00534D12">
        <w:rPr>
          <w:rFonts w:eastAsia="Times New Roman"/>
          <w:noProof/>
        </w:rPr>
        <w:t xml:space="preserve"> 361 (2004).</w:t>
      </w:r>
    </w:p>
    <w:p w14:paraId="243939D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9.</w:t>
      </w:r>
      <w:r w:rsidRPr="00534D12">
        <w:rPr>
          <w:rFonts w:eastAsia="Times New Roman"/>
          <w:noProof/>
        </w:rPr>
        <w:tab/>
        <w:t xml:space="preserve">Shi, L., Kloog, I., Zanobetti, A., Liu, P. &amp; Schwartz, J. D. Impacts of temperature and its variability on mortality in New England. </w:t>
      </w:r>
      <w:r w:rsidRPr="00534D12">
        <w:rPr>
          <w:rFonts w:eastAsia="Times New Roman"/>
          <w:i/>
          <w:iCs/>
          <w:noProof/>
        </w:rPr>
        <w:t>Nat. Clim. Chang.</w:t>
      </w:r>
      <w:r w:rsidRPr="00534D12">
        <w:rPr>
          <w:rFonts w:eastAsia="Times New Roman"/>
          <w:noProof/>
        </w:rPr>
        <w:t xml:space="preserve"> </w:t>
      </w:r>
      <w:r w:rsidRPr="00534D12">
        <w:rPr>
          <w:rFonts w:eastAsia="Times New Roman"/>
          <w:b/>
          <w:bCs/>
          <w:noProof/>
        </w:rPr>
        <w:t>5,</w:t>
      </w:r>
      <w:r w:rsidRPr="00534D12">
        <w:rPr>
          <w:rFonts w:eastAsia="Times New Roman"/>
          <w:noProof/>
        </w:rPr>
        <w:t xml:space="preserve"> 988–991 (2015).</w:t>
      </w:r>
    </w:p>
    <w:p w14:paraId="426D9FF0"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10.</w:t>
      </w:r>
      <w:r w:rsidRPr="00534D12">
        <w:rPr>
          <w:rFonts w:eastAsia="Times New Roman"/>
          <w:noProof/>
        </w:rPr>
        <w:tab/>
        <w:t xml:space="preserve">Gasparrini, A. </w:t>
      </w:r>
      <w:r w:rsidRPr="00534D12">
        <w:rPr>
          <w:rFonts w:eastAsia="Times New Roman"/>
          <w:i/>
          <w:iCs/>
          <w:noProof/>
        </w:rPr>
        <w:t>et al.</w:t>
      </w:r>
      <w:r w:rsidRPr="00534D12">
        <w:rPr>
          <w:rFonts w:eastAsia="Times New Roman"/>
          <w:noProof/>
        </w:rPr>
        <w:t xml:space="preserve"> Mortality risk attributable to high and low ambient temperature: A multicountry observational study. </w:t>
      </w:r>
      <w:r w:rsidRPr="00534D12">
        <w:rPr>
          <w:rFonts w:eastAsia="Times New Roman"/>
          <w:i/>
          <w:iCs/>
          <w:noProof/>
        </w:rPr>
        <w:t>Lancet</w:t>
      </w:r>
      <w:r w:rsidRPr="00534D12">
        <w:rPr>
          <w:rFonts w:eastAsia="Times New Roman"/>
          <w:noProof/>
        </w:rPr>
        <w:t xml:space="preserve"> </w:t>
      </w:r>
      <w:r w:rsidRPr="00534D12">
        <w:rPr>
          <w:rFonts w:eastAsia="Times New Roman"/>
          <w:b/>
          <w:bCs/>
          <w:noProof/>
        </w:rPr>
        <w:t>386,</w:t>
      </w:r>
      <w:r w:rsidRPr="00534D12">
        <w:rPr>
          <w:rFonts w:eastAsia="Times New Roman"/>
          <w:noProof/>
        </w:rPr>
        <w:t xml:space="preserve"> 369–375 (2015).</w:t>
      </w:r>
    </w:p>
    <w:p w14:paraId="029D8D10"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11.</w:t>
      </w:r>
      <w:r w:rsidRPr="00534D12">
        <w:rPr>
          <w:rFonts w:eastAsia="Times New Roman"/>
          <w:noProof/>
        </w:rPr>
        <w:tab/>
        <w:t xml:space="preserve">Ye, X. </w:t>
      </w:r>
      <w:r w:rsidRPr="00534D12">
        <w:rPr>
          <w:rFonts w:eastAsia="Times New Roman"/>
          <w:i/>
          <w:iCs/>
          <w:noProof/>
        </w:rPr>
        <w:t>et al.</w:t>
      </w:r>
      <w:r w:rsidRPr="00534D12">
        <w:rPr>
          <w:rFonts w:eastAsia="Times New Roman"/>
          <w:noProof/>
        </w:rPr>
        <w:t xml:space="preserve"> Ambient temperature and morbidity: a review of epidemiological evidence. </w:t>
      </w:r>
      <w:r w:rsidRPr="00534D12">
        <w:rPr>
          <w:rFonts w:eastAsia="Times New Roman"/>
          <w:i/>
          <w:iCs/>
          <w:noProof/>
        </w:rPr>
        <w:t>Environ. Health Perspect.</w:t>
      </w:r>
      <w:r w:rsidRPr="00534D12">
        <w:rPr>
          <w:rFonts w:eastAsia="Times New Roman"/>
          <w:noProof/>
        </w:rPr>
        <w:t xml:space="preserve"> </w:t>
      </w:r>
      <w:r w:rsidRPr="00534D12">
        <w:rPr>
          <w:rFonts w:eastAsia="Times New Roman"/>
          <w:b/>
          <w:bCs/>
          <w:noProof/>
        </w:rPr>
        <w:t>120,</w:t>
      </w:r>
      <w:r w:rsidRPr="00534D12">
        <w:rPr>
          <w:rFonts w:eastAsia="Times New Roman"/>
          <w:noProof/>
        </w:rPr>
        <w:t xml:space="preserve"> 19–28 (2012).</w:t>
      </w:r>
    </w:p>
    <w:p w14:paraId="71394E3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12.</w:t>
      </w:r>
      <w:r w:rsidRPr="00534D12">
        <w:rPr>
          <w:rFonts w:eastAsia="Times New Roman"/>
          <w:noProof/>
        </w:rPr>
        <w:tab/>
        <w:t xml:space="preserve">Basu, R. High ambient temperature and mortality: A review of epidemiologic studies from 2001 to 2008. </w:t>
      </w:r>
      <w:r w:rsidRPr="00534D12">
        <w:rPr>
          <w:rFonts w:eastAsia="Times New Roman"/>
          <w:i/>
          <w:iCs/>
          <w:noProof/>
        </w:rPr>
        <w:t>Environ. Heal. A Glob. Access Sci. Source</w:t>
      </w:r>
      <w:r w:rsidRPr="00534D12">
        <w:rPr>
          <w:rFonts w:eastAsia="Times New Roman"/>
          <w:noProof/>
        </w:rPr>
        <w:t xml:space="preserve"> </w:t>
      </w:r>
      <w:r w:rsidRPr="00534D12">
        <w:rPr>
          <w:rFonts w:eastAsia="Times New Roman"/>
          <w:b/>
          <w:bCs/>
          <w:noProof/>
        </w:rPr>
        <w:t>8,</w:t>
      </w:r>
      <w:r w:rsidRPr="00534D12">
        <w:rPr>
          <w:rFonts w:eastAsia="Times New Roman"/>
          <w:noProof/>
        </w:rPr>
        <w:t xml:space="preserve"> 40 (2009).</w:t>
      </w:r>
    </w:p>
    <w:p w14:paraId="3E7B798B"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13.</w:t>
      </w:r>
      <w:r w:rsidRPr="00534D12">
        <w:rPr>
          <w:rFonts w:eastAsia="Times New Roman"/>
          <w:noProof/>
        </w:rPr>
        <w:tab/>
        <w:t xml:space="preserve">Kampe, E. O. I., Kovats, S. &amp; Hajat, S. Impact of high ambient temperature on unintentional injuries in high-income countries: A narrative systematic literature review. </w:t>
      </w:r>
      <w:r w:rsidRPr="00534D12">
        <w:rPr>
          <w:rFonts w:eastAsia="Times New Roman"/>
          <w:i/>
          <w:iCs/>
          <w:noProof/>
        </w:rPr>
        <w:t>BMJ Open</w:t>
      </w:r>
      <w:r w:rsidRPr="00534D12">
        <w:rPr>
          <w:rFonts w:eastAsia="Times New Roman"/>
          <w:noProof/>
        </w:rPr>
        <w:t xml:space="preserve"> (2016). doi:10.1136/bmjopen-2015-010399</w:t>
      </w:r>
    </w:p>
    <w:p w14:paraId="21F28BF6"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14.</w:t>
      </w:r>
      <w:r w:rsidRPr="00534D12">
        <w:rPr>
          <w:rFonts w:eastAsia="Times New Roman"/>
          <w:noProof/>
        </w:rPr>
        <w:tab/>
        <w:t xml:space="preserve">Bennett, J. E., Blangiardo, M., Fecht, D., Elliott, P. &amp; Ezzati, M. Vulnerability to the mortality effects of warm temperature in the districts of England and Wales. </w:t>
      </w:r>
      <w:r w:rsidRPr="00534D12">
        <w:rPr>
          <w:rFonts w:eastAsia="Times New Roman"/>
          <w:i/>
          <w:iCs/>
          <w:noProof/>
        </w:rPr>
        <w:t>Nat. Clim. Chang.</w:t>
      </w:r>
      <w:r w:rsidRPr="00534D12">
        <w:rPr>
          <w:rFonts w:eastAsia="Times New Roman"/>
          <w:noProof/>
        </w:rPr>
        <w:t xml:space="preserve"> </w:t>
      </w:r>
      <w:r w:rsidRPr="00534D12">
        <w:rPr>
          <w:rFonts w:eastAsia="Times New Roman"/>
          <w:b/>
          <w:bCs/>
          <w:noProof/>
        </w:rPr>
        <w:t>4,</w:t>
      </w:r>
      <w:r w:rsidRPr="00534D12">
        <w:rPr>
          <w:rFonts w:eastAsia="Times New Roman"/>
          <w:noProof/>
        </w:rPr>
        <w:t xml:space="preserve"> 269–273 (2014).</w:t>
      </w:r>
    </w:p>
    <w:p w14:paraId="70F0144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15.</w:t>
      </w:r>
      <w:r w:rsidRPr="00534D12">
        <w:rPr>
          <w:rFonts w:eastAsia="Times New Roman"/>
          <w:noProof/>
        </w:rPr>
        <w:tab/>
        <w:t xml:space="preserve">Datla, S., Sahu, P., Roh, H.-J. &amp; Sharma, S. A comprehensive analysis of the association of highway traffic with winter weather conditions. </w:t>
      </w:r>
      <w:r w:rsidRPr="00534D12">
        <w:rPr>
          <w:rFonts w:eastAsia="Times New Roman"/>
          <w:i/>
          <w:iCs/>
          <w:noProof/>
        </w:rPr>
        <w:t>Procedia - Soc. Behav. Sci.</w:t>
      </w:r>
      <w:r w:rsidRPr="00534D12">
        <w:rPr>
          <w:rFonts w:eastAsia="Times New Roman"/>
          <w:noProof/>
        </w:rPr>
        <w:t xml:space="preserve"> (2013). doi:10.1016/j.sbspro.2013.11.143</w:t>
      </w:r>
    </w:p>
    <w:p w14:paraId="45463B8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16.</w:t>
      </w:r>
      <w:r w:rsidRPr="00534D12">
        <w:rPr>
          <w:rFonts w:eastAsia="Times New Roman"/>
          <w:noProof/>
        </w:rPr>
        <w:tab/>
        <w:t xml:space="preserve">Roh, H.-J., Sahu, P. K., Sharma, S., Datla, S. &amp; Mehran, B. Statistical Investigations of </w:t>
      </w:r>
      <w:r w:rsidRPr="00534D12">
        <w:rPr>
          <w:rFonts w:eastAsia="Times New Roman"/>
          <w:noProof/>
        </w:rPr>
        <w:lastRenderedPageBreak/>
        <w:t xml:space="preserve">Snowfall and Temperature Interaction with Passenger Car and Truck Traffic on Primary Highways in Canada. </w:t>
      </w:r>
      <w:r w:rsidRPr="00534D12">
        <w:rPr>
          <w:rFonts w:eastAsia="Times New Roman"/>
          <w:i/>
          <w:iCs/>
          <w:noProof/>
        </w:rPr>
        <w:t>J. Cold Reg. Eng.</w:t>
      </w:r>
      <w:r w:rsidRPr="00534D12">
        <w:rPr>
          <w:rFonts w:eastAsia="Times New Roman"/>
          <w:noProof/>
        </w:rPr>
        <w:t xml:space="preserve"> (2016). doi:10.1061/(ASCE)CR.1943-5495.0000099</w:t>
      </w:r>
    </w:p>
    <w:p w14:paraId="3265DD1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17.</w:t>
      </w:r>
      <w:r w:rsidRPr="00534D12">
        <w:rPr>
          <w:rFonts w:eastAsia="Times New Roman"/>
          <w:noProof/>
        </w:rPr>
        <w:tab/>
        <w:t xml:space="preserve">Roh, H.-J., Datla, S. &amp; Sharma, S. Effect of snow, temperature and their interaction on highway truck traffic. </w:t>
      </w:r>
      <w:r w:rsidRPr="00534D12">
        <w:rPr>
          <w:rFonts w:eastAsia="Times New Roman"/>
          <w:i/>
          <w:iCs/>
          <w:noProof/>
        </w:rPr>
        <w:t>J. Transp. Techn.</w:t>
      </w:r>
      <w:r w:rsidRPr="00534D12">
        <w:rPr>
          <w:rFonts w:eastAsia="Times New Roman"/>
          <w:noProof/>
        </w:rPr>
        <w:t xml:space="preserve"> (2013). doi:10.4236/jtts.2013.31003</w:t>
      </w:r>
    </w:p>
    <w:p w14:paraId="08DFA6A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18.</w:t>
      </w:r>
      <w:r w:rsidRPr="00534D12">
        <w:rPr>
          <w:rFonts w:eastAsia="Times New Roman"/>
          <w:noProof/>
        </w:rPr>
        <w:tab/>
        <w:t xml:space="preserve">Roh, H. J., Sharma, S. &amp; Sahu, P. K. Modeling snow and cold effects for classified highway traffic volumes. </w:t>
      </w:r>
      <w:r w:rsidRPr="00534D12">
        <w:rPr>
          <w:rFonts w:eastAsia="Times New Roman"/>
          <w:i/>
          <w:iCs/>
          <w:noProof/>
        </w:rPr>
        <w:t>KSCE J. Civ. Eng.</w:t>
      </w:r>
      <w:r w:rsidRPr="00534D12">
        <w:rPr>
          <w:rFonts w:eastAsia="Times New Roman"/>
          <w:noProof/>
        </w:rPr>
        <w:t xml:space="preserve"> (2016). doi:10.1007/s12205-015-0236-0</w:t>
      </w:r>
    </w:p>
    <w:p w14:paraId="070932B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19.</w:t>
      </w:r>
      <w:r w:rsidRPr="00534D12">
        <w:rPr>
          <w:rFonts w:eastAsia="Times New Roman"/>
          <w:noProof/>
        </w:rPr>
        <w:tab/>
        <w:t xml:space="preserve">Daanen, H. A. M., Van De Vliert, E. &amp; Huang, X. Driving performance in cold, warm, and thermoneutral environments. </w:t>
      </w:r>
      <w:r w:rsidRPr="00534D12">
        <w:rPr>
          <w:rFonts w:eastAsia="Times New Roman"/>
          <w:i/>
          <w:iCs/>
          <w:noProof/>
        </w:rPr>
        <w:t>Appl. Ergon.</w:t>
      </w:r>
      <w:r w:rsidRPr="00534D12">
        <w:rPr>
          <w:rFonts w:eastAsia="Times New Roman"/>
          <w:noProof/>
        </w:rPr>
        <w:t xml:space="preserve"> (2003). doi:10.1016/S0003-6870(03)00055-3</w:t>
      </w:r>
    </w:p>
    <w:p w14:paraId="06EAFBA9"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20.</w:t>
      </w:r>
      <w:r w:rsidRPr="00534D12">
        <w:rPr>
          <w:rFonts w:eastAsia="Times New Roman"/>
          <w:noProof/>
        </w:rPr>
        <w:tab/>
        <w:t xml:space="preserve">Zlatoper, T. J. Determinants of motor vehicle deaths in the United States: A cross-sectional analysis. </w:t>
      </w:r>
      <w:r w:rsidRPr="00534D12">
        <w:rPr>
          <w:rFonts w:eastAsia="Times New Roman"/>
          <w:i/>
          <w:iCs/>
          <w:noProof/>
        </w:rPr>
        <w:t>Accid. Anal. Prev.</w:t>
      </w:r>
      <w:r w:rsidRPr="00534D12">
        <w:rPr>
          <w:rFonts w:eastAsia="Times New Roman"/>
          <w:noProof/>
        </w:rPr>
        <w:t xml:space="preserve"> (1991). doi:10.1016/0001-4575(91)90062-A</w:t>
      </w:r>
    </w:p>
    <w:p w14:paraId="7FC534D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21.</w:t>
      </w:r>
      <w:r w:rsidRPr="00534D12">
        <w:rPr>
          <w:rFonts w:eastAsia="Times New Roman"/>
          <w:noProof/>
        </w:rPr>
        <w:tab/>
        <w:t xml:space="preserve">Mackie, R. R. &amp; Hanlon, J. F. . O. A study of the combined effects of extented driving and heat stress on driver arousal and performance. in </w:t>
      </w:r>
      <w:r w:rsidRPr="00534D12">
        <w:rPr>
          <w:rFonts w:eastAsia="Times New Roman"/>
          <w:i/>
          <w:iCs/>
          <w:noProof/>
        </w:rPr>
        <w:t>Symposium on relationships among theory, physiological correlates, and operational performance</w:t>
      </w:r>
      <w:r w:rsidRPr="00534D12">
        <w:rPr>
          <w:rFonts w:eastAsia="Times New Roman"/>
          <w:noProof/>
        </w:rPr>
        <w:t xml:space="preserve"> (1976). doi:10.1007/978-1-4684-2529-1_25</w:t>
      </w:r>
    </w:p>
    <w:p w14:paraId="4B883F7E"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22.</w:t>
      </w:r>
      <w:r w:rsidRPr="00534D12">
        <w:rPr>
          <w:rFonts w:eastAsia="Times New Roman"/>
          <w:noProof/>
        </w:rPr>
        <w:tab/>
        <w:t xml:space="preserve">Wyon, D. P., Wyon, I. &amp; Norin, F. Effects of moderate heat stress on driver vigilance in a moving vehicle. </w:t>
      </w:r>
      <w:r w:rsidRPr="00534D12">
        <w:rPr>
          <w:rFonts w:eastAsia="Times New Roman"/>
          <w:i/>
          <w:iCs/>
          <w:noProof/>
        </w:rPr>
        <w:t>Ergonomics</w:t>
      </w:r>
      <w:r w:rsidRPr="00534D12">
        <w:rPr>
          <w:rFonts w:eastAsia="Times New Roman"/>
          <w:noProof/>
        </w:rPr>
        <w:t xml:space="preserve"> (1996). doi:10.1080/00140139608964434</w:t>
      </w:r>
    </w:p>
    <w:p w14:paraId="44F8B17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23.</w:t>
      </w:r>
      <w:r w:rsidRPr="00534D12">
        <w:rPr>
          <w:rFonts w:eastAsia="Times New Roman"/>
          <w:noProof/>
        </w:rPr>
        <w:tab/>
        <w:t xml:space="preserve">Voas, R. B., Torres, P., Romano, E. &amp; Lacey, J. H. Alcohol-Related Risk of Driver Fatalities: An Update Using 2007 Data. </w:t>
      </w:r>
      <w:r w:rsidRPr="00534D12">
        <w:rPr>
          <w:rFonts w:eastAsia="Times New Roman"/>
          <w:i/>
          <w:iCs/>
          <w:noProof/>
        </w:rPr>
        <w:t>J. Stud. Alcohol Drugs</w:t>
      </w:r>
      <w:r w:rsidRPr="00534D12">
        <w:rPr>
          <w:rFonts w:eastAsia="Times New Roman"/>
          <w:noProof/>
        </w:rPr>
        <w:t xml:space="preserve"> (2012). doi:10.15288/jsad.2012.73.341</w:t>
      </w:r>
    </w:p>
    <w:p w14:paraId="13BE1E1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24.</w:t>
      </w:r>
      <w:r w:rsidRPr="00534D12">
        <w:rPr>
          <w:rFonts w:eastAsia="Times New Roman"/>
          <w:noProof/>
        </w:rPr>
        <w:tab/>
        <w:t xml:space="preserve">Ambrose, A. F., Paul, G. &amp; Hausdorff, J. M. Risk factors for falls among older adults: A review of the literature. </w:t>
      </w:r>
      <w:r w:rsidRPr="00534D12">
        <w:rPr>
          <w:rFonts w:eastAsia="Times New Roman"/>
          <w:i/>
          <w:iCs/>
          <w:noProof/>
        </w:rPr>
        <w:t>Maturitas</w:t>
      </w:r>
      <w:r w:rsidRPr="00534D12">
        <w:rPr>
          <w:rFonts w:eastAsia="Times New Roman"/>
          <w:noProof/>
        </w:rPr>
        <w:t xml:space="preserve"> (2013). doi:10.1016/j.maturitas.2013.02.009</w:t>
      </w:r>
    </w:p>
    <w:p w14:paraId="7F963B96"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25.</w:t>
      </w:r>
      <w:r w:rsidRPr="00534D12">
        <w:rPr>
          <w:rFonts w:eastAsia="Times New Roman"/>
          <w:noProof/>
        </w:rPr>
        <w:tab/>
        <w:t xml:space="preserve">Bobb, J. F. </w:t>
      </w:r>
      <w:r w:rsidRPr="00534D12">
        <w:rPr>
          <w:rFonts w:eastAsia="Times New Roman"/>
          <w:i/>
          <w:iCs/>
          <w:noProof/>
        </w:rPr>
        <w:t>et al.</w:t>
      </w:r>
      <w:r w:rsidRPr="00534D12">
        <w:rPr>
          <w:rFonts w:eastAsia="Times New Roman"/>
          <w:noProof/>
        </w:rPr>
        <w:t xml:space="preserve"> Time-Course of Cause-Specific Hospital Admissions During Snowstorms : An Analysis of Electronic Medical Records From Major Hospitals in Boston, Massachusetts. </w:t>
      </w:r>
      <w:r w:rsidRPr="00534D12">
        <w:rPr>
          <w:rFonts w:eastAsia="Times New Roman"/>
          <w:i/>
          <w:iCs/>
          <w:noProof/>
        </w:rPr>
        <w:t>Am. J. Epidemiol.</w:t>
      </w:r>
      <w:r w:rsidRPr="00534D12">
        <w:rPr>
          <w:rFonts w:eastAsia="Times New Roman"/>
          <w:noProof/>
        </w:rPr>
        <w:t xml:space="preserve"> </w:t>
      </w:r>
      <w:r w:rsidRPr="00534D12">
        <w:rPr>
          <w:rFonts w:eastAsia="Times New Roman"/>
          <w:b/>
          <w:bCs/>
          <w:noProof/>
        </w:rPr>
        <w:t>185,</w:t>
      </w:r>
      <w:r w:rsidRPr="00534D12">
        <w:rPr>
          <w:rFonts w:eastAsia="Times New Roman"/>
          <w:noProof/>
        </w:rPr>
        <w:t xml:space="preserve"> 283–294 (2017).</w:t>
      </w:r>
    </w:p>
    <w:p w14:paraId="4178EFC4"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26.</w:t>
      </w:r>
      <w:r w:rsidRPr="00534D12">
        <w:rPr>
          <w:rFonts w:eastAsia="Times New Roman"/>
          <w:noProof/>
        </w:rPr>
        <w:tab/>
        <w:t xml:space="preserve">Kelsey, J. L. </w:t>
      </w:r>
      <w:r w:rsidRPr="00534D12">
        <w:rPr>
          <w:rFonts w:eastAsia="Times New Roman"/>
          <w:i/>
          <w:iCs/>
          <w:noProof/>
        </w:rPr>
        <w:t>et al.</w:t>
      </w:r>
      <w:r w:rsidRPr="00534D12">
        <w:rPr>
          <w:rFonts w:eastAsia="Times New Roman"/>
          <w:noProof/>
        </w:rPr>
        <w:t xml:space="preserve"> Indoor and outdoor falls in older adults are different: The maintenance of balance, independent living, intellect, and zest in the elderly of boston study. </w:t>
      </w:r>
      <w:r w:rsidRPr="00534D12">
        <w:rPr>
          <w:rFonts w:eastAsia="Times New Roman"/>
          <w:i/>
          <w:iCs/>
          <w:noProof/>
        </w:rPr>
        <w:t>J. Am. Geriatr. Soc.</w:t>
      </w:r>
      <w:r w:rsidRPr="00534D12">
        <w:rPr>
          <w:rFonts w:eastAsia="Times New Roman"/>
          <w:noProof/>
        </w:rPr>
        <w:t xml:space="preserve"> (2010). doi:10.1111/j.1532-5415.2010.03062.x</w:t>
      </w:r>
    </w:p>
    <w:p w14:paraId="5792F8DC"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27.</w:t>
      </w:r>
      <w:r w:rsidRPr="00534D12">
        <w:rPr>
          <w:rFonts w:eastAsia="Times New Roman"/>
          <w:noProof/>
        </w:rPr>
        <w:tab/>
        <w:t xml:space="preserve">Xu, J. Unintentional drowning deaths in the United States, 1999-2010. </w:t>
      </w:r>
      <w:r w:rsidRPr="00534D12">
        <w:rPr>
          <w:rFonts w:eastAsia="Times New Roman"/>
          <w:i/>
          <w:iCs/>
          <w:noProof/>
        </w:rPr>
        <w:t>NCHS Data Brief</w:t>
      </w:r>
      <w:r w:rsidRPr="00534D12">
        <w:rPr>
          <w:rFonts w:eastAsia="Times New Roman"/>
          <w:noProof/>
        </w:rPr>
        <w:t xml:space="preserve"> (2014).</w:t>
      </w:r>
    </w:p>
    <w:p w14:paraId="3C61F4C7"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28.</w:t>
      </w:r>
      <w:r w:rsidRPr="00534D12">
        <w:rPr>
          <w:rFonts w:eastAsia="Times New Roman"/>
          <w:noProof/>
        </w:rPr>
        <w:tab/>
        <w:t xml:space="preserve">Ranson, M. Crime, weather, and climate change. </w:t>
      </w:r>
      <w:r w:rsidRPr="00534D12">
        <w:rPr>
          <w:rFonts w:eastAsia="Times New Roman"/>
          <w:i/>
          <w:iCs/>
          <w:noProof/>
        </w:rPr>
        <w:t>J. Environ. Econ. Manage.</w:t>
      </w:r>
      <w:r w:rsidRPr="00534D12">
        <w:rPr>
          <w:rFonts w:eastAsia="Times New Roman"/>
          <w:noProof/>
        </w:rPr>
        <w:t xml:space="preserve"> (2014). doi:10.1016/j.jeem.2013.11.008</w:t>
      </w:r>
    </w:p>
    <w:p w14:paraId="14F83C8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29.</w:t>
      </w:r>
      <w:r w:rsidRPr="00534D12">
        <w:rPr>
          <w:rFonts w:eastAsia="Times New Roman"/>
          <w:noProof/>
        </w:rPr>
        <w:tab/>
        <w:t xml:space="preserve">Mares, D. Climate change and levels of violence in socially disadvantaged neighborhood groups. </w:t>
      </w:r>
      <w:r w:rsidRPr="00534D12">
        <w:rPr>
          <w:rFonts w:eastAsia="Times New Roman"/>
          <w:i/>
          <w:iCs/>
          <w:noProof/>
        </w:rPr>
        <w:t>J. Urban Heal.</w:t>
      </w:r>
      <w:r w:rsidRPr="00534D12">
        <w:rPr>
          <w:rFonts w:eastAsia="Times New Roman"/>
          <w:noProof/>
        </w:rPr>
        <w:t xml:space="preserve"> (2013). doi:10.1007/s11524-013-9791-1</w:t>
      </w:r>
    </w:p>
    <w:p w14:paraId="1235DBE9"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30.</w:t>
      </w:r>
      <w:r w:rsidRPr="00534D12">
        <w:rPr>
          <w:rFonts w:eastAsia="Times New Roman"/>
          <w:noProof/>
        </w:rPr>
        <w:tab/>
        <w:t xml:space="preserve">Burke, M. B., Miguel, E., Satyanath, S., Dykema, J. A. &amp; Lobell, D. B. Warming increases the risk of civil war in Africa. </w:t>
      </w:r>
      <w:r w:rsidRPr="00534D12">
        <w:rPr>
          <w:rFonts w:eastAsia="Times New Roman"/>
          <w:i/>
          <w:iCs/>
          <w:noProof/>
        </w:rPr>
        <w:t>Proc. Natl. Acad. Sci.</w:t>
      </w:r>
      <w:r w:rsidRPr="00534D12">
        <w:rPr>
          <w:rFonts w:eastAsia="Times New Roman"/>
          <w:noProof/>
        </w:rPr>
        <w:t xml:space="preserve"> (2009). doi:10.1073/pnas.0907998106</w:t>
      </w:r>
    </w:p>
    <w:p w14:paraId="37423237"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31.</w:t>
      </w:r>
      <w:r w:rsidRPr="00534D12">
        <w:rPr>
          <w:rFonts w:eastAsia="Times New Roman"/>
          <w:noProof/>
        </w:rPr>
        <w:tab/>
        <w:t xml:space="preserve">Hsiang, S. M., Burke, M. &amp; Miguel, E. Quantifying the Influence of Climate on </w:t>
      </w:r>
      <w:r w:rsidRPr="00534D12">
        <w:rPr>
          <w:rFonts w:eastAsia="Times New Roman"/>
          <w:noProof/>
        </w:rPr>
        <w:lastRenderedPageBreak/>
        <w:t xml:space="preserve">Human Conflict. </w:t>
      </w:r>
      <w:r w:rsidRPr="00534D12">
        <w:rPr>
          <w:rFonts w:eastAsia="Times New Roman"/>
          <w:i/>
          <w:iCs/>
          <w:noProof/>
        </w:rPr>
        <w:t>Science (80-. ).</w:t>
      </w:r>
      <w:r w:rsidRPr="00534D12">
        <w:rPr>
          <w:rFonts w:eastAsia="Times New Roman"/>
          <w:noProof/>
        </w:rPr>
        <w:t xml:space="preserve"> (2013). doi:10.1126/science.1235367</w:t>
      </w:r>
    </w:p>
    <w:p w14:paraId="018D472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32.</w:t>
      </w:r>
      <w:r w:rsidRPr="00534D12">
        <w:rPr>
          <w:rFonts w:eastAsia="Times New Roman"/>
          <w:noProof/>
        </w:rPr>
        <w:tab/>
        <w:t xml:space="preserve">Hsiang, S. M., Meng, K. C. &amp; Cane, M. A. Civil conflicts are associated with the global climate. </w:t>
      </w:r>
      <w:r w:rsidRPr="00534D12">
        <w:rPr>
          <w:rFonts w:eastAsia="Times New Roman"/>
          <w:i/>
          <w:iCs/>
          <w:noProof/>
        </w:rPr>
        <w:t>Nature</w:t>
      </w:r>
      <w:r w:rsidRPr="00534D12">
        <w:rPr>
          <w:rFonts w:eastAsia="Times New Roman"/>
          <w:noProof/>
        </w:rPr>
        <w:t xml:space="preserve"> (2011). doi:10.1038/nature10311</w:t>
      </w:r>
    </w:p>
    <w:p w14:paraId="23EEFDC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33.</w:t>
      </w:r>
      <w:r w:rsidRPr="00534D12">
        <w:rPr>
          <w:rFonts w:eastAsia="Times New Roman"/>
          <w:noProof/>
        </w:rPr>
        <w:tab/>
        <w:t xml:space="preserve">O’Loughlin, J. </w:t>
      </w:r>
      <w:r w:rsidRPr="00534D12">
        <w:rPr>
          <w:rFonts w:eastAsia="Times New Roman"/>
          <w:i/>
          <w:iCs/>
          <w:noProof/>
        </w:rPr>
        <w:t>et al.</w:t>
      </w:r>
      <w:r w:rsidRPr="00534D12">
        <w:rPr>
          <w:rFonts w:eastAsia="Times New Roman"/>
          <w:noProof/>
        </w:rPr>
        <w:t xml:space="preserve"> Climate variability and conflict risk in East Africa, 1990-2009. </w:t>
      </w:r>
      <w:r w:rsidRPr="00534D12">
        <w:rPr>
          <w:rFonts w:eastAsia="Times New Roman"/>
          <w:i/>
          <w:iCs/>
          <w:noProof/>
        </w:rPr>
        <w:t>Proc. Natl. Acad. Sci.</w:t>
      </w:r>
      <w:r w:rsidRPr="00534D12">
        <w:rPr>
          <w:rFonts w:eastAsia="Times New Roman"/>
          <w:noProof/>
        </w:rPr>
        <w:t xml:space="preserve"> (2012). doi:10.1073/pnas.1205130109</w:t>
      </w:r>
    </w:p>
    <w:p w14:paraId="228AA2F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34.</w:t>
      </w:r>
      <w:r w:rsidRPr="00534D12">
        <w:rPr>
          <w:rFonts w:eastAsia="Times New Roman"/>
          <w:noProof/>
        </w:rPr>
        <w:tab/>
        <w:t xml:space="preserve">Page, L. A., Hajat, S. &amp; Kovats, R. S. Relationship between daily suicide counts and temperature in England and Wales. </w:t>
      </w:r>
      <w:r w:rsidRPr="00534D12">
        <w:rPr>
          <w:rFonts w:eastAsia="Times New Roman"/>
          <w:i/>
          <w:iCs/>
          <w:noProof/>
        </w:rPr>
        <w:t>Br. J. Psychiatry</w:t>
      </w:r>
      <w:r w:rsidRPr="00534D12">
        <w:rPr>
          <w:rFonts w:eastAsia="Times New Roman"/>
          <w:noProof/>
        </w:rPr>
        <w:t xml:space="preserve"> (2007). doi:10.1192/bjp.bp.106.031948</w:t>
      </w:r>
    </w:p>
    <w:p w14:paraId="3B9BDE9A"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35.</w:t>
      </w:r>
      <w:r w:rsidRPr="00534D12">
        <w:rPr>
          <w:rFonts w:eastAsia="Times New Roman"/>
          <w:noProof/>
        </w:rPr>
        <w:tab/>
        <w:t xml:space="preserve">Orru, H. &amp; Åström, D. O. Increases in external cause mortality due to high and low temperatures: evidence from northeastern Europe. </w:t>
      </w:r>
      <w:r w:rsidRPr="00534D12">
        <w:rPr>
          <w:rFonts w:eastAsia="Times New Roman"/>
          <w:i/>
          <w:iCs/>
          <w:noProof/>
        </w:rPr>
        <w:t>Int. J. Biometeorol.</w:t>
      </w:r>
      <w:r w:rsidRPr="00534D12">
        <w:rPr>
          <w:rFonts w:eastAsia="Times New Roman"/>
          <w:noProof/>
        </w:rPr>
        <w:t xml:space="preserve"> (2017). doi:10.1007/s00484-016-1270-4</w:t>
      </w:r>
    </w:p>
    <w:p w14:paraId="65B7807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36.</w:t>
      </w:r>
      <w:r w:rsidRPr="00534D12">
        <w:rPr>
          <w:rFonts w:eastAsia="Times New Roman"/>
          <w:noProof/>
        </w:rPr>
        <w:tab/>
        <w:t xml:space="preserve">Glaeser, E. L., Sacerdote, B. &amp; Scheinkman, J. A. Crime and social interactions. </w:t>
      </w:r>
      <w:r w:rsidRPr="00534D12">
        <w:rPr>
          <w:rFonts w:eastAsia="Times New Roman"/>
          <w:i/>
          <w:iCs/>
          <w:noProof/>
        </w:rPr>
        <w:t>Q. J. Econ.</w:t>
      </w:r>
      <w:r w:rsidRPr="00534D12">
        <w:rPr>
          <w:rFonts w:eastAsia="Times New Roman"/>
          <w:noProof/>
        </w:rPr>
        <w:t xml:space="preserve"> (1996). doi:10.2307/2946686</w:t>
      </w:r>
    </w:p>
    <w:p w14:paraId="4BC928F4"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37.</w:t>
      </w:r>
      <w:r w:rsidRPr="00534D12">
        <w:rPr>
          <w:rFonts w:eastAsia="Times New Roman"/>
          <w:noProof/>
        </w:rPr>
        <w:tab/>
        <w:t xml:space="preserve">Rotton, J. &amp; Cohn, E. G. Global warming and U.S. crime rates: An application of routine activity theory. </w:t>
      </w:r>
      <w:r w:rsidRPr="00534D12">
        <w:rPr>
          <w:rFonts w:eastAsia="Times New Roman"/>
          <w:i/>
          <w:iCs/>
          <w:noProof/>
        </w:rPr>
        <w:t>Environ. Behav.</w:t>
      </w:r>
      <w:r w:rsidRPr="00534D12">
        <w:rPr>
          <w:rFonts w:eastAsia="Times New Roman"/>
          <w:noProof/>
        </w:rPr>
        <w:t xml:space="preserve"> (2003). doi:10.1177/0013916503255565</w:t>
      </w:r>
    </w:p>
    <w:p w14:paraId="7F3507E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38.</w:t>
      </w:r>
      <w:r w:rsidRPr="00534D12">
        <w:rPr>
          <w:rFonts w:eastAsia="Times New Roman"/>
          <w:noProof/>
        </w:rPr>
        <w:tab/>
        <w:t xml:space="preserve">Anderson, C. A. Temperature and aggression: Ubiquitous effects of heat on occurrence of human violence. </w:t>
      </w:r>
      <w:r w:rsidRPr="00534D12">
        <w:rPr>
          <w:rFonts w:eastAsia="Times New Roman"/>
          <w:i/>
          <w:iCs/>
          <w:noProof/>
        </w:rPr>
        <w:t>Psychol. Bull.</w:t>
      </w:r>
      <w:r w:rsidRPr="00534D12">
        <w:rPr>
          <w:rFonts w:eastAsia="Times New Roman"/>
          <w:noProof/>
        </w:rPr>
        <w:t xml:space="preserve"> (1989). doi:10.1037/0033-2909.106.1.74</w:t>
      </w:r>
    </w:p>
    <w:p w14:paraId="307D455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39.</w:t>
      </w:r>
      <w:r w:rsidRPr="00534D12">
        <w:rPr>
          <w:rFonts w:eastAsia="Times New Roman"/>
          <w:noProof/>
        </w:rPr>
        <w:tab/>
        <w:t xml:space="preserve">Baron, R. A. &amp; Bell, P. A. Aggression and heat: The influence of ambient temperature, negative affect, and a cooling drink on physical aggression. </w:t>
      </w:r>
      <w:r w:rsidRPr="00534D12">
        <w:rPr>
          <w:rFonts w:eastAsia="Times New Roman"/>
          <w:i/>
          <w:iCs/>
          <w:noProof/>
        </w:rPr>
        <w:t>J. Pers. Soc. Psychol.</w:t>
      </w:r>
      <w:r w:rsidRPr="00534D12">
        <w:rPr>
          <w:rFonts w:eastAsia="Times New Roman"/>
          <w:noProof/>
        </w:rPr>
        <w:t xml:space="preserve"> (1976). doi:10.1037/0022-3514.33.3.245</w:t>
      </w:r>
    </w:p>
    <w:p w14:paraId="50DB0B2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40.</w:t>
      </w:r>
      <w:r w:rsidRPr="00534D12">
        <w:rPr>
          <w:rFonts w:eastAsia="Times New Roman"/>
          <w:noProof/>
        </w:rPr>
        <w:tab/>
        <w:t xml:space="preserve">Majeed, H. &amp; Lee, J. The impact of climate change on youth depression and mental health. </w:t>
      </w:r>
      <w:r w:rsidRPr="00534D12">
        <w:rPr>
          <w:rFonts w:eastAsia="Times New Roman"/>
          <w:i/>
          <w:iCs/>
          <w:noProof/>
        </w:rPr>
        <w:t>Lancet Planet. Heal.</w:t>
      </w:r>
      <w:r w:rsidRPr="00534D12">
        <w:rPr>
          <w:rFonts w:eastAsia="Times New Roman"/>
          <w:noProof/>
        </w:rPr>
        <w:t xml:space="preserve"> </w:t>
      </w:r>
      <w:r w:rsidRPr="00534D12">
        <w:rPr>
          <w:rFonts w:eastAsia="Times New Roman"/>
          <w:b/>
          <w:bCs/>
          <w:noProof/>
        </w:rPr>
        <w:t>1,</w:t>
      </w:r>
      <w:r w:rsidRPr="00534D12">
        <w:rPr>
          <w:rFonts w:eastAsia="Times New Roman"/>
          <w:noProof/>
        </w:rPr>
        <w:t xml:space="preserve"> e94–e95 (2017).</w:t>
      </w:r>
    </w:p>
    <w:p w14:paraId="7E48A9F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41.</w:t>
      </w:r>
      <w:r w:rsidRPr="00534D12">
        <w:rPr>
          <w:rFonts w:eastAsia="Times New Roman"/>
          <w:noProof/>
        </w:rPr>
        <w:tab/>
        <w:t xml:space="preserve">Berry, H. L., Waite, T. D., Dear, K. B. G., Capon, A. G. &amp; Murray, V. The case for systems thinking about climate change and mental health. </w:t>
      </w:r>
      <w:r w:rsidRPr="00534D12">
        <w:rPr>
          <w:rFonts w:eastAsia="Times New Roman"/>
          <w:i/>
          <w:iCs/>
          <w:noProof/>
        </w:rPr>
        <w:t>Nature Climate Change</w:t>
      </w:r>
      <w:r w:rsidRPr="00534D12">
        <w:rPr>
          <w:rFonts w:eastAsia="Times New Roman"/>
          <w:noProof/>
        </w:rPr>
        <w:t xml:space="preserve"> (2018). doi:10.1038/s41558-018-0102-4</w:t>
      </w:r>
    </w:p>
    <w:p w14:paraId="44AE5DA6"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42.</w:t>
      </w:r>
      <w:r w:rsidRPr="00534D12">
        <w:rPr>
          <w:rFonts w:eastAsia="Times New Roman"/>
          <w:noProof/>
        </w:rPr>
        <w:tab/>
        <w:t xml:space="preserve">Hansen, A. </w:t>
      </w:r>
      <w:r w:rsidRPr="00534D12">
        <w:rPr>
          <w:rFonts w:eastAsia="Times New Roman"/>
          <w:i/>
          <w:iCs/>
          <w:noProof/>
        </w:rPr>
        <w:t>et al.</w:t>
      </w:r>
      <w:r w:rsidRPr="00534D12">
        <w:rPr>
          <w:rFonts w:eastAsia="Times New Roman"/>
          <w:noProof/>
        </w:rPr>
        <w:t xml:space="preserve"> The effect of heat waves on mental health in a temperate Australian City. </w:t>
      </w:r>
      <w:r w:rsidRPr="00534D12">
        <w:rPr>
          <w:rFonts w:eastAsia="Times New Roman"/>
          <w:i/>
          <w:iCs/>
          <w:noProof/>
        </w:rPr>
        <w:t>Environ. Health Perspect.</w:t>
      </w:r>
      <w:r w:rsidRPr="00534D12">
        <w:rPr>
          <w:rFonts w:eastAsia="Times New Roman"/>
          <w:noProof/>
        </w:rPr>
        <w:t xml:space="preserve"> (2008). doi:10.1289/ehp.11339</w:t>
      </w:r>
    </w:p>
    <w:p w14:paraId="704B843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43.</w:t>
      </w:r>
      <w:r w:rsidRPr="00534D12">
        <w:rPr>
          <w:rFonts w:eastAsia="Times New Roman"/>
          <w:noProof/>
        </w:rPr>
        <w:tab/>
        <w:t xml:space="preserve">Obradovich, N., Migliorini, R., Mednick, S. C. &amp; Fowler, J. H. Nighttime temperature and human sleep loss in a changing climate. </w:t>
      </w:r>
      <w:r w:rsidRPr="00534D12">
        <w:rPr>
          <w:rFonts w:eastAsia="Times New Roman"/>
          <w:i/>
          <w:iCs/>
          <w:noProof/>
        </w:rPr>
        <w:t>Sci. Adv.</w:t>
      </w:r>
      <w:r w:rsidRPr="00534D12">
        <w:rPr>
          <w:rFonts w:eastAsia="Times New Roman"/>
          <w:noProof/>
        </w:rPr>
        <w:t xml:space="preserve"> (2017). doi:10.1126/sciadv.1601555</w:t>
      </w:r>
    </w:p>
    <w:p w14:paraId="1C1B324E"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44.</w:t>
      </w:r>
      <w:r w:rsidRPr="00534D12">
        <w:rPr>
          <w:rFonts w:eastAsia="Times New Roman"/>
          <w:noProof/>
        </w:rPr>
        <w:tab/>
        <w:t xml:space="preserve">L., C., C.,  de C. &amp; P., A. Heatwaves and their impact on people with alcohol, drug and mental health conditions: A discussion paper on clinical practice considerations. </w:t>
      </w:r>
      <w:r w:rsidRPr="00534D12">
        <w:rPr>
          <w:rFonts w:eastAsia="Times New Roman"/>
          <w:i/>
          <w:iCs/>
          <w:noProof/>
        </w:rPr>
        <w:t>J. Adv. Nurs.</w:t>
      </w:r>
      <w:r w:rsidRPr="00534D12">
        <w:rPr>
          <w:rFonts w:eastAsia="Times New Roman"/>
          <w:noProof/>
        </w:rPr>
        <w:t xml:space="preserve"> (2011).</w:t>
      </w:r>
    </w:p>
    <w:p w14:paraId="5A65A06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45.</w:t>
      </w:r>
      <w:r w:rsidRPr="00534D12">
        <w:rPr>
          <w:rFonts w:eastAsia="Times New Roman"/>
          <w:noProof/>
        </w:rPr>
        <w:tab/>
        <w:t xml:space="preserve">Dee, D. P. </w:t>
      </w:r>
      <w:r w:rsidRPr="00534D12">
        <w:rPr>
          <w:rFonts w:eastAsia="Times New Roman"/>
          <w:i/>
          <w:iCs/>
          <w:noProof/>
        </w:rPr>
        <w:t>et al.</w:t>
      </w:r>
      <w:r w:rsidRPr="00534D12">
        <w:rPr>
          <w:rFonts w:eastAsia="Times New Roman"/>
          <w:noProof/>
        </w:rPr>
        <w:t xml:space="preserve"> The ERA-Interim reanalysis: configuration and performance of the data assimilation system. </w:t>
      </w:r>
      <w:r w:rsidRPr="00534D12">
        <w:rPr>
          <w:rFonts w:eastAsia="Times New Roman"/>
          <w:i/>
          <w:iCs/>
          <w:noProof/>
        </w:rPr>
        <w:t>Q. J. R. Meteorol. Soc.</w:t>
      </w:r>
      <w:r w:rsidRPr="00534D12">
        <w:rPr>
          <w:rFonts w:eastAsia="Times New Roman"/>
          <w:noProof/>
        </w:rPr>
        <w:t xml:space="preserve"> </w:t>
      </w:r>
      <w:r w:rsidRPr="00534D12">
        <w:rPr>
          <w:rFonts w:eastAsia="Times New Roman"/>
          <w:b/>
          <w:bCs/>
          <w:noProof/>
        </w:rPr>
        <w:t>137,</w:t>
      </w:r>
      <w:r w:rsidRPr="00534D12">
        <w:rPr>
          <w:rFonts w:eastAsia="Times New Roman"/>
          <w:noProof/>
        </w:rPr>
        <w:t xml:space="preserve"> 553–597 (2011).</w:t>
      </w:r>
    </w:p>
    <w:p w14:paraId="07C7162A"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46.</w:t>
      </w:r>
      <w:r w:rsidRPr="00534D12">
        <w:rPr>
          <w:rFonts w:eastAsia="Times New Roman"/>
          <w:noProof/>
        </w:rPr>
        <w:tab/>
        <w:t xml:space="preserve">Wallace, J. M. &amp; Hobbs, P. V. </w:t>
      </w:r>
      <w:r w:rsidRPr="00534D12">
        <w:rPr>
          <w:rFonts w:eastAsia="Times New Roman"/>
          <w:i/>
          <w:iCs/>
          <w:noProof/>
        </w:rPr>
        <w:t>Atmospheric Science: An Introductory Survey: Second Edition</w:t>
      </w:r>
      <w:r w:rsidRPr="00534D12">
        <w:rPr>
          <w:rFonts w:eastAsia="Times New Roman"/>
          <w:noProof/>
        </w:rPr>
        <w:t xml:space="preserve">. </w:t>
      </w:r>
      <w:r w:rsidRPr="00534D12">
        <w:rPr>
          <w:rFonts w:eastAsia="Times New Roman"/>
          <w:i/>
          <w:iCs/>
          <w:noProof/>
        </w:rPr>
        <w:t>Atmospheric Science: An Introductory Survey: Second Edition</w:t>
      </w:r>
      <w:r w:rsidRPr="00534D12">
        <w:rPr>
          <w:rFonts w:eastAsia="Times New Roman"/>
          <w:noProof/>
        </w:rPr>
        <w:t xml:space="preserve"> (2006). doi:10.1016/C2009-0-00034-8</w:t>
      </w:r>
    </w:p>
    <w:p w14:paraId="7BAA0A1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lastRenderedPageBreak/>
        <w:t>47.</w:t>
      </w:r>
      <w:r w:rsidRPr="00534D12">
        <w:rPr>
          <w:rFonts w:eastAsia="Times New Roman"/>
          <w:noProof/>
        </w:rPr>
        <w:tab/>
        <w:t xml:space="preserve">Lozano, R. </w:t>
      </w:r>
      <w:r w:rsidRPr="00534D12">
        <w:rPr>
          <w:rFonts w:eastAsia="Times New Roman"/>
          <w:i/>
          <w:iCs/>
          <w:noProof/>
        </w:rPr>
        <w:t>et al.</w:t>
      </w:r>
      <w:r w:rsidRPr="00534D12">
        <w:rPr>
          <w:rFonts w:eastAsia="Times New Roman"/>
          <w:noProof/>
        </w:rPr>
        <w:t xml:space="preserve"> Global and regional mortality from 235 causes of death for 20 age groups in 1990 and 2010: A systematic analysis for the Global Burden of Disease Study 2010. </w:t>
      </w:r>
      <w:r w:rsidRPr="00534D12">
        <w:rPr>
          <w:rFonts w:eastAsia="Times New Roman"/>
          <w:i/>
          <w:iCs/>
          <w:noProof/>
        </w:rPr>
        <w:t>Lancet</w:t>
      </w:r>
      <w:r w:rsidRPr="00534D12">
        <w:rPr>
          <w:rFonts w:eastAsia="Times New Roman"/>
          <w:noProof/>
        </w:rPr>
        <w:t xml:space="preserve"> (2012). doi:10.1016/S0140-6736(12)61728-0</w:t>
      </w:r>
    </w:p>
    <w:p w14:paraId="455132F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48.</w:t>
      </w:r>
      <w:r w:rsidRPr="00534D12">
        <w:rPr>
          <w:rFonts w:eastAsia="Times New Roman"/>
          <w:noProof/>
        </w:rPr>
        <w:tab/>
        <w:t xml:space="preserve">Rue, H. &amp; Held, L. </w:t>
      </w:r>
      <w:r w:rsidRPr="00534D12">
        <w:rPr>
          <w:rFonts w:eastAsia="Times New Roman"/>
          <w:i/>
          <w:iCs/>
          <w:noProof/>
        </w:rPr>
        <w:t>Gaussian Markov random fields. Theory and applications</w:t>
      </w:r>
      <w:r w:rsidRPr="00534D12">
        <w:rPr>
          <w:rFonts w:eastAsia="Times New Roman"/>
          <w:noProof/>
        </w:rPr>
        <w:t xml:space="preserve">. </w:t>
      </w:r>
      <w:r w:rsidRPr="00534D12">
        <w:rPr>
          <w:rFonts w:eastAsia="Times New Roman"/>
          <w:i/>
          <w:iCs/>
          <w:noProof/>
        </w:rPr>
        <w:t>Chapman &amp; Hall</w:t>
      </w:r>
      <w:r w:rsidRPr="00534D12">
        <w:rPr>
          <w:rFonts w:eastAsia="Times New Roman"/>
          <w:noProof/>
        </w:rPr>
        <w:t xml:space="preserve"> (2005). doi:10.1007/s00184-007-0162-3</w:t>
      </w:r>
    </w:p>
    <w:p w14:paraId="571C690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49.</w:t>
      </w:r>
      <w:r w:rsidRPr="00534D12">
        <w:rPr>
          <w:rFonts w:eastAsia="Times New Roman"/>
          <w:noProof/>
        </w:rPr>
        <w:tab/>
        <w:t xml:space="preserve">Besag, J. Spatial interaction and the statistical snalysis of lattice systems. </w:t>
      </w:r>
      <w:r w:rsidRPr="00534D12">
        <w:rPr>
          <w:rFonts w:eastAsia="Times New Roman"/>
          <w:i/>
          <w:iCs/>
          <w:noProof/>
        </w:rPr>
        <w:t>J. R. Stat. Soc. Ser. B (Statistical Methodol.</w:t>
      </w:r>
      <w:r w:rsidRPr="00534D12">
        <w:rPr>
          <w:rFonts w:eastAsia="Times New Roman"/>
          <w:noProof/>
        </w:rPr>
        <w:t xml:space="preserve"> (1974). doi:10.2307/2984812</w:t>
      </w:r>
    </w:p>
    <w:p w14:paraId="77F5CF5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50.</w:t>
      </w:r>
      <w:r w:rsidRPr="00534D12">
        <w:rPr>
          <w:rFonts w:eastAsia="Times New Roman"/>
          <w:noProof/>
        </w:rPr>
        <w:tab/>
        <w:t xml:space="preserve">Rue, H., Martino, S. &amp; Chopin, N. Approximate Bayesian inference for latent Gaussian models by using integrated nested Laplace approximations. </w:t>
      </w:r>
      <w:r w:rsidRPr="00534D12">
        <w:rPr>
          <w:rFonts w:eastAsia="Times New Roman"/>
          <w:i/>
          <w:iCs/>
          <w:noProof/>
        </w:rPr>
        <w:t>J. R. Stat. Soc. Ser. B Stat. Methodol.</w:t>
      </w:r>
      <w:r w:rsidRPr="00534D12">
        <w:rPr>
          <w:rFonts w:eastAsia="Times New Roman"/>
          <w:noProof/>
        </w:rPr>
        <w:t xml:space="preserve"> (2009). doi:10.1111/j.1467-9868.2008.00700.x</w:t>
      </w:r>
    </w:p>
    <w:p w14:paraId="2C2107DD" w14:textId="77777777" w:rsidR="00534D12" w:rsidRPr="00534D12" w:rsidRDefault="00534D12" w:rsidP="00534D12">
      <w:pPr>
        <w:widowControl w:val="0"/>
        <w:autoSpaceDE w:val="0"/>
        <w:autoSpaceDN w:val="0"/>
        <w:adjustRightInd w:val="0"/>
        <w:spacing w:after="200"/>
        <w:ind w:left="640" w:hanging="640"/>
        <w:rPr>
          <w:noProof/>
        </w:rPr>
      </w:pPr>
      <w:r w:rsidRPr="00534D12">
        <w:rPr>
          <w:rFonts w:eastAsia="Times New Roman"/>
          <w:noProof/>
        </w:rPr>
        <w:t>51.</w:t>
      </w:r>
      <w:r w:rsidRPr="00534D12">
        <w:rPr>
          <w:rFonts w:eastAsia="Times New Roman"/>
          <w:noProof/>
        </w:rPr>
        <w:tab/>
        <w:t>IPCC. IPCC special report on the impacts of global warming of 1.5 °C - Summary for policy makers. (2018).</w:t>
      </w:r>
    </w:p>
    <w:p w14:paraId="2F3991B5" w14:textId="7A9D9F71" w:rsidR="006A3229" w:rsidRDefault="00A55581" w:rsidP="00534D12">
      <w:pPr>
        <w:widowControl w:val="0"/>
        <w:autoSpaceDE w:val="0"/>
        <w:autoSpaceDN w:val="0"/>
        <w:adjustRightInd w:val="0"/>
        <w:spacing w:after="200"/>
        <w:ind w:left="640" w:hanging="640"/>
        <w:rPr>
          <w:b/>
        </w:rPr>
      </w:pPr>
      <w:r w:rsidRPr="00636C9B">
        <w:rPr>
          <w:b/>
        </w:rPr>
        <w:fldChar w:fldCharType="end"/>
      </w:r>
      <w:commentRangeEnd w:id="133"/>
      <w:r w:rsidR="009B42B8">
        <w:rPr>
          <w:rStyle w:val="CommentReference"/>
          <w:rFonts w:asciiTheme="minorHAnsi" w:hAnsiTheme="minorHAnsi" w:cstheme="minorBidi"/>
          <w:lang w:eastAsia="en-US"/>
        </w:rPr>
        <w:commentReference w:id="133"/>
      </w:r>
      <w:r w:rsidR="006A3229">
        <w:rPr>
          <w:b/>
        </w:rPr>
        <w:br w:type="page"/>
      </w:r>
    </w:p>
    <w:p w14:paraId="36419E9D" w14:textId="45C0FBEC" w:rsidR="006A3229" w:rsidRDefault="006A3229" w:rsidP="006A3229">
      <w:pPr>
        <w:spacing w:line="480" w:lineRule="auto"/>
        <w:rPr>
          <w:ins w:id="134" w:author="Parks, Robbie M" w:date="2019-01-02T23:12:00Z"/>
          <w:color w:val="000000" w:themeColor="text1"/>
        </w:rPr>
      </w:pPr>
      <w:ins w:id="135" w:author="Parks, Robbie M" w:date="2019-01-02T23:12:00Z">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 xml:space="preserve">sport, falls and drownings), </w:t>
        </w:r>
        <w:r>
          <w:rPr>
            <w:color w:val="000000" w:themeColor="text1"/>
          </w:rPr>
          <w:t>intentional (assault and intentional self-harm) injury</w:t>
        </w:r>
      </w:ins>
      <w:ins w:id="136" w:author="Parks, Robbie M" w:date="2019-01-02T23:55:00Z">
        <w:r w:rsidR="00356600">
          <w:rPr>
            <w:color w:val="000000" w:themeColor="text1"/>
          </w:rPr>
          <w:t xml:space="preserve"> and other unintentional injury</w:t>
        </w:r>
      </w:ins>
      <w:ins w:id="137" w:author="Parks, Robbie M" w:date="2019-01-02T23:12:00Z">
        <w:r>
          <w:rPr>
            <w:color w:val="000000" w:themeColor="text1"/>
          </w:rPr>
          <w:t>,</w:t>
        </w:r>
      </w:ins>
      <w:ins w:id="138" w:author="Parks, Robbie M" w:date="2019-01-02T23:55:00Z">
        <w:r w:rsidR="00356600">
          <w:rPr>
            <w:color w:val="000000" w:themeColor="text1"/>
          </w:rPr>
          <w:t xml:space="preserve"> by</w:t>
        </w:r>
      </w:ins>
      <w:ins w:id="139" w:author="Parks, Robbie M" w:date="2019-01-02T23:12:00Z">
        <w:r>
          <w:rPr>
            <w:color w:val="000000" w:themeColor="text1"/>
          </w:rPr>
          <w:t xml:space="preserve"> </w:t>
        </w:r>
      </w:ins>
      <w:ins w:id="140" w:author="Parks, Robbie M" w:date="2019-01-02T23:24:00Z">
        <w:r w:rsidR="009F0E6E">
          <w:rPr>
            <w:color w:val="000000" w:themeColor="text1"/>
          </w:rPr>
          <w:t xml:space="preserve">sex and </w:t>
        </w:r>
      </w:ins>
      <w:ins w:id="141" w:author="Parks, Robbie M" w:date="2019-01-02T23:12:00Z">
        <w:r w:rsidR="009F0E6E">
          <w:rPr>
            <w:color w:val="000000" w:themeColor="text1"/>
          </w:rPr>
          <w:t>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ins>
    </w:p>
    <w:p w14:paraId="6AE9F26A" w14:textId="77777777" w:rsidR="00D70938" w:rsidRDefault="00D70938" w:rsidP="006A3229">
      <w:pPr>
        <w:spacing w:line="480" w:lineRule="auto"/>
        <w:rPr>
          <w:ins w:id="142" w:author="Parks, Robbie M" w:date="2019-01-02T23:12:00Z"/>
          <w:color w:val="000000" w:themeColor="text1"/>
        </w:rPr>
      </w:pPr>
    </w:p>
    <w:p w14:paraId="3B15A043" w14:textId="1F83B8B9" w:rsidR="00D70938" w:rsidRDefault="00D70938" w:rsidP="00D70938">
      <w:pPr>
        <w:spacing w:line="480" w:lineRule="auto"/>
        <w:rPr>
          <w:ins w:id="143" w:author="Parks, Robbie M" w:date="2019-01-02T23:12:00Z"/>
          <w:color w:val="000000" w:themeColor="text1"/>
        </w:rPr>
      </w:pPr>
      <w:ins w:id="144" w:author="Parks, Robbie M" w:date="2019-01-02T23:12:00Z">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ins>
      <w:ins w:id="145" w:author="Parks, Robbie M" w:date="2019-01-02T23:25:00Z">
        <w:r w:rsidR="00EB47E2">
          <w:rPr>
            <w:color w:val="000000" w:themeColor="text1"/>
          </w:rPr>
          <w:t xml:space="preserve"> and month</w:t>
        </w:r>
      </w:ins>
      <w:ins w:id="146" w:author="Parks, Robbie M" w:date="2019-01-02T23:12:00Z">
        <w:r>
          <w:rPr>
            <w:color w:val="000000" w:themeColor="text1"/>
          </w:rPr>
          <w:t>.</w:t>
        </w:r>
      </w:ins>
    </w:p>
    <w:p w14:paraId="044D051D" w14:textId="77777777" w:rsidR="00D70938" w:rsidRDefault="00D70938" w:rsidP="006A3229">
      <w:pPr>
        <w:spacing w:line="480" w:lineRule="auto"/>
        <w:rPr>
          <w:ins w:id="147" w:author="Parks, Robbie M" w:date="2019-01-02T23:12:00Z"/>
          <w:color w:val="000000" w:themeColor="text1"/>
        </w:rPr>
      </w:pPr>
    </w:p>
    <w:p w14:paraId="641BBABA" w14:textId="2BF0A7A9" w:rsidR="00D70938" w:rsidRDefault="00D70938" w:rsidP="00D70938">
      <w:pPr>
        <w:spacing w:line="480" w:lineRule="auto"/>
        <w:rPr>
          <w:ins w:id="148" w:author="Parks, Robbie M" w:date="2019-01-02T23:12:00Z"/>
          <w:color w:val="000000" w:themeColor="text1"/>
        </w:rPr>
      </w:pPr>
      <w:ins w:id="149" w:author="Parks, Robbie M" w:date="2019-01-02T23:12:00Z">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can have less inter-annual variation in a </w:t>
        </w:r>
        <w:proofErr w:type="gramStart"/>
        <w:r>
          <w:rPr>
            <w:color w:val="000000" w:themeColor="text1"/>
          </w:rPr>
          <w:t>particular month</w:t>
        </w:r>
        <w:proofErr w:type="gramEnd"/>
        <w:r>
          <w:rPr>
            <w:color w:val="000000" w:themeColor="text1"/>
          </w:rPr>
          <w:t xml:space="preserve"> (here, July) compared with a cooler state like Washington.</w:t>
        </w:r>
      </w:ins>
    </w:p>
    <w:p w14:paraId="1695F259" w14:textId="77777777" w:rsidR="00D70938" w:rsidRDefault="00D70938" w:rsidP="008B1C62">
      <w:pPr>
        <w:widowControl w:val="0"/>
        <w:autoSpaceDE w:val="0"/>
        <w:autoSpaceDN w:val="0"/>
        <w:adjustRightInd w:val="0"/>
        <w:spacing w:after="200"/>
        <w:ind w:left="640" w:hanging="640"/>
        <w:rPr>
          <w:ins w:id="150" w:author="Parks, Robbie M" w:date="2019-01-02T23:12:00Z"/>
          <w:b/>
          <w:color w:val="000000" w:themeColor="text1"/>
        </w:rPr>
      </w:pPr>
    </w:p>
    <w:p w14:paraId="7AB7D853" w14:textId="5686C253" w:rsidR="00D70938" w:rsidRDefault="00D70938" w:rsidP="00D70938">
      <w:pPr>
        <w:spacing w:line="480" w:lineRule="auto"/>
        <w:rPr>
          <w:ins w:id="151" w:author="Parks, Robbie M" w:date="2019-01-02T23:12:00Z"/>
          <w:color w:val="000000" w:themeColor="text1"/>
        </w:rPr>
      </w:pPr>
      <w:ins w:id="152" w:author="Parks, Robbie M" w:date="2019-01-02T23:12:00Z">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ins>
      <w:ins w:id="153" w:author="Parks, Robbie M" w:date="2019-01-02T23:25:00Z">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ins>
      <w:ins w:id="154" w:author="Parks, Robbie M" w:date="2019-01-02T23:12:00Z">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ins>
      <w:ins w:id="155" w:author="Parks, Robbie M" w:date="2019-01-02T23:25:00Z">
        <w:r w:rsidR="007B5299">
          <w:rPr>
            <w:color w:val="000000" w:themeColor="text1"/>
          </w:rPr>
          <w:t>, sex</w:t>
        </w:r>
      </w:ins>
      <w:ins w:id="156" w:author="Parks, Robbie M" w:date="2019-01-02T23:12:00Z">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ins>
    </w:p>
    <w:p w14:paraId="1C98116F" w14:textId="77777777" w:rsidR="00D70938" w:rsidRDefault="00D70938" w:rsidP="008B1C62">
      <w:pPr>
        <w:widowControl w:val="0"/>
        <w:autoSpaceDE w:val="0"/>
        <w:autoSpaceDN w:val="0"/>
        <w:adjustRightInd w:val="0"/>
        <w:spacing w:after="200"/>
        <w:ind w:left="640" w:hanging="640"/>
        <w:rPr>
          <w:ins w:id="157" w:author="Parks, Robbie M" w:date="2019-01-02T23:12:00Z"/>
          <w:b/>
          <w:color w:val="000000" w:themeColor="text1"/>
        </w:rPr>
      </w:pPr>
    </w:p>
    <w:p w14:paraId="31EEFB45" w14:textId="1114582C" w:rsidR="00D70938" w:rsidRDefault="00D70938" w:rsidP="00D70938">
      <w:pPr>
        <w:spacing w:line="480" w:lineRule="auto"/>
        <w:rPr>
          <w:ins w:id="158" w:author="Parks, Robbie M" w:date="2019-01-02T23:12:00Z"/>
          <w:color w:val="000000" w:themeColor="text1"/>
        </w:rPr>
      </w:pPr>
      <w:ins w:id="159" w:author="Parks, Robbie M" w:date="2019-01-02T23:12:00Z">
        <w:r>
          <w:rPr>
            <w:b/>
            <w:color w:val="000000" w:themeColor="text1"/>
          </w:rPr>
          <w:t xml:space="preserve">Supplementary </w:t>
        </w:r>
        <w:r w:rsidRPr="00636C9B">
          <w:rPr>
            <w:b/>
            <w:color w:val="000000" w:themeColor="text1"/>
          </w:rPr>
          <w:t xml:space="preserve">Figure 1. </w:t>
        </w:r>
        <w:r>
          <w:rPr>
            <w:color w:val="000000" w:themeColor="text1"/>
          </w:rPr>
          <w:t xml:space="preserve">Percent change in death rates </w:t>
        </w:r>
      </w:ins>
      <w:ins w:id="160" w:author="Parks, Robbie M" w:date="2019-01-02T23:26:00Z">
        <w:r w:rsidR="00716216">
          <w:rPr>
            <w:color w:val="000000" w:themeColor="text1"/>
          </w:rPr>
          <w:t>in year in which each month was +</w:t>
        </w:r>
        <w:r w:rsidR="00716216" w:rsidRPr="00843ACB">
          <w:rPr>
            <w:rFonts w:ascii="Helvetica" w:eastAsia="Times New Roman" w:hAnsi="Helvetica"/>
            <w:bCs/>
            <w:color w:val="222222"/>
            <w:sz w:val="21"/>
            <w:szCs w:val="21"/>
            <w:shd w:val="clear" w:color="auto" w:fill="FFFFFF"/>
          </w:rPr>
          <w:t>1</w:t>
        </w:r>
        <w:r w:rsidR="00716216" w:rsidRPr="00843ACB">
          <w:rPr>
            <w:bCs/>
            <w:color w:val="000000" w:themeColor="text1"/>
          </w:rPr>
          <w:t>°</w:t>
        </w:r>
        <w:r w:rsidR="00716216">
          <w:rPr>
            <w:bCs/>
            <w:color w:val="000000" w:themeColor="text1"/>
          </w:rPr>
          <w:t>C</w:t>
        </w:r>
        <w:r w:rsidR="00716216">
          <w:rPr>
            <w:color w:val="000000" w:themeColor="text1"/>
          </w:rPr>
          <w:t xml:space="preserve"> compared with 1980-2009 average temperatures</w:t>
        </w:r>
        <w:r w:rsidR="00716216" w:rsidRPr="00636C9B">
          <w:rPr>
            <w:color w:val="000000" w:themeColor="text1"/>
          </w:rPr>
          <w:t xml:space="preserve"> </w:t>
        </w:r>
      </w:ins>
      <w:ins w:id="161" w:author="Parks, Robbie M" w:date="2019-01-02T23:12:00Z">
        <w:r w:rsidRPr="00636C9B">
          <w:rPr>
            <w:color w:val="000000" w:themeColor="text1"/>
          </w:rPr>
          <w:t xml:space="preserve">by </w:t>
        </w:r>
        <w:r>
          <w:rPr>
            <w:color w:val="000000" w:themeColor="text1"/>
          </w:rPr>
          <w:t>type</w:t>
        </w:r>
        <w:r w:rsidRPr="00636C9B">
          <w:rPr>
            <w:color w:val="000000" w:themeColor="text1"/>
          </w:rPr>
          <w:t xml:space="preserve"> of injury, sex</w:t>
        </w:r>
      </w:ins>
      <w:ins w:id="162" w:author="Parks, Robbie M" w:date="2019-01-02T23:26:00Z">
        <w:r w:rsidR="00FA6227">
          <w:rPr>
            <w:color w:val="000000" w:themeColor="text1"/>
          </w:rPr>
          <w:t xml:space="preserve"> and age group</w:t>
        </w:r>
      </w:ins>
      <w:ins w:id="163" w:author="Parks, Robbie M" w:date="2019-01-02T23:12:00Z">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ins>
    </w:p>
    <w:p w14:paraId="14D0E6E5" w14:textId="3F97EAD9" w:rsidR="009011C5" w:rsidRPr="00636C9B" w:rsidDel="00AC0CA8" w:rsidRDefault="009011C5">
      <w:pPr>
        <w:widowControl w:val="0"/>
        <w:autoSpaceDE w:val="0"/>
        <w:autoSpaceDN w:val="0"/>
        <w:adjustRightInd w:val="0"/>
        <w:spacing w:after="200" w:line="480" w:lineRule="auto"/>
        <w:ind w:left="640" w:hanging="640"/>
        <w:rPr>
          <w:del w:id="164" w:author="Parks, Robbie M" w:date="2019-01-02T23:13:00Z"/>
          <w:b/>
        </w:rPr>
        <w:pPrChange w:id="165" w:author="Parks, Robbie M" w:date="2019-01-02T23:13:00Z">
          <w:pPr>
            <w:widowControl w:val="0"/>
            <w:autoSpaceDE w:val="0"/>
            <w:autoSpaceDN w:val="0"/>
            <w:adjustRightInd w:val="0"/>
            <w:spacing w:after="200"/>
            <w:ind w:left="640" w:hanging="640"/>
          </w:pPr>
        </w:pPrChange>
      </w:pPr>
      <w:del w:id="166" w:author="Parks, Robbie M" w:date="2019-01-02T23:13:00Z">
        <w:r w:rsidRPr="00636C9B" w:rsidDel="00AC0CA8">
          <w:rPr>
            <w:b/>
            <w:color w:val="000000" w:themeColor="text1"/>
          </w:rPr>
          <w:br w:type="page"/>
        </w:r>
      </w:del>
    </w:p>
    <w:p w14:paraId="7A629EAC" w14:textId="5E49C4BA" w:rsidR="0077298E" w:rsidDel="00F60ED8" w:rsidRDefault="0077298E" w:rsidP="00886AE3">
      <w:pPr>
        <w:spacing w:line="480" w:lineRule="auto"/>
        <w:rPr>
          <w:del w:id="167" w:author="Parks, Robbie M" w:date="2019-01-02T23:21:00Z"/>
          <w:color w:val="000000" w:themeColor="text1"/>
        </w:rPr>
      </w:pPr>
      <w:del w:id="168" w:author="Parks, Robbie M" w:date="2019-01-02T23:21:00Z">
        <w:r w:rsidRPr="00636C9B" w:rsidDel="00F60ED8">
          <w:rPr>
            <w:b/>
            <w:color w:val="000000" w:themeColor="text1"/>
          </w:rPr>
          <w:lastRenderedPageBreak/>
          <w:delText xml:space="preserve">Figure </w:delText>
        </w:r>
        <w:r w:rsidDel="00F60ED8">
          <w:rPr>
            <w:b/>
            <w:color w:val="000000" w:themeColor="text1"/>
          </w:rPr>
          <w:delText>1</w:delText>
        </w:r>
        <w:r w:rsidRPr="00636C9B" w:rsidDel="00F60ED8">
          <w:rPr>
            <w:b/>
            <w:color w:val="000000" w:themeColor="text1"/>
          </w:rPr>
          <w:delText xml:space="preserve">. </w:delText>
        </w:r>
        <w:r w:rsidRPr="00171799" w:rsidDel="00F60ED8">
          <w:rPr>
            <w:color w:val="000000" w:themeColor="text1"/>
          </w:rPr>
          <w:delText xml:space="preserve">Graphic </w:delText>
        </w:r>
        <w:r w:rsidDel="00F60ED8">
          <w:rPr>
            <w:color w:val="000000" w:themeColor="text1"/>
          </w:rPr>
          <w:delText xml:space="preserve">representation </w:delText>
        </w:r>
        <w:r w:rsidRPr="00171799" w:rsidDel="00F60ED8">
          <w:rPr>
            <w:color w:val="000000" w:themeColor="text1"/>
          </w:rPr>
          <w:delText>of</w:delText>
        </w:r>
        <w:r w:rsidDel="00F60ED8">
          <w:rPr>
            <w:b/>
            <w:color w:val="000000" w:themeColor="text1"/>
          </w:rPr>
          <w:delText xml:space="preserve"> </w:delText>
        </w:r>
        <w:r w:rsidDel="00F60ED8">
          <w:rPr>
            <w:color w:val="000000" w:themeColor="text1"/>
          </w:rPr>
          <w:delText>temperature anomaly measure used in the analysis. The graph shows how monthly temperatures</w:delText>
        </w:r>
        <w:r w:rsidRPr="00636C9B" w:rsidDel="00F60ED8">
          <w:rPr>
            <w:color w:val="000000" w:themeColor="text1"/>
          </w:rPr>
          <w:delText xml:space="preserve"> </w:delText>
        </w:r>
        <w:r w:rsidDel="00F60ED8">
          <w:rPr>
            <w:color w:val="000000" w:themeColor="text1"/>
          </w:rPr>
          <w:delText>in</w:delText>
        </w:r>
        <w:r w:rsidR="00C74DD3" w:rsidDel="00F60ED8">
          <w:rPr>
            <w:color w:val="000000" w:themeColor="text1"/>
          </w:rPr>
          <w:delText xml:space="preserve"> July</w:delText>
        </w:r>
        <w:r w:rsidDel="00F60ED8">
          <w:rPr>
            <w:color w:val="000000" w:themeColor="text1"/>
          </w:rPr>
          <w:delText xml:space="preserve"> two example states (Florida and Washington) (left panel) for 1980-</w:delText>
        </w:r>
        <w:r w:rsidR="00C74DD3" w:rsidDel="00F60ED8">
          <w:rPr>
            <w:color w:val="000000" w:themeColor="text1"/>
          </w:rPr>
          <w:delText xml:space="preserve">2016 </w:delText>
        </w:r>
        <w:r w:rsidDel="00F60ED8">
          <w:rPr>
            <w:color w:val="000000" w:themeColor="text1"/>
          </w:rPr>
          <w:delText>are used to calculate temperature anomalies. As seen, a warmer state like Florida can have less inter-annual variation in a particular month (here, July) compared with a cooler state like Washington.</w:delText>
        </w:r>
      </w:del>
    </w:p>
    <w:p w14:paraId="2A457BF0" w14:textId="4F0CFA4C" w:rsidR="00FC5339" w:rsidDel="00F60ED8" w:rsidRDefault="00FC5339" w:rsidP="00886AE3">
      <w:pPr>
        <w:spacing w:line="480" w:lineRule="auto"/>
        <w:rPr>
          <w:del w:id="169" w:author="Parks, Robbie M" w:date="2019-01-02T23:21:00Z"/>
          <w:color w:val="000000" w:themeColor="text1"/>
        </w:rPr>
      </w:pPr>
    </w:p>
    <w:p w14:paraId="660A5670" w14:textId="2B09FE17" w:rsidR="0077298E" w:rsidDel="00F60ED8" w:rsidRDefault="001A3C82" w:rsidP="00886AE3">
      <w:pPr>
        <w:spacing w:line="480" w:lineRule="auto"/>
        <w:rPr>
          <w:del w:id="170" w:author="Parks, Robbie M" w:date="2019-01-02T23:21:00Z"/>
          <w:color w:val="000000" w:themeColor="text1"/>
        </w:rPr>
      </w:pPr>
      <w:del w:id="171" w:author="Parks, Robbie M" w:date="2019-01-02T23:21:00Z">
        <w:r w:rsidRPr="00636C9B" w:rsidDel="00F60ED8">
          <w:rPr>
            <w:b/>
            <w:color w:val="000000" w:themeColor="text1"/>
          </w:rPr>
          <w:delText xml:space="preserve">Figure </w:delText>
        </w:r>
        <w:r w:rsidR="00FC5339" w:rsidDel="00F60ED8">
          <w:rPr>
            <w:b/>
            <w:color w:val="000000" w:themeColor="text1"/>
          </w:rPr>
          <w:delText>2</w:delText>
        </w:r>
        <w:r w:rsidRPr="00636C9B" w:rsidDel="00F60ED8">
          <w:rPr>
            <w:b/>
            <w:color w:val="000000" w:themeColor="text1"/>
          </w:rPr>
          <w:delText xml:space="preserve">. </w:delText>
        </w:r>
        <w:r w:rsidDel="00F60ED8">
          <w:rPr>
            <w:color w:val="000000" w:themeColor="text1"/>
          </w:rPr>
          <w:delText>Number</w:delText>
        </w:r>
        <w:r w:rsidRPr="00636C9B" w:rsidDel="00F60ED8">
          <w:rPr>
            <w:color w:val="000000" w:themeColor="text1"/>
          </w:rPr>
          <w:delText xml:space="preserve"> of</w:delText>
        </w:r>
        <w:r w:rsidDel="00F60ED8">
          <w:rPr>
            <w:color w:val="000000" w:themeColor="text1"/>
          </w:rPr>
          <w:delText xml:space="preserve"> injury deaths, by</w:delText>
        </w:r>
        <w:r w:rsidRPr="00636C9B" w:rsidDel="00F60ED8">
          <w:rPr>
            <w:color w:val="000000" w:themeColor="text1"/>
          </w:rPr>
          <w:delText xml:space="preserve"> </w:delText>
        </w:r>
        <w:r w:rsidDel="00F60ED8">
          <w:rPr>
            <w:color w:val="000000" w:themeColor="text1"/>
          </w:rPr>
          <w:delText>type</w:delText>
        </w:r>
        <w:r w:rsidRPr="00636C9B" w:rsidDel="00F60ED8">
          <w:rPr>
            <w:color w:val="000000" w:themeColor="text1"/>
          </w:rPr>
          <w:delText xml:space="preserve"> of unintentional </w:delText>
        </w:r>
        <w:r w:rsidDel="00F60ED8">
          <w:rPr>
            <w:color w:val="000000" w:themeColor="text1"/>
          </w:rPr>
          <w:delText xml:space="preserve">(transport, falls and drownings) and intentional (assault and intentional self-harm) </w:delText>
        </w:r>
        <w:r w:rsidR="00C74DD3" w:rsidDel="00F60ED8">
          <w:rPr>
            <w:color w:val="000000" w:themeColor="text1"/>
          </w:rPr>
          <w:delText>injury</w:delText>
        </w:r>
        <w:r w:rsidDel="00F60ED8">
          <w:rPr>
            <w:color w:val="000000" w:themeColor="text1"/>
          </w:rPr>
          <w:delText xml:space="preserve">, </w:delText>
        </w:r>
        <w:commentRangeStart w:id="172"/>
        <w:r w:rsidRPr="00636C9B" w:rsidDel="00F60ED8">
          <w:rPr>
            <w:color w:val="000000" w:themeColor="text1"/>
          </w:rPr>
          <w:delText>age group and sex</w:delText>
        </w:r>
        <w:commentRangeEnd w:id="172"/>
        <w:r w:rsidR="00C74DD3" w:rsidDel="00F60ED8">
          <w:rPr>
            <w:rStyle w:val="CommentReference"/>
            <w:rFonts w:asciiTheme="minorHAnsi" w:hAnsiTheme="minorHAnsi" w:cstheme="minorBidi"/>
            <w:lang w:eastAsia="en-US"/>
          </w:rPr>
          <w:commentReference w:id="172"/>
        </w:r>
        <w:r w:rsidRPr="00636C9B" w:rsidDel="00F60ED8">
          <w:rPr>
            <w:color w:val="000000" w:themeColor="text1"/>
          </w:rPr>
          <w:delText>,</w:delText>
        </w:r>
        <w:r w:rsidRPr="00112CB4" w:rsidDel="00F60ED8">
          <w:rPr>
            <w:color w:val="000000" w:themeColor="text1"/>
          </w:rPr>
          <w:delText xml:space="preserve"> </w:delText>
        </w:r>
        <w:r w:rsidRPr="00636C9B" w:rsidDel="00F60ED8">
          <w:rPr>
            <w:color w:val="000000" w:themeColor="text1"/>
          </w:rPr>
          <w:delText xml:space="preserve">in the </w:delText>
        </w:r>
        <w:r w:rsidDel="00F60ED8">
          <w:rPr>
            <w:color w:val="000000" w:themeColor="text1"/>
          </w:rPr>
          <w:delText xml:space="preserve">contiguous </w:delText>
        </w:r>
        <w:r w:rsidRPr="00636C9B" w:rsidDel="00F60ED8">
          <w:rPr>
            <w:color w:val="000000" w:themeColor="text1"/>
          </w:rPr>
          <w:delText xml:space="preserve">USA for </w:delText>
        </w:r>
        <w:r w:rsidDel="00F60ED8">
          <w:rPr>
            <w:color w:val="000000" w:themeColor="text1"/>
          </w:rPr>
          <w:delText>1980</w:delText>
        </w:r>
        <w:r w:rsidRPr="00636C9B" w:rsidDel="00F60ED8">
          <w:rPr>
            <w:color w:val="000000" w:themeColor="text1"/>
          </w:rPr>
          <w:delText>-2016.</w:delText>
        </w:r>
      </w:del>
    </w:p>
    <w:p w14:paraId="446084F1" w14:textId="39658A1A" w:rsidR="001A3C82" w:rsidRPr="00886AE3" w:rsidDel="00F60ED8" w:rsidRDefault="001A3C82" w:rsidP="00886AE3">
      <w:pPr>
        <w:spacing w:line="480" w:lineRule="auto"/>
        <w:rPr>
          <w:del w:id="173" w:author="Parks, Robbie M" w:date="2019-01-02T23:21:00Z"/>
          <w:color w:val="000000" w:themeColor="text1"/>
        </w:rPr>
      </w:pPr>
    </w:p>
    <w:p w14:paraId="5959A838" w14:textId="0FBCEC8F" w:rsidR="00773A25" w:rsidDel="00F60ED8" w:rsidRDefault="005B03DF" w:rsidP="00886AE3">
      <w:pPr>
        <w:spacing w:line="480" w:lineRule="auto"/>
        <w:rPr>
          <w:del w:id="174" w:author="Parks, Robbie M" w:date="2019-01-02T23:21:00Z"/>
          <w:color w:val="000000" w:themeColor="text1"/>
        </w:rPr>
      </w:pPr>
      <w:del w:id="175" w:author="Parks, Robbie M" w:date="2019-01-02T23:21:00Z">
        <w:r w:rsidRPr="00636C9B" w:rsidDel="00F60ED8">
          <w:rPr>
            <w:b/>
            <w:color w:val="000000" w:themeColor="text1"/>
          </w:rPr>
          <w:delText xml:space="preserve">Figure </w:delText>
        </w:r>
        <w:r w:rsidR="00FC5339" w:rsidDel="00F60ED8">
          <w:rPr>
            <w:b/>
            <w:color w:val="000000" w:themeColor="text1"/>
          </w:rPr>
          <w:delText>3</w:delText>
        </w:r>
        <w:r w:rsidR="0019142A" w:rsidRPr="00636C9B" w:rsidDel="00F60ED8">
          <w:rPr>
            <w:b/>
            <w:color w:val="000000" w:themeColor="text1"/>
          </w:rPr>
          <w:delText>.</w:delText>
        </w:r>
        <w:r w:rsidR="001B246F" w:rsidRPr="00636C9B" w:rsidDel="00F60ED8">
          <w:rPr>
            <w:b/>
            <w:color w:val="000000" w:themeColor="text1"/>
          </w:rPr>
          <w:delText xml:space="preserve"> </w:delText>
        </w:r>
        <w:r w:rsidR="006C049E" w:rsidRPr="00636C9B" w:rsidDel="00F60ED8">
          <w:rPr>
            <w:color w:val="000000" w:themeColor="text1"/>
          </w:rPr>
          <w:delText xml:space="preserve">National </w:delText>
        </w:r>
        <w:r w:rsidR="008A218F" w:rsidDel="00F60ED8">
          <w:rPr>
            <w:color w:val="000000" w:themeColor="text1"/>
          </w:rPr>
          <w:delText>a</w:delText>
        </w:r>
        <w:r w:rsidR="008A218F" w:rsidRPr="00636C9B" w:rsidDel="00F60ED8">
          <w:rPr>
            <w:color w:val="000000" w:themeColor="text1"/>
          </w:rPr>
          <w:delText>ge</w:delText>
        </w:r>
        <w:r w:rsidR="006C049E" w:rsidRPr="00636C9B" w:rsidDel="00F60ED8">
          <w:rPr>
            <w:color w:val="000000" w:themeColor="text1"/>
          </w:rPr>
          <w:delText>-</w:delText>
        </w:r>
        <w:r w:rsidR="008A218F" w:rsidDel="00F60ED8">
          <w:rPr>
            <w:color w:val="000000" w:themeColor="text1"/>
          </w:rPr>
          <w:delText>s</w:delText>
        </w:r>
        <w:r w:rsidR="008A218F" w:rsidRPr="00636C9B" w:rsidDel="00F60ED8">
          <w:rPr>
            <w:color w:val="000000" w:themeColor="text1"/>
          </w:rPr>
          <w:delText xml:space="preserve">tandardised </w:delText>
        </w:r>
        <w:r w:rsidR="008A218F" w:rsidDel="00F60ED8">
          <w:rPr>
            <w:color w:val="000000" w:themeColor="text1"/>
          </w:rPr>
          <w:delText>d</w:delText>
        </w:r>
        <w:r w:rsidR="008A218F" w:rsidRPr="00636C9B" w:rsidDel="00F60ED8">
          <w:rPr>
            <w:color w:val="000000" w:themeColor="text1"/>
          </w:rPr>
          <w:delText xml:space="preserve">eath </w:delText>
        </w:r>
        <w:r w:rsidR="008A218F" w:rsidDel="00F60ED8">
          <w:rPr>
            <w:color w:val="000000" w:themeColor="text1"/>
          </w:rPr>
          <w:delText>r</w:delText>
        </w:r>
        <w:r w:rsidR="008A218F" w:rsidRPr="00636C9B" w:rsidDel="00F60ED8">
          <w:rPr>
            <w:color w:val="000000" w:themeColor="text1"/>
          </w:rPr>
          <w:delText>ates</w:delText>
        </w:r>
        <w:r w:rsidR="006C049E" w:rsidRPr="00636C9B" w:rsidDel="00F60ED8">
          <w:rPr>
            <w:color w:val="000000" w:themeColor="text1"/>
          </w:rPr>
          <w:delText xml:space="preserve"> </w:delText>
        </w:r>
        <w:r w:rsidR="006C58FE" w:rsidDel="00F60ED8">
          <w:rPr>
            <w:color w:val="000000" w:themeColor="text1"/>
          </w:rPr>
          <w:delText>from 1980 to 2016,</w:delText>
        </w:r>
        <w:r w:rsidR="006C049E" w:rsidRPr="00636C9B" w:rsidDel="00F60ED8">
          <w:rPr>
            <w:color w:val="000000" w:themeColor="text1"/>
          </w:rPr>
          <w:delText xml:space="preserve"> by </w:delText>
        </w:r>
      </w:del>
      <w:del w:id="176" w:author="Parks, Robbie M" w:date="2019-01-02T22:53:00Z">
        <w:r w:rsidR="006C049E" w:rsidRPr="00636C9B" w:rsidDel="00861194">
          <w:rPr>
            <w:color w:val="000000" w:themeColor="text1"/>
          </w:rPr>
          <w:delText xml:space="preserve">month and </w:delText>
        </w:r>
      </w:del>
      <w:del w:id="177" w:author="Parks, Robbie M" w:date="2019-01-02T23:21:00Z">
        <w:r w:rsidR="00987B41" w:rsidDel="00F60ED8">
          <w:rPr>
            <w:color w:val="000000" w:themeColor="text1"/>
          </w:rPr>
          <w:delText xml:space="preserve">type </w:delText>
        </w:r>
        <w:r w:rsidR="006C58FE" w:rsidDel="00F60ED8">
          <w:rPr>
            <w:color w:val="000000" w:themeColor="text1"/>
          </w:rPr>
          <w:delText>of</w:delText>
        </w:r>
        <w:r w:rsidR="006C049E" w:rsidRPr="00636C9B" w:rsidDel="00F60ED8">
          <w:rPr>
            <w:color w:val="000000" w:themeColor="text1"/>
          </w:rPr>
          <w:delText xml:space="preserve"> injury</w:delText>
        </w:r>
        <w:r w:rsidR="005F3F6E" w:rsidDel="00F60ED8">
          <w:rPr>
            <w:color w:val="000000" w:themeColor="text1"/>
          </w:rPr>
          <w:delText>.</w:delText>
        </w:r>
      </w:del>
    </w:p>
    <w:p w14:paraId="50CAF635" w14:textId="5DCBD063" w:rsidR="00773A25" w:rsidDel="00F60ED8" w:rsidRDefault="00773A25" w:rsidP="00886AE3">
      <w:pPr>
        <w:spacing w:line="480" w:lineRule="auto"/>
        <w:rPr>
          <w:del w:id="178" w:author="Parks, Robbie M" w:date="2019-01-02T23:21:00Z"/>
          <w:color w:val="000000" w:themeColor="text1"/>
        </w:rPr>
      </w:pPr>
    </w:p>
    <w:p w14:paraId="32D5DAAD" w14:textId="2328CACD" w:rsidR="00773A25" w:rsidDel="00F60ED8" w:rsidRDefault="00773A25" w:rsidP="00886AE3">
      <w:pPr>
        <w:spacing w:line="480" w:lineRule="auto"/>
        <w:rPr>
          <w:del w:id="179" w:author="Parks, Robbie M" w:date="2019-01-02T23:21:00Z"/>
          <w:color w:val="000000" w:themeColor="text1"/>
        </w:rPr>
      </w:pPr>
      <w:del w:id="180" w:author="Parks, Robbie M" w:date="2019-01-02T23:21:00Z">
        <w:r w:rsidRPr="00636C9B" w:rsidDel="00F60ED8">
          <w:rPr>
            <w:b/>
            <w:color w:val="000000" w:themeColor="text1"/>
          </w:rPr>
          <w:delText xml:space="preserve">Figure </w:delText>
        </w:r>
        <w:r w:rsidR="00FC5339" w:rsidDel="00F60ED8">
          <w:rPr>
            <w:b/>
            <w:color w:val="000000" w:themeColor="text1"/>
          </w:rPr>
          <w:delText>4</w:delText>
        </w:r>
        <w:r w:rsidDel="00F60ED8">
          <w:rPr>
            <w:b/>
            <w:color w:val="000000" w:themeColor="text1"/>
          </w:rPr>
          <w:delText>.</w:delText>
        </w:r>
        <w:r w:rsidRPr="008621C2" w:rsidDel="00F60ED8">
          <w:rPr>
            <w:color w:val="000000" w:themeColor="text1"/>
          </w:rPr>
          <w:delText xml:space="preserve"> </w:delText>
        </w:r>
        <w:r w:rsidDel="00F60ED8">
          <w:rPr>
            <w:color w:val="000000" w:themeColor="text1"/>
          </w:rPr>
          <w:delText xml:space="preserve">Additional annual injury deaths for the 2016 US population </w:delText>
        </w:r>
        <w:r w:rsidR="0049069D" w:rsidDel="00F60ED8">
          <w:rPr>
            <w:color w:val="000000" w:themeColor="text1"/>
          </w:rPr>
          <w:delText xml:space="preserve">in year in which each month was … </w:delText>
        </w:r>
        <w:r w:rsidDel="00F60ED8">
          <w:rPr>
            <w:color w:val="000000" w:themeColor="text1"/>
          </w:rPr>
          <w:delText xml:space="preserve">compared with 1980-2009 average temperatures. The top row shows breakdown </w:delText>
        </w:r>
        <w:r w:rsidRPr="00636C9B" w:rsidDel="00F60ED8">
          <w:rPr>
            <w:color w:val="000000" w:themeColor="text1"/>
          </w:rPr>
          <w:delText xml:space="preserve">by </w:delText>
        </w:r>
      </w:del>
      <w:del w:id="181" w:author="Parks, Robbie M" w:date="2019-01-02T22:54:00Z">
        <w:r w:rsidRPr="00636C9B" w:rsidDel="0002320C">
          <w:rPr>
            <w:color w:val="000000" w:themeColor="text1"/>
          </w:rPr>
          <w:delText xml:space="preserve">sex, </w:delText>
        </w:r>
      </w:del>
      <w:del w:id="182" w:author="Parks, Robbie M" w:date="2019-01-02T23:21:00Z">
        <w:r w:rsidDel="00F60ED8">
          <w:rPr>
            <w:color w:val="000000" w:themeColor="text1"/>
          </w:rPr>
          <w:delText>type</w:delText>
        </w:r>
        <w:r w:rsidRPr="00636C9B" w:rsidDel="00F60ED8">
          <w:rPr>
            <w:color w:val="000000" w:themeColor="text1"/>
          </w:rPr>
          <w:delText xml:space="preserve"> of injury</w:delText>
        </w:r>
      </w:del>
      <w:del w:id="183" w:author="Parks, Robbie M" w:date="2019-01-02T22:54:00Z">
        <w:r w:rsidRPr="00636C9B" w:rsidDel="0002320C">
          <w:rPr>
            <w:color w:val="000000" w:themeColor="text1"/>
          </w:rPr>
          <w:delText xml:space="preserve"> and </w:delText>
        </w:r>
      </w:del>
      <w:del w:id="184" w:author="Parks, Robbie M" w:date="2019-01-02T23:21:00Z">
        <w:r w:rsidRPr="00636C9B" w:rsidDel="00F60ED8">
          <w:rPr>
            <w:color w:val="000000" w:themeColor="text1"/>
          </w:rPr>
          <w:delText>age group</w:delText>
        </w:r>
        <w:r w:rsidDel="00F60ED8">
          <w:rPr>
            <w:color w:val="000000" w:themeColor="text1"/>
          </w:rPr>
          <w:delText>.</w:delText>
        </w:r>
        <w:r w:rsidRPr="00636C9B" w:rsidDel="00F60ED8">
          <w:rPr>
            <w:color w:val="000000" w:themeColor="text1"/>
          </w:rPr>
          <w:delText xml:space="preserve"> </w:delText>
        </w:r>
        <w:r w:rsidDel="00F60ED8">
          <w:rPr>
            <w:color w:val="000000" w:themeColor="text1"/>
          </w:rPr>
          <w:delText xml:space="preserve">The bottom row shows the break down by sex, type of injury </w:delText>
        </w:r>
        <w:r w:rsidRPr="00636C9B" w:rsidDel="00F60ED8">
          <w:rPr>
            <w:color w:val="000000" w:themeColor="text1"/>
          </w:rPr>
          <w:delText>and month. Black dots represent net changes</w:delText>
        </w:r>
        <w:r w:rsidDel="00F60ED8">
          <w:rPr>
            <w:color w:val="000000" w:themeColor="text1"/>
          </w:rPr>
          <w:delText xml:space="preserve"> in deaths for each set of bars</w:delText>
        </w:r>
        <w:r w:rsidRPr="00636C9B" w:rsidDel="00F60ED8">
          <w:rPr>
            <w:color w:val="000000" w:themeColor="text1"/>
          </w:rPr>
          <w:delText>.</w:delText>
        </w:r>
      </w:del>
    </w:p>
    <w:p w14:paraId="07065C03" w14:textId="6EF8D73D" w:rsidR="00773A25" w:rsidDel="00F60ED8" w:rsidRDefault="00773A25" w:rsidP="00886AE3">
      <w:pPr>
        <w:spacing w:line="480" w:lineRule="auto"/>
        <w:rPr>
          <w:del w:id="185" w:author="Parks, Robbie M" w:date="2019-01-02T23:21:00Z"/>
          <w:color w:val="000000" w:themeColor="text1"/>
        </w:rPr>
      </w:pPr>
    </w:p>
    <w:p w14:paraId="44A20DA9" w14:textId="73EDFCE7" w:rsidR="00773A25" w:rsidDel="00F60ED8" w:rsidRDefault="00773A25" w:rsidP="00886AE3">
      <w:pPr>
        <w:spacing w:line="480" w:lineRule="auto"/>
        <w:rPr>
          <w:del w:id="186" w:author="Parks, Robbie M" w:date="2019-01-02T23:21:00Z"/>
          <w:color w:val="000000" w:themeColor="text1"/>
        </w:rPr>
      </w:pPr>
      <w:commentRangeStart w:id="187"/>
      <w:del w:id="188" w:author="Parks, Robbie M" w:date="2019-01-02T23:21:00Z">
        <w:r w:rsidDel="00F60ED8">
          <w:rPr>
            <w:b/>
            <w:color w:val="000000" w:themeColor="text1"/>
          </w:rPr>
          <w:delText xml:space="preserve">Supplementary </w:delText>
        </w:r>
        <w:r w:rsidRPr="00636C9B" w:rsidDel="00F60ED8">
          <w:rPr>
            <w:b/>
            <w:color w:val="000000" w:themeColor="text1"/>
          </w:rPr>
          <w:delText xml:space="preserve">Figure 1. </w:delText>
        </w:r>
        <w:r w:rsidDel="00F60ED8">
          <w:rPr>
            <w:color w:val="000000" w:themeColor="text1"/>
          </w:rPr>
          <w:delText>Percent change in death rates for +</w:delText>
        </w:r>
        <w:r w:rsidRPr="00843ACB" w:rsidDel="00F60ED8">
          <w:rPr>
            <w:rFonts w:ascii="Helvetica" w:eastAsia="Times New Roman" w:hAnsi="Helvetica"/>
            <w:bCs/>
            <w:color w:val="222222"/>
            <w:sz w:val="21"/>
            <w:szCs w:val="21"/>
            <w:shd w:val="clear" w:color="auto" w:fill="FFFFFF"/>
          </w:rPr>
          <w:delText>1</w:delText>
        </w:r>
        <w:r w:rsidRPr="00843ACB" w:rsidDel="00F60ED8">
          <w:rPr>
            <w:bCs/>
            <w:color w:val="000000" w:themeColor="text1"/>
          </w:rPr>
          <w:delText>°</w:delText>
        </w:r>
        <w:r w:rsidDel="00F60ED8">
          <w:rPr>
            <w:bCs/>
            <w:color w:val="000000" w:themeColor="text1"/>
          </w:rPr>
          <w:delText>C</w:delText>
        </w:r>
        <w:r w:rsidDel="00F60ED8">
          <w:rPr>
            <w:color w:val="000000" w:themeColor="text1"/>
          </w:rPr>
          <w:delText xml:space="preserve"> etc etc </w:delText>
        </w:r>
        <w:r w:rsidRPr="00636C9B" w:rsidDel="00F60ED8">
          <w:rPr>
            <w:color w:val="000000" w:themeColor="text1"/>
          </w:rPr>
          <w:delText xml:space="preserve">by </w:delText>
        </w:r>
        <w:r w:rsidDel="00F60ED8">
          <w:rPr>
            <w:color w:val="000000" w:themeColor="text1"/>
          </w:rPr>
          <w:delText>type</w:delText>
        </w:r>
        <w:r w:rsidRPr="00636C9B" w:rsidDel="00F60ED8">
          <w:rPr>
            <w:color w:val="000000" w:themeColor="text1"/>
          </w:rPr>
          <w:delText xml:space="preserve"> of injury, age group and sex</w:delText>
        </w:r>
        <w:r w:rsidDel="00F60ED8">
          <w:rPr>
            <w:color w:val="000000" w:themeColor="text1"/>
          </w:rPr>
          <w:delText>. The values represent excess risk</w:delText>
        </w:r>
        <w:r w:rsidRPr="00037523" w:rsidDel="00F60ED8">
          <w:rPr>
            <w:color w:val="000000" w:themeColor="text1"/>
          </w:rPr>
          <w:delText xml:space="preserve"> </w:delText>
        </w:r>
        <w:r w:rsidDel="00F60ED8">
          <w:rPr>
            <w:color w:val="000000" w:themeColor="text1"/>
          </w:rPr>
          <w:delText>if temperature anomaly were compared with 1980-2009 long-term average temperatures.</w:delText>
        </w:r>
        <w:commentRangeEnd w:id="187"/>
        <w:r w:rsidR="0049069D" w:rsidDel="00F60ED8">
          <w:rPr>
            <w:rStyle w:val="CommentReference"/>
            <w:rFonts w:asciiTheme="minorHAnsi" w:hAnsiTheme="minorHAnsi" w:cstheme="minorBidi"/>
            <w:lang w:eastAsia="en-US"/>
          </w:rPr>
          <w:commentReference w:id="187"/>
        </w:r>
      </w:del>
    </w:p>
    <w:p w14:paraId="4088BC7A" w14:textId="77777777" w:rsidR="00773A25" w:rsidRDefault="00773A25" w:rsidP="00886AE3">
      <w:pPr>
        <w:spacing w:line="480" w:lineRule="auto"/>
        <w:rPr>
          <w:color w:val="000000" w:themeColor="text1"/>
        </w:rPr>
      </w:pPr>
    </w:p>
    <w:p w14:paraId="37D632B2" w14:textId="303EDE76" w:rsidR="004E2756" w:rsidRPr="00636C9B" w:rsidRDefault="00773A25" w:rsidP="00886AE3">
      <w:pPr>
        <w:spacing w:line="480" w:lineRule="auto"/>
        <w:rPr>
          <w:color w:val="000000" w:themeColor="text1"/>
        </w:rPr>
      </w:pPr>
      <w:r>
        <w:rPr>
          <w:b/>
          <w:color w:val="000000" w:themeColor="text1"/>
        </w:rPr>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w:t>
      </w:r>
      <w:del w:id="189" w:author="Parks, Robbie M" w:date="2019-01-02T23:26:00Z">
        <w:r w:rsidDel="002F6365">
          <w:rPr>
            <w:color w:val="000000" w:themeColor="text1"/>
          </w:rPr>
          <w:delText xml:space="preserve">month </w:delText>
        </w:r>
        <w:r w:rsidRPr="00636C9B" w:rsidDel="002F6365">
          <w:rPr>
            <w:color w:val="000000" w:themeColor="text1"/>
          </w:rPr>
          <w:delText xml:space="preserve">and </w:delText>
        </w:r>
      </w:del>
      <w:r w:rsidRPr="00636C9B">
        <w:rPr>
          <w:color w:val="000000" w:themeColor="text1"/>
        </w:rPr>
        <w:t>sex</w:t>
      </w:r>
      <w:ins w:id="190" w:author="Parks, Robbie M" w:date="2019-01-02T23:26:00Z">
        <w:r w:rsidR="002F6365">
          <w:rPr>
            <w:color w:val="000000" w:themeColor="text1"/>
          </w:rPr>
          <w:t xml:space="preserve"> and age group</w:t>
        </w:r>
      </w:ins>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r w:rsidR="00B4508B" w:rsidRPr="00636C9B">
        <w:rPr>
          <w:color w:val="000000" w:themeColor="text1"/>
        </w:rPr>
        <w:br w:type="page"/>
      </w:r>
      <w:del w:id="191" w:author="Parks, Robbie M" w:date="2019-01-02T22:55:00Z">
        <w:r w:rsidR="00B4508B" w:rsidRPr="00636C9B" w:rsidDel="00A659F1">
          <w:rPr>
            <w:b/>
            <w:color w:val="000000" w:themeColor="text1"/>
          </w:rPr>
          <w:lastRenderedPageBreak/>
          <w:delText xml:space="preserve">Table </w:delText>
        </w:r>
        <w:r w:rsidR="003A2FA4" w:rsidDel="00A659F1">
          <w:rPr>
            <w:b/>
            <w:color w:val="000000" w:themeColor="text1"/>
          </w:rPr>
          <w:delText>1</w:delText>
        </w:r>
        <w:r w:rsidR="00B4508B" w:rsidRPr="00636C9B" w:rsidDel="00A659F1">
          <w:rPr>
            <w:b/>
            <w:color w:val="000000" w:themeColor="text1"/>
          </w:rPr>
          <w:delText xml:space="preserve">: </w:delText>
        </w:r>
        <w:r w:rsidR="00384336" w:rsidRPr="00636C9B" w:rsidDel="00A659F1">
          <w:rPr>
            <w:color w:val="000000" w:themeColor="text1"/>
          </w:rPr>
          <w:delText xml:space="preserve">Total </w:delText>
        </w:r>
        <w:r w:rsidR="00C92E67" w:rsidRPr="00636C9B" w:rsidDel="00A659F1">
          <w:rPr>
            <w:color w:val="000000" w:themeColor="text1"/>
          </w:rPr>
          <w:delText>n</w:delText>
        </w:r>
        <w:r w:rsidR="00B4508B" w:rsidRPr="00636C9B" w:rsidDel="00A659F1">
          <w:rPr>
            <w:color w:val="000000" w:themeColor="text1"/>
          </w:rPr>
          <w:delText xml:space="preserve">umber of deaths, by </w:delText>
        </w:r>
        <w:r w:rsidR="00350593" w:rsidDel="00A659F1">
          <w:rPr>
            <w:color w:val="000000" w:themeColor="text1"/>
          </w:rPr>
          <w:delText>type of injury death</w:delText>
        </w:r>
        <w:r w:rsidR="00B4508B" w:rsidRPr="00636C9B" w:rsidDel="00A659F1">
          <w:rPr>
            <w:color w:val="000000" w:themeColor="text1"/>
          </w:rPr>
          <w:delText xml:space="preserve"> and sex from 1980 to 2016</w:delText>
        </w:r>
      </w:del>
      <w:del w:id="192" w:author="Parks, Robbie M" w:date="2019-01-02T23:00:00Z">
        <w:r w:rsidR="00B4508B" w:rsidRPr="00636C9B" w:rsidDel="008B1393">
          <w:rPr>
            <w:color w:val="000000" w:themeColor="text1"/>
          </w:rPr>
          <w:delText>.</w:delText>
        </w:r>
      </w:del>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Change w:id="193">
          <w:tblGrid>
            <w:gridCol w:w="525"/>
            <w:gridCol w:w="1393"/>
            <w:gridCol w:w="525"/>
            <w:gridCol w:w="3111"/>
            <w:gridCol w:w="525"/>
            <w:gridCol w:w="668"/>
            <w:gridCol w:w="525"/>
            <w:gridCol w:w="680"/>
            <w:gridCol w:w="525"/>
            <w:gridCol w:w="693"/>
            <w:gridCol w:w="525"/>
          </w:tblGrid>
        </w:tblGridChange>
      </w:tblGrid>
      <w:tr w:rsidR="004E2756" w:rsidRPr="00636C9B" w:rsidDel="00BB14E6" w14:paraId="1814841C" w14:textId="008BB215" w:rsidTr="000250EE">
        <w:trPr>
          <w:trHeight w:val="495"/>
          <w:del w:id="194"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9D366C9" w:rsidR="004E2756" w:rsidRPr="00636C9B" w:rsidDel="00BB14E6" w:rsidRDefault="004E2756" w:rsidP="00D76DF7">
            <w:pPr>
              <w:jc w:val="both"/>
              <w:rPr>
                <w:del w:id="195" w:author="Parks, Robbie M" w:date="2019-01-02T22:54:00Z"/>
                <w:color w:val="000000" w:themeColor="text1"/>
              </w:rPr>
            </w:pPr>
            <w:del w:id="196" w:author="Parks, Robbie M" w:date="2019-01-02T22:54:00Z">
              <w:r w:rsidRPr="00636C9B" w:rsidDel="00BB14E6">
                <w:rPr>
                  <w:b/>
                  <w:bCs/>
                  <w:color w:val="000000" w:themeColor="text1"/>
                </w:rPr>
                <w:delText>Cause</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34D05081" w:rsidR="004E2756" w:rsidRPr="00636C9B" w:rsidDel="00BB14E6" w:rsidRDefault="004E2756" w:rsidP="00D76DF7">
            <w:pPr>
              <w:jc w:val="both"/>
              <w:rPr>
                <w:del w:id="197" w:author="Parks, Robbie M" w:date="2019-01-02T22:54:00Z"/>
                <w:color w:val="000000" w:themeColor="text1"/>
              </w:rPr>
            </w:pPr>
            <w:del w:id="198" w:author="Parks, Robbie M" w:date="2019-01-02T22:54:00Z">
              <w:r w:rsidRPr="00636C9B" w:rsidDel="00BB14E6">
                <w:rPr>
                  <w:b/>
                  <w:bCs/>
                  <w:color w:val="000000" w:themeColor="text1"/>
                </w:rPr>
                <w:delText>Male</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2D5447B2" w:rsidR="004E2756" w:rsidRPr="00636C9B" w:rsidDel="00BB14E6" w:rsidRDefault="004E2756" w:rsidP="00D76DF7">
            <w:pPr>
              <w:jc w:val="both"/>
              <w:rPr>
                <w:del w:id="199" w:author="Parks, Robbie M" w:date="2019-01-02T22:54:00Z"/>
                <w:color w:val="000000" w:themeColor="text1"/>
              </w:rPr>
            </w:pPr>
            <w:del w:id="200" w:author="Parks, Robbie M" w:date="2019-01-02T22:54:00Z">
              <w:r w:rsidRPr="00636C9B" w:rsidDel="00BB14E6">
                <w:rPr>
                  <w:b/>
                  <w:bCs/>
                  <w:color w:val="000000" w:themeColor="text1"/>
                </w:rPr>
                <w:delText>Female</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1DBD41A2" w:rsidR="004E2756" w:rsidRPr="00636C9B" w:rsidDel="00BB14E6" w:rsidRDefault="004E2756" w:rsidP="00D76DF7">
            <w:pPr>
              <w:jc w:val="both"/>
              <w:rPr>
                <w:del w:id="201" w:author="Parks, Robbie M" w:date="2019-01-02T22:54:00Z"/>
                <w:color w:val="000000" w:themeColor="text1"/>
              </w:rPr>
            </w:pPr>
            <w:del w:id="202" w:author="Parks, Robbie M" w:date="2019-01-02T22:54:00Z">
              <w:r w:rsidRPr="00636C9B" w:rsidDel="00BB14E6">
                <w:rPr>
                  <w:b/>
                  <w:bCs/>
                  <w:color w:val="000000" w:themeColor="text1"/>
                </w:rPr>
                <w:delText>Total</w:delText>
              </w:r>
            </w:del>
          </w:p>
        </w:tc>
      </w:tr>
      <w:tr w:rsidR="004E2756" w:rsidRPr="00636C9B" w:rsidDel="00BB14E6" w14:paraId="38456BFE" w14:textId="1B24EE6E" w:rsidTr="000250EE">
        <w:trPr>
          <w:trHeight w:val="375"/>
          <w:del w:id="203"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26050CCC" w:rsidR="004E2756" w:rsidRPr="00636C9B" w:rsidDel="00BB14E6" w:rsidRDefault="004E2756" w:rsidP="00D76DF7">
            <w:pPr>
              <w:jc w:val="both"/>
              <w:rPr>
                <w:del w:id="204" w:author="Parks, Robbie M" w:date="2019-01-02T22:54:00Z"/>
                <w:color w:val="000000" w:themeColor="text1"/>
              </w:rPr>
            </w:pPr>
            <w:del w:id="205" w:author="Parks, Robbie M" w:date="2019-01-02T22:54:00Z">
              <w:r w:rsidRPr="00636C9B" w:rsidDel="00BB14E6">
                <w:rPr>
                  <w:bCs/>
                  <w:color w:val="000000" w:themeColor="text1"/>
                </w:rPr>
                <w:delText>Unintentional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70B33927" w:rsidR="004E2756" w:rsidRPr="00636C9B" w:rsidDel="00BB14E6" w:rsidRDefault="002C5B52" w:rsidP="00D76DF7">
            <w:pPr>
              <w:jc w:val="both"/>
              <w:rPr>
                <w:del w:id="206" w:author="Parks, Robbie M" w:date="2019-01-02T22:54:00Z"/>
                <w:color w:val="000000" w:themeColor="text1"/>
              </w:rPr>
            </w:pPr>
            <w:del w:id="207" w:author="Parks, Robbie M" w:date="2019-01-02T22:54:00Z">
              <w:r w:rsidDel="00BB14E6">
                <w:rPr>
                  <w:color w:val="000000" w:themeColor="text1"/>
                </w:rPr>
                <w:delText>2,474,790</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13F1DD5" w:rsidR="004E2756" w:rsidRPr="00636C9B" w:rsidDel="00BB14E6" w:rsidRDefault="002C5B52" w:rsidP="00D76DF7">
            <w:pPr>
              <w:jc w:val="both"/>
              <w:rPr>
                <w:del w:id="208" w:author="Parks, Robbie M" w:date="2019-01-02T22:54:00Z"/>
                <w:color w:val="000000" w:themeColor="text1"/>
              </w:rPr>
            </w:pPr>
            <w:del w:id="209" w:author="Parks, Robbie M" w:date="2019-01-02T22:54:00Z">
              <w:r w:rsidDel="00BB14E6">
                <w:rPr>
                  <w:color w:val="000000" w:themeColor="text1"/>
                </w:rPr>
                <w:delText>1,341,788</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5DFF030D" w:rsidR="004E2756" w:rsidRPr="00636C9B" w:rsidDel="00BB14E6" w:rsidRDefault="002C5B52" w:rsidP="00D76DF7">
            <w:pPr>
              <w:jc w:val="both"/>
              <w:rPr>
                <w:del w:id="210" w:author="Parks, Robbie M" w:date="2019-01-02T22:54:00Z"/>
                <w:color w:val="000000" w:themeColor="text1"/>
              </w:rPr>
            </w:pPr>
            <w:del w:id="211" w:author="Parks, Robbie M" w:date="2019-01-02T22:54:00Z">
              <w:r w:rsidDel="00BB14E6">
                <w:rPr>
                  <w:b/>
                  <w:bCs/>
                  <w:color w:val="000000" w:themeColor="text1"/>
                </w:rPr>
                <w:delText>3,816,578</w:delText>
              </w:r>
            </w:del>
          </w:p>
        </w:tc>
      </w:tr>
      <w:tr w:rsidR="004E2756" w:rsidRPr="00636C9B" w:rsidDel="00BB14E6" w14:paraId="0E76A54A" w14:textId="558FD4CA" w:rsidTr="000250EE">
        <w:trPr>
          <w:trHeight w:val="390"/>
          <w:del w:id="212"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2DBAA3B" w:rsidR="004E2756" w:rsidRPr="00636C9B" w:rsidDel="00BB14E6" w:rsidRDefault="004E2756" w:rsidP="00D76DF7">
            <w:pPr>
              <w:jc w:val="both"/>
              <w:rPr>
                <w:del w:id="213"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5D979AF6" w:rsidR="004E2756" w:rsidRPr="00636C9B" w:rsidDel="00BB14E6" w:rsidRDefault="004E2756" w:rsidP="00D76DF7">
            <w:pPr>
              <w:jc w:val="both"/>
              <w:rPr>
                <w:del w:id="214" w:author="Parks, Robbie M" w:date="2019-01-02T22:54:00Z"/>
                <w:color w:val="000000" w:themeColor="text1"/>
              </w:rPr>
            </w:pPr>
            <w:del w:id="215" w:author="Parks, Robbie M" w:date="2019-01-02T22:54:00Z">
              <w:r w:rsidRPr="00636C9B" w:rsidDel="00BB14E6">
                <w:rPr>
                  <w:color w:val="000000" w:themeColor="text1"/>
                </w:rPr>
                <w:delText>Transport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2FFBFA68" w:rsidR="004E2756" w:rsidRPr="00636C9B" w:rsidDel="00BB14E6" w:rsidRDefault="004E2756" w:rsidP="00D76DF7">
            <w:pPr>
              <w:jc w:val="both"/>
              <w:rPr>
                <w:del w:id="216" w:author="Parks, Robbie M" w:date="2019-01-02T22:54:00Z"/>
                <w:color w:val="000000" w:themeColor="text1"/>
              </w:rPr>
            </w:pPr>
            <w:del w:id="217" w:author="Parks, Robbie M" w:date="2019-01-02T22:54:00Z">
              <w:r w:rsidRPr="00636C9B" w:rsidDel="00BB14E6">
                <w:rPr>
                  <w:color w:val="000000" w:themeColor="text1"/>
                </w:rPr>
                <w:delText>1,186,839</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629F3902" w:rsidR="004E2756" w:rsidRPr="00636C9B" w:rsidDel="00BB14E6" w:rsidRDefault="004E2756" w:rsidP="00D76DF7">
            <w:pPr>
              <w:jc w:val="both"/>
              <w:rPr>
                <w:del w:id="218" w:author="Parks, Robbie M" w:date="2019-01-02T22:54:00Z"/>
                <w:color w:val="000000" w:themeColor="text1"/>
              </w:rPr>
            </w:pPr>
            <w:del w:id="219" w:author="Parks, Robbie M" w:date="2019-01-02T22:54:00Z">
              <w:r w:rsidRPr="00636C9B" w:rsidDel="00BB14E6">
                <w:rPr>
                  <w:color w:val="000000" w:themeColor="text1"/>
                </w:rPr>
                <w:delText>498,661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677D8623" w:rsidR="004E2756" w:rsidRPr="00636C9B" w:rsidDel="00BB14E6" w:rsidRDefault="004E2756" w:rsidP="00D76DF7">
            <w:pPr>
              <w:jc w:val="both"/>
              <w:rPr>
                <w:del w:id="220" w:author="Parks, Robbie M" w:date="2019-01-02T22:54:00Z"/>
                <w:color w:val="000000" w:themeColor="text1"/>
              </w:rPr>
            </w:pPr>
            <w:del w:id="221" w:author="Parks, Robbie M" w:date="2019-01-02T22:54:00Z">
              <w:r w:rsidRPr="00636C9B" w:rsidDel="00BB14E6">
                <w:rPr>
                  <w:color w:val="000000" w:themeColor="text1"/>
                </w:rPr>
                <w:delText>1,685,500</w:delText>
              </w:r>
            </w:del>
          </w:p>
        </w:tc>
      </w:tr>
      <w:tr w:rsidR="004E2756" w:rsidRPr="00636C9B" w:rsidDel="00BB14E6" w14:paraId="6F36D970" w14:textId="62ACF46C" w:rsidTr="000250EE">
        <w:trPr>
          <w:trHeight w:val="375"/>
          <w:del w:id="222"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09E32EB1" w:rsidR="004E2756" w:rsidRPr="00636C9B" w:rsidDel="00BB14E6" w:rsidRDefault="004E2756" w:rsidP="00D76DF7">
            <w:pPr>
              <w:jc w:val="both"/>
              <w:rPr>
                <w:del w:id="223"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16C892E7" w:rsidR="004E2756" w:rsidRPr="00636C9B" w:rsidDel="00BB14E6" w:rsidRDefault="004E2756" w:rsidP="00D76DF7">
            <w:pPr>
              <w:jc w:val="both"/>
              <w:rPr>
                <w:del w:id="224" w:author="Parks, Robbie M" w:date="2019-01-02T22:54:00Z"/>
                <w:color w:val="000000" w:themeColor="text1"/>
              </w:rPr>
            </w:pPr>
            <w:del w:id="225" w:author="Parks, Robbie M" w:date="2019-01-02T22:54:00Z">
              <w:r w:rsidRPr="00636C9B" w:rsidDel="00BB14E6">
                <w:rPr>
                  <w:color w:val="000000" w:themeColor="text1"/>
                </w:rPr>
                <w:delText>Falls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67B6766E" w:rsidR="004E2756" w:rsidRPr="00636C9B" w:rsidDel="00BB14E6" w:rsidRDefault="004E2756" w:rsidP="00D76DF7">
            <w:pPr>
              <w:jc w:val="both"/>
              <w:rPr>
                <w:del w:id="226" w:author="Parks, Robbie M" w:date="2019-01-02T22:54:00Z"/>
                <w:color w:val="000000" w:themeColor="text1"/>
              </w:rPr>
            </w:pPr>
            <w:del w:id="227" w:author="Parks, Robbie M" w:date="2019-01-02T22:54:00Z">
              <w:r w:rsidRPr="00636C9B" w:rsidDel="00BB14E6">
                <w:rPr>
                  <w:color w:val="000000" w:themeColor="text1"/>
                </w:rPr>
                <w:delText>337,946</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E3C40D9" w:rsidR="004E2756" w:rsidRPr="00636C9B" w:rsidDel="00BB14E6" w:rsidRDefault="004E2756" w:rsidP="00D76DF7">
            <w:pPr>
              <w:jc w:val="both"/>
              <w:rPr>
                <w:del w:id="228" w:author="Parks, Robbie M" w:date="2019-01-02T22:54:00Z"/>
                <w:color w:val="000000" w:themeColor="text1"/>
              </w:rPr>
            </w:pPr>
            <w:del w:id="229" w:author="Parks, Robbie M" w:date="2019-01-02T22:54:00Z">
              <w:r w:rsidRPr="00636C9B" w:rsidDel="00BB14E6">
                <w:rPr>
                  <w:color w:val="000000" w:themeColor="text1"/>
                </w:rPr>
                <w:delText>322,662</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11BEE03B" w:rsidR="004E2756" w:rsidRPr="00636C9B" w:rsidDel="00BB14E6" w:rsidRDefault="004E2756" w:rsidP="00D76DF7">
            <w:pPr>
              <w:jc w:val="both"/>
              <w:rPr>
                <w:del w:id="230" w:author="Parks, Robbie M" w:date="2019-01-02T22:54:00Z"/>
                <w:color w:val="000000" w:themeColor="text1"/>
              </w:rPr>
            </w:pPr>
            <w:del w:id="231" w:author="Parks, Robbie M" w:date="2019-01-02T22:54:00Z">
              <w:r w:rsidRPr="00636C9B" w:rsidDel="00BB14E6">
                <w:rPr>
                  <w:color w:val="000000" w:themeColor="text1"/>
                </w:rPr>
                <w:delText>660,608</w:delText>
              </w:r>
            </w:del>
          </w:p>
        </w:tc>
      </w:tr>
      <w:tr w:rsidR="004E2756" w:rsidRPr="00636C9B" w:rsidDel="00BB14E6" w14:paraId="5C6DCC01" w14:textId="762F7FD6" w:rsidTr="000250EE">
        <w:trPr>
          <w:trHeight w:val="495"/>
          <w:del w:id="232"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2029CDE5" w:rsidR="004E2756" w:rsidRPr="00636C9B" w:rsidDel="00BB14E6" w:rsidRDefault="004E2756" w:rsidP="00D76DF7">
            <w:pPr>
              <w:jc w:val="both"/>
              <w:rPr>
                <w:del w:id="233"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07FAA3E8" w:rsidR="004E2756" w:rsidRPr="00636C9B" w:rsidDel="00BB14E6" w:rsidRDefault="004E2756" w:rsidP="00D76DF7">
            <w:pPr>
              <w:jc w:val="both"/>
              <w:rPr>
                <w:del w:id="234" w:author="Parks, Robbie M" w:date="2019-01-02T22:54:00Z"/>
                <w:color w:val="000000" w:themeColor="text1"/>
              </w:rPr>
            </w:pPr>
            <w:del w:id="235" w:author="Parks, Robbie M" w:date="2019-01-02T22:54:00Z">
              <w:r w:rsidRPr="00636C9B" w:rsidDel="00BB14E6">
                <w:rPr>
                  <w:color w:val="000000" w:themeColor="text1"/>
                </w:rPr>
                <w:delText>Drowning</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2109BB3" w:rsidR="004E2756" w:rsidRPr="00636C9B" w:rsidDel="00BB14E6" w:rsidRDefault="004E2756" w:rsidP="00D76DF7">
            <w:pPr>
              <w:jc w:val="both"/>
              <w:rPr>
                <w:del w:id="236" w:author="Parks, Robbie M" w:date="2019-01-02T22:54:00Z"/>
                <w:color w:val="000000" w:themeColor="text1"/>
              </w:rPr>
            </w:pPr>
            <w:del w:id="237" w:author="Parks, Robbie M" w:date="2019-01-02T22:54:00Z">
              <w:r w:rsidRPr="00636C9B" w:rsidDel="00BB14E6">
                <w:rPr>
                  <w:color w:val="000000" w:themeColor="text1"/>
                </w:rPr>
                <w:delText>112,023</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54307308" w:rsidR="004E2756" w:rsidRPr="00636C9B" w:rsidDel="00BB14E6" w:rsidRDefault="004E2756" w:rsidP="00D76DF7">
            <w:pPr>
              <w:jc w:val="both"/>
              <w:rPr>
                <w:del w:id="238" w:author="Parks, Robbie M" w:date="2019-01-02T22:54:00Z"/>
                <w:color w:val="000000" w:themeColor="text1"/>
              </w:rPr>
            </w:pPr>
            <w:del w:id="239" w:author="Parks, Robbie M" w:date="2019-01-02T22:54:00Z">
              <w:r w:rsidRPr="00636C9B" w:rsidDel="00BB14E6">
                <w:rPr>
                  <w:color w:val="000000" w:themeColor="text1"/>
                </w:rPr>
                <w:delText>29,246</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308194A0" w:rsidR="004E2756" w:rsidRPr="00636C9B" w:rsidDel="00BB14E6" w:rsidRDefault="004E2756" w:rsidP="00D76DF7">
            <w:pPr>
              <w:jc w:val="both"/>
              <w:rPr>
                <w:del w:id="240" w:author="Parks, Robbie M" w:date="2019-01-02T22:54:00Z"/>
                <w:color w:val="000000" w:themeColor="text1"/>
              </w:rPr>
            </w:pPr>
            <w:del w:id="241" w:author="Parks, Robbie M" w:date="2019-01-02T22:54:00Z">
              <w:r w:rsidRPr="00636C9B" w:rsidDel="00BB14E6">
                <w:rPr>
                  <w:color w:val="000000" w:themeColor="text1"/>
                </w:rPr>
                <w:delText>141,269</w:delText>
              </w:r>
            </w:del>
          </w:p>
        </w:tc>
      </w:tr>
      <w:tr w:rsidR="00E30DAE" w:rsidRPr="00636C9B" w:rsidDel="00BB14E6" w14:paraId="04333D6E" w14:textId="3C8B24F7" w:rsidTr="000250EE">
        <w:trPr>
          <w:trHeight w:val="495"/>
          <w:del w:id="242"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8E6515D" w14:textId="17481A0C" w:rsidR="00E30DAE" w:rsidRPr="00636C9B" w:rsidDel="00BB14E6" w:rsidRDefault="00E30DAE" w:rsidP="00D76DF7">
            <w:pPr>
              <w:jc w:val="both"/>
              <w:rPr>
                <w:del w:id="243"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6CC2F22" w14:textId="0F64DB89" w:rsidR="00902214" w:rsidRPr="00636C9B" w:rsidDel="00BB14E6" w:rsidRDefault="00E30DAE" w:rsidP="00D76DF7">
            <w:pPr>
              <w:jc w:val="both"/>
              <w:rPr>
                <w:del w:id="244" w:author="Parks, Robbie M" w:date="2019-01-02T22:54:00Z"/>
                <w:color w:val="000000" w:themeColor="text1"/>
              </w:rPr>
            </w:pPr>
            <w:del w:id="245" w:author="Parks, Robbie M" w:date="2019-01-02T22:54:00Z">
              <w:r w:rsidDel="00BB14E6">
                <w:rPr>
                  <w:color w:val="000000" w:themeColor="text1"/>
                </w:rPr>
                <w:delText xml:space="preserve">Other unintentional </w:delText>
              </w:r>
              <w:r w:rsidR="00902214" w:rsidDel="00BB14E6">
                <w:rPr>
                  <w:color w:val="000000" w:themeColor="text1"/>
                </w:rPr>
                <w:delText>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0238F6BC" w14:textId="41A8B04C" w:rsidR="00E30DAE" w:rsidRPr="00636C9B" w:rsidDel="00BB14E6" w:rsidRDefault="00624FE4" w:rsidP="00D76DF7">
            <w:pPr>
              <w:jc w:val="both"/>
              <w:rPr>
                <w:del w:id="246" w:author="Parks, Robbie M" w:date="2019-01-02T22:54:00Z"/>
                <w:color w:val="000000" w:themeColor="text1"/>
              </w:rPr>
            </w:pPr>
            <w:del w:id="247" w:author="Parks, Robbie M" w:date="2019-01-02T22:54:00Z">
              <w:r w:rsidRPr="00624FE4" w:rsidDel="00BB14E6">
                <w:rPr>
                  <w:color w:val="000000" w:themeColor="text1"/>
                </w:rPr>
                <w:delText>837</w:delText>
              </w:r>
              <w:r w:rsidDel="00BB14E6">
                <w:rPr>
                  <w:color w:val="000000" w:themeColor="text1"/>
                </w:rPr>
                <w:delText>,</w:delText>
              </w:r>
              <w:r w:rsidRPr="00624FE4" w:rsidDel="00BB14E6">
                <w:rPr>
                  <w:color w:val="000000" w:themeColor="text1"/>
                </w:rPr>
                <w:delText>982</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5E336E" w14:textId="56B2623C" w:rsidR="00E30DAE" w:rsidRPr="00636C9B" w:rsidDel="00BB14E6" w:rsidRDefault="00624FE4" w:rsidP="00D76DF7">
            <w:pPr>
              <w:jc w:val="both"/>
              <w:rPr>
                <w:del w:id="248" w:author="Parks, Robbie M" w:date="2019-01-02T22:54:00Z"/>
                <w:color w:val="000000" w:themeColor="text1"/>
              </w:rPr>
            </w:pPr>
            <w:del w:id="249" w:author="Parks, Robbie M" w:date="2019-01-02T22:54:00Z">
              <w:r w:rsidRPr="00624FE4" w:rsidDel="00BB14E6">
                <w:rPr>
                  <w:color w:val="000000" w:themeColor="text1"/>
                </w:rPr>
                <w:delText>491</w:delText>
              </w:r>
              <w:r w:rsidDel="00BB14E6">
                <w:rPr>
                  <w:color w:val="000000" w:themeColor="text1"/>
                </w:rPr>
                <w:delText>,</w:delText>
              </w:r>
              <w:r w:rsidRPr="00624FE4" w:rsidDel="00BB14E6">
                <w:rPr>
                  <w:color w:val="000000" w:themeColor="text1"/>
                </w:rPr>
                <w:delText>21</w:delText>
              </w:r>
              <w:r w:rsidR="002C5B52" w:rsidDel="00BB14E6">
                <w:rPr>
                  <w:color w:val="000000" w:themeColor="text1"/>
                </w:rPr>
                <w:delText>9</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E7F873" w14:textId="1967C206" w:rsidR="00E30DAE" w:rsidRPr="00636C9B" w:rsidDel="00BB14E6" w:rsidRDefault="00624FE4" w:rsidP="00D76DF7">
            <w:pPr>
              <w:jc w:val="both"/>
              <w:rPr>
                <w:del w:id="250" w:author="Parks, Robbie M" w:date="2019-01-02T22:54:00Z"/>
                <w:color w:val="000000" w:themeColor="text1"/>
              </w:rPr>
            </w:pPr>
            <w:del w:id="251" w:author="Parks, Robbie M" w:date="2019-01-02T22:54:00Z">
              <w:r w:rsidDel="00BB14E6">
                <w:rPr>
                  <w:color w:val="000000" w:themeColor="text1"/>
                </w:rPr>
                <w:delText>1,329,20</w:delText>
              </w:r>
              <w:r w:rsidR="002C5B52" w:rsidDel="00BB14E6">
                <w:rPr>
                  <w:color w:val="000000" w:themeColor="text1"/>
                </w:rPr>
                <w:delText>1</w:delText>
              </w:r>
            </w:del>
          </w:p>
        </w:tc>
      </w:tr>
      <w:tr w:rsidR="004E2756" w:rsidRPr="00636C9B" w:rsidDel="00BB14E6" w14:paraId="023D40BD" w14:textId="4D0ECDB6" w:rsidTr="000250EE">
        <w:trPr>
          <w:trHeight w:val="510"/>
          <w:del w:id="252"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006B9087" w:rsidR="004E2756" w:rsidRPr="00636C9B" w:rsidDel="00BB14E6" w:rsidRDefault="004E2756" w:rsidP="00D76DF7">
            <w:pPr>
              <w:jc w:val="both"/>
              <w:rPr>
                <w:del w:id="253" w:author="Parks, Robbie M" w:date="2019-01-02T22:54:00Z"/>
                <w:color w:val="000000" w:themeColor="text1"/>
              </w:rPr>
            </w:pPr>
            <w:del w:id="254" w:author="Parks, Robbie M" w:date="2019-01-02T22:54:00Z">
              <w:r w:rsidRPr="00636C9B" w:rsidDel="00BB14E6">
                <w:rPr>
                  <w:bCs/>
                  <w:color w:val="000000" w:themeColor="text1"/>
                </w:rPr>
                <w:delText>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06EA4919" w:rsidR="004E2756" w:rsidRPr="00636C9B" w:rsidDel="00BB14E6" w:rsidRDefault="00B139B4" w:rsidP="00D76DF7">
            <w:pPr>
              <w:jc w:val="both"/>
              <w:rPr>
                <w:del w:id="255" w:author="Parks, Robbie M" w:date="2019-01-02T22:54:00Z"/>
                <w:color w:val="000000" w:themeColor="text1"/>
              </w:rPr>
            </w:pPr>
            <w:del w:id="256" w:author="Parks, Robbie M" w:date="2019-01-02T22:54:00Z">
              <w:r w:rsidRPr="00636C9B" w:rsidDel="00BB14E6">
                <w:rPr>
                  <w:color w:val="000000" w:themeColor="text1"/>
                </w:rPr>
                <w:delText>1,531,664</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7BEF2B66" w:rsidR="004E2756" w:rsidRPr="00636C9B" w:rsidDel="00BB14E6" w:rsidRDefault="00B139B4" w:rsidP="00D76DF7">
            <w:pPr>
              <w:jc w:val="both"/>
              <w:rPr>
                <w:del w:id="257" w:author="Parks, Robbie M" w:date="2019-01-02T22:54:00Z"/>
                <w:color w:val="000000" w:themeColor="text1"/>
              </w:rPr>
            </w:pPr>
            <w:del w:id="258" w:author="Parks, Robbie M" w:date="2019-01-02T22:54:00Z">
              <w:r w:rsidRPr="00636C9B" w:rsidDel="00BB14E6">
                <w:rPr>
                  <w:color w:val="000000" w:themeColor="text1"/>
                </w:rPr>
                <w:delText>416</w:delText>
              </w:r>
              <w:r w:rsidR="001F37C4" w:rsidRPr="00636C9B" w:rsidDel="00BB14E6">
                <w:rPr>
                  <w:color w:val="000000" w:themeColor="text1"/>
                </w:rPr>
                <w:delText>,07</w:delText>
              </w:r>
              <w:r w:rsidRPr="00636C9B" w:rsidDel="00BB14E6">
                <w:rPr>
                  <w:color w:val="000000" w:themeColor="text1"/>
                </w:rPr>
                <w:delText>4</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5D66D539" w:rsidR="004E2756" w:rsidRPr="00636C9B" w:rsidDel="00BB14E6" w:rsidRDefault="001F37C4" w:rsidP="00D76DF7">
            <w:pPr>
              <w:jc w:val="both"/>
              <w:rPr>
                <w:del w:id="259" w:author="Parks, Robbie M" w:date="2019-01-02T22:54:00Z"/>
                <w:color w:val="000000" w:themeColor="text1"/>
              </w:rPr>
            </w:pPr>
            <w:del w:id="260" w:author="Parks, Robbie M" w:date="2019-01-02T22:54:00Z">
              <w:r w:rsidRPr="00636C9B" w:rsidDel="00BB14E6">
                <w:rPr>
                  <w:b/>
                  <w:bCs/>
                  <w:color w:val="000000" w:themeColor="text1"/>
                </w:rPr>
                <w:delText>1,947</w:delText>
              </w:r>
              <w:r w:rsidR="004E2756" w:rsidRPr="00636C9B" w:rsidDel="00BB14E6">
                <w:rPr>
                  <w:b/>
                  <w:bCs/>
                  <w:color w:val="000000" w:themeColor="text1"/>
                </w:rPr>
                <w:delText>,</w:delText>
              </w:r>
              <w:r w:rsidRPr="00636C9B" w:rsidDel="00BB14E6">
                <w:rPr>
                  <w:b/>
                  <w:bCs/>
                  <w:color w:val="000000" w:themeColor="text1"/>
                </w:rPr>
                <w:delText>738</w:delText>
              </w:r>
            </w:del>
          </w:p>
        </w:tc>
      </w:tr>
      <w:tr w:rsidR="004E2756" w:rsidRPr="00636C9B" w:rsidDel="00BB14E6" w14:paraId="5A635537" w14:textId="0D331AEE" w:rsidTr="004E61B1">
        <w:tblPrEx>
          <w:tblW w:w="0" w:type="auto"/>
          <w:tblCellMar>
            <w:left w:w="0" w:type="dxa"/>
            <w:right w:w="0" w:type="dxa"/>
          </w:tblCellMar>
          <w:tblPrExChange w:id="261" w:author="Parks, Robbie M" w:date="2019-01-02T22:54:00Z">
            <w:tblPrEx>
              <w:tblW w:w="0" w:type="auto"/>
              <w:tblCellMar>
                <w:left w:w="0" w:type="dxa"/>
                <w:right w:w="0" w:type="dxa"/>
              </w:tblCellMar>
            </w:tblPrEx>
          </w:tblPrExChange>
        </w:tblPrEx>
        <w:trPr>
          <w:trHeight w:val="465"/>
          <w:del w:id="262" w:author="Parks, Robbie M" w:date="2019-01-02T22:54:00Z"/>
          <w:trPrChange w:id="263" w:author="Parks, Robbie M" w:date="2019-01-02T22:54:00Z">
            <w:trPr>
              <w:gridBefore w:val="1"/>
              <w:trHeight w:val="37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64" w:author="Parks, Robbie M" w:date="2019-01-02T22:54:00Z">
              <w:tcPr>
                <w:tcW w:w="1918"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2E94E9B" w14:textId="4BF6AF6F" w:rsidR="004E2756" w:rsidRPr="00636C9B" w:rsidDel="00BB14E6" w:rsidRDefault="004E2756" w:rsidP="00D76DF7">
            <w:pPr>
              <w:jc w:val="both"/>
              <w:rPr>
                <w:del w:id="265"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66" w:author="Parks, Robbie M" w:date="2019-01-02T22:54:00Z">
              <w:tcPr>
                <w:tcW w:w="3636"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B794FC6" w14:textId="2BAE9D70" w:rsidR="004E2756" w:rsidRPr="00636C9B" w:rsidDel="00BB14E6" w:rsidRDefault="004E2756" w:rsidP="00D76DF7">
            <w:pPr>
              <w:jc w:val="both"/>
              <w:rPr>
                <w:del w:id="267" w:author="Parks, Robbie M" w:date="2019-01-02T22:54:00Z"/>
                <w:color w:val="000000" w:themeColor="text1"/>
              </w:rPr>
            </w:pPr>
            <w:del w:id="268" w:author="Parks, Robbie M" w:date="2019-01-02T22:54:00Z">
              <w:r w:rsidRPr="00636C9B" w:rsidDel="00BB14E6">
                <w:rPr>
                  <w:color w:val="000000" w:themeColor="text1"/>
                </w:rPr>
                <w:delText>Assault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69" w:author="Parks, Robbie M" w:date="2019-01-02T22:54:00Z">
              <w:tcPr>
                <w:tcW w:w="1193"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7F64A00" w14:textId="31CE246B" w:rsidR="004E2756" w:rsidRPr="00636C9B" w:rsidDel="00BB14E6" w:rsidRDefault="004E2756" w:rsidP="00D76DF7">
            <w:pPr>
              <w:jc w:val="both"/>
              <w:rPr>
                <w:del w:id="270" w:author="Parks, Robbie M" w:date="2019-01-02T22:54:00Z"/>
                <w:color w:val="000000" w:themeColor="text1"/>
              </w:rPr>
            </w:pPr>
            <w:del w:id="271" w:author="Parks, Robbie M" w:date="2019-01-02T22:54:00Z">
              <w:r w:rsidRPr="00636C9B" w:rsidDel="00BB14E6">
                <w:rPr>
                  <w:color w:val="000000" w:themeColor="text1"/>
                </w:rPr>
                <w:delText>582,220</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72" w:author="Parks, Robbie M" w:date="2019-01-02T22:54:00Z">
              <w:tcPr>
                <w:tcW w:w="1205"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E81A37E" w14:textId="62C93682" w:rsidR="004E2756" w:rsidRPr="00636C9B" w:rsidDel="00BB14E6" w:rsidRDefault="004E2756" w:rsidP="00D76DF7">
            <w:pPr>
              <w:jc w:val="both"/>
              <w:rPr>
                <w:del w:id="273" w:author="Parks, Robbie M" w:date="2019-01-02T22:54:00Z"/>
                <w:color w:val="000000" w:themeColor="text1"/>
              </w:rPr>
            </w:pPr>
            <w:del w:id="274" w:author="Parks, Robbie M" w:date="2019-01-02T22:54:00Z">
              <w:r w:rsidRPr="00636C9B" w:rsidDel="00BB14E6">
                <w:rPr>
                  <w:color w:val="000000" w:themeColor="text1"/>
                </w:rPr>
                <w:delText>162,517</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275" w:author="Parks, Robbie M" w:date="2019-01-02T22:54:00Z">
              <w:tcPr>
                <w:tcW w:w="1218" w:type="dxa"/>
                <w:gridSpan w:val="2"/>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1E69C2D0" w14:textId="2A39F9DB" w:rsidR="004E2756" w:rsidRPr="00636C9B" w:rsidDel="00BB14E6" w:rsidRDefault="004E2756" w:rsidP="00D76DF7">
            <w:pPr>
              <w:jc w:val="both"/>
              <w:rPr>
                <w:del w:id="276" w:author="Parks, Robbie M" w:date="2019-01-02T22:54:00Z"/>
                <w:color w:val="000000" w:themeColor="text1"/>
              </w:rPr>
            </w:pPr>
            <w:del w:id="277" w:author="Parks, Robbie M" w:date="2019-01-02T22:54:00Z">
              <w:r w:rsidRPr="00636C9B" w:rsidDel="00BB14E6">
                <w:rPr>
                  <w:color w:val="000000" w:themeColor="text1"/>
                </w:rPr>
                <w:delText>744,737</w:delText>
              </w:r>
            </w:del>
          </w:p>
        </w:tc>
      </w:tr>
      <w:tr w:rsidR="004E2756" w:rsidRPr="00636C9B" w:rsidDel="00BB14E6" w14:paraId="6CEE9258" w14:textId="47480539" w:rsidTr="000250EE">
        <w:trPr>
          <w:trHeight w:val="534"/>
          <w:del w:id="278"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C9CE42A" w:rsidR="004E2756" w:rsidRPr="00636C9B" w:rsidDel="00BB14E6" w:rsidRDefault="004E2756" w:rsidP="00D76DF7">
            <w:pPr>
              <w:jc w:val="both"/>
              <w:rPr>
                <w:del w:id="279"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14CBAECB" w:rsidR="004E2756" w:rsidRPr="00636C9B" w:rsidDel="00BB14E6" w:rsidRDefault="004E2756" w:rsidP="00D76DF7">
            <w:pPr>
              <w:jc w:val="both"/>
              <w:rPr>
                <w:del w:id="280" w:author="Parks, Robbie M" w:date="2019-01-02T22:54:00Z"/>
                <w:color w:val="000000" w:themeColor="text1"/>
              </w:rPr>
            </w:pPr>
            <w:del w:id="281" w:author="Parks, Robbie M" w:date="2019-01-02T22:54:00Z">
              <w:r w:rsidRPr="00636C9B" w:rsidDel="00BB14E6">
                <w:rPr>
                  <w:color w:val="000000" w:themeColor="text1"/>
                </w:rPr>
                <w:delText>Intentional self-harm</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67A6C743" w:rsidR="004E2756" w:rsidRPr="00636C9B" w:rsidDel="00BB14E6" w:rsidRDefault="004E2756" w:rsidP="00D76DF7">
            <w:pPr>
              <w:jc w:val="both"/>
              <w:rPr>
                <w:del w:id="282" w:author="Parks, Robbie M" w:date="2019-01-02T22:54:00Z"/>
                <w:color w:val="000000" w:themeColor="text1"/>
              </w:rPr>
            </w:pPr>
            <w:del w:id="283" w:author="Parks, Robbie M" w:date="2019-01-02T22:54:00Z">
              <w:r w:rsidRPr="00636C9B" w:rsidDel="00BB14E6">
                <w:rPr>
                  <w:color w:val="000000" w:themeColor="text1"/>
                </w:rPr>
                <w:delText>954,141</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57A90063" w:rsidR="004E2756" w:rsidRPr="00636C9B" w:rsidDel="00BB14E6" w:rsidRDefault="004E2756" w:rsidP="00D76DF7">
            <w:pPr>
              <w:jc w:val="both"/>
              <w:rPr>
                <w:del w:id="284" w:author="Parks, Robbie M" w:date="2019-01-02T22:54:00Z"/>
                <w:color w:val="000000" w:themeColor="text1"/>
              </w:rPr>
            </w:pPr>
            <w:del w:id="285" w:author="Parks, Robbie M" w:date="2019-01-02T22:54:00Z">
              <w:r w:rsidRPr="00636C9B" w:rsidDel="00BB14E6">
                <w:rPr>
                  <w:color w:val="000000" w:themeColor="text1"/>
                </w:rPr>
                <w:delText>254,621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288667C7" w:rsidR="004E2756" w:rsidRPr="00636C9B" w:rsidDel="00BB14E6" w:rsidRDefault="004E2756" w:rsidP="00D76DF7">
            <w:pPr>
              <w:jc w:val="both"/>
              <w:rPr>
                <w:del w:id="286" w:author="Parks, Robbie M" w:date="2019-01-02T22:54:00Z"/>
                <w:color w:val="000000" w:themeColor="text1"/>
              </w:rPr>
            </w:pPr>
            <w:del w:id="287" w:author="Parks, Robbie M" w:date="2019-01-02T22:54:00Z">
              <w:r w:rsidRPr="00636C9B" w:rsidDel="00BB14E6">
                <w:rPr>
                  <w:color w:val="000000" w:themeColor="text1"/>
                </w:rPr>
                <w:delText>1,208,762</w:delText>
              </w:r>
            </w:del>
          </w:p>
        </w:tc>
      </w:tr>
      <w:tr w:rsidR="00C92E67" w:rsidRPr="00636C9B" w:rsidDel="00BB14E6" w14:paraId="0DAF4393" w14:textId="2DE0A1F0" w:rsidTr="000250EE">
        <w:trPr>
          <w:trHeight w:val="510"/>
          <w:del w:id="288"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7F23F4B2" w:rsidR="00C92E67" w:rsidRPr="00636C9B" w:rsidDel="00BB14E6" w:rsidRDefault="00E30DAE" w:rsidP="00D76DF7">
            <w:pPr>
              <w:jc w:val="both"/>
              <w:rPr>
                <w:del w:id="289" w:author="Parks, Robbie M" w:date="2019-01-02T22:54:00Z"/>
                <w:color w:val="000000" w:themeColor="text1"/>
              </w:rPr>
            </w:pPr>
            <w:del w:id="290" w:author="Parks, Robbie M" w:date="2019-01-02T22:54:00Z">
              <w:r w:rsidDel="00BB14E6">
                <w:rPr>
                  <w:color w:val="000000" w:themeColor="text1"/>
                </w:rPr>
                <w:delText>Total 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069E4E80" w:rsidR="00C92E67" w:rsidRPr="00636C9B" w:rsidDel="00BB14E6" w:rsidRDefault="00AB14D8" w:rsidP="00B7504C">
            <w:pPr>
              <w:jc w:val="both"/>
              <w:rPr>
                <w:del w:id="291" w:author="Parks, Robbie M" w:date="2019-01-02T22:54:00Z"/>
                <w:color w:val="000000" w:themeColor="text1"/>
              </w:rPr>
            </w:pPr>
            <w:del w:id="292" w:author="Parks, Robbie M" w:date="2019-01-02T22:54:00Z">
              <w:r w:rsidRPr="00AB14D8" w:rsidDel="00BB14E6">
                <w:rPr>
                  <w:color w:val="000000" w:themeColor="text1"/>
                </w:rPr>
                <w:delText>4</w:delText>
              </w:r>
              <w:r w:rsidDel="00BB14E6">
                <w:rPr>
                  <w:color w:val="000000" w:themeColor="text1"/>
                </w:rPr>
                <w:delText>,</w:delText>
              </w:r>
              <w:r w:rsidRPr="00AB14D8" w:rsidDel="00BB14E6">
                <w:rPr>
                  <w:color w:val="000000" w:themeColor="text1"/>
                </w:rPr>
                <w:delText>006</w:delText>
              </w:r>
              <w:r w:rsidDel="00BB14E6">
                <w:rPr>
                  <w:color w:val="000000" w:themeColor="text1"/>
                </w:rPr>
                <w:delText>,</w:delText>
              </w:r>
              <w:r w:rsidRPr="00AB14D8" w:rsidDel="00BB14E6">
                <w:rPr>
                  <w:color w:val="000000" w:themeColor="text1"/>
                </w:rPr>
                <w:delText>454</w:delText>
              </w:r>
            </w:del>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1DC671C8" w:rsidR="00C92E67" w:rsidRPr="00636C9B" w:rsidDel="00BB14E6" w:rsidRDefault="004868D9" w:rsidP="00D76DF7">
            <w:pPr>
              <w:jc w:val="both"/>
              <w:rPr>
                <w:del w:id="293" w:author="Parks, Robbie M" w:date="2019-01-02T22:54:00Z"/>
                <w:color w:val="000000" w:themeColor="text1"/>
              </w:rPr>
            </w:pPr>
            <w:del w:id="294" w:author="Parks, Robbie M" w:date="2019-01-02T22:54:00Z">
              <w:r w:rsidRPr="004868D9" w:rsidDel="00BB14E6">
                <w:rPr>
                  <w:color w:val="000000" w:themeColor="text1"/>
                </w:rPr>
                <w:delText>1</w:delText>
              </w:r>
              <w:r w:rsidDel="00BB14E6">
                <w:rPr>
                  <w:color w:val="000000" w:themeColor="text1"/>
                </w:rPr>
                <w:delText>,</w:delText>
              </w:r>
              <w:r w:rsidRPr="004868D9" w:rsidDel="00BB14E6">
                <w:rPr>
                  <w:color w:val="000000" w:themeColor="text1"/>
                </w:rPr>
                <w:delText>757</w:delText>
              </w:r>
              <w:r w:rsidDel="00BB14E6">
                <w:rPr>
                  <w:color w:val="000000" w:themeColor="text1"/>
                </w:rPr>
                <w:delText>,</w:delText>
              </w:r>
              <w:r w:rsidR="00D51568" w:rsidDel="00BB14E6">
                <w:rPr>
                  <w:color w:val="000000" w:themeColor="text1"/>
                </w:rPr>
                <w:delText>862</w:delText>
              </w:r>
            </w:del>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2A92442" w:rsidR="00C92E67" w:rsidRPr="00636C9B" w:rsidDel="00BB14E6" w:rsidRDefault="004868D9" w:rsidP="00D76DF7">
            <w:pPr>
              <w:jc w:val="both"/>
              <w:rPr>
                <w:del w:id="295" w:author="Parks, Robbie M" w:date="2019-01-02T22:54:00Z"/>
                <w:color w:val="000000" w:themeColor="text1"/>
              </w:rPr>
            </w:pPr>
            <w:del w:id="296" w:author="Parks, Robbie M" w:date="2019-01-02T22:54:00Z">
              <w:r w:rsidDel="00BB14E6">
                <w:rPr>
                  <w:b/>
                  <w:bCs/>
                  <w:color w:val="000000" w:themeColor="text1"/>
                </w:rPr>
                <w:delText>5,764,316</w:delText>
              </w:r>
            </w:del>
          </w:p>
        </w:tc>
      </w:tr>
    </w:tbl>
    <w:p w14:paraId="46CB6BDF" w14:textId="77777777" w:rsidR="007178E4" w:rsidRDefault="007178E4" w:rsidP="00843ACB">
      <w:pPr>
        <w:jc w:val="both"/>
        <w:rPr>
          <w:ins w:id="297" w:author="Parks, Robbie M" w:date="2019-01-02T23:22:00Z"/>
          <w:color w:val="000000" w:themeColor="text1"/>
        </w:rPr>
        <w:sectPr w:rsidR="007178E4" w:rsidSect="009C5108">
          <w:footerReference w:type="even" r:id="rId17"/>
          <w:footerReference w:type="default" r:id="rId18"/>
          <w:pgSz w:w="11900" w:h="16840"/>
          <w:pgMar w:top="1440" w:right="1440" w:bottom="1440" w:left="1440" w:header="720" w:footer="720" w:gutter="0"/>
          <w:lnNumType w:countBy="1" w:restart="continuous"/>
          <w:cols w:space="720"/>
          <w:docGrid w:linePitch="360"/>
        </w:sectPr>
      </w:pPr>
    </w:p>
    <w:p w14:paraId="63F03294" w14:textId="3D537C11" w:rsidR="00D2442C" w:rsidRPr="00843ACB" w:rsidDel="008B1393" w:rsidRDefault="00D2442C" w:rsidP="00843ACB">
      <w:pPr>
        <w:rPr>
          <w:del w:id="298" w:author="Parks, Robbie M" w:date="2019-01-02T23:00:00Z"/>
          <w:color w:val="000000" w:themeColor="text1"/>
        </w:rPr>
        <w:sectPr w:rsidR="00D2442C" w:rsidRPr="00843ACB" w:rsidDel="008B1393" w:rsidSect="007178E4">
          <w:type w:val="nextPage"/>
          <w:pgSz w:w="16840" w:h="11900" w:orient="landscape"/>
          <w:pgMar w:top="1440" w:right="1440" w:bottom="1440" w:left="1440" w:header="720" w:footer="720" w:gutter="0"/>
          <w:lnNumType w:countBy="1" w:restart="continuous"/>
          <w:cols w:space="720"/>
          <w:docGrid w:linePitch="360"/>
          <w:sectPrChange w:id="299" w:author="Parks, Robbie M" w:date="2019-01-02T23:22:00Z">
            <w:sectPr w:rsidR="00D2442C" w:rsidRPr="00843ACB" w:rsidDel="008B1393" w:rsidSect="007178E4">
              <w:type w:val="continuous"/>
              <w:pgSz w:w="11900" w:h="16840" w:orient="portrait"/>
              <w:pgMar w:top="1440" w:right="1440" w:bottom="1440" w:left="1440" w:header="720" w:footer="720" w:gutter="0"/>
            </w:sectPr>
          </w:sectPrChange>
        </w:sectPr>
      </w:pPr>
    </w:p>
    <w:p w14:paraId="14CDF462" w14:textId="705A9D4F" w:rsidR="004069AE" w:rsidRDefault="00DF2431" w:rsidP="00843ACB">
      <w:pPr>
        <w:jc w:val="both"/>
        <w:rPr>
          <w:color w:val="000000" w:themeColor="text1"/>
        </w:rPr>
      </w:pPr>
      <w:r>
        <w:rPr>
          <w:b/>
          <w:color w:val="000000" w:themeColor="text1"/>
        </w:rPr>
        <w:lastRenderedPageBreak/>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Change w:id="300">
          <w:tblGrid>
            <w:gridCol w:w="471"/>
            <w:gridCol w:w="471"/>
            <w:gridCol w:w="1999"/>
            <w:gridCol w:w="2927"/>
            <w:gridCol w:w="4662"/>
          </w:tblGrid>
        </w:tblGridChange>
      </w:tblGrid>
      <w:tr w:rsidR="00B81EB4" w:rsidRPr="007662C6" w14:paraId="35AEFD15" w14:textId="77777777" w:rsidTr="00B81EB4">
        <w:trPr>
          <w:trHeight w:val="320"/>
          <w:jc w:val="center"/>
        </w:trPr>
        <w:tc>
          <w:tcPr>
            <w:tcW w:w="2941" w:type="dxa"/>
            <w:gridSpan w:val="3"/>
            <w:shd w:val="clear" w:color="auto" w:fill="auto"/>
            <w:noWrap/>
            <w:vAlign w:val="bottom"/>
            <w:hideMark/>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2927" w:type="dxa"/>
            <w:shd w:val="clear" w:color="auto" w:fill="auto"/>
            <w:noWrap/>
            <w:vAlign w:val="bottom"/>
            <w:hideMark/>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4662" w:type="dxa"/>
            <w:shd w:val="clear" w:color="auto" w:fill="auto"/>
            <w:noWrap/>
            <w:vAlign w:val="bottom"/>
            <w:hideMark/>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B81EB4" w:rsidRPr="007662C6" w14:paraId="22BFB9C8" w14:textId="77777777" w:rsidTr="00B81EB4">
        <w:trPr>
          <w:trHeight w:val="354"/>
          <w:jc w:val="center"/>
        </w:trPr>
        <w:tc>
          <w:tcPr>
            <w:tcW w:w="2941" w:type="dxa"/>
            <w:gridSpan w:val="3"/>
            <w:shd w:val="clear" w:color="auto" w:fill="auto"/>
            <w:noWrap/>
            <w:vAlign w:val="bottom"/>
            <w:hideMark/>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2927" w:type="dxa"/>
            <w:shd w:val="clear" w:color="auto" w:fill="auto"/>
            <w:noWrap/>
            <w:vAlign w:val="bottom"/>
            <w:hideMark/>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4662" w:type="dxa"/>
            <w:shd w:val="clear" w:color="auto" w:fill="auto"/>
            <w:noWrap/>
            <w:vAlign w:val="bottom"/>
            <w:hideMark/>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7178E4" w:rsidRPr="007662C6" w14:paraId="51435C06"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01"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302" w:author="Parks, Robbie M" w:date="2019-01-02T23:27:00Z">
            <w:trPr>
              <w:trHeight w:val="320"/>
              <w:jc w:val="center"/>
            </w:trPr>
          </w:trPrChange>
        </w:trPr>
        <w:tc>
          <w:tcPr>
            <w:tcW w:w="471" w:type="dxa"/>
            <w:shd w:val="clear" w:color="auto" w:fill="auto"/>
            <w:noWrap/>
            <w:vAlign w:val="bottom"/>
            <w:hideMark/>
            <w:tcPrChange w:id="303" w:author="Parks, Robbie M" w:date="2019-01-02T23:27:00Z">
              <w:tcPr>
                <w:tcW w:w="471" w:type="dxa"/>
                <w:shd w:val="clear" w:color="auto" w:fill="auto"/>
                <w:noWrap/>
                <w:vAlign w:val="bottom"/>
                <w:hideMark/>
              </w:tcPr>
            </w:tcPrChange>
          </w:tcPr>
          <w:p w14:paraId="3046E687"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304" w:author="Parks, Robbie M" w:date="2019-01-02T23:27:00Z">
              <w:tcPr>
                <w:tcW w:w="2470" w:type="dxa"/>
                <w:gridSpan w:val="2"/>
                <w:shd w:val="clear" w:color="auto" w:fill="auto"/>
                <w:noWrap/>
                <w:vAlign w:val="bottom"/>
                <w:hideMark/>
              </w:tcPr>
            </w:tcPrChange>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2927" w:type="dxa"/>
            <w:shd w:val="clear" w:color="auto" w:fill="auto"/>
            <w:noWrap/>
            <w:vAlign w:val="bottom"/>
            <w:hideMark/>
            <w:tcPrChange w:id="305" w:author="Parks, Robbie M" w:date="2019-01-02T23:27:00Z">
              <w:tcPr>
                <w:tcW w:w="2927" w:type="dxa"/>
                <w:shd w:val="clear" w:color="auto" w:fill="auto"/>
                <w:noWrap/>
                <w:vAlign w:val="bottom"/>
                <w:hideMark/>
              </w:tcPr>
            </w:tcPrChange>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4662" w:type="dxa"/>
            <w:shd w:val="clear" w:color="auto" w:fill="auto"/>
            <w:noWrap/>
            <w:vAlign w:val="bottom"/>
            <w:hideMark/>
            <w:tcPrChange w:id="306" w:author="Parks, Robbie M" w:date="2019-01-02T23:27:00Z">
              <w:tcPr>
                <w:tcW w:w="4662" w:type="dxa"/>
                <w:shd w:val="clear" w:color="auto" w:fill="auto"/>
                <w:noWrap/>
                <w:vAlign w:val="bottom"/>
                <w:hideMark/>
              </w:tcPr>
            </w:tcPrChange>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7178E4" w:rsidRPr="007662C6" w14:paraId="7209F039"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07"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308" w:author="Parks, Robbie M" w:date="2019-01-02T23:27:00Z">
            <w:trPr>
              <w:trHeight w:val="320"/>
              <w:jc w:val="center"/>
            </w:trPr>
          </w:trPrChange>
        </w:trPr>
        <w:tc>
          <w:tcPr>
            <w:tcW w:w="471" w:type="dxa"/>
            <w:shd w:val="clear" w:color="auto" w:fill="auto"/>
            <w:noWrap/>
            <w:vAlign w:val="bottom"/>
            <w:hideMark/>
            <w:tcPrChange w:id="309" w:author="Parks, Robbie M" w:date="2019-01-02T23:27:00Z">
              <w:tcPr>
                <w:tcW w:w="471" w:type="dxa"/>
                <w:shd w:val="clear" w:color="auto" w:fill="auto"/>
                <w:noWrap/>
                <w:vAlign w:val="bottom"/>
                <w:hideMark/>
              </w:tcPr>
            </w:tcPrChange>
          </w:tcPr>
          <w:p w14:paraId="202E2AB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310" w:author="Parks, Robbie M" w:date="2019-01-02T23:27:00Z">
              <w:tcPr>
                <w:tcW w:w="471" w:type="dxa"/>
                <w:shd w:val="clear" w:color="auto" w:fill="auto"/>
                <w:noWrap/>
                <w:vAlign w:val="bottom"/>
                <w:hideMark/>
              </w:tcPr>
            </w:tcPrChange>
          </w:tcPr>
          <w:p w14:paraId="262AAFB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311" w:author="Parks, Robbie M" w:date="2019-01-02T23:27:00Z">
              <w:tcPr>
                <w:tcW w:w="1999" w:type="dxa"/>
                <w:shd w:val="clear" w:color="auto" w:fill="auto"/>
                <w:noWrap/>
                <w:vAlign w:val="bottom"/>
                <w:hideMark/>
              </w:tcPr>
            </w:tcPrChange>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2927" w:type="dxa"/>
            <w:shd w:val="clear" w:color="auto" w:fill="auto"/>
            <w:noWrap/>
            <w:vAlign w:val="bottom"/>
            <w:hideMark/>
            <w:tcPrChange w:id="312" w:author="Parks, Robbie M" w:date="2019-01-02T23:27:00Z">
              <w:tcPr>
                <w:tcW w:w="2927" w:type="dxa"/>
                <w:shd w:val="clear" w:color="auto" w:fill="auto"/>
                <w:noWrap/>
                <w:vAlign w:val="bottom"/>
                <w:hideMark/>
              </w:tcPr>
            </w:tcPrChange>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4662" w:type="dxa"/>
            <w:shd w:val="clear" w:color="auto" w:fill="auto"/>
            <w:noWrap/>
            <w:vAlign w:val="bottom"/>
            <w:hideMark/>
            <w:tcPrChange w:id="313" w:author="Parks, Robbie M" w:date="2019-01-02T23:27:00Z">
              <w:tcPr>
                <w:tcW w:w="4662" w:type="dxa"/>
                <w:shd w:val="clear" w:color="auto" w:fill="auto"/>
                <w:noWrap/>
                <w:vAlign w:val="bottom"/>
                <w:hideMark/>
              </w:tcPr>
            </w:tcPrChange>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7178E4" w:rsidRPr="007662C6" w14:paraId="5DDF9530"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14"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315" w:author="Parks, Robbie M" w:date="2019-01-02T23:27:00Z">
            <w:trPr>
              <w:trHeight w:val="320"/>
              <w:jc w:val="center"/>
            </w:trPr>
          </w:trPrChange>
        </w:trPr>
        <w:tc>
          <w:tcPr>
            <w:tcW w:w="471" w:type="dxa"/>
            <w:shd w:val="clear" w:color="auto" w:fill="auto"/>
            <w:noWrap/>
            <w:vAlign w:val="bottom"/>
            <w:hideMark/>
            <w:tcPrChange w:id="316" w:author="Parks, Robbie M" w:date="2019-01-02T23:27:00Z">
              <w:tcPr>
                <w:tcW w:w="471" w:type="dxa"/>
                <w:shd w:val="clear" w:color="auto" w:fill="auto"/>
                <w:noWrap/>
                <w:vAlign w:val="bottom"/>
                <w:hideMark/>
              </w:tcPr>
            </w:tcPrChange>
          </w:tcPr>
          <w:p w14:paraId="0251A21D"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317" w:author="Parks, Robbie M" w:date="2019-01-02T23:27:00Z">
              <w:tcPr>
                <w:tcW w:w="471" w:type="dxa"/>
                <w:shd w:val="clear" w:color="auto" w:fill="auto"/>
                <w:noWrap/>
                <w:vAlign w:val="bottom"/>
                <w:hideMark/>
              </w:tcPr>
            </w:tcPrChange>
          </w:tcPr>
          <w:p w14:paraId="10C4D92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318" w:author="Parks, Robbie M" w:date="2019-01-02T23:27:00Z">
              <w:tcPr>
                <w:tcW w:w="1999" w:type="dxa"/>
                <w:shd w:val="clear" w:color="auto" w:fill="auto"/>
                <w:noWrap/>
                <w:vAlign w:val="bottom"/>
                <w:hideMark/>
              </w:tcPr>
            </w:tcPrChange>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2927" w:type="dxa"/>
            <w:shd w:val="clear" w:color="auto" w:fill="auto"/>
            <w:noWrap/>
            <w:vAlign w:val="bottom"/>
            <w:hideMark/>
            <w:tcPrChange w:id="319" w:author="Parks, Robbie M" w:date="2019-01-02T23:27:00Z">
              <w:tcPr>
                <w:tcW w:w="2927" w:type="dxa"/>
                <w:shd w:val="clear" w:color="auto" w:fill="auto"/>
                <w:noWrap/>
                <w:vAlign w:val="bottom"/>
                <w:hideMark/>
              </w:tcPr>
            </w:tcPrChange>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4662" w:type="dxa"/>
            <w:shd w:val="clear" w:color="auto" w:fill="auto"/>
            <w:noWrap/>
            <w:vAlign w:val="bottom"/>
            <w:hideMark/>
            <w:tcPrChange w:id="320" w:author="Parks, Robbie M" w:date="2019-01-02T23:27:00Z">
              <w:tcPr>
                <w:tcW w:w="4662" w:type="dxa"/>
                <w:shd w:val="clear" w:color="auto" w:fill="auto"/>
                <w:noWrap/>
                <w:vAlign w:val="bottom"/>
                <w:hideMark/>
              </w:tcPr>
            </w:tcPrChange>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7178E4" w:rsidRPr="007662C6" w14:paraId="29614875"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21"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60"/>
          <w:jc w:val="center"/>
          <w:trPrChange w:id="322" w:author="Parks, Robbie M" w:date="2019-01-02T23:27:00Z">
            <w:trPr>
              <w:trHeight w:val="360"/>
              <w:jc w:val="center"/>
            </w:trPr>
          </w:trPrChange>
        </w:trPr>
        <w:tc>
          <w:tcPr>
            <w:tcW w:w="471" w:type="dxa"/>
            <w:shd w:val="clear" w:color="auto" w:fill="auto"/>
            <w:noWrap/>
            <w:vAlign w:val="bottom"/>
            <w:hideMark/>
            <w:tcPrChange w:id="323" w:author="Parks, Robbie M" w:date="2019-01-02T23:27:00Z">
              <w:tcPr>
                <w:tcW w:w="471" w:type="dxa"/>
                <w:shd w:val="clear" w:color="auto" w:fill="auto"/>
                <w:noWrap/>
                <w:vAlign w:val="bottom"/>
                <w:hideMark/>
              </w:tcPr>
            </w:tcPrChange>
          </w:tcPr>
          <w:p w14:paraId="656B33F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324" w:author="Parks, Robbie M" w:date="2019-01-02T23:27:00Z">
              <w:tcPr>
                <w:tcW w:w="471" w:type="dxa"/>
                <w:shd w:val="clear" w:color="auto" w:fill="auto"/>
                <w:noWrap/>
                <w:vAlign w:val="bottom"/>
                <w:hideMark/>
              </w:tcPr>
            </w:tcPrChange>
          </w:tcPr>
          <w:p w14:paraId="5CB69B25"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325" w:author="Parks, Robbie M" w:date="2019-01-02T23:27:00Z">
              <w:tcPr>
                <w:tcW w:w="1999" w:type="dxa"/>
                <w:shd w:val="clear" w:color="auto" w:fill="auto"/>
                <w:noWrap/>
                <w:vAlign w:val="bottom"/>
                <w:hideMark/>
              </w:tcPr>
            </w:tcPrChange>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2927" w:type="dxa"/>
            <w:shd w:val="clear" w:color="auto" w:fill="auto"/>
            <w:noWrap/>
            <w:vAlign w:val="bottom"/>
            <w:hideMark/>
            <w:tcPrChange w:id="326" w:author="Parks, Robbie M" w:date="2019-01-02T23:27:00Z">
              <w:tcPr>
                <w:tcW w:w="2927" w:type="dxa"/>
                <w:shd w:val="clear" w:color="auto" w:fill="auto"/>
                <w:noWrap/>
                <w:vAlign w:val="bottom"/>
                <w:hideMark/>
              </w:tcPr>
            </w:tcPrChange>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4662" w:type="dxa"/>
            <w:shd w:val="clear" w:color="auto" w:fill="auto"/>
            <w:noWrap/>
            <w:vAlign w:val="bottom"/>
            <w:hideMark/>
            <w:tcPrChange w:id="327" w:author="Parks, Robbie M" w:date="2019-01-02T23:27:00Z">
              <w:tcPr>
                <w:tcW w:w="4662" w:type="dxa"/>
                <w:shd w:val="clear" w:color="auto" w:fill="auto"/>
                <w:noWrap/>
                <w:vAlign w:val="bottom"/>
                <w:hideMark/>
              </w:tcPr>
            </w:tcPrChange>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7178E4" w:rsidRPr="007662C6" w14:paraId="5110D8B0"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28"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329" w:author="Parks, Robbie M" w:date="2019-01-02T23:27:00Z">
            <w:trPr>
              <w:trHeight w:val="320"/>
              <w:jc w:val="center"/>
            </w:trPr>
          </w:trPrChange>
        </w:trPr>
        <w:tc>
          <w:tcPr>
            <w:tcW w:w="471" w:type="dxa"/>
            <w:shd w:val="clear" w:color="auto" w:fill="auto"/>
            <w:noWrap/>
            <w:vAlign w:val="bottom"/>
            <w:hideMark/>
            <w:tcPrChange w:id="330" w:author="Parks, Robbie M" w:date="2019-01-02T23:27:00Z">
              <w:tcPr>
                <w:tcW w:w="471" w:type="dxa"/>
                <w:shd w:val="clear" w:color="auto" w:fill="auto"/>
                <w:noWrap/>
                <w:vAlign w:val="bottom"/>
                <w:hideMark/>
              </w:tcPr>
            </w:tcPrChange>
          </w:tcPr>
          <w:p w14:paraId="14257750"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331" w:author="Parks, Robbie M" w:date="2019-01-02T23:27:00Z">
              <w:tcPr>
                <w:tcW w:w="2470" w:type="dxa"/>
                <w:gridSpan w:val="2"/>
                <w:shd w:val="clear" w:color="auto" w:fill="auto"/>
                <w:noWrap/>
                <w:vAlign w:val="bottom"/>
                <w:hideMark/>
              </w:tcPr>
            </w:tcPrChange>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2927" w:type="dxa"/>
            <w:shd w:val="clear" w:color="auto" w:fill="auto"/>
            <w:noWrap/>
            <w:vAlign w:val="bottom"/>
            <w:hideMark/>
            <w:tcPrChange w:id="332" w:author="Parks, Robbie M" w:date="2019-01-02T23:27:00Z">
              <w:tcPr>
                <w:tcW w:w="2927" w:type="dxa"/>
                <w:shd w:val="clear" w:color="auto" w:fill="auto"/>
                <w:noWrap/>
                <w:vAlign w:val="bottom"/>
                <w:hideMark/>
              </w:tcPr>
            </w:tcPrChange>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4662" w:type="dxa"/>
            <w:shd w:val="clear" w:color="auto" w:fill="auto"/>
            <w:noWrap/>
            <w:vAlign w:val="bottom"/>
            <w:hideMark/>
            <w:tcPrChange w:id="333" w:author="Parks, Robbie M" w:date="2019-01-02T23:27:00Z">
              <w:tcPr>
                <w:tcW w:w="4662" w:type="dxa"/>
                <w:shd w:val="clear" w:color="auto" w:fill="auto"/>
                <w:noWrap/>
                <w:vAlign w:val="bottom"/>
                <w:hideMark/>
              </w:tcPr>
            </w:tcPrChange>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7178E4" w:rsidRPr="007662C6" w14:paraId="4584741B"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34"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335" w:author="Parks, Robbie M" w:date="2019-01-02T23:27:00Z">
            <w:trPr>
              <w:trHeight w:val="320"/>
              <w:jc w:val="center"/>
            </w:trPr>
          </w:trPrChange>
        </w:trPr>
        <w:tc>
          <w:tcPr>
            <w:tcW w:w="471" w:type="dxa"/>
            <w:shd w:val="clear" w:color="auto" w:fill="auto"/>
            <w:noWrap/>
            <w:vAlign w:val="bottom"/>
            <w:hideMark/>
            <w:tcPrChange w:id="336" w:author="Parks, Robbie M" w:date="2019-01-02T23:27:00Z">
              <w:tcPr>
                <w:tcW w:w="471" w:type="dxa"/>
                <w:shd w:val="clear" w:color="auto" w:fill="auto"/>
                <w:noWrap/>
                <w:vAlign w:val="bottom"/>
                <w:hideMark/>
              </w:tcPr>
            </w:tcPrChange>
          </w:tcPr>
          <w:p w14:paraId="0E55B048"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337" w:author="Parks, Robbie M" w:date="2019-01-02T23:27:00Z">
              <w:tcPr>
                <w:tcW w:w="471" w:type="dxa"/>
                <w:shd w:val="clear" w:color="auto" w:fill="auto"/>
                <w:noWrap/>
                <w:vAlign w:val="bottom"/>
                <w:hideMark/>
              </w:tcPr>
            </w:tcPrChange>
          </w:tcPr>
          <w:p w14:paraId="0858738E"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338" w:author="Parks, Robbie M" w:date="2019-01-02T23:27:00Z">
              <w:tcPr>
                <w:tcW w:w="1999" w:type="dxa"/>
                <w:shd w:val="clear" w:color="auto" w:fill="auto"/>
                <w:noWrap/>
                <w:vAlign w:val="bottom"/>
                <w:hideMark/>
              </w:tcPr>
            </w:tcPrChange>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2927" w:type="dxa"/>
            <w:shd w:val="clear" w:color="auto" w:fill="auto"/>
            <w:noWrap/>
            <w:vAlign w:val="bottom"/>
            <w:hideMark/>
            <w:tcPrChange w:id="339" w:author="Parks, Robbie M" w:date="2019-01-02T23:27:00Z">
              <w:tcPr>
                <w:tcW w:w="2927" w:type="dxa"/>
                <w:shd w:val="clear" w:color="auto" w:fill="auto"/>
                <w:noWrap/>
                <w:vAlign w:val="bottom"/>
                <w:hideMark/>
              </w:tcPr>
            </w:tcPrChange>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4662" w:type="dxa"/>
            <w:shd w:val="clear" w:color="auto" w:fill="auto"/>
            <w:noWrap/>
            <w:vAlign w:val="bottom"/>
            <w:hideMark/>
            <w:tcPrChange w:id="340" w:author="Parks, Robbie M" w:date="2019-01-02T23:27:00Z">
              <w:tcPr>
                <w:tcW w:w="4662" w:type="dxa"/>
                <w:shd w:val="clear" w:color="auto" w:fill="auto"/>
                <w:noWrap/>
                <w:vAlign w:val="bottom"/>
                <w:hideMark/>
              </w:tcPr>
            </w:tcPrChange>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7178E4" w:rsidRPr="007662C6" w14:paraId="38017FC5"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41"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40"/>
          <w:jc w:val="center"/>
          <w:trPrChange w:id="342" w:author="Parks, Robbie M" w:date="2019-01-02T23:27:00Z">
            <w:trPr>
              <w:trHeight w:val="340"/>
              <w:jc w:val="center"/>
            </w:trPr>
          </w:trPrChange>
        </w:trPr>
        <w:tc>
          <w:tcPr>
            <w:tcW w:w="471" w:type="dxa"/>
            <w:shd w:val="clear" w:color="auto" w:fill="auto"/>
            <w:noWrap/>
            <w:vAlign w:val="bottom"/>
            <w:hideMark/>
            <w:tcPrChange w:id="343" w:author="Parks, Robbie M" w:date="2019-01-02T23:27:00Z">
              <w:tcPr>
                <w:tcW w:w="471" w:type="dxa"/>
                <w:shd w:val="clear" w:color="auto" w:fill="auto"/>
                <w:noWrap/>
                <w:vAlign w:val="bottom"/>
                <w:hideMark/>
              </w:tcPr>
            </w:tcPrChange>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471" w:type="dxa"/>
            <w:shd w:val="clear" w:color="auto" w:fill="auto"/>
            <w:noWrap/>
            <w:vAlign w:val="bottom"/>
            <w:hideMark/>
            <w:tcPrChange w:id="344" w:author="Parks, Robbie M" w:date="2019-01-02T23:27:00Z">
              <w:tcPr>
                <w:tcW w:w="471" w:type="dxa"/>
                <w:shd w:val="clear" w:color="auto" w:fill="auto"/>
                <w:noWrap/>
                <w:vAlign w:val="bottom"/>
                <w:hideMark/>
              </w:tcPr>
            </w:tcPrChange>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1999" w:type="dxa"/>
            <w:shd w:val="clear" w:color="auto" w:fill="auto"/>
            <w:noWrap/>
            <w:vAlign w:val="bottom"/>
            <w:hideMark/>
            <w:tcPrChange w:id="345" w:author="Parks, Robbie M" w:date="2019-01-02T23:27:00Z">
              <w:tcPr>
                <w:tcW w:w="1999" w:type="dxa"/>
                <w:shd w:val="clear" w:color="auto" w:fill="auto"/>
                <w:noWrap/>
                <w:vAlign w:val="bottom"/>
                <w:hideMark/>
              </w:tcPr>
            </w:tcPrChange>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2927" w:type="dxa"/>
            <w:shd w:val="clear" w:color="auto" w:fill="auto"/>
            <w:noWrap/>
            <w:vAlign w:val="bottom"/>
            <w:hideMark/>
            <w:tcPrChange w:id="346" w:author="Parks, Robbie M" w:date="2019-01-02T23:27:00Z">
              <w:tcPr>
                <w:tcW w:w="2927" w:type="dxa"/>
                <w:shd w:val="clear" w:color="auto" w:fill="auto"/>
                <w:noWrap/>
                <w:vAlign w:val="bottom"/>
                <w:hideMark/>
              </w:tcPr>
            </w:tcPrChange>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4662" w:type="dxa"/>
            <w:shd w:val="clear" w:color="auto" w:fill="auto"/>
            <w:noWrap/>
            <w:vAlign w:val="bottom"/>
            <w:hideMark/>
            <w:tcPrChange w:id="347" w:author="Parks, Robbie M" w:date="2019-01-02T23:27:00Z">
              <w:tcPr>
                <w:tcW w:w="4662" w:type="dxa"/>
                <w:shd w:val="clear" w:color="auto" w:fill="auto"/>
                <w:noWrap/>
                <w:vAlign w:val="bottom"/>
                <w:hideMark/>
              </w:tcPr>
            </w:tcPrChange>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7178E4">
          <w:pgSz w:w="16840" w:h="11900" w:orient="landscape"/>
          <w:pgMar w:top="1440" w:right="1440" w:bottom="1440" w:left="1440" w:header="720" w:footer="720" w:gutter="0"/>
          <w:lnNumType w:countBy="1" w:restart="continuous"/>
          <w:cols w:space="720"/>
          <w:docGrid w:linePitch="360"/>
          <w:sectPrChange w:id="348" w:author="Parks, Robbie M" w:date="2019-01-02T23:22:00Z">
            <w:sectPr w:rsidR="007662C6" w:rsidSect="007178E4">
              <w:pgSz w:w="11900" w:h="16840" w:orient="portrait"/>
              <w:pgMar w:top="1440" w:right="1440" w:bottom="1440" w:left="1440" w:header="720" w:footer="720" w:gutter="0"/>
            </w:sectPr>
          </w:sectPrChange>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lastRenderedPageBreak/>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rPr>
                <w:b/>
                <w:sz w:val="18"/>
                <w:szCs w:val="18"/>
              </w:rPr>
            </w:pPr>
            <w:r w:rsidRPr="00636C9B">
              <w:rPr>
                <w:b/>
                <w:bCs/>
                <w:color w:val="000000"/>
                <w:sz w:val="18"/>
                <w:szCs w:val="18"/>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rPr>
                <w:b/>
                <w:sz w:val="18"/>
                <w:szCs w:val="18"/>
              </w:rPr>
            </w:pPr>
            <w:r w:rsidRPr="00636C9B">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rPr>
                <w:b/>
                <w:sz w:val="18"/>
                <w:szCs w:val="18"/>
              </w:rPr>
            </w:pPr>
            <w:r w:rsidRPr="00636C9B">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rPr>
                <w:b/>
                <w:sz w:val="18"/>
                <w:szCs w:val="18"/>
              </w:rPr>
            </w:pPr>
            <w:r w:rsidRPr="00636C9B">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rPr>
                <w:b/>
                <w:sz w:val="18"/>
                <w:szCs w:val="18"/>
              </w:rPr>
            </w:pPr>
            <w:r w:rsidRPr="00636C9B">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rPr>
                <w:b/>
                <w:sz w:val="18"/>
                <w:szCs w:val="18"/>
              </w:rPr>
            </w:pPr>
            <w:r w:rsidRPr="00636C9B">
              <w:rPr>
                <w:b/>
                <w:bCs/>
                <w:color w:val="000000"/>
                <w:sz w:val="18"/>
                <w:szCs w:val="18"/>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rPr>
                <w:b/>
                <w:sz w:val="18"/>
                <w:szCs w:val="18"/>
              </w:rPr>
            </w:pPr>
            <w:r w:rsidRPr="00636C9B">
              <w:rPr>
                <w:b/>
                <w:bCs/>
                <w:color w:val="000000"/>
                <w:sz w:val="18"/>
                <w:szCs w:val="18"/>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rPr>
                <w:b/>
                <w:sz w:val="18"/>
                <w:szCs w:val="18"/>
              </w:rPr>
            </w:pPr>
            <w:r w:rsidRPr="00636C9B">
              <w:rPr>
                <w:b/>
                <w:bCs/>
                <w:color w:val="000000"/>
                <w:sz w:val="18"/>
                <w:szCs w:val="18"/>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rPr>
                <w:b/>
                <w:sz w:val="18"/>
                <w:szCs w:val="18"/>
              </w:rPr>
            </w:pPr>
            <w:r w:rsidRPr="00636C9B">
              <w:rPr>
                <w:b/>
                <w:bCs/>
                <w:color w:val="000000"/>
                <w:sz w:val="18"/>
                <w:szCs w:val="18"/>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rPr>
                <w:b/>
                <w:sz w:val="18"/>
                <w:szCs w:val="18"/>
              </w:rPr>
            </w:pPr>
            <w:r w:rsidRPr="00636C9B">
              <w:rPr>
                <w:b/>
                <w:bCs/>
                <w:color w:val="000000"/>
                <w:sz w:val="18"/>
                <w:szCs w:val="18"/>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rPr>
                <w:b/>
                <w:sz w:val="18"/>
                <w:szCs w:val="18"/>
              </w:rPr>
            </w:pPr>
            <w:r w:rsidRPr="00636C9B">
              <w:rPr>
                <w:b/>
                <w:bCs/>
                <w:color w:val="000000"/>
                <w:sz w:val="18"/>
                <w:szCs w:val="18"/>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rPr>
                <w:b/>
                <w:sz w:val="18"/>
                <w:szCs w:val="18"/>
              </w:rPr>
            </w:pPr>
            <w:r w:rsidRPr="00636C9B">
              <w:rPr>
                <w:b/>
                <w:bCs/>
                <w:color w:val="000000"/>
                <w:sz w:val="18"/>
                <w:szCs w:val="18"/>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rPr>
                <w:b/>
                <w:sz w:val="18"/>
                <w:szCs w:val="18"/>
              </w:rPr>
            </w:pPr>
            <w:r w:rsidRPr="00636C9B">
              <w:rPr>
                <w:b/>
                <w:bCs/>
                <w:color w:val="000000"/>
                <w:sz w:val="18"/>
                <w:szCs w:val="18"/>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rPr>
                <w:b/>
                <w:sz w:val="18"/>
                <w:szCs w:val="18"/>
              </w:rPr>
            </w:pPr>
            <w:r w:rsidRPr="00636C9B">
              <w:rPr>
                <w:b/>
                <w:color w:val="000000"/>
                <w:sz w:val="18"/>
                <w:szCs w:val="18"/>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rPr>
                <w:sz w:val="18"/>
                <w:szCs w:val="18"/>
              </w:rPr>
            </w:pPr>
            <w:r w:rsidRPr="00636C9B">
              <w:rPr>
                <w:color w:val="000000"/>
                <w:sz w:val="18"/>
                <w:szCs w:val="18"/>
              </w:rPr>
              <w:t xml:space="preserve">16.0 </w:t>
            </w:r>
            <w:proofErr w:type="gramStart"/>
            <w:r w:rsidRPr="00636C9B">
              <w:rPr>
                <w:color w:val="000000"/>
                <w:sz w:val="18"/>
                <w:szCs w:val="18"/>
              </w:rPr>
              <w:t>(  11.0</w:t>
            </w:r>
            <w:proofErr w:type="gramEnd"/>
            <w:r w:rsidRPr="00636C9B">
              <w:rPr>
                <w:color w:val="000000"/>
                <w:sz w:val="18"/>
                <w:szCs w:val="18"/>
              </w:rPr>
              <w:t>,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rPr>
                <w:sz w:val="18"/>
                <w:szCs w:val="18"/>
              </w:rPr>
            </w:pPr>
            <w:r w:rsidRPr="00636C9B">
              <w:rPr>
                <w:color w:val="000000"/>
                <w:sz w:val="18"/>
                <w:szCs w:val="18"/>
              </w:rPr>
              <w:t xml:space="preserve">18.0 </w:t>
            </w:r>
            <w:proofErr w:type="gramStart"/>
            <w:r w:rsidRPr="00636C9B">
              <w:rPr>
                <w:color w:val="000000"/>
                <w:sz w:val="18"/>
                <w:szCs w:val="18"/>
              </w:rPr>
              <w:t>(  12.0</w:t>
            </w:r>
            <w:proofErr w:type="gramEnd"/>
            <w:r w:rsidRPr="00636C9B">
              <w:rPr>
                <w:color w:val="000000"/>
                <w:sz w:val="18"/>
                <w:szCs w:val="18"/>
              </w:rPr>
              <w:t>,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rPr>
                <w:sz w:val="18"/>
                <w:szCs w:val="18"/>
              </w:rPr>
            </w:pPr>
            <w:r w:rsidRPr="00636C9B">
              <w:rPr>
                <w:color w:val="000000"/>
                <w:sz w:val="18"/>
                <w:szCs w:val="18"/>
              </w:rPr>
              <w:t xml:space="preserve">177.0 </w:t>
            </w:r>
            <w:proofErr w:type="gramStart"/>
            <w:r w:rsidRPr="00636C9B">
              <w:rPr>
                <w:color w:val="000000"/>
                <w:sz w:val="18"/>
                <w:szCs w:val="18"/>
              </w:rPr>
              <w:t>( 144.0</w:t>
            </w:r>
            <w:proofErr w:type="gramEnd"/>
            <w:r w:rsidRPr="00636C9B">
              <w:rPr>
                <w:color w:val="000000"/>
                <w:sz w:val="18"/>
                <w:szCs w:val="18"/>
              </w:rPr>
              <w:t>,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rPr>
                <w:sz w:val="18"/>
                <w:szCs w:val="18"/>
              </w:rPr>
            </w:pPr>
            <w:r w:rsidRPr="00636C9B">
              <w:rPr>
                <w:color w:val="000000"/>
                <w:sz w:val="18"/>
                <w:szCs w:val="18"/>
              </w:rPr>
              <w:t xml:space="preserve">195.0 </w:t>
            </w:r>
            <w:proofErr w:type="gramStart"/>
            <w:r w:rsidRPr="00636C9B">
              <w:rPr>
                <w:color w:val="000000"/>
                <w:sz w:val="18"/>
                <w:szCs w:val="18"/>
              </w:rPr>
              <w:t>( 159.0</w:t>
            </w:r>
            <w:proofErr w:type="gramEnd"/>
            <w:r w:rsidRPr="00636C9B">
              <w:rPr>
                <w:color w:val="000000"/>
                <w:sz w:val="18"/>
                <w:szCs w:val="18"/>
              </w:rPr>
              <w:t>,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rPr>
                <w:sz w:val="18"/>
                <w:szCs w:val="18"/>
              </w:rPr>
            </w:pPr>
            <w:r w:rsidRPr="00636C9B">
              <w:rPr>
                <w:color w:val="000000"/>
                <w:sz w:val="18"/>
                <w:szCs w:val="18"/>
              </w:rPr>
              <w:t xml:space="preserve">130.0 </w:t>
            </w:r>
            <w:proofErr w:type="gramStart"/>
            <w:r w:rsidRPr="00636C9B">
              <w:rPr>
                <w:color w:val="000000"/>
                <w:sz w:val="18"/>
                <w:szCs w:val="18"/>
              </w:rPr>
              <w:t>( 101.0</w:t>
            </w:r>
            <w:proofErr w:type="gramEnd"/>
            <w:r w:rsidRPr="00636C9B">
              <w:rPr>
                <w:color w:val="000000"/>
                <w:sz w:val="18"/>
                <w:szCs w:val="18"/>
              </w:rPr>
              <w:t>,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rPr>
                <w:sz w:val="18"/>
                <w:szCs w:val="18"/>
              </w:rPr>
            </w:pPr>
            <w:r w:rsidRPr="00636C9B">
              <w:rPr>
                <w:color w:val="000000"/>
                <w:sz w:val="18"/>
                <w:szCs w:val="18"/>
              </w:rPr>
              <w:t xml:space="preserve">125.0 </w:t>
            </w:r>
            <w:proofErr w:type="gramStart"/>
            <w:r w:rsidRPr="00636C9B">
              <w:rPr>
                <w:color w:val="000000"/>
                <w:sz w:val="18"/>
                <w:szCs w:val="18"/>
              </w:rPr>
              <w:t>(  92.0</w:t>
            </w:r>
            <w:proofErr w:type="gramEnd"/>
            <w:r w:rsidRPr="00636C9B">
              <w:rPr>
                <w:color w:val="000000"/>
                <w:sz w:val="18"/>
                <w:szCs w:val="18"/>
              </w:rPr>
              <w:t>,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rPr>
                <w:sz w:val="18"/>
                <w:szCs w:val="18"/>
              </w:rPr>
            </w:pPr>
            <w:r w:rsidRPr="00636C9B">
              <w:rPr>
                <w:color w:val="000000"/>
                <w:sz w:val="18"/>
                <w:szCs w:val="18"/>
              </w:rPr>
              <w:t xml:space="preserve">133.0 </w:t>
            </w:r>
            <w:proofErr w:type="gramStart"/>
            <w:r w:rsidRPr="00636C9B">
              <w:rPr>
                <w:color w:val="000000"/>
                <w:sz w:val="18"/>
                <w:szCs w:val="18"/>
              </w:rPr>
              <w:t>(  96.0</w:t>
            </w:r>
            <w:proofErr w:type="gramEnd"/>
            <w:r w:rsidRPr="00636C9B">
              <w:rPr>
                <w:color w:val="000000"/>
                <w:sz w:val="18"/>
                <w:szCs w:val="18"/>
              </w:rPr>
              <w:t>,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rPr>
                <w:sz w:val="18"/>
                <w:szCs w:val="18"/>
              </w:rPr>
            </w:pPr>
            <w:r w:rsidRPr="00636C9B">
              <w:rPr>
                <w:color w:val="000000"/>
                <w:sz w:val="18"/>
                <w:szCs w:val="18"/>
              </w:rPr>
              <w:t xml:space="preserve">51.0 </w:t>
            </w:r>
            <w:proofErr w:type="gramStart"/>
            <w:r w:rsidRPr="00636C9B">
              <w:rPr>
                <w:color w:val="000000"/>
                <w:sz w:val="18"/>
                <w:szCs w:val="18"/>
              </w:rPr>
              <w:t>(  22.0</w:t>
            </w:r>
            <w:proofErr w:type="gramEnd"/>
            <w:r w:rsidRPr="00636C9B">
              <w:rPr>
                <w:color w:val="000000"/>
                <w:sz w:val="18"/>
                <w:szCs w:val="18"/>
              </w:rPr>
              <w:t>,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rPr>
                <w:sz w:val="18"/>
                <w:szCs w:val="18"/>
              </w:rPr>
            </w:pPr>
            <w:r w:rsidRPr="00636C9B">
              <w:rPr>
                <w:color w:val="000000"/>
                <w:sz w:val="18"/>
                <w:szCs w:val="18"/>
              </w:rPr>
              <w:t>2.0 ( -24.</w:t>
            </w:r>
            <w:proofErr w:type="gramStart"/>
            <w:r w:rsidRPr="00636C9B">
              <w:rPr>
                <w:color w:val="000000"/>
                <w:sz w:val="18"/>
                <w:szCs w:val="18"/>
              </w:rPr>
              <w:t>0,  29.0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rPr>
                <w:sz w:val="18"/>
                <w:szCs w:val="18"/>
              </w:rPr>
            </w:pPr>
            <w:r w:rsidRPr="00636C9B">
              <w:rPr>
                <w:color w:val="000000"/>
                <w:sz w:val="18"/>
                <w:szCs w:val="18"/>
              </w:rPr>
              <w:t>-32.0 ( -64.</w:t>
            </w:r>
            <w:proofErr w:type="gramStart"/>
            <w:r w:rsidRPr="00636C9B">
              <w:rPr>
                <w:color w:val="000000"/>
                <w:sz w:val="18"/>
                <w:szCs w:val="18"/>
              </w:rPr>
              <w:t xml:space="preserve">0,   </w:t>
            </w:r>
            <w:proofErr w:type="gramEnd"/>
            <w:r w:rsidRPr="00636C9B">
              <w:rPr>
                <w:color w:val="000000"/>
                <w:sz w:val="18"/>
                <w:szCs w:val="18"/>
              </w:rPr>
              <w:t>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rPr>
                <w:sz w:val="18"/>
                <w:szCs w:val="18"/>
              </w:rPr>
            </w:pPr>
            <w:r w:rsidRPr="00636C9B">
              <w:rPr>
                <w:color w:val="000000"/>
                <w:sz w:val="18"/>
                <w:szCs w:val="18"/>
              </w:rPr>
              <w:t xml:space="preserve">815.0 </w:t>
            </w:r>
            <w:proofErr w:type="gramStart"/>
            <w:r w:rsidRPr="00636C9B">
              <w:rPr>
                <w:color w:val="000000"/>
                <w:sz w:val="18"/>
                <w:szCs w:val="18"/>
              </w:rPr>
              <w:t>( 721.0</w:t>
            </w:r>
            <w:proofErr w:type="gramEnd"/>
            <w:r w:rsidRPr="00636C9B">
              <w:rPr>
                <w:color w:val="000000"/>
                <w:sz w:val="18"/>
                <w:szCs w:val="18"/>
              </w:rPr>
              <w:t>,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rPr>
                <w:sz w:val="18"/>
                <w:szCs w:val="18"/>
              </w:rPr>
            </w:pPr>
            <w:r w:rsidRPr="00636C9B">
              <w:rPr>
                <w:color w:val="000000"/>
                <w:sz w:val="18"/>
                <w:szCs w:val="18"/>
              </w:rPr>
              <w:t xml:space="preserve">8.0 </w:t>
            </w:r>
            <w:proofErr w:type="gramStart"/>
            <w:r w:rsidRPr="00636C9B">
              <w:rPr>
                <w:color w:val="000000"/>
                <w:sz w:val="18"/>
                <w:szCs w:val="18"/>
              </w:rPr>
              <w:t>(  </w:t>
            </w:r>
            <w:proofErr w:type="gramEnd"/>
            <w:r w:rsidRPr="00636C9B">
              <w:rPr>
                <w:color w:val="000000"/>
                <w:sz w:val="18"/>
                <w:szCs w:val="18"/>
              </w:rPr>
              <w:t xml:space="preserve">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rPr>
                <w:sz w:val="18"/>
                <w:szCs w:val="18"/>
              </w:rPr>
            </w:pPr>
            <w:r w:rsidRPr="00636C9B">
              <w:rPr>
                <w:color w:val="000000"/>
                <w:sz w:val="18"/>
                <w:szCs w:val="18"/>
              </w:rPr>
              <w:t xml:space="preserve">11.0 </w:t>
            </w:r>
            <w:proofErr w:type="gramStart"/>
            <w:r w:rsidRPr="00636C9B">
              <w:rPr>
                <w:color w:val="000000"/>
                <w:sz w:val="18"/>
                <w:szCs w:val="18"/>
              </w:rPr>
              <w:t>(  </w:t>
            </w:r>
            <w:proofErr w:type="gramEnd"/>
            <w:r w:rsidRPr="00636C9B">
              <w:rPr>
                <w:color w:val="000000"/>
                <w:sz w:val="18"/>
                <w:szCs w:val="18"/>
              </w:rPr>
              <w:t xml:space="preserve">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rPr>
                <w:sz w:val="18"/>
                <w:szCs w:val="18"/>
              </w:rPr>
            </w:pPr>
            <w:r w:rsidRPr="00636C9B">
              <w:rPr>
                <w:color w:val="000000"/>
                <w:sz w:val="18"/>
                <w:szCs w:val="18"/>
              </w:rPr>
              <w:t xml:space="preserve">35.0 </w:t>
            </w:r>
            <w:proofErr w:type="gramStart"/>
            <w:r w:rsidRPr="00636C9B">
              <w:rPr>
                <w:color w:val="000000"/>
                <w:sz w:val="18"/>
                <w:szCs w:val="18"/>
              </w:rPr>
              <w:t>(  21.0</w:t>
            </w:r>
            <w:proofErr w:type="gramEnd"/>
            <w:r w:rsidRPr="00636C9B">
              <w:rPr>
                <w:color w:val="000000"/>
                <w:sz w:val="18"/>
                <w:szCs w:val="18"/>
              </w:rPr>
              <w:t>,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rPr>
                <w:sz w:val="18"/>
                <w:szCs w:val="18"/>
              </w:rPr>
            </w:pPr>
            <w:r w:rsidRPr="00636C9B">
              <w:rPr>
                <w:color w:val="000000"/>
                <w:sz w:val="18"/>
                <w:szCs w:val="18"/>
              </w:rPr>
              <w:t xml:space="preserve">22.0 </w:t>
            </w:r>
            <w:proofErr w:type="gramStart"/>
            <w:r w:rsidRPr="00636C9B">
              <w:rPr>
                <w:color w:val="000000"/>
                <w:sz w:val="18"/>
                <w:szCs w:val="18"/>
              </w:rPr>
              <w:t>(  </w:t>
            </w:r>
            <w:proofErr w:type="gramEnd"/>
            <w:r w:rsidRPr="00636C9B">
              <w:rPr>
                <w:color w:val="000000"/>
                <w:sz w:val="18"/>
                <w:szCs w:val="18"/>
              </w:rPr>
              <w:t xml:space="preserve">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rPr>
                <w:sz w:val="18"/>
                <w:szCs w:val="18"/>
              </w:rPr>
            </w:pPr>
            <w:r w:rsidRPr="00636C9B">
              <w:rPr>
                <w:color w:val="000000"/>
                <w:sz w:val="18"/>
                <w:szCs w:val="18"/>
              </w:rPr>
              <w:t xml:space="preserve">23.0 </w:t>
            </w:r>
            <w:proofErr w:type="gramStart"/>
            <w:r w:rsidRPr="00636C9B">
              <w:rPr>
                <w:color w:val="000000"/>
                <w:sz w:val="18"/>
                <w:szCs w:val="18"/>
              </w:rPr>
              <w:t>(  </w:t>
            </w:r>
            <w:proofErr w:type="gramEnd"/>
            <w:r w:rsidRPr="00636C9B">
              <w:rPr>
                <w:color w:val="000000"/>
                <w:sz w:val="18"/>
                <w:szCs w:val="18"/>
              </w:rPr>
              <w:t xml:space="preserve">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rPr>
                <w:sz w:val="18"/>
                <w:szCs w:val="18"/>
              </w:rPr>
            </w:pPr>
            <w:r w:rsidRPr="00636C9B">
              <w:rPr>
                <w:color w:val="000000"/>
                <w:sz w:val="18"/>
                <w:szCs w:val="18"/>
              </w:rPr>
              <w:t xml:space="preserve">20.0 </w:t>
            </w:r>
            <w:proofErr w:type="gramStart"/>
            <w:r w:rsidRPr="00636C9B">
              <w:rPr>
                <w:color w:val="000000"/>
                <w:sz w:val="18"/>
                <w:szCs w:val="18"/>
              </w:rPr>
              <w:t>(  </w:t>
            </w:r>
            <w:proofErr w:type="gramEnd"/>
            <w:r w:rsidRPr="00636C9B">
              <w:rPr>
                <w:color w:val="000000"/>
                <w:sz w:val="18"/>
                <w:szCs w:val="18"/>
              </w:rPr>
              <w:t xml:space="preserve">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rPr>
                <w:sz w:val="18"/>
                <w:szCs w:val="18"/>
              </w:rPr>
            </w:pPr>
            <w:r w:rsidRPr="00636C9B">
              <w:rPr>
                <w:color w:val="000000"/>
                <w:sz w:val="18"/>
                <w:szCs w:val="18"/>
              </w:rPr>
              <w:t xml:space="preserve">17.0 </w:t>
            </w:r>
            <w:proofErr w:type="gramStart"/>
            <w:r w:rsidRPr="00636C9B">
              <w:rPr>
                <w:color w:val="000000"/>
                <w:sz w:val="18"/>
                <w:szCs w:val="18"/>
              </w:rPr>
              <w:t>(  -</w:t>
            </w:r>
            <w:proofErr w:type="gramEnd"/>
            <w:r w:rsidRPr="00636C9B">
              <w:rPr>
                <w:color w:val="000000"/>
                <w:sz w:val="18"/>
                <w:szCs w:val="18"/>
              </w:rPr>
              <w:t>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rPr>
                <w:sz w:val="18"/>
                <w:szCs w:val="18"/>
              </w:rPr>
            </w:pPr>
            <w:r w:rsidRPr="00636C9B">
              <w:rPr>
                <w:color w:val="000000"/>
                <w:sz w:val="18"/>
                <w:szCs w:val="18"/>
              </w:rPr>
              <w:t xml:space="preserve">20.0 </w:t>
            </w:r>
            <w:proofErr w:type="gramStart"/>
            <w:r w:rsidRPr="00636C9B">
              <w:rPr>
                <w:color w:val="000000"/>
                <w:sz w:val="18"/>
                <w:szCs w:val="18"/>
              </w:rPr>
              <w:t>(  </w:t>
            </w:r>
            <w:proofErr w:type="gramEnd"/>
            <w:r w:rsidRPr="00636C9B">
              <w:rPr>
                <w:color w:val="000000"/>
                <w:sz w:val="18"/>
                <w:szCs w:val="18"/>
              </w:rPr>
              <w:t xml:space="preserve">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rPr>
                <w:sz w:val="18"/>
                <w:szCs w:val="18"/>
              </w:rPr>
            </w:pPr>
            <w:r w:rsidRPr="00636C9B">
              <w:rPr>
                <w:color w:val="000000"/>
                <w:sz w:val="18"/>
                <w:szCs w:val="18"/>
              </w:rPr>
              <w:t>5.0 ( -17.</w:t>
            </w:r>
            <w:proofErr w:type="gramStart"/>
            <w:r w:rsidRPr="00636C9B">
              <w:rPr>
                <w:color w:val="000000"/>
                <w:sz w:val="18"/>
                <w:szCs w:val="18"/>
              </w:rPr>
              <w:t>0,  27.0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rPr>
                <w:sz w:val="18"/>
                <w:szCs w:val="18"/>
              </w:rPr>
            </w:pPr>
            <w:r w:rsidRPr="00636C9B">
              <w:rPr>
                <w:color w:val="000000"/>
                <w:sz w:val="18"/>
                <w:szCs w:val="18"/>
              </w:rPr>
              <w:t>-34.0 ( -73.</w:t>
            </w:r>
            <w:proofErr w:type="gramStart"/>
            <w:r w:rsidRPr="00636C9B">
              <w:rPr>
                <w:color w:val="000000"/>
                <w:sz w:val="18"/>
                <w:szCs w:val="18"/>
              </w:rPr>
              <w:t xml:space="preserve">0,   </w:t>
            </w:r>
            <w:proofErr w:type="gramEnd"/>
            <w:r w:rsidRPr="00636C9B">
              <w:rPr>
                <w:color w:val="000000"/>
                <w:sz w:val="18"/>
                <w:szCs w:val="18"/>
              </w:rPr>
              <w:t>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rPr>
                <w:sz w:val="18"/>
                <w:szCs w:val="18"/>
              </w:rPr>
            </w:pPr>
            <w:r w:rsidRPr="00636C9B">
              <w:rPr>
                <w:color w:val="000000"/>
                <w:sz w:val="18"/>
                <w:szCs w:val="18"/>
              </w:rPr>
              <w:t xml:space="preserve">126.0 </w:t>
            </w:r>
            <w:proofErr w:type="gramStart"/>
            <w:r w:rsidRPr="00636C9B">
              <w:rPr>
                <w:color w:val="000000"/>
                <w:sz w:val="18"/>
                <w:szCs w:val="18"/>
              </w:rPr>
              <w:t>(  66.0</w:t>
            </w:r>
            <w:proofErr w:type="gramEnd"/>
            <w:r w:rsidRPr="00636C9B">
              <w:rPr>
                <w:color w:val="000000"/>
                <w:sz w:val="18"/>
                <w:szCs w:val="18"/>
              </w:rPr>
              <w:t>,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rPr>
                <w:sz w:val="18"/>
                <w:szCs w:val="18"/>
                <w:u w:val="single"/>
              </w:rPr>
            </w:pPr>
            <w:r w:rsidRPr="00636C9B">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11.0</w:t>
            </w:r>
            <w:proofErr w:type="gramEnd"/>
            <w:r w:rsidRPr="00636C9B">
              <w:rPr>
                <w:color w:val="000000"/>
                <w:sz w:val="18"/>
                <w:szCs w:val="18"/>
              </w:rPr>
              <w:t>,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10.0</w:t>
            </w:r>
            <w:proofErr w:type="gramEnd"/>
            <w:r w:rsidRPr="00636C9B">
              <w:rPr>
                <w:color w:val="000000"/>
                <w:sz w:val="18"/>
                <w:szCs w:val="18"/>
              </w:rPr>
              <w:t>,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rPr>
                <w:sz w:val="18"/>
                <w:szCs w:val="18"/>
              </w:rPr>
            </w:pPr>
            <w:r w:rsidRPr="00636C9B">
              <w:rPr>
                <w:color w:val="000000"/>
                <w:sz w:val="18"/>
                <w:szCs w:val="18"/>
              </w:rPr>
              <w:t xml:space="preserve">119.0 </w:t>
            </w:r>
            <w:proofErr w:type="gramStart"/>
            <w:r w:rsidRPr="00636C9B">
              <w:rPr>
                <w:color w:val="000000"/>
                <w:sz w:val="18"/>
                <w:szCs w:val="18"/>
              </w:rPr>
              <w:t>( 100.0</w:t>
            </w:r>
            <w:proofErr w:type="gramEnd"/>
            <w:r w:rsidRPr="00636C9B">
              <w:rPr>
                <w:color w:val="000000"/>
                <w:sz w:val="18"/>
                <w:szCs w:val="18"/>
              </w:rPr>
              <w:t>,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rPr>
                <w:sz w:val="18"/>
                <w:szCs w:val="18"/>
              </w:rPr>
            </w:pPr>
            <w:r w:rsidRPr="00636C9B">
              <w:rPr>
                <w:color w:val="000000"/>
                <w:sz w:val="18"/>
                <w:szCs w:val="18"/>
              </w:rPr>
              <w:t xml:space="preserve">99.0 </w:t>
            </w:r>
            <w:proofErr w:type="gramStart"/>
            <w:r w:rsidRPr="00636C9B">
              <w:rPr>
                <w:color w:val="000000"/>
                <w:sz w:val="18"/>
                <w:szCs w:val="18"/>
              </w:rPr>
              <w:t>(  78.0</w:t>
            </w:r>
            <w:proofErr w:type="gramEnd"/>
            <w:r w:rsidRPr="00636C9B">
              <w:rPr>
                <w:color w:val="000000"/>
                <w:sz w:val="18"/>
                <w:szCs w:val="18"/>
              </w:rPr>
              <w:t>,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48.0</w:t>
            </w:r>
            <w:proofErr w:type="gramEnd"/>
            <w:r w:rsidRPr="00636C9B">
              <w:rPr>
                <w:color w:val="000000"/>
                <w:sz w:val="18"/>
                <w:szCs w:val="18"/>
              </w:rPr>
              <w:t>,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rPr>
                <w:sz w:val="18"/>
                <w:szCs w:val="18"/>
              </w:rPr>
            </w:pPr>
            <w:r w:rsidRPr="00636C9B">
              <w:rPr>
                <w:color w:val="000000"/>
                <w:sz w:val="18"/>
                <w:szCs w:val="18"/>
              </w:rPr>
              <w:t xml:space="preserve">80.0 </w:t>
            </w:r>
            <w:proofErr w:type="gramStart"/>
            <w:r w:rsidRPr="00636C9B">
              <w:rPr>
                <w:color w:val="000000"/>
                <w:sz w:val="18"/>
                <w:szCs w:val="18"/>
              </w:rPr>
              <w:t>(  59.0</w:t>
            </w:r>
            <w:proofErr w:type="gramEnd"/>
            <w:r w:rsidRPr="00636C9B">
              <w:rPr>
                <w:color w:val="000000"/>
                <w:sz w:val="18"/>
                <w:szCs w:val="18"/>
              </w:rPr>
              <w:t>,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40.0</w:t>
            </w:r>
            <w:proofErr w:type="gramEnd"/>
            <w:r w:rsidRPr="00636C9B">
              <w:rPr>
                <w:color w:val="000000"/>
                <w:sz w:val="18"/>
                <w:szCs w:val="18"/>
              </w:rPr>
              <w:t>,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rPr>
                <w:sz w:val="18"/>
                <w:szCs w:val="18"/>
              </w:rPr>
            </w:pPr>
            <w:r w:rsidRPr="00636C9B">
              <w:rPr>
                <w:color w:val="000000"/>
                <w:sz w:val="18"/>
                <w:szCs w:val="18"/>
              </w:rPr>
              <w:t xml:space="preserve">23.0 </w:t>
            </w:r>
            <w:proofErr w:type="gramStart"/>
            <w:r w:rsidRPr="00636C9B">
              <w:rPr>
                <w:color w:val="000000"/>
                <w:sz w:val="18"/>
                <w:szCs w:val="18"/>
              </w:rPr>
              <w:t>(  </w:t>
            </w:r>
            <w:proofErr w:type="gramEnd"/>
            <w:r w:rsidRPr="00636C9B">
              <w:rPr>
                <w:color w:val="000000"/>
                <w:sz w:val="18"/>
                <w:szCs w:val="18"/>
              </w:rPr>
              <w:t xml:space="preserve">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rPr>
                <w:sz w:val="18"/>
                <w:szCs w:val="18"/>
              </w:rPr>
            </w:pPr>
            <w:r w:rsidRPr="00636C9B">
              <w:rPr>
                <w:color w:val="000000"/>
                <w:sz w:val="18"/>
                <w:szCs w:val="18"/>
              </w:rPr>
              <w:t>-12.0 ( -36.</w:t>
            </w:r>
            <w:proofErr w:type="gramStart"/>
            <w:r w:rsidRPr="00636C9B">
              <w:rPr>
                <w:color w:val="000000"/>
                <w:sz w:val="18"/>
                <w:szCs w:val="18"/>
              </w:rPr>
              <w:t>0,  12.0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rPr>
                <w:sz w:val="18"/>
                <w:szCs w:val="18"/>
              </w:rPr>
            </w:pPr>
            <w:r w:rsidRPr="00636C9B">
              <w:rPr>
                <w:color w:val="000000"/>
                <w:sz w:val="18"/>
                <w:szCs w:val="18"/>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rPr>
                <w:sz w:val="18"/>
                <w:szCs w:val="18"/>
              </w:rPr>
            </w:pPr>
            <w:r w:rsidRPr="00636C9B">
              <w:rPr>
                <w:color w:val="000000"/>
                <w:sz w:val="18"/>
                <w:szCs w:val="18"/>
              </w:rPr>
              <w:t xml:space="preserve">427.0 </w:t>
            </w:r>
            <w:proofErr w:type="gramStart"/>
            <w:r w:rsidRPr="00636C9B">
              <w:rPr>
                <w:color w:val="000000"/>
                <w:sz w:val="18"/>
                <w:szCs w:val="18"/>
              </w:rPr>
              <w:t>( 361.0</w:t>
            </w:r>
            <w:proofErr w:type="gramEnd"/>
            <w:r w:rsidRPr="00636C9B">
              <w:rPr>
                <w:color w:val="000000"/>
                <w:sz w:val="18"/>
                <w:szCs w:val="18"/>
              </w:rPr>
              <w:t>,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 xml:space="preserve">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rPr>
                <w:sz w:val="18"/>
                <w:szCs w:val="18"/>
              </w:rPr>
            </w:pPr>
            <w:r w:rsidRPr="00636C9B">
              <w:rPr>
                <w:color w:val="000000"/>
                <w:sz w:val="18"/>
                <w:szCs w:val="18"/>
              </w:rPr>
              <w:t xml:space="preserve">8.0 </w:t>
            </w:r>
            <w:proofErr w:type="gramStart"/>
            <w:r w:rsidRPr="00636C9B">
              <w:rPr>
                <w:color w:val="000000"/>
                <w:sz w:val="18"/>
                <w:szCs w:val="18"/>
              </w:rPr>
              <w:t>(  </w:t>
            </w:r>
            <w:proofErr w:type="gramEnd"/>
            <w:r w:rsidRPr="00636C9B">
              <w:rPr>
                <w:color w:val="000000"/>
                <w:sz w:val="18"/>
                <w:szCs w:val="18"/>
              </w:rPr>
              <w:t xml:space="preserve">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rPr>
                <w:sz w:val="18"/>
                <w:szCs w:val="18"/>
              </w:rPr>
            </w:pPr>
            <w:r w:rsidRPr="00636C9B">
              <w:rPr>
                <w:color w:val="000000"/>
                <w:sz w:val="18"/>
                <w:szCs w:val="18"/>
              </w:rPr>
              <w:t xml:space="preserve">19.0 </w:t>
            </w:r>
            <w:proofErr w:type="gramStart"/>
            <w:r w:rsidRPr="00636C9B">
              <w:rPr>
                <w:color w:val="000000"/>
                <w:sz w:val="18"/>
                <w:szCs w:val="18"/>
              </w:rPr>
              <w:t>(  </w:t>
            </w:r>
            <w:proofErr w:type="gramEnd"/>
            <w:r w:rsidRPr="00636C9B">
              <w:rPr>
                <w:color w:val="000000"/>
                <w:sz w:val="18"/>
                <w:szCs w:val="18"/>
              </w:rPr>
              <w:t xml:space="preserve">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rPr>
                <w:sz w:val="18"/>
                <w:szCs w:val="18"/>
              </w:rPr>
            </w:pPr>
            <w:r w:rsidRPr="00636C9B">
              <w:rPr>
                <w:color w:val="000000"/>
                <w:sz w:val="18"/>
                <w:szCs w:val="18"/>
              </w:rPr>
              <w:t xml:space="preserve">6.0 </w:t>
            </w:r>
            <w:proofErr w:type="gramStart"/>
            <w:r w:rsidRPr="00636C9B">
              <w:rPr>
                <w:color w:val="000000"/>
                <w:sz w:val="18"/>
                <w:szCs w:val="18"/>
              </w:rPr>
              <w:t>(  -</w:t>
            </w:r>
            <w:proofErr w:type="gramEnd"/>
            <w:r w:rsidRPr="00636C9B">
              <w:rPr>
                <w:color w:val="000000"/>
                <w:sz w:val="18"/>
                <w:szCs w:val="18"/>
              </w:rPr>
              <w:t>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rPr>
                <w:sz w:val="18"/>
                <w:szCs w:val="18"/>
              </w:rPr>
            </w:pPr>
            <w:r w:rsidRPr="00636C9B">
              <w:rPr>
                <w:color w:val="000000"/>
                <w:sz w:val="18"/>
                <w:szCs w:val="18"/>
              </w:rPr>
              <w:t>5.0 ( -17.</w:t>
            </w:r>
            <w:proofErr w:type="gramStart"/>
            <w:r w:rsidRPr="00636C9B">
              <w:rPr>
                <w:color w:val="000000"/>
                <w:sz w:val="18"/>
                <w:szCs w:val="18"/>
              </w:rPr>
              <w:t>0,  26.0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rPr>
                <w:sz w:val="18"/>
                <w:szCs w:val="18"/>
              </w:rPr>
            </w:pPr>
            <w:r w:rsidRPr="00636C9B">
              <w:rPr>
                <w:color w:val="000000"/>
                <w:sz w:val="18"/>
                <w:szCs w:val="18"/>
              </w:rPr>
              <w:t>-36.0 ( -75.</w:t>
            </w:r>
            <w:proofErr w:type="gramStart"/>
            <w:r w:rsidRPr="00636C9B">
              <w:rPr>
                <w:color w:val="000000"/>
                <w:sz w:val="18"/>
                <w:szCs w:val="18"/>
              </w:rPr>
              <w:t xml:space="preserve">0,   </w:t>
            </w:r>
            <w:proofErr w:type="gramEnd"/>
            <w:r w:rsidRPr="00636C9B">
              <w:rPr>
                <w:color w:val="000000"/>
                <w:sz w:val="18"/>
                <w:szCs w:val="18"/>
              </w:rPr>
              <w:t>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rPr>
                <w:sz w:val="18"/>
                <w:szCs w:val="18"/>
              </w:rPr>
            </w:pPr>
            <w:r w:rsidRPr="00636C9B">
              <w:rPr>
                <w:color w:val="000000"/>
                <w:sz w:val="18"/>
                <w:szCs w:val="18"/>
              </w:rPr>
              <w:t>34.0 ( -19.</w:t>
            </w:r>
            <w:proofErr w:type="gramStart"/>
            <w:r w:rsidRPr="00636C9B">
              <w:rPr>
                <w:color w:val="000000"/>
                <w:sz w:val="18"/>
                <w:szCs w:val="18"/>
              </w:rPr>
              <w:t>0,  86.0</w:t>
            </w:r>
            <w:proofErr w:type="gramEnd"/>
            <w:r w:rsidRPr="00636C9B">
              <w:rPr>
                <w:color w:val="000000"/>
                <w:sz w:val="18"/>
                <w:szCs w:val="18"/>
              </w:rPr>
              <w:t>)</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rPr>
                <w:sz w:val="18"/>
                <w:szCs w:val="18"/>
              </w:rPr>
            </w:pPr>
            <w:r w:rsidRPr="00636C9B">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rPr>
                <w:sz w:val="18"/>
                <w:szCs w:val="18"/>
              </w:rPr>
            </w:pPr>
            <w:r w:rsidRPr="00636C9B">
              <w:rPr>
                <w:color w:val="000000"/>
                <w:sz w:val="18"/>
                <w:szCs w:val="18"/>
              </w:rPr>
              <w:t xml:space="preserve">6.0 </w:t>
            </w:r>
            <w:proofErr w:type="gramStart"/>
            <w:r w:rsidRPr="00636C9B">
              <w:rPr>
                <w:color w:val="000000"/>
                <w:sz w:val="18"/>
                <w:szCs w:val="18"/>
              </w:rPr>
              <w:t>(  </w:t>
            </w:r>
            <w:proofErr w:type="gramEnd"/>
            <w:r w:rsidRPr="00636C9B">
              <w:rPr>
                <w:color w:val="000000"/>
                <w:sz w:val="18"/>
                <w:szCs w:val="18"/>
              </w:rPr>
              <w:t xml:space="preserve">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 xml:space="preserve">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rPr>
                <w:sz w:val="18"/>
                <w:szCs w:val="18"/>
              </w:rPr>
            </w:pPr>
            <w:r w:rsidRPr="00636C9B">
              <w:rPr>
                <w:color w:val="000000"/>
                <w:sz w:val="18"/>
                <w:szCs w:val="18"/>
              </w:rPr>
              <w:t xml:space="preserve">76.0 </w:t>
            </w:r>
            <w:proofErr w:type="gramStart"/>
            <w:r w:rsidRPr="00636C9B">
              <w:rPr>
                <w:color w:val="000000"/>
                <w:sz w:val="18"/>
                <w:szCs w:val="18"/>
              </w:rPr>
              <w:t>(  59.0</w:t>
            </w:r>
            <w:proofErr w:type="gramEnd"/>
            <w:r w:rsidRPr="00636C9B">
              <w:rPr>
                <w:color w:val="000000"/>
                <w:sz w:val="18"/>
                <w:szCs w:val="18"/>
              </w:rPr>
              <w:t>,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rPr>
                <w:sz w:val="18"/>
                <w:szCs w:val="18"/>
              </w:rPr>
            </w:pPr>
            <w:r w:rsidRPr="00636C9B">
              <w:rPr>
                <w:color w:val="000000"/>
                <w:sz w:val="18"/>
                <w:szCs w:val="18"/>
              </w:rPr>
              <w:t xml:space="preserve">71.0 </w:t>
            </w:r>
            <w:proofErr w:type="gramStart"/>
            <w:r w:rsidRPr="00636C9B">
              <w:rPr>
                <w:color w:val="000000"/>
                <w:sz w:val="18"/>
                <w:szCs w:val="18"/>
              </w:rPr>
              <w:t>(  51.0</w:t>
            </w:r>
            <w:proofErr w:type="gramEnd"/>
            <w:r w:rsidRPr="00636C9B">
              <w:rPr>
                <w:color w:val="000000"/>
                <w:sz w:val="18"/>
                <w:szCs w:val="18"/>
              </w:rPr>
              <w:t>,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rPr>
                <w:sz w:val="18"/>
                <w:szCs w:val="18"/>
              </w:rPr>
            </w:pPr>
            <w:r w:rsidRPr="00636C9B">
              <w:rPr>
                <w:color w:val="000000"/>
                <w:sz w:val="18"/>
                <w:szCs w:val="18"/>
              </w:rPr>
              <w:t xml:space="preserve">48.0 </w:t>
            </w:r>
            <w:proofErr w:type="gramStart"/>
            <w:r w:rsidRPr="00636C9B">
              <w:rPr>
                <w:color w:val="000000"/>
                <w:sz w:val="18"/>
                <w:szCs w:val="18"/>
              </w:rPr>
              <w:t>(  32.0</w:t>
            </w:r>
            <w:proofErr w:type="gramEnd"/>
            <w:r w:rsidRPr="00636C9B">
              <w:rPr>
                <w:color w:val="000000"/>
                <w:sz w:val="18"/>
                <w:szCs w:val="18"/>
              </w:rPr>
              <w:t>,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47.0</w:t>
            </w:r>
            <w:proofErr w:type="gramEnd"/>
            <w:r w:rsidRPr="00636C9B">
              <w:rPr>
                <w:color w:val="000000"/>
                <w:sz w:val="18"/>
                <w:szCs w:val="18"/>
              </w:rPr>
              <w:t>,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rPr>
                <w:sz w:val="18"/>
                <w:szCs w:val="18"/>
              </w:rPr>
            </w:pPr>
            <w:r w:rsidRPr="00636C9B">
              <w:rPr>
                <w:color w:val="000000"/>
                <w:sz w:val="18"/>
                <w:szCs w:val="18"/>
              </w:rPr>
              <w:t xml:space="preserve">73.0 </w:t>
            </w:r>
            <w:proofErr w:type="gramStart"/>
            <w:r w:rsidRPr="00636C9B">
              <w:rPr>
                <w:color w:val="000000"/>
                <w:sz w:val="18"/>
                <w:szCs w:val="18"/>
              </w:rPr>
              <w:t>(  51.0</w:t>
            </w:r>
            <w:proofErr w:type="gramEnd"/>
            <w:r w:rsidRPr="00636C9B">
              <w:rPr>
                <w:color w:val="000000"/>
                <w:sz w:val="18"/>
                <w:szCs w:val="18"/>
              </w:rPr>
              <w:t>,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rPr>
                <w:sz w:val="18"/>
                <w:szCs w:val="18"/>
              </w:rPr>
            </w:pPr>
            <w:r w:rsidRPr="00636C9B">
              <w:rPr>
                <w:color w:val="000000"/>
                <w:sz w:val="18"/>
                <w:szCs w:val="18"/>
              </w:rPr>
              <w:t xml:space="preserve">23.0 </w:t>
            </w:r>
            <w:proofErr w:type="gramStart"/>
            <w:r w:rsidRPr="00636C9B">
              <w:rPr>
                <w:color w:val="000000"/>
                <w:sz w:val="18"/>
                <w:szCs w:val="18"/>
              </w:rPr>
              <w:t>(  </w:t>
            </w:r>
            <w:proofErr w:type="gramEnd"/>
            <w:r w:rsidRPr="00636C9B">
              <w:rPr>
                <w:color w:val="000000"/>
                <w:sz w:val="18"/>
                <w:szCs w:val="18"/>
              </w:rPr>
              <w:t xml:space="preserve">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rPr>
                <w:sz w:val="18"/>
                <w:szCs w:val="18"/>
              </w:rPr>
            </w:pPr>
            <w:r w:rsidRPr="00636C9B">
              <w:rPr>
                <w:color w:val="000000"/>
                <w:sz w:val="18"/>
                <w:szCs w:val="18"/>
              </w:rPr>
              <w:t xml:space="preserve">16.0 </w:t>
            </w:r>
            <w:proofErr w:type="gramStart"/>
            <w:r w:rsidRPr="00636C9B">
              <w:rPr>
                <w:color w:val="000000"/>
                <w:sz w:val="18"/>
                <w:szCs w:val="18"/>
              </w:rPr>
              <w:t>(  </w:t>
            </w:r>
            <w:proofErr w:type="gramEnd"/>
            <w:r w:rsidRPr="00636C9B">
              <w:rPr>
                <w:color w:val="000000"/>
                <w:sz w:val="18"/>
                <w:szCs w:val="18"/>
              </w:rPr>
              <w:t xml:space="preserve">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rPr>
                <w:sz w:val="18"/>
                <w:szCs w:val="18"/>
              </w:rPr>
            </w:pPr>
            <w:r w:rsidRPr="00636C9B">
              <w:rPr>
                <w:color w:val="000000"/>
                <w:sz w:val="18"/>
                <w:szCs w:val="18"/>
              </w:rPr>
              <w:t xml:space="preserve">385.0 </w:t>
            </w:r>
            <w:proofErr w:type="gramStart"/>
            <w:r w:rsidRPr="00636C9B">
              <w:rPr>
                <w:color w:val="000000"/>
                <w:sz w:val="18"/>
                <w:szCs w:val="18"/>
              </w:rPr>
              <w:t>( 339.0</w:t>
            </w:r>
            <w:proofErr w:type="gramEnd"/>
            <w:r w:rsidRPr="00636C9B">
              <w:rPr>
                <w:color w:val="000000"/>
                <w:sz w:val="18"/>
                <w:szCs w:val="18"/>
              </w:rPr>
              <w:t>,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 xml:space="preserve">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rPr>
                <w:sz w:val="18"/>
                <w:szCs w:val="18"/>
              </w:rPr>
            </w:pPr>
            <w:r w:rsidRPr="00636C9B">
              <w:rPr>
                <w:color w:val="000000"/>
                <w:sz w:val="18"/>
                <w:szCs w:val="18"/>
              </w:rPr>
              <w:t xml:space="preserve">18.0 </w:t>
            </w:r>
            <w:proofErr w:type="gramStart"/>
            <w:r w:rsidRPr="00636C9B">
              <w:rPr>
                <w:color w:val="000000"/>
                <w:sz w:val="18"/>
                <w:szCs w:val="18"/>
              </w:rPr>
              <w:t>(  </w:t>
            </w:r>
            <w:proofErr w:type="gramEnd"/>
            <w:r w:rsidRPr="00636C9B">
              <w:rPr>
                <w:color w:val="000000"/>
                <w:sz w:val="18"/>
                <w:szCs w:val="18"/>
              </w:rPr>
              <w:t xml:space="preserve">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rPr>
                <w:sz w:val="18"/>
                <w:szCs w:val="18"/>
              </w:rPr>
            </w:pPr>
            <w:r w:rsidRPr="00636C9B">
              <w:rPr>
                <w:color w:val="000000"/>
                <w:sz w:val="18"/>
                <w:szCs w:val="18"/>
              </w:rPr>
              <w:t xml:space="preserve">12.0 </w:t>
            </w:r>
            <w:proofErr w:type="gramStart"/>
            <w:r w:rsidRPr="00636C9B">
              <w:rPr>
                <w:color w:val="000000"/>
                <w:sz w:val="18"/>
                <w:szCs w:val="18"/>
              </w:rPr>
              <w:t>(  </w:t>
            </w:r>
            <w:proofErr w:type="gramEnd"/>
            <w:r w:rsidRPr="00636C9B">
              <w:rPr>
                <w:color w:val="000000"/>
                <w:sz w:val="18"/>
                <w:szCs w:val="18"/>
              </w:rPr>
              <w:t xml:space="preserve">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 xml:space="preserve">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rPr>
                <w:sz w:val="18"/>
                <w:szCs w:val="18"/>
              </w:rPr>
            </w:pPr>
            <w:r w:rsidRPr="00636C9B">
              <w:rPr>
                <w:color w:val="000000"/>
                <w:sz w:val="18"/>
                <w:szCs w:val="18"/>
              </w:rPr>
              <w:t xml:space="preserve">63.0 </w:t>
            </w:r>
            <w:proofErr w:type="gramStart"/>
            <w:r w:rsidRPr="00636C9B">
              <w:rPr>
                <w:color w:val="000000"/>
                <w:sz w:val="18"/>
                <w:szCs w:val="18"/>
              </w:rPr>
              <w:t>(  39.0</w:t>
            </w:r>
            <w:proofErr w:type="gramEnd"/>
            <w:r w:rsidRPr="00636C9B">
              <w:rPr>
                <w:color w:val="000000"/>
                <w:sz w:val="18"/>
                <w:szCs w:val="18"/>
              </w:rPr>
              <w:t>,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rPr>
                <w:sz w:val="18"/>
                <w:szCs w:val="18"/>
              </w:rPr>
            </w:pPr>
            <w:r w:rsidRPr="00636C9B">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rPr>
                <w:sz w:val="18"/>
                <w:szCs w:val="18"/>
              </w:rPr>
            </w:pPr>
            <w:r w:rsidRPr="00636C9B">
              <w:rPr>
                <w:color w:val="000000"/>
                <w:sz w:val="18"/>
                <w:szCs w:val="18"/>
              </w:rPr>
              <w:t>-16.0 ( -29.0</w:t>
            </w:r>
            <w:proofErr w:type="gramStart"/>
            <w:r w:rsidRPr="00636C9B">
              <w:rPr>
                <w:color w:val="000000"/>
                <w:sz w:val="18"/>
                <w:szCs w:val="18"/>
              </w:rPr>
              <w:t>,  -</w:t>
            </w:r>
            <w:proofErr w:type="gramEnd"/>
            <w:r w:rsidRPr="00636C9B">
              <w:rPr>
                <w:color w:val="000000"/>
                <w:sz w:val="18"/>
                <w:szCs w:val="18"/>
              </w:rPr>
              <w:t>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rPr>
                <w:sz w:val="18"/>
                <w:szCs w:val="18"/>
              </w:rPr>
            </w:pPr>
            <w:r w:rsidRPr="00636C9B">
              <w:rPr>
                <w:color w:val="000000"/>
                <w:sz w:val="18"/>
                <w:szCs w:val="18"/>
              </w:rPr>
              <w:t>-6.0 ( -23.</w:t>
            </w:r>
            <w:proofErr w:type="gramStart"/>
            <w:r w:rsidRPr="00636C9B">
              <w:rPr>
                <w:color w:val="000000"/>
                <w:sz w:val="18"/>
                <w:szCs w:val="18"/>
              </w:rPr>
              <w:t>0,  11.0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rPr>
                <w:sz w:val="18"/>
                <w:szCs w:val="18"/>
              </w:rPr>
            </w:pPr>
            <w:r w:rsidRPr="00636C9B">
              <w:rPr>
                <w:color w:val="000000"/>
                <w:sz w:val="18"/>
                <w:szCs w:val="18"/>
              </w:rPr>
              <w:t>-31.0 ( -53.0</w:t>
            </w:r>
            <w:proofErr w:type="gramStart"/>
            <w:r w:rsidRPr="00636C9B">
              <w:rPr>
                <w:color w:val="000000"/>
                <w:sz w:val="18"/>
                <w:szCs w:val="18"/>
              </w:rPr>
              <w:t>,  -</w:t>
            </w:r>
            <w:proofErr w:type="gramEnd"/>
            <w:r w:rsidRPr="00636C9B">
              <w:rPr>
                <w:color w:val="000000"/>
                <w:sz w:val="18"/>
                <w:szCs w:val="18"/>
              </w:rPr>
              <w:t>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rPr>
                <w:sz w:val="18"/>
                <w:szCs w:val="18"/>
              </w:rPr>
            </w:pPr>
            <w:r w:rsidRPr="00636C9B">
              <w:rPr>
                <w:color w:val="000000"/>
                <w:sz w:val="18"/>
                <w:szCs w:val="18"/>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rPr>
                <w:sz w:val="18"/>
                <w:szCs w:val="18"/>
              </w:rPr>
            </w:pPr>
            <w:r w:rsidRPr="00636C9B">
              <w:rPr>
                <w:color w:val="000000"/>
                <w:sz w:val="18"/>
                <w:szCs w:val="18"/>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rPr>
                <w:sz w:val="18"/>
                <w:szCs w:val="18"/>
              </w:rPr>
            </w:pPr>
            <w:r w:rsidRPr="00636C9B">
              <w:rPr>
                <w:color w:val="000000"/>
                <w:sz w:val="18"/>
                <w:szCs w:val="18"/>
              </w:rPr>
              <w:t>-3.0 ( -16.</w:t>
            </w:r>
            <w:proofErr w:type="gramStart"/>
            <w:r w:rsidRPr="00636C9B">
              <w:rPr>
                <w:color w:val="000000"/>
                <w:sz w:val="18"/>
                <w:szCs w:val="18"/>
              </w:rPr>
              <w:t xml:space="preserve">0,   </w:t>
            </w:r>
            <w:proofErr w:type="gramEnd"/>
            <w:r w:rsidRPr="00636C9B">
              <w:rPr>
                <w:color w:val="000000"/>
                <w:sz w:val="18"/>
                <w:szCs w:val="18"/>
              </w:rPr>
              <w:t>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rPr>
                <w:sz w:val="18"/>
                <w:szCs w:val="18"/>
              </w:rPr>
            </w:pPr>
            <w:r w:rsidRPr="00636C9B">
              <w:rPr>
                <w:color w:val="000000"/>
                <w:sz w:val="18"/>
                <w:szCs w:val="18"/>
              </w:rPr>
              <w:t>-3.0 ( -23.</w:t>
            </w:r>
            <w:proofErr w:type="gramStart"/>
            <w:r w:rsidRPr="00636C9B">
              <w:rPr>
                <w:color w:val="000000"/>
                <w:sz w:val="18"/>
                <w:szCs w:val="18"/>
              </w:rPr>
              <w:t>0,  17.0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rPr>
                <w:sz w:val="18"/>
                <w:szCs w:val="18"/>
              </w:rPr>
            </w:pPr>
            <w:r w:rsidRPr="00636C9B">
              <w:rPr>
                <w:color w:val="000000"/>
                <w:sz w:val="18"/>
                <w:szCs w:val="18"/>
              </w:rPr>
              <w:t>-41.0 ( -79.0</w:t>
            </w:r>
            <w:proofErr w:type="gramStart"/>
            <w:r w:rsidRPr="00636C9B">
              <w:rPr>
                <w:color w:val="000000"/>
                <w:sz w:val="18"/>
                <w:szCs w:val="18"/>
              </w:rPr>
              <w:t>,  -</w:t>
            </w:r>
            <w:proofErr w:type="gramEnd"/>
            <w:r w:rsidRPr="00636C9B">
              <w:rPr>
                <w:color w:val="000000"/>
                <w:sz w:val="18"/>
                <w:szCs w:val="18"/>
              </w:rPr>
              <w:t>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rPr>
                <w:sz w:val="18"/>
                <w:szCs w:val="18"/>
              </w:rPr>
            </w:pPr>
            <w:r w:rsidRPr="00636C9B">
              <w:rPr>
                <w:color w:val="000000"/>
                <w:sz w:val="18"/>
                <w:szCs w:val="18"/>
              </w:rPr>
              <w:t>-44.0 ( -89.</w:t>
            </w:r>
            <w:proofErr w:type="gramStart"/>
            <w:r w:rsidRPr="00636C9B">
              <w:rPr>
                <w:color w:val="000000"/>
                <w:sz w:val="18"/>
                <w:szCs w:val="18"/>
              </w:rPr>
              <w:t xml:space="preserve">0,   </w:t>
            </w:r>
            <w:proofErr w:type="gramEnd"/>
            <w:r w:rsidRPr="00636C9B">
              <w:rPr>
                <w:color w:val="000000"/>
                <w:sz w:val="18"/>
                <w:szCs w:val="18"/>
              </w:rPr>
              <w:t>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rPr>
                <w:sz w:val="18"/>
                <w:szCs w:val="18"/>
              </w:rPr>
            </w:pPr>
            <w:r w:rsidRPr="00636C9B">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 xml:space="preserve">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rPr>
                <w:sz w:val="18"/>
                <w:szCs w:val="18"/>
              </w:rPr>
            </w:pPr>
            <w:r w:rsidRPr="00636C9B">
              <w:rPr>
                <w:color w:val="000000"/>
                <w:sz w:val="18"/>
                <w:szCs w:val="18"/>
              </w:rPr>
              <w:t xml:space="preserve">40.0 </w:t>
            </w:r>
            <w:proofErr w:type="gramStart"/>
            <w:r w:rsidRPr="00636C9B">
              <w:rPr>
                <w:color w:val="000000"/>
                <w:sz w:val="18"/>
                <w:szCs w:val="18"/>
              </w:rPr>
              <w:t>(  35.0</w:t>
            </w:r>
            <w:proofErr w:type="gramEnd"/>
            <w:r w:rsidRPr="00636C9B">
              <w:rPr>
                <w:color w:val="000000"/>
                <w:sz w:val="18"/>
                <w:szCs w:val="18"/>
              </w:rPr>
              <w:t>,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rPr>
                <w:sz w:val="18"/>
                <w:szCs w:val="18"/>
              </w:rPr>
            </w:pPr>
            <w:r w:rsidRPr="00636C9B">
              <w:rPr>
                <w:color w:val="000000"/>
                <w:sz w:val="18"/>
                <w:szCs w:val="18"/>
              </w:rPr>
              <w:t xml:space="preserve">25.0 </w:t>
            </w:r>
            <w:proofErr w:type="gramStart"/>
            <w:r w:rsidRPr="00636C9B">
              <w:rPr>
                <w:color w:val="000000"/>
                <w:sz w:val="18"/>
                <w:szCs w:val="18"/>
              </w:rPr>
              <w:t>(  20.0</w:t>
            </w:r>
            <w:proofErr w:type="gramEnd"/>
            <w:r w:rsidRPr="00636C9B">
              <w:rPr>
                <w:color w:val="000000"/>
                <w:sz w:val="18"/>
                <w:szCs w:val="18"/>
              </w:rPr>
              <w:t>,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11.0</w:t>
            </w:r>
            <w:proofErr w:type="gramEnd"/>
            <w:r w:rsidRPr="00636C9B">
              <w:rPr>
                <w:color w:val="000000"/>
                <w:sz w:val="18"/>
                <w:szCs w:val="18"/>
              </w:rPr>
              <w:t>,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rPr>
                <w:sz w:val="18"/>
                <w:szCs w:val="18"/>
              </w:rPr>
            </w:pPr>
            <w:r w:rsidRPr="00636C9B">
              <w:rPr>
                <w:color w:val="000000"/>
                <w:sz w:val="18"/>
                <w:szCs w:val="18"/>
              </w:rPr>
              <w:t xml:space="preserve">12.0 </w:t>
            </w:r>
            <w:proofErr w:type="gramStart"/>
            <w:r w:rsidRPr="00636C9B">
              <w:rPr>
                <w:color w:val="000000"/>
                <w:sz w:val="18"/>
                <w:szCs w:val="18"/>
              </w:rPr>
              <w:t>(  </w:t>
            </w:r>
            <w:proofErr w:type="gramEnd"/>
            <w:r w:rsidRPr="00636C9B">
              <w:rPr>
                <w:color w:val="000000"/>
                <w:sz w:val="18"/>
                <w:szCs w:val="18"/>
              </w:rPr>
              <w:t xml:space="preserve">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rPr>
                <w:sz w:val="18"/>
                <w:szCs w:val="18"/>
              </w:rPr>
            </w:pPr>
            <w:r w:rsidRPr="00636C9B">
              <w:rPr>
                <w:color w:val="000000"/>
                <w:sz w:val="18"/>
                <w:szCs w:val="18"/>
              </w:rPr>
              <w:t xml:space="preserve">8.0 </w:t>
            </w:r>
            <w:proofErr w:type="gramStart"/>
            <w:r w:rsidRPr="00636C9B">
              <w:rPr>
                <w:color w:val="000000"/>
                <w:sz w:val="18"/>
                <w:szCs w:val="18"/>
              </w:rPr>
              <w:t>(  </w:t>
            </w:r>
            <w:proofErr w:type="gramEnd"/>
            <w:r w:rsidRPr="00636C9B">
              <w:rPr>
                <w:color w:val="000000"/>
                <w:sz w:val="18"/>
                <w:szCs w:val="18"/>
              </w:rPr>
              <w:t xml:space="preserve">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rPr>
                <w:sz w:val="18"/>
                <w:szCs w:val="18"/>
              </w:rPr>
            </w:pPr>
            <w:r w:rsidRPr="00636C9B">
              <w:rPr>
                <w:color w:val="000000"/>
                <w:sz w:val="18"/>
                <w:szCs w:val="18"/>
              </w:rPr>
              <w:t xml:space="preserve">6.0 </w:t>
            </w:r>
            <w:proofErr w:type="gramStart"/>
            <w:r w:rsidRPr="00636C9B">
              <w:rPr>
                <w:color w:val="000000"/>
                <w:sz w:val="18"/>
                <w:szCs w:val="18"/>
              </w:rPr>
              <w:t>(  </w:t>
            </w:r>
            <w:proofErr w:type="gramEnd"/>
            <w:r w:rsidRPr="00636C9B">
              <w:rPr>
                <w:color w:val="000000"/>
                <w:sz w:val="18"/>
                <w:szCs w:val="18"/>
              </w:rPr>
              <w:t xml:space="preserve">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rPr>
                <w:sz w:val="18"/>
                <w:szCs w:val="18"/>
              </w:rPr>
            </w:pPr>
            <w:r w:rsidRPr="00636C9B">
              <w:rPr>
                <w:color w:val="000000"/>
                <w:sz w:val="18"/>
                <w:szCs w:val="18"/>
              </w:rPr>
              <w:t xml:space="preserve">128.0 </w:t>
            </w:r>
            <w:proofErr w:type="gramStart"/>
            <w:r w:rsidRPr="00636C9B">
              <w:rPr>
                <w:color w:val="000000"/>
                <w:sz w:val="18"/>
                <w:szCs w:val="18"/>
              </w:rPr>
              <w:t>( 116.0</w:t>
            </w:r>
            <w:proofErr w:type="gramEnd"/>
            <w:r w:rsidRPr="00636C9B">
              <w:rPr>
                <w:color w:val="000000"/>
                <w:sz w:val="18"/>
                <w:szCs w:val="18"/>
              </w:rPr>
              <w:t>,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11.0</w:t>
            </w:r>
            <w:proofErr w:type="gramEnd"/>
            <w:r w:rsidRPr="00636C9B">
              <w:rPr>
                <w:color w:val="000000"/>
                <w:sz w:val="18"/>
                <w:szCs w:val="18"/>
              </w:rPr>
              <w:t>,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rPr>
                <w:sz w:val="18"/>
                <w:szCs w:val="18"/>
                <w:u w:val="single"/>
              </w:rPr>
            </w:pPr>
            <w:r w:rsidRPr="00636C9B">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rPr>
                <w:sz w:val="18"/>
                <w:szCs w:val="18"/>
              </w:rPr>
            </w:pPr>
            <w:r w:rsidRPr="00636C9B">
              <w:rPr>
                <w:color w:val="000000"/>
                <w:sz w:val="18"/>
                <w:szCs w:val="18"/>
              </w:rPr>
              <w:t xml:space="preserve">58.0 </w:t>
            </w:r>
            <w:proofErr w:type="gramStart"/>
            <w:r w:rsidRPr="00636C9B">
              <w:rPr>
                <w:color w:val="000000"/>
                <w:sz w:val="18"/>
                <w:szCs w:val="18"/>
              </w:rPr>
              <w:t>(  31.0</w:t>
            </w:r>
            <w:proofErr w:type="gramEnd"/>
            <w:r w:rsidRPr="00636C9B">
              <w:rPr>
                <w:color w:val="000000"/>
                <w:sz w:val="18"/>
                <w:szCs w:val="18"/>
              </w:rPr>
              <w:t>,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rPr>
                <w:sz w:val="18"/>
                <w:szCs w:val="18"/>
              </w:rPr>
            </w:pPr>
            <w:r w:rsidRPr="00636C9B">
              <w:rPr>
                <w:color w:val="000000"/>
                <w:sz w:val="18"/>
                <w:szCs w:val="18"/>
              </w:rPr>
              <w:t xml:space="preserve">96.0 </w:t>
            </w:r>
            <w:proofErr w:type="gramStart"/>
            <w:r w:rsidRPr="00636C9B">
              <w:rPr>
                <w:color w:val="000000"/>
                <w:sz w:val="18"/>
                <w:szCs w:val="18"/>
              </w:rPr>
              <w:t>(  67.0</w:t>
            </w:r>
            <w:proofErr w:type="gramEnd"/>
            <w:r w:rsidRPr="00636C9B">
              <w:rPr>
                <w:color w:val="000000"/>
                <w:sz w:val="18"/>
                <w:szCs w:val="18"/>
              </w:rPr>
              <w:t>,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41.0</w:t>
            </w:r>
            <w:proofErr w:type="gramEnd"/>
            <w:r w:rsidRPr="00636C9B">
              <w:rPr>
                <w:color w:val="000000"/>
                <w:sz w:val="18"/>
                <w:szCs w:val="18"/>
              </w:rPr>
              <w:t>,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rPr>
                <w:sz w:val="18"/>
                <w:szCs w:val="18"/>
              </w:rPr>
            </w:pPr>
            <w:r w:rsidRPr="00636C9B">
              <w:rPr>
                <w:color w:val="000000"/>
                <w:sz w:val="18"/>
                <w:szCs w:val="18"/>
              </w:rPr>
              <w:t xml:space="preserve">45.0 </w:t>
            </w:r>
            <w:proofErr w:type="gramStart"/>
            <w:r w:rsidRPr="00636C9B">
              <w:rPr>
                <w:color w:val="000000"/>
                <w:sz w:val="18"/>
                <w:szCs w:val="18"/>
              </w:rPr>
              <w:t>(  19.0</w:t>
            </w:r>
            <w:proofErr w:type="gramEnd"/>
            <w:r w:rsidRPr="00636C9B">
              <w:rPr>
                <w:color w:val="000000"/>
                <w:sz w:val="18"/>
                <w:szCs w:val="18"/>
              </w:rPr>
              <w:t>,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rPr>
                <w:sz w:val="18"/>
                <w:szCs w:val="18"/>
              </w:rPr>
            </w:pPr>
            <w:r w:rsidRPr="00636C9B">
              <w:rPr>
                <w:color w:val="000000"/>
                <w:sz w:val="18"/>
                <w:szCs w:val="18"/>
              </w:rPr>
              <w:t xml:space="preserve">68.0 </w:t>
            </w:r>
            <w:proofErr w:type="gramStart"/>
            <w:r w:rsidRPr="00636C9B">
              <w:rPr>
                <w:color w:val="000000"/>
                <w:sz w:val="18"/>
                <w:szCs w:val="18"/>
              </w:rPr>
              <w:t>(  41.0</w:t>
            </w:r>
            <w:proofErr w:type="gramEnd"/>
            <w:r w:rsidRPr="00636C9B">
              <w:rPr>
                <w:color w:val="000000"/>
                <w:sz w:val="18"/>
                <w:szCs w:val="18"/>
              </w:rPr>
              <w:t>,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rPr>
                <w:sz w:val="18"/>
                <w:szCs w:val="18"/>
              </w:rPr>
            </w:pPr>
            <w:r w:rsidRPr="00636C9B">
              <w:rPr>
                <w:color w:val="000000"/>
                <w:sz w:val="18"/>
                <w:szCs w:val="18"/>
              </w:rPr>
              <w:t xml:space="preserve">28.0 </w:t>
            </w:r>
            <w:proofErr w:type="gramStart"/>
            <w:r w:rsidRPr="00636C9B">
              <w:rPr>
                <w:color w:val="000000"/>
                <w:sz w:val="18"/>
                <w:szCs w:val="18"/>
              </w:rPr>
              <w:t>(  11.0</w:t>
            </w:r>
            <w:proofErr w:type="gramEnd"/>
            <w:r w:rsidRPr="00636C9B">
              <w:rPr>
                <w:color w:val="000000"/>
                <w:sz w:val="18"/>
                <w:szCs w:val="18"/>
              </w:rPr>
              <w:t>,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rPr>
                <w:sz w:val="18"/>
                <w:szCs w:val="18"/>
              </w:rPr>
            </w:pPr>
            <w:r w:rsidRPr="00636C9B">
              <w:rPr>
                <w:color w:val="000000"/>
                <w:sz w:val="18"/>
                <w:szCs w:val="18"/>
              </w:rPr>
              <w:t xml:space="preserve">14.0 </w:t>
            </w:r>
            <w:proofErr w:type="gramStart"/>
            <w:r w:rsidRPr="00636C9B">
              <w:rPr>
                <w:color w:val="000000"/>
                <w:sz w:val="18"/>
                <w:szCs w:val="18"/>
              </w:rPr>
              <w:t>(  </w:t>
            </w:r>
            <w:proofErr w:type="gramEnd"/>
            <w:r w:rsidRPr="00636C9B">
              <w:rPr>
                <w:color w:val="000000"/>
                <w:sz w:val="18"/>
                <w:szCs w:val="18"/>
              </w:rPr>
              <w:t xml:space="preserve">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 xml:space="preserve">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rPr>
                <w:sz w:val="18"/>
                <w:szCs w:val="18"/>
              </w:rPr>
            </w:pPr>
            <w:r w:rsidRPr="00636C9B">
              <w:rPr>
                <w:color w:val="000000"/>
                <w:sz w:val="18"/>
                <w:szCs w:val="18"/>
              </w:rPr>
              <w:t xml:space="preserve">388.0 </w:t>
            </w:r>
            <w:proofErr w:type="gramStart"/>
            <w:r w:rsidRPr="00636C9B">
              <w:rPr>
                <w:color w:val="000000"/>
                <w:sz w:val="18"/>
                <w:szCs w:val="18"/>
              </w:rPr>
              <w:t>( 323.0</w:t>
            </w:r>
            <w:proofErr w:type="gramEnd"/>
            <w:r w:rsidRPr="00636C9B">
              <w:rPr>
                <w:color w:val="000000"/>
                <w:sz w:val="18"/>
                <w:szCs w:val="18"/>
              </w:rPr>
              <w:t>,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 xml:space="preserve">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rPr>
                <w:sz w:val="18"/>
                <w:szCs w:val="18"/>
              </w:rPr>
            </w:pPr>
            <w:r w:rsidRPr="00636C9B">
              <w:rPr>
                <w:color w:val="000000"/>
                <w:sz w:val="18"/>
                <w:szCs w:val="18"/>
              </w:rPr>
              <w:t xml:space="preserve">16.0 </w:t>
            </w:r>
            <w:proofErr w:type="gramStart"/>
            <w:r w:rsidRPr="00636C9B">
              <w:rPr>
                <w:color w:val="000000"/>
                <w:sz w:val="18"/>
                <w:szCs w:val="18"/>
              </w:rPr>
              <w:t>(  </w:t>
            </w:r>
            <w:proofErr w:type="gramEnd"/>
            <w:r w:rsidRPr="00636C9B">
              <w:rPr>
                <w:color w:val="000000"/>
                <w:sz w:val="18"/>
                <w:szCs w:val="18"/>
              </w:rPr>
              <w:t xml:space="preserve">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w:t>
            </w:r>
            <w:proofErr w:type="gramEnd"/>
            <w:r w:rsidRPr="00636C9B">
              <w:rPr>
                <w:color w:val="000000"/>
                <w:sz w:val="18"/>
                <w:szCs w:val="18"/>
              </w:rPr>
              <w:t xml:space="preserve">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rPr>
                <w:sz w:val="18"/>
                <w:szCs w:val="18"/>
              </w:rPr>
            </w:pPr>
            <w:r w:rsidRPr="00636C9B">
              <w:rPr>
                <w:color w:val="000000"/>
                <w:sz w:val="18"/>
                <w:szCs w:val="18"/>
              </w:rPr>
              <w:t xml:space="preserve">17.0 </w:t>
            </w:r>
            <w:proofErr w:type="gramStart"/>
            <w:r w:rsidRPr="00636C9B">
              <w:rPr>
                <w:color w:val="000000"/>
                <w:sz w:val="18"/>
                <w:szCs w:val="18"/>
              </w:rPr>
              <w:t>(  </w:t>
            </w:r>
            <w:proofErr w:type="gramEnd"/>
            <w:r w:rsidRPr="00636C9B">
              <w:rPr>
                <w:color w:val="000000"/>
                <w:sz w:val="18"/>
                <w:szCs w:val="18"/>
              </w:rPr>
              <w:t xml:space="preserve">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rPr>
                <w:sz w:val="18"/>
                <w:szCs w:val="18"/>
              </w:rPr>
            </w:pPr>
            <w:r w:rsidRPr="00636C9B">
              <w:rPr>
                <w:color w:val="000000"/>
                <w:sz w:val="18"/>
                <w:szCs w:val="18"/>
              </w:rPr>
              <w:t xml:space="preserve">13.0 </w:t>
            </w:r>
            <w:proofErr w:type="gramStart"/>
            <w:r w:rsidRPr="00636C9B">
              <w:rPr>
                <w:color w:val="000000"/>
                <w:sz w:val="18"/>
                <w:szCs w:val="18"/>
              </w:rPr>
              <w:t>(  -</w:t>
            </w:r>
            <w:proofErr w:type="gramEnd"/>
            <w:r w:rsidRPr="00636C9B">
              <w:rPr>
                <w:color w:val="000000"/>
                <w:sz w:val="18"/>
                <w:szCs w:val="18"/>
              </w:rPr>
              <w:t>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rPr>
                <w:sz w:val="18"/>
                <w:szCs w:val="18"/>
              </w:rPr>
            </w:pPr>
            <w:r w:rsidRPr="00636C9B">
              <w:rPr>
                <w:color w:val="000000"/>
                <w:sz w:val="18"/>
                <w:szCs w:val="18"/>
              </w:rPr>
              <w:t xml:space="preserve">13.0 </w:t>
            </w:r>
            <w:proofErr w:type="gramStart"/>
            <w:r w:rsidRPr="00636C9B">
              <w:rPr>
                <w:color w:val="000000"/>
                <w:sz w:val="18"/>
                <w:szCs w:val="18"/>
              </w:rPr>
              <w:t>(  -</w:t>
            </w:r>
            <w:proofErr w:type="gramEnd"/>
            <w:r w:rsidRPr="00636C9B">
              <w:rPr>
                <w:color w:val="000000"/>
                <w:sz w:val="18"/>
                <w:szCs w:val="18"/>
              </w:rPr>
              <w:t>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 xml:space="preserve">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rPr>
                <w:sz w:val="18"/>
                <w:szCs w:val="18"/>
              </w:rPr>
            </w:pPr>
            <w:r w:rsidRPr="00636C9B">
              <w:rPr>
                <w:color w:val="000000"/>
                <w:sz w:val="18"/>
                <w:szCs w:val="18"/>
              </w:rPr>
              <w:t xml:space="preserve">92.0 </w:t>
            </w:r>
            <w:proofErr w:type="gramStart"/>
            <w:r w:rsidRPr="00636C9B">
              <w:rPr>
                <w:color w:val="000000"/>
                <w:sz w:val="18"/>
                <w:szCs w:val="18"/>
              </w:rPr>
              <w:t>(  63.0</w:t>
            </w:r>
            <w:proofErr w:type="gramEnd"/>
            <w:r w:rsidRPr="00636C9B">
              <w:rPr>
                <w:color w:val="000000"/>
                <w:sz w:val="18"/>
                <w:szCs w:val="18"/>
              </w:rPr>
              <w:t>,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rPr>
                <w:sz w:val="18"/>
                <w:szCs w:val="18"/>
              </w:rPr>
            </w:pPr>
            <w:r w:rsidRPr="00636C9B">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rPr>
                <w:sz w:val="18"/>
                <w:szCs w:val="18"/>
              </w:rPr>
            </w:pPr>
            <w:r w:rsidRPr="00636C9B">
              <w:rPr>
                <w:color w:val="000000"/>
                <w:sz w:val="18"/>
                <w:szCs w:val="18"/>
              </w:rPr>
              <w:t xml:space="preserve">38.0 </w:t>
            </w:r>
            <w:proofErr w:type="gramStart"/>
            <w:r w:rsidRPr="00636C9B">
              <w:rPr>
                <w:color w:val="000000"/>
                <w:sz w:val="18"/>
                <w:szCs w:val="18"/>
              </w:rPr>
              <w:t>(  18.0</w:t>
            </w:r>
            <w:proofErr w:type="gramEnd"/>
            <w:r w:rsidRPr="00636C9B">
              <w:rPr>
                <w:color w:val="000000"/>
                <w:sz w:val="18"/>
                <w:szCs w:val="18"/>
              </w:rPr>
              <w:t>,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rPr>
                <w:sz w:val="18"/>
                <w:szCs w:val="18"/>
              </w:rPr>
            </w:pPr>
            <w:r w:rsidRPr="00636C9B">
              <w:rPr>
                <w:color w:val="000000"/>
                <w:sz w:val="18"/>
                <w:szCs w:val="18"/>
              </w:rPr>
              <w:t xml:space="preserve">55.0 </w:t>
            </w:r>
            <w:proofErr w:type="gramStart"/>
            <w:r w:rsidRPr="00636C9B">
              <w:rPr>
                <w:color w:val="000000"/>
                <w:sz w:val="18"/>
                <w:szCs w:val="18"/>
              </w:rPr>
              <w:t>(  35.0</w:t>
            </w:r>
            <w:proofErr w:type="gramEnd"/>
            <w:r w:rsidRPr="00636C9B">
              <w:rPr>
                <w:color w:val="000000"/>
                <w:sz w:val="18"/>
                <w:szCs w:val="18"/>
              </w:rPr>
              <w:t>,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rPr>
                <w:sz w:val="18"/>
                <w:szCs w:val="18"/>
              </w:rPr>
            </w:pPr>
            <w:r w:rsidRPr="00636C9B">
              <w:rPr>
                <w:color w:val="000000"/>
                <w:sz w:val="18"/>
                <w:szCs w:val="18"/>
              </w:rPr>
              <w:t xml:space="preserve">18.0 </w:t>
            </w:r>
            <w:proofErr w:type="gramStart"/>
            <w:r w:rsidRPr="00636C9B">
              <w:rPr>
                <w:color w:val="000000"/>
                <w:sz w:val="18"/>
                <w:szCs w:val="18"/>
              </w:rPr>
              <w:t>(  </w:t>
            </w:r>
            <w:proofErr w:type="gramEnd"/>
            <w:r w:rsidRPr="00636C9B">
              <w:rPr>
                <w:color w:val="000000"/>
                <w:sz w:val="18"/>
                <w:szCs w:val="18"/>
              </w:rPr>
              <w:t xml:space="preserve">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rPr>
                <w:sz w:val="18"/>
                <w:szCs w:val="18"/>
              </w:rPr>
            </w:pPr>
            <w:r w:rsidRPr="00636C9B">
              <w:rPr>
                <w:color w:val="000000"/>
                <w:sz w:val="18"/>
                <w:szCs w:val="18"/>
              </w:rPr>
              <w:t xml:space="preserve">135.0 </w:t>
            </w:r>
            <w:proofErr w:type="gramStart"/>
            <w:r w:rsidRPr="00636C9B">
              <w:rPr>
                <w:color w:val="000000"/>
                <w:sz w:val="18"/>
                <w:szCs w:val="18"/>
              </w:rPr>
              <w:t>( 100.0</w:t>
            </w:r>
            <w:proofErr w:type="gramEnd"/>
            <w:r w:rsidRPr="00636C9B">
              <w:rPr>
                <w:color w:val="000000"/>
                <w:sz w:val="18"/>
                <w:szCs w:val="18"/>
              </w:rPr>
              <w:t>,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 xml:space="preserve">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 xml:space="preserve">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rPr>
                <w:sz w:val="18"/>
                <w:szCs w:val="18"/>
              </w:rPr>
            </w:pPr>
            <w:r w:rsidRPr="00636C9B">
              <w:rPr>
                <w:color w:val="000000"/>
                <w:sz w:val="18"/>
                <w:szCs w:val="18"/>
              </w:rPr>
              <w:t xml:space="preserve">30.0 </w:t>
            </w:r>
            <w:proofErr w:type="gramStart"/>
            <w:r w:rsidRPr="00636C9B">
              <w:rPr>
                <w:color w:val="000000"/>
                <w:sz w:val="18"/>
                <w:szCs w:val="18"/>
              </w:rPr>
              <w:t>(  18.0</w:t>
            </w:r>
            <w:proofErr w:type="gramEnd"/>
            <w:r w:rsidRPr="00636C9B">
              <w:rPr>
                <w:color w:val="000000"/>
                <w:sz w:val="18"/>
                <w:szCs w:val="18"/>
              </w:rPr>
              <w:t>,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rPr>
                <w:sz w:val="18"/>
                <w:szCs w:val="18"/>
              </w:rPr>
            </w:pPr>
            <w:r w:rsidRPr="00636C9B">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rPr>
                <w:sz w:val="18"/>
                <w:szCs w:val="18"/>
              </w:rPr>
            </w:pPr>
            <w:r w:rsidRPr="00636C9B">
              <w:rPr>
                <w:color w:val="000000"/>
                <w:sz w:val="18"/>
                <w:szCs w:val="18"/>
              </w:rPr>
              <w:t xml:space="preserve">20.0 </w:t>
            </w:r>
            <w:proofErr w:type="gramStart"/>
            <w:r w:rsidRPr="00636C9B">
              <w:rPr>
                <w:color w:val="000000"/>
                <w:sz w:val="18"/>
                <w:szCs w:val="18"/>
              </w:rPr>
              <w:t>(  </w:t>
            </w:r>
            <w:proofErr w:type="gramEnd"/>
            <w:r w:rsidRPr="00636C9B">
              <w:rPr>
                <w:color w:val="000000"/>
                <w:sz w:val="18"/>
                <w:szCs w:val="18"/>
              </w:rPr>
              <w:t xml:space="preserve">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rPr>
                <w:sz w:val="18"/>
                <w:szCs w:val="18"/>
              </w:rPr>
            </w:pPr>
            <w:r w:rsidRPr="00636C9B">
              <w:rPr>
                <w:color w:val="000000"/>
                <w:sz w:val="18"/>
                <w:szCs w:val="18"/>
              </w:rPr>
              <w:t xml:space="preserve">41.0 </w:t>
            </w:r>
            <w:proofErr w:type="gramStart"/>
            <w:r w:rsidRPr="00636C9B">
              <w:rPr>
                <w:color w:val="000000"/>
                <w:sz w:val="18"/>
                <w:szCs w:val="18"/>
              </w:rPr>
              <w:t>(  20.0</w:t>
            </w:r>
            <w:proofErr w:type="gramEnd"/>
            <w:r w:rsidRPr="00636C9B">
              <w:rPr>
                <w:color w:val="000000"/>
                <w:sz w:val="18"/>
                <w:szCs w:val="18"/>
              </w:rPr>
              <w:t>,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rPr>
                <w:sz w:val="18"/>
                <w:szCs w:val="18"/>
              </w:rPr>
            </w:pPr>
            <w:r w:rsidRPr="00636C9B">
              <w:rPr>
                <w:color w:val="000000"/>
                <w:sz w:val="18"/>
                <w:szCs w:val="18"/>
              </w:rPr>
              <w:t xml:space="preserve">47.0 </w:t>
            </w:r>
            <w:proofErr w:type="gramStart"/>
            <w:r w:rsidRPr="00636C9B">
              <w:rPr>
                <w:color w:val="000000"/>
                <w:sz w:val="18"/>
                <w:szCs w:val="18"/>
              </w:rPr>
              <w:t>(  28.0</w:t>
            </w:r>
            <w:proofErr w:type="gramEnd"/>
            <w:r w:rsidRPr="00636C9B">
              <w:rPr>
                <w:color w:val="000000"/>
                <w:sz w:val="18"/>
                <w:szCs w:val="18"/>
              </w:rPr>
              <w:t>,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rPr>
                <w:sz w:val="18"/>
                <w:szCs w:val="18"/>
              </w:rPr>
            </w:pPr>
            <w:r w:rsidRPr="00636C9B">
              <w:rPr>
                <w:color w:val="000000"/>
                <w:sz w:val="18"/>
                <w:szCs w:val="18"/>
              </w:rPr>
              <w:t xml:space="preserve">36.0 </w:t>
            </w:r>
            <w:proofErr w:type="gramStart"/>
            <w:r w:rsidRPr="00636C9B">
              <w:rPr>
                <w:color w:val="000000"/>
                <w:sz w:val="18"/>
                <w:szCs w:val="18"/>
              </w:rPr>
              <w:t>(  12.0</w:t>
            </w:r>
            <w:proofErr w:type="gramEnd"/>
            <w:r w:rsidRPr="00636C9B">
              <w:rPr>
                <w:color w:val="000000"/>
                <w:sz w:val="18"/>
                <w:szCs w:val="18"/>
              </w:rPr>
              <w:t>,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rPr>
                <w:sz w:val="18"/>
                <w:szCs w:val="18"/>
              </w:rPr>
            </w:pPr>
            <w:r w:rsidRPr="00636C9B">
              <w:rPr>
                <w:color w:val="000000"/>
                <w:sz w:val="18"/>
                <w:szCs w:val="18"/>
              </w:rPr>
              <w:t xml:space="preserve">58.0 </w:t>
            </w:r>
            <w:proofErr w:type="gramStart"/>
            <w:r w:rsidRPr="00636C9B">
              <w:rPr>
                <w:color w:val="000000"/>
                <w:sz w:val="18"/>
                <w:szCs w:val="18"/>
              </w:rPr>
              <w:t>(  34.0</w:t>
            </w:r>
            <w:proofErr w:type="gramEnd"/>
            <w:r w:rsidRPr="00636C9B">
              <w:rPr>
                <w:color w:val="000000"/>
                <w:sz w:val="18"/>
                <w:szCs w:val="18"/>
              </w:rPr>
              <w:t>,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rPr>
                <w:sz w:val="18"/>
                <w:szCs w:val="18"/>
              </w:rPr>
            </w:pPr>
            <w:r w:rsidRPr="00636C9B">
              <w:rPr>
                <w:color w:val="000000"/>
                <w:sz w:val="18"/>
                <w:szCs w:val="18"/>
              </w:rPr>
              <w:t xml:space="preserve">26.0 </w:t>
            </w:r>
            <w:proofErr w:type="gramStart"/>
            <w:r w:rsidRPr="00636C9B">
              <w:rPr>
                <w:color w:val="000000"/>
                <w:sz w:val="18"/>
                <w:szCs w:val="18"/>
              </w:rPr>
              <w:t>(  </w:t>
            </w:r>
            <w:proofErr w:type="gramEnd"/>
            <w:r w:rsidRPr="00636C9B">
              <w:rPr>
                <w:color w:val="000000"/>
                <w:sz w:val="18"/>
                <w:szCs w:val="18"/>
              </w:rPr>
              <w:t xml:space="preserve">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rPr>
                <w:sz w:val="18"/>
                <w:szCs w:val="18"/>
              </w:rPr>
            </w:pPr>
            <w:r w:rsidRPr="00636C9B">
              <w:rPr>
                <w:color w:val="000000"/>
                <w:sz w:val="18"/>
                <w:szCs w:val="18"/>
              </w:rPr>
              <w:t xml:space="preserve">14.0 </w:t>
            </w:r>
            <w:proofErr w:type="gramStart"/>
            <w:r w:rsidRPr="00636C9B">
              <w:rPr>
                <w:color w:val="000000"/>
                <w:sz w:val="18"/>
                <w:szCs w:val="18"/>
              </w:rPr>
              <w:t>(  </w:t>
            </w:r>
            <w:proofErr w:type="gramEnd"/>
            <w:r w:rsidRPr="00636C9B">
              <w:rPr>
                <w:color w:val="000000"/>
                <w:sz w:val="18"/>
                <w:szCs w:val="18"/>
              </w:rPr>
              <w:t xml:space="preserve">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rPr>
                <w:sz w:val="18"/>
                <w:szCs w:val="18"/>
              </w:rPr>
            </w:pPr>
            <w:r w:rsidRPr="00636C9B">
              <w:rPr>
                <w:color w:val="000000"/>
                <w:sz w:val="18"/>
                <w:szCs w:val="18"/>
              </w:rPr>
              <w:t xml:space="preserve">253.0 </w:t>
            </w:r>
            <w:proofErr w:type="gramStart"/>
            <w:r w:rsidRPr="00636C9B">
              <w:rPr>
                <w:color w:val="000000"/>
                <w:sz w:val="18"/>
                <w:szCs w:val="18"/>
              </w:rPr>
              <w:t>( 200.0</w:t>
            </w:r>
            <w:proofErr w:type="gramEnd"/>
            <w:r w:rsidRPr="00636C9B">
              <w:rPr>
                <w:color w:val="000000"/>
                <w:sz w:val="18"/>
                <w:szCs w:val="18"/>
              </w:rPr>
              <w:t>,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rPr>
                <w:sz w:val="18"/>
                <w:szCs w:val="18"/>
              </w:rPr>
            </w:pPr>
            <w:r w:rsidRPr="00636C9B">
              <w:rPr>
                <w:color w:val="000000"/>
                <w:sz w:val="18"/>
                <w:szCs w:val="18"/>
              </w:rPr>
              <w:t xml:space="preserve">12.0 </w:t>
            </w:r>
            <w:proofErr w:type="gramStart"/>
            <w:r w:rsidRPr="00636C9B">
              <w:rPr>
                <w:color w:val="000000"/>
                <w:sz w:val="18"/>
                <w:szCs w:val="18"/>
              </w:rPr>
              <w:t>(  </w:t>
            </w:r>
            <w:proofErr w:type="gramEnd"/>
            <w:r w:rsidRPr="00636C9B">
              <w:rPr>
                <w:color w:val="000000"/>
                <w:sz w:val="18"/>
                <w:szCs w:val="18"/>
              </w:rPr>
              <w:t xml:space="preserve">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rPr>
                <w:sz w:val="18"/>
                <w:szCs w:val="18"/>
              </w:rPr>
            </w:pPr>
            <w:r w:rsidRPr="00636C9B">
              <w:rPr>
                <w:color w:val="000000"/>
                <w:sz w:val="18"/>
                <w:szCs w:val="18"/>
              </w:rPr>
              <w:t xml:space="preserve">11.0 </w:t>
            </w:r>
            <w:proofErr w:type="gramStart"/>
            <w:r w:rsidRPr="00636C9B">
              <w:rPr>
                <w:color w:val="000000"/>
                <w:sz w:val="18"/>
                <w:szCs w:val="18"/>
              </w:rPr>
              <w:t>(  </w:t>
            </w:r>
            <w:proofErr w:type="gramEnd"/>
            <w:r w:rsidRPr="00636C9B">
              <w:rPr>
                <w:color w:val="000000"/>
                <w:sz w:val="18"/>
                <w:szCs w:val="18"/>
              </w:rPr>
              <w:t xml:space="preserve">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rPr>
                <w:sz w:val="18"/>
                <w:szCs w:val="18"/>
              </w:rPr>
            </w:pPr>
            <w:r w:rsidRPr="00636C9B">
              <w:rPr>
                <w:color w:val="000000"/>
                <w:sz w:val="18"/>
                <w:szCs w:val="18"/>
              </w:rPr>
              <w:t xml:space="preserve">11.0 </w:t>
            </w:r>
            <w:proofErr w:type="gramStart"/>
            <w:r w:rsidRPr="00636C9B">
              <w:rPr>
                <w:color w:val="000000"/>
                <w:sz w:val="18"/>
                <w:szCs w:val="18"/>
              </w:rPr>
              <w:t>(  -</w:t>
            </w:r>
            <w:proofErr w:type="gramEnd"/>
            <w:r w:rsidRPr="00636C9B">
              <w:rPr>
                <w:color w:val="000000"/>
                <w:sz w:val="18"/>
                <w:szCs w:val="18"/>
              </w:rPr>
              <w:t>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rPr>
                <w:sz w:val="18"/>
                <w:szCs w:val="18"/>
              </w:rPr>
            </w:pPr>
            <w:r w:rsidRPr="00636C9B">
              <w:rPr>
                <w:color w:val="000000"/>
                <w:sz w:val="18"/>
                <w:szCs w:val="18"/>
              </w:rPr>
              <w:t xml:space="preserve">62.0 </w:t>
            </w:r>
            <w:proofErr w:type="gramStart"/>
            <w:r w:rsidRPr="00636C9B">
              <w:rPr>
                <w:color w:val="000000"/>
                <w:sz w:val="18"/>
                <w:szCs w:val="18"/>
              </w:rPr>
              <w:t>(  35.0</w:t>
            </w:r>
            <w:proofErr w:type="gramEnd"/>
            <w:r w:rsidRPr="00636C9B">
              <w:rPr>
                <w:color w:val="000000"/>
                <w:sz w:val="18"/>
                <w:szCs w:val="18"/>
              </w:rPr>
              <w:t>,  89.0)</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1CB1C71E" w:rsidR="00194696" w:rsidRPr="00636C9B" w:rsidRDefault="00DF2431" w:rsidP="00886AE3">
      <w:pPr>
        <w:spacing w:line="480" w:lineRule="auto"/>
        <w:rPr>
          <w:color w:val="000000" w:themeColor="text1"/>
        </w:rPr>
      </w:pPr>
      <w:commentRangeStart w:id="349"/>
      <w:r>
        <w:rPr>
          <w:b/>
          <w:color w:val="000000" w:themeColor="text1"/>
        </w:rPr>
        <w:lastRenderedPageBreak/>
        <w:t xml:space="preserve">Supplementary </w:t>
      </w:r>
      <w:r w:rsidR="00845A19" w:rsidRPr="00636C9B">
        <w:rPr>
          <w:b/>
          <w:color w:val="000000" w:themeColor="text1"/>
        </w:rPr>
        <w:t>Table</w:t>
      </w:r>
      <w:r>
        <w:rPr>
          <w:b/>
          <w:color w:val="000000" w:themeColor="text1"/>
        </w:rPr>
        <w:t xml:space="preserve"> </w:t>
      </w:r>
      <w:r w:rsidR="003A2FA4">
        <w:rPr>
          <w:b/>
          <w:color w:val="000000" w:themeColor="text1"/>
        </w:rPr>
        <w:t>3</w:t>
      </w:r>
      <w:r w:rsidR="00845A19" w:rsidRPr="00636C9B">
        <w:rPr>
          <w:b/>
          <w:color w:val="000000" w:themeColor="text1"/>
        </w:rPr>
        <w:t xml:space="preserve">. </w:t>
      </w:r>
      <w:r w:rsidR="00E724F2">
        <w:rPr>
          <w:color w:val="000000" w:themeColor="text1"/>
        </w:rPr>
        <w:t>Excess risk for</w:t>
      </w:r>
      <w:r w:rsidR="00ED78FF" w:rsidRPr="00ED78FF">
        <w:rPr>
          <w:color w:val="000000" w:themeColor="text1"/>
        </w:rPr>
        <w:t xml:space="preserve"> injury deaths for the 2016 US population. The table shows values for if temperature anomaly </w:t>
      </w:r>
      <w:r w:rsidR="0090240D">
        <w:rPr>
          <w:color w:val="000000" w:themeColor="text1"/>
        </w:rPr>
        <w:t>were</w:t>
      </w:r>
      <w:r w:rsidR="00ED78FF" w:rsidRPr="00ED78FF">
        <w:rPr>
          <w:color w:val="000000" w:themeColor="text1"/>
        </w:rPr>
        <w:t xml:space="preserve"> +1°C compared with 1980-2009 long-term average temperatures.</w:t>
      </w:r>
      <w:r w:rsidR="00194696" w:rsidRPr="00636C9B">
        <w:rPr>
          <w:color w:val="000000" w:themeColor="text1"/>
        </w:rPr>
        <w:br w:type="page"/>
      </w:r>
    </w:p>
    <w:commentRangeEnd w:id="349"/>
    <w:p w14:paraId="36B3D507" w14:textId="77777777" w:rsidR="00194696" w:rsidRPr="00636C9B" w:rsidRDefault="0049069D" w:rsidP="00D76DF7">
      <w:pPr>
        <w:spacing w:line="480" w:lineRule="auto"/>
        <w:jc w:val="both"/>
        <w:rPr>
          <w:color w:val="000000" w:themeColor="text1"/>
        </w:rPr>
        <w:sectPr w:rsidR="00194696" w:rsidRPr="00636C9B" w:rsidSect="00C92E67">
          <w:pgSz w:w="11900" w:h="16840"/>
          <w:pgMar w:top="1440" w:right="1440" w:bottom="1440" w:left="1440" w:header="720" w:footer="720" w:gutter="0"/>
          <w:lnNumType w:countBy="1" w:restart="continuous"/>
          <w:cols w:space="720"/>
          <w:docGrid w:linePitch="360"/>
        </w:sectPr>
      </w:pPr>
      <w:r>
        <w:rPr>
          <w:rStyle w:val="CommentReference"/>
          <w:rFonts w:asciiTheme="minorHAnsi" w:hAnsiTheme="minorHAnsi" w:cstheme="minorBidi"/>
          <w:lang w:eastAsia="en-US"/>
        </w:rPr>
        <w:lastRenderedPageBreak/>
        <w:commentReference w:id="349"/>
      </w: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2A2AE0">
        <w:trPr>
          <w:trHeight w:val="368"/>
        </w:trPr>
        <w:tc>
          <w:tcPr>
            <w:tcW w:w="1293" w:type="dxa"/>
            <w:shd w:val="clear" w:color="auto" w:fill="auto"/>
            <w:noWrap/>
            <w:vAlign w:val="bottom"/>
            <w:hideMark/>
          </w:tcPr>
          <w:p w14:paraId="7614BF9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lastRenderedPageBreak/>
              <w:t>Sex</w:t>
            </w:r>
          </w:p>
        </w:tc>
        <w:tc>
          <w:tcPr>
            <w:tcW w:w="1380" w:type="dxa"/>
            <w:shd w:val="clear" w:color="auto" w:fill="auto"/>
            <w:noWrap/>
            <w:vAlign w:val="bottom"/>
            <w:hideMark/>
          </w:tcPr>
          <w:p w14:paraId="150701D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Cause</w:t>
            </w:r>
          </w:p>
        </w:tc>
        <w:tc>
          <w:tcPr>
            <w:tcW w:w="1335" w:type="dxa"/>
            <w:shd w:val="clear" w:color="auto" w:fill="auto"/>
            <w:noWrap/>
            <w:vAlign w:val="bottom"/>
            <w:hideMark/>
          </w:tcPr>
          <w:p w14:paraId="48DD491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0-4</w:t>
            </w:r>
          </w:p>
        </w:tc>
        <w:tc>
          <w:tcPr>
            <w:tcW w:w="1335" w:type="dxa"/>
            <w:shd w:val="clear" w:color="auto" w:fill="auto"/>
            <w:noWrap/>
            <w:vAlign w:val="bottom"/>
            <w:hideMark/>
          </w:tcPr>
          <w:p w14:paraId="6C4946CD" w14:textId="4BC497A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5-14</w:t>
            </w:r>
          </w:p>
        </w:tc>
        <w:tc>
          <w:tcPr>
            <w:tcW w:w="1335" w:type="dxa"/>
            <w:shd w:val="clear" w:color="auto" w:fill="auto"/>
            <w:noWrap/>
            <w:vAlign w:val="bottom"/>
            <w:hideMark/>
          </w:tcPr>
          <w:p w14:paraId="522E0BB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15-24</w:t>
            </w:r>
          </w:p>
        </w:tc>
        <w:tc>
          <w:tcPr>
            <w:tcW w:w="1335" w:type="dxa"/>
            <w:shd w:val="clear" w:color="auto" w:fill="auto"/>
            <w:noWrap/>
            <w:vAlign w:val="bottom"/>
            <w:hideMark/>
          </w:tcPr>
          <w:p w14:paraId="4B83BB2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25-34</w:t>
            </w:r>
          </w:p>
        </w:tc>
        <w:tc>
          <w:tcPr>
            <w:tcW w:w="1335" w:type="dxa"/>
            <w:shd w:val="clear" w:color="auto" w:fill="auto"/>
            <w:noWrap/>
            <w:vAlign w:val="bottom"/>
            <w:hideMark/>
          </w:tcPr>
          <w:p w14:paraId="17AF9AF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35-44</w:t>
            </w:r>
          </w:p>
        </w:tc>
        <w:tc>
          <w:tcPr>
            <w:tcW w:w="1335" w:type="dxa"/>
            <w:shd w:val="clear" w:color="auto" w:fill="auto"/>
            <w:noWrap/>
            <w:vAlign w:val="bottom"/>
            <w:hideMark/>
          </w:tcPr>
          <w:p w14:paraId="46D7C5E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45-54</w:t>
            </w:r>
          </w:p>
        </w:tc>
        <w:tc>
          <w:tcPr>
            <w:tcW w:w="1335" w:type="dxa"/>
            <w:shd w:val="clear" w:color="auto" w:fill="auto"/>
            <w:noWrap/>
            <w:vAlign w:val="bottom"/>
            <w:hideMark/>
          </w:tcPr>
          <w:p w14:paraId="5ECEF04D"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55-64</w:t>
            </w:r>
          </w:p>
        </w:tc>
        <w:tc>
          <w:tcPr>
            <w:tcW w:w="1335" w:type="dxa"/>
            <w:shd w:val="clear" w:color="auto" w:fill="auto"/>
            <w:noWrap/>
            <w:vAlign w:val="bottom"/>
            <w:hideMark/>
          </w:tcPr>
          <w:p w14:paraId="43E5903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65-74</w:t>
            </w:r>
          </w:p>
        </w:tc>
        <w:tc>
          <w:tcPr>
            <w:tcW w:w="1335" w:type="dxa"/>
            <w:shd w:val="clear" w:color="auto" w:fill="auto"/>
            <w:noWrap/>
            <w:vAlign w:val="bottom"/>
            <w:hideMark/>
          </w:tcPr>
          <w:p w14:paraId="58DA6A7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85+</w:t>
            </w:r>
          </w:p>
        </w:tc>
      </w:tr>
      <w:tr w:rsidR="002A2AE0" w:rsidRPr="00182A4C" w14:paraId="6AF36A6C" w14:textId="77777777" w:rsidTr="002A2AE0">
        <w:trPr>
          <w:trHeight w:val="615"/>
        </w:trPr>
        <w:tc>
          <w:tcPr>
            <w:tcW w:w="1293" w:type="dxa"/>
            <w:shd w:val="clear" w:color="auto" w:fill="auto"/>
            <w:noWrap/>
            <w:vAlign w:val="bottom"/>
            <w:hideMark/>
          </w:tcPr>
          <w:p w14:paraId="7B4494ED" w14:textId="4442DE05"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111249CD" w14:textId="544C365D"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05A60123" w14:textId="2CEE45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1.98 </w:t>
            </w:r>
            <w:proofErr w:type="gramStart"/>
            <w:r w:rsidRPr="00182A4C">
              <w:rPr>
                <w:rFonts w:eastAsia="Times New Roman"/>
                <w:color w:val="000000"/>
                <w:sz w:val="18"/>
                <w:szCs w:val="18"/>
              </w:rPr>
              <w:t>( 1.09</w:t>
            </w:r>
            <w:proofErr w:type="gramEnd"/>
            <w:r w:rsidRPr="00182A4C">
              <w:rPr>
                <w:rFonts w:eastAsia="Times New Roman"/>
                <w:color w:val="000000"/>
                <w:sz w:val="18"/>
                <w:szCs w:val="18"/>
              </w:rPr>
              <w:t>, 2.91)</w:t>
            </w:r>
          </w:p>
        </w:tc>
        <w:tc>
          <w:tcPr>
            <w:tcW w:w="1335" w:type="dxa"/>
            <w:shd w:val="clear" w:color="auto" w:fill="auto"/>
            <w:noWrap/>
            <w:vAlign w:val="bottom"/>
            <w:hideMark/>
          </w:tcPr>
          <w:p w14:paraId="4C865004" w14:textId="4BE6E0B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( 0.15</w:t>
            </w:r>
            <w:proofErr w:type="gramEnd"/>
            <w:r w:rsidRPr="00182A4C">
              <w:rPr>
                <w:rFonts w:eastAsia="Times New Roman"/>
                <w:color w:val="000000"/>
                <w:sz w:val="18"/>
                <w:szCs w:val="18"/>
              </w:rPr>
              <w:t>, 1.51)</w:t>
            </w:r>
          </w:p>
        </w:tc>
        <w:tc>
          <w:tcPr>
            <w:tcW w:w="1335" w:type="dxa"/>
            <w:shd w:val="clear" w:color="auto" w:fill="auto"/>
            <w:noWrap/>
            <w:vAlign w:val="bottom"/>
            <w:hideMark/>
          </w:tcPr>
          <w:p w14:paraId="57B87B0D" w14:textId="73488D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1.41 </w:t>
            </w:r>
            <w:proofErr w:type="gramStart"/>
            <w:r w:rsidRPr="00182A4C">
              <w:rPr>
                <w:rFonts w:eastAsia="Times New Roman"/>
                <w:color w:val="000000"/>
                <w:sz w:val="18"/>
                <w:szCs w:val="18"/>
              </w:rPr>
              <w:t>( 1.08</w:t>
            </w:r>
            <w:proofErr w:type="gramEnd"/>
            <w:r w:rsidRPr="00182A4C">
              <w:rPr>
                <w:rFonts w:eastAsia="Times New Roman"/>
                <w:color w:val="000000"/>
                <w:sz w:val="18"/>
                <w:szCs w:val="18"/>
              </w:rPr>
              <w:t>, 1.73)</w:t>
            </w:r>
          </w:p>
        </w:tc>
        <w:tc>
          <w:tcPr>
            <w:tcW w:w="1335" w:type="dxa"/>
            <w:shd w:val="clear" w:color="auto" w:fill="auto"/>
            <w:noWrap/>
            <w:vAlign w:val="bottom"/>
            <w:hideMark/>
          </w:tcPr>
          <w:p w14:paraId="5B557424" w14:textId="4159DB2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1.25 </w:t>
            </w:r>
            <w:proofErr w:type="gramStart"/>
            <w:r w:rsidRPr="00182A4C">
              <w:rPr>
                <w:rFonts w:eastAsia="Times New Roman"/>
                <w:color w:val="000000"/>
                <w:sz w:val="18"/>
                <w:szCs w:val="18"/>
              </w:rPr>
              <w:t>( 0.90</w:t>
            </w:r>
            <w:proofErr w:type="gramEnd"/>
            <w:r w:rsidRPr="00182A4C">
              <w:rPr>
                <w:rFonts w:eastAsia="Times New Roman"/>
                <w:color w:val="000000"/>
                <w:sz w:val="18"/>
                <w:szCs w:val="18"/>
              </w:rPr>
              <w:t>, 1.60)</w:t>
            </w:r>
          </w:p>
        </w:tc>
        <w:tc>
          <w:tcPr>
            <w:tcW w:w="1335" w:type="dxa"/>
            <w:shd w:val="clear" w:color="auto" w:fill="auto"/>
            <w:noWrap/>
            <w:vAlign w:val="bottom"/>
            <w:hideMark/>
          </w:tcPr>
          <w:p w14:paraId="785581C9" w14:textId="2F38ACA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1.15 </w:t>
            </w:r>
            <w:proofErr w:type="gramStart"/>
            <w:r w:rsidRPr="00182A4C">
              <w:rPr>
                <w:rFonts w:eastAsia="Times New Roman"/>
                <w:color w:val="000000"/>
                <w:sz w:val="18"/>
                <w:szCs w:val="18"/>
              </w:rPr>
              <w:t>( 0.77</w:t>
            </w:r>
            <w:proofErr w:type="gramEnd"/>
            <w:r w:rsidRPr="00182A4C">
              <w:rPr>
                <w:rFonts w:eastAsia="Times New Roman"/>
                <w:color w:val="000000"/>
                <w:sz w:val="18"/>
                <w:szCs w:val="18"/>
              </w:rPr>
              <w:t>, 1.54)</w:t>
            </w:r>
          </w:p>
        </w:tc>
        <w:tc>
          <w:tcPr>
            <w:tcW w:w="1335" w:type="dxa"/>
            <w:shd w:val="clear" w:color="auto" w:fill="auto"/>
            <w:noWrap/>
            <w:vAlign w:val="bottom"/>
            <w:hideMark/>
          </w:tcPr>
          <w:p w14:paraId="0360EDC4" w14:textId="2C443B7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1.43 </w:t>
            </w:r>
            <w:proofErr w:type="gramStart"/>
            <w:r w:rsidRPr="00182A4C">
              <w:rPr>
                <w:rFonts w:eastAsia="Times New Roman"/>
                <w:color w:val="000000"/>
                <w:sz w:val="18"/>
                <w:szCs w:val="18"/>
              </w:rPr>
              <w:t>( 1.03</w:t>
            </w:r>
            <w:proofErr w:type="gramEnd"/>
            <w:r w:rsidRPr="00182A4C">
              <w:rPr>
                <w:rFonts w:eastAsia="Times New Roman"/>
                <w:color w:val="000000"/>
                <w:sz w:val="18"/>
                <w:szCs w:val="18"/>
              </w:rPr>
              <w:t>, 1.84)</w:t>
            </w:r>
          </w:p>
        </w:tc>
        <w:tc>
          <w:tcPr>
            <w:tcW w:w="1335" w:type="dxa"/>
            <w:shd w:val="clear" w:color="auto" w:fill="auto"/>
            <w:noWrap/>
            <w:vAlign w:val="bottom"/>
            <w:hideMark/>
          </w:tcPr>
          <w:p w14:paraId="388E217D" w14:textId="50AA11E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1.59 </w:t>
            </w:r>
            <w:proofErr w:type="gramStart"/>
            <w:r w:rsidRPr="00182A4C">
              <w:rPr>
                <w:rFonts w:eastAsia="Times New Roman"/>
                <w:color w:val="000000"/>
                <w:sz w:val="18"/>
                <w:szCs w:val="18"/>
              </w:rPr>
              <w:t>( 1.12</w:t>
            </w:r>
            <w:proofErr w:type="gramEnd"/>
            <w:r w:rsidRPr="00182A4C">
              <w:rPr>
                <w:rFonts w:eastAsia="Times New Roman"/>
                <w:color w:val="000000"/>
                <w:sz w:val="18"/>
                <w:szCs w:val="18"/>
              </w:rPr>
              <w:t>, 2.05)</w:t>
            </w:r>
          </w:p>
        </w:tc>
        <w:tc>
          <w:tcPr>
            <w:tcW w:w="1335" w:type="dxa"/>
            <w:shd w:val="clear" w:color="auto" w:fill="auto"/>
            <w:noWrap/>
            <w:vAlign w:val="bottom"/>
            <w:hideMark/>
          </w:tcPr>
          <w:p w14:paraId="3FA79579" w14:textId="277EBF2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1.33)</w:t>
            </w:r>
          </w:p>
        </w:tc>
        <w:tc>
          <w:tcPr>
            <w:tcW w:w="1335" w:type="dxa"/>
            <w:shd w:val="clear" w:color="auto" w:fill="auto"/>
            <w:noWrap/>
            <w:vAlign w:val="bottom"/>
            <w:hideMark/>
          </w:tcPr>
          <w:p w14:paraId="1B1E0D5D" w14:textId="447870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0.43 (-0.42, 1.26)</w:t>
            </w:r>
          </w:p>
        </w:tc>
      </w:tr>
      <w:tr w:rsidR="002A2AE0" w:rsidRPr="00182A4C" w14:paraId="60A58E4A" w14:textId="77777777" w:rsidTr="002A2AE0">
        <w:trPr>
          <w:trHeight w:val="320"/>
        </w:trPr>
        <w:tc>
          <w:tcPr>
            <w:tcW w:w="1293" w:type="dxa"/>
            <w:shd w:val="clear" w:color="auto" w:fill="auto"/>
            <w:noWrap/>
            <w:vAlign w:val="bottom"/>
            <w:hideMark/>
          </w:tcPr>
          <w:p w14:paraId="17468F92" w14:textId="5B89211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8FEA1E5" w14:textId="36C7CF9E"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2B95771B" w14:textId="2A74ACD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(-0.98, 2.24)</w:t>
            </w:r>
          </w:p>
        </w:tc>
        <w:tc>
          <w:tcPr>
            <w:tcW w:w="1335" w:type="dxa"/>
            <w:shd w:val="clear" w:color="auto" w:fill="auto"/>
            <w:noWrap/>
            <w:vAlign w:val="bottom"/>
            <w:hideMark/>
          </w:tcPr>
          <w:p w14:paraId="20070108" w14:textId="5916FEF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0.85 (-0.74, 2.48)</w:t>
            </w:r>
          </w:p>
        </w:tc>
        <w:tc>
          <w:tcPr>
            <w:tcW w:w="1335" w:type="dxa"/>
            <w:shd w:val="clear" w:color="auto" w:fill="auto"/>
            <w:noWrap/>
            <w:vAlign w:val="bottom"/>
            <w:hideMark/>
          </w:tcPr>
          <w:p w14:paraId="47BF488D" w14:textId="6240C55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1.42 </w:t>
            </w:r>
            <w:proofErr w:type="gramStart"/>
            <w:r w:rsidRPr="00182A4C">
              <w:rPr>
                <w:rFonts w:eastAsia="Times New Roman"/>
                <w:color w:val="000000"/>
                <w:sz w:val="18"/>
                <w:szCs w:val="18"/>
              </w:rPr>
              <w:t>( 0.30</w:t>
            </w:r>
            <w:proofErr w:type="gramEnd"/>
            <w:r w:rsidRPr="00182A4C">
              <w:rPr>
                <w:rFonts w:eastAsia="Times New Roman"/>
                <w:color w:val="000000"/>
                <w:sz w:val="18"/>
                <w:szCs w:val="18"/>
              </w:rPr>
              <w:t>, 2.57)</w:t>
            </w:r>
          </w:p>
        </w:tc>
        <w:tc>
          <w:tcPr>
            <w:tcW w:w="1335" w:type="dxa"/>
            <w:shd w:val="clear" w:color="auto" w:fill="auto"/>
            <w:noWrap/>
            <w:vAlign w:val="bottom"/>
            <w:hideMark/>
          </w:tcPr>
          <w:p w14:paraId="104F2F5A" w14:textId="69DF727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1.23 </w:t>
            </w:r>
            <w:proofErr w:type="gramStart"/>
            <w:r w:rsidRPr="00182A4C">
              <w:rPr>
                <w:rFonts w:eastAsia="Times New Roman"/>
                <w:color w:val="000000"/>
                <w:sz w:val="18"/>
                <w:szCs w:val="18"/>
              </w:rPr>
              <w:t>( 0.22</w:t>
            </w:r>
            <w:proofErr w:type="gramEnd"/>
            <w:r w:rsidRPr="00182A4C">
              <w:rPr>
                <w:rFonts w:eastAsia="Times New Roman"/>
                <w:color w:val="000000"/>
                <w:sz w:val="18"/>
                <w:szCs w:val="18"/>
              </w:rPr>
              <w:t>, 2.30)</w:t>
            </w:r>
          </w:p>
        </w:tc>
        <w:tc>
          <w:tcPr>
            <w:tcW w:w="1335" w:type="dxa"/>
            <w:shd w:val="clear" w:color="auto" w:fill="auto"/>
            <w:noWrap/>
            <w:vAlign w:val="bottom"/>
            <w:hideMark/>
          </w:tcPr>
          <w:p w14:paraId="48D85946" w14:textId="3C384E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(-0.34, 1.51)</w:t>
            </w:r>
          </w:p>
        </w:tc>
        <w:tc>
          <w:tcPr>
            <w:tcW w:w="1335" w:type="dxa"/>
            <w:shd w:val="clear" w:color="auto" w:fill="auto"/>
            <w:noWrap/>
            <w:vAlign w:val="bottom"/>
            <w:hideMark/>
          </w:tcPr>
          <w:p w14:paraId="2EE5BA82" w14:textId="5726633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0.40 (-0.38, 1.15)</w:t>
            </w:r>
          </w:p>
        </w:tc>
        <w:tc>
          <w:tcPr>
            <w:tcW w:w="1335" w:type="dxa"/>
            <w:shd w:val="clear" w:color="auto" w:fill="auto"/>
            <w:noWrap/>
            <w:vAlign w:val="bottom"/>
            <w:hideMark/>
          </w:tcPr>
          <w:p w14:paraId="3E30CC2B" w14:textId="76B96C8D" w:rsidR="002A2AE0" w:rsidRPr="00182A4C" w:rsidRDefault="002A2AE0" w:rsidP="00334A3C">
            <w:pPr>
              <w:rPr>
                <w:rFonts w:eastAsia="Times New Roman"/>
                <w:color w:val="000000"/>
                <w:sz w:val="18"/>
                <w:szCs w:val="18"/>
              </w:rPr>
            </w:pPr>
            <w:r w:rsidRPr="00182A4C">
              <w:rPr>
                <w:rFonts w:eastAsia="Times New Roman"/>
                <w:color w:val="000000"/>
                <w:sz w:val="18"/>
                <w:szCs w:val="18"/>
              </w:rPr>
              <w:t>-0.84 (-1.</w:t>
            </w:r>
            <w:proofErr w:type="gramStart"/>
            <w:r w:rsidRPr="00182A4C">
              <w:rPr>
                <w:rFonts w:eastAsia="Times New Roman"/>
                <w:color w:val="000000"/>
                <w:sz w:val="18"/>
                <w:szCs w:val="18"/>
              </w:rPr>
              <w:t>53,-</w:t>
            </w:r>
            <w:proofErr w:type="gramEnd"/>
            <w:r w:rsidRPr="00182A4C">
              <w:rPr>
                <w:rFonts w:eastAsia="Times New Roman"/>
                <w:color w:val="000000"/>
                <w:sz w:val="18"/>
                <w:szCs w:val="18"/>
              </w:rPr>
              <w:t>0.14)</w:t>
            </w:r>
          </w:p>
        </w:tc>
        <w:tc>
          <w:tcPr>
            <w:tcW w:w="1335" w:type="dxa"/>
            <w:shd w:val="clear" w:color="auto" w:fill="auto"/>
            <w:noWrap/>
            <w:vAlign w:val="bottom"/>
            <w:hideMark/>
          </w:tcPr>
          <w:p w14:paraId="71155746" w14:textId="42865E2D" w:rsidR="002A2AE0" w:rsidRPr="00182A4C" w:rsidRDefault="002A2AE0" w:rsidP="00334A3C">
            <w:pPr>
              <w:rPr>
                <w:rFonts w:eastAsia="Times New Roman"/>
                <w:color w:val="000000"/>
                <w:sz w:val="18"/>
                <w:szCs w:val="18"/>
              </w:rPr>
            </w:pPr>
            <w:r w:rsidRPr="00182A4C">
              <w:rPr>
                <w:rFonts w:eastAsia="Times New Roman"/>
                <w:color w:val="000000"/>
                <w:sz w:val="18"/>
                <w:szCs w:val="18"/>
              </w:rPr>
              <w:t>-0.20 (-0.82, 0.41)</w:t>
            </w:r>
          </w:p>
        </w:tc>
        <w:tc>
          <w:tcPr>
            <w:tcW w:w="1335" w:type="dxa"/>
            <w:shd w:val="clear" w:color="auto" w:fill="auto"/>
            <w:noWrap/>
            <w:vAlign w:val="bottom"/>
            <w:hideMark/>
          </w:tcPr>
          <w:p w14:paraId="5AC20779" w14:textId="37D7AF0D" w:rsidR="002A2AE0" w:rsidRPr="00182A4C" w:rsidRDefault="002A2AE0" w:rsidP="00334A3C">
            <w:pPr>
              <w:rPr>
                <w:rFonts w:eastAsia="Times New Roman"/>
                <w:color w:val="000000"/>
                <w:sz w:val="18"/>
                <w:szCs w:val="18"/>
              </w:rPr>
            </w:pPr>
            <w:r w:rsidRPr="00182A4C">
              <w:rPr>
                <w:rFonts w:eastAsia="Times New Roman"/>
                <w:color w:val="000000"/>
                <w:sz w:val="18"/>
                <w:szCs w:val="18"/>
              </w:rPr>
              <w:t>-0.70 (-1.</w:t>
            </w:r>
            <w:proofErr w:type="gramStart"/>
            <w:r w:rsidRPr="00182A4C">
              <w:rPr>
                <w:rFonts w:eastAsia="Times New Roman"/>
                <w:color w:val="000000"/>
                <w:sz w:val="18"/>
                <w:szCs w:val="18"/>
              </w:rPr>
              <w:t>16,-</w:t>
            </w:r>
            <w:proofErr w:type="gramEnd"/>
            <w:r w:rsidRPr="00182A4C">
              <w:rPr>
                <w:rFonts w:eastAsia="Times New Roman"/>
                <w:color w:val="000000"/>
                <w:sz w:val="18"/>
                <w:szCs w:val="18"/>
              </w:rPr>
              <w:t>0.24)</w:t>
            </w:r>
          </w:p>
        </w:tc>
      </w:tr>
      <w:tr w:rsidR="002A2AE0" w:rsidRPr="00182A4C" w14:paraId="390A3CD8" w14:textId="77777777" w:rsidTr="002A2AE0">
        <w:trPr>
          <w:trHeight w:val="320"/>
        </w:trPr>
        <w:tc>
          <w:tcPr>
            <w:tcW w:w="1293" w:type="dxa"/>
            <w:shd w:val="clear" w:color="auto" w:fill="auto"/>
            <w:noWrap/>
            <w:vAlign w:val="bottom"/>
            <w:hideMark/>
          </w:tcPr>
          <w:p w14:paraId="4A5084D9" w14:textId="6863633B"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E055C1E" w14:textId="47E2C2A6"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7EAB91DC" w14:textId="2811F35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2.96 </w:t>
            </w:r>
            <w:proofErr w:type="gramStart"/>
            <w:r w:rsidRPr="00182A4C">
              <w:rPr>
                <w:rFonts w:eastAsia="Times New Roman"/>
                <w:color w:val="000000"/>
                <w:sz w:val="18"/>
                <w:szCs w:val="18"/>
              </w:rPr>
              <w:t>( 1.81</w:t>
            </w:r>
            <w:proofErr w:type="gramEnd"/>
            <w:r w:rsidRPr="00182A4C">
              <w:rPr>
                <w:rFonts w:eastAsia="Times New Roman"/>
                <w:color w:val="000000"/>
                <w:sz w:val="18"/>
                <w:szCs w:val="18"/>
              </w:rPr>
              <w:t>, 4.06)</w:t>
            </w:r>
          </w:p>
        </w:tc>
        <w:tc>
          <w:tcPr>
            <w:tcW w:w="1335" w:type="dxa"/>
            <w:shd w:val="clear" w:color="auto" w:fill="auto"/>
            <w:noWrap/>
            <w:vAlign w:val="bottom"/>
            <w:hideMark/>
          </w:tcPr>
          <w:p w14:paraId="17079026" w14:textId="53B17C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5.97 </w:t>
            </w:r>
            <w:proofErr w:type="gramStart"/>
            <w:r w:rsidRPr="00182A4C">
              <w:rPr>
                <w:rFonts w:eastAsia="Times New Roman"/>
                <w:color w:val="000000"/>
                <w:sz w:val="18"/>
                <w:szCs w:val="18"/>
              </w:rPr>
              <w:t>( 4.52</w:t>
            </w:r>
            <w:proofErr w:type="gramEnd"/>
            <w:r w:rsidRPr="00182A4C">
              <w:rPr>
                <w:rFonts w:eastAsia="Times New Roman"/>
                <w:color w:val="000000"/>
                <w:sz w:val="18"/>
                <w:szCs w:val="18"/>
              </w:rPr>
              <w:t>, 7.43)</w:t>
            </w:r>
          </w:p>
        </w:tc>
        <w:tc>
          <w:tcPr>
            <w:tcW w:w="1335" w:type="dxa"/>
            <w:shd w:val="clear" w:color="auto" w:fill="auto"/>
            <w:noWrap/>
            <w:vAlign w:val="bottom"/>
            <w:hideMark/>
          </w:tcPr>
          <w:p w14:paraId="1831B296" w14:textId="5AFBFB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8.29 </w:t>
            </w:r>
            <w:proofErr w:type="gramStart"/>
            <w:r w:rsidRPr="00182A4C">
              <w:rPr>
                <w:rFonts w:eastAsia="Times New Roman"/>
                <w:color w:val="000000"/>
                <w:sz w:val="18"/>
                <w:szCs w:val="18"/>
              </w:rPr>
              <w:t>( 7.26</w:t>
            </w:r>
            <w:proofErr w:type="gramEnd"/>
            <w:r w:rsidRPr="00182A4C">
              <w:rPr>
                <w:rFonts w:eastAsia="Times New Roman"/>
                <w:color w:val="000000"/>
                <w:sz w:val="18"/>
                <w:szCs w:val="18"/>
              </w:rPr>
              <w:t>, 9.32)</w:t>
            </w:r>
          </w:p>
        </w:tc>
        <w:tc>
          <w:tcPr>
            <w:tcW w:w="1335" w:type="dxa"/>
            <w:shd w:val="clear" w:color="auto" w:fill="auto"/>
            <w:noWrap/>
            <w:vAlign w:val="bottom"/>
            <w:hideMark/>
          </w:tcPr>
          <w:p w14:paraId="459CE17C" w14:textId="0FF524E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6.28 </w:t>
            </w:r>
            <w:proofErr w:type="gramStart"/>
            <w:r w:rsidRPr="00182A4C">
              <w:rPr>
                <w:rFonts w:eastAsia="Times New Roman"/>
                <w:color w:val="000000"/>
                <w:sz w:val="18"/>
                <w:szCs w:val="18"/>
              </w:rPr>
              <w:t>( 5.10</w:t>
            </w:r>
            <w:proofErr w:type="gramEnd"/>
            <w:r w:rsidRPr="00182A4C">
              <w:rPr>
                <w:rFonts w:eastAsia="Times New Roman"/>
                <w:color w:val="000000"/>
                <w:sz w:val="18"/>
                <w:szCs w:val="18"/>
              </w:rPr>
              <w:t>, 7.47)</w:t>
            </w:r>
          </w:p>
        </w:tc>
        <w:tc>
          <w:tcPr>
            <w:tcW w:w="1335" w:type="dxa"/>
            <w:shd w:val="clear" w:color="auto" w:fill="auto"/>
            <w:noWrap/>
            <w:vAlign w:val="bottom"/>
            <w:hideMark/>
          </w:tcPr>
          <w:p w14:paraId="2E832658" w14:textId="4A948D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4.27 </w:t>
            </w:r>
            <w:proofErr w:type="gramStart"/>
            <w:r w:rsidRPr="00182A4C">
              <w:rPr>
                <w:rFonts w:eastAsia="Times New Roman"/>
                <w:color w:val="000000"/>
                <w:sz w:val="18"/>
                <w:szCs w:val="18"/>
              </w:rPr>
              <w:t>( 3.12</w:t>
            </w:r>
            <w:proofErr w:type="gramEnd"/>
            <w:r w:rsidRPr="00182A4C">
              <w:rPr>
                <w:rFonts w:eastAsia="Times New Roman"/>
                <w:color w:val="000000"/>
                <w:sz w:val="18"/>
                <w:szCs w:val="18"/>
              </w:rPr>
              <w:t>, 5.53)</w:t>
            </w:r>
          </w:p>
        </w:tc>
        <w:tc>
          <w:tcPr>
            <w:tcW w:w="1335" w:type="dxa"/>
            <w:shd w:val="clear" w:color="auto" w:fill="auto"/>
            <w:noWrap/>
            <w:vAlign w:val="bottom"/>
            <w:hideMark/>
          </w:tcPr>
          <w:p w14:paraId="7862BEB4" w14:textId="40035A1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3.11 </w:t>
            </w:r>
            <w:proofErr w:type="gramStart"/>
            <w:r w:rsidRPr="00182A4C">
              <w:rPr>
                <w:rFonts w:eastAsia="Times New Roman"/>
                <w:color w:val="000000"/>
                <w:sz w:val="18"/>
                <w:szCs w:val="18"/>
              </w:rPr>
              <w:t>( 1.85</w:t>
            </w:r>
            <w:proofErr w:type="gramEnd"/>
            <w:r w:rsidRPr="00182A4C">
              <w:rPr>
                <w:rFonts w:eastAsia="Times New Roman"/>
                <w:color w:val="000000"/>
                <w:sz w:val="18"/>
                <w:szCs w:val="18"/>
              </w:rPr>
              <w:t>, 4.43)</w:t>
            </w:r>
          </w:p>
        </w:tc>
        <w:tc>
          <w:tcPr>
            <w:tcW w:w="1335" w:type="dxa"/>
            <w:shd w:val="clear" w:color="auto" w:fill="auto"/>
            <w:noWrap/>
            <w:vAlign w:val="bottom"/>
            <w:hideMark/>
          </w:tcPr>
          <w:p w14:paraId="7F3AFD31" w14:textId="5BA3A14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2.19 </w:t>
            </w:r>
            <w:proofErr w:type="gramStart"/>
            <w:r w:rsidRPr="00182A4C">
              <w:rPr>
                <w:rFonts w:eastAsia="Times New Roman"/>
                <w:color w:val="000000"/>
                <w:sz w:val="18"/>
                <w:szCs w:val="18"/>
              </w:rPr>
              <w:t>( 0.94</w:t>
            </w:r>
            <w:proofErr w:type="gramEnd"/>
            <w:r w:rsidRPr="00182A4C">
              <w:rPr>
                <w:rFonts w:eastAsia="Times New Roman"/>
                <w:color w:val="000000"/>
                <w:sz w:val="18"/>
                <w:szCs w:val="18"/>
              </w:rPr>
              <w:t>, 3.46)</w:t>
            </w:r>
          </w:p>
        </w:tc>
        <w:tc>
          <w:tcPr>
            <w:tcW w:w="1335" w:type="dxa"/>
            <w:shd w:val="clear" w:color="auto" w:fill="auto"/>
            <w:noWrap/>
            <w:vAlign w:val="bottom"/>
            <w:hideMark/>
          </w:tcPr>
          <w:p w14:paraId="1510401B" w14:textId="2F6F363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2.10 </w:t>
            </w:r>
            <w:proofErr w:type="gramStart"/>
            <w:r w:rsidRPr="00182A4C">
              <w:rPr>
                <w:rFonts w:eastAsia="Times New Roman"/>
                <w:color w:val="000000"/>
                <w:sz w:val="18"/>
                <w:szCs w:val="18"/>
              </w:rPr>
              <w:t>( 0.80</w:t>
            </w:r>
            <w:proofErr w:type="gramEnd"/>
            <w:r w:rsidRPr="00182A4C">
              <w:rPr>
                <w:rFonts w:eastAsia="Times New Roman"/>
                <w:color w:val="000000"/>
                <w:sz w:val="18"/>
                <w:szCs w:val="18"/>
              </w:rPr>
              <w:t>, 3.43)</w:t>
            </w:r>
          </w:p>
        </w:tc>
        <w:tc>
          <w:tcPr>
            <w:tcW w:w="1335" w:type="dxa"/>
            <w:shd w:val="clear" w:color="auto" w:fill="auto"/>
            <w:noWrap/>
            <w:vAlign w:val="bottom"/>
            <w:hideMark/>
          </w:tcPr>
          <w:p w14:paraId="2B7816AA" w14:textId="587F23B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(-0.98, 2.20)</w:t>
            </w:r>
          </w:p>
        </w:tc>
      </w:tr>
      <w:tr w:rsidR="002A2AE0" w:rsidRPr="00182A4C" w14:paraId="43681C2E" w14:textId="77777777" w:rsidTr="002A2AE0">
        <w:trPr>
          <w:trHeight w:val="320"/>
        </w:trPr>
        <w:tc>
          <w:tcPr>
            <w:tcW w:w="1293" w:type="dxa"/>
            <w:shd w:val="clear" w:color="auto" w:fill="auto"/>
            <w:noWrap/>
            <w:vAlign w:val="bottom"/>
            <w:hideMark/>
          </w:tcPr>
          <w:p w14:paraId="58CCF013" w14:textId="2089C726"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922FF4A" w14:textId="60A9C1F6"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5EA8936C" w14:textId="6B82ED4E" w:rsidR="002A2AE0" w:rsidRPr="00182A4C" w:rsidRDefault="002A2AE0" w:rsidP="00334A3C">
            <w:pPr>
              <w:rPr>
                <w:rFonts w:eastAsia="Times New Roman"/>
                <w:color w:val="000000"/>
                <w:sz w:val="18"/>
                <w:szCs w:val="18"/>
              </w:rPr>
            </w:pPr>
            <w:r w:rsidRPr="00182A4C">
              <w:rPr>
                <w:rFonts w:eastAsia="Times New Roman"/>
                <w:color w:val="000000"/>
                <w:sz w:val="18"/>
                <w:szCs w:val="18"/>
              </w:rPr>
              <w:t>-0.20 (-0.96, 0.59)</w:t>
            </w:r>
          </w:p>
        </w:tc>
        <w:tc>
          <w:tcPr>
            <w:tcW w:w="1335" w:type="dxa"/>
            <w:shd w:val="clear" w:color="auto" w:fill="auto"/>
            <w:noWrap/>
            <w:vAlign w:val="bottom"/>
            <w:hideMark/>
          </w:tcPr>
          <w:p w14:paraId="042C7266" w14:textId="18D6BB9B" w:rsidR="002A2AE0" w:rsidRPr="00182A4C" w:rsidRDefault="002A2AE0" w:rsidP="00334A3C">
            <w:pPr>
              <w:rPr>
                <w:rFonts w:eastAsia="Times New Roman"/>
                <w:color w:val="000000"/>
                <w:sz w:val="18"/>
                <w:szCs w:val="18"/>
              </w:rPr>
            </w:pPr>
            <w:r w:rsidRPr="00182A4C">
              <w:rPr>
                <w:rFonts w:eastAsia="Times New Roman"/>
                <w:color w:val="000000"/>
                <w:sz w:val="18"/>
                <w:szCs w:val="18"/>
              </w:rPr>
              <w:t>-0.36 (-1.16, 0.42)</w:t>
            </w:r>
          </w:p>
        </w:tc>
        <w:tc>
          <w:tcPr>
            <w:tcW w:w="1335" w:type="dxa"/>
            <w:shd w:val="clear" w:color="auto" w:fill="auto"/>
            <w:noWrap/>
            <w:vAlign w:val="bottom"/>
            <w:hideMark/>
          </w:tcPr>
          <w:p w14:paraId="382D7691" w14:textId="00E7DCF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(-0.15, 1.41)</w:t>
            </w:r>
          </w:p>
        </w:tc>
        <w:tc>
          <w:tcPr>
            <w:tcW w:w="1335" w:type="dxa"/>
            <w:shd w:val="clear" w:color="auto" w:fill="auto"/>
            <w:noWrap/>
            <w:vAlign w:val="bottom"/>
            <w:hideMark/>
          </w:tcPr>
          <w:p w14:paraId="432A6567" w14:textId="5A139C6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0.37 (-0.49, 1.24)</w:t>
            </w:r>
          </w:p>
        </w:tc>
        <w:tc>
          <w:tcPr>
            <w:tcW w:w="1335" w:type="dxa"/>
            <w:shd w:val="clear" w:color="auto" w:fill="auto"/>
            <w:noWrap/>
            <w:vAlign w:val="bottom"/>
            <w:hideMark/>
          </w:tcPr>
          <w:p w14:paraId="4C80FA42" w14:textId="3D651F7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(-0.13, 1.69)</w:t>
            </w:r>
          </w:p>
        </w:tc>
        <w:tc>
          <w:tcPr>
            <w:tcW w:w="1335" w:type="dxa"/>
            <w:shd w:val="clear" w:color="auto" w:fill="auto"/>
            <w:noWrap/>
            <w:vAlign w:val="bottom"/>
            <w:hideMark/>
          </w:tcPr>
          <w:p w14:paraId="0B0D87A7" w14:textId="6B753F6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(-0.48, 1.27)</w:t>
            </w:r>
          </w:p>
        </w:tc>
        <w:tc>
          <w:tcPr>
            <w:tcW w:w="1335" w:type="dxa"/>
            <w:shd w:val="clear" w:color="auto" w:fill="auto"/>
            <w:noWrap/>
            <w:vAlign w:val="bottom"/>
            <w:hideMark/>
          </w:tcPr>
          <w:p w14:paraId="2119C4B2" w14:textId="0C0DE8C0" w:rsidR="002A2AE0" w:rsidRPr="00182A4C" w:rsidRDefault="002A2AE0" w:rsidP="00334A3C">
            <w:pPr>
              <w:rPr>
                <w:rFonts w:eastAsia="Times New Roman"/>
                <w:color w:val="000000"/>
                <w:sz w:val="18"/>
                <w:szCs w:val="18"/>
              </w:rPr>
            </w:pPr>
            <w:r w:rsidRPr="00182A4C">
              <w:rPr>
                <w:rFonts w:eastAsia="Times New Roman"/>
                <w:color w:val="000000"/>
                <w:sz w:val="18"/>
                <w:szCs w:val="18"/>
              </w:rPr>
              <w:t>-0.20 (-1.01, 0.62)</w:t>
            </w:r>
          </w:p>
        </w:tc>
        <w:tc>
          <w:tcPr>
            <w:tcW w:w="1335" w:type="dxa"/>
            <w:shd w:val="clear" w:color="auto" w:fill="auto"/>
            <w:noWrap/>
            <w:vAlign w:val="bottom"/>
            <w:hideMark/>
          </w:tcPr>
          <w:p w14:paraId="749BAEE3" w14:textId="0CA6C65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0.11 (-0.68, 0.90)</w:t>
            </w:r>
          </w:p>
        </w:tc>
        <w:tc>
          <w:tcPr>
            <w:tcW w:w="1335" w:type="dxa"/>
            <w:shd w:val="clear" w:color="auto" w:fill="auto"/>
            <w:noWrap/>
            <w:vAlign w:val="bottom"/>
            <w:hideMark/>
          </w:tcPr>
          <w:p w14:paraId="13912C95" w14:textId="751316F2" w:rsidR="002A2AE0" w:rsidRPr="00182A4C" w:rsidRDefault="002A2AE0" w:rsidP="00334A3C">
            <w:pPr>
              <w:rPr>
                <w:rFonts w:eastAsia="Times New Roman"/>
                <w:color w:val="000000"/>
                <w:sz w:val="18"/>
                <w:szCs w:val="18"/>
              </w:rPr>
            </w:pPr>
            <w:r w:rsidRPr="00182A4C">
              <w:rPr>
                <w:rFonts w:eastAsia="Times New Roman"/>
                <w:color w:val="000000"/>
                <w:sz w:val="18"/>
                <w:szCs w:val="18"/>
              </w:rPr>
              <w:t>-0.34 (-1.15, 0.45)</w:t>
            </w:r>
          </w:p>
        </w:tc>
      </w:tr>
      <w:tr w:rsidR="002A2AE0" w:rsidRPr="00182A4C" w14:paraId="01208710" w14:textId="77777777" w:rsidTr="002A2AE0">
        <w:trPr>
          <w:trHeight w:val="320"/>
        </w:trPr>
        <w:tc>
          <w:tcPr>
            <w:tcW w:w="1293" w:type="dxa"/>
            <w:shd w:val="clear" w:color="auto" w:fill="auto"/>
            <w:noWrap/>
            <w:vAlign w:val="bottom"/>
            <w:hideMark/>
          </w:tcPr>
          <w:p w14:paraId="0C0DF891" w14:textId="786435F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F057CB7" w14:textId="37779F99"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608E2822" w14:textId="03327A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0.35 (-0.61, 1.32)</w:t>
            </w:r>
          </w:p>
        </w:tc>
        <w:tc>
          <w:tcPr>
            <w:tcW w:w="1335" w:type="dxa"/>
            <w:shd w:val="clear" w:color="auto" w:fill="auto"/>
            <w:noWrap/>
            <w:vAlign w:val="bottom"/>
            <w:hideMark/>
          </w:tcPr>
          <w:p w14:paraId="48A68E45" w14:textId="42827F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0.70 (-0.37, 1.82)</w:t>
            </w:r>
          </w:p>
        </w:tc>
        <w:tc>
          <w:tcPr>
            <w:tcW w:w="1335" w:type="dxa"/>
            <w:shd w:val="clear" w:color="auto" w:fill="auto"/>
            <w:noWrap/>
            <w:vAlign w:val="bottom"/>
            <w:hideMark/>
          </w:tcPr>
          <w:p w14:paraId="38ACD8D0" w14:textId="2352CB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( 0.38</w:t>
            </w:r>
            <w:proofErr w:type="gramEnd"/>
            <w:r w:rsidRPr="00182A4C">
              <w:rPr>
                <w:rFonts w:eastAsia="Times New Roman"/>
                <w:color w:val="000000"/>
                <w:sz w:val="18"/>
                <w:szCs w:val="18"/>
              </w:rPr>
              <w:t>, 1.27)</w:t>
            </w:r>
          </w:p>
        </w:tc>
        <w:tc>
          <w:tcPr>
            <w:tcW w:w="1335" w:type="dxa"/>
            <w:shd w:val="clear" w:color="auto" w:fill="auto"/>
            <w:noWrap/>
            <w:vAlign w:val="bottom"/>
            <w:hideMark/>
          </w:tcPr>
          <w:p w14:paraId="5A06850B" w14:textId="3A561A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1.16 </w:t>
            </w:r>
            <w:proofErr w:type="gramStart"/>
            <w:r w:rsidRPr="00182A4C">
              <w:rPr>
                <w:rFonts w:eastAsia="Times New Roman"/>
                <w:color w:val="000000"/>
                <w:sz w:val="18"/>
                <w:szCs w:val="18"/>
              </w:rPr>
              <w:t>( 0.74</w:t>
            </w:r>
            <w:proofErr w:type="gramEnd"/>
            <w:r w:rsidRPr="00182A4C">
              <w:rPr>
                <w:rFonts w:eastAsia="Times New Roman"/>
                <w:color w:val="000000"/>
                <w:sz w:val="18"/>
                <w:szCs w:val="18"/>
              </w:rPr>
              <w:t>, 1.60)</w:t>
            </w:r>
          </w:p>
        </w:tc>
        <w:tc>
          <w:tcPr>
            <w:tcW w:w="1335" w:type="dxa"/>
            <w:shd w:val="clear" w:color="auto" w:fill="auto"/>
            <w:noWrap/>
            <w:vAlign w:val="bottom"/>
            <w:hideMark/>
          </w:tcPr>
          <w:p w14:paraId="472ADCE6" w14:textId="1443D6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w:t>
            </w:r>
            <w:proofErr w:type="gramStart"/>
            <w:r w:rsidRPr="00182A4C">
              <w:rPr>
                <w:rFonts w:eastAsia="Times New Roman"/>
                <w:color w:val="000000"/>
                <w:sz w:val="18"/>
                <w:szCs w:val="18"/>
              </w:rPr>
              <w:t>( 0.15</w:t>
            </w:r>
            <w:proofErr w:type="gramEnd"/>
            <w:r w:rsidRPr="00182A4C">
              <w:rPr>
                <w:rFonts w:eastAsia="Times New Roman"/>
                <w:color w:val="000000"/>
                <w:sz w:val="18"/>
                <w:szCs w:val="18"/>
              </w:rPr>
              <w:t>, 1.13)</w:t>
            </w:r>
          </w:p>
        </w:tc>
        <w:tc>
          <w:tcPr>
            <w:tcW w:w="1335" w:type="dxa"/>
            <w:shd w:val="clear" w:color="auto" w:fill="auto"/>
            <w:noWrap/>
            <w:vAlign w:val="bottom"/>
            <w:hideMark/>
          </w:tcPr>
          <w:p w14:paraId="52693E97" w14:textId="09916DD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(-0.06, 1.12)</w:t>
            </w:r>
          </w:p>
        </w:tc>
        <w:tc>
          <w:tcPr>
            <w:tcW w:w="1335" w:type="dxa"/>
            <w:shd w:val="clear" w:color="auto" w:fill="auto"/>
            <w:noWrap/>
            <w:vAlign w:val="bottom"/>
            <w:hideMark/>
          </w:tcPr>
          <w:p w14:paraId="2A931B4C" w14:textId="3F55E15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0.90 </w:t>
            </w:r>
            <w:proofErr w:type="gramStart"/>
            <w:r w:rsidRPr="00182A4C">
              <w:rPr>
                <w:rFonts w:eastAsia="Times New Roman"/>
                <w:color w:val="000000"/>
                <w:sz w:val="18"/>
                <w:szCs w:val="18"/>
              </w:rPr>
              <w:t>( 0.14</w:t>
            </w:r>
            <w:proofErr w:type="gramEnd"/>
            <w:r w:rsidRPr="00182A4C">
              <w:rPr>
                <w:rFonts w:eastAsia="Times New Roman"/>
                <w:color w:val="000000"/>
                <w:sz w:val="18"/>
                <w:szCs w:val="18"/>
              </w:rPr>
              <w:t>, 1.67)</w:t>
            </w:r>
          </w:p>
        </w:tc>
        <w:tc>
          <w:tcPr>
            <w:tcW w:w="1335" w:type="dxa"/>
            <w:shd w:val="clear" w:color="auto" w:fill="auto"/>
            <w:noWrap/>
            <w:vAlign w:val="bottom"/>
            <w:hideMark/>
          </w:tcPr>
          <w:p w14:paraId="688AF06C" w14:textId="5CB17EB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(-0.47, 1.49)</w:t>
            </w:r>
          </w:p>
        </w:tc>
        <w:tc>
          <w:tcPr>
            <w:tcW w:w="1335" w:type="dxa"/>
            <w:shd w:val="clear" w:color="auto" w:fill="auto"/>
            <w:noWrap/>
            <w:vAlign w:val="bottom"/>
            <w:hideMark/>
          </w:tcPr>
          <w:p w14:paraId="353659D1" w14:textId="20565B3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0.71 (-0.75, 2.19)</w:t>
            </w:r>
          </w:p>
        </w:tc>
      </w:tr>
      <w:tr w:rsidR="002A2AE0" w:rsidRPr="00182A4C" w14:paraId="70783327" w14:textId="77777777" w:rsidTr="002A2AE0">
        <w:trPr>
          <w:trHeight w:val="639"/>
        </w:trPr>
        <w:tc>
          <w:tcPr>
            <w:tcW w:w="1293" w:type="dxa"/>
            <w:shd w:val="clear" w:color="auto" w:fill="auto"/>
            <w:noWrap/>
            <w:vAlign w:val="bottom"/>
            <w:hideMark/>
          </w:tcPr>
          <w:p w14:paraId="57EA2603" w14:textId="2BF52930"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CC11995" w14:textId="7739EDBA"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26FF3BED" w14:textId="0461E9DE"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28AAC1ED" w14:textId="3B558F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(-0.61, 1.70)</w:t>
            </w:r>
          </w:p>
        </w:tc>
        <w:tc>
          <w:tcPr>
            <w:tcW w:w="1335" w:type="dxa"/>
            <w:shd w:val="clear" w:color="auto" w:fill="auto"/>
            <w:noWrap/>
            <w:vAlign w:val="bottom"/>
            <w:hideMark/>
          </w:tcPr>
          <w:p w14:paraId="39DE57DF" w14:textId="5C68BE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0.44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0.81)</w:t>
            </w:r>
          </w:p>
        </w:tc>
        <w:tc>
          <w:tcPr>
            <w:tcW w:w="1335" w:type="dxa"/>
            <w:shd w:val="clear" w:color="auto" w:fill="auto"/>
            <w:noWrap/>
            <w:vAlign w:val="bottom"/>
            <w:hideMark/>
          </w:tcPr>
          <w:p w14:paraId="21DDD763" w14:textId="0420A7E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0.68 </w:t>
            </w:r>
            <w:proofErr w:type="gramStart"/>
            <w:r w:rsidRPr="00182A4C">
              <w:rPr>
                <w:rFonts w:eastAsia="Times New Roman"/>
                <w:color w:val="000000"/>
                <w:sz w:val="18"/>
                <w:szCs w:val="18"/>
              </w:rPr>
              <w:t>( 0.33</w:t>
            </w:r>
            <w:proofErr w:type="gramEnd"/>
            <w:r w:rsidRPr="00182A4C">
              <w:rPr>
                <w:rFonts w:eastAsia="Times New Roman"/>
                <w:color w:val="000000"/>
                <w:sz w:val="18"/>
                <w:szCs w:val="18"/>
              </w:rPr>
              <w:t>, 1.04)</w:t>
            </w:r>
          </w:p>
        </w:tc>
        <w:tc>
          <w:tcPr>
            <w:tcW w:w="1335" w:type="dxa"/>
            <w:shd w:val="clear" w:color="auto" w:fill="auto"/>
            <w:noWrap/>
            <w:vAlign w:val="bottom"/>
            <w:hideMark/>
          </w:tcPr>
          <w:p w14:paraId="569CAE7B" w14:textId="73D6A9E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0.88 </w:t>
            </w:r>
            <w:proofErr w:type="gramStart"/>
            <w:r w:rsidRPr="00182A4C">
              <w:rPr>
                <w:rFonts w:eastAsia="Times New Roman"/>
                <w:color w:val="000000"/>
                <w:sz w:val="18"/>
                <w:szCs w:val="18"/>
              </w:rPr>
              <w:t>( 0.51</w:t>
            </w:r>
            <w:proofErr w:type="gramEnd"/>
            <w:r w:rsidRPr="00182A4C">
              <w:rPr>
                <w:rFonts w:eastAsia="Times New Roman"/>
                <w:color w:val="000000"/>
                <w:sz w:val="18"/>
                <w:szCs w:val="18"/>
              </w:rPr>
              <w:t>, 1.25)</w:t>
            </w:r>
          </w:p>
        </w:tc>
        <w:tc>
          <w:tcPr>
            <w:tcW w:w="1335" w:type="dxa"/>
            <w:shd w:val="clear" w:color="auto" w:fill="auto"/>
            <w:noWrap/>
            <w:vAlign w:val="bottom"/>
            <w:hideMark/>
          </w:tcPr>
          <w:p w14:paraId="53DE8364" w14:textId="0D41D4D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w:t>
            </w:r>
            <w:proofErr w:type="gramStart"/>
            <w:r w:rsidRPr="00182A4C">
              <w:rPr>
                <w:rFonts w:eastAsia="Times New Roman"/>
                <w:color w:val="000000"/>
                <w:sz w:val="18"/>
                <w:szCs w:val="18"/>
              </w:rPr>
              <w:t>( 0.19</w:t>
            </w:r>
            <w:proofErr w:type="gramEnd"/>
            <w:r w:rsidRPr="00182A4C">
              <w:rPr>
                <w:rFonts w:eastAsia="Times New Roman"/>
                <w:color w:val="000000"/>
                <w:sz w:val="18"/>
                <w:szCs w:val="18"/>
              </w:rPr>
              <w:t>, 0.95)</w:t>
            </w:r>
          </w:p>
        </w:tc>
        <w:tc>
          <w:tcPr>
            <w:tcW w:w="1335" w:type="dxa"/>
            <w:shd w:val="clear" w:color="auto" w:fill="auto"/>
            <w:noWrap/>
            <w:vAlign w:val="bottom"/>
            <w:hideMark/>
          </w:tcPr>
          <w:p w14:paraId="1A6383F3" w14:textId="318F441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1.00 </w:t>
            </w:r>
            <w:proofErr w:type="gramStart"/>
            <w:r w:rsidRPr="00182A4C">
              <w:rPr>
                <w:rFonts w:eastAsia="Times New Roman"/>
                <w:color w:val="000000"/>
                <w:sz w:val="18"/>
                <w:szCs w:val="18"/>
              </w:rPr>
              <w:t>( 0.58</w:t>
            </w:r>
            <w:proofErr w:type="gramEnd"/>
            <w:r w:rsidRPr="00182A4C">
              <w:rPr>
                <w:rFonts w:eastAsia="Times New Roman"/>
                <w:color w:val="000000"/>
                <w:sz w:val="18"/>
                <w:szCs w:val="18"/>
              </w:rPr>
              <w:t>, 1.44)</w:t>
            </w:r>
          </w:p>
        </w:tc>
        <w:tc>
          <w:tcPr>
            <w:tcW w:w="1335" w:type="dxa"/>
            <w:shd w:val="clear" w:color="auto" w:fill="auto"/>
            <w:noWrap/>
            <w:vAlign w:val="bottom"/>
            <w:hideMark/>
          </w:tcPr>
          <w:p w14:paraId="76C9B4FA" w14:textId="603466E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0.75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1.22)</w:t>
            </w:r>
          </w:p>
        </w:tc>
        <w:tc>
          <w:tcPr>
            <w:tcW w:w="1335" w:type="dxa"/>
            <w:shd w:val="clear" w:color="auto" w:fill="auto"/>
            <w:noWrap/>
            <w:vAlign w:val="bottom"/>
            <w:hideMark/>
          </w:tcPr>
          <w:p w14:paraId="3330C166" w14:textId="555D3E8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0.86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1.65)</w:t>
            </w:r>
          </w:p>
        </w:tc>
      </w:tr>
      <w:tr w:rsidR="002A2AE0" w:rsidRPr="00182A4C" w14:paraId="5FBE5B5F" w14:textId="77777777" w:rsidTr="002A2AE0">
        <w:trPr>
          <w:trHeight w:val="320"/>
        </w:trPr>
        <w:tc>
          <w:tcPr>
            <w:tcW w:w="1293" w:type="dxa"/>
            <w:shd w:val="clear" w:color="auto" w:fill="auto"/>
            <w:noWrap/>
            <w:vAlign w:val="bottom"/>
            <w:hideMark/>
          </w:tcPr>
          <w:p w14:paraId="4E4F5BD9" w14:textId="7534B63A"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837743" w14:textId="023FD293"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2F83209B" w14:textId="657DFC7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0.59 (-0.41, 1.60)</w:t>
            </w:r>
          </w:p>
        </w:tc>
        <w:tc>
          <w:tcPr>
            <w:tcW w:w="1335" w:type="dxa"/>
            <w:shd w:val="clear" w:color="auto" w:fill="auto"/>
            <w:noWrap/>
            <w:vAlign w:val="bottom"/>
            <w:hideMark/>
          </w:tcPr>
          <w:p w14:paraId="548696ED" w14:textId="2D4C0B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1.05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1.85)</w:t>
            </w:r>
          </w:p>
        </w:tc>
        <w:tc>
          <w:tcPr>
            <w:tcW w:w="1335" w:type="dxa"/>
            <w:shd w:val="clear" w:color="auto" w:fill="auto"/>
            <w:noWrap/>
            <w:vAlign w:val="bottom"/>
            <w:hideMark/>
          </w:tcPr>
          <w:p w14:paraId="4A58D9EA" w14:textId="597141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0.81 </w:t>
            </w:r>
            <w:proofErr w:type="gramStart"/>
            <w:r w:rsidRPr="00182A4C">
              <w:rPr>
                <w:rFonts w:eastAsia="Times New Roman"/>
                <w:color w:val="000000"/>
                <w:sz w:val="18"/>
                <w:szCs w:val="18"/>
              </w:rPr>
              <w:t>( 0.36</w:t>
            </w:r>
            <w:proofErr w:type="gramEnd"/>
            <w:r w:rsidRPr="00182A4C">
              <w:rPr>
                <w:rFonts w:eastAsia="Times New Roman"/>
                <w:color w:val="000000"/>
                <w:sz w:val="18"/>
                <w:szCs w:val="18"/>
              </w:rPr>
              <w:t>, 1.28)</w:t>
            </w:r>
          </w:p>
        </w:tc>
        <w:tc>
          <w:tcPr>
            <w:tcW w:w="1335" w:type="dxa"/>
            <w:shd w:val="clear" w:color="auto" w:fill="auto"/>
            <w:noWrap/>
            <w:vAlign w:val="bottom"/>
            <w:hideMark/>
          </w:tcPr>
          <w:p w14:paraId="4DACBB5A" w14:textId="68F57D9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0.23 (-0.28, 0.76)</w:t>
            </w:r>
          </w:p>
        </w:tc>
        <w:tc>
          <w:tcPr>
            <w:tcW w:w="1335" w:type="dxa"/>
            <w:shd w:val="clear" w:color="auto" w:fill="auto"/>
            <w:noWrap/>
            <w:vAlign w:val="bottom"/>
            <w:hideMark/>
          </w:tcPr>
          <w:p w14:paraId="769C4143" w14:textId="2CDF94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0.32 (-0.24, 0.89)</w:t>
            </w:r>
          </w:p>
        </w:tc>
        <w:tc>
          <w:tcPr>
            <w:tcW w:w="1335" w:type="dxa"/>
            <w:shd w:val="clear" w:color="auto" w:fill="auto"/>
            <w:noWrap/>
            <w:vAlign w:val="bottom"/>
            <w:hideMark/>
          </w:tcPr>
          <w:p w14:paraId="638091D0" w14:textId="18509E0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(-0.31, 0.91)</w:t>
            </w:r>
          </w:p>
        </w:tc>
        <w:tc>
          <w:tcPr>
            <w:tcW w:w="1335" w:type="dxa"/>
            <w:shd w:val="clear" w:color="auto" w:fill="auto"/>
            <w:noWrap/>
            <w:vAlign w:val="bottom"/>
            <w:hideMark/>
          </w:tcPr>
          <w:p w14:paraId="5666B6BF" w14:textId="67CB873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0.17 (-0.45, 0.81)</w:t>
            </w:r>
          </w:p>
        </w:tc>
        <w:tc>
          <w:tcPr>
            <w:tcW w:w="1335" w:type="dxa"/>
            <w:shd w:val="clear" w:color="auto" w:fill="auto"/>
            <w:noWrap/>
            <w:vAlign w:val="bottom"/>
            <w:hideMark/>
          </w:tcPr>
          <w:p w14:paraId="3D7DA397" w14:textId="060E97C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0.93 </w:t>
            </w:r>
            <w:proofErr w:type="gramStart"/>
            <w:r w:rsidRPr="00182A4C">
              <w:rPr>
                <w:rFonts w:eastAsia="Times New Roman"/>
                <w:color w:val="000000"/>
                <w:sz w:val="18"/>
                <w:szCs w:val="18"/>
              </w:rPr>
              <w:t>( 0.29</w:t>
            </w:r>
            <w:proofErr w:type="gramEnd"/>
            <w:r w:rsidRPr="00182A4C">
              <w:rPr>
                <w:rFonts w:eastAsia="Times New Roman"/>
                <w:color w:val="000000"/>
                <w:sz w:val="18"/>
                <w:szCs w:val="18"/>
              </w:rPr>
              <w:t>, 1.56)</w:t>
            </w:r>
          </w:p>
        </w:tc>
        <w:tc>
          <w:tcPr>
            <w:tcW w:w="1335" w:type="dxa"/>
            <w:shd w:val="clear" w:color="auto" w:fill="auto"/>
            <w:noWrap/>
            <w:vAlign w:val="bottom"/>
            <w:hideMark/>
          </w:tcPr>
          <w:p w14:paraId="17F9A868" w14:textId="78E093F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(-0.11, 1.71)</w:t>
            </w:r>
          </w:p>
        </w:tc>
      </w:tr>
      <w:tr w:rsidR="002A2AE0" w:rsidRPr="00182A4C" w14:paraId="4197F77D" w14:textId="77777777" w:rsidTr="002A2AE0">
        <w:trPr>
          <w:trHeight w:val="320"/>
        </w:trPr>
        <w:tc>
          <w:tcPr>
            <w:tcW w:w="1293" w:type="dxa"/>
            <w:shd w:val="clear" w:color="auto" w:fill="auto"/>
            <w:noWrap/>
            <w:vAlign w:val="bottom"/>
            <w:hideMark/>
          </w:tcPr>
          <w:p w14:paraId="24C43131" w14:textId="5A9A38A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59FEAF0" w14:textId="697D8171"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3304AD44" w14:textId="0EDBAD2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(-0.51, 2.60)</w:t>
            </w:r>
          </w:p>
        </w:tc>
        <w:tc>
          <w:tcPr>
            <w:tcW w:w="1335" w:type="dxa"/>
            <w:shd w:val="clear" w:color="auto" w:fill="auto"/>
            <w:noWrap/>
            <w:vAlign w:val="bottom"/>
            <w:hideMark/>
          </w:tcPr>
          <w:p w14:paraId="5577C665" w14:textId="1C8EC0F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(-0.59, 2.50)</w:t>
            </w:r>
          </w:p>
        </w:tc>
        <w:tc>
          <w:tcPr>
            <w:tcW w:w="1335" w:type="dxa"/>
            <w:shd w:val="clear" w:color="auto" w:fill="auto"/>
            <w:noWrap/>
            <w:vAlign w:val="bottom"/>
            <w:hideMark/>
          </w:tcPr>
          <w:p w14:paraId="6F02EF79" w14:textId="2B8D404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0.54 (-0.86, 1.99)</w:t>
            </w:r>
          </w:p>
        </w:tc>
        <w:tc>
          <w:tcPr>
            <w:tcW w:w="1335" w:type="dxa"/>
            <w:shd w:val="clear" w:color="auto" w:fill="auto"/>
            <w:noWrap/>
            <w:vAlign w:val="bottom"/>
            <w:hideMark/>
          </w:tcPr>
          <w:p w14:paraId="5EA9EC8B" w14:textId="64E7FC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1.14 (-0.22, 2.51)</w:t>
            </w:r>
          </w:p>
        </w:tc>
        <w:tc>
          <w:tcPr>
            <w:tcW w:w="1335" w:type="dxa"/>
            <w:shd w:val="clear" w:color="auto" w:fill="auto"/>
            <w:noWrap/>
            <w:vAlign w:val="bottom"/>
            <w:hideMark/>
          </w:tcPr>
          <w:p w14:paraId="37E46671" w14:textId="32D714A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(-1.16, 1.37)</w:t>
            </w:r>
          </w:p>
        </w:tc>
        <w:tc>
          <w:tcPr>
            <w:tcW w:w="1335" w:type="dxa"/>
            <w:shd w:val="clear" w:color="auto" w:fill="auto"/>
            <w:noWrap/>
            <w:vAlign w:val="bottom"/>
            <w:hideMark/>
          </w:tcPr>
          <w:p w14:paraId="503ABDA3" w14:textId="003F530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(-0.99, 1.19)</w:t>
            </w:r>
          </w:p>
        </w:tc>
        <w:tc>
          <w:tcPr>
            <w:tcW w:w="1335" w:type="dxa"/>
            <w:shd w:val="clear" w:color="auto" w:fill="auto"/>
            <w:noWrap/>
            <w:vAlign w:val="bottom"/>
            <w:hideMark/>
          </w:tcPr>
          <w:p w14:paraId="788A0614" w14:textId="18604A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0.08 (-0.87, 1.03)</w:t>
            </w:r>
          </w:p>
        </w:tc>
        <w:tc>
          <w:tcPr>
            <w:tcW w:w="1335" w:type="dxa"/>
            <w:shd w:val="clear" w:color="auto" w:fill="auto"/>
            <w:noWrap/>
            <w:vAlign w:val="bottom"/>
            <w:hideMark/>
          </w:tcPr>
          <w:p w14:paraId="621834BC" w14:textId="4116AAA7" w:rsidR="002A2AE0" w:rsidRPr="00182A4C" w:rsidRDefault="002A2AE0" w:rsidP="00334A3C">
            <w:pPr>
              <w:rPr>
                <w:rFonts w:eastAsia="Times New Roman"/>
                <w:color w:val="000000"/>
                <w:sz w:val="18"/>
                <w:szCs w:val="18"/>
              </w:rPr>
            </w:pPr>
            <w:r w:rsidRPr="00182A4C">
              <w:rPr>
                <w:rFonts w:eastAsia="Times New Roman"/>
                <w:color w:val="000000"/>
                <w:sz w:val="18"/>
                <w:szCs w:val="18"/>
              </w:rPr>
              <w:t>-0.19 (-0.89, 0.51)</w:t>
            </w:r>
          </w:p>
        </w:tc>
        <w:tc>
          <w:tcPr>
            <w:tcW w:w="1335" w:type="dxa"/>
            <w:shd w:val="clear" w:color="auto" w:fill="auto"/>
            <w:noWrap/>
            <w:vAlign w:val="bottom"/>
            <w:hideMark/>
          </w:tcPr>
          <w:p w14:paraId="55ABF9B8" w14:textId="1D9D9993" w:rsidR="002A2AE0" w:rsidRPr="00182A4C" w:rsidRDefault="002A2AE0" w:rsidP="00334A3C">
            <w:pPr>
              <w:rPr>
                <w:rFonts w:eastAsia="Times New Roman"/>
                <w:color w:val="000000"/>
                <w:sz w:val="18"/>
                <w:szCs w:val="18"/>
              </w:rPr>
            </w:pPr>
            <w:r w:rsidRPr="00182A4C">
              <w:rPr>
                <w:rFonts w:eastAsia="Times New Roman"/>
                <w:color w:val="000000"/>
                <w:sz w:val="18"/>
                <w:szCs w:val="18"/>
              </w:rPr>
              <w:t>-0.40 (-0.</w:t>
            </w:r>
            <w:proofErr w:type="gramStart"/>
            <w:r w:rsidRPr="00182A4C">
              <w:rPr>
                <w:rFonts w:eastAsia="Times New Roman"/>
                <w:color w:val="000000"/>
                <w:sz w:val="18"/>
                <w:szCs w:val="18"/>
              </w:rPr>
              <w:t>78,-</w:t>
            </w:r>
            <w:proofErr w:type="gramEnd"/>
            <w:r w:rsidRPr="00182A4C">
              <w:rPr>
                <w:rFonts w:eastAsia="Times New Roman"/>
                <w:color w:val="000000"/>
                <w:sz w:val="18"/>
                <w:szCs w:val="18"/>
              </w:rPr>
              <w:t>0.04)</w:t>
            </w:r>
          </w:p>
        </w:tc>
      </w:tr>
      <w:tr w:rsidR="002A2AE0" w:rsidRPr="00182A4C" w14:paraId="7727DCDB" w14:textId="77777777" w:rsidTr="002A2AE0">
        <w:trPr>
          <w:trHeight w:val="320"/>
        </w:trPr>
        <w:tc>
          <w:tcPr>
            <w:tcW w:w="1293" w:type="dxa"/>
            <w:shd w:val="clear" w:color="auto" w:fill="auto"/>
            <w:noWrap/>
            <w:vAlign w:val="bottom"/>
            <w:hideMark/>
          </w:tcPr>
          <w:p w14:paraId="7DFE429C" w14:textId="42195E57"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E4E5076" w14:textId="62450373"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3D718706" w14:textId="460F0A2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2.14 </w:t>
            </w:r>
            <w:proofErr w:type="gramStart"/>
            <w:r w:rsidRPr="00182A4C">
              <w:rPr>
                <w:rFonts w:eastAsia="Times New Roman"/>
                <w:color w:val="000000"/>
                <w:sz w:val="18"/>
                <w:szCs w:val="18"/>
              </w:rPr>
              <w:t>( 0.82</w:t>
            </w:r>
            <w:proofErr w:type="gramEnd"/>
            <w:r w:rsidRPr="00182A4C">
              <w:rPr>
                <w:rFonts w:eastAsia="Times New Roman"/>
                <w:color w:val="000000"/>
                <w:sz w:val="18"/>
                <w:szCs w:val="18"/>
              </w:rPr>
              <w:t>, 3.50)</w:t>
            </w:r>
          </w:p>
        </w:tc>
        <w:tc>
          <w:tcPr>
            <w:tcW w:w="1335" w:type="dxa"/>
            <w:shd w:val="clear" w:color="auto" w:fill="auto"/>
            <w:noWrap/>
            <w:vAlign w:val="bottom"/>
            <w:hideMark/>
          </w:tcPr>
          <w:p w14:paraId="4755C7F2" w14:textId="4A046A9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4.13 </w:t>
            </w:r>
            <w:proofErr w:type="gramStart"/>
            <w:r w:rsidRPr="00182A4C">
              <w:rPr>
                <w:rFonts w:eastAsia="Times New Roman"/>
                <w:color w:val="000000"/>
                <w:sz w:val="18"/>
                <w:szCs w:val="18"/>
              </w:rPr>
              <w:t>( 2.23</w:t>
            </w:r>
            <w:proofErr w:type="gramEnd"/>
            <w:r w:rsidRPr="00182A4C">
              <w:rPr>
                <w:rFonts w:eastAsia="Times New Roman"/>
                <w:color w:val="000000"/>
                <w:sz w:val="18"/>
                <w:szCs w:val="18"/>
              </w:rPr>
              <w:t>, 6.16)</w:t>
            </w:r>
          </w:p>
        </w:tc>
        <w:tc>
          <w:tcPr>
            <w:tcW w:w="1335" w:type="dxa"/>
            <w:shd w:val="clear" w:color="auto" w:fill="auto"/>
            <w:noWrap/>
            <w:vAlign w:val="bottom"/>
            <w:hideMark/>
          </w:tcPr>
          <w:p w14:paraId="40E475CA" w14:textId="267A954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1.44 </w:t>
            </w:r>
            <w:proofErr w:type="gramStart"/>
            <w:r w:rsidRPr="00182A4C">
              <w:rPr>
                <w:rFonts w:eastAsia="Times New Roman"/>
                <w:color w:val="000000"/>
                <w:sz w:val="18"/>
                <w:szCs w:val="18"/>
              </w:rPr>
              <w:t>( 0.03</w:t>
            </w:r>
            <w:proofErr w:type="gramEnd"/>
            <w:r w:rsidRPr="00182A4C">
              <w:rPr>
                <w:rFonts w:eastAsia="Times New Roman"/>
                <w:color w:val="000000"/>
                <w:sz w:val="18"/>
                <w:szCs w:val="18"/>
              </w:rPr>
              <w:t>, 2.83)</w:t>
            </w:r>
          </w:p>
        </w:tc>
        <w:tc>
          <w:tcPr>
            <w:tcW w:w="1335" w:type="dxa"/>
            <w:shd w:val="clear" w:color="auto" w:fill="auto"/>
            <w:noWrap/>
            <w:vAlign w:val="bottom"/>
            <w:hideMark/>
          </w:tcPr>
          <w:p w14:paraId="1787AF49" w14:textId="47BC83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2.28 </w:t>
            </w:r>
            <w:proofErr w:type="gramStart"/>
            <w:r w:rsidRPr="00182A4C">
              <w:rPr>
                <w:rFonts w:eastAsia="Times New Roman"/>
                <w:color w:val="000000"/>
                <w:sz w:val="18"/>
                <w:szCs w:val="18"/>
              </w:rPr>
              <w:t>( 0.86</w:t>
            </w:r>
            <w:proofErr w:type="gramEnd"/>
            <w:r w:rsidRPr="00182A4C">
              <w:rPr>
                <w:rFonts w:eastAsia="Times New Roman"/>
                <w:color w:val="000000"/>
                <w:sz w:val="18"/>
                <w:szCs w:val="18"/>
              </w:rPr>
              <w:t>, 3.63)</w:t>
            </w:r>
          </w:p>
        </w:tc>
        <w:tc>
          <w:tcPr>
            <w:tcW w:w="1335" w:type="dxa"/>
            <w:shd w:val="clear" w:color="auto" w:fill="auto"/>
            <w:noWrap/>
            <w:vAlign w:val="bottom"/>
            <w:hideMark/>
          </w:tcPr>
          <w:p w14:paraId="4B5C4262" w14:textId="25FB880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2.01 </w:t>
            </w:r>
            <w:proofErr w:type="gramStart"/>
            <w:r w:rsidRPr="00182A4C">
              <w:rPr>
                <w:rFonts w:eastAsia="Times New Roman"/>
                <w:color w:val="000000"/>
                <w:sz w:val="18"/>
                <w:szCs w:val="18"/>
              </w:rPr>
              <w:t>( 0.53</w:t>
            </w:r>
            <w:proofErr w:type="gramEnd"/>
            <w:r w:rsidRPr="00182A4C">
              <w:rPr>
                <w:rFonts w:eastAsia="Times New Roman"/>
                <w:color w:val="000000"/>
                <w:sz w:val="18"/>
                <w:szCs w:val="18"/>
              </w:rPr>
              <w:t>, 3.51)</w:t>
            </w:r>
          </w:p>
        </w:tc>
        <w:tc>
          <w:tcPr>
            <w:tcW w:w="1335" w:type="dxa"/>
            <w:shd w:val="clear" w:color="auto" w:fill="auto"/>
            <w:noWrap/>
            <w:vAlign w:val="bottom"/>
            <w:hideMark/>
          </w:tcPr>
          <w:p w14:paraId="2D6B92A7" w14:textId="3D9E17E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1.60 </w:t>
            </w:r>
            <w:proofErr w:type="gramStart"/>
            <w:r w:rsidRPr="00182A4C">
              <w:rPr>
                <w:rFonts w:eastAsia="Times New Roman"/>
                <w:color w:val="000000"/>
                <w:sz w:val="18"/>
                <w:szCs w:val="18"/>
              </w:rPr>
              <w:t>( 0.16</w:t>
            </w:r>
            <w:proofErr w:type="gramEnd"/>
            <w:r w:rsidRPr="00182A4C">
              <w:rPr>
                <w:rFonts w:eastAsia="Times New Roman"/>
                <w:color w:val="000000"/>
                <w:sz w:val="18"/>
                <w:szCs w:val="18"/>
              </w:rPr>
              <w:t>, 3.08)</w:t>
            </w:r>
          </w:p>
        </w:tc>
        <w:tc>
          <w:tcPr>
            <w:tcW w:w="1335" w:type="dxa"/>
            <w:shd w:val="clear" w:color="auto" w:fill="auto"/>
            <w:noWrap/>
            <w:vAlign w:val="bottom"/>
            <w:hideMark/>
          </w:tcPr>
          <w:p w14:paraId="12E5DD79" w14:textId="7508154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0.66 (-0.78, 2.10)</w:t>
            </w:r>
          </w:p>
        </w:tc>
        <w:tc>
          <w:tcPr>
            <w:tcW w:w="1335" w:type="dxa"/>
            <w:shd w:val="clear" w:color="auto" w:fill="auto"/>
            <w:noWrap/>
            <w:vAlign w:val="bottom"/>
            <w:hideMark/>
          </w:tcPr>
          <w:p w14:paraId="176E2567" w14:textId="5225BB4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1.35 (-0.07, 2.78)</w:t>
            </w:r>
          </w:p>
        </w:tc>
        <w:tc>
          <w:tcPr>
            <w:tcW w:w="1335" w:type="dxa"/>
            <w:shd w:val="clear" w:color="auto" w:fill="auto"/>
            <w:noWrap/>
            <w:vAlign w:val="bottom"/>
            <w:hideMark/>
          </w:tcPr>
          <w:p w14:paraId="779DADF7" w14:textId="0C8F904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0.33 (-1.22, 1.96)</w:t>
            </w:r>
          </w:p>
        </w:tc>
      </w:tr>
      <w:tr w:rsidR="002A2AE0" w:rsidRPr="00182A4C" w14:paraId="711F0802" w14:textId="77777777" w:rsidTr="002A2AE0">
        <w:trPr>
          <w:trHeight w:val="320"/>
        </w:trPr>
        <w:tc>
          <w:tcPr>
            <w:tcW w:w="1293" w:type="dxa"/>
            <w:shd w:val="clear" w:color="auto" w:fill="auto"/>
            <w:noWrap/>
            <w:vAlign w:val="bottom"/>
            <w:hideMark/>
          </w:tcPr>
          <w:p w14:paraId="4F50AEC6" w14:textId="7A9DDD2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654DCD73" w14:textId="153B5088"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74CFA7B7" w14:textId="1F8D4002" w:rsidR="002A2AE0" w:rsidRPr="00182A4C" w:rsidRDefault="002A2AE0" w:rsidP="00334A3C">
            <w:pPr>
              <w:rPr>
                <w:rFonts w:eastAsia="Times New Roman"/>
                <w:color w:val="000000"/>
                <w:sz w:val="18"/>
                <w:szCs w:val="18"/>
              </w:rPr>
            </w:pPr>
            <w:r w:rsidRPr="00182A4C">
              <w:rPr>
                <w:rFonts w:eastAsia="Times New Roman"/>
                <w:color w:val="000000"/>
                <w:sz w:val="18"/>
                <w:szCs w:val="18"/>
              </w:rPr>
              <w:t>-0.86 (-1.</w:t>
            </w:r>
            <w:proofErr w:type="gramStart"/>
            <w:r w:rsidRPr="00182A4C">
              <w:rPr>
                <w:rFonts w:eastAsia="Times New Roman"/>
                <w:color w:val="000000"/>
                <w:sz w:val="18"/>
                <w:szCs w:val="18"/>
              </w:rPr>
              <w:t>63,-</w:t>
            </w:r>
            <w:proofErr w:type="gramEnd"/>
            <w:r w:rsidRPr="00182A4C">
              <w:rPr>
                <w:rFonts w:eastAsia="Times New Roman"/>
                <w:color w:val="000000"/>
                <w:sz w:val="18"/>
                <w:szCs w:val="18"/>
              </w:rPr>
              <w:t>0.06)</w:t>
            </w:r>
          </w:p>
        </w:tc>
        <w:tc>
          <w:tcPr>
            <w:tcW w:w="1335" w:type="dxa"/>
            <w:shd w:val="clear" w:color="auto" w:fill="auto"/>
            <w:noWrap/>
            <w:vAlign w:val="bottom"/>
            <w:hideMark/>
          </w:tcPr>
          <w:p w14:paraId="5D6209BF" w14:textId="08DD54F6" w:rsidR="002A2AE0" w:rsidRPr="00182A4C" w:rsidRDefault="002A2AE0" w:rsidP="00334A3C">
            <w:pPr>
              <w:rPr>
                <w:rFonts w:eastAsia="Times New Roman"/>
                <w:color w:val="000000"/>
                <w:sz w:val="18"/>
                <w:szCs w:val="18"/>
              </w:rPr>
            </w:pPr>
            <w:r w:rsidRPr="00182A4C">
              <w:rPr>
                <w:rFonts w:eastAsia="Times New Roman"/>
                <w:color w:val="000000"/>
                <w:sz w:val="18"/>
                <w:szCs w:val="18"/>
              </w:rPr>
              <w:t>-0.74 (-1.58, 0.15)</w:t>
            </w:r>
          </w:p>
        </w:tc>
        <w:tc>
          <w:tcPr>
            <w:tcW w:w="1335" w:type="dxa"/>
            <w:shd w:val="clear" w:color="auto" w:fill="auto"/>
            <w:noWrap/>
            <w:vAlign w:val="bottom"/>
            <w:hideMark/>
          </w:tcPr>
          <w:p w14:paraId="151CBE61" w14:textId="2E1118B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0.12 (-0.69, 0.93)</w:t>
            </w:r>
          </w:p>
        </w:tc>
        <w:tc>
          <w:tcPr>
            <w:tcW w:w="1335" w:type="dxa"/>
            <w:shd w:val="clear" w:color="auto" w:fill="auto"/>
            <w:noWrap/>
            <w:vAlign w:val="bottom"/>
            <w:hideMark/>
          </w:tcPr>
          <w:p w14:paraId="0AC0487D" w14:textId="60EEED6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0.03 (-0.76, 0.84)</w:t>
            </w:r>
          </w:p>
        </w:tc>
        <w:tc>
          <w:tcPr>
            <w:tcW w:w="1335" w:type="dxa"/>
            <w:shd w:val="clear" w:color="auto" w:fill="auto"/>
            <w:noWrap/>
            <w:vAlign w:val="bottom"/>
            <w:hideMark/>
          </w:tcPr>
          <w:p w14:paraId="0DA98E33" w14:textId="4916E4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(-0.49, 1.10)</w:t>
            </w:r>
          </w:p>
        </w:tc>
        <w:tc>
          <w:tcPr>
            <w:tcW w:w="1335" w:type="dxa"/>
            <w:shd w:val="clear" w:color="auto" w:fill="auto"/>
            <w:noWrap/>
            <w:vAlign w:val="bottom"/>
            <w:hideMark/>
          </w:tcPr>
          <w:p w14:paraId="3CC0E324" w14:textId="0E53AE5E" w:rsidR="002A2AE0" w:rsidRPr="00182A4C" w:rsidRDefault="002A2AE0" w:rsidP="00334A3C">
            <w:pPr>
              <w:rPr>
                <w:rFonts w:eastAsia="Times New Roman"/>
                <w:color w:val="000000"/>
                <w:sz w:val="18"/>
                <w:szCs w:val="18"/>
              </w:rPr>
            </w:pPr>
            <w:r w:rsidRPr="00182A4C">
              <w:rPr>
                <w:rFonts w:eastAsia="Times New Roman"/>
                <w:color w:val="000000"/>
                <w:sz w:val="18"/>
                <w:szCs w:val="18"/>
              </w:rPr>
              <w:t>-0.10 (-0.90, 0.72)</w:t>
            </w:r>
          </w:p>
        </w:tc>
        <w:tc>
          <w:tcPr>
            <w:tcW w:w="1335" w:type="dxa"/>
            <w:shd w:val="clear" w:color="auto" w:fill="auto"/>
            <w:noWrap/>
            <w:vAlign w:val="bottom"/>
            <w:hideMark/>
          </w:tcPr>
          <w:p w14:paraId="4ED6A0C9" w14:textId="3B54FA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0.31 (-0.49, 1.09)</w:t>
            </w:r>
          </w:p>
        </w:tc>
        <w:tc>
          <w:tcPr>
            <w:tcW w:w="1335" w:type="dxa"/>
            <w:shd w:val="clear" w:color="auto" w:fill="auto"/>
            <w:noWrap/>
            <w:vAlign w:val="bottom"/>
            <w:hideMark/>
          </w:tcPr>
          <w:p w14:paraId="1AE32E84" w14:textId="4610781C" w:rsidR="002A2AE0" w:rsidRPr="00182A4C" w:rsidRDefault="002A2AE0" w:rsidP="00334A3C">
            <w:pPr>
              <w:rPr>
                <w:rFonts w:eastAsia="Times New Roman"/>
                <w:color w:val="000000"/>
                <w:sz w:val="18"/>
                <w:szCs w:val="18"/>
              </w:rPr>
            </w:pPr>
            <w:r w:rsidRPr="00182A4C">
              <w:rPr>
                <w:rFonts w:eastAsia="Times New Roman"/>
                <w:color w:val="000000"/>
                <w:sz w:val="18"/>
                <w:szCs w:val="18"/>
              </w:rPr>
              <w:t>-0.10 (-0.89, 0.68)</w:t>
            </w:r>
          </w:p>
        </w:tc>
        <w:tc>
          <w:tcPr>
            <w:tcW w:w="1335" w:type="dxa"/>
            <w:shd w:val="clear" w:color="auto" w:fill="auto"/>
            <w:noWrap/>
            <w:vAlign w:val="bottom"/>
            <w:hideMark/>
          </w:tcPr>
          <w:p w14:paraId="187C3C39" w14:textId="00DC9960" w:rsidR="002A2AE0" w:rsidRPr="00182A4C" w:rsidRDefault="002A2AE0" w:rsidP="00334A3C">
            <w:pPr>
              <w:rPr>
                <w:rFonts w:eastAsia="Times New Roman"/>
                <w:color w:val="000000"/>
                <w:sz w:val="18"/>
                <w:szCs w:val="18"/>
              </w:rPr>
            </w:pPr>
            <w:r w:rsidRPr="00182A4C">
              <w:rPr>
                <w:rFonts w:eastAsia="Times New Roman"/>
                <w:color w:val="000000"/>
                <w:sz w:val="18"/>
                <w:szCs w:val="18"/>
              </w:rPr>
              <w:t>-0.31 (-1.19, 0.57)</w:t>
            </w:r>
          </w:p>
        </w:tc>
      </w:tr>
      <w:tr w:rsidR="002A2AE0" w:rsidRPr="00182A4C" w14:paraId="63FF7904" w14:textId="77777777" w:rsidTr="002A2AE0">
        <w:trPr>
          <w:trHeight w:val="320"/>
        </w:trPr>
        <w:tc>
          <w:tcPr>
            <w:tcW w:w="1293" w:type="dxa"/>
            <w:shd w:val="clear" w:color="auto" w:fill="auto"/>
            <w:noWrap/>
            <w:vAlign w:val="bottom"/>
            <w:hideMark/>
          </w:tcPr>
          <w:p w14:paraId="4E83227F" w14:textId="29F4AB21"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7CF4006" w14:textId="2A55CDC2"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04D7F083" w14:textId="38C3565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0.99 (-0.05, 2.04)</w:t>
            </w:r>
          </w:p>
        </w:tc>
        <w:tc>
          <w:tcPr>
            <w:tcW w:w="1335" w:type="dxa"/>
            <w:shd w:val="clear" w:color="auto" w:fill="auto"/>
            <w:noWrap/>
            <w:vAlign w:val="bottom"/>
            <w:hideMark/>
          </w:tcPr>
          <w:p w14:paraId="6B328C42" w14:textId="38D52F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0.83 (-0.41, 2.08)</w:t>
            </w:r>
          </w:p>
        </w:tc>
        <w:tc>
          <w:tcPr>
            <w:tcW w:w="1335" w:type="dxa"/>
            <w:shd w:val="clear" w:color="auto" w:fill="auto"/>
            <w:noWrap/>
            <w:vAlign w:val="bottom"/>
            <w:hideMark/>
          </w:tcPr>
          <w:p w14:paraId="0D3BA270" w14:textId="659B615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1.24 </w:t>
            </w:r>
            <w:proofErr w:type="gramStart"/>
            <w:r w:rsidRPr="00182A4C">
              <w:rPr>
                <w:rFonts w:eastAsia="Times New Roman"/>
                <w:color w:val="000000"/>
                <w:sz w:val="18"/>
                <w:szCs w:val="18"/>
              </w:rPr>
              <w:t>( 0.49</w:t>
            </w:r>
            <w:proofErr w:type="gramEnd"/>
            <w:r w:rsidRPr="00182A4C">
              <w:rPr>
                <w:rFonts w:eastAsia="Times New Roman"/>
                <w:color w:val="000000"/>
                <w:sz w:val="18"/>
                <w:szCs w:val="18"/>
              </w:rPr>
              <w:t>, 1.98)</w:t>
            </w:r>
          </w:p>
        </w:tc>
        <w:tc>
          <w:tcPr>
            <w:tcW w:w="1335" w:type="dxa"/>
            <w:shd w:val="clear" w:color="auto" w:fill="auto"/>
            <w:noWrap/>
            <w:vAlign w:val="bottom"/>
            <w:hideMark/>
          </w:tcPr>
          <w:p w14:paraId="43D349E0" w14:textId="14F16DA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0.27 (-0.43, 0.99)</w:t>
            </w:r>
          </w:p>
        </w:tc>
        <w:tc>
          <w:tcPr>
            <w:tcW w:w="1335" w:type="dxa"/>
            <w:shd w:val="clear" w:color="auto" w:fill="auto"/>
            <w:noWrap/>
            <w:vAlign w:val="bottom"/>
            <w:hideMark/>
          </w:tcPr>
          <w:p w14:paraId="1BC5F024" w14:textId="0D08FBA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w:t>
            </w:r>
            <w:proofErr w:type="gramStart"/>
            <w:r w:rsidRPr="00182A4C">
              <w:rPr>
                <w:rFonts w:eastAsia="Times New Roman"/>
                <w:color w:val="000000"/>
                <w:sz w:val="18"/>
                <w:szCs w:val="18"/>
              </w:rPr>
              <w:t>( 0.28</w:t>
            </w:r>
            <w:proofErr w:type="gramEnd"/>
            <w:r w:rsidRPr="00182A4C">
              <w:rPr>
                <w:rFonts w:eastAsia="Times New Roman"/>
                <w:color w:val="000000"/>
                <w:sz w:val="18"/>
                <w:szCs w:val="18"/>
              </w:rPr>
              <w:t>, 1.82)</w:t>
            </w:r>
          </w:p>
        </w:tc>
        <w:tc>
          <w:tcPr>
            <w:tcW w:w="1335" w:type="dxa"/>
            <w:shd w:val="clear" w:color="auto" w:fill="auto"/>
            <w:noWrap/>
            <w:vAlign w:val="bottom"/>
            <w:hideMark/>
          </w:tcPr>
          <w:p w14:paraId="139A5FC9" w14:textId="2CAB414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(-0.09, 1.76)</w:t>
            </w:r>
          </w:p>
        </w:tc>
        <w:tc>
          <w:tcPr>
            <w:tcW w:w="1335" w:type="dxa"/>
            <w:shd w:val="clear" w:color="auto" w:fill="auto"/>
            <w:noWrap/>
            <w:vAlign w:val="bottom"/>
            <w:hideMark/>
          </w:tcPr>
          <w:p w14:paraId="2459592B" w14:textId="55375B5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(-0.52, 1.56)</w:t>
            </w:r>
          </w:p>
        </w:tc>
        <w:tc>
          <w:tcPr>
            <w:tcW w:w="1335" w:type="dxa"/>
            <w:shd w:val="clear" w:color="auto" w:fill="auto"/>
            <w:noWrap/>
            <w:vAlign w:val="bottom"/>
            <w:hideMark/>
          </w:tcPr>
          <w:p w14:paraId="12BE947A" w14:textId="47B81FC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(-0.47, 1.79)</w:t>
            </w:r>
          </w:p>
        </w:tc>
        <w:tc>
          <w:tcPr>
            <w:tcW w:w="1335" w:type="dxa"/>
            <w:shd w:val="clear" w:color="auto" w:fill="auto"/>
            <w:noWrap/>
            <w:vAlign w:val="bottom"/>
            <w:hideMark/>
          </w:tcPr>
          <w:p w14:paraId="3452B53B" w14:textId="7DA7E2D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0.87 (-0.54, 2.31)</w:t>
            </w:r>
          </w:p>
        </w:tc>
      </w:tr>
      <w:tr w:rsidR="002A2AE0" w:rsidRPr="00182A4C" w14:paraId="500AB602" w14:textId="77777777" w:rsidTr="00886AE3">
        <w:trPr>
          <w:trHeight w:val="462"/>
        </w:trPr>
        <w:tc>
          <w:tcPr>
            <w:tcW w:w="1293" w:type="dxa"/>
            <w:shd w:val="clear" w:color="auto" w:fill="auto"/>
            <w:noWrap/>
            <w:vAlign w:val="bottom"/>
            <w:hideMark/>
          </w:tcPr>
          <w:p w14:paraId="5AD26D76" w14:textId="2CB6523C"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BE2DFE" w14:textId="697D92A6"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7BF75937" w14:textId="116FD5C1"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5B267B0E" w14:textId="0A6812B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1.47 </w:t>
            </w:r>
            <w:proofErr w:type="gramStart"/>
            <w:r w:rsidRPr="00182A4C">
              <w:rPr>
                <w:rFonts w:eastAsia="Times New Roman"/>
                <w:color w:val="000000"/>
                <w:sz w:val="18"/>
                <w:szCs w:val="18"/>
              </w:rPr>
              <w:t>( 0.17</w:t>
            </w:r>
            <w:proofErr w:type="gramEnd"/>
            <w:r w:rsidRPr="00182A4C">
              <w:rPr>
                <w:rFonts w:eastAsia="Times New Roman"/>
                <w:color w:val="000000"/>
                <w:sz w:val="18"/>
                <w:szCs w:val="18"/>
              </w:rPr>
              <w:t>, 2.82)</w:t>
            </w:r>
          </w:p>
        </w:tc>
        <w:tc>
          <w:tcPr>
            <w:tcW w:w="1335" w:type="dxa"/>
            <w:shd w:val="clear" w:color="auto" w:fill="auto"/>
            <w:noWrap/>
            <w:vAlign w:val="bottom"/>
            <w:hideMark/>
          </w:tcPr>
          <w:p w14:paraId="6E4BAD76" w14:textId="55A313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(-0.10, 1.40)</w:t>
            </w:r>
          </w:p>
        </w:tc>
        <w:tc>
          <w:tcPr>
            <w:tcW w:w="1335" w:type="dxa"/>
            <w:shd w:val="clear" w:color="auto" w:fill="auto"/>
            <w:noWrap/>
            <w:vAlign w:val="bottom"/>
            <w:hideMark/>
          </w:tcPr>
          <w:p w14:paraId="684A7EDA" w14:textId="7944079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( 0.16</w:t>
            </w:r>
            <w:proofErr w:type="gramEnd"/>
            <w:r w:rsidRPr="00182A4C">
              <w:rPr>
                <w:rFonts w:eastAsia="Times New Roman"/>
                <w:color w:val="000000"/>
                <w:sz w:val="18"/>
                <w:szCs w:val="18"/>
              </w:rPr>
              <w:t>, 1.49)</w:t>
            </w:r>
          </w:p>
        </w:tc>
        <w:tc>
          <w:tcPr>
            <w:tcW w:w="1335" w:type="dxa"/>
            <w:shd w:val="clear" w:color="auto" w:fill="auto"/>
            <w:noWrap/>
            <w:vAlign w:val="bottom"/>
            <w:hideMark/>
          </w:tcPr>
          <w:p w14:paraId="0CF15C1F" w14:textId="41E5226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w:t>
            </w:r>
            <w:proofErr w:type="gramStart"/>
            <w:r w:rsidRPr="00182A4C">
              <w:rPr>
                <w:rFonts w:eastAsia="Times New Roman"/>
                <w:color w:val="000000"/>
                <w:sz w:val="18"/>
                <w:szCs w:val="18"/>
              </w:rPr>
              <w:t>( 0.00</w:t>
            </w:r>
            <w:proofErr w:type="gramEnd"/>
            <w:r w:rsidRPr="00182A4C">
              <w:rPr>
                <w:rFonts w:eastAsia="Times New Roman"/>
                <w:color w:val="000000"/>
                <w:sz w:val="18"/>
                <w:szCs w:val="18"/>
              </w:rPr>
              <w:t>, 1.20)</w:t>
            </w:r>
          </w:p>
        </w:tc>
        <w:tc>
          <w:tcPr>
            <w:tcW w:w="1335" w:type="dxa"/>
            <w:shd w:val="clear" w:color="auto" w:fill="auto"/>
            <w:noWrap/>
            <w:vAlign w:val="bottom"/>
            <w:hideMark/>
          </w:tcPr>
          <w:p w14:paraId="2267CC75" w14:textId="0E6663F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(-0.19, 0.98)</w:t>
            </w:r>
          </w:p>
        </w:tc>
        <w:tc>
          <w:tcPr>
            <w:tcW w:w="1335" w:type="dxa"/>
            <w:shd w:val="clear" w:color="auto" w:fill="auto"/>
            <w:noWrap/>
            <w:vAlign w:val="bottom"/>
            <w:hideMark/>
          </w:tcPr>
          <w:p w14:paraId="031B6B04" w14:textId="091620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(-0.16, 1.21)</w:t>
            </w:r>
          </w:p>
        </w:tc>
        <w:tc>
          <w:tcPr>
            <w:tcW w:w="1335" w:type="dxa"/>
            <w:shd w:val="clear" w:color="auto" w:fill="auto"/>
            <w:noWrap/>
            <w:vAlign w:val="bottom"/>
            <w:hideMark/>
          </w:tcPr>
          <w:p w14:paraId="4DE52902" w14:textId="30D7547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1.77)</w:t>
            </w:r>
          </w:p>
        </w:tc>
        <w:tc>
          <w:tcPr>
            <w:tcW w:w="1335" w:type="dxa"/>
            <w:shd w:val="clear" w:color="auto" w:fill="auto"/>
            <w:noWrap/>
            <w:vAlign w:val="bottom"/>
            <w:hideMark/>
          </w:tcPr>
          <w:p w14:paraId="6B63002D" w14:textId="4FD0C56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(-0.53, 2.13)</w:t>
            </w:r>
          </w:p>
        </w:tc>
      </w:tr>
    </w:tbl>
    <w:p w14:paraId="19085F5E" w14:textId="07A8AFC4" w:rsidR="00D04A37" w:rsidRPr="00182A4C" w:rsidRDefault="00D04A37" w:rsidP="00D76DF7">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3" w:author="Bennett, James E" w:date="2019-01-09T10:42:00Z" w:initials="BJE">
    <w:p w14:paraId="4AC5FAAB" w14:textId="14E687D9" w:rsidR="00335C7B" w:rsidRDefault="00335C7B">
      <w:pPr>
        <w:pStyle w:val="CommentText"/>
      </w:pPr>
      <w:r>
        <w:rPr>
          <w:rStyle w:val="CommentReference"/>
        </w:rPr>
        <w:annotationRef/>
      </w:r>
      <w:r>
        <w:t>How do we phrase “non-anomaly temperature</w:t>
      </w:r>
      <w:proofErr w:type="gramStart"/>
      <w:r>
        <w:t>” ?</w:t>
      </w:r>
      <w:proofErr w:type="gramEnd"/>
    </w:p>
  </w:comment>
  <w:comment w:id="56" w:author="Ezzati, Majid" w:date="2018-12-30T21:15:00Z" w:initials="EM">
    <w:p w14:paraId="1DBEB4DD" w14:textId="78C91351" w:rsidR="00BE7791" w:rsidRDefault="00BE7791">
      <w:pPr>
        <w:pStyle w:val="CommentText"/>
      </w:pPr>
      <w:r>
        <w:rPr>
          <w:rStyle w:val="CommentReference"/>
        </w:rPr>
        <w:annotationRef/>
      </w:r>
      <w:r>
        <w:t>discuss</w:t>
      </w:r>
    </w:p>
  </w:comment>
  <w:comment w:id="61" w:author="Ezzati, Majid" w:date="2018-12-30T21:15:00Z" w:initials="EM">
    <w:p w14:paraId="2A92930C" w14:textId="37CF8175" w:rsidR="00BE7791" w:rsidRDefault="00BE7791">
      <w:pPr>
        <w:pStyle w:val="CommentText"/>
      </w:pPr>
      <w:r>
        <w:rPr>
          <w:rStyle w:val="CommentReference"/>
        </w:rPr>
        <w:annotationRef/>
      </w:r>
      <w:r>
        <w:t xml:space="preserve">discuss </w:t>
      </w:r>
    </w:p>
  </w:comment>
  <w:comment w:id="75" w:author="Ezzati, Majid" w:date="2018-12-30T21:15:00Z" w:initials="EM">
    <w:p w14:paraId="76DE71A4" w14:textId="77777777" w:rsidR="00BE7791" w:rsidRDefault="00BE7791" w:rsidP="007709ED">
      <w:pPr>
        <w:pStyle w:val="CommentText"/>
      </w:pPr>
      <w:r>
        <w:rPr>
          <w:rStyle w:val="CommentReference"/>
        </w:rPr>
        <w:annotationRef/>
      </w:r>
      <w:r>
        <w:t xml:space="preserve">Is this relevant? </w:t>
      </w:r>
    </w:p>
  </w:comment>
  <w:comment w:id="76" w:author="Parks, Robbie M" w:date="2019-01-07T23:52:00Z" w:initials="PRM">
    <w:p w14:paraId="6CA5D2A9" w14:textId="56F845D8" w:rsidR="00BE7791" w:rsidRDefault="00BE7791">
      <w:pPr>
        <w:pStyle w:val="CommentText"/>
      </w:pPr>
      <w:r>
        <w:rPr>
          <w:rStyle w:val="CommentReference"/>
        </w:rPr>
        <w:annotationRef/>
      </w:r>
      <w:r>
        <w:t>Have moved out of ‘previous studies’ as per James’s suggestion</w:t>
      </w:r>
    </w:p>
  </w:comment>
  <w:comment w:id="77" w:author="Ezzati, Majid" w:date="2018-12-30T21:17:00Z" w:initials="EM">
    <w:p w14:paraId="516F79A2" w14:textId="77777777" w:rsidR="00BE7791" w:rsidRDefault="00BE7791" w:rsidP="005F20AD">
      <w:pPr>
        <w:pStyle w:val="CommentText"/>
      </w:pPr>
      <w:r>
        <w:rPr>
          <w:rStyle w:val="CommentReference"/>
        </w:rPr>
        <w:annotationRef/>
      </w:r>
      <w:r>
        <w:t>relevant? discuss</w:t>
      </w:r>
    </w:p>
  </w:comment>
  <w:comment w:id="78" w:author="Ezzati, Majid" w:date="2018-12-30T21:17:00Z" w:initials="EM">
    <w:p w14:paraId="3C9A0DAC" w14:textId="77777777" w:rsidR="00BE7791" w:rsidRDefault="00BE7791" w:rsidP="005F20AD">
      <w:pPr>
        <w:pStyle w:val="CommentText"/>
      </w:pPr>
      <w:r>
        <w:rPr>
          <w:rStyle w:val="CommentReference"/>
        </w:rPr>
        <w:annotationRef/>
      </w:r>
      <w:r>
        <w:t xml:space="preserve">hmmm? </w:t>
      </w:r>
    </w:p>
  </w:comment>
  <w:comment w:id="79" w:author="Parks, Robbie M" w:date="2019-01-02T14:06:00Z" w:initials="PRM">
    <w:p w14:paraId="7D0B66CF" w14:textId="77777777" w:rsidR="00BE7791" w:rsidRDefault="00BE7791" w:rsidP="005F20AD">
      <w:pPr>
        <w:pStyle w:val="CommentText"/>
      </w:pPr>
      <w:r>
        <w:rPr>
          <w:rStyle w:val="CommentReference"/>
        </w:rPr>
        <w:annotationRef/>
      </w:r>
      <w:r>
        <w:t xml:space="preserve">Have attempted to clarify. </w:t>
      </w:r>
      <w:proofErr w:type="gramStart"/>
      <w:r>
        <w:t>Generally</w:t>
      </w:r>
      <w:proofErr w:type="gramEnd"/>
      <w:r>
        <w:t xml:space="preserve"> interactions due to increase time outdoors will increase number of conflicts per 100,000 and potentially more assaults.</w:t>
      </w:r>
    </w:p>
  </w:comment>
  <w:comment w:id="81" w:author="Bennett, James E" w:date="2019-01-09T10:52:00Z" w:initials="BJE">
    <w:p w14:paraId="191318E8" w14:textId="77777777" w:rsidR="00315EDD" w:rsidRDefault="00315EDD">
      <w:pPr>
        <w:pStyle w:val="CommentText"/>
      </w:pPr>
      <w:r>
        <w:rPr>
          <w:rStyle w:val="CommentReference"/>
        </w:rPr>
        <w:annotationRef/>
      </w:r>
      <w:r>
        <w:t>Makes more sense to move this to the end of the section – i.e. first list what research there is and then say but more is needed. Saying it first and then listing the research makes it a bit confused.</w:t>
      </w:r>
    </w:p>
    <w:p w14:paraId="6ADA5EB8" w14:textId="0E46BD0F" w:rsidR="00315EDD" w:rsidRDefault="00315EDD">
      <w:pPr>
        <w:pStyle w:val="CommentText"/>
      </w:pPr>
      <w:r>
        <w:t xml:space="preserve">Do you want to say climate change in this sentence or can we use temperature instead? </w:t>
      </w:r>
      <w:r>
        <w:t>Or you could say “into temperature, and more broadly climate change, and mental health” ?</w:t>
      </w:r>
      <w:bookmarkStart w:id="82" w:name="_GoBack"/>
      <w:bookmarkEnd w:id="82"/>
    </w:p>
  </w:comment>
  <w:comment w:id="80" w:author="Ezzati, Majid" w:date="2018-12-30T21:17:00Z" w:initials="EM">
    <w:p w14:paraId="690CE2A8" w14:textId="77777777" w:rsidR="00BE7791" w:rsidRDefault="00BE7791" w:rsidP="005F20AD">
      <w:pPr>
        <w:pStyle w:val="CommentText"/>
      </w:pPr>
      <w:r>
        <w:rPr>
          <w:rStyle w:val="CommentReference"/>
        </w:rPr>
        <w:annotationRef/>
      </w:r>
      <w:r>
        <w:t>Discuss how to frame these credibly and succinctly</w:t>
      </w:r>
    </w:p>
  </w:comment>
  <w:comment w:id="133" w:author="Ezzati, Majid" w:date="2018-12-30T21:27:00Z" w:initials="EM">
    <w:p w14:paraId="6605938E" w14:textId="5E6FE779" w:rsidR="00BE7791" w:rsidRDefault="00BE7791">
      <w:pPr>
        <w:pStyle w:val="CommentText"/>
      </w:pPr>
      <w:r>
        <w:rPr>
          <w:rStyle w:val="CommentReference"/>
        </w:rPr>
        <w:annotationRef/>
      </w:r>
      <w:r>
        <w:t>Remove spacing between lines</w:t>
      </w:r>
    </w:p>
  </w:comment>
  <w:comment w:id="172" w:author="Ezzati, Majid" w:date="2018-12-30T21:43:00Z" w:initials="EM">
    <w:p w14:paraId="6B5646F7" w14:textId="272433BF" w:rsidR="00BE7791" w:rsidRDefault="00BE7791">
      <w:pPr>
        <w:pStyle w:val="CommentText"/>
      </w:pPr>
      <w:r>
        <w:rPr>
          <w:rStyle w:val="CommentReference"/>
        </w:rPr>
        <w:annotationRef/>
      </w:r>
      <w:r>
        <w:t>Order consistently throughout</w:t>
      </w:r>
    </w:p>
  </w:comment>
  <w:comment w:id="187" w:author="Ezzati, Majid" w:date="2018-12-30T21:44:00Z" w:initials="EM">
    <w:p w14:paraId="72A85927" w14:textId="2B64BFEC" w:rsidR="00BE7791" w:rsidRDefault="00BE7791">
      <w:pPr>
        <w:pStyle w:val="CommentText"/>
      </w:pPr>
      <w:r>
        <w:rPr>
          <w:rStyle w:val="CommentReference"/>
        </w:rPr>
        <w:annotationRef/>
      </w:r>
      <w:r>
        <w:t>complete</w:t>
      </w:r>
    </w:p>
  </w:comment>
  <w:comment w:id="349" w:author="Ezzati, Majid" w:date="2018-12-30T21:45:00Z" w:initials="EM">
    <w:p w14:paraId="3A98E373" w14:textId="179EF249" w:rsidR="00BE7791" w:rsidRDefault="00BE7791">
      <w:pPr>
        <w:pStyle w:val="CommentText"/>
      </w:pPr>
      <w:r>
        <w:rPr>
          <w:rStyle w:val="CommentReference"/>
        </w:rPr>
        <w:annotationRef/>
      </w:r>
      <w:r>
        <w:t>what is this? Discuss if relevant or not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AC5FAAB" w15:done="0"/>
  <w15:commentEx w15:paraId="1DBEB4DD" w15:done="0"/>
  <w15:commentEx w15:paraId="2A92930C" w15:done="0"/>
  <w15:commentEx w15:paraId="76DE71A4" w15:done="0"/>
  <w15:commentEx w15:paraId="6CA5D2A9" w15:paraIdParent="76DE71A4" w15:done="0"/>
  <w15:commentEx w15:paraId="516F79A2" w15:done="0"/>
  <w15:commentEx w15:paraId="3C9A0DAC" w15:done="0"/>
  <w15:commentEx w15:paraId="7D0B66CF" w15:paraIdParent="3C9A0DAC" w15:done="0"/>
  <w15:commentEx w15:paraId="6ADA5EB8" w15:done="0"/>
  <w15:commentEx w15:paraId="690CE2A8" w15:done="0"/>
  <w15:commentEx w15:paraId="6605938E" w15:done="0"/>
  <w15:commentEx w15:paraId="6B5646F7" w15:done="0"/>
  <w15:commentEx w15:paraId="72A85927" w15:done="0"/>
  <w15:commentEx w15:paraId="3A98E3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AC5FAAB" w16cid:durableId="1FE04E88"/>
  <w16cid:commentId w16cid:paraId="1DBEB4DD" w16cid:durableId="1FE04862"/>
  <w16cid:commentId w16cid:paraId="2A92930C" w16cid:durableId="1FE04863"/>
  <w16cid:commentId w16cid:paraId="76DE71A4" w16cid:durableId="1FE04864"/>
  <w16cid:commentId w16cid:paraId="6CA5D2A9" w16cid:durableId="1FE04865"/>
  <w16cid:commentId w16cid:paraId="516F79A2" w16cid:durableId="1FE04866"/>
  <w16cid:commentId w16cid:paraId="3C9A0DAC" w16cid:durableId="1FE04867"/>
  <w16cid:commentId w16cid:paraId="7D0B66CF" w16cid:durableId="1FE04868"/>
  <w16cid:commentId w16cid:paraId="6ADA5EB8" w16cid:durableId="1FE050FB"/>
  <w16cid:commentId w16cid:paraId="690CE2A8" w16cid:durableId="1FE0486C"/>
  <w16cid:commentId w16cid:paraId="6605938E" w16cid:durableId="1FE0486E"/>
  <w16cid:commentId w16cid:paraId="6B5646F7" w16cid:durableId="1FE0486F"/>
  <w16cid:commentId w16cid:paraId="72A85927" w16cid:durableId="1FE04870"/>
  <w16cid:commentId w16cid:paraId="3A98E373" w16cid:durableId="1FE048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F436F6" w14:textId="77777777" w:rsidR="00BE7791" w:rsidRDefault="00BE7791">
      <w:r>
        <w:separator/>
      </w:r>
    </w:p>
  </w:endnote>
  <w:endnote w:type="continuationSeparator" w:id="0">
    <w:p w14:paraId="644F966B" w14:textId="77777777" w:rsidR="00BE7791" w:rsidRDefault="00BE7791">
      <w:r>
        <w:continuationSeparator/>
      </w:r>
    </w:p>
  </w:endnote>
  <w:endnote w:type="continuationNotice" w:id="1">
    <w:p w14:paraId="2E6F97A5" w14:textId="77777777" w:rsidR="00BE7791" w:rsidRDefault="00BE77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BE7791" w:rsidRDefault="00BE7791"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BE7791" w:rsidRDefault="00BE7791"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F27D324" w:rsidR="00BE7791" w:rsidRDefault="00BE7791"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17</w:t>
    </w:r>
    <w:r>
      <w:rPr>
        <w:rStyle w:val="PageNumber"/>
      </w:rPr>
      <w:fldChar w:fldCharType="end"/>
    </w:r>
  </w:p>
  <w:p w14:paraId="3F8F309C" w14:textId="77777777" w:rsidR="00BE7791" w:rsidRDefault="00BE7791"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EE6B99" w14:textId="77777777" w:rsidR="00BE7791" w:rsidRDefault="00BE7791">
      <w:r>
        <w:separator/>
      </w:r>
    </w:p>
  </w:footnote>
  <w:footnote w:type="continuationSeparator" w:id="0">
    <w:p w14:paraId="0AF6ED7D" w14:textId="77777777" w:rsidR="00BE7791" w:rsidRDefault="00BE7791">
      <w:r>
        <w:continuationSeparator/>
      </w:r>
    </w:p>
  </w:footnote>
  <w:footnote w:type="continuationNotice" w:id="1">
    <w:p w14:paraId="5AAA4DF0" w14:textId="77777777" w:rsidR="00BE7791" w:rsidRDefault="00BE779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rks, Robbie M">
    <w15:presenceInfo w15:providerId="None" w15:userId="Parks, Robbie M"/>
  </w15:person>
  <w15:person w15:author="Bennett, James E">
    <w15:presenceInfo w15:providerId="AD" w15:userId="S::umahx99@ic.ac.uk::69b75617-9440-4f3c-8dd3-68616e7e15e7"/>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63B"/>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F74"/>
    <w:rsid w:val="00095490"/>
    <w:rsid w:val="00095915"/>
    <w:rsid w:val="00095F25"/>
    <w:rsid w:val="000962A3"/>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5187"/>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FD5"/>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1688"/>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256"/>
    <w:rsid w:val="001F55C9"/>
    <w:rsid w:val="001F5A2E"/>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5199"/>
    <w:rsid w:val="002166AE"/>
    <w:rsid w:val="00216745"/>
    <w:rsid w:val="00216B1B"/>
    <w:rsid w:val="00216C7B"/>
    <w:rsid w:val="002172DD"/>
    <w:rsid w:val="00217529"/>
    <w:rsid w:val="00217F61"/>
    <w:rsid w:val="002202BF"/>
    <w:rsid w:val="00220930"/>
    <w:rsid w:val="00220C4B"/>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1A6"/>
    <w:rsid w:val="002522D1"/>
    <w:rsid w:val="00252661"/>
    <w:rsid w:val="0025276A"/>
    <w:rsid w:val="00252CB9"/>
    <w:rsid w:val="00252CDC"/>
    <w:rsid w:val="0025351B"/>
    <w:rsid w:val="002541F6"/>
    <w:rsid w:val="00254463"/>
    <w:rsid w:val="002545CA"/>
    <w:rsid w:val="00254B2A"/>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493"/>
    <w:rsid w:val="0031463F"/>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41789"/>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59D"/>
    <w:rsid w:val="00356600"/>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DF4"/>
    <w:rsid w:val="003C46F0"/>
    <w:rsid w:val="003C4FE4"/>
    <w:rsid w:val="003C50B5"/>
    <w:rsid w:val="003C52FC"/>
    <w:rsid w:val="003C6C93"/>
    <w:rsid w:val="003C7830"/>
    <w:rsid w:val="003C7D02"/>
    <w:rsid w:val="003D0A6C"/>
    <w:rsid w:val="003D11EE"/>
    <w:rsid w:val="003D1392"/>
    <w:rsid w:val="003D20F2"/>
    <w:rsid w:val="003D298F"/>
    <w:rsid w:val="003D2A41"/>
    <w:rsid w:val="003D31F7"/>
    <w:rsid w:val="003D32AA"/>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68"/>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5372"/>
    <w:rsid w:val="004453B7"/>
    <w:rsid w:val="004455BB"/>
    <w:rsid w:val="004455F1"/>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B031E"/>
    <w:rsid w:val="004B0A34"/>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72F1"/>
    <w:rsid w:val="00550361"/>
    <w:rsid w:val="00550F9E"/>
    <w:rsid w:val="00552A75"/>
    <w:rsid w:val="00552C1A"/>
    <w:rsid w:val="00552C42"/>
    <w:rsid w:val="005537B0"/>
    <w:rsid w:val="00553BFB"/>
    <w:rsid w:val="0055432E"/>
    <w:rsid w:val="00554728"/>
    <w:rsid w:val="00554C35"/>
    <w:rsid w:val="0055543E"/>
    <w:rsid w:val="00555EB2"/>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731"/>
    <w:rsid w:val="00566932"/>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F6E"/>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038"/>
    <w:rsid w:val="00652AC7"/>
    <w:rsid w:val="00652EBD"/>
    <w:rsid w:val="006540C6"/>
    <w:rsid w:val="006542C5"/>
    <w:rsid w:val="00654669"/>
    <w:rsid w:val="00655358"/>
    <w:rsid w:val="00657CEE"/>
    <w:rsid w:val="00660677"/>
    <w:rsid w:val="006608A1"/>
    <w:rsid w:val="0066096F"/>
    <w:rsid w:val="00660D5C"/>
    <w:rsid w:val="00660FA9"/>
    <w:rsid w:val="00661B1E"/>
    <w:rsid w:val="00661BB4"/>
    <w:rsid w:val="00662876"/>
    <w:rsid w:val="00662D9A"/>
    <w:rsid w:val="0066306F"/>
    <w:rsid w:val="006633AD"/>
    <w:rsid w:val="0066454A"/>
    <w:rsid w:val="006647DF"/>
    <w:rsid w:val="00664921"/>
    <w:rsid w:val="00665BF4"/>
    <w:rsid w:val="00670CE3"/>
    <w:rsid w:val="00670E5A"/>
    <w:rsid w:val="00670EC7"/>
    <w:rsid w:val="006710CC"/>
    <w:rsid w:val="00671218"/>
    <w:rsid w:val="00671DC6"/>
    <w:rsid w:val="00671E7D"/>
    <w:rsid w:val="00672AE0"/>
    <w:rsid w:val="00673042"/>
    <w:rsid w:val="00673416"/>
    <w:rsid w:val="006745D0"/>
    <w:rsid w:val="00674952"/>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6480"/>
    <w:rsid w:val="0091722D"/>
    <w:rsid w:val="009177FF"/>
    <w:rsid w:val="0091791E"/>
    <w:rsid w:val="0092067E"/>
    <w:rsid w:val="0092068A"/>
    <w:rsid w:val="00920FF1"/>
    <w:rsid w:val="00921D87"/>
    <w:rsid w:val="00922036"/>
    <w:rsid w:val="00923BD5"/>
    <w:rsid w:val="00923C48"/>
    <w:rsid w:val="009270D5"/>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E6E"/>
    <w:rsid w:val="009F13D7"/>
    <w:rsid w:val="009F14CD"/>
    <w:rsid w:val="009F16DD"/>
    <w:rsid w:val="009F2476"/>
    <w:rsid w:val="009F2FE1"/>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39F5"/>
    <w:rsid w:val="00A44872"/>
    <w:rsid w:val="00A4542A"/>
    <w:rsid w:val="00A45F99"/>
    <w:rsid w:val="00A46810"/>
    <w:rsid w:val="00A46B9A"/>
    <w:rsid w:val="00A46D68"/>
    <w:rsid w:val="00A47B94"/>
    <w:rsid w:val="00A5021F"/>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3B7"/>
    <w:rsid w:val="00B3785E"/>
    <w:rsid w:val="00B40020"/>
    <w:rsid w:val="00B409E8"/>
    <w:rsid w:val="00B42638"/>
    <w:rsid w:val="00B42937"/>
    <w:rsid w:val="00B43563"/>
    <w:rsid w:val="00B440DE"/>
    <w:rsid w:val="00B44620"/>
    <w:rsid w:val="00B4508B"/>
    <w:rsid w:val="00B45714"/>
    <w:rsid w:val="00B46D1D"/>
    <w:rsid w:val="00B46F83"/>
    <w:rsid w:val="00B4709F"/>
    <w:rsid w:val="00B4751E"/>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B18"/>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77B"/>
    <w:rsid w:val="00B86EC8"/>
    <w:rsid w:val="00B87613"/>
    <w:rsid w:val="00B87AB1"/>
    <w:rsid w:val="00B9109F"/>
    <w:rsid w:val="00B91584"/>
    <w:rsid w:val="00B91C56"/>
    <w:rsid w:val="00B94549"/>
    <w:rsid w:val="00B9455F"/>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791"/>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239"/>
    <w:rsid w:val="00C436BA"/>
    <w:rsid w:val="00C43BA2"/>
    <w:rsid w:val="00C4447B"/>
    <w:rsid w:val="00C44565"/>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EC"/>
    <w:rsid w:val="00D92294"/>
    <w:rsid w:val="00D923AB"/>
    <w:rsid w:val="00D92672"/>
    <w:rsid w:val="00D92A88"/>
    <w:rsid w:val="00D93B41"/>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766"/>
    <w:rsid w:val="00DE5F29"/>
    <w:rsid w:val="00DE6C99"/>
    <w:rsid w:val="00DE752B"/>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0C70"/>
    <w:rsid w:val="00E91DA9"/>
    <w:rsid w:val="00E92AEA"/>
    <w:rsid w:val="00E92CD8"/>
    <w:rsid w:val="00E93F94"/>
    <w:rsid w:val="00E948ED"/>
    <w:rsid w:val="00E974B1"/>
    <w:rsid w:val="00E97B3B"/>
    <w:rsid w:val="00EA0603"/>
    <w:rsid w:val="00EA1027"/>
    <w:rsid w:val="00EA1C1C"/>
    <w:rsid w:val="00EA2AAE"/>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F0593"/>
    <w:rsid w:val="00EF0BC4"/>
    <w:rsid w:val="00EF0C40"/>
    <w:rsid w:val="00EF0DEC"/>
    <w:rsid w:val="00EF12B4"/>
    <w:rsid w:val="00EF16B2"/>
    <w:rsid w:val="00EF21EF"/>
    <w:rsid w:val="00EF30D6"/>
    <w:rsid w:val="00EF3762"/>
    <w:rsid w:val="00EF3A8C"/>
    <w:rsid w:val="00EF44AE"/>
    <w:rsid w:val="00EF44EF"/>
    <w:rsid w:val="00EF483A"/>
    <w:rsid w:val="00EF5A5E"/>
    <w:rsid w:val="00EF68CB"/>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6016"/>
    <w:rsid w:val="00F26092"/>
    <w:rsid w:val="00F26C2C"/>
    <w:rsid w:val="00F2719E"/>
    <w:rsid w:val="00F275C0"/>
    <w:rsid w:val="00F306C6"/>
    <w:rsid w:val="00F30D29"/>
    <w:rsid w:val="00F30D74"/>
    <w:rsid w:val="00F319D5"/>
    <w:rsid w:val="00F31B02"/>
    <w:rsid w:val="00F32EA7"/>
    <w:rsid w:val="00F33271"/>
    <w:rsid w:val="00F33FB4"/>
    <w:rsid w:val="00F34643"/>
    <w:rsid w:val="00F346BC"/>
    <w:rsid w:val="00F3493A"/>
    <w:rsid w:val="00F34EC4"/>
    <w:rsid w:val="00F350D3"/>
    <w:rsid w:val="00F36636"/>
    <w:rsid w:val="00F36CA5"/>
    <w:rsid w:val="00F375B0"/>
    <w:rsid w:val="00F37746"/>
    <w:rsid w:val="00F37C29"/>
    <w:rsid w:val="00F40DF4"/>
    <w:rsid w:val="00F416F9"/>
    <w:rsid w:val="00F42208"/>
    <w:rsid w:val="00F4293F"/>
    <w:rsid w:val="00F43484"/>
    <w:rsid w:val="00F43908"/>
    <w:rsid w:val="00F44E3D"/>
    <w:rsid w:val="00F45468"/>
    <w:rsid w:val="00F46237"/>
    <w:rsid w:val="00F46347"/>
    <w:rsid w:val="00F47B5D"/>
    <w:rsid w:val="00F52CE2"/>
    <w:rsid w:val="00F53433"/>
    <w:rsid w:val="00F536DD"/>
    <w:rsid w:val="00F54641"/>
    <w:rsid w:val="00F54B6B"/>
    <w:rsid w:val="00F552E0"/>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6D4F"/>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A1DA9"/>
    <w:rsid w:val="00FA1E49"/>
    <w:rsid w:val="00FA24AD"/>
    <w:rsid w:val="00FA292F"/>
    <w:rsid w:val="00FA3045"/>
    <w:rsid w:val="00FA31D5"/>
    <w:rsid w:val="00FA35C7"/>
    <w:rsid w:val="00FA3851"/>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616E"/>
    <w:rsid w:val="00FE0758"/>
    <w:rsid w:val="00FE079B"/>
    <w:rsid w:val="00FE0EC0"/>
    <w:rsid w:val="00FE1193"/>
    <w:rsid w:val="00FE15DD"/>
    <w:rsid w:val="00FE1E74"/>
    <w:rsid w:val="00FE30FF"/>
    <w:rsid w:val="00FE3811"/>
    <w:rsid w:val="00FE3EF4"/>
    <w:rsid w:val="00FE46A6"/>
    <w:rsid w:val="00FE47A8"/>
    <w:rsid w:val="00FE4975"/>
    <w:rsid w:val="00FE5FE6"/>
    <w:rsid w:val="00FE67B7"/>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pinium.co.uk/brits-drink-more-alcohol-in-warmer-weather/" TargetMode="Externa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census.gov/data/tables/time-series/demo/popest/1980s-county.html)"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dc.gov/nchs/nvss/bridged_race.htm" TargetMode="Externa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8558320-CF71-4754-BCC2-6A79250E04C8}">
  <ds:schemaRefs>
    <ds:schemaRef ds:uri="http://schemas.openxmlformats.org/officeDocument/2006/bibliography"/>
  </ds:schemaRefs>
</ds:datastoreItem>
</file>

<file path=customXml/itemProps2.xml><?xml version="1.0" encoding="utf-8"?>
<ds:datastoreItem xmlns:ds="http://schemas.openxmlformats.org/officeDocument/2006/customXml" ds:itemID="{7D93AF81-86BC-429F-84D5-E9694F06E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26</Pages>
  <Words>33809</Words>
  <Characters>192713</Characters>
  <Application>Microsoft Office Word</Application>
  <DocSecurity>0</DocSecurity>
  <Lines>1605</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Bennett, James E</cp:lastModifiedBy>
  <cp:revision>5</cp:revision>
  <cp:lastPrinted>2018-12-07T15:24:00Z</cp:lastPrinted>
  <dcterms:created xsi:type="dcterms:W3CDTF">2019-01-09T10:35:00Z</dcterms:created>
  <dcterms:modified xsi:type="dcterms:W3CDTF">2019-01-09T10:56:00Z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