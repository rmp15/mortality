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2DBB797F" w:rsidR="0070176B" w:rsidRDefault="0070176B" w:rsidP="00FF023E">
      <w:pPr>
        <w:spacing w:line="480" w:lineRule="auto"/>
        <w:jc w:val="both"/>
        <w:rPr>
          <w:ins w:id="0" w:author="Robbie Parks" w:date="2019-01-22T15:54:00Z"/>
          <w:color w:val="000000" w:themeColor="text1"/>
        </w:rPr>
      </w:pPr>
      <w:r w:rsidRPr="005E22E4">
        <w:rPr>
          <w:color w:val="000000" w:themeColor="text1"/>
        </w:rPr>
        <w:t xml:space="preserve">James E Bennett: </w:t>
      </w:r>
      <w:ins w:id="1" w:author="Robbie Parks" w:date="2019-01-22T15:54:00Z">
        <w:r w:rsidR="006E3A0C">
          <w:rPr>
            <w:color w:val="000000" w:themeColor="text1"/>
          </w:rPr>
          <w:fldChar w:fldCharType="begin"/>
        </w:r>
        <w:r w:rsidR="006E3A0C">
          <w:rPr>
            <w:color w:val="000000" w:themeColor="text1"/>
          </w:rPr>
          <w:instrText xml:space="preserve"> HYPERLINK "mailto:</w:instrText>
        </w:r>
      </w:ins>
      <w:r w:rsidR="006E3A0C" w:rsidRPr="004D5CB9">
        <w:rPr>
          <w:color w:val="000000" w:themeColor="text1"/>
        </w:rPr>
        <w:instrText>j.e.bennett@imperial.ac.uk</w:instrText>
      </w:r>
      <w:ins w:id="2" w:author="Robbie Parks" w:date="2019-01-22T15:54:00Z">
        <w:r w:rsidR="006E3A0C">
          <w:rPr>
            <w:color w:val="000000" w:themeColor="text1"/>
          </w:rPr>
          <w:instrText xml:space="preserve">" </w:instrText>
        </w:r>
        <w:r w:rsidR="006E3A0C">
          <w:rPr>
            <w:color w:val="000000" w:themeColor="text1"/>
          </w:rPr>
          <w:fldChar w:fldCharType="separate"/>
        </w:r>
      </w:ins>
      <w:r w:rsidR="006E3A0C" w:rsidRPr="00412D99">
        <w:rPr>
          <w:rStyle w:val="Hyperlink"/>
        </w:rPr>
        <w:t>j.e.bennett@imperial.ac.uk</w:t>
      </w:r>
      <w:ins w:id="3" w:author="Robbie Parks" w:date="2019-01-22T15:54:00Z">
        <w:r w:rsidR="006E3A0C">
          <w:rPr>
            <w:color w:val="000000" w:themeColor="text1"/>
          </w:rPr>
          <w:fldChar w:fldCharType="end"/>
        </w:r>
      </w:ins>
    </w:p>
    <w:p w14:paraId="5FD25675" w14:textId="77777777" w:rsidR="006E3A0C" w:rsidRPr="005E22E4" w:rsidDel="006E3A0C" w:rsidRDefault="006E3A0C" w:rsidP="006E3A0C">
      <w:pPr>
        <w:spacing w:line="480" w:lineRule="auto"/>
        <w:jc w:val="both"/>
        <w:rPr>
          <w:del w:id="4" w:author="Robbie Parks" w:date="2019-01-22T15:54:00Z"/>
          <w:moveTo w:id="5" w:author="Robbie Parks" w:date="2019-01-22T15:54:00Z"/>
          <w:color w:val="000000" w:themeColor="text1"/>
        </w:rPr>
      </w:pPr>
      <w:moveToRangeStart w:id="6" w:author="Robbie Parks" w:date="2019-01-22T15:54:00Z" w:name="move535935805"/>
      <w:moveTo w:id="7" w:author="Robbie Parks" w:date="2019-01-22T15:54:00Z">
        <w:r w:rsidRPr="005E22E4">
          <w:rPr>
            <w:color w:val="000000" w:themeColor="text1"/>
          </w:rPr>
          <w:t xml:space="preserve">Helen Tamura-Wicks: </w:t>
        </w:r>
        <w:r w:rsidRPr="004D5CB9">
          <w:rPr>
            <w:color w:val="000000" w:themeColor="text1"/>
          </w:rPr>
          <w:t>helen.tamura-wicks07@imperial.ac.uk</w:t>
        </w:r>
      </w:moveTo>
    </w:p>
    <w:moveToRangeEnd w:id="6"/>
    <w:p w14:paraId="3F951405" w14:textId="77777777" w:rsidR="006E3A0C" w:rsidRPr="005E22E4" w:rsidRDefault="006E3A0C" w:rsidP="00FF023E">
      <w:pPr>
        <w:spacing w:line="480" w:lineRule="auto"/>
        <w:jc w:val="both"/>
        <w:rPr>
          <w:color w:val="000000" w:themeColor="text1"/>
        </w:rPr>
      </w:pP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18DB6227" w:rsidR="00DE5766" w:rsidRPr="005E22E4" w:rsidDel="006E3A0C" w:rsidRDefault="00DE5766" w:rsidP="00FF023E">
      <w:pPr>
        <w:spacing w:line="480" w:lineRule="auto"/>
        <w:jc w:val="both"/>
        <w:rPr>
          <w:moveFrom w:id="8" w:author="Robbie Parks" w:date="2019-01-22T15:54:00Z"/>
          <w:color w:val="000000" w:themeColor="text1"/>
        </w:rPr>
      </w:pPr>
      <w:moveFromRangeStart w:id="9" w:author="Robbie Parks" w:date="2019-01-22T15:54:00Z" w:name="move535935805"/>
      <w:moveFrom w:id="10" w:author="Robbie Parks" w:date="2019-01-22T15:54:00Z">
        <w:r w:rsidRPr="005E22E4" w:rsidDel="006E3A0C">
          <w:rPr>
            <w:color w:val="000000" w:themeColor="text1"/>
          </w:rPr>
          <w:t xml:space="preserve">Helen Tamura-Wicks: </w:t>
        </w:r>
        <w:r w:rsidRPr="004D5CB9" w:rsidDel="006E3A0C">
          <w:rPr>
            <w:color w:val="000000" w:themeColor="text1"/>
          </w:rPr>
          <w:t>helen.tamura-wicks07@imperial.ac.uk</w:t>
        </w:r>
      </w:moveFrom>
    </w:p>
    <w:moveFromRangeEnd w:id="9"/>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lastRenderedPageBreak/>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0A27F23B" w:rsidR="009717B2" w:rsidRDefault="009717B2" w:rsidP="00FF023E">
      <w:pPr>
        <w:spacing w:line="480" w:lineRule="auto"/>
        <w:jc w:val="both"/>
        <w:rPr>
          <w:b/>
          <w:color w:val="000000" w:themeColor="text1"/>
        </w:rPr>
      </w:pPr>
      <w:r>
        <w:rPr>
          <w:b/>
          <w:color w:val="000000" w:themeColor="text1"/>
        </w:rPr>
        <w:lastRenderedPageBreak/>
        <w:t>[[[</w:t>
      </w:r>
      <w:del w:id="11" w:author="Ezzati, Majid" w:date="2019-01-19T20:48:00Z">
        <w:r w:rsidDel="0032455E">
          <w:rPr>
            <w:b/>
            <w:color w:val="000000" w:themeColor="text1"/>
          </w:rPr>
          <w:delText xml:space="preserve">Introduction </w:delText>
        </w:r>
      </w:del>
      <w:ins w:id="12" w:author="Ezzati, Majid" w:date="2019-01-19T20:48:00Z">
        <w:r w:rsidR="0032455E">
          <w:rPr>
            <w:b/>
            <w:color w:val="000000" w:themeColor="text1"/>
          </w:rPr>
          <w:t xml:space="preserve">Opening paragraph </w:t>
        </w:r>
      </w:ins>
      <w:r>
        <w:rPr>
          <w:b/>
          <w:color w:val="000000" w:themeColor="text1"/>
        </w:rPr>
        <w:t>goes here]]]</w:t>
      </w:r>
    </w:p>
    <w:p w14:paraId="623921C5" w14:textId="2B2A471E" w:rsidR="00326747" w:rsidDel="0032455E" w:rsidRDefault="000B5BF9" w:rsidP="00FF023E">
      <w:pPr>
        <w:spacing w:line="480" w:lineRule="auto"/>
        <w:jc w:val="both"/>
        <w:rPr>
          <w:del w:id="13" w:author="Ezzati, Majid" w:date="2019-01-19T20:48:00Z"/>
          <w:b/>
          <w:color w:val="000000" w:themeColor="text1"/>
        </w:rPr>
      </w:pPr>
      <w:del w:id="14" w:author="Ezzati, Majid" w:date="2019-01-19T20:48:00Z">
        <w:r w:rsidDel="0032455E">
          <w:rPr>
            <w:b/>
            <w:color w:val="000000" w:themeColor="text1"/>
          </w:rPr>
          <w:delText>…</w:delText>
        </w:r>
      </w:del>
    </w:p>
    <w:p w14:paraId="65B95E69" w14:textId="1C211F86" w:rsidR="00326747" w:rsidDel="0032455E" w:rsidRDefault="00326747" w:rsidP="00FF023E">
      <w:pPr>
        <w:spacing w:line="480" w:lineRule="auto"/>
        <w:jc w:val="both"/>
        <w:rPr>
          <w:del w:id="15" w:author="Ezzati, Majid" w:date="2019-01-19T20:48:00Z"/>
          <w:b/>
          <w:color w:val="000000" w:themeColor="text1"/>
        </w:rPr>
      </w:pPr>
      <w:del w:id="16" w:author="Ezzati, Majid" w:date="2019-01-19T20:48:00Z">
        <w:r w:rsidRPr="002C6C20" w:rsidDel="0032455E">
          <w:rPr>
            <w:b/>
            <w:color w:val="000000" w:themeColor="text1"/>
          </w:rPr>
          <w:delText>Here, we used geo-coded injury mortality and temperature data with a novel Bayesian spatio-temporal model to conduct a national analysis of the impact of anomalous temperature on multiple types of injury in the USA by age group and sex.</w:delText>
        </w:r>
      </w:del>
    </w:p>
    <w:p w14:paraId="39FF52E2" w14:textId="03415926" w:rsidR="000B5BF9" w:rsidRPr="002C6C20" w:rsidDel="0032455E" w:rsidRDefault="000B5BF9" w:rsidP="00FF023E">
      <w:pPr>
        <w:spacing w:line="480" w:lineRule="auto"/>
        <w:jc w:val="both"/>
        <w:rPr>
          <w:del w:id="17" w:author="Ezzati, Majid" w:date="2019-01-19T20:48:00Z"/>
          <w:b/>
          <w:color w:val="000000" w:themeColor="text1"/>
        </w:rPr>
      </w:pPr>
      <w:del w:id="18" w:author="Ezzati, Majid" w:date="2019-01-19T20:48:00Z">
        <w:r w:rsidDel="0032455E">
          <w:rPr>
            <w:b/>
            <w:color w:val="000000" w:themeColor="text1"/>
          </w:rPr>
          <w:delText>…</w:delText>
        </w:r>
      </w:del>
    </w:p>
    <w:p w14:paraId="41F3D791" w14:textId="77777777" w:rsidR="009717B2" w:rsidRDefault="009717B2" w:rsidP="00FF023E">
      <w:pPr>
        <w:spacing w:line="480" w:lineRule="auto"/>
        <w:jc w:val="both"/>
        <w:rPr>
          <w:color w:val="000000" w:themeColor="text1"/>
        </w:rPr>
      </w:pPr>
    </w:p>
    <w:p w14:paraId="571F2431" w14:textId="6FD0E0ED"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ins w:id="19" w:author="Robbie Parks" w:date="2019-01-22T16:34:00Z">
        <w:r w:rsidR="00B31EA3">
          <w:rPr>
            <w:color w:val="000000" w:themeColor="text1"/>
          </w:rPr>
          <w:fldChar w:fldCharType="begin" w:fldLock="1"/>
        </w:r>
      </w:ins>
      <w:r w:rsidR="001A4D7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6–8&lt;/sup&gt;","plainTextFormattedCitation":"6–8","previouslyFormattedCitation":"&lt;sup&gt;6–8&lt;/sup&gt;"},"properties":{"noteIndex":0},"schema":"https://github.com/citation-style-language/schema/raw/master/csl-citation.json"}</w:instrText>
      </w:r>
      <w:r w:rsidR="00B31EA3">
        <w:rPr>
          <w:color w:val="000000" w:themeColor="text1"/>
        </w:rPr>
        <w:fldChar w:fldCharType="separate"/>
      </w:r>
      <w:r w:rsidR="00B31EA3" w:rsidRPr="00B31EA3">
        <w:rPr>
          <w:noProof/>
          <w:color w:val="000000" w:themeColor="text1"/>
          <w:vertAlign w:val="superscript"/>
        </w:rPr>
        <w:t>6–8</w:t>
      </w:r>
      <w:ins w:id="20" w:author="Robbie Parks" w:date="2019-01-22T16:34:00Z">
        <w:r w:rsidR="00B31EA3">
          <w:rPr>
            <w:color w:val="000000" w:themeColor="text1"/>
          </w:rPr>
          <w:fldChar w:fldCharType="end"/>
        </w:r>
      </w:ins>
      <w:del w:id="21" w:author="Robbie Parks" w:date="2019-01-22T16:34:00Z">
        <w:r w:rsidR="00FC32A2" w:rsidDel="00B31EA3">
          <w:rPr>
            <w:color w:val="000000" w:themeColor="text1"/>
          </w:rPr>
          <w:fldChar w:fldCharType="begin" w:fldLock="1"/>
        </w:r>
        <w:r w:rsidR="00103AEA" w:rsidDel="00B31EA3">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00FC32A2" w:rsidDel="00B31EA3">
          <w:rPr>
            <w:color w:val="000000" w:themeColor="text1"/>
          </w:rPr>
          <w:fldChar w:fldCharType="separate"/>
        </w:r>
        <w:r w:rsidR="00FC32A2" w:rsidRPr="00FC32A2" w:rsidDel="00B31EA3">
          <w:rPr>
            <w:noProof/>
            <w:color w:val="000000" w:themeColor="text1"/>
            <w:vertAlign w:val="superscript"/>
          </w:rPr>
          <w:delText>6</w:delText>
        </w:r>
        <w:r w:rsidR="00FC32A2" w:rsidDel="00B31EA3">
          <w:rPr>
            <w:color w:val="000000" w:themeColor="text1"/>
          </w:rPr>
          <w:fldChar w:fldCharType="end"/>
        </w:r>
      </w:del>
      <w:ins w:id="22" w:author="Robbie Parks" w:date="2019-01-22T16:34:00Z">
        <w:r w:rsidR="00B31EA3">
          <w:t xml:space="preserve"> </w:t>
        </w:r>
      </w:ins>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9,10&lt;/sup&gt;","plainTextFormattedCitation":"9,10","previouslyFormattedCitation":"&lt;sup&gt;9,10&lt;/sup&gt;"},"properties":{"noteIndex":0},"schema":"https://github.com/citation-style-language/schema/raw/master/csl-citation.json"}</w:instrText>
      </w:r>
      <w:r w:rsidR="009B0FC8">
        <w:rPr>
          <w:color w:val="000000" w:themeColor="text1"/>
        </w:rPr>
        <w:fldChar w:fldCharType="separate"/>
      </w:r>
      <w:r w:rsidR="00B31EA3" w:rsidRPr="00B31EA3">
        <w:rPr>
          <w:noProof/>
          <w:color w:val="000000" w:themeColor="text1"/>
          <w:vertAlign w:val="superscript"/>
        </w:rPr>
        <w:t>9,10</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w:t>
      </w:r>
      <w:del w:id="23" w:author="Robbie Parks" w:date="2019-01-22T15:46:00Z">
        <w:r w:rsidR="00D03B30" w:rsidDel="00B915CF">
          <w:rPr>
            <w:color w:val="000000" w:themeColor="text1"/>
          </w:rPr>
          <w:delText xml:space="preserve">may </w:delText>
        </w:r>
      </w:del>
      <w:ins w:id="24" w:author="Robbie Parks" w:date="2019-01-22T15:46:00Z">
        <w:r w:rsidR="00B915CF">
          <w:rPr>
            <w:color w:val="000000" w:themeColor="text1"/>
          </w:rPr>
          <w:t xml:space="preserve">could </w:t>
        </w:r>
      </w:ins>
      <w:r w:rsidR="00D03B30">
        <w:rPr>
          <w:color w:val="000000" w:themeColor="text1"/>
        </w:rPr>
        <w:t>arise as a result of global climate change.</w:t>
      </w:r>
    </w:p>
    <w:p w14:paraId="04FB869F" w14:textId="7DDAAFD1" w:rsidR="00F8041D" w:rsidRDefault="00F8041D" w:rsidP="00FF023E">
      <w:pPr>
        <w:spacing w:line="480" w:lineRule="auto"/>
        <w:jc w:val="both"/>
        <w:rPr>
          <w:color w:val="000000" w:themeColor="text1"/>
        </w:rPr>
      </w:pPr>
    </w:p>
    <w:p w14:paraId="39D8A003" w14:textId="3ED57BCE" w:rsidR="00FF023E" w:rsidRDefault="00FF023E" w:rsidP="00FF023E">
      <w:pPr>
        <w:spacing w:line="480" w:lineRule="auto"/>
        <w:jc w:val="both"/>
        <w:rPr>
          <w:color w:val="000000" w:themeColor="text1"/>
        </w:rPr>
      </w:pPr>
      <w:del w:id="25" w:author="Ezzati, Majid" w:date="2019-01-18T06:50:00Z">
        <w:r w:rsidDel="00FF023E">
          <w:rPr>
            <w:color w:val="000000" w:themeColor="text1"/>
          </w:rPr>
          <w:delText>Furthermore, w</w:delText>
        </w:r>
      </w:del>
      <w:ins w:id="26" w:author="Ezzati, Majid" w:date="2019-01-18T06:50:00Z">
        <w:r>
          <w:rPr>
            <w:color w:val="000000" w:themeColor="text1"/>
          </w:rPr>
          <w:t>W</w:t>
        </w:r>
      </w:ins>
      <w:r>
        <w:rPr>
          <w:color w:val="000000" w:themeColor="text1"/>
        </w:rPr>
        <w:t>ith few exceptions,</w:t>
      </w:r>
      <w:r>
        <w:rPr>
          <w:color w:val="000000" w:themeColor="text1"/>
        </w:rPr>
        <w:fldChar w:fldCharType="begin" w:fldLock="1"/>
      </w:r>
      <w:r w:rsidR="001A4D7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6,11&lt;/sup&gt;","plainTextFormattedCitation":"6,11","previouslyFormattedCitation":"&lt;sup&gt;6,11&lt;/sup&gt;"},"properties":{"noteIndex":0},"schema":"https://github.com/citation-style-language/schema/raw/master/csl-citation.json"}</w:instrText>
      </w:r>
      <w:r>
        <w:rPr>
          <w:color w:val="000000" w:themeColor="text1"/>
        </w:rPr>
        <w:fldChar w:fldCharType="separate"/>
      </w:r>
      <w:r w:rsidR="00B31EA3" w:rsidRPr="00B31EA3">
        <w:rPr>
          <w:noProof/>
          <w:color w:val="000000" w:themeColor="text1"/>
          <w:vertAlign w:val="superscript"/>
        </w:rPr>
        <w:t>6,11</w:t>
      </w:r>
      <w:r>
        <w:rPr>
          <w:color w:val="000000" w:themeColor="text1"/>
        </w:rPr>
        <w:fldChar w:fldCharType="end"/>
      </w:r>
      <w:ins w:id="27" w:author="Ezzati, Majid" w:date="2019-01-18T06:50:00Z">
        <w:r>
          <w:rPr>
            <w:color w:val="000000" w:themeColor="text1"/>
          </w:rPr>
          <w:t xml:space="preserve"> </w:t>
        </w:r>
      </w:ins>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1A4D7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3,4,12–14&lt;/sup&gt;","plainTextFormattedCitation":"3,4,12–14","previouslyFormattedCitation":"&lt;sup&gt;3,4,12–14&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3,4,12–14</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 xml:space="preserve">mpared to long-term experiences, and hence change seasonal weather patterns, which can disrupt long-term adaptation. To overcome this gap </w:t>
      </w:r>
      <w:del w:id="28" w:author="Ezzati, Majid" w:date="2019-01-18T06:53:00Z">
        <w:r w:rsidDel="00CF68D0">
          <w:rPr>
            <w:color w:val="000000" w:themeColor="text1"/>
          </w:rPr>
          <w:delText xml:space="preserve">requires </w:delText>
        </w:r>
      </w:del>
      <w:ins w:id="29" w:author="Ezzati, Majid" w:date="2019-01-18T06:53:00Z">
        <w:r w:rsidR="00CF68D0">
          <w:rPr>
            <w:color w:val="000000" w:themeColor="text1"/>
          </w:rPr>
          <w:t xml:space="preserve">we used </w:t>
        </w:r>
      </w:ins>
      <w:r>
        <w:rPr>
          <w:color w:val="000000" w:themeColor="text1"/>
        </w:rPr>
        <w:t>data on</w:t>
      </w:r>
      <w:r w:rsidRPr="002B11C6">
        <w:rPr>
          <w:color w:val="000000" w:themeColor="text1"/>
        </w:rPr>
        <w:t xml:space="preserve"> temperature and health</w:t>
      </w:r>
      <w:ins w:id="30" w:author="Robbie Parks" w:date="2019-01-22T15:46:00Z">
        <w:r w:rsidR="00B33191">
          <w:rPr>
            <w:color w:val="000000" w:themeColor="text1"/>
          </w:rPr>
          <w:t xml:space="preserve"> in the USA</w:t>
        </w:r>
      </w:ins>
      <w:r w:rsidRPr="002B11C6">
        <w:rPr>
          <w:color w:val="000000" w:themeColor="text1"/>
        </w:rPr>
        <w:t xml:space="preserve"> in a large number of places over a long period of time, and </w:t>
      </w:r>
      <w:ins w:id="31" w:author="Ezzati, Majid" w:date="2019-01-18T06:53:00Z">
        <w:r w:rsidR="00CF68D0">
          <w:rPr>
            <w:color w:val="000000" w:themeColor="text1"/>
          </w:rPr>
          <w:t>develop</w:t>
        </w:r>
      </w:ins>
      <w:ins w:id="32" w:author="Robbie Parks" w:date="2019-01-22T11:49:00Z">
        <w:r w:rsidR="0055707E">
          <w:rPr>
            <w:color w:val="000000" w:themeColor="text1"/>
          </w:rPr>
          <w:t>ed</w:t>
        </w:r>
      </w:ins>
      <w:ins w:id="33" w:author="Ezzati, Majid" w:date="2019-01-18T06:53:00Z">
        <w:r w:rsidR="00CF68D0">
          <w:rPr>
            <w:color w:val="000000" w:themeColor="text1"/>
          </w:rPr>
          <w:t xml:space="preserve"> </w:t>
        </w:r>
      </w:ins>
      <w:r w:rsidRPr="002B11C6">
        <w:rPr>
          <w:color w:val="000000" w:themeColor="text1"/>
        </w:rPr>
        <w:t xml:space="preserve">methodology </w:t>
      </w:r>
      <w:del w:id="34" w:author="Ezzati, Majid" w:date="2019-01-18T06:54:00Z">
        <w:r w:rsidRPr="002B11C6" w:rsidDel="00CF68D0">
          <w:rPr>
            <w:color w:val="000000" w:themeColor="text1"/>
          </w:rPr>
          <w:delText>that uses these data to</w:delText>
        </w:r>
        <w:r w:rsidDel="00CF68D0">
          <w:rPr>
            <w:color w:val="000000" w:themeColor="text1"/>
          </w:rPr>
          <w:delText xml:space="preserve"> </w:delText>
        </w:r>
        <w:r w:rsidRPr="002B11C6" w:rsidDel="00CF68D0">
          <w:rPr>
            <w:color w:val="000000" w:themeColor="text1"/>
          </w:rPr>
          <w:delText>understand</w:delText>
        </w:r>
      </w:del>
      <w:ins w:id="35" w:author="Ezzati, Majid" w:date="2019-01-18T06:54:00Z">
        <w:r w:rsidR="00CF68D0">
          <w:rPr>
            <w:color w:val="000000" w:themeColor="text1"/>
          </w:rPr>
          <w:t>to examine</w:t>
        </w:r>
      </w:ins>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36" w:author="Ezzati, Majid" w:date="2019-01-18T06:57:00Z">
        <w:r w:rsidRPr="002B11C6" w:rsidDel="00A26C87">
          <w:rPr>
            <w:color w:val="000000" w:themeColor="text1"/>
          </w:rPr>
          <w:delText xml:space="preserve">. </w:delText>
        </w:r>
      </w:del>
      <w:ins w:id="37" w:author="Ezzati, Majid" w:date="2019-01-18T06:57:00Z">
        <w:r w:rsidR="00A26C87">
          <w:rPr>
            <w:color w:val="000000" w:themeColor="text1"/>
          </w:rPr>
          <w:t>, with details of data and methods provided in Methods section.</w:t>
        </w:r>
        <w:r w:rsidR="00A26C87" w:rsidRPr="002B11C6">
          <w:rPr>
            <w:color w:val="000000" w:themeColor="text1"/>
          </w:rPr>
          <w:t xml:space="preserve"> </w:t>
        </w:r>
      </w:ins>
    </w:p>
    <w:p w14:paraId="467F6FED" w14:textId="77777777" w:rsidR="00FF023E" w:rsidRDefault="00FF023E" w:rsidP="00FF023E">
      <w:pPr>
        <w:spacing w:line="480" w:lineRule="auto"/>
        <w:jc w:val="both"/>
        <w:rPr>
          <w:color w:val="000000" w:themeColor="text1"/>
        </w:rPr>
      </w:pPr>
    </w:p>
    <w:p w14:paraId="07657E41" w14:textId="3C8511CF" w:rsidR="00EC109B" w:rsidRDefault="00262BFD" w:rsidP="00FF023E">
      <w:pPr>
        <w:spacing w:line="480" w:lineRule="auto"/>
        <w:jc w:val="both"/>
        <w:rPr>
          <w:color w:val="000000" w:themeColor="text1"/>
        </w:rPr>
      </w:pPr>
      <w:del w:id="38" w:author="Ezzati, Majid" w:date="2019-01-18T06:57:00Z">
        <w:r w:rsidRPr="00262BFD" w:rsidDel="00A26C87">
          <w:rPr>
            <w:color w:val="000000" w:themeColor="text1"/>
          </w:rPr>
          <w:lastRenderedPageBreak/>
          <w:delText xml:space="preserve">We used data on deaths by sex, age, underlying cause of death and </w:delText>
        </w:r>
        <w:r w:rsidDel="00A26C87">
          <w:rPr>
            <w:color w:val="000000" w:themeColor="text1"/>
          </w:rPr>
          <w:delText>state</w:delText>
        </w:r>
        <w:r w:rsidRPr="00262BFD" w:rsidDel="00A26C87">
          <w:rPr>
            <w:color w:val="000000" w:themeColor="text1"/>
          </w:rPr>
          <w:delText xml:space="preserve"> of residence from vital registration through the National Centre for Health Statistics (NCHS)</w:delText>
        </w:r>
        <w:r w:rsidR="005D6530" w:rsidDel="00A26C87">
          <w:rPr>
            <w:color w:val="000000" w:themeColor="text1"/>
          </w:rPr>
          <w:delText xml:space="preserve">. </w:delText>
        </w:r>
      </w:del>
      <w:r w:rsidR="009F41EF">
        <w:rPr>
          <w:color w:val="000000" w:themeColor="text1"/>
        </w:rPr>
        <w:t xml:space="preserve">From 1980 to 2016, </w:t>
      </w:r>
      <w:r w:rsidR="00E76594">
        <w:rPr>
          <w:color w:val="000000" w:themeColor="text1"/>
        </w:rPr>
        <w:t>4,006</w:t>
      </w:r>
      <w:ins w:id="39" w:author="Bixby, Honor R H" w:date="2019-01-22T17:13:00Z">
        <w:r w:rsidR="00A1285E">
          <w:rPr>
            <w:color w:val="000000" w:themeColor="text1"/>
          </w:rPr>
          <w:t>,</w:t>
        </w:r>
      </w:ins>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r w:rsidR="001B6F2C" w:rsidRPr="009D33F9">
        <w:rPr>
          <w:color w:val="000000" w:themeColor="text1"/>
        </w:rPr>
        <w:t>1</w:t>
      </w:r>
      <w:r w:rsidR="00F53433">
        <w:rPr>
          <w:color w:val="000000" w:themeColor="text1"/>
        </w:rPr>
        <w:t>)</w:t>
      </w:r>
      <w:r w:rsidR="002521A6">
        <w:rPr>
          <w:color w:val="000000" w:themeColor="text1"/>
        </w:rPr>
        <w:t xml:space="preserve">. </w:t>
      </w:r>
      <w:commentRangeStart w:id="40"/>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w:t>
      </w:r>
      <w:commentRangeEnd w:id="40"/>
      <w:r w:rsidR="00C65ADB">
        <w:rPr>
          <w:rStyle w:val="CommentReference"/>
          <w:rFonts w:asciiTheme="minorHAnsi" w:hAnsiTheme="minorHAnsi" w:cstheme="minorBidi"/>
          <w:lang w:eastAsia="en-US"/>
        </w:rPr>
        <w:commentReference w:id="40"/>
      </w:r>
      <w:commentRangeStart w:id="41"/>
      <w:r w:rsidR="009F41EF">
        <w:rPr>
          <w:color w:val="000000" w:themeColor="text1"/>
        </w:rPr>
        <w:t xml:space="preserve">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commentRangeEnd w:id="41"/>
      <w:r w:rsidR="00A1285E">
        <w:rPr>
          <w:rStyle w:val="CommentReference"/>
          <w:rFonts w:asciiTheme="minorHAnsi" w:hAnsiTheme="minorHAnsi" w:cstheme="minorBidi"/>
          <w:lang w:eastAsia="en-US"/>
        </w:rPr>
        <w:commentReference w:id="41"/>
      </w:r>
    </w:p>
    <w:p w14:paraId="1606AA39" w14:textId="77777777" w:rsidR="004D784E" w:rsidRDefault="004D784E" w:rsidP="00FF023E">
      <w:pPr>
        <w:spacing w:line="480" w:lineRule="auto"/>
        <w:jc w:val="both"/>
        <w:rPr>
          <w:color w:val="000000" w:themeColor="text1"/>
        </w:rPr>
      </w:pPr>
    </w:p>
    <w:p w14:paraId="7B720FEF" w14:textId="29D686F8" w:rsidR="00F34EC4" w:rsidRDefault="00F53433" w:rsidP="00FF023E">
      <w:pPr>
        <w:spacing w:line="480" w:lineRule="auto"/>
        <w:jc w:val="both"/>
      </w:pPr>
      <w:del w:id="42" w:author="Bixby, Honor R H" w:date="2019-01-22T17:31:00Z">
        <w:r w:rsidDel="00C65ADB">
          <w:rPr>
            <w:color w:val="000000" w:themeColor="text1"/>
          </w:rPr>
          <w:delText xml:space="preserve">79.0% of injury deaths in males and 72.1% in females were from </w:delText>
        </w:r>
      </w:del>
      <w:ins w:id="43" w:author="Bixby, Honor R H" w:date="2019-01-22T17:32:00Z">
        <w:r w:rsidR="00C65ADB">
          <w:rPr>
            <w:color w:val="000000" w:themeColor="text1"/>
          </w:rPr>
          <w:t>T</w:t>
        </w:r>
      </w:ins>
      <w:del w:id="44" w:author="Bixby, Honor R H" w:date="2019-01-22T17:32:00Z">
        <w:r w:rsidDel="00C65ADB">
          <w:rPr>
            <w:color w:val="000000" w:themeColor="text1"/>
          </w:rPr>
          <w:delText>t</w:delText>
        </w:r>
      </w:del>
      <w:r>
        <w:rPr>
          <w:color w:val="000000" w:themeColor="text1"/>
        </w:rPr>
        <w:t>ransport</w:t>
      </w:r>
      <w:ins w:id="45" w:author="Bixby, Honor R H" w:date="2019-01-22T17:32:00Z">
        <w:r w:rsidR="00C65ADB">
          <w:rPr>
            <w:color w:val="000000" w:themeColor="text1"/>
          </w:rPr>
          <w:t>-related</w:t>
        </w:r>
      </w:ins>
      <w:r>
        <w:rPr>
          <w:color w:val="000000" w:themeColor="text1"/>
        </w:rPr>
        <w:t xml:space="preserve"> injuries, falls, drowning, assault, and intentional self-harm</w:t>
      </w:r>
      <w:ins w:id="46" w:author="Bixby, Honor R H" w:date="2019-01-22T17:32:00Z">
        <w:r w:rsidR="00C65ADB">
          <w:rPr>
            <w:color w:val="000000" w:themeColor="text1"/>
          </w:rPr>
          <w:t xml:space="preserve"> accounted for 79.0% of injury deaths in males and 72.1% in females.</w:t>
        </w:r>
      </w:ins>
      <w:del w:id="47" w:author="Bixby, Honor R H" w:date="2019-01-22T17:32:00Z">
        <w:r w:rsidDel="00C65ADB">
          <w:rPr>
            <w:color w:val="000000" w:themeColor="text1"/>
          </w:rPr>
          <w:delText>, and</w:delText>
        </w:r>
      </w:del>
      <w:r>
        <w:rPr>
          <w:color w:val="000000" w:themeColor="text1"/>
        </w:rPr>
        <w:t xml:space="preserve"> </w:t>
      </w:r>
      <w:ins w:id="48" w:author="Bixby, Honor R H" w:date="2019-01-22T17:32:00Z">
        <w:r w:rsidR="00C65ADB">
          <w:rPr>
            <w:color w:val="000000" w:themeColor="text1"/>
          </w:rPr>
          <w:t>T</w:t>
        </w:r>
      </w:ins>
      <w:del w:id="49" w:author="Bixby, Honor R H" w:date="2019-01-22T17:32:00Z">
        <w:r w:rsidDel="00C65ADB">
          <w:rPr>
            <w:color w:val="000000" w:themeColor="text1"/>
          </w:rPr>
          <w:delText>t</w:delText>
        </w:r>
      </w:del>
      <w:r>
        <w:rPr>
          <w:color w:val="000000" w:themeColor="text1"/>
        </w:rPr>
        <w:t xml:space="preserve">he remainder </w:t>
      </w:r>
      <w:ins w:id="50" w:author="Bixby, Honor R H" w:date="2019-01-22T17:32:00Z">
        <w:r w:rsidR="00C65ADB">
          <w:rPr>
            <w:color w:val="000000" w:themeColor="text1"/>
          </w:rPr>
          <w:t xml:space="preserve">were </w:t>
        </w:r>
      </w:ins>
      <w:r>
        <w:rPr>
          <w:color w:val="000000" w:themeColor="text1"/>
        </w:rPr>
        <w:t xml:space="preserve">from a heterogeneous group of “other injuries” (Figure </w:t>
      </w:r>
      <w:r w:rsidR="00CB4D3C" w:rsidRPr="00214145">
        <w:rPr>
          <w:color w:val="000000" w:themeColor="text1"/>
        </w:rPr>
        <w:t>1</w:t>
      </w:r>
      <w:r>
        <w:rPr>
          <w:color w:val="000000" w:themeColor="text1"/>
        </w:rPr>
        <w:t>).</w:t>
      </w:r>
      <w:r w:rsidRPr="00636C9B">
        <w:rPr>
          <w:color w:val="000000" w:themeColor="text1"/>
        </w:rPr>
        <w:t xml:space="preserve"> </w:t>
      </w:r>
      <w:r w:rsidR="004D784E" w:rsidRPr="00091E0C">
        <w:t>The</w:t>
      </w:r>
      <w:r>
        <w:t xml:space="preserve"> type of injury that led to </w:t>
      </w:r>
      <w:ins w:id="51" w:author="Bixby, Honor R H" w:date="2019-01-22T17:34:00Z">
        <w:r w:rsidR="00B6439B">
          <w:t xml:space="preserve">the most </w:t>
        </w:r>
      </w:ins>
      <w:r>
        <w:t>death</w:t>
      </w:r>
      <w:ins w:id="52" w:author="Bixby, Honor R H" w:date="2019-01-22T17:34:00Z">
        <w:r w:rsidR="00B6439B">
          <w:t>s</w:t>
        </w:r>
      </w:ins>
      <w:r>
        <w:t xml:space="preserve"> varied</w:t>
      </w:r>
      <w:r w:rsidRPr="00091E0C">
        <w:t xml:space="preserve"> </w:t>
      </w:r>
      <w:r w:rsidR="004D784E" w:rsidRPr="00091E0C">
        <w:t>by sex</w:t>
      </w:r>
      <w:r w:rsidRPr="00F53433">
        <w:t xml:space="preserve"> </w:t>
      </w:r>
      <w:r w:rsidRPr="00091E0C">
        <w:t>and age group</w:t>
      </w:r>
      <w:del w:id="53" w:author="Robbie Parks" w:date="2019-01-22T15:46:00Z">
        <w:r w:rsidRPr="00091E0C" w:rsidDel="00B33191">
          <w:delText xml:space="preserve"> </w:delText>
        </w:r>
        <w:r w:rsidR="004D784E" w:rsidRPr="00091E0C" w:rsidDel="00B33191">
          <w:delText xml:space="preserve">(Figure </w:delText>
        </w:r>
        <w:r w:rsidR="00CB4D3C" w:rsidDel="00B33191">
          <w:delText>1</w:delText>
        </w:r>
        <w:r w:rsidR="004D784E" w:rsidRPr="00091E0C" w:rsidDel="00B33191">
          <w:delText>)</w:delText>
        </w:r>
      </w:del>
      <w:r w:rsidR="004D784E" w:rsidRPr="00091E0C">
        <w:t>.</w:t>
      </w:r>
      <w:r>
        <w:t xml:space="preserve"> </w:t>
      </w:r>
      <w:r w:rsidR="00096862">
        <w:t>T</w:t>
      </w:r>
      <w:r>
        <w:t>ransport was the leading injury cause of death in women younger than 75 years and men younger than 35 years. Between 35 and 74 years</w:t>
      </w:r>
      <w:ins w:id="54" w:author="Bixby, Honor R H" w:date="2019-01-22T17:36:00Z">
        <w:r w:rsidR="00B6439B">
          <w:t xml:space="preserve"> of age</w:t>
        </w:r>
      </w:ins>
      <w:r>
        <w:t xml:space="preserve">, more men died of </w:t>
      </w:r>
      <w:ins w:id="55" w:author="Robbie Parks" w:date="2019-01-22T15:46:00Z">
        <w:r w:rsidR="00B33191">
          <w:t xml:space="preserve">intentional </w:t>
        </w:r>
      </w:ins>
      <w:r>
        <w:t xml:space="preserve">self-harm than any other injury. </w:t>
      </w:r>
      <w:del w:id="56" w:author="Bixby, Honor R H" w:date="2019-01-22T17:36:00Z">
        <w:r w:rsidDel="00B6439B">
          <w:delText>Above 75 years of age, falls</w:delText>
        </w:r>
      </w:del>
      <w:ins w:id="57" w:author="Bixby, Honor R H" w:date="2019-01-22T17:36:00Z">
        <w:r w:rsidR="00B6439B">
          <w:t>Falls</w:t>
        </w:r>
      </w:ins>
      <w:r>
        <w:t xml:space="preserve"> were the largest cause of </w:t>
      </w:r>
      <w:ins w:id="58" w:author="Bixby, Honor R H" w:date="2019-01-22T17:35:00Z">
        <w:r w:rsidR="00B6439B">
          <w:t xml:space="preserve">injury </w:t>
        </w:r>
      </w:ins>
      <w:r>
        <w:t>death in both men and women</w:t>
      </w:r>
      <w:ins w:id="59" w:author="Bixby, Honor R H" w:date="2019-01-22T17:36:00Z">
        <w:r w:rsidR="00B6439B">
          <w:t xml:space="preserve"> aged above 75 years</w:t>
        </w:r>
      </w:ins>
      <w:r>
        <w:t xml:space="preserve">. </w:t>
      </w:r>
      <w:r w:rsidR="004D784E" w:rsidRPr="00091E0C">
        <w:t xml:space="preserve"> </w:t>
      </w:r>
    </w:p>
    <w:p w14:paraId="7DE80EF5" w14:textId="77777777" w:rsidR="00F34EC4" w:rsidRPr="003017A9" w:rsidRDefault="00F34EC4" w:rsidP="00FF023E">
      <w:pPr>
        <w:spacing w:line="480" w:lineRule="auto"/>
        <w:jc w:val="both"/>
      </w:pPr>
    </w:p>
    <w:p w14:paraId="2B1F2ED1" w14:textId="7031047B" w:rsidR="0078091F" w:rsidRDefault="00F653F3" w:rsidP="00FF023E">
      <w:pPr>
        <w:spacing w:line="480" w:lineRule="auto"/>
        <w:jc w:val="both"/>
      </w:pPr>
      <w:r w:rsidRPr="003017A9">
        <w:t xml:space="preserve">There was a decline in </w:t>
      </w:r>
      <w:ins w:id="60" w:author="Bixby, Honor R H" w:date="2019-01-22T17:38:00Z">
        <w:r w:rsidR="00B6439B">
          <w:t xml:space="preserve">age-standardised death rates of </w:t>
        </w:r>
      </w:ins>
      <w:r w:rsidRPr="003017A9">
        <w:t>three out of five</w:t>
      </w:r>
      <w:r w:rsidR="00B326E6">
        <w:t xml:space="preserve"> major</w:t>
      </w:r>
      <w:r w:rsidRPr="003017A9">
        <w:t xml:space="preserve"> </w:t>
      </w:r>
      <w:del w:id="61" w:author="Ezzati, Majid" w:date="2019-01-18T06:47:00Z">
        <w:r w:rsidRPr="003017A9" w:rsidDel="00FF023E">
          <w:delText xml:space="preserve">types of </w:delText>
        </w:r>
      </w:del>
      <w:r w:rsidRPr="003017A9">
        <w:t>injur</w:t>
      </w:r>
      <w:ins w:id="62" w:author="Ezzati, Majid" w:date="2019-01-18T06:47:00Z">
        <w:r w:rsidR="00FF023E">
          <w:t>ies</w:t>
        </w:r>
      </w:ins>
      <w:del w:id="63" w:author="Ezzati, Majid" w:date="2019-01-18T06:47:00Z">
        <w:r w:rsidRPr="003017A9" w:rsidDel="00FF023E">
          <w:delText>y</w:delText>
        </w:r>
      </w:del>
      <w:r w:rsidRPr="003017A9">
        <w:t xml:space="preserve"> (transport, drownings and assault) </w:t>
      </w:r>
      <w:r w:rsidR="00B326E6">
        <w:t>from 1980 to 2016</w:t>
      </w:r>
      <w:ins w:id="64" w:author="Robbie Parks" w:date="2019-01-22T11:50:00Z">
        <w:r w:rsidR="0087293C">
          <w:t xml:space="preserve"> (Figure 2)</w:t>
        </w:r>
      </w:ins>
      <w:r w:rsidR="00B326E6">
        <w:t>.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65" w:author="Ezzati, Majid" w:date="2019-01-18T06:47:00Z">
        <w:r w:rsidR="00B326E6" w:rsidDel="00FF023E">
          <w:delText xml:space="preserve">its </w:delText>
        </w:r>
      </w:del>
      <w:r w:rsidRPr="003017A9">
        <w:t>1980 levels</w:t>
      </w:r>
      <w:del w:id="66" w:author="Robbie Parks" w:date="2019-01-22T11:50:00Z">
        <w:r w:rsidR="0051614E" w:rsidRPr="009D14AA" w:rsidDel="007159BF">
          <w:delText xml:space="preserve"> (Figure </w:delText>
        </w:r>
        <w:r w:rsidR="00480629" w:rsidRPr="00E566A6" w:rsidDel="007159BF">
          <w:delText>2</w:delText>
        </w:r>
        <w:r w:rsidR="0051614E" w:rsidRPr="009D14AA" w:rsidDel="007159BF">
          <w:delText>)</w:delText>
        </w:r>
      </w:del>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4261BE98" w14:textId="68B9EFDC" w:rsidR="00971EAC" w:rsidRDefault="00BF3738" w:rsidP="00FF023E">
      <w:pPr>
        <w:spacing w:line="480" w:lineRule="auto"/>
        <w:jc w:val="both"/>
        <w:rPr>
          <w:ins w:id="67" w:author="Ezzati, Majid" w:date="2019-01-18T21:06:00Z"/>
          <w:color w:val="000000" w:themeColor="text1"/>
        </w:rPr>
      </w:pPr>
      <w:r>
        <w:rPr>
          <w:color w:val="000000" w:themeColor="text1"/>
        </w:rPr>
        <w:t>We quantified</w:t>
      </w:r>
      <w:r w:rsidR="00D03B30">
        <w:rPr>
          <w:color w:val="000000" w:themeColor="text1"/>
        </w:rPr>
        <w:t xml:space="preserve"> the impact of deviation of </w:t>
      </w:r>
      <w:proofErr w:type="spellStart"/>
      <w:r w:rsidR="00D03B30">
        <w:rPr>
          <w:color w:val="000000" w:themeColor="text1"/>
        </w:rPr>
        <w:t>temperature</w:t>
      </w:r>
      <w:ins w:id="68" w:author="Robbie Parks" w:date="2019-01-22T16:41:00Z">
        <w:del w:id="69" w:author="Bixby, Honor R H" w:date="2019-01-22T17:54:00Z">
          <w:r w:rsidR="001A4D79" w:rsidDel="00010BD6">
            <w:rPr>
              <w:color w:val="000000" w:themeColor="text1"/>
            </w:rPr>
            <w:delText xml:space="preserve">, </w:delText>
          </w:r>
        </w:del>
      </w:ins>
      <w:ins w:id="70" w:author="Robbie Parks" w:date="2019-01-22T16:42:00Z">
        <w:del w:id="71" w:author="Bixby, Honor R H" w:date="2019-01-22T17:54:00Z">
          <w:r w:rsidR="004668EB" w:rsidDel="00010BD6">
            <w:rPr>
              <w:color w:val="000000" w:themeColor="text1"/>
            </w:rPr>
            <w:delText>projected</w:delText>
          </w:r>
        </w:del>
      </w:ins>
      <w:ins w:id="72" w:author="Robbie Parks" w:date="2019-01-22T16:41:00Z">
        <w:del w:id="73" w:author="Bixby, Honor R H" w:date="2019-01-22T17:54:00Z">
          <w:r w:rsidR="001A4D79" w:rsidDel="00010BD6">
            <w:rPr>
              <w:color w:val="000000" w:themeColor="text1"/>
            </w:rPr>
            <w:delText xml:space="preserve"> under climate change,</w:delText>
          </w:r>
        </w:del>
      </w:ins>
      <w:ins w:id="74" w:author="Robbie Parks" w:date="2019-01-22T16:42:00Z">
        <w:del w:id="75" w:author="Bixby, Honor R H" w:date="2019-01-22T17:54:00Z">
          <w:r w:rsidR="004668EB" w:rsidDel="00010BD6">
            <w:rPr>
              <w:color w:val="000000" w:themeColor="text1"/>
            </w:rPr>
            <w:fldChar w:fldCharType="begin" w:fldLock="1"/>
          </w:r>
          <w:r w:rsidR="004668EB" w:rsidDel="00010BD6">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delInstrText>
          </w:r>
          <w:r w:rsidR="004668EB" w:rsidDel="00010BD6">
            <w:rPr>
              <w:color w:val="000000" w:themeColor="text1"/>
            </w:rPr>
            <w:fldChar w:fldCharType="separate"/>
          </w:r>
          <w:r w:rsidR="004668EB" w:rsidRPr="001A4D79" w:rsidDel="00010BD6">
            <w:rPr>
              <w:noProof/>
              <w:color w:val="000000" w:themeColor="text1"/>
              <w:vertAlign w:val="superscript"/>
            </w:rPr>
            <w:delText>15</w:delText>
          </w:r>
          <w:r w:rsidR="004668EB" w:rsidDel="00010BD6">
            <w:rPr>
              <w:color w:val="000000" w:themeColor="text1"/>
            </w:rPr>
            <w:fldChar w:fldCharType="end"/>
          </w:r>
        </w:del>
      </w:ins>
      <w:ins w:id="76" w:author="Robbie Parks" w:date="2019-01-22T16:41:00Z">
        <w:del w:id="77" w:author="Bixby, Honor R H" w:date="2019-01-22T17:54:00Z">
          <w:r w:rsidR="001A4D79" w:rsidDel="00010BD6">
            <w:rPr>
              <w:color w:val="000000" w:themeColor="text1"/>
            </w:rPr>
            <w:delText xml:space="preserve"> </w:delText>
          </w:r>
        </w:del>
      </w:ins>
      <w:del w:id="78" w:author="Bixby, Honor R H" w:date="2019-01-22T17:54:00Z">
        <w:r w:rsidR="00D03B30" w:rsidDel="00010BD6">
          <w:rPr>
            <w:color w:val="000000" w:themeColor="text1"/>
          </w:rPr>
          <w:delText xml:space="preserve"> </w:delText>
        </w:r>
      </w:del>
      <w:r w:rsidR="00D03B30">
        <w:rPr>
          <w:color w:val="000000" w:themeColor="text1"/>
        </w:rPr>
        <w:t>from</w:t>
      </w:r>
      <w:proofErr w:type="spellEnd"/>
      <w:r w:rsidR="00D03B30">
        <w:rPr>
          <w:color w:val="000000" w:themeColor="text1"/>
        </w:rPr>
        <w:t xml:space="preserve"> long-term local </w:t>
      </w:r>
      <w:del w:id="79" w:author="Robbie Parks" w:date="2019-01-22T16:50:00Z">
        <w:r w:rsidR="00D03B30" w:rsidDel="001C6BC0">
          <w:rPr>
            <w:color w:val="000000" w:themeColor="text1"/>
          </w:rPr>
          <w:delText xml:space="preserve">averages </w:delText>
        </w:r>
      </w:del>
      <w:ins w:id="80" w:author="Robbie Parks" w:date="2019-01-22T16:50:00Z">
        <w:r w:rsidR="001C6BC0">
          <w:rPr>
            <w:color w:val="000000" w:themeColor="text1"/>
          </w:rPr>
          <w:t>norms</w:t>
        </w:r>
      </w:ins>
      <w:ins w:id="81" w:author="Bixby, Honor R H" w:date="2019-01-22T17:54:00Z">
        <w:r w:rsidR="00010BD6">
          <w:rPr>
            <w:color w:val="000000" w:themeColor="text1"/>
          </w:rPr>
          <w:t xml:space="preserve"> , as projected under climate change,</w:t>
        </w:r>
        <w:r w:rsidR="00010BD6">
          <w:rPr>
            <w:color w:val="000000" w:themeColor="text1"/>
          </w:rPr>
          <w:fldChar w:fldCharType="begin" w:fldLock="1"/>
        </w:r>
        <w:r w:rsidR="00010BD6">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r w:rsidR="00010BD6">
          <w:rPr>
            <w:color w:val="000000" w:themeColor="text1"/>
          </w:rPr>
          <w:fldChar w:fldCharType="separate"/>
        </w:r>
        <w:r w:rsidR="00010BD6" w:rsidRPr="001A4D79">
          <w:rPr>
            <w:noProof/>
            <w:color w:val="000000" w:themeColor="text1"/>
            <w:vertAlign w:val="superscript"/>
          </w:rPr>
          <w:t>15</w:t>
        </w:r>
        <w:r w:rsidR="00010BD6">
          <w:rPr>
            <w:color w:val="000000" w:themeColor="text1"/>
          </w:rPr>
          <w:fldChar w:fldCharType="end"/>
        </w:r>
        <w:r w:rsidR="00010BD6">
          <w:rPr>
            <w:color w:val="000000" w:themeColor="text1"/>
          </w:rPr>
          <w:t xml:space="preserve"> </w:t>
        </w:r>
      </w:ins>
      <w:commentRangeStart w:id="82"/>
      <w:ins w:id="83" w:author="Robbie Parks" w:date="2019-01-22T16:50:00Z">
        <w:del w:id="84" w:author="Bixby, Honor R H" w:date="2019-01-22T17:53:00Z">
          <w:r w:rsidR="001C6BC0" w:rsidDel="00010BD6">
            <w:rPr>
              <w:color w:val="000000" w:themeColor="text1"/>
            </w:rPr>
            <w:delText xml:space="preserve"> </w:delText>
          </w:r>
        </w:del>
      </w:ins>
      <w:del w:id="85" w:author="Bixby, Honor R H" w:date="2019-01-22T17:56:00Z">
        <w:r w:rsidR="00D03B30" w:rsidDel="00010BD6">
          <w:rPr>
            <w:color w:val="000000" w:themeColor="text1"/>
          </w:rPr>
          <w:delText>to which populations have</w:delText>
        </w:r>
        <w:r w:rsidR="00D03B30" w:rsidRPr="003757BC" w:rsidDel="00010BD6">
          <w:rPr>
            <w:color w:val="000000" w:themeColor="text1"/>
          </w:rPr>
          <w:delText xml:space="preserve"> </w:delText>
        </w:r>
        <w:r w:rsidR="00D03B30" w:rsidDel="00010BD6">
          <w:rPr>
            <w:color w:val="000000" w:themeColor="text1"/>
          </w:rPr>
          <w:delText>acclimatised</w:delText>
        </w:r>
      </w:del>
      <w:commentRangeEnd w:id="82"/>
      <w:r w:rsidR="00010BD6">
        <w:rPr>
          <w:rStyle w:val="CommentReference"/>
          <w:rFonts w:asciiTheme="minorHAnsi" w:hAnsiTheme="minorHAnsi" w:cstheme="minorBidi"/>
          <w:lang w:eastAsia="en-US"/>
        </w:rPr>
        <w:commentReference w:id="82"/>
      </w:r>
      <w:del w:id="86" w:author="Bixby, Honor R H" w:date="2019-01-22T17:56:00Z">
        <w:r w:rsidR="00D03B30" w:rsidDel="00010BD6">
          <w:rPr>
            <w:color w:val="000000" w:themeColor="text1"/>
          </w:rPr>
          <w:delText xml:space="preserve"> </w:delText>
        </w:r>
      </w:del>
      <w:r w:rsidR="00D03B30">
        <w:rPr>
          <w:color w:val="000000" w:themeColor="text1"/>
        </w:rPr>
        <w:t>on injury mortality</w:t>
      </w:r>
      <w:ins w:id="87" w:author="Ezzati, Majid" w:date="2019-01-18T06:58:00Z">
        <w:del w:id="88" w:author="Robbie Parks" w:date="2019-01-22T16:42:00Z">
          <w:r w:rsidR="00A26C87" w:rsidDel="004668EB">
            <w:rPr>
              <w:color w:val="000000" w:themeColor="text1"/>
            </w:rPr>
            <w:delText>, as climate change is expected to do</w:delText>
          </w:r>
        </w:del>
      </w:ins>
      <w:r w:rsidR="00D03B30">
        <w:rPr>
          <w:color w:val="000000" w:themeColor="text1"/>
        </w:rPr>
        <w:t xml:space="preserve">. </w:t>
      </w:r>
      <w:del w:id="89"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90" w:author="Ezzati, Majid" w:date="2019-01-18T06:57:00Z">
        <w:r w:rsidR="00D03B30" w:rsidDel="00A26C87">
          <w:rPr>
            <w:color w:val="000000" w:themeColor="text1"/>
          </w:rPr>
          <w:delText>to characterise</w:delText>
        </w:r>
      </w:del>
      <w:ins w:id="91"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 xml:space="preserve">long-term </w:t>
      </w:r>
      <w:ins w:id="92" w:author="Robbie Parks" w:date="2019-01-22T16:50:00Z">
        <w:del w:id="93" w:author="Bixby, Honor R H" w:date="2019-01-22T17:55:00Z">
          <w:r w:rsidR="00A52D34" w:rsidDel="00010BD6">
            <w:delText xml:space="preserve">norm </w:delText>
          </w:r>
        </w:del>
      </w:ins>
      <w:r w:rsidR="00D03B30" w:rsidRPr="00636C9B">
        <w:t>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w:t>
      </w:r>
      <w:bookmarkStart w:id="94" w:name="_GoBack"/>
      <w:bookmarkEnd w:id="94"/>
      <w:r w:rsidR="00D03B30">
        <w:rPr>
          <w:color w:val="000000" w:themeColor="text1"/>
        </w:rPr>
        <w:t>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95" w:author="Ezzati, Majid" w:date="2019-01-18T21:06:00Z"/>
          <w:color w:val="000000" w:themeColor="text1"/>
        </w:rPr>
      </w:pPr>
    </w:p>
    <w:p w14:paraId="52915CCE" w14:textId="6A4DB91E" w:rsidR="00D03B30" w:rsidRPr="00083BC4" w:rsidDel="00971EAC" w:rsidRDefault="00D03B30" w:rsidP="00FF023E">
      <w:pPr>
        <w:spacing w:line="480" w:lineRule="auto"/>
        <w:jc w:val="both"/>
        <w:rPr>
          <w:del w:id="96" w:author="Ezzati, Majid" w:date="2019-01-18T21:06:00Z"/>
          <w:color w:val="000000" w:themeColor="text1"/>
        </w:rPr>
      </w:pPr>
      <w:r w:rsidRPr="00636C9B">
        <w:rPr>
          <w:color w:val="000000" w:themeColor="text1"/>
        </w:rPr>
        <w:t xml:space="preserve">We used the </w:t>
      </w:r>
      <w:r>
        <w:rPr>
          <w:color w:val="000000" w:themeColor="text1"/>
        </w:rPr>
        <w:t>resultant risk estimates</w:t>
      </w:r>
      <w:ins w:id="97" w:author="Microsoft Office User" w:date="2019-01-21T11:32:00Z">
        <w:r w:rsidR="0095118B">
          <w:rPr>
            <w:color w:val="000000" w:themeColor="text1"/>
          </w:rPr>
          <w:t xml:space="preserve"> (Supplementary Figure 1)</w:t>
        </w:r>
      </w:ins>
      <w:r>
        <w:rPr>
          <w:color w:val="000000" w:themeColor="text1"/>
        </w:rPr>
        <w:t xml:space="preserve"> to calculate </w:t>
      </w:r>
      <w:ins w:id="98" w:author="Bixby, Honor R H" w:date="2019-01-22T18:09:00Z">
        <w:r w:rsidR="00C2389D">
          <w:rPr>
            <w:color w:val="000000" w:themeColor="text1"/>
          </w:rPr>
          <w:t xml:space="preserve">the expected </w:t>
        </w:r>
      </w:ins>
      <w:r>
        <w:rPr>
          <w:color w:val="000000" w:themeColor="text1"/>
        </w:rPr>
        <w:t xml:space="preserve">change in </w:t>
      </w:r>
      <w:r w:rsidRPr="00636C9B">
        <w:rPr>
          <w:color w:val="000000" w:themeColor="text1"/>
        </w:rPr>
        <w:t>deaths</w:t>
      </w:r>
      <w:ins w:id="99" w:author="Bixby, Honor R H" w:date="2019-01-22T18:07:00Z">
        <w:r w:rsidR="00C2389D">
          <w:rPr>
            <w:color w:val="000000" w:themeColor="text1"/>
          </w:rPr>
          <w:t xml:space="preserve"> </w:t>
        </w:r>
      </w:ins>
      <w:ins w:id="100" w:author="Bixby, Honor R H" w:date="2019-01-22T18:08:00Z">
        <w:r w:rsidR="00C2389D">
          <w:rPr>
            <w:color w:val="000000" w:themeColor="text1"/>
          </w:rPr>
          <w:t>over a year</w:t>
        </w:r>
      </w:ins>
      <w:ins w:id="101" w:author="Bixby, Honor R H" w:date="2019-01-22T18:09:00Z">
        <w:r w:rsidR="00C2389D">
          <w:rPr>
            <w:color w:val="000000" w:themeColor="text1"/>
          </w:rPr>
          <w:t xml:space="preserve"> period</w:t>
        </w:r>
      </w:ins>
      <w:ins w:id="102" w:author="Bixby, Honor R H" w:date="2019-01-22T18:08:00Z">
        <w:r w:rsidR="00C2389D">
          <w:rPr>
            <w:color w:val="000000" w:themeColor="text1"/>
          </w:rPr>
          <w:t xml:space="preserve"> if each month in each state were +</w:t>
        </w:r>
        <w:r w:rsidR="00C2389D" w:rsidRPr="00636C9B">
          <w:rPr>
            <w:color w:val="000000" w:themeColor="text1"/>
          </w:rPr>
          <w:t>1</w:t>
        </w:r>
        <w:r w:rsidR="00C2389D" w:rsidRPr="00636C9B">
          <w:rPr>
            <w:rFonts w:ascii="Arial" w:eastAsia="Times New Roman" w:hAnsi="Arial" w:cs="Arial"/>
            <w:bCs/>
            <w:color w:val="222222"/>
            <w:shd w:val="clear" w:color="auto" w:fill="FFFFFF"/>
          </w:rPr>
          <w:t>°</w:t>
        </w:r>
        <w:r w:rsidR="00C2389D" w:rsidRPr="00636C9B">
          <w:rPr>
            <w:color w:val="000000" w:themeColor="text1"/>
          </w:rPr>
          <w:t>C</w:t>
        </w:r>
        <w:r w:rsidR="00C2389D">
          <w:rPr>
            <w:color w:val="000000" w:themeColor="text1"/>
          </w:rPr>
          <w:t xml:space="preserve"> above its long-term norm</w:t>
        </w:r>
      </w:ins>
      <w:r>
        <w:rPr>
          <w:color w:val="000000" w:themeColor="text1"/>
        </w:rPr>
        <w:t>,</w:t>
      </w:r>
      <w:r w:rsidRPr="00636C9B">
        <w:rPr>
          <w:color w:val="000000" w:themeColor="text1"/>
        </w:rPr>
        <w:t xml:space="preserve"> by </w:t>
      </w:r>
      <w:del w:id="103" w:author="Bixby, Honor R H" w:date="2019-01-22T18:11:00Z">
        <w:r w:rsidDel="00C2389D">
          <w:rPr>
            <w:color w:val="000000" w:themeColor="text1"/>
          </w:rPr>
          <w:delText>type</w:delText>
        </w:r>
        <w:r w:rsidRPr="00636C9B" w:rsidDel="00C2389D">
          <w:rPr>
            <w:color w:val="000000" w:themeColor="text1"/>
          </w:rPr>
          <w:delText xml:space="preserve"> of </w:delText>
        </w:r>
      </w:del>
      <w:r w:rsidRPr="00636C9B">
        <w:rPr>
          <w:color w:val="000000" w:themeColor="text1"/>
        </w:rPr>
        <w:t>injury</w:t>
      </w:r>
      <w:ins w:id="104" w:author="Bixby, Honor R H" w:date="2019-01-22T18:11:00Z">
        <w:r w:rsidR="00C2389D">
          <w:rPr>
            <w:color w:val="000000" w:themeColor="text1"/>
          </w:rPr>
          <w:t xml:space="preserve"> type</w:t>
        </w:r>
      </w:ins>
      <w:r w:rsidRPr="00636C9B">
        <w:rPr>
          <w:color w:val="000000" w:themeColor="text1"/>
        </w:rPr>
        <w:t>, sex, age group</w:t>
      </w:r>
      <w:r>
        <w:rPr>
          <w:color w:val="000000" w:themeColor="text1"/>
        </w:rPr>
        <w:t>, state</w:t>
      </w:r>
      <w:r w:rsidRPr="00636C9B">
        <w:rPr>
          <w:color w:val="000000" w:themeColor="text1"/>
        </w:rPr>
        <w:t xml:space="preserve"> and month</w:t>
      </w:r>
      <w:del w:id="105" w:author="Bixby, Honor R H" w:date="2019-01-22T18:10:00Z">
        <w:r w:rsidRPr="00636C9B" w:rsidDel="00C2389D">
          <w:rPr>
            <w:color w:val="000000" w:themeColor="text1"/>
          </w:rPr>
          <w:delText>,</w:delText>
        </w:r>
        <w:r w:rsidDel="00C2389D">
          <w:rPr>
            <w:color w:val="000000" w:themeColor="text1"/>
          </w:rPr>
          <w:delText xml:space="preserve"> in a year in which</w:delText>
        </w:r>
      </w:del>
      <w:del w:id="106" w:author="Bixby, Honor R H" w:date="2019-01-22T18:08:00Z">
        <w:r w:rsidDel="00C2389D">
          <w:rPr>
            <w:color w:val="000000" w:themeColor="text1"/>
          </w:rPr>
          <w:delText xml:space="preserve"> each month in each state were +</w:delText>
        </w:r>
        <w:r w:rsidRPr="00636C9B" w:rsidDel="00C2389D">
          <w:rPr>
            <w:color w:val="000000" w:themeColor="text1"/>
          </w:rPr>
          <w:delText>1</w:delText>
        </w:r>
        <w:r w:rsidRPr="00636C9B" w:rsidDel="00C2389D">
          <w:rPr>
            <w:rFonts w:ascii="Arial" w:eastAsia="Times New Roman" w:hAnsi="Arial" w:cs="Arial"/>
            <w:bCs/>
            <w:color w:val="222222"/>
            <w:shd w:val="clear" w:color="auto" w:fill="FFFFFF"/>
          </w:rPr>
          <w:delText>°</w:delText>
        </w:r>
        <w:r w:rsidRPr="00636C9B" w:rsidDel="00C2389D">
          <w:rPr>
            <w:color w:val="000000" w:themeColor="text1"/>
          </w:rPr>
          <w:delText>C</w:delText>
        </w:r>
        <w:r w:rsidDel="00C2389D">
          <w:rPr>
            <w:color w:val="000000" w:themeColor="text1"/>
          </w:rPr>
          <w:delText xml:space="preserve"> above its long-term normal</w:delText>
        </w:r>
      </w:del>
      <w:del w:id="107" w:author="Bixby, Honor R H" w:date="2019-01-22T18:10:00Z">
        <w:r w:rsidRPr="00636C9B" w:rsidDel="00C2389D">
          <w:rPr>
            <w:color w:val="000000" w:themeColor="text1"/>
          </w:rPr>
          <w:delText>.</w:delText>
        </w:r>
      </w:del>
      <w:ins w:id="108" w:author="Bixby, Honor R H" w:date="2019-01-22T18:10:00Z">
        <w:r w:rsidR="00C2389D">
          <w:rPr>
            <w:color w:val="000000" w:themeColor="text1"/>
          </w:rPr>
          <w:t>.</w:t>
        </w:r>
      </w:ins>
    </w:p>
    <w:p w14:paraId="2DA23D8D" w14:textId="3525E522" w:rsidR="00D03B30" w:rsidDel="00971EAC" w:rsidRDefault="00D03B30" w:rsidP="00FF023E">
      <w:pPr>
        <w:spacing w:line="480" w:lineRule="auto"/>
        <w:jc w:val="both"/>
        <w:rPr>
          <w:del w:id="109" w:author="Ezzati, Majid" w:date="2019-01-18T21:06:00Z"/>
          <w:color w:val="000000" w:themeColor="text1"/>
        </w:rPr>
      </w:pPr>
    </w:p>
    <w:p w14:paraId="2E1A277C" w14:textId="49B23635" w:rsidR="00C60C27" w:rsidDel="00C82383" w:rsidRDefault="00BF3738" w:rsidP="00971EAC">
      <w:pPr>
        <w:spacing w:line="480" w:lineRule="auto"/>
        <w:jc w:val="both"/>
        <w:rPr>
          <w:del w:id="110" w:author="Ezzati, Majid" w:date="2019-01-18T21:14:00Z"/>
        </w:rPr>
      </w:pPr>
      <w:del w:id="111"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112" w:author="Ezzati, Majid" w:date="2019-01-18T21:06:00Z">
        <w:r w:rsidR="00971EAC">
          <w:t xml:space="preserve"> Based on these calculat</w:t>
        </w:r>
      </w:ins>
      <w:ins w:id="113" w:author="Robbie Parks" w:date="2019-01-22T11:51:00Z">
        <w:r w:rsidR="00FC4049">
          <w:t>ions</w:t>
        </w:r>
      </w:ins>
      <w:ins w:id="114" w:author="Ezzati, Majid" w:date="2019-01-18T21:06:00Z">
        <w:del w:id="115" w:author="Robbie Parks" w:date="2019-01-22T11:51:00Z">
          <w:r w:rsidR="00971EAC" w:rsidDel="00FC4049">
            <w:delText>es</w:delText>
          </w:r>
        </w:del>
        <w:r w:rsidR="00971EAC">
          <w:t>,</w:t>
        </w:r>
      </w:ins>
      <w:r w:rsidR="00955652" w:rsidRPr="004326BD">
        <w:t xml:space="preserve"> there would be an </w:t>
      </w:r>
      <w:ins w:id="116" w:author="Ezzati, Majid" w:date="2019-01-18T21:06:00Z">
        <w:r w:rsidR="00971EAC">
          <w:t xml:space="preserve">estimated </w:t>
        </w:r>
      </w:ins>
      <w:del w:id="117" w:author="Ezzati, Majid" w:date="2019-01-18T21:06:00Z">
        <w:r w:rsidR="00955652" w:rsidRPr="004326BD" w:rsidDel="00971EAC">
          <w:delText xml:space="preserve">additional </w:delText>
        </w:r>
      </w:del>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ins w:id="118" w:author="Ezzati, Majid" w:date="2019-01-18T21:06:00Z">
        <w:r w:rsidR="00971EAC">
          <w:t xml:space="preserve">excess </w:t>
        </w:r>
      </w:ins>
      <w:r w:rsidR="00955652" w:rsidRPr="00C60C27">
        <w:t xml:space="preserve">injury deaths </w:t>
      </w:r>
      <w:r>
        <w:t>in a warm year</w:t>
      </w:r>
      <w:r w:rsidR="006D7FD3" w:rsidRPr="00C60C27">
        <w:t>,</w:t>
      </w:r>
      <w:r w:rsidR="00955652" w:rsidRPr="00C60C27">
        <w:t xml:space="preserve"> </w:t>
      </w:r>
      <w:r>
        <w:t>equ</w:t>
      </w:r>
      <w:ins w:id="119" w:author="Ezzati, Majid" w:date="2019-01-18T21:07:00Z">
        <w:r w:rsidR="00971EAC">
          <w:t>ivalent</w:t>
        </w:r>
      </w:ins>
      <w:del w:id="120"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214145">
        <w:t>4</w:t>
      </w:r>
      <w:r w:rsidR="00107AA8" w:rsidRPr="00C60C27">
        <w:t>)</w:t>
      </w:r>
      <w:r w:rsidR="00955652" w:rsidRPr="00C60C27">
        <w:t>.</w:t>
      </w:r>
      <w:ins w:id="121" w:author="Ezzati, Majid" w:date="2019-01-18T21:05:00Z">
        <w:r w:rsidR="00971EAC" w:rsidRPr="00971EAC">
          <w:t xml:space="preserve"> </w:t>
        </w:r>
      </w:ins>
      <w:ins w:id="122" w:author="Ezzati, Majid" w:date="2019-01-18T21:07:00Z">
        <w:r w:rsidR="00971EAC">
          <w:t xml:space="preserve">Deaths from </w:t>
        </w:r>
      </w:ins>
      <w:ins w:id="123" w:author="Ezzati, Majid" w:date="2019-01-18T21:11:00Z">
        <w:r w:rsidR="00C82383">
          <w:t xml:space="preserve">drowning, transport injuries, </w:t>
        </w:r>
        <w:del w:id="124" w:author="Microsoft Office User" w:date="2019-01-21T11:33:00Z">
          <w:r w:rsidR="00C82383" w:rsidDel="002669C7">
            <w:delText>violence</w:delText>
          </w:r>
        </w:del>
      </w:ins>
      <w:ins w:id="125" w:author="Microsoft Office User" w:date="2019-01-21T11:33:00Z">
        <w:r w:rsidR="002669C7">
          <w:t>assault</w:t>
        </w:r>
      </w:ins>
      <w:ins w:id="126" w:author="Ezzati, Majid" w:date="2019-01-18T21:11:00Z">
        <w:r w:rsidR="00C82383">
          <w:t xml:space="preserve"> and</w:t>
        </w:r>
        <w:del w:id="127" w:author="Robbie Parks" w:date="2019-01-22T16:43:00Z">
          <w:r w:rsidR="00C82383" w:rsidDel="00F76EDC">
            <w:delText xml:space="preserve"> </w:delText>
          </w:r>
        </w:del>
      </w:ins>
      <w:ins w:id="128" w:author="Microsoft Office User" w:date="2019-01-21T11:33:00Z">
        <w:r w:rsidR="002669C7">
          <w:t xml:space="preserve"> intentional </w:t>
        </w:r>
      </w:ins>
      <w:ins w:id="129" w:author="Ezzati, Majid" w:date="2019-01-18T21:11:00Z">
        <w:r w:rsidR="00C82383">
          <w:t>self-harm</w:t>
        </w:r>
      </w:ins>
      <w:ins w:id="130" w:author="Ezzati, Majid" w:date="2019-01-18T21:07:00Z">
        <w:r w:rsidR="00971EAC">
          <w:t xml:space="preserve"> are predicted to increase, partly offset by a decline in </w:t>
        </w:r>
      </w:ins>
      <w:moveToRangeStart w:id="131" w:author="Ezzati, Majid" w:date="2019-01-18T21:05:00Z" w:name="move535608841"/>
      <w:moveTo w:id="132" w:author="Ezzati, Majid" w:date="2019-01-18T21:05:00Z">
        <w:del w:id="133" w:author="Ezzati, Majid" w:date="2019-01-18T21:07:00Z">
          <w:r w:rsidR="00971EAC" w:rsidDel="00971EAC">
            <w:delText>Only</w:delText>
          </w:r>
          <w:r w:rsidR="00971EAC" w:rsidRPr="003017A9" w:rsidDel="00971EAC">
            <w:delText xml:space="preserve"> </w:delText>
          </w:r>
        </w:del>
        <w:r w:rsidR="00971EAC" w:rsidRPr="003017A9">
          <w:t>deaths from falls</w:t>
        </w:r>
      </w:moveTo>
      <w:ins w:id="134" w:author="Bixby, Honor R H" w:date="2019-01-22T18:13:00Z">
        <w:r w:rsidR="003A7773">
          <w:t xml:space="preserve">, </w:t>
        </w:r>
      </w:ins>
      <w:moveTo w:id="135" w:author="Ezzati, Majid" w:date="2019-01-18T21:05:00Z">
        <w:del w:id="136" w:author="Ezzati, Majid" w:date="2019-01-18T21:08:00Z">
          <w:r w:rsidR="00971EAC" w:rsidDel="00971EAC">
            <w:delText xml:space="preserve"> would experience a decrease in deaths</w:delText>
          </w:r>
        </w:del>
        <w:r w:rsidR="00971EAC" w:rsidRPr="003017A9">
          <w:t xml:space="preserve">, </w:t>
        </w:r>
        <w:del w:id="137" w:author="Ezzati, Majid" w:date="2019-01-18T21:08:00Z">
          <w:r w:rsidR="00971EAC" w:rsidRPr="003017A9" w:rsidDel="00971EAC">
            <w:delText>largely as a result of the reduction in falls deaths from</w:delText>
          </w:r>
        </w:del>
      </w:moveTo>
      <w:ins w:id="138" w:author="Ezzati, Majid" w:date="2019-01-18T21:08:00Z">
        <w:r w:rsidR="00971EAC">
          <w:t>mostly those in</w:t>
        </w:r>
      </w:ins>
      <w:moveTo w:id="139" w:author="Ezzati, Majid" w:date="2019-01-18T21:05:00Z">
        <w:r w:rsidR="00971EAC" w:rsidRPr="003017A9">
          <w:t xml:space="preserve"> middle and older ages</w:t>
        </w:r>
      </w:moveTo>
      <w:ins w:id="140" w:author="Ezzati, Majid" w:date="2019-01-18T21:08:00Z">
        <w:r w:rsidR="00971EAC">
          <w:t xml:space="preserve"> and in winter months</w:t>
        </w:r>
      </w:ins>
      <w:moveTo w:id="141"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131"/>
      <w:r w:rsidR="001349B6" w:rsidRPr="00C60C27">
        <w:t xml:space="preserve"> </w:t>
      </w:r>
      <w:moveToRangeStart w:id="142" w:author="Ezzati, Majid" w:date="2019-01-18T07:01:00Z" w:name="move535558215"/>
      <w:commentRangeStart w:id="143"/>
      <w:commentRangeStart w:id="144"/>
      <w:moveTo w:id="145" w:author="Ezzati, Majid" w:date="2019-01-18T07:01:00Z">
        <w:r w:rsidR="00A26C87" w:rsidRPr="003017A9">
          <w:t xml:space="preserve">Most </w:t>
        </w:r>
        <w:del w:id="146" w:author="Ezzati, Majid" w:date="2019-01-18T07:02:00Z">
          <w:r w:rsidR="00A26C87" w:rsidRPr="003017A9" w:rsidDel="00A26C87">
            <w:delText>additional</w:delText>
          </w:r>
        </w:del>
      </w:moveTo>
      <w:ins w:id="147" w:author="Ezzati, Majid" w:date="2019-01-18T07:02:00Z">
        <w:r w:rsidR="00A26C87">
          <w:t>excess</w:t>
        </w:r>
      </w:ins>
      <w:moveTo w:id="148" w:author="Ezzati, Majid" w:date="2019-01-18T07:01:00Z">
        <w:r w:rsidR="00A26C87" w:rsidRPr="003017A9">
          <w:t xml:space="preserve"> deaths </w:t>
        </w:r>
        <w:del w:id="149" w:author="Ezzati, Majid" w:date="2019-01-18T07:01:00Z">
          <w:r w:rsidR="00A26C87" w:rsidRPr="004326BD" w:rsidDel="00A26C87">
            <w:delText xml:space="preserve">associated with </w:delText>
          </w:r>
          <w:r w:rsidR="00A26C87" w:rsidRPr="004326BD" w:rsidDel="00A26C87">
            <w:rPr>
              <w:color w:val="000000" w:themeColor="text1"/>
            </w:rPr>
            <w:lastRenderedPageBreak/>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150" w:author="Ezzati, Majid" w:date="2019-01-18T07:01:00Z">
        <w:r w:rsidR="00A26C87">
          <w:t xml:space="preserve"> injuries,</w:t>
        </w:r>
      </w:ins>
      <w:moveTo w:id="151" w:author="Ezzati, Majid" w:date="2019-01-18T07:01:00Z">
        <w:r w:rsidR="00A26C87" w:rsidRPr="003017A9">
          <w:t xml:space="preserve"> followed by </w:t>
        </w:r>
      </w:moveTo>
      <w:ins w:id="152" w:author="Robbie Parks" w:date="2019-01-22T11:51:00Z">
        <w:r w:rsidR="009D01D0">
          <w:t xml:space="preserve">intentional </w:t>
        </w:r>
      </w:ins>
      <w:commentRangeStart w:id="153"/>
      <w:moveTo w:id="154" w:author="Ezzati, Majid" w:date="2019-01-18T07:01:00Z">
        <w:del w:id="155" w:author="Ezzati, Majid" w:date="2019-01-18T21:12:00Z">
          <w:r w:rsidR="00A26C87" w:rsidRPr="003017A9" w:rsidDel="00C82383">
            <w:delText xml:space="preserve">intentional </w:delText>
          </w:r>
        </w:del>
      </w:moveTo>
      <w:commentRangeEnd w:id="153"/>
      <w:r w:rsidR="00C82383">
        <w:rPr>
          <w:rStyle w:val="CommentReference"/>
          <w:rFonts w:asciiTheme="minorHAnsi" w:hAnsiTheme="minorHAnsi" w:cstheme="minorBidi"/>
          <w:lang w:eastAsia="en-US"/>
        </w:rPr>
        <w:commentReference w:id="153"/>
      </w:r>
      <w:moveTo w:id="156" w:author="Ezzati, Majid" w:date="2019-01-18T07:01:00Z">
        <w:r w:rsidR="00A26C87" w:rsidRPr="003017A9">
          <w:t>self-harm.</w:t>
        </w:r>
      </w:moveTo>
      <w:moveToRangeEnd w:id="142"/>
      <w:commentRangeEnd w:id="143"/>
      <w:r w:rsidR="00A26C87">
        <w:rPr>
          <w:rStyle w:val="CommentReference"/>
          <w:rFonts w:asciiTheme="minorHAnsi" w:hAnsiTheme="minorHAnsi" w:cstheme="minorBidi"/>
          <w:lang w:eastAsia="en-US"/>
        </w:rPr>
        <w:commentReference w:id="143"/>
      </w:r>
      <w:commentRangeEnd w:id="144"/>
      <w:r w:rsidR="005E6AEA">
        <w:rPr>
          <w:rStyle w:val="CommentReference"/>
          <w:rFonts w:asciiTheme="minorHAnsi" w:hAnsiTheme="minorHAnsi" w:cstheme="minorBidi"/>
          <w:lang w:eastAsia="en-US"/>
        </w:rPr>
        <w:commentReference w:id="144"/>
      </w:r>
      <w:del w:id="157" w:author="Ezzati, Majid" w:date="2019-01-18T06:59:00Z">
        <w:r w:rsidR="00D014BD" w:rsidDel="00A26C87">
          <w:delText xml:space="preserve">By gender, </w:delText>
        </w:r>
      </w:del>
      <w:ins w:id="158" w:author="Ezzati, Majid" w:date="2019-01-18T07:01:00Z">
        <w:r w:rsidR="00A26C87">
          <w:t xml:space="preserve"> </w:t>
        </w:r>
      </w:ins>
      <w:r w:rsidR="001349B6" w:rsidRPr="003017A9">
        <w:t xml:space="preserve">87% of </w:t>
      </w:r>
      <w:del w:id="159" w:author="Ezzati, Majid" w:date="2019-01-18T07:03:00Z">
        <w:r w:rsidR="001349B6" w:rsidRPr="003017A9" w:rsidDel="00A26C87">
          <w:delText xml:space="preserve">additional </w:delText>
        </w:r>
      </w:del>
      <w:ins w:id="160"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161"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162" w:author="Ezzati, Majid" w:date="2019-01-18T07:03:00Z">
        <w:r w:rsidR="00A26C87">
          <w:t xml:space="preserve"> excess deaths among males</w:t>
        </w:r>
      </w:ins>
      <w:r w:rsidR="001349B6" w:rsidRPr="003017A9">
        <w:t xml:space="preserve"> </w:t>
      </w:r>
      <w:del w:id="163" w:author="Ezzati, Majid" w:date="2019-01-18T07:03:00Z">
        <w:r w:rsidR="001349B6" w:rsidRPr="003017A9" w:rsidDel="00A26C87">
          <w:delText>deaths</w:delText>
        </w:r>
        <w:r w:rsidR="00C91B02" w:rsidRPr="003017A9" w:rsidDel="00A26C87">
          <w:delText xml:space="preserve"> would </w:delText>
        </w:r>
        <w:r w:rsidR="00E24CAF" w:rsidDel="00A26C87">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delText xml:space="preserve">adolescence </w:delText>
        </w:r>
        <w:r w:rsidR="00C91B02" w:rsidRPr="003017A9" w:rsidDel="00A26C87">
          <w:delText>to middle-</w:delText>
        </w:r>
        <w:r w:rsidR="001349B6" w:rsidRPr="003017A9" w:rsidDel="00A26C87">
          <w:delText>ages</w:delText>
        </w:r>
      </w:del>
      <w:ins w:id="164" w:author="Ezzati, Majid" w:date="2019-01-18T07:03:00Z">
        <w:r w:rsidR="00A26C87">
          <w:t>would occur in those aged</w:t>
        </w:r>
      </w:ins>
      <w:r w:rsidR="001349B6" w:rsidRPr="003017A9">
        <w:t xml:space="preserve"> </w:t>
      </w:r>
      <w:r w:rsidR="00C91B02" w:rsidRPr="003017A9">
        <w:t>15-64 years</w:t>
      </w:r>
      <w:ins w:id="165" w:author="Ezzati, Majid" w:date="2019-01-18T07:04:00Z">
        <w:r w:rsidR="007033D5">
          <w:t xml:space="preserve">, mostly due to </w:t>
        </w:r>
      </w:ins>
      <w:ins w:id="166" w:author="Bixby, Honor R H" w:date="2019-01-22T18:15:00Z">
        <w:r w:rsidR="003A7773">
          <w:t xml:space="preserve">the </w:t>
        </w:r>
      </w:ins>
      <w:ins w:id="167" w:author="Ezzati, Majid" w:date="2019-01-18T07:04:00Z">
        <w:r w:rsidR="007033D5">
          <w:t>age gradient of transport injuries</w:t>
        </w:r>
      </w:ins>
      <w:r w:rsidR="004326BD" w:rsidRPr="003017A9">
        <w:t xml:space="preserve">. </w:t>
      </w:r>
      <w:moveFromRangeStart w:id="168" w:author="Ezzati, Majid" w:date="2019-01-18T07:01:00Z" w:name="move535558215"/>
      <w:moveFrom w:id="169"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w:t>
        </w:r>
        <w:del w:id="170" w:author="Microsoft Office User" w:date="2019-01-21T11:37:00Z">
          <w:r w:rsidR="007C6549" w:rsidRPr="003017A9" w:rsidDel="00A82D80">
            <w:delText>arm</w:delText>
          </w:r>
          <w:r w:rsidR="00AA004B" w:rsidRPr="003017A9" w:rsidDel="00A82D80">
            <w:delText>.</w:delText>
          </w:r>
        </w:del>
      </w:moveFrom>
      <w:moveFromRangeEnd w:id="168"/>
      <w:ins w:id="171" w:author="Ezzati, Majid" w:date="2019-01-18T21:14:00Z">
        <w:del w:id="172" w:author="Microsoft Office User" w:date="2019-01-21T11:37:00Z">
          <w:r w:rsidR="00C82383" w:rsidDel="00A82D80">
            <w:delText xml:space="preserve"> </w:delText>
          </w:r>
        </w:del>
      </w:ins>
    </w:p>
    <w:p w14:paraId="4AE64574" w14:textId="77777777" w:rsidR="00C60C27" w:rsidRPr="003017A9" w:rsidDel="00A82D80" w:rsidRDefault="00C60C27" w:rsidP="00FF023E">
      <w:pPr>
        <w:spacing w:line="480" w:lineRule="auto"/>
        <w:jc w:val="both"/>
        <w:rPr>
          <w:del w:id="173" w:author="Microsoft Office User" w:date="2019-01-21T11:37:00Z"/>
        </w:rPr>
      </w:pPr>
    </w:p>
    <w:p w14:paraId="24D7051E" w14:textId="5C09FC72" w:rsidR="00C21FFF" w:rsidRDefault="00B17F42" w:rsidP="00FF023E">
      <w:pPr>
        <w:spacing w:line="480" w:lineRule="auto"/>
        <w:jc w:val="both"/>
      </w:pPr>
      <w:moveFromRangeStart w:id="174" w:author="Ezzati, Majid" w:date="2019-01-18T21:05:00Z" w:name="move535608841"/>
      <w:moveFrom w:id="175"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174"/>
      <w:del w:id="176"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177" w:author="Ezzati, Majid" w:date="2019-01-18T21:13:00Z">
        <w:r w:rsidR="00C82383">
          <w:t xml:space="preserve">In those aged </w:t>
        </w:r>
        <w:del w:id="178" w:author="Robbie Parks" w:date="2019-01-21T17:37:00Z">
          <w:r w:rsidR="00C82383" w:rsidDel="00901890">
            <w:delText>XX</w:delText>
          </w:r>
        </w:del>
      </w:ins>
      <w:ins w:id="179" w:author="Robbie Parks" w:date="2019-01-21T17:37:00Z">
        <w:r w:rsidR="00901890">
          <w:t xml:space="preserve">85 </w:t>
        </w:r>
      </w:ins>
      <w:ins w:id="180" w:author="Ezzati, Majid" w:date="2019-01-18T21:13:00Z">
        <w:del w:id="181" w:author="Robbie Parks" w:date="2019-01-21T17:37:00Z">
          <w:r w:rsidR="00C82383" w:rsidDel="00901890">
            <w:delText xml:space="preserve"> </w:delText>
          </w:r>
        </w:del>
        <w:r w:rsidR="00C82383">
          <w:t>years and above, there would be a predicted decline in injury deaths, due t</w:t>
        </w:r>
      </w:ins>
      <w:ins w:id="182" w:author="Ezzati, Majid" w:date="2019-01-18T21:14:00Z">
        <w:r w:rsidR="00C82383">
          <w:t>o the predicted reduction in deaths from falls</w:t>
        </w:r>
      </w:ins>
      <w:r w:rsidR="00156710" w:rsidRPr="003017A9">
        <w:t>.</w:t>
      </w:r>
      <w:r w:rsidR="00E440F0">
        <w:t xml:space="preserve"> </w:t>
      </w:r>
      <w:del w:id="183" w:author="Microsoft Office User" w:date="2019-01-21T11:36:00Z">
        <w:r w:rsidR="00E440F0" w:rsidDel="00A82D80">
          <w:delText xml:space="preserve">Within the year, summers would see the largest rise in drowning compared with other times of the year, especially male drowning. Winters would see the largest decrease in falls. </w:delText>
        </w:r>
      </w:del>
      <w:commentRangeStart w:id="184"/>
      <w:del w:id="185" w:author="Ezzati, Majid" w:date="2019-01-18T21:14:00Z">
        <w:r w:rsidR="00E440F0" w:rsidDel="00C82383">
          <w:delText>The association with additional transport deaths by is largely independent of season.</w:delText>
        </w:r>
      </w:del>
      <w:commentRangeEnd w:id="184"/>
      <w:r w:rsidR="00C82383">
        <w:rPr>
          <w:rStyle w:val="CommentReference"/>
          <w:rFonts w:asciiTheme="minorHAnsi" w:hAnsiTheme="minorHAnsi" w:cstheme="minorBidi"/>
          <w:lang w:eastAsia="en-US"/>
        </w:rPr>
        <w:commentReference w:id="184"/>
      </w:r>
    </w:p>
    <w:p w14:paraId="5384350F" w14:textId="77777777" w:rsidR="00C21FFF" w:rsidRPr="00EF44EF" w:rsidRDefault="00C21FFF" w:rsidP="00FF023E">
      <w:pPr>
        <w:spacing w:line="480" w:lineRule="auto"/>
        <w:jc w:val="both"/>
      </w:pPr>
    </w:p>
    <w:p w14:paraId="52769223" w14:textId="4E42DE44"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186" w:author="Ezzati, Majid" w:date="2019-01-18T21:15:00Z">
        <w:r w:rsidR="00C82383">
          <w:t xml:space="preserve">predicted </w:t>
        </w:r>
      </w:ins>
      <w:del w:id="187"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188" w:author="Ezzati, Majid" w:date="2019-01-18T21:15:00Z">
        <w:r w:rsidR="00C82383">
          <w:t xml:space="preserve">in deaths in a warm year </w:t>
        </w:r>
      </w:ins>
      <w:del w:id="189" w:author="Ezzati, Majid" w:date="2019-01-18T21:16:00Z">
        <w:r w:rsidR="00AC1365" w:rsidDel="00C82383">
          <w:delText>would be</w:delText>
        </w:r>
      </w:del>
      <w:ins w:id="190" w:author="Ezzati, Majid" w:date="2019-01-18T21:16:00Z">
        <w:r w:rsidR="00C82383">
          <w:t>was that</w:t>
        </w:r>
      </w:ins>
      <w:r w:rsidR="00AC1365">
        <w:t xml:space="preserve"> </w:t>
      </w:r>
      <w:del w:id="191" w:author="Ezzati, Majid" w:date="2019-01-18T21:17:00Z">
        <w:r w:rsidR="00A83200" w:rsidRPr="00D06095" w:rsidDel="00C82383">
          <w:delText xml:space="preserve">for </w:delText>
        </w:r>
      </w:del>
      <w:ins w:id="192" w:author="Ezzati, Majid" w:date="2019-01-18T21:17:00Z">
        <w:r w:rsidR="00C82383">
          <w:t xml:space="preserve">of </w:t>
        </w:r>
      </w:ins>
      <w:r w:rsidR="00A83200" w:rsidRPr="00D06095">
        <w:t>drownings</w:t>
      </w:r>
      <w:ins w:id="193" w:author="Ezzati, Majid" w:date="2019-01-18T21:17:00Z">
        <w:r w:rsidR="00C82383">
          <w:t>, 8.3% (7.3-</w:t>
        </w:r>
        <w:r w:rsidR="00C82383" w:rsidRPr="00D06095">
          <w:t>9.3)</w:t>
        </w:r>
        <w:r w:rsidR="00C82383">
          <w:t>,</w:t>
        </w:r>
      </w:ins>
      <w:r w:rsidR="00A83200" w:rsidRPr="00D06095">
        <w:t xml:space="preserve"> in men aged </w:t>
      </w:r>
      <w:del w:id="194" w:author="Ezzati, Majid" w:date="2019-01-18T21:17:00Z">
        <w:r w:rsidR="00A83200" w:rsidRPr="00D06095" w:rsidDel="00C82383">
          <w:delText xml:space="preserve">between </w:delText>
        </w:r>
      </w:del>
      <w:r w:rsidR="00A83200" w:rsidRPr="00D06095">
        <w:t>15</w:t>
      </w:r>
      <w:ins w:id="195" w:author="Ezzati, Majid" w:date="2019-01-18T21:17:00Z">
        <w:r w:rsidR="00C82383">
          <w:t>-</w:t>
        </w:r>
      </w:ins>
      <w:del w:id="196" w:author="Ezzati, Majid" w:date="2019-01-18T21:17:00Z">
        <w:r w:rsidR="00A83200" w:rsidRPr="00D06095" w:rsidDel="00C82383">
          <w:delText xml:space="preserve"> and </w:delText>
        </w:r>
      </w:del>
      <w:r w:rsidR="00A83200" w:rsidRPr="00D06095">
        <w:t xml:space="preserve">24 years at </w:t>
      </w:r>
      <w:del w:id="197"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w:t>
      </w:r>
      <w:ins w:id="198" w:author="Microsoft Office User" w:date="2019-01-21T14:35:00Z">
        <w:r w:rsidR="00E31C65">
          <w:t xml:space="preserve">Supplementary </w:t>
        </w:r>
      </w:ins>
      <w:r w:rsidR="002352BB" w:rsidRPr="00D06095">
        <w:t xml:space="preserve">Figure </w:t>
      </w:r>
      <w:del w:id="199" w:author="Microsoft Office User" w:date="2019-01-21T14:35:00Z">
        <w:r w:rsidR="002352BB" w:rsidRPr="00D06095" w:rsidDel="00E31C65">
          <w:delText>S</w:delText>
        </w:r>
      </w:del>
      <w:r w:rsidR="002352BB" w:rsidRPr="00D06095">
        <w:t>1)</w:t>
      </w:r>
      <w:r w:rsidR="00520AA6" w:rsidRPr="00D06095">
        <w:t xml:space="preserve"> and the smallest </w:t>
      </w:r>
      <w:del w:id="200" w:author="Ezzati, Majid" w:date="2019-01-18T21:18:00Z">
        <w:r w:rsidR="00520AA6" w:rsidRPr="00D06095" w:rsidDel="00C82383">
          <w:delText xml:space="preserve">for </w:delText>
        </w:r>
      </w:del>
      <w:ins w:id="201" w:author="Ezzati, Majid" w:date="2019-01-18T21:18:00Z">
        <w:r w:rsidR="00C82383">
          <w:t>that of</w:t>
        </w:r>
        <w:r w:rsidR="00C82383" w:rsidRPr="00D06095">
          <w:t xml:space="preserve"> </w:t>
        </w:r>
      </w:ins>
      <w:del w:id="202" w:author="Ezzati, Majid" w:date="2019-01-18T21:18:00Z">
        <w:r w:rsidR="00520AA6" w:rsidRPr="00D06095" w:rsidDel="00C82383">
          <w:delText>intentional injuries (</w:delText>
        </w:r>
      </w:del>
      <w:r w:rsidR="00520AA6" w:rsidRPr="00D06095">
        <w:t xml:space="preserve">assault and </w:t>
      </w:r>
      <w:ins w:id="203" w:author="Robbie Parks" w:date="2019-01-22T15:47:00Z">
        <w:r w:rsidR="00B33191">
          <w:t xml:space="preserve">intentional </w:t>
        </w:r>
      </w:ins>
      <w:r w:rsidR="00520AA6" w:rsidRPr="00D06095">
        <w:t>self-harm</w:t>
      </w:r>
      <w:del w:id="204" w:author="Ezzati, Majid" w:date="2019-01-18T21:18:00Z">
        <w:r w:rsidR="00520AA6" w:rsidRPr="00D06095" w:rsidDel="00C82383">
          <w:delText>)</w:delText>
        </w:r>
      </w:del>
      <w:r w:rsidR="00520AA6" w:rsidRPr="00D06095">
        <w:t xml:space="preserve"> </w:t>
      </w:r>
      <w:del w:id="205" w:author="Ezzati, Majid" w:date="2019-01-18T21:18:00Z">
        <w:r w:rsidR="00520AA6" w:rsidRPr="00D06095" w:rsidDel="00C82383">
          <w:delText xml:space="preserve">across ages </w:delText>
        </w:r>
      </w:del>
      <w:r w:rsidR="00520AA6" w:rsidRPr="00D06095">
        <w:t>(less than 2%</w:t>
      </w:r>
      <w:ins w:id="206" w:author="Ezzati, Majid" w:date="2019-01-18T21:18:00Z">
        <w:r w:rsidR="00C82383">
          <w:t xml:space="preserve"> in all age and sex groups</w:t>
        </w:r>
      </w:ins>
      <w:r w:rsidR="00520AA6" w:rsidRPr="00D06095">
        <w:t>)</w:t>
      </w:r>
      <w:r w:rsidR="002352BB" w:rsidRPr="00D06095">
        <w:t>.</w:t>
      </w:r>
      <w:r w:rsidR="004B6DA1" w:rsidRPr="00D06095">
        <w:t xml:space="preserve"> </w:t>
      </w:r>
      <w:ins w:id="207" w:author="Microsoft Office User" w:date="2019-01-21T14:34:00Z">
        <w:r w:rsidR="00F47C92">
          <w:t>Ther</w:t>
        </w:r>
      </w:ins>
      <w:ins w:id="208" w:author="Microsoft Office User" w:date="2019-01-21T14:35:00Z">
        <w:r w:rsidR="00F47C92">
          <w:t xml:space="preserve">e was a larger </w:t>
        </w:r>
      </w:ins>
      <w:del w:id="209" w:author="Microsoft Office User" w:date="2019-01-21T14:35:00Z">
        <w:r w:rsidR="004B6DA1" w:rsidRPr="00D06095" w:rsidDel="00F47C92">
          <w:delText>T</w:delText>
        </w:r>
        <w:r w:rsidR="00B642A0" w:rsidRPr="003017A9" w:rsidDel="00F47C92">
          <w:delText>he</w:delText>
        </w:r>
      </w:del>
      <w:ins w:id="210" w:author="Ezzati, Majid" w:date="2019-01-18T21:18:00Z">
        <w:del w:id="211" w:author="Microsoft Office User" w:date="2019-01-21T14:35:00Z">
          <w:r w:rsidR="00B90F20" w:rsidDel="00F47C92">
            <w:delText xml:space="preserve"> predicted</w:delText>
          </w:r>
        </w:del>
      </w:ins>
      <w:del w:id="212" w:author="Microsoft Office User" w:date="2019-01-21T14:35:00Z">
        <w:r w:rsidR="00B642A0" w:rsidRPr="003017A9" w:rsidDel="00F47C92">
          <w:delText xml:space="preserve"> </w:delText>
        </w:r>
      </w:del>
      <w:del w:id="213" w:author="Ezzati, Majid" w:date="2019-01-18T21:18:00Z">
        <w:r w:rsidR="00B139EF" w:rsidRPr="003017A9" w:rsidDel="00B90F20">
          <w:delText>e</w:delText>
        </w:r>
        <w:r w:rsidR="003B3A5E" w:rsidRPr="003017A9" w:rsidDel="00B90F20">
          <w:delText>xcess risk from</w:delText>
        </w:r>
      </w:del>
      <w:ins w:id="214" w:author="Ezzati, Majid" w:date="2019-01-18T21:18:00Z">
        <w:r w:rsidR="00B90F20">
          <w:t>percent increase in</w:t>
        </w:r>
      </w:ins>
      <w:r w:rsidR="003B3A5E" w:rsidRPr="003017A9">
        <w:t xml:space="preserve"> transport </w:t>
      </w:r>
      <w:del w:id="215" w:author="Ezzati, Majid" w:date="2019-01-18T21:18:00Z">
        <w:r w:rsidR="00030067" w:rsidDel="00B90F20">
          <w:delText>would be</w:delText>
        </w:r>
      </w:del>
      <w:ins w:id="216" w:author="Ezzati, Majid" w:date="2019-01-18T21:18:00Z">
        <w:r w:rsidR="00B90F20">
          <w:t xml:space="preserve">deaths </w:t>
        </w:r>
        <w:del w:id="217" w:author="Microsoft Office User" w:date="2019-01-21T14:35:00Z">
          <w:r w:rsidR="00B90F20" w:rsidDel="00F47C92">
            <w:delText>was</w:delText>
          </w:r>
        </w:del>
      </w:ins>
      <w:del w:id="218" w:author="Microsoft Office User" w:date="2019-01-21T14:35:00Z">
        <w:r w:rsidR="00030067" w:rsidRPr="003017A9" w:rsidDel="00F47C92">
          <w:delText xml:space="preserve"> </w:delText>
        </w:r>
        <w:r w:rsidR="001E1AA1" w:rsidRPr="003017A9" w:rsidDel="00F47C92">
          <w:delText xml:space="preserve">generally </w:delText>
        </w:r>
        <w:r w:rsidR="003B3A5E" w:rsidRPr="003017A9" w:rsidDel="00F47C92">
          <w:delText>larger in male ag</w:delText>
        </w:r>
      </w:del>
      <w:ins w:id="219" w:author="Microsoft Office User" w:date="2019-01-21T14:35:00Z">
        <w:r w:rsidR="00F47C92">
          <w:t xml:space="preserve">for males compared with females, </w:t>
        </w:r>
      </w:ins>
      <w:del w:id="220" w:author="Microsoft Office User" w:date="2019-01-21T14:35:00Z">
        <w:r w:rsidR="003B3A5E" w:rsidRPr="003017A9" w:rsidDel="00F47C92">
          <w:delText>e groups than in females</w:delText>
        </w:r>
      </w:del>
      <w:ins w:id="221" w:author="Microsoft Office User" w:date="2019-01-21T14:35:00Z">
        <w:r w:rsidR="00F47C92">
          <w:t>especially</w:t>
        </w:r>
      </w:ins>
      <w:r w:rsidR="001C52C0">
        <w:t xml:space="preserve"> </w:t>
      </w:r>
      <w:r w:rsidR="001C52C0" w:rsidRPr="00C0604B">
        <w:t xml:space="preserve">in young and middle-ages </w:t>
      </w:r>
      <w:del w:id="222" w:author="Microsoft Office User" w:date="2019-01-21T14:35:00Z">
        <w:r w:rsidR="001C52C0" w:rsidRPr="00C0604B" w:rsidDel="00E31C65">
          <w:delText>where transport deaths are more common</w:delText>
        </w:r>
        <w:r w:rsidR="00520AA6" w:rsidRPr="003017A9" w:rsidDel="00E31C65">
          <w:delText xml:space="preserve"> </w:delText>
        </w:r>
      </w:del>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w:t>
      </w:r>
      <w:ins w:id="223" w:author="Robbie Parks" w:date="2019-01-22T15:48:00Z">
        <w:r w:rsidR="006D68DB">
          <w:t>)</w:t>
        </w:r>
      </w:ins>
      <w:r w:rsidR="00951C67">
        <w:t xml:space="preserve"> for females of the same age group</w:t>
      </w:r>
      <w:del w:id="224" w:author="Robbie Parks" w:date="2019-01-22T15:48:00Z">
        <w:r w:rsidR="00951C67" w:rsidDel="006D68DB">
          <w:delText>)</w:delText>
        </w:r>
      </w:del>
      <w:r w:rsidR="004B6DA1" w:rsidRPr="003017A9">
        <w:t>)</w:t>
      </w:r>
      <w:ins w:id="225" w:author="Microsoft Office User" w:date="2019-01-21T14:36:00Z">
        <w:r w:rsidR="00572C8F">
          <w:t xml:space="preserve"> (Supplementary Figure 1).</w:t>
        </w:r>
      </w:ins>
      <w:del w:id="226" w:author="Microsoft Office User" w:date="2019-01-21T14:36:00Z">
        <w:r w:rsidR="003B3A5E" w:rsidRPr="003017A9" w:rsidDel="00572C8F">
          <w:delText xml:space="preserve">, </w:delText>
        </w:r>
        <w:r w:rsidR="001C52C0" w:rsidDel="00572C8F">
          <w:delText xml:space="preserve">with the difference between sexes extending into </w:delText>
        </w:r>
        <w:r w:rsidR="00D06095" w:rsidRPr="00D06095" w:rsidDel="00572C8F">
          <w:delText>childhood</w:delText>
        </w:r>
        <w:r w:rsidR="0002049B" w:rsidRPr="003017A9" w:rsidDel="00572C8F">
          <w:delText>.</w:delText>
        </w:r>
      </w:del>
    </w:p>
    <w:p w14:paraId="45458504" w14:textId="77777777" w:rsidR="00852290" w:rsidRPr="00886AE3" w:rsidRDefault="00852290" w:rsidP="00FF023E">
      <w:pPr>
        <w:spacing w:line="480" w:lineRule="auto"/>
        <w:jc w:val="both"/>
        <w:rPr>
          <w:rFonts w:eastAsia="Times New Roman"/>
          <w:color w:val="000000"/>
        </w:rPr>
      </w:pPr>
    </w:p>
    <w:p w14:paraId="5D877F7D" w14:textId="7C4CCF0E" w:rsidR="00E84ADA" w:rsidRDefault="0066420A" w:rsidP="00FF023E">
      <w:pPr>
        <w:spacing w:line="480" w:lineRule="auto"/>
        <w:jc w:val="both"/>
      </w:pPr>
      <w:del w:id="227"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previous study of intentional and unintentional injury seasonality persisting throughout 1980-2016 (Figure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228" w:author="Ezzati, Majid" w:date="2019-01-18T21:24:00Z">
        <w:r w:rsidR="00335C7B" w:rsidDel="0019399A">
          <w:delText>have been</w:delText>
        </w:r>
      </w:del>
      <w:ins w:id="229" w:author="Ezzati, Majid" w:date="2019-01-18T21:24:00Z">
        <w:r w:rsidR="0019399A">
          <w:t>are</w:t>
        </w:r>
      </w:ins>
      <w:r w:rsidR="00335C7B">
        <w:t xml:space="preserve"> no </w:t>
      </w:r>
      <w:r w:rsidR="00EC7025">
        <w:t xml:space="preserve">previous </w:t>
      </w:r>
      <w:r w:rsidR="00335C7B">
        <w:t xml:space="preserve">studies </w:t>
      </w:r>
      <w:del w:id="230" w:author="Ezzati, Majid" w:date="2019-01-18T21:25:00Z">
        <w:r w:rsidR="00335C7B" w:rsidDel="0019399A">
          <w:delText xml:space="preserve">which have associated </w:delText>
        </w:r>
        <w:r w:rsidR="005271AA" w:rsidDel="0019399A">
          <w:delText xml:space="preserve">monthly </w:delText>
        </w:r>
      </w:del>
      <w:ins w:id="231" w:author="Ezzati, Majid" w:date="2019-01-18T21:25:00Z">
        <w:r w:rsidR="0019399A">
          <w:t xml:space="preserve">of how </w:t>
        </w:r>
        <w:del w:id="232" w:author="Bixby, Honor R H" w:date="2019-01-22T18:17:00Z">
          <w:r w:rsidR="0019399A" w:rsidDel="003A7773">
            <w:delText xml:space="preserve">anomalous </w:delText>
          </w:r>
        </w:del>
      </w:ins>
      <w:r w:rsidR="00335C7B">
        <w:t>temperature</w:t>
      </w:r>
      <w:ins w:id="233" w:author="Ezzati, Majid" w:date="2019-01-18T21:25:00Z">
        <w:del w:id="234" w:author="Bixby, Honor R H" w:date="2019-01-22T18:17:00Z">
          <w:r w:rsidR="0019399A" w:rsidDel="003A7773">
            <w:delText>, which</w:delText>
          </w:r>
        </w:del>
        <w:r w:rsidR="0019399A">
          <w:t xml:space="preserve"> deviat</w:t>
        </w:r>
      </w:ins>
      <w:ins w:id="235" w:author="Bixby, Honor R H" w:date="2019-01-22T18:17:00Z">
        <w:r w:rsidR="003A7773">
          <w:t>ions</w:t>
        </w:r>
      </w:ins>
      <w:ins w:id="236" w:author="Ezzati, Majid" w:date="2019-01-18T21:25:00Z">
        <w:del w:id="237" w:author="Bixby, Honor R H" w:date="2019-01-22T18:17:00Z">
          <w:r w:rsidR="0019399A" w:rsidDel="003A7773">
            <w:delText>es</w:delText>
          </w:r>
        </w:del>
        <w:r w:rsidR="0019399A">
          <w:t xml:space="preserve"> from long-term norm</w:t>
        </w:r>
      </w:ins>
      <w:ins w:id="238" w:author="Ezzati, Majid" w:date="2019-01-18T21:28:00Z">
        <w:r w:rsidR="000102A2">
          <w:t xml:space="preserve"> in each month</w:t>
        </w:r>
      </w:ins>
      <w:ins w:id="239" w:author="Ezzati, Majid" w:date="2019-01-18T21:25:00Z">
        <w:r w:rsidR="0019399A">
          <w:t>,</w:t>
        </w:r>
      </w:ins>
      <w:del w:id="240" w:author="Ezzati, Majid" w:date="2019-01-18T21:25:00Z">
        <w:r w:rsidR="00335C7B" w:rsidDel="0019399A">
          <w:delText xml:space="preserve"> anomaly</w:delText>
        </w:r>
      </w:del>
      <w:r w:rsidR="00335C7B">
        <w:t xml:space="preserve"> </w:t>
      </w:r>
      <w:ins w:id="241" w:author="Ezzati, Majid" w:date="2019-01-18T21:25:00Z">
        <w:del w:id="242" w:author="Bixby, Honor R H" w:date="2019-01-22T18:17:00Z">
          <w:r w:rsidR="0019399A" w:rsidDel="003A7773">
            <w:delText>is</w:delText>
          </w:r>
        </w:del>
      </w:ins>
      <w:ins w:id="243" w:author="Bixby, Honor R H" w:date="2019-01-22T18:17:00Z">
        <w:r w:rsidR="003A7773">
          <w:t>are</w:t>
        </w:r>
      </w:ins>
      <w:ins w:id="244" w:author="Ezzati, Majid" w:date="2019-01-18T21:25:00Z">
        <w:r w:rsidR="0019399A">
          <w:t xml:space="preserve"> associated </w:t>
        </w:r>
      </w:ins>
      <w:r w:rsidR="00335C7B">
        <w:t>with injury mortality, our result</w:t>
      </w:r>
      <w:r w:rsidR="00AE7E82">
        <w:t>s</w:t>
      </w:r>
      <w:r w:rsidR="00335C7B">
        <w:t xml:space="preserve"> are broadly in agreement with </w:t>
      </w:r>
      <w:del w:id="245" w:author="Ezzati, Majid" w:date="2019-01-18T21:26:00Z">
        <w:r w:rsidR="00335C7B" w:rsidDel="0019399A">
          <w:delText>those which</w:delText>
        </w:r>
      </w:del>
      <w:ins w:id="246" w:author="Ezzati, Majid" w:date="2019-01-18T21:26:00Z">
        <w:r w:rsidR="0019399A">
          <w:t>those that have</w:t>
        </w:r>
      </w:ins>
      <w:r w:rsidR="00335C7B">
        <w:t xml:space="preserve"> </w:t>
      </w:r>
      <w:r w:rsidR="004C6917">
        <w:t>analyse</w:t>
      </w:r>
      <w:ins w:id="247" w:author="Ezzati, Majid" w:date="2019-01-18T21:26:00Z">
        <w:r w:rsidR="0019399A">
          <w:t>d</w:t>
        </w:r>
      </w:ins>
      <w:r w:rsidR="004C6917">
        <w:t xml:space="preserve"> associations with </w:t>
      </w:r>
      <w:ins w:id="248" w:author="Ezzati, Majid" w:date="2019-01-18T21:26:00Z">
        <w:r w:rsidR="0019399A">
          <w:t xml:space="preserve">routine </w:t>
        </w:r>
      </w:ins>
      <w:r w:rsidR="004C6917">
        <w:t xml:space="preserve">absolute </w:t>
      </w:r>
      <w:del w:id="249" w:author="Ezzati, Majid" w:date="2019-01-18T21:26:00Z">
        <w:r w:rsidR="004C6917" w:rsidDel="0019399A">
          <w:delText>(i.e., not anomalous)</w:delText>
        </w:r>
      </w:del>
      <w:del w:id="250" w:author="Microsoft Office User" w:date="2019-01-21T14:10:00Z">
        <w:r w:rsidR="00335C7B" w:rsidDel="004B6928">
          <w:delText xml:space="preserve"> </w:delText>
        </w:r>
      </w:del>
      <w:r w:rsidR="00335C7B">
        <w:t>temperature</w:t>
      </w:r>
      <w:r w:rsidR="00000104">
        <w:t>.</w:t>
      </w:r>
      <w:r w:rsidR="00F61428">
        <w:t xml:space="preserve"> </w:t>
      </w:r>
      <w:r w:rsidR="00451818">
        <w:t xml:space="preserve">A study of </w:t>
      </w:r>
      <w:ins w:id="251" w:author="Microsoft Office User" w:date="2019-01-21T13:04:00Z">
        <w:r w:rsidR="00B47993">
          <w:t xml:space="preserve">suicide in </w:t>
        </w:r>
      </w:ins>
      <w:r w:rsidR="00451818">
        <w:t xml:space="preserve">US counties </w:t>
      </w:r>
      <w:ins w:id="252" w:author="Microsoft Office User" w:date="2019-01-21T11:41:00Z">
        <w:r w:rsidR="002413EC">
          <w:t xml:space="preserve">over </w:t>
        </w:r>
        <w:del w:id="253" w:author="Robbie Parks" w:date="2019-01-21T17:29:00Z">
          <w:r w:rsidR="002413EC" w:rsidDel="00432AA1">
            <w:delText>XX</w:delText>
          </w:r>
        </w:del>
      </w:ins>
      <w:ins w:id="254" w:author="Robbie Parks" w:date="2019-01-21T17:29:00Z">
        <w:r w:rsidR="00432AA1">
          <w:t>37</w:t>
        </w:r>
      </w:ins>
      <w:ins w:id="255" w:author="Microsoft Office User" w:date="2019-01-21T11:41:00Z">
        <w:r w:rsidR="002413EC">
          <w:t xml:space="preserve"> </w:t>
        </w:r>
        <w:del w:id="256" w:author="Robbie Parks" w:date="2019-01-21T17:29:00Z">
          <w:r w:rsidR="002413EC" w:rsidDel="00432AA1">
            <w:delText>decades</w:delText>
          </w:r>
        </w:del>
      </w:ins>
      <w:ins w:id="257" w:author="Robbie Parks" w:date="2019-01-21T17:29:00Z">
        <w:r w:rsidR="00432AA1">
          <w:t>years (1968-200</w:t>
        </w:r>
        <w:r w:rsidR="00BC2036">
          <w:t>4)</w:t>
        </w:r>
      </w:ins>
      <w:ins w:id="258" w:author="Microsoft Office User" w:date="2019-01-21T13:04:00Z">
        <w:r w:rsidR="00535628">
          <w:t xml:space="preserve">, </w:t>
        </w:r>
      </w:ins>
      <w:ins w:id="259" w:author="Microsoft Office User" w:date="2019-01-21T13:07:00Z">
        <w:r w:rsidR="00A43F03" w:rsidRPr="00B97EC2">
          <w:t xml:space="preserve">which examined effect size across an entire </w:t>
        </w:r>
        <w:del w:id="260" w:author="Robbie Parks" w:date="2019-01-22T12:33:00Z">
          <w:r w:rsidR="00A43F03" w:rsidRPr="00B97EC2" w:rsidDel="00E063AA">
            <w:delText>year</w:delText>
          </w:r>
        </w:del>
      </w:ins>
      <w:ins w:id="261" w:author="Microsoft Office User" w:date="2019-01-21T13:08:00Z">
        <w:del w:id="262" w:author="Robbie Parks" w:date="2019-01-22T12:33:00Z">
          <w:r w:rsidR="00A43F03" w:rsidRPr="00B97EC2" w:rsidDel="00E063AA">
            <w:delText xml:space="preserve"> and </w:delText>
          </w:r>
        </w:del>
        <w:r w:rsidR="00A43F03" w:rsidRPr="0099491E">
          <w:t>population</w:t>
        </w:r>
      </w:ins>
      <w:ins w:id="263" w:author="Microsoft Office User" w:date="2019-01-21T13:07:00Z">
        <w:r w:rsidR="00A43F03">
          <w:t>,</w:t>
        </w:r>
      </w:ins>
      <w:ins w:id="264" w:author="Microsoft Office User" w:date="2019-01-21T11:41:00Z">
        <w:r w:rsidR="002413EC">
          <w:t xml:space="preserve"> </w:t>
        </w:r>
      </w:ins>
      <w:del w:id="265" w:author="Ezzati, Majid" w:date="2019-01-18T21:24:00Z">
        <w:r w:rsidR="00451818" w:rsidDel="0019399A">
          <w:delText xml:space="preserve">showed </w:delText>
        </w:r>
      </w:del>
      <w:ins w:id="266" w:author="Ezzati, Majid" w:date="2019-01-18T21:28:00Z">
        <w:r w:rsidR="000102A2">
          <w:t>estimated</w:t>
        </w:r>
      </w:ins>
      <w:ins w:id="267" w:author="Ezzati, Majid" w:date="2019-01-18T21:24:00Z">
        <w:r w:rsidR="0019399A">
          <w:t xml:space="preserve"> </w:t>
        </w:r>
      </w:ins>
      <w:commentRangeStart w:id="268"/>
      <w:commentRangeStart w:id="269"/>
      <w:r w:rsidR="00451818">
        <w:t xml:space="preserve">that </w:t>
      </w:r>
      <w:del w:id="270" w:author="Robbie Parks" w:date="2019-01-21T17:04:00Z">
        <w:r w:rsidR="00451818" w:rsidDel="00774A8A">
          <w:delText xml:space="preserve">an increase of </w:delText>
        </w:r>
      </w:del>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del w:id="271" w:author="Robbie Parks" w:date="2019-01-21T17:04:00Z">
        <w:r w:rsidR="00451818" w:rsidDel="00774A8A">
          <w:rPr>
            <w:bCs/>
            <w:color w:val="000000" w:themeColor="text1"/>
          </w:rPr>
          <w:delText xml:space="preserve">in </w:delText>
        </w:r>
      </w:del>
      <w:ins w:id="272" w:author="Robbie Parks" w:date="2019-01-21T17:04:00Z">
        <w:r w:rsidR="00774A8A">
          <w:rPr>
            <w:bCs/>
            <w:color w:val="000000" w:themeColor="text1"/>
          </w:rPr>
          <w:t xml:space="preserve">higher </w:t>
        </w:r>
      </w:ins>
      <w:r w:rsidR="00094D15">
        <w:rPr>
          <w:bCs/>
          <w:color w:val="000000" w:themeColor="text1"/>
        </w:rPr>
        <w:t xml:space="preserve">monthly </w:t>
      </w:r>
      <w:r w:rsidR="00451818">
        <w:rPr>
          <w:bCs/>
          <w:color w:val="000000" w:themeColor="text1"/>
        </w:rPr>
        <w:t xml:space="preserve">temperature leads to </w:t>
      </w:r>
      <w:del w:id="273"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274" w:author="Ezzati, Majid" w:date="2019-01-18T21:57:00Z">
        <w:r w:rsidR="00E27804">
          <w:rPr>
            <w:bCs/>
            <w:color w:val="000000" w:themeColor="text1"/>
          </w:rPr>
          <w:t>a 0.7%</w:t>
        </w:r>
      </w:ins>
      <w:r w:rsidR="004B4DC2">
        <w:rPr>
          <w:bCs/>
          <w:color w:val="000000" w:themeColor="text1"/>
        </w:rPr>
        <w:t xml:space="preserve"> </w:t>
      </w:r>
      <w:del w:id="275" w:author="Robbie Parks" w:date="2019-01-21T17:30:00Z">
        <w:r w:rsidR="00451818" w:rsidDel="00186BE6">
          <w:rPr>
            <w:bCs/>
            <w:color w:val="000000" w:themeColor="text1"/>
          </w:rPr>
          <w:delText xml:space="preserve">increase </w:delText>
        </w:r>
      </w:del>
      <w:ins w:id="276" w:author="Robbie Parks" w:date="2019-01-21T17:30:00Z">
        <w:r w:rsidR="00186BE6">
          <w:rPr>
            <w:bCs/>
            <w:color w:val="000000" w:themeColor="text1"/>
          </w:rPr>
          <w:t xml:space="preserve">rise </w:t>
        </w:r>
      </w:ins>
      <w:del w:id="277" w:author="Ezzati, Majid" w:date="2019-01-18T21:57:00Z">
        <w:r w:rsidR="00451818" w:rsidDel="00E27804">
          <w:rPr>
            <w:bCs/>
            <w:color w:val="000000" w:themeColor="text1"/>
          </w:rPr>
          <w:delText xml:space="preserve">of </w:delText>
        </w:r>
      </w:del>
      <w:ins w:id="278" w:author="Ezzati, Majid" w:date="2019-01-18T21:57:00Z">
        <w:r w:rsidR="00E27804">
          <w:rPr>
            <w:bCs/>
            <w:color w:val="000000" w:themeColor="text1"/>
          </w:rPr>
          <w:t>i</w:t>
        </w:r>
      </w:ins>
      <w:ins w:id="279" w:author="Ezzati, Majid" w:date="2019-01-18T21:58:00Z">
        <w:r w:rsidR="00E27804">
          <w:rPr>
            <w:bCs/>
            <w:color w:val="000000" w:themeColor="text1"/>
          </w:rPr>
          <w:t>n</w:t>
        </w:r>
      </w:ins>
      <w:ins w:id="280" w:author="Ezzati, Majid" w:date="2019-01-18T21:57:00Z">
        <w:r w:rsidR="00E27804">
          <w:rPr>
            <w:bCs/>
            <w:color w:val="000000" w:themeColor="text1"/>
          </w:rPr>
          <w:t xml:space="preserve"> </w:t>
        </w:r>
      </w:ins>
      <w:r w:rsidR="00451818">
        <w:rPr>
          <w:bCs/>
          <w:color w:val="000000" w:themeColor="text1"/>
        </w:rPr>
        <w:t>suicide</w:t>
      </w:r>
      <w:ins w:id="281" w:author="Ezzati, Majid" w:date="2019-01-18T21:57:00Z">
        <w:r w:rsidR="00E27804">
          <w:rPr>
            <w:bCs/>
            <w:color w:val="000000" w:themeColor="text1"/>
          </w:rPr>
          <w:t>s</w:t>
        </w:r>
      </w:ins>
      <w:del w:id="282" w:author="Microsoft Office User" w:date="2019-01-21T11:40:00Z">
        <w:r w:rsidR="00451818" w:rsidDel="002413EC">
          <w:rPr>
            <w:bCs/>
            <w:color w:val="000000" w:themeColor="text1"/>
          </w:rPr>
          <w:delText xml:space="preserve"> </w:delText>
        </w:r>
      </w:del>
      <w:commentRangeStart w:id="283"/>
      <w:del w:id="284" w:author="Ezzati, Majid" w:date="2019-01-18T21:57:00Z">
        <w:r w:rsidR="00451818" w:rsidDel="00E27804">
          <w:rPr>
            <w:bCs/>
            <w:color w:val="000000" w:themeColor="text1"/>
          </w:rPr>
          <w:delText>incidence</w:delText>
        </w:r>
        <w:commentRangeEnd w:id="283"/>
        <w:r w:rsidR="00E27804" w:rsidDel="00E27804">
          <w:rPr>
            <w:rStyle w:val="CommentReference"/>
            <w:rFonts w:asciiTheme="minorHAnsi" w:hAnsiTheme="minorHAnsi" w:cstheme="minorBidi"/>
            <w:lang w:eastAsia="en-US"/>
          </w:rPr>
          <w:commentReference w:id="283"/>
        </w:r>
        <w:r w:rsidR="00451818" w:rsidDel="00E27804">
          <w:rPr>
            <w:bCs/>
            <w:color w:val="000000" w:themeColor="text1"/>
          </w:rPr>
          <w:delText xml:space="preserve"> </w:delText>
        </w:r>
      </w:del>
      <w:del w:id="285" w:author="Ezzati, Majid" w:date="2019-01-18T21:58:00Z">
        <w:r w:rsidR="00451818" w:rsidDel="00E27804">
          <w:rPr>
            <w:bCs/>
            <w:color w:val="000000" w:themeColor="text1"/>
          </w:rPr>
          <w:delText>of 0.7%</w:delText>
        </w:r>
      </w:del>
      <w:r w:rsidR="00451818">
        <w:rPr>
          <w:bCs/>
          <w:color w:val="000000" w:themeColor="text1"/>
        </w:rPr>
        <w:t>,</w:t>
      </w:r>
      <w:commentRangeEnd w:id="268"/>
      <w:r w:rsidR="0019399A">
        <w:rPr>
          <w:rStyle w:val="CommentReference"/>
          <w:rFonts w:asciiTheme="minorHAnsi" w:hAnsiTheme="minorHAnsi" w:cstheme="minorBidi"/>
          <w:lang w:eastAsia="en-US"/>
        </w:rPr>
        <w:commentReference w:id="268"/>
      </w:r>
      <w:commentRangeEnd w:id="269"/>
      <w:r w:rsidR="00186BE6">
        <w:rPr>
          <w:rStyle w:val="CommentReference"/>
          <w:rFonts w:asciiTheme="minorHAnsi" w:hAnsiTheme="minorHAnsi" w:cstheme="minorBidi"/>
          <w:lang w:eastAsia="en-US"/>
        </w:rPr>
        <w:commentReference w:id="269"/>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sidR="00451818">
        <w:rPr>
          <w:bCs/>
          <w:color w:val="000000" w:themeColor="text1"/>
        </w:rPr>
        <w:t xml:space="preserve"> compared to</w:t>
      </w:r>
      <w:ins w:id="286" w:author="Robbie Parks" w:date="2019-01-22T11:52:00Z">
        <w:r w:rsidR="00C339CC">
          <w:rPr>
            <w:bCs/>
            <w:color w:val="000000" w:themeColor="text1"/>
          </w:rPr>
          <w:t xml:space="preserve"> our findings of</w:t>
        </w:r>
      </w:ins>
      <w:r w:rsidR="00451818">
        <w:rPr>
          <w:bCs/>
          <w:color w:val="000000" w:themeColor="text1"/>
        </w:rPr>
        <w:t xml:space="preserve"> </w:t>
      </w:r>
      <w:del w:id="287"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r w:rsidR="00BB73FD">
        <w:rPr>
          <w:bCs/>
          <w:color w:val="000000" w:themeColor="text1"/>
        </w:rPr>
        <w:t xml:space="preserve">0.44% - 1% in males across age groups and </w:t>
      </w:r>
      <w:r w:rsidR="001648C7">
        <w:rPr>
          <w:bCs/>
          <w:color w:val="000000" w:themeColor="text1"/>
        </w:rPr>
        <w:t>0.39% – 1.47% in females</w:t>
      </w:r>
      <w:ins w:id="288" w:author="Microsoft Office User" w:date="2019-01-21T11:46:00Z">
        <w:r w:rsidR="002E31AE">
          <w:rPr>
            <w:bCs/>
            <w:color w:val="000000" w:themeColor="text1"/>
          </w:rPr>
          <w:t xml:space="preserve"> </w:t>
        </w:r>
      </w:ins>
      <w:del w:id="289" w:author="Microsoft Office User" w:date="2019-01-21T11:46:00Z">
        <w:r w:rsidR="001648C7" w:rsidDel="002E31AE">
          <w:rPr>
            <w:bCs/>
            <w:color w:val="000000" w:themeColor="text1"/>
          </w:rPr>
          <w:delText>.</w:delText>
        </w:r>
      </w:del>
      <w:ins w:id="290" w:author="Microsoft Office User" w:date="2019-01-21T11:45:00Z">
        <w:r w:rsidR="00322AD7">
          <w:rPr>
            <w:bCs/>
            <w:color w:val="000000" w:themeColor="text1"/>
          </w:rPr>
          <w:t>(Supplementary Figure 1)</w:t>
        </w:r>
      </w:ins>
      <w:ins w:id="291" w:author="Microsoft Office User" w:date="2019-01-21T13:07:00Z">
        <w:r w:rsidR="000C0E2C">
          <w:rPr>
            <w:bCs/>
            <w:color w:val="000000" w:themeColor="text1"/>
          </w:rPr>
          <w:t xml:space="preserve">, though our study </w:t>
        </w:r>
        <w:del w:id="292" w:author="Bixby, Honor R H" w:date="2019-01-22T18:21:00Z">
          <w:r w:rsidR="000C0E2C" w:rsidDel="003A7773">
            <w:rPr>
              <w:bCs/>
              <w:color w:val="000000" w:themeColor="text1"/>
            </w:rPr>
            <w:delText xml:space="preserve">design </w:delText>
          </w:r>
        </w:del>
        <w:r w:rsidR="00A43F03">
          <w:rPr>
            <w:bCs/>
            <w:color w:val="000000" w:themeColor="text1"/>
          </w:rPr>
          <w:t xml:space="preserve">examined </w:t>
        </w:r>
        <w:del w:id="293" w:author="Bixby, Honor R H" w:date="2019-01-22T18:22:00Z">
          <w:r w:rsidR="00A43F03" w:rsidDel="001E52A3">
            <w:rPr>
              <w:bCs/>
              <w:color w:val="000000" w:themeColor="text1"/>
            </w:rPr>
            <w:delText>other</w:delText>
          </w:r>
        </w:del>
      </w:ins>
      <w:ins w:id="294" w:author="Bixby, Honor R H" w:date="2019-01-22T18:22:00Z">
        <w:r w:rsidR="001E52A3">
          <w:rPr>
            <w:bCs/>
            <w:color w:val="000000" w:themeColor="text1"/>
          </w:rPr>
          <w:t>multiple</w:t>
        </w:r>
      </w:ins>
      <w:ins w:id="295" w:author="Microsoft Office User" w:date="2019-01-21T13:07:00Z">
        <w:r w:rsidR="00A43F03">
          <w:rPr>
            <w:bCs/>
            <w:color w:val="000000" w:themeColor="text1"/>
          </w:rPr>
          <w:t xml:space="preserve"> injuries</w:t>
        </w:r>
      </w:ins>
      <w:ins w:id="296" w:author="Bixby, Honor R H" w:date="2019-01-22T18:21:00Z">
        <w:r w:rsidR="003A7773">
          <w:rPr>
            <w:bCs/>
            <w:color w:val="000000" w:themeColor="text1"/>
          </w:rPr>
          <w:t>,</w:t>
        </w:r>
      </w:ins>
      <w:ins w:id="297" w:author="Microsoft Office User" w:date="2019-01-21T13:07:00Z">
        <w:r w:rsidR="00A43F03">
          <w:rPr>
            <w:bCs/>
            <w:color w:val="000000" w:themeColor="text1"/>
          </w:rPr>
          <w:t xml:space="preserve"> as well as variations in effects by age and month</w:t>
        </w:r>
      </w:ins>
      <w:ins w:id="298" w:author="Robbie Parks" w:date="2019-01-22T11:53:00Z">
        <w:r w:rsidR="00E740E5">
          <w:rPr>
            <w:bCs/>
            <w:color w:val="000000" w:themeColor="text1"/>
          </w:rPr>
          <w:t xml:space="preserve"> (Figure 4)</w:t>
        </w:r>
      </w:ins>
      <w:ins w:id="299" w:author="Microsoft Office User" w:date="2019-01-21T11:47:00Z">
        <w:r w:rsidR="002E31AE">
          <w:rPr>
            <w:bCs/>
            <w:color w:val="000000" w:themeColor="text1"/>
          </w:rPr>
          <w:t>.</w:t>
        </w:r>
      </w:ins>
      <w:ins w:id="300" w:author="Ezzati, Majid" w:date="2019-01-18T21:29:00Z">
        <w:r w:rsidR="000102A2">
          <w:rPr>
            <w:bCs/>
            <w:color w:val="000000" w:themeColor="text1"/>
          </w:rPr>
          <w:t xml:space="preserve"> </w:t>
        </w:r>
        <w:del w:id="301" w:author="Microsoft Office User" w:date="2019-01-21T13:08:00Z">
          <w:r w:rsidR="000102A2" w:rsidDel="00D279C1">
            <w:rPr>
              <w:bCs/>
              <w:color w:val="000000" w:themeColor="text1"/>
            </w:rPr>
            <w:delText>[[[but presumably they had average through the year; we had monthly say so + same for age</w:delText>
          </w:r>
        </w:del>
      </w:ins>
      <w:ins w:id="302" w:author="Ezzati, Majid" w:date="2019-01-18T21:58:00Z">
        <w:del w:id="303" w:author="Microsoft Office User" w:date="2019-01-21T13:08:00Z">
          <w:r w:rsidR="00E27804" w:rsidDel="00D279C1">
            <w:rPr>
              <w:bCs/>
              <w:color w:val="000000" w:themeColor="text1"/>
            </w:rPr>
            <w:delText xml:space="preserve"> – say so – did not look at other injuries nor variations in effects by age or month</w:delText>
          </w:r>
        </w:del>
      </w:ins>
      <w:ins w:id="304" w:author="Ezzati, Majid" w:date="2019-01-18T21:29:00Z">
        <w:del w:id="305" w:author="Microsoft Office User" w:date="2019-01-21T13:08:00Z">
          <w:r w:rsidR="000102A2" w:rsidDel="00D279C1">
            <w:rPr>
              <w:bCs/>
              <w:color w:val="000000" w:themeColor="text1"/>
            </w:rPr>
            <w:delText>]]]</w:delText>
          </w:r>
        </w:del>
      </w:ins>
      <w:del w:id="306" w:author="Microsoft Office User" w:date="2019-01-21T13:08:00Z">
        <w:r w:rsidR="00F61428" w:rsidDel="00D279C1">
          <w:rPr>
            <w:bCs/>
            <w:color w:val="000000" w:themeColor="text1"/>
          </w:rPr>
          <w:delText xml:space="preserve"> </w:delText>
        </w:r>
      </w:del>
      <w:r w:rsidR="00A85099">
        <w:t xml:space="preserve">In a </w:t>
      </w:r>
      <w:del w:id="307" w:author="Microsoft Office User" w:date="2019-01-21T13:26:00Z">
        <w:r w:rsidR="00A85099" w:rsidDel="00F36DC3">
          <w:delText>study</w:delText>
        </w:r>
        <w:r w:rsidR="00220FC2" w:rsidDel="00F36DC3">
          <w:delText xml:space="preserve"> </w:delText>
        </w:r>
      </w:del>
      <w:ins w:id="308" w:author="Robbie Parks" w:date="2019-01-21T17:58:00Z">
        <w:del w:id="309" w:author="Bixby, Honor R H" w:date="2019-01-22T18:25:00Z">
          <w:r w:rsidR="002F3140" w:rsidDel="001E52A3">
            <w:delText xml:space="preserve">simple </w:delText>
          </w:r>
        </w:del>
      </w:ins>
      <w:ins w:id="310" w:author="Microsoft Office User" w:date="2019-01-21T13:26:00Z">
        <w:del w:id="311" w:author="Bixby, Honor R H" w:date="2019-01-22T18:25:00Z">
          <w:r w:rsidR="00F36DC3" w:rsidDel="001E52A3">
            <w:delText xml:space="preserve">XX </w:delText>
          </w:r>
        </w:del>
        <w:r w:rsidR="00F36DC3">
          <w:t>study</w:t>
        </w:r>
      </w:ins>
      <w:ins w:id="312" w:author="Bixby, Honor R H" w:date="2019-01-22T18:23:00Z">
        <w:r w:rsidR="001E52A3">
          <w:t xml:space="preserve"> of</w:t>
        </w:r>
      </w:ins>
      <w:ins w:id="313" w:author="Robbie Parks" w:date="2019-01-22T11:54:00Z">
        <w:r w:rsidR="005D2C7A">
          <w:t xml:space="preserve"> death count ratios from</w:t>
        </w:r>
      </w:ins>
      <w:ins w:id="314" w:author="Microsoft Office User" w:date="2019-01-21T13:26:00Z">
        <w:del w:id="315" w:author="Robbie Parks" w:date="2019-01-22T11:54:00Z">
          <w:r w:rsidR="00F36DC3" w:rsidDel="005D2C7A">
            <w:delText xml:space="preserve"> </w:delText>
          </w:r>
        </w:del>
      </w:ins>
      <w:del w:id="316" w:author="Robbie Parks" w:date="2019-01-22T11:54:00Z">
        <w:r w:rsidR="00220FC2" w:rsidDel="005D2C7A">
          <w:delText>of</w:delText>
        </w:r>
      </w:del>
      <w:r w:rsidR="0044605D">
        <w:t xml:space="preserve"> </w:t>
      </w:r>
      <w:ins w:id="317" w:author="Robbie Parks" w:date="2019-01-21T17:58:00Z">
        <w:r w:rsidR="002F3140">
          <w:t xml:space="preserve">six </w:t>
        </w:r>
      </w:ins>
      <w:r w:rsidR="0044605D">
        <w:t>French heat</w:t>
      </w:r>
      <w:del w:id="318" w:author="Ezzati, Majid" w:date="2019-01-18T21:30:00Z">
        <w:r w:rsidR="0044605D" w:rsidDel="000102A2">
          <w:delText xml:space="preserve"> </w:delText>
        </w:r>
      </w:del>
      <w:r w:rsidR="0044605D">
        <w:t>waves</w:t>
      </w:r>
      <w:ins w:id="319" w:author="Robbie Parks" w:date="2019-01-21T17:58:00Z">
        <w:r w:rsidR="002F3140">
          <w:t xml:space="preserve"> during 1971-2003</w:t>
        </w:r>
      </w:ins>
      <w:del w:id="320" w:author="Microsoft Office User" w:date="2019-01-21T11:41:00Z">
        <w:r w:rsidR="0044605D" w:rsidDel="005E5C62">
          <w:delText xml:space="preserve"> </w:delText>
        </w:r>
      </w:del>
      <w:r w:rsidR="003017A9" w:rsidRPr="00886AE3">
        <w:t>,</w:t>
      </w:r>
      <w:ins w:id="321" w:author="Microsoft Office User" w:date="2019-01-21T13:26:00Z">
        <w:r w:rsidR="00F36DC3">
          <w:t xml:space="preserve"> </w:t>
        </w:r>
      </w:ins>
      <w:del w:id="322" w:author="Robbie Parks" w:date="2019-01-21T17:57:00Z">
        <w:r w:rsidR="003017A9" w:rsidRPr="00886AE3" w:rsidDel="002F3140">
          <w:delText xml:space="preserve"> </w:delText>
        </w:r>
      </w:del>
      <w:del w:id="323" w:author="Microsoft Office User" w:date="2019-01-21T11:47:00Z">
        <w:r w:rsidR="003017A9" w:rsidRPr="00886AE3" w:rsidDel="00BC72E4">
          <w:delText xml:space="preserve">the </w:delText>
        </w:r>
        <w:r w:rsidR="006F43C8" w:rsidDel="00BC72E4">
          <w:delText>additional</w:delText>
        </w:r>
        <w:r w:rsidR="006F43C8" w:rsidRPr="00886AE3" w:rsidDel="00BC72E4">
          <w:delText xml:space="preserve"> </w:delText>
        </w:r>
        <w:r w:rsidR="003017A9" w:rsidRPr="00886AE3" w:rsidDel="00BC72E4">
          <w:delText xml:space="preserve">risk </w:delText>
        </w:r>
        <w:r w:rsidR="00A85099" w:rsidDel="00BC72E4">
          <w:delText>for</w:delText>
        </w:r>
        <w:r w:rsidR="006F43C8" w:rsidDel="00BC72E4">
          <w:delText xml:space="preserve"> </w:delText>
        </w:r>
      </w:del>
      <w:r w:rsidR="006F43C8">
        <w:t>mortality from</w:t>
      </w:r>
      <w:r w:rsidR="00A85099">
        <w:t xml:space="preserve"> unintentional injuries </w:t>
      </w:r>
      <w:del w:id="324" w:author="Microsoft Office User" w:date="2019-01-21T11:47:00Z">
        <w:r w:rsidR="00D61244" w:rsidDel="00BC72E4">
          <w:delText>was up to</w:delText>
        </w:r>
      </w:del>
      <w:ins w:id="325" w:author="Microsoft Office User" w:date="2019-01-21T11:47:00Z">
        <w:del w:id="326" w:author="Robbie Parks" w:date="2019-01-21T17:57:00Z">
          <w:r w:rsidR="00BC72E4" w:rsidDel="002F3140">
            <w:delText>increased</w:delText>
          </w:r>
        </w:del>
      </w:ins>
      <w:ins w:id="327" w:author="Robbie Parks" w:date="2019-01-21T17:57:00Z">
        <w:r w:rsidR="002F3140">
          <w:t>rose</w:t>
        </w:r>
      </w:ins>
      <w:ins w:id="328" w:author="Microsoft Office User" w:date="2019-01-21T11:47:00Z">
        <w:r w:rsidR="00BC72E4">
          <w:t xml:space="preserve"> by up to</w:t>
        </w:r>
      </w:ins>
      <w:r w:rsidR="00D61244">
        <w:t xml:space="preserve"> 4% during a heat</w:t>
      </w:r>
      <w:del w:id="329" w:author="Ezzati, Majid" w:date="2019-01-18T21:33:00Z">
        <w:r w:rsidR="00D61244" w:rsidDel="008C625A">
          <w:delText xml:space="preserve"> </w:delText>
        </w:r>
      </w:del>
      <w:r w:rsidR="00D61244">
        <w:t>wave period compared to a non-heat</w:t>
      </w:r>
      <w:del w:id="330" w:author="Ezzati, Majid" w:date="2019-01-18T21:33:00Z">
        <w:r w:rsidR="00D61244" w:rsidDel="008C625A">
          <w:delText xml:space="preserve"> </w:delText>
        </w:r>
      </w:del>
      <w:r w:rsidR="00D61244">
        <w:t>wave baseline</w:t>
      </w:r>
      <w:r w:rsidR="003017A9" w:rsidRPr="00886AE3">
        <w:t>.</w:t>
      </w:r>
      <w:r w:rsidR="00D61244">
        <w:fldChar w:fldCharType="begin" w:fldLock="1"/>
      </w:r>
      <w:r w:rsidR="001A4D7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7&lt;/sup&gt;","plainTextFormattedCitation":"7","previouslyFormattedCitation":"&lt;sup&gt;7&lt;/sup&gt;"},"properties":{"noteIndex":0},"schema":"https://github.com/citation-style-language/schema/raw/master/csl-citation.json"}</w:instrText>
      </w:r>
      <w:r w:rsidR="00D61244">
        <w:fldChar w:fldCharType="separate"/>
      </w:r>
      <w:r w:rsidR="00B31EA3" w:rsidRPr="00B31EA3">
        <w:rPr>
          <w:noProof/>
          <w:vertAlign w:val="superscript"/>
        </w:rPr>
        <w:t>7</w:t>
      </w:r>
      <w:r w:rsidR="00D61244">
        <w:fldChar w:fldCharType="end"/>
      </w:r>
      <w:ins w:id="331" w:author="Robbie Parks" w:date="2019-01-22T12:50:00Z">
        <w:r w:rsidR="007C7538">
          <w:t xml:space="preserve"> </w:t>
        </w:r>
      </w:ins>
      <w:del w:id="332" w:author="Robbie Parks" w:date="2019-01-22T12:50:00Z">
        <w:r w:rsidR="00F61428" w:rsidDel="007C7538">
          <w:delText xml:space="preserve"> </w:delText>
        </w:r>
      </w:del>
      <w:r w:rsidR="00A439F5">
        <w:t>A</w:t>
      </w:r>
      <w:ins w:id="333" w:author="Microsoft Office User" w:date="2019-01-21T13:26:00Z">
        <w:r w:rsidR="00254F22">
          <w:t xml:space="preserve">n unstratified </w:t>
        </w:r>
      </w:ins>
      <w:ins w:id="334" w:author="Robbie Parks" w:date="2019-01-22T12:10:00Z">
        <w:r w:rsidR="00D603B2">
          <w:t>Poisson model</w:t>
        </w:r>
      </w:ins>
      <w:ins w:id="335" w:author="Robbie Parks" w:date="2019-01-22T11:54:00Z">
        <w:r w:rsidR="005D2C7A">
          <w:t xml:space="preserve"> </w:t>
        </w:r>
      </w:ins>
      <w:del w:id="336" w:author="Microsoft Office User" w:date="2019-01-21T13:26:00Z">
        <w:r w:rsidR="00A439F5" w:rsidDel="00254F22">
          <w:delText xml:space="preserve"> </w:delText>
        </w:r>
      </w:del>
      <w:r w:rsidR="00A439F5">
        <w:t>s</w:t>
      </w:r>
      <w:r w:rsidR="000667D9">
        <w:t xml:space="preserve">tudy of </w:t>
      </w:r>
      <w:ins w:id="337" w:author="Robbie Parks" w:date="2019-01-22T15:49:00Z">
        <w:r w:rsidR="00543F50">
          <w:t xml:space="preserve">daily </w:t>
        </w:r>
      </w:ins>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del w:id="338" w:author="Robbie Parks" w:date="2019-01-22T15:49:00Z">
        <w:r w:rsidR="009154E9" w:rsidDel="00395368">
          <w:delText xml:space="preserve">daily </w:delText>
        </w:r>
      </w:del>
      <w:r w:rsidR="009F59F0">
        <w:t>mortality</w:t>
      </w:r>
      <w:r w:rsidR="00E25E1F">
        <w:t xml:space="preserve"> when daily maximum </w:t>
      </w:r>
      <w:r w:rsidR="002D660F">
        <w:t xml:space="preserve">temperature </w:t>
      </w:r>
      <w:r w:rsidR="00E25E1F">
        <w:t xml:space="preserve">went </w:t>
      </w:r>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1A4D7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8&lt;/sup&gt;","plainTextFormattedCitation":"8","previouslyFormattedCitation":"&lt;sup&gt;8&lt;/sup&gt;"},"properties":{"noteIndex":0},"schema":"https://github.com/citation-style-language/schema/raw/master/csl-citation.json"}</w:instrText>
      </w:r>
      <w:r w:rsidR="00C922A9">
        <w:fldChar w:fldCharType="separate"/>
      </w:r>
      <w:r w:rsidR="00B31EA3" w:rsidRPr="00B31EA3">
        <w:rPr>
          <w:noProof/>
          <w:vertAlign w:val="superscript"/>
        </w:rPr>
        <w:t>8</w:t>
      </w:r>
      <w:r w:rsidR="00C922A9">
        <w:fldChar w:fldCharType="end"/>
      </w:r>
      <w:del w:id="339" w:author="Robbie Parks" w:date="2019-01-22T12:44:00Z">
        <w:r w:rsidR="00F61428" w:rsidDel="0099491E">
          <w:delText xml:space="preserve"> </w:delText>
        </w:r>
        <w:r w:rsidR="005B19A5" w:rsidDel="0099491E">
          <w:delText>For comparison</w:delText>
        </w:r>
        <w:r w:rsidR="005C28F1" w:rsidDel="0099491E">
          <w:delText xml:space="preserve"> </w:delText>
        </w:r>
        <w:r w:rsidR="005B19A5" w:rsidDel="0099491E">
          <w:delText xml:space="preserve">with studies of </w:delText>
        </w:r>
        <w:r w:rsidR="005C28F1" w:rsidDel="0099491E">
          <w:delText xml:space="preserve">other causes of death, </w:delText>
        </w:r>
        <w:r w:rsidR="003A39BB" w:rsidDel="0099491E">
          <w:delText xml:space="preserve">daily </w:delText>
        </w:r>
        <w:r w:rsidR="00BF6BBD" w:rsidDel="0099491E">
          <w:delText xml:space="preserve">cardiorespiratory mortality in </w:delText>
        </w:r>
        <w:r w:rsidR="00BE7791" w:rsidDel="0099491E">
          <w:delText>England and Wales</w:delText>
        </w:r>
        <w:r w:rsidR="00BF6BBD" w:rsidDel="0099491E">
          <w:delText xml:space="preserve"> </w:delText>
        </w:r>
        <w:r w:rsidR="00864E84" w:rsidDel="0099491E">
          <w:delText xml:space="preserve">increased in risk by </w:delText>
        </w:r>
        <w:r w:rsidR="00BF6BBD" w:rsidDel="0099491E">
          <w:delText>2.4-2.7% in males</w:delText>
        </w:r>
        <w:r w:rsidR="00A756E6" w:rsidDel="0099491E">
          <w:delText xml:space="preserve"> across age groups</w:delText>
        </w:r>
        <w:r w:rsidR="00BF6BBD" w:rsidDel="0099491E">
          <w:delText xml:space="preserve"> </w:delText>
        </w:r>
        <w:r w:rsidR="00BF6BBD" w:rsidRPr="00886AE3" w:rsidDel="0099491E">
          <w:delText xml:space="preserve">for each 1°C increase </w:delText>
        </w:r>
        <w:r w:rsidR="00335C7B" w:rsidDel="0099491E">
          <w:delText>above locally determined temperature thresholds</w:delText>
        </w:r>
        <w:r w:rsidR="00A756E6" w:rsidDel="0099491E">
          <w:delText>, with a 2.4-3.9% increase</w:delText>
        </w:r>
        <w:r w:rsidR="00F55FB5" w:rsidDel="0099491E">
          <w:delText xml:space="preserve"> across age groups in females.</w:delText>
        </w:r>
        <w:r w:rsidR="00534D12" w:rsidDel="0099491E">
          <w:fldChar w:fldCharType="begin" w:fldLock="1"/>
        </w:r>
        <w:r w:rsidR="002A2E8D" w:rsidRPr="0099491E" w:rsidDel="0099491E">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99491E">
          <w:fldChar w:fldCharType="separate"/>
        </w:r>
        <w:r w:rsidR="00C922A9" w:rsidRPr="00C922A9" w:rsidDel="0099491E">
          <w:rPr>
            <w:noProof/>
            <w:vertAlign w:val="superscript"/>
          </w:rPr>
          <w:delText>15</w:delText>
        </w:r>
        <w:r w:rsidR="00534D12" w:rsidDel="0099491E">
          <w:fldChar w:fldCharType="end"/>
        </w:r>
      </w:del>
      <w:ins w:id="340" w:author="Robbie Parks" w:date="2019-01-22T12:45:00Z">
        <w:r w:rsidR="0099491E">
          <w:t xml:space="preserve"> </w:t>
        </w:r>
      </w:ins>
    </w:p>
    <w:p w14:paraId="3015B0C6" w14:textId="77777777" w:rsidR="00266429" w:rsidRDefault="00266429" w:rsidP="00FF023E">
      <w:pPr>
        <w:spacing w:line="480" w:lineRule="auto"/>
        <w:jc w:val="both"/>
        <w:rPr>
          <w:color w:val="000000" w:themeColor="text1"/>
        </w:rPr>
      </w:pPr>
    </w:p>
    <w:p w14:paraId="2F9BC8E8" w14:textId="6E761431" w:rsidR="00A83B2D" w:rsidRDefault="007B0B98" w:rsidP="00A83B2D">
      <w:pPr>
        <w:spacing w:line="480" w:lineRule="auto"/>
        <w:jc w:val="both"/>
      </w:pPr>
      <w:ins w:id="341" w:author="Ezzati, Majid" w:date="2019-01-18T21:44:00Z">
        <w:r>
          <w:lastRenderedPageBreak/>
          <w:t>That anomalous warm temperature</w:t>
        </w:r>
      </w:ins>
      <w:ins w:id="342" w:author="Ezzati, Majid" w:date="2019-01-18T21:45:00Z">
        <w:r>
          <w:t xml:space="preserve"> influences deaths from drowning, although not previously quantified, is highly plausible</w:t>
        </w:r>
      </w:ins>
      <w:ins w:id="343" w:author="Ezzati, Majid" w:date="2019-01-18T21:48:00Z">
        <w:r w:rsidR="00A83B2D">
          <w:t xml:space="preserve"> because</w:t>
        </w:r>
      </w:ins>
      <w:ins w:id="344" w:author="Ezzati, Majid" w:date="2019-01-18T21:45:00Z">
        <w:r>
          <w:t xml:space="preserve"> </w:t>
        </w:r>
        <w:del w:id="345" w:author="Microsoft Office User" w:date="2019-01-21T13:20:00Z">
          <w:r w:rsidRPr="007B0B98" w:rsidDel="002A0D19">
            <w:delText xml:space="preserve"> </w:delText>
          </w:r>
        </w:del>
      </w:ins>
      <w:moveToRangeStart w:id="346" w:author="Ezzati, Majid" w:date="2019-01-18T21:45:00Z" w:name="move535611234"/>
      <w:moveTo w:id="347" w:author="Ezzati, Majid" w:date="2019-01-18T21:45:00Z">
        <w:del w:id="348" w:author="Ezzati, Majid" w:date="2019-01-18T21:48:00Z">
          <w:r w:rsidDel="00A83B2D">
            <w:delText xml:space="preserve">Since </w:delText>
          </w:r>
        </w:del>
        <w:r>
          <w:t xml:space="preserve">swimming is </w:t>
        </w:r>
        <w:del w:id="349" w:author="Ezzati, Majid" w:date="2019-01-18T21:48:00Z">
          <w:r w:rsidDel="00A83B2D">
            <w:delText>generally more popular in warmer temperatures, deaths from drownings are expected to be more common in anomalously warm months</w:delText>
          </w:r>
        </w:del>
      </w:moveTo>
      <w:ins w:id="350" w:author="Ezzati, Majid" w:date="2019-01-18T21:48:00Z">
        <w:del w:id="351" w:author="Bixby, Honor R H" w:date="2019-01-22T18:27:00Z">
          <w:r w:rsidR="00A83B2D" w:rsidDel="001E52A3">
            <w:delText>expected to rise</w:delText>
          </w:r>
        </w:del>
      </w:ins>
      <w:ins w:id="352" w:author="Ezzati, Majid" w:date="2019-01-18T22:02:00Z">
        <w:del w:id="353" w:author="Bixby, Honor R H" w:date="2019-01-22T18:27:00Z">
          <w:r w:rsidR="00D607C1" w:rsidDel="001E52A3">
            <w:delText xml:space="preserve"> </w:delText>
          </w:r>
        </w:del>
      </w:ins>
      <w:ins w:id="354" w:author="Bixby, Honor R H" w:date="2019-01-22T18:27:00Z">
        <w:r w:rsidR="001E52A3">
          <w:t xml:space="preserve">likely more common </w:t>
        </w:r>
      </w:ins>
      <w:ins w:id="355" w:author="Ezzati, Majid" w:date="2019-01-18T22:02:00Z">
        <w:r w:rsidR="00D607C1">
          <w:t>in a warmer year</w:t>
        </w:r>
      </w:ins>
      <w:moveTo w:id="356" w:author="Ezzati, Majid" w:date="2019-01-18T21:45:00Z">
        <w:r>
          <w:t xml:space="preserve">. </w:t>
        </w:r>
      </w:moveTo>
      <w:ins w:id="357" w:author="Microsoft Office User" w:date="2019-01-21T13:51:00Z">
        <w:r w:rsidR="00443EC8">
          <w:t xml:space="preserve">The higher </w:t>
        </w:r>
        <w:r w:rsidR="0014370F">
          <w:t xml:space="preserve">relative and absolute impacts on men compared with women </w:t>
        </w:r>
      </w:ins>
      <w:ins w:id="358" w:author="Microsoft Office User" w:date="2019-01-21T13:56:00Z">
        <w:r w:rsidR="00967ED4">
          <w:t xml:space="preserve">for drowning (Supplementary Figure 1) may reflect the difference in how </w:t>
        </w:r>
      </w:ins>
      <w:ins w:id="359" w:author="Microsoft Office User" w:date="2019-01-21T14:21:00Z">
        <w:r w:rsidR="00897065">
          <w:t xml:space="preserve">additional </w:t>
        </w:r>
      </w:ins>
      <w:ins w:id="360" w:author="Microsoft Office User" w:date="2019-01-21T13:56:00Z">
        <w:r w:rsidR="00967ED4">
          <w:t xml:space="preserve">drowning deaths </w:t>
        </w:r>
      </w:ins>
      <w:ins w:id="361" w:author="Microsoft Office User" w:date="2019-01-21T14:22:00Z">
        <w:r w:rsidR="000A342E">
          <w:t xml:space="preserve">typically </w:t>
        </w:r>
      </w:ins>
      <w:ins w:id="362" w:author="Microsoft Office User" w:date="2019-01-21T13:56:00Z">
        <w:r w:rsidR="00967ED4">
          <w:t xml:space="preserve">occur by </w:t>
        </w:r>
      </w:ins>
      <w:ins w:id="363" w:author="Microsoft Office User" w:date="2019-01-21T14:00:00Z">
        <w:r w:rsidR="00C65208">
          <w:t>gender</w:t>
        </w:r>
      </w:ins>
      <w:ins w:id="364" w:author="Microsoft Office User" w:date="2019-01-21T13:52:00Z">
        <w:r w:rsidR="0014370F">
          <w:t xml:space="preserve">, </w:t>
        </w:r>
      </w:ins>
      <w:moveTo w:id="365" w:author="Ezzati, Majid" w:date="2019-01-18T21:45:00Z">
        <w:del w:id="366" w:author="Ezzati, Majid" w:date="2019-01-19T20:49:00Z">
          <w:r w:rsidDel="0032455E">
            <w:delText>When drownings occur,</w:delText>
          </w:r>
        </w:del>
      </w:moveTo>
      <w:ins w:id="367" w:author="Ezzati, Majid" w:date="2019-01-19T20:49:00Z">
        <w:del w:id="368" w:author="Microsoft Office User" w:date="2019-01-21T13:52:00Z">
          <w:r w:rsidR="0032455E" w:rsidDel="0014370F">
            <w:delText>The stronger effect in men may be because</w:delText>
          </w:r>
        </w:del>
      </w:ins>
      <w:moveTo w:id="369" w:author="Ezzati, Majid" w:date="2019-01-18T21:45:00Z">
        <w:del w:id="370" w:author="Microsoft Office User" w:date="2019-01-21T13:52:00Z">
          <w:r w:rsidDel="0014370F">
            <w:delText xml:space="preserve"> for males </w:delText>
          </w:r>
        </w:del>
      </w:moveTo>
      <w:ins w:id="371" w:author="Microsoft Office User" w:date="2019-01-21T13:52:00Z">
        <w:r w:rsidR="0014370F">
          <w:t xml:space="preserve">with </w:t>
        </w:r>
      </w:ins>
      <w:moveTo w:id="372" w:author="Ezzati, Majid" w:date="2019-01-18T21:45:00Z">
        <w:r w:rsidRPr="00636C9B">
          <w:t xml:space="preserve">52.7% </w:t>
        </w:r>
      </w:moveTo>
      <w:ins w:id="373" w:author="Microsoft Office User" w:date="2019-01-21T13:52:00Z">
        <w:r w:rsidR="0014370F">
          <w:t>for males</w:t>
        </w:r>
      </w:ins>
      <w:ins w:id="374" w:author="Bixby, Honor R H" w:date="2019-01-22T18:28:00Z">
        <w:r w:rsidR="001E52A3">
          <w:t xml:space="preserve"> occurring </w:t>
        </w:r>
      </w:ins>
      <w:ins w:id="375" w:author="Microsoft Office User" w:date="2019-01-21T13:52:00Z">
        <w:r w:rsidR="0014370F">
          <w:t xml:space="preserve"> </w:t>
        </w:r>
      </w:ins>
      <w:moveTo w:id="376" w:author="Ezzati, Majid" w:date="2019-01-18T21:45:00Z">
        <w:del w:id="377" w:author="Microsoft Office User" w:date="2019-01-21T13:52:00Z">
          <w:r w:rsidDel="0014370F">
            <w:delText xml:space="preserve">are </w:delText>
          </w:r>
          <w:r w:rsidRPr="00636C9B" w:rsidDel="0014370F">
            <w:delText>i</w:delText>
          </w:r>
        </w:del>
      </w:moveTo>
      <w:ins w:id="378" w:author="Microsoft Office User" w:date="2019-01-21T13:52:00Z">
        <w:r w:rsidR="0014370F">
          <w:t>i</w:t>
        </w:r>
      </w:ins>
      <w:moveTo w:id="379" w:author="Ezzati, Majid" w:date="2019-01-18T21:45:00Z">
        <w:r w:rsidRPr="00636C9B">
          <w:t xml:space="preserve">n natural water, </w:t>
        </w:r>
        <w:del w:id="380" w:author="Microsoft Office User" w:date="2019-01-21T13:52:00Z">
          <w:r w:rsidRPr="00636C9B" w:rsidDel="0014370F">
            <w:delText>with</w:delText>
          </w:r>
        </w:del>
      </w:moveTo>
      <w:ins w:id="381" w:author="Microsoft Office User" w:date="2019-01-21T13:52:00Z">
        <w:r w:rsidR="0014370F">
          <w:t>and</w:t>
        </w:r>
      </w:ins>
      <w:moveTo w:id="382" w:author="Ezzati, Majid" w:date="2019-01-18T21:45:00Z">
        <w:r w:rsidRPr="00636C9B">
          <w:t xml:space="preserve"> </w:t>
        </w:r>
        <w:r>
          <w:t xml:space="preserve">only </w:t>
        </w:r>
        <w:r w:rsidRPr="00636C9B">
          <w:t>25.9</w:t>
        </w:r>
        <w:r>
          <w:t>%</w:t>
        </w:r>
        <w:r w:rsidRPr="00636C9B">
          <w:t xml:space="preserve"> for females (1999-2010).</w:t>
        </w:r>
        <w:r w:rsidRPr="00636C9B">
          <w:fldChar w:fldCharType="begin" w:fldLock="1"/>
        </w:r>
      </w:moveTo>
      <w:r w:rsidR="009C2BC0">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moveTo w:id="383" w:author="Ezzati, Majid" w:date="2019-01-18T21:45:00Z">
        <w:r w:rsidRPr="00636C9B">
          <w:fldChar w:fldCharType="separate"/>
        </w:r>
      </w:moveTo>
      <w:r w:rsidR="008F546C" w:rsidRPr="008F546C">
        <w:rPr>
          <w:noProof/>
          <w:vertAlign w:val="superscript"/>
        </w:rPr>
        <w:t>16</w:t>
      </w:r>
      <w:moveTo w:id="384" w:author="Ezzati, Majid" w:date="2019-01-18T21:45:00Z">
        <w:r w:rsidRPr="00636C9B">
          <w:fldChar w:fldCharType="end"/>
        </w:r>
      </w:moveTo>
      <w:ins w:id="385" w:author="Microsoft Office User" w:date="2019-01-21T14:22:00Z">
        <w:r w:rsidR="000A342E">
          <w:t xml:space="preserve"> </w:t>
        </w:r>
        <w:commentRangeStart w:id="386"/>
        <w:r w:rsidR="000A342E">
          <w:t xml:space="preserve">Further drowning deaths in males </w:t>
        </w:r>
      </w:ins>
      <w:ins w:id="387" w:author="Microsoft Office User" w:date="2019-01-21T14:24:00Z">
        <w:r w:rsidR="00661FA6">
          <w:t>could</w:t>
        </w:r>
      </w:ins>
      <w:ins w:id="388" w:author="Microsoft Office User" w:date="2019-01-21T14:22:00Z">
        <w:r w:rsidR="000A342E">
          <w:t xml:space="preserve"> therefore </w:t>
        </w:r>
      </w:ins>
      <w:ins w:id="389" w:author="Microsoft Office User" w:date="2019-01-21T14:23:00Z">
        <w:r w:rsidR="000A342E">
          <w:t xml:space="preserve">be </w:t>
        </w:r>
      </w:ins>
      <w:ins w:id="390" w:author="Microsoft Office User" w:date="2019-01-21T14:24:00Z">
        <w:r w:rsidR="00661FA6">
          <w:t xml:space="preserve">due to </w:t>
        </w:r>
      </w:ins>
      <w:ins w:id="391" w:author="Robbie Parks" w:date="2019-01-22T11:56:00Z">
        <w:r w:rsidR="003553E2">
          <w:t xml:space="preserve">males </w:t>
        </w:r>
      </w:ins>
      <w:ins w:id="392" w:author="Microsoft Office User" w:date="2019-01-21T14:24:00Z">
        <w:r w:rsidR="00661FA6">
          <w:t>swimming in more</w:t>
        </w:r>
      </w:ins>
      <w:ins w:id="393" w:author="Microsoft Office User" w:date="2019-01-21T14:23:00Z">
        <w:r w:rsidR="000A342E">
          <w:t xml:space="preserve"> dangerous waters</w:t>
        </w:r>
      </w:ins>
      <w:ins w:id="394" w:author="Microsoft Office User" w:date="2019-01-21T14:24:00Z">
        <w:r w:rsidR="00661FA6">
          <w:t xml:space="preserve"> than females generally do</w:t>
        </w:r>
      </w:ins>
      <w:ins w:id="395" w:author="Microsoft Office User" w:date="2019-01-21T14:23:00Z">
        <w:r w:rsidR="000A342E">
          <w:t>.</w:t>
        </w:r>
      </w:ins>
      <w:commentRangeEnd w:id="386"/>
      <w:r w:rsidR="001E52A3">
        <w:rPr>
          <w:rStyle w:val="CommentReference"/>
          <w:rFonts w:asciiTheme="minorHAnsi" w:hAnsiTheme="minorHAnsi" w:cstheme="minorBidi"/>
          <w:lang w:eastAsia="en-US"/>
        </w:rPr>
        <w:commentReference w:id="386"/>
      </w:r>
      <w:ins w:id="396" w:author="Microsoft Office User" w:date="2019-01-21T14:23:00Z">
        <w:r w:rsidR="000A342E">
          <w:t xml:space="preserve"> </w:t>
        </w:r>
      </w:ins>
      <w:moveTo w:id="397" w:author="Ezzati, Majid" w:date="2019-01-18T21:45:00Z">
        <w:del w:id="398" w:author="Microsoft Office User" w:date="2019-01-21T13:52:00Z">
          <w:r w:rsidDel="0049038D">
            <w:delText xml:space="preserve"> However, for targeted risk prevention it would be desirable to know if these patterns change as anomalous temperature increases</w:delText>
          </w:r>
        </w:del>
        <w:del w:id="399" w:author="Microsoft Office User" w:date="2019-01-21T13:57:00Z">
          <w:r w:rsidDel="00350C3B">
            <w:delText>.</w:delText>
          </w:r>
        </w:del>
      </w:moveTo>
      <w:del w:id="400" w:author="Microsoft Office User" w:date="2019-01-21T13:57:00Z">
        <w:r w:rsidR="00A83B2D" w:rsidRPr="00A83B2D" w:rsidDel="00350C3B">
          <w:delText xml:space="preserve"> </w:delText>
        </w:r>
      </w:del>
      <w:ins w:id="401" w:author="Ezzati, Majid" w:date="2019-01-18T22:03:00Z">
        <w:r w:rsidR="00D607C1">
          <w:t xml:space="preserve">Similarly, the decline in deaths from falls, which are mostly in older ages, is likely because </w:t>
        </w:r>
      </w:ins>
      <w:del w:id="402"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403" w:author="Ezzati, Majid" w:date="2019-01-18T22:04:00Z">
        <w:r w:rsidR="00A83B2D" w:rsidDel="00D607C1">
          <w:delText>include</w:delText>
        </w:r>
      </w:del>
      <w:ins w:id="404" w:author="Ezzati, Majid" w:date="2019-01-18T22:04:00Z">
        <w:r w:rsidR="00D607C1">
          <w:t>are partly due to</w:t>
        </w:r>
      </w:ins>
      <w:r w:rsidR="00A83B2D">
        <w:t xml:space="preserve"> </w:t>
      </w:r>
      <w:del w:id="405" w:author="Microsoft Office User" w:date="2019-01-21T14:07:00Z">
        <w:r w:rsidR="00A83B2D" w:rsidDel="00B0580D">
          <w:delText>walking over</w:delText>
        </w:r>
        <w:r w:rsidR="00A83B2D" w:rsidRPr="00636C9B" w:rsidDel="00B0580D">
          <w:delText xml:space="preserve"> slippery or uneven surfaces, obstacles and tripping hazards</w:delText>
        </w:r>
      </w:del>
      <w:ins w:id="406" w:author="Microsoft Office User" w:date="2019-01-21T14:07:00Z">
        <w:r w:rsidR="00B0580D">
          <w:t>slipping on ice</w:t>
        </w:r>
      </w:ins>
      <w:ins w:id="407" w:author="Robbie Parks" w:date="2019-01-22T15:49:00Z">
        <w:r w:rsidR="008F546C">
          <w:t>.</w:t>
        </w:r>
      </w:ins>
      <w:del w:id="408" w:author="Robbie Parks" w:date="2019-01-22T11:56:00Z">
        <w:r w:rsidR="00A83B2D" w:rsidRPr="00636C9B" w:rsidDel="00484EC5">
          <w:delText>.</w:delText>
        </w:r>
      </w:del>
      <w:ins w:id="409" w:author="Robbie Parks" w:date="2019-01-22T15:49:00Z">
        <w:r w:rsidR="008F546C">
          <w:fldChar w:fldCharType="begin" w:fldLock="1"/>
        </w:r>
      </w:ins>
      <w:r w:rsidR="009C2BC0">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rsidR="008F546C">
        <w:fldChar w:fldCharType="separate"/>
      </w:r>
      <w:r w:rsidR="008F546C" w:rsidRPr="008F546C">
        <w:rPr>
          <w:noProof/>
          <w:vertAlign w:val="superscript"/>
        </w:rPr>
        <w:t>17–19</w:t>
      </w:r>
      <w:ins w:id="410" w:author="Robbie Parks" w:date="2019-01-22T15:49:00Z">
        <w:r w:rsidR="008F546C">
          <w:fldChar w:fldCharType="end"/>
        </w:r>
      </w:ins>
      <w:del w:id="411" w:author="Robbie Parks" w:date="2019-01-22T15:49:00Z">
        <w:r w:rsidR="00A83B2D" w:rsidRPr="00636C9B" w:rsidDel="008F546C">
          <w:fldChar w:fldCharType="begin" w:fldLock="1"/>
        </w:r>
        <w:r w:rsidR="00AB470D" w:rsidDel="008F546C">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16&lt;/sup&gt;","plainTextFormattedCitation":"16","previouslyFormattedCitation":"&lt;sup&gt;16&lt;/sup&gt;"},"properties":{"noteIndex":0},"schema":"https://github.com/citation-style-language/schema/raw/master/csl-citation.json"}</w:delInstrText>
        </w:r>
        <w:r w:rsidR="00A83B2D" w:rsidRPr="00636C9B" w:rsidDel="008F546C">
          <w:fldChar w:fldCharType="separate"/>
        </w:r>
        <w:r w:rsidR="00F331B7" w:rsidRPr="00F331B7" w:rsidDel="008F546C">
          <w:rPr>
            <w:noProof/>
            <w:vertAlign w:val="superscript"/>
          </w:rPr>
          <w:delText>16</w:delText>
        </w:r>
        <w:r w:rsidR="00A83B2D" w:rsidRPr="00636C9B" w:rsidDel="008F546C">
          <w:fldChar w:fldCharType="end"/>
        </w:r>
      </w:del>
      <w:ins w:id="412" w:author="Microsoft Office User" w:date="2019-01-21T14:11:00Z">
        <w:del w:id="413" w:author="Robbie Parks" w:date="2019-01-22T11:56:00Z">
          <w:r w:rsidR="001D5B42" w:rsidDel="00484EC5">
            <w:delText>,</w:delText>
          </w:r>
        </w:del>
        <w:del w:id="414" w:author="Robbie Parks" w:date="2019-01-22T15:49:00Z">
          <w:r w:rsidR="001D5B42" w:rsidDel="008F546C">
            <w:delText xml:space="preserve"> with </w:delText>
          </w:r>
        </w:del>
      </w:ins>
      <w:ins w:id="415" w:author="Microsoft Office User" w:date="2019-01-21T14:12:00Z">
        <w:del w:id="416" w:author="Robbie Parks" w:date="2019-01-22T15:49:00Z">
          <w:r w:rsidR="00263C98" w:rsidDel="008F546C">
            <w:delText xml:space="preserve">evidence from </w:delText>
          </w:r>
        </w:del>
      </w:ins>
      <w:del w:id="417" w:author="Robbie Parks" w:date="2019-01-22T15:49:00Z">
        <w:r w:rsidR="00A83B2D" w:rsidDel="008F546C">
          <w:delText xml:space="preserve"> Positive anomalous temperatures in winter could lead to less potential to slip on ice, potentially explaining the reduction in falls in the older age groups. H</w:delText>
        </w:r>
      </w:del>
      <w:ins w:id="418" w:author="Microsoft Office User" w:date="2019-01-21T14:12:00Z">
        <w:del w:id="419" w:author="Robbie Parks" w:date="2019-01-22T15:49:00Z">
          <w:r w:rsidR="00263C98" w:rsidDel="008F546C">
            <w:delText>h</w:delText>
          </w:r>
        </w:del>
      </w:ins>
      <w:del w:id="420" w:author="Robbie Parks" w:date="2019-01-22T15:49:00Z">
        <w:r w:rsidR="00A83B2D" w:rsidDel="008F546C">
          <w:delText xml:space="preserve">ospital admissions for injuries from falls in </w:delText>
        </w:r>
        <w:r w:rsidR="00A83B2D" w:rsidDel="008F546C">
          <w:rPr>
            <w:bCs/>
            <w:color w:val="000000" w:themeColor="text1"/>
          </w:rPr>
          <w:delText>Boston, Massachusetts, USA</w:delText>
        </w:r>
      </w:del>
      <w:ins w:id="421" w:author="Microsoft Office User" w:date="2019-01-21T14:12:00Z">
        <w:del w:id="422" w:author="Robbie Parks" w:date="2019-01-22T15:49:00Z">
          <w:r w:rsidR="007034FE" w:rsidDel="008F546C">
            <w:rPr>
              <w:bCs/>
              <w:color w:val="000000" w:themeColor="text1"/>
            </w:rPr>
            <w:delText>,</w:delText>
          </w:r>
        </w:del>
      </w:ins>
      <w:del w:id="423" w:author="Robbie Parks" w:date="2019-01-22T15:49:00Z">
        <w:r w:rsidR="00A83B2D" w:rsidDel="008F546C">
          <w:rPr>
            <w:bCs/>
            <w:color w:val="000000" w:themeColor="text1"/>
          </w:rPr>
          <w:delText>, increase with moderate snow fall.</w:delText>
        </w:r>
        <w:r w:rsidR="00A83B2D" w:rsidDel="008F546C">
          <w:rPr>
            <w:bCs/>
            <w:color w:val="000000" w:themeColor="text1"/>
          </w:rPr>
          <w:fldChar w:fldCharType="begin" w:fldLock="1"/>
        </w:r>
        <w:r w:rsidR="00AB470D" w:rsidDel="008F546C">
          <w:rPr>
            <w:bCs/>
            <w:color w:val="000000" w:themeColor="text1"/>
          </w:rPr>
          <w:del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17&lt;/sup&gt;","plainTextFormattedCitation":"17","previouslyFormattedCitation":"&lt;sup&gt;17&lt;/sup&gt;"},"properties":{"noteIndex":0},"schema":"https://github.com/citation-style-language/schema/raw/master/csl-citation.json"}</w:delInstrText>
        </w:r>
        <w:r w:rsidR="00A83B2D" w:rsidDel="008F546C">
          <w:rPr>
            <w:bCs/>
            <w:color w:val="000000" w:themeColor="text1"/>
          </w:rPr>
          <w:fldChar w:fldCharType="separate"/>
        </w:r>
        <w:r w:rsidR="00F331B7" w:rsidRPr="00F331B7" w:rsidDel="008F546C">
          <w:rPr>
            <w:bCs/>
            <w:noProof/>
            <w:color w:val="000000" w:themeColor="text1"/>
            <w:vertAlign w:val="superscript"/>
          </w:rPr>
          <w:delText>17</w:delText>
        </w:r>
        <w:r w:rsidR="00A83B2D" w:rsidDel="008F546C">
          <w:rPr>
            <w:bCs/>
            <w:color w:val="000000" w:themeColor="text1"/>
          </w:rPr>
          <w:fldChar w:fldCharType="end"/>
        </w:r>
        <w:r w:rsidR="00A83B2D" w:rsidDel="008F546C">
          <w:rPr>
            <w:bCs/>
            <w:color w:val="000000" w:themeColor="text1"/>
          </w:rPr>
          <w:delText xml:space="preserve"> As outdoor falls are common in</w:delText>
        </w:r>
      </w:del>
      <w:ins w:id="424" w:author="Microsoft Office User" w:date="2019-01-21T14:12:00Z">
        <w:del w:id="425" w:author="Robbie Parks" w:date="2019-01-22T15:49:00Z">
          <w:r w:rsidR="007034FE" w:rsidDel="008F546C">
            <w:rPr>
              <w:bCs/>
              <w:color w:val="000000" w:themeColor="text1"/>
            </w:rPr>
            <w:delText>and a</w:delText>
          </w:r>
        </w:del>
      </w:ins>
      <w:ins w:id="426" w:author="Microsoft Office User" w:date="2019-01-21T14:13:00Z">
        <w:del w:id="427" w:author="Robbie Parks" w:date="2019-01-22T15:49:00Z">
          <w:r w:rsidR="000E3769" w:rsidDel="008F546C">
            <w:rPr>
              <w:bCs/>
              <w:color w:val="000000" w:themeColor="text1"/>
            </w:rPr>
            <w:delText xml:space="preserve"> </w:delText>
          </w:r>
        </w:del>
        <w:del w:id="428" w:author="Robbie Parks" w:date="2019-01-21T18:02:00Z">
          <w:r w:rsidR="000E3769" w:rsidDel="00EA7116">
            <w:rPr>
              <w:bCs/>
              <w:color w:val="000000" w:themeColor="text1"/>
            </w:rPr>
            <w:delText>XX</w:delText>
          </w:r>
        </w:del>
      </w:ins>
      <w:ins w:id="429" w:author="Microsoft Office User" w:date="2019-01-21T14:12:00Z">
        <w:del w:id="430" w:author="Robbie Parks" w:date="2019-01-22T15:49:00Z">
          <w:r w:rsidR="007034FE" w:rsidDel="008F546C">
            <w:rPr>
              <w:bCs/>
              <w:color w:val="000000" w:themeColor="text1"/>
            </w:rPr>
            <w:delText xml:space="preserve"> study of</w:delText>
          </w:r>
        </w:del>
      </w:ins>
      <w:del w:id="431" w:author="Robbie Parks" w:date="2019-01-22T15:49:00Z">
        <w:r w:rsidR="00A83B2D" w:rsidDel="008F546C">
          <w:rPr>
            <w:bCs/>
            <w:color w:val="000000" w:themeColor="text1"/>
          </w:rPr>
          <w:delText xml:space="preserve"> healthy older people</w:delText>
        </w:r>
      </w:del>
      <w:ins w:id="432" w:author="Microsoft Office User" w:date="2019-01-21T14:12:00Z">
        <w:del w:id="433" w:author="Robbie Parks" w:date="2019-01-22T15:49:00Z">
          <w:r w:rsidR="007034FE" w:rsidDel="008F546C">
            <w:rPr>
              <w:bCs/>
              <w:color w:val="000000" w:themeColor="text1"/>
            </w:rPr>
            <w:delText>.</w:delText>
          </w:r>
        </w:del>
      </w:ins>
      <w:del w:id="434" w:author="Robbie Parks" w:date="2019-01-22T15:49:00Z">
        <w:r w:rsidR="00A83B2D" w:rsidDel="008F546C">
          <w:rPr>
            <w:bCs/>
            <w:color w:val="000000" w:themeColor="text1"/>
          </w:rPr>
          <w:delText>,</w:delText>
        </w:r>
        <w:r w:rsidR="00A83B2D" w:rsidDel="008F546C">
          <w:fldChar w:fldCharType="begin" w:fldLock="1"/>
        </w:r>
        <w:r w:rsidR="00AB470D" w:rsidDel="008F546C">
          <w:del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lt;/sup&gt;","plainTextFormattedCitation":"18","previouslyFormattedCitation":"&lt;sup&gt;18&lt;/sup&gt;"},"properties":{"noteIndex":0},"schema":"https://github.com/citation-style-language/schema/raw/master/csl-citation.json"}</w:delInstrText>
        </w:r>
        <w:r w:rsidR="00A83B2D" w:rsidDel="008F546C">
          <w:fldChar w:fldCharType="separate"/>
        </w:r>
        <w:r w:rsidR="00F331B7" w:rsidRPr="00F331B7" w:rsidDel="008F546C">
          <w:rPr>
            <w:noProof/>
            <w:vertAlign w:val="superscript"/>
          </w:rPr>
          <w:delText>18</w:delText>
        </w:r>
        <w:r w:rsidR="00A83B2D" w:rsidDel="008F546C">
          <w:fldChar w:fldCharType="end"/>
        </w:r>
      </w:del>
      <w:del w:id="435" w:author="Microsoft Office User" w:date="2019-01-21T14:12:00Z">
        <w:r w:rsidR="00A83B2D" w:rsidDel="007034FE">
          <w:delText xml:space="preserve"> warmer overall temperatures would reduce the chance of outdoor slipping.</w:delText>
        </w:r>
      </w:del>
    </w:p>
    <w:p w14:paraId="15250170" w14:textId="67934815" w:rsidR="007B0B98" w:rsidDel="0058684E" w:rsidRDefault="007B0B98" w:rsidP="007B0B98">
      <w:pPr>
        <w:spacing w:line="480" w:lineRule="auto"/>
        <w:jc w:val="both"/>
        <w:rPr>
          <w:del w:id="436" w:author="Ezzati, Majid" w:date="2019-01-18T22:05:00Z"/>
          <w:moveTo w:id="437" w:author="Ezzati, Majid" w:date="2019-01-18T21:45:00Z"/>
        </w:rPr>
      </w:pPr>
    </w:p>
    <w:moveToRangeEnd w:id="346"/>
    <w:p w14:paraId="565F111C" w14:textId="77777777" w:rsidR="00A83B2D" w:rsidRDefault="00A83B2D" w:rsidP="00FF023E">
      <w:pPr>
        <w:spacing w:line="480" w:lineRule="auto"/>
        <w:jc w:val="both"/>
        <w:rPr>
          <w:ins w:id="438" w:author="Ezzati, Majid" w:date="2019-01-18T21:48:00Z"/>
        </w:rPr>
      </w:pPr>
    </w:p>
    <w:p w14:paraId="0DE5929B" w14:textId="173699C8" w:rsidR="005D151A" w:rsidDel="004D201B" w:rsidRDefault="00A83B2D" w:rsidP="00FF023E">
      <w:pPr>
        <w:spacing w:line="480" w:lineRule="auto"/>
        <w:jc w:val="both"/>
        <w:rPr>
          <w:del w:id="439" w:author="Microsoft Office User" w:date="2019-01-21T11:56:00Z"/>
        </w:rPr>
      </w:pPr>
      <w:ins w:id="440" w:author="Ezzati, Majid" w:date="2019-01-18T21:49:00Z">
        <w:del w:id="441" w:author="Bixby, Honor R H" w:date="2019-01-22T18:31:00Z">
          <w:r w:rsidDel="001E52A3">
            <w:delText>The pathways for other injuries are more varied.</w:delText>
          </w:r>
        </w:del>
      </w:ins>
      <w:ins w:id="442" w:author="Ezzati, Majid" w:date="2019-01-18T21:44:00Z">
        <w:del w:id="443" w:author="Bixby, Honor R H" w:date="2019-01-22T18:31:00Z">
          <w:r w:rsidR="007B0B98" w:rsidDel="001E52A3">
            <w:delText xml:space="preserve"> </w:delText>
          </w:r>
        </w:del>
      </w:ins>
      <w:commentRangeStart w:id="444"/>
      <w:del w:id="445" w:author="Microsoft Office User" w:date="2019-01-21T14:28:00Z">
        <w:r w:rsidR="003434A1" w:rsidDel="004E0579">
          <w:delText xml:space="preserve">Studies of road traffic accidents </w:delText>
        </w:r>
      </w:del>
      <w:ins w:id="446" w:author="Ezzati, Majid" w:date="2019-01-18T21:49:00Z">
        <w:del w:id="447" w:author="Microsoft Office User" w:date="2019-01-21T14:28:00Z">
          <w:r w:rsidDel="004E0579">
            <w:delText xml:space="preserve">crashes </w:delText>
          </w:r>
        </w:del>
      </w:ins>
      <w:del w:id="448" w:author="Microsoft Office User" w:date="2019-01-21T14:28:00Z">
        <w:r w:rsidR="003434A1" w:rsidDel="004E0579">
          <w:delText xml:space="preserve">in Canada </w:delText>
        </w:r>
        <w:r w:rsidR="006942E2" w:rsidDel="004E0579">
          <w:delText>ha</w:delText>
        </w:r>
        <w:r w:rsidR="00FD3259" w:rsidDel="004E0579">
          <w:delText>ve</w:delText>
        </w:r>
        <w:r w:rsidR="006F7CFD" w:rsidDel="004E0579">
          <w:delText xml:space="preserve"> shown that there is m</w:delText>
        </w:r>
        <w:r w:rsidR="00C204F6" w:rsidDel="004E0579">
          <w:delText>ore road traffic when there is less snow</w:delText>
        </w:r>
        <w:r w:rsidR="00730CB0" w:rsidDel="004E0579">
          <w:delText xml:space="preserve"> (i.e., </w:delText>
        </w:r>
        <w:r w:rsidR="006F7CFD" w:rsidDel="004E0579">
          <w:delText>warmer weather</w:delText>
        </w:r>
        <w:r w:rsidR="00730CB0" w:rsidDel="004E0579">
          <w:delText>)</w:delText>
        </w:r>
        <w:r w:rsidR="00E17F7C" w:rsidDel="004E0579">
          <w:delText>.</w:delText>
        </w:r>
        <w:r w:rsidR="00AD55FC" w:rsidDel="004E0579">
          <w:fldChar w:fldCharType="begin" w:fldLock="1"/>
        </w:r>
        <w:r w:rsidR="002A2E8D" w:rsidRPr="00E55FAE" w:rsidDel="004E0579">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w:delInstrText>
        </w:r>
        <w:r w:rsidR="002A2E8D" w:rsidRPr="00240B13" w:rsidDel="004E0579">
          <w:delInstrText>9"]},{"id":"ITEM-2","itemData":{"DOI":"10.1061/(ASCE)CR.1943-5495.0000099","ISBN":"9682404614","ISSN":"0887-381X","abstract":"? 2015 American Society of Civil Engineers.Winter weather conditions such as extremely cold temperatures, heavy snowfall, and high</w:delInstrText>
        </w:r>
        <w:r w:rsidR="002A2E8D" w:rsidRPr="005F3A66" w:rsidDel="004E0579">
          <w:delInstrText xml:space="preserve">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w:delInstrText>
        </w:r>
        <w:r w:rsidR="002A2E8D" w:rsidRPr="00660157" w:rsidDel="004E0579">
          <w:delInstrText xml:space="preserv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w:delInstrText>
        </w:r>
        <w:r w:rsidR="002A2E8D" w:rsidRPr="00FA40C6" w:rsidDel="004E0579">
          <w:delInstrText>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w:delInstrText>
        </w:r>
        <w:r w:rsidR="002A2E8D" w:rsidRPr="007B37C7" w:rsidDel="004E0579">
          <w:delInstrText>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w:delInstrText>
        </w:r>
        <w:r w:rsidR="002A2E8D" w:rsidRPr="00085683" w:rsidDel="004E0579">
          <w:delInstrText xml:space="preserve"> by interaction between snow and cold, it was reduced by 36{%} at the temperature range −25{\\textdegree}C {\\textasciitilde} −20{\\textdegree}C with 16cm snow</w:delInstrText>
        </w:r>
        <w:r w:rsidR="002A2E8D" w:rsidRPr="00635171" w:rsidDel="004E0579">
          <w:delInstrText>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w:delInstrText>
        </w:r>
        <w:r w:rsidR="002A2E8D" w:rsidRPr="001C6258" w:rsidDel="004E0579">
          <w:delInstrText>or developing efficient highway monitoring programs, and winter road maintenance programs, etc.","author":[{"dropping-particle":"","family":"Roh","given":"Hyuk</w:delInstrText>
        </w:r>
        <w:r w:rsidR="002A2E8D" w:rsidRPr="00E715F2" w:rsidDel="004E0579">
          <w:delInstrText xml:space="preserve"> Jae","non-dropping-particle":"","parse-names":false,"suffix":""},{"dropping-particle":"","family</w:delInstrText>
        </w:r>
        <w:r w:rsidR="002A2E8D" w:rsidRPr="004264D0" w:rsidDel="004E0579">
          <w:delInstrText>":"Sharma","given":"Satish","non-dropping-particle":"","parse-names":false,"suffix":""},{"dropping-particle":"","family":"Sahu","given":"Prasanta K.","non-drop</w:delInstrText>
        </w:r>
        <w:r w:rsidR="002A2E8D" w:rsidRPr="00C66063" w:rsidDel="004E0579">
          <w:delInstrText>ping-particle":"","parse-names":false,"suffix":""}],"container-title":"KSCE Journal of Civil Engineering","id":"ITEM-4","issued":{"date-parts":[["2016"]]},"title":"Modeling snow and cold effects for classified highway traffic volumes","type":"article-journ</w:delInstrText>
        </w:r>
        <w:r w:rsidR="002A2E8D" w:rsidRPr="003A2010" w:rsidDel="004E0579">
          <w:delInstrText>al"},"uris":["http://www.mendeley.com/documents/?uuid=36c36c60-8d3c-4b43-b6bb-1952364e30c8"]}],"mendeley":{"formattedCitation":"&lt;sup&gt;16–19&lt;/sup&gt;","plainTextFormattedCitation":"16–19","previouslyFormattedCitation":"&lt;sup&gt;16–19&lt;/sup&gt;"},"properties":{"noteInde</w:delInstrText>
        </w:r>
        <w:r w:rsidR="002A2E8D" w:rsidRPr="004A5078" w:rsidDel="004E0579">
          <w:delInstrText>x":0},"schema":"https://github.com/citation-style-language/schema/raw/master/csl-citation.json"}</w:delInstrText>
        </w:r>
        <w:r w:rsidR="00AD55FC" w:rsidDel="004E0579">
          <w:fldChar w:fldCharType="separate"/>
        </w:r>
        <w:r w:rsidR="00C922A9" w:rsidRPr="00C922A9" w:rsidDel="004E0579">
          <w:rPr>
            <w:noProof/>
            <w:vertAlign w:val="superscript"/>
          </w:rPr>
          <w:delText>16–19</w:delText>
        </w:r>
        <w:r w:rsidR="00AD55FC" w:rsidDel="004E0579">
          <w:fldChar w:fldCharType="end"/>
        </w:r>
        <w:r w:rsidR="00E17F7C" w:rsidDel="004E0579">
          <w:delText xml:space="preserve"> </w:delText>
        </w:r>
      </w:del>
      <w:commentRangeEnd w:id="444"/>
      <w:r w:rsidR="006011A5">
        <w:rPr>
          <w:rStyle w:val="CommentReference"/>
          <w:rFonts w:asciiTheme="minorHAnsi" w:hAnsiTheme="minorHAnsi" w:cstheme="minorBidi"/>
          <w:lang w:eastAsia="en-US"/>
        </w:rPr>
        <w:commentReference w:id="444"/>
      </w:r>
      <w:del w:id="449" w:author="Microsoft Office User" w:date="2019-01-21T14:44:00Z">
        <w:r w:rsidR="00AA659F" w:rsidDel="00344D6A">
          <w:delText xml:space="preserve">Increasing </w:delText>
        </w:r>
      </w:del>
      <w:del w:id="450" w:author="Microsoft Office User" w:date="2019-01-21T15:14:00Z">
        <w:r w:rsidR="00AA659F" w:rsidDel="00E55FAE">
          <w:delText>anomalous temperatures encourag</w:delText>
        </w:r>
      </w:del>
      <w:del w:id="451" w:author="Microsoft Office User" w:date="2019-01-21T14:28:00Z">
        <w:r w:rsidR="00AA659F" w:rsidDel="004E0579">
          <w:delText>ing</w:delText>
        </w:r>
      </w:del>
      <w:del w:id="452" w:author="Microsoft Office User" w:date="2019-01-21T15:14:00Z">
        <w:r w:rsidR="00AA659F" w:rsidDel="00E55FAE">
          <w:delText xml:space="preserve"> more </w:delText>
        </w:r>
      </w:del>
      <w:del w:id="453" w:author="Microsoft Office User" w:date="2019-01-21T14:44:00Z">
        <w:r w:rsidR="00AA659F" w:rsidDel="00DE59C7">
          <w:delText>driving</w:delText>
        </w:r>
      </w:del>
      <w:del w:id="454" w:author="Microsoft Office User" w:date="2019-01-21T14:40:00Z">
        <w:r w:rsidR="00AA659F" w:rsidDel="00DC05BD">
          <w:delText xml:space="preserve"> could therefore increa</w:delText>
        </w:r>
        <w:r w:rsidR="00BE7826" w:rsidDel="00DC05BD">
          <w:delText>se the potential for collisions.</w:delText>
        </w:r>
      </w:del>
      <w:del w:id="455" w:author="Microsoft Office User" w:date="2019-01-21T14:41:00Z">
        <w:r w:rsidR="00BE7826" w:rsidDel="00DC05BD">
          <w:delText xml:space="preserve"> </w:delText>
        </w:r>
      </w:del>
      <w:ins w:id="456" w:author="Microsoft Office User" w:date="2019-01-21T14:29:00Z">
        <w:r w:rsidR="004E0579">
          <w:t xml:space="preserve"> </w:t>
        </w:r>
      </w:ins>
      <w:ins w:id="457" w:author="Microsoft Office User" w:date="2019-01-21T15:14:00Z">
        <w:r w:rsidR="00E55FAE">
          <w:t>D</w:t>
        </w:r>
      </w:ins>
      <w:del w:id="458" w:author="Microsoft Office User" w:date="2019-01-21T15:14:00Z">
        <w:r w:rsidR="002B3894" w:rsidDel="00E55FAE">
          <w:delText>Further, d</w:delText>
        </w:r>
      </w:del>
      <w:r w:rsidR="007E25B1">
        <w:t xml:space="preserve">riving performance </w:t>
      </w:r>
      <w:del w:id="459" w:author="Bixby, Honor R H" w:date="2019-01-22T18:31:00Z">
        <w:r w:rsidR="009E4B56" w:rsidDel="001E52A3">
          <w:delText xml:space="preserve">itself </w:delText>
        </w:r>
      </w:del>
      <w:r w:rsidR="007E25B1">
        <w:t xml:space="preserve">deteriorates at higher </w:t>
      </w:r>
      <w:r w:rsidR="007E25B1">
        <w:lastRenderedPageBreak/>
        <w:t>temperatures</w:t>
      </w:r>
      <w:r w:rsidR="00BE7826">
        <w:t>,</w:t>
      </w:r>
      <w:ins w:id="460" w:author="Microsoft Office User" w:date="2019-01-21T15:03:00Z">
        <w:r w:rsidR="004324D8">
          <w:t xml:space="preserve"> affecting the ability of drivers to perceive risks and dangers on the road during anomalously high temperatures</w:t>
        </w:r>
        <w:r w:rsidR="00066E8B">
          <w:t>.</w:t>
        </w:r>
      </w:ins>
      <w:r w:rsidR="007E25B1">
        <w:fldChar w:fldCharType="begin" w:fldLock="1"/>
      </w:r>
      <w:r w:rsidR="009C2BC0">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8F546C" w:rsidRPr="008F546C">
        <w:rPr>
          <w:noProof/>
          <w:vertAlign w:val="superscript"/>
        </w:rPr>
        <w:t>20–23</w:t>
      </w:r>
      <w:r w:rsidR="007E25B1">
        <w:fldChar w:fldCharType="end"/>
      </w:r>
      <w:del w:id="461" w:author="Microsoft Office User" w:date="2019-01-21T15:03:00Z">
        <w:r w:rsidR="002B3894" w:rsidDel="00066E8B">
          <w:delText xml:space="preserve"> </w:delText>
        </w:r>
        <w:r w:rsidR="00BE7826" w:rsidDel="004324D8">
          <w:delText xml:space="preserve">which could affect </w:delText>
        </w:r>
      </w:del>
      <w:del w:id="462" w:author="Microsoft Office User" w:date="2019-01-21T14:43:00Z">
        <w:r w:rsidR="00E92BA5" w:rsidDel="00974E5E">
          <w:delText xml:space="preserve">drivers’ </w:delText>
        </w:r>
      </w:del>
      <w:del w:id="463" w:author="Microsoft Office User" w:date="2019-01-21T15:03:00Z">
        <w:r w:rsidR="00E92BA5" w:rsidDel="004324D8">
          <w:delText>ability to perceive risks and dangers on the road</w:delText>
        </w:r>
        <w:r w:rsidR="00E92BA5" w:rsidDel="00066E8B">
          <w:delText>.</w:delText>
        </w:r>
        <w:r w:rsidR="001417E4" w:rsidDel="00066E8B">
          <w:delText xml:space="preserve"> </w:delText>
        </w:r>
      </w:del>
      <w:ins w:id="464" w:author="Microsoft Office User" w:date="2019-01-21T15:04:00Z">
        <w:r w:rsidR="00066E8B">
          <w:t xml:space="preserve"> </w:t>
        </w:r>
      </w:ins>
      <w:ins w:id="465" w:author="Microsoft Office User" w:date="2019-01-21T15:14:00Z">
        <w:r w:rsidR="00E55FAE">
          <w:t xml:space="preserve">In addition, </w:t>
        </w:r>
      </w:ins>
      <w:ins w:id="466" w:author="Microsoft Office User" w:date="2019-01-21T15:15:00Z">
        <w:r w:rsidR="00240B13">
          <w:t>a</w:t>
        </w:r>
      </w:ins>
      <w:ins w:id="467" w:author="Microsoft Office User" w:date="2019-01-21T15:01:00Z">
        <w:r w:rsidR="00F331B7">
          <w:t>lcohol consumption increases with temperature anomaly</w:t>
        </w:r>
      </w:ins>
      <w:ins w:id="468" w:author="Microsoft Office User" w:date="2019-01-21T15:04:00Z">
        <w:r w:rsidR="00066E8B">
          <w:t>,</w:t>
        </w:r>
      </w:ins>
      <w:ins w:id="469" w:author="Microsoft Office User" w:date="2019-01-21T15:02:00Z">
        <w:r w:rsidR="00F331B7">
          <w:fldChar w:fldCharType="begin" w:fldLock="1"/>
        </w:r>
      </w:ins>
      <w:r w:rsidR="009C2BC0">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ins w:id="470" w:author="Microsoft Office User" w:date="2019-01-21T15:02:00Z">
        <w:r w:rsidR="00F331B7">
          <w:fldChar w:fldCharType="separate"/>
        </w:r>
      </w:ins>
      <w:r w:rsidR="008F546C" w:rsidRPr="008F546C">
        <w:rPr>
          <w:noProof/>
          <w:vertAlign w:val="superscript"/>
        </w:rPr>
        <w:t>24</w:t>
      </w:r>
      <w:ins w:id="471" w:author="Microsoft Office User" w:date="2019-01-21T15:02:00Z">
        <w:r w:rsidR="00F331B7">
          <w:fldChar w:fldCharType="end"/>
        </w:r>
      </w:ins>
      <w:ins w:id="472" w:author="Microsoft Office User" w:date="2019-01-21T15:16:00Z">
        <w:r w:rsidR="00FA40C6">
          <w:t xml:space="preserve"> potentially</w:t>
        </w:r>
      </w:ins>
      <w:ins w:id="473" w:author="Microsoft Office User" w:date="2019-01-21T15:02:00Z">
        <w:r w:rsidR="00F331B7">
          <w:t xml:space="preserve"> explain</w:t>
        </w:r>
      </w:ins>
      <w:ins w:id="474" w:author="Microsoft Office User" w:date="2019-01-21T15:04:00Z">
        <w:r w:rsidR="00066E8B">
          <w:t>ing</w:t>
        </w:r>
      </w:ins>
      <w:ins w:id="475" w:author="Microsoft Office User" w:date="2019-01-21T15:02:00Z">
        <w:r w:rsidR="00F331B7">
          <w:t xml:space="preserve"> why</w:t>
        </w:r>
      </w:ins>
      <w:ins w:id="476" w:author="Microsoft Office User" w:date="2019-01-21T15:01:00Z">
        <w:r w:rsidR="00F331B7">
          <w:t xml:space="preserve"> </w:t>
        </w:r>
      </w:ins>
      <w:del w:id="477" w:author="Microsoft Office User" w:date="2019-01-21T15:02:00Z">
        <w:r w:rsidR="00CB56FB" w:rsidDel="00F331B7">
          <w:delText>W</w:delText>
        </w:r>
        <w:r w:rsidR="00207F3E" w:rsidRPr="008D4556" w:rsidDel="00F331B7">
          <w:delText>h</w:delText>
        </w:r>
        <w:r w:rsidR="00207F3E" w:rsidRPr="002C78AF" w:rsidDel="00F331B7">
          <w:delText>en</w:delText>
        </w:r>
        <w:r w:rsidR="00207F3E" w:rsidRPr="00696193" w:rsidDel="00F331B7">
          <w:delText xml:space="preserve"> </w:delText>
        </w:r>
        <w:r w:rsidR="00207F3E" w:rsidRPr="002C78AF" w:rsidDel="00F331B7">
          <w:delText>intoxicated,</w:delText>
        </w:r>
        <w:r w:rsidR="00207F3E" w:rsidRPr="00362889" w:rsidDel="00F331B7">
          <w:delText xml:space="preserve"> </w:delText>
        </w:r>
      </w:del>
      <w:r w:rsidR="00207F3E" w:rsidRPr="00362889">
        <w:t>teenagers</w:t>
      </w:r>
      <w:ins w:id="478" w:author="Microsoft Office User" w:date="2019-01-21T15:04:00Z">
        <w:r w:rsidR="00066E8B">
          <w:t xml:space="preserve">, </w:t>
        </w:r>
      </w:ins>
      <w:ins w:id="479" w:author="Microsoft Office User" w:date="2019-01-21T15:12:00Z">
        <w:r w:rsidR="00186114">
          <w:t xml:space="preserve">who are more likely than other age groups </w:t>
        </w:r>
      </w:ins>
      <w:ins w:id="480" w:author="Microsoft Office User" w:date="2019-01-21T15:13:00Z">
        <w:r w:rsidR="00186114">
          <w:t xml:space="preserve">to crash </w:t>
        </w:r>
      </w:ins>
      <w:ins w:id="481" w:author="Microsoft Office User" w:date="2019-01-21T15:12:00Z">
        <w:r w:rsidR="00186114">
          <w:t>while driving when intoxicated</w:t>
        </w:r>
      </w:ins>
      <w:ins w:id="482" w:author="Microsoft Office User" w:date="2019-01-21T15:13:00Z">
        <w:r w:rsidR="00186114">
          <w:t>,</w:t>
        </w:r>
        <w:r w:rsidR="006704CC">
          <w:fldChar w:fldCharType="begin" w:fldLock="1"/>
        </w:r>
      </w:ins>
      <w:r w:rsidR="009C2BC0">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ins w:id="483" w:author="Microsoft Office User" w:date="2019-01-21T15:13:00Z">
        <w:r w:rsidR="006704CC">
          <w:fldChar w:fldCharType="separate"/>
        </w:r>
      </w:ins>
      <w:r w:rsidR="008F546C" w:rsidRPr="008F546C">
        <w:rPr>
          <w:noProof/>
          <w:vertAlign w:val="superscript"/>
        </w:rPr>
        <w:t>25</w:t>
      </w:r>
      <w:ins w:id="484" w:author="Microsoft Office User" w:date="2019-01-21T15:13:00Z">
        <w:r w:rsidR="006704CC">
          <w:fldChar w:fldCharType="end"/>
        </w:r>
      </w:ins>
      <w:r w:rsidR="00207F3E" w:rsidRPr="00362889">
        <w:t xml:space="preserve"> </w:t>
      </w:r>
      <w:r w:rsidR="00FD3259">
        <w:t xml:space="preserve">are </w:t>
      </w:r>
      <w:ins w:id="485" w:author="Microsoft Office User" w:date="2019-01-21T15:02:00Z">
        <w:r w:rsidR="00F331B7">
          <w:t xml:space="preserve">at more risk of </w:t>
        </w:r>
      </w:ins>
      <w:del w:id="486" w:author="Microsoft Office User" w:date="2019-01-21T15:02:00Z">
        <w:r w:rsidR="00207F3E" w:rsidRPr="00283E06" w:rsidDel="00F331B7">
          <w:delText>more likely to</w:delText>
        </w:r>
      </w:del>
      <w:ins w:id="487" w:author="Microsoft Office User" w:date="2019-01-21T15:02:00Z">
        <w:r w:rsidR="00F331B7">
          <w:t>dying from transport injuries</w:t>
        </w:r>
      </w:ins>
      <w:r w:rsidR="00207F3E" w:rsidRPr="00283E06">
        <w:t xml:space="preserve"> </w:t>
      </w:r>
      <w:del w:id="488" w:author="Microsoft Office User" w:date="2019-01-21T15:02:00Z">
        <w:r w:rsidR="00207F3E" w:rsidRPr="00283E06" w:rsidDel="00F331B7">
          <w:delText xml:space="preserve">crash </w:delText>
        </w:r>
      </w:del>
      <w:r w:rsidR="00207F3E" w:rsidRPr="00283E06">
        <w:t>than older ages</w:t>
      </w:r>
      <w:ins w:id="489" w:author="Microsoft Office User" w:date="2019-01-21T15:13:00Z">
        <w:r w:rsidR="006704CC">
          <w:t xml:space="preserve"> when temp</w:t>
        </w:r>
      </w:ins>
      <w:ins w:id="490" w:author="Microsoft Office User" w:date="2019-01-21T15:14:00Z">
        <w:r w:rsidR="006704CC">
          <w:t>eratures are anomalously warm.</w:t>
        </w:r>
        <w:r w:rsidR="00E55FAE">
          <w:t xml:space="preserve"> </w:t>
        </w:r>
      </w:ins>
      <w:ins w:id="491" w:author="Microsoft Office User" w:date="2019-01-21T15:16:00Z">
        <w:r w:rsidR="007B37C7">
          <w:t>Lastly, h</w:t>
        </w:r>
      </w:ins>
      <w:ins w:id="492" w:author="Microsoft Office User" w:date="2019-01-21T15:14:00Z">
        <w:r w:rsidR="00E55FAE">
          <w:t xml:space="preserve">igher anomalous temperatures </w:t>
        </w:r>
      </w:ins>
      <w:ins w:id="493" w:author="Microsoft Office User" w:date="2019-01-21T15:15:00Z">
        <w:r w:rsidR="005F3A66">
          <w:t xml:space="preserve">generally </w:t>
        </w:r>
        <w:del w:id="494" w:author="Robbie Parks" w:date="2019-01-21T18:11:00Z">
          <w:r w:rsidR="005F3A66" w:rsidDel="00B04E34">
            <w:delText>results</w:delText>
          </w:r>
        </w:del>
      </w:ins>
      <w:ins w:id="495" w:author="Robbie Parks" w:date="2019-01-21T18:11:00Z">
        <w:r w:rsidR="00B04E34">
          <w:t>increas</w:t>
        </w:r>
      </w:ins>
      <w:ins w:id="496" w:author="Robbie Parks" w:date="2019-01-21T18:14:00Z">
        <w:r w:rsidR="001A1E76">
          <w:t>e road traffic</w:t>
        </w:r>
      </w:ins>
      <w:ins w:id="497" w:author="Microsoft Office User" w:date="2019-01-21T15:14:00Z">
        <w:del w:id="498" w:author="Robbie Parks" w:date="2019-01-21T18:14:00Z">
          <w:r w:rsidR="00E55FAE" w:rsidDel="001A1E76">
            <w:delText xml:space="preserve"> driving</w:delText>
          </w:r>
        </w:del>
        <w:del w:id="499" w:author="Robbie Parks" w:date="2019-01-21T18:12:00Z">
          <w:r w:rsidR="00E55FAE" w:rsidDel="00B04E34">
            <w:delText xml:space="preserve"> time </w:delText>
          </w:r>
        </w:del>
      </w:ins>
      <w:ins w:id="500" w:author="Robbie Parks" w:date="2019-01-21T18:12:00Z">
        <w:r w:rsidR="00B04E34">
          <w:t xml:space="preserve"> </w:t>
        </w:r>
      </w:ins>
      <w:ins w:id="501" w:author="Microsoft Office User" w:date="2019-01-21T15:14:00Z">
        <w:r w:rsidR="00E55FAE">
          <w:t xml:space="preserve">in </w:t>
        </w:r>
        <w:del w:id="502" w:author="Robbie Parks" w:date="2019-01-21T18:03:00Z">
          <w:r w:rsidR="00E55FAE" w:rsidDel="009445A8">
            <w:delText>the USA</w:delText>
          </w:r>
        </w:del>
      </w:ins>
      <w:ins w:id="503" w:author="Robbie Parks" w:date="2019-01-21T18:03:00Z">
        <w:r w:rsidR="009445A8">
          <w:t>North America</w:t>
        </w:r>
      </w:ins>
      <w:ins w:id="504" w:author="Robbie Parks" w:date="2019-01-22T11:57:00Z">
        <w:r w:rsidR="00484EC5">
          <w:t>,</w:t>
        </w:r>
      </w:ins>
      <w:ins w:id="505" w:author="Microsoft Office User" w:date="2019-01-21T15:16:00Z">
        <w:del w:id="506" w:author="Robbie Parks" w:date="2019-01-22T11:57:00Z">
          <w:r w:rsidR="00085683" w:rsidDel="00484EC5">
            <w:delText>.</w:delText>
          </w:r>
        </w:del>
        <w:del w:id="507" w:author="Robbie Parks" w:date="2019-01-21T18:03:00Z">
          <w:r w:rsidR="007B37C7" w:rsidDel="0021636B">
            <w:delText xml:space="preserve"> </w:delText>
          </w:r>
        </w:del>
      </w:ins>
      <w:ins w:id="508" w:author="Robbie Parks" w:date="2019-01-21T18:14:00Z">
        <w:r w:rsidR="001A1E76">
          <w:fldChar w:fldCharType="begin" w:fldLock="1"/>
        </w:r>
      </w:ins>
      <w:r w:rsidR="009C2BC0">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ins w:id="509" w:author="Robbie Parks" w:date="2019-01-21T18:14:00Z">
        <w:r w:rsidR="001A1E76">
          <w:fldChar w:fldCharType="separate"/>
        </w:r>
      </w:ins>
      <w:r w:rsidR="008F546C" w:rsidRPr="008F546C">
        <w:rPr>
          <w:noProof/>
          <w:vertAlign w:val="superscript"/>
        </w:rPr>
        <w:t>26–29</w:t>
      </w:r>
      <w:ins w:id="510" w:author="Robbie Parks" w:date="2019-01-21T18:14:00Z">
        <w:r w:rsidR="001A1E76">
          <w:fldChar w:fldCharType="end"/>
        </w:r>
        <w:r w:rsidR="001A1E76" w:rsidDel="0021636B">
          <w:t xml:space="preserve"> </w:t>
        </w:r>
      </w:ins>
      <w:ins w:id="511" w:author="Robbie Parks" w:date="2019-01-22T11:57:00Z">
        <w:r w:rsidR="00484EC5">
          <w:t xml:space="preserve">which could lead </w:t>
        </w:r>
      </w:ins>
      <w:ins w:id="512" w:author="Robbie Parks" w:date="2019-01-22T11:58:00Z">
        <w:r w:rsidR="00484EC5">
          <w:t>to more collisions and ultimately more traffic deaths.</w:t>
        </w:r>
      </w:ins>
      <w:ins w:id="513" w:author="Microsoft Office User" w:date="2019-01-21T15:16:00Z">
        <w:del w:id="514" w:author="Robbie Parks" w:date="2019-01-21T18:03:00Z">
          <w:r w:rsidR="007B37C7" w:rsidDel="0021636B">
            <w:delText>[ref]</w:delText>
          </w:r>
        </w:del>
      </w:ins>
      <w:del w:id="515" w:author="Microsoft Office User" w:date="2019-01-21T15:13:00Z">
        <w:r w:rsidR="00FD3259" w:rsidDel="006704CC">
          <w:delText>,</w:delText>
        </w:r>
        <w:r w:rsidR="002C78AF" w:rsidDel="006704CC">
          <w:fldChar w:fldCharType="begin" w:fldLock="1"/>
        </w:r>
        <w:r w:rsidR="00AB470D" w:rsidRPr="006704CC" w:rsidDel="006704CC">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28&lt;/sup&gt;","plainTextFormattedCitation":"28","previouslyFormattedCitation":"&lt;sup&gt;27&lt;/sup&gt;"},"properties":{"noteIndex":0},"schema":"https://github.com/citation-style-language/schema/raw/master/csl-citation.json"}</w:delInstrText>
        </w:r>
        <w:r w:rsidR="002C78AF" w:rsidDel="006704CC">
          <w:fldChar w:fldCharType="separate"/>
        </w:r>
        <w:r w:rsidR="00AB470D" w:rsidRPr="006704CC" w:rsidDel="006704CC">
          <w:rPr>
            <w:noProof/>
            <w:vertAlign w:val="superscript"/>
          </w:rPr>
          <w:delText>28</w:delText>
        </w:r>
        <w:r w:rsidR="002C78AF" w:rsidDel="006704CC">
          <w:fldChar w:fldCharType="end"/>
        </w:r>
        <w:r w:rsidR="001D52C0" w:rsidRPr="008D4556" w:rsidDel="006704CC">
          <w:delText xml:space="preserve"> </w:delText>
        </w:r>
        <w:r w:rsidR="00FD3259" w:rsidDel="00186114">
          <w:delText>and i</w:delText>
        </w:r>
        <w:r w:rsidR="009E4B56" w:rsidDel="00186114">
          <w:delText>f alcohol consumption increases with temperature anomaly</w:delText>
        </w:r>
        <w:r w:rsidR="0030298B" w:rsidDel="00186114">
          <w:delText xml:space="preserve"> (as indicated in Britain)</w:delText>
        </w:r>
        <w:r w:rsidR="009E4B56" w:rsidDel="00186114">
          <w:delText>,</w:delText>
        </w:r>
        <w:r w:rsidR="00F5560A" w:rsidDel="00186114">
          <w:fldChar w:fldCharType="begin" w:fldLock="1"/>
        </w:r>
        <w:r w:rsidR="00AB470D" w:rsidRPr="00186114" w:rsidDel="00186114">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weather","type":"webpage"},"uris":["http://www.mendeley.com/documents/?uuid=dda94c57-36d7-4273-89b9-81ce115ecbc6"]}],"mendeley":{"formattedCitation":"&lt;sup&gt;27&lt;/sup&gt;","plainTextFormattedCitation":"27","previouslyFormattedCitation":"&lt;su</w:delInstrText>
        </w:r>
        <w:r w:rsidR="00AB470D" w:rsidRPr="006704CC" w:rsidDel="00186114">
          <w:delInstrText>p&gt;28&lt;/sup&gt;"},"properties":{"noteIndex":0},"schema":"https://github.com/citation-style-language/schema/raw/master/csl-citation.json"}</w:delInstrText>
        </w:r>
        <w:r w:rsidR="00F5560A" w:rsidDel="00186114">
          <w:fldChar w:fldCharType="separate"/>
        </w:r>
        <w:r w:rsidR="00AB470D" w:rsidRPr="00186114" w:rsidDel="00186114">
          <w:rPr>
            <w:noProof/>
            <w:vertAlign w:val="superscript"/>
          </w:rPr>
          <w:delText>27</w:delText>
        </w:r>
        <w:r w:rsidR="00F5560A" w:rsidDel="00186114">
          <w:fldChar w:fldCharType="end"/>
        </w:r>
        <w:r w:rsidR="009E4B56" w:rsidDel="00186114">
          <w:delText xml:space="preserve"> it could </w:delText>
        </w:r>
        <w:r w:rsidR="00E445F8" w:rsidDel="00186114">
          <w:delText xml:space="preserve">further </w:delText>
        </w:r>
        <w:r w:rsidR="009E4B56" w:rsidDel="00186114">
          <w:delText>serve to explain the positive association of transport deaths with temperature anomaly.</w:delText>
        </w:r>
      </w:del>
    </w:p>
    <w:p w14:paraId="64EB1672" w14:textId="77777777" w:rsidR="005D151A" w:rsidRPr="00214145" w:rsidDel="004D201B" w:rsidRDefault="005D151A" w:rsidP="00FF023E">
      <w:pPr>
        <w:spacing w:line="480" w:lineRule="auto"/>
        <w:jc w:val="both"/>
        <w:rPr>
          <w:del w:id="516" w:author="Microsoft Office User" w:date="2019-01-21T11:56:00Z"/>
        </w:rPr>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517" w:author="Ezzati, Majid" w:date="2019-01-18T21:45:00Z"/>
        </w:rPr>
      </w:pPr>
      <w:moveFromRangeStart w:id="518" w:author="Ezzati, Majid" w:date="2019-01-18T21:45:00Z" w:name="move535611234"/>
      <w:moveFrom w:id="519" w:author="Ezzati, Majid" w:date="2019-01-18T21:45:00Z">
        <w:r w:rsidDel="007B0B98">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518"/>
    <w:p w14:paraId="3AFBA133" w14:textId="77777777" w:rsidR="005773FB" w:rsidRDefault="005773FB" w:rsidP="00FF023E">
      <w:pPr>
        <w:spacing w:line="480" w:lineRule="auto"/>
        <w:jc w:val="both"/>
      </w:pPr>
    </w:p>
    <w:p w14:paraId="5491A4BC" w14:textId="57EC83F8" w:rsidR="00E35337" w:rsidDel="00681A5F" w:rsidRDefault="005773FB" w:rsidP="00FF023E">
      <w:pPr>
        <w:spacing w:line="480" w:lineRule="auto"/>
        <w:jc w:val="both"/>
        <w:rPr>
          <w:del w:id="520" w:author="Robbie Parks" w:date="2019-01-21T16:19:00Z"/>
        </w:rPr>
      </w:pPr>
      <w:r>
        <w:t xml:space="preserve">Less clear are pathways between anomalously high temperatures and </w:t>
      </w:r>
      <w:del w:id="521" w:author="Robbie Parks" w:date="2019-01-21T17:14:00Z">
        <w:r w:rsidDel="003246AB">
          <w:delText xml:space="preserve">intentional injury deaths (i.e., </w:delText>
        </w:r>
      </w:del>
      <w:r>
        <w:t xml:space="preserve">deaths from </w:t>
      </w:r>
      <w:del w:id="522" w:author="Robbie Parks" w:date="2019-01-21T17:14:00Z">
        <w:r w:rsidDel="003246AB">
          <w:delText xml:space="preserve">intentional self-harm and </w:delText>
        </w:r>
      </w:del>
      <w:r>
        <w:t>assault</w:t>
      </w:r>
      <w:del w:id="523" w:author="Robbie Parks" w:date="2019-01-21T17:14:00Z">
        <w:r w:rsidDel="003246AB">
          <w:delText>)</w:delText>
        </w:r>
      </w:del>
      <w:r>
        <w:t xml:space="preserve">. </w:t>
      </w:r>
      <w:del w:id="524" w:author="Robbie Parks" w:date="2019-01-21T16:08:00Z">
        <w:r w:rsidR="00060831" w:rsidDel="00C66063">
          <w:delText>O</w:delText>
        </w:r>
      </w:del>
      <w:del w:id="525" w:author="Robbie Parks" w:date="2019-01-21T16:10:00Z">
        <w:r w:rsidR="00060831" w:rsidDel="00781E24">
          <w:delText xml:space="preserve">ther </w:delText>
        </w:r>
      </w:del>
      <w:del w:id="526" w:author="Robbie Parks" w:date="2019-01-21T16:16:00Z">
        <w:r w:rsidR="00060831" w:rsidDel="00681A5F">
          <w:delText xml:space="preserve">previous studies </w:delText>
        </w:r>
      </w:del>
      <w:del w:id="527" w:author="Robbie Parks" w:date="2019-01-21T16:10:00Z">
        <w:r w:rsidR="00060831" w:rsidDel="00781E24">
          <w:delText xml:space="preserve">exist </w:delText>
        </w:r>
      </w:del>
      <w:del w:id="528" w:author="Robbie Parks" w:date="2019-01-21T16:09:00Z">
        <w:r w:rsidR="00060831" w:rsidDel="00781E24">
          <w:delText xml:space="preserve">examining </w:delText>
        </w:r>
      </w:del>
      <w:del w:id="529" w:author="Robbie Parks" w:date="2019-01-21T16:16:00Z">
        <w:r w:rsidR="00060831" w:rsidDel="00681A5F">
          <w:delText xml:space="preserve">the </w:delText>
        </w:r>
        <w:r w:rsidR="005F20AD" w:rsidRPr="00843ACB" w:rsidDel="00681A5F">
          <w:delText xml:space="preserve">relationship of violent behaviour and conflict with climate </w:delText>
        </w:r>
        <w:r w:rsidR="001140DB" w:rsidDel="00681A5F">
          <w:delText>variability</w:delText>
        </w:r>
      </w:del>
      <w:del w:id="530" w:author="Robbie Parks" w:date="2019-01-21T16:11:00Z">
        <w:r w:rsidR="005F20AD" w:rsidRPr="00843ACB" w:rsidDel="00595146">
          <w:delText>,</w:delText>
        </w:r>
      </w:del>
      <w:del w:id="531" w:author="Robbie Parks" w:date="2019-01-21T16:16:00Z">
        <w:r w:rsidR="005F20AD" w:rsidRPr="00843ACB" w:rsidDel="00681A5F">
          <w:fldChar w:fldCharType="begin" w:fldLock="1"/>
        </w:r>
        <w:r w:rsidR="00AB470D" w:rsidRPr="003A2010" w:rsidDel="00681A5F">
          <w:delInstrText xml:space="preserve">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w:delInstrText>
        </w:r>
        <w:r w:rsidR="00AB470D" w:rsidRPr="004A5078" w:rsidDel="00681A5F">
          <w:delInstrText>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w:delInstrText>
        </w:r>
        <w:r w:rsidR="00AB470D" w:rsidRPr="001A1E76" w:rsidDel="00681A5F">
          <w:delInstrText>nomics and Management","id":"ITEM-1","issued":{"date-parts":[["2014"]]},"title":"Crime, weather, and climate change","type":"article-journal"},"uris":["http://www.mendeley.com/documents/?uuid=96651a6e-d18c-453e-a7fc-b73d4b62eed9"]},{"id":"ITEM-2","itemData":{"DOI":"10.10</w:delInstrText>
        </w:r>
        <w:r w:rsidR="00AB470D" w:rsidRPr="007560E4" w:rsidDel="00681A5F">
          <w:delInstrText>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w:delInstrText>
        </w:r>
        <w:r w:rsidR="00AB470D" w:rsidRPr="00211211" w:rsidDel="00681A5F">
          <w:delInstrText>th higher level</w:delInstrText>
        </w:r>
        <w:r w:rsidR="00AB470D" w:rsidRPr="009646A5" w:rsidDel="00681A5F">
          <w:delInstrText>s of social disadvantage are very likely to experience higher levels of violence as a result of anomalously warm temperatures. The 20 % of most disadvantaged neighborhoods in St. Louis, MO, USA are predicted to experience over half of the cl</w:delInstrText>
        </w:r>
        <w:r w:rsidR="00AB470D" w:rsidRPr="006902ED" w:rsidDel="00681A5F">
          <w:delInstrText>imate change-related increase in cases of violence. These results provide further evidence that the health impacts of climate change are proportionally higher among populations that are already at high risk and underscore the need to comprehensively addres</w:delInstrText>
        </w:r>
        <w:r w:rsidR="00AB470D" w:rsidRPr="009C483C" w:rsidDel="00681A5F">
          <w:delInstrText>s climate chang</w:delInstrText>
        </w:r>
        <w:r w:rsidR="00AB470D" w:rsidRPr="00C7759C" w:rsidDel="00681A5F">
          <w:delInstrText>e.","author":[{"dropping-particle":"","family":"Mares","given":"Dennis","non-dropping-particle":"","parse-names":false,"suffix":""}],"co</w:delInstrText>
        </w:r>
        <w:r w:rsidR="00AB470D" w:rsidRPr="00CB4164" w:rsidDel="00681A5F">
          <w:delInstrText>ntainer-title":"Journal of Urban Health","id":"ITEM-2","issued":{"date-parts":[["2013"]]},"title":"Climat</w:delInstrText>
        </w:r>
        <w:r w:rsidR="00AB470D" w:rsidRPr="009559A3" w:rsidDel="00681A5F">
          <w:delInstrText>e change and le</w:delInstrText>
        </w:r>
        <w:r w:rsidR="00AB470D" w:rsidRPr="00953231" w:rsidDel="00681A5F">
          <w:delInstrText xml:space="preserv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w:delInstrText>
        </w:r>
        <w:r w:rsidR="00AB470D" w:rsidRPr="00B97EC2" w:rsidDel="00681A5F">
          <w:delInstrText>much of the world. Here we undertake the first comprehensive examination of the potential impact of global climate chang</w:delInstrText>
        </w:r>
        <w:r w:rsidR="00AB470D" w:rsidRPr="005F0C18" w:rsidDel="00681A5F">
          <w:delInstrText>e on armed conflict in sub-Saharan Africa. We find strong historical linkages between civil war and temperature in Africa, with warmer y</w:delInstrText>
        </w:r>
        <w:r w:rsidR="00AB470D" w:rsidRPr="0099491E" w:rsidDel="00681A5F">
          <w:delInstrText>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w:delInstrText>
        </w:r>
        <w:r w:rsidR="00AB470D" w:rsidRPr="003371E8" w:rsidDel="00681A5F">
          <w:delInstrText>l","given":"E.","non-dropping-particle":"","parse-names":false,"suffix":""},{"dropping-particle":"","family":"Satyanath","given":"S.","non-dropping-particle":"","parse-names":false,"suffix":""},{"dropping-particle":"","family":"Dykema","give</w:delInstrText>
        </w:r>
        <w:r w:rsidR="00AB470D" w:rsidRPr="007C7538" w:rsidDel="00681A5F">
          <w:delInstrText>n":"J. A.","non</w:delInstrText>
        </w:r>
        <w:r w:rsidR="00AB470D" w:rsidRPr="007133B2" w:rsidDel="00681A5F">
          <w:delInstrText>-dropping-particle":"","parse-names":false,"suffix":""},{"dropping-particle":"","family":"Lobell","given":"D.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AB470D" w:rsidRPr="007133B2" w:rsidDel="00681A5F">
          <w:rPr>
            <w:rFonts w:ascii="Cambria Math" w:hAnsi="Cambria Math" w:cs="Cambria Math"/>
          </w:rPr>
          <w:delInstrText>∼</w:delInstrText>
        </w:r>
        <w:r w:rsidR="00AB470D" w:rsidRPr="007133B2" w:rsidDel="00681A5F">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29–34&lt;/sup&gt;","plainTextFormattedCitation":"29–34","previouslyFormattedCitation":"&lt;sup&gt;29–34&lt;/sup&gt;"},"properties":{"noteIndex":0},"schema":"https://github.com/citation-style-language/schema/raw/master/csl-citation.json"}</w:delInstrText>
        </w:r>
        <w:r w:rsidR="005F20AD" w:rsidRPr="00843ACB" w:rsidDel="00681A5F">
          <w:fldChar w:fldCharType="separate"/>
        </w:r>
        <w:r w:rsidR="00F331B7" w:rsidRPr="00F331B7" w:rsidDel="00681A5F">
          <w:rPr>
            <w:noProof/>
            <w:vertAlign w:val="superscript"/>
          </w:rPr>
          <w:delText>29–34</w:delText>
        </w:r>
        <w:r w:rsidR="005F20AD" w:rsidRPr="00843ACB" w:rsidDel="00681A5F">
          <w:fldChar w:fldCharType="end"/>
        </w:r>
        <w:r w:rsidR="005F20AD" w:rsidRPr="00843ACB" w:rsidDel="00681A5F">
          <w:delText xml:space="preserve"> </w:delText>
        </w:r>
      </w:del>
      <w:del w:id="532" w:author="Robbie Parks" w:date="2019-01-21T16:10:00Z">
        <w:r w:rsidR="005F20AD" w:rsidRPr="00843ACB" w:rsidDel="007474C3">
          <w:delText xml:space="preserve">with only a few linking an outcome </w:delText>
        </w:r>
        <w:r w:rsidR="00922239" w:rsidDel="007474C3">
          <w:delText>from</w:delText>
        </w:r>
        <w:r w:rsidR="00922239" w:rsidRPr="00843ACB" w:rsidDel="007474C3">
          <w:delText xml:space="preserve"> </w:delText>
        </w:r>
        <w:r w:rsidR="005F20AD" w:rsidRPr="00843ACB" w:rsidDel="007474C3">
          <w:delText>a particular type of injury with increasing temperature.</w:delText>
        </w:r>
        <w:r w:rsidR="005F20AD" w:rsidRPr="00843ACB" w:rsidDel="007474C3">
          <w:fldChar w:fldCharType="begin" w:fldLock="1"/>
        </w:r>
        <w:r w:rsidR="00AB470D" w:rsidDel="007474C3">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6,14,35,36&lt;/sup&gt;","plainTextFormattedCitation":"6,14,35,36","previouslyFormattedCitation":"&lt;sup&gt;6,14,35,36&lt;/sup&gt;"},"properties":{"noteIndex":0},"schema":"https://github.com/citation-style-language/schema/raw/master/csl-citation.json"}</w:delInstrText>
        </w:r>
        <w:r w:rsidR="005F20AD" w:rsidRPr="00843ACB" w:rsidDel="007474C3">
          <w:fldChar w:fldCharType="separate"/>
        </w:r>
        <w:r w:rsidR="00F331B7" w:rsidRPr="00F331B7" w:rsidDel="007474C3">
          <w:rPr>
            <w:noProof/>
            <w:vertAlign w:val="superscript"/>
          </w:rPr>
          <w:delText>6,14,35,36</w:delText>
        </w:r>
        <w:r w:rsidR="005F20AD" w:rsidRPr="00843ACB" w:rsidDel="007474C3">
          <w:fldChar w:fldCharType="end"/>
        </w:r>
        <w:r w:rsidR="00060831" w:rsidDel="007474C3">
          <w:delText xml:space="preserve"> </w:delText>
        </w:r>
      </w:del>
      <w:r w:rsidR="00060831">
        <w:t xml:space="preserve">One theory </w:t>
      </w:r>
      <w:del w:id="533" w:author="Robbie Parks" w:date="2019-01-21T16:23:00Z">
        <w:r w:rsidR="00060831" w:rsidDel="009F36AB">
          <w:delText xml:space="preserve">of increasing violence with anomalously warm temperature </w:delText>
        </w:r>
      </w:del>
      <w:r w:rsidR="00060831">
        <w:t xml:space="preserve">is that </w:t>
      </w:r>
      <w:r w:rsidR="005F20AD">
        <w:t xml:space="preserve">more time </w:t>
      </w:r>
      <w:del w:id="534" w:author="Robbie Parks" w:date="2019-01-21T16:23:00Z">
        <w:r w:rsidR="005F20AD" w:rsidDel="009F36AB">
          <w:delText xml:space="preserve">is </w:delText>
        </w:r>
      </w:del>
      <w:r w:rsidR="005F20AD">
        <w:t xml:space="preserve">spent outdoors in anomalously warmer temperatures </w:t>
      </w:r>
      <w:del w:id="535" w:author="Robbie Parks" w:date="2019-01-21T16:22:00Z">
        <w:r w:rsidR="005F20AD" w:rsidDel="009F36AB">
          <w:delText xml:space="preserve">leading </w:delText>
        </w:r>
      </w:del>
      <w:ins w:id="536" w:author="Robbie Parks" w:date="2019-01-21T16:22:00Z">
        <w:r w:rsidR="009F36AB">
          <w:t xml:space="preserve">leads </w:t>
        </w:r>
      </w:ins>
      <w:r w:rsidR="005F20AD">
        <w:t>to an increased number of face-</w:t>
      </w:r>
      <w:r w:rsidR="005F20AD">
        <w:lastRenderedPageBreak/>
        <w:t>to-face interactions, and hence numbers of arguments, confrontations, and ultimately deaths from assault.</w:t>
      </w:r>
      <w:r w:rsidR="005F20AD">
        <w:fldChar w:fldCharType="begin" w:fldLock="1"/>
      </w:r>
      <w:r w:rsidR="009C2BC0">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lt;sup&gt;30,31&lt;/sup&gt;"},"properties":{"noteIndex":0},"schema":"https://github.com/citation-style-language/schema/raw/master/csl-citation.json"}</w:instrText>
      </w:r>
      <w:r w:rsidR="005F20AD">
        <w:fldChar w:fldCharType="separate"/>
      </w:r>
      <w:r w:rsidR="008F546C" w:rsidRPr="008F546C">
        <w:rPr>
          <w:noProof/>
          <w:vertAlign w:val="superscript"/>
        </w:rPr>
        <w:t>30,31</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9C2BC0">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lt;sup&gt;32,33&lt;/sup&gt;"},"properties":{"noteIndex":0},"schema":"https://github.com/citation-style-language/schema/raw/master/csl-citation.json"}</w:instrText>
      </w:r>
      <w:r w:rsidR="005F20AD" w:rsidRPr="00A27E88">
        <w:fldChar w:fldCharType="separate"/>
      </w:r>
      <w:r w:rsidR="008F546C" w:rsidRPr="008F546C">
        <w:rPr>
          <w:noProof/>
          <w:vertAlign w:val="superscript"/>
        </w:rPr>
        <w:t>32,33</w:t>
      </w:r>
      <w:r w:rsidR="005F20AD" w:rsidRPr="00A27E88">
        <w:fldChar w:fldCharType="end"/>
      </w:r>
      <w:ins w:id="537" w:author="Robbie Parks" w:date="2019-01-22T12:02:00Z">
        <w:r w:rsidR="00AB562C">
          <w:t xml:space="preserve">Regarding intentional self-harm, </w:t>
        </w:r>
      </w:ins>
      <w:ins w:id="538" w:author="Robbie Parks" w:date="2019-01-21T16:17:00Z">
        <w:r w:rsidR="00681A5F">
          <w:t>temperatures have also been associated with higher</w:t>
        </w:r>
      </w:ins>
      <w:ins w:id="539" w:author="Robbie Parks" w:date="2019-01-21T16:16:00Z">
        <w:r w:rsidR="00681A5F">
          <w:t xml:space="preserve"> </w:t>
        </w:r>
      </w:ins>
      <w:ins w:id="540" w:author="Robbie Parks" w:date="2019-01-21T16:17:00Z">
        <w:r w:rsidR="00681A5F">
          <w:t>levels of distress</w:t>
        </w:r>
      </w:ins>
      <w:ins w:id="541" w:author="Robbie Parks" w:date="2019-01-21T16:18:00Z">
        <w:r w:rsidR="00681A5F">
          <w:t xml:space="preserve"> in you</w:t>
        </w:r>
      </w:ins>
      <w:ins w:id="542" w:author="Robbie Parks" w:date="2019-01-21T16:19:00Z">
        <w:r w:rsidR="00681A5F">
          <w:t>nger people</w:t>
        </w:r>
      </w:ins>
      <w:ins w:id="543" w:author="Robbie Parks" w:date="2019-01-21T16:23:00Z">
        <w:r w:rsidR="00DB43E9">
          <w:t>.</w:t>
        </w:r>
      </w:ins>
      <w:ins w:id="544" w:author="Robbie Parks" w:date="2019-01-21T16:17:00Z">
        <w:r w:rsidR="00681A5F">
          <w:fldChar w:fldCharType="begin" w:fldLock="1"/>
        </w:r>
      </w:ins>
      <w:r w:rsidR="009C2BC0">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ins w:id="545" w:author="Robbie Parks" w:date="2019-01-21T16:17:00Z">
        <w:r w:rsidR="00681A5F">
          <w:fldChar w:fldCharType="separate"/>
        </w:r>
      </w:ins>
      <w:r w:rsidR="008F546C" w:rsidRPr="008F546C">
        <w:rPr>
          <w:noProof/>
          <w:vertAlign w:val="superscript"/>
        </w:rPr>
        <w:t>34</w:t>
      </w:r>
      <w:ins w:id="546" w:author="Robbie Parks" w:date="2019-01-21T16:17:00Z">
        <w:r w:rsidR="00681A5F">
          <w:fldChar w:fldCharType="end"/>
        </w:r>
        <w:r w:rsidR="00681A5F">
          <w:t xml:space="preserve"> </w:t>
        </w:r>
      </w:ins>
      <w:ins w:id="547" w:author="Robbie Parks" w:date="2019-01-21T16:23:00Z">
        <w:r w:rsidR="00DB43E9">
          <w:t>However, a</w:t>
        </w:r>
      </w:ins>
      <w:ins w:id="548" w:author="Robbie Parks" w:date="2019-01-21T16:19:00Z">
        <w:r w:rsidR="00681A5F">
          <w:t>s links between mental health and rising temperature</w:t>
        </w:r>
      </w:ins>
      <w:ins w:id="549" w:author="Robbie Parks" w:date="2019-01-21T16:20:00Z">
        <w:r w:rsidR="00681A5F">
          <w:t>s are not fully established, r</w:t>
        </w:r>
      </w:ins>
    </w:p>
    <w:p w14:paraId="24201BFD" w14:textId="77777777" w:rsidR="00E35337" w:rsidDel="00681A5F" w:rsidRDefault="00E35337" w:rsidP="00FF023E">
      <w:pPr>
        <w:spacing w:line="480" w:lineRule="auto"/>
        <w:jc w:val="both"/>
        <w:rPr>
          <w:del w:id="550" w:author="Robbie Parks" w:date="2019-01-21T16:19:00Z"/>
        </w:rPr>
      </w:pPr>
    </w:p>
    <w:p w14:paraId="0A40DE63" w14:textId="4F147E8D" w:rsidR="00B94EA3" w:rsidDel="000C3C57" w:rsidRDefault="005F20AD" w:rsidP="00FF023E">
      <w:pPr>
        <w:spacing w:line="480" w:lineRule="auto"/>
        <w:jc w:val="both"/>
        <w:rPr>
          <w:del w:id="551" w:author="Robbie Parks" w:date="2019-01-21T15:53:00Z"/>
        </w:rPr>
      </w:pPr>
      <w:del w:id="552" w:author="Robbie Parks" w:date="2019-01-21T16:17:00Z">
        <w:r w:rsidDel="00681A5F">
          <w:delText xml:space="preserve">The </w:delText>
        </w:r>
        <w:r w:rsidRPr="00DC0131" w:rsidDel="00681A5F">
          <w:delText xml:space="preserve">impact of </w:delText>
        </w:r>
        <w:r w:rsidDel="00681A5F">
          <w:delText>rising temperature</w:delText>
        </w:r>
        <w:r w:rsidRPr="00DC0131" w:rsidDel="00681A5F">
          <w:delText xml:space="preserve"> on mental health is </w:delText>
        </w:r>
        <w:r w:rsidDel="00681A5F">
          <w:delText xml:space="preserve">and will be </w:delText>
        </w:r>
        <w:r w:rsidRPr="00DC0131" w:rsidDel="00681A5F">
          <w:delText>profound</w:delText>
        </w:r>
        <w:r w:rsidDel="00681A5F">
          <w:delText>, particularly on depression in young people</w:delText>
        </w:r>
        <w:r w:rsidR="005A0EBD" w:rsidDel="00681A5F">
          <w:delText xml:space="preserve">, where increasing temperatures have been associated with </w:delText>
        </w:r>
        <w:r w:rsidR="005A12F9" w:rsidDel="00681A5F">
          <w:delText>greater incidence of high</w:delText>
        </w:r>
        <w:r w:rsidR="001E7FDF" w:rsidDel="00681A5F">
          <w:delText xml:space="preserve"> </w:delText>
        </w:r>
        <w:r w:rsidR="005A0EBD" w:rsidDel="00681A5F">
          <w:delText>distress</w:delText>
        </w:r>
        <w:r w:rsidDel="00681A5F">
          <w:delText>.</w:delText>
        </w:r>
        <w:r w:rsidDel="00681A5F">
          <w:fldChar w:fldCharType="begin" w:fldLock="1"/>
        </w:r>
        <w:r w:rsidR="00AB470D" w:rsidRPr="003A2010" w:rsidDel="00681A5F">
          <w:delInstrText>ADDIN CSL_CITATION {"citationItems":[{"id":"ITEM-1","itemData":{"DOI":"10.1016/S2542-5196(17)30045-1","ISBN":"2542-5196","ISSN":"25425196","PMID":"29851616","author":[{"dropping-particle":"","family":"Majeed","given":"Haris","non-dropping-particle":"","parse-names":false,"suffix":""},{"dropp</w:delInstrText>
        </w:r>
        <w:r w:rsidR="00AB470D" w:rsidRPr="004A5078" w:rsidDel="00681A5F">
          <w:delInstrText>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w:delInstrText>
        </w:r>
        <w:r w:rsidR="00AB470D" w:rsidRPr="001A1E76" w:rsidDel="00681A5F">
          <w:delInstrText>anguage/schema/raw/master/csl-citation.json"}</w:delInstrText>
        </w:r>
        <w:r w:rsidDel="00681A5F">
          <w:fldChar w:fldCharType="separate"/>
        </w:r>
        <w:r w:rsidR="00F331B7" w:rsidRPr="003A2010" w:rsidDel="00681A5F">
          <w:rPr>
            <w:noProof/>
            <w:vertAlign w:val="superscript"/>
          </w:rPr>
          <w:delText>41</w:delText>
        </w:r>
        <w:r w:rsidDel="00681A5F">
          <w:fldChar w:fldCharType="end"/>
        </w:r>
        <w:r w:rsidR="00245B0A" w:rsidDel="00681A5F">
          <w:delText xml:space="preserve"> </w:delText>
        </w:r>
      </w:del>
      <w:del w:id="553" w:author="Robbie Parks" w:date="2019-01-21T16:19:00Z">
        <w:r w:rsidDel="00681A5F">
          <w:delText xml:space="preserve">Evidence includes </w:delText>
        </w:r>
        <w:r w:rsidRPr="00DC0131" w:rsidDel="00681A5F">
          <w:delText>rising temperatures increasing hospital admissions</w:delText>
        </w:r>
        <w:r w:rsidDel="00681A5F">
          <w:delText xml:space="preserve"> for psychological issues</w:delText>
        </w:r>
        <w:r w:rsidRPr="00DC0131" w:rsidDel="00681A5F">
          <w:delText xml:space="preserve"> in Australia.</w:delText>
        </w:r>
        <w:r w:rsidDel="00681A5F">
          <w:fldChar w:fldCharType="begin" w:fldLock="1"/>
        </w:r>
        <w:r w:rsidR="00AB470D" w:rsidDel="00681A5F">
          <w:del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42&lt;/sup&gt;"},"properties":{"noteIndex":0},"schema":"https://github.com/citation-style-language/schema/raw/master/csl-citation.json"}</w:delInstrText>
        </w:r>
        <w:r w:rsidDel="00681A5F">
          <w:fldChar w:fldCharType="separate"/>
        </w:r>
        <w:r w:rsidR="00F331B7" w:rsidRPr="00F331B7" w:rsidDel="00681A5F">
          <w:rPr>
            <w:noProof/>
            <w:vertAlign w:val="superscript"/>
          </w:rPr>
          <w:delText>42</w:delText>
        </w:r>
        <w:r w:rsidDel="00681A5F">
          <w:fldChar w:fldCharType="end"/>
        </w:r>
        <w:r w:rsidRPr="00DC0131" w:rsidDel="00681A5F">
          <w:delText xml:space="preserve"> </w:delText>
        </w:r>
        <w:r w:rsidDel="00681A5F">
          <w:delText>Changes associated with increasing temperature include loss of sleep,</w:delText>
        </w:r>
        <w:r w:rsidDel="00681A5F">
          <w:rPr>
            <w:rFonts w:ascii="Calibri" w:eastAsia="Calibri" w:hAnsi="Calibri"/>
            <w:sz w:val="22"/>
            <w:szCs w:val="22"/>
            <w:lang w:eastAsia="en-US"/>
          </w:rPr>
          <w:fldChar w:fldCharType="begin" w:fldLock="1"/>
        </w:r>
        <w:r w:rsidR="00AB470D" w:rsidDel="00681A5F">
          <w:del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43&lt;/sup&gt;"},"properties":{"noteIndex":0},"schema":"https://github.com/citation-style-language/schema/raw/master/csl-citation.json"}</w:delInstrText>
        </w:r>
        <w:r w:rsidDel="00681A5F">
          <w:rPr>
            <w:rFonts w:ascii="Calibri" w:eastAsia="Calibri" w:hAnsi="Calibri"/>
            <w:sz w:val="22"/>
            <w:szCs w:val="22"/>
            <w:lang w:eastAsia="en-US"/>
          </w:rPr>
          <w:fldChar w:fldCharType="separate"/>
        </w:r>
        <w:r w:rsidR="00F331B7" w:rsidRPr="00F331B7" w:rsidDel="00681A5F">
          <w:rPr>
            <w:noProof/>
            <w:vertAlign w:val="superscript"/>
          </w:rPr>
          <w:delText>43</w:delText>
        </w:r>
        <w:r w:rsidDel="00681A5F">
          <w:rPr>
            <w:rFonts w:ascii="Calibri" w:eastAsia="Calibri" w:hAnsi="Calibri"/>
            <w:sz w:val="22"/>
            <w:szCs w:val="22"/>
            <w:lang w:eastAsia="en-US"/>
          </w:rPr>
          <w:fldChar w:fldCharType="end"/>
        </w:r>
        <w:r w:rsidR="00DA6B3F" w:rsidDel="00681A5F">
          <w:delText xml:space="preserve"> </w:delText>
        </w:r>
        <w:r w:rsidRPr="00DA6B3F" w:rsidDel="00681A5F">
          <w:delText>less effective psychoactive drugs</w:delText>
        </w:r>
        <w:r w:rsidR="00416368" w:rsidDel="00681A5F">
          <w:delText>,</w:delText>
        </w:r>
        <w:r w:rsidRPr="00DA6B3F" w:rsidDel="00681A5F">
          <w:rPr>
            <w:rFonts w:ascii="Calibri" w:eastAsia="Calibri" w:hAnsi="Calibri"/>
            <w:sz w:val="22"/>
            <w:szCs w:val="22"/>
            <w:lang w:eastAsia="en-US"/>
          </w:rPr>
          <w:fldChar w:fldCharType="begin" w:fldLock="1"/>
        </w:r>
        <w:r w:rsidR="00AB470D" w:rsidDel="00681A5F">
          <w:del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44&lt;/sup&gt;"},"properties":{"noteIndex":0},"schema":"https://github.com/citation-style-language/schema/raw/master/csl-citation.json"}</w:delInstrText>
        </w:r>
        <w:r w:rsidRPr="00DA6B3F" w:rsidDel="00681A5F">
          <w:rPr>
            <w:rFonts w:ascii="Calibri" w:eastAsia="Calibri" w:hAnsi="Calibri"/>
            <w:sz w:val="22"/>
            <w:szCs w:val="22"/>
            <w:lang w:eastAsia="en-US"/>
          </w:rPr>
          <w:fldChar w:fldCharType="separate"/>
        </w:r>
        <w:r w:rsidR="00F331B7" w:rsidRPr="00F331B7" w:rsidDel="00681A5F">
          <w:rPr>
            <w:noProof/>
            <w:vertAlign w:val="superscript"/>
          </w:rPr>
          <w:delText>44</w:delText>
        </w:r>
        <w:r w:rsidRPr="00DA6B3F" w:rsidDel="00681A5F">
          <w:rPr>
            <w:rFonts w:ascii="Calibri" w:eastAsia="Calibri" w:hAnsi="Calibri"/>
            <w:sz w:val="22"/>
            <w:szCs w:val="22"/>
            <w:lang w:eastAsia="en-US"/>
          </w:rPr>
          <w:fldChar w:fldCharType="end"/>
        </w:r>
        <w:r w:rsidR="00DA6B3F" w:rsidDel="00681A5F">
          <w:delText xml:space="preserve"> </w:delText>
        </w:r>
      </w:del>
      <w:del w:id="554" w:author="Robbie Parks" w:date="2019-01-21T16:18:00Z">
        <w:r w:rsidRPr="00DA6B3F" w:rsidDel="00681A5F">
          <w:delText xml:space="preserve">and </w:delText>
        </w:r>
        <w:r w:rsidR="00257789" w:rsidRPr="00416368" w:rsidDel="00681A5F">
          <w:delText xml:space="preserve">deterioration of </w:delText>
        </w:r>
        <w:r w:rsidRPr="00A76C09" w:rsidDel="00681A5F">
          <w:delText>levels</w:delText>
        </w:r>
        <w:r w:rsidR="00257789" w:rsidRPr="00DA6B3F" w:rsidDel="00681A5F">
          <w:delText xml:space="preserve"> of mental well-being</w:delText>
        </w:r>
        <w:r w:rsidRPr="00DA6B3F" w:rsidDel="00681A5F">
          <w:delText>.</w:delText>
        </w:r>
        <w:r w:rsidRPr="00DA6B3F" w:rsidDel="00681A5F">
          <w:fldChar w:fldCharType="begin" w:fldLock="1"/>
        </w:r>
        <w:r w:rsidRPr="003A2010" w:rsidDel="00681A5F">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w:delInstrText>
        </w:r>
        <w:r w:rsidRPr="004A5078" w:rsidDel="00681A5F">
          <w:delInstrText>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w:delInstrText>
        </w:r>
        <w:r w:rsidRPr="001A1E76" w:rsidDel="00681A5F">
          <w:delInstrText>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w:delInstrText>
        </w:r>
        <w:r w:rsidRPr="007560E4" w:rsidDel="00681A5F">
          <w:delInstrText>"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Pr="00DA6B3F" w:rsidDel="00681A5F">
          <w:fldChar w:fldCharType="separate"/>
        </w:r>
        <w:r w:rsidRPr="003A2010" w:rsidDel="00681A5F">
          <w:rPr>
            <w:noProof/>
            <w:vertAlign w:val="superscript"/>
          </w:rPr>
          <w:delText>6</w:delText>
        </w:r>
        <w:r w:rsidRPr="00DA6B3F" w:rsidDel="00681A5F">
          <w:fldChar w:fldCharType="end"/>
        </w:r>
        <w:r w:rsidRPr="00DA6B3F" w:rsidDel="00681A5F">
          <w:delText xml:space="preserve"> </w:delText>
        </w:r>
      </w:del>
      <w:del w:id="555" w:author="Robbie Parks" w:date="2019-01-21T16:19:00Z">
        <w:r w:rsidR="00B94EA3" w:rsidDel="00681A5F">
          <w:delText>Currently, r</w:delText>
        </w:r>
      </w:del>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9C2BC0">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lt;sup&gt;35&lt;/sup&gt;"},"properties":{"noteIndex":0},"schema":"https://github.com/citation-style-language/schema/raw/master/csl-citation.json"}</w:instrText>
      </w:r>
      <w:r w:rsidR="00B94EA3" w:rsidRPr="004633E5">
        <w:fldChar w:fldCharType="separate"/>
      </w:r>
      <w:r w:rsidR="008F546C" w:rsidRPr="008F546C">
        <w:rPr>
          <w:noProof/>
          <w:vertAlign w:val="superscript"/>
        </w:rPr>
        <w:t>35</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46FF7E36" w14:textId="77777777" w:rsidR="00701866" w:rsidRPr="00542390" w:rsidRDefault="00701866">
      <w:pPr>
        <w:spacing w:line="480" w:lineRule="auto"/>
        <w:jc w:val="both"/>
        <w:rPr>
          <w:i/>
          <w:color w:val="000000" w:themeColor="text1"/>
        </w:rPr>
        <w:pPrChange w:id="556" w:author="Robbie Parks" w:date="2019-01-21T15:53:00Z">
          <w:pPr>
            <w:spacing w:line="480" w:lineRule="auto"/>
            <w:jc w:val="both"/>
            <w:outlineLvl w:val="0"/>
          </w:pPr>
        </w:pPrChange>
      </w:pPr>
    </w:p>
    <w:p w14:paraId="5299A52C" w14:textId="5C222D08" w:rsidR="00701866" w:rsidRPr="00542390" w:rsidDel="003E1C82" w:rsidRDefault="00701866" w:rsidP="00FF023E">
      <w:pPr>
        <w:spacing w:line="480" w:lineRule="auto"/>
        <w:jc w:val="both"/>
        <w:rPr>
          <w:del w:id="557" w:author="Microsoft Office User" w:date="2019-01-21T15:37:00Z"/>
        </w:rPr>
      </w:pPr>
      <w:del w:id="558" w:author="Microsoft Office User" w:date="2019-01-21T15:37:00Z">
        <w:r w:rsidRPr="00EF44EF" w:rsidDel="003E1C82">
          <w:delText xml:space="preserve">We conducted sensitivity analyses to ensure that our results were robust to </w:delText>
        </w:r>
        <w:r w:rsidRPr="000921D6" w:rsidDel="003E1C82">
          <w:delText>how we measured anomalous weather.</w:delText>
        </w:r>
        <w:r w:rsidDel="003E1C82">
          <w:delText xml:space="preserve"> First, i</w:delText>
        </w:r>
        <w:r w:rsidRPr="00EF44EF" w:rsidDel="003E1C82">
          <w:delText xml:space="preserve">n addition to </w:delText>
        </w:r>
        <w:r w:rsidDel="003E1C82">
          <w:delText>building our monthly temperature anomalies</w:delText>
        </w:r>
        <w:r w:rsidRPr="00EF44EF" w:rsidDel="003E1C82">
          <w:delText xml:space="preserve"> based on daily mean temperature</w:delText>
        </w:r>
        <w:r w:rsidDel="003E1C82">
          <w:delText>s</w:delText>
        </w:r>
        <w:r w:rsidRPr="00EF44EF" w:rsidDel="003E1C82">
          <w:delText xml:space="preserve">, we </w:delText>
        </w:r>
        <w:r w:rsidDel="003E1C82">
          <w:delText>alternatively did this</w:delText>
        </w:r>
        <w:r w:rsidRPr="00EF44EF" w:rsidDel="003E1C82">
          <w:delText xml:space="preserve"> based on daily maximum</w:delText>
        </w:r>
        <w:r w:rsidDel="003E1C82">
          <w:delText xml:space="preserve"> and </w:delText>
        </w:r>
        <w:r w:rsidRPr="00EF44EF" w:rsidDel="003E1C82">
          <w:delText>minimum</w:delText>
        </w:r>
        <w:r w:rsidRPr="000921D6" w:rsidDel="003E1C82">
          <w:delText>.</w:delText>
        </w:r>
        <w:r w:rsidRPr="00D06095" w:rsidDel="003E1C82">
          <w:delText xml:space="preserve"> However, these measures </w:delText>
        </w:r>
        <w:r w:rsidDel="003E1C82">
          <w:delText>were strongly correlated</w:delText>
        </w:r>
        <w:r w:rsidRPr="00EF44EF" w:rsidDel="003E1C82">
          <w:delText xml:space="preserve"> to those</w:delText>
        </w:r>
        <w:r w:rsidRPr="003017A9" w:rsidDel="003E1C82">
          <w:delText xml:space="preserve"> generated</w:delText>
        </w:r>
        <w:r w:rsidRPr="00EF44EF" w:rsidDel="003E1C82">
          <w:delText xml:space="preserve"> from daily mean</w:delText>
        </w:r>
        <w:r w:rsidDel="003E1C82">
          <w:delText>s</w:delText>
        </w:r>
        <w:r w:rsidRPr="00EF44EF" w:rsidDel="003E1C82">
          <w:delText xml:space="preserve"> and are not presented here. </w:delText>
        </w:r>
        <w:r w:rsidRPr="00052DDD" w:rsidDel="003E1C82">
          <w:delText xml:space="preserve">Similarly, when including more than one temperature </w:delText>
        </w:r>
        <w:r w:rsidDel="003E1C82">
          <w:delText>summary</w:delText>
        </w:r>
        <w:r w:rsidRPr="00052DDD" w:rsidDel="003E1C82">
          <w:delText xml:space="preserve"> in the model</w:delText>
        </w:r>
        <w:r w:rsidDel="003E1C82">
          <w:delText>,</w:delText>
        </w:r>
        <w:r w:rsidRPr="00052DDD" w:rsidDel="003E1C82">
          <w:delText xml:space="preserve"> such as </w:delText>
        </w:r>
        <w:r w:rsidDel="003E1C82">
          <w:delText xml:space="preserve">adding the monthly temperature </w:delText>
        </w:r>
        <w:r w:rsidRPr="00052DDD" w:rsidDel="003E1C82">
          <w:delText>standard deviation; heat wave measures, including the number of days in a month (adjusted for length of month) above the 90</w:delText>
        </w:r>
        <w:r w:rsidRPr="00052DDD" w:rsidDel="003E1C82">
          <w:rPr>
            <w:vertAlign w:val="superscript"/>
          </w:rPr>
          <w:delText>th</w:delText>
        </w:r>
        <w:r w:rsidRPr="00052DDD" w:rsidDel="003E1C82">
          <w:delText xml:space="preserve"> percentile or above an absolute threshold of 30°C; the additional deaths result remained similar to the single variable model, due to the collinearity of other measures with mean monthly temperature.</w:delText>
        </w:r>
        <w:r w:rsidDel="003E1C82">
          <w:delText xml:space="preserve"> </w:delText>
        </w:r>
      </w:del>
    </w:p>
    <w:p w14:paraId="1733C77D" w14:textId="77777777" w:rsidR="00701866" w:rsidRDefault="00701866" w:rsidP="00FF023E">
      <w:pPr>
        <w:spacing w:line="480" w:lineRule="auto"/>
        <w:jc w:val="both"/>
        <w:rPr>
          <w:i/>
        </w:rPr>
      </w:pPr>
    </w:p>
    <w:p w14:paraId="0612ADBF" w14:textId="3AABBFD8" w:rsidR="00701866" w:rsidRPr="002A2E8D" w:rsidRDefault="003D6B63" w:rsidP="00FF023E">
      <w:pPr>
        <w:spacing w:line="480" w:lineRule="auto"/>
        <w:jc w:val="both"/>
      </w:pPr>
      <w:ins w:id="559" w:author="Robbie Parks" w:date="2019-01-21T16:23:00Z">
        <w:r>
          <w:t xml:space="preserve">The major </w:t>
        </w:r>
      </w:ins>
      <w:ins w:id="560" w:author="Robbie Parks" w:date="2019-01-21T16:24:00Z">
        <w:r>
          <w:t xml:space="preserve">strength of our </w:t>
        </w:r>
      </w:ins>
      <w:del w:id="561" w:author="Robbie Parks" w:date="2019-01-21T16:24:00Z">
        <w:r w:rsidR="00701866" w:rsidDel="003D6B63">
          <w:delText xml:space="preserve">The strengths of our </w:delText>
        </w:r>
      </w:del>
      <w:r w:rsidR="00701866">
        <w:t xml:space="preserve">study </w:t>
      </w:r>
      <w:del w:id="562" w:author="Robbie Parks" w:date="2019-01-21T16:24:00Z">
        <w:r w:rsidR="00701866" w:rsidDel="003D6B63">
          <w:delText xml:space="preserve">are </w:delText>
        </w:r>
      </w:del>
      <w:ins w:id="563" w:author="Robbie Parks" w:date="2019-01-21T16:24:00Z">
        <w:r>
          <w:t xml:space="preserve">is that we </w:t>
        </w:r>
      </w:ins>
      <w:ins w:id="564" w:author="Robbie Parks" w:date="2019-01-22T12:04:00Z">
        <w:r w:rsidR="00177480">
          <w:t xml:space="preserve">have </w:t>
        </w:r>
      </w:ins>
      <w:del w:id="565" w:author="Robbie Parks" w:date="2019-01-21T16:24:00Z">
        <w:r w:rsidR="00701866" w:rsidDel="003D6B63">
          <w:delText xml:space="preserve">its </w:delText>
        </w:r>
      </w:del>
      <w:r w:rsidR="00701866">
        <w:t>comprehensive</w:t>
      </w:r>
      <w:ins w:id="566" w:author="Robbie Parks" w:date="2019-01-21T16:24:00Z">
        <w:r>
          <w:t>ly</w:t>
        </w:r>
      </w:ins>
      <w:r w:rsidR="00701866">
        <w:t xml:space="preserve"> </w:t>
      </w:r>
      <w:del w:id="567" w:author="Robbie Parks" w:date="2019-01-21T16:24:00Z">
        <w:r w:rsidR="00701866" w:rsidDel="003D6B63">
          <w:delText>model</w:delText>
        </w:r>
      </w:del>
      <w:ins w:id="568" w:author="Robbie Parks" w:date="2019-01-21T16:24:00Z">
        <w:r>
          <w:t>modelled</w:t>
        </w:r>
      </w:ins>
      <w:del w:id="569" w:author="Robbie Parks" w:date="2019-01-21T16:24:00Z">
        <w:r w:rsidR="00701866" w:rsidDel="003D6B63">
          <w:delText>ling</w:delText>
        </w:r>
      </w:del>
      <w:r w:rsidR="00701866">
        <w:t xml:space="preserve"> </w:t>
      </w:r>
      <w:ins w:id="570" w:author="Robbie Parks" w:date="2019-01-21T16:24:00Z">
        <w:r>
          <w:t>the</w:t>
        </w:r>
      </w:ins>
      <w:del w:id="571" w:author="Robbie Parks" w:date="2019-01-21T16:24:00Z">
        <w:r w:rsidR="00701866" w:rsidDel="003D6B63">
          <w:delText>of</w:delText>
        </w:r>
      </w:del>
      <w:r w:rsidR="00701866">
        <w:t xml:space="preserve"> association of temperature anomaly with injury by type of injury, </w:t>
      </w:r>
      <w:ins w:id="572" w:author="Robbie Parks" w:date="2019-01-21T16:00:00Z">
        <w:r w:rsidR="00E715F2">
          <w:t>month</w:t>
        </w:r>
      </w:ins>
      <w:ins w:id="573" w:author="Robbie Parks" w:date="2019-01-21T16:26:00Z">
        <w:r w:rsidR="000307CB">
          <w:t>,</w:t>
        </w:r>
      </w:ins>
      <w:ins w:id="574" w:author="Robbie Parks" w:date="2019-01-21T16:00:00Z">
        <w:r w:rsidR="00E715F2">
          <w:t xml:space="preserve"> </w:t>
        </w:r>
      </w:ins>
      <w:r w:rsidR="00701866">
        <w:t>age group and sex.</w:t>
      </w:r>
      <w:ins w:id="575" w:author="Robbie Parks" w:date="2019-01-21T16:24:00Z">
        <w:r w:rsidR="00676372">
          <w:t xml:space="preserve"> This allowed </w:t>
        </w:r>
      </w:ins>
      <w:ins w:id="576" w:author="Robbie Parks" w:date="2019-01-21T17:05:00Z">
        <w:r w:rsidR="00FF262C">
          <w:rPr>
            <w:color w:val="000000" w:themeColor="text1"/>
          </w:rPr>
          <w:t>the additional annual injury deaths for the 2016 US population in a year in which each month was +</w:t>
        </w:r>
        <w:r w:rsidR="00FF262C" w:rsidRPr="00843ACB">
          <w:rPr>
            <w:rFonts w:ascii="Helvetica" w:eastAsia="Times New Roman" w:hAnsi="Helvetica"/>
            <w:bCs/>
            <w:color w:val="222222"/>
            <w:sz w:val="21"/>
            <w:szCs w:val="21"/>
            <w:shd w:val="clear" w:color="auto" w:fill="FFFFFF"/>
          </w:rPr>
          <w:t>1</w:t>
        </w:r>
        <w:r w:rsidR="00FF262C" w:rsidRPr="00843ACB">
          <w:rPr>
            <w:bCs/>
            <w:color w:val="000000" w:themeColor="text1"/>
          </w:rPr>
          <w:t>°</w:t>
        </w:r>
        <w:r w:rsidR="00FF262C">
          <w:rPr>
            <w:bCs/>
            <w:color w:val="000000" w:themeColor="text1"/>
          </w:rPr>
          <w:t>C</w:t>
        </w:r>
        <w:r w:rsidR="00FF262C">
          <w:rPr>
            <w:color w:val="000000" w:themeColor="text1"/>
          </w:rPr>
          <w:t xml:space="preserve"> compared with 1980-2009 </w:t>
        </w:r>
      </w:ins>
      <w:ins w:id="577" w:author="Robbie Parks" w:date="2019-01-22T16:52:00Z">
        <w:r w:rsidR="001039F1">
          <w:rPr>
            <w:color w:val="000000" w:themeColor="text1"/>
          </w:rPr>
          <w:t>norm</w:t>
        </w:r>
      </w:ins>
      <w:ins w:id="578" w:author="Robbie Parks" w:date="2019-01-21T17:05:00Z">
        <w:r w:rsidR="00FF262C">
          <w:rPr>
            <w:color w:val="000000" w:themeColor="text1"/>
          </w:rPr>
          <w:t xml:space="preserve"> temperatures </w:t>
        </w:r>
        <w:r w:rsidR="00FF262C" w:rsidRPr="00636C9B">
          <w:rPr>
            <w:color w:val="000000" w:themeColor="text1"/>
          </w:rPr>
          <w:t xml:space="preserve">by </w:t>
        </w:r>
        <w:r w:rsidR="00FF262C">
          <w:rPr>
            <w:color w:val="000000" w:themeColor="text1"/>
          </w:rPr>
          <w:t>type</w:t>
        </w:r>
        <w:r w:rsidR="00FF262C" w:rsidRPr="00636C9B">
          <w:rPr>
            <w:color w:val="000000" w:themeColor="text1"/>
          </w:rPr>
          <w:t xml:space="preserve"> of injury</w:t>
        </w:r>
        <w:r w:rsidR="00FF262C">
          <w:rPr>
            <w:color w:val="000000" w:themeColor="text1"/>
          </w:rPr>
          <w:t>, sex</w:t>
        </w:r>
        <w:r w:rsidR="00FF262C" w:rsidRPr="00636C9B">
          <w:rPr>
            <w:color w:val="000000" w:themeColor="text1"/>
          </w:rPr>
          <w:t xml:space="preserve"> and age group</w:t>
        </w:r>
        <w:r w:rsidR="00FF262C">
          <w:rPr>
            <w:color w:val="000000" w:themeColor="text1"/>
          </w:rPr>
          <w:t xml:space="preserve"> (Figure 4).</w:t>
        </w:r>
        <w:r w:rsidR="00FF262C" w:rsidRPr="00636C9B">
          <w:rPr>
            <w:color w:val="000000" w:themeColor="text1"/>
          </w:rPr>
          <w:t xml:space="preserve"> </w:t>
        </w:r>
      </w:ins>
      <w:del w:id="579" w:author="Robbie Parks" w:date="2019-01-21T17:05:00Z">
        <w:r w:rsidR="00701866" w:rsidDel="00FF262C">
          <w:delText xml:space="preserve"> </w:delText>
        </w:r>
      </w:del>
      <w:r w:rsidR="00701866">
        <w:t xml:space="preserve">We defined a concept of temperature anomaly that internalises long-term historical experience by month and </w:t>
      </w:r>
      <w:proofErr w:type="gramStart"/>
      <w:r w:rsidR="00701866">
        <w:t>state, and</w:t>
      </w:r>
      <w:proofErr w:type="gramEnd"/>
      <w:r w:rsidR="00701866">
        <w:t xml:space="preserve"> is closer to what climate change may bring about than solely examining single or multi-day episodes. We have managed to couple two </w:t>
      </w:r>
      <w:ins w:id="580" w:author="Robbie Parks" w:date="2019-01-22T12:04:00Z">
        <w:r w:rsidR="009049A1">
          <w:t xml:space="preserve">massive </w:t>
        </w:r>
      </w:ins>
      <w:r w:rsidR="00701866">
        <w:t xml:space="preserve">disparate datasets from mortality </w:t>
      </w:r>
      <w:ins w:id="581" w:author="Robbie Parks" w:date="2019-01-21T17:06:00Z">
        <w:r w:rsidR="004D2D69">
          <w:t>(</w:t>
        </w:r>
      </w:ins>
      <w:ins w:id="582" w:author="Robbie Parks" w:date="2019-01-21T17:26:00Z">
        <w:r w:rsidR="0007339A">
          <w:t xml:space="preserve">US </w:t>
        </w:r>
      </w:ins>
      <w:ins w:id="583" w:author="Robbie Parks" w:date="2019-01-21T17:28:00Z">
        <w:r w:rsidR="000A0410">
          <w:t>vital statistics</w:t>
        </w:r>
      </w:ins>
      <w:ins w:id="584" w:author="Robbie Parks" w:date="2019-01-21T17:06:00Z">
        <w:r w:rsidR="004D2D69">
          <w:t xml:space="preserve">) </w:t>
        </w:r>
      </w:ins>
      <w:r w:rsidR="00701866">
        <w:t xml:space="preserve">and meteorology </w:t>
      </w:r>
      <w:ins w:id="585" w:author="Robbie Parks" w:date="2019-01-21T17:06:00Z">
        <w:r w:rsidR="00E512AF">
          <w:t>(ERA-Interim</w:t>
        </w:r>
      </w:ins>
      <w:ins w:id="586" w:author="Robbie Parks" w:date="2019-01-22T15:51:00Z">
        <w:r w:rsidR="009C2BC0" w:rsidRPr="00636C9B">
          <w:fldChar w:fldCharType="begin" w:fldLock="1"/>
        </w:r>
      </w:ins>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ins w:id="587" w:author="Robbie Parks" w:date="2019-01-22T15:51:00Z">
        <w:r w:rsidR="009C2BC0" w:rsidRPr="00636C9B">
          <w:fldChar w:fldCharType="separate"/>
        </w:r>
        <w:r w:rsidR="009C2BC0" w:rsidRPr="008F546C">
          <w:rPr>
            <w:noProof/>
            <w:vertAlign w:val="superscript"/>
          </w:rPr>
          <w:t>36</w:t>
        </w:r>
        <w:r w:rsidR="009C2BC0" w:rsidRPr="00636C9B">
          <w:fldChar w:fldCharType="end"/>
        </w:r>
      </w:ins>
      <w:ins w:id="588" w:author="Robbie Parks" w:date="2019-01-21T17:06:00Z">
        <w:r w:rsidR="00E512AF">
          <w:t xml:space="preserve">) </w:t>
        </w:r>
      </w:ins>
      <w:r w:rsidR="00701866">
        <w:t xml:space="preserve">with </w:t>
      </w:r>
      <w:del w:id="589" w:author="Robbie Parks" w:date="2019-01-21T17:06:00Z">
        <w:r w:rsidR="00701866" w:rsidDel="00F2181C">
          <w:delText>methodology</w:delText>
        </w:r>
      </w:del>
      <w:ins w:id="590" w:author="Robbie Parks" w:date="2019-01-21T17:06:00Z">
        <w:r w:rsidR="00F2181C">
          <w:t>a</w:t>
        </w:r>
      </w:ins>
      <w:ins w:id="591" w:author="Robbie Parks" w:date="2019-01-22T12:04:00Z">
        <w:r w:rsidR="009049A1">
          <w:t>n innovative</w:t>
        </w:r>
      </w:ins>
      <w:ins w:id="592" w:author="Robbie Parks" w:date="2019-01-21T17:06:00Z">
        <w:r w:rsidR="00F2181C">
          <w:t xml:space="preserve"> Bayesian spatio-temporal model</w:t>
        </w:r>
      </w:ins>
      <w:del w:id="593" w:author="Robbie Parks" w:date="2019-01-21T17:06:00Z">
        <w:r w:rsidR="00701866" w:rsidDel="00F2181C">
          <w:delText xml:space="preserve"> </w:delText>
        </w:r>
      </w:del>
      <w:del w:id="594" w:author="Robbie Parks" w:date="2019-01-22T12:05:00Z">
        <w:r w:rsidR="00701866" w:rsidDel="009049A1">
          <w:delText>that allows leveraging the conceptual innovation with massive data</w:delText>
        </w:r>
      </w:del>
      <w:r w:rsidR="00701866">
        <w:t>.</w:t>
      </w:r>
      <w:del w:id="595" w:author="Robbie Parks" w:date="2019-01-22T12:05:00Z">
        <w:r w:rsidR="00701866" w:rsidDel="009049A1">
          <w:delText xml:space="preserve"> </w:delText>
        </w:r>
      </w:del>
      <w:ins w:id="596" w:author="Ezzati, Majid" w:date="2019-01-18T22:13:00Z">
        <w:r w:rsidR="006011A5">
          <w:t xml:space="preserve"> </w:t>
        </w:r>
      </w:ins>
      <w:r w:rsidR="00701866">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3C18A4C5" w:rsidR="00F76D4F" w:rsidRPr="00254463" w:rsidRDefault="00735673" w:rsidP="00FF023E">
      <w:pPr>
        <w:spacing w:line="480" w:lineRule="auto"/>
        <w:jc w:val="both"/>
      </w:pPr>
      <w:commentRangeStart w:id="597"/>
      <w:commentRangeStart w:id="598"/>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xml:space="preserve">, in comparison to previous studies which have treated the population </w:t>
      </w:r>
      <w:proofErr w:type="gramStart"/>
      <w:r w:rsidR="004B0C9B">
        <w:t>as a whole or</w:t>
      </w:r>
      <w:proofErr w:type="gramEnd"/>
      <w:r w:rsidR="004B0C9B">
        <w:t xml:space="preserve"> split into only a few strata,</w:t>
      </w:r>
      <w:del w:id="599" w:author="Robbie Parks" w:date="2019-01-21T18:22:00Z">
        <w:r w:rsidR="004B0C9B" w:rsidDel="00DF7A3C">
          <w:delText xml:space="preserve"> </w:delText>
        </w:r>
      </w:del>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ins w:id="600" w:author="Robbie Parks" w:date="2019-01-21T18:16:00Z">
        <w:r w:rsidR="000B4B68">
          <w:t xml:space="preserve">Though absolute impacts of mortality are </w:t>
        </w:r>
      </w:ins>
      <w:ins w:id="601" w:author="Robbie Parks" w:date="2019-01-22T12:05:00Z">
        <w:r w:rsidR="009049A1">
          <w:t>rather</w:t>
        </w:r>
      </w:ins>
      <w:ins w:id="602" w:author="Robbie Parks" w:date="2019-01-21T18:16:00Z">
        <w:r w:rsidR="000B4B68">
          <w:t xml:space="preserve"> small</w:t>
        </w:r>
      </w:ins>
      <w:ins w:id="603" w:author="Robbie Parks" w:date="2019-01-22T12:05:00Z">
        <w:r w:rsidR="009049A1">
          <w:t xml:space="preserve"> (i.e., </w:t>
        </w:r>
      </w:ins>
      <w:ins w:id="604" w:author="Robbie Parks" w:date="2019-01-22T12:06:00Z">
        <w:r w:rsidR="00CB2273">
          <w:t xml:space="preserve">increase in injury deaths </w:t>
        </w:r>
      </w:ins>
      <w:ins w:id="605" w:author="Robbie Parks" w:date="2019-01-22T12:07:00Z">
        <w:r w:rsidR="00CB2273">
          <w:t xml:space="preserve">by </w:t>
        </w:r>
      </w:ins>
      <w:ins w:id="606" w:author="Robbie Parks" w:date="2019-01-22T12:06:00Z">
        <w:r w:rsidR="00CB2273">
          <w:t>0.47%</w:t>
        </w:r>
      </w:ins>
      <w:ins w:id="607" w:author="Robbie Parks" w:date="2019-01-22T12:07:00Z">
        <w:r w:rsidR="00CB2273">
          <w:t xml:space="preserve"> in 2016 if </w:t>
        </w:r>
        <w:r w:rsidR="00CB2273">
          <w:rPr>
            <w:color w:val="000000" w:themeColor="text1"/>
          </w:rPr>
          <w:t>each month in each state were +</w:t>
        </w:r>
        <w:r w:rsidR="00CB2273" w:rsidRPr="00636C9B">
          <w:rPr>
            <w:color w:val="000000" w:themeColor="text1"/>
          </w:rPr>
          <w:t>1</w:t>
        </w:r>
        <w:r w:rsidR="00CB2273" w:rsidRPr="00636C9B">
          <w:rPr>
            <w:rFonts w:ascii="Arial" w:eastAsia="Times New Roman" w:hAnsi="Arial" w:cs="Arial"/>
            <w:bCs/>
            <w:color w:val="222222"/>
            <w:shd w:val="clear" w:color="auto" w:fill="FFFFFF"/>
          </w:rPr>
          <w:t>°</w:t>
        </w:r>
        <w:r w:rsidR="00CB2273" w:rsidRPr="00636C9B">
          <w:rPr>
            <w:color w:val="000000" w:themeColor="text1"/>
          </w:rPr>
          <w:t>C</w:t>
        </w:r>
        <w:r w:rsidR="00CB2273">
          <w:rPr>
            <w:color w:val="000000" w:themeColor="text1"/>
          </w:rPr>
          <w:t xml:space="preserve"> above its long-term norm</w:t>
        </w:r>
      </w:ins>
      <w:ins w:id="608" w:author="Robbie Parks" w:date="2019-01-22T12:05:00Z">
        <w:r w:rsidR="009049A1">
          <w:t>)</w:t>
        </w:r>
      </w:ins>
      <w:ins w:id="609" w:author="Robbie Parks" w:date="2019-01-21T18:16:00Z">
        <w:r w:rsidR="000B4B68">
          <w:t xml:space="preserve">, </w:t>
        </w:r>
      </w:ins>
      <w:ins w:id="610" w:author="Robbie Parks" w:date="2019-01-21T18:23:00Z">
        <w:r w:rsidR="00DF7A3C">
          <w:t>our findings</w:t>
        </w:r>
      </w:ins>
      <w:ins w:id="611" w:author="Robbie Parks" w:date="2019-01-21T18:16:00Z">
        <w:r w:rsidR="000B4B68">
          <w:t xml:space="preserve"> </w:t>
        </w:r>
      </w:ins>
      <w:ins w:id="612" w:author="Robbie Parks" w:date="2019-01-21T18:23:00Z">
        <w:r w:rsidR="00DF7A3C">
          <w:t xml:space="preserve">highlight the importance </w:t>
        </w:r>
        <w:r w:rsidR="00656AA1">
          <w:t>of designing studies to understand the impact of anomalous temperature and climate change by age group and sex.</w:t>
        </w:r>
        <w:r w:rsidR="00DF7A3C">
          <w:t xml:space="preserve"> </w:t>
        </w:r>
      </w:ins>
      <w:ins w:id="613" w:author="Robbie Parks" w:date="2019-01-21T18:16:00Z">
        <w:r w:rsidR="000B4B68">
          <w:t xml:space="preserve"> </w:t>
        </w:r>
      </w:ins>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w:t>
      </w:r>
      <w:ins w:id="614" w:author="Robbie Parks" w:date="2019-01-22T16:43:00Z">
        <w:r w:rsidR="00625807">
          <w:t xml:space="preserve"> during anomalously high temperature </w:t>
        </w:r>
      </w:ins>
      <w:ins w:id="615" w:author="Robbie Parks" w:date="2019-01-22T16:44:00Z">
        <w:r w:rsidR="00625807">
          <w:t>periods</w:t>
        </w:r>
      </w:ins>
      <w:r w:rsidR="003C122B">
        <w:t xml:space="preserve">. This could be through targeted messaging </w:t>
      </w:r>
      <w:r w:rsidR="00212615">
        <w:t>following</w:t>
      </w:r>
      <w:r w:rsidR="003C122B">
        <w:t xml:space="preserve"> forecasts of anomalously warm months or through </w:t>
      </w:r>
      <w:r w:rsidR="00566932">
        <w:lastRenderedPageBreak/>
        <w:t>general education of the potential added mental health, violence, and driving risks that are evident through anomalously warm temperature.</w:t>
      </w:r>
      <w:commentRangeEnd w:id="597"/>
      <w:r w:rsidR="00A83B2D">
        <w:rPr>
          <w:rStyle w:val="CommentReference"/>
          <w:rFonts w:asciiTheme="minorHAnsi" w:hAnsiTheme="minorHAnsi" w:cstheme="minorBidi"/>
          <w:lang w:eastAsia="en-US"/>
        </w:rPr>
        <w:commentReference w:id="597"/>
      </w:r>
      <w:commentRangeEnd w:id="598"/>
      <w:r w:rsidR="00B602D1">
        <w:rPr>
          <w:rStyle w:val="CommentReference"/>
          <w:rFonts w:asciiTheme="minorHAnsi" w:hAnsiTheme="minorHAnsi" w:cstheme="minorBidi"/>
          <w:lang w:eastAsia="en-US"/>
        </w:rPr>
        <w:commentReference w:id="598"/>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Del="00211211" w:rsidRDefault="00FA3851" w:rsidP="00FF023E">
      <w:pPr>
        <w:spacing w:line="480" w:lineRule="auto"/>
        <w:jc w:val="both"/>
        <w:outlineLvl w:val="0"/>
        <w:rPr>
          <w:del w:id="616" w:author="Robbie Parks" w:date="2019-01-21T18:29:00Z"/>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40F98779"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ins w:id="617" w:author="Bixby, Honor R H" w:date="2019-01-22T18:38:00Z">
        <w:r w:rsidR="00D40658">
          <w:rPr>
            <w:rStyle w:val="apple-style-span"/>
            <w:color w:val="000000" w:themeColor="text1"/>
          </w:rPr>
          <w:t xml:space="preserve">obtained </w:t>
        </w:r>
      </w:ins>
      <w:r w:rsidR="00AD5AED">
        <w:rPr>
          <w:rStyle w:val="apple-style-span"/>
          <w:color w:val="000000" w:themeColor="text1"/>
        </w:rPr>
        <w:t>through</w:t>
      </w:r>
      <w:r w:rsidRPr="00636C9B">
        <w:rPr>
          <w:rStyle w:val="apple-style-span"/>
          <w:color w:val="000000" w:themeColor="text1"/>
        </w:rPr>
        <w:t xml:space="preserve"> the National </w:t>
      </w:r>
      <w:proofErr w:type="spellStart"/>
      <w:r w:rsidRPr="00636C9B">
        <w:rPr>
          <w:rStyle w:val="apple-style-span"/>
          <w:color w:val="000000" w:themeColor="text1"/>
        </w:rPr>
        <w:t>Center</w:t>
      </w:r>
      <w:proofErr w:type="spellEnd"/>
      <w:r w:rsidRPr="00636C9B">
        <w:rPr>
          <w:rStyle w:val="apple-style-span"/>
          <w:color w:val="000000" w:themeColor="text1"/>
        </w:rPr>
        <w:t xml:space="preserve">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29A59B0E"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618" w:author="Ezzati, Majid" w:date="2019-01-18T22:28:00Z">
            <w:rPr>
              <w:color w:val="000000" w:themeColor="text1"/>
            </w:rPr>
          </w:rPrChange>
        </w:rPr>
        <w:t>th</w:t>
      </w:r>
      <w:r w:rsidRPr="00636C9B">
        <w:rPr>
          <w:color w:val="000000" w:themeColor="text1"/>
        </w:rPr>
        <w:t xml:space="preserve"> revision </w:t>
      </w:r>
      <w:del w:id="619" w:author="Bixby, Honor R H" w:date="2019-01-22T18:41:00Z">
        <w:r w:rsidRPr="00636C9B" w:rsidDel="00D40658">
          <w:rPr>
            <w:color w:val="000000" w:themeColor="text1"/>
          </w:rPr>
          <w:delText xml:space="preserve">of ICD </w:delText>
        </w:r>
      </w:del>
      <w:r w:rsidRPr="00636C9B">
        <w:rPr>
          <w:color w:val="000000" w:themeColor="text1"/>
        </w:rPr>
        <w:t>from 1980 to 1998 and 10</w:t>
      </w:r>
      <w:r w:rsidRPr="00A269BD">
        <w:rPr>
          <w:color w:val="000000" w:themeColor="text1"/>
          <w:vertAlign w:val="superscript"/>
          <w:rPrChange w:id="620" w:author="Ezzati, Majid" w:date="2019-01-18T22:28:00Z">
            <w:rPr>
              <w:color w:val="000000" w:themeColor="text1"/>
            </w:rPr>
          </w:rPrChange>
        </w:rPr>
        <w:t>th</w:t>
      </w:r>
      <w:r w:rsidRPr="00636C9B">
        <w:rPr>
          <w:color w:val="000000" w:themeColor="text1"/>
        </w:rPr>
        <w:t xml:space="preserve"> revision </w:t>
      </w:r>
      <w:del w:id="621" w:author="Bixby, Honor R H" w:date="2019-01-22T18:41:00Z">
        <w:r w:rsidRPr="00636C9B" w:rsidDel="00D40658">
          <w:rPr>
            <w:color w:val="000000" w:themeColor="text1"/>
          </w:rPr>
          <w:delText xml:space="preserve">of ICD </w:delText>
        </w:r>
      </w:del>
      <w:r w:rsidRPr="00636C9B">
        <w:rPr>
          <w:color w:val="000000" w:themeColor="text1"/>
        </w:rPr>
        <w:t xml:space="preserve">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ins w:id="622" w:author="Ezzati, Majid" w:date="2019-01-18T22:28:00Z">
        <w:r w:rsidR="00A269BD">
          <w:rPr>
            <w:rStyle w:val="apple-style-span"/>
            <w:color w:val="000000" w:themeColor="text1"/>
          </w:rPr>
          <w:t xml:space="preserve"> a</w:t>
        </w:r>
      </w:ins>
      <w:ins w:id="623" w:author="Ezzati, Majid" w:date="2019-01-18T22:29:00Z">
        <w:r w:rsidR="00A269BD">
          <w:rPr>
            <w:rStyle w:val="apple-style-span"/>
            <w:color w:val="000000" w:themeColor="text1"/>
          </w:rPr>
          <w:t>n aggregate</w:t>
        </w:r>
      </w:ins>
      <w:ins w:id="624"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w:t>
      </w:r>
      <w:proofErr w:type="gramEnd"/>
      <w:r w:rsidR="001A274C">
        <w:rPr>
          <w:rStyle w:val="apple-style-span"/>
          <w:color w:val="000000" w:themeColor="text1"/>
        </w:rPr>
        <w:t xml:space="preserve">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625" w:author="Ezzati, Majid" w:date="2019-01-18T22:28:00Z">
        <w:r w:rsidDel="00A269BD">
          <w:rPr>
            <w:rStyle w:val="apple-style-span"/>
            <w:color w:val="000000" w:themeColor="text1"/>
          </w:rPr>
          <w:delText>these deaths</w:delText>
        </w:r>
      </w:del>
      <w:ins w:id="626"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4A56D6E5" w:rsidR="00BA1F28" w:rsidDel="00211211" w:rsidRDefault="00FA31D5" w:rsidP="00FF023E">
      <w:pPr>
        <w:spacing w:line="480" w:lineRule="auto"/>
        <w:jc w:val="both"/>
        <w:rPr>
          <w:del w:id="627" w:author="Ezzati, Majid" w:date="2019-01-18T22:29: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r w:rsidR="00EC6676" w:rsidRPr="00636C9B">
        <w:fldChar w:fldCharType="separate"/>
      </w:r>
      <w:r w:rsidR="008F546C" w:rsidRPr="008F546C">
        <w:rPr>
          <w:noProof/>
          <w:vertAlign w:val="superscript"/>
        </w:rPr>
        <w:t>36</w:t>
      </w:r>
      <w:r w:rsidR="00EC6676" w:rsidRPr="00636C9B">
        <w:fldChar w:fldCharType="end"/>
      </w:r>
      <w:r w:rsidR="00EC6676">
        <w:rPr>
          <w:color w:val="000000" w:themeColor="text1"/>
        </w:rPr>
        <w:t xml:space="preserve"> </w:t>
      </w:r>
      <w:r w:rsidRPr="00FA31D5">
        <w:rPr>
          <w:color w:val="000000" w:themeColor="text1"/>
        </w:rPr>
        <w:t xml:space="preserve">We used gridded four-times-daily </w:t>
      </w:r>
      <w:r w:rsidRPr="00FA31D5">
        <w:rPr>
          <w:color w:val="000000" w:themeColor="text1"/>
        </w:rPr>
        <w:lastRenderedPageBreak/>
        <w:t xml:space="preserve">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3F81B7EF" w14:textId="3A5681D7" w:rsidR="00211211" w:rsidDel="00433E74" w:rsidRDefault="00211211" w:rsidP="00FF023E">
      <w:pPr>
        <w:spacing w:line="480" w:lineRule="auto"/>
        <w:jc w:val="both"/>
        <w:rPr>
          <w:ins w:id="628" w:author="Robbie Parks" w:date="2019-01-21T18:28:00Z"/>
          <w:del w:id="629" w:author="Bixby, Honor R H" w:date="2019-01-22T18:42:00Z"/>
          <w:color w:val="000000" w:themeColor="text1"/>
        </w:rPr>
      </w:pPr>
    </w:p>
    <w:p w14:paraId="23BFE92D" w14:textId="77777777" w:rsidR="00211211" w:rsidRDefault="00211211" w:rsidP="00FF023E">
      <w:pPr>
        <w:spacing w:line="480" w:lineRule="auto"/>
        <w:jc w:val="both"/>
        <w:rPr>
          <w:ins w:id="630" w:author="Robbie Parks" w:date="2019-01-21T18:28:00Z"/>
          <w:color w:val="000000" w:themeColor="text1"/>
        </w:rPr>
      </w:pPr>
    </w:p>
    <w:p w14:paraId="4BA7876E" w14:textId="5D4D3C7C" w:rsidR="00BA1F28" w:rsidDel="00A269BD" w:rsidRDefault="00BA1F28" w:rsidP="00FF023E">
      <w:pPr>
        <w:spacing w:line="480" w:lineRule="auto"/>
        <w:jc w:val="both"/>
        <w:rPr>
          <w:del w:id="631" w:author="Ezzati, Majid" w:date="2019-01-18T22:29:00Z"/>
          <w:color w:val="000000" w:themeColor="text1"/>
        </w:rPr>
      </w:pPr>
    </w:p>
    <w:p w14:paraId="38D2D09C" w14:textId="70F4BC4D" w:rsidR="00211211" w:rsidRPr="00A269BD" w:rsidRDefault="00A269BD" w:rsidP="00FF023E">
      <w:pPr>
        <w:spacing w:line="480" w:lineRule="auto"/>
        <w:jc w:val="both"/>
        <w:rPr>
          <w:ins w:id="632" w:author="Ezzati, Majid" w:date="2019-01-18T22:30:00Z"/>
          <w:i/>
          <w:rPrChange w:id="633" w:author="Ezzati, Majid" w:date="2019-01-18T22:30:00Z">
            <w:rPr>
              <w:ins w:id="634" w:author="Ezzati, Majid" w:date="2019-01-18T22:30:00Z"/>
            </w:rPr>
          </w:rPrChange>
        </w:rPr>
      </w:pPr>
      <w:ins w:id="635" w:author="Ezzati, Majid" w:date="2019-01-18T22:30:00Z">
        <w:r w:rsidRPr="00A269BD">
          <w:rPr>
            <w:i/>
            <w:rPrChange w:id="636" w:author="Ezzati, Majid" w:date="2019-01-18T22:30:00Z">
              <w:rPr/>
            </w:rPrChange>
          </w:rPr>
          <w:t>Anomalous temperature metric</w:t>
        </w:r>
      </w:ins>
    </w:p>
    <w:p w14:paraId="20500304" w14:textId="074ED11C" w:rsidR="00FA3851" w:rsidRPr="002C6C20" w:rsidRDefault="00BA1F28" w:rsidP="00FF023E">
      <w:pPr>
        <w:spacing w:line="480" w:lineRule="auto"/>
        <w:jc w:val="both"/>
        <w:rPr>
          <w:color w:val="000000" w:themeColor="text1"/>
        </w:rPr>
      </w:pPr>
      <w:r>
        <w:t xml:space="preserve">To calculate the </w:t>
      </w:r>
      <w:del w:id="637" w:author="Ezzati, Majid" w:date="2019-01-18T22:29:00Z">
        <w:r w:rsidDel="00A269BD">
          <w:delText xml:space="preserve">extent </w:delText>
        </w:r>
      </w:del>
      <w:ins w:id="638" w:author="Ezzati, Majid" w:date="2019-01-18T22:29:00Z">
        <w:r w:rsidR="00A269BD">
          <w:t xml:space="preserve">magnitude </w:t>
        </w:r>
      </w:ins>
      <w:r>
        <w:t>of temperature anomaly by state and month, we first</w:t>
      </w:r>
      <w:del w:id="639" w:author="Robbie Parks" w:date="2019-01-22T12:08:00Z">
        <w:r w:rsidDel="004064BA">
          <w:delText>,</w:delText>
        </w:r>
      </w:del>
      <w:r>
        <w:t xml:space="preserve"> </w:t>
      </w:r>
      <w:r w:rsidR="00FA3851" w:rsidRPr="00636C9B">
        <w:t xml:space="preserve">calculated </w:t>
      </w:r>
      <w:r w:rsidR="00F46237">
        <w:t>30-year</w:t>
      </w:r>
      <w:r w:rsidR="00CE550D">
        <w:t xml:space="preserve"> (long-term)</w:t>
      </w:r>
      <w:r w:rsidR="00FA3851">
        <w:t xml:space="preserve"> </w:t>
      </w:r>
      <w:del w:id="640" w:author="Robbie Parks" w:date="2019-01-22T12:08:00Z">
        <w:r w:rsidR="00FA3851" w:rsidDel="00976397">
          <w:delText xml:space="preserve">mean </w:delText>
        </w:r>
      </w:del>
      <w:ins w:id="641" w:author="Robbie Parks" w:date="2019-01-22T12:08:00Z">
        <w:r w:rsidR="00976397">
          <w:t xml:space="preserve">norm </w:t>
        </w:r>
      </w:ins>
      <w:r w:rsidR="00FA3851">
        <w:t>temperatures</w:t>
      </w:r>
      <w:r w:rsidR="002407A3">
        <w:t xml:space="preserve"> </w:t>
      </w:r>
      <w:r w:rsidR="002407A3" w:rsidRPr="00636C9B">
        <w:t>(</w:t>
      </w:r>
      <w:r w:rsidR="002407A3">
        <w:t>from</w:t>
      </w:r>
      <w:r w:rsidR="002407A3" w:rsidRPr="00636C9B">
        <w:t xml:space="preserve"> 1980-2009)</w:t>
      </w:r>
      <w:r w:rsidR="002407A3">
        <w:t xml:space="preserve"> for</w:t>
      </w:r>
      <w:ins w:id="642" w:author="Bixby, Honor R H" w:date="2019-01-22T18:43:00Z">
        <w:r w:rsidR="00433E74">
          <w:t xml:space="preserve"> each</w:t>
        </w:r>
      </w:ins>
      <w:r w:rsidR="002407A3">
        <w:t xml:space="preserve"> month in each state</w:t>
      </w:r>
      <w:r>
        <w:t xml:space="preserve">. We used 30 years </w:t>
      </w:r>
      <w:r w:rsidR="00EF0593">
        <w:t>because it is</w:t>
      </w:r>
      <w:ins w:id="643" w:author="Bixby, Honor R H" w:date="2019-01-22T18:44:00Z">
        <w:r w:rsidR="00433E74">
          <w:t xml:space="preserve"> the</w:t>
        </w:r>
      </w:ins>
      <w:r w:rsidR="00FA3851">
        <w:t xml:space="preserve"> </w:t>
      </w:r>
      <w:del w:id="644"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645" w:author="Ezzati, Majid" w:date="2019-01-18T22:30:00Z">
        <w:r w:rsidR="009E1B52">
          <w:t>duration</w:t>
        </w:r>
      </w:ins>
      <w:r w:rsidR="00FA3851">
        <w:t xml:space="preserve"> used in climate assessment</w:t>
      </w:r>
      <w:ins w:id="646" w:author="Ezzati, Majid" w:date="2019-01-18T22:30:00Z">
        <w:r w:rsidR="009E1B52">
          <w:t>s</w:t>
        </w:r>
      </w:ins>
      <w:r w:rsidR="00FA3851" w:rsidRPr="00636C9B">
        <w:t>.</w:t>
      </w:r>
      <w:r w:rsidR="00FA3851" w:rsidRPr="00636C9B">
        <w:fldChar w:fldCharType="begin" w:fldLock="1"/>
      </w:r>
      <w:r w:rsidR="009C2BC0">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37&lt;/sup&gt;","plainTextFormattedCitation":"37","previouslyFormattedCitation":"&lt;sup&gt;37&lt;/sup&gt;"},"properties":{"noteIndex":0},"schema":"https://github.com/citation-style-language/schema/raw/master/csl-citation.json"}</w:instrText>
      </w:r>
      <w:r w:rsidR="00FA3851" w:rsidRPr="00636C9B">
        <w:fldChar w:fldCharType="separate"/>
      </w:r>
      <w:r w:rsidR="008F546C" w:rsidRPr="008F546C">
        <w:rPr>
          <w:noProof/>
          <w:vertAlign w:val="superscript"/>
        </w:rPr>
        <w:t>37</w:t>
      </w:r>
      <w:r w:rsidR="00FA3851" w:rsidRPr="00636C9B">
        <w:fldChar w:fldCharType="end"/>
      </w:r>
      <w:ins w:id="647" w:author="Ezzati, Majid" w:date="2019-01-18T22:30:00Z">
        <w:r w:rsidR="009E1B52">
          <w:t xml:space="preserve"> </w:t>
        </w:r>
      </w:ins>
      <w:r w:rsidR="00FA3851" w:rsidRPr="00636C9B">
        <w:t>We subtracted th</w:t>
      </w:r>
      <w:r w:rsidR="00FA3851">
        <w:t>ese</w:t>
      </w:r>
      <w:r w:rsidR="00FA3851" w:rsidRPr="00636C9B">
        <w:t xml:space="preserve"> long-term </w:t>
      </w:r>
      <w:del w:id="648" w:author="Robbie Parks" w:date="2019-01-22T12:08:00Z">
        <w:r w:rsidR="00FA3851" w:rsidRPr="00636C9B" w:rsidDel="009F005A">
          <w:delText xml:space="preserve">mean </w:delText>
        </w:r>
      </w:del>
      <w:ins w:id="649" w:author="Robbie Parks" w:date="2019-01-22T12:08:00Z">
        <w:r w:rsidR="009F005A">
          <w:t>norm</w:t>
        </w:r>
        <w:r w:rsidR="009F005A" w:rsidRPr="00636C9B">
          <w:t xml:space="preserve"> </w:t>
        </w:r>
      </w:ins>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650" w:author="Ezzati, Majid" w:date="2019-01-18T22:31:00Z">
        <w:r w:rsidR="009E1B52">
          <w:t xml:space="preserve"> and year</w:t>
        </w:r>
      </w:ins>
      <w:r w:rsidR="00FA3851" w:rsidRPr="00636C9B">
        <w:t xml:space="preserve"> in each state (Figure</w:t>
      </w:r>
      <w:r w:rsidR="0044781A">
        <w:t xml:space="preserve"> </w:t>
      </w:r>
      <w:del w:id="651" w:author="Robbie Parks" w:date="2019-01-21T18:46:00Z">
        <w:r w:rsidR="0044781A" w:rsidDel="006902ED">
          <w:delText>1</w:delText>
        </w:r>
      </w:del>
      <w:ins w:id="652" w:author="Robbie Parks" w:date="2019-01-21T18:46:00Z">
        <w:r w:rsidR="006902ED">
          <w:t>3</w:t>
        </w:r>
      </w:ins>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del w:id="653" w:author="Robbie Parks" w:date="2019-01-22T16:51:00Z">
        <w:r w:rsidR="00FA3851" w:rsidDel="001039F1">
          <w:delText>average,</w:delText>
        </w:r>
      </w:del>
      <w:ins w:id="654" w:author="Robbie Parks" w:date="2019-01-22T16:51:00Z">
        <w:r w:rsidR="001039F1">
          <w:t>norm</w:t>
        </w:r>
      </w:ins>
      <w:r w:rsidR="00FA3851">
        <w:t xml:space="preserve"> to which the population of each state has acclimatised. </w:t>
      </w:r>
      <w:commentRangeStart w:id="655"/>
      <w:r w:rsidR="00FA3851">
        <w:t>These values can be different even for neighbouring months in the same state, and neighbouring states in the same month.</w:t>
      </w:r>
      <w:commentRangeEnd w:id="655"/>
      <w:r w:rsidR="00433E74">
        <w:rPr>
          <w:rStyle w:val="CommentReference"/>
          <w:rFonts w:asciiTheme="minorHAnsi" w:hAnsiTheme="minorHAnsi" w:cstheme="minorBidi"/>
          <w:lang w:eastAsia="en-US"/>
        </w:rPr>
        <w:commentReference w:id="655"/>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6B67B52F"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ins w:id="656" w:author="Bixby, Honor R H" w:date="2019-01-22T18:47:00Z">
        <w:r w:rsidR="00433E74">
          <w:rPr>
            <w:color w:val="000000" w:themeColor="text1"/>
          </w:rPr>
          <w:t xml:space="preserve">0-4 years, </w:t>
        </w:r>
      </w:ins>
      <w:r>
        <w:rPr>
          <w:color w:val="000000" w:themeColor="text1"/>
        </w:rPr>
        <w:t>10-year age</w:t>
      </w:r>
      <w:ins w:id="657" w:author="Bixby, Honor R H" w:date="2019-01-22T18:47:00Z">
        <w:r w:rsidR="00433E74">
          <w:rPr>
            <w:color w:val="000000" w:themeColor="text1"/>
          </w:rPr>
          <w:t>-</w:t>
        </w:r>
        <w:proofErr w:type="spellStart"/>
        <w:r w:rsidR="00433E74">
          <w:rPr>
            <w:color w:val="000000" w:themeColor="text1"/>
          </w:rPr>
          <w:t>bands</w:t>
        </w:r>
      </w:ins>
      <w:del w:id="658" w:author="Bixby, Honor R H" w:date="2019-01-22T18:47:00Z">
        <w:r w:rsidDel="00433E74">
          <w:rPr>
            <w:color w:val="000000" w:themeColor="text1"/>
          </w:rPr>
          <w:delText xml:space="preserve"> groups </w:delText>
        </w:r>
      </w:del>
      <w:r>
        <w:rPr>
          <w:color w:val="000000" w:themeColor="text1"/>
        </w:rPr>
        <w:t>from</w:t>
      </w:r>
      <w:proofErr w:type="spellEnd"/>
      <w:r>
        <w:rPr>
          <w:color w:val="000000" w:themeColor="text1"/>
        </w:rPr>
        <w:t xml:space="preserve"> 5 to 84 years, </w:t>
      </w:r>
      <w:del w:id="659" w:author="Bixby, Honor R H" w:date="2019-01-22T18:47:00Z">
        <w:r w:rsidDel="00433E74">
          <w:rPr>
            <w:color w:val="000000" w:themeColor="text1"/>
          </w:rPr>
          <w:delText xml:space="preserve">with 0-4 </w:delText>
        </w:r>
      </w:del>
      <w:r>
        <w:rPr>
          <w:color w:val="000000" w:themeColor="text1"/>
        </w:rPr>
        <w:t>and 85+ years</w:t>
      </w:r>
      <w:del w:id="660" w:author="Bixby, Honor R H" w:date="2019-01-22T18:47:00Z">
        <w:r w:rsidDel="00433E74">
          <w:rPr>
            <w:color w:val="000000" w:themeColor="text1"/>
          </w:rPr>
          <w:delText xml:space="preserve"> also</w:delText>
        </w:r>
      </w:del>
      <w:r>
        <w:rPr>
          <w:color w:val="000000" w:themeColor="text1"/>
        </w:rPr>
        <w:t xml:space="preserve">) because injury deaths rates vary by </w:t>
      </w:r>
      <w:ins w:id="661" w:author="Bixby, Honor R H" w:date="2019-01-22T18:48:00Z">
        <w:r w:rsidR="00433E74">
          <w:rPr>
            <w:color w:val="000000" w:themeColor="text1"/>
          </w:rPr>
          <w:t xml:space="preserve">sex and </w:t>
        </w:r>
      </w:ins>
      <w:r>
        <w:rPr>
          <w:color w:val="000000" w:themeColor="text1"/>
        </w:rPr>
        <w:t>age group</w:t>
      </w:r>
      <w:del w:id="662" w:author="Bixby, Honor R H" w:date="2019-01-22T18:48:00Z">
        <w:r w:rsidDel="00433E74">
          <w:rPr>
            <w:color w:val="000000" w:themeColor="text1"/>
          </w:rPr>
          <w:delText xml:space="preserve"> and sex</w:delText>
        </w:r>
      </w:del>
      <w:r>
        <w:rPr>
          <w:color w:val="000000" w:themeColor="text1"/>
        </w:rPr>
        <w:t>,</w:t>
      </w:r>
      <w:r w:rsidR="0051156D">
        <w:rPr>
          <w:color w:val="000000" w:themeColor="text1"/>
        </w:rPr>
        <w:fldChar w:fldCharType="begin" w:fldLock="1"/>
      </w:r>
      <w:r w:rsidR="001A4D79">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9,10,38&lt;/sup&gt;","plainTextFormattedCitation":"9,10,38","previouslyFormattedCitation":"&lt;sup&gt;9,10,38&lt;/sup&gt;"},"properties":{"noteIndex":0},"schema":"https://github.com/citation-style-language/schema/raw/master/csl-citation.json"}</w:instrText>
      </w:r>
      <w:r w:rsidR="0051156D">
        <w:rPr>
          <w:color w:val="000000" w:themeColor="text1"/>
        </w:rPr>
        <w:fldChar w:fldCharType="separate"/>
      </w:r>
      <w:r w:rsidR="00B31EA3" w:rsidRPr="00B31EA3">
        <w:rPr>
          <w:noProof/>
          <w:color w:val="000000" w:themeColor="text1"/>
          <w:vertAlign w:val="superscript"/>
        </w:rPr>
        <w:t>9,10,38</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5E623DD4" w:rsidR="00FA3851" w:rsidRPr="00636C9B" w:rsidRDefault="00FA3851" w:rsidP="00FF023E">
      <w:pPr>
        <w:spacing w:line="480" w:lineRule="auto"/>
        <w:jc w:val="both"/>
        <w:outlineLvl w:val="0"/>
        <w:rPr>
          <w:color w:val="000000" w:themeColor="text1"/>
        </w:rPr>
      </w:pPr>
      <w:r>
        <w:rPr>
          <w:color w:val="000000" w:themeColor="text1"/>
        </w:rPr>
        <w:lastRenderedPageBreak/>
        <w:t>We modelled</w:t>
      </w:r>
      <w:ins w:id="663" w:author="Robbie Parks" w:date="2019-01-22T12:10:00Z">
        <w:r w:rsidR="00FD4AE6">
          <w:rPr>
            <w:color w:val="000000" w:themeColor="text1"/>
          </w:rPr>
          <w:t xml:space="preserve"> </w:t>
        </w:r>
      </w:ins>
      <w:del w:id="664" w:author="Robbie Parks" w:date="2019-01-21T18:49:00Z">
        <w:r w:rsidDel="004B07BD">
          <w:rPr>
            <w:color w:val="000000" w:themeColor="text1"/>
          </w:rPr>
          <w:delText xml:space="preserve">, for a given state, sex, month, and age group, </w:delText>
        </w:r>
      </w:del>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 xml:space="preserve">log-transformed death rates modelled as a sum of components that depend on </w:t>
      </w:r>
      <w:commentRangeStart w:id="665"/>
      <w:ins w:id="666" w:author="Bixby, Honor R H" w:date="2019-01-22T19:18:00Z">
        <w:r w:rsidR="00A84108">
          <w:rPr>
            <w:color w:val="000000" w:themeColor="text1"/>
          </w:rPr>
          <w:t>ov</w:t>
        </w:r>
      </w:ins>
      <w:ins w:id="667" w:author="Bixby, Honor R H" w:date="2019-01-22T19:19:00Z">
        <w:r w:rsidR="00A84108">
          <w:rPr>
            <w:color w:val="000000" w:themeColor="text1"/>
          </w:rPr>
          <w:t xml:space="preserve">erall </w:t>
        </w:r>
      </w:ins>
      <w:r>
        <w:rPr>
          <w:color w:val="000000" w:themeColor="text1"/>
        </w:rPr>
        <w:t xml:space="preserve">time </w:t>
      </w:r>
      <w:commentRangeEnd w:id="665"/>
      <w:r w:rsidR="00A84108">
        <w:rPr>
          <w:rStyle w:val="CommentReference"/>
          <w:rFonts w:asciiTheme="minorHAnsi" w:hAnsiTheme="minorHAnsi" w:cstheme="minorBidi"/>
          <w:lang w:eastAsia="en-US"/>
        </w:rPr>
        <w:commentReference w:id="665"/>
      </w:r>
      <w:r>
        <w:rPr>
          <w:color w:val="000000" w:themeColor="text1"/>
        </w:rPr>
        <w:t>(month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w:t>
      </w:r>
      <w:commentRangeStart w:id="668"/>
      <w:r w:rsidR="0036676F">
        <w:rPr>
          <w:color w:val="000000" w:themeColor="text1"/>
        </w:rPr>
        <w:t>In summary</w:t>
      </w:r>
      <w:commentRangeEnd w:id="668"/>
      <w:r w:rsidR="00A84108">
        <w:rPr>
          <w:rStyle w:val="CommentReference"/>
          <w:rFonts w:asciiTheme="minorHAnsi" w:hAnsiTheme="minorHAnsi" w:cstheme="minorBidi"/>
          <w:lang w:eastAsia="en-US"/>
        </w:rPr>
        <w:commentReference w:id="668"/>
      </w:r>
      <w:r w:rsidR="0036676F">
        <w:rPr>
          <w:color w:val="000000" w:themeColor="text1"/>
        </w:rPr>
        <w:t xml:space="preserve">,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w:t>
      </w:r>
      <w:ins w:id="669" w:author="Bixby, Honor R H" w:date="2019-01-22T18:51:00Z">
        <w:r w:rsidR="00433E74">
          <w:rPr>
            <w:color w:val="000000" w:themeColor="text1"/>
          </w:rPr>
          <w:t xml:space="preserve">do so </w:t>
        </w:r>
      </w:ins>
      <w:r>
        <w:rPr>
          <w:color w:val="000000" w:themeColor="text1"/>
        </w:rPr>
        <w:t xml:space="preserve">smoothly </w:t>
      </w:r>
      <w:del w:id="670" w:author="Bixby, Honor R H" w:date="2019-01-22T18:51:00Z">
        <w:r w:rsidDel="00433E74">
          <w:rPr>
            <w:color w:val="000000" w:themeColor="text1"/>
          </w:rPr>
          <w:delText xml:space="preserve">vary </w:delText>
        </w:r>
      </w:del>
      <w:r>
        <w:rPr>
          <w:color w:val="000000" w:themeColor="text1"/>
        </w:rPr>
        <w:t xml:space="preserve">across </w:t>
      </w:r>
      <w:del w:id="671" w:author="Ezzati, Majid" w:date="2019-01-19T20:54:00Z">
        <w:r w:rsidRPr="00636C9B" w:rsidDel="0032455E">
          <w:rPr>
            <w:color w:val="000000" w:themeColor="text1"/>
          </w:rPr>
          <w:delText xml:space="preserve">neighbouring </w:delText>
        </w:r>
      </w:del>
      <w:ins w:id="672"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9&lt;/sup&gt;","plainTextFormattedCitation":"9","previouslyFormattedCitation":"&lt;sup&gt;9&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9</w:t>
      </w:r>
      <w:r w:rsidRPr="00636C9B">
        <w:rPr>
          <w:color w:val="000000" w:themeColor="text1"/>
        </w:rPr>
        <w:fldChar w:fldCharType="end"/>
      </w:r>
      <w:r w:rsidRPr="00636C9B">
        <w:rPr>
          <w:color w:val="000000" w:themeColor="text1"/>
        </w:rPr>
        <w:t xml:space="preserve"> Therefore</w:t>
      </w:r>
      <w:ins w:id="673" w:author="Robbie Parks" w:date="2019-01-21T19:07:00Z">
        <w:r w:rsidR="00646A5C">
          <w:rPr>
            <w:color w:val="000000" w:themeColor="text1"/>
          </w:rPr>
          <w:t xml:space="preserve"> </w:t>
        </w:r>
      </w:ins>
      <w:del w:id="674" w:author="Robbie Parks" w:date="2019-01-21T19:07:00Z">
        <w:r w:rsidRPr="00636C9B" w:rsidDel="00646A5C">
          <w:rPr>
            <w:color w:val="000000" w:themeColor="text1"/>
          </w:rPr>
          <w:delText xml:space="preserve">, for each age group and sex, </w:delText>
        </w:r>
      </w:del>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del w:id="675" w:author="Robbie Parks" w:date="2019-01-21T19:09:00Z">
        <w:r w:rsidRPr="00636C9B" w:rsidDel="00B870F4">
          <w:rPr>
            <w:color w:val="000000" w:themeColor="text1"/>
          </w:rPr>
          <w:delText xml:space="preserve">structure </w:delText>
        </w:r>
      </w:del>
      <w:r w:rsidRPr="00636C9B">
        <w:rPr>
          <w:color w:val="000000" w:themeColor="text1"/>
        </w:rPr>
        <w:t xml:space="preserve">for </w:t>
      </w:r>
      <w:del w:id="676" w:author="Ezzati, Majid" w:date="2019-01-19T20:56:00Z">
        <w:r w:rsidRPr="00636C9B" w:rsidDel="0032455E">
          <w:rPr>
            <w:color w:val="000000" w:themeColor="text1"/>
          </w:rPr>
          <w:delText xml:space="preserve">neighbouring </w:delText>
        </w:r>
      </w:del>
      <w:ins w:id="677"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fldChar w:fldCharType="separate"/>
      </w:r>
      <w:r w:rsidR="008F546C" w:rsidRPr="008F546C">
        <w:rPr>
          <w:noProof/>
          <w:vertAlign w:val="superscript"/>
        </w:rPr>
        <w:t>39</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del w:id="678" w:author="Robbie Parks" w:date="2019-01-22T12:10:00Z">
        <w:r w:rsidRPr="00636C9B" w:rsidDel="00857BE0">
          <w:rPr>
            <w:color w:val="000000" w:themeColor="text1"/>
          </w:rPr>
          <w:delText>neighbour</w:delText>
        </w:r>
        <w:r w:rsidDel="00857BE0">
          <w:rPr>
            <w:color w:val="000000" w:themeColor="text1"/>
          </w:rPr>
          <w:delText>ed</w:delText>
        </w:r>
        <w:r w:rsidRPr="00636C9B" w:rsidDel="00857BE0">
          <w:rPr>
            <w:color w:val="000000" w:themeColor="text1"/>
          </w:rPr>
          <w:delText xml:space="preserve"> </w:delText>
        </w:r>
      </w:del>
      <w:ins w:id="679" w:author="Robbie Parks" w:date="2019-01-22T12:10:00Z">
        <w:r w:rsidR="00857BE0">
          <w:rPr>
            <w:color w:val="000000" w:themeColor="text1"/>
          </w:rPr>
          <w:t>was adjacent to</w:t>
        </w:r>
        <w:r w:rsidR="00857BE0" w:rsidRPr="00636C9B">
          <w:rPr>
            <w:color w:val="000000" w:themeColor="text1"/>
          </w:rPr>
          <w:t xml:space="preserve"> </w:t>
        </w:r>
      </w:ins>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73F5D187" w:rsidR="00FA3851" w:rsidRPr="00843ACB" w:rsidRDefault="00FA3851" w:rsidP="00FF023E">
      <w:pPr>
        <w:spacing w:line="480" w:lineRule="auto"/>
        <w:jc w:val="both"/>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680" w:author="Ezzati, Majid" w:date="2019-01-19T20:57:00Z">
        <w:r w:rsidR="0032455E">
          <w:rPr>
            <w:color w:val="000000" w:themeColor="text1"/>
          </w:rPr>
          <w:t xml:space="preserve">. </w:t>
        </w:r>
        <w:r w:rsidR="0032455E" w:rsidRPr="00C7759C">
          <w:rPr>
            <w:color w:val="000000" w:themeColor="text1"/>
          </w:rPr>
          <w:t xml:space="preserve">These terms measure </w:t>
        </w:r>
        <w:del w:id="681" w:author="Robbie Parks" w:date="2019-01-21T19:07:00Z">
          <w:r w:rsidR="0032455E" w:rsidRPr="00C7759C" w:rsidDel="00222C76">
            <w:rPr>
              <w:color w:val="000000" w:themeColor="text1"/>
            </w:rPr>
            <w:delText>….</w:delText>
          </w:r>
        </w:del>
      </w:ins>
      <w:ins w:id="682" w:author="Robbie Parks" w:date="2019-01-21T19:07:00Z">
        <w:r w:rsidR="00222C76" w:rsidRPr="00222C76">
          <w:rPr>
            <w:color w:val="000000" w:themeColor="text1"/>
            <w:rPrChange w:id="683" w:author="Robbie Parks" w:date="2019-01-21T19:08:00Z">
              <w:rPr>
                <w:color w:val="000000" w:themeColor="text1"/>
                <w:highlight w:val="yellow"/>
              </w:rPr>
            </w:rPrChange>
          </w:rPr>
          <w:t>deviations of each state from the national value</w:t>
        </w:r>
      </w:ins>
      <w:ins w:id="684" w:author="Ezzati, Majid" w:date="2019-01-19T20:57:00Z">
        <w:del w:id="685" w:author="Robbie Parks" w:date="2019-01-21T19:08:00Z">
          <w:r w:rsidR="0032455E" w:rsidRPr="00C7759C" w:rsidDel="00222C76">
            <w:rPr>
              <w:color w:val="000000" w:themeColor="text1"/>
            </w:rPr>
            <w:delText xml:space="preserve"> </w:delText>
          </w:r>
        </w:del>
      </w:ins>
      <w:r w:rsidRPr="00C7759C">
        <w:rPr>
          <w:color w:val="000000" w:themeColor="text1"/>
        </w:rPr>
        <w:t xml:space="preserve"> to allow variation</w:t>
      </w:r>
      <w:ins w:id="686" w:author="Ezzati, Majid" w:date="2019-01-19T20:57:00Z">
        <w:r w:rsidR="0032455E" w:rsidRPr="00C7759C">
          <w:rPr>
            <w:color w:val="000000" w:themeColor="text1"/>
          </w:rPr>
          <w:t xml:space="preserve"> in level and trend in mortality</w:t>
        </w:r>
      </w:ins>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9C2BC0">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40&lt;/sup&gt;","plainTextFormattedCitation":"40","previouslyFormattedCitation":"&lt;sup&gt;40&lt;/sup&gt;"},"properties":{"noteIndex":0},"schema":"https://github.com/citation-style-language/schema/raw/master/csl-citation.json"}</w:instrText>
      </w:r>
      <w:r w:rsidRPr="00636C9B">
        <w:rPr>
          <w:color w:val="000000" w:themeColor="text1"/>
        </w:rPr>
        <w:fldChar w:fldCharType="separate"/>
      </w:r>
      <w:r w:rsidR="008F546C" w:rsidRPr="008F546C">
        <w:rPr>
          <w:noProof/>
          <w:color w:val="000000" w:themeColor="text1"/>
          <w:vertAlign w:val="superscript"/>
        </w:rPr>
        <w:t>40</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commentRangeStart w:id="687"/>
      <w:commentRangeStart w:id="688"/>
      <w:commentRangeStart w:id="689"/>
      <w:r w:rsidRPr="00F0573E">
        <w:t xml:space="preserve">Non-linear trends </w:t>
      </w:r>
      <w:ins w:id="690" w:author="Robbie Parks" w:date="2019-01-22T15:52:00Z">
        <w:r w:rsidR="00996FF3">
          <w:t>over ti</w:t>
        </w:r>
      </w:ins>
      <w:ins w:id="691" w:author="Bixby, Honor R H" w:date="2019-01-22T18:55:00Z">
        <w:r w:rsidR="00B75744">
          <w:t>m</w:t>
        </w:r>
      </w:ins>
      <w:ins w:id="692" w:author="Robbie Parks" w:date="2019-01-22T15:52:00Z">
        <w:r w:rsidR="00996FF3">
          <w:t xml:space="preserve">e </w:t>
        </w:r>
      </w:ins>
      <w:r w:rsidRPr="00F0573E">
        <w:t>were captured by a first-order random walk.</w:t>
      </w:r>
      <w:ins w:id="693" w:author="Robbie Parks" w:date="2019-01-21T19:29:00Z">
        <w:r w:rsidR="00C7759C">
          <w:fldChar w:fldCharType="begin" w:fldLock="1"/>
        </w:r>
      </w:ins>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rsidR="00C7759C">
        <w:fldChar w:fldCharType="separate"/>
      </w:r>
      <w:r w:rsidR="008F546C" w:rsidRPr="008F546C">
        <w:rPr>
          <w:noProof/>
          <w:vertAlign w:val="superscript"/>
        </w:rPr>
        <w:t>39</w:t>
      </w:r>
      <w:ins w:id="694" w:author="Robbie Parks" w:date="2019-01-21T19:29:00Z">
        <w:r w:rsidR="00C7759C">
          <w:fldChar w:fldCharType="end"/>
        </w:r>
      </w:ins>
      <w:r>
        <w:t xml:space="preserve"> </w:t>
      </w:r>
      <w:commentRangeEnd w:id="687"/>
      <w:r w:rsidR="0032455E">
        <w:rPr>
          <w:rStyle w:val="CommentReference"/>
          <w:rFonts w:asciiTheme="minorHAnsi" w:hAnsiTheme="minorHAnsi" w:cstheme="minorBidi"/>
          <w:lang w:eastAsia="en-US"/>
        </w:rPr>
        <w:commentReference w:id="687"/>
      </w:r>
      <w:commentRangeEnd w:id="688"/>
      <w:r w:rsidR="00C7759C">
        <w:rPr>
          <w:rStyle w:val="CommentReference"/>
          <w:rFonts w:asciiTheme="minorHAnsi" w:hAnsiTheme="minorHAnsi" w:cstheme="minorBidi"/>
          <w:lang w:eastAsia="en-US"/>
        </w:rPr>
        <w:commentReference w:id="688"/>
      </w:r>
      <w:commentRangeEnd w:id="689"/>
      <w:r w:rsidR="00A84108">
        <w:rPr>
          <w:rStyle w:val="CommentReference"/>
          <w:rFonts w:asciiTheme="minorHAnsi" w:hAnsiTheme="minorHAnsi" w:cstheme="minorBidi"/>
          <w:lang w:eastAsia="en-US"/>
        </w:rPr>
        <w:commentReference w:id="689"/>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013B6C25" w:rsidR="002A16CF" w:rsidRPr="00843ACB" w:rsidRDefault="00FA3851" w:rsidP="00FF023E">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695" w:author="Ezzati, Majid" w:date="2019-01-19T20:59:00Z" w:name="move535694907"/>
      <w:moveTo w:id="696" w:author="Ezzati, Majid" w:date="2019-01-19T20:59:00Z">
        <w:del w:id="697" w:author="Ezzati, Majid" w:date="2019-01-19T20:59:00Z">
          <w:r w:rsidR="00553545" w:rsidDel="00553545">
            <w:rPr>
              <w:color w:val="000000" w:themeColor="text1"/>
            </w:rPr>
            <w:delText xml:space="preserve">Each </w:delText>
          </w:r>
          <w:r w:rsidR="00553545" w:rsidDel="00553545">
            <w:delText>monthly</w:delText>
          </w:r>
        </w:del>
      </w:moveTo>
      <w:ins w:id="698" w:author="Ezzati, Majid" w:date="2019-01-19T20:59:00Z">
        <w:r w:rsidR="00553545">
          <w:rPr>
            <w:color w:val="000000" w:themeColor="text1"/>
          </w:rPr>
          <w:t>The</w:t>
        </w:r>
      </w:ins>
      <w:moveTo w:id="699" w:author="Ezzati, Majid" w:date="2019-01-19T20:59:00Z">
        <w:r w:rsidR="00553545">
          <w:t xml:space="preserve"> coefficient </w:t>
        </w:r>
      </w:moveTo>
      <w:ins w:id="700" w:author="Ezzati, Majid" w:date="2019-01-19T20:59:00Z">
        <w:r w:rsidR="00553545">
          <w:t xml:space="preserve">of this term </w:t>
        </w:r>
      </w:ins>
      <w:moveTo w:id="701" w:author="Ezzati, Majid" w:date="2019-01-19T20:59:00Z">
        <w:r w:rsidR="00553545" w:rsidRPr="00843ACB">
          <w:t>represen</w:t>
        </w:r>
        <w:r w:rsidR="00553545">
          <w:t>ts</w:t>
        </w:r>
        <w:r w:rsidR="00553545" w:rsidRPr="00843ACB">
          <w:t xml:space="preserve"> the logarithm of the rate ratio </w:t>
        </w:r>
        <w:del w:id="702" w:author="Ezzati, Majid" w:date="2019-01-19T20:59:00Z">
          <w:r w:rsidR="00553545" w:rsidDel="00553545">
            <w:delText xml:space="preserve">by month </w:delText>
          </w:r>
        </w:del>
        <w:r w:rsidR="00553545" w:rsidRPr="00843ACB">
          <w:t xml:space="preserve">per 1°C increase in </w:t>
        </w:r>
        <w:del w:id="703"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695"/>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ins w:id="704" w:author="Bixby, Honor R H" w:date="2019-01-22T18:57:00Z">
        <w:r w:rsidR="00B75744">
          <w:rPr>
            <w:color w:val="000000" w:themeColor="text1"/>
          </w:rPr>
          <w:t xml:space="preserve"> an</w:t>
        </w:r>
      </w:ins>
      <w:r w:rsidR="002A16CF">
        <w:rPr>
          <w:color w:val="000000" w:themeColor="text1"/>
        </w:rPr>
        <w:t xml:space="preserve"> anomaly </w:t>
      </w:r>
      <w:ins w:id="705" w:author="Bixby, Honor R H" w:date="2019-01-22T18:57:00Z">
        <w:r w:rsidR="00B75744">
          <w:rPr>
            <w:color w:val="000000" w:themeColor="text1"/>
          </w:rPr>
          <w:t xml:space="preserve">of the same magnitude </w:t>
        </w:r>
      </w:ins>
      <w:r w:rsidR="002A16CF">
        <w:rPr>
          <w:color w:val="000000" w:themeColor="text1"/>
        </w:rPr>
        <w:t>could have different effect</w:t>
      </w:r>
      <w:ins w:id="706" w:author="Robbie Parks" w:date="2019-01-22T12:12:00Z">
        <w:r w:rsidR="006C798F">
          <w:rPr>
            <w:color w:val="000000" w:themeColor="text1"/>
          </w:rPr>
          <w:t>s</w:t>
        </w:r>
      </w:ins>
      <w:r w:rsidR="002A16CF">
        <w:rPr>
          <w:color w:val="000000" w:themeColor="text1"/>
        </w:rPr>
        <w:t xml:space="preserve"> </w:t>
      </w:r>
      <w:ins w:id="707" w:author="Bixby, Honor R H" w:date="2019-01-22T18:57:00Z">
        <w:r w:rsidR="00B75744">
          <w:rPr>
            <w:color w:val="000000" w:themeColor="text1"/>
          </w:rPr>
          <w:t xml:space="preserve">on </w:t>
        </w:r>
      </w:ins>
      <w:ins w:id="708" w:author="Bixby, Honor R H" w:date="2019-01-22T18:58:00Z">
        <w:r w:rsidR="00B75744">
          <w:rPr>
            <w:color w:val="000000" w:themeColor="text1"/>
          </w:rPr>
          <w:t xml:space="preserve">injury </w:t>
        </w:r>
      </w:ins>
      <w:ins w:id="709" w:author="Bixby, Honor R H" w:date="2019-01-22T18:57:00Z">
        <w:r w:rsidR="00B75744">
          <w:rPr>
            <w:color w:val="000000" w:themeColor="text1"/>
          </w:rPr>
          <w:t>mortal</w:t>
        </w:r>
      </w:ins>
      <w:ins w:id="710" w:author="Bixby, Honor R H" w:date="2019-01-22T18:58:00Z">
        <w:r w:rsidR="00B75744">
          <w:rPr>
            <w:color w:val="000000" w:themeColor="text1"/>
          </w:rPr>
          <w:t xml:space="preserve">ity </w:t>
        </w:r>
      </w:ins>
      <w:r w:rsidR="002A16CF">
        <w:rPr>
          <w:color w:val="000000" w:themeColor="text1"/>
        </w:rPr>
        <w:t>in different months</w:t>
      </w:r>
      <w:r w:rsidR="005C09A4">
        <w:rPr>
          <w:color w:val="000000" w:themeColor="text1"/>
        </w:rPr>
        <w:t xml:space="preserve">. </w:t>
      </w:r>
      <w:moveFromRangeStart w:id="711" w:author="Ezzati, Majid" w:date="2019-01-19T20:59:00Z" w:name="move535694907"/>
      <w:moveFrom w:id="712" w:author="Ezzati, Majid" w:date="2019-01-19T20:59:00Z">
        <w:del w:id="713" w:author="Robbie Parks" w:date="2019-01-22T12:14:00Z">
          <w:r w:rsidR="002A16CF" w:rsidDel="00676965">
            <w:rPr>
              <w:color w:val="000000" w:themeColor="text1"/>
            </w:rPr>
            <w:delText xml:space="preserve">Each </w:delText>
          </w:r>
          <w:r w:rsidR="00900B83" w:rsidDel="00676965">
            <w:delText>month</w:delText>
          </w:r>
          <w:r w:rsidR="002A16CF" w:rsidDel="00676965">
            <w:delText>ly</w:delText>
          </w:r>
          <w:r w:rsidR="00900B83" w:rsidDel="00676965">
            <w:delText xml:space="preserve"> coefficient </w:delText>
          </w:r>
          <w:r w:rsidR="002A16CF" w:rsidRPr="00843ACB" w:rsidDel="00676965">
            <w:delText>represen</w:delText>
          </w:r>
          <w:r w:rsidR="0044781A" w:rsidDel="00676965">
            <w:delText>t</w:delText>
          </w:r>
          <w:r w:rsidR="002A16CF" w:rsidDel="00676965">
            <w:delText>s</w:delText>
          </w:r>
          <w:r w:rsidR="002A16CF" w:rsidRPr="00843ACB" w:rsidDel="00676965">
            <w:delText xml:space="preserve"> </w:delText>
          </w:r>
          <w:r w:rsidRPr="00843ACB" w:rsidDel="00676965">
            <w:delText xml:space="preserve">the logarithm of the rate ratio </w:delText>
          </w:r>
          <w:r w:rsidR="00B65059" w:rsidDel="00676965">
            <w:delText xml:space="preserve">by month </w:delText>
          </w:r>
          <w:r w:rsidRPr="00843ACB" w:rsidDel="00676965">
            <w:delText>per 1°C increase in monthly anomaly</w:delText>
          </w:r>
          <w:r w:rsidRPr="00284EE0" w:rsidDel="00676965">
            <w:rPr>
              <w:color w:val="000000" w:themeColor="text1"/>
            </w:rPr>
            <w:delText xml:space="preserve">. </w:delText>
          </w:r>
        </w:del>
      </w:moveFrom>
      <w:moveFromRangeEnd w:id="711"/>
      <w:del w:id="714" w:author="Robbie Parks" w:date="2019-01-22T12:14:00Z">
        <w:r w:rsidRPr="00284EE0" w:rsidDel="00676965">
          <w:rPr>
            <w:color w:val="000000" w:themeColor="text1"/>
          </w:rPr>
          <w:delText xml:space="preserve">We </w:delText>
        </w:r>
      </w:del>
      <w:ins w:id="715" w:author="Robbie Parks" w:date="2019-01-22T12:14:00Z">
        <w:del w:id="716" w:author="Ezzati, Majid" w:date="2019-01-19T20:59:00Z">
          <w:r w:rsidR="00676965" w:rsidDel="00553545">
            <w:rPr>
              <w:color w:val="000000" w:themeColor="text1"/>
            </w:rPr>
            <w:delText xml:space="preserve">Each </w:delText>
          </w:r>
          <w:r w:rsidR="00676965" w:rsidDel="00553545">
            <w:delText xml:space="preserve">monthly coefficient </w:delText>
          </w:r>
          <w:r w:rsidR="00676965" w:rsidRPr="00843ACB" w:rsidDel="00553545">
            <w:delText>represen</w:delText>
          </w:r>
          <w:r w:rsidR="00676965" w:rsidDel="00553545">
            <w:delText>ts</w:delText>
          </w:r>
          <w:r w:rsidR="00676965" w:rsidRPr="00843ACB" w:rsidDel="00553545">
            <w:delText xml:space="preserve"> the logarithm of the rate ratio </w:delText>
          </w:r>
          <w:r w:rsidR="00676965" w:rsidDel="00553545">
            <w:delText xml:space="preserve">by month </w:delText>
          </w:r>
          <w:r w:rsidR="00676965" w:rsidRPr="00843ACB" w:rsidDel="00553545">
            <w:delText>per 1°C increase in monthly anomaly</w:delText>
          </w:r>
          <w:r w:rsidR="00676965" w:rsidRPr="00284EE0" w:rsidDel="00553545">
            <w:rPr>
              <w:color w:val="000000" w:themeColor="text1"/>
            </w:rPr>
            <w:delText xml:space="preserve">. </w:delText>
          </w:r>
        </w:del>
        <w:r w:rsidR="00676965">
          <w:rPr>
            <w:color w:val="000000" w:themeColor="text1"/>
          </w:rPr>
          <w:t>As with the month-specific intercepts and trends, w</w:t>
        </w:r>
        <w:r w:rsidR="00676965" w:rsidRPr="00284EE0">
          <w:rPr>
            <w:color w:val="000000" w:themeColor="text1"/>
          </w:rPr>
          <w:t xml:space="preserve">e </w:t>
        </w:r>
      </w:ins>
      <w:r w:rsidRPr="00284EE0">
        <w:rPr>
          <w:color w:val="000000" w:themeColor="text1"/>
        </w:rPr>
        <w:t xml:space="preserve">used </w:t>
      </w:r>
      <w:ins w:id="717" w:author="Robbie Parks" w:date="2019-01-22T12:12:00Z">
        <w:del w:id="718" w:author="Bixby, Honor R H" w:date="2019-01-22T18:59:00Z">
          <w:r w:rsidR="007606C1" w:rsidDel="00B75744">
            <w:rPr>
              <w:color w:val="000000" w:themeColor="text1"/>
            </w:rPr>
            <w:delText>a</w:delText>
          </w:r>
        </w:del>
        <w:r w:rsidR="007606C1">
          <w:rPr>
            <w:color w:val="000000" w:themeColor="text1"/>
          </w:rPr>
          <w:t xml:space="preserve"> </w:t>
        </w:r>
      </w:ins>
      <w:r w:rsidRPr="00284EE0">
        <w:rPr>
          <w:color w:val="000000" w:themeColor="text1"/>
        </w:rPr>
        <w:t xml:space="preserve">a cyclic random walk </w:t>
      </w:r>
      <w:r w:rsidR="002A16CF">
        <w:rPr>
          <w:color w:val="000000" w:themeColor="text1"/>
        </w:rPr>
        <w:t>to smooth the coefficient of the temperature anomaly</w:t>
      </w:r>
      <w:ins w:id="719" w:author="Ezzati, Majid" w:date="2019-01-19T21:00:00Z">
        <w:r w:rsidR="00553545">
          <w:rPr>
            <w:color w:val="000000" w:themeColor="text1"/>
          </w:rPr>
          <w:t xml:space="preserve"> across </w:t>
        </w:r>
      </w:ins>
      <w:ins w:id="720" w:author="Robbie Parks" w:date="2019-01-22T12:14:00Z">
        <w:r w:rsidR="00676965">
          <w:rPr>
            <w:color w:val="000000" w:themeColor="text1"/>
          </w:rPr>
          <w:t xml:space="preserve">months. </w:t>
        </w:r>
      </w:ins>
      <w:ins w:id="721" w:author="Ezzati, Majid" w:date="2019-01-19T21:00:00Z">
        <w:del w:id="722" w:author="Robbie Parks" w:date="2019-01-22T12:14:00Z">
          <w:r w:rsidR="00553545" w:rsidDel="00676965">
            <w:rPr>
              <w:color w:val="000000" w:themeColor="text1"/>
            </w:rPr>
            <w:delText>months</w:delText>
          </w:r>
        </w:del>
      </w:ins>
      <w:del w:id="723" w:author="Robbie Parks" w:date="2019-01-22T12:14:00Z">
        <w:r w:rsidR="002A16CF" w:rsidDel="00676965">
          <w:rPr>
            <w:color w:val="000000" w:themeColor="text1"/>
          </w:rPr>
          <w:delText xml:space="preserve"> </w:delText>
        </w:r>
        <w:r w:rsidR="005C09A4" w:rsidDel="00676965">
          <w:rPr>
            <w:color w:val="000000" w:themeColor="text1"/>
          </w:rPr>
          <w:delText xml:space="preserve">which allows neighbouring months to share information, </w:delText>
        </w:r>
      </w:del>
      <w:del w:id="724" w:author="Robbie Parks" w:date="2019-01-21T19:30:00Z">
        <w:r w:rsidR="005C09A4" w:rsidDel="007F3E5A">
          <w:rPr>
            <w:color w:val="000000" w:themeColor="text1"/>
          </w:rPr>
          <w:delText>useful where there may be a lack of available data</w:delText>
        </w:r>
      </w:del>
      <w:del w:id="725" w:author="Robbie Parks" w:date="2019-01-22T12:14:00Z">
        <w:r w:rsidR="005C09A4" w:rsidDel="00676965">
          <w:rPr>
            <w:color w:val="000000" w:themeColor="text1"/>
          </w:rPr>
          <w:delText xml:space="preserve">. </w:delText>
        </w:r>
      </w:del>
      <w:ins w:id="726" w:author="Ezzati, Majid" w:date="2019-01-19T21:01:00Z">
        <w:del w:id="727" w:author="Robbie Parks" w:date="2019-01-21T19:09:00Z">
          <w:r w:rsidR="00553545" w:rsidRPr="00553545" w:rsidDel="001672EB">
            <w:rPr>
              <w:color w:val="000000" w:themeColor="text1"/>
              <w:highlight w:val="yellow"/>
              <w:rPrChange w:id="728" w:author="Ezzati, Majid" w:date="2019-01-19T21:01:00Z">
                <w:rPr>
                  <w:color w:val="000000" w:themeColor="text1"/>
                </w:rPr>
              </w:rPrChange>
            </w:rPr>
            <w:delText>Was cyclical i.e.</w:delText>
          </w:r>
          <w:r w:rsidR="00553545" w:rsidDel="001672EB">
            <w:rPr>
              <w:color w:val="000000" w:themeColor="text1"/>
            </w:rPr>
            <w:delText xml:space="preserve"> </w:delText>
          </w:r>
        </w:del>
      </w:ins>
      <w:del w:id="729" w:author="Bixby, Honor R H" w:date="2019-01-22T18:58:00Z">
        <w:r w:rsidR="005C09A4" w:rsidDel="00B75744">
          <w:rPr>
            <w:color w:val="000000" w:themeColor="text1"/>
          </w:rPr>
          <w:delText xml:space="preserve">We also </w:delText>
        </w:r>
        <w:r w:rsidRPr="00284EE0" w:rsidDel="00B75744">
          <w:rPr>
            <w:color w:val="000000" w:themeColor="text1"/>
          </w:rPr>
          <w:delText>allow</w:delText>
        </w:r>
        <w:r w:rsidR="005C09A4" w:rsidDel="00B75744">
          <w:rPr>
            <w:color w:val="000000" w:themeColor="text1"/>
          </w:rPr>
          <w:delText xml:space="preserve">ed </w:delText>
        </w:r>
        <w:r w:rsidRPr="00284EE0" w:rsidDel="00B75744">
          <w:rPr>
            <w:color w:val="000000" w:themeColor="text1"/>
          </w:rPr>
          <w:delText>December to neighbour January.</w:delText>
        </w:r>
        <w:r w:rsidR="002A16CF" w:rsidRPr="002A16CF" w:rsidDel="00B75744">
          <w:rPr>
            <w:color w:val="000000" w:themeColor="text1"/>
            <w:lang w:val="en-US"/>
          </w:rPr>
          <w:delText xml:space="preserve"> </w:delText>
        </w:r>
      </w:del>
      <w:ins w:id="730" w:author="Robbie Parks" w:date="2019-01-22T12:20:00Z">
        <w:r w:rsidR="00C628E2">
          <w:rPr>
            <w:color w:val="000000" w:themeColor="text1"/>
            <w:lang w:val="en-US"/>
          </w:rPr>
          <w:t xml:space="preserve">The role of </w:t>
        </w:r>
      </w:ins>
      <w:ins w:id="731" w:author="Robbie Parks" w:date="2019-01-22T12:19:00Z">
        <w:r w:rsidR="00C628E2">
          <w:rPr>
            <w:color w:val="000000" w:themeColor="text1"/>
            <w:lang w:val="en-US"/>
          </w:rPr>
          <w:t xml:space="preserve">temperature anomaly </w:t>
        </w:r>
      </w:ins>
      <w:ins w:id="732" w:author="Robbie Parks" w:date="2019-01-22T12:20:00Z">
        <w:r w:rsidR="00C628E2">
          <w:rPr>
            <w:color w:val="000000" w:themeColor="text1"/>
            <w:lang w:val="en-US"/>
          </w:rPr>
          <w:t xml:space="preserve">was therefore allowed </w:t>
        </w:r>
      </w:ins>
      <w:ins w:id="733" w:author="Robbie Parks" w:date="2019-01-22T12:19:00Z">
        <w:r w:rsidR="00C628E2">
          <w:rPr>
            <w:color w:val="000000" w:themeColor="text1"/>
            <w:lang w:val="en-US"/>
          </w:rPr>
          <w:t>to differ for different injuries</w:t>
        </w:r>
        <w:commentRangeStart w:id="734"/>
        <w:r w:rsidR="00C628E2">
          <w:rPr>
            <w:color w:val="000000" w:themeColor="text1"/>
            <w:lang w:val="en-US"/>
          </w:rPr>
          <w:t xml:space="preserve">, men and women, </w:t>
        </w:r>
      </w:ins>
      <w:commentRangeEnd w:id="734"/>
      <w:r w:rsidR="00B75744">
        <w:rPr>
          <w:rStyle w:val="CommentReference"/>
          <w:rFonts w:asciiTheme="minorHAnsi" w:hAnsiTheme="minorHAnsi" w:cstheme="minorBidi"/>
          <w:lang w:eastAsia="en-US"/>
        </w:rPr>
        <w:commentReference w:id="734"/>
      </w:r>
      <w:ins w:id="735" w:author="Robbie Parks" w:date="2019-01-22T12:19:00Z">
        <w:r w:rsidR="00C628E2">
          <w:rPr>
            <w:color w:val="000000" w:themeColor="text1"/>
            <w:lang w:val="en-US"/>
          </w:rPr>
          <w:t>and different age groups.</w:t>
        </w:r>
      </w:ins>
      <w:ins w:id="736" w:author="Robbie Parks" w:date="2019-01-22T12:20:00Z">
        <w:r w:rsidR="00D72140">
          <w:rPr>
            <w:color w:val="000000" w:themeColor="text1"/>
            <w:lang w:val="en-US"/>
          </w:rPr>
          <w:t xml:space="preserve"> </w:t>
        </w:r>
      </w:ins>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9C2BC0">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41&lt;/sup&gt;","plainTextFormattedCitation":"41","previouslyFormattedCitation":"&lt;sup&gt;41&lt;/sup&gt;"},"properties":{"noteIndex":0},"schema":"https://github.com/citation-style-language/schema/raw/master/csl-citation.json"}</w:instrText>
      </w:r>
      <w:r w:rsidR="002A16CF">
        <w:rPr>
          <w:color w:val="000000" w:themeColor="text1"/>
          <w:lang w:val="en-US"/>
        </w:rPr>
        <w:fldChar w:fldCharType="separate"/>
      </w:r>
      <w:r w:rsidR="008F546C" w:rsidRPr="008F546C">
        <w:rPr>
          <w:noProof/>
          <w:color w:val="000000" w:themeColor="text1"/>
          <w:vertAlign w:val="superscript"/>
          <w:lang w:val="en-US"/>
        </w:rPr>
        <w:t>41</w:t>
      </w:r>
      <w:r w:rsidR="002A16CF">
        <w:rPr>
          <w:color w:val="000000" w:themeColor="text1"/>
          <w:lang w:val="en-US"/>
        </w:rPr>
        <w:fldChar w:fldCharType="end"/>
      </w:r>
      <w:r w:rsidR="002A16CF">
        <w:rPr>
          <w:color w:val="000000" w:themeColor="text1"/>
          <w:lang w:val="en-US"/>
        </w:rPr>
        <w:t xml:space="preserve"> </w:t>
      </w:r>
      <w:del w:id="737" w:author="Ezzati, Majid" w:date="2019-01-19T21:01:00Z">
        <w:r w:rsidR="006E3D6A" w:rsidDel="00553545">
          <w:rPr>
            <w:color w:val="000000" w:themeColor="text1"/>
            <w:lang w:val="en-US"/>
          </w:rPr>
          <w:delText xml:space="preserve">Our analysis was separate </w:delText>
        </w:r>
      </w:del>
      <w:ins w:id="738" w:author="Ezzati, Majid" w:date="2019-01-19T21:01:00Z">
        <w:del w:id="739" w:author="Robbie Parks" w:date="2019-01-22T12:19:00Z">
          <w:r w:rsidR="00553545" w:rsidDel="00C628E2">
            <w:rPr>
              <w:color w:val="000000" w:themeColor="text1"/>
              <w:lang w:val="en-US"/>
            </w:rPr>
            <w:delText xml:space="preserve">We </w:delText>
          </w:r>
        </w:del>
        <w:del w:id="740" w:author="Robbie Parks" w:date="2019-01-21T18:30:00Z">
          <w:r w:rsidR="00553545" w:rsidDel="00211211">
            <w:rPr>
              <w:color w:val="000000" w:themeColor="text1"/>
              <w:lang w:val="en-US"/>
            </w:rPr>
            <w:delText>analysed</w:delText>
          </w:r>
        </w:del>
        <w:del w:id="741" w:author="Robbie Parks" w:date="2019-01-22T12:19:00Z">
          <w:r w:rsidR="00553545" w:rsidDel="00C628E2">
            <w:rPr>
              <w:color w:val="000000" w:themeColor="text1"/>
              <w:lang w:val="en-US"/>
            </w:rPr>
            <w:delText xml:space="preserve"> each </w:delText>
          </w:r>
        </w:del>
      </w:ins>
      <w:del w:id="742" w:author="Robbie Parks" w:date="2019-01-22T12:19:00Z">
        <w:r w:rsidR="006E3D6A" w:rsidDel="00C628E2">
          <w:rPr>
            <w:color w:val="000000" w:themeColor="text1"/>
            <w:lang w:val="en-US"/>
          </w:rPr>
          <w:delText>by type of injury, age group and sex</w:delText>
        </w:r>
      </w:del>
      <w:ins w:id="743" w:author="Ezzati, Majid" w:date="2019-01-19T21:02:00Z">
        <w:del w:id="744" w:author="Robbie Parks" w:date="2019-01-22T12:19:00Z">
          <w:r w:rsidR="00553545" w:rsidDel="00C628E2">
            <w:rPr>
              <w:color w:val="000000" w:themeColor="text1"/>
              <w:lang w:val="en-US"/>
            </w:rPr>
            <w:delText xml:space="preserve"> separately to allow the role of temperature </w:delText>
          </w:r>
        </w:del>
      </w:ins>
      <w:ins w:id="745" w:author="Ezzati, Majid" w:date="2019-01-19T21:03:00Z">
        <w:del w:id="746" w:author="Robbie Parks" w:date="2019-01-22T12:19:00Z">
          <w:r w:rsidR="00553545" w:rsidDel="00C628E2">
            <w:rPr>
              <w:color w:val="000000" w:themeColor="text1"/>
              <w:lang w:val="en-US"/>
            </w:rPr>
            <w:delText>anomaly</w:delText>
          </w:r>
        </w:del>
      </w:ins>
      <w:ins w:id="747" w:author="Ezzati, Majid" w:date="2019-01-19T21:02:00Z">
        <w:del w:id="748" w:author="Robbie Parks" w:date="2019-01-22T12:19:00Z">
          <w:r w:rsidR="00553545" w:rsidDel="00C628E2">
            <w:rPr>
              <w:color w:val="000000" w:themeColor="text1"/>
              <w:lang w:val="en-US"/>
            </w:rPr>
            <w:delText xml:space="preserve"> </w:delText>
          </w:r>
        </w:del>
      </w:ins>
      <w:ins w:id="749" w:author="Ezzati, Majid" w:date="2019-01-19T21:03:00Z">
        <w:del w:id="750" w:author="Robbie Parks" w:date="2019-01-22T12:19:00Z">
          <w:r w:rsidR="00553545" w:rsidDel="00C628E2">
            <w:rPr>
              <w:color w:val="000000" w:themeColor="text1"/>
              <w:lang w:val="en-US"/>
            </w:rPr>
            <w:delText>to differ for different injuries, men and women, and different age groups</w:delText>
          </w:r>
        </w:del>
      </w:ins>
      <w:del w:id="751" w:author="Robbie Parks" w:date="2019-01-22T12:19:00Z">
        <w:r w:rsidR="006E3D6A" w:rsidDel="00C628E2">
          <w:rPr>
            <w:color w:val="000000" w:themeColor="text1"/>
            <w:lang w:val="en-US"/>
          </w:rPr>
          <w:delText>.</w:delText>
        </w:r>
      </w:del>
    </w:p>
    <w:p w14:paraId="0F49453D" w14:textId="77777777" w:rsidR="00FA3851" w:rsidRPr="00636C9B" w:rsidRDefault="00FA3851" w:rsidP="00FF023E">
      <w:pPr>
        <w:spacing w:line="480" w:lineRule="auto"/>
        <w:jc w:val="both"/>
        <w:outlineLvl w:val="0"/>
        <w:rPr>
          <w:color w:val="000000" w:themeColor="text1"/>
        </w:rPr>
      </w:pPr>
    </w:p>
    <w:p w14:paraId="3CFEB974" w14:textId="15FF95F7" w:rsidR="00701866" w:rsidRDefault="003351F5" w:rsidP="00FF023E">
      <w:pPr>
        <w:spacing w:line="480" w:lineRule="auto"/>
        <w:jc w:val="both"/>
        <w:outlineLvl w:val="0"/>
        <w:rPr>
          <w:ins w:id="752" w:author="Microsoft Office User" w:date="2019-01-21T15:37:00Z"/>
          <w:color w:val="000000" w:themeColor="text1"/>
        </w:rPr>
      </w:pPr>
      <w:r>
        <w:rPr>
          <w:color w:val="000000" w:themeColor="text1"/>
        </w:rPr>
        <w:t xml:space="preserve">We estimated the mortality impact </w:t>
      </w:r>
      <w:ins w:id="753" w:author="Robbie Parks" w:date="2019-01-21T19:32:00Z">
        <w:r w:rsidR="00504C5A">
          <w:rPr>
            <w:color w:val="000000" w:themeColor="text1"/>
          </w:rPr>
          <w:t xml:space="preserve">of </w:t>
        </w:r>
      </w:ins>
      <w:r w:rsidR="004A2FCB">
        <w:rPr>
          <w:color w:val="000000" w:themeColor="text1"/>
        </w:rPr>
        <w:t>a national year-round temperature anomaly</w:t>
      </w:r>
      <w:r>
        <w:t>,</w:t>
      </w:r>
      <w:del w:id="754" w:author="Robbie Parks" w:date="2019-01-22T16:00:00Z">
        <w:r w:rsidDel="004731A0">
          <w:delText xml:space="preserve"> </w:delText>
        </w:r>
      </w:del>
      <w:ins w:id="755" w:author="Robbie Parks" w:date="2019-01-22T15:55:00Z">
        <w:r w:rsidR="00FC4726">
          <w:t xml:space="preserve"> </w:t>
        </w:r>
      </w:ins>
      <w:r>
        <w:t>using the population of the last year in our period of analysis</w:t>
      </w:r>
      <w:ins w:id="756" w:author="Robbie Parks" w:date="2019-01-21T19:40:00Z">
        <w:r w:rsidR="00CB4164">
          <w:t xml:space="preserve">, </w:t>
        </w:r>
      </w:ins>
      <w:del w:id="757" w:author="Robbie Parks" w:date="2019-01-21T19:40:00Z">
        <w:r w:rsidDel="00CB4164">
          <w:delText xml:space="preserve"> (</w:delText>
        </w:r>
      </w:del>
      <w:r>
        <w:t>2016</w:t>
      </w:r>
      <w:ins w:id="758" w:author="Robbie Parks" w:date="2019-01-21T19:40:00Z">
        <w:r w:rsidR="00CB4164">
          <w:t xml:space="preserve"> (Figure 4)</w:t>
        </w:r>
      </w:ins>
      <w:del w:id="759" w:author="Robbie Parks" w:date="2019-01-21T19:40:00Z">
        <w:r w:rsidDel="00CB4164">
          <w:delText>)</w:delText>
        </w:r>
      </w:del>
      <w:r w:rsidRPr="00636C9B">
        <w:rPr>
          <w:color w:val="000000" w:themeColor="text1"/>
        </w:rPr>
        <w:t>.</w:t>
      </w:r>
      <w:del w:id="760" w:author="Robbie Parks" w:date="2019-01-22T15:55:00Z">
        <w:r w:rsidDel="00FC4726">
          <w:rPr>
            <w:color w:val="000000" w:themeColor="text1"/>
          </w:rPr>
          <w:fldChar w:fldCharType="begin" w:fldLock="1"/>
        </w:r>
        <w:r w:rsidR="009C2BC0" w:rsidRPr="00AA2020" w:rsidDel="00FC4726">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13&lt;/sup&gt;","plainTextFormattedCitation":"13","previouslyFormattedCitation":"&lt;sup&gt;13&lt;/sup&gt;"},"properties":{"noteIndex":0},"schema":"https://github.com/citation-style-lang</w:delInstrText>
        </w:r>
        <w:r w:rsidR="009C2BC0" w:rsidRPr="00E8127C" w:rsidDel="00FC4726">
          <w:rPr>
            <w:color w:val="000000" w:themeColor="text1"/>
          </w:rPr>
          <w:delInstrText>uage/schema/raw/master/csl-citation.json"}</w:delInstrText>
        </w:r>
        <w:r w:rsidDel="00FC4726">
          <w:rPr>
            <w:color w:val="000000" w:themeColor="text1"/>
          </w:rPr>
          <w:fldChar w:fldCharType="separate"/>
        </w:r>
        <w:r w:rsidR="008F546C" w:rsidRPr="00AA2020" w:rsidDel="00FC4726">
          <w:rPr>
            <w:noProof/>
            <w:color w:val="000000" w:themeColor="text1"/>
            <w:vertAlign w:val="superscript"/>
          </w:rPr>
          <w:delText>13</w:delText>
        </w:r>
        <w:r w:rsidDel="00FC4726">
          <w:rPr>
            <w:color w:val="000000" w:themeColor="text1"/>
          </w:rPr>
          <w:fldChar w:fldCharType="end"/>
        </w:r>
      </w:del>
      <w:ins w:id="761" w:author="Robbie Parks" w:date="2019-01-21T19:39:00Z">
        <w:r w:rsidR="00CB4164">
          <w:rPr>
            <w:color w:val="000000" w:themeColor="text1"/>
          </w:rPr>
          <w:t xml:space="preserve"> </w:t>
        </w:r>
      </w:ins>
      <w:ins w:id="762" w:author="Robbie Parks" w:date="2019-01-21T19:40:00Z">
        <w:r w:rsidR="001B594D">
          <w:rPr>
            <w:color w:val="000000" w:themeColor="text1"/>
          </w:rPr>
          <w:t>To achieve this</w:t>
        </w:r>
      </w:ins>
      <w:ins w:id="763" w:author="Robbie Parks" w:date="2019-01-21T19:39:00Z">
        <w:r w:rsidR="00CB4164" w:rsidRPr="00636C9B">
          <w:rPr>
            <w:color w:val="000000" w:themeColor="text1"/>
          </w:rPr>
          <w:t xml:space="preserve">, we multiplied the actual death counts in 2016 by the excess risk of each monthly temperature anomaly term. We then obtained an estimate of the change in deaths for a uniform increase of 1°C in each month and state, </w:t>
        </w:r>
      </w:ins>
      <w:ins w:id="764" w:author="Robbie Parks" w:date="2019-01-22T16:01:00Z">
        <w:r w:rsidR="004731A0">
          <w:t xml:space="preserve">realistic </w:t>
        </w:r>
        <w:r w:rsidR="00C3554B">
          <w:t xml:space="preserve">in our lifetimes </w:t>
        </w:r>
        <w:r w:rsidR="004731A0">
          <w:t>under current projections of global climate change,</w:t>
        </w:r>
        <w:r w:rsidR="004731A0">
          <w:rPr>
            <w:color w:val="000000" w:themeColor="text1"/>
          </w:rPr>
          <w:fldChar w:fldCharType="begin" w:fldLock="1"/>
        </w:r>
      </w:ins>
      <w:r w:rsidR="001A4D79">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ins w:id="765" w:author="Robbie Parks" w:date="2019-01-22T16:01:00Z">
        <w:r w:rsidR="004731A0">
          <w:rPr>
            <w:color w:val="000000" w:themeColor="text1"/>
          </w:rPr>
          <w:fldChar w:fldCharType="separate"/>
        </w:r>
      </w:ins>
      <w:r w:rsidR="00B31EA3" w:rsidRPr="00B31EA3">
        <w:rPr>
          <w:noProof/>
          <w:color w:val="000000" w:themeColor="text1"/>
          <w:vertAlign w:val="superscript"/>
        </w:rPr>
        <w:t>15</w:t>
      </w:r>
      <w:ins w:id="766" w:author="Robbie Parks" w:date="2019-01-22T16:01:00Z">
        <w:r w:rsidR="004731A0">
          <w:rPr>
            <w:color w:val="000000" w:themeColor="text1"/>
          </w:rPr>
          <w:fldChar w:fldCharType="end"/>
        </w:r>
        <w:r w:rsidR="004731A0">
          <w:rPr>
            <w:color w:val="000000" w:themeColor="text1"/>
          </w:rPr>
          <w:t xml:space="preserve"> </w:t>
        </w:r>
      </w:ins>
      <w:ins w:id="767" w:author="Robbie Parks" w:date="2019-01-21T19:39:00Z">
        <w:r w:rsidR="00CB4164" w:rsidRPr="00636C9B">
          <w:rPr>
            <w:color w:val="000000" w:themeColor="text1"/>
          </w:rPr>
          <w:t xml:space="preserve">which we summarised by </w:t>
        </w:r>
        <w:r w:rsidR="00CB4164">
          <w:rPr>
            <w:color w:val="000000" w:themeColor="text1"/>
          </w:rPr>
          <w:t>type</w:t>
        </w:r>
        <w:r w:rsidR="00CB4164" w:rsidRPr="00636C9B">
          <w:rPr>
            <w:color w:val="000000" w:themeColor="text1"/>
          </w:rPr>
          <w:t xml:space="preserve"> of injury death, sex and age.</w:t>
        </w:r>
      </w:ins>
    </w:p>
    <w:p w14:paraId="5CCEBD7B" w14:textId="3428A3B9" w:rsidR="003E1C82" w:rsidRDefault="003E1C82" w:rsidP="00FF023E">
      <w:pPr>
        <w:spacing w:line="480" w:lineRule="auto"/>
        <w:jc w:val="both"/>
        <w:outlineLvl w:val="0"/>
        <w:rPr>
          <w:ins w:id="768" w:author="Microsoft Office User" w:date="2019-01-21T15:37:00Z"/>
          <w:color w:val="000000" w:themeColor="text1"/>
        </w:rPr>
      </w:pPr>
    </w:p>
    <w:p w14:paraId="161DC33B" w14:textId="53E6B4F6" w:rsidR="003E1C82" w:rsidRDefault="003E1C82" w:rsidP="00FF023E">
      <w:pPr>
        <w:spacing w:line="480" w:lineRule="auto"/>
        <w:jc w:val="both"/>
        <w:outlineLvl w:val="0"/>
        <w:rPr>
          <w:ins w:id="769" w:author="Microsoft Office User" w:date="2019-01-21T15:37:00Z"/>
          <w:i/>
          <w:color w:val="000000" w:themeColor="text1"/>
        </w:rPr>
      </w:pPr>
      <w:ins w:id="770" w:author="Microsoft Office User" w:date="2019-01-21T15:37:00Z">
        <w:r>
          <w:rPr>
            <w:i/>
            <w:color w:val="000000" w:themeColor="text1"/>
          </w:rPr>
          <w:t>Sensitivity analysis</w:t>
        </w:r>
      </w:ins>
    </w:p>
    <w:p w14:paraId="54B92FD0" w14:textId="25DB859C" w:rsidR="003E1C82" w:rsidRDefault="003E1C82" w:rsidP="00FF023E">
      <w:pPr>
        <w:spacing w:line="480" w:lineRule="auto"/>
        <w:jc w:val="both"/>
        <w:outlineLvl w:val="0"/>
        <w:rPr>
          <w:ins w:id="771" w:author="Microsoft Office User" w:date="2019-01-21T15:37:00Z"/>
          <w:i/>
          <w:color w:val="000000" w:themeColor="text1"/>
        </w:rPr>
      </w:pPr>
    </w:p>
    <w:p w14:paraId="307BB3A0" w14:textId="388C5EA8" w:rsidR="003E1C82" w:rsidRPr="00542390" w:rsidDel="00B5786D" w:rsidRDefault="003E1C82" w:rsidP="003E1C82">
      <w:pPr>
        <w:spacing w:line="480" w:lineRule="auto"/>
        <w:jc w:val="both"/>
        <w:rPr>
          <w:ins w:id="772" w:author="Microsoft Office User" w:date="2019-01-21T15:37:00Z"/>
          <w:del w:id="773" w:author="Robbie Parks" w:date="2019-01-21T19:40:00Z"/>
        </w:rPr>
      </w:pPr>
      <w:ins w:id="774" w:author="Microsoft Office User" w:date="2019-01-21T15:37:00Z">
        <w:r w:rsidRPr="00EF44EF">
          <w:t xml:space="preserve">We conducted sensitivity analyses to ensure that our results were robust to </w:t>
        </w:r>
        <w:r w:rsidRPr="000921D6">
          <w:t xml:space="preserve">how we measured anomalous </w:t>
        </w:r>
        <w:del w:id="775" w:author="Bixby, Honor R H" w:date="2019-01-22T19:02:00Z">
          <w:r w:rsidRPr="000921D6" w:rsidDel="00B75744">
            <w:delText>weather</w:delText>
          </w:r>
        </w:del>
      </w:ins>
      <w:ins w:id="776" w:author="Bixby, Honor R H" w:date="2019-01-22T19:02:00Z">
        <w:r w:rsidR="00B75744">
          <w:t>temperature</w:t>
        </w:r>
      </w:ins>
      <w:ins w:id="777" w:author="Microsoft Office User" w:date="2019-01-21T15:37:00Z">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del w:id="778" w:author="Bixby, Honor R H" w:date="2019-01-22T19:11:00Z">
          <w:r w:rsidDel="001E5AE6">
            <w:delText xml:space="preserve">alternatively </w:delText>
          </w:r>
        </w:del>
        <w:del w:id="779" w:author="Bixby, Honor R H" w:date="2019-01-22T19:04:00Z">
          <w:r w:rsidDel="001E5AE6">
            <w:delText>did this</w:delText>
          </w:r>
          <w:r w:rsidRPr="00EF44EF" w:rsidDel="001E5AE6">
            <w:delText xml:space="preserve"> </w:delText>
          </w:r>
        </w:del>
        <w:r w:rsidRPr="00EF44EF">
          <w:t>based</w:t>
        </w:r>
      </w:ins>
      <w:ins w:id="780" w:author="Bixby, Honor R H" w:date="2019-01-22T19:03:00Z">
        <w:r w:rsidR="001E5AE6">
          <w:t xml:space="preserve"> these</w:t>
        </w:r>
      </w:ins>
      <w:ins w:id="781" w:author="Microsoft Office User" w:date="2019-01-21T15:37:00Z">
        <w:r w:rsidRPr="00EF44EF">
          <w:t xml:space="preserve"> on daily maxim</w:t>
        </w:r>
      </w:ins>
      <w:ins w:id="782" w:author="Bixby, Honor R H" w:date="2019-01-22T19:11:00Z">
        <w:r w:rsidR="001E5AE6">
          <w:t>a</w:t>
        </w:r>
      </w:ins>
      <w:ins w:id="783" w:author="Microsoft Office User" w:date="2019-01-21T15:37:00Z">
        <w:del w:id="784" w:author="Bixby, Honor R H" w:date="2019-01-22T19:11:00Z">
          <w:r w:rsidRPr="00EF44EF" w:rsidDel="001E5AE6">
            <w:delText>um</w:delText>
          </w:r>
        </w:del>
        <w:r>
          <w:t xml:space="preserve"> and </w:t>
        </w:r>
        <w:r w:rsidRPr="00EF44EF">
          <w:t>mini</w:t>
        </w:r>
      </w:ins>
      <w:ins w:id="785" w:author="Bixby, Honor R H" w:date="2019-01-22T19:12:00Z">
        <w:r w:rsidR="001E5AE6">
          <w:t>ma</w:t>
        </w:r>
      </w:ins>
      <w:ins w:id="786" w:author="Microsoft Office User" w:date="2019-01-21T15:37:00Z">
        <w:del w:id="787" w:author="Bixby, Honor R H" w:date="2019-01-22T19:11:00Z">
          <w:r w:rsidRPr="00EF44EF" w:rsidDel="001E5AE6">
            <w:delText>mum</w:delText>
          </w:r>
        </w:del>
        <w:r w:rsidRPr="000921D6">
          <w:t>.</w:t>
        </w:r>
        <w:r w:rsidRPr="00D06095">
          <w:t xml:space="preserve"> </w:t>
        </w:r>
        <w:del w:id="788" w:author="Bixby, Honor R H" w:date="2019-01-22T19:04:00Z">
          <w:r w:rsidRPr="00D06095" w:rsidDel="001E5AE6">
            <w:delText>However, these</w:delText>
          </w:r>
        </w:del>
      </w:ins>
      <w:ins w:id="789" w:author="Bixby, Honor R H" w:date="2019-01-22T19:04:00Z">
        <w:r w:rsidR="001E5AE6">
          <w:t>These</w:t>
        </w:r>
      </w:ins>
      <w:ins w:id="790" w:author="Microsoft Office User" w:date="2019-01-21T15:37:00Z">
        <w:r w:rsidRPr="00D06095">
          <w:t xml:space="preserve"> measures</w:t>
        </w:r>
      </w:ins>
      <w:ins w:id="791" w:author="Bixby, Honor R H" w:date="2019-01-22T19:08:00Z">
        <w:r w:rsidR="001E5AE6">
          <w:t>, not presented here,</w:t>
        </w:r>
      </w:ins>
      <w:ins w:id="792" w:author="Microsoft Office User" w:date="2019-01-21T15:37:00Z">
        <w:r w:rsidRPr="00D06095">
          <w:t xml:space="preserve"> </w:t>
        </w:r>
        <w:r>
          <w:t>were strongly correlated</w:t>
        </w:r>
        <w:r w:rsidRPr="00EF44EF">
          <w:t xml:space="preserve"> to those</w:t>
        </w:r>
        <w:r w:rsidRPr="003017A9">
          <w:t xml:space="preserve"> generated</w:t>
        </w:r>
        <w:r w:rsidRPr="00EF44EF">
          <w:t xml:space="preserve"> from daily mean</w:t>
        </w:r>
        <w:r>
          <w:t>s</w:t>
        </w:r>
        <w:del w:id="793" w:author="Bixby, Honor R H" w:date="2019-01-22T19:08:00Z">
          <w:r w:rsidRPr="00EF44EF" w:rsidDel="001E5AE6">
            <w:delText xml:space="preserve"> and are not presented here</w:delText>
          </w:r>
        </w:del>
        <w:r w:rsidRPr="00EF44EF">
          <w:t>.</w:t>
        </w:r>
        <w:del w:id="794" w:author="Bixby, Honor R H" w:date="2019-01-22T19:14:00Z">
          <w:r w:rsidRPr="00EF44EF" w:rsidDel="00A84108">
            <w:delText xml:space="preserve"> </w:delText>
          </w:r>
          <w:r w:rsidRPr="00052DDD" w:rsidDel="00A84108">
            <w:delText>Similarly,</w:delText>
          </w:r>
        </w:del>
        <w:r w:rsidRPr="00052DDD">
          <w:t xml:space="preserve"> </w:t>
        </w:r>
        <w:del w:id="795" w:author="Bixby, Honor R H" w:date="2019-01-22T19:13:00Z">
          <w:r w:rsidRPr="00052DDD" w:rsidDel="00A84108">
            <w:delText>when including</w:delText>
          </w:r>
        </w:del>
      </w:ins>
      <w:ins w:id="796" w:author="Bixby, Honor R H" w:date="2019-01-22T19:13:00Z">
        <w:r w:rsidR="00A84108">
          <w:t>We also included</w:t>
        </w:r>
      </w:ins>
      <w:ins w:id="797" w:author="Microsoft Office User" w:date="2019-01-21T15:37:00Z">
        <w:r w:rsidRPr="00052DDD">
          <w:t xml:space="preserve"> more than one temperature </w:t>
        </w:r>
        <w:r>
          <w:t>summary</w:t>
        </w:r>
        <w:r w:rsidRPr="00052DDD">
          <w:t xml:space="preserve"> in the model</w:t>
        </w:r>
        <w:r>
          <w:t>,</w:t>
        </w:r>
        <w:r w:rsidRPr="00052DDD">
          <w:t xml:space="preserve"> such as </w:t>
        </w:r>
        <w:del w:id="798" w:author="Bixby, Honor R H" w:date="2019-01-22T19:05:00Z">
          <w:r w:rsidDel="001E5AE6">
            <w:delText xml:space="preserve">adding the </w:delText>
          </w:r>
        </w:del>
        <w:r>
          <w:t xml:space="preserve">monthly temperature </w:t>
        </w:r>
        <w:r w:rsidRPr="00052DDD">
          <w:t>standard deviation</w:t>
        </w:r>
      </w:ins>
      <w:ins w:id="799" w:author="Bixby, Honor R H" w:date="2019-01-22T19:12:00Z">
        <w:r w:rsidR="001E5AE6">
          <w:t xml:space="preserve"> </w:t>
        </w:r>
      </w:ins>
      <w:ins w:id="800" w:author="Bixby, Honor R H" w:date="2019-01-22T19:16:00Z">
        <w:r w:rsidR="00A84108">
          <w:t>or</w:t>
        </w:r>
      </w:ins>
      <w:ins w:id="801" w:author="Bixby, Honor R H" w:date="2019-01-22T19:15:00Z">
        <w:r w:rsidR="00A84108">
          <w:t xml:space="preserve"> </w:t>
        </w:r>
      </w:ins>
      <w:ins w:id="802" w:author="Microsoft Office User" w:date="2019-01-21T15:37:00Z">
        <w:del w:id="803" w:author="Bixby, Honor R H" w:date="2019-01-22T19:12:00Z">
          <w:r w:rsidRPr="00052DDD" w:rsidDel="001E5AE6">
            <w:delText>;</w:delText>
          </w:r>
        </w:del>
        <w:del w:id="804" w:author="Bixby, Honor R H" w:date="2019-01-22T19:15:00Z">
          <w:r w:rsidRPr="00052DDD" w:rsidDel="00A84108">
            <w:delText xml:space="preserve"> </w:delText>
          </w:r>
        </w:del>
      </w:ins>
      <w:ins w:id="805" w:author="Bixby, Honor R H" w:date="2019-01-22T19:14:00Z">
        <w:r w:rsidR="00A84108">
          <w:t xml:space="preserve"> </w:t>
        </w:r>
      </w:ins>
      <w:ins w:id="806" w:author="Microsoft Office User" w:date="2019-01-21T15:37:00Z">
        <w:r w:rsidRPr="00052DDD">
          <w:t>heat wave measures, including the number of days in a month (adjusted for length of month) above the 90</w:t>
        </w:r>
        <w:r w:rsidRPr="00052DDD">
          <w:rPr>
            <w:vertAlign w:val="superscript"/>
          </w:rPr>
          <w:t>th</w:t>
        </w:r>
        <w:r w:rsidRPr="00052DDD">
          <w:t xml:space="preserve"> percentile or above an absolute threshold of 30°C</w:t>
        </w:r>
      </w:ins>
      <w:ins w:id="807" w:author="Bixby, Honor R H" w:date="2019-01-22T19:13:00Z">
        <w:r w:rsidR="00A84108">
          <w:t>.</w:t>
        </w:r>
      </w:ins>
      <w:ins w:id="808" w:author="Microsoft Office User" w:date="2019-01-21T15:37:00Z">
        <w:del w:id="809" w:author="Bixby, Honor R H" w:date="2019-01-22T19:13:00Z">
          <w:r w:rsidRPr="00052DDD" w:rsidDel="00A84108">
            <w:delText>;</w:delText>
          </w:r>
        </w:del>
        <w:r w:rsidRPr="00052DDD">
          <w:t xml:space="preserve"> </w:t>
        </w:r>
      </w:ins>
      <w:ins w:id="810" w:author="Bixby, Honor R H" w:date="2019-01-22T19:13:00Z">
        <w:r w:rsidR="00A84108">
          <w:t>T</w:t>
        </w:r>
      </w:ins>
      <w:ins w:id="811" w:author="Microsoft Office User" w:date="2019-01-21T15:37:00Z">
        <w:del w:id="812" w:author="Bixby, Honor R H" w:date="2019-01-22T19:13:00Z">
          <w:r w:rsidRPr="00052DDD" w:rsidDel="00A84108">
            <w:delText>t</w:delText>
          </w:r>
        </w:del>
        <w:r w:rsidRPr="00052DDD">
          <w:t xml:space="preserve">he additional deaths result remained similar to the single variable model, </w:t>
        </w:r>
      </w:ins>
      <w:ins w:id="813" w:author="Bixby, Honor R H" w:date="2019-01-22T19:14:00Z">
        <w:r w:rsidR="00A84108">
          <w:t xml:space="preserve">similarly </w:t>
        </w:r>
      </w:ins>
      <w:ins w:id="814" w:author="Microsoft Office User" w:date="2019-01-21T15:37:00Z">
        <w:r w:rsidRPr="00052DDD">
          <w:t>due to the collinearity of other measures with mean monthly temperature.</w:t>
        </w:r>
        <w:r>
          <w:t xml:space="preserve"> </w:t>
        </w:r>
      </w:ins>
    </w:p>
    <w:p w14:paraId="71A1733B" w14:textId="77777777" w:rsidR="003E1C82" w:rsidRPr="003E1C82" w:rsidRDefault="003E1C82">
      <w:pPr>
        <w:spacing w:line="480" w:lineRule="auto"/>
        <w:jc w:val="both"/>
        <w:rPr>
          <w:i/>
          <w:color w:val="000000" w:themeColor="text1"/>
        </w:rPr>
        <w:pPrChange w:id="815" w:author="Robbie Parks" w:date="2019-01-21T19:40:00Z">
          <w:pPr>
            <w:spacing w:line="480" w:lineRule="auto"/>
            <w:jc w:val="both"/>
            <w:outlineLvl w:val="0"/>
          </w:pPr>
        </w:pPrChange>
      </w:pP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65429554"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ins w:id="816" w:author="Robbie Parks" w:date="2019-01-22T16:01:00Z">
        <w:r w:rsidR="008325CD">
          <w:t xml:space="preserve">, </w:t>
        </w:r>
      </w:ins>
      <w:del w:id="817" w:author="Robbie Parks" w:date="2019-01-22T16:01:00Z">
        <w:r w:rsidR="00C8394A" w:rsidRPr="00636C9B" w:rsidDel="008325CD">
          <w:delText xml:space="preserve"> and </w:delText>
        </w:r>
      </w:del>
      <w:r w:rsidR="00C8394A" w:rsidRPr="00636C9B">
        <w:t>HTW</w:t>
      </w:r>
      <w:ins w:id="818" w:author="Robbie Parks" w:date="2019-01-22T16:01:00Z">
        <w:r w:rsidR="008325CD">
          <w:t xml:space="preserve"> and RT</w:t>
        </w:r>
      </w:ins>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 xml:space="preserve">Competing </w:t>
      </w:r>
      <w:proofErr w:type="gramStart"/>
      <w:r>
        <w:rPr>
          <w:b/>
        </w:rPr>
        <w:t>interests</w:t>
      </w:r>
      <w:proofErr w:type="gramEnd"/>
      <w:r>
        <w:rPr>
          <w:b/>
        </w:rPr>
        <w:t xml:space="preserve">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0636C395" w14:textId="70EFDAC5" w:rsidR="001A4D79" w:rsidRPr="001A4D79" w:rsidRDefault="00A55581" w:rsidP="001A4D79">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1A4D79" w:rsidRPr="001A4D79">
        <w:rPr>
          <w:noProof/>
          <w:lang w:val="en-US"/>
        </w:rPr>
        <w:t>1.</w:t>
      </w:r>
      <w:r w:rsidR="001A4D79" w:rsidRPr="001A4D79">
        <w:rPr>
          <w:noProof/>
          <w:lang w:val="en-US"/>
        </w:rPr>
        <w:tab/>
        <w:t xml:space="preserve">Watts, N. </w:t>
      </w:r>
      <w:r w:rsidR="001A4D79" w:rsidRPr="001A4D79">
        <w:rPr>
          <w:i/>
          <w:iCs/>
          <w:noProof/>
          <w:lang w:val="en-US"/>
        </w:rPr>
        <w:t>et al.</w:t>
      </w:r>
      <w:r w:rsidR="001A4D79" w:rsidRPr="001A4D79">
        <w:rPr>
          <w:noProof/>
          <w:lang w:val="en-US"/>
        </w:rPr>
        <w:t xml:space="preserve"> The 2018 report of the Lancet Countdown on health and climate change: shaping health of nations for centuries to come. </w:t>
      </w:r>
      <w:r w:rsidR="001A4D79" w:rsidRPr="001A4D79">
        <w:rPr>
          <w:i/>
          <w:iCs/>
          <w:noProof/>
          <w:lang w:val="en-US"/>
        </w:rPr>
        <w:t>Lancet</w:t>
      </w:r>
      <w:r w:rsidR="001A4D79" w:rsidRPr="001A4D79">
        <w:rPr>
          <w:noProof/>
          <w:lang w:val="en-US"/>
        </w:rPr>
        <w:t xml:space="preserve"> </w:t>
      </w:r>
      <w:r w:rsidR="001A4D79" w:rsidRPr="001A4D79">
        <w:rPr>
          <w:b/>
          <w:bCs/>
          <w:noProof/>
          <w:lang w:val="en-US"/>
        </w:rPr>
        <w:t>6736,</w:t>
      </w:r>
      <w:r w:rsidR="001A4D79" w:rsidRPr="001A4D79">
        <w:rPr>
          <w:noProof/>
          <w:lang w:val="en-US"/>
        </w:rPr>
        <w:t xml:space="preserve"> 1–4 (2018).</w:t>
      </w:r>
    </w:p>
    <w:p w14:paraId="7DF9D58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w:t>
      </w:r>
      <w:r w:rsidRPr="001A4D79">
        <w:rPr>
          <w:noProof/>
          <w:lang w:val="en-US"/>
        </w:rPr>
        <w:tab/>
        <w:t xml:space="preserve">McMichael, A. J., Woodruff, R. E. &amp; Hales, S. Climate change and human health: Present and future risks. </w:t>
      </w:r>
      <w:r w:rsidRPr="001A4D79">
        <w:rPr>
          <w:i/>
          <w:iCs/>
          <w:noProof/>
          <w:lang w:val="en-US"/>
        </w:rPr>
        <w:t>Lancet</w:t>
      </w:r>
      <w:r w:rsidRPr="001A4D79">
        <w:rPr>
          <w:noProof/>
          <w:lang w:val="en-US"/>
        </w:rPr>
        <w:t xml:space="preserve"> (2006). doi:10.1016/S0140-6736(06)68079-3</w:t>
      </w:r>
    </w:p>
    <w:p w14:paraId="7481E1A0"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w:t>
      </w:r>
      <w:r w:rsidRPr="001A4D79">
        <w:rPr>
          <w:noProof/>
          <w:lang w:val="en-US"/>
        </w:rPr>
        <w:tab/>
        <w:t xml:space="preserve">Huang, C. </w:t>
      </w:r>
      <w:r w:rsidRPr="001A4D79">
        <w:rPr>
          <w:i/>
          <w:iCs/>
          <w:noProof/>
          <w:lang w:val="en-US"/>
        </w:rPr>
        <w:t>et al.</w:t>
      </w:r>
      <w:r w:rsidRPr="001A4D79">
        <w:rPr>
          <w:noProof/>
          <w:lang w:val="en-US"/>
        </w:rPr>
        <w:t xml:space="preserve"> Projecting Future heat-related mortality under climate change scenarios: A systematic review. </w:t>
      </w:r>
      <w:r w:rsidRPr="001A4D79">
        <w:rPr>
          <w:i/>
          <w:iCs/>
          <w:noProof/>
          <w:lang w:val="en-US"/>
        </w:rPr>
        <w:t>Environmental Health Perspectives</w:t>
      </w:r>
      <w:r w:rsidRPr="001A4D79">
        <w:rPr>
          <w:noProof/>
          <w:lang w:val="en-US"/>
        </w:rPr>
        <w:t xml:space="preserve"> (2011). doi:10.1289/ehp.1103456</w:t>
      </w:r>
    </w:p>
    <w:p w14:paraId="35B9B6E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4.</w:t>
      </w:r>
      <w:r w:rsidRPr="001A4D79">
        <w:rPr>
          <w:noProof/>
          <w:lang w:val="en-US"/>
        </w:rPr>
        <w:tab/>
        <w:t xml:space="preserve">Gasparrini, A. </w:t>
      </w:r>
      <w:r w:rsidRPr="001A4D79">
        <w:rPr>
          <w:i/>
          <w:iCs/>
          <w:noProof/>
          <w:lang w:val="en-US"/>
        </w:rPr>
        <w:t>et al.</w:t>
      </w:r>
      <w:r w:rsidRPr="001A4D79">
        <w:rPr>
          <w:noProof/>
          <w:lang w:val="en-US"/>
        </w:rPr>
        <w:t xml:space="preserve"> Projections of temperature-related excess mortality under climate change scenarios. </w:t>
      </w:r>
      <w:r w:rsidRPr="001A4D79">
        <w:rPr>
          <w:i/>
          <w:iCs/>
          <w:noProof/>
          <w:lang w:val="en-US"/>
        </w:rPr>
        <w:t>Lancet Planet. Heal.</w:t>
      </w:r>
      <w:r w:rsidRPr="001A4D79">
        <w:rPr>
          <w:noProof/>
          <w:lang w:val="en-US"/>
        </w:rPr>
        <w:t xml:space="preserve"> (2017). doi:10.1016/S2542-5196(17)30156-0</w:t>
      </w:r>
    </w:p>
    <w:p w14:paraId="30A9A40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5.</w:t>
      </w:r>
      <w:r w:rsidRPr="001A4D79">
        <w:rPr>
          <w:noProof/>
          <w:lang w:val="en-US"/>
        </w:rPr>
        <w:tab/>
        <w:t xml:space="preserve">Smith, K. R. </w:t>
      </w:r>
      <w:r w:rsidRPr="001A4D79">
        <w:rPr>
          <w:i/>
          <w:iCs/>
          <w:noProof/>
          <w:lang w:val="en-US"/>
        </w:rPr>
        <w:t>et al.</w:t>
      </w:r>
      <w:r w:rsidRPr="001A4D79">
        <w:rPr>
          <w:noProof/>
          <w:lang w:val="en-US"/>
        </w:rPr>
        <w:t xml:space="preserve"> Human health: Impacts, adaptation, and co-benefits. in </w:t>
      </w:r>
      <w:r w:rsidRPr="001A4D79">
        <w:rPr>
          <w:i/>
          <w:iCs/>
          <w:noProof/>
          <w:lang w:val="en-US"/>
        </w:rPr>
        <w:t>Climate Change 2014 Impacts, Adaptation and Vulnerability: Part A: Global and Sectoral Aspects</w:t>
      </w:r>
      <w:r w:rsidRPr="001A4D79">
        <w:rPr>
          <w:noProof/>
          <w:lang w:val="en-US"/>
        </w:rPr>
        <w:t xml:space="preserve"> (2015). doi:10.1017/CBO9781107415379.016</w:t>
      </w:r>
    </w:p>
    <w:p w14:paraId="7706E65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6.</w:t>
      </w:r>
      <w:r w:rsidRPr="001A4D79">
        <w:rPr>
          <w:noProof/>
          <w:lang w:val="en-US"/>
        </w:rPr>
        <w:tab/>
        <w:t xml:space="preserve">Burke, M. </w:t>
      </w:r>
      <w:r w:rsidRPr="001A4D79">
        <w:rPr>
          <w:i/>
          <w:iCs/>
          <w:noProof/>
          <w:lang w:val="en-US"/>
        </w:rPr>
        <w:t>et al.</w:t>
      </w:r>
      <w:r w:rsidRPr="001A4D79">
        <w:rPr>
          <w:noProof/>
          <w:lang w:val="en-US"/>
        </w:rPr>
        <w:t xml:space="preserve"> Higher temperatures increase suicide rates in the United States and Mexico. </w:t>
      </w:r>
      <w:r w:rsidRPr="001A4D79">
        <w:rPr>
          <w:i/>
          <w:iCs/>
          <w:noProof/>
          <w:lang w:val="en-US"/>
        </w:rPr>
        <w:t>Nat. Clim. Chang.</w:t>
      </w:r>
      <w:r w:rsidRPr="001A4D79">
        <w:rPr>
          <w:noProof/>
          <w:lang w:val="en-US"/>
        </w:rPr>
        <w:t xml:space="preserve"> (2018). doi:10.1038/s41558-018-0222-x</w:t>
      </w:r>
    </w:p>
    <w:p w14:paraId="5EBFF8E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7.</w:t>
      </w:r>
      <w:r w:rsidRPr="001A4D79">
        <w:rPr>
          <w:noProof/>
          <w:lang w:val="en-US"/>
        </w:rPr>
        <w:tab/>
        <w:t xml:space="preserve">Rey, G. </w:t>
      </w:r>
      <w:r w:rsidRPr="001A4D79">
        <w:rPr>
          <w:i/>
          <w:iCs/>
          <w:noProof/>
          <w:lang w:val="en-US"/>
        </w:rPr>
        <w:t>et al.</w:t>
      </w:r>
      <w:r w:rsidRPr="001A4D79">
        <w:rPr>
          <w:noProof/>
          <w:lang w:val="en-US"/>
        </w:rPr>
        <w:t xml:space="preserve"> The impact of major heat waves on all-cause and cause-specific mortality in France from 1971 to 2003. </w:t>
      </w:r>
      <w:r w:rsidRPr="001A4D79">
        <w:rPr>
          <w:i/>
          <w:iCs/>
          <w:noProof/>
          <w:lang w:val="en-US"/>
        </w:rPr>
        <w:t>Int. Arch. Occup. Environ. Health</w:t>
      </w:r>
      <w:r w:rsidRPr="001A4D79">
        <w:rPr>
          <w:noProof/>
          <w:lang w:val="en-US"/>
        </w:rPr>
        <w:t xml:space="preserve"> (2007). doi:10.1007/s00420-007-0173-4</w:t>
      </w:r>
    </w:p>
    <w:p w14:paraId="05BD0A58"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8.</w:t>
      </w:r>
      <w:r w:rsidRPr="001A4D79">
        <w:rPr>
          <w:noProof/>
          <w:lang w:val="en-US"/>
        </w:rPr>
        <w:tab/>
        <w:t xml:space="preserve">Orru, H. &amp; Åström, D. O. Increases in external cause mortality due to high and low temperatures: evidence from northeastern Europe. </w:t>
      </w:r>
      <w:r w:rsidRPr="001A4D79">
        <w:rPr>
          <w:i/>
          <w:iCs/>
          <w:noProof/>
          <w:lang w:val="en-US"/>
        </w:rPr>
        <w:t>Int. J. Biometeorol.</w:t>
      </w:r>
      <w:r w:rsidRPr="001A4D79">
        <w:rPr>
          <w:noProof/>
          <w:lang w:val="en-US"/>
        </w:rPr>
        <w:t xml:space="preserve"> (2017). doi:10.1007/s00484-016-1270-4</w:t>
      </w:r>
    </w:p>
    <w:p w14:paraId="4042839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9.</w:t>
      </w:r>
      <w:r w:rsidRPr="001A4D79">
        <w:rPr>
          <w:noProof/>
          <w:lang w:val="en-US"/>
        </w:rPr>
        <w:tab/>
        <w:t xml:space="preserve">Parks, R. M., Bennett, J. E., Foreman, K. J., Toumi, R. &amp; Ezzati, M. National and regional seasonal dynamics of all-cause and cause-specific mortality in the USA from 1980 to 2016. </w:t>
      </w:r>
      <w:r w:rsidRPr="001A4D79">
        <w:rPr>
          <w:i/>
          <w:iCs/>
          <w:noProof/>
          <w:lang w:val="en-US"/>
        </w:rPr>
        <w:t>Elife</w:t>
      </w:r>
      <w:r w:rsidRPr="001A4D79">
        <w:rPr>
          <w:noProof/>
          <w:lang w:val="en-US"/>
        </w:rPr>
        <w:t xml:space="preserve"> </w:t>
      </w:r>
      <w:r w:rsidRPr="001A4D79">
        <w:rPr>
          <w:b/>
          <w:bCs/>
          <w:noProof/>
          <w:lang w:val="en-US"/>
        </w:rPr>
        <w:t>7,</w:t>
      </w:r>
      <w:r w:rsidRPr="001A4D79">
        <w:rPr>
          <w:noProof/>
          <w:lang w:val="en-US"/>
        </w:rPr>
        <w:t xml:space="preserve"> (2018).</w:t>
      </w:r>
    </w:p>
    <w:p w14:paraId="52BE5B5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10.</w:t>
      </w:r>
      <w:r w:rsidRPr="001A4D79">
        <w:rPr>
          <w:noProof/>
          <w:lang w:val="en-US"/>
        </w:rPr>
        <w:tab/>
        <w:t xml:space="preserve">Rau, R. Seasonality in Human Mortality.  A Demographic Approach. </w:t>
      </w:r>
      <w:r w:rsidRPr="001A4D79">
        <w:rPr>
          <w:i/>
          <w:iCs/>
          <w:noProof/>
          <w:lang w:val="en-US"/>
        </w:rPr>
        <w:t>Wirtschafts- und Sozialwissenschaftlichen Fak.</w:t>
      </w:r>
      <w:r w:rsidRPr="001A4D79">
        <w:rPr>
          <w:noProof/>
          <w:lang w:val="en-US"/>
        </w:rPr>
        <w:t xml:space="preserve"> </w:t>
      </w:r>
      <w:r w:rsidRPr="001A4D79">
        <w:rPr>
          <w:b/>
          <w:bCs/>
          <w:noProof/>
          <w:lang w:val="en-US"/>
        </w:rPr>
        <w:t>PhD,</w:t>
      </w:r>
      <w:r w:rsidRPr="001A4D79">
        <w:rPr>
          <w:noProof/>
          <w:lang w:val="en-US"/>
        </w:rPr>
        <w:t xml:space="preserve"> 361 (2004).</w:t>
      </w:r>
    </w:p>
    <w:p w14:paraId="6BC2261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11.</w:t>
      </w:r>
      <w:r w:rsidRPr="001A4D79">
        <w:rPr>
          <w:noProof/>
          <w:lang w:val="en-US"/>
        </w:rPr>
        <w:tab/>
        <w:t xml:space="preserve">Shi, L., Kloog, I., Zanobetti, A., Liu, P. &amp; Schwartz, J. D. Impacts of temperature and its variability on mortality in New England. </w:t>
      </w:r>
      <w:r w:rsidRPr="001A4D79">
        <w:rPr>
          <w:i/>
          <w:iCs/>
          <w:noProof/>
          <w:lang w:val="en-US"/>
        </w:rPr>
        <w:t>Nat. Clim. Chang.</w:t>
      </w:r>
      <w:r w:rsidRPr="001A4D79">
        <w:rPr>
          <w:noProof/>
          <w:lang w:val="en-US"/>
        </w:rPr>
        <w:t xml:space="preserve"> </w:t>
      </w:r>
      <w:r w:rsidRPr="001A4D79">
        <w:rPr>
          <w:b/>
          <w:bCs/>
          <w:noProof/>
          <w:lang w:val="en-US"/>
        </w:rPr>
        <w:t>5,</w:t>
      </w:r>
      <w:r w:rsidRPr="001A4D79">
        <w:rPr>
          <w:noProof/>
          <w:lang w:val="en-US"/>
        </w:rPr>
        <w:t xml:space="preserve"> 988–991 (2015).</w:t>
      </w:r>
    </w:p>
    <w:p w14:paraId="123D11C3"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12.</w:t>
      </w:r>
      <w:r w:rsidRPr="001A4D79">
        <w:rPr>
          <w:noProof/>
          <w:lang w:val="en-US"/>
        </w:rPr>
        <w:tab/>
        <w:t xml:space="preserve">Gasparrini, A. </w:t>
      </w:r>
      <w:r w:rsidRPr="001A4D79">
        <w:rPr>
          <w:i/>
          <w:iCs/>
          <w:noProof/>
          <w:lang w:val="en-US"/>
        </w:rPr>
        <w:t>et al.</w:t>
      </w:r>
      <w:r w:rsidRPr="001A4D79">
        <w:rPr>
          <w:noProof/>
          <w:lang w:val="en-US"/>
        </w:rPr>
        <w:t xml:space="preserve"> Mortality risk attributable to high and low ambient temperature: A multicountry observational study. </w:t>
      </w:r>
      <w:r w:rsidRPr="001A4D79">
        <w:rPr>
          <w:i/>
          <w:iCs/>
          <w:noProof/>
          <w:lang w:val="en-US"/>
        </w:rPr>
        <w:t>Lancet</w:t>
      </w:r>
      <w:r w:rsidRPr="001A4D79">
        <w:rPr>
          <w:noProof/>
          <w:lang w:val="en-US"/>
        </w:rPr>
        <w:t xml:space="preserve"> </w:t>
      </w:r>
      <w:r w:rsidRPr="001A4D79">
        <w:rPr>
          <w:b/>
          <w:bCs/>
          <w:noProof/>
          <w:lang w:val="en-US"/>
        </w:rPr>
        <w:t>386,</w:t>
      </w:r>
      <w:r w:rsidRPr="001A4D79">
        <w:rPr>
          <w:noProof/>
          <w:lang w:val="en-US"/>
        </w:rPr>
        <w:t xml:space="preserve"> 369–375 (2015).</w:t>
      </w:r>
    </w:p>
    <w:p w14:paraId="4BDF169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13.</w:t>
      </w:r>
      <w:r w:rsidRPr="001A4D79">
        <w:rPr>
          <w:noProof/>
          <w:lang w:val="en-US"/>
        </w:rPr>
        <w:tab/>
        <w:t xml:space="preserve">Ye, X. </w:t>
      </w:r>
      <w:r w:rsidRPr="001A4D79">
        <w:rPr>
          <w:i/>
          <w:iCs/>
          <w:noProof/>
          <w:lang w:val="en-US"/>
        </w:rPr>
        <w:t>et al.</w:t>
      </w:r>
      <w:r w:rsidRPr="001A4D79">
        <w:rPr>
          <w:noProof/>
          <w:lang w:val="en-US"/>
        </w:rPr>
        <w:t xml:space="preserve"> Ambient temperature and morbidity: a review of epidemiological evidence. </w:t>
      </w:r>
      <w:r w:rsidRPr="001A4D79">
        <w:rPr>
          <w:i/>
          <w:iCs/>
          <w:noProof/>
          <w:lang w:val="en-US"/>
        </w:rPr>
        <w:t>Environ. Health Perspect.</w:t>
      </w:r>
      <w:r w:rsidRPr="001A4D79">
        <w:rPr>
          <w:noProof/>
          <w:lang w:val="en-US"/>
        </w:rPr>
        <w:t xml:space="preserve"> </w:t>
      </w:r>
      <w:r w:rsidRPr="001A4D79">
        <w:rPr>
          <w:b/>
          <w:bCs/>
          <w:noProof/>
          <w:lang w:val="en-US"/>
        </w:rPr>
        <w:t>120,</w:t>
      </w:r>
      <w:r w:rsidRPr="001A4D79">
        <w:rPr>
          <w:noProof/>
          <w:lang w:val="en-US"/>
        </w:rPr>
        <w:t xml:space="preserve"> 19–28 (2012).</w:t>
      </w:r>
    </w:p>
    <w:p w14:paraId="48738EC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14.</w:t>
      </w:r>
      <w:r w:rsidRPr="001A4D79">
        <w:rPr>
          <w:noProof/>
          <w:lang w:val="en-US"/>
        </w:rPr>
        <w:tab/>
        <w:t xml:space="preserve">Basu, R. High ambient temperature and mortality: A review of epidemiologic studies from 2001 to 2008. </w:t>
      </w:r>
      <w:r w:rsidRPr="001A4D79">
        <w:rPr>
          <w:i/>
          <w:iCs/>
          <w:noProof/>
          <w:lang w:val="en-US"/>
        </w:rPr>
        <w:t>Environ. Heal. A Glob. Access Sci. Source</w:t>
      </w:r>
      <w:r w:rsidRPr="001A4D79">
        <w:rPr>
          <w:noProof/>
          <w:lang w:val="en-US"/>
        </w:rPr>
        <w:t xml:space="preserve"> </w:t>
      </w:r>
      <w:r w:rsidRPr="001A4D79">
        <w:rPr>
          <w:b/>
          <w:bCs/>
          <w:noProof/>
          <w:lang w:val="en-US"/>
        </w:rPr>
        <w:t>8,</w:t>
      </w:r>
      <w:r w:rsidRPr="001A4D79">
        <w:rPr>
          <w:noProof/>
          <w:lang w:val="en-US"/>
        </w:rPr>
        <w:t xml:space="preserve"> 40 (2009).</w:t>
      </w:r>
    </w:p>
    <w:p w14:paraId="1438566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15.</w:t>
      </w:r>
      <w:r w:rsidRPr="001A4D79">
        <w:rPr>
          <w:noProof/>
          <w:lang w:val="en-US"/>
        </w:rPr>
        <w:tab/>
        <w:t>IPCC. IPCC special report on the impacts of global warming of 1.5 °C - Summary for policy makers. (2018).</w:t>
      </w:r>
    </w:p>
    <w:p w14:paraId="5057BAE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16.</w:t>
      </w:r>
      <w:r w:rsidRPr="001A4D79">
        <w:rPr>
          <w:noProof/>
          <w:lang w:val="en-US"/>
        </w:rPr>
        <w:tab/>
        <w:t xml:space="preserve">Xu, J. Unintentional drowning deaths in the United States, 1999-2010. </w:t>
      </w:r>
      <w:r w:rsidRPr="001A4D79">
        <w:rPr>
          <w:i/>
          <w:iCs/>
          <w:noProof/>
          <w:lang w:val="en-US"/>
        </w:rPr>
        <w:t>NCHS Data Brief</w:t>
      </w:r>
      <w:r w:rsidRPr="001A4D79">
        <w:rPr>
          <w:noProof/>
          <w:lang w:val="en-US"/>
        </w:rPr>
        <w:t xml:space="preserve"> (2014).</w:t>
      </w:r>
    </w:p>
    <w:p w14:paraId="50A9478B"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17.</w:t>
      </w:r>
      <w:r w:rsidRPr="001A4D79">
        <w:rPr>
          <w:noProof/>
          <w:lang w:val="en-US"/>
        </w:rPr>
        <w:tab/>
        <w:t xml:space="preserve">Ambrose, A. F., Paul, G. &amp; Hausdorff, J. M. Risk factors for falls among older adults: A review of the literature. </w:t>
      </w:r>
      <w:r w:rsidRPr="001A4D79">
        <w:rPr>
          <w:i/>
          <w:iCs/>
          <w:noProof/>
          <w:lang w:val="en-US"/>
        </w:rPr>
        <w:t>Maturitas</w:t>
      </w:r>
      <w:r w:rsidRPr="001A4D79">
        <w:rPr>
          <w:noProof/>
          <w:lang w:val="en-US"/>
        </w:rPr>
        <w:t xml:space="preserve"> (2013). doi:10.1016/j.maturitas.2013.02.009</w:t>
      </w:r>
    </w:p>
    <w:p w14:paraId="092A785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18.</w:t>
      </w:r>
      <w:r w:rsidRPr="001A4D79">
        <w:rPr>
          <w:noProof/>
          <w:lang w:val="en-US"/>
        </w:rPr>
        <w:tab/>
        <w:t xml:space="preserve">Bobb, J. F. </w:t>
      </w:r>
      <w:r w:rsidRPr="001A4D79">
        <w:rPr>
          <w:i/>
          <w:iCs/>
          <w:noProof/>
          <w:lang w:val="en-US"/>
        </w:rPr>
        <w:t>et al.</w:t>
      </w:r>
      <w:r w:rsidRPr="001A4D79">
        <w:rPr>
          <w:noProof/>
          <w:lang w:val="en-US"/>
        </w:rPr>
        <w:t xml:space="preserve"> Time-Course of Cause-Specific Hospital Admissions During Snowstorms : An Analysis of Electronic Medical Records From Major Hospitals in Boston, Massachusetts. </w:t>
      </w:r>
      <w:r w:rsidRPr="001A4D79">
        <w:rPr>
          <w:i/>
          <w:iCs/>
          <w:noProof/>
          <w:lang w:val="en-US"/>
        </w:rPr>
        <w:t>Am. J. Epidemiol.</w:t>
      </w:r>
      <w:r w:rsidRPr="001A4D79">
        <w:rPr>
          <w:noProof/>
          <w:lang w:val="en-US"/>
        </w:rPr>
        <w:t xml:space="preserve"> </w:t>
      </w:r>
      <w:r w:rsidRPr="001A4D79">
        <w:rPr>
          <w:b/>
          <w:bCs/>
          <w:noProof/>
          <w:lang w:val="en-US"/>
        </w:rPr>
        <w:t>185,</w:t>
      </w:r>
      <w:r w:rsidRPr="001A4D79">
        <w:rPr>
          <w:noProof/>
          <w:lang w:val="en-US"/>
        </w:rPr>
        <w:t xml:space="preserve"> 283–294 (2017).</w:t>
      </w:r>
    </w:p>
    <w:p w14:paraId="3D584B9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19.</w:t>
      </w:r>
      <w:r w:rsidRPr="001A4D79">
        <w:rPr>
          <w:noProof/>
          <w:lang w:val="en-US"/>
        </w:rPr>
        <w:tab/>
        <w:t xml:space="preserve">Kelsey, J. L. </w:t>
      </w:r>
      <w:r w:rsidRPr="001A4D79">
        <w:rPr>
          <w:i/>
          <w:iCs/>
          <w:noProof/>
          <w:lang w:val="en-US"/>
        </w:rPr>
        <w:t>et al.</w:t>
      </w:r>
      <w:r w:rsidRPr="001A4D79">
        <w:rPr>
          <w:noProof/>
          <w:lang w:val="en-US"/>
        </w:rPr>
        <w:t xml:space="preserve"> Indoor and outdoor falls in older adults are different: The maintenance of balance, independent living, intellect, and zest in the elderly of boston study. </w:t>
      </w:r>
      <w:r w:rsidRPr="001A4D79">
        <w:rPr>
          <w:i/>
          <w:iCs/>
          <w:noProof/>
          <w:lang w:val="en-US"/>
        </w:rPr>
        <w:t>J. Am. Geriatr. Soc.</w:t>
      </w:r>
      <w:r w:rsidRPr="001A4D79">
        <w:rPr>
          <w:noProof/>
          <w:lang w:val="en-US"/>
        </w:rPr>
        <w:t xml:space="preserve"> (2010). doi:10.1111/j.1532-5415.2010.03062.x</w:t>
      </w:r>
    </w:p>
    <w:p w14:paraId="7F58EED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20.</w:t>
      </w:r>
      <w:r w:rsidRPr="001A4D79">
        <w:rPr>
          <w:noProof/>
          <w:lang w:val="en-US"/>
        </w:rPr>
        <w:tab/>
        <w:t xml:space="preserve">Daanen, H. A. M., Van De Vliert, E. &amp; Huang, X. Driving performance in cold, warm, and thermoneutral environments. </w:t>
      </w:r>
      <w:r w:rsidRPr="001A4D79">
        <w:rPr>
          <w:i/>
          <w:iCs/>
          <w:noProof/>
          <w:lang w:val="en-US"/>
        </w:rPr>
        <w:t>Appl. Ergon.</w:t>
      </w:r>
      <w:r w:rsidRPr="001A4D79">
        <w:rPr>
          <w:noProof/>
          <w:lang w:val="en-US"/>
        </w:rPr>
        <w:t xml:space="preserve"> (2003). doi:10.1016/S0003-6870(03)00055-3</w:t>
      </w:r>
    </w:p>
    <w:p w14:paraId="11CEB7A6"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lastRenderedPageBreak/>
        <w:t>21.</w:t>
      </w:r>
      <w:r w:rsidRPr="001A4D79">
        <w:rPr>
          <w:noProof/>
          <w:lang w:val="en-US"/>
        </w:rPr>
        <w:tab/>
        <w:t xml:space="preserve">Zlatoper, T. J. Determinants of motor vehicle deaths in the United States: A cross-sectional analysis. </w:t>
      </w:r>
      <w:r w:rsidRPr="001A4D79">
        <w:rPr>
          <w:i/>
          <w:iCs/>
          <w:noProof/>
          <w:lang w:val="en-US"/>
        </w:rPr>
        <w:t>Accid. Anal. Prev.</w:t>
      </w:r>
      <w:r w:rsidRPr="001A4D79">
        <w:rPr>
          <w:noProof/>
          <w:lang w:val="en-US"/>
        </w:rPr>
        <w:t xml:space="preserve"> (1991). doi:10.1016/0001-4575(91)90062-A</w:t>
      </w:r>
    </w:p>
    <w:p w14:paraId="42680830"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22.</w:t>
      </w:r>
      <w:r w:rsidRPr="001A4D79">
        <w:rPr>
          <w:noProof/>
          <w:lang w:val="en-US"/>
        </w:rPr>
        <w:tab/>
        <w:t xml:space="preserve">Mackie, R. R. &amp; Hanlon, J. F. . O. A study of the combined effects of extented driving and heat stress on driver arousal and performance. in </w:t>
      </w:r>
      <w:r w:rsidRPr="001A4D79">
        <w:rPr>
          <w:i/>
          <w:iCs/>
          <w:noProof/>
          <w:lang w:val="en-US"/>
        </w:rPr>
        <w:t>Symposium on relationships among theory, physiological correlates, and operational performance</w:t>
      </w:r>
      <w:r w:rsidRPr="001A4D79">
        <w:rPr>
          <w:noProof/>
          <w:lang w:val="en-US"/>
        </w:rPr>
        <w:t xml:space="preserve"> (1976). doi:10.1007/978-1-4684-2529-1_25</w:t>
      </w:r>
    </w:p>
    <w:p w14:paraId="2C0EEBB6"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23.</w:t>
      </w:r>
      <w:r w:rsidRPr="001A4D79">
        <w:rPr>
          <w:noProof/>
          <w:lang w:val="en-US"/>
        </w:rPr>
        <w:tab/>
        <w:t xml:space="preserve">Wyon, D. P., Wyon, I. &amp; Norin, F. Effects of moderate heat stress on driver vigilance in a moving vehicle. </w:t>
      </w:r>
      <w:r w:rsidRPr="001A4D79">
        <w:rPr>
          <w:i/>
          <w:iCs/>
          <w:noProof/>
          <w:lang w:val="en-US"/>
        </w:rPr>
        <w:t>Ergonomics</w:t>
      </w:r>
      <w:r w:rsidRPr="001A4D79">
        <w:rPr>
          <w:noProof/>
          <w:lang w:val="en-US"/>
        </w:rPr>
        <w:t xml:space="preserve"> (1996). doi:10.1080/00140139608964434</w:t>
      </w:r>
    </w:p>
    <w:p w14:paraId="53756987"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24.</w:t>
      </w:r>
      <w:r w:rsidRPr="001A4D79">
        <w:rPr>
          <w:noProof/>
          <w:lang w:val="en-US"/>
        </w:rPr>
        <w:tab/>
        <w:t xml:space="preserve">Opinium. Brits drink more alcohol in warmer weather. </w:t>
      </w:r>
      <w:r w:rsidRPr="001A4D79">
        <w:rPr>
          <w:i/>
          <w:iCs/>
          <w:noProof/>
          <w:lang w:val="en-US"/>
        </w:rPr>
        <w:t>Opinium.co.uk</w:t>
      </w:r>
      <w:r w:rsidRPr="001A4D79">
        <w:rPr>
          <w:noProof/>
          <w:lang w:val="en-US"/>
        </w:rPr>
        <w:t xml:space="preserve"> (2018). Available at: https://www.opinium.co.uk/brits-drink-more-alcohol-in-warmer-weather/. (Accessed: 10th January 2019)</w:t>
      </w:r>
    </w:p>
    <w:p w14:paraId="5A5E33A9"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25.</w:t>
      </w:r>
      <w:r w:rsidRPr="001A4D79">
        <w:rPr>
          <w:noProof/>
          <w:lang w:val="en-US"/>
        </w:rPr>
        <w:tab/>
        <w:t xml:space="preserve">Voas, R. B., Torres, P., Romano, E. &amp; Lacey, J. H. Alcohol-Related Risk of Driver Fatalities: An Update Using 2007 Data. </w:t>
      </w:r>
      <w:r w:rsidRPr="001A4D79">
        <w:rPr>
          <w:i/>
          <w:iCs/>
          <w:noProof/>
          <w:lang w:val="en-US"/>
        </w:rPr>
        <w:t>J. Stud. Alcohol Drugs</w:t>
      </w:r>
      <w:r w:rsidRPr="001A4D79">
        <w:rPr>
          <w:noProof/>
          <w:lang w:val="en-US"/>
        </w:rPr>
        <w:t xml:space="preserve"> (2012). doi:10.15288/jsad.2012.73.341</w:t>
      </w:r>
    </w:p>
    <w:p w14:paraId="6AF0CF81"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26.</w:t>
      </w:r>
      <w:r w:rsidRPr="001A4D79">
        <w:rPr>
          <w:noProof/>
          <w:lang w:val="en-US"/>
        </w:rPr>
        <w:tab/>
        <w:t xml:space="preserve">Datla, S., Sahu, P., Roh, H.-J. &amp; Sharma, S. A comprehensive analysis of the association of highway traffic with winter weather conditions. </w:t>
      </w:r>
      <w:r w:rsidRPr="001A4D79">
        <w:rPr>
          <w:i/>
          <w:iCs/>
          <w:noProof/>
          <w:lang w:val="en-US"/>
        </w:rPr>
        <w:t>Procedia - Soc. Behav. Sci.</w:t>
      </w:r>
      <w:r w:rsidRPr="001A4D79">
        <w:rPr>
          <w:noProof/>
          <w:lang w:val="en-US"/>
        </w:rPr>
        <w:t xml:space="preserve"> (2013). doi:10.1016/j.sbspro.2013.11.143</w:t>
      </w:r>
    </w:p>
    <w:p w14:paraId="33558465"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27.</w:t>
      </w:r>
      <w:r w:rsidRPr="001A4D79">
        <w:rPr>
          <w:noProof/>
          <w:lang w:val="en-US"/>
        </w:rPr>
        <w:tab/>
        <w:t xml:space="preserve">Roh, H.-J., Sahu, P. K., Sharma, S., Datla, S. &amp; Mehran, B. Statistical Investigations of Snowfall and Temperature Interaction with Passenger Car and Truck Traffic on Primary Highways in Canada. </w:t>
      </w:r>
      <w:r w:rsidRPr="001A4D79">
        <w:rPr>
          <w:i/>
          <w:iCs/>
          <w:noProof/>
          <w:lang w:val="en-US"/>
        </w:rPr>
        <w:t>J. Cold Reg. Eng.</w:t>
      </w:r>
      <w:r w:rsidRPr="001A4D79">
        <w:rPr>
          <w:noProof/>
          <w:lang w:val="en-US"/>
        </w:rPr>
        <w:t xml:space="preserve"> (2016). doi:10.1061/(ASCE)CR.1943-5495.0000099</w:t>
      </w:r>
    </w:p>
    <w:p w14:paraId="72C4EC55"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28.</w:t>
      </w:r>
      <w:r w:rsidRPr="001A4D79">
        <w:rPr>
          <w:noProof/>
          <w:lang w:val="en-US"/>
        </w:rPr>
        <w:tab/>
        <w:t xml:space="preserve">Roh, H.-J., Datla, S. &amp; Sharma, S. Effect of snow, temperature and their interaction on highway truck traffic. </w:t>
      </w:r>
      <w:r w:rsidRPr="001A4D79">
        <w:rPr>
          <w:i/>
          <w:iCs/>
          <w:noProof/>
          <w:lang w:val="en-US"/>
        </w:rPr>
        <w:t>J. Transp. Techn.</w:t>
      </w:r>
      <w:r w:rsidRPr="001A4D79">
        <w:rPr>
          <w:noProof/>
          <w:lang w:val="en-US"/>
        </w:rPr>
        <w:t xml:space="preserve"> (2013). doi:10.4236/jtts.2013.31003</w:t>
      </w:r>
    </w:p>
    <w:p w14:paraId="07AB6A53"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29.</w:t>
      </w:r>
      <w:r w:rsidRPr="001A4D79">
        <w:rPr>
          <w:noProof/>
          <w:lang w:val="en-US"/>
        </w:rPr>
        <w:tab/>
        <w:t xml:space="preserve">Roh, H. J., Sharma, S. &amp; Sahu, P. K. Modeling snow and cold effects for classified highway traffic volumes. </w:t>
      </w:r>
      <w:r w:rsidRPr="001A4D79">
        <w:rPr>
          <w:i/>
          <w:iCs/>
          <w:noProof/>
          <w:lang w:val="en-US"/>
        </w:rPr>
        <w:t>KSCE J. Civ. Eng.</w:t>
      </w:r>
      <w:r w:rsidRPr="001A4D79">
        <w:rPr>
          <w:noProof/>
          <w:lang w:val="en-US"/>
        </w:rPr>
        <w:t xml:space="preserve"> (2016). doi:10.1007/s12205-015-0236-0</w:t>
      </w:r>
    </w:p>
    <w:p w14:paraId="561AA5E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30.</w:t>
      </w:r>
      <w:r w:rsidRPr="001A4D79">
        <w:rPr>
          <w:noProof/>
          <w:lang w:val="en-US"/>
        </w:rPr>
        <w:tab/>
        <w:t xml:space="preserve">Glaeser, E. L., Sacerdote, B. &amp; Scheinkman, J. A. Crime and social interactions. </w:t>
      </w:r>
      <w:r w:rsidRPr="001A4D79">
        <w:rPr>
          <w:i/>
          <w:iCs/>
          <w:noProof/>
          <w:lang w:val="en-US"/>
        </w:rPr>
        <w:t>Q. J. Econ.</w:t>
      </w:r>
      <w:r w:rsidRPr="001A4D79">
        <w:rPr>
          <w:noProof/>
          <w:lang w:val="en-US"/>
        </w:rPr>
        <w:t xml:space="preserve"> (1996). doi:10.2307/2946686</w:t>
      </w:r>
    </w:p>
    <w:p w14:paraId="575C62A4"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31.</w:t>
      </w:r>
      <w:r w:rsidRPr="001A4D79">
        <w:rPr>
          <w:noProof/>
          <w:lang w:val="en-US"/>
        </w:rPr>
        <w:tab/>
        <w:t xml:space="preserve">Rotton, J. &amp; Cohn, E. G. Global warming and U.S. crime rates: An application of routine activity theory. </w:t>
      </w:r>
      <w:r w:rsidRPr="001A4D79">
        <w:rPr>
          <w:i/>
          <w:iCs/>
          <w:noProof/>
          <w:lang w:val="en-US"/>
        </w:rPr>
        <w:t>Environ. Behav.</w:t>
      </w:r>
      <w:r w:rsidRPr="001A4D79">
        <w:rPr>
          <w:noProof/>
          <w:lang w:val="en-US"/>
        </w:rPr>
        <w:t xml:space="preserve"> (2003). doi:10.1177/0013916503255565</w:t>
      </w:r>
    </w:p>
    <w:p w14:paraId="0E411CDA"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32.</w:t>
      </w:r>
      <w:r w:rsidRPr="001A4D79">
        <w:rPr>
          <w:noProof/>
          <w:lang w:val="en-US"/>
        </w:rPr>
        <w:tab/>
        <w:t xml:space="preserve">Anderson, C. A. Temperature and aggression: Ubiquitous effects of heat on occurrence of human violence. </w:t>
      </w:r>
      <w:r w:rsidRPr="001A4D79">
        <w:rPr>
          <w:i/>
          <w:iCs/>
          <w:noProof/>
          <w:lang w:val="en-US"/>
        </w:rPr>
        <w:t>Psychol. Bull.</w:t>
      </w:r>
      <w:r w:rsidRPr="001A4D79">
        <w:rPr>
          <w:noProof/>
          <w:lang w:val="en-US"/>
        </w:rPr>
        <w:t xml:space="preserve"> (1989). doi:10.1037/0033-2909.106.1.74</w:t>
      </w:r>
    </w:p>
    <w:p w14:paraId="72FC808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33.</w:t>
      </w:r>
      <w:r w:rsidRPr="001A4D79">
        <w:rPr>
          <w:noProof/>
          <w:lang w:val="en-US"/>
        </w:rPr>
        <w:tab/>
        <w:t xml:space="preserve">Baron, R. A. &amp; Bell, P. A. Aggression and heat: The influence of ambient temperature, negative affect, and a cooling drink on physical aggression. </w:t>
      </w:r>
      <w:r w:rsidRPr="001A4D79">
        <w:rPr>
          <w:i/>
          <w:iCs/>
          <w:noProof/>
          <w:lang w:val="en-US"/>
        </w:rPr>
        <w:t>J. Pers. Soc. Psychol.</w:t>
      </w:r>
      <w:r w:rsidRPr="001A4D79">
        <w:rPr>
          <w:noProof/>
          <w:lang w:val="en-US"/>
        </w:rPr>
        <w:t xml:space="preserve"> (1976). doi:10.1037/0022-3514.33.3.245</w:t>
      </w:r>
    </w:p>
    <w:p w14:paraId="5BDCAB9D"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34.</w:t>
      </w:r>
      <w:r w:rsidRPr="001A4D79">
        <w:rPr>
          <w:noProof/>
          <w:lang w:val="en-US"/>
        </w:rPr>
        <w:tab/>
        <w:t xml:space="preserve">Majeed, H. &amp; Lee, J. The impact of climate change on youth depression and mental health. </w:t>
      </w:r>
      <w:r w:rsidRPr="001A4D79">
        <w:rPr>
          <w:i/>
          <w:iCs/>
          <w:noProof/>
          <w:lang w:val="en-US"/>
        </w:rPr>
        <w:t>Lancet Planet. Heal.</w:t>
      </w:r>
      <w:r w:rsidRPr="001A4D79">
        <w:rPr>
          <w:noProof/>
          <w:lang w:val="en-US"/>
        </w:rPr>
        <w:t xml:space="preserve"> </w:t>
      </w:r>
      <w:r w:rsidRPr="001A4D79">
        <w:rPr>
          <w:b/>
          <w:bCs/>
          <w:noProof/>
          <w:lang w:val="en-US"/>
        </w:rPr>
        <w:t>1,</w:t>
      </w:r>
      <w:r w:rsidRPr="001A4D79">
        <w:rPr>
          <w:noProof/>
          <w:lang w:val="en-US"/>
        </w:rPr>
        <w:t xml:space="preserve"> e94–e95 (2017).</w:t>
      </w:r>
    </w:p>
    <w:p w14:paraId="3BB092C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35.</w:t>
      </w:r>
      <w:r w:rsidRPr="001A4D79">
        <w:rPr>
          <w:noProof/>
          <w:lang w:val="en-US"/>
        </w:rPr>
        <w:tab/>
        <w:t xml:space="preserve">Berry, H. L., Waite, T. D., Dear, K. B. G., Capon, A. G. &amp; Murray, V. The case for systems thinking about climate change and mental health. </w:t>
      </w:r>
      <w:r w:rsidRPr="001A4D79">
        <w:rPr>
          <w:i/>
          <w:iCs/>
          <w:noProof/>
          <w:lang w:val="en-US"/>
        </w:rPr>
        <w:t>Nature Climate Change</w:t>
      </w:r>
      <w:r w:rsidRPr="001A4D79">
        <w:rPr>
          <w:noProof/>
          <w:lang w:val="en-US"/>
        </w:rPr>
        <w:t xml:space="preserve"> (2018). doi:10.1038/s41558-018-0102-4</w:t>
      </w:r>
    </w:p>
    <w:p w14:paraId="7FFAE574"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36.</w:t>
      </w:r>
      <w:r w:rsidRPr="001A4D79">
        <w:rPr>
          <w:noProof/>
          <w:lang w:val="en-US"/>
        </w:rPr>
        <w:tab/>
        <w:t xml:space="preserve">Dee, D. P. </w:t>
      </w:r>
      <w:r w:rsidRPr="001A4D79">
        <w:rPr>
          <w:i/>
          <w:iCs/>
          <w:noProof/>
          <w:lang w:val="en-US"/>
        </w:rPr>
        <w:t>et al.</w:t>
      </w:r>
      <w:r w:rsidRPr="001A4D79">
        <w:rPr>
          <w:noProof/>
          <w:lang w:val="en-US"/>
        </w:rPr>
        <w:t xml:space="preserve"> The ERA-Interim reanalysis: configuration and performance of the data assimilation system. </w:t>
      </w:r>
      <w:r w:rsidRPr="001A4D79">
        <w:rPr>
          <w:i/>
          <w:iCs/>
          <w:noProof/>
          <w:lang w:val="en-US"/>
        </w:rPr>
        <w:t>Q. J. R. Meteorol. Soc.</w:t>
      </w:r>
      <w:r w:rsidRPr="001A4D79">
        <w:rPr>
          <w:noProof/>
          <w:lang w:val="en-US"/>
        </w:rPr>
        <w:t xml:space="preserve"> </w:t>
      </w:r>
      <w:r w:rsidRPr="001A4D79">
        <w:rPr>
          <w:b/>
          <w:bCs/>
          <w:noProof/>
          <w:lang w:val="en-US"/>
        </w:rPr>
        <w:t>137,</w:t>
      </w:r>
      <w:r w:rsidRPr="001A4D79">
        <w:rPr>
          <w:noProof/>
          <w:lang w:val="en-US"/>
        </w:rPr>
        <w:t xml:space="preserve"> 553–597 (2011).</w:t>
      </w:r>
    </w:p>
    <w:p w14:paraId="5741903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37.</w:t>
      </w:r>
      <w:r w:rsidRPr="001A4D79">
        <w:rPr>
          <w:noProof/>
          <w:lang w:val="en-US"/>
        </w:rPr>
        <w:tab/>
        <w:t xml:space="preserve">Wallace, J. M. &amp; Hobbs, P. V. </w:t>
      </w:r>
      <w:r w:rsidRPr="001A4D79">
        <w:rPr>
          <w:i/>
          <w:iCs/>
          <w:noProof/>
          <w:lang w:val="en-US"/>
        </w:rPr>
        <w:t>Atmospheric Science: An Introductory Survey: Second Edition</w:t>
      </w:r>
      <w:r w:rsidRPr="001A4D79">
        <w:rPr>
          <w:noProof/>
          <w:lang w:val="en-US"/>
        </w:rPr>
        <w:t xml:space="preserve">. </w:t>
      </w:r>
      <w:r w:rsidRPr="001A4D79">
        <w:rPr>
          <w:i/>
          <w:iCs/>
          <w:noProof/>
          <w:lang w:val="en-US"/>
        </w:rPr>
        <w:t>Atmospheric Science: An Introductory Survey: Second Edition</w:t>
      </w:r>
      <w:r w:rsidRPr="001A4D79">
        <w:rPr>
          <w:noProof/>
          <w:lang w:val="en-US"/>
        </w:rPr>
        <w:t xml:space="preserve"> (2006). doi:10.1016/C2009-0-00034-8</w:t>
      </w:r>
    </w:p>
    <w:p w14:paraId="0945AE27"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38.</w:t>
      </w:r>
      <w:r w:rsidRPr="001A4D79">
        <w:rPr>
          <w:noProof/>
          <w:lang w:val="en-US"/>
        </w:rPr>
        <w:tab/>
        <w:t xml:space="preserve">Lozano, R. </w:t>
      </w:r>
      <w:r w:rsidRPr="001A4D79">
        <w:rPr>
          <w:i/>
          <w:iCs/>
          <w:noProof/>
          <w:lang w:val="en-US"/>
        </w:rPr>
        <w:t>et al.</w:t>
      </w:r>
      <w:r w:rsidRPr="001A4D79">
        <w:rPr>
          <w:noProof/>
          <w:lang w:val="en-US"/>
        </w:rPr>
        <w:t xml:space="preserve"> Global and regional mortality from 235 causes of death for 20 age groups in 1990 and 2010: A systematic analysis for the Global Burden of Disease Study 2010. </w:t>
      </w:r>
      <w:r w:rsidRPr="001A4D79">
        <w:rPr>
          <w:i/>
          <w:iCs/>
          <w:noProof/>
          <w:lang w:val="en-US"/>
        </w:rPr>
        <w:t>Lancet</w:t>
      </w:r>
      <w:r w:rsidRPr="001A4D79">
        <w:rPr>
          <w:noProof/>
          <w:lang w:val="en-US"/>
        </w:rPr>
        <w:t xml:space="preserve"> (2012). doi:10.1016/S0140-6736(12)61728-0</w:t>
      </w:r>
    </w:p>
    <w:p w14:paraId="5136B56E"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39.</w:t>
      </w:r>
      <w:r w:rsidRPr="001A4D79">
        <w:rPr>
          <w:noProof/>
          <w:lang w:val="en-US"/>
        </w:rPr>
        <w:tab/>
        <w:t xml:space="preserve">Rue, H. &amp; Held, L. </w:t>
      </w:r>
      <w:r w:rsidRPr="001A4D79">
        <w:rPr>
          <w:i/>
          <w:iCs/>
          <w:noProof/>
          <w:lang w:val="en-US"/>
        </w:rPr>
        <w:t>Gaussian Markov random fields. Theory and applications</w:t>
      </w:r>
      <w:r w:rsidRPr="001A4D79">
        <w:rPr>
          <w:noProof/>
          <w:lang w:val="en-US"/>
        </w:rPr>
        <w:t xml:space="preserve">. </w:t>
      </w:r>
      <w:r w:rsidRPr="001A4D79">
        <w:rPr>
          <w:i/>
          <w:iCs/>
          <w:noProof/>
          <w:lang w:val="en-US"/>
        </w:rPr>
        <w:t>Chapman &amp; Hall</w:t>
      </w:r>
      <w:r w:rsidRPr="001A4D79">
        <w:rPr>
          <w:noProof/>
          <w:lang w:val="en-US"/>
        </w:rPr>
        <w:t xml:space="preserve"> (2005). doi:10.1007/s00184-007-0162-3</w:t>
      </w:r>
    </w:p>
    <w:p w14:paraId="3ADB1DB2" w14:textId="77777777" w:rsidR="001A4D79" w:rsidRPr="001A4D79" w:rsidRDefault="001A4D79" w:rsidP="001A4D79">
      <w:pPr>
        <w:widowControl w:val="0"/>
        <w:autoSpaceDE w:val="0"/>
        <w:autoSpaceDN w:val="0"/>
        <w:adjustRightInd w:val="0"/>
        <w:ind w:left="640" w:hanging="640"/>
        <w:rPr>
          <w:noProof/>
          <w:lang w:val="en-US"/>
        </w:rPr>
      </w:pPr>
      <w:r w:rsidRPr="001A4D79">
        <w:rPr>
          <w:noProof/>
          <w:lang w:val="en-US"/>
        </w:rPr>
        <w:t>40.</w:t>
      </w:r>
      <w:r w:rsidRPr="001A4D79">
        <w:rPr>
          <w:noProof/>
          <w:lang w:val="en-US"/>
        </w:rPr>
        <w:tab/>
        <w:t xml:space="preserve">Besag, J. Spatial interaction and the statistical snalysis of lattice systems. </w:t>
      </w:r>
      <w:r w:rsidRPr="001A4D79">
        <w:rPr>
          <w:i/>
          <w:iCs/>
          <w:noProof/>
          <w:lang w:val="en-US"/>
        </w:rPr>
        <w:t xml:space="preserve">J. R. Stat. </w:t>
      </w:r>
      <w:r w:rsidRPr="001A4D79">
        <w:rPr>
          <w:i/>
          <w:iCs/>
          <w:noProof/>
          <w:lang w:val="en-US"/>
        </w:rPr>
        <w:lastRenderedPageBreak/>
        <w:t>Soc. Ser. B (Statistical Methodol.</w:t>
      </w:r>
      <w:r w:rsidRPr="001A4D79">
        <w:rPr>
          <w:noProof/>
          <w:lang w:val="en-US"/>
        </w:rPr>
        <w:t xml:space="preserve"> (1974). doi:10.2307/2984812</w:t>
      </w:r>
    </w:p>
    <w:p w14:paraId="030EFC40" w14:textId="77777777" w:rsidR="001A4D79" w:rsidRPr="001A4D79" w:rsidRDefault="001A4D79" w:rsidP="001A4D79">
      <w:pPr>
        <w:widowControl w:val="0"/>
        <w:autoSpaceDE w:val="0"/>
        <w:autoSpaceDN w:val="0"/>
        <w:adjustRightInd w:val="0"/>
        <w:ind w:left="640" w:hanging="640"/>
        <w:rPr>
          <w:noProof/>
        </w:rPr>
      </w:pPr>
      <w:r w:rsidRPr="001A4D79">
        <w:rPr>
          <w:noProof/>
          <w:lang w:val="en-US"/>
        </w:rPr>
        <w:t>41.</w:t>
      </w:r>
      <w:r w:rsidRPr="001A4D79">
        <w:rPr>
          <w:noProof/>
          <w:lang w:val="en-US"/>
        </w:rPr>
        <w:tab/>
        <w:t xml:space="preserve">Rue, H., Martino, S. &amp; Chopin, N. Approximate Bayesian inference for latent Gaussian models by using integrated nested Laplace approximations. </w:t>
      </w:r>
      <w:r w:rsidRPr="001A4D79">
        <w:rPr>
          <w:i/>
          <w:iCs/>
          <w:noProof/>
          <w:lang w:val="en-US"/>
        </w:rPr>
        <w:t>J. R. Stat. Soc. Ser. B Stat. Methodol.</w:t>
      </w:r>
      <w:r w:rsidRPr="001A4D79">
        <w:rPr>
          <w:noProof/>
          <w:lang w:val="en-US"/>
        </w:rPr>
        <w:t xml:space="preserve"> (2009). doi:10.1111/j.1467-9868.2008.00700.x</w:t>
      </w:r>
    </w:p>
    <w:p w14:paraId="2F3991B5" w14:textId="0928D955" w:rsidR="006A3229" w:rsidRDefault="00A55581">
      <w:pPr>
        <w:widowControl w:val="0"/>
        <w:autoSpaceDE w:val="0"/>
        <w:autoSpaceDN w:val="0"/>
        <w:adjustRightInd w:val="0"/>
        <w:ind w:left="640" w:hanging="640"/>
        <w:rPr>
          <w:b/>
        </w:rPr>
        <w:pPrChange w:id="819" w:author="Robbie Parks" w:date="2019-01-22T12:51:00Z">
          <w:pPr>
            <w:widowControl w:val="0"/>
            <w:autoSpaceDE w:val="0"/>
            <w:autoSpaceDN w:val="0"/>
            <w:adjustRightInd w:val="0"/>
            <w:spacing w:after="200"/>
            <w:ind w:left="640" w:hanging="640"/>
            <w:jc w:val="both"/>
          </w:pPr>
        </w:pPrChange>
      </w:pPr>
      <w:r w:rsidRPr="00636C9B">
        <w:rPr>
          <w:b/>
        </w:rPr>
        <w:fldChar w:fldCharType="end"/>
      </w:r>
      <w:del w:id="820" w:author="Robbie Parks" w:date="2019-01-22T12:51:00Z">
        <w:r w:rsidR="006A3229" w:rsidDel="007133B2">
          <w:rPr>
            <w:b/>
          </w:rPr>
          <w:br w:type="page"/>
        </w:r>
      </w:del>
    </w:p>
    <w:p w14:paraId="36419E9D" w14:textId="38FF5F22"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821" w:author="Ezzati, Majid" w:date="2019-01-19T21:04:00Z">
        <w:r w:rsidR="00553545">
          <w:rPr>
            <w:color w:val="000000" w:themeColor="text1"/>
          </w:rPr>
          <w:t>,</w:t>
        </w:r>
      </w:ins>
      <w:r w:rsidR="002D1396">
        <w:rPr>
          <w:color w:val="000000" w:themeColor="text1"/>
        </w:rPr>
        <w:t xml:space="preserve"> </w:t>
      </w:r>
      <w:del w:id="822" w:author="Ezzati, Majid" w:date="2019-01-19T21:05:00Z">
        <w:r w:rsidR="002D1396" w:rsidDel="00553545">
          <w:rPr>
            <w:color w:val="000000" w:themeColor="text1"/>
          </w:rPr>
          <w:delText xml:space="preserve">and </w:delText>
        </w:r>
      </w:del>
      <w:r w:rsidR="002D1396">
        <w:rPr>
          <w:color w:val="000000" w:themeColor="text1"/>
        </w:rPr>
        <w:t>drownings</w:t>
      </w:r>
      <w:ins w:id="823" w:author="Ezzati, Majid" w:date="2019-01-19T21:05:00Z">
        <w:r w:rsidR="00553545">
          <w:rPr>
            <w:color w:val="000000" w:themeColor="text1"/>
          </w:rPr>
          <w:t>, and other</w:t>
        </w:r>
      </w:ins>
      <w:r w:rsidR="002D1396">
        <w:rPr>
          <w:color w:val="000000" w:themeColor="text1"/>
        </w:rPr>
        <w:t>)</w:t>
      </w:r>
      <w:ins w:id="824" w:author="Ezzati, Majid" w:date="2019-01-19T21:05:00Z">
        <w:r w:rsidR="00553545">
          <w:rPr>
            <w:color w:val="000000" w:themeColor="text1"/>
          </w:rPr>
          <w:t xml:space="preserve"> and</w:t>
        </w:r>
      </w:ins>
      <w:del w:id="825"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826"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6488221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p>
    <w:p w14:paraId="4E11C231" w14:textId="77777777" w:rsidR="00685021" w:rsidRPr="00214145" w:rsidRDefault="00685021" w:rsidP="00FF023E">
      <w:pPr>
        <w:spacing w:line="480" w:lineRule="auto"/>
        <w:jc w:val="both"/>
        <w:rPr>
          <w:color w:val="000000" w:themeColor="text1"/>
        </w:rPr>
      </w:pPr>
    </w:p>
    <w:p w14:paraId="17122703" w14:textId="5B336ADE" w:rsidR="00685021" w:rsidDel="003A0FCE" w:rsidRDefault="00D70938" w:rsidP="00FF023E">
      <w:pPr>
        <w:spacing w:line="480" w:lineRule="auto"/>
        <w:jc w:val="both"/>
        <w:rPr>
          <w:del w:id="827" w:author="Microsoft Office User" w:date="2019-01-21T11:20:00Z"/>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del w:id="828" w:author="Robbie Parks" w:date="2019-01-22T16:52:00Z">
        <w:r w:rsidDel="001039F1">
          <w:rPr>
            <w:color w:val="000000" w:themeColor="text1"/>
          </w:rPr>
          <w:delText xml:space="preserve">average </w:delText>
        </w:r>
      </w:del>
      <w:ins w:id="829" w:author="Robbie Parks" w:date="2019-01-22T16:52:00Z">
        <w:r w:rsidR="001039F1">
          <w:rPr>
            <w:color w:val="000000" w:themeColor="text1"/>
          </w:rPr>
          <w:t xml:space="preserve">norm </w:t>
        </w:r>
      </w:ins>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663B8197" w:rsidR="00685021" w:rsidRPr="00214145" w:rsidDel="007133B2" w:rsidRDefault="00685021">
      <w:pPr>
        <w:spacing w:line="480" w:lineRule="auto"/>
        <w:jc w:val="both"/>
        <w:rPr>
          <w:del w:id="830" w:author="Robbie Parks" w:date="2019-01-22T12:51:00Z"/>
          <w:color w:val="000000" w:themeColor="text1"/>
        </w:rPr>
      </w:pPr>
    </w:p>
    <w:p w14:paraId="4088BC7A" w14:textId="4845769D" w:rsidR="00773A25" w:rsidDel="007133B2" w:rsidRDefault="00D70938">
      <w:pPr>
        <w:spacing w:line="480" w:lineRule="auto"/>
        <w:jc w:val="both"/>
        <w:rPr>
          <w:ins w:id="831" w:author="Ezzati, Majid" w:date="2019-01-19T21:05:00Z"/>
          <w:del w:id="832" w:author="Robbie Parks" w:date="2019-01-22T12:51:00Z"/>
          <w:color w:val="000000" w:themeColor="text1"/>
        </w:rPr>
      </w:pPr>
      <w:del w:id="833" w:author="Robbie Parks" w:date="2019-01-22T12:51:00Z">
        <w:r w:rsidDel="007133B2">
          <w:rPr>
            <w:b/>
            <w:color w:val="000000" w:themeColor="text1"/>
          </w:rPr>
          <w:delText xml:space="preserve">Supplementary </w:delText>
        </w:r>
        <w:r w:rsidRPr="00636C9B" w:rsidDel="007133B2">
          <w:rPr>
            <w:b/>
            <w:color w:val="000000" w:themeColor="text1"/>
          </w:rPr>
          <w:delText xml:space="preserve">Figure 1. </w:delText>
        </w:r>
        <w:r w:rsidDel="007133B2">
          <w:rPr>
            <w:color w:val="000000" w:themeColor="text1"/>
          </w:rPr>
          <w:delText xml:space="preserve">Percent change in death rates </w:delText>
        </w:r>
        <w:r w:rsidR="00716216" w:rsidDel="007133B2">
          <w:rPr>
            <w:color w:val="000000" w:themeColor="text1"/>
          </w:rPr>
          <w:delText>in year in which each month was +</w:delText>
        </w:r>
        <w:r w:rsidR="00716216" w:rsidRPr="00843ACB" w:rsidDel="007133B2">
          <w:rPr>
            <w:rFonts w:ascii="Helvetica" w:eastAsia="Times New Roman" w:hAnsi="Helvetica"/>
            <w:bCs/>
            <w:color w:val="222222"/>
            <w:sz w:val="21"/>
            <w:szCs w:val="21"/>
            <w:shd w:val="clear" w:color="auto" w:fill="FFFFFF"/>
          </w:rPr>
          <w:delText>1</w:delText>
        </w:r>
        <w:r w:rsidR="00716216" w:rsidRPr="00843ACB" w:rsidDel="007133B2">
          <w:rPr>
            <w:bCs/>
            <w:color w:val="000000" w:themeColor="text1"/>
          </w:rPr>
          <w:delText>°</w:delText>
        </w:r>
        <w:r w:rsidR="00716216" w:rsidDel="007133B2">
          <w:rPr>
            <w:bCs/>
            <w:color w:val="000000" w:themeColor="text1"/>
          </w:rPr>
          <w:delText>C</w:delText>
        </w:r>
        <w:r w:rsidR="00716216" w:rsidDel="007133B2">
          <w:rPr>
            <w:color w:val="000000" w:themeColor="text1"/>
          </w:rPr>
          <w:delText xml:space="preserve"> compared with 1980-2009 average temperatures</w:delText>
        </w:r>
        <w:r w:rsidR="00716216" w:rsidRPr="00636C9B" w:rsidDel="007133B2">
          <w:rPr>
            <w:color w:val="000000" w:themeColor="text1"/>
          </w:rPr>
          <w:delText xml:space="preserve">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FA6227" w:rsidDel="007133B2">
          <w:rPr>
            <w:color w:val="000000" w:themeColor="text1"/>
          </w:rPr>
          <w:delText xml:space="preserve"> and age group</w:delText>
        </w:r>
        <w:r w:rsidDel="007133B2">
          <w:rPr>
            <w:color w:val="000000" w:themeColor="text1"/>
          </w:rPr>
          <w:delText xml:space="preserve">. </w:delText>
        </w:r>
      </w:del>
      <w:ins w:id="834" w:author="Ezzati, Majid" w:date="2019-01-19T21:50:00Z">
        <w:del w:id="835" w:author="Robbie Parks" w:date="2019-01-22T12:51:00Z">
          <w:r w:rsidR="000777AE" w:rsidDel="007133B2">
            <w:rPr>
              <w:color w:val="000000" w:themeColor="text1"/>
            </w:rPr>
            <w:delText>The percent change shows average</w:delText>
          </w:r>
        </w:del>
      </w:ins>
      <w:ins w:id="836" w:author="Ezzati, Majid" w:date="2019-01-19T21:52:00Z">
        <w:del w:id="837" w:author="Robbie Parks" w:date="2019-01-22T12:51:00Z">
          <w:r w:rsidR="000777AE" w:rsidDel="007133B2">
            <w:rPr>
              <w:color w:val="000000" w:themeColor="text1"/>
            </w:rPr>
            <w:delText>d</w:delText>
          </w:r>
        </w:del>
      </w:ins>
      <w:ins w:id="838" w:author="Ezzati, Majid" w:date="2019-01-19T21:50:00Z">
        <w:del w:id="839" w:author="Robbie Parks" w:date="2019-01-22T12:51:00Z">
          <w:r w:rsidR="000777AE" w:rsidDel="007133B2">
            <w:rPr>
              <w:color w:val="000000" w:themeColor="text1"/>
            </w:rPr>
            <w:delText xml:space="preserve"> across all months, weighted by the number of deaths</w:delText>
          </w:r>
        </w:del>
      </w:ins>
      <w:ins w:id="840" w:author="Ezzati, Majid" w:date="2019-01-19T21:51:00Z">
        <w:del w:id="841" w:author="Robbie Parks" w:date="2019-01-22T12:51:00Z">
          <w:r w:rsidR="000777AE" w:rsidDel="007133B2">
            <w:rPr>
              <w:color w:val="000000" w:themeColor="text1"/>
            </w:rPr>
            <w:delText xml:space="preserve"> </w:delText>
          </w:r>
        </w:del>
      </w:ins>
      <w:ins w:id="842" w:author="Ezzati, Majid" w:date="2019-01-19T21:53:00Z">
        <w:del w:id="843" w:author="Robbie Parks" w:date="2019-01-22T12:51:00Z">
          <w:r w:rsidR="000777AE" w:rsidDel="007133B2">
            <w:rPr>
              <w:color w:val="000000" w:themeColor="text1"/>
            </w:rPr>
            <w:delText xml:space="preserve">in each month, </w:delText>
          </w:r>
        </w:del>
      </w:ins>
      <w:ins w:id="844" w:author="Ezzati, Majid" w:date="2019-01-19T21:51:00Z">
        <w:del w:id="845" w:author="Robbie Parks" w:date="2019-01-22T12:51:00Z">
          <w:r w:rsidR="000777AE" w:rsidDel="007133B2">
            <w:rPr>
              <w:color w:val="000000" w:themeColor="text1"/>
            </w:rPr>
            <w:delText>for each injury type and age group.</w:delText>
          </w:r>
        </w:del>
      </w:ins>
      <w:ins w:id="846" w:author="Ezzati, Majid" w:date="2019-01-19T21:50:00Z">
        <w:del w:id="847" w:author="Robbie Parks" w:date="2019-01-22T12:51:00Z">
          <w:r w:rsidR="000777AE" w:rsidDel="007133B2">
            <w:rPr>
              <w:color w:val="000000" w:themeColor="text1"/>
            </w:rPr>
            <w:delText xml:space="preserve"> </w:delText>
          </w:r>
        </w:del>
      </w:ins>
      <w:del w:id="848" w:author="Robbie Parks" w:date="2019-01-22T12:51:00Z">
        <w:r w:rsidDel="007133B2">
          <w:rPr>
            <w:color w:val="000000" w:themeColor="text1"/>
          </w:rPr>
          <w:delText>The values represent excess risk</w:delText>
        </w:r>
        <w:r w:rsidRPr="00037523" w:rsidDel="007133B2">
          <w:rPr>
            <w:color w:val="000000" w:themeColor="text1"/>
          </w:rPr>
          <w:delText xml:space="preserve"> </w:delText>
        </w:r>
        <w:r w:rsidDel="007133B2">
          <w:rPr>
            <w:color w:val="000000" w:themeColor="text1"/>
          </w:rPr>
          <w:delText>if temperature anomaly were compared with 1980-2009 long-term average temperatures.</w:delText>
        </w:r>
      </w:del>
    </w:p>
    <w:p w14:paraId="115D1396" w14:textId="2BE44BC3" w:rsidR="00553545" w:rsidDel="007133B2" w:rsidRDefault="00553545">
      <w:pPr>
        <w:spacing w:line="480" w:lineRule="auto"/>
        <w:jc w:val="both"/>
        <w:rPr>
          <w:del w:id="849" w:author="Robbie Parks" w:date="2019-01-22T12:51:00Z"/>
          <w:color w:val="000000" w:themeColor="text1"/>
        </w:rPr>
      </w:pPr>
    </w:p>
    <w:p w14:paraId="46CB6BDF" w14:textId="4A705864" w:rsidR="007178E4" w:rsidRPr="000777AE" w:rsidDel="007133B2" w:rsidRDefault="00773A25">
      <w:pPr>
        <w:spacing w:line="480" w:lineRule="auto"/>
        <w:jc w:val="both"/>
        <w:rPr>
          <w:del w:id="850" w:author="Robbie Parks" w:date="2019-01-22T12:51:00Z"/>
          <w:color w:val="000000" w:themeColor="text1"/>
        </w:rPr>
      </w:pPr>
      <w:del w:id="851" w:author="Robbie Parks" w:date="2019-01-22T12:51:00Z">
        <w:r w:rsidDel="007133B2">
          <w:rPr>
            <w:b/>
            <w:color w:val="000000" w:themeColor="text1"/>
          </w:rPr>
          <w:lastRenderedPageBreak/>
          <w:delText xml:space="preserve">Supplementary </w:delText>
        </w:r>
        <w:r w:rsidRPr="00636C9B" w:rsidDel="007133B2">
          <w:rPr>
            <w:b/>
            <w:color w:val="000000" w:themeColor="text1"/>
          </w:rPr>
          <w:delText xml:space="preserve">Figure 2. </w:delText>
        </w:r>
        <w:r w:rsidDel="007133B2">
          <w:rPr>
            <w:color w:val="000000" w:themeColor="text1"/>
          </w:rPr>
          <w:delText xml:space="preserve">Excess risk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2F6365" w:rsidDel="007133B2">
          <w:rPr>
            <w:color w:val="000000" w:themeColor="text1"/>
          </w:rPr>
          <w:delText xml:space="preserve"> and age group</w:delText>
        </w:r>
        <w:r w:rsidDel="007133B2">
          <w:rPr>
            <w:color w:val="000000" w:themeColor="text1"/>
          </w:rPr>
          <w:delText>. The values represent excess risk</w:delText>
        </w:r>
        <w:r w:rsidRPr="00037523" w:rsidDel="007133B2">
          <w:rPr>
            <w:color w:val="000000" w:themeColor="text1"/>
          </w:rPr>
          <w:delText xml:space="preserve"> </w:delText>
        </w:r>
        <w:r w:rsidDel="007133B2">
          <w:rPr>
            <w:color w:val="000000" w:themeColor="text1"/>
          </w:rPr>
          <w:delText>if temperature anomaly were +</w:delText>
        </w:r>
        <w:r w:rsidRPr="00843ACB" w:rsidDel="007133B2">
          <w:rPr>
            <w:rFonts w:ascii="Helvetica" w:eastAsia="Times New Roman" w:hAnsi="Helvetica"/>
            <w:bCs/>
            <w:color w:val="222222"/>
            <w:sz w:val="21"/>
            <w:szCs w:val="21"/>
            <w:shd w:val="clear" w:color="auto" w:fill="FFFFFF"/>
          </w:rPr>
          <w:delText>1</w:delText>
        </w:r>
        <w:r w:rsidRPr="00843ACB" w:rsidDel="007133B2">
          <w:rPr>
            <w:bCs/>
            <w:color w:val="000000" w:themeColor="text1"/>
          </w:rPr>
          <w:delText>°</w:delText>
        </w:r>
        <w:r w:rsidDel="007133B2">
          <w:rPr>
            <w:bCs/>
            <w:color w:val="000000" w:themeColor="text1"/>
          </w:rPr>
          <w:delText>C</w:delText>
        </w:r>
        <w:r w:rsidDel="007133B2">
          <w:rPr>
            <w:color w:val="000000" w:themeColor="text1"/>
          </w:rPr>
          <w:delText xml:space="preserve"> compared with 1980-2009 long-term average temperatures.</w:delText>
        </w:r>
        <w:r w:rsidR="00685021" w:rsidRPr="00636C9B" w:rsidDel="007133B2">
          <w:rPr>
            <w:color w:val="000000" w:themeColor="text1"/>
          </w:rPr>
          <w:delText xml:space="preserve"> </w:delText>
        </w:r>
      </w:del>
      <w:ins w:id="852" w:author="Ezzati, Majid" w:date="2019-01-19T21:52:00Z">
        <w:del w:id="853" w:author="Robbie Parks" w:date="2019-01-22T12:51:00Z">
          <w:r w:rsidR="000777AE" w:rsidRPr="000777AE" w:rsidDel="007133B2">
            <w:rPr>
              <w:color w:val="000000" w:themeColor="text1"/>
            </w:rPr>
            <w:delText xml:space="preserve">The percent change shows averaged across all </w:delText>
          </w:r>
          <w:r w:rsidR="000777AE" w:rsidDel="007133B2">
            <w:rPr>
              <w:color w:val="000000" w:themeColor="text1"/>
            </w:rPr>
            <w:delText>age groups</w:delText>
          </w:r>
          <w:r w:rsidR="000777AE" w:rsidRPr="000777AE" w:rsidDel="007133B2">
            <w:rPr>
              <w:color w:val="000000" w:themeColor="text1"/>
            </w:rPr>
            <w:delText xml:space="preserve">, weighted by the number of deaths </w:delText>
          </w:r>
        </w:del>
      </w:ins>
      <w:ins w:id="854" w:author="Ezzati, Majid" w:date="2019-01-19T21:53:00Z">
        <w:del w:id="855" w:author="Robbie Parks" w:date="2019-01-22T12:51:00Z">
          <w:r w:rsidR="000777AE" w:rsidRPr="000777AE" w:rsidDel="007133B2">
            <w:rPr>
              <w:color w:val="000000" w:themeColor="text1"/>
            </w:rPr>
            <w:delText xml:space="preserve">in each </w:delText>
          </w:r>
          <w:r w:rsidR="000777AE" w:rsidDel="007133B2">
            <w:rPr>
              <w:color w:val="000000" w:themeColor="text1"/>
            </w:rPr>
            <w:delText>group,</w:delText>
          </w:r>
          <w:r w:rsidR="000777AE" w:rsidRPr="000777AE" w:rsidDel="007133B2">
            <w:rPr>
              <w:color w:val="000000" w:themeColor="text1"/>
            </w:rPr>
            <w:delText xml:space="preserve"> </w:delText>
          </w:r>
        </w:del>
      </w:ins>
      <w:ins w:id="856" w:author="Ezzati, Majid" w:date="2019-01-19T21:52:00Z">
        <w:del w:id="857" w:author="Robbie Parks" w:date="2019-01-22T12:51:00Z">
          <w:r w:rsidR="000777AE" w:rsidRPr="000777AE" w:rsidDel="007133B2">
            <w:rPr>
              <w:color w:val="000000" w:themeColor="text1"/>
            </w:rPr>
            <w:delText xml:space="preserve">for each injury type and </w:delText>
          </w:r>
        </w:del>
      </w:ins>
      <w:ins w:id="858" w:author="Ezzati, Majid" w:date="2019-01-19T21:53:00Z">
        <w:del w:id="859" w:author="Robbie Parks" w:date="2019-01-22T12:51:00Z">
          <w:r w:rsidR="000777AE" w:rsidDel="007133B2">
            <w:rPr>
              <w:color w:val="000000" w:themeColor="text1"/>
            </w:rPr>
            <w:delText>month</w:delText>
          </w:r>
        </w:del>
      </w:ins>
      <w:ins w:id="860" w:author="Ezzati, Majid" w:date="2019-01-19T21:52:00Z">
        <w:del w:id="861" w:author="Robbie Parks" w:date="2019-01-22T12:51:00Z">
          <w:r w:rsidR="000777AE" w:rsidRPr="000777AE" w:rsidDel="007133B2">
            <w:rPr>
              <w:color w:val="000000" w:themeColor="text1"/>
            </w:rPr>
            <w:delText>.</w:delText>
          </w:r>
        </w:del>
      </w:ins>
    </w:p>
    <w:p w14:paraId="28A7DED1" w14:textId="223ACC9F" w:rsidR="00FF023E" w:rsidDel="007133B2" w:rsidRDefault="00FF023E">
      <w:pPr>
        <w:spacing w:line="480" w:lineRule="auto"/>
        <w:jc w:val="both"/>
        <w:rPr>
          <w:del w:id="862" w:author="Robbie Parks" w:date="2019-01-22T12:51:00Z"/>
          <w:color w:val="000000" w:themeColor="text1"/>
        </w:rPr>
        <w:sectPr w:rsidR="00FF023E" w:rsidDel="007133B2" w:rsidSect="00AA2020">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3072132D" w:rsidR="004069AE" w:rsidDel="007133B2" w:rsidRDefault="00DF2431">
      <w:pPr>
        <w:spacing w:line="480" w:lineRule="auto"/>
        <w:jc w:val="both"/>
        <w:rPr>
          <w:del w:id="863" w:author="Robbie Parks" w:date="2019-01-22T12:51:00Z"/>
          <w:color w:val="000000" w:themeColor="text1"/>
        </w:rPr>
        <w:pPrChange w:id="864" w:author="Robbie Parks" w:date="2019-01-22T12:51:00Z">
          <w:pPr>
            <w:jc w:val="both"/>
          </w:pPr>
        </w:pPrChange>
      </w:pPr>
      <w:del w:id="865" w:author="Robbie Parks" w:date="2019-01-22T12:51:00Z">
        <w:r w:rsidDel="007133B2">
          <w:rPr>
            <w:b/>
            <w:color w:val="000000" w:themeColor="text1"/>
          </w:rPr>
          <w:lastRenderedPageBreak/>
          <w:delText xml:space="preserve">Supplementary </w:delText>
        </w:r>
        <w:r w:rsidR="00AE3126" w:rsidRPr="00636C9B" w:rsidDel="007133B2">
          <w:rPr>
            <w:b/>
            <w:color w:val="000000" w:themeColor="text1"/>
          </w:rPr>
          <w:delText xml:space="preserve">Table </w:delText>
        </w:r>
        <w:r w:rsidR="003A2FA4" w:rsidDel="007133B2">
          <w:rPr>
            <w:b/>
            <w:color w:val="000000" w:themeColor="text1"/>
          </w:rPr>
          <w:delText>1</w:delText>
        </w:r>
        <w:r w:rsidR="00AE3126" w:rsidRPr="00636C9B" w:rsidDel="007133B2">
          <w:rPr>
            <w:b/>
            <w:color w:val="000000" w:themeColor="text1"/>
          </w:rPr>
          <w:delText>.</w:delText>
        </w:r>
        <w:r w:rsidR="00CC34A2" w:rsidRPr="00636C9B" w:rsidDel="007133B2">
          <w:rPr>
            <w:b/>
            <w:color w:val="000000" w:themeColor="text1"/>
          </w:rPr>
          <w:delText xml:space="preserve"> </w:delText>
        </w:r>
        <w:r w:rsidR="00CC34A2" w:rsidRPr="00636C9B" w:rsidDel="007133B2">
          <w:rPr>
            <w:color w:val="000000" w:themeColor="text1"/>
          </w:rPr>
          <w:delText xml:space="preserve">ICD-9 and ICD-10 medical cause of death codes by </w:delText>
        </w:r>
        <w:r w:rsidR="001C2178" w:rsidDel="007133B2">
          <w:rPr>
            <w:color w:val="000000" w:themeColor="text1"/>
          </w:rPr>
          <w:delText>type</w:delText>
        </w:r>
        <w:r w:rsidR="001C2178" w:rsidRPr="00636C9B" w:rsidDel="007133B2">
          <w:rPr>
            <w:color w:val="000000" w:themeColor="text1"/>
          </w:rPr>
          <w:delText xml:space="preserve"> </w:delText>
        </w:r>
        <w:r w:rsidR="00CC34A2" w:rsidRPr="00636C9B" w:rsidDel="007133B2">
          <w:rPr>
            <w:color w:val="000000" w:themeColor="text1"/>
          </w:rPr>
          <w:delText>of injury</w:delText>
        </w:r>
        <w:r w:rsidR="004069AE" w:rsidDel="007133B2">
          <w:rPr>
            <w:color w:val="000000" w:themeColor="text1"/>
          </w:rPr>
          <w:delText>.</w:delText>
        </w:r>
      </w:del>
    </w:p>
    <w:p w14:paraId="1485A4AC" w14:textId="23568316" w:rsidR="007662C6" w:rsidDel="007133B2" w:rsidRDefault="007662C6">
      <w:pPr>
        <w:spacing w:line="480" w:lineRule="auto"/>
        <w:jc w:val="both"/>
        <w:rPr>
          <w:del w:id="866" w:author="Robbie Parks" w:date="2019-01-22T12:51:00Z"/>
          <w:color w:val="000000" w:themeColor="text1"/>
        </w:rPr>
        <w:pPrChange w:id="867" w:author="Robbie Parks" w:date="2019-01-22T12:51:00Z">
          <w:pPr>
            <w:jc w:val="both"/>
          </w:pPr>
        </w:pPrChange>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rsidDel="007133B2" w14:paraId="35AEFD15" w14:textId="78778C6B" w:rsidTr="00214145">
        <w:trPr>
          <w:trHeight w:val="320"/>
          <w:del w:id="868" w:author="Robbie Parks" w:date="2019-01-22T12:51:00Z"/>
        </w:trPr>
        <w:tc>
          <w:tcPr>
            <w:tcW w:w="2941" w:type="dxa"/>
            <w:gridSpan w:val="3"/>
            <w:shd w:val="clear" w:color="auto" w:fill="auto"/>
            <w:noWrap/>
            <w:vAlign w:val="bottom"/>
            <w:hideMark/>
          </w:tcPr>
          <w:p w14:paraId="7F4F59FD" w14:textId="2BC25BE1" w:rsidR="007662C6" w:rsidRPr="007662C6" w:rsidDel="007133B2" w:rsidRDefault="007662C6">
            <w:pPr>
              <w:spacing w:line="480" w:lineRule="auto"/>
              <w:jc w:val="both"/>
              <w:rPr>
                <w:del w:id="869" w:author="Robbie Parks" w:date="2019-01-22T12:51:00Z"/>
                <w:rFonts w:eastAsia="Times New Roman"/>
                <w:b/>
                <w:bCs/>
                <w:color w:val="000000"/>
              </w:rPr>
              <w:pPrChange w:id="870" w:author="Robbie Parks" w:date="2019-01-22T12:51:00Z">
                <w:pPr/>
              </w:pPrChange>
            </w:pPr>
            <w:del w:id="871" w:author="Robbie Parks" w:date="2019-01-22T12:51:00Z">
              <w:r w:rsidRPr="007662C6" w:rsidDel="007133B2">
                <w:rPr>
                  <w:rFonts w:eastAsia="Times New Roman"/>
                  <w:b/>
                  <w:bCs/>
                  <w:color w:val="000000"/>
                </w:rPr>
                <w:delText>Cause</w:delText>
              </w:r>
            </w:del>
          </w:p>
        </w:tc>
        <w:tc>
          <w:tcPr>
            <w:tcW w:w="2927" w:type="dxa"/>
            <w:shd w:val="clear" w:color="auto" w:fill="auto"/>
            <w:noWrap/>
            <w:vAlign w:val="bottom"/>
            <w:hideMark/>
          </w:tcPr>
          <w:p w14:paraId="223C4901" w14:textId="1DCA3413" w:rsidR="007662C6" w:rsidRPr="007662C6" w:rsidDel="007133B2" w:rsidRDefault="007662C6">
            <w:pPr>
              <w:spacing w:line="480" w:lineRule="auto"/>
              <w:jc w:val="both"/>
              <w:rPr>
                <w:del w:id="872" w:author="Robbie Parks" w:date="2019-01-22T12:51:00Z"/>
                <w:rFonts w:eastAsia="Times New Roman"/>
                <w:b/>
                <w:bCs/>
                <w:color w:val="000000"/>
              </w:rPr>
              <w:pPrChange w:id="873" w:author="Robbie Parks" w:date="2019-01-22T12:51:00Z">
                <w:pPr/>
              </w:pPrChange>
            </w:pPr>
            <w:del w:id="874" w:author="Robbie Parks" w:date="2019-01-22T12:51:00Z">
              <w:r w:rsidRPr="007662C6" w:rsidDel="007133B2">
                <w:rPr>
                  <w:rFonts w:eastAsia="Times New Roman"/>
                  <w:b/>
                  <w:bCs/>
                  <w:color w:val="000000"/>
                </w:rPr>
                <w:delText>ICD-9</w:delText>
              </w:r>
            </w:del>
          </w:p>
        </w:tc>
        <w:tc>
          <w:tcPr>
            <w:tcW w:w="4662" w:type="dxa"/>
            <w:shd w:val="clear" w:color="auto" w:fill="auto"/>
            <w:noWrap/>
            <w:vAlign w:val="bottom"/>
            <w:hideMark/>
          </w:tcPr>
          <w:p w14:paraId="7DC97C35" w14:textId="3AC37BF7" w:rsidR="007662C6" w:rsidRPr="007662C6" w:rsidDel="007133B2" w:rsidRDefault="007662C6">
            <w:pPr>
              <w:spacing w:line="480" w:lineRule="auto"/>
              <w:jc w:val="both"/>
              <w:rPr>
                <w:del w:id="875" w:author="Robbie Parks" w:date="2019-01-22T12:51:00Z"/>
                <w:rFonts w:eastAsia="Times New Roman"/>
                <w:b/>
                <w:bCs/>
                <w:color w:val="000000"/>
              </w:rPr>
              <w:pPrChange w:id="876" w:author="Robbie Parks" w:date="2019-01-22T12:51:00Z">
                <w:pPr/>
              </w:pPrChange>
            </w:pPr>
            <w:del w:id="877" w:author="Robbie Parks" w:date="2019-01-22T12:51:00Z">
              <w:r w:rsidRPr="007662C6" w:rsidDel="007133B2">
                <w:rPr>
                  <w:rFonts w:eastAsia="Times New Roman"/>
                  <w:b/>
                  <w:bCs/>
                  <w:color w:val="000000"/>
                </w:rPr>
                <w:delText>ICD-10</w:delText>
              </w:r>
            </w:del>
          </w:p>
        </w:tc>
      </w:tr>
      <w:tr w:rsidR="00B81EB4" w:rsidRPr="007662C6" w:rsidDel="007133B2" w14:paraId="22BFB9C8" w14:textId="3500698A" w:rsidTr="00214145">
        <w:trPr>
          <w:trHeight w:val="354"/>
          <w:del w:id="878" w:author="Robbie Parks" w:date="2019-01-22T12:51:00Z"/>
        </w:trPr>
        <w:tc>
          <w:tcPr>
            <w:tcW w:w="2941" w:type="dxa"/>
            <w:gridSpan w:val="3"/>
            <w:shd w:val="clear" w:color="auto" w:fill="auto"/>
            <w:noWrap/>
            <w:vAlign w:val="bottom"/>
            <w:hideMark/>
          </w:tcPr>
          <w:p w14:paraId="152FE3FA" w14:textId="0CDAE1BB" w:rsidR="007662C6" w:rsidRPr="007662C6" w:rsidDel="007133B2" w:rsidRDefault="007662C6">
            <w:pPr>
              <w:spacing w:line="480" w:lineRule="auto"/>
              <w:jc w:val="both"/>
              <w:rPr>
                <w:del w:id="879" w:author="Robbie Parks" w:date="2019-01-22T12:51:00Z"/>
                <w:rFonts w:eastAsia="Times New Roman"/>
                <w:color w:val="000000"/>
              </w:rPr>
              <w:pPrChange w:id="880" w:author="Robbie Parks" w:date="2019-01-22T12:51:00Z">
                <w:pPr/>
              </w:pPrChange>
            </w:pPr>
            <w:del w:id="881" w:author="Robbie Parks" w:date="2019-01-22T12:51:00Z">
              <w:r w:rsidRPr="007662C6" w:rsidDel="007133B2">
                <w:rPr>
                  <w:rFonts w:eastAsia="Times New Roman"/>
                  <w:color w:val="000000"/>
                </w:rPr>
                <w:delText>Injuries</w:delText>
              </w:r>
            </w:del>
          </w:p>
        </w:tc>
        <w:tc>
          <w:tcPr>
            <w:tcW w:w="2927" w:type="dxa"/>
            <w:shd w:val="clear" w:color="auto" w:fill="auto"/>
            <w:noWrap/>
            <w:vAlign w:val="bottom"/>
            <w:hideMark/>
          </w:tcPr>
          <w:p w14:paraId="69499D06" w14:textId="117B2129" w:rsidR="007662C6" w:rsidRPr="007662C6" w:rsidDel="007133B2" w:rsidRDefault="007662C6">
            <w:pPr>
              <w:spacing w:line="480" w:lineRule="auto"/>
              <w:jc w:val="both"/>
              <w:rPr>
                <w:del w:id="882" w:author="Robbie Parks" w:date="2019-01-22T12:51:00Z"/>
                <w:rFonts w:eastAsia="Times New Roman"/>
                <w:color w:val="000000"/>
              </w:rPr>
              <w:pPrChange w:id="883" w:author="Robbie Parks" w:date="2019-01-22T12:51:00Z">
                <w:pPr/>
              </w:pPrChange>
            </w:pPr>
            <w:del w:id="884" w:author="Robbie Parks" w:date="2019-01-22T12:51:00Z">
              <w:r w:rsidRPr="007662C6" w:rsidDel="007133B2">
                <w:rPr>
                  <w:rFonts w:eastAsia="Times New Roman"/>
                  <w:color w:val="000000"/>
                </w:rPr>
                <w:delText>E800.0-E999.9</w:delText>
              </w:r>
            </w:del>
          </w:p>
        </w:tc>
        <w:tc>
          <w:tcPr>
            <w:tcW w:w="4662" w:type="dxa"/>
            <w:shd w:val="clear" w:color="auto" w:fill="auto"/>
            <w:noWrap/>
            <w:vAlign w:val="bottom"/>
            <w:hideMark/>
          </w:tcPr>
          <w:p w14:paraId="4819D9A7" w14:textId="7B66E231" w:rsidR="007662C6" w:rsidRPr="007662C6" w:rsidDel="007133B2" w:rsidRDefault="007662C6">
            <w:pPr>
              <w:spacing w:line="480" w:lineRule="auto"/>
              <w:jc w:val="both"/>
              <w:rPr>
                <w:del w:id="885" w:author="Robbie Parks" w:date="2019-01-22T12:51:00Z"/>
                <w:rFonts w:eastAsia="Times New Roman"/>
                <w:color w:val="000000"/>
              </w:rPr>
              <w:pPrChange w:id="886" w:author="Robbie Parks" w:date="2019-01-22T12:51:00Z">
                <w:pPr/>
              </w:pPrChange>
            </w:pPr>
            <w:del w:id="887" w:author="Robbie Parks" w:date="2019-01-22T12:51:00Z">
              <w:r w:rsidRPr="007662C6" w:rsidDel="007133B2">
                <w:rPr>
                  <w:rFonts w:eastAsia="Times New Roman"/>
                  <w:color w:val="000000"/>
                </w:rPr>
                <w:delText>V0.0-Y89.9</w:delText>
              </w:r>
            </w:del>
          </w:p>
        </w:tc>
      </w:tr>
      <w:tr w:rsidR="007178E4" w:rsidRPr="007662C6" w:rsidDel="007133B2" w14:paraId="51435C06" w14:textId="45B28138" w:rsidTr="00214145">
        <w:trPr>
          <w:trHeight w:val="320"/>
          <w:del w:id="888" w:author="Robbie Parks" w:date="2019-01-22T12:51:00Z"/>
        </w:trPr>
        <w:tc>
          <w:tcPr>
            <w:tcW w:w="471" w:type="dxa"/>
            <w:shd w:val="clear" w:color="auto" w:fill="auto"/>
            <w:noWrap/>
            <w:vAlign w:val="bottom"/>
            <w:hideMark/>
          </w:tcPr>
          <w:p w14:paraId="3046E687" w14:textId="6BDD90CC" w:rsidR="007662C6" w:rsidRPr="007662C6" w:rsidDel="007133B2" w:rsidRDefault="007662C6">
            <w:pPr>
              <w:spacing w:line="480" w:lineRule="auto"/>
              <w:jc w:val="both"/>
              <w:rPr>
                <w:del w:id="889" w:author="Robbie Parks" w:date="2019-01-22T12:51:00Z"/>
                <w:rFonts w:eastAsia="Times New Roman"/>
                <w:color w:val="000000"/>
              </w:rPr>
              <w:pPrChange w:id="890" w:author="Robbie Parks" w:date="2019-01-22T12:51:00Z">
                <w:pPr/>
              </w:pPrChange>
            </w:pPr>
          </w:p>
        </w:tc>
        <w:tc>
          <w:tcPr>
            <w:tcW w:w="2470" w:type="dxa"/>
            <w:gridSpan w:val="2"/>
            <w:shd w:val="clear" w:color="auto" w:fill="auto"/>
            <w:noWrap/>
            <w:vAlign w:val="bottom"/>
            <w:hideMark/>
          </w:tcPr>
          <w:p w14:paraId="2B069DB7" w14:textId="22F0AAA4" w:rsidR="007662C6" w:rsidRPr="007662C6" w:rsidDel="007133B2" w:rsidRDefault="007662C6">
            <w:pPr>
              <w:spacing w:line="480" w:lineRule="auto"/>
              <w:jc w:val="both"/>
              <w:rPr>
                <w:del w:id="891" w:author="Robbie Parks" w:date="2019-01-22T12:51:00Z"/>
                <w:rFonts w:eastAsia="Times New Roman"/>
                <w:color w:val="000000"/>
              </w:rPr>
              <w:pPrChange w:id="892" w:author="Robbie Parks" w:date="2019-01-22T12:51:00Z">
                <w:pPr/>
              </w:pPrChange>
            </w:pPr>
            <w:del w:id="893" w:author="Robbie Parks" w:date="2019-01-22T12:51:00Z">
              <w:r w:rsidRPr="007662C6" w:rsidDel="007133B2">
                <w:rPr>
                  <w:rFonts w:eastAsia="Times New Roman"/>
                  <w:color w:val="000000"/>
                </w:rPr>
                <w:delText>Unintentional</w:delText>
              </w:r>
            </w:del>
          </w:p>
        </w:tc>
        <w:tc>
          <w:tcPr>
            <w:tcW w:w="2927" w:type="dxa"/>
            <w:shd w:val="clear" w:color="auto" w:fill="auto"/>
            <w:noWrap/>
            <w:vAlign w:val="bottom"/>
            <w:hideMark/>
          </w:tcPr>
          <w:p w14:paraId="37DD32B3" w14:textId="7F404F1B" w:rsidR="007662C6" w:rsidRPr="007662C6" w:rsidDel="007133B2" w:rsidRDefault="007662C6">
            <w:pPr>
              <w:spacing w:line="480" w:lineRule="auto"/>
              <w:jc w:val="both"/>
              <w:rPr>
                <w:del w:id="894" w:author="Robbie Parks" w:date="2019-01-22T12:51:00Z"/>
                <w:rFonts w:eastAsia="Times New Roman"/>
                <w:color w:val="000000"/>
              </w:rPr>
              <w:pPrChange w:id="895" w:author="Robbie Parks" w:date="2019-01-22T12:51:00Z">
                <w:pPr/>
              </w:pPrChange>
            </w:pPr>
            <w:del w:id="896" w:author="Robbie Parks" w:date="2019-01-22T12:51:00Z">
              <w:r w:rsidRPr="007662C6" w:rsidDel="007133B2">
                <w:rPr>
                  <w:rFonts w:eastAsia="Times New Roman"/>
                  <w:color w:val="000000"/>
                </w:rPr>
                <w:delText>E800.0-E949.9, E980.0-E989.9</w:delText>
              </w:r>
            </w:del>
          </w:p>
        </w:tc>
        <w:tc>
          <w:tcPr>
            <w:tcW w:w="4662" w:type="dxa"/>
            <w:shd w:val="clear" w:color="auto" w:fill="auto"/>
            <w:noWrap/>
            <w:vAlign w:val="bottom"/>
            <w:hideMark/>
          </w:tcPr>
          <w:p w14:paraId="3BEEBFDD" w14:textId="4AC6BFA2" w:rsidR="007662C6" w:rsidRPr="007662C6" w:rsidDel="007133B2" w:rsidRDefault="007662C6">
            <w:pPr>
              <w:spacing w:line="480" w:lineRule="auto"/>
              <w:jc w:val="both"/>
              <w:rPr>
                <w:del w:id="897" w:author="Robbie Parks" w:date="2019-01-22T12:51:00Z"/>
                <w:rFonts w:eastAsia="Times New Roman"/>
                <w:color w:val="000000"/>
              </w:rPr>
              <w:pPrChange w:id="898" w:author="Robbie Parks" w:date="2019-01-22T12:51:00Z">
                <w:pPr/>
              </w:pPrChange>
            </w:pPr>
            <w:del w:id="899" w:author="Robbie Parks" w:date="2019-01-22T12:51:00Z">
              <w:r w:rsidRPr="007662C6" w:rsidDel="007133B2">
                <w:rPr>
                  <w:rFonts w:eastAsia="Times New Roman"/>
                  <w:color w:val="000000"/>
                </w:rPr>
                <w:delText>V0.0-V99.9, W0.0-99.9, X0.0-X59.9, Y10.0-Y34.9, Y40.0-Y89.9</w:delText>
              </w:r>
            </w:del>
          </w:p>
        </w:tc>
      </w:tr>
      <w:tr w:rsidR="007178E4" w:rsidRPr="007662C6" w:rsidDel="007133B2" w14:paraId="7209F039" w14:textId="6B7F5E69" w:rsidTr="00214145">
        <w:trPr>
          <w:trHeight w:val="320"/>
          <w:del w:id="900" w:author="Robbie Parks" w:date="2019-01-22T12:51:00Z"/>
        </w:trPr>
        <w:tc>
          <w:tcPr>
            <w:tcW w:w="471" w:type="dxa"/>
            <w:shd w:val="clear" w:color="auto" w:fill="auto"/>
            <w:noWrap/>
            <w:vAlign w:val="bottom"/>
            <w:hideMark/>
          </w:tcPr>
          <w:p w14:paraId="202E2ABF" w14:textId="6C14133D" w:rsidR="007662C6" w:rsidRPr="007662C6" w:rsidDel="007133B2" w:rsidRDefault="007662C6">
            <w:pPr>
              <w:spacing w:line="480" w:lineRule="auto"/>
              <w:jc w:val="both"/>
              <w:rPr>
                <w:del w:id="901" w:author="Robbie Parks" w:date="2019-01-22T12:51:00Z"/>
                <w:rFonts w:eastAsia="Times New Roman"/>
                <w:color w:val="000000"/>
              </w:rPr>
              <w:pPrChange w:id="902" w:author="Robbie Parks" w:date="2019-01-22T12:51:00Z">
                <w:pPr/>
              </w:pPrChange>
            </w:pPr>
          </w:p>
        </w:tc>
        <w:tc>
          <w:tcPr>
            <w:tcW w:w="471" w:type="dxa"/>
            <w:shd w:val="clear" w:color="auto" w:fill="auto"/>
            <w:noWrap/>
            <w:vAlign w:val="bottom"/>
            <w:hideMark/>
          </w:tcPr>
          <w:p w14:paraId="262AAFB0" w14:textId="5932F974" w:rsidR="007662C6" w:rsidRPr="007662C6" w:rsidDel="007133B2" w:rsidRDefault="007662C6">
            <w:pPr>
              <w:spacing w:line="480" w:lineRule="auto"/>
              <w:jc w:val="both"/>
              <w:rPr>
                <w:del w:id="903" w:author="Robbie Parks" w:date="2019-01-22T12:51:00Z"/>
                <w:rFonts w:eastAsia="Times New Roman"/>
                <w:sz w:val="20"/>
                <w:szCs w:val="20"/>
              </w:rPr>
              <w:pPrChange w:id="904" w:author="Robbie Parks" w:date="2019-01-22T12:51:00Z">
                <w:pPr/>
              </w:pPrChange>
            </w:pPr>
          </w:p>
        </w:tc>
        <w:tc>
          <w:tcPr>
            <w:tcW w:w="1999" w:type="dxa"/>
            <w:shd w:val="clear" w:color="auto" w:fill="auto"/>
            <w:noWrap/>
            <w:vAlign w:val="bottom"/>
            <w:hideMark/>
          </w:tcPr>
          <w:p w14:paraId="4EA2C5A8" w14:textId="65F24606" w:rsidR="007662C6" w:rsidRPr="007662C6" w:rsidDel="007133B2" w:rsidRDefault="007662C6">
            <w:pPr>
              <w:spacing w:line="480" w:lineRule="auto"/>
              <w:jc w:val="both"/>
              <w:rPr>
                <w:del w:id="905" w:author="Robbie Parks" w:date="2019-01-22T12:51:00Z"/>
                <w:rFonts w:eastAsia="Times New Roman"/>
                <w:color w:val="000000"/>
              </w:rPr>
              <w:pPrChange w:id="906" w:author="Robbie Parks" w:date="2019-01-22T12:51:00Z">
                <w:pPr/>
              </w:pPrChange>
            </w:pPr>
            <w:del w:id="907" w:author="Robbie Parks" w:date="2019-01-22T12:51:00Z">
              <w:r w:rsidRPr="007662C6" w:rsidDel="007133B2">
                <w:rPr>
                  <w:rFonts w:eastAsia="Times New Roman"/>
                  <w:color w:val="000000"/>
                </w:rPr>
                <w:delText>Transport</w:delText>
              </w:r>
            </w:del>
          </w:p>
        </w:tc>
        <w:tc>
          <w:tcPr>
            <w:tcW w:w="2927" w:type="dxa"/>
            <w:shd w:val="clear" w:color="auto" w:fill="auto"/>
            <w:noWrap/>
            <w:vAlign w:val="bottom"/>
            <w:hideMark/>
          </w:tcPr>
          <w:p w14:paraId="5585AC40" w14:textId="1E89EF70" w:rsidR="007662C6" w:rsidRPr="007662C6" w:rsidDel="007133B2" w:rsidRDefault="007662C6">
            <w:pPr>
              <w:spacing w:line="480" w:lineRule="auto"/>
              <w:jc w:val="both"/>
              <w:rPr>
                <w:del w:id="908" w:author="Robbie Parks" w:date="2019-01-22T12:51:00Z"/>
                <w:rFonts w:eastAsia="Times New Roman"/>
                <w:color w:val="000000"/>
              </w:rPr>
              <w:pPrChange w:id="909" w:author="Robbie Parks" w:date="2019-01-22T12:51:00Z">
                <w:pPr/>
              </w:pPrChange>
            </w:pPr>
            <w:del w:id="910" w:author="Robbie Parks" w:date="2019-01-22T12:51:00Z">
              <w:r w:rsidRPr="007662C6" w:rsidDel="007133B2">
                <w:rPr>
                  <w:rFonts w:eastAsia="Times New Roman"/>
                  <w:color w:val="000000"/>
                </w:rPr>
                <w:delText>E800.0-E807.9, E810.0-E838.9, E840.0-E849.9</w:delText>
              </w:r>
            </w:del>
          </w:p>
        </w:tc>
        <w:tc>
          <w:tcPr>
            <w:tcW w:w="4662" w:type="dxa"/>
            <w:shd w:val="clear" w:color="auto" w:fill="auto"/>
            <w:noWrap/>
            <w:vAlign w:val="bottom"/>
            <w:hideMark/>
          </w:tcPr>
          <w:p w14:paraId="042DF483" w14:textId="75FC4F69" w:rsidR="007662C6" w:rsidRPr="007662C6" w:rsidDel="007133B2" w:rsidRDefault="007662C6">
            <w:pPr>
              <w:spacing w:line="480" w:lineRule="auto"/>
              <w:jc w:val="both"/>
              <w:rPr>
                <w:del w:id="911" w:author="Robbie Parks" w:date="2019-01-22T12:51:00Z"/>
                <w:rFonts w:eastAsia="Times New Roman"/>
                <w:color w:val="000000"/>
              </w:rPr>
              <w:pPrChange w:id="912" w:author="Robbie Parks" w:date="2019-01-22T12:51:00Z">
                <w:pPr/>
              </w:pPrChange>
            </w:pPr>
            <w:del w:id="913" w:author="Robbie Parks" w:date="2019-01-22T12:51:00Z">
              <w:r w:rsidRPr="007662C6" w:rsidDel="007133B2">
                <w:rPr>
                  <w:rFonts w:eastAsia="Times New Roman"/>
                  <w:color w:val="000000"/>
                </w:rPr>
                <w:delText>V0.0-V99.9</w:delText>
              </w:r>
            </w:del>
          </w:p>
        </w:tc>
      </w:tr>
      <w:tr w:rsidR="007178E4" w:rsidRPr="007662C6" w:rsidDel="007133B2" w14:paraId="5DDF9530" w14:textId="340A71C8" w:rsidTr="00214145">
        <w:trPr>
          <w:trHeight w:val="320"/>
          <w:del w:id="914" w:author="Robbie Parks" w:date="2019-01-22T12:51:00Z"/>
        </w:trPr>
        <w:tc>
          <w:tcPr>
            <w:tcW w:w="471" w:type="dxa"/>
            <w:shd w:val="clear" w:color="auto" w:fill="auto"/>
            <w:noWrap/>
            <w:vAlign w:val="bottom"/>
            <w:hideMark/>
          </w:tcPr>
          <w:p w14:paraId="0251A21D" w14:textId="1055D84F" w:rsidR="007662C6" w:rsidRPr="007662C6" w:rsidDel="007133B2" w:rsidRDefault="007662C6">
            <w:pPr>
              <w:spacing w:line="480" w:lineRule="auto"/>
              <w:jc w:val="both"/>
              <w:rPr>
                <w:del w:id="915" w:author="Robbie Parks" w:date="2019-01-22T12:51:00Z"/>
                <w:rFonts w:eastAsia="Times New Roman"/>
                <w:color w:val="000000"/>
              </w:rPr>
              <w:pPrChange w:id="916" w:author="Robbie Parks" w:date="2019-01-22T12:51:00Z">
                <w:pPr/>
              </w:pPrChange>
            </w:pPr>
          </w:p>
        </w:tc>
        <w:tc>
          <w:tcPr>
            <w:tcW w:w="471" w:type="dxa"/>
            <w:shd w:val="clear" w:color="auto" w:fill="auto"/>
            <w:noWrap/>
            <w:vAlign w:val="bottom"/>
            <w:hideMark/>
          </w:tcPr>
          <w:p w14:paraId="10C4D920" w14:textId="48581369" w:rsidR="007662C6" w:rsidRPr="007662C6" w:rsidDel="007133B2" w:rsidRDefault="007662C6">
            <w:pPr>
              <w:spacing w:line="480" w:lineRule="auto"/>
              <w:jc w:val="both"/>
              <w:rPr>
                <w:del w:id="917" w:author="Robbie Parks" w:date="2019-01-22T12:51:00Z"/>
                <w:rFonts w:eastAsia="Times New Roman"/>
                <w:sz w:val="20"/>
                <w:szCs w:val="20"/>
              </w:rPr>
              <w:pPrChange w:id="918" w:author="Robbie Parks" w:date="2019-01-22T12:51:00Z">
                <w:pPr/>
              </w:pPrChange>
            </w:pPr>
          </w:p>
        </w:tc>
        <w:tc>
          <w:tcPr>
            <w:tcW w:w="1999" w:type="dxa"/>
            <w:shd w:val="clear" w:color="auto" w:fill="auto"/>
            <w:noWrap/>
            <w:vAlign w:val="bottom"/>
            <w:hideMark/>
          </w:tcPr>
          <w:p w14:paraId="6ACA6901" w14:textId="305F9E0F" w:rsidR="007662C6" w:rsidRPr="007662C6" w:rsidDel="007133B2" w:rsidRDefault="007662C6">
            <w:pPr>
              <w:spacing w:line="480" w:lineRule="auto"/>
              <w:jc w:val="both"/>
              <w:rPr>
                <w:del w:id="919" w:author="Robbie Parks" w:date="2019-01-22T12:51:00Z"/>
                <w:rFonts w:eastAsia="Times New Roman"/>
                <w:color w:val="000000"/>
              </w:rPr>
              <w:pPrChange w:id="920" w:author="Robbie Parks" w:date="2019-01-22T12:51:00Z">
                <w:pPr/>
              </w:pPrChange>
            </w:pPr>
            <w:del w:id="921" w:author="Robbie Parks" w:date="2019-01-22T12:51:00Z">
              <w:r w:rsidRPr="007662C6" w:rsidDel="007133B2">
                <w:rPr>
                  <w:rFonts w:eastAsia="Times New Roman"/>
                  <w:color w:val="000000"/>
                </w:rPr>
                <w:delText>Falls</w:delText>
              </w:r>
            </w:del>
          </w:p>
        </w:tc>
        <w:tc>
          <w:tcPr>
            <w:tcW w:w="2927" w:type="dxa"/>
            <w:shd w:val="clear" w:color="auto" w:fill="auto"/>
            <w:noWrap/>
            <w:vAlign w:val="bottom"/>
            <w:hideMark/>
          </w:tcPr>
          <w:p w14:paraId="722B4E09" w14:textId="21B28F2E" w:rsidR="007662C6" w:rsidRPr="007662C6" w:rsidDel="007133B2" w:rsidRDefault="007662C6">
            <w:pPr>
              <w:spacing w:line="480" w:lineRule="auto"/>
              <w:jc w:val="both"/>
              <w:rPr>
                <w:del w:id="922" w:author="Robbie Parks" w:date="2019-01-22T12:51:00Z"/>
                <w:rFonts w:eastAsia="Times New Roman"/>
                <w:color w:val="000000"/>
              </w:rPr>
              <w:pPrChange w:id="923" w:author="Robbie Parks" w:date="2019-01-22T12:51:00Z">
                <w:pPr/>
              </w:pPrChange>
            </w:pPr>
            <w:del w:id="924" w:author="Robbie Parks" w:date="2019-01-22T12:51:00Z">
              <w:r w:rsidRPr="007662C6" w:rsidDel="007133B2">
                <w:rPr>
                  <w:rFonts w:eastAsia="Times New Roman"/>
                  <w:color w:val="000000"/>
                </w:rPr>
                <w:delText>E880.0-E888.9</w:delText>
              </w:r>
            </w:del>
          </w:p>
        </w:tc>
        <w:tc>
          <w:tcPr>
            <w:tcW w:w="4662" w:type="dxa"/>
            <w:shd w:val="clear" w:color="auto" w:fill="auto"/>
            <w:noWrap/>
            <w:vAlign w:val="bottom"/>
            <w:hideMark/>
          </w:tcPr>
          <w:p w14:paraId="025DA715" w14:textId="5381C25E" w:rsidR="007662C6" w:rsidRPr="007662C6" w:rsidDel="007133B2" w:rsidRDefault="007662C6">
            <w:pPr>
              <w:spacing w:line="480" w:lineRule="auto"/>
              <w:jc w:val="both"/>
              <w:rPr>
                <w:del w:id="925" w:author="Robbie Parks" w:date="2019-01-22T12:51:00Z"/>
                <w:rFonts w:eastAsia="Times New Roman"/>
                <w:color w:val="000000"/>
              </w:rPr>
              <w:pPrChange w:id="926" w:author="Robbie Parks" w:date="2019-01-22T12:51:00Z">
                <w:pPr/>
              </w:pPrChange>
            </w:pPr>
            <w:del w:id="927" w:author="Robbie Parks" w:date="2019-01-22T12:51:00Z">
              <w:r w:rsidRPr="007662C6" w:rsidDel="007133B2">
                <w:rPr>
                  <w:rFonts w:eastAsia="Times New Roman"/>
                  <w:color w:val="000000"/>
                </w:rPr>
                <w:delText>W0.0-W19.9</w:delText>
              </w:r>
            </w:del>
          </w:p>
        </w:tc>
      </w:tr>
      <w:tr w:rsidR="007178E4" w:rsidRPr="007662C6" w:rsidDel="007133B2" w14:paraId="29614875" w14:textId="3EA4FF0F" w:rsidTr="00214145">
        <w:trPr>
          <w:trHeight w:val="360"/>
          <w:del w:id="928" w:author="Robbie Parks" w:date="2019-01-22T12:51:00Z"/>
        </w:trPr>
        <w:tc>
          <w:tcPr>
            <w:tcW w:w="471" w:type="dxa"/>
            <w:shd w:val="clear" w:color="auto" w:fill="auto"/>
            <w:noWrap/>
            <w:vAlign w:val="bottom"/>
            <w:hideMark/>
          </w:tcPr>
          <w:p w14:paraId="656B33FF" w14:textId="0FBBD323" w:rsidR="007662C6" w:rsidRPr="007662C6" w:rsidDel="007133B2" w:rsidRDefault="007662C6">
            <w:pPr>
              <w:spacing w:line="480" w:lineRule="auto"/>
              <w:jc w:val="both"/>
              <w:rPr>
                <w:del w:id="929" w:author="Robbie Parks" w:date="2019-01-22T12:51:00Z"/>
                <w:rFonts w:eastAsia="Times New Roman"/>
                <w:color w:val="000000"/>
              </w:rPr>
              <w:pPrChange w:id="930" w:author="Robbie Parks" w:date="2019-01-22T12:51:00Z">
                <w:pPr/>
              </w:pPrChange>
            </w:pPr>
          </w:p>
        </w:tc>
        <w:tc>
          <w:tcPr>
            <w:tcW w:w="471" w:type="dxa"/>
            <w:shd w:val="clear" w:color="auto" w:fill="auto"/>
            <w:noWrap/>
            <w:vAlign w:val="bottom"/>
            <w:hideMark/>
          </w:tcPr>
          <w:p w14:paraId="5CB69B25" w14:textId="339F9226" w:rsidR="007662C6" w:rsidRPr="007662C6" w:rsidDel="007133B2" w:rsidRDefault="007662C6">
            <w:pPr>
              <w:spacing w:line="480" w:lineRule="auto"/>
              <w:jc w:val="both"/>
              <w:rPr>
                <w:del w:id="931" w:author="Robbie Parks" w:date="2019-01-22T12:51:00Z"/>
                <w:rFonts w:eastAsia="Times New Roman"/>
                <w:sz w:val="20"/>
                <w:szCs w:val="20"/>
              </w:rPr>
              <w:pPrChange w:id="932" w:author="Robbie Parks" w:date="2019-01-22T12:51:00Z">
                <w:pPr/>
              </w:pPrChange>
            </w:pPr>
          </w:p>
        </w:tc>
        <w:tc>
          <w:tcPr>
            <w:tcW w:w="1999" w:type="dxa"/>
            <w:shd w:val="clear" w:color="auto" w:fill="auto"/>
            <w:noWrap/>
            <w:vAlign w:val="bottom"/>
            <w:hideMark/>
          </w:tcPr>
          <w:p w14:paraId="646ACEA7" w14:textId="74F11F9F" w:rsidR="007662C6" w:rsidRPr="007662C6" w:rsidDel="007133B2" w:rsidRDefault="007662C6">
            <w:pPr>
              <w:spacing w:line="480" w:lineRule="auto"/>
              <w:jc w:val="both"/>
              <w:rPr>
                <w:del w:id="933" w:author="Robbie Parks" w:date="2019-01-22T12:51:00Z"/>
                <w:rFonts w:eastAsia="Times New Roman"/>
                <w:color w:val="000000"/>
              </w:rPr>
              <w:pPrChange w:id="934" w:author="Robbie Parks" w:date="2019-01-22T12:51:00Z">
                <w:pPr/>
              </w:pPrChange>
            </w:pPr>
            <w:del w:id="935" w:author="Robbie Parks" w:date="2019-01-22T12:51:00Z">
              <w:r w:rsidRPr="007662C6" w:rsidDel="007133B2">
                <w:rPr>
                  <w:rFonts w:eastAsia="Times New Roman"/>
                  <w:color w:val="000000"/>
                </w:rPr>
                <w:delText>Drowning</w:delText>
              </w:r>
            </w:del>
          </w:p>
        </w:tc>
        <w:tc>
          <w:tcPr>
            <w:tcW w:w="2927" w:type="dxa"/>
            <w:shd w:val="clear" w:color="auto" w:fill="auto"/>
            <w:noWrap/>
            <w:vAlign w:val="bottom"/>
            <w:hideMark/>
          </w:tcPr>
          <w:p w14:paraId="7086D24E" w14:textId="63D4022A" w:rsidR="007662C6" w:rsidRPr="007662C6" w:rsidDel="007133B2" w:rsidRDefault="007662C6">
            <w:pPr>
              <w:spacing w:line="480" w:lineRule="auto"/>
              <w:jc w:val="both"/>
              <w:rPr>
                <w:del w:id="936" w:author="Robbie Parks" w:date="2019-01-22T12:51:00Z"/>
                <w:rFonts w:eastAsia="Times New Roman"/>
                <w:color w:val="000000"/>
              </w:rPr>
              <w:pPrChange w:id="937" w:author="Robbie Parks" w:date="2019-01-22T12:51:00Z">
                <w:pPr/>
              </w:pPrChange>
            </w:pPr>
            <w:del w:id="938" w:author="Robbie Parks" w:date="2019-01-22T12:51:00Z">
              <w:r w:rsidRPr="007662C6" w:rsidDel="007133B2">
                <w:rPr>
                  <w:rFonts w:eastAsia="Times New Roman"/>
                  <w:color w:val="000000"/>
                </w:rPr>
                <w:delText>E910.0-E910.9</w:delText>
              </w:r>
            </w:del>
          </w:p>
        </w:tc>
        <w:tc>
          <w:tcPr>
            <w:tcW w:w="4662" w:type="dxa"/>
            <w:shd w:val="clear" w:color="auto" w:fill="auto"/>
            <w:noWrap/>
            <w:vAlign w:val="bottom"/>
            <w:hideMark/>
          </w:tcPr>
          <w:p w14:paraId="7F3EDAEA" w14:textId="3044134B" w:rsidR="007662C6" w:rsidRPr="007662C6" w:rsidDel="007133B2" w:rsidRDefault="007662C6">
            <w:pPr>
              <w:spacing w:line="480" w:lineRule="auto"/>
              <w:jc w:val="both"/>
              <w:rPr>
                <w:del w:id="939" w:author="Robbie Parks" w:date="2019-01-22T12:51:00Z"/>
                <w:rFonts w:eastAsia="Times New Roman"/>
                <w:color w:val="000000"/>
              </w:rPr>
              <w:pPrChange w:id="940" w:author="Robbie Parks" w:date="2019-01-22T12:51:00Z">
                <w:pPr/>
              </w:pPrChange>
            </w:pPr>
            <w:del w:id="941" w:author="Robbie Parks" w:date="2019-01-22T12:51:00Z">
              <w:r w:rsidRPr="007662C6" w:rsidDel="007133B2">
                <w:rPr>
                  <w:rFonts w:eastAsia="Times New Roman"/>
                  <w:color w:val="000000"/>
                </w:rPr>
                <w:delText>W65.0-W74.9</w:delText>
              </w:r>
            </w:del>
          </w:p>
        </w:tc>
      </w:tr>
      <w:tr w:rsidR="007178E4" w:rsidRPr="007662C6" w:rsidDel="007133B2" w14:paraId="5110D8B0" w14:textId="25D38466" w:rsidTr="00214145">
        <w:trPr>
          <w:trHeight w:val="320"/>
          <w:del w:id="942" w:author="Robbie Parks" w:date="2019-01-22T12:51:00Z"/>
        </w:trPr>
        <w:tc>
          <w:tcPr>
            <w:tcW w:w="471" w:type="dxa"/>
            <w:shd w:val="clear" w:color="auto" w:fill="auto"/>
            <w:noWrap/>
            <w:vAlign w:val="bottom"/>
            <w:hideMark/>
          </w:tcPr>
          <w:p w14:paraId="14257750" w14:textId="5AD9C1FB" w:rsidR="007662C6" w:rsidRPr="007662C6" w:rsidDel="007133B2" w:rsidRDefault="007662C6">
            <w:pPr>
              <w:spacing w:line="480" w:lineRule="auto"/>
              <w:jc w:val="both"/>
              <w:rPr>
                <w:del w:id="943" w:author="Robbie Parks" w:date="2019-01-22T12:51:00Z"/>
                <w:rFonts w:eastAsia="Times New Roman"/>
                <w:color w:val="000000"/>
              </w:rPr>
              <w:pPrChange w:id="944" w:author="Robbie Parks" w:date="2019-01-22T12:51:00Z">
                <w:pPr/>
              </w:pPrChange>
            </w:pPr>
          </w:p>
        </w:tc>
        <w:tc>
          <w:tcPr>
            <w:tcW w:w="2470" w:type="dxa"/>
            <w:gridSpan w:val="2"/>
            <w:shd w:val="clear" w:color="auto" w:fill="auto"/>
            <w:noWrap/>
            <w:vAlign w:val="bottom"/>
            <w:hideMark/>
          </w:tcPr>
          <w:p w14:paraId="7C5F047C" w14:textId="14E974AB" w:rsidR="007662C6" w:rsidRPr="007662C6" w:rsidDel="007133B2" w:rsidRDefault="007662C6">
            <w:pPr>
              <w:spacing w:line="480" w:lineRule="auto"/>
              <w:jc w:val="both"/>
              <w:rPr>
                <w:del w:id="945" w:author="Robbie Parks" w:date="2019-01-22T12:51:00Z"/>
                <w:rFonts w:eastAsia="Times New Roman"/>
                <w:color w:val="000000"/>
              </w:rPr>
              <w:pPrChange w:id="946" w:author="Robbie Parks" w:date="2019-01-22T12:51:00Z">
                <w:pPr/>
              </w:pPrChange>
            </w:pPr>
            <w:del w:id="947" w:author="Robbie Parks" w:date="2019-01-22T12:51:00Z">
              <w:r w:rsidRPr="007662C6" w:rsidDel="007133B2">
                <w:rPr>
                  <w:rFonts w:eastAsia="Times New Roman"/>
                  <w:color w:val="000000"/>
                </w:rPr>
                <w:delText>Intentional</w:delText>
              </w:r>
            </w:del>
          </w:p>
        </w:tc>
        <w:tc>
          <w:tcPr>
            <w:tcW w:w="2927" w:type="dxa"/>
            <w:shd w:val="clear" w:color="auto" w:fill="auto"/>
            <w:noWrap/>
            <w:vAlign w:val="bottom"/>
            <w:hideMark/>
          </w:tcPr>
          <w:p w14:paraId="643C13BD" w14:textId="7CDB9D06" w:rsidR="007662C6" w:rsidRPr="007662C6" w:rsidDel="007133B2" w:rsidRDefault="007662C6">
            <w:pPr>
              <w:spacing w:line="480" w:lineRule="auto"/>
              <w:jc w:val="both"/>
              <w:rPr>
                <w:del w:id="948" w:author="Robbie Parks" w:date="2019-01-22T12:51:00Z"/>
                <w:rFonts w:eastAsia="Times New Roman"/>
                <w:color w:val="000000"/>
              </w:rPr>
              <w:pPrChange w:id="949" w:author="Robbie Parks" w:date="2019-01-22T12:51:00Z">
                <w:pPr/>
              </w:pPrChange>
            </w:pPr>
            <w:del w:id="950" w:author="Robbie Parks" w:date="2019-01-22T12:51:00Z">
              <w:r w:rsidRPr="007662C6" w:rsidDel="007133B2">
                <w:rPr>
                  <w:rFonts w:eastAsia="Times New Roman"/>
                  <w:color w:val="000000"/>
                </w:rPr>
                <w:delText>E950.0-E979.9, E990.0-E999.9</w:delText>
              </w:r>
            </w:del>
          </w:p>
        </w:tc>
        <w:tc>
          <w:tcPr>
            <w:tcW w:w="4662" w:type="dxa"/>
            <w:shd w:val="clear" w:color="auto" w:fill="auto"/>
            <w:noWrap/>
            <w:vAlign w:val="bottom"/>
            <w:hideMark/>
          </w:tcPr>
          <w:p w14:paraId="6FCE1BE3" w14:textId="4D3282DF" w:rsidR="007662C6" w:rsidRPr="007662C6" w:rsidDel="007133B2" w:rsidRDefault="007662C6">
            <w:pPr>
              <w:spacing w:line="480" w:lineRule="auto"/>
              <w:jc w:val="both"/>
              <w:rPr>
                <w:del w:id="951" w:author="Robbie Parks" w:date="2019-01-22T12:51:00Z"/>
                <w:rFonts w:eastAsia="Times New Roman"/>
                <w:color w:val="000000"/>
              </w:rPr>
              <w:pPrChange w:id="952" w:author="Robbie Parks" w:date="2019-01-22T12:51:00Z">
                <w:pPr/>
              </w:pPrChange>
            </w:pPr>
            <w:del w:id="953" w:author="Robbie Parks" w:date="2019-01-22T12:51:00Z">
              <w:r w:rsidRPr="007662C6" w:rsidDel="007133B2">
                <w:rPr>
                  <w:rFonts w:eastAsia="Times New Roman"/>
                  <w:color w:val="000000"/>
                </w:rPr>
                <w:delText>X60.0-X99.9, Y0.0-Y9.9, Y35.0-Y39.9</w:delText>
              </w:r>
            </w:del>
          </w:p>
        </w:tc>
      </w:tr>
      <w:tr w:rsidR="007178E4" w:rsidRPr="007662C6" w:rsidDel="007133B2" w14:paraId="4584741B" w14:textId="143C7B04" w:rsidTr="00214145">
        <w:trPr>
          <w:trHeight w:val="320"/>
          <w:del w:id="954" w:author="Robbie Parks" w:date="2019-01-22T12:51:00Z"/>
        </w:trPr>
        <w:tc>
          <w:tcPr>
            <w:tcW w:w="471" w:type="dxa"/>
            <w:shd w:val="clear" w:color="auto" w:fill="auto"/>
            <w:noWrap/>
            <w:vAlign w:val="bottom"/>
            <w:hideMark/>
          </w:tcPr>
          <w:p w14:paraId="0E55B048" w14:textId="3E8AF94C" w:rsidR="007662C6" w:rsidRPr="007662C6" w:rsidDel="007133B2" w:rsidRDefault="007662C6">
            <w:pPr>
              <w:spacing w:line="480" w:lineRule="auto"/>
              <w:jc w:val="both"/>
              <w:rPr>
                <w:del w:id="955" w:author="Robbie Parks" w:date="2019-01-22T12:51:00Z"/>
                <w:rFonts w:eastAsia="Times New Roman"/>
                <w:color w:val="000000"/>
              </w:rPr>
              <w:pPrChange w:id="956" w:author="Robbie Parks" w:date="2019-01-22T12:51:00Z">
                <w:pPr/>
              </w:pPrChange>
            </w:pPr>
          </w:p>
        </w:tc>
        <w:tc>
          <w:tcPr>
            <w:tcW w:w="471" w:type="dxa"/>
            <w:shd w:val="clear" w:color="auto" w:fill="auto"/>
            <w:noWrap/>
            <w:vAlign w:val="bottom"/>
            <w:hideMark/>
          </w:tcPr>
          <w:p w14:paraId="0858738E" w14:textId="748AB3F2" w:rsidR="007662C6" w:rsidRPr="007662C6" w:rsidDel="007133B2" w:rsidRDefault="007662C6">
            <w:pPr>
              <w:spacing w:line="480" w:lineRule="auto"/>
              <w:jc w:val="both"/>
              <w:rPr>
                <w:del w:id="957" w:author="Robbie Parks" w:date="2019-01-22T12:51:00Z"/>
                <w:rFonts w:eastAsia="Times New Roman"/>
                <w:sz w:val="20"/>
                <w:szCs w:val="20"/>
              </w:rPr>
              <w:pPrChange w:id="958" w:author="Robbie Parks" w:date="2019-01-22T12:51:00Z">
                <w:pPr/>
              </w:pPrChange>
            </w:pPr>
          </w:p>
        </w:tc>
        <w:tc>
          <w:tcPr>
            <w:tcW w:w="1999" w:type="dxa"/>
            <w:shd w:val="clear" w:color="auto" w:fill="auto"/>
            <w:noWrap/>
            <w:vAlign w:val="bottom"/>
            <w:hideMark/>
          </w:tcPr>
          <w:p w14:paraId="4455C74F" w14:textId="3CC6D621" w:rsidR="007662C6" w:rsidRPr="007662C6" w:rsidDel="007133B2" w:rsidRDefault="007662C6">
            <w:pPr>
              <w:spacing w:line="480" w:lineRule="auto"/>
              <w:jc w:val="both"/>
              <w:rPr>
                <w:del w:id="959" w:author="Robbie Parks" w:date="2019-01-22T12:51:00Z"/>
                <w:rFonts w:eastAsia="Times New Roman"/>
                <w:color w:val="000000"/>
              </w:rPr>
              <w:pPrChange w:id="960" w:author="Robbie Parks" w:date="2019-01-22T12:51:00Z">
                <w:pPr/>
              </w:pPrChange>
            </w:pPr>
            <w:del w:id="961" w:author="Robbie Parks" w:date="2019-01-22T12:51:00Z">
              <w:r w:rsidRPr="007662C6" w:rsidDel="007133B2">
                <w:rPr>
                  <w:rFonts w:eastAsia="Times New Roman"/>
                  <w:color w:val="000000"/>
                </w:rPr>
                <w:delText>Intentional self-harm</w:delText>
              </w:r>
            </w:del>
          </w:p>
        </w:tc>
        <w:tc>
          <w:tcPr>
            <w:tcW w:w="2927" w:type="dxa"/>
            <w:shd w:val="clear" w:color="auto" w:fill="auto"/>
            <w:noWrap/>
            <w:vAlign w:val="bottom"/>
            <w:hideMark/>
          </w:tcPr>
          <w:p w14:paraId="29CBE86F" w14:textId="488F7801" w:rsidR="007662C6" w:rsidRPr="007662C6" w:rsidDel="007133B2" w:rsidRDefault="007662C6">
            <w:pPr>
              <w:spacing w:line="480" w:lineRule="auto"/>
              <w:jc w:val="both"/>
              <w:rPr>
                <w:del w:id="962" w:author="Robbie Parks" w:date="2019-01-22T12:51:00Z"/>
                <w:rFonts w:eastAsia="Times New Roman"/>
                <w:color w:val="000000"/>
              </w:rPr>
              <w:pPrChange w:id="963" w:author="Robbie Parks" w:date="2019-01-22T12:51:00Z">
                <w:pPr/>
              </w:pPrChange>
            </w:pPr>
            <w:del w:id="964" w:author="Robbie Parks" w:date="2019-01-22T12:51:00Z">
              <w:r w:rsidRPr="007662C6" w:rsidDel="007133B2">
                <w:rPr>
                  <w:rFonts w:eastAsia="Times New Roman"/>
                  <w:color w:val="000000"/>
                </w:rPr>
                <w:delText>E950.0-E959.9</w:delText>
              </w:r>
            </w:del>
          </w:p>
        </w:tc>
        <w:tc>
          <w:tcPr>
            <w:tcW w:w="4662" w:type="dxa"/>
            <w:shd w:val="clear" w:color="auto" w:fill="auto"/>
            <w:noWrap/>
            <w:vAlign w:val="bottom"/>
            <w:hideMark/>
          </w:tcPr>
          <w:p w14:paraId="0EA0AFC9" w14:textId="48E8561D" w:rsidR="007662C6" w:rsidRPr="007662C6" w:rsidDel="007133B2" w:rsidRDefault="007662C6">
            <w:pPr>
              <w:spacing w:line="480" w:lineRule="auto"/>
              <w:jc w:val="both"/>
              <w:rPr>
                <w:del w:id="965" w:author="Robbie Parks" w:date="2019-01-22T12:51:00Z"/>
                <w:rFonts w:eastAsia="Times New Roman"/>
                <w:color w:val="000000"/>
              </w:rPr>
              <w:pPrChange w:id="966" w:author="Robbie Parks" w:date="2019-01-22T12:51:00Z">
                <w:pPr/>
              </w:pPrChange>
            </w:pPr>
            <w:del w:id="967" w:author="Robbie Parks" w:date="2019-01-22T12:51:00Z">
              <w:r w:rsidRPr="007662C6" w:rsidDel="007133B2">
                <w:rPr>
                  <w:rFonts w:eastAsia="Times New Roman"/>
                  <w:color w:val="000000"/>
                </w:rPr>
                <w:delText>X60.0-X84.9</w:delText>
              </w:r>
            </w:del>
          </w:p>
        </w:tc>
      </w:tr>
      <w:tr w:rsidR="007178E4" w:rsidRPr="007662C6" w:rsidDel="007133B2" w14:paraId="38017FC5" w14:textId="22D80248" w:rsidTr="00214145">
        <w:trPr>
          <w:trHeight w:val="340"/>
          <w:del w:id="968" w:author="Robbie Parks" w:date="2019-01-22T12:51:00Z"/>
        </w:trPr>
        <w:tc>
          <w:tcPr>
            <w:tcW w:w="471" w:type="dxa"/>
            <w:shd w:val="clear" w:color="auto" w:fill="auto"/>
            <w:noWrap/>
            <w:vAlign w:val="bottom"/>
            <w:hideMark/>
          </w:tcPr>
          <w:p w14:paraId="05671198" w14:textId="3AEE64B9" w:rsidR="007662C6" w:rsidRPr="007662C6" w:rsidDel="007133B2" w:rsidRDefault="007662C6">
            <w:pPr>
              <w:spacing w:line="480" w:lineRule="auto"/>
              <w:jc w:val="both"/>
              <w:rPr>
                <w:del w:id="969" w:author="Robbie Parks" w:date="2019-01-22T12:51:00Z"/>
                <w:rFonts w:eastAsia="Times New Roman"/>
                <w:color w:val="000000"/>
              </w:rPr>
              <w:pPrChange w:id="970" w:author="Robbie Parks" w:date="2019-01-22T12:51:00Z">
                <w:pPr/>
              </w:pPrChange>
            </w:pPr>
            <w:del w:id="971" w:author="Robbie Parks" w:date="2019-01-22T12:51:00Z">
              <w:r w:rsidRPr="007662C6" w:rsidDel="007133B2">
                <w:rPr>
                  <w:rFonts w:eastAsia="Times New Roman"/>
                  <w:color w:val="000000"/>
                </w:rPr>
                <w:delText> </w:delText>
              </w:r>
            </w:del>
          </w:p>
        </w:tc>
        <w:tc>
          <w:tcPr>
            <w:tcW w:w="471" w:type="dxa"/>
            <w:shd w:val="clear" w:color="auto" w:fill="auto"/>
            <w:noWrap/>
            <w:vAlign w:val="bottom"/>
            <w:hideMark/>
          </w:tcPr>
          <w:p w14:paraId="5E1AA944" w14:textId="601D0357" w:rsidR="007662C6" w:rsidRPr="007662C6" w:rsidDel="007133B2" w:rsidRDefault="007662C6">
            <w:pPr>
              <w:spacing w:line="480" w:lineRule="auto"/>
              <w:jc w:val="both"/>
              <w:rPr>
                <w:del w:id="972" w:author="Robbie Parks" w:date="2019-01-22T12:51:00Z"/>
                <w:rFonts w:eastAsia="Times New Roman"/>
                <w:color w:val="000000"/>
              </w:rPr>
              <w:pPrChange w:id="973" w:author="Robbie Parks" w:date="2019-01-22T12:51:00Z">
                <w:pPr/>
              </w:pPrChange>
            </w:pPr>
            <w:del w:id="974" w:author="Robbie Parks" w:date="2019-01-22T12:51:00Z">
              <w:r w:rsidRPr="007662C6" w:rsidDel="007133B2">
                <w:rPr>
                  <w:rFonts w:eastAsia="Times New Roman"/>
                  <w:color w:val="000000"/>
                </w:rPr>
                <w:delText> </w:delText>
              </w:r>
            </w:del>
          </w:p>
        </w:tc>
        <w:tc>
          <w:tcPr>
            <w:tcW w:w="1999" w:type="dxa"/>
            <w:shd w:val="clear" w:color="auto" w:fill="auto"/>
            <w:noWrap/>
            <w:vAlign w:val="bottom"/>
            <w:hideMark/>
          </w:tcPr>
          <w:p w14:paraId="3FDC869F" w14:textId="6BB6E7C1" w:rsidR="007662C6" w:rsidRPr="007662C6" w:rsidDel="007133B2" w:rsidRDefault="007662C6">
            <w:pPr>
              <w:spacing w:line="480" w:lineRule="auto"/>
              <w:jc w:val="both"/>
              <w:rPr>
                <w:del w:id="975" w:author="Robbie Parks" w:date="2019-01-22T12:51:00Z"/>
                <w:rFonts w:eastAsia="Times New Roman"/>
                <w:color w:val="000000"/>
              </w:rPr>
              <w:pPrChange w:id="976" w:author="Robbie Parks" w:date="2019-01-22T12:51:00Z">
                <w:pPr/>
              </w:pPrChange>
            </w:pPr>
            <w:del w:id="977" w:author="Robbie Parks" w:date="2019-01-22T12:51:00Z">
              <w:r w:rsidRPr="007662C6" w:rsidDel="007133B2">
                <w:rPr>
                  <w:rFonts w:eastAsia="Times New Roman"/>
                  <w:color w:val="000000"/>
                </w:rPr>
                <w:delText>Assault</w:delText>
              </w:r>
            </w:del>
          </w:p>
        </w:tc>
        <w:tc>
          <w:tcPr>
            <w:tcW w:w="2927" w:type="dxa"/>
            <w:shd w:val="clear" w:color="auto" w:fill="auto"/>
            <w:noWrap/>
            <w:vAlign w:val="bottom"/>
            <w:hideMark/>
          </w:tcPr>
          <w:p w14:paraId="0A255157" w14:textId="242C2B13" w:rsidR="007662C6" w:rsidRPr="007662C6" w:rsidDel="007133B2" w:rsidRDefault="007662C6">
            <w:pPr>
              <w:spacing w:line="480" w:lineRule="auto"/>
              <w:jc w:val="both"/>
              <w:rPr>
                <w:del w:id="978" w:author="Robbie Parks" w:date="2019-01-22T12:51:00Z"/>
                <w:rFonts w:eastAsia="Times New Roman"/>
                <w:color w:val="000000"/>
              </w:rPr>
              <w:pPrChange w:id="979" w:author="Robbie Parks" w:date="2019-01-22T12:51:00Z">
                <w:pPr/>
              </w:pPrChange>
            </w:pPr>
            <w:del w:id="980" w:author="Robbie Parks" w:date="2019-01-22T12:51:00Z">
              <w:r w:rsidRPr="007662C6" w:rsidDel="007133B2">
                <w:rPr>
                  <w:rFonts w:eastAsia="Times New Roman"/>
                  <w:color w:val="000000"/>
                </w:rPr>
                <w:delText>E960.0-E979.9, E990.0-E999.9</w:delText>
              </w:r>
            </w:del>
          </w:p>
        </w:tc>
        <w:tc>
          <w:tcPr>
            <w:tcW w:w="4662" w:type="dxa"/>
            <w:shd w:val="clear" w:color="auto" w:fill="auto"/>
            <w:noWrap/>
            <w:vAlign w:val="bottom"/>
            <w:hideMark/>
          </w:tcPr>
          <w:p w14:paraId="54AE2655" w14:textId="58E9F7E5" w:rsidR="007662C6" w:rsidRPr="007662C6" w:rsidDel="007133B2" w:rsidRDefault="007662C6">
            <w:pPr>
              <w:spacing w:line="480" w:lineRule="auto"/>
              <w:jc w:val="both"/>
              <w:rPr>
                <w:del w:id="981" w:author="Robbie Parks" w:date="2019-01-22T12:51:00Z"/>
                <w:rFonts w:eastAsia="Times New Roman"/>
                <w:color w:val="000000"/>
              </w:rPr>
              <w:pPrChange w:id="982" w:author="Robbie Parks" w:date="2019-01-22T12:51:00Z">
                <w:pPr/>
              </w:pPrChange>
            </w:pPr>
            <w:del w:id="983" w:author="Robbie Parks" w:date="2019-01-22T12:51:00Z">
              <w:r w:rsidRPr="007662C6" w:rsidDel="007133B2">
                <w:rPr>
                  <w:rFonts w:eastAsia="Times New Roman"/>
                  <w:color w:val="000000"/>
                </w:rPr>
                <w:delText>X85.0-X99.9, Y0.0-Y9.9, Y35.0-Y39.9</w:delText>
              </w:r>
            </w:del>
          </w:p>
        </w:tc>
      </w:tr>
    </w:tbl>
    <w:p w14:paraId="53643DEF" w14:textId="53DC41D2" w:rsidR="007662C6" w:rsidDel="007133B2" w:rsidRDefault="007662C6">
      <w:pPr>
        <w:spacing w:line="480" w:lineRule="auto"/>
        <w:jc w:val="both"/>
        <w:rPr>
          <w:del w:id="984" w:author="Robbie Parks" w:date="2019-01-22T12:51:00Z"/>
          <w:color w:val="000000" w:themeColor="text1"/>
        </w:rPr>
        <w:pPrChange w:id="985" w:author="Robbie Parks" w:date="2019-01-22T12:51:00Z">
          <w:pPr>
            <w:jc w:val="both"/>
          </w:pPr>
        </w:pPrChange>
      </w:pPr>
    </w:p>
    <w:p w14:paraId="4D01F95C" w14:textId="43D601EF" w:rsidR="004069AE" w:rsidDel="007133B2" w:rsidRDefault="004069AE">
      <w:pPr>
        <w:spacing w:line="480" w:lineRule="auto"/>
        <w:jc w:val="both"/>
        <w:rPr>
          <w:del w:id="986" w:author="Robbie Parks" w:date="2019-01-22T12:51:00Z"/>
          <w:color w:val="000000" w:themeColor="text1"/>
        </w:rPr>
        <w:pPrChange w:id="987" w:author="Robbie Parks" w:date="2019-01-22T12:51:00Z">
          <w:pPr>
            <w:jc w:val="both"/>
          </w:pPr>
        </w:pPrChange>
      </w:pPr>
    </w:p>
    <w:p w14:paraId="76F9E640" w14:textId="04151634" w:rsidR="007662C6" w:rsidDel="007133B2" w:rsidRDefault="007662C6">
      <w:pPr>
        <w:spacing w:line="480" w:lineRule="auto"/>
        <w:jc w:val="both"/>
        <w:rPr>
          <w:del w:id="988" w:author="Robbie Parks" w:date="2019-01-22T12:51:00Z"/>
          <w:color w:val="000000" w:themeColor="text1"/>
        </w:rPr>
        <w:sectPr w:rsidR="007662C6" w:rsidDel="007133B2" w:rsidSect="007133B2">
          <w:pgSz w:w="11900" w:h="16840" w:orient="portrait"/>
          <w:pgMar w:top="1440" w:right="1440" w:bottom="1440" w:left="1440" w:header="720" w:footer="720" w:gutter="0"/>
          <w:lnNumType w:countBy="1" w:restart="continuous"/>
          <w:cols w:space="720"/>
          <w:docGrid w:linePitch="360"/>
          <w:sectPrChange w:id="989" w:author="Robbie Parks" w:date="2019-01-22T12:51:00Z">
            <w:sectPr w:rsidR="007662C6" w:rsidDel="007133B2" w:rsidSect="007133B2">
              <w:pgSz w:w="16840" w:h="11900" w:orient="landscape"/>
              <w:pgMar w:top="1440" w:right="1440" w:bottom="1440" w:left="1440" w:header="720" w:footer="720" w:gutter="0"/>
            </w:sectPr>
          </w:sectPrChange>
        </w:sectPr>
        <w:pPrChange w:id="990" w:author="Robbie Parks" w:date="2019-01-22T12:51:00Z">
          <w:pPr>
            <w:jc w:val="both"/>
          </w:pPr>
        </w:pPrChange>
      </w:pPr>
    </w:p>
    <w:p w14:paraId="6425BC73" w14:textId="6E773B01" w:rsidR="00ED78FF" w:rsidRPr="00636C9B" w:rsidDel="007133B2" w:rsidRDefault="00DF2431">
      <w:pPr>
        <w:spacing w:line="480" w:lineRule="auto"/>
        <w:jc w:val="both"/>
        <w:rPr>
          <w:del w:id="991" w:author="Robbie Parks" w:date="2019-01-22T12:51:00Z"/>
          <w:color w:val="000000" w:themeColor="text1"/>
        </w:rPr>
        <w:sectPr w:rsidR="00ED78FF" w:rsidRPr="00636C9B" w:rsidDel="007133B2" w:rsidSect="007133B2">
          <w:pgSz w:w="11900" w:h="16840"/>
          <w:pgMar w:top="1440" w:right="1440" w:bottom="1440" w:left="1440" w:header="720" w:footer="720" w:gutter="0"/>
          <w:lnNumType w:countBy="1" w:restart="continuous"/>
          <w:cols w:space="720"/>
          <w:docGrid w:linePitch="360"/>
        </w:sectPr>
        <w:pPrChange w:id="992" w:author="Robbie Parks" w:date="2019-01-22T12:51:00Z">
          <w:pPr>
            <w:spacing w:line="480" w:lineRule="auto"/>
          </w:pPr>
        </w:pPrChange>
      </w:pPr>
      <w:del w:id="993" w:author="Robbie Parks" w:date="2019-01-22T12:51:00Z">
        <w:r w:rsidDel="007133B2">
          <w:rPr>
            <w:b/>
            <w:color w:val="000000" w:themeColor="text1"/>
          </w:rPr>
          <w:lastRenderedPageBreak/>
          <w:delText xml:space="preserve">Supplementary </w:delText>
        </w:r>
        <w:r w:rsidR="00E54738" w:rsidRPr="00636C9B" w:rsidDel="007133B2">
          <w:rPr>
            <w:b/>
            <w:color w:val="000000" w:themeColor="text1"/>
          </w:rPr>
          <w:delText xml:space="preserve">Table </w:delText>
        </w:r>
        <w:r w:rsidR="003A2FA4" w:rsidDel="007133B2">
          <w:rPr>
            <w:b/>
            <w:color w:val="000000" w:themeColor="text1"/>
          </w:rPr>
          <w:delText>2</w:delText>
        </w:r>
        <w:r w:rsidR="00E54738" w:rsidRPr="00636C9B" w:rsidDel="007133B2">
          <w:rPr>
            <w:b/>
            <w:color w:val="000000" w:themeColor="text1"/>
          </w:rPr>
          <w:delText xml:space="preserve">. </w:delText>
        </w:r>
        <w:r w:rsidR="00ED78FF" w:rsidDel="007133B2">
          <w:rPr>
            <w:color w:val="000000" w:themeColor="text1"/>
          </w:rPr>
          <w:delText xml:space="preserve">Additional annual injury deaths for the 2016 US population. The table shows values for if temperature anomaly </w:delText>
        </w:r>
        <w:r w:rsidR="00EB5112" w:rsidDel="007133B2">
          <w:rPr>
            <w:color w:val="000000" w:themeColor="text1"/>
          </w:rPr>
          <w:delText>were</w:delText>
        </w:r>
        <w:r w:rsidR="00ED78FF" w:rsidDel="007133B2">
          <w:rPr>
            <w:color w:val="000000" w:themeColor="text1"/>
          </w:rPr>
          <w:delText xml:space="preserve"> +</w:delText>
        </w:r>
        <w:r w:rsidR="00ED78FF" w:rsidRPr="00843ACB" w:rsidDel="007133B2">
          <w:rPr>
            <w:rFonts w:ascii="Helvetica" w:eastAsia="Times New Roman" w:hAnsi="Helvetica"/>
            <w:bCs/>
            <w:color w:val="222222"/>
            <w:sz w:val="21"/>
            <w:szCs w:val="21"/>
            <w:shd w:val="clear" w:color="auto" w:fill="FFFFFF"/>
          </w:rPr>
          <w:delText>1</w:delText>
        </w:r>
        <w:r w:rsidR="00ED78FF" w:rsidRPr="00843ACB" w:rsidDel="007133B2">
          <w:rPr>
            <w:bCs/>
            <w:color w:val="000000" w:themeColor="text1"/>
          </w:rPr>
          <w:delText>°</w:delText>
        </w:r>
        <w:r w:rsidR="00ED78FF" w:rsidDel="007133B2">
          <w:rPr>
            <w:bCs/>
            <w:color w:val="000000" w:themeColor="text1"/>
          </w:rPr>
          <w:delText>C</w:delText>
        </w:r>
        <w:r w:rsidR="00ED78FF" w:rsidDel="007133B2">
          <w:rPr>
            <w:color w:val="000000" w:themeColor="text1"/>
          </w:rPr>
          <w:delText xml:space="preserve"> compared with 1980-2009 long-term average temperatures.</w:delText>
        </w:r>
      </w:del>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rsidDel="007133B2" w14:paraId="7D0BCB25" w14:textId="772132FA" w:rsidTr="000250EE">
        <w:trPr>
          <w:trHeight w:val="495"/>
          <w:del w:id="994" w:author="Robbie Parks" w:date="2019-01-22T12:51:00Z"/>
        </w:trPr>
        <w:tc>
          <w:tcPr>
            <w:tcW w:w="1128" w:type="dxa"/>
            <w:tcMar>
              <w:top w:w="0" w:type="dxa"/>
              <w:left w:w="75" w:type="dxa"/>
              <w:bottom w:w="0" w:type="dxa"/>
              <w:right w:w="75" w:type="dxa"/>
            </w:tcMar>
            <w:vAlign w:val="center"/>
            <w:hideMark/>
          </w:tcPr>
          <w:p w14:paraId="364F9E60" w14:textId="27B164E8" w:rsidR="004F7F15" w:rsidRPr="001133B3" w:rsidDel="007133B2" w:rsidRDefault="004F7F15">
            <w:pPr>
              <w:spacing w:line="480" w:lineRule="auto"/>
              <w:jc w:val="both"/>
              <w:rPr>
                <w:del w:id="995" w:author="Robbie Parks" w:date="2019-01-22T12:51:00Z"/>
                <w:b/>
                <w:sz w:val="18"/>
                <w:szCs w:val="18"/>
              </w:rPr>
              <w:pPrChange w:id="996" w:author="Robbie Parks" w:date="2019-01-22T12:51:00Z">
                <w:pPr>
                  <w:framePr w:hSpace="180" w:wrap="around" w:vAnchor="text" w:hAnchor="page" w:x="1557" w:y="185"/>
                </w:pPr>
              </w:pPrChange>
            </w:pPr>
            <w:del w:id="997" w:author="Robbie Parks" w:date="2019-01-22T12:51:00Z">
              <w:r w:rsidRPr="001133B3" w:rsidDel="007133B2">
                <w:rPr>
                  <w:b/>
                  <w:bCs/>
                  <w:color w:val="000000"/>
                  <w:sz w:val="18"/>
                  <w:szCs w:val="18"/>
                </w:rPr>
                <w:lastRenderedPageBreak/>
                <w:delText>Cause</w:delText>
              </w:r>
            </w:del>
          </w:p>
        </w:tc>
        <w:tc>
          <w:tcPr>
            <w:tcW w:w="673" w:type="dxa"/>
            <w:tcMar>
              <w:top w:w="0" w:type="dxa"/>
              <w:left w:w="75" w:type="dxa"/>
              <w:bottom w:w="0" w:type="dxa"/>
              <w:right w:w="75" w:type="dxa"/>
            </w:tcMar>
            <w:vAlign w:val="center"/>
            <w:hideMark/>
          </w:tcPr>
          <w:p w14:paraId="277BA68A" w14:textId="48C26E62" w:rsidR="004F7F15" w:rsidRPr="002A2E8D" w:rsidDel="007133B2" w:rsidRDefault="004F7F15">
            <w:pPr>
              <w:spacing w:line="480" w:lineRule="auto"/>
              <w:jc w:val="both"/>
              <w:rPr>
                <w:del w:id="998" w:author="Robbie Parks" w:date="2019-01-22T12:51:00Z"/>
                <w:b/>
                <w:sz w:val="18"/>
                <w:szCs w:val="18"/>
              </w:rPr>
              <w:pPrChange w:id="999" w:author="Robbie Parks" w:date="2019-01-22T12:51:00Z">
                <w:pPr>
                  <w:framePr w:hSpace="180" w:wrap="around" w:vAnchor="text" w:hAnchor="page" w:x="1557" w:y="185"/>
                </w:pPr>
              </w:pPrChange>
            </w:pPr>
            <w:del w:id="1000" w:author="Robbie Parks" w:date="2019-01-22T12:51:00Z">
              <w:r w:rsidRPr="002A2E8D" w:rsidDel="007133B2">
                <w:rPr>
                  <w:b/>
                  <w:bCs/>
                  <w:color w:val="000000"/>
                  <w:sz w:val="18"/>
                  <w:szCs w:val="18"/>
                </w:rPr>
                <w:delText>Sex</w:delText>
              </w:r>
            </w:del>
          </w:p>
        </w:tc>
        <w:tc>
          <w:tcPr>
            <w:tcW w:w="1113" w:type="dxa"/>
            <w:tcMar>
              <w:top w:w="0" w:type="dxa"/>
              <w:left w:w="75" w:type="dxa"/>
              <w:bottom w:w="0" w:type="dxa"/>
              <w:right w:w="75" w:type="dxa"/>
            </w:tcMar>
            <w:vAlign w:val="center"/>
            <w:hideMark/>
          </w:tcPr>
          <w:p w14:paraId="4DB0B18E" w14:textId="493E991E" w:rsidR="004F7F15" w:rsidRPr="005D151A" w:rsidDel="007133B2" w:rsidRDefault="004F7F15">
            <w:pPr>
              <w:spacing w:line="480" w:lineRule="auto"/>
              <w:jc w:val="both"/>
              <w:rPr>
                <w:del w:id="1001" w:author="Robbie Parks" w:date="2019-01-22T12:51:00Z"/>
                <w:b/>
                <w:sz w:val="18"/>
                <w:szCs w:val="18"/>
              </w:rPr>
              <w:pPrChange w:id="1002" w:author="Robbie Parks" w:date="2019-01-22T12:51:00Z">
                <w:pPr>
                  <w:framePr w:hSpace="180" w:wrap="around" w:vAnchor="text" w:hAnchor="page" w:x="1557" w:y="185"/>
                </w:pPr>
              </w:pPrChange>
            </w:pPr>
            <w:del w:id="1003" w:author="Robbie Parks" w:date="2019-01-22T12:51:00Z">
              <w:r w:rsidRPr="00F5560A" w:rsidDel="007133B2">
                <w:rPr>
                  <w:b/>
                  <w:bCs/>
                  <w:color w:val="000000"/>
                  <w:sz w:val="18"/>
                  <w:szCs w:val="18"/>
                </w:rPr>
                <w:delText>0-4</w:delText>
              </w:r>
            </w:del>
          </w:p>
        </w:tc>
        <w:tc>
          <w:tcPr>
            <w:tcW w:w="1113" w:type="dxa"/>
            <w:tcMar>
              <w:top w:w="0" w:type="dxa"/>
              <w:left w:w="75" w:type="dxa"/>
              <w:bottom w:w="0" w:type="dxa"/>
              <w:right w:w="75" w:type="dxa"/>
            </w:tcMar>
            <w:vAlign w:val="center"/>
            <w:hideMark/>
          </w:tcPr>
          <w:p w14:paraId="0E9881FC" w14:textId="64A9B16F" w:rsidR="004F7F15" w:rsidRPr="00E966D2" w:rsidDel="007133B2" w:rsidRDefault="004F7F15">
            <w:pPr>
              <w:spacing w:line="480" w:lineRule="auto"/>
              <w:jc w:val="both"/>
              <w:rPr>
                <w:del w:id="1004" w:author="Robbie Parks" w:date="2019-01-22T12:51:00Z"/>
                <w:b/>
                <w:sz w:val="18"/>
                <w:szCs w:val="18"/>
              </w:rPr>
              <w:pPrChange w:id="1005" w:author="Robbie Parks" w:date="2019-01-22T12:51:00Z">
                <w:pPr>
                  <w:framePr w:hSpace="180" w:wrap="around" w:vAnchor="text" w:hAnchor="page" w:x="1557" w:y="185"/>
                </w:pPr>
              </w:pPrChange>
            </w:pPr>
            <w:del w:id="1006" w:author="Robbie Parks" w:date="2019-01-22T12:51:00Z">
              <w:r w:rsidRPr="00E966D2" w:rsidDel="007133B2">
                <w:rPr>
                  <w:b/>
                  <w:bCs/>
                  <w:color w:val="000000"/>
                  <w:sz w:val="18"/>
                  <w:szCs w:val="18"/>
                </w:rPr>
                <w:delText>5-14</w:delText>
              </w:r>
            </w:del>
          </w:p>
        </w:tc>
        <w:tc>
          <w:tcPr>
            <w:tcW w:w="1113" w:type="dxa"/>
            <w:tcMar>
              <w:top w:w="0" w:type="dxa"/>
              <w:left w:w="75" w:type="dxa"/>
              <w:bottom w:w="0" w:type="dxa"/>
              <w:right w:w="75" w:type="dxa"/>
            </w:tcMar>
            <w:vAlign w:val="center"/>
            <w:hideMark/>
          </w:tcPr>
          <w:p w14:paraId="0BBF5B85" w14:textId="35B56669" w:rsidR="004F7F15" w:rsidRPr="005464C8" w:rsidDel="007133B2" w:rsidRDefault="004F7F15">
            <w:pPr>
              <w:spacing w:line="480" w:lineRule="auto"/>
              <w:jc w:val="both"/>
              <w:rPr>
                <w:del w:id="1007" w:author="Robbie Parks" w:date="2019-01-22T12:51:00Z"/>
                <w:b/>
                <w:sz w:val="18"/>
                <w:szCs w:val="18"/>
              </w:rPr>
              <w:pPrChange w:id="1008" w:author="Robbie Parks" w:date="2019-01-22T12:51:00Z">
                <w:pPr>
                  <w:framePr w:hSpace="180" w:wrap="around" w:vAnchor="text" w:hAnchor="page" w:x="1557" w:y="185"/>
                </w:pPr>
              </w:pPrChange>
            </w:pPr>
            <w:del w:id="1009" w:author="Robbie Parks" w:date="2019-01-22T12:51:00Z">
              <w:r w:rsidRPr="005464C8" w:rsidDel="007133B2">
                <w:rPr>
                  <w:b/>
                  <w:bCs/>
                  <w:color w:val="000000"/>
                  <w:sz w:val="18"/>
                  <w:szCs w:val="18"/>
                </w:rPr>
                <w:delText>15-24</w:delText>
              </w:r>
            </w:del>
          </w:p>
        </w:tc>
        <w:tc>
          <w:tcPr>
            <w:tcW w:w="1113" w:type="dxa"/>
            <w:tcMar>
              <w:top w:w="0" w:type="dxa"/>
              <w:left w:w="75" w:type="dxa"/>
              <w:bottom w:w="0" w:type="dxa"/>
              <w:right w:w="75" w:type="dxa"/>
            </w:tcMar>
            <w:vAlign w:val="center"/>
            <w:hideMark/>
          </w:tcPr>
          <w:p w14:paraId="4726AEEB" w14:textId="644E2DA4" w:rsidR="004F7F15" w:rsidRPr="00675437" w:rsidDel="007133B2" w:rsidRDefault="004F7F15">
            <w:pPr>
              <w:spacing w:line="480" w:lineRule="auto"/>
              <w:jc w:val="both"/>
              <w:rPr>
                <w:del w:id="1010" w:author="Robbie Parks" w:date="2019-01-22T12:51:00Z"/>
                <w:b/>
                <w:sz w:val="18"/>
                <w:szCs w:val="18"/>
              </w:rPr>
              <w:pPrChange w:id="1011" w:author="Robbie Parks" w:date="2019-01-22T12:51:00Z">
                <w:pPr>
                  <w:framePr w:hSpace="180" w:wrap="around" w:vAnchor="text" w:hAnchor="page" w:x="1557" w:y="185"/>
                </w:pPr>
              </w:pPrChange>
            </w:pPr>
            <w:del w:id="1012" w:author="Robbie Parks" w:date="2019-01-22T12:51:00Z">
              <w:r w:rsidRPr="00675437" w:rsidDel="007133B2">
                <w:rPr>
                  <w:b/>
                  <w:bCs/>
                  <w:color w:val="000000"/>
                  <w:sz w:val="18"/>
                  <w:szCs w:val="18"/>
                </w:rPr>
                <w:delText>25-34</w:delText>
              </w:r>
            </w:del>
          </w:p>
        </w:tc>
        <w:tc>
          <w:tcPr>
            <w:tcW w:w="1113" w:type="dxa"/>
            <w:tcMar>
              <w:top w:w="0" w:type="dxa"/>
              <w:left w:w="75" w:type="dxa"/>
              <w:bottom w:w="0" w:type="dxa"/>
              <w:right w:w="75" w:type="dxa"/>
            </w:tcMar>
            <w:vAlign w:val="center"/>
            <w:hideMark/>
          </w:tcPr>
          <w:p w14:paraId="321150A7" w14:textId="1277DD4B" w:rsidR="004F7F15" w:rsidRPr="00675437" w:rsidDel="007133B2" w:rsidRDefault="004F7F15">
            <w:pPr>
              <w:spacing w:line="480" w:lineRule="auto"/>
              <w:jc w:val="both"/>
              <w:rPr>
                <w:del w:id="1013" w:author="Robbie Parks" w:date="2019-01-22T12:51:00Z"/>
                <w:b/>
                <w:sz w:val="18"/>
                <w:szCs w:val="18"/>
              </w:rPr>
              <w:pPrChange w:id="1014" w:author="Robbie Parks" w:date="2019-01-22T12:51:00Z">
                <w:pPr>
                  <w:framePr w:hSpace="180" w:wrap="around" w:vAnchor="text" w:hAnchor="page" w:x="1557" w:y="185"/>
                </w:pPr>
              </w:pPrChange>
            </w:pPr>
            <w:del w:id="1015" w:author="Robbie Parks" w:date="2019-01-22T12:51:00Z">
              <w:r w:rsidRPr="00675437" w:rsidDel="007133B2">
                <w:rPr>
                  <w:b/>
                  <w:bCs/>
                  <w:color w:val="000000"/>
                  <w:sz w:val="18"/>
                  <w:szCs w:val="18"/>
                </w:rPr>
                <w:delText>35-44</w:delText>
              </w:r>
            </w:del>
          </w:p>
        </w:tc>
        <w:tc>
          <w:tcPr>
            <w:tcW w:w="1113" w:type="dxa"/>
            <w:tcMar>
              <w:top w:w="0" w:type="dxa"/>
              <w:left w:w="75" w:type="dxa"/>
              <w:bottom w:w="0" w:type="dxa"/>
              <w:right w:w="75" w:type="dxa"/>
            </w:tcMar>
            <w:vAlign w:val="center"/>
            <w:hideMark/>
          </w:tcPr>
          <w:p w14:paraId="5D4FE3FE" w14:textId="6571F554" w:rsidR="004F7F15" w:rsidRPr="00675437" w:rsidDel="007133B2" w:rsidRDefault="004F7F15">
            <w:pPr>
              <w:spacing w:line="480" w:lineRule="auto"/>
              <w:jc w:val="both"/>
              <w:rPr>
                <w:del w:id="1016" w:author="Robbie Parks" w:date="2019-01-22T12:51:00Z"/>
                <w:b/>
                <w:sz w:val="18"/>
                <w:szCs w:val="18"/>
              </w:rPr>
              <w:pPrChange w:id="1017" w:author="Robbie Parks" w:date="2019-01-22T12:51:00Z">
                <w:pPr>
                  <w:framePr w:hSpace="180" w:wrap="around" w:vAnchor="text" w:hAnchor="page" w:x="1557" w:y="185"/>
                </w:pPr>
              </w:pPrChange>
            </w:pPr>
            <w:del w:id="1018" w:author="Robbie Parks" w:date="2019-01-22T12:51:00Z">
              <w:r w:rsidRPr="00675437" w:rsidDel="007133B2">
                <w:rPr>
                  <w:b/>
                  <w:bCs/>
                  <w:color w:val="000000"/>
                  <w:sz w:val="18"/>
                  <w:szCs w:val="18"/>
                </w:rPr>
                <w:delText>45-54</w:delText>
              </w:r>
            </w:del>
          </w:p>
        </w:tc>
        <w:tc>
          <w:tcPr>
            <w:tcW w:w="1113" w:type="dxa"/>
            <w:tcMar>
              <w:top w:w="0" w:type="dxa"/>
              <w:left w:w="75" w:type="dxa"/>
              <w:bottom w:w="0" w:type="dxa"/>
              <w:right w:w="75" w:type="dxa"/>
            </w:tcMar>
            <w:vAlign w:val="center"/>
            <w:hideMark/>
          </w:tcPr>
          <w:p w14:paraId="5CEA727F" w14:textId="5109F6EC" w:rsidR="004F7F15" w:rsidRPr="00675437" w:rsidDel="007133B2" w:rsidRDefault="004F7F15">
            <w:pPr>
              <w:spacing w:line="480" w:lineRule="auto"/>
              <w:jc w:val="both"/>
              <w:rPr>
                <w:del w:id="1019" w:author="Robbie Parks" w:date="2019-01-22T12:51:00Z"/>
                <w:b/>
                <w:sz w:val="18"/>
                <w:szCs w:val="18"/>
              </w:rPr>
              <w:pPrChange w:id="1020" w:author="Robbie Parks" w:date="2019-01-22T12:51:00Z">
                <w:pPr>
                  <w:framePr w:hSpace="180" w:wrap="around" w:vAnchor="text" w:hAnchor="page" w:x="1557" w:y="185"/>
                </w:pPr>
              </w:pPrChange>
            </w:pPr>
            <w:del w:id="1021" w:author="Robbie Parks" w:date="2019-01-22T12:51:00Z">
              <w:r w:rsidRPr="00675437" w:rsidDel="007133B2">
                <w:rPr>
                  <w:b/>
                  <w:bCs/>
                  <w:color w:val="000000"/>
                  <w:sz w:val="18"/>
                  <w:szCs w:val="18"/>
                </w:rPr>
                <w:delText>55-64</w:delText>
              </w:r>
            </w:del>
          </w:p>
        </w:tc>
        <w:tc>
          <w:tcPr>
            <w:tcW w:w="1113" w:type="dxa"/>
            <w:tcMar>
              <w:top w:w="0" w:type="dxa"/>
              <w:left w:w="75" w:type="dxa"/>
              <w:bottom w:w="0" w:type="dxa"/>
              <w:right w:w="75" w:type="dxa"/>
            </w:tcMar>
            <w:vAlign w:val="center"/>
            <w:hideMark/>
          </w:tcPr>
          <w:p w14:paraId="29374935" w14:textId="2BBC3D7F" w:rsidR="004F7F15" w:rsidRPr="00675437" w:rsidDel="007133B2" w:rsidRDefault="004F7F15">
            <w:pPr>
              <w:spacing w:line="480" w:lineRule="auto"/>
              <w:jc w:val="both"/>
              <w:rPr>
                <w:del w:id="1022" w:author="Robbie Parks" w:date="2019-01-22T12:51:00Z"/>
                <w:b/>
                <w:sz w:val="18"/>
                <w:szCs w:val="18"/>
              </w:rPr>
              <w:pPrChange w:id="1023" w:author="Robbie Parks" w:date="2019-01-22T12:51:00Z">
                <w:pPr>
                  <w:framePr w:hSpace="180" w:wrap="around" w:vAnchor="text" w:hAnchor="page" w:x="1557" w:y="185"/>
                </w:pPr>
              </w:pPrChange>
            </w:pPr>
            <w:del w:id="1024" w:author="Robbie Parks" w:date="2019-01-22T12:51:00Z">
              <w:r w:rsidRPr="00675437" w:rsidDel="007133B2">
                <w:rPr>
                  <w:b/>
                  <w:bCs/>
                  <w:color w:val="000000"/>
                  <w:sz w:val="18"/>
                  <w:szCs w:val="18"/>
                </w:rPr>
                <w:delText>65-74</w:delText>
              </w:r>
            </w:del>
          </w:p>
        </w:tc>
        <w:tc>
          <w:tcPr>
            <w:tcW w:w="1068" w:type="dxa"/>
            <w:tcMar>
              <w:top w:w="0" w:type="dxa"/>
              <w:left w:w="75" w:type="dxa"/>
              <w:bottom w:w="0" w:type="dxa"/>
              <w:right w:w="75" w:type="dxa"/>
            </w:tcMar>
            <w:vAlign w:val="center"/>
            <w:hideMark/>
          </w:tcPr>
          <w:p w14:paraId="49002C47" w14:textId="7FAF3C47" w:rsidR="004F7F15" w:rsidRPr="00675437" w:rsidDel="007133B2" w:rsidRDefault="004F7F15">
            <w:pPr>
              <w:spacing w:line="480" w:lineRule="auto"/>
              <w:jc w:val="both"/>
              <w:rPr>
                <w:del w:id="1025" w:author="Robbie Parks" w:date="2019-01-22T12:51:00Z"/>
                <w:b/>
                <w:sz w:val="18"/>
                <w:szCs w:val="18"/>
              </w:rPr>
              <w:pPrChange w:id="1026" w:author="Robbie Parks" w:date="2019-01-22T12:51:00Z">
                <w:pPr>
                  <w:framePr w:hSpace="180" w:wrap="around" w:vAnchor="text" w:hAnchor="page" w:x="1557" w:y="185"/>
                </w:pPr>
              </w:pPrChange>
            </w:pPr>
            <w:del w:id="1027" w:author="Robbie Parks" w:date="2019-01-22T12:51:00Z">
              <w:r w:rsidRPr="00675437" w:rsidDel="007133B2">
                <w:rPr>
                  <w:b/>
                  <w:bCs/>
                  <w:color w:val="000000"/>
                  <w:sz w:val="18"/>
                  <w:szCs w:val="18"/>
                </w:rPr>
                <w:delText>75-84</w:delText>
              </w:r>
            </w:del>
          </w:p>
        </w:tc>
        <w:tc>
          <w:tcPr>
            <w:tcW w:w="1068" w:type="dxa"/>
            <w:tcMar>
              <w:top w:w="0" w:type="dxa"/>
              <w:left w:w="75" w:type="dxa"/>
              <w:bottom w:w="0" w:type="dxa"/>
              <w:right w:w="75" w:type="dxa"/>
            </w:tcMar>
            <w:vAlign w:val="center"/>
            <w:hideMark/>
          </w:tcPr>
          <w:p w14:paraId="26AF7836" w14:textId="5ADD045D" w:rsidR="004F7F15" w:rsidRPr="00675437" w:rsidDel="007133B2" w:rsidRDefault="004F7F15">
            <w:pPr>
              <w:spacing w:line="480" w:lineRule="auto"/>
              <w:jc w:val="both"/>
              <w:rPr>
                <w:del w:id="1028" w:author="Robbie Parks" w:date="2019-01-22T12:51:00Z"/>
                <w:b/>
                <w:sz w:val="18"/>
                <w:szCs w:val="18"/>
              </w:rPr>
              <w:pPrChange w:id="1029" w:author="Robbie Parks" w:date="2019-01-22T12:51:00Z">
                <w:pPr>
                  <w:framePr w:hSpace="180" w:wrap="around" w:vAnchor="text" w:hAnchor="page" w:x="1557" w:y="185"/>
                </w:pPr>
              </w:pPrChange>
            </w:pPr>
            <w:del w:id="1030" w:author="Robbie Parks" w:date="2019-01-22T12:51:00Z">
              <w:r w:rsidRPr="00675437" w:rsidDel="007133B2">
                <w:rPr>
                  <w:b/>
                  <w:bCs/>
                  <w:color w:val="000000"/>
                  <w:sz w:val="18"/>
                  <w:szCs w:val="18"/>
                </w:rPr>
                <w:delText>85+</w:delText>
              </w:r>
            </w:del>
          </w:p>
        </w:tc>
        <w:tc>
          <w:tcPr>
            <w:tcW w:w="1113" w:type="dxa"/>
            <w:tcMar>
              <w:top w:w="0" w:type="dxa"/>
              <w:left w:w="75" w:type="dxa"/>
              <w:bottom w:w="0" w:type="dxa"/>
              <w:right w:w="75" w:type="dxa"/>
            </w:tcMar>
            <w:vAlign w:val="center"/>
            <w:hideMark/>
          </w:tcPr>
          <w:p w14:paraId="34A36FFB" w14:textId="6D79DD06" w:rsidR="004F7F15" w:rsidRPr="00675437" w:rsidDel="007133B2" w:rsidRDefault="004F7F15">
            <w:pPr>
              <w:spacing w:line="480" w:lineRule="auto"/>
              <w:jc w:val="both"/>
              <w:rPr>
                <w:del w:id="1031" w:author="Robbie Parks" w:date="2019-01-22T12:51:00Z"/>
                <w:b/>
                <w:sz w:val="18"/>
                <w:szCs w:val="18"/>
              </w:rPr>
              <w:pPrChange w:id="1032" w:author="Robbie Parks" w:date="2019-01-22T12:51:00Z">
                <w:pPr>
                  <w:framePr w:hSpace="180" w:wrap="around" w:vAnchor="text" w:hAnchor="page" w:x="1557" w:y="185"/>
                </w:pPr>
              </w:pPrChange>
            </w:pPr>
            <w:del w:id="1033" w:author="Robbie Parks" w:date="2019-01-22T12:51:00Z">
              <w:r w:rsidRPr="00675437" w:rsidDel="007133B2">
                <w:rPr>
                  <w:b/>
                  <w:bCs/>
                  <w:color w:val="000000"/>
                  <w:sz w:val="18"/>
                  <w:szCs w:val="18"/>
                </w:rPr>
                <w:delText>All ages</w:delText>
              </w:r>
            </w:del>
          </w:p>
        </w:tc>
      </w:tr>
      <w:tr w:rsidR="004F7F15" w:rsidRPr="00636C9B" w:rsidDel="007133B2" w14:paraId="7D6CDC62" w14:textId="422952B8" w:rsidTr="000250EE">
        <w:trPr>
          <w:trHeight w:val="510"/>
          <w:del w:id="1034" w:author="Robbie Parks" w:date="2019-01-22T12:51:00Z"/>
        </w:trPr>
        <w:tc>
          <w:tcPr>
            <w:tcW w:w="1128" w:type="dxa"/>
            <w:vMerge w:val="restart"/>
            <w:tcMar>
              <w:top w:w="0" w:type="dxa"/>
              <w:left w:w="75" w:type="dxa"/>
              <w:bottom w:w="0" w:type="dxa"/>
              <w:right w:w="75" w:type="dxa"/>
            </w:tcMar>
            <w:vAlign w:val="center"/>
            <w:hideMark/>
          </w:tcPr>
          <w:p w14:paraId="487D37E9" w14:textId="5032D584" w:rsidR="004F7F15" w:rsidRPr="00214145" w:rsidDel="007133B2" w:rsidRDefault="004F7F15">
            <w:pPr>
              <w:spacing w:line="480" w:lineRule="auto"/>
              <w:jc w:val="both"/>
              <w:rPr>
                <w:del w:id="1035" w:author="Robbie Parks" w:date="2019-01-22T12:51:00Z"/>
                <w:sz w:val="18"/>
                <w:szCs w:val="18"/>
              </w:rPr>
              <w:pPrChange w:id="1036" w:author="Robbie Parks" w:date="2019-01-22T12:51:00Z">
                <w:pPr>
                  <w:framePr w:hSpace="180" w:wrap="around" w:vAnchor="text" w:hAnchor="page" w:x="1557" w:y="185"/>
                </w:pPr>
              </w:pPrChange>
            </w:pPr>
            <w:del w:id="1037" w:author="Robbie Parks" w:date="2019-01-22T12:51:00Z">
              <w:r w:rsidRPr="00214145" w:rsidDel="007133B2">
                <w:rPr>
                  <w:color w:val="000000"/>
                  <w:sz w:val="18"/>
                  <w:szCs w:val="18"/>
                </w:rPr>
                <w:delText>All injuries</w:delText>
              </w:r>
            </w:del>
          </w:p>
        </w:tc>
        <w:tc>
          <w:tcPr>
            <w:tcW w:w="673" w:type="dxa"/>
            <w:tcMar>
              <w:top w:w="0" w:type="dxa"/>
              <w:left w:w="75" w:type="dxa"/>
              <w:bottom w:w="0" w:type="dxa"/>
              <w:right w:w="75" w:type="dxa"/>
            </w:tcMar>
            <w:vAlign w:val="center"/>
            <w:hideMark/>
          </w:tcPr>
          <w:p w14:paraId="06D6CE06" w14:textId="39778783" w:rsidR="004F7F15" w:rsidRPr="001133B3" w:rsidDel="007133B2" w:rsidRDefault="004F7F15">
            <w:pPr>
              <w:spacing w:line="480" w:lineRule="auto"/>
              <w:jc w:val="both"/>
              <w:rPr>
                <w:del w:id="1038" w:author="Robbie Parks" w:date="2019-01-22T12:51:00Z"/>
                <w:sz w:val="18"/>
                <w:szCs w:val="18"/>
              </w:rPr>
              <w:pPrChange w:id="1039" w:author="Robbie Parks" w:date="2019-01-22T12:51:00Z">
                <w:pPr>
                  <w:framePr w:hSpace="180" w:wrap="around" w:vAnchor="text" w:hAnchor="page" w:x="1557" w:y="185"/>
                </w:pPr>
              </w:pPrChange>
            </w:pPr>
            <w:del w:id="1040" w:author="Robbie Parks" w:date="2019-01-22T12:51:00Z">
              <w:r w:rsidRPr="001133B3" w:rsidDel="007133B2">
                <w:rPr>
                  <w:color w:val="000000"/>
                  <w:sz w:val="18"/>
                  <w:szCs w:val="18"/>
                </w:rPr>
                <w:delText>Male</w:delText>
              </w:r>
            </w:del>
          </w:p>
        </w:tc>
        <w:tc>
          <w:tcPr>
            <w:tcW w:w="1113" w:type="dxa"/>
            <w:tcMar>
              <w:top w:w="0" w:type="dxa"/>
              <w:left w:w="75" w:type="dxa"/>
              <w:bottom w:w="0" w:type="dxa"/>
              <w:right w:w="75" w:type="dxa"/>
            </w:tcMar>
            <w:vAlign w:val="center"/>
            <w:hideMark/>
          </w:tcPr>
          <w:p w14:paraId="79AA70A0" w14:textId="7F432299" w:rsidR="004F7F15" w:rsidRPr="005D151A" w:rsidDel="007133B2" w:rsidRDefault="004F7F15">
            <w:pPr>
              <w:spacing w:line="480" w:lineRule="auto"/>
              <w:jc w:val="both"/>
              <w:rPr>
                <w:del w:id="1041" w:author="Robbie Parks" w:date="2019-01-22T12:51:00Z"/>
                <w:sz w:val="18"/>
                <w:szCs w:val="18"/>
              </w:rPr>
              <w:pPrChange w:id="1042" w:author="Robbie Parks" w:date="2019-01-22T12:51:00Z">
                <w:pPr>
                  <w:framePr w:hSpace="180" w:wrap="around" w:vAnchor="text" w:hAnchor="page" w:x="1557" w:y="185"/>
                </w:pPr>
              </w:pPrChange>
            </w:pPr>
            <w:del w:id="1043" w:author="Robbie Parks" w:date="2019-01-22T12:51:00Z">
              <w:r w:rsidRPr="002A2E8D" w:rsidDel="007133B2">
                <w:rPr>
                  <w:color w:val="000000"/>
                  <w:sz w:val="18"/>
                  <w:szCs w:val="18"/>
                </w:rPr>
                <w:delText xml:space="preserve">16.0 </w:delText>
              </w:r>
              <w:r w:rsidR="008916F4" w:rsidRPr="00AA659F" w:rsidDel="007133B2">
                <w:rPr>
                  <w:color w:val="000000"/>
                  <w:sz w:val="18"/>
                  <w:szCs w:val="18"/>
                </w:rPr>
                <w:delText>(</w:delText>
              </w:r>
              <w:r w:rsidRPr="00AA659F" w:rsidDel="007133B2">
                <w:rPr>
                  <w:color w:val="000000"/>
                  <w:sz w:val="18"/>
                  <w:szCs w:val="18"/>
                </w:rPr>
                <w:delText>11.0</w:delText>
              </w:r>
              <w:r w:rsidR="008916F4" w:rsidRPr="00AA659F" w:rsidDel="007133B2">
                <w:rPr>
                  <w:color w:val="000000"/>
                  <w:sz w:val="18"/>
                  <w:szCs w:val="18"/>
                </w:rPr>
                <w:delText xml:space="preserve">, </w:delText>
              </w:r>
              <w:r w:rsidRPr="00F5560A" w:rsidDel="007133B2">
                <w:rPr>
                  <w:color w:val="000000"/>
                  <w:sz w:val="18"/>
                  <w:szCs w:val="18"/>
                </w:rPr>
                <w:delText>21.0)</w:delText>
              </w:r>
            </w:del>
          </w:p>
        </w:tc>
        <w:tc>
          <w:tcPr>
            <w:tcW w:w="1113" w:type="dxa"/>
            <w:tcMar>
              <w:top w:w="0" w:type="dxa"/>
              <w:left w:w="75" w:type="dxa"/>
              <w:bottom w:w="0" w:type="dxa"/>
              <w:right w:w="75" w:type="dxa"/>
            </w:tcMar>
            <w:vAlign w:val="center"/>
            <w:hideMark/>
          </w:tcPr>
          <w:p w14:paraId="1AAFB006" w14:textId="3804F281" w:rsidR="004F7F15" w:rsidRPr="00E966D2" w:rsidDel="007133B2" w:rsidRDefault="004F7F15">
            <w:pPr>
              <w:spacing w:line="480" w:lineRule="auto"/>
              <w:jc w:val="both"/>
              <w:rPr>
                <w:del w:id="1044" w:author="Robbie Parks" w:date="2019-01-22T12:51:00Z"/>
                <w:sz w:val="18"/>
                <w:szCs w:val="18"/>
              </w:rPr>
              <w:pPrChange w:id="1045" w:author="Robbie Parks" w:date="2019-01-22T12:51:00Z">
                <w:pPr>
                  <w:framePr w:hSpace="180" w:wrap="around" w:vAnchor="text" w:hAnchor="page" w:x="1557" w:y="185"/>
                </w:pPr>
              </w:pPrChange>
            </w:pPr>
            <w:del w:id="1046" w:author="Robbie Parks" w:date="2019-01-22T12:51:00Z">
              <w:r w:rsidRPr="005D151A" w:rsidDel="007133B2">
                <w:rPr>
                  <w:color w:val="000000"/>
                  <w:sz w:val="18"/>
                  <w:szCs w:val="18"/>
                </w:rPr>
                <w:delText xml:space="preserve">18.0 </w:delText>
              </w:r>
              <w:r w:rsidR="008916F4" w:rsidRPr="005D151A" w:rsidDel="007133B2">
                <w:rPr>
                  <w:color w:val="000000"/>
                  <w:sz w:val="18"/>
                  <w:szCs w:val="18"/>
                </w:rPr>
                <w:delText>(</w:delText>
              </w:r>
              <w:r w:rsidRPr="005D151A" w:rsidDel="007133B2">
                <w:rPr>
                  <w:color w:val="000000"/>
                  <w:sz w:val="18"/>
                  <w:szCs w:val="18"/>
                </w:rPr>
                <w:delText>12.0</w:delText>
              </w:r>
              <w:r w:rsidR="008916F4" w:rsidRPr="00F97057" w:rsidDel="007133B2">
                <w:rPr>
                  <w:color w:val="000000"/>
                  <w:sz w:val="18"/>
                  <w:szCs w:val="18"/>
                </w:rPr>
                <w:delText xml:space="preserve">, </w:delText>
              </w:r>
              <w:r w:rsidRPr="00E966D2" w:rsidDel="007133B2">
                <w:rPr>
                  <w:color w:val="000000"/>
                  <w:sz w:val="18"/>
                  <w:szCs w:val="18"/>
                </w:rPr>
                <w:delText>24.0)</w:delText>
              </w:r>
            </w:del>
          </w:p>
        </w:tc>
        <w:tc>
          <w:tcPr>
            <w:tcW w:w="1113" w:type="dxa"/>
            <w:tcMar>
              <w:top w:w="0" w:type="dxa"/>
              <w:left w:w="75" w:type="dxa"/>
              <w:bottom w:w="0" w:type="dxa"/>
              <w:right w:w="75" w:type="dxa"/>
            </w:tcMar>
            <w:vAlign w:val="center"/>
            <w:hideMark/>
          </w:tcPr>
          <w:p w14:paraId="6100A06F" w14:textId="6B050059" w:rsidR="004F7F15" w:rsidRPr="00675437" w:rsidDel="007133B2" w:rsidRDefault="004F7F15">
            <w:pPr>
              <w:spacing w:line="480" w:lineRule="auto"/>
              <w:jc w:val="both"/>
              <w:rPr>
                <w:del w:id="1047" w:author="Robbie Parks" w:date="2019-01-22T12:51:00Z"/>
                <w:sz w:val="18"/>
                <w:szCs w:val="18"/>
              </w:rPr>
              <w:pPrChange w:id="1048" w:author="Robbie Parks" w:date="2019-01-22T12:51:00Z">
                <w:pPr>
                  <w:framePr w:hSpace="180" w:wrap="around" w:vAnchor="text" w:hAnchor="page" w:x="1557" w:y="185"/>
                </w:pPr>
              </w:pPrChange>
            </w:pPr>
            <w:del w:id="1049" w:author="Robbie Parks" w:date="2019-01-22T12:51:00Z">
              <w:r w:rsidRPr="005464C8" w:rsidDel="007133B2">
                <w:rPr>
                  <w:color w:val="000000"/>
                  <w:sz w:val="18"/>
                  <w:szCs w:val="18"/>
                </w:rPr>
                <w:delText xml:space="preserve">177.0 </w:delText>
              </w:r>
              <w:r w:rsidR="008916F4" w:rsidRPr="00F24740" w:rsidDel="007133B2">
                <w:rPr>
                  <w:color w:val="000000"/>
                  <w:sz w:val="18"/>
                  <w:szCs w:val="18"/>
                </w:rPr>
                <w:delText>(</w:delText>
              </w:r>
              <w:r w:rsidRPr="00675437" w:rsidDel="007133B2">
                <w:rPr>
                  <w:color w:val="000000"/>
                  <w:sz w:val="18"/>
                  <w:szCs w:val="18"/>
                </w:rPr>
                <w:delText>144.0, 209.0)</w:delText>
              </w:r>
            </w:del>
          </w:p>
        </w:tc>
        <w:tc>
          <w:tcPr>
            <w:tcW w:w="1113" w:type="dxa"/>
            <w:tcMar>
              <w:top w:w="0" w:type="dxa"/>
              <w:left w:w="75" w:type="dxa"/>
              <w:bottom w:w="0" w:type="dxa"/>
              <w:right w:w="75" w:type="dxa"/>
            </w:tcMar>
            <w:vAlign w:val="center"/>
            <w:hideMark/>
          </w:tcPr>
          <w:p w14:paraId="70179C63" w14:textId="4177D5CA" w:rsidR="004F7F15" w:rsidRPr="00675437" w:rsidDel="007133B2" w:rsidRDefault="004F7F15">
            <w:pPr>
              <w:spacing w:line="480" w:lineRule="auto"/>
              <w:jc w:val="both"/>
              <w:rPr>
                <w:del w:id="1050" w:author="Robbie Parks" w:date="2019-01-22T12:51:00Z"/>
                <w:sz w:val="18"/>
                <w:szCs w:val="18"/>
              </w:rPr>
              <w:pPrChange w:id="1051" w:author="Robbie Parks" w:date="2019-01-22T12:51:00Z">
                <w:pPr>
                  <w:framePr w:hSpace="180" w:wrap="around" w:vAnchor="text" w:hAnchor="page" w:x="1557" w:y="185"/>
                </w:pPr>
              </w:pPrChange>
            </w:pPr>
            <w:del w:id="1052" w:author="Robbie Parks" w:date="2019-01-22T12:51:00Z">
              <w:r w:rsidRPr="00675437" w:rsidDel="007133B2">
                <w:rPr>
                  <w:color w:val="000000"/>
                  <w:sz w:val="18"/>
                  <w:szCs w:val="18"/>
                </w:rPr>
                <w:delText xml:space="preserve">195.0 </w:delText>
              </w:r>
              <w:r w:rsidR="008916F4" w:rsidRPr="00675437" w:rsidDel="007133B2">
                <w:rPr>
                  <w:color w:val="000000"/>
                  <w:sz w:val="18"/>
                  <w:szCs w:val="18"/>
                </w:rPr>
                <w:delText>(</w:delText>
              </w:r>
              <w:r w:rsidRPr="00675437" w:rsidDel="007133B2">
                <w:rPr>
                  <w:color w:val="000000"/>
                  <w:sz w:val="18"/>
                  <w:szCs w:val="18"/>
                </w:rPr>
                <w:delText>159.0, 230.0)</w:delText>
              </w:r>
            </w:del>
          </w:p>
        </w:tc>
        <w:tc>
          <w:tcPr>
            <w:tcW w:w="1113" w:type="dxa"/>
            <w:tcMar>
              <w:top w:w="0" w:type="dxa"/>
              <w:left w:w="75" w:type="dxa"/>
              <w:bottom w:w="0" w:type="dxa"/>
              <w:right w:w="75" w:type="dxa"/>
            </w:tcMar>
            <w:vAlign w:val="center"/>
            <w:hideMark/>
          </w:tcPr>
          <w:p w14:paraId="54D7688A" w14:textId="5B8F3626" w:rsidR="004F7F15" w:rsidRPr="00675437" w:rsidDel="007133B2" w:rsidRDefault="004F7F15">
            <w:pPr>
              <w:spacing w:line="480" w:lineRule="auto"/>
              <w:jc w:val="both"/>
              <w:rPr>
                <w:del w:id="1053" w:author="Robbie Parks" w:date="2019-01-22T12:51:00Z"/>
                <w:sz w:val="18"/>
                <w:szCs w:val="18"/>
              </w:rPr>
              <w:pPrChange w:id="1054" w:author="Robbie Parks" w:date="2019-01-22T12:51:00Z">
                <w:pPr>
                  <w:framePr w:hSpace="180" w:wrap="around" w:vAnchor="text" w:hAnchor="page" w:x="1557" w:y="185"/>
                </w:pPr>
              </w:pPrChange>
            </w:pPr>
            <w:del w:id="1055" w:author="Robbie Parks" w:date="2019-01-22T12:51:00Z">
              <w:r w:rsidRPr="00675437" w:rsidDel="007133B2">
                <w:rPr>
                  <w:color w:val="000000"/>
                  <w:sz w:val="18"/>
                  <w:szCs w:val="18"/>
                </w:rPr>
                <w:delText xml:space="preserve">130.0 </w:delText>
              </w:r>
              <w:r w:rsidR="008916F4" w:rsidRPr="00675437" w:rsidDel="007133B2">
                <w:rPr>
                  <w:color w:val="000000"/>
                  <w:sz w:val="18"/>
                  <w:szCs w:val="18"/>
                </w:rPr>
                <w:delText>(</w:delText>
              </w:r>
              <w:r w:rsidRPr="00675437" w:rsidDel="007133B2">
                <w:rPr>
                  <w:color w:val="000000"/>
                  <w:sz w:val="18"/>
                  <w:szCs w:val="18"/>
                </w:rPr>
                <w:delText>101.0, 160.0)</w:delText>
              </w:r>
            </w:del>
          </w:p>
        </w:tc>
        <w:tc>
          <w:tcPr>
            <w:tcW w:w="1113" w:type="dxa"/>
            <w:tcMar>
              <w:top w:w="0" w:type="dxa"/>
              <w:left w:w="75" w:type="dxa"/>
              <w:bottom w:w="0" w:type="dxa"/>
              <w:right w:w="75" w:type="dxa"/>
            </w:tcMar>
            <w:vAlign w:val="center"/>
            <w:hideMark/>
          </w:tcPr>
          <w:p w14:paraId="66D26998" w14:textId="2CF56078" w:rsidR="004F7F15" w:rsidRPr="00675437" w:rsidDel="007133B2" w:rsidRDefault="004F7F15">
            <w:pPr>
              <w:spacing w:line="480" w:lineRule="auto"/>
              <w:jc w:val="both"/>
              <w:rPr>
                <w:del w:id="1056" w:author="Robbie Parks" w:date="2019-01-22T12:51:00Z"/>
                <w:sz w:val="18"/>
                <w:szCs w:val="18"/>
              </w:rPr>
              <w:pPrChange w:id="1057" w:author="Robbie Parks" w:date="2019-01-22T12:51:00Z">
                <w:pPr>
                  <w:framePr w:hSpace="180" w:wrap="around" w:vAnchor="text" w:hAnchor="page" w:x="1557" w:y="185"/>
                </w:pPr>
              </w:pPrChange>
            </w:pPr>
            <w:del w:id="1058" w:author="Robbie Parks" w:date="2019-01-22T12:51:00Z">
              <w:r w:rsidRPr="00675437" w:rsidDel="007133B2">
                <w:rPr>
                  <w:color w:val="000000"/>
                  <w:sz w:val="18"/>
                  <w:szCs w:val="18"/>
                </w:rPr>
                <w:delText xml:space="preserve">125.0 </w:delText>
              </w:r>
              <w:r w:rsidR="008916F4" w:rsidRPr="00675437" w:rsidDel="007133B2">
                <w:rPr>
                  <w:color w:val="000000"/>
                  <w:sz w:val="18"/>
                  <w:szCs w:val="18"/>
                </w:rPr>
                <w:delText>(</w:delText>
              </w:r>
              <w:r w:rsidRPr="00675437" w:rsidDel="007133B2">
                <w:rPr>
                  <w:color w:val="000000"/>
                  <w:sz w:val="18"/>
                  <w:szCs w:val="18"/>
                </w:rPr>
                <w:delText>92.0, 158.0)</w:delText>
              </w:r>
            </w:del>
          </w:p>
        </w:tc>
        <w:tc>
          <w:tcPr>
            <w:tcW w:w="1113" w:type="dxa"/>
            <w:tcMar>
              <w:top w:w="0" w:type="dxa"/>
              <w:left w:w="75" w:type="dxa"/>
              <w:bottom w:w="0" w:type="dxa"/>
              <w:right w:w="75" w:type="dxa"/>
            </w:tcMar>
            <w:vAlign w:val="center"/>
            <w:hideMark/>
          </w:tcPr>
          <w:p w14:paraId="3129E8E7" w14:textId="2A0D7CC6" w:rsidR="004F7F15" w:rsidRPr="00675437" w:rsidDel="007133B2" w:rsidRDefault="004F7F15">
            <w:pPr>
              <w:spacing w:line="480" w:lineRule="auto"/>
              <w:jc w:val="both"/>
              <w:rPr>
                <w:del w:id="1059" w:author="Robbie Parks" w:date="2019-01-22T12:51:00Z"/>
                <w:sz w:val="18"/>
                <w:szCs w:val="18"/>
              </w:rPr>
              <w:pPrChange w:id="1060" w:author="Robbie Parks" w:date="2019-01-22T12:51:00Z">
                <w:pPr>
                  <w:framePr w:hSpace="180" w:wrap="around" w:vAnchor="text" w:hAnchor="page" w:x="1557" w:y="185"/>
                </w:pPr>
              </w:pPrChange>
            </w:pPr>
            <w:del w:id="1061" w:author="Robbie Parks" w:date="2019-01-22T12:51:00Z">
              <w:r w:rsidRPr="00675437" w:rsidDel="007133B2">
                <w:rPr>
                  <w:color w:val="000000"/>
                  <w:sz w:val="18"/>
                  <w:szCs w:val="18"/>
                </w:rPr>
                <w:delText xml:space="preserve">133.0 </w:delText>
              </w:r>
              <w:r w:rsidR="008916F4" w:rsidRPr="00675437" w:rsidDel="007133B2">
                <w:rPr>
                  <w:color w:val="000000"/>
                  <w:sz w:val="18"/>
                  <w:szCs w:val="18"/>
                </w:rPr>
                <w:delText>(</w:delText>
              </w:r>
              <w:r w:rsidRPr="00675437" w:rsidDel="007133B2">
                <w:rPr>
                  <w:color w:val="000000"/>
                  <w:sz w:val="18"/>
                  <w:szCs w:val="18"/>
                </w:rPr>
                <w:delText>96.0, 170.0)</w:delText>
              </w:r>
            </w:del>
          </w:p>
        </w:tc>
        <w:tc>
          <w:tcPr>
            <w:tcW w:w="1113" w:type="dxa"/>
            <w:tcMar>
              <w:top w:w="0" w:type="dxa"/>
              <w:left w:w="75" w:type="dxa"/>
              <w:bottom w:w="0" w:type="dxa"/>
              <w:right w:w="75" w:type="dxa"/>
            </w:tcMar>
            <w:vAlign w:val="center"/>
            <w:hideMark/>
          </w:tcPr>
          <w:p w14:paraId="2FD8A2FC" w14:textId="3E8E4028" w:rsidR="004F7F15" w:rsidRPr="00675437" w:rsidDel="007133B2" w:rsidRDefault="004F7F15">
            <w:pPr>
              <w:spacing w:line="480" w:lineRule="auto"/>
              <w:jc w:val="both"/>
              <w:rPr>
                <w:del w:id="1062" w:author="Robbie Parks" w:date="2019-01-22T12:51:00Z"/>
                <w:sz w:val="18"/>
                <w:szCs w:val="18"/>
              </w:rPr>
              <w:pPrChange w:id="1063" w:author="Robbie Parks" w:date="2019-01-22T12:51:00Z">
                <w:pPr>
                  <w:framePr w:hSpace="180" w:wrap="around" w:vAnchor="text" w:hAnchor="page" w:x="1557" w:y="185"/>
                </w:pPr>
              </w:pPrChange>
            </w:pPr>
            <w:del w:id="1064" w:author="Robbie Parks" w:date="2019-01-22T12:51:00Z">
              <w:r w:rsidRPr="00675437" w:rsidDel="007133B2">
                <w:rPr>
                  <w:color w:val="000000"/>
                  <w:sz w:val="18"/>
                  <w:szCs w:val="18"/>
                </w:rPr>
                <w:delText xml:space="preserve">51.0 </w:delText>
              </w:r>
              <w:r w:rsidR="008916F4" w:rsidRPr="00675437" w:rsidDel="007133B2">
                <w:rPr>
                  <w:color w:val="000000"/>
                  <w:sz w:val="18"/>
                  <w:szCs w:val="18"/>
                </w:rPr>
                <w:delText>(</w:delText>
              </w:r>
              <w:r w:rsidRPr="00675437" w:rsidDel="007133B2">
                <w:rPr>
                  <w:color w:val="000000"/>
                  <w:sz w:val="18"/>
                  <w:szCs w:val="18"/>
                </w:rPr>
                <w:delText>22.0</w:delText>
              </w:r>
              <w:r w:rsidR="008916F4" w:rsidRPr="00675437" w:rsidDel="007133B2">
                <w:rPr>
                  <w:color w:val="000000"/>
                  <w:sz w:val="18"/>
                  <w:szCs w:val="18"/>
                </w:rPr>
                <w:delText xml:space="preserve">, </w:delText>
              </w:r>
              <w:r w:rsidRPr="00675437" w:rsidDel="007133B2">
                <w:rPr>
                  <w:color w:val="000000"/>
                  <w:sz w:val="18"/>
                  <w:szCs w:val="18"/>
                </w:rPr>
                <w:delText>80.0)</w:delText>
              </w:r>
            </w:del>
          </w:p>
        </w:tc>
        <w:tc>
          <w:tcPr>
            <w:tcW w:w="1068" w:type="dxa"/>
            <w:tcMar>
              <w:top w:w="0" w:type="dxa"/>
              <w:left w:w="75" w:type="dxa"/>
              <w:bottom w:w="0" w:type="dxa"/>
              <w:right w:w="75" w:type="dxa"/>
            </w:tcMar>
            <w:vAlign w:val="center"/>
            <w:hideMark/>
          </w:tcPr>
          <w:p w14:paraId="24F178D0" w14:textId="00BF90DA" w:rsidR="004F7F15" w:rsidRPr="00675437" w:rsidDel="007133B2" w:rsidRDefault="004F7F15">
            <w:pPr>
              <w:spacing w:line="480" w:lineRule="auto"/>
              <w:jc w:val="both"/>
              <w:rPr>
                <w:del w:id="1065" w:author="Robbie Parks" w:date="2019-01-22T12:51:00Z"/>
                <w:sz w:val="18"/>
                <w:szCs w:val="18"/>
              </w:rPr>
              <w:pPrChange w:id="1066" w:author="Robbie Parks" w:date="2019-01-22T12:51:00Z">
                <w:pPr>
                  <w:framePr w:hSpace="180" w:wrap="around" w:vAnchor="text" w:hAnchor="page" w:x="1557" w:y="185"/>
                </w:pPr>
              </w:pPrChange>
            </w:pPr>
            <w:del w:id="1067"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-24.0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068" w:type="dxa"/>
            <w:tcMar>
              <w:top w:w="0" w:type="dxa"/>
              <w:left w:w="75" w:type="dxa"/>
              <w:bottom w:w="0" w:type="dxa"/>
              <w:right w:w="75" w:type="dxa"/>
            </w:tcMar>
            <w:vAlign w:val="center"/>
            <w:hideMark/>
          </w:tcPr>
          <w:p w14:paraId="5EB4802E" w14:textId="37AB12C5" w:rsidR="004F7F15" w:rsidRPr="00675437" w:rsidDel="007133B2" w:rsidRDefault="004F7F15">
            <w:pPr>
              <w:spacing w:line="480" w:lineRule="auto"/>
              <w:jc w:val="both"/>
              <w:rPr>
                <w:del w:id="1068" w:author="Robbie Parks" w:date="2019-01-22T12:51:00Z"/>
                <w:sz w:val="18"/>
                <w:szCs w:val="18"/>
              </w:rPr>
              <w:pPrChange w:id="1069" w:author="Robbie Parks" w:date="2019-01-22T12:51:00Z">
                <w:pPr>
                  <w:framePr w:hSpace="180" w:wrap="around" w:vAnchor="text" w:hAnchor="page" w:x="1557" w:y="185"/>
                </w:pPr>
              </w:pPrChange>
            </w:pPr>
            <w:del w:id="1070" w:author="Robbie Parks" w:date="2019-01-22T12:51:00Z">
              <w:r w:rsidRPr="00675437" w:rsidDel="007133B2">
                <w:rPr>
                  <w:color w:val="000000"/>
                  <w:sz w:val="18"/>
                  <w:szCs w:val="18"/>
                </w:rPr>
                <w:delText xml:space="preserve">-32.0 </w:delText>
              </w:r>
              <w:r w:rsidR="008916F4" w:rsidRPr="00675437" w:rsidDel="007133B2">
                <w:rPr>
                  <w:color w:val="000000"/>
                  <w:sz w:val="18"/>
                  <w:szCs w:val="18"/>
                </w:rPr>
                <w:delText>(</w:delText>
              </w:r>
              <w:r w:rsidRPr="00675437" w:rsidDel="007133B2">
                <w:rPr>
                  <w:color w:val="000000"/>
                  <w:sz w:val="18"/>
                  <w:szCs w:val="18"/>
                </w:rPr>
                <w:delText>-64.0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4DA63C87" w14:textId="14134421" w:rsidR="004F7F15" w:rsidRPr="00675437" w:rsidDel="007133B2" w:rsidRDefault="004F7F15">
            <w:pPr>
              <w:spacing w:line="480" w:lineRule="auto"/>
              <w:jc w:val="both"/>
              <w:rPr>
                <w:del w:id="1071" w:author="Robbie Parks" w:date="2019-01-22T12:51:00Z"/>
                <w:sz w:val="18"/>
                <w:szCs w:val="18"/>
              </w:rPr>
              <w:pPrChange w:id="1072" w:author="Robbie Parks" w:date="2019-01-22T12:51:00Z">
                <w:pPr>
                  <w:framePr w:hSpace="180" w:wrap="around" w:vAnchor="text" w:hAnchor="page" w:x="1557" w:y="185"/>
                </w:pPr>
              </w:pPrChange>
            </w:pPr>
            <w:del w:id="1073" w:author="Robbie Parks" w:date="2019-01-22T12:51:00Z">
              <w:r w:rsidRPr="00675437" w:rsidDel="007133B2">
                <w:rPr>
                  <w:color w:val="000000"/>
                  <w:sz w:val="18"/>
                  <w:szCs w:val="18"/>
                </w:rPr>
                <w:delText xml:space="preserve">815.0 </w:delText>
              </w:r>
              <w:r w:rsidR="008916F4" w:rsidRPr="00675437" w:rsidDel="007133B2">
                <w:rPr>
                  <w:color w:val="000000"/>
                  <w:sz w:val="18"/>
                  <w:szCs w:val="18"/>
                </w:rPr>
                <w:delText>(</w:delText>
              </w:r>
              <w:r w:rsidRPr="00675437" w:rsidDel="007133B2">
                <w:rPr>
                  <w:color w:val="000000"/>
                  <w:sz w:val="18"/>
                  <w:szCs w:val="18"/>
                </w:rPr>
                <w:delText>721.0, 909.0)</w:delText>
              </w:r>
            </w:del>
          </w:p>
        </w:tc>
      </w:tr>
      <w:tr w:rsidR="004F7F15" w:rsidRPr="00636C9B" w:rsidDel="007133B2" w14:paraId="45096C9C" w14:textId="3DED57CA" w:rsidTr="000250EE">
        <w:trPr>
          <w:trHeight w:val="480"/>
          <w:del w:id="1074" w:author="Robbie Parks" w:date="2019-01-22T12:51:00Z"/>
        </w:trPr>
        <w:tc>
          <w:tcPr>
            <w:tcW w:w="1128" w:type="dxa"/>
            <w:vMerge/>
            <w:vAlign w:val="center"/>
            <w:hideMark/>
          </w:tcPr>
          <w:p w14:paraId="544F9788" w14:textId="4657478B" w:rsidR="004F7F15" w:rsidRPr="00675437" w:rsidDel="007133B2" w:rsidRDefault="004F7F15">
            <w:pPr>
              <w:spacing w:line="480" w:lineRule="auto"/>
              <w:jc w:val="both"/>
              <w:rPr>
                <w:del w:id="1075" w:author="Robbie Parks" w:date="2019-01-22T12:51:00Z"/>
                <w:sz w:val="18"/>
                <w:szCs w:val="18"/>
              </w:rPr>
              <w:pPrChange w:id="1076"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0C752708" w14:textId="1721C0AE" w:rsidR="004F7F15" w:rsidRPr="00675437" w:rsidDel="007133B2" w:rsidRDefault="004F7F15">
            <w:pPr>
              <w:spacing w:line="480" w:lineRule="auto"/>
              <w:jc w:val="both"/>
              <w:rPr>
                <w:del w:id="1077" w:author="Robbie Parks" w:date="2019-01-22T12:51:00Z"/>
                <w:sz w:val="18"/>
                <w:szCs w:val="18"/>
              </w:rPr>
              <w:pPrChange w:id="1078" w:author="Robbie Parks" w:date="2019-01-22T12:51:00Z">
                <w:pPr>
                  <w:framePr w:hSpace="180" w:wrap="around" w:vAnchor="text" w:hAnchor="page" w:x="1557" w:y="185"/>
                </w:pPr>
              </w:pPrChange>
            </w:pPr>
            <w:del w:id="1079"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5672398" w14:textId="5E84C911" w:rsidR="004F7F15" w:rsidRPr="00675437" w:rsidDel="007133B2" w:rsidRDefault="004F7F15">
            <w:pPr>
              <w:spacing w:line="480" w:lineRule="auto"/>
              <w:jc w:val="both"/>
              <w:rPr>
                <w:del w:id="1080" w:author="Robbie Parks" w:date="2019-01-22T12:51:00Z"/>
                <w:sz w:val="18"/>
                <w:szCs w:val="18"/>
              </w:rPr>
              <w:pPrChange w:id="1081" w:author="Robbie Parks" w:date="2019-01-22T12:51:00Z">
                <w:pPr>
                  <w:framePr w:hSpace="180" w:wrap="around" w:vAnchor="text" w:hAnchor="page" w:x="1557" w:y="185"/>
                </w:pPr>
              </w:pPrChange>
            </w:pPr>
            <w:del w:id="1082"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0CD2ED8" w14:textId="79144797" w:rsidR="004F7F15" w:rsidRPr="00675437" w:rsidDel="007133B2" w:rsidRDefault="004F7F15">
            <w:pPr>
              <w:spacing w:line="480" w:lineRule="auto"/>
              <w:jc w:val="both"/>
              <w:rPr>
                <w:del w:id="1083" w:author="Robbie Parks" w:date="2019-01-22T12:51:00Z"/>
                <w:sz w:val="18"/>
                <w:szCs w:val="18"/>
              </w:rPr>
              <w:pPrChange w:id="1084" w:author="Robbie Parks" w:date="2019-01-22T12:51:00Z">
                <w:pPr>
                  <w:framePr w:hSpace="180" w:wrap="around" w:vAnchor="text" w:hAnchor="page" w:x="1557" w:y="185"/>
                </w:pPr>
              </w:pPrChange>
            </w:pPr>
            <w:del w:id="1085"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A8B1040" w14:textId="0F0BDDDE" w:rsidR="004F7F15" w:rsidRPr="00675437" w:rsidDel="007133B2" w:rsidRDefault="004F7F15">
            <w:pPr>
              <w:spacing w:line="480" w:lineRule="auto"/>
              <w:jc w:val="both"/>
              <w:rPr>
                <w:del w:id="1086" w:author="Robbie Parks" w:date="2019-01-22T12:51:00Z"/>
                <w:sz w:val="18"/>
                <w:szCs w:val="18"/>
              </w:rPr>
              <w:pPrChange w:id="1087" w:author="Robbie Parks" w:date="2019-01-22T12:51:00Z">
                <w:pPr>
                  <w:framePr w:hSpace="180" w:wrap="around" w:vAnchor="text" w:hAnchor="page" w:x="1557" w:y="185"/>
                </w:pPr>
              </w:pPrChange>
            </w:pPr>
            <w:del w:id="1088" w:author="Robbie Parks" w:date="2019-01-22T12:51:00Z">
              <w:r w:rsidRPr="00675437" w:rsidDel="007133B2">
                <w:rPr>
                  <w:color w:val="000000"/>
                  <w:sz w:val="18"/>
                  <w:szCs w:val="18"/>
                </w:rPr>
                <w:delText xml:space="preserve">35.0 </w:delText>
              </w:r>
              <w:r w:rsidR="008916F4" w:rsidRPr="00675437" w:rsidDel="007133B2">
                <w:rPr>
                  <w:color w:val="000000"/>
                  <w:sz w:val="18"/>
                  <w:szCs w:val="18"/>
                </w:rPr>
                <w:delText>(</w:delText>
              </w:r>
              <w:r w:rsidRPr="00675437" w:rsidDel="007133B2">
                <w:rPr>
                  <w:color w:val="000000"/>
                  <w:sz w:val="18"/>
                  <w:szCs w:val="18"/>
                </w:rPr>
                <w:delText>21.0</w:delText>
              </w:r>
              <w:r w:rsidR="008916F4" w:rsidRPr="00675437" w:rsidDel="007133B2">
                <w:rPr>
                  <w:color w:val="000000"/>
                  <w:sz w:val="18"/>
                  <w:szCs w:val="18"/>
                </w:rPr>
                <w:delText xml:space="preserve">, </w:delText>
              </w:r>
              <w:r w:rsidRPr="00675437" w:rsidDel="007133B2">
                <w:rPr>
                  <w:color w:val="000000"/>
                  <w:sz w:val="18"/>
                  <w:szCs w:val="18"/>
                </w:rPr>
                <w:delText>49.0)</w:delText>
              </w:r>
            </w:del>
          </w:p>
        </w:tc>
        <w:tc>
          <w:tcPr>
            <w:tcW w:w="1113" w:type="dxa"/>
            <w:tcMar>
              <w:top w:w="0" w:type="dxa"/>
              <w:left w:w="75" w:type="dxa"/>
              <w:bottom w:w="0" w:type="dxa"/>
              <w:right w:w="75" w:type="dxa"/>
            </w:tcMar>
            <w:vAlign w:val="center"/>
            <w:hideMark/>
          </w:tcPr>
          <w:p w14:paraId="03FB43CA" w14:textId="0B0AE4A9" w:rsidR="004F7F15" w:rsidRPr="00675437" w:rsidDel="007133B2" w:rsidRDefault="004F7F15">
            <w:pPr>
              <w:spacing w:line="480" w:lineRule="auto"/>
              <w:jc w:val="both"/>
              <w:rPr>
                <w:del w:id="1089" w:author="Robbie Parks" w:date="2019-01-22T12:51:00Z"/>
                <w:sz w:val="18"/>
                <w:szCs w:val="18"/>
              </w:rPr>
              <w:pPrChange w:id="1090" w:author="Robbie Parks" w:date="2019-01-22T12:51:00Z">
                <w:pPr>
                  <w:framePr w:hSpace="180" w:wrap="around" w:vAnchor="text" w:hAnchor="page" w:x="1557" w:y="185"/>
                </w:pPr>
              </w:pPrChange>
            </w:pPr>
            <w:del w:id="1091" w:author="Robbie Parks" w:date="2019-01-22T12:51:00Z">
              <w:r w:rsidRPr="00675437" w:rsidDel="007133B2">
                <w:rPr>
                  <w:color w:val="000000"/>
                  <w:sz w:val="18"/>
                  <w:szCs w:val="18"/>
                </w:rPr>
                <w:delText xml:space="preserve">22.0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113" w:type="dxa"/>
            <w:tcMar>
              <w:top w:w="0" w:type="dxa"/>
              <w:left w:w="75" w:type="dxa"/>
              <w:bottom w:w="0" w:type="dxa"/>
              <w:right w:w="75" w:type="dxa"/>
            </w:tcMar>
            <w:vAlign w:val="center"/>
            <w:hideMark/>
          </w:tcPr>
          <w:p w14:paraId="59645C5F" w14:textId="6AD6E381" w:rsidR="004F7F15" w:rsidRPr="00675437" w:rsidDel="007133B2" w:rsidRDefault="004F7F15">
            <w:pPr>
              <w:spacing w:line="480" w:lineRule="auto"/>
              <w:jc w:val="both"/>
              <w:rPr>
                <w:del w:id="1092" w:author="Robbie Parks" w:date="2019-01-22T12:51:00Z"/>
                <w:sz w:val="18"/>
                <w:szCs w:val="18"/>
              </w:rPr>
              <w:pPrChange w:id="1093" w:author="Robbie Parks" w:date="2019-01-22T12:51:00Z">
                <w:pPr>
                  <w:framePr w:hSpace="180" w:wrap="around" w:vAnchor="text" w:hAnchor="page" w:x="1557" w:y="185"/>
                </w:pPr>
              </w:pPrChange>
            </w:pPr>
            <w:del w:id="1094"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A3886FE" w14:textId="6D72DC26" w:rsidR="004F7F15" w:rsidRPr="00675437" w:rsidDel="007133B2" w:rsidRDefault="004F7F15">
            <w:pPr>
              <w:spacing w:line="480" w:lineRule="auto"/>
              <w:jc w:val="both"/>
              <w:rPr>
                <w:del w:id="1095" w:author="Robbie Parks" w:date="2019-01-22T12:51:00Z"/>
                <w:sz w:val="18"/>
                <w:szCs w:val="18"/>
              </w:rPr>
              <w:pPrChange w:id="1096" w:author="Robbie Parks" w:date="2019-01-22T12:51:00Z">
                <w:pPr>
                  <w:framePr w:hSpace="180" w:wrap="around" w:vAnchor="text" w:hAnchor="page" w:x="1557" w:y="185"/>
                </w:pPr>
              </w:pPrChange>
            </w:pPr>
            <w:del w:id="1097"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659FC059" w14:textId="10BC8F22" w:rsidR="004F7F15" w:rsidRPr="00675437" w:rsidDel="007133B2" w:rsidRDefault="004F7F15">
            <w:pPr>
              <w:spacing w:line="480" w:lineRule="auto"/>
              <w:jc w:val="both"/>
              <w:rPr>
                <w:del w:id="1098" w:author="Robbie Parks" w:date="2019-01-22T12:51:00Z"/>
                <w:sz w:val="18"/>
                <w:szCs w:val="18"/>
              </w:rPr>
              <w:pPrChange w:id="1099" w:author="Robbie Parks" w:date="2019-01-22T12:51:00Z">
                <w:pPr>
                  <w:framePr w:hSpace="180" w:wrap="around" w:vAnchor="text" w:hAnchor="page" w:x="1557" w:y="185"/>
                </w:pPr>
              </w:pPrChange>
            </w:pPr>
            <w:del w:id="1100"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36.0)</w:delText>
              </w:r>
            </w:del>
          </w:p>
        </w:tc>
        <w:tc>
          <w:tcPr>
            <w:tcW w:w="1113" w:type="dxa"/>
            <w:tcMar>
              <w:top w:w="0" w:type="dxa"/>
              <w:left w:w="75" w:type="dxa"/>
              <w:bottom w:w="0" w:type="dxa"/>
              <w:right w:w="75" w:type="dxa"/>
            </w:tcMar>
            <w:vAlign w:val="center"/>
            <w:hideMark/>
          </w:tcPr>
          <w:p w14:paraId="3CA2FCC2" w14:textId="7FAF1470" w:rsidR="004F7F15" w:rsidRPr="00675437" w:rsidDel="007133B2" w:rsidRDefault="004F7F15">
            <w:pPr>
              <w:spacing w:line="480" w:lineRule="auto"/>
              <w:jc w:val="both"/>
              <w:rPr>
                <w:del w:id="1101" w:author="Robbie Parks" w:date="2019-01-22T12:51:00Z"/>
                <w:sz w:val="18"/>
                <w:szCs w:val="18"/>
              </w:rPr>
              <w:pPrChange w:id="1102" w:author="Robbie Parks" w:date="2019-01-22T12:51:00Z">
                <w:pPr>
                  <w:framePr w:hSpace="180" w:wrap="around" w:vAnchor="text" w:hAnchor="page" w:x="1557" w:y="185"/>
                </w:pPr>
              </w:pPrChange>
            </w:pPr>
            <w:del w:id="1103"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068" w:type="dxa"/>
            <w:tcMar>
              <w:top w:w="0" w:type="dxa"/>
              <w:left w:w="75" w:type="dxa"/>
              <w:bottom w:w="0" w:type="dxa"/>
              <w:right w:w="75" w:type="dxa"/>
            </w:tcMar>
            <w:vAlign w:val="center"/>
            <w:hideMark/>
          </w:tcPr>
          <w:p w14:paraId="53C783EE" w14:textId="10AD8CFB" w:rsidR="004F7F15" w:rsidRPr="00675437" w:rsidDel="007133B2" w:rsidRDefault="004F7F15">
            <w:pPr>
              <w:spacing w:line="480" w:lineRule="auto"/>
              <w:jc w:val="both"/>
              <w:rPr>
                <w:del w:id="1104" w:author="Robbie Parks" w:date="2019-01-22T12:51:00Z"/>
                <w:sz w:val="18"/>
                <w:szCs w:val="18"/>
              </w:rPr>
              <w:pPrChange w:id="1105" w:author="Robbie Parks" w:date="2019-01-22T12:51:00Z">
                <w:pPr>
                  <w:framePr w:hSpace="180" w:wrap="around" w:vAnchor="text" w:hAnchor="page" w:x="1557" w:y="185"/>
                </w:pPr>
              </w:pPrChange>
            </w:pPr>
            <w:del w:id="1106"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068" w:type="dxa"/>
            <w:tcMar>
              <w:top w:w="0" w:type="dxa"/>
              <w:left w:w="75" w:type="dxa"/>
              <w:bottom w:w="0" w:type="dxa"/>
              <w:right w:w="75" w:type="dxa"/>
            </w:tcMar>
            <w:vAlign w:val="center"/>
            <w:hideMark/>
          </w:tcPr>
          <w:p w14:paraId="281D190E" w14:textId="07F0E3BA" w:rsidR="004F7F15" w:rsidRPr="00675437" w:rsidDel="007133B2" w:rsidRDefault="004F7F15">
            <w:pPr>
              <w:spacing w:line="480" w:lineRule="auto"/>
              <w:jc w:val="both"/>
              <w:rPr>
                <w:del w:id="1107" w:author="Robbie Parks" w:date="2019-01-22T12:51:00Z"/>
                <w:sz w:val="18"/>
                <w:szCs w:val="18"/>
              </w:rPr>
              <w:pPrChange w:id="1108" w:author="Robbie Parks" w:date="2019-01-22T12:51:00Z">
                <w:pPr>
                  <w:framePr w:hSpace="180" w:wrap="around" w:vAnchor="text" w:hAnchor="page" w:x="1557" w:y="185"/>
                </w:pPr>
              </w:pPrChange>
            </w:pPr>
            <w:del w:id="1109"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-73.0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7F56EE85" w14:textId="5E92B9C3" w:rsidR="004F7F15" w:rsidRPr="00675437" w:rsidDel="007133B2" w:rsidRDefault="004F7F15">
            <w:pPr>
              <w:spacing w:line="480" w:lineRule="auto"/>
              <w:jc w:val="both"/>
              <w:rPr>
                <w:del w:id="1110" w:author="Robbie Parks" w:date="2019-01-22T12:51:00Z"/>
                <w:sz w:val="18"/>
                <w:szCs w:val="18"/>
              </w:rPr>
              <w:pPrChange w:id="1111" w:author="Robbie Parks" w:date="2019-01-22T12:51:00Z">
                <w:pPr>
                  <w:framePr w:hSpace="180" w:wrap="around" w:vAnchor="text" w:hAnchor="page" w:x="1557" w:y="185"/>
                </w:pPr>
              </w:pPrChange>
            </w:pPr>
            <w:del w:id="1112" w:author="Robbie Parks" w:date="2019-01-22T12:51:00Z">
              <w:r w:rsidRPr="00675437" w:rsidDel="007133B2">
                <w:rPr>
                  <w:color w:val="000000"/>
                  <w:sz w:val="18"/>
                  <w:szCs w:val="18"/>
                </w:rPr>
                <w:delText xml:space="preserve">126.0 </w:delText>
              </w:r>
              <w:r w:rsidR="008916F4" w:rsidRPr="00675437" w:rsidDel="007133B2">
                <w:rPr>
                  <w:color w:val="000000"/>
                  <w:sz w:val="18"/>
                  <w:szCs w:val="18"/>
                </w:rPr>
                <w:delText>(</w:delText>
              </w:r>
              <w:r w:rsidRPr="00675437" w:rsidDel="007133B2">
                <w:rPr>
                  <w:color w:val="000000"/>
                  <w:sz w:val="18"/>
                  <w:szCs w:val="18"/>
                </w:rPr>
                <w:delText>66.0, 185.0)</w:delText>
              </w:r>
            </w:del>
          </w:p>
        </w:tc>
      </w:tr>
      <w:tr w:rsidR="004F7F15" w:rsidRPr="00636C9B" w:rsidDel="007133B2" w14:paraId="468E8436" w14:textId="5E15549C" w:rsidTr="000250EE">
        <w:trPr>
          <w:trHeight w:val="510"/>
          <w:del w:id="1113" w:author="Robbie Parks" w:date="2019-01-22T12:51:00Z"/>
        </w:trPr>
        <w:tc>
          <w:tcPr>
            <w:tcW w:w="1128" w:type="dxa"/>
            <w:vMerge w:val="restart"/>
            <w:tcMar>
              <w:top w:w="0" w:type="dxa"/>
              <w:left w:w="75" w:type="dxa"/>
              <w:bottom w:w="0" w:type="dxa"/>
              <w:right w:w="75" w:type="dxa"/>
            </w:tcMar>
            <w:vAlign w:val="center"/>
            <w:hideMark/>
          </w:tcPr>
          <w:p w14:paraId="15988619" w14:textId="210238FC" w:rsidR="004F7F15" w:rsidRPr="002A2E8D" w:rsidDel="007133B2" w:rsidRDefault="004F7F15">
            <w:pPr>
              <w:spacing w:line="480" w:lineRule="auto"/>
              <w:jc w:val="both"/>
              <w:rPr>
                <w:del w:id="1114" w:author="Robbie Parks" w:date="2019-01-22T12:51:00Z"/>
                <w:sz w:val="18"/>
                <w:szCs w:val="18"/>
                <w:u w:val="single"/>
              </w:rPr>
              <w:pPrChange w:id="1115" w:author="Robbie Parks" w:date="2019-01-22T12:51:00Z">
                <w:pPr>
                  <w:framePr w:hSpace="180" w:wrap="around" w:vAnchor="text" w:hAnchor="page" w:x="1557" w:y="185"/>
                </w:pPr>
              </w:pPrChange>
            </w:pPr>
            <w:del w:id="1116" w:author="Robbie Parks" w:date="2019-01-22T12:51:00Z">
              <w:r w:rsidRPr="002A2E8D" w:rsidDel="007133B2">
                <w:rPr>
                  <w:color w:val="000000"/>
                  <w:sz w:val="18"/>
                  <w:szCs w:val="18"/>
                  <w:u w:val="single"/>
                </w:rPr>
                <w:delText>Unintentional</w:delText>
              </w:r>
            </w:del>
          </w:p>
        </w:tc>
        <w:tc>
          <w:tcPr>
            <w:tcW w:w="673" w:type="dxa"/>
            <w:tcMar>
              <w:top w:w="0" w:type="dxa"/>
              <w:left w:w="75" w:type="dxa"/>
              <w:bottom w:w="0" w:type="dxa"/>
              <w:right w:w="75" w:type="dxa"/>
            </w:tcMar>
            <w:vAlign w:val="center"/>
            <w:hideMark/>
          </w:tcPr>
          <w:p w14:paraId="175D365D" w14:textId="54B7B616" w:rsidR="004F7F15" w:rsidRPr="005D151A" w:rsidDel="007133B2" w:rsidRDefault="004F7F15">
            <w:pPr>
              <w:spacing w:line="480" w:lineRule="auto"/>
              <w:jc w:val="both"/>
              <w:rPr>
                <w:del w:id="1117" w:author="Robbie Parks" w:date="2019-01-22T12:51:00Z"/>
                <w:sz w:val="18"/>
                <w:szCs w:val="18"/>
              </w:rPr>
              <w:pPrChange w:id="1118" w:author="Robbie Parks" w:date="2019-01-22T12:51:00Z">
                <w:pPr>
                  <w:framePr w:hSpace="180" w:wrap="around" w:vAnchor="text" w:hAnchor="page" w:x="1557" w:y="185"/>
                </w:pPr>
              </w:pPrChange>
            </w:pPr>
            <w:del w:id="1119"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6DFB59FC" w14:textId="6C3C2156" w:rsidR="004F7F15" w:rsidRPr="00E966D2" w:rsidDel="007133B2" w:rsidRDefault="004F7F15">
            <w:pPr>
              <w:spacing w:line="480" w:lineRule="auto"/>
              <w:jc w:val="both"/>
              <w:rPr>
                <w:del w:id="1120" w:author="Robbie Parks" w:date="2019-01-22T12:51:00Z"/>
                <w:sz w:val="18"/>
                <w:szCs w:val="18"/>
              </w:rPr>
              <w:pPrChange w:id="1121" w:author="Robbie Parks" w:date="2019-01-22T12:51:00Z">
                <w:pPr>
                  <w:framePr w:hSpace="180" w:wrap="around" w:vAnchor="text" w:hAnchor="page" w:x="1557" w:y="185"/>
                </w:pPr>
              </w:pPrChange>
            </w:pPr>
            <w:del w:id="1122" w:author="Robbie Parks" w:date="2019-01-22T12:51:00Z">
              <w:r w:rsidRPr="005D151A" w:rsidDel="007133B2">
                <w:rPr>
                  <w:color w:val="000000"/>
                  <w:sz w:val="18"/>
                  <w:szCs w:val="18"/>
                </w:rPr>
                <w:delText xml:space="preserve">15.0 </w:delText>
              </w:r>
              <w:r w:rsidR="008916F4" w:rsidRPr="005D151A" w:rsidDel="007133B2">
                <w:rPr>
                  <w:color w:val="000000"/>
                  <w:sz w:val="18"/>
                  <w:szCs w:val="18"/>
                </w:rPr>
                <w:delText>(</w:delText>
              </w:r>
              <w:r w:rsidRPr="005D151A" w:rsidDel="007133B2">
                <w:rPr>
                  <w:color w:val="000000"/>
                  <w:sz w:val="18"/>
                  <w:szCs w:val="18"/>
                </w:rPr>
                <w:delText>11.0</w:delText>
              </w:r>
              <w:r w:rsidR="008916F4" w:rsidRPr="00F97057" w:rsidDel="007133B2">
                <w:rPr>
                  <w:color w:val="000000"/>
                  <w:sz w:val="18"/>
                  <w:szCs w:val="18"/>
                </w:rPr>
                <w:delText xml:space="preserve">, </w:delText>
              </w:r>
              <w:r w:rsidRPr="00E966D2" w:rsidDel="007133B2">
                <w:rPr>
                  <w:color w:val="000000"/>
                  <w:sz w:val="18"/>
                  <w:szCs w:val="18"/>
                </w:rPr>
                <w:delText>19.0)</w:delText>
              </w:r>
            </w:del>
          </w:p>
        </w:tc>
        <w:tc>
          <w:tcPr>
            <w:tcW w:w="1113" w:type="dxa"/>
            <w:tcMar>
              <w:top w:w="0" w:type="dxa"/>
              <w:left w:w="75" w:type="dxa"/>
              <w:bottom w:w="0" w:type="dxa"/>
              <w:right w:w="75" w:type="dxa"/>
            </w:tcMar>
            <w:vAlign w:val="center"/>
            <w:hideMark/>
          </w:tcPr>
          <w:p w14:paraId="5EB80E55" w14:textId="16F3A629" w:rsidR="004F7F15" w:rsidRPr="00675437" w:rsidDel="007133B2" w:rsidRDefault="004F7F15">
            <w:pPr>
              <w:spacing w:line="480" w:lineRule="auto"/>
              <w:jc w:val="both"/>
              <w:rPr>
                <w:del w:id="1123" w:author="Robbie Parks" w:date="2019-01-22T12:51:00Z"/>
                <w:sz w:val="18"/>
                <w:szCs w:val="18"/>
              </w:rPr>
              <w:pPrChange w:id="1124" w:author="Robbie Parks" w:date="2019-01-22T12:51:00Z">
                <w:pPr>
                  <w:framePr w:hSpace="180" w:wrap="around" w:vAnchor="text" w:hAnchor="page" w:x="1557" w:y="185"/>
                </w:pPr>
              </w:pPrChange>
            </w:pPr>
            <w:del w:id="1125" w:author="Robbie Parks" w:date="2019-01-22T12:51:00Z">
              <w:r w:rsidRPr="005464C8" w:rsidDel="007133B2">
                <w:rPr>
                  <w:color w:val="000000"/>
                  <w:sz w:val="18"/>
                  <w:szCs w:val="18"/>
                </w:rPr>
                <w:delText xml:space="preserve">15.0 </w:delText>
              </w:r>
              <w:r w:rsidR="008916F4" w:rsidRPr="00F24740" w:rsidDel="007133B2">
                <w:rPr>
                  <w:color w:val="000000"/>
                  <w:sz w:val="18"/>
                  <w:szCs w:val="18"/>
                </w:rPr>
                <w:delText>(</w:delText>
              </w:r>
              <w:r w:rsidRPr="00675437" w:rsidDel="007133B2">
                <w:rPr>
                  <w:color w:val="000000"/>
                  <w:sz w:val="18"/>
                  <w:szCs w:val="18"/>
                </w:rPr>
                <w:delText>10.0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113" w:type="dxa"/>
            <w:tcMar>
              <w:top w:w="0" w:type="dxa"/>
              <w:left w:w="75" w:type="dxa"/>
              <w:bottom w:w="0" w:type="dxa"/>
              <w:right w:w="75" w:type="dxa"/>
            </w:tcMar>
            <w:vAlign w:val="center"/>
            <w:hideMark/>
          </w:tcPr>
          <w:p w14:paraId="560AC166" w14:textId="6A4F2C49" w:rsidR="004F7F15" w:rsidRPr="00675437" w:rsidDel="007133B2" w:rsidRDefault="004F7F15">
            <w:pPr>
              <w:spacing w:line="480" w:lineRule="auto"/>
              <w:jc w:val="both"/>
              <w:rPr>
                <w:del w:id="1126" w:author="Robbie Parks" w:date="2019-01-22T12:51:00Z"/>
                <w:sz w:val="18"/>
                <w:szCs w:val="18"/>
              </w:rPr>
              <w:pPrChange w:id="1127" w:author="Robbie Parks" w:date="2019-01-22T12:51:00Z">
                <w:pPr>
                  <w:framePr w:hSpace="180" w:wrap="around" w:vAnchor="text" w:hAnchor="page" w:x="1557" w:y="185"/>
                </w:pPr>
              </w:pPrChange>
            </w:pPr>
            <w:del w:id="1128" w:author="Robbie Parks" w:date="2019-01-22T12:51:00Z">
              <w:r w:rsidRPr="00675437" w:rsidDel="007133B2">
                <w:rPr>
                  <w:color w:val="000000"/>
                  <w:sz w:val="18"/>
                  <w:szCs w:val="18"/>
                </w:rPr>
                <w:delText xml:space="preserve">119.0 </w:delText>
              </w:r>
              <w:r w:rsidR="008916F4" w:rsidRPr="00675437" w:rsidDel="007133B2">
                <w:rPr>
                  <w:color w:val="000000"/>
                  <w:sz w:val="18"/>
                  <w:szCs w:val="18"/>
                </w:rPr>
                <w:delText>(</w:delText>
              </w:r>
              <w:r w:rsidRPr="00675437" w:rsidDel="007133B2">
                <w:rPr>
                  <w:color w:val="000000"/>
                  <w:sz w:val="18"/>
                  <w:szCs w:val="18"/>
                </w:rPr>
                <w:delText>100.0, 137.0)</w:delText>
              </w:r>
            </w:del>
          </w:p>
        </w:tc>
        <w:tc>
          <w:tcPr>
            <w:tcW w:w="1113" w:type="dxa"/>
            <w:tcMar>
              <w:top w:w="0" w:type="dxa"/>
              <w:left w:w="75" w:type="dxa"/>
              <w:bottom w:w="0" w:type="dxa"/>
              <w:right w:w="75" w:type="dxa"/>
            </w:tcMar>
            <w:vAlign w:val="center"/>
            <w:hideMark/>
          </w:tcPr>
          <w:p w14:paraId="75AA3CD2" w14:textId="584684A6" w:rsidR="004F7F15" w:rsidRPr="00675437" w:rsidDel="007133B2" w:rsidRDefault="004F7F15">
            <w:pPr>
              <w:spacing w:line="480" w:lineRule="auto"/>
              <w:jc w:val="both"/>
              <w:rPr>
                <w:del w:id="1129" w:author="Robbie Parks" w:date="2019-01-22T12:51:00Z"/>
                <w:sz w:val="18"/>
                <w:szCs w:val="18"/>
              </w:rPr>
              <w:pPrChange w:id="1130" w:author="Robbie Parks" w:date="2019-01-22T12:51:00Z">
                <w:pPr>
                  <w:framePr w:hSpace="180" w:wrap="around" w:vAnchor="text" w:hAnchor="page" w:x="1557" w:y="185"/>
                </w:pPr>
              </w:pPrChange>
            </w:pPr>
            <w:del w:id="1131" w:author="Robbie Parks" w:date="2019-01-22T12:51:00Z">
              <w:r w:rsidRPr="00675437" w:rsidDel="007133B2">
                <w:rPr>
                  <w:color w:val="000000"/>
                  <w:sz w:val="18"/>
                  <w:szCs w:val="18"/>
                </w:rPr>
                <w:delText xml:space="preserve">99.0 </w:delText>
              </w:r>
              <w:r w:rsidR="008916F4" w:rsidRPr="00675437" w:rsidDel="007133B2">
                <w:rPr>
                  <w:color w:val="000000"/>
                  <w:sz w:val="18"/>
                  <w:szCs w:val="18"/>
                </w:rPr>
                <w:delText>(</w:delText>
              </w:r>
              <w:r w:rsidRPr="00675437" w:rsidDel="007133B2">
                <w:rPr>
                  <w:color w:val="000000"/>
                  <w:sz w:val="18"/>
                  <w:szCs w:val="18"/>
                </w:rPr>
                <w:delText>78.0, 119.0)</w:delText>
              </w:r>
            </w:del>
          </w:p>
        </w:tc>
        <w:tc>
          <w:tcPr>
            <w:tcW w:w="1113" w:type="dxa"/>
            <w:tcMar>
              <w:top w:w="0" w:type="dxa"/>
              <w:left w:w="75" w:type="dxa"/>
              <w:bottom w:w="0" w:type="dxa"/>
              <w:right w:w="75" w:type="dxa"/>
            </w:tcMar>
            <w:vAlign w:val="center"/>
            <w:hideMark/>
          </w:tcPr>
          <w:p w14:paraId="1EEC2B2B" w14:textId="3A64F0F4" w:rsidR="004F7F15" w:rsidRPr="00675437" w:rsidDel="007133B2" w:rsidRDefault="004F7F15">
            <w:pPr>
              <w:spacing w:line="480" w:lineRule="auto"/>
              <w:jc w:val="both"/>
              <w:rPr>
                <w:del w:id="1132" w:author="Robbie Parks" w:date="2019-01-22T12:51:00Z"/>
                <w:sz w:val="18"/>
                <w:szCs w:val="18"/>
              </w:rPr>
              <w:pPrChange w:id="1133" w:author="Robbie Parks" w:date="2019-01-22T12:51:00Z">
                <w:pPr>
                  <w:framePr w:hSpace="180" w:wrap="around" w:vAnchor="text" w:hAnchor="page" w:x="1557" w:y="185"/>
                </w:pPr>
              </w:pPrChange>
            </w:pPr>
            <w:del w:id="1134"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48.0</w:delText>
              </w:r>
              <w:r w:rsidR="008916F4" w:rsidRPr="00675437" w:rsidDel="007133B2">
                <w:rPr>
                  <w:color w:val="000000"/>
                  <w:sz w:val="18"/>
                  <w:szCs w:val="18"/>
                </w:rPr>
                <w:delText xml:space="preserve">, </w:delText>
              </w:r>
              <w:r w:rsidRPr="00675437" w:rsidDel="007133B2">
                <w:rPr>
                  <w:color w:val="000000"/>
                  <w:sz w:val="18"/>
                  <w:szCs w:val="18"/>
                </w:rPr>
                <w:delText>82.0)</w:delText>
              </w:r>
            </w:del>
          </w:p>
        </w:tc>
        <w:tc>
          <w:tcPr>
            <w:tcW w:w="1113" w:type="dxa"/>
            <w:tcMar>
              <w:top w:w="0" w:type="dxa"/>
              <w:left w:w="75" w:type="dxa"/>
              <w:bottom w:w="0" w:type="dxa"/>
              <w:right w:w="75" w:type="dxa"/>
            </w:tcMar>
            <w:vAlign w:val="center"/>
            <w:hideMark/>
          </w:tcPr>
          <w:p w14:paraId="6540D33B" w14:textId="661BBA02" w:rsidR="004F7F15" w:rsidRPr="00675437" w:rsidDel="007133B2" w:rsidRDefault="004F7F15">
            <w:pPr>
              <w:spacing w:line="480" w:lineRule="auto"/>
              <w:jc w:val="both"/>
              <w:rPr>
                <w:del w:id="1135" w:author="Robbie Parks" w:date="2019-01-22T12:51:00Z"/>
                <w:sz w:val="18"/>
                <w:szCs w:val="18"/>
              </w:rPr>
              <w:pPrChange w:id="1136" w:author="Robbie Parks" w:date="2019-01-22T12:51:00Z">
                <w:pPr>
                  <w:framePr w:hSpace="180" w:wrap="around" w:vAnchor="text" w:hAnchor="page" w:x="1557" w:y="185"/>
                </w:pPr>
              </w:pPrChange>
            </w:pPr>
            <w:del w:id="1137" w:author="Robbie Parks" w:date="2019-01-22T12:51:00Z">
              <w:r w:rsidRPr="00675437" w:rsidDel="007133B2">
                <w:rPr>
                  <w:color w:val="000000"/>
                  <w:sz w:val="18"/>
                  <w:szCs w:val="18"/>
                </w:rPr>
                <w:delText xml:space="preserve">80.0 </w:delText>
              </w:r>
              <w:r w:rsidR="008916F4" w:rsidRPr="00675437" w:rsidDel="007133B2">
                <w:rPr>
                  <w:color w:val="000000"/>
                  <w:sz w:val="18"/>
                  <w:szCs w:val="18"/>
                </w:rPr>
                <w:delText>(</w:delText>
              </w:r>
              <w:r w:rsidRPr="00675437" w:rsidDel="007133B2">
                <w:rPr>
                  <w:color w:val="000000"/>
                  <w:sz w:val="18"/>
                  <w:szCs w:val="18"/>
                </w:rPr>
                <w:delText>59.0, 101.0)</w:delText>
              </w:r>
            </w:del>
          </w:p>
        </w:tc>
        <w:tc>
          <w:tcPr>
            <w:tcW w:w="1113" w:type="dxa"/>
            <w:tcMar>
              <w:top w:w="0" w:type="dxa"/>
              <w:left w:w="75" w:type="dxa"/>
              <w:bottom w:w="0" w:type="dxa"/>
              <w:right w:w="75" w:type="dxa"/>
            </w:tcMar>
            <w:vAlign w:val="center"/>
            <w:hideMark/>
          </w:tcPr>
          <w:p w14:paraId="02F46AA2" w14:textId="00926ADE" w:rsidR="004F7F15" w:rsidRPr="00675437" w:rsidDel="007133B2" w:rsidRDefault="004F7F15">
            <w:pPr>
              <w:spacing w:line="480" w:lineRule="auto"/>
              <w:jc w:val="both"/>
              <w:rPr>
                <w:del w:id="1138" w:author="Robbie Parks" w:date="2019-01-22T12:51:00Z"/>
                <w:sz w:val="18"/>
                <w:szCs w:val="18"/>
              </w:rPr>
              <w:pPrChange w:id="1139" w:author="Robbie Parks" w:date="2019-01-22T12:51:00Z">
                <w:pPr>
                  <w:framePr w:hSpace="180" w:wrap="around" w:vAnchor="text" w:hAnchor="page" w:x="1557" w:y="185"/>
                </w:pPr>
              </w:pPrChange>
            </w:pPr>
            <w:del w:id="1140"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40.0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75AB876A" w14:textId="604546AE" w:rsidR="004F7F15" w:rsidRPr="00675437" w:rsidDel="007133B2" w:rsidRDefault="004F7F15">
            <w:pPr>
              <w:spacing w:line="480" w:lineRule="auto"/>
              <w:jc w:val="both"/>
              <w:rPr>
                <w:del w:id="1141" w:author="Robbie Parks" w:date="2019-01-22T12:51:00Z"/>
                <w:sz w:val="18"/>
                <w:szCs w:val="18"/>
              </w:rPr>
              <w:pPrChange w:id="1142" w:author="Robbie Parks" w:date="2019-01-22T12:51:00Z">
                <w:pPr>
                  <w:framePr w:hSpace="180" w:wrap="around" w:vAnchor="text" w:hAnchor="page" w:x="1557" w:y="185"/>
                </w:pPr>
              </w:pPrChange>
            </w:pPr>
            <w:del w:id="1143"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5076E10D" w14:textId="38F5AB14" w:rsidR="004F7F15" w:rsidRPr="00675437" w:rsidDel="007133B2" w:rsidRDefault="004F7F15">
            <w:pPr>
              <w:spacing w:line="480" w:lineRule="auto"/>
              <w:jc w:val="both"/>
              <w:rPr>
                <w:del w:id="1144" w:author="Robbie Parks" w:date="2019-01-22T12:51:00Z"/>
                <w:sz w:val="18"/>
                <w:szCs w:val="18"/>
              </w:rPr>
              <w:pPrChange w:id="1145" w:author="Robbie Parks" w:date="2019-01-22T12:51:00Z">
                <w:pPr>
                  <w:framePr w:hSpace="180" w:wrap="around" w:vAnchor="text" w:hAnchor="page" w:x="1557" w:y="185"/>
                </w:pPr>
              </w:pPrChange>
            </w:pPr>
            <w:del w:id="1146"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-36.0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068" w:type="dxa"/>
            <w:tcMar>
              <w:top w:w="0" w:type="dxa"/>
              <w:left w:w="75" w:type="dxa"/>
              <w:bottom w:w="0" w:type="dxa"/>
              <w:right w:w="75" w:type="dxa"/>
            </w:tcMar>
            <w:vAlign w:val="center"/>
            <w:hideMark/>
          </w:tcPr>
          <w:p w14:paraId="7BA47DB8" w14:textId="11B572C0" w:rsidR="004F7F15" w:rsidRPr="00675437" w:rsidDel="007133B2" w:rsidRDefault="004F7F15">
            <w:pPr>
              <w:spacing w:line="480" w:lineRule="auto"/>
              <w:jc w:val="both"/>
              <w:rPr>
                <w:del w:id="1147" w:author="Robbie Parks" w:date="2019-01-22T12:51:00Z"/>
                <w:sz w:val="18"/>
                <w:szCs w:val="18"/>
              </w:rPr>
              <w:pPrChange w:id="1148" w:author="Robbie Parks" w:date="2019-01-22T12:51:00Z">
                <w:pPr>
                  <w:framePr w:hSpace="180" w:wrap="around" w:vAnchor="text" w:hAnchor="page" w:x="1557" w:y="185"/>
                </w:pPr>
              </w:pPrChange>
            </w:pPr>
            <w:del w:id="1149" w:author="Robbie Parks" w:date="2019-01-22T12:51:00Z">
              <w:r w:rsidRPr="00675437" w:rsidDel="007133B2">
                <w:rPr>
                  <w:color w:val="000000"/>
                  <w:sz w:val="18"/>
                  <w:szCs w:val="18"/>
                </w:rPr>
                <w:delText xml:space="preserve">-42.0 </w:delText>
              </w:r>
              <w:r w:rsidR="008916F4" w:rsidRPr="00675437" w:rsidDel="007133B2">
                <w:rPr>
                  <w:color w:val="000000"/>
                  <w:sz w:val="18"/>
                  <w:szCs w:val="18"/>
                </w:rPr>
                <w:delText>(</w:delText>
              </w:r>
              <w:r w:rsidRPr="00675437" w:rsidDel="007133B2">
                <w:rPr>
                  <w:color w:val="000000"/>
                  <w:sz w:val="18"/>
                  <w:szCs w:val="18"/>
                </w:rPr>
                <w:delText>-73.0, -11.0)</w:delText>
              </w:r>
            </w:del>
          </w:p>
        </w:tc>
        <w:tc>
          <w:tcPr>
            <w:tcW w:w="1113" w:type="dxa"/>
            <w:tcMar>
              <w:top w:w="0" w:type="dxa"/>
              <w:left w:w="75" w:type="dxa"/>
              <w:bottom w:w="0" w:type="dxa"/>
              <w:right w:w="75" w:type="dxa"/>
            </w:tcMar>
            <w:vAlign w:val="center"/>
            <w:hideMark/>
          </w:tcPr>
          <w:p w14:paraId="7077FF6A" w14:textId="29E8ABD8" w:rsidR="004F7F15" w:rsidRPr="00675437" w:rsidDel="007133B2" w:rsidRDefault="004F7F15">
            <w:pPr>
              <w:spacing w:line="480" w:lineRule="auto"/>
              <w:jc w:val="both"/>
              <w:rPr>
                <w:del w:id="1150" w:author="Robbie Parks" w:date="2019-01-22T12:51:00Z"/>
                <w:sz w:val="18"/>
                <w:szCs w:val="18"/>
              </w:rPr>
              <w:pPrChange w:id="1151" w:author="Robbie Parks" w:date="2019-01-22T12:51:00Z">
                <w:pPr>
                  <w:framePr w:hSpace="180" w:wrap="around" w:vAnchor="text" w:hAnchor="page" w:x="1557" w:y="185"/>
                </w:pPr>
              </w:pPrChange>
            </w:pPr>
            <w:del w:id="1152" w:author="Robbie Parks" w:date="2019-01-22T12:51:00Z">
              <w:r w:rsidRPr="00675437" w:rsidDel="007133B2">
                <w:rPr>
                  <w:color w:val="000000"/>
                  <w:sz w:val="18"/>
                  <w:szCs w:val="18"/>
                </w:rPr>
                <w:delText xml:space="preserve">427.0 </w:delText>
              </w:r>
              <w:r w:rsidR="008916F4" w:rsidRPr="00675437" w:rsidDel="007133B2">
                <w:rPr>
                  <w:color w:val="000000"/>
                  <w:sz w:val="18"/>
                  <w:szCs w:val="18"/>
                </w:rPr>
                <w:delText>(</w:delText>
              </w:r>
              <w:r w:rsidRPr="00675437" w:rsidDel="007133B2">
                <w:rPr>
                  <w:color w:val="000000"/>
                  <w:sz w:val="18"/>
                  <w:szCs w:val="18"/>
                </w:rPr>
                <w:delText>361.0, 492.0)</w:delText>
              </w:r>
            </w:del>
          </w:p>
        </w:tc>
      </w:tr>
      <w:tr w:rsidR="004F7F15" w:rsidRPr="00636C9B" w:rsidDel="007133B2" w14:paraId="310D5B76" w14:textId="4D00352F" w:rsidTr="000250EE">
        <w:trPr>
          <w:trHeight w:val="510"/>
          <w:del w:id="1153" w:author="Robbie Parks" w:date="2019-01-22T12:51:00Z"/>
        </w:trPr>
        <w:tc>
          <w:tcPr>
            <w:tcW w:w="1128" w:type="dxa"/>
            <w:vMerge/>
            <w:vAlign w:val="center"/>
            <w:hideMark/>
          </w:tcPr>
          <w:p w14:paraId="6472EB73" w14:textId="735BC806" w:rsidR="004F7F15" w:rsidRPr="00675437" w:rsidDel="007133B2" w:rsidRDefault="004F7F15">
            <w:pPr>
              <w:spacing w:line="480" w:lineRule="auto"/>
              <w:jc w:val="both"/>
              <w:rPr>
                <w:del w:id="1154" w:author="Robbie Parks" w:date="2019-01-22T12:51:00Z"/>
                <w:sz w:val="18"/>
                <w:szCs w:val="18"/>
              </w:rPr>
              <w:pPrChange w:id="1155"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7BF80D5" w14:textId="0C2F60EC" w:rsidR="004F7F15" w:rsidRPr="00675437" w:rsidDel="007133B2" w:rsidRDefault="004F7F15">
            <w:pPr>
              <w:spacing w:line="480" w:lineRule="auto"/>
              <w:jc w:val="both"/>
              <w:rPr>
                <w:del w:id="1156" w:author="Robbie Parks" w:date="2019-01-22T12:51:00Z"/>
                <w:sz w:val="18"/>
                <w:szCs w:val="18"/>
              </w:rPr>
              <w:pPrChange w:id="1157" w:author="Robbie Parks" w:date="2019-01-22T12:51:00Z">
                <w:pPr>
                  <w:framePr w:hSpace="180" w:wrap="around" w:vAnchor="text" w:hAnchor="page" w:x="1557" w:y="185"/>
                </w:pPr>
              </w:pPrChange>
            </w:pPr>
            <w:del w:id="1158"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78BE2DFD" w14:textId="0D31DD4B" w:rsidR="004F7F15" w:rsidRPr="00675437" w:rsidDel="007133B2" w:rsidRDefault="004F7F15">
            <w:pPr>
              <w:spacing w:line="480" w:lineRule="auto"/>
              <w:jc w:val="both"/>
              <w:rPr>
                <w:del w:id="1159" w:author="Robbie Parks" w:date="2019-01-22T12:51:00Z"/>
                <w:sz w:val="18"/>
                <w:szCs w:val="18"/>
              </w:rPr>
              <w:pPrChange w:id="1160" w:author="Robbie Parks" w:date="2019-01-22T12:51:00Z">
                <w:pPr>
                  <w:framePr w:hSpace="180" w:wrap="around" w:vAnchor="text" w:hAnchor="page" w:x="1557" w:y="185"/>
                </w:pPr>
              </w:pPrChange>
            </w:pPr>
            <w:del w:id="1161"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32F72F1C" w14:textId="35A1F282" w:rsidR="004F7F15" w:rsidRPr="00675437" w:rsidDel="007133B2" w:rsidRDefault="004F7F15">
            <w:pPr>
              <w:spacing w:line="480" w:lineRule="auto"/>
              <w:jc w:val="both"/>
              <w:rPr>
                <w:del w:id="1162" w:author="Robbie Parks" w:date="2019-01-22T12:51:00Z"/>
                <w:sz w:val="18"/>
                <w:szCs w:val="18"/>
              </w:rPr>
              <w:pPrChange w:id="1163" w:author="Robbie Parks" w:date="2019-01-22T12:51:00Z">
                <w:pPr>
                  <w:framePr w:hSpace="180" w:wrap="around" w:vAnchor="text" w:hAnchor="page" w:x="1557" w:y="185"/>
                </w:pPr>
              </w:pPrChange>
            </w:pPr>
            <w:del w:id="1164"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4FD703BD" w14:textId="7BA72712" w:rsidR="004F7F15" w:rsidRPr="00675437" w:rsidDel="007133B2" w:rsidRDefault="004F7F15">
            <w:pPr>
              <w:spacing w:line="480" w:lineRule="auto"/>
              <w:jc w:val="both"/>
              <w:rPr>
                <w:del w:id="1165" w:author="Robbie Parks" w:date="2019-01-22T12:51:00Z"/>
                <w:sz w:val="18"/>
                <w:szCs w:val="18"/>
              </w:rPr>
              <w:pPrChange w:id="1166" w:author="Robbie Parks" w:date="2019-01-22T12:51:00Z">
                <w:pPr>
                  <w:framePr w:hSpace="180" w:wrap="around" w:vAnchor="text" w:hAnchor="page" w:x="1557" w:y="185"/>
                </w:pPr>
              </w:pPrChange>
            </w:pPr>
            <w:del w:id="1167" w:author="Robbie Parks" w:date="2019-01-22T12:51:00Z">
              <w:r w:rsidRPr="00675437" w:rsidDel="007133B2">
                <w:rPr>
                  <w:color w:val="000000"/>
                  <w:sz w:val="18"/>
                  <w:szCs w:val="18"/>
                </w:rPr>
                <w:delText xml:space="preserve">19.0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06B736D7" w14:textId="6ABC2315" w:rsidR="004F7F15" w:rsidRPr="00675437" w:rsidDel="007133B2" w:rsidRDefault="004F7F15">
            <w:pPr>
              <w:spacing w:line="480" w:lineRule="auto"/>
              <w:jc w:val="both"/>
              <w:rPr>
                <w:del w:id="1168" w:author="Robbie Parks" w:date="2019-01-22T12:51:00Z"/>
                <w:sz w:val="18"/>
                <w:szCs w:val="18"/>
              </w:rPr>
              <w:pPrChange w:id="1169" w:author="Robbie Parks" w:date="2019-01-22T12:51:00Z">
                <w:pPr>
                  <w:framePr w:hSpace="180" w:wrap="around" w:vAnchor="text" w:hAnchor="page" w:x="1557" w:y="185"/>
                </w:pPr>
              </w:pPrChange>
            </w:pPr>
            <w:del w:id="1170"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DBF8D07" w14:textId="7E589573" w:rsidR="004F7F15" w:rsidRPr="00675437" w:rsidDel="007133B2" w:rsidRDefault="004F7F15">
            <w:pPr>
              <w:spacing w:line="480" w:lineRule="auto"/>
              <w:jc w:val="both"/>
              <w:rPr>
                <w:del w:id="1171" w:author="Robbie Parks" w:date="2019-01-22T12:51:00Z"/>
                <w:sz w:val="18"/>
                <w:szCs w:val="18"/>
              </w:rPr>
              <w:pPrChange w:id="1172" w:author="Robbie Parks" w:date="2019-01-22T12:51:00Z">
                <w:pPr>
                  <w:framePr w:hSpace="180" w:wrap="around" w:vAnchor="text" w:hAnchor="page" w:x="1557" w:y="185"/>
                </w:pPr>
              </w:pPrChange>
            </w:pPr>
            <w:del w:id="1173"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89224D9" w14:textId="1E6D8F50" w:rsidR="004F7F15" w:rsidRPr="00675437" w:rsidDel="007133B2" w:rsidRDefault="004F7F15">
            <w:pPr>
              <w:spacing w:line="480" w:lineRule="auto"/>
              <w:jc w:val="both"/>
              <w:rPr>
                <w:del w:id="1174" w:author="Robbie Parks" w:date="2019-01-22T12:51:00Z"/>
                <w:sz w:val="18"/>
                <w:szCs w:val="18"/>
              </w:rPr>
              <w:pPrChange w:id="1175" w:author="Robbie Parks" w:date="2019-01-22T12:51:00Z">
                <w:pPr>
                  <w:framePr w:hSpace="180" w:wrap="around" w:vAnchor="text" w:hAnchor="page" w:x="1557" w:y="185"/>
                </w:pPr>
              </w:pPrChange>
            </w:pPr>
            <w:del w:id="1176"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199C9AD6" w14:textId="2C85EA5F" w:rsidR="004F7F15" w:rsidRPr="00675437" w:rsidDel="007133B2" w:rsidRDefault="004F7F15">
            <w:pPr>
              <w:spacing w:line="480" w:lineRule="auto"/>
              <w:jc w:val="both"/>
              <w:rPr>
                <w:del w:id="1177" w:author="Robbie Parks" w:date="2019-01-22T12:51:00Z"/>
                <w:sz w:val="18"/>
                <w:szCs w:val="18"/>
              </w:rPr>
              <w:pPrChange w:id="1178" w:author="Robbie Parks" w:date="2019-01-22T12:51:00Z">
                <w:pPr>
                  <w:framePr w:hSpace="180" w:wrap="around" w:vAnchor="text" w:hAnchor="page" w:x="1557" w:y="185"/>
                </w:pPr>
              </w:pPrChange>
            </w:pPr>
            <w:del w:id="1179"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27ECBCEA" w14:textId="064D016D" w:rsidR="004F7F15" w:rsidRPr="00675437" w:rsidDel="007133B2" w:rsidRDefault="004F7F15">
            <w:pPr>
              <w:spacing w:line="480" w:lineRule="auto"/>
              <w:jc w:val="both"/>
              <w:rPr>
                <w:del w:id="1180" w:author="Robbie Parks" w:date="2019-01-22T12:51:00Z"/>
                <w:sz w:val="18"/>
                <w:szCs w:val="18"/>
              </w:rPr>
              <w:pPrChange w:id="1181" w:author="Robbie Parks" w:date="2019-01-22T12:51:00Z">
                <w:pPr>
                  <w:framePr w:hSpace="180" w:wrap="around" w:vAnchor="text" w:hAnchor="page" w:x="1557" w:y="185"/>
                </w:pPr>
              </w:pPrChange>
            </w:pPr>
            <w:del w:id="1182"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068" w:type="dxa"/>
            <w:tcMar>
              <w:top w:w="0" w:type="dxa"/>
              <w:left w:w="75" w:type="dxa"/>
              <w:bottom w:w="0" w:type="dxa"/>
              <w:right w:w="75" w:type="dxa"/>
            </w:tcMar>
            <w:vAlign w:val="center"/>
            <w:hideMark/>
          </w:tcPr>
          <w:p w14:paraId="40182730" w14:textId="5246ADC2" w:rsidR="004F7F15" w:rsidRPr="00675437" w:rsidDel="007133B2" w:rsidRDefault="004F7F15">
            <w:pPr>
              <w:spacing w:line="480" w:lineRule="auto"/>
              <w:jc w:val="both"/>
              <w:rPr>
                <w:del w:id="1183" w:author="Robbie Parks" w:date="2019-01-22T12:51:00Z"/>
                <w:sz w:val="18"/>
                <w:szCs w:val="18"/>
              </w:rPr>
              <w:pPrChange w:id="1184" w:author="Robbie Parks" w:date="2019-01-22T12:51:00Z">
                <w:pPr>
                  <w:framePr w:hSpace="180" w:wrap="around" w:vAnchor="text" w:hAnchor="page" w:x="1557" w:y="185"/>
                </w:pPr>
              </w:pPrChange>
            </w:pPr>
            <w:del w:id="1185"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79A42F88" w14:textId="5941282A" w:rsidR="004F7F15" w:rsidRPr="00675437" w:rsidDel="007133B2" w:rsidRDefault="004F7F15">
            <w:pPr>
              <w:spacing w:line="480" w:lineRule="auto"/>
              <w:jc w:val="both"/>
              <w:rPr>
                <w:del w:id="1186" w:author="Robbie Parks" w:date="2019-01-22T12:51:00Z"/>
                <w:sz w:val="18"/>
                <w:szCs w:val="18"/>
              </w:rPr>
              <w:pPrChange w:id="1187" w:author="Robbie Parks" w:date="2019-01-22T12:51:00Z">
                <w:pPr>
                  <w:framePr w:hSpace="180" w:wrap="around" w:vAnchor="text" w:hAnchor="page" w:x="1557" w:y="185"/>
                </w:pPr>
              </w:pPrChange>
            </w:pPr>
            <w:del w:id="1188"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-75.0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C05F1B" w14:textId="4204CB83" w:rsidR="004F7F15" w:rsidRPr="00675437" w:rsidDel="007133B2" w:rsidRDefault="004F7F15">
            <w:pPr>
              <w:spacing w:line="480" w:lineRule="auto"/>
              <w:jc w:val="both"/>
              <w:rPr>
                <w:del w:id="1189" w:author="Robbie Parks" w:date="2019-01-22T12:51:00Z"/>
                <w:sz w:val="18"/>
                <w:szCs w:val="18"/>
              </w:rPr>
              <w:pPrChange w:id="1190" w:author="Robbie Parks" w:date="2019-01-22T12:51:00Z">
                <w:pPr>
                  <w:framePr w:hSpace="180" w:wrap="around" w:vAnchor="text" w:hAnchor="page" w:x="1557" w:y="185"/>
                </w:pPr>
              </w:pPrChange>
            </w:pPr>
            <w:del w:id="1191"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86.0)</w:delText>
              </w:r>
            </w:del>
          </w:p>
        </w:tc>
      </w:tr>
      <w:tr w:rsidR="004F7F15" w:rsidRPr="00636C9B" w:rsidDel="007133B2" w14:paraId="210BF4BC" w14:textId="1225E30F" w:rsidTr="000250EE">
        <w:trPr>
          <w:trHeight w:val="510"/>
          <w:del w:id="1192" w:author="Robbie Parks" w:date="2019-01-22T12:51:00Z"/>
        </w:trPr>
        <w:tc>
          <w:tcPr>
            <w:tcW w:w="1128" w:type="dxa"/>
            <w:vMerge w:val="restart"/>
            <w:tcMar>
              <w:top w:w="0" w:type="dxa"/>
              <w:left w:w="75" w:type="dxa"/>
              <w:bottom w:w="0" w:type="dxa"/>
              <w:right w:w="75" w:type="dxa"/>
            </w:tcMar>
            <w:vAlign w:val="center"/>
            <w:hideMark/>
          </w:tcPr>
          <w:p w14:paraId="687A90BC" w14:textId="0CF6AEE6" w:rsidR="004F7F15" w:rsidRPr="002A2E8D" w:rsidDel="007133B2" w:rsidRDefault="004F7F15">
            <w:pPr>
              <w:spacing w:line="480" w:lineRule="auto"/>
              <w:jc w:val="both"/>
              <w:rPr>
                <w:del w:id="1193" w:author="Robbie Parks" w:date="2019-01-22T12:51:00Z"/>
                <w:sz w:val="18"/>
                <w:szCs w:val="18"/>
              </w:rPr>
              <w:pPrChange w:id="1194" w:author="Robbie Parks" w:date="2019-01-22T12:51:00Z">
                <w:pPr>
                  <w:framePr w:hSpace="180" w:wrap="around" w:vAnchor="text" w:hAnchor="page" w:x="1557" w:y="185"/>
                </w:pPr>
              </w:pPrChange>
            </w:pPr>
            <w:del w:id="1195" w:author="Robbie Parks" w:date="2019-01-22T12:51:00Z">
              <w:r w:rsidRPr="002A2E8D" w:rsidDel="007133B2">
                <w:rPr>
                  <w:color w:val="000000"/>
                  <w:sz w:val="18"/>
                  <w:szCs w:val="18"/>
                </w:rPr>
                <w:delText>Transport</w:delText>
              </w:r>
            </w:del>
          </w:p>
        </w:tc>
        <w:tc>
          <w:tcPr>
            <w:tcW w:w="673" w:type="dxa"/>
            <w:tcMar>
              <w:top w:w="0" w:type="dxa"/>
              <w:left w:w="75" w:type="dxa"/>
              <w:bottom w:w="0" w:type="dxa"/>
              <w:right w:w="75" w:type="dxa"/>
            </w:tcMar>
            <w:vAlign w:val="center"/>
            <w:hideMark/>
          </w:tcPr>
          <w:p w14:paraId="410F7874" w14:textId="19CB60AD" w:rsidR="004F7F15" w:rsidRPr="005D151A" w:rsidDel="007133B2" w:rsidRDefault="004F7F15">
            <w:pPr>
              <w:spacing w:line="480" w:lineRule="auto"/>
              <w:jc w:val="both"/>
              <w:rPr>
                <w:del w:id="1196" w:author="Robbie Parks" w:date="2019-01-22T12:51:00Z"/>
                <w:sz w:val="18"/>
                <w:szCs w:val="18"/>
              </w:rPr>
              <w:pPrChange w:id="1197" w:author="Robbie Parks" w:date="2019-01-22T12:51:00Z">
                <w:pPr>
                  <w:framePr w:hSpace="180" w:wrap="around" w:vAnchor="text" w:hAnchor="page" w:x="1557" w:y="185"/>
                </w:pPr>
              </w:pPrChange>
            </w:pPr>
            <w:del w:id="1198"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098CD329" w14:textId="0CE3582D" w:rsidR="004F7F15" w:rsidRPr="00F97057" w:rsidDel="007133B2" w:rsidRDefault="004F7F15">
            <w:pPr>
              <w:spacing w:line="480" w:lineRule="auto"/>
              <w:jc w:val="both"/>
              <w:rPr>
                <w:del w:id="1199" w:author="Robbie Parks" w:date="2019-01-22T12:51:00Z"/>
                <w:sz w:val="18"/>
                <w:szCs w:val="18"/>
              </w:rPr>
              <w:pPrChange w:id="1200" w:author="Robbie Parks" w:date="2019-01-22T12:51:00Z">
                <w:pPr>
                  <w:framePr w:hSpace="180" w:wrap="around" w:vAnchor="text" w:hAnchor="page" w:x="1557" w:y="185"/>
                </w:pPr>
              </w:pPrChange>
            </w:pPr>
            <w:del w:id="1201" w:author="Robbie Parks" w:date="2019-01-22T12:51:00Z">
              <w:r w:rsidRPr="005D151A" w:rsidDel="007133B2">
                <w:rPr>
                  <w:color w:val="000000"/>
                  <w:sz w:val="18"/>
                  <w:szCs w:val="18"/>
                </w:rPr>
                <w:delText xml:space="preserve">6.0 </w:delText>
              </w:r>
              <w:r w:rsidR="008916F4" w:rsidRPr="005D151A" w:rsidDel="007133B2">
                <w:rPr>
                  <w:color w:val="000000"/>
                  <w:sz w:val="18"/>
                  <w:szCs w:val="18"/>
                </w:rPr>
                <w:delText>(</w:delText>
              </w:r>
              <w:r w:rsidRPr="005D151A" w:rsidDel="007133B2">
                <w:rPr>
                  <w:color w:val="000000"/>
                  <w:sz w:val="18"/>
                  <w:szCs w:val="18"/>
                </w:rPr>
                <w:delText>3.0</w:delText>
              </w:r>
              <w:r w:rsidR="008916F4" w:rsidRPr="00F97057" w:rsidDel="007133B2">
                <w:rPr>
                  <w:color w:val="000000"/>
                  <w:sz w:val="18"/>
                  <w:szCs w:val="18"/>
                </w:rPr>
                <w:delText xml:space="preserve">, </w:delText>
              </w:r>
              <w:r w:rsidRPr="00F9705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A8D7746" w14:textId="4F03187E" w:rsidR="004F7F15" w:rsidRPr="00C31A32" w:rsidDel="007133B2" w:rsidRDefault="004F7F15">
            <w:pPr>
              <w:spacing w:line="480" w:lineRule="auto"/>
              <w:jc w:val="both"/>
              <w:rPr>
                <w:del w:id="1202" w:author="Robbie Parks" w:date="2019-01-22T12:51:00Z"/>
                <w:sz w:val="18"/>
                <w:szCs w:val="18"/>
              </w:rPr>
              <w:pPrChange w:id="1203" w:author="Robbie Parks" w:date="2019-01-22T12:51:00Z">
                <w:pPr>
                  <w:framePr w:hSpace="180" w:wrap="around" w:vAnchor="text" w:hAnchor="page" w:x="1557" w:y="185"/>
                </w:pPr>
              </w:pPrChange>
            </w:pPr>
            <w:del w:id="1204" w:author="Robbie Parks" w:date="2019-01-22T12:51:00Z">
              <w:r w:rsidRPr="00F97057" w:rsidDel="007133B2">
                <w:rPr>
                  <w:color w:val="000000"/>
                  <w:sz w:val="18"/>
                  <w:szCs w:val="18"/>
                </w:rPr>
                <w:delText xml:space="preserve">5.0 </w:delText>
              </w:r>
              <w:r w:rsidR="008916F4" w:rsidRPr="005B7B7B" w:rsidDel="007133B2">
                <w:rPr>
                  <w:color w:val="000000"/>
                  <w:sz w:val="18"/>
                  <w:szCs w:val="18"/>
                </w:rPr>
                <w:delText>(</w:delText>
              </w:r>
              <w:r w:rsidRPr="005B7B7B" w:rsidDel="007133B2">
                <w:rPr>
                  <w:color w:val="000000"/>
                  <w:sz w:val="18"/>
                  <w:szCs w:val="18"/>
                </w:rPr>
                <w:delText>1.0</w:delText>
              </w:r>
              <w:r w:rsidR="008916F4" w:rsidRPr="00C31A32" w:rsidDel="007133B2">
                <w:rPr>
                  <w:color w:val="000000"/>
                  <w:sz w:val="18"/>
                  <w:szCs w:val="18"/>
                </w:rPr>
                <w:delText xml:space="preserve">, </w:delText>
              </w:r>
              <w:r w:rsidRPr="00C31A32"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2025BF27" w14:textId="47F83D0F" w:rsidR="004F7F15" w:rsidRPr="00E966D2" w:rsidDel="007133B2" w:rsidRDefault="004F7F15">
            <w:pPr>
              <w:spacing w:line="480" w:lineRule="auto"/>
              <w:jc w:val="both"/>
              <w:rPr>
                <w:del w:id="1205" w:author="Robbie Parks" w:date="2019-01-22T12:51:00Z"/>
                <w:sz w:val="18"/>
                <w:szCs w:val="18"/>
              </w:rPr>
              <w:pPrChange w:id="1206" w:author="Robbie Parks" w:date="2019-01-22T12:51:00Z">
                <w:pPr>
                  <w:framePr w:hSpace="180" w:wrap="around" w:vAnchor="text" w:hAnchor="page" w:x="1557" w:y="185"/>
                </w:pPr>
              </w:pPrChange>
            </w:pPr>
            <w:del w:id="1207" w:author="Robbie Parks" w:date="2019-01-22T12:51:00Z">
              <w:r w:rsidRPr="00C31A32" w:rsidDel="007133B2">
                <w:rPr>
                  <w:color w:val="000000"/>
                  <w:sz w:val="18"/>
                  <w:szCs w:val="18"/>
                </w:rPr>
                <w:delText xml:space="preserve">76.0 </w:delText>
              </w:r>
              <w:r w:rsidR="008916F4" w:rsidRPr="006B057A" w:rsidDel="007133B2">
                <w:rPr>
                  <w:color w:val="000000"/>
                  <w:sz w:val="18"/>
                  <w:szCs w:val="18"/>
                </w:rPr>
                <w:delText>(</w:delText>
              </w:r>
              <w:r w:rsidRPr="00D91C67" w:rsidDel="007133B2">
                <w:rPr>
                  <w:color w:val="000000"/>
                  <w:sz w:val="18"/>
                  <w:szCs w:val="18"/>
                </w:rPr>
                <w:delText>59.0</w:delText>
              </w:r>
              <w:r w:rsidR="008916F4" w:rsidRPr="00D91C67" w:rsidDel="007133B2">
                <w:rPr>
                  <w:color w:val="000000"/>
                  <w:sz w:val="18"/>
                  <w:szCs w:val="18"/>
                </w:rPr>
                <w:delText xml:space="preserve">, </w:delText>
              </w:r>
              <w:r w:rsidRPr="00E966D2" w:rsidDel="007133B2">
                <w:rPr>
                  <w:color w:val="000000"/>
                  <w:sz w:val="18"/>
                  <w:szCs w:val="18"/>
                </w:rPr>
                <w:delText>94.0)</w:delText>
              </w:r>
            </w:del>
          </w:p>
        </w:tc>
        <w:tc>
          <w:tcPr>
            <w:tcW w:w="1113" w:type="dxa"/>
            <w:tcMar>
              <w:top w:w="0" w:type="dxa"/>
              <w:left w:w="75" w:type="dxa"/>
              <w:bottom w:w="0" w:type="dxa"/>
              <w:right w:w="75" w:type="dxa"/>
            </w:tcMar>
            <w:vAlign w:val="center"/>
            <w:hideMark/>
          </w:tcPr>
          <w:p w14:paraId="6323056C" w14:textId="3F34495F" w:rsidR="004F7F15" w:rsidRPr="00675437" w:rsidDel="007133B2" w:rsidRDefault="004F7F15">
            <w:pPr>
              <w:spacing w:line="480" w:lineRule="auto"/>
              <w:jc w:val="both"/>
              <w:rPr>
                <w:del w:id="1208" w:author="Robbie Parks" w:date="2019-01-22T12:51:00Z"/>
                <w:sz w:val="18"/>
                <w:szCs w:val="18"/>
              </w:rPr>
              <w:pPrChange w:id="1209" w:author="Robbie Parks" w:date="2019-01-22T12:51:00Z">
                <w:pPr>
                  <w:framePr w:hSpace="180" w:wrap="around" w:vAnchor="text" w:hAnchor="page" w:x="1557" w:y="185"/>
                </w:pPr>
              </w:pPrChange>
            </w:pPr>
            <w:del w:id="1210" w:author="Robbie Parks" w:date="2019-01-22T12:51:00Z">
              <w:r w:rsidRPr="005464C8" w:rsidDel="007133B2">
                <w:rPr>
                  <w:color w:val="000000"/>
                  <w:sz w:val="18"/>
                  <w:szCs w:val="18"/>
                </w:rPr>
                <w:delText xml:space="preserve">71.0 </w:delText>
              </w:r>
              <w:r w:rsidR="008916F4" w:rsidRPr="00F24740"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5193DA4C" w14:textId="1EC65170" w:rsidR="004F7F15" w:rsidRPr="00675437" w:rsidDel="007133B2" w:rsidRDefault="004F7F15">
            <w:pPr>
              <w:spacing w:line="480" w:lineRule="auto"/>
              <w:jc w:val="both"/>
              <w:rPr>
                <w:del w:id="1211" w:author="Robbie Parks" w:date="2019-01-22T12:51:00Z"/>
                <w:sz w:val="18"/>
                <w:szCs w:val="18"/>
              </w:rPr>
              <w:pPrChange w:id="1212" w:author="Robbie Parks" w:date="2019-01-22T12:51:00Z">
                <w:pPr>
                  <w:framePr w:hSpace="180" w:wrap="around" w:vAnchor="text" w:hAnchor="page" w:x="1557" w:y="185"/>
                </w:pPr>
              </w:pPrChange>
            </w:pPr>
            <w:del w:id="1213" w:author="Robbie Parks" w:date="2019-01-22T12:51:00Z">
              <w:r w:rsidRPr="00675437" w:rsidDel="007133B2">
                <w:rPr>
                  <w:color w:val="000000"/>
                  <w:sz w:val="18"/>
                  <w:szCs w:val="18"/>
                </w:rPr>
                <w:delText xml:space="preserve">48.0 </w:delText>
              </w:r>
              <w:r w:rsidR="008916F4" w:rsidRPr="00675437" w:rsidDel="007133B2">
                <w:rPr>
                  <w:color w:val="000000"/>
                  <w:sz w:val="18"/>
                  <w:szCs w:val="18"/>
                </w:rPr>
                <w:delText>(</w:delText>
              </w:r>
              <w:r w:rsidRPr="00675437" w:rsidDel="007133B2">
                <w:rPr>
                  <w:color w:val="000000"/>
                  <w:sz w:val="18"/>
                  <w:szCs w:val="18"/>
                </w:rPr>
                <w:delText>32.0</w:delText>
              </w:r>
              <w:r w:rsidR="008916F4" w:rsidRPr="00675437" w:rsidDel="007133B2">
                <w:rPr>
                  <w:color w:val="000000"/>
                  <w:sz w:val="18"/>
                  <w:szCs w:val="18"/>
                </w:rPr>
                <w:delText xml:space="preserve">, </w:delText>
              </w:r>
              <w:r w:rsidRPr="00675437" w:rsidDel="007133B2">
                <w:rPr>
                  <w:color w:val="000000"/>
                  <w:sz w:val="18"/>
                  <w:szCs w:val="18"/>
                </w:rPr>
                <w:delText>64.0)</w:delText>
              </w:r>
            </w:del>
          </w:p>
        </w:tc>
        <w:tc>
          <w:tcPr>
            <w:tcW w:w="1113" w:type="dxa"/>
            <w:tcMar>
              <w:top w:w="0" w:type="dxa"/>
              <w:left w:w="75" w:type="dxa"/>
              <w:bottom w:w="0" w:type="dxa"/>
              <w:right w:w="75" w:type="dxa"/>
            </w:tcMar>
            <w:vAlign w:val="center"/>
            <w:hideMark/>
          </w:tcPr>
          <w:p w14:paraId="302A7C30" w14:textId="36BB1FFE" w:rsidR="004F7F15" w:rsidRPr="00675437" w:rsidDel="007133B2" w:rsidRDefault="004F7F15">
            <w:pPr>
              <w:spacing w:line="480" w:lineRule="auto"/>
              <w:jc w:val="both"/>
              <w:rPr>
                <w:del w:id="1214" w:author="Robbie Parks" w:date="2019-01-22T12:51:00Z"/>
                <w:sz w:val="18"/>
                <w:szCs w:val="18"/>
              </w:rPr>
              <w:pPrChange w:id="1215" w:author="Robbie Parks" w:date="2019-01-22T12:51:00Z">
                <w:pPr>
                  <w:framePr w:hSpace="180" w:wrap="around" w:vAnchor="text" w:hAnchor="page" w:x="1557" w:y="185"/>
                </w:pPr>
              </w:pPrChange>
            </w:pPr>
            <w:del w:id="1216"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47.0</w:delText>
              </w:r>
              <w:r w:rsidR="008916F4" w:rsidRPr="00675437" w:rsidDel="007133B2">
                <w:rPr>
                  <w:color w:val="000000"/>
                  <w:sz w:val="18"/>
                  <w:szCs w:val="18"/>
                </w:rPr>
                <w:delText xml:space="preserve">, </w:delText>
              </w:r>
              <w:r w:rsidRPr="00675437" w:rsidDel="007133B2">
                <w:rPr>
                  <w:color w:val="000000"/>
                  <w:sz w:val="18"/>
                  <w:szCs w:val="18"/>
                </w:rPr>
                <w:delText>83.0)</w:delText>
              </w:r>
            </w:del>
          </w:p>
        </w:tc>
        <w:tc>
          <w:tcPr>
            <w:tcW w:w="1113" w:type="dxa"/>
            <w:tcMar>
              <w:top w:w="0" w:type="dxa"/>
              <w:left w:w="75" w:type="dxa"/>
              <w:bottom w:w="0" w:type="dxa"/>
              <w:right w:w="75" w:type="dxa"/>
            </w:tcMar>
            <w:vAlign w:val="center"/>
            <w:hideMark/>
          </w:tcPr>
          <w:p w14:paraId="68EB0A76" w14:textId="4E1F0A51" w:rsidR="004F7F15" w:rsidRPr="00675437" w:rsidDel="007133B2" w:rsidRDefault="004F7F15">
            <w:pPr>
              <w:spacing w:line="480" w:lineRule="auto"/>
              <w:jc w:val="both"/>
              <w:rPr>
                <w:del w:id="1217" w:author="Robbie Parks" w:date="2019-01-22T12:51:00Z"/>
                <w:sz w:val="18"/>
                <w:szCs w:val="18"/>
              </w:rPr>
              <w:pPrChange w:id="1218" w:author="Robbie Parks" w:date="2019-01-22T12:51:00Z">
                <w:pPr>
                  <w:framePr w:hSpace="180" w:wrap="around" w:vAnchor="text" w:hAnchor="page" w:x="1557" w:y="185"/>
                </w:pPr>
              </w:pPrChange>
            </w:pPr>
            <w:del w:id="1219" w:author="Robbie Parks" w:date="2019-01-22T12:51:00Z">
              <w:r w:rsidRPr="00675437" w:rsidDel="007133B2">
                <w:rPr>
                  <w:color w:val="000000"/>
                  <w:sz w:val="18"/>
                  <w:szCs w:val="18"/>
                </w:rPr>
                <w:delText xml:space="preserve">73.0 </w:delText>
              </w:r>
              <w:r w:rsidR="008916F4" w:rsidRPr="00675437"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94.0)</w:delText>
              </w:r>
            </w:del>
          </w:p>
        </w:tc>
        <w:tc>
          <w:tcPr>
            <w:tcW w:w="1113" w:type="dxa"/>
            <w:tcMar>
              <w:top w:w="0" w:type="dxa"/>
              <w:left w:w="75" w:type="dxa"/>
              <w:bottom w:w="0" w:type="dxa"/>
              <w:right w:w="75" w:type="dxa"/>
            </w:tcMar>
            <w:vAlign w:val="center"/>
            <w:hideMark/>
          </w:tcPr>
          <w:p w14:paraId="1BFD4695" w14:textId="28EFC00F" w:rsidR="004F7F15" w:rsidRPr="00675437" w:rsidDel="007133B2" w:rsidRDefault="004F7F15">
            <w:pPr>
              <w:spacing w:line="480" w:lineRule="auto"/>
              <w:jc w:val="both"/>
              <w:rPr>
                <w:del w:id="1220" w:author="Robbie Parks" w:date="2019-01-22T12:51:00Z"/>
                <w:sz w:val="18"/>
                <w:szCs w:val="18"/>
              </w:rPr>
              <w:pPrChange w:id="1221" w:author="Robbie Parks" w:date="2019-01-22T12:51:00Z">
                <w:pPr>
                  <w:framePr w:hSpace="180" w:wrap="around" w:vAnchor="text" w:hAnchor="page" w:x="1557" w:y="185"/>
                </w:pPr>
              </w:pPrChange>
            </w:pPr>
            <w:del w:id="1222"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068" w:type="dxa"/>
            <w:tcMar>
              <w:top w:w="0" w:type="dxa"/>
              <w:left w:w="75" w:type="dxa"/>
              <w:bottom w:w="0" w:type="dxa"/>
              <w:right w:w="75" w:type="dxa"/>
            </w:tcMar>
            <w:vAlign w:val="center"/>
            <w:hideMark/>
          </w:tcPr>
          <w:p w14:paraId="5E898351" w14:textId="11332BC4" w:rsidR="004F7F15" w:rsidRPr="00675437" w:rsidDel="007133B2" w:rsidRDefault="004F7F15">
            <w:pPr>
              <w:spacing w:line="480" w:lineRule="auto"/>
              <w:jc w:val="both"/>
              <w:rPr>
                <w:del w:id="1223" w:author="Robbie Parks" w:date="2019-01-22T12:51:00Z"/>
                <w:sz w:val="18"/>
                <w:szCs w:val="18"/>
              </w:rPr>
              <w:pPrChange w:id="1224" w:author="Robbie Parks" w:date="2019-01-22T12:51:00Z">
                <w:pPr>
                  <w:framePr w:hSpace="180" w:wrap="around" w:vAnchor="text" w:hAnchor="page" w:x="1557" w:y="185"/>
                </w:pPr>
              </w:pPrChange>
            </w:pPr>
            <w:del w:id="1225"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C7F9550" w14:textId="4E42218F" w:rsidR="004F7F15" w:rsidRPr="00675437" w:rsidDel="007133B2" w:rsidRDefault="004F7F15">
            <w:pPr>
              <w:spacing w:line="480" w:lineRule="auto"/>
              <w:jc w:val="both"/>
              <w:rPr>
                <w:del w:id="1226" w:author="Robbie Parks" w:date="2019-01-22T12:51:00Z"/>
                <w:sz w:val="18"/>
                <w:szCs w:val="18"/>
              </w:rPr>
              <w:pPrChange w:id="1227" w:author="Robbie Parks" w:date="2019-01-22T12:51:00Z">
                <w:pPr>
                  <w:framePr w:hSpace="180" w:wrap="around" w:vAnchor="text" w:hAnchor="page" w:x="1557" w:y="185"/>
                </w:pPr>
              </w:pPrChange>
            </w:pPr>
            <w:del w:id="1228"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25900491" w14:textId="48557993" w:rsidR="004F7F15" w:rsidRPr="00675437" w:rsidDel="007133B2" w:rsidRDefault="004F7F15">
            <w:pPr>
              <w:spacing w:line="480" w:lineRule="auto"/>
              <w:jc w:val="both"/>
              <w:rPr>
                <w:del w:id="1229" w:author="Robbie Parks" w:date="2019-01-22T12:51:00Z"/>
                <w:sz w:val="18"/>
                <w:szCs w:val="18"/>
              </w:rPr>
              <w:pPrChange w:id="1230" w:author="Robbie Parks" w:date="2019-01-22T12:51:00Z">
                <w:pPr>
                  <w:framePr w:hSpace="180" w:wrap="around" w:vAnchor="text" w:hAnchor="page" w:x="1557" w:y="185"/>
                </w:pPr>
              </w:pPrChange>
            </w:pPr>
            <w:del w:id="1231" w:author="Robbie Parks" w:date="2019-01-22T12:51:00Z">
              <w:r w:rsidRPr="00675437" w:rsidDel="007133B2">
                <w:rPr>
                  <w:color w:val="000000"/>
                  <w:sz w:val="18"/>
                  <w:szCs w:val="18"/>
                </w:rPr>
                <w:delText xml:space="preserve">385.0 </w:delText>
              </w:r>
              <w:r w:rsidR="008916F4" w:rsidRPr="00675437" w:rsidDel="007133B2">
                <w:rPr>
                  <w:color w:val="000000"/>
                  <w:sz w:val="18"/>
                  <w:szCs w:val="18"/>
                </w:rPr>
                <w:delText>(</w:delText>
              </w:r>
              <w:r w:rsidRPr="00675437" w:rsidDel="007133B2">
                <w:rPr>
                  <w:color w:val="000000"/>
                  <w:sz w:val="18"/>
                  <w:szCs w:val="18"/>
                </w:rPr>
                <w:delText>339.0, 431.0)</w:delText>
              </w:r>
            </w:del>
          </w:p>
        </w:tc>
      </w:tr>
      <w:tr w:rsidR="004F7F15" w:rsidRPr="00636C9B" w:rsidDel="007133B2" w14:paraId="3CACDB85" w14:textId="749F1F70" w:rsidTr="000250EE">
        <w:trPr>
          <w:trHeight w:val="510"/>
          <w:del w:id="1232" w:author="Robbie Parks" w:date="2019-01-22T12:51:00Z"/>
        </w:trPr>
        <w:tc>
          <w:tcPr>
            <w:tcW w:w="1128" w:type="dxa"/>
            <w:vMerge/>
            <w:vAlign w:val="center"/>
            <w:hideMark/>
          </w:tcPr>
          <w:p w14:paraId="62B8A3C4" w14:textId="52846414" w:rsidR="004F7F15" w:rsidRPr="00675437" w:rsidDel="007133B2" w:rsidRDefault="004F7F15">
            <w:pPr>
              <w:spacing w:line="480" w:lineRule="auto"/>
              <w:jc w:val="both"/>
              <w:rPr>
                <w:del w:id="1233" w:author="Robbie Parks" w:date="2019-01-22T12:51:00Z"/>
                <w:sz w:val="18"/>
                <w:szCs w:val="18"/>
              </w:rPr>
              <w:pPrChange w:id="1234"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06F7D61" w14:textId="715E6D7B" w:rsidR="004F7F15" w:rsidRPr="00675437" w:rsidDel="007133B2" w:rsidRDefault="004F7F15">
            <w:pPr>
              <w:spacing w:line="480" w:lineRule="auto"/>
              <w:jc w:val="both"/>
              <w:rPr>
                <w:del w:id="1235" w:author="Robbie Parks" w:date="2019-01-22T12:51:00Z"/>
                <w:sz w:val="18"/>
                <w:szCs w:val="18"/>
              </w:rPr>
              <w:pPrChange w:id="1236" w:author="Robbie Parks" w:date="2019-01-22T12:51:00Z">
                <w:pPr>
                  <w:framePr w:hSpace="180" w:wrap="around" w:vAnchor="text" w:hAnchor="page" w:x="1557" w:y="185"/>
                </w:pPr>
              </w:pPrChange>
            </w:pPr>
            <w:del w:id="1237"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3029D0A6" w14:textId="340A04FC" w:rsidR="004F7F15" w:rsidRPr="00675437" w:rsidDel="007133B2" w:rsidRDefault="004F7F15">
            <w:pPr>
              <w:spacing w:line="480" w:lineRule="auto"/>
              <w:jc w:val="both"/>
              <w:rPr>
                <w:del w:id="1238" w:author="Robbie Parks" w:date="2019-01-22T12:51:00Z"/>
                <w:sz w:val="18"/>
                <w:szCs w:val="18"/>
              </w:rPr>
              <w:pPrChange w:id="1239" w:author="Robbie Parks" w:date="2019-01-22T12:51:00Z">
                <w:pPr>
                  <w:framePr w:hSpace="180" w:wrap="around" w:vAnchor="text" w:hAnchor="page" w:x="1557" w:y="185"/>
                </w:pPr>
              </w:pPrChange>
            </w:pPr>
            <w:del w:id="1240"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F36450C" w14:textId="73F3E6FA" w:rsidR="004F7F15" w:rsidRPr="00675437" w:rsidDel="007133B2" w:rsidRDefault="004F7F15">
            <w:pPr>
              <w:spacing w:line="480" w:lineRule="auto"/>
              <w:jc w:val="both"/>
              <w:rPr>
                <w:del w:id="1241" w:author="Robbie Parks" w:date="2019-01-22T12:51:00Z"/>
                <w:sz w:val="18"/>
                <w:szCs w:val="18"/>
              </w:rPr>
              <w:pPrChange w:id="1242" w:author="Robbie Parks" w:date="2019-01-22T12:51:00Z">
                <w:pPr>
                  <w:framePr w:hSpace="180" w:wrap="around" w:vAnchor="text" w:hAnchor="page" w:x="1557" w:y="185"/>
                </w:pPr>
              </w:pPrChange>
            </w:pPr>
            <w:del w:id="1243"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003C7E8" w14:textId="327D3FB2" w:rsidR="004F7F15" w:rsidRPr="00675437" w:rsidDel="007133B2" w:rsidRDefault="004F7F15">
            <w:pPr>
              <w:spacing w:line="480" w:lineRule="auto"/>
              <w:jc w:val="both"/>
              <w:rPr>
                <w:del w:id="1244" w:author="Robbie Parks" w:date="2019-01-22T12:51:00Z"/>
                <w:sz w:val="18"/>
                <w:szCs w:val="18"/>
              </w:rPr>
              <w:pPrChange w:id="1245" w:author="Robbie Parks" w:date="2019-01-22T12:51:00Z">
                <w:pPr>
                  <w:framePr w:hSpace="180" w:wrap="around" w:vAnchor="text" w:hAnchor="page" w:x="1557" w:y="185"/>
                </w:pPr>
              </w:pPrChange>
            </w:pPr>
            <w:del w:id="1246"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28.0)</w:delText>
              </w:r>
            </w:del>
          </w:p>
        </w:tc>
        <w:tc>
          <w:tcPr>
            <w:tcW w:w="1113" w:type="dxa"/>
            <w:tcMar>
              <w:top w:w="0" w:type="dxa"/>
              <w:left w:w="75" w:type="dxa"/>
              <w:bottom w:w="0" w:type="dxa"/>
              <w:right w:w="75" w:type="dxa"/>
            </w:tcMar>
            <w:vAlign w:val="center"/>
            <w:hideMark/>
          </w:tcPr>
          <w:p w14:paraId="5C18F45C" w14:textId="23A7838A" w:rsidR="004F7F15" w:rsidRPr="00675437" w:rsidDel="007133B2" w:rsidRDefault="004F7F15">
            <w:pPr>
              <w:spacing w:line="480" w:lineRule="auto"/>
              <w:jc w:val="both"/>
              <w:rPr>
                <w:del w:id="1247" w:author="Robbie Parks" w:date="2019-01-22T12:51:00Z"/>
                <w:sz w:val="18"/>
                <w:szCs w:val="18"/>
              </w:rPr>
              <w:pPrChange w:id="1248" w:author="Robbie Parks" w:date="2019-01-22T12:51:00Z">
                <w:pPr>
                  <w:framePr w:hSpace="180" w:wrap="around" w:vAnchor="text" w:hAnchor="page" w:x="1557" w:y="185"/>
                </w:pPr>
              </w:pPrChange>
            </w:pPr>
            <w:del w:id="1249"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4463489C" w14:textId="773450B0" w:rsidR="004F7F15" w:rsidRPr="00675437" w:rsidDel="007133B2" w:rsidRDefault="004F7F15">
            <w:pPr>
              <w:spacing w:line="480" w:lineRule="auto"/>
              <w:jc w:val="both"/>
              <w:rPr>
                <w:del w:id="1250" w:author="Robbie Parks" w:date="2019-01-22T12:51:00Z"/>
                <w:sz w:val="18"/>
                <w:szCs w:val="18"/>
              </w:rPr>
              <w:pPrChange w:id="1251" w:author="Robbie Parks" w:date="2019-01-22T12:51:00Z">
                <w:pPr>
                  <w:framePr w:hSpace="180" w:wrap="around" w:vAnchor="text" w:hAnchor="page" w:x="1557" w:y="185"/>
                </w:pPr>
              </w:pPrChange>
            </w:pPr>
            <w:del w:id="1252"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2FE564AF" w14:textId="4136D064" w:rsidR="004F7F15" w:rsidRPr="00675437" w:rsidDel="007133B2" w:rsidRDefault="004F7F15">
            <w:pPr>
              <w:spacing w:line="480" w:lineRule="auto"/>
              <w:jc w:val="both"/>
              <w:rPr>
                <w:del w:id="1253" w:author="Robbie Parks" w:date="2019-01-22T12:51:00Z"/>
                <w:sz w:val="18"/>
                <w:szCs w:val="18"/>
              </w:rPr>
              <w:pPrChange w:id="1254" w:author="Robbie Parks" w:date="2019-01-22T12:51:00Z">
                <w:pPr>
                  <w:framePr w:hSpace="180" w:wrap="around" w:vAnchor="text" w:hAnchor="page" w:x="1557" w:y="185"/>
                </w:pPr>
              </w:pPrChange>
            </w:pPr>
            <w:del w:id="1255"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0E546984" w14:textId="2202312A" w:rsidR="004F7F15" w:rsidRPr="00675437" w:rsidDel="007133B2" w:rsidRDefault="004F7F15">
            <w:pPr>
              <w:spacing w:line="480" w:lineRule="auto"/>
              <w:jc w:val="both"/>
              <w:rPr>
                <w:del w:id="1256" w:author="Robbie Parks" w:date="2019-01-22T12:51:00Z"/>
                <w:sz w:val="18"/>
                <w:szCs w:val="18"/>
              </w:rPr>
              <w:pPrChange w:id="1257" w:author="Robbie Parks" w:date="2019-01-22T12:51:00Z">
                <w:pPr>
                  <w:framePr w:hSpace="180" w:wrap="around" w:vAnchor="text" w:hAnchor="page" w:x="1557" w:y="185"/>
                </w:pPr>
              </w:pPrChange>
            </w:pPr>
            <w:del w:id="125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57609B8F" w14:textId="43C627A2" w:rsidR="004F7F15" w:rsidRPr="00675437" w:rsidDel="007133B2" w:rsidRDefault="004F7F15">
            <w:pPr>
              <w:spacing w:line="480" w:lineRule="auto"/>
              <w:jc w:val="both"/>
              <w:rPr>
                <w:del w:id="1259" w:author="Robbie Parks" w:date="2019-01-22T12:51:00Z"/>
                <w:sz w:val="18"/>
                <w:szCs w:val="18"/>
              </w:rPr>
              <w:pPrChange w:id="1260" w:author="Robbie Parks" w:date="2019-01-22T12:51:00Z">
                <w:pPr>
                  <w:framePr w:hSpace="180" w:wrap="around" w:vAnchor="text" w:hAnchor="page" w:x="1557" w:y="185"/>
                </w:pPr>
              </w:pPrChange>
            </w:pPr>
            <w:del w:id="1261"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068" w:type="dxa"/>
            <w:tcMar>
              <w:top w:w="0" w:type="dxa"/>
              <w:left w:w="75" w:type="dxa"/>
              <w:bottom w:w="0" w:type="dxa"/>
              <w:right w:w="75" w:type="dxa"/>
            </w:tcMar>
            <w:vAlign w:val="center"/>
            <w:hideMark/>
          </w:tcPr>
          <w:p w14:paraId="303C960A" w14:textId="36CC9014" w:rsidR="004F7F15" w:rsidRPr="00675437" w:rsidDel="007133B2" w:rsidRDefault="004F7F15">
            <w:pPr>
              <w:spacing w:line="480" w:lineRule="auto"/>
              <w:jc w:val="both"/>
              <w:rPr>
                <w:del w:id="1262" w:author="Robbie Parks" w:date="2019-01-22T12:51:00Z"/>
                <w:sz w:val="18"/>
                <w:szCs w:val="18"/>
              </w:rPr>
              <w:pPrChange w:id="1263" w:author="Robbie Parks" w:date="2019-01-22T12:51:00Z">
                <w:pPr>
                  <w:framePr w:hSpace="180" w:wrap="around" w:vAnchor="text" w:hAnchor="page" w:x="1557" w:y="185"/>
                </w:pPr>
              </w:pPrChange>
            </w:pPr>
            <w:del w:id="1264"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068" w:type="dxa"/>
            <w:tcMar>
              <w:top w:w="0" w:type="dxa"/>
              <w:left w:w="75" w:type="dxa"/>
              <w:bottom w:w="0" w:type="dxa"/>
              <w:right w:w="75" w:type="dxa"/>
            </w:tcMar>
            <w:vAlign w:val="center"/>
            <w:hideMark/>
          </w:tcPr>
          <w:p w14:paraId="1F54D65A" w14:textId="4F4BC037" w:rsidR="004F7F15" w:rsidRPr="00675437" w:rsidDel="007133B2" w:rsidRDefault="004F7F15">
            <w:pPr>
              <w:spacing w:line="480" w:lineRule="auto"/>
              <w:jc w:val="both"/>
              <w:rPr>
                <w:del w:id="1265" w:author="Robbie Parks" w:date="2019-01-22T12:51:00Z"/>
                <w:sz w:val="18"/>
                <w:szCs w:val="18"/>
              </w:rPr>
              <w:pPrChange w:id="1266" w:author="Robbie Parks" w:date="2019-01-22T12:51:00Z">
                <w:pPr>
                  <w:framePr w:hSpace="180" w:wrap="around" w:vAnchor="text" w:hAnchor="page" w:x="1557" w:y="185"/>
                </w:pPr>
              </w:pPrChange>
            </w:pPr>
            <w:del w:id="1267"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10.0)</w:delText>
              </w:r>
            </w:del>
          </w:p>
        </w:tc>
        <w:tc>
          <w:tcPr>
            <w:tcW w:w="1113" w:type="dxa"/>
            <w:tcMar>
              <w:top w:w="0" w:type="dxa"/>
              <w:left w:w="75" w:type="dxa"/>
              <w:bottom w:w="0" w:type="dxa"/>
              <w:right w:w="75" w:type="dxa"/>
            </w:tcMar>
            <w:vAlign w:val="center"/>
            <w:hideMark/>
          </w:tcPr>
          <w:p w14:paraId="14AFF092" w14:textId="5347629E" w:rsidR="004F7F15" w:rsidRPr="00675437" w:rsidDel="007133B2" w:rsidRDefault="004F7F15">
            <w:pPr>
              <w:spacing w:line="480" w:lineRule="auto"/>
              <w:jc w:val="both"/>
              <w:rPr>
                <w:del w:id="1268" w:author="Robbie Parks" w:date="2019-01-22T12:51:00Z"/>
                <w:sz w:val="18"/>
                <w:szCs w:val="18"/>
              </w:rPr>
              <w:pPrChange w:id="1269" w:author="Robbie Parks" w:date="2019-01-22T12:51:00Z">
                <w:pPr>
                  <w:framePr w:hSpace="180" w:wrap="around" w:vAnchor="text" w:hAnchor="page" w:x="1557" w:y="185"/>
                </w:pPr>
              </w:pPrChange>
            </w:pPr>
            <w:del w:id="1270" w:author="Robbie Parks" w:date="2019-01-22T12:51:00Z">
              <w:r w:rsidRPr="00675437" w:rsidDel="007133B2">
                <w:rPr>
                  <w:color w:val="000000"/>
                  <w:sz w:val="18"/>
                  <w:szCs w:val="18"/>
                </w:rPr>
                <w:delText xml:space="preserve">63.0 </w:delText>
              </w:r>
              <w:r w:rsidR="008916F4" w:rsidRPr="00675437" w:rsidDel="007133B2">
                <w:rPr>
                  <w:color w:val="000000"/>
                  <w:sz w:val="18"/>
                  <w:szCs w:val="18"/>
                </w:rPr>
                <w:delText>(</w:delText>
              </w:r>
              <w:r w:rsidRPr="00675437" w:rsidDel="007133B2">
                <w:rPr>
                  <w:color w:val="000000"/>
                  <w:sz w:val="18"/>
                  <w:szCs w:val="18"/>
                </w:rPr>
                <w:delText>39.0</w:delText>
              </w:r>
              <w:r w:rsidR="008916F4" w:rsidRPr="00675437" w:rsidDel="007133B2">
                <w:rPr>
                  <w:color w:val="000000"/>
                  <w:sz w:val="18"/>
                  <w:szCs w:val="18"/>
                </w:rPr>
                <w:delText xml:space="preserve">, </w:delText>
              </w:r>
              <w:r w:rsidRPr="00675437" w:rsidDel="007133B2">
                <w:rPr>
                  <w:color w:val="000000"/>
                  <w:sz w:val="18"/>
                  <w:szCs w:val="18"/>
                </w:rPr>
                <w:delText>88.0)</w:delText>
              </w:r>
            </w:del>
          </w:p>
        </w:tc>
      </w:tr>
      <w:tr w:rsidR="004F7F15" w:rsidRPr="00636C9B" w:rsidDel="007133B2" w14:paraId="784D9932" w14:textId="626327E8" w:rsidTr="000250EE">
        <w:trPr>
          <w:trHeight w:val="510"/>
          <w:del w:id="1271" w:author="Robbie Parks" w:date="2019-01-22T12:51:00Z"/>
        </w:trPr>
        <w:tc>
          <w:tcPr>
            <w:tcW w:w="1128" w:type="dxa"/>
            <w:vMerge w:val="restart"/>
            <w:tcMar>
              <w:top w:w="0" w:type="dxa"/>
              <w:left w:w="75" w:type="dxa"/>
              <w:bottom w:w="0" w:type="dxa"/>
              <w:right w:w="75" w:type="dxa"/>
            </w:tcMar>
            <w:vAlign w:val="center"/>
            <w:hideMark/>
          </w:tcPr>
          <w:p w14:paraId="4E6E45EC" w14:textId="0938C18C" w:rsidR="004F7F15" w:rsidRPr="002A2E8D" w:rsidDel="007133B2" w:rsidRDefault="004F7F15">
            <w:pPr>
              <w:spacing w:line="480" w:lineRule="auto"/>
              <w:jc w:val="both"/>
              <w:rPr>
                <w:del w:id="1272" w:author="Robbie Parks" w:date="2019-01-22T12:51:00Z"/>
                <w:sz w:val="18"/>
                <w:szCs w:val="18"/>
              </w:rPr>
              <w:pPrChange w:id="1273" w:author="Robbie Parks" w:date="2019-01-22T12:51:00Z">
                <w:pPr>
                  <w:framePr w:hSpace="180" w:wrap="around" w:vAnchor="text" w:hAnchor="page" w:x="1557" w:y="185"/>
                </w:pPr>
              </w:pPrChange>
            </w:pPr>
            <w:del w:id="1274" w:author="Robbie Parks" w:date="2019-01-22T12:51:00Z">
              <w:r w:rsidRPr="002A2E8D" w:rsidDel="007133B2">
                <w:rPr>
                  <w:color w:val="000000"/>
                  <w:sz w:val="18"/>
                  <w:szCs w:val="18"/>
                </w:rPr>
                <w:delText>Falls</w:delText>
              </w:r>
            </w:del>
          </w:p>
        </w:tc>
        <w:tc>
          <w:tcPr>
            <w:tcW w:w="673" w:type="dxa"/>
            <w:tcMar>
              <w:top w:w="0" w:type="dxa"/>
              <w:left w:w="75" w:type="dxa"/>
              <w:bottom w:w="0" w:type="dxa"/>
              <w:right w:w="75" w:type="dxa"/>
            </w:tcMar>
            <w:vAlign w:val="center"/>
            <w:hideMark/>
          </w:tcPr>
          <w:p w14:paraId="777D48F2" w14:textId="18369F6D" w:rsidR="004F7F15" w:rsidRPr="005D151A" w:rsidDel="007133B2" w:rsidRDefault="004F7F15">
            <w:pPr>
              <w:spacing w:line="480" w:lineRule="auto"/>
              <w:jc w:val="both"/>
              <w:rPr>
                <w:del w:id="1275" w:author="Robbie Parks" w:date="2019-01-22T12:51:00Z"/>
                <w:sz w:val="18"/>
                <w:szCs w:val="18"/>
              </w:rPr>
              <w:pPrChange w:id="1276" w:author="Robbie Parks" w:date="2019-01-22T12:51:00Z">
                <w:pPr>
                  <w:framePr w:hSpace="180" w:wrap="around" w:vAnchor="text" w:hAnchor="page" w:x="1557" w:y="185"/>
                </w:pPr>
              </w:pPrChange>
            </w:pPr>
            <w:del w:id="1277"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1C64606E" w14:textId="580743BD" w:rsidR="004F7F15" w:rsidRPr="00F97057" w:rsidDel="007133B2" w:rsidRDefault="004F7F15">
            <w:pPr>
              <w:spacing w:line="480" w:lineRule="auto"/>
              <w:jc w:val="both"/>
              <w:rPr>
                <w:del w:id="1278" w:author="Robbie Parks" w:date="2019-01-22T12:51:00Z"/>
                <w:sz w:val="18"/>
                <w:szCs w:val="18"/>
              </w:rPr>
              <w:pPrChange w:id="1279" w:author="Robbie Parks" w:date="2019-01-22T12:51:00Z">
                <w:pPr>
                  <w:framePr w:hSpace="180" w:wrap="around" w:vAnchor="text" w:hAnchor="page" w:x="1557" w:y="185"/>
                </w:pPr>
              </w:pPrChange>
            </w:pPr>
            <w:del w:id="1280" w:author="Robbie Parks" w:date="2019-01-22T12:51:00Z">
              <w:r w:rsidRPr="005D151A" w:rsidDel="007133B2">
                <w:rPr>
                  <w:color w:val="000000"/>
                  <w:sz w:val="18"/>
                  <w:szCs w:val="18"/>
                </w:rPr>
                <w:delText xml:space="preserve">0.0 </w:delText>
              </w:r>
              <w:r w:rsidR="008916F4" w:rsidRPr="005D151A" w:rsidDel="007133B2">
                <w:rPr>
                  <w:color w:val="000000"/>
                  <w:sz w:val="18"/>
                  <w:szCs w:val="18"/>
                </w:rPr>
                <w:delText>(</w:delText>
              </w:r>
              <w:r w:rsidRPr="005D151A" w:rsidDel="007133B2">
                <w:rPr>
                  <w:color w:val="000000"/>
                  <w:sz w:val="18"/>
                  <w:szCs w:val="18"/>
                </w:rPr>
                <w:delText>0.0</w:delText>
              </w:r>
              <w:r w:rsidR="008916F4" w:rsidRPr="00F97057" w:rsidDel="007133B2">
                <w:rPr>
                  <w:color w:val="000000"/>
                  <w:sz w:val="18"/>
                  <w:szCs w:val="18"/>
                </w:rPr>
                <w:delText xml:space="preserve">, </w:delText>
              </w:r>
              <w:r w:rsidRPr="00F9705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D420D2" w14:textId="2854A12F" w:rsidR="004F7F15" w:rsidRPr="00C31A32" w:rsidDel="007133B2" w:rsidRDefault="004F7F15">
            <w:pPr>
              <w:spacing w:line="480" w:lineRule="auto"/>
              <w:jc w:val="both"/>
              <w:rPr>
                <w:del w:id="1281" w:author="Robbie Parks" w:date="2019-01-22T12:51:00Z"/>
                <w:sz w:val="18"/>
                <w:szCs w:val="18"/>
              </w:rPr>
              <w:pPrChange w:id="1282" w:author="Robbie Parks" w:date="2019-01-22T12:51:00Z">
                <w:pPr>
                  <w:framePr w:hSpace="180" w:wrap="around" w:vAnchor="text" w:hAnchor="page" w:x="1557" w:y="185"/>
                </w:pPr>
              </w:pPrChange>
            </w:pPr>
            <w:del w:id="1283" w:author="Robbie Parks" w:date="2019-01-22T12:51:00Z">
              <w:r w:rsidRPr="00F97057" w:rsidDel="007133B2">
                <w:rPr>
                  <w:color w:val="000000"/>
                  <w:sz w:val="18"/>
                  <w:szCs w:val="18"/>
                </w:rPr>
                <w:delText xml:space="preserve">0.0 </w:delText>
              </w:r>
              <w:r w:rsidR="008916F4" w:rsidRPr="005B7B7B" w:rsidDel="007133B2">
                <w:rPr>
                  <w:color w:val="000000"/>
                  <w:sz w:val="18"/>
                  <w:szCs w:val="18"/>
                </w:rPr>
                <w:delText>(</w:delText>
              </w:r>
              <w:r w:rsidRPr="00000D28" w:rsidDel="007133B2">
                <w:rPr>
                  <w:color w:val="000000"/>
                  <w:sz w:val="18"/>
                  <w:szCs w:val="18"/>
                </w:rPr>
                <w:delText>0.0</w:delText>
              </w:r>
              <w:r w:rsidR="008916F4" w:rsidRPr="00C31A32" w:rsidDel="007133B2">
                <w:rPr>
                  <w:color w:val="000000"/>
                  <w:sz w:val="18"/>
                  <w:szCs w:val="18"/>
                </w:rPr>
                <w:delText xml:space="preserve">, </w:delText>
              </w:r>
              <w:r w:rsidRPr="00C31A32"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FBEF5B" w14:textId="0F47F311" w:rsidR="004F7F15" w:rsidRPr="00AB5EE2" w:rsidDel="007133B2" w:rsidRDefault="004F7F15">
            <w:pPr>
              <w:spacing w:line="480" w:lineRule="auto"/>
              <w:jc w:val="both"/>
              <w:rPr>
                <w:del w:id="1284" w:author="Robbie Parks" w:date="2019-01-22T12:51:00Z"/>
                <w:sz w:val="18"/>
                <w:szCs w:val="18"/>
              </w:rPr>
              <w:pPrChange w:id="1285" w:author="Robbie Parks" w:date="2019-01-22T12:51:00Z">
                <w:pPr>
                  <w:framePr w:hSpace="180" w:wrap="around" w:vAnchor="text" w:hAnchor="page" w:x="1557" w:y="185"/>
                </w:pPr>
              </w:pPrChange>
            </w:pPr>
            <w:del w:id="1286" w:author="Robbie Parks" w:date="2019-01-22T12:51:00Z">
              <w:r w:rsidRPr="00C31A32" w:rsidDel="007133B2">
                <w:rPr>
                  <w:color w:val="000000"/>
                  <w:sz w:val="18"/>
                  <w:szCs w:val="18"/>
                </w:rPr>
                <w:delText xml:space="preserve">2.0 </w:delText>
              </w:r>
              <w:r w:rsidR="008916F4" w:rsidRPr="00D91C67" w:rsidDel="007133B2">
                <w:rPr>
                  <w:color w:val="000000"/>
                  <w:sz w:val="18"/>
                  <w:szCs w:val="18"/>
                </w:rPr>
                <w:delText>(</w:delText>
              </w:r>
              <w:r w:rsidRPr="00D91C67" w:rsidDel="007133B2">
                <w:rPr>
                  <w:color w:val="000000"/>
                  <w:sz w:val="18"/>
                  <w:szCs w:val="18"/>
                </w:rPr>
                <w:delText>0.0</w:delText>
              </w:r>
              <w:r w:rsidR="008916F4" w:rsidRPr="00AB5EE2" w:rsidDel="007133B2">
                <w:rPr>
                  <w:color w:val="000000"/>
                  <w:sz w:val="18"/>
                  <w:szCs w:val="18"/>
                </w:rPr>
                <w:delText xml:space="preserve">, </w:delText>
              </w:r>
              <w:r w:rsidRPr="00AB5EE2"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91A5272" w14:textId="61D08A72" w:rsidR="004F7F15" w:rsidRPr="008F55DF" w:rsidDel="007133B2" w:rsidRDefault="004F7F15">
            <w:pPr>
              <w:spacing w:line="480" w:lineRule="auto"/>
              <w:jc w:val="both"/>
              <w:rPr>
                <w:del w:id="1287" w:author="Robbie Parks" w:date="2019-01-22T12:51:00Z"/>
                <w:sz w:val="18"/>
                <w:szCs w:val="18"/>
              </w:rPr>
              <w:pPrChange w:id="1288" w:author="Robbie Parks" w:date="2019-01-22T12:51:00Z">
                <w:pPr>
                  <w:framePr w:hSpace="180" w:wrap="around" w:vAnchor="text" w:hAnchor="page" w:x="1557" w:y="185"/>
                </w:pPr>
              </w:pPrChange>
            </w:pPr>
            <w:del w:id="1289" w:author="Robbie Parks" w:date="2019-01-22T12:51:00Z">
              <w:r w:rsidRPr="003C6E2A" w:rsidDel="007133B2">
                <w:rPr>
                  <w:color w:val="000000"/>
                  <w:sz w:val="18"/>
                  <w:szCs w:val="18"/>
                </w:rPr>
                <w:delText xml:space="preserve">3.0 </w:delText>
              </w:r>
              <w:r w:rsidR="008916F4" w:rsidRPr="008F55DF" w:rsidDel="007133B2">
                <w:rPr>
                  <w:color w:val="000000"/>
                  <w:sz w:val="18"/>
                  <w:szCs w:val="18"/>
                </w:rPr>
                <w:delText>(</w:delText>
              </w:r>
              <w:r w:rsidRPr="008F55DF" w:rsidDel="007133B2">
                <w:rPr>
                  <w:color w:val="000000"/>
                  <w:sz w:val="18"/>
                  <w:szCs w:val="18"/>
                </w:rPr>
                <w:delText>1.0</w:delText>
              </w:r>
              <w:r w:rsidR="008916F4" w:rsidRPr="008F55DF" w:rsidDel="007133B2">
                <w:rPr>
                  <w:color w:val="000000"/>
                  <w:sz w:val="18"/>
                  <w:szCs w:val="18"/>
                </w:rPr>
                <w:delText xml:space="preserve">, </w:delText>
              </w:r>
              <w:r w:rsidRPr="008F55DF"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1D9B7D5" w14:textId="0F97F87C" w:rsidR="004F7F15" w:rsidRPr="00675437" w:rsidDel="007133B2" w:rsidRDefault="004F7F15">
            <w:pPr>
              <w:spacing w:line="480" w:lineRule="auto"/>
              <w:jc w:val="both"/>
              <w:rPr>
                <w:del w:id="1290" w:author="Robbie Parks" w:date="2019-01-22T12:51:00Z"/>
                <w:sz w:val="18"/>
                <w:szCs w:val="18"/>
              </w:rPr>
              <w:pPrChange w:id="1291" w:author="Robbie Parks" w:date="2019-01-22T12:51:00Z">
                <w:pPr>
                  <w:framePr w:hSpace="180" w:wrap="around" w:vAnchor="text" w:hAnchor="page" w:x="1557" w:y="185"/>
                </w:pPr>
              </w:pPrChange>
            </w:pPr>
            <w:del w:id="1292" w:author="Robbie Parks" w:date="2019-01-22T12:51:00Z">
              <w:r w:rsidRPr="008F55DF" w:rsidDel="007133B2">
                <w:rPr>
                  <w:color w:val="000000"/>
                  <w:sz w:val="18"/>
                  <w:szCs w:val="18"/>
                </w:rPr>
                <w:delText xml:space="preserve">2.0 </w:delText>
              </w:r>
              <w:r w:rsidR="008916F4" w:rsidRPr="00E966D2" w:rsidDel="007133B2">
                <w:rPr>
                  <w:color w:val="000000"/>
                  <w:sz w:val="18"/>
                  <w:szCs w:val="18"/>
                </w:rPr>
                <w:delText>(</w:delText>
              </w:r>
              <w:r w:rsidRPr="00E966D2" w:rsidDel="007133B2">
                <w:rPr>
                  <w:color w:val="000000"/>
                  <w:sz w:val="18"/>
                  <w:szCs w:val="18"/>
                </w:rPr>
                <w:delText>-1.0</w:delText>
              </w:r>
              <w:r w:rsidR="008916F4" w:rsidRPr="005464C8" w:rsidDel="007133B2">
                <w:rPr>
                  <w:color w:val="000000"/>
                  <w:sz w:val="18"/>
                  <w:szCs w:val="18"/>
                </w:rPr>
                <w:delText xml:space="preserve">, </w:delText>
              </w:r>
              <w:r w:rsidRPr="00F24740"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86E26BD" w14:textId="3AACDF67" w:rsidR="004F7F15" w:rsidRPr="00675437" w:rsidDel="007133B2" w:rsidRDefault="004F7F15">
            <w:pPr>
              <w:spacing w:line="480" w:lineRule="auto"/>
              <w:jc w:val="both"/>
              <w:rPr>
                <w:del w:id="1293" w:author="Robbie Parks" w:date="2019-01-22T12:51:00Z"/>
                <w:sz w:val="18"/>
                <w:szCs w:val="18"/>
              </w:rPr>
              <w:pPrChange w:id="1294" w:author="Robbie Parks" w:date="2019-01-22T12:51:00Z">
                <w:pPr>
                  <w:framePr w:hSpace="180" w:wrap="around" w:vAnchor="text" w:hAnchor="page" w:x="1557" w:y="185"/>
                </w:pPr>
              </w:pPrChange>
            </w:pPr>
            <w:del w:id="1295"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64D121FC" w14:textId="672DAF29" w:rsidR="004F7F15" w:rsidRPr="00675437" w:rsidDel="007133B2" w:rsidRDefault="004F7F15">
            <w:pPr>
              <w:spacing w:line="480" w:lineRule="auto"/>
              <w:jc w:val="both"/>
              <w:rPr>
                <w:del w:id="1296" w:author="Robbie Parks" w:date="2019-01-22T12:51:00Z"/>
                <w:sz w:val="18"/>
                <w:szCs w:val="18"/>
              </w:rPr>
              <w:pPrChange w:id="1297" w:author="Robbie Parks" w:date="2019-01-22T12:51:00Z">
                <w:pPr>
                  <w:framePr w:hSpace="180" w:wrap="around" w:vAnchor="text" w:hAnchor="page" w:x="1557" w:y="185"/>
                </w:pPr>
              </w:pPrChange>
            </w:pPr>
            <w:del w:id="1298"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-29.0</w:delText>
              </w:r>
              <w:r w:rsidR="008916F4" w:rsidRPr="00675437" w:rsidDel="007133B2">
                <w:rPr>
                  <w:color w:val="000000"/>
                  <w:sz w:val="18"/>
                  <w:szCs w:val="18"/>
                </w:rPr>
                <w:delText xml:space="preserve">, </w:delText>
              </w:r>
              <w:r w:rsidRPr="00675437" w:rsidDel="007133B2">
                <w:rPr>
                  <w:color w:val="000000"/>
                  <w:sz w:val="18"/>
                  <w:szCs w:val="18"/>
                </w:rPr>
                <w:delText>-3.0)</w:delText>
              </w:r>
            </w:del>
          </w:p>
        </w:tc>
        <w:tc>
          <w:tcPr>
            <w:tcW w:w="1113" w:type="dxa"/>
            <w:tcMar>
              <w:top w:w="0" w:type="dxa"/>
              <w:left w:w="75" w:type="dxa"/>
              <w:bottom w:w="0" w:type="dxa"/>
              <w:right w:w="75" w:type="dxa"/>
            </w:tcMar>
            <w:vAlign w:val="center"/>
            <w:hideMark/>
          </w:tcPr>
          <w:p w14:paraId="4611AE04" w14:textId="7EDE9DBC" w:rsidR="004F7F15" w:rsidRPr="00675437" w:rsidDel="007133B2" w:rsidRDefault="004F7F15">
            <w:pPr>
              <w:spacing w:line="480" w:lineRule="auto"/>
              <w:jc w:val="both"/>
              <w:rPr>
                <w:del w:id="1299" w:author="Robbie Parks" w:date="2019-01-22T12:51:00Z"/>
                <w:sz w:val="18"/>
                <w:szCs w:val="18"/>
              </w:rPr>
              <w:pPrChange w:id="1300" w:author="Robbie Parks" w:date="2019-01-22T12:51:00Z">
                <w:pPr>
                  <w:framePr w:hSpace="180" w:wrap="around" w:vAnchor="text" w:hAnchor="page" w:x="1557" w:y="185"/>
                </w:pPr>
              </w:pPrChange>
            </w:pPr>
            <w:del w:id="1301"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068" w:type="dxa"/>
            <w:tcMar>
              <w:top w:w="0" w:type="dxa"/>
              <w:left w:w="75" w:type="dxa"/>
              <w:bottom w:w="0" w:type="dxa"/>
              <w:right w:w="75" w:type="dxa"/>
            </w:tcMar>
            <w:vAlign w:val="center"/>
            <w:hideMark/>
          </w:tcPr>
          <w:p w14:paraId="2F4DB7C1" w14:textId="69E5B9A1" w:rsidR="004F7F15" w:rsidRPr="00675437" w:rsidDel="007133B2" w:rsidRDefault="004F7F15">
            <w:pPr>
              <w:spacing w:line="480" w:lineRule="auto"/>
              <w:jc w:val="both"/>
              <w:rPr>
                <w:del w:id="1302" w:author="Robbie Parks" w:date="2019-01-22T12:51:00Z"/>
                <w:sz w:val="18"/>
                <w:szCs w:val="18"/>
              </w:rPr>
              <w:pPrChange w:id="1303" w:author="Robbie Parks" w:date="2019-01-22T12:51:00Z">
                <w:pPr>
                  <w:framePr w:hSpace="180" w:wrap="around" w:vAnchor="text" w:hAnchor="page" w:x="1557" w:y="185"/>
                </w:pPr>
              </w:pPrChange>
            </w:pPr>
            <w:del w:id="1304" w:author="Robbie Parks" w:date="2019-01-22T12:51:00Z">
              <w:r w:rsidRPr="00675437" w:rsidDel="007133B2">
                <w:rPr>
                  <w:color w:val="000000"/>
                  <w:sz w:val="18"/>
                  <w:szCs w:val="18"/>
                </w:rPr>
                <w:delText xml:space="preserve">-31.0 </w:delText>
              </w:r>
              <w:r w:rsidR="008916F4" w:rsidRPr="00675437" w:rsidDel="007133B2">
                <w:rPr>
                  <w:color w:val="000000"/>
                  <w:sz w:val="18"/>
                  <w:szCs w:val="18"/>
                </w:rPr>
                <w:delText>(</w:delText>
              </w:r>
              <w:r w:rsidRPr="00675437" w:rsidDel="007133B2">
                <w:rPr>
                  <w:color w:val="000000"/>
                  <w:sz w:val="18"/>
                  <w:szCs w:val="18"/>
                </w:rPr>
                <w:delText>-53.0</w:delText>
              </w:r>
              <w:r w:rsidR="008916F4" w:rsidRPr="00675437" w:rsidDel="007133B2">
                <w:rPr>
                  <w:color w:val="000000"/>
                  <w:sz w:val="18"/>
                  <w:szCs w:val="18"/>
                </w:rPr>
                <w:delText xml:space="preserve">, </w:delText>
              </w:r>
              <w:r w:rsidRPr="00675437" w:rsidDel="007133B2">
                <w:rPr>
                  <w:color w:val="000000"/>
                  <w:sz w:val="18"/>
                  <w:szCs w:val="18"/>
                </w:rPr>
                <w:delText>-9.0)</w:delText>
              </w:r>
            </w:del>
          </w:p>
        </w:tc>
        <w:tc>
          <w:tcPr>
            <w:tcW w:w="1068" w:type="dxa"/>
            <w:tcMar>
              <w:top w:w="0" w:type="dxa"/>
              <w:left w:w="75" w:type="dxa"/>
              <w:bottom w:w="0" w:type="dxa"/>
              <w:right w:w="75" w:type="dxa"/>
            </w:tcMar>
            <w:vAlign w:val="center"/>
            <w:hideMark/>
          </w:tcPr>
          <w:p w14:paraId="538F3AF5" w14:textId="6C960D33" w:rsidR="004F7F15" w:rsidRPr="00675437" w:rsidDel="007133B2" w:rsidRDefault="004F7F15">
            <w:pPr>
              <w:spacing w:line="480" w:lineRule="auto"/>
              <w:jc w:val="both"/>
              <w:rPr>
                <w:del w:id="1305" w:author="Robbie Parks" w:date="2019-01-22T12:51:00Z"/>
                <w:sz w:val="18"/>
                <w:szCs w:val="18"/>
              </w:rPr>
              <w:pPrChange w:id="1306" w:author="Robbie Parks" w:date="2019-01-22T12:51:00Z">
                <w:pPr>
                  <w:framePr w:hSpace="180" w:wrap="around" w:vAnchor="text" w:hAnchor="page" w:x="1557" w:y="185"/>
                </w:pPr>
              </w:pPrChange>
            </w:pPr>
            <w:del w:id="1307" w:author="Robbie Parks" w:date="2019-01-22T12:51:00Z">
              <w:r w:rsidRPr="00675437" w:rsidDel="007133B2">
                <w:rPr>
                  <w:color w:val="000000"/>
                  <w:sz w:val="18"/>
                  <w:szCs w:val="18"/>
                </w:rPr>
                <w:delText xml:space="preserve">-46.0 </w:delText>
              </w:r>
              <w:r w:rsidR="008916F4" w:rsidRPr="00675437" w:rsidDel="007133B2">
                <w:rPr>
                  <w:color w:val="000000"/>
                  <w:sz w:val="18"/>
                  <w:szCs w:val="18"/>
                </w:rPr>
                <w:delText>(</w:delText>
              </w:r>
              <w:r w:rsidRPr="00675437" w:rsidDel="007133B2">
                <w:rPr>
                  <w:color w:val="000000"/>
                  <w:sz w:val="18"/>
                  <w:szCs w:val="18"/>
                </w:rPr>
                <w:delText>-76.0, -15.0)</w:delText>
              </w:r>
            </w:del>
          </w:p>
        </w:tc>
        <w:tc>
          <w:tcPr>
            <w:tcW w:w="1113" w:type="dxa"/>
            <w:tcMar>
              <w:top w:w="0" w:type="dxa"/>
              <w:left w:w="75" w:type="dxa"/>
              <w:bottom w:w="0" w:type="dxa"/>
              <w:right w:w="75" w:type="dxa"/>
            </w:tcMar>
            <w:vAlign w:val="center"/>
            <w:hideMark/>
          </w:tcPr>
          <w:p w14:paraId="38D5ACA9" w14:textId="39A3F7B8" w:rsidR="004F7F15" w:rsidRPr="00675437" w:rsidDel="007133B2" w:rsidRDefault="004F7F15">
            <w:pPr>
              <w:spacing w:line="480" w:lineRule="auto"/>
              <w:jc w:val="both"/>
              <w:rPr>
                <w:del w:id="1308" w:author="Robbie Parks" w:date="2019-01-22T12:51:00Z"/>
                <w:sz w:val="18"/>
                <w:szCs w:val="18"/>
              </w:rPr>
              <w:pPrChange w:id="1309" w:author="Robbie Parks" w:date="2019-01-22T12:51:00Z">
                <w:pPr>
                  <w:framePr w:hSpace="180" w:wrap="around" w:vAnchor="text" w:hAnchor="page" w:x="1557" w:y="185"/>
                </w:pPr>
              </w:pPrChange>
            </w:pPr>
            <w:del w:id="1310" w:author="Robbie Parks" w:date="2019-01-22T12:51:00Z">
              <w:r w:rsidRPr="00675437" w:rsidDel="007133B2">
                <w:rPr>
                  <w:color w:val="000000"/>
                  <w:sz w:val="18"/>
                  <w:szCs w:val="18"/>
                </w:rPr>
                <w:delText>-87.0 (-130.0, -44.0)</w:delText>
              </w:r>
            </w:del>
          </w:p>
        </w:tc>
      </w:tr>
      <w:tr w:rsidR="004F7F15" w:rsidRPr="00636C9B" w:rsidDel="007133B2" w14:paraId="55454E54" w14:textId="0A597FAD" w:rsidTr="000250EE">
        <w:trPr>
          <w:trHeight w:val="525"/>
          <w:del w:id="1311" w:author="Robbie Parks" w:date="2019-01-22T12:51:00Z"/>
        </w:trPr>
        <w:tc>
          <w:tcPr>
            <w:tcW w:w="1128" w:type="dxa"/>
            <w:vMerge/>
            <w:vAlign w:val="center"/>
            <w:hideMark/>
          </w:tcPr>
          <w:p w14:paraId="53FB1025" w14:textId="10FED5DC" w:rsidR="004F7F15" w:rsidRPr="00675437" w:rsidDel="007133B2" w:rsidRDefault="004F7F15">
            <w:pPr>
              <w:spacing w:line="480" w:lineRule="auto"/>
              <w:jc w:val="both"/>
              <w:rPr>
                <w:del w:id="1312" w:author="Robbie Parks" w:date="2019-01-22T12:51:00Z"/>
                <w:sz w:val="18"/>
                <w:szCs w:val="18"/>
              </w:rPr>
              <w:pPrChange w:id="1313"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1A73461" w14:textId="2C3FAAA1" w:rsidR="004F7F15" w:rsidRPr="00675437" w:rsidDel="007133B2" w:rsidRDefault="004F7F15">
            <w:pPr>
              <w:spacing w:line="480" w:lineRule="auto"/>
              <w:jc w:val="both"/>
              <w:rPr>
                <w:del w:id="1314" w:author="Robbie Parks" w:date="2019-01-22T12:51:00Z"/>
                <w:sz w:val="18"/>
                <w:szCs w:val="18"/>
              </w:rPr>
              <w:pPrChange w:id="1315" w:author="Robbie Parks" w:date="2019-01-22T12:51:00Z">
                <w:pPr>
                  <w:framePr w:hSpace="180" w:wrap="around" w:vAnchor="text" w:hAnchor="page" w:x="1557" w:y="185"/>
                </w:pPr>
              </w:pPrChange>
            </w:pPr>
            <w:del w:id="1316"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66915E61" w14:textId="7271028C" w:rsidR="004F7F15" w:rsidRPr="00675437" w:rsidDel="007133B2" w:rsidRDefault="004F7F15">
            <w:pPr>
              <w:spacing w:line="480" w:lineRule="auto"/>
              <w:jc w:val="both"/>
              <w:rPr>
                <w:del w:id="1317" w:author="Robbie Parks" w:date="2019-01-22T12:51:00Z"/>
                <w:sz w:val="18"/>
                <w:szCs w:val="18"/>
              </w:rPr>
              <w:pPrChange w:id="1318" w:author="Robbie Parks" w:date="2019-01-22T12:51:00Z">
                <w:pPr>
                  <w:framePr w:hSpace="180" w:wrap="around" w:vAnchor="text" w:hAnchor="page" w:x="1557" w:y="185"/>
                </w:pPr>
              </w:pPrChange>
            </w:pPr>
            <w:del w:id="131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1DE93B7" w14:textId="7164964F" w:rsidR="004F7F15" w:rsidRPr="00675437" w:rsidDel="007133B2" w:rsidRDefault="004F7F15">
            <w:pPr>
              <w:spacing w:line="480" w:lineRule="auto"/>
              <w:jc w:val="both"/>
              <w:rPr>
                <w:del w:id="1320" w:author="Robbie Parks" w:date="2019-01-22T12:51:00Z"/>
                <w:sz w:val="18"/>
                <w:szCs w:val="18"/>
              </w:rPr>
              <w:pPrChange w:id="1321" w:author="Robbie Parks" w:date="2019-01-22T12:51:00Z">
                <w:pPr>
                  <w:framePr w:hSpace="180" w:wrap="around" w:vAnchor="text" w:hAnchor="page" w:x="1557" w:y="185"/>
                </w:pPr>
              </w:pPrChange>
            </w:pPr>
            <w:del w:id="1322"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02D5C394" w14:textId="58E372DC" w:rsidR="004F7F15" w:rsidRPr="00675437" w:rsidDel="007133B2" w:rsidRDefault="004F7F15">
            <w:pPr>
              <w:spacing w:line="480" w:lineRule="auto"/>
              <w:jc w:val="both"/>
              <w:rPr>
                <w:del w:id="1323" w:author="Robbie Parks" w:date="2019-01-22T12:51:00Z"/>
                <w:sz w:val="18"/>
                <w:szCs w:val="18"/>
              </w:rPr>
              <w:pPrChange w:id="1324" w:author="Robbie Parks" w:date="2019-01-22T12:51:00Z">
                <w:pPr>
                  <w:framePr w:hSpace="180" w:wrap="around" w:vAnchor="text" w:hAnchor="page" w:x="1557" w:y="185"/>
                </w:pPr>
              </w:pPrChange>
            </w:pPr>
            <w:del w:id="132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DBCAE0D" w14:textId="4A48D912" w:rsidR="004F7F15" w:rsidRPr="00675437" w:rsidDel="007133B2" w:rsidRDefault="004F7F15">
            <w:pPr>
              <w:spacing w:line="480" w:lineRule="auto"/>
              <w:jc w:val="both"/>
              <w:rPr>
                <w:del w:id="1326" w:author="Robbie Parks" w:date="2019-01-22T12:51:00Z"/>
                <w:sz w:val="18"/>
                <w:szCs w:val="18"/>
              </w:rPr>
              <w:pPrChange w:id="1327" w:author="Robbie Parks" w:date="2019-01-22T12:51:00Z">
                <w:pPr>
                  <w:framePr w:hSpace="180" w:wrap="around" w:vAnchor="text" w:hAnchor="page" w:x="1557" w:y="185"/>
                </w:pPr>
              </w:pPrChange>
            </w:pPr>
            <w:del w:id="1328"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6E05CA" w14:textId="44B4D187" w:rsidR="004F7F15" w:rsidRPr="00675437" w:rsidDel="007133B2" w:rsidRDefault="004F7F15">
            <w:pPr>
              <w:spacing w:line="480" w:lineRule="auto"/>
              <w:jc w:val="both"/>
              <w:rPr>
                <w:del w:id="1329" w:author="Robbie Parks" w:date="2019-01-22T12:51:00Z"/>
                <w:sz w:val="18"/>
                <w:szCs w:val="18"/>
              </w:rPr>
              <w:pPrChange w:id="1330" w:author="Robbie Parks" w:date="2019-01-22T12:51:00Z">
                <w:pPr>
                  <w:framePr w:hSpace="180" w:wrap="around" w:vAnchor="text" w:hAnchor="page" w:x="1557" w:y="185"/>
                </w:pPr>
              </w:pPrChange>
            </w:pPr>
            <w:del w:id="133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9E0D16D" w14:textId="2CE3CE94" w:rsidR="004F7F15" w:rsidRPr="00675437" w:rsidDel="007133B2" w:rsidRDefault="004F7F15">
            <w:pPr>
              <w:spacing w:line="480" w:lineRule="auto"/>
              <w:jc w:val="both"/>
              <w:rPr>
                <w:del w:id="1332" w:author="Robbie Parks" w:date="2019-01-22T12:51:00Z"/>
                <w:sz w:val="18"/>
                <w:szCs w:val="18"/>
              </w:rPr>
              <w:pPrChange w:id="1333" w:author="Robbie Parks" w:date="2019-01-22T12:51:00Z">
                <w:pPr>
                  <w:framePr w:hSpace="180" w:wrap="around" w:vAnchor="text" w:hAnchor="page" w:x="1557" w:y="185"/>
                </w:pPr>
              </w:pPrChange>
            </w:pPr>
            <w:del w:id="133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20CF2189" w14:textId="63C6A6FB" w:rsidR="004F7F15" w:rsidRPr="00675437" w:rsidDel="007133B2" w:rsidRDefault="004F7F15">
            <w:pPr>
              <w:spacing w:line="480" w:lineRule="auto"/>
              <w:jc w:val="both"/>
              <w:rPr>
                <w:del w:id="1335" w:author="Robbie Parks" w:date="2019-01-22T12:51:00Z"/>
                <w:sz w:val="18"/>
                <w:szCs w:val="18"/>
              </w:rPr>
              <w:pPrChange w:id="1336" w:author="Robbie Parks" w:date="2019-01-22T12:51:00Z">
                <w:pPr>
                  <w:framePr w:hSpace="180" w:wrap="around" w:vAnchor="text" w:hAnchor="page" w:x="1557" w:y="185"/>
                </w:pPr>
              </w:pPrChange>
            </w:pPr>
            <w:del w:id="133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5463D91" w14:textId="3F17538D" w:rsidR="004F7F15" w:rsidRPr="00675437" w:rsidDel="007133B2" w:rsidRDefault="004F7F15">
            <w:pPr>
              <w:spacing w:line="480" w:lineRule="auto"/>
              <w:jc w:val="both"/>
              <w:rPr>
                <w:del w:id="1338" w:author="Robbie Parks" w:date="2019-01-22T12:51:00Z"/>
                <w:sz w:val="18"/>
                <w:szCs w:val="18"/>
              </w:rPr>
              <w:pPrChange w:id="1339" w:author="Robbie Parks" w:date="2019-01-22T12:51:00Z">
                <w:pPr>
                  <w:framePr w:hSpace="180" w:wrap="around" w:vAnchor="text" w:hAnchor="page" w:x="1557" w:y="185"/>
                </w:pPr>
              </w:pPrChange>
            </w:pPr>
            <w:del w:id="1340"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-16.0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32B4B161" w14:textId="2C7AD0EE" w:rsidR="004F7F15" w:rsidRPr="00675437" w:rsidDel="007133B2" w:rsidRDefault="004F7F15">
            <w:pPr>
              <w:spacing w:line="480" w:lineRule="auto"/>
              <w:jc w:val="both"/>
              <w:rPr>
                <w:del w:id="1341" w:author="Robbie Parks" w:date="2019-01-22T12:51:00Z"/>
                <w:sz w:val="18"/>
                <w:szCs w:val="18"/>
              </w:rPr>
              <w:pPrChange w:id="1342" w:author="Robbie Parks" w:date="2019-01-22T12:51:00Z">
                <w:pPr>
                  <w:framePr w:hSpace="180" w:wrap="around" w:vAnchor="text" w:hAnchor="page" w:x="1557" w:y="185"/>
                </w:pPr>
              </w:pPrChange>
            </w:pPr>
            <w:del w:id="134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9059793" w14:textId="59E237B2" w:rsidR="004F7F15" w:rsidRPr="00675437" w:rsidDel="007133B2" w:rsidRDefault="004F7F15">
            <w:pPr>
              <w:spacing w:line="480" w:lineRule="auto"/>
              <w:jc w:val="both"/>
              <w:rPr>
                <w:del w:id="1344" w:author="Robbie Parks" w:date="2019-01-22T12:51:00Z"/>
                <w:sz w:val="18"/>
                <w:szCs w:val="18"/>
              </w:rPr>
              <w:pPrChange w:id="1345" w:author="Robbie Parks" w:date="2019-01-22T12:51:00Z">
                <w:pPr>
                  <w:framePr w:hSpace="180" w:wrap="around" w:vAnchor="text" w:hAnchor="page" w:x="1557" w:y="185"/>
                </w:pPr>
              </w:pPrChange>
            </w:pPr>
            <w:del w:id="1346"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-79.0</w:delText>
              </w:r>
              <w:r w:rsidR="008916F4" w:rsidRPr="00675437" w:rsidDel="007133B2">
                <w:rPr>
                  <w:color w:val="000000"/>
                  <w:sz w:val="18"/>
                  <w:szCs w:val="18"/>
                </w:rPr>
                <w:delText xml:space="preserve">, </w:delText>
              </w:r>
              <w:r w:rsidRPr="00675437" w:rsidDel="007133B2">
                <w:rPr>
                  <w:color w:val="000000"/>
                  <w:sz w:val="18"/>
                  <w:szCs w:val="18"/>
                </w:rPr>
                <w:delText>-4.0)</w:delText>
              </w:r>
            </w:del>
          </w:p>
        </w:tc>
        <w:tc>
          <w:tcPr>
            <w:tcW w:w="1113" w:type="dxa"/>
            <w:tcMar>
              <w:top w:w="0" w:type="dxa"/>
              <w:left w:w="75" w:type="dxa"/>
              <w:bottom w:w="0" w:type="dxa"/>
              <w:right w:w="75" w:type="dxa"/>
            </w:tcMar>
            <w:vAlign w:val="center"/>
            <w:hideMark/>
          </w:tcPr>
          <w:p w14:paraId="4694CB3A" w14:textId="63C7FD9E" w:rsidR="004F7F15" w:rsidRPr="00675437" w:rsidDel="007133B2" w:rsidRDefault="004F7F15">
            <w:pPr>
              <w:spacing w:line="480" w:lineRule="auto"/>
              <w:jc w:val="both"/>
              <w:rPr>
                <w:del w:id="1347" w:author="Robbie Parks" w:date="2019-01-22T12:51:00Z"/>
                <w:sz w:val="18"/>
                <w:szCs w:val="18"/>
              </w:rPr>
              <w:pPrChange w:id="1348" w:author="Robbie Parks" w:date="2019-01-22T12:51:00Z">
                <w:pPr>
                  <w:framePr w:hSpace="180" w:wrap="around" w:vAnchor="text" w:hAnchor="page" w:x="1557" w:y="185"/>
                </w:pPr>
              </w:pPrChange>
            </w:pPr>
            <w:del w:id="1349" w:author="Robbie Parks" w:date="2019-01-22T12:51:00Z">
              <w:r w:rsidRPr="00675437" w:rsidDel="007133B2">
                <w:rPr>
                  <w:color w:val="000000"/>
                  <w:sz w:val="18"/>
                  <w:szCs w:val="18"/>
                </w:rPr>
                <w:delText xml:space="preserve">-44.0 </w:delText>
              </w:r>
              <w:r w:rsidR="008916F4" w:rsidRPr="00675437" w:rsidDel="007133B2">
                <w:rPr>
                  <w:color w:val="000000"/>
                  <w:sz w:val="18"/>
                  <w:szCs w:val="18"/>
                </w:rPr>
                <w:delText>(</w:delText>
              </w:r>
              <w:r w:rsidRPr="00675437" w:rsidDel="007133B2">
                <w:rPr>
                  <w:color w:val="000000"/>
                  <w:sz w:val="18"/>
                  <w:szCs w:val="18"/>
                </w:rPr>
                <w:delText>-89.0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r>
      <w:tr w:rsidR="004F7F15" w:rsidRPr="00636C9B" w:rsidDel="007133B2" w14:paraId="41C2C0E5" w14:textId="5EC61286" w:rsidTr="000250EE">
        <w:trPr>
          <w:trHeight w:val="510"/>
          <w:del w:id="1350" w:author="Robbie Parks" w:date="2019-01-22T12:51:00Z"/>
        </w:trPr>
        <w:tc>
          <w:tcPr>
            <w:tcW w:w="1128" w:type="dxa"/>
            <w:vMerge w:val="restart"/>
            <w:tcMar>
              <w:top w:w="0" w:type="dxa"/>
              <w:left w:w="75" w:type="dxa"/>
              <w:bottom w:w="0" w:type="dxa"/>
              <w:right w:w="75" w:type="dxa"/>
            </w:tcMar>
            <w:vAlign w:val="center"/>
            <w:hideMark/>
          </w:tcPr>
          <w:p w14:paraId="5EDAD9AF" w14:textId="2916EB3F" w:rsidR="004F7F15" w:rsidRPr="00AA659F" w:rsidDel="007133B2" w:rsidRDefault="004F7F15">
            <w:pPr>
              <w:spacing w:line="480" w:lineRule="auto"/>
              <w:jc w:val="both"/>
              <w:rPr>
                <w:del w:id="1351" w:author="Robbie Parks" w:date="2019-01-22T12:51:00Z"/>
                <w:sz w:val="18"/>
                <w:szCs w:val="18"/>
              </w:rPr>
              <w:pPrChange w:id="1352" w:author="Robbie Parks" w:date="2019-01-22T12:51:00Z">
                <w:pPr>
                  <w:framePr w:hSpace="180" w:wrap="around" w:vAnchor="text" w:hAnchor="page" w:x="1557" w:y="185"/>
                </w:pPr>
              </w:pPrChange>
            </w:pPr>
            <w:del w:id="1353" w:author="Robbie Parks" w:date="2019-01-22T12:51:00Z">
              <w:r w:rsidRPr="002A2E8D" w:rsidDel="007133B2">
                <w:rPr>
                  <w:color w:val="000000"/>
                  <w:sz w:val="18"/>
                  <w:szCs w:val="18"/>
                </w:rPr>
                <w:delText>Drownings</w:delText>
              </w:r>
            </w:del>
          </w:p>
        </w:tc>
        <w:tc>
          <w:tcPr>
            <w:tcW w:w="673" w:type="dxa"/>
            <w:tcMar>
              <w:top w:w="0" w:type="dxa"/>
              <w:left w:w="75" w:type="dxa"/>
              <w:bottom w:w="0" w:type="dxa"/>
              <w:right w:w="75" w:type="dxa"/>
            </w:tcMar>
            <w:vAlign w:val="center"/>
            <w:hideMark/>
          </w:tcPr>
          <w:p w14:paraId="0CDE015E" w14:textId="430EC983" w:rsidR="004F7F15" w:rsidRPr="005D151A" w:rsidDel="007133B2" w:rsidRDefault="004F7F15">
            <w:pPr>
              <w:spacing w:line="480" w:lineRule="auto"/>
              <w:jc w:val="both"/>
              <w:rPr>
                <w:del w:id="1354" w:author="Robbie Parks" w:date="2019-01-22T12:51:00Z"/>
                <w:sz w:val="18"/>
                <w:szCs w:val="18"/>
              </w:rPr>
              <w:pPrChange w:id="1355" w:author="Robbie Parks" w:date="2019-01-22T12:51:00Z">
                <w:pPr>
                  <w:framePr w:hSpace="180" w:wrap="around" w:vAnchor="text" w:hAnchor="page" w:x="1557" w:y="185"/>
                </w:pPr>
              </w:pPrChange>
            </w:pPr>
            <w:del w:id="1356"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BE7311D" w14:textId="13CC1D1B" w:rsidR="004F7F15" w:rsidRPr="00E966D2" w:rsidDel="007133B2" w:rsidRDefault="004F7F15">
            <w:pPr>
              <w:spacing w:line="480" w:lineRule="auto"/>
              <w:jc w:val="both"/>
              <w:rPr>
                <w:del w:id="1357" w:author="Robbie Parks" w:date="2019-01-22T12:51:00Z"/>
                <w:sz w:val="18"/>
                <w:szCs w:val="18"/>
              </w:rPr>
              <w:pPrChange w:id="1358" w:author="Robbie Parks" w:date="2019-01-22T12:51:00Z">
                <w:pPr>
                  <w:framePr w:hSpace="180" w:wrap="around" w:vAnchor="text" w:hAnchor="page" w:x="1557" w:y="185"/>
                </w:pPr>
              </w:pPrChange>
            </w:pPr>
            <w:del w:id="1359" w:author="Robbie Parks" w:date="2019-01-22T12:51:00Z">
              <w:r w:rsidRPr="005D151A" w:rsidDel="007133B2">
                <w:rPr>
                  <w:color w:val="000000"/>
                  <w:sz w:val="18"/>
                  <w:szCs w:val="18"/>
                </w:rPr>
                <w:delText xml:space="preserve">9.0 </w:delText>
              </w:r>
              <w:r w:rsidR="008916F4" w:rsidRPr="005D151A" w:rsidDel="007133B2">
                <w:rPr>
                  <w:color w:val="000000"/>
                  <w:sz w:val="18"/>
                  <w:szCs w:val="18"/>
                </w:rPr>
                <w:delText>(</w:delText>
              </w:r>
              <w:r w:rsidRPr="005D151A" w:rsidDel="007133B2">
                <w:rPr>
                  <w:color w:val="000000"/>
                  <w:sz w:val="18"/>
                  <w:szCs w:val="18"/>
                </w:rPr>
                <w:delText>6.0</w:delText>
              </w:r>
              <w:r w:rsidR="008916F4" w:rsidRPr="00F97057" w:rsidDel="007133B2">
                <w:rPr>
                  <w:color w:val="000000"/>
                  <w:sz w:val="18"/>
                  <w:szCs w:val="18"/>
                </w:rPr>
                <w:delText xml:space="preserve">, </w:delText>
              </w:r>
              <w:r w:rsidRPr="00E966D2" w:rsidDel="007133B2">
                <w:rPr>
                  <w:color w:val="000000"/>
                  <w:sz w:val="18"/>
                  <w:szCs w:val="18"/>
                </w:rPr>
                <w:delText>13.0)</w:delText>
              </w:r>
            </w:del>
          </w:p>
        </w:tc>
        <w:tc>
          <w:tcPr>
            <w:tcW w:w="1113" w:type="dxa"/>
            <w:tcMar>
              <w:top w:w="0" w:type="dxa"/>
              <w:left w:w="75" w:type="dxa"/>
              <w:bottom w:w="0" w:type="dxa"/>
              <w:right w:w="75" w:type="dxa"/>
            </w:tcMar>
            <w:vAlign w:val="center"/>
            <w:hideMark/>
          </w:tcPr>
          <w:p w14:paraId="2F5407B1" w14:textId="5B2D4AC5" w:rsidR="004F7F15" w:rsidRPr="00675437" w:rsidDel="007133B2" w:rsidRDefault="004F7F15">
            <w:pPr>
              <w:spacing w:line="480" w:lineRule="auto"/>
              <w:jc w:val="both"/>
              <w:rPr>
                <w:del w:id="1360" w:author="Robbie Parks" w:date="2019-01-22T12:51:00Z"/>
                <w:sz w:val="18"/>
                <w:szCs w:val="18"/>
              </w:rPr>
              <w:pPrChange w:id="1361" w:author="Robbie Parks" w:date="2019-01-22T12:51:00Z">
                <w:pPr>
                  <w:framePr w:hSpace="180" w:wrap="around" w:vAnchor="text" w:hAnchor="page" w:x="1557" w:y="185"/>
                </w:pPr>
              </w:pPrChange>
            </w:pPr>
            <w:del w:id="1362" w:author="Robbie Parks" w:date="2019-01-22T12:51:00Z">
              <w:r w:rsidRPr="005464C8" w:rsidDel="007133B2">
                <w:rPr>
                  <w:color w:val="000000"/>
                  <w:sz w:val="18"/>
                  <w:szCs w:val="18"/>
                </w:rPr>
                <w:delText xml:space="preserve">10.0 </w:delText>
              </w:r>
              <w:r w:rsidR="008916F4" w:rsidRPr="00F24740"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45B7E931" w14:textId="177E9F77" w:rsidR="004F7F15" w:rsidRPr="00675437" w:rsidDel="007133B2" w:rsidRDefault="004F7F15">
            <w:pPr>
              <w:spacing w:line="480" w:lineRule="auto"/>
              <w:jc w:val="both"/>
              <w:rPr>
                <w:del w:id="1363" w:author="Robbie Parks" w:date="2019-01-22T12:51:00Z"/>
                <w:sz w:val="18"/>
                <w:szCs w:val="18"/>
              </w:rPr>
              <w:pPrChange w:id="1364" w:author="Robbie Parks" w:date="2019-01-22T12:51:00Z">
                <w:pPr>
                  <w:framePr w:hSpace="180" w:wrap="around" w:vAnchor="text" w:hAnchor="page" w:x="1557" w:y="185"/>
                </w:pPr>
              </w:pPrChange>
            </w:pPr>
            <w:del w:id="1365" w:author="Robbie Parks" w:date="2019-01-22T12:51:00Z">
              <w:r w:rsidRPr="00675437" w:rsidDel="007133B2">
                <w:rPr>
                  <w:color w:val="000000"/>
                  <w:sz w:val="18"/>
                  <w:szCs w:val="18"/>
                </w:rPr>
                <w:delText xml:space="preserve">40.0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45.0)</w:delText>
              </w:r>
            </w:del>
          </w:p>
        </w:tc>
        <w:tc>
          <w:tcPr>
            <w:tcW w:w="1113" w:type="dxa"/>
            <w:tcMar>
              <w:top w:w="0" w:type="dxa"/>
              <w:left w:w="75" w:type="dxa"/>
              <w:bottom w:w="0" w:type="dxa"/>
              <w:right w:w="75" w:type="dxa"/>
            </w:tcMar>
            <w:vAlign w:val="center"/>
            <w:hideMark/>
          </w:tcPr>
          <w:p w14:paraId="3B79D91D" w14:textId="64D02F6B" w:rsidR="004F7F15" w:rsidRPr="00675437" w:rsidDel="007133B2" w:rsidRDefault="004F7F15">
            <w:pPr>
              <w:spacing w:line="480" w:lineRule="auto"/>
              <w:jc w:val="both"/>
              <w:rPr>
                <w:del w:id="1366" w:author="Robbie Parks" w:date="2019-01-22T12:51:00Z"/>
                <w:sz w:val="18"/>
                <w:szCs w:val="18"/>
              </w:rPr>
              <w:pPrChange w:id="1367" w:author="Robbie Parks" w:date="2019-01-22T12:51:00Z">
                <w:pPr>
                  <w:framePr w:hSpace="180" w:wrap="around" w:vAnchor="text" w:hAnchor="page" w:x="1557" w:y="185"/>
                </w:pPr>
              </w:pPrChange>
            </w:pPr>
            <w:del w:id="1368" w:author="Robbie Parks" w:date="2019-01-22T12:51:00Z">
              <w:r w:rsidRPr="00675437" w:rsidDel="007133B2">
                <w:rPr>
                  <w:color w:val="000000"/>
                  <w:sz w:val="18"/>
                  <w:szCs w:val="18"/>
                </w:rPr>
                <w:delText xml:space="preserve">25.0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4C8AFEFB" w14:textId="4381AD11" w:rsidR="004F7F15" w:rsidRPr="00675437" w:rsidDel="007133B2" w:rsidRDefault="004F7F15">
            <w:pPr>
              <w:spacing w:line="480" w:lineRule="auto"/>
              <w:jc w:val="both"/>
              <w:rPr>
                <w:del w:id="1369" w:author="Robbie Parks" w:date="2019-01-22T12:51:00Z"/>
                <w:sz w:val="18"/>
                <w:szCs w:val="18"/>
              </w:rPr>
              <w:pPrChange w:id="1370" w:author="Robbie Parks" w:date="2019-01-22T12:51:00Z">
                <w:pPr>
                  <w:framePr w:hSpace="180" w:wrap="around" w:vAnchor="text" w:hAnchor="page" w:x="1557" w:y="185"/>
                </w:pPr>
              </w:pPrChange>
            </w:pPr>
            <w:del w:id="1371"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0B64CE09" w14:textId="665E536C" w:rsidR="004F7F15" w:rsidRPr="00675437" w:rsidDel="007133B2" w:rsidRDefault="004F7F15">
            <w:pPr>
              <w:spacing w:line="480" w:lineRule="auto"/>
              <w:jc w:val="both"/>
              <w:rPr>
                <w:del w:id="1372" w:author="Robbie Parks" w:date="2019-01-22T12:51:00Z"/>
                <w:sz w:val="18"/>
                <w:szCs w:val="18"/>
              </w:rPr>
              <w:pPrChange w:id="1373" w:author="Robbie Parks" w:date="2019-01-22T12:51:00Z">
                <w:pPr>
                  <w:framePr w:hSpace="180" w:wrap="around" w:vAnchor="text" w:hAnchor="page" w:x="1557" w:y="185"/>
                </w:pPr>
              </w:pPrChange>
            </w:pPr>
            <w:del w:id="1374"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540E37F" w14:textId="74E0E3E8" w:rsidR="004F7F15" w:rsidRPr="00675437" w:rsidDel="007133B2" w:rsidRDefault="004F7F15">
            <w:pPr>
              <w:spacing w:line="480" w:lineRule="auto"/>
              <w:jc w:val="both"/>
              <w:rPr>
                <w:del w:id="1375" w:author="Robbie Parks" w:date="2019-01-22T12:51:00Z"/>
                <w:sz w:val="18"/>
                <w:szCs w:val="18"/>
              </w:rPr>
              <w:pPrChange w:id="1376" w:author="Robbie Parks" w:date="2019-01-22T12:51:00Z">
                <w:pPr>
                  <w:framePr w:hSpace="180" w:wrap="around" w:vAnchor="text" w:hAnchor="page" w:x="1557" w:y="185"/>
                </w:pPr>
              </w:pPrChange>
            </w:pPr>
            <w:del w:id="1377"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156449C5" w14:textId="36C3B031" w:rsidR="004F7F15" w:rsidRPr="00675437" w:rsidDel="007133B2" w:rsidRDefault="004F7F15">
            <w:pPr>
              <w:spacing w:line="480" w:lineRule="auto"/>
              <w:jc w:val="both"/>
              <w:rPr>
                <w:del w:id="1378" w:author="Robbie Parks" w:date="2019-01-22T12:51:00Z"/>
                <w:sz w:val="18"/>
                <w:szCs w:val="18"/>
              </w:rPr>
              <w:pPrChange w:id="1379" w:author="Robbie Parks" w:date="2019-01-22T12:51:00Z">
                <w:pPr>
                  <w:framePr w:hSpace="180" w:wrap="around" w:vAnchor="text" w:hAnchor="page" w:x="1557" w:y="185"/>
                </w:pPr>
              </w:pPrChange>
            </w:pPr>
            <w:del w:id="1380"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436EBABF" w14:textId="5EAA09B7" w:rsidR="004F7F15" w:rsidRPr="00675437" w:rsidDel="007133B2" w:rsidRDefault="004F7F15">
            <w:pPr>
              <w:spacing w:line="480" w:lineRule="auto"/>
              <w:jc w:val="both"/>
              <w:rPr>
                <w:del w:id="1381" w:author="Robbie Parks" w:date="2019-01-22T12:51:00Z"/>
                <w:sz w:val="18"/>
                <w:szCs w:val="18"/>
              </w:rPr>
              <w:pPrChange w:id="1382" w:author="Robbie Parks" w:date="2019-01-22T12:51:00Z">
                <w:pPr>
                  <w:framePr w:hSpace="180" w:wrap="around" w:vAnchor="text" w:hAnchor="page" w:x="1557" w:y="185"/>
                </w:pPr>
              </w:pPrChange>
            </w:pPr>
            <w:del w:id="138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068" w:type="dxa"/>
            <w:tcMar>
              <w:top w:w="0" w:type="dxa"/>
              <w:left w:w="75" w:type="dxa"/>
              <w:bottom w:w="0" w:type="dxa"/>
              <w:right w:w="75" w:type="dxa"/>
            </w:tcMar>
            <w:vAlign w:val="center"/>
            <w:hideMark/>
          </w:tcPr>
          <w:p w14:paraId="09FF035D" w14:textId="6AA51BD3" w:rsidR="004F7F15" w:rsidRPr="00675437" w:rsidDel="007133B2" w:rsidRDefault="004F7F15">
            <w:pPr>
              <w:spacing w:line="480" w:lineRule="auto"/>
              <w:jc w:val="both"/>
              <w:rPr>
                <w:del w:id="1384" w:author="Robbie Parks" w:date="2019-01-22T12:51:00Z"/>
                <w:sz w:val="18"/>
                <w:szCs w:val="18"/>
              </w:rPr>
              <w:pPrChange w:id="1385" w:author="Robbie Parks" w:date="2019-01-22T12:51:00Z">
                <w:pPr>
                  <w:framePr w:hSpace="180" w:wrap="around" w:vAnchor="text" w:hAnchor="page" w:x="1557" w:y="185"/>
                </w:pPr>
              </w:pPrChange>
            </w:pPr>
            <w:del w:id="138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1730AF53" w14:textId="09856D7D" w:rsidR="004F7F15" w:rsidRPr="00675437" w:rsidDel="007133B2" w:rsidRDefault="004F7F15">
            <w:pPr>
              <w:spacing w:line="480" w:lineRule="auto"/>
              <w:jc w:val="both"/>
              <w:rPr>
                <w:del w:id="1387" w:author="Robbie Parks" w:date="2019-01-22T12:51:00Z"/>
                <w:sz w:val="18"/>
                <w:szCs w:val="18"/>
              </w:rPr>
              <w:pPrChange w:id="1388" w:author="Robbie Parks" w:date="2019-01-22T12:51:00Z">
                <w:pPr>
                  <w:framePr w:hSpace="180" w:wrap="around" w:vAnchor="text" w:hAnchor="page" w:x="1557" w:y="185"/>
                </w:pPr>
              </w:pPrChange>
            </w:pPr>
            <w:del w:id="1389" w:author="Robbie Parks" w:date="2019-01-22T12:51:00Z">
              <w:r w:rsidRPr="00675437" w:rsidDel="007133B2">
                <w:rPr>
                  <w:color w:val="000000"/>
                  <w:sz w:val="18"/>
                  <w:szCs w:val="18"/>
                </w:rPr>
                <w:delText xml:space="preserve">128.0 </w:delText>
              </w:r>
              <w:r w:rsidR="008916F4" w:rsidRPr="00675437" w:rsidDel="007133B2">
                <w:rPr>
                  <w:color w:val="000000"/>
                  <w:sz w:val="18"/>
                  <w:szCs w:val="18"/>
                </w:rPr>
                <w:delText>(</w:delText>
              </w:r>
              <w:r w:rsidRPr="00675437" w:rsidDel="007133B2">
                <w:rPr>
                  <w:color w:val="000000"/>
                  <w:sz w:val="18"/>
                  <w:szCs w:val="18"/>
                </w:rPr>
                <w:delText>116.0, 141.0)</w:delText>
              </w:r>
            </w:del>
          </w:p>
        </w:tc>
      </w:tr>
      <w:tr w:rsidR="004F7F15" w:rsidRPr="00636C9B" w:rsidDel="007133B2" w14:paraId="48954607" w14:textId="79A24D72" w:rsidTr="000250EE">
        <w:trPr>
          <w:trHeight w:val="525"/>
          <w:del w:id="1390" w:author="Robbie Parks" w:date="2019-01-22T12:51:00Z"/>
        </w:trPr>
        <w:tc>
          <w:tcPr>
            <w:tcW w:w="1128" w:type="dxa"/>
            <w:vMerge/>
            <w:vAlign w:val="center"/>
            <w:hideMark/>
          </w:tcPr>
          <w:p w14:paraId="676EDE71" w14:textId="6FC18EC5" w:rsidR="004F7F15" w:rsidRPr="00675437" w:rsidDel="007133B2" w:rsidRDefault="004F7F15">
            <w:pPr>
              <w:spacing w:line="480" w:lineRule="auto"/>
              <w:jc w:val="both"/>
              <w:rPr>
                <w:del w:id="1391" w:author="Robbie Parks" w:date="2019-01-22T12:51:00Z"/>
                <w:sz w:val="18"/>
                <w:szCs w:val="18"/>
              </w:rPr>
              <w:pPrChange w:id="1392"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358794F" w14:textId="5EA237E6" w:rsidR="004F7F15" w:rsidRPr="00675437" w:rsidDel="007133B2" w:rsidRDefault="004F7F15">
            <w:pPr>
              <w:spacing w:line="480" w:lineRule="auto"/>
              <w:jc w:val="both"/>
              <w:rPr>
                <w:del w:id="1393" w:author="Robbie Parks" w:date="2019-01-22T12:51:00Z"/>
                <w:sz w:val="18"/>
                <w:szCs w:val="18"/>
              </w:rPr>
              <w:pPrChange w:id="1394" w:author="Robbie Parks" w:date="2019-01-22T12:51:00Z">
                <w:pPr>
                  <w:framePr w:hSpace="180" w:wrap="around" w:vAnchor="text" w:hAnchor="page" w:x="1557" w:y="185"/>
                </w:pPr>
              </w:pPrChange>
            </w:pPr>
            <w:del w:id="1395"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14328087" w14:textId="7CE66515" w:rsidR="004F7F15" w:rsidRPr="00675437" w:rsidDel="007133B2" w:rsidRDefault="004F7F15">
            <w:pPr>
              <w:spacing w:line="480" w:lineRule="auto"/>
              <w:jc w:val="both"/>
              <w:rPr>
                <w:del w:id="1396" w:author="Robbie Parks" w:date="2019-01-22T12:51:00Z"/>
                <w:sz w:val="18"/>
                <w:szCs w:val="18"/>
              </w:rPr>
              <w:pPrChange w:id="1397" w:author="Robbie Parks" w:date="2019-01-22T12:51:00Z">
                <w:pPr>
                  <w:framePr w:hSpace="180" w:wrap="around" w:vAnchor="text" w:hAnchor="page" w:x="1557" w:y="185"/>
                </w:pPr>
              </w:pPrChange>
            </w:pPr>
            <w:del w:id="139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07970B0" w14:textId="2CBBF360" w:rsidR="004F7F15" w:rsidRPr="00675437" w:rsidDel="007133B2" w:rsidRDefault="004F7F15">
            <w:pPr>
              <w:spacing w:line="480" w:lineRule="auto"/>
              <w:jc w:val="both"/>
              <w:rPr>
                <w:del w:id="1399" w:author="Robbie Parks" w:date="2019-01-22T12:51:00Z"/>
                <w:sz w:val="18"/>
                <w:szCs w:val="18"/>
              </w:rPr>
              <w:pPrChange w:id="1400" w:author="Robbie Parks" w:date="2019-01-22T12:51:00Z">
                <w:pPr>
                  <w:framePr w:hSpace="180" w:wrap="around" w:vAnchor="text" w:hAnchor="page" w:x="1557" w:y="185"/>
                </w:pPr>
              </w:pPrChange>
            </w:pPr>
            <w:del w:id="1401"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DE5123C" w14:textId="43F85848" w:rsidR="004F7F15" w:rsidRPr="00675437" w:rsidDel="007133B2" w:rsidRDefault="004F7F15">
            <w:pPr>
              <w:spacing w:line="480" w:lineRule="auto"/>
              <w:jc w:val="both"/>
              <w:rPr>
                <w:del w:id="1402" w:author="Robbie Parks" w:date="2019-01-22T12:51:00Z"/>
                <w:sz w:val="18"/>
                <w:szCs w:val="18"/>
              </w:rPr>
              <w:pPrChange w:id="1403" w:author="Robbie Parks" w:date="2019-01-22T12:51:00Z">
                <w:pPr>
                  <w:framePr w:hSpace="180" w:wrap="around" w:vAnchor="text" w:hAnchor="page" w:x="1557" w:y="185"/>
                </w:pPr>
              </w:pPrChange>
            </w:pPr>
            <w:del w:id="140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7F98334" w14:textId="2778E1C2" w:rsidR="004F7F15" w:rsidRPr="00675437" w:rsidDel="007133B2" w:rsidRDefault="004F7F15">
            <w:pPr>
              <w:spacing w:line="480" w:lineRule="auto"/>
              <w:jc w:val="both"/>
              <w:rPr>
                <w:del w:id="1405" w:author="Robbie Parks" w:date="2019-01-22T12:51:00Z"/>
                <w:sz w:val="18"/>
                <w:szCs w:val="18"/>
              </w:rPr>
              <w:pPrChange w:id="1406" w:author="Robbie Parks" w:date="2019-01-22T12:51:00Z">
                <w:pPr>
                  <w:framePr w:hSpace="180" w:wrap="around" w:vAnchor="text" w:hAnchor="page" w:x="1557" w:y="185"/>
                </w:pPr>
              </w:pPrChange>
            </w:pPr>
            <w:del w:id="1407"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1A2B4207" w14:textId="7F27E916" w:rsidR="004F7F15" w:rsidRPr="00675437" w:rsidDel="007133B2" w:rsidRDefault="004F7F15">
            <w:pPr>
              <w:spacing w:line="480" w:lineRule="auto"/>
              <w:jc w:val="both"/>
              <w:rPr>
                <w:del w:id="1408" w:author="Robbie Parks" w:date="2019-01-22T12:51:00Z"/>
                <w:sz w:val="18"/>
                <w:szCs w:val="18"/>
              </w:rPr>
              <w:pPrChange w:id="1409" w:author="Robbie Parks" w:date="2019-01-22T12:51:00Z">
                <w:pPr>
                  <w:framePr w:hSpace="180" w:wrap="around" w:vAnchor="text" w:hAnchor="page" w:x="1557" w:y="185"/>
                </w:pPr>
              </w:pPrChange>
            </w:pPr>
            <w:del w:id="1410"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0890BBBF" w14:textId="660137E8" w:rsidR="004F7F15" w:rsidRPr="00675437" w:rsidDel="007133B2" w:rsidRDefault="004F7F15">
            <w:pPr>
              <w:spacing w:line="480" w:lineRule="auto"/>
              <w:jc w:val="both"/>
              <w:rPr>
                <w:del w:id="1411" w:author="Robbie Parks" w:date="2019-01-22T12:51:00Z"/>
                <w:sz w:val="18"/>
                <w:szCs w:val="18"/>
              </w:rPr>
              <w:pPrChange w:id="1412" w:author="Robbie Parks" w:date="2019-01-22T12:51:00Z">
                <w:pPr>
                  <w:framePr w:hSpace="180" w:wrap="around" w:vAnchor="text" w:hAnchor="page" w:x="1557" w:y="185"/>
                </w:pPr>
              </w:pPrChange>
            </w:pPr>
            <w:del w:id="1413"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7F4084" w14:textId="3F3774C6" w:rsidR="004F7F15" w:rsidRPr="00675437" w:rsidDel="007133B2" w:rsidRDefault="004F7F15">
            <w:pPr>
              <w:spacing w:line="480" w:lineRule="auto"/>
              <w:jc w:val="both"/>
              <w:rPr>
                <w:del w:id="1414" w:author="Robbie Parks" w:date="2019-01-22T12:51:00Z"/>
                <w:sz w:val="18"/>
                <w:szCs w:val="18"/>
              </w:rPr>
              <w:pPrChange w:id="1415" w:author="Robbie Parks" w:date="2019-01-22T12:51:00Z">
                <w:pPr>
                  <w:framePr w:hSpace="180" w:wrap="around" w:vAnchor="text" w:hAnchor="page" w:x="1557" w:y="185"/>
                </w:pPr>
              </w:pPrChange>
            </w:pPr>
            <w:del w:id="1416"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DACF49" w14:textId="10586F71" w:rsidR="004F7F15" w:rsidRPr="00675437" w:rsidDel="007133B2" w:rsidRDefault="004F7F15">
            <w:pPr>
              <w:spacing w:line="480" w:lineRule="auto"/>
              <w:jc w:val="both"/>
              <w:rPr>
                <w:del w:id="1417" w:author="Robbie Parks" w:date="2019-01-22T12:51:00Z"/>
                <w:sz w:val="18"/>
                <w:szCs w:val="18"/>
              </w:rPr>
              <w:pPrChange w:id="1418" w:author="Robbie Parks" w:date="2019-01-22T12:51:00Z">
                <w:pPr>
                  <w:framePr w:hSpace="180" w:wrap="around" w:vAnchor="text" w:hAnchor="page" w:x="1557" w:y="185"/>
                </w:pPr>
              </w:pPrChange>
            </w:pPr>
            <w:del w:id="141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6C4EFA5C" w14:textId="5E8066A6" w:rsidR="004F7F15" w:rsidRPr="00675437" w:rsidDel="007133B2" w:rsidRDefault="004F7F15">
            <w:pPr>
              <w:spacing w:line="480" w:lineRule="auto"/>
              <w:jc w:val="both"/>
              <w:rPr>
                <w:del w:id="1420" w:author="Robbie Parks" w:date="2019-01-22T12:51:00Z"/>
                <w:sz w:val="18"/>
                <w:szCs w:val="18"/>
              </w:rPr>
              <w:pPrChange w:id="1421" w:author="Robbie Parks" w:date="2019-01-22T12:51:00Z">
                <w:pPr>
                  <w:framePr w:hSpace="180" w:wrap="around" w:vAnchor="text" w:hAnchor="page" w:x="1557" w:y="185"/>
                </w:pPr>
              </w:pPrChange>
            </w:pPr>
            <w:del w:id="142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068" w:type="dxa"/>
            <w:tcMar>
              <w:top w:w="0" w:type="dxa"/>
              <w:left w:w="75" w:type="dxa"/>
              <w:bottom w:w="0" w:type="dxa"/>
              <w:right w:w="75" w:type="dxa"/>
            </w:tcMar>
            <w:vAlign w:val="center"/>
            <w:hideMark/>
          </w:tcPr>
          <w:p w14:paraId="2CE78945" w14:textId="3B1CE79F" w:rsidR="004F7F15" w:rsidRPr="00675437" w:rsidDel="007133B2" w:rsidRDefault="004F7F15">
            <w:pPr>
              <w:spacing w:line="480" w:lineRule="auto"/>
              <w:jc w:val="both"/>
              <w:rPr>
                <w:del w:id="1423" w:author="Robbie Parks" w:date="2019-01-22T12:51:00Z"/>
                <w:sz w:val="18"/>
                <w:szCs w:val="18"/>
              </w:rPr>
              <w:pPrChange w:id="1424" w:author="Robbie Parks" w:date="2019-01-22T12:51:00Z">
                <w:pPr>
                  <w:framePr w:hSpace="180" w:wrap="around" w:vAnchor="text" w:hAnchor="page" w:x="1557" w:y="185"/>
                </w:pPr>
              </w:pPrChange>
            </w:pPr>
            <w:del w:id="142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4989DAA2" w14:textId="19AC14AF" w:rsidR="004F7F15" w:rsidRPr="00675437" w:rsidDel="007133B2" w:rsidRDefault="004F7F15">
            <w:pPr>
              <w:spacing w:line="480" w:lineRule="auto"/>
              <w:jc w:val="both"/>
              <w:rPr>
                <w:del w:id="1426" w:author="Robbie Parks" w:date="2019-01-22T12:51:00Z"/>
                <w:sz w:val="18"/>
                <w:szCs w:val="18"/>
              </w:rPr>
              <w:pPrChange w:id="1427" w:author="Robbie Parks" w:date="2019-01-22T12:51:00Z">
                <w:pPr>
                  <w:framePr w:hSpace="180" w:wrap="around" w:vAnchor="text" w:hAnchor="page" w:x="1557" w:y="185"/>
                </w:pPr>
              </w:pPrChange>
            </w:pPr>
            <w:del w:id="1428"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r>
      <w:tr w:rsidR="004F7F15" w:rsidRPr="00636C9B" w:rsidDel="007133B2" w14:paraId="6C2146AE" w14:textId="09C13DF0" w:rsidTr="000250EE">
        <w:trPr>
          <w:trHeight w:val="525"/>
          <w:del w:id="1429" w:author="Robbie Parks" w:date="2019-01-22T12:51:00Z"/>
        </w:trPr>
        <w:tc>
          <w:tcPr>
            <w:tcW w:w="1128" w:type="dxa"/>
            <w:vMerge w:val="restart"/>
            <w:tcMar>
              <w:top w:w="0" w:type="dxa"/>
              <w:left w:w="75" w:type="dxa"/>
              <w:bottom w:w="0" w:type="dxa"/>
              <w:right w:w="75" w:type="dxa"/>
            </w:tcMar>
            <w:vAlign w:val="center"/>
            <w:hideMark/>
          </w:tcPr>
          <w:p w14:paraId="21AC57D5" w14:textId="30556DB8" w:rsidR="004F7F15" w:rsidRPr="002A2E8D" w:rsidDel="007133B2" w:rsidRDefault="004F7F15">
            <w:pPr>
              <w:spacing w:line="480" w:lineRule="auto"/>
              <w:jc w:val="both"/>
              <w:rPr>
                <w:del w:id="1430" w:author="Robbie Parks" w:date="2019-01-22T12:51:00Z"/>
                <w:sz w:val="18"/>
                <w:szCs w:val="18"/>
                <w:u w:val="single"/>
              </w:rPr>
              <w:pPrChange w:id="1431" w:author="Robbie Parks" w:date="2019-01-22T12:51:00Z">
                <w:pPr>
                  <w:framePr w:hSpace="180" w:wrap="around" w:vAnchor="text" w:hAnchor="page" w:x="1557" w:y="185"/>
                </w:pPr>
              </w:pPrChange>
            </w:pPr>
            <w:del w:id="1432" w:author="Robbie Parks" w:date="2019-01-22T12:51:00Z">
              <w:r w:rsidRPr="002A2E8D" w:rsidDel="007133B2">
                <w:rPr>
                  <w:color w:val="000000"/>
                  <w:sz w:val="18"/>
                  <w:szCs w:val="18"/>
                  <w:u w:val="single"/>
                </w:rPr>
                <w:delText>Intentional</w:delText>
              </w:r>
            </w:del>
          </w:p>
        </w:tc>
        <w:tc>
          <w:tcPr>
            <w:tcW w:w="673" w:type="dxa"/>
            <w:tcMar>
              <w:top w:w="0" w:type="dxa"/>
              <w:left w:w="75" w:type="dxa"/>
              <w:bottom w:w="0" w:type="dxa"/>
              <w:right w:w="75" w:type="dxa"/>
            </w:tcMar>
            <w:vAlign w:val="center"/>
            <w:hideMark/>
          </w:tcPr>
          <w:p w14:paraId="6BB23F52" w14:textId="4DFFD80D" w:rsidR="004F7F15" w:rsidRPr="005D151A" w:rsidDel="007133B2" w:rsidRDefault="004F7F15">
            <w:pPr>
              <w:spacing w:line="480" w:lineRule="auto"/>
              <w:jc w:val="both"/>
              <w:rPr>
                <w:del w:id="1433" w:author="Robbie Parks" w:date="2019-01-22T12:51:00Z"/>
                <w:sz w:val="18"/>
                <w:szCs w:val="18"/>
              </w:rPr>
              <w:pPrChange w:id="1434" w:author="Robbie Parks" w:date="2019-01-22T12:51:00Z">
                <w:pPr>
                  <w:framePr w:hSpace="180" w:wrap="around" w:vAnchor="text" w:hAnchor="page" w:x="1557" w:y="185"/>
                </w:pPr>
              </w:pPrChange>
            </w:pPr>
            <w:del w:id="1435"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0342ECA" w14:textId="441EBB92" w:rsidR="004F7F15" w:rsidRPr="00E966D2" w:rsidDel="007133B2" w:rsidRDefault="004F7F15">
            <w:pPr>
              <w:spacing w:line="480" w:lineRule="auto"/>
              <w:jc w:val="both"/>
              <w:rPr>
                <w:del w:id="1436" w:author="Robbie Parks" w:date="2019-01-22T12:51:00Z"/>
                <w:sz w:val="18"/>
                <w:szCs w:val="18"/>
              </w:rPr>
              <w:pPrChange w:id="1437" w:author="Robbie Parks" w:date="2019-01-22T12:51:00Z">
                <w:pPr>
                  <w:framePr w:hSpace="180" w:wrap="around" w:vAnchor="text" w:hAnchor="page" w:x="1557" w:y="185"/>
                </w:pPr>
              </w:pPrChange>
            </w:pPr>
            <w:del w:id="1438"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CF3DAEA" w14:textId="4EBD8CE0" w:rsidR="004F7F15" w:rsidRPr="00675437" w:rsidDel="007133B2" w:rsidRDefault="004F7F15">
            <w:pPr>
              <w:spacing w:line="480" w:lineRule="auto"/>
              <w:jc w:val="both"/>
              <w:rPr>
                <w:del w:id="1439" w:author="Robbie Parks" w:date="2019-01-22T12:51:00Z"/>
                <w:sz w:val="18"/>
                <w:szCs w:val="18"/>
              </w:rPr>
              <w:pPrChange w:id="1440" w:author="Robbie Parks" w:date="2019-01-22T12:51:00Z">
                <w:pPr>
                  <w:framePr w:hSpace="180" w:wrap="around" w:vAnchor="text" w:hAnchor="page" w:x="1557" w:y="185"/>
                </w:pPr>
              </w:pPrChange>
            </w:pPr>
            <w:del w:id="1441" w:author="Robbie Parks" w:date="2019-01-22T12:51:00Z">
              <w:r w:rsidRPr="00E966D2" w:rsidDel="007133B2">
                <w:rPr>
                  <w:color w:val="000000"/>
                  <w:sz w:val="18"/>
                  <w:szCs w:val="18"/>
                </w:rPr>
                <w:delText xml:space="preserve">3.0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222338E" w14:textId="34C8FE8E" w:rsidR="004F7F15" w:rsidRPr="00675437" w:rsidDel="007133B2" w:rsidRDefault="004F7F15">
            <w:pPr>
              <w:spacing w:line="480" w:lineRule="auto"/>
              <w:jc w:val="both"/>
              <w:rPr>
                <w:del w:id="1442" w:author="Robbie Parks" w:date="2019-01-22T12:51:00Z"/>
                <w:sz w:val="18"/>
                <w:szCs w:val="18"/>
              </w:rPr>
              <w:pPrChange w:id="1443" w:author="Robbie Parks" w:date="2019-01-22T12:51:00Z">
                <w:pPr>
                  <w:framePr w:hSpace="180" w:wrap="around" w:vAnchor="text" w:hAnchor="page" w:x="1557" w:y="185"/>
                </w:pPr>
              </w:pPrChange>
            </w:pPr>
            <w:del w:id="1444"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31.0</w:delText>
              </w:r>
              <w:r w:rsidR="008916F4" w:rsidRPr="00675437" w:rsidDel="007133B2">
                <w:rPr>
                  <w:color w:val="000000"/>
                  <w:sz w:val="18"/>
                  <w:szCs w:val="18"/>
                </w:rPr>
                <w:delText xml:space="preserve">, </w:delText>
              </w:r>
              <w:r w:rsidRPr="00675437" w:rsidDel="007133B2">
                <w:rPr>
                  <w:color w:val="000000"/>
                  <w:sz w:val="18"/>
                  <w:szCs w:val="18"/>
                </w:rPr>
                <w:delText>85.0)</w:delText>
              </w:r>
            </w:del>
          </w:p>
        </w:tc>
        <w:tc>
          <w:tcPr>
            <w:tcW w:w="1113" w:type="dxa"/>
            <w:tcMar>
              <w:top w:w="0" w:type="dxa"/>
              <w:left w:w="75" w:type="dxa"/>
              <w:bottom w:w="0" w:type="dxa"/>
              <w:right w:w="75" w:type="dxa"/>
            </w:tcMar>
            <w:vAlign w:val="center"/>
            <w:hideMark/>
          </w:tcPr>
          <w:p w14:paraId="45207B51" w14:textId="35C7EE5A" w:rsidR="004F7F15" w:rsidRPr="00675437" w:rsidDel="007133B2" w:rsidRDefault="004F7F15">
            <w:pPr>
              <w:spacing w:line="480" w:lineRule="auto"/>
              <w:jc w:val="both"/>
              <w:rPr>
                <w:del w:id="1445" w:author="Robbie Parks" w:date="2019-01-22T12:51:00Z"/>
                <w:sz w:val="18"/>
                <w:szCs w:val="18"/>
              </w:rPr>
              <w:pPrChange w:id="1446" w:author="Robbie Parks" w:date="2019-01-22T12:51:00Z">
                <w:pPr>
                  <w:framePr w:hSpace="180" w:wrap="around" w:vAnchor="text" w:hAnchor="page" w:x="1557" w:y="185"/>
                </w:pPr>
              </w:pPrChange>
            </w:pPr>
            <w:del w:id="1447" w:author="Robbie Parks" w:date="2019-01-22T12:51:00Z">
              <w:r w:rsidRPr="00675437" w:rsidDel="007133B2">
                <w:rPr>
                  <w:color w:val="000000"/>
                  <w:sz w:val="18"/>
                  <w:szCs w:val="18"/>
                </w:rPr>
                <w:delText xml:space="preserve">96.0 </w:delText>
              </w:r>
              <w:r w:rsidR="008916F4" w:rsidRPr="00675437" w:rsidDel="007133B2">
                <w:rPr>
                  <w:color w:val="000000"/>
                  <w:sz w:val="18"/>
                  <w:szCs w:val="18"/>
                </w:rPr>
                <w:delText>(</w:delText>
              </w:r>
              <w:r w:rsidRPr="00675437" w:rsidDel="007133B2">
                <w:rPr>
                  <w:color w:val="000000"/>
                  <w:sz w:val="18"/>
                  <w:szCs w:val="18"/>
                </w:rPr>
                <w:delText>67.0, 126.0)</w:delText>
              </w:r>
            </w:del>
          </w:p>
        </w:tc>
        <w:tc>
          <w:tcPr>
            <w:tcW w:w="1113" w:type="dxa"/>
            <w:tcMar>
              <w:top w:w="0" w:type="dxa"/>
              <w:left w:w="75" w:type="dxa"/>
              <w:bottom w:w="0" w:type="dxa"/>
              <w:right w:w="75" w:type="dxa"/>
            </w:tcMar>
            <w:vAlign w:val="center"/>
            <w:hideMark/>
          </w:tcPr>
          <w:p w14:paraId="0A27BD21" w14:textId="71289D89" w:rsidR="004F7F15" w:rsidRPr="00675437" w:rsidDel="007133B2" w:rsidRDefault="004F7F15">
            <w:pPr>
              <w:spacing w:line="480" w:lineRule="auto"/>
              <w:jc w:val="both"/>
              <w:rPr>
                <w:del w:id="1448" w:author="Robbie Parks" w:date="2019-01-22T12:51:00Z"/>
                <w:sz w:val="18"/>
                <w:szCs w:val="18"/>
              </w:rPr>
              <w:pPrChange w:id="1449" w:author="Robbie Parks" w:date="2019-01-22T12:51:00Z">
                <w:pPr>
                  <w:framePr w:hSpace="180" w:wrap="around" w:vAnchor="text" w:hAnchor="page" w:x="1557" w:y="185"/>
                </w:pPr>
              </w:pPrChange>
            </w:pPr>
            <w:del w:id="1450"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c>
          <w:tcPr>
            <w:tcW w:w="1113" w:type="dxa"/>
            <w:tcMar>
              <w:top w:w="0" w:type="dxa"/>
              <w:left w:w="75" w:type="dxa"/>
              <w:bottom w:w="0" w:type="dxa"/>
              <w:right w:w="75" w:type="dxa"/>
            </w:tcMar>
            <w:vAlign w:val="center"/>
            <w:hideMark/>
          </w:tcPr>
          <w:p w14:paraId="318F4147" w14:textId="75E3244B" w:rsidR="004F7F15" w:rsidRPr="00675437" w:rsidDel="007133B2" w:rsidRDefault="004F7F15">
            <w:pPr>
              <w:spacing w:line="480" w:lineRule="auto"/>
              <w:jc w:val="both"/>
              <w:rPr>
                <w:del w:id="1451" w:author="Robbie Parks" w:date="2019-01-22T12:51:00Z"/>
                <w:sz w:val="18"/>
                <w:szCs w:val="18"/>
              </w:rPr>
              <w:pPrChange w:id="1452" w:author="Robbie Parks" w:date="2019-01-22T12:51:00Z">
                <w:pPr>
                  <w:framePr w:hSpace="180" w:wrap="around" w:vAnchor="text" w:hAnchor="page" w:x="1557" w:y="185"/>
                </w:pPr>
              </w:pPrChange>
            </w:pPr>
            <w:del w:id="1453" w:author="Robbie Parks" w:date="2019-01-22T12:51:00Z">
              <w:r w:rsidRPr="00675437" w:rsidDel="007133B2">
                <w:rPr>
                  <w:color w:val="000000"/>
                  <w:sz w:val="18"/>
                  <w:szCs w:val="18"/>
                </w:rPr>
                <w:delText xml:space="preserve">45.0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70.0)</w:delText>
              </w:r>
            </w:del>
          </w:p>
        </w:tc>
        <w:tc>
          <w:tcPr>
            <w:tcW w:w="1113" w:type="dxa"/>
            <w:tcMar>
              <w:top w:w="0" w:type="dxa"/>
              <w:left w:w="75" w:type="dxa"/>
              <w:bottom w:w="0" w:type="dxa"/>
              <w:right w:w="75" w:type="dxa"/>
            </w:tcMar>
            <w:vAlign w:val="center"/>
            <w:hideMark/>
          </w:tcPr>
          <w:p w14:paraId="5FC813A9" w14:textId="149750EA" w:rsidR="004F7F15" w:rsidRPr="00675437" w:rsidDel="007133B2" w:rsidRDefault="004F7F15">
            <w:pPr>
              <w:spacing w:line="480" w:lineRule="auto"/>
              <w:jc w:val="both"/>
              <w:rPr>
                <w:del w:id="1454" w:author="Robbie Parks" w:date="2019-01-22T12:51:00Z"/>
                <w:sz w:val="18"/>
                <w:szCs w:val="18"/>
              </w:rPr>
              <w:pPrChange w:id="1455" w:author="Robbie Parks" w:date="2019-01-22T12:51:00Z">
                <w:pPr>
                  <w:framePr w:hSpace="180" w:wrap="around" w:vAnchor="text" w:hAnchor="page" w:x="1557" w:y="185"/>
                </w:pPr>
              </w:pPrChange>
            </w:pPr>
            <w:del w:id="1456" w:author="Robbie Parks" w:date="2019-01-22T12:51:00Z">
              <w:r w:rsidRPr="00675437" w:rsidDel="007133B2">
                <w:rPr>
                  <w:color w:val="000000"/>
                  <w:sz w:val="18"/>
                  <w:szCs w:val="18"/>
                </w:rPr>
                <w:delText xml:space="preserve">68.0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95.0)</w:delText>
              </w:r>
            </w:del>
          </w:p>
        </w:tc>
        <w:tc>
          <w:tcPr>
            <w:tcW w:w="1113" w:type="dxa"/>
            <w:tcMar>
              <w:top w:w="0" w:type="dxa"/>
              <w:left w:w="75" w:type="dxa"/>
              <w:bottom w:w="0" w:type="dxa"/>
              <w:right w:w="75" w:type="dxa"/>
            </w:tcMar>
            <w:vAlign w:val="center"/>
            <w:hideMark/>
          </w:tcPr>
          <w:p w14:paraId="19A7368E" w14:textId="1208A9AF" w:rsidR="004F7F15" w:rsidRPr="00675437" w:rsidDel="007133B2" w:rsidRDefault="004F7F15">
            <w:pPr>
              <w:spacing w:line="480" w:lineRule="auto"/>
              <w:jc w:val="both"/>
              <w:rPr>
                <w:del w:id="1457" w:author="Robbie Parks" w:date="2019-01-22T12:51:00Z"/>
                <w:sz w:val="18"/>
                <w:szCs w:val="18"/>
              </w:rPr>
              <w:pPrChange w:id="1458" w:author="Robbie Parks" w:date="2019-01-22T12:51:00Z">
                <w:pPr>
                  <w:framePr w:hSpace="180" w:wrap="around" w:vAnchor="text" w:hAnchor="page" w:x="1557" w:y="185"/>
                </w:pPr>
              </w:pPrChange>
            </w:pPr>
            <w:del w:id="1459" w:author="Robbie Parks" w:date="2019-01-22T12:51:00Z">
              <w:r w:rsidRPr="00675437" w:rsidDel="007133B2">
                <w:rPr>
                  <w:color w:val="000000"/>
                  <w:sz w:val="18"/>
                  <w:szCs w:val="18"/>
                </w:rPr>
                <w:delText xml:space="preserve">28.0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3EE4983D" w14:textId="6913E599" w:rsidR="004F7F15" w:rsidRPr="00675437" w:rsidDel="007133B2" w:rsidRDefault="004F7F15">
            <w:pPr>
              <w:spacing w:line="480" w:lineRule="auto"/>
              <w:jc w:val="both"/>
              <w:rPr>
                <w:del w:id="1460" w:author="Robbie Parks" w:date="2019-01-22T12:51:00Z"/>
                <w:sz w:val="18"/>
                <w:szCs w:val="18"/>
              </w:rPr>
              <w:pPrChange w:id="1461" w:author="Robbie Parks" w:date="2019-01-22T12:51:00Z">
                <w:pPr>
                  <w:framePr w:hSpace="180" w:wrap="around" w:vAnchor="text" w:hAnchor="page" w:x="1557" w:y="185"/>
                </w:pPr>
              </w:pPrChange>
            </w:pPr>
            <w:del w:id="1462"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62B12DE8" w14:textId="177F6E54" w:rsidR="004F7F15" w:rsidRPr="00675437" w:rsidDel="007133B2" w:rsidRDefault="004F7F15">
            <w:pPr>
              <w:spacing w:line="480" w:lineRule="auto"/>
              <w:jc w:val="both"/>
              <w:rPr>
                <w:del w:id="1463" w:author="Robbie Parks" w:date="2019-01-22T12:51:00Z"/>
                <w:sz w:val="18"/>
                <w:szCs w:val="18"/>
              </w:rPr>
              <w:pPrChange w:id="1464" w:author="Robbie Parks" w:date="2019-01-22T12:51:00Z">
                <w:pPr>
                  <w:framePr w:hSpace="180" w:wrap="around" w:vAnchor="text" w:hAnchor="page" w:x="1557" w:y="185"/>
                </w:pPr>
              </w:pPrChange>
            </w:pPr>
            <w:del w:id="1465"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423AFDA4" w14:textId="2EAEFA33" w:rsidR="004F7F15" w:rsidRPr="00675437" w:rsidDel="007133B2" w:rsidRDefault="004F7F15">
            <w:pPr>
              <w:spacing w:line="480" w:lineRule="auto"/>
              <w:jc w:val="both"/>
              <w:rPr>
                <w:del w:id="1466" w:author="Robbie Parks" w:date="2019-01-22T12:51:00Z"/>
                <w:sz w:val="18"/>
                <w:szCs w:val="18"/>
              </w:rPr>
              <w:pPrChange w:id="1467" w:author="Robbie Parks" w:date="2019-01-22T12:51:00Z">
                <w:pPr>
                  <w:framePr w:hSpace="180" w:wrap="around" w:vAnchor="text" w:hAnchor="page" w:x="1557" w:y="185"/>
                </w:pPr>
              </w:pPrChange>
            </w:pPr>
            <w:del w:id="1468" w:author="Robbie Parks" w:date="2019-01-22T12:51:00Z">
              <w:r w:rsidRPr="00675437" w:rsidDel="007133B2">
                <w:rPr>
                  <w:color w:val="000000"/>
                  <w:sz w:val="18"/>
                  <w:szCs w:val="18"/>
                </w:rPr>
                <w:delText xml:space="preserve">388.0 </w:delText>
              </w:r>
              <w:r w:rsidR="008916F4" w:rsidRPr="00675437" w:rsidDel="007133B2">
                <w:rPr>
                  <w:color w:val="000000"/>
                  <w:sz w:val="18"/>
                  <w:szCs w:val="18"/>
                </w:rPr>
                <w:delText>(</w:delText>
              </w:r>
              <w:r w:rsidRPr="00675437" w:rsidDel="007133B2">
                <w:rPr>
                  <w:color w:val="000000"/>
                  <w:sz w:val="18"/>
                  <w:szCs w:val="18"/>
                </w:rPr>
                <w:delText>323.0, 451.0)</w:delText>
              </w:r>
            </w:del>
          </w:p>
        </w:tc>
      </w:tr>
      <w:tr w:rsidR="004F7F15" w:rsidRPr="00636C9B" w:rsidDel="007133B2" w14:paraId="4512D1AF" w14:textId="16950D03" w:rsidTr="000250EE">
        <w:trPr>
          <w:trHeight w:val="510"/>
          <w:del w:id="1469" w:author="Robbie Parks" w:date="2019-01-22T12:51:00Z"/>
        </w:trPr>
        <w:tc>
          <w:tcPr>
            <w:tcW w:w="1128" w:type="dxa"/>
            <w:vMerge/>
            <w:vAlign w:val="center"/>
            <w:hideMark/>
          </w:tcPr>
          <w:p w14:paraId="53A173B3" w14:textId="5571D7A2" w:rsidR="004F7F15" w:rsidRPr="00675437" w:rsidDel="007133B2" w:rsidRDefault="004F7F15">
            <w:pPr>
              <w:spacing w:line="480" w:lineRule="auto"/>
              <w:jc w:val="both"/>
              <w:rPr>
                <w:del w:id="1470" w:author="Robbie Parks" w:date="2019-01-22T12:51:00Z"/>
                <w:sz w:val="18"/>
                <w:szCs w:val="18"/>
              </w:rPr>
              <w:pPrChange w:id="1471"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73E088D8" w14:textId="07E22B8F" w:rsidR="004F7F15" w:rsidRPr="00675437" w:rsidDel="007133B2" w:rsidRDefault="004F7F15">
            <w:pPr>
              <w:spacing w:line="480" w:lineRule="auto"/>
              <w:jc w:val="both"/>
              <w:rPr>
                <w:del w:id="1472" w:author="Robbie Parks" w:date="2019-01-22T12:51:00Z"/>
                <w:sz w:val="18"/>
                <w:szCs w:val="18"/>
              </w:rPr>
              <w:pPrChange w:id="1473" w:author="Robbie Parks" w:date="2019-01-22T12:51:00Z">
                <w:pPr>
                  <w:framePr w:hSpace="180" w:wrap="around" w:vAnchor="text" w:hAnchor="page" w:x="1557" w:y="185"/>
                </w:pPr>
              </w:pPrChange>
            </w:pPr>
            <w:del w:id="1474"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7EEB91D" w14:textId="6C8DE59F" w:rsidR="004F7F15" w:rsidRPr="00675437" w:rsidDel="007133B2" w:rsidRDefault="004F7F15">
            <w:pPr>
              <w:spacing w:line="480" w:lineRule="auto"/>
              <w:jc w:val="both"/>
              <w:rPr>
                <w:del w:id="1475" w:author="Robbie Parks" w:date="2019-01-22T12:51:00Z"/>
                <w:sz w:val="18"/>
                <w:szCs w:val="18"/>
              </w:rPr>
              <w:pPrChange w:id="1476" w:author="Robbie Parks" w:date="2019-01-22T12:51:00Z">
                <w:pPr>
                  <w:framePr w:hSpace="180" w:wrap="around" w:vAnchor="text" w:hAnchor="page" w:x="1557" w:y="185"/>
                </w:pPr>
              </w:pPrChange>
            </w:pPr>
            <w:del w:id="1477"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C403DB6" w14:textId="3B783260" w:rsidR="004F7F15" w:rsidRPr="00675437" w:rsidDel="007133B2" w:rsidRDefault="004F7F15">
            <w:pPr>
              <w:spacing w:line="480" w:lineRule="auto"/>
              <w:jc w:val="both"/>
              <w:rPr>
                <w:del w:id="1478" w:author="Robbie Parks" w:date="2019-01-22T12:51:00Z"/>
                <w:sz w:val="18"/>
                <w:szCs w:val="18"/>
              </w:rPr>
              <w:pPrChange w:id="1479" w:author="Robbie Parks" w:date="2019-01-22T12:51:00Z">
                <w:pPr>
                  <w:framePr w:hSpace="180" w:wrap="around" w:vAnchor="text" w:hAnchor="page" w:x="1557" w:y="185"/>
                </w:pPr>
              </w:pPrChange>
            </w:pPr>
            <w:del w:id="1480"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78C6773" w14:textId="37715CB8" w:rsidR="004F7F15" w:rsidRPr="00675437" w:rsidDel="007133B2" w:rsidRDefault="004F7F15">
            <w:pPr>
              <w:spacing w:line="480" w:lineRule="auto"/>
              <w:jc w:val="both"/>
              <w:rPr>
                <w:del w:id="1481" w:author="Robbie Parks" w:date="2019-01-22T12:51:00Z"/>
                <w:sz w:val="18"/>
                <w:szCs w:val="18"/>
              </w:rPr>
              <w:pPrChange w:id="1482" w:author="Robbie Parks" w:date="2019-01-22T12:51:00Z">
                <w:pPr>
                  <w:framePr w:hSpace="180" w:wrap="around" w:vAnchor="text" w:hAnchor="page" w:x="1557" w:y="185"/>
                </w:pPr>
              </w:pPrChange>
            </w:pPr>
            <w:del w:id="1483"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60699C30" w14:textId="7D8E78CC" w:rsidR="004F7F15" w:rsidRPr="00675437" w:rsidDel="007133B2" w:rsidRDefault="004F7F15">
            <w:pPr>
              <w:spacing w:line="480" w:lineRule="auto"/>
              <w:jc w:val="both"/>
              <w:rPr>
                <w:del w:id="1484" w:author="Robbie Parks" w:date="2019-01-22T12:51:00Z"/>
                <w:sz w:val="18"/>
                <w:szCs w:val="18"/>
              </w:rPr>
              <w:pPrChange w:id="1485" w:author="Robbie Parks" w:date="2019-01-22T12:51:00Z">
                <w:pPr>
                  <w:framePr w:hSpace="180" w:wrap="around" w:vAnchor="text" w:hAnchor="page" w:x="1557" w:y="185"/>
                </w:pPr>
              </w:pPrChange>
            </w:pPr>
            <w:del w:id="1486"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4E99CF8D" w14:textId="630A4181" w:rsidR="004F7F15" w:rsidRPr="00675437" w:rsidDel="007133B2" w:rsidRDefault="004F7F15">
            <w:pPr>
              <w:spacing w:line="480" w:lineRule="auto"/>
              <w:jc w:val="both"/>
              <w:rPr>
                <w:del w:id="1487" w:author="Robbie Parks" w:date="2019-01-22T12:51:00Z"/>
                <w:sz w:val="18"/>
                <w:szCs w:val="18"/>
              </w:rPr>
              <w:pPrChange w:id="1488" w:author="Robbie Parks" w:date="2019-01-22T12:51:00Z">
                <w:pPr>
                  <w:framePr w:hSpace="180" w:wrap="around" w:vAnchor="text" w:hAnchor="page" w:x="1557" w:y="185"/>
                </w:pPr>
              </w:pPrChange>
            </w:pPr>
            <w:del w:id="1489"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7DBC468F" w14:textId="20D9C86C" w:rsidR="004F7F15" w:rsidRPr="00675437" w:rsidDel="007133B2" w:rsidRDefault="004F7F15">
            <w:pPr>
              <w:spacing w:line="480" w:lineRule="auto"/>
              <w:jc w:val="both"/>
              <w:rPr>
                <w:del w:id="1490" w:author="Robbie Parks" w:date="2019-01-22T12:51:00Z"/>
                <w:sz w:val="18"/>
                <w:szCs w:val="18"/>
              </w:rPr>
              <w:pPrChange w:id="1491" w:author="Robbie Parks" w:date="2019-01-22T12:51:00Z">
                <w:pPr>
                  <w:framePr w:hSpace="180" w:wrap="around" w:vAnchor="text" w:hAnchor="page" w:x="1557" w:y="185"/>
                </w:pPr>
              </w:pPrChange>
            </w:pPr>
            <w:del w:id="1492"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3AEBE332" w14:textId="635A8FB1" w:rsidR="004F7F15" w:rsidRPr="00675437" w:rsidDel="007133B2" w:rsidRDefault="004F7F15">
            <w:pPr>
              <w:spacing w:line="480" w:lineRule="auto"/>
              <w:jc w:val="both"/>
              <w:rPr>
                <w:del w:id="1493" w:author="Robbie Parks" w:date="2019-01-22T12:51:00Z"/>
                <w:sz w:val="18"/>
                <w:szCs w:val="18"/>
              </w:rPr>
              <w:pPrChange w:id="1494" w:author="Robbie Parks" w:date="2019-01-22T12:51:00Z">
                <w:pPr>
                  <w:framePr w:hSpace="180" w:wrap="around" w:vAnchor="text" w:hAnchor="page" w:x="1557" w:y="185"/>
                </w:pPr>
              </w:pPrChange>
            </w:pPr>
            <w:del w:id="1495"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0677C9C3" w14:textId="32841A94" w:rsidR="004F7F15" w:rsidRPr="00675437" w:rsidDel="007133B2" w:rsidRDefault="004F7F15">
            <w:pPr>
              <w:spacing w:line="480" w:lineRule="auto"/>
              <w:jc w:val="both"/>
              <w:rPr>
                <w:del w:id="1496" w:author="Robbie Parks" w:date="2019-01-22T12:51:00Z"/>
                <w:sz w:val="18"/>
                <w:szCs w:val="18"/>
              </w:rPr>
              <w:pPrChange w:id="1497" w:author="Robbie Parks" w:date="2019-01-22T12:51:00Z">
                <w:pPr>
                  <w:framePr w:hSpace="180" w:wrap="around" w:vAnchor="text" w:hAnchor="page" w:x="1557" w:y="185"/>
                </w:pPr>
              </w:pPrChange>
            </w:pPr>
            <w:del w:id="1498"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068" w:type="dxa"/>
            <w:tcMar>
              <w:top w:w="0" w:type="dxa"/>
              <w:left w:w="75" w:type="dxa"/>
              <w:bottom w:w="0" w:type="dxa"/>
              <w:right w:w="75" w:type="dxa"/>
            </w:tcMar>
            <w:vAlign w:val="center"/>
            <w:hideMark/>
          </w:tcPr>
          <w:p w14:paraId="3C83F417" w14:textId="18FAF0C4" w:rsidR="004F7F15" w:rsidRPr="00675437" w:rsidDel="007133B2" w:rsidRDefault="004F7F15">
            <w:pPr>
              <w:spacing w:line="480" w:lineRule="auto"/>
              <w:jc w:val="both"/>
              <w:rPr>
                <w:del w:id="1499" w:author="Robbie Parks" w:date="2019-01-22T12:51:00Z"/>
                <w:sz w:val="18"/>
                <w:szCs w:val="18"/>
              </w:rPr>
              <w:pPrChange w:id="1500" w:author="Robbie Parks" w:date="2019-01-22T12:51:00Z">
                <w:pPr>
                  <w:framePr w:hSpace="180" w:wrap="around" w:vAnchor="text" w:hAnchor="page" w:x="1557" w:y="185"/>
                </w:pPr>
              </w:pPrChange>
            </w:pPr>
            <w:del w:id="150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2D37DD50" w14:textId="187F0B34" w:rsidR="004F7F15" w:rsidRPr="00675437" w:rsidDel="007133B2" w:rsidRDefault="004F7F15">
            <w:pPr>
              <w:spacing w:line="480" w:lineRule="auto"/>
              <w:jc w:val="both"/>
              <w:rPr>
                <w:del w:id="1502" w:author="Robbie Parks" w:date="2019-01-22T12:51:00Z"/>
                <w:sz w:val="18"/>
                <w:szCs w:val="18"/>
              </w:rPr>
              <w:pPrChange w:id="1503" w:author="Robbie Parks" w:date="2019-01-22T12:51:00Z">
                <w:pPr>
                  <w:framePr w:hSpace="180" w:wrap="around" w:vAnchor="text" w:hAnchor="page" w:x="1557" w:y="185"/>
                </w:pPr>
              </w:pPrChange>
            </w:pPr>
            <w:del w:id="1504"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332206D" w14:textId="5A62AD09" w:rsidR="004F7F15" w:rsidRPr="00675437" w:rsidDel="007133B2" w:rsidRDefault="004F7F15">
            <w:pPr>
              <w:spacing w:line="480" w:lineRule="auto"/>
              <w:jc w:val="both"/>
              <w:rPr>
                <w:del w:id="1505" w:author="Robbie Parks" w:date="2019-01-22T12:51:00Z"/>
                <w:sz w:val="18"/>
                <w:szCs w:val="18"/>
              </w:rPr>
              <w:pPrChange w:id="1506" w:author="Robbie Parks" w:date="2019-01-22T12:51:00Z">
                <w:pPr>
                  <w:framePr w:hSpace="180" w:wrap="around" w:vAnchor="text" w:hAnchor="page" w:x="1557" w:y="185"/>
                </w:pPr>
              </w:pPrChange>
            </w:pPr>
            <w:del w:id="1507" w:author="Robbie Parks" w:date="2019-01-22T12:51:00Z">
              <w:r w:rsidRPr="00675437" w:rsidDel="007133B2">
                <w:rPr>
                  <w:color w:val="000000"/>
                  <w:sz w:val="18"/>
                  <w:szCs w:val="18"/>
                </w:rPr>
                <w:delText xml:space="preserve">92.0 </w:delText>
              </w:r>
              <w:r w:rsidR="008916F4" w:rsidRPr="00675437" w:rsidDel="007133B2">
                <w:rPr>
                  <w:color w:val="000000"/>
                  <w:sz w:val="18"/>
                  <w:szCs w:val="18"/>
                </w:rPr>
                <w:delText>(</w:delText>
              </w:r>
              <w:r w:rsidRPr="00675437" w:rsidDel="007133B2">
                <w:rPr>
                  <w:color w:val="000000"/>
                  <w:sz w:val="18"/>
                  <w:szCs w:val="18"/>
                </w:rPr>
                <w:delText>63.0, 122.0)</w:delText>
              </w:r>
            </w:del>
          </w:p>
        </w:tc>
      </w:tr>
      <w:tr w:rsidR="004F7F15" w:rsidRPr="00636C9B" w:rsidDel="007133B2" w14:paraId="5BC6C487" w14:textId="0423C0B2" w:rsidTr="000250EE">
        <w:trPr>
          <w:trHeight w:val="495"/>
          <w:del w:id="1508" w:author="Robbie Parks" w:date="2019-01-22T12:51:00Z"/>
        </w:trPr>
        <w:tc>
          <w:tcPr>
            <w:tcW w:w="1128" w:type="dxa"/>
            <w:vMerge w:val="restart"/>
            <w:tcMar>
              <w:top w:w="0" w:type="dxa"/>
              <w:left w:w="75" w:type="dxa"/>
              <w:bottom w:w="0" w:type="dxa"/>
              <w:right w:w="75" w:type="dxa"/>
            </w:tcMar>
            <w:vAlign w:val="center"/>
            <w:hideMark/>
          </w:tcPr>
          <w:p w14:paraId="7E03097A" w14:textId="5AFCB18B" w:rsidR="004F7F15" w:rsidRPr="002A2E8D" w:rsidDel="007133B2" w:rsidRDefault="004F7F15">
            <w:pPr>
              <w:spacing w:line="480" w:lineRule="auto"/>
              <w:jc w:val="both"/>
              <w:rPr>
                <w:del w:id="1509" w:author="Robbie Parks" w:date="2019-01-22T12:51:00Z"/>
                <w:sz w:val="18"/>
                <w:szCs w:val="18"/>
              </w:rPr>
              <w:pPrChange w:id="1510" w:author="Robbie Parks" w:date="2019-01-22T12:51:00Z">
                <w:pPr>
                  <w:framePr w:hSpace="180" w:wrap="around" w:vAnchor="text" w:hAnchor="page" w:x="1557" w:y="185"/>
                </w:pPr>
              </w:pPrChange>
            </w:pPr>
            <w:del w:id="1511" w:author="Robbie Parks" w:date="2019-01-22T12:51:00Z">
              <w:r w:rsidRPr="002A2E8D" w:rsidDel="007133B2">
                <w:rPr>
                  <w:color w:val="000000"/>
                  <w:sz w:val="18"/>
                  <w:szCs w:val="18"/>
                </w:rPr>
                <w:delText>Assault</w:delText>
              </w:r>
            </w:del>
          </w:p>
        </w:tc>
        <w:tc>
          <w:tcPr>
            <w:tcW w:w="673" w:type="dxa"/>
            <w:tcMar>
              <w:top w:w="0" w:type="dxa"/>
              <w:left w:w="75" w:type="dxa"/>
              <w:bottom w:w="0" w:type="dxa"/>
              <w:right w:w="75" w:type="dxa"/>
            </w:tcMar>
            <w:vAlign w:val="center"/>
            <w:hideMark/>
          </w:tcPr>
          <w:p w14:paraId="558F8488" w14:textId="08EF6DDC" w:rsidR="004F7F15" w:rsidRPr="005D151A" w:rsidDel="007133B2" w:rsidRDefault="004F7F15">
            <w:pPr>
              <w:spacing w:line="480" w:lineRule="auto"/>
              <w:jc w:val="both"/>
              <w:rPr>
                <w:del w:id="1512" w:author="Robbie Parks" w:date="2019-01-22T12:51:00Z"/>
                <w:sz w:val="18"/>
                <w:szCs w:val="18"/>
              </w:rPr>
              <w:pPrChange w:id="1513" w:author="Robbie Parks" w:date="2019-01-22T12:51:00Z">
                <w:pPr>
                  <w:framePr w:hSpace="180" w:wrap="around" w:vAnchor="text" w:hAnchor="page" w:x="1557" w:y="185"/>
                </w:pPr>
              </w:pPrChange>
            </w:pPr>
            <w:del w:id="1514"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7DDC2EF1" w14:textId="705BAF51" w:rsidR="004F7F15" w:rsidRPr="00E966D2" w:rsidDel="007133B2" w:rsidRDefault="004F7F15">
            <w:pPr>
              <w:spacing w:line="480" w:lineRule="auto"/>
              <w:jc w:val="both"/>
              <w:rPr>
                <w:del w:id="1515" w:author="Robbie Parks" w:date="2019-01-22T12:51:00Z"/>
                <w:sz w:val="18"/>
                <w:szCs w:val="18"/>
              </w:rPr>
              <w:pPrChange w:id="1516" w:author="Robbie Parks" w:date="2019-01-22T12:51:00Z">
                <w:pPr>
                  <w:framePr w:hSpace="180" w:wrap="around" w:vAnchor="text" w:hAnchor="page" w:x="1557" w:y="185"/>
                </w:pPr>
              </w:pPrChange>
            </w:pPr>
            <w:del w:id="1517"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0301D614" w14:textId="3261B993" w:rsidR="004F7F15" w:rsidRPr="00675437" w:rsidDel="007133B2" w:rsidRDefault="004F7F15">
            <w:pPr>
              <w:spacing w:line="480" w:lineRule="auto"/>
              <w:jc w:val="both"/>
              <w:rPr>
                <w:del w:id="1518" w:author="Robbie Parks" w:date="2019-01-22T12:51:00Z"/>
                <w:sz w:val="18"/>
                <w:szCs w:val="18"/>
              </w:rPr>
              <w:pPrChange w:id="1519" w:author="Robbie Parks" w:date="2019-01-22T12:51:00Z">
                <w:pPr>
                  <w:framePr w:hSpace="180" w:wrap="around" w:vAnchor="text" w:hAnchor="page" w:x="1557" w:y="185"/>
                </w:pPr>
              </w:pPrChange>
            </w:pPr>
            <w:del w:id="1520" w:author="Robbie Parks" w:date="2019-01-22T12:51:00Z">
              <w:r w:rsidRPr="00E966D2" w:rsidDel="007133B2">
                <w:rPr>
                  <w:color w:val="000000"/>
                  <w:sz w:val="18"/>
                  <w:szCs w:val="18"/>
                </w:rPr>
                <w:delText xml:space="preserve">1.0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787E80EC" w14:textId="0A0CD26F" w:rsidR="004F7F15" w:rsidRPr="00675437" w:rsidDel="007133B2" w:rsidRDefault="004F7F15">
            <w:pPr>
              <w:spacing w:line="480" w:lineRule="auto"/>
              <w:jc w:val="both"/>
              <w:rPr>
                <w:del w:id="1521" w:author="Robbie Parks" w:date="2019-01-22T12:51:00Z"/>
                <w:sz w:val="18"/>
                <w:szCs w:val="18"/>
              </w:rPr>
              <w:pPrChange w:id="1522" w:author="Robbie Parks" w:date="2019-01-22T12:51:00Z">
                <w:pPr>
                  <w:framePr w:hSpace="180" w:wrap="around" w:vAnchor="text" w:hAnchor="page" w:x="1557" w:y="185"/>
                </w:pPr>
              </w:pPrChange>
            </w:pPr>
            <w:del w:id="1523" w:author="Robbie Parks" w:date="2019-01-22T12:51:00Z">
              <w:r w:rsidRPr="00675437" w:rsidDel="007133B2">
                <w:rPr>
                  <w:color w:val="000000"/>
                  <w:sz w:val="18"/>
                  <w:szCs w:val="18"/>
                </w:rPr>
                <w:delText xml:space="preserve">38.0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58.0)</w:delText>
              </w:r>
            </w:del>
          </w:p>
        </w:tc>
        <w:tc>
          <w:tcPr>
            <w:tcW w:w="1113" w:type="dxa"/>
            <w:tcMar>
              <w:top w:w="0" w:type="dxa"/>
              <w:left w:w="75" w:type="dxa"/>
              <w:bottom w:w="0" w:type="dxa"/>
              <w:right w:w="75" w:type="dxa"/>
            </w:tcMar>
            <w:vAlign w:val="center"/>
            <w:hideMark/>
          </w:tcPr>
          <w:p w14:paraId="2824DEC4" w14:textId="3DF74330" w:rsidR="004F7F15" w:rsidRPr="00675437" w:rsidDel="007133B2" w:rsidRDefault="004F7F15">
            <w:pPr>
              <w:spacing w:line="480" w:lineRule="auto"/>
              <w:jc w:val="both"/>
              <w:rPr>
                <w:del w:id="1524" w:author="Robbie Parks" w:date="2019-01-22T12:51:00Z"/>
                <w:sz w:val="18"/>
                <w:szCs w:val="18"/>
              </w:rPr>
              <w:pPrChange w:id="1525" w:author="Robbie Parks" w:date="2019-01-22T12:51:00Z">
                <w:pPr>
                  <w:framePr w:hSpace="180" w:wrap="around" w:vAnchor="text" w:hAnchor="page" w:x="1557" w:y="185"/>
                </w:pPr>
              </w:pPrChange>
            </w:pPr>
            <w:del w:id="1526" w:author="Robbie Parks" w:date="2019-01-22T12:51:00Z">
              <w:r w:rsidRPr="00675437" w:rsidDel="007133B2">
                <w:rPr>
                  <w:color w:val="000000"/>
                  <w:sz w:val="18"/>
                  <w:szCs w:val="18"/>
                </w:rPr>
                <w:delText xml:space="preserve">55.0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76.0)</w:delText>
              </w:r>
            </w:del>
          </w:p>
        </w:tc>
        <w:tc>
          <w:tcPr>
            <w:tcW w:w="1113" w:type="dxa"/>
            <w:tcMar>
              <w:top w:w="0" w:type="dxa"/>
              <w:left w:w="75" w:type="dxa"/>
              <w:bottom w:w="0" w:type="dxa"/>
              <w:right w:w="75" w:type="dxa"/>
            </w:tcMar>
            <w:vAlign w:val="center"/>
            <w:hideMark/>
          </w:tcPr>
          <w:p w14:paraId="2982C784" w14:textId="0981AC6A" w:rsidR="004F7F15" w:rsidRPr="00675437" w:rsidDel="007133B2" w:rsidRDefault="004F7F15">
            <w:pPr>
              <w:spacing w:line="480" w:lineRule="auto"/>
              <w:jc w:val="both"/>
              <w:rPr>
                <w:del w:id="1527" w:author="Robbie Parks" w:date="2019-01-22T12:51:00Z"/>
                <w:sz w:val="18"/>
                <w:szCs w:val="18"/>
              </w:rPr>
              <w:pPrChange w:id="1528" w:author="Robbie Parks" w:date="2019-01-22T12:51:00Z">
                <w:pPr>
                  <w:framePr w:hSpace="180" w:wrap="around" w:vAnchor="text" w:hAnchor="page" w:x="1557" w:y="185"/>
                </w:pPr>
              </w:pPrChange>
            </w:pPr>
            <w:del w:id="1529"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32.0)</w:delText>
              </w:r>
            </w:del>
          </w:p>
        </w:tc>
        <w:tc>
          <w:tcPr>
            <w:tcW w:w="1113" w:type="dxa"/>
            <w:tcMar>
              <w:top w:w="0" w:type="dxa"/>
              <w:left w:w="75" w:type="dxa"/>
              <w:bottom w:w="0" w:type="dxa"/>
              <w:right w:w="75" w:type="dxa"/>
            </w:tcMar>
            <w:vAlign w:val="center"/>
            <w:hideMark/>
          </w:tcPr>
          <w:p w14:paraId="192CE347" w14:textId="7F2D396C" w:rsidR="004F7F15" w:rsidRPr="00675437" w:rsidDel="007133B2" w:rsidRDefault="004F7F15">
            <w:pPr>
              <w:spacing w:line="480" w:lineRule="auto"/>
              <w:jc w:val="both"/>
              <w:rPr>
                <w:del w:id="1530" w:author="Robbie Parks" w:date="2019-01-22T12:51:00Z"/>
                <w:sz w:val="18"/>
                <w:szCs w:val="18"/>
              </w:rPr>
              <w:pPrChange w:id="1531" w:author="Robbie Parks" w:date="2019-01-22T12:51:00Z">
                <w:pPr>
                  <w:framePr w:hSpace="180" w:wrap="around" w:vAnchor="text" w:hAnchor="page" w:x="1557" w:y="185"/>
                </w:pPr>
              </w:pPrChange>
            </w:pPr>
            <w:del w:id="1532"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6A17E9D7" w14:textId="3848A238" w:rsidR="004F7F15" w:rsidRPr="00675437" w:rsidDel="007133B2" w:rsidRDefault="004F7F15">
            <w:pPr>
              <w:spacing w:line="480" w:lineRule="auto"/>
              <w:jc w:val="both"/>
              <w:rPr>
                <w:del w:id="1533" w:author="Robbie Parks" w:date="2019-01-22T12:51:00Z"/>
                <w:sz w:val="18"/>
                <w:szCs w:val="18"/>
              </w:rPr>
              <w:pPrChange w:id="1534" w:author="Robbie Parks" w:date="2019-01-22T12:51:00Z">
                <w:pPr>
                  <w:framePr w:hSpace="180" w:wrap="around" w:vAnchor="text" w:hAnchor="page" w:x="1557" w:y="185"/>
                </w:pPr>
              </w:pPrChange>
            </w:pPr>
            <w:del w:id="1535"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3272CF26" w14:textId="313889EC" w:rsidR="004F7F15" w:rsidRPr="00675437" w:rsidDel="007133B2" w:rsidRDefault="004F7F15">
            <w:pPr>
              <w:spacing w:line="480" w:lineRule="auto"/>
              <w:jc w:val="both"/>
              <w:rPr>
                <w:del w:id="1536" w:author="Robbie Parks" w:date="2019-01-22T12:51:00Z"/>
                <w:sz w:val="18"/>
                <w:szCs w:val="18"/>
              </w:rPr>
              <w:pPrChange w:id="1537" w:author="Robbie Parks" w:date="2019-01-22T12:51:00Z">
                <w:pPr>
                  <w:framePr w:hSpace="180" w:wrap="around" w:vAnchor="text" w:hAnchor="page" w:x="1557" w:y="185"/>
                </w:pPr>
              </w:pPrChange>
            </w:pPr>
            <w:del w:id="1538"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068" w:type="dxa"/>
            <w:tcMar>
              <w:top w:w="0" w:type="dxa"/>
              <w:left w:w="75" w:type="dxa"/>
              <w:bottom w:w="0" w:type="dxa"/>
              <w:right w:w="75" w:type="dxa"/>
            </w:tcMar>
            <w:vAlign w:val="center"/>
            <w:hideMark/>
          </w:tcPr>
          <w:p w14:paraId="7981A9CF" w14:textId="79BF43D6" w:rsidR="004F7F15" w:rsidRPr="00675437" w:rsidDel="007133B2" w:rsidRDefault="004F7F15">
            <w:pPr>
              <w:spacing w:line="480" w:lineRule="auto"/>
              <w:jc w:val="both"/>
              <w:rPr>
                <w:del w:id="1539" w:author="Robbie Parks" w:date="2019-01-22T12:51:00Z"/>
                <w:sz w:val="18"/>
                <w:szCs w:val="18"/>
              </w:rPr>
              <w:pPrChange w:id="1540" w:author="Robbie Parks" w:date="2019-01-22T12:51:00Z">
                <w:pPr>
                  <w:framePr w:hSpace="180" w:wrap="around" w:vAnchor="text" w:hAnchor="page" w:x="1557" w:y="185"/>
                </w:pPr>
              </w:pPrChange>
            </w:pPr>
            <w:del w:id="1541"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7E5C7590" w14:textId="53370BDA" w:rsidR="004F7F15" w:rsidRPr="00675437" w:rsidDel="007133B2" w:rsidRDefault="004F7F15">
            <w:pPr>
              <w:spacing w:line="480" w:lineRule="auto"/>
              <w:jc w:val="both"/>
              <w:rPr>
                <w:del w:id="1542" w:author="Robbie Parks" w:date="2019-01-22T12:51:00Z"/>
                <w:sz w:val="18"/>
                <w:szCs w:val="18"/>
              </w:rPr>
              <w:pPrChange w:id="1543" w:author="Robbie Parks" w:date="2019-01-22T12:51:00Z">
                <w:pPr>
                  <w:framePr w:hSpace="180" w:wrap="around" w:vAnchor="text" w:hAnchor="page" w:x="1557" w:y="185"/>
                </w:pPr>
              </w:pPrChange>
            </w:pPr>
            <w:del w:id="154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3C170FD2" w14:textId="6BB7C594" w:rsidR="004F7F15" w:rsidRPr="00675437" w:rsidDel="007133B2" w:rsidRDefault="004F7F15">
            <w:pPr>
              <w:spacing w:line="480" w:lineRule="auto"/>
              <w:jc w:val="both"/>
              <w:rPr>
                <w:del w:id="1545" w:author="Robbie Parks" w:date="2019-01-22T12:51:00Z"/>
                <w:sz w:val="18"/>
                <w:szCs w:val="18"/>
              </w:rPr>
              <w:pPrChange w:id="1546" w:author="Robbie Parks" w:date="2019-01-22T12:51:00Z">
                <w:pPr>
                  <w:framePr w:hSpace="180" w:wrap="around" w:vAnchor="text" w:hAnchor="page" w:x="1557" w:y="185"/>
                </w:pPr>
              </w:pPrChange>
            </w:pPr>
            <w:del w:id="1547" w:author="Robbie Parks" w:date="2019-01-22T12:51:00Z">
              <w:r w:rsidRPr="00675437" w:rsidDel="007133B2">
                <w:rPr>
                  <w:color w:val="000000"/>
                  <w:sz w:val="18"/>
                  <w:szCs w:val="18"/>
                </w:rPr>
                <w:delText xml:space="preserve">135.0 </w:delText>
              </w:r>
              <w:r w:rsidR="008916F4" w:rsidRPr="00675437" w:rsidDel="007133B2">
                <w:rPr>
                  <w:color w:val="000000"/>
                  <w:sz w:val="18"/>
                  <w:szCs w:val="18"/>
                </w:rPr>
                <w:delText>(</w:delText>
              </w:r>
              <w:r w:rsidRPr="00675437" w:rsidDel="007133B2">
                <w:rPr>
                  <w:color w:val="000000"/>
                  <w:sz w:val="18"/>
                  <w:szCs w:val="18"/>
                </w:rPr>
                <w:delText>100.0, 170.0)</w:delText>
              </w:r>
            </w:del>
          </w:p>
        </w:tc>
      </w:tr>
      <w:tr w:rsidR="004F7F15" w:rsidRPr="00636C9B" w:rsidDel="007133B2" w14:paraId="42BC4A87" w14:textId="5E3406DF" w:rsidTr="000250EE">
        <w:trPr>
          <w:trHeight w:val="478"/>
          <w:del w:id="1548" w:author="Robbie Parks" w:date="2019-01-22T12:51:00Z"/>
        </w:trPr>
        <w:tc>
          <w:tcPr>
            <w:tcW w:w="1128" w:type="dxa"/>
            <w:vMerge/>
            <w:vAlign w:val="center"/>
            <w:hideMark/>
          </w:tcPr>
          <w:p w14:paraId="736E55B1" w14:textId="6AA41EF0" w:rsidR="004F7F15" w:rsidRPr="00675437" w:rsidDel="007133B2" w:rsidRDefault="004F7F15">
            <w:pPr>
              <w:spacing w:line="480" w:lineRule="auto"/>
              <w:jc w:val="both"/>
              <w:rPr>
                <w:del w:id="1549" w:author="Robbie Parks" w:date="2019-01-22T12:51:00Z"/>
                <w:sz w:val="18"/>
                <w:szCs w:val="18"/>
              </w:rPr>
              <w:pPrChange w:id="1550"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ADA61A8" w14:textId="06E1BEE5" w:rsidR="004F7F15" w:rsidRPr="00675437" w:rsidDel="007133B2" w:rsidRDefault="004F7F15">
            <w:pPr>
              <w:spacing w:line="480" w:lineRule="auto"/>
              <w:jc w:val="both"/>
              <w:rPr>
                <w:del w:id="1551" w:author="Robbie Parks" w:date="2019-01-22T12:51:00Z"/>
                <w:sz w:val="18"/>
                <w:szCs w:val="18"/>
              </w:rPr>
              <w:pPrChange w:id="1552" w:author="Robbie Parks" w:date="2019-01-22T12:51:00Z">
                <w:pPr>
                  <w:framePr w:hSpace="180" w:wrap="around" w:vAnchor="text" w:hAnchor="page" w:x="1557" w:y="185"/>
                </w:pPr>
              </w:pPrChange>
            </w:pPr>
            <w:del w:id="1553"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56E15BB2" w14:textId="7D16FE4C" w:rsidR="004F7F15" w:rsidRPr="00675437" w:rsidDel="007133B2" w:rsidRDefault="004F7F15">
            <w:pPr>
              <w:spacing w:line="480" w:lineRule="auto"/>
              <w:jc w:val="both"/>
              <w:rPr>
                <w:del w:id="1554" w:author="Robbie Parks" w:date="2019-01-22T12:51:00Z"/>
                <w:sz w:val="18"/>
                <w:szCs w:val="18"/>
              </w:rPr>
              <w:pPrChange w:id="1555" w:author="Robbie Parks" w:date="2019-01-22T12:51:00Z">
                <w:pPr>
                  <w:framePr w:hSpace="180" w:wrap="around" w:vAnchor="text" w:hAnchor="page" w:x="1557" w:y="185"/>
                </w:pPr>
              </w:pPrChange>
            </w:pPr>
            <w:del w:id="1556"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E87AAA3" w14:textId="4C44F873" w:rsidR="004F7F15" w:rsidRPr="00675437" w:rsidDel="007133B2" w:rsidRDefault="004F7F15">
            <w:pPr>
              <w:spacing w:line="480" w:lineRule="auto"/>
              <w:jc w:val="both"/>
              <w:rPr>
                <w:del w:id="1557" w:author="Robbie Parks" w:date="2019-01-22T12:51:00Z"/>
                <w:sz w:val="18"/>
                <w:szCs w:val="18"/>
              </w:rPr>
              <w:pPrChange w:id="1558" w:author="Robbie Parks" w:date="2019-01-22T12:51:00Z">
                <w:pPr>
                  <w:framePr w:hSpace="180" w:wrap="around" w:vAnchor="text" w:hAnchor="page" w:x="1557" w:y="185"/>
                </w:pPr>
              </w:pPrChange>
            </w:pPr>
            <w:del w:id="155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55A9E310" w14:textId="2419B551" w:rsidR="004F7F15" w:rsidRPr="00675437" w:rsidDel="007133B2" w:rsidRDefault="004F7F15">
            <w:pPr>
              <w:spacing w:line="480" w:lineRule="auto"/>
              <w:jc w:val="both"/>
              <w:rPr>
                <w:del w:id="1560" w:author="Robbie Parks" w:date="2019-01-22T12:51:00Z"/>
                <w:sz w:val="18"/>
                <w:szCs w:val="18"/>
              </w:rPr>
              <w:pPrChange w:id="1561" w:author="Robbie Parks" w:date="2019-01-22T12:51:00Z">
                <w:pPr>
                  <w:framePr w:hSpace="180" w:wrap="around" w:vAnchor="text" w:hAnchor="page" w:x="1557" w:y="185"/>
                </w:pPr>
              </w:pPrChange>
            </w:pPr>
            <w:del w:id="1562"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178D153" w14:textId="21F1A926" w:rsidR="004F7F15" w:rsidRPr="00675437" w:rsidDel="007133B2" w:rsidRDefault="004F7F15">
            <w:pPr>
              <w:spacing w:line="480" w:lineRule="auto"/>
              <w:jc w:val="both"/>
              <w:rPr>
                <w:del w:id="1563" w:author="Robbie Parks" w:date="2019-01-22T12:51:00Z"/>
                <w:sz w:val="18"/>
                <w:szCs w:val="18"/>
              </w:rPr>
              <w:pPrChange w:id="1564" w:author="Robbie Parks" w:date="2019-01-22T12:51:00Z">
                <w:pPr>
                  <w:framePr w:hSpace="180" w:wrap="around" w:vAnchor="text" w:hAnchor="page" w:x="1557" w:y="185"/>
                </w:pPr>
              </w:pPrChange>
            </w:pPr>
            <w:del w:id="1565"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303484D" w14:textId="3D7F9927" w:rsidR="004F7F15" w:rsidRPr="00675437" w:rsidDel="007133B2" w:rsidRDefault="004F7F15">
            <w:pPr>
              <w:spacing w:line="480" w:lineRule="auto"/>
              <w:jc w:val="both"/>
              <w:rPr>
                <w:del w:id="1566" w:author="Robbie Parks" w:date="2019-01-22T12:51:00Z"/>
                <w:sz w:val="18"/>
                <w:szCs w:val="18"/>
              </w:rPr>
              <w:pPrChange w:id="1567" w:author="Robbie Parks" w:date="2019-01-22T12:51:00Z">
                <w:pPr>
                  <w:framePr w:hSpace="180" w:wrap="around" w:vAnchor="text" w:hAnchor="page" w:x="1557" w:y="185"/>
                </w:pPr>
              </w:pPrChange>
            </w:pPr>
            <w:del w:id="1568"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FF98238" w14:textId="60816994" w:rsidR="004F7F15" w:rsidRPr="00675437" w:rsidDel="007133B2" w:rsidRDefault="004F7F15">
            <w:pPr>
              <w:spacing w:line="480" w:lineRule="auto"/>
              <w:jc w:val="both"/>
              <w:rPr>
                <w:del w:id="1569" w:author="Robbie Parks" w:date="2019-01-22T12:51:00Z"/>
                <w:sz w:val="18"/>
                <w:szCs w:val="18"/>
              </w:rPr>
              <w:pPrChange w:id="1570" w:author="Robbie Parks" w:date="2019-01-22T12:51:00Z">
                <w:pPr>
                  <w:framePr w:hSpace="180" w:wrap="around" w:vAnchor="text" w:hAnchor="page" w:x="1557" w:y="185"/>
                </w:pPr>
              </w:pPrChange>
            </w:pPr>
            <w:del w:id="1571"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52058CCA" w14:textId="27770204" w:rsidR="004F7F15" w:rsidRPr="00675437" w:rsidDel="007133B2" w:rsidRDefault="004F7F15">
            <w:pPr>
              <w:spacing w:line="480" w:lineRule="auto"/>
              <w:jc w:val="both"/>
              <w:rPr>
                <w:del w:id="1572" w:author="Robbie Parks" w:date="2019-01-22T12:51:00Z"/>
                <w:sz w:val="18"/>
                <w:szCs w:val="18"/>
              </w:rPr>
              <w:pPrChange w:id="1573" w:author="Robbie Parks" w:date="2019-01-22T12:51:00Z">
                <w:pPr>
                  <w:framePr w:hSpace="180" w:wrap="around" w:vAnchor="text" w:hAnchor="page" w:x="1557" w:y="185"/>
                </w:pPr>
              </w:pPrChange>
            </w:pPr>
            <w:del w:id="1574"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39F6F155" w14:textId="7A18D092" w:rsidR="004F7F15" w:rsidRPr="00675437" w:rsidDel="007133B2" w:rsidRDefault="004F7F15">
            <w:pPr>
              <w:spacing w:line="480" w:lineRule="auto"/>
              <w:jc w:val="both"/>
              <w:rPr>
                <w:del w:id="1575" w:author="Robbie Parks" w:date="2019-01-22T12:51:00Z"/>
                <w:sz w:val="18"/>
                <w:szCs w:val="18"/>
              </w:rPr>
              <w:pPrChange w:id="1576" w:author="Robbie Parks" w:date="2019-01-22T12:51:00Z">
                <w:pPr>
                  <w:framePr w:hSpace="180" w:wrap="around" w:vAnchor="text" w:hAnchor="page" w:x="1557" w:y="185"/>
                </w:pPr>
              </w:pPrChange>
            </w:pPr>
            <w:del w:id="157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51951C73" w14:textId="0C871790" w:rsidR="004F7F15" w:rsidRPr="00675437" w:rsidDel="007133B2" w:rsidRDefault="004F7F15">
            <w:pPr>
              <w:spacing w:line="480" w:lineRule="auto"/>
              <w:jc w:val="both"/>
              <w:rPr>
                <w:del w:id="1578" w:author="Robbie Parks" w:date="2019-01-22T12:51:00Z"/>
                <w:sz w:val="18"/>
                <w:szCs w:val="18"/>
              </w:rPr>
              <w:pPrChange w:id="1579" w:author="Robbie Parks" w:date="2019-01-22T12:51:00Z">
                <w:pPr>
                  <w:framePr w:hSpace="180" w:wrap="around" w:vAnchor="text" w:hAnchor="page" w:x="1557" w:y="185"/>
                </w:pPr>
              </w:pPrChange>
            </w:pPr>
            <w:del w:id="158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068" w:type="dxa"/>
            <w:tcMar>
              <w:top w:w="0" w:type="dxa"/>
              <w:left w:w="75" w:type="dxa"/>
              <w:bottom w:w="0" w:type="dxa"/>
              <w:right w:w="75" w:type="dxa"/>
            </w:tcMar>
            <w:vAlign w:val="center"/>
            <w:hideMark/>
          </w:tcPr>
          <w:p w14:paraId="6071480F" w14:textId="1F4D647C" w:rsidR="004F7F15" w:rsidRPr="00675437" w:rsidDel="007133B2" w:rsidRDefault="004F7F15">
            <w:pPr>
              <w:spacing w:line="480" w:lineRule="auto"/>
              <w:jc w:val="both"/>
              <w:rPr>
                <w:del w:id="1581" w:author="Robbie Parks" w:date="2019-01-22T12:51:00Z"/>
                <w:sz w:val="18"/>
                <w:szCs w:val="18"/>
              </w:rPr>
              <w:pPrChange w:id="1582" w:author="Robbie Parks" w:date="2019-01-22T12:51:00Z">
                <w:pPr>
                  <w:framePr w:hSpace="180" w:wrap="around" w:vAnchor="text" w:hAnchor="page" w:x="1557" w:y="185"/>
                </w:pPr>
              </w:pPrChange>
            </w:pPr>
            <w:del w:id="158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74E650F2" w14:textId="7774FDA8" w:rsidR="004F7F15" w:rsidRPr="00675437" w:rsidDel="007133B2" w:rsidRDefault="004F7F15">
            <w:pPr>
              <w:spacing w:line="480" w:lineRule="auto"/>
              <w:jc w:val="both"/>
              <w:rPr>
                <w:del w:id="1584" w:author="Robbie Parks" w:date="2019-01-22T12:51:00Z"/>
                <w:sz w:val="18"/>
                <w:szCs w:val="18"/>
              </w:rPr>
              <w:pPrChange w:id="1585" w:author="Robbie Parks" w:date="2019-01-22T12:51:00Z">
                <w:pPr>
                  <w:framePr w:hSpace="180" w:wrap="around" w:vAnchor="text" w:hAnchor="page" w:x="1557" w:y="185"/>
                </w:pPr>
              </w:pPrChange>
            </w:pPr>
            <w:del w:id="1586" w:author="Robbie Parks" w:date="2019-01-22T12:51:00Z">
              <w:r w:rsidRPr="00675437" w:rsidDel="007133B2">
                <w:rPr>
                  <w:color w:val="000000"/>
                  <w:sz w:val="18"/>
                  <w:szCs w:val="18"/>
                </w:rPr>
                <w:delText xml:space="preserve">30.0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42.0)</w:delText>
              </w:r>
            </w:del>
          </w:p>
        </w:tc>
      </w:tr>
      <w:tr w:rsidR="004F7F15" w:rsidRPr="00636C9B" w:rsidDel="007133B2" w14:paraId="45DCF60D" w14:textId="240E4327" w:rsidTr="000250EE">
        <w:trPr>
          <w:trHeight w:val="525"/>
          <w:del w:id="1587" w:author="Robbie Parks" w:date="2019-01-22T12:51:00Z"/>
        </w:trPr>
        <w:tc>
          <w:tcPr>
            <w:tcW w:w="1128" w:type="dxa"/>
            <w:vMerge w:val="restart"/>
            <w:tcMar>
              <w:top w:w="0" w:type="dxa"/>
              <w:left w:w="75" w:type="dxa"/>
              <w:bottom w:w="0" w:type="dxa"/>
              <w:right w:w="75" w:type="dxa"/>
            </w:tcMar>
            <w:vAlign w:val="center"/>
            <w:hideMark/>
          </w:tcPr>
          <w:p w14:paraId="4C83E533" w14:textId="358B4224" w:rsidR="004F7F15" w:rsidRPr="00F5560A" w:rsidDel="007133B2" w:rsidRDefault="004F7F15">
            <w:pPr>
              <w:spacing w:line="480" w:lineRule="auto"/>
              <w:jc w:val="both"/>
              <w:rPr>
                <w:del w:id="1588" w:author="Robbie Parks" w:date="2019-01-22T12:51:00Z"/>
                <w:sz w:val="18"/>
                <w:szCs w:val="18"/>
              </w:rPr>
              <w:pPrChange w:id="1589" w:author="Robbie Parks" w:date="2019-01-22T12:51:00Z">
                <w:pPr>
                  <w:framePr w:hSpace="180" w:wrap="around" w:vAnchor="text" w:hAnchor="page" w:x="1557" w:y="185"/>
                </w:pPr>
              </w:pPrChange>
            </w:pPr>
            <w:del w:id="1590" w:author="Robbie Parks" w:date="2019-01-22T12:51:00Z">
              <w:r w:rsidRPr="002A2E8D" w:rsidDel="007133B2">
                <w:rPr>
                  <w:color w:val="000000"/>
                  <w:sz w:val="18"/>
                  <w:szCs w:val="18"/>
                </w:rPr>
                <w:delText>Intentional self-harm</w:delText>
              </w:r>
            </w:del>
          </w:p>
        </w:tc>
        <w:tc>
          <w:tcPr>
            <w:tcW w:w="673" w:type="dxa"/>
            <w:tcMar>
              <w:top w:w="0" w:type="dxa"/>
              <w:left w:w="75" w:type="dxa"/>
              <w:bottom w:w="0" w:type="dxa"/>
              <w:right w:w="75" w:type="dxa"/>
            </w:tcMar>
            <w:vAlign w:val="center"/>
            <w:hideMark/>
          </w:tcPr>
          <w:p w14:paraId="7AFCAC4B" w14:textId="3B18C372" w:rsidR="004F7F15" w:rsidRPr="005464C8" w:rsidDel="007133B2" w:rsidRDefault="004F7F15">
            <w:pPr>
              <w:spacing w:line="480" w:lineRule="auto"/>
              <w:jc w:val="both"/>
              <w:rPr>
                <w:del w:id="1591" w:author="Robbie Parks" w:date="2019-01-22T12:51:00Z"/>
                <w:sz w:val="18"/>
                <w:szCs w:val="18"/>
              </w:rPr>
              <w:pPrChange w:id="1592" w:author="Robbie Parks" w:date="2019-01-22T12:51:00Z">
                <w:pPr>
                  <w:framePr w:hSpace="180" w:wrap="around" w:vAnchor="text" w:hAnchor="page" w:x="1557" w:y="185"/>
                </w:pPr>
              </w:pPrChange>
            </w:pPr>
            <w:del w:id="1593" w:author="Robbie Parks" w:date="2019-01-22T12:51:00Z">
              <w:r w:rsidRPr="00E966D2" w:rsidDel="007133B2">
                <w:rPr>
                  <w:color w:val="000000"/>
                  <w:sz w:val="18"/>
                  <w:szCs w:val="18"/>
                </w:rPr>
                <w:delText>Male</w:delText>
              </w:r>
            </w:del>
          </w:p>
        </w:tc>
        <w:tc>
          <w:tcPr>
            <w:tcW w:w="1113" w:type="dxa"/>
            <w:tcMar>
              <w:top w:w="0" w:type="dxa"/>
              <w:left w:w="75" w:type="dxa"/>
              <w:bottom w:w="0" w:type="dxa"/>
              <w:right w:w="75" w:type="dxa"/>
            </w:tcMar>
            <w:vAlign w:val="center"/>
            <w:hideMark/>
          </w:tcPr>
          <w:p w14:paraId="4A6AA01F" w14:textId="6C54B023" w:rsidR="004F7F15" w:rsidRPr="00675437" w:rsidDel="007133B2" w:rsidRDefault="004F7F15">
            <w:pPr>
              <w:spacing w:line="480" w:lineRule="auto"/>
              <w:jc w:val="both"/>
              <w:rPr>
                <w:del w:id="1594" w:author="Robbie Parks" w:date="2019-01-22T12:51:00Z"/>
                <w:sz w:val="18"/>
                <w:szCs w:val="18"/>
              </w:rPr>
              <w:pPrChange w:id="1595" w:author="Robbie Parks" w:date="2019-01-22T12:51:00Z">
                <w:pPr>
                  <w:framePr w:hSpace="180" w:wrap="around" w:vAnchor="text" w:hAnchor="page" w:x="1557" w:y="185"/>
                </w:pPr>
              </w:pPrChange>
            </w:pPr>
            <w:del w:id="1596" w:author="Robbie Parks" w:date="2019-01-22T12:51:00Z">
              <w:r w:rsidRPr="005464C8"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78DAE3C" w14:textId="71E3EE31" w:rsidR="004F7F15" w:rsidRPr="00675437" w:rsidDel="007133B2" w:rsidRDefault="004F7F15">
            <w:pPr>
              <w:spacing w:line="480" w:lineRule="auto"/>
              <w:jc w:val="both"/>
              <w:rPr>
                <w:del w:id="1597" w:author="Robbie Parks" w:date="2019-01-22T12:51:00Z"/>
                <w:sz w:val="18"/>
                <w:szCs w:val="18"/>
              </w:rPr>
              <w:pPrChange w:id="1598" w:author="Robbie Parks" w:date="2019-01-22T12:51:00Z">
                <w:pPr>
                  <w:framePr w:hSpace="180" w:wrap="around" w:vAnchor="text" w:hAnchor="page" w:x="1557" w:y="185"/>
                </w:pPr>
              </w:pPrChange>
            </w:pPr>
            <w:del w:id="159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11621FFF" w14:textId="6E8BDEE7" w:rsidR="004F7F15" w:rsidRPr="00675437" w:rsidDel="007133B2" w:rsidRDefault="004F7F15">
            <w:pPr>
              <w:spacing w:line="480" w:lineRule="auto"/>
              <w:jc w:val="both"/>
              <w:rPr>
                <w:del w:id="1600" w:author="Robbie Parks" w:date="2019-01-22T12:51:00Z"/>
                <w:sz w:val="18"/>
                <w:szCs w:val="18"/>
              </w:rPr>
              <w:pPrChange w:id="1601" w:author="Robbie Parks" w:date="2019-01-22T12:51:00Z">
                <w:pPr>
                  <w:framePr w:hSpace="180" w:wrap="around" w:vAnchor="text" w:hAnchor="page" w:x="1557" w:y="185"/>
                </w:pPr>
              </w:pPrChange>
            </w:pPr>
            <w:del w:id="1602"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C723833" w14:textId="6620927F" w:rsidR="004F7F15" w:rsidRPr="00675437" w:rsidDel="007133B2" w:rsidRDefault="004F7F15">
            <w:pPr>
              <w:spacing w:line="480" w:lineRule="auto"/>
              <w:jc w:val="both"/>
              <w:rPr>
                <w:del w:id="1603" w:author="Robbie Parks" w:date="2019-01-22T12:51:00Z"/>
                <w:sz w:val="18"/>
                <w:szCs w:val="18"/>
              </w:rPr>
              <w:pPrChange w:id="1604" w:author="Robbie Parks" w:date="2019-01-22T12:51:00Z">
                <w:pPr>
                  <w:framePr w:hSpace="180" w:wrap="around" w:vAnchor="text" w:hAnchor="page" w:x="1557" w:y="185"/>
                </w:pPr>
              </w:pPrChange>
            </w:pPr>
            <w:del w:id="1605"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62.0)</w:delText>
              </w:r>
            </w:del>
          </w:p>
        </w:tc>
        <w:tc>
          <w:tcPr>
            <w:tcW w:w="1113" w:type="dxa"/>
            <w:tcMar>
              <w:top w:w="0" w:type="dxa"/>
              <w:left w:w="75" w:type="dxa"/>
              <w:bottom w:w="0" w:type="dxa"/>
              <w:right w:w="75" w:type="dxa"/>
            </w:tcMar>
            <w:vAlign w:val="center"/>
            <w:hideMark/>
          </w:tcPr>
          <w:p w14:paraId="44E2F011" w14:textId="3B5D7CC8" w:rsidR="004F7F15" w:rsidRPr="00675437" w:rsidDel="007133B2" w:rsidRDefault="004F7F15">
            <w:pPr>
              <w:spacing w:line="480" w:lineRule="auto"/>
              <w:jc w:val="both"/>
              <w:rPr>
                <w:del w:id="1606" w:author="Robbie Parks" w:date="2019-01-22T12:51:00Z"/>
                <w:sz w:val="18"/>
                <w:szCs w:val="18"/>
              </w:rPr>
              <w:pPrChange w:id="1607" w:author="Robbie Parks" w:date="2019-01-22T12:51:00Z">
                <w:pPr>
                  <w:framePr w:hSpace="180" w:wrap="around" w:vAnchor="text" w:hAnchor="page" w:x="1557" w:y="185"/>
                </w:pPr>
              </w:pPrChange>
            </w:pPr>
            <w:del w:id="1608" w:author="Robbie Parks" w:date="2019-01-22T12:51:00Z">
              <w:r w:rsidRPr="00675437" w:rsidDel="007133B2">
                <w:rPr>
                  <w:color w:val="000000"/>
                  <w:sz w:val="18"/>
                  <w:szCs w:val="18"/>
                </w:rPr>
                <w:delText xml:space="preserve">47.0 </w:delText>
              </w:r>
              <w:r w:rsidR="008916F4" w:rsidRPr="00675437" w:rsidDel="007133B2">
                <w:rPr>
                  <w:color w:val="000000"/>
                  <w:sz w:val="18"/>
                  <w:szCs w:val="18"/>
                </w:rPr>
                <w:delText>(</w:delText>
              </w:r>
              <w:r w:rsidRPr="00675437" w:rsidDel="007133B2">
                <w:rPr>
                  <w:color w:val="000000"/>
                  <w:sz w:val="18"/>
                  <w:szCs w:val="18"/>
                </w:rPr>
                <w:delText>28.0</w:delText>
              </w:r>
              <w:r w:rsidR="008916F4" w:rsidRPr="00675437" w:rsidDel="007133B2">
                <w:rPr>
                  <w:color w:val="000000"/>
                  <w:sz w:val="18"/>
                  <w:szCs w:val="18"/>
                </w:rPr>
                <w:delText xml:space="preserve">, </w:delText>
              </w:r>
              <w:r w:rsidRPr="00675437" w:rsidDel="007133B2">
                <w:rPr>
                  <w:color w:val="000000"/>
                  <w:sz w:val="18"/>
                  <w:szCs w:val="18"/>
                </w:rPr>
                <w:delText>67.0)</w:delText>
              </w:r>
            </w:del>
          </w:p>
        </w:tc>
        <w:tc>
          <w:tcPr>
            <w:tcW w:w="1113" w:type="dxa"/>
            <w:tcMar>
              <w:top w:w="0" w:type="dxa"/>
              <w:left w:w="75" w:type="dxa"/>
              <w:bottom w:w="0" w:type="dxa"/>
              <w:right w:w="75" w:type="dxa"/>
            </w:tcMar>
            <w:vAlign w:val="center"/>
            <w:hideMark/>
          </w:tcPr>
          <w:p w14:paraId="5120999C" w14:textId="69E31D76" w:rsidR="004F7F15" w:rsidRPr="00675437" w:rsidDel="007133B2" w:rsidRDefault="004F7F15">
            <w:pPr>
              <w:spacing w:line="480" w:lineRule="auto"/>
              <w:jc w:val="both"/>
              <w:rPr>
                <w:del w:id="1609" w:author="Robbie Parks" w:date="2019-01-22T12:51:00Z"/>
                <w:sz w:val="18"/>
                <w:szCs w:val="18"/>
              </w:rPr>
              <w:pPrChange w:id="1610" w:author="Robbie Parks" w:date="2019-01-22T12:51:00Z">
                <w:pPr>
                  <w:framePr w:hSpace="180" w:wrap="around" w:vAnchor="text" w:hAnchor="page" w:x="1557" w:y="185"/>
                </w:pPr>
              </w:pPrChange>
            </w:pPr>
            <w:del w:id="1611"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12.0</w:delText>
              </w:r>
              <w:r w:rsidR="008916F4" w:rsidRPr="00675437" w:rsidDel="007133B2">
                <w:rPr>
                  <w:color w:val="000000"/>
                  <w:sz w:val="18"/>
                  <w:szCs w:val="18"/>
                </w:rPr>
                <w:delText xml:space="preserve">, </w:delText>
              </w:r>
              <w:r w:rsidRPr="00675437" w:rsidDel="007133B2">
                <w:rPr>
                  <w:color w:val="000000"/>
                  <w:sz w:val="18"/>
                  <w:szCs w:val="18"/>
                </w:rPr>
                <w:delText>60.0)</w:delText>
              </w:r>
            </w:del>
          </w:p>
        </w:tc>
        <w:tc>
          <w:tcPr>
            <w:tcW w:w="1113" w:type="dxa"/>
            <w:tcMar>
              <w:top w:w="0" w:type="dxa"/>
              <w:left w:w="75" w:type="dxa"/>
              <w:bottom w:w="0" w:type="dxa"/>
              <w:right w:w="75" w:type="dxa"/>
            </w:tcMar>
            <w:vAlign w:val="center"/>
            <w:hideMark/>
          </w:tcPr>
          <w:p w14:paraId="6AB1E2EA" w14:textId="0FF9B892" w:rsidR="004F7F15" w:rsidRPr="00675437" w:rsidDel="007133B2" w:rsidRDefault="004F7F15">
            <w:pPr>
              <w:spacing w:line="480" w:lineRule="auto"/>
              <w:jc w:val="both"/>
              <w:rPr>
                <w:del w:id="1612" w:author="Robbie Parks" w:date="2019-01-22T12:51:00Z"/>
                <w:sz w:val="18"/>
                <w:szCs w:val="18"/>
              </w:rPr>
              <w:pPrChange w:id="1613" w:author="Robbie Parks" w:date="2019-01-22T12:51:00Z">
                <w:pPr>
                  <w:framePr w:hSpace="180" w:wrap="around" w:vAnchor="text" w:hAnchor="page" w:x="1557" w:y="185"/>
                </w:pPr>
              </w:pPrChange>
            </w:pPr>
            <w:del w:id="1614"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34.0</w:delText>
              </w:r>
              <w:r w:rsidR="008916F4" w:rsidRPr="00675437" w:rsidDel="007133B2">
                <w:rPr>
                  <w:color w:val="000000"/>
                  <w:sz w:val="18"/>
                  <w:szCs w:val="18"/>
                </w:rPr>
                <w:delText xml:space="preserve">, </w:delText>
              </w:r>
              <w:r w:rsidRPr="00675437" w:rsidDel="007133B2">
                <w:rPr>
                  <w:color w:val="000000"/>
                  <w:sz w:val="18"/>
                  <w:szCs w:val="18"/>
                </w:rPr>
                <w:delText>84.0)</w:delText>
              </w:r>
            </w:del>
          </w:p>
        </w:tc>
        <w:tc>
          <w:tcPr>
            <w:tcW w:w="1113" w:type="dxa"/>
            <w:tcMar>
              <w:top w:w="0" w:type="dxa"/>
              <w:left w:w="75" w:type="dxa"/>
              <w:bottom w:w="0" w:type="dxa"/>
              <w:right w:w="75" w:type="dxa"/>
            </w:tcMar>
            <w:vAlign w:val="center"/>
            <w:hideMark/>
          </w:tcPr>
          <w:p w14:paraId="455B24C4" w14:textId="3306348A" w:rsidR="004F7F15" w:rsidRPr="00675437" w:rsidDel="007133B2" w:rsidRDefault="004F7F15">
            <w:pPr>
              <w:spacing w:line="480" w:lineRule="auto"/>
              <w:jc w:val="both"/>
              <w:rPr>
                <w:del w:id="1615" w:author="Robbie Parks" w:date="2019-01-22T12:51:00Z"/>
                <w:sz w:val="18"/>
                <w:szCs w:val="18"/>
              </w:rPr>
              <w:pPrChange w:id="1616" w:author="Robbie Parks" w:date="2019-01-22T12:51:00Z">
                <w:pPr>
                  <w:framePr w:hSpace="180" w:wrap="around" w:vAnchor="text" w:hAnchor="page" w:x="1557" w:y="185"/>
                </w:pPr>
              </w:pPrChange>
            </w:pPr>
            <w:del w:id="1617" w:author="Robbie Parks" w:date="2019-01-22T12:51:00Z">
              <w:r w:rsidRPr="00675437" w:rsidDel="007133B2">
                <w:rPr>
                  <w:color w:val="000000"/>
                  <w:sz w:val="18"/>
                  <w:szCs w:val="18"/>
                </w:rPr>
                <w:delText xml:space="preserve">26.0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43.0)</w:delText>
              </w:r>
            </w:del>
          </w:p>
        </w:tc>
        <w:tc>
          <w:tcPr>
            <w:tcW w:w="1068" w:type="dxa"/>
            <w:tcMar>
              <w:top w:w="0" w:type="dxa"/>
              <w:left w:w="75" w:type="dxa"/>
              <w:bottom w:w="0" w:type="dxa"/>
              <w:right w:w="75" w:type="dxa"/>
            </w:tcMar>
            <w:vAlign w:val="center"/>
            <w:hideMark/>
          </w:tcPr>
          <w:p w14:paraId="549E5369" w14:textId="0FD52400" w:rsidR="004F7F15" w:rsidRPr="00675437" w:rsidDel="007133B2" w:rsidRDefault="004F7F15">
            <w:pPr>
              <w:spacing w:line="480" w:lineRule="auto"/>
              <w:jc w:val="both"/>
              <w:rPr>
                <w:del w:id="1618" w:author="Robbie Parks" w:date="2019-01-22T12:51:00Z"/>
                <w:sz w:val="18"/>
                <w:szCs w:val="18"/>
              </w:rPr>
              <w:pPrChange w:id="1619" w:author="Robbie Parks" w:date="2019-01-22T12:51:00Z">
                <w:pPr>
                  <w:framePr w:hSpace="180" w:wrap="around" w:vAnchor="text" w:hAnchor="page" w:x="1557" w:y="185"/>
                </w:pPr>
              </w:pPrChange>
            </w:pPr>
            <w:del w:id="1620"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8F2C5AD" w14:textId="586E50C9" w:rsidR="004F7F15" w:rsidRPr="00675437" w:rsidDel="007133B2" w:rsidRDefault="004F7F15">
            <w:pPr>
              <w:spacing w:line="480" w:lineRule="auto"/>
              <w:jc w:val="both"/>
              <w:rPr>
                <w:del w:id="1621" w:author="Robbie Parks" w:date="2019-01-22T12:51:00Z"/>
                <w:sz w:val="18"/>
                <w:szCs w:val="18"/>
              </w:rPr>
              <w:pPrChange w:id="1622" w:author="Robbie Parks" w:date="2019-01-22T12:51:00Z">
                <w:pPr>
                  <w:framePr w:hSpace="180" w:wrap="around" w:vAnchor="text" w:hAnchor="page" w:x="1557" w:y="185"/>
                </w:pPr>
              </w:pPrChange>
            </w:pPr>
            <w:del w:id="1623"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74965237" w14:textId="0280D8EA" w:rsidR="004F7F15" w:rsidRPr="00675437" w:rsidDel="007133B2" w:rsidRDefault="004F7F15">
            <w:pPr>
              <w:spacing w:line="480" w:lineRule="auto"/>
              <w:jc w:val="both"/>
              <w:rPr>
                <w:del w:id="1624" w:author="Robbie Parks" w:date="2019-01-22T12:51:00Z"/>
                <w:sz w:val="18"/>
                <w:szCs w:val="18"/>
              </w:rPr>
              <w:pPrChange w:id="1625" w:author="Robbie Parks" w:date="2019-01-22T12:51:00Z">
                <w:pPr>
                  <w:framePr w:hSpace="180" w:wrap="around" w:vAnchor="text" w:hAnchor="page" w:x="1557" w:y="185"/>
                </w:pPr>
              </w:pPrChange>
            </w:pPr>
            <w:del w:id="1626" w:author="Robbie Parks" w:date="2019-01-22T12:51:00Z">
              <w:r w:rsidRPr="00675437" w:rsidDel="007133B2">
                <w:rPr>
                  <w:color w:val="000000"/>
                  <w:sz w:val="18"/>
                  <w:szCs w:val="18"/>
                </w:rPr>
                <w:delText xml:space="preserve">253.0 </w:delText>
              </w:r>
              <w:r w:rsidR="008916F4" w:rsidRPr="00675437" w:rsidDel="007133B2">
                <w:rPr>
                  <w:color w:val="000000"/>
                  <w:sz w:val="18"/>
                  <w:szCs w:val="18"/>
                </w:rPr>
                <w:delText>(</w:delText>
              </w:r>
              <w:r w:rsidRPr="00675437" w:rsidDel="007133B2">
                <w:rPr>
                  <w:color w:val="000000"/>
                  <w:sz w:val="18"/>
                  <w:szCs w:val="18"/>
                </w:rPr>
                <w:delText>200.0, 306.0)</w:delText>
              </w:r>
            </w:del>
          </w:p>
        </w:tc>
      </w:tr>
      <w:tr w:rsidR="004F7F15" w:rsidRPr="00636C9B" w:rsidDel="007133B2" w14:paraId="6C4217F5" w14:textId="32C3E93E" w:rsidTr="000250EE">
        <w:trPr>
          <w:trHeight w:val="510"/>
          <w:del w:id="1627" w:author="Robbie Parks" w:date="2019-01-22T12:51:00Z"/>
        </w:trPr>
        <w:tc>
          <w:tcPr>
            <w:tcW w:w="1128" w:type="dxa"/>
            <w:vMerge/>
            <w:vAlign w:val="center"/>
            <w:hideMark/>
          </w:tcPr>
          <w:p w14:paraId="48D8241E" w14:textId="52330736" w:rsidR="004F7F15" w:rsidRPr="00675437" w:rsidDel="007133B2" w:rsidRDefault="004F7F15">
            <w:pPr>
              <w:spacing w:line="480" w:lineRule="auto"/>
              <w:jc w:val="both"/>
              <w:rPr>
                <w:del w:id="1628" w:author="Robbie Parks" w:date="2019-01-22T12:51:00Z"/>
                <w:sz w:val="18"/>
                <w:szCs w:val="18"/>
              </w:rPr>
              <w:pPrChange w:id="1629"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6EE731C" w14:textId="7CE3A45D" w:rsidR="004F7F15" w:rsidRPr="00675437" w:rsidDel="007133B2" w:rsidRDefault="004F7F15">
            <w:pPr>
              <w:spacing w:line="480" w:lineRule="auto"/>
              <w:jc w:val="both"/>
              <w:rPr>
                <w:del w:id="1630" w:author="Robbie Parks" w:date="2019-01-22T12:51:00Z"/>
                <w:sz w:val="18"/>
                <w:szCs w:val="18"/>
              </w:rPr>
              <w:pPrChange w:id="1631" w:author="Robbie Parks" w:date="2019-01-22T12:51:00Z">
                <w:pPr>
                  <w:framePr w:hSpace="180" w:wrap="around" w:vAnchor="text" w:hAnchor="page" w:x="1557" w:y="185"/>
                </w:pPr>
              </w:pPrChange>
            </w:pPr>
            <w:del w:id="1632"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24C2B557" w14:textId="2DB39E14" w:rsidR="004F7F15" w:rsidRPr="00675437" w:rsidDel="007133B2" w:rsidRDefault="004F7F15">
            <w:pPr>
              <w:spacing w:line="480" w:lineRule="auto"/>
              <w:jc w:val="both"/>
              <w:rPr>
                <w:del w:id="1633" w:author="Robbie Parks" w:date="2019-01-22T12:51:00Z"/>
                <w:sz w:val="18"/>
                <w:szCs w:val="18"/>
              </w:rPr>
              <w:pPrChange w:id="1634" w:author="Robbie Parks" w:date="2019-01-22T12:51:00Z">
                <w:pPr>
                  <w:framePr w:hSpace="180" w:wrap="around" w:vAnchor="text" w:hAnchor="page" w:x="1557" w:y="185"/>
                </w:pPr>
              </w:pPrChange>
            </w:pPr>
            <w:del w:id="163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CB39EF9" w14:textId="70CC26C2" w:rsidR="004F7F15" w:rsidRPr="00675437" w:rsidDel="007133B2" w:rsidRDefault="004F7F15">
            <w:pPr>
              <w:spacing w:line="480" w:lineRule="auto"/>
              <w:jc w:val="both"/>
              <w:rPr>
                <w:del w:id="1636" w:author="Robbie Parks" w:date="2019-01-22T12:51:00Z"/>
                <w:sz w:val="18"/>
                <w:szCs w:val="18"/>
              </w:rPr>
              <w:pPrChange w:id="1637" w:author="Robbie Parks" w:date="2019-01-22T12:51:00Z">
                <w:pPr>
                  <w:framePr w:hSpace="180" w:wrap="around" w:vAnchor="text" w:hAnchor="page" w:x="1557" w:y="185"/>
                </w:pPr>
              </w:pPrChange>
            </w:pPr>
            <w:del w:id="163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1E6A486" w14:textId="38DA160B" w:rsidR="004F7F15" w:rsidRPr="00675437" w:rsidDel="007133B2" w:rsidRDefault="004F7F15">
            <w:pPr>
              <w:spacing w:line="480" w:lineRule="auto"/>
              <w:jc w:val="both"/>
              <w:rPr>
                <w:del w:id="1639" w:author="Robbie Parks" w:date="2019-01-22T12:51:00Z"/>
                <w:sz w:val="18"/>
                <w:szCs w:val="18"/>
              </w:rPr>
              <w:pPrChange w:id="1640" w:author="Robbie Parks" w:date="2019-01-22T12:51:00Z">
                <w:pPr>
                  <w:framePr w:hSpace="180" w:wrap="around" w:vAnchor="text" w:hAnchor="page" w:x="1557" w:y="185"/>
                </w:pPr>
              </w:pPrChange>
            </w:pPr>
            <w:del w:id="1641"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842A25D" w14:textId="1AB6CDB5" w:rsidR="004F7F15" w:rsidRPr="00675437" w:rsidDel="007133B2" w:rsidRDefault="004F7F15">
            <w:pPr>
              <w:spacing w:line="480" w:lineRule="auto"/>
              <w:jc w:val="both"/>
              <w:rPr>
                <w:del w:id="1642" w:author="Robbie Parks" w:date="2019-01-22T12:51:00Z"/>
                <w:sz w:val="18"/>
                <w:szCs w:val="18"/>
              </w:rPr>
              <w:pPrChange w:id="1643" w:author="Robbie Parks" w:date="2019-01-22T12:51:00Z">
                <w:pPr>
                  <w:framePr w:hSpace="180" w:wrap="around" w:vAnchor="text" w:hAnchor="page" w:x="1557" w:y="185"/>
                </w:pPr>
              </w:pPrChange>
            </w:pPr>
            <w:del w:id="1644"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6F5BA306" w14:textId="4311B762" w:rsidR="004F7F15" w:rsidRPr="00675437" w:rsidDel="007133B2" w:rsidRDefault="004F7F15">
            <w:pPr>
              <w:spacing w:line="480" w:lineRule="auto"/>
              <w:jc w:val="both"/>
              <w:rPr>
                <w:del w:id="1645" w:author="Robbie Parks" w:date="2019-01-22T12:51:00Z"/>
                <w:sz w:val="18"/>
                <w:szCs w:val="18"/>
              </w:rPr>
              <w:pPrChange w:id="1646" w:author="Robbie Parks" w:date="2019-01-22T12:51:00Z">
                <w:pPr>
                  <w:framePr w:hSpace="180" w:wrap="around" w:vAnchor="text" w:hAnchor="page" w:x="1557" w:y="185"/>
                </w:pPr>
              </w:pPrChange>
            </w:pPr>
            <w:del w:id="1647"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21.0)</w:delText>
              </w:r>
            </w:del>
          </w:p>
        </w:tc>
        <w:tc>
          <w:tcPr>
            <w:tcW w:w="1113" w:type="dxa"/>
            <w:tcMar>
              <w:top w:w="0" w:type="dxa"/>
              <w:left w:w="75" w:type="dxa"/>
              <w:bottom w:w="0" w:type="dxa"/>
              <w:right w:w="75" w:type="dxa"/>
            </w:tcMar>
            <w:vAlign w:val="center"/>
            <w:hideMark/>
          </w:tcPr>
          <w:p w14:paraId="298A03D5" w14:textId="2639B6E9" w:rsidR="004F7F15" w:rsidRPr="00675437" w:rsidDel="007133B2" w:rsidRDefault="004F7F15">
            <w:pPr>
              <w:spacing w:line="480" w:lineRule="auto"/>
              <w:jc w:val="both"/>
              <w:rPr>
                <w:del w:id="1648" w:author="Robbie Parks" w:date="2019-01-22T12:51:00Z"/>
                <w:sz w:val="18"/>
                <w:szCs w:val="18"/>
              </w:rPr>
              <w:pPrChange w:id="1649" w:author="Robbie Parks" w:date="2019-01-22T12:51:00Z">
                <w:pPr>
                  <w:framePr w:hSpace="180" w:wrap="around" w:vAnchor="text" w:hAnchor="page" w:x="1557" w:y="185"/>
                </w:pPr>
              </w:pPrChange>
            </w:pPr>
            <w:del w:id="1650"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2EC1D686" w14:textId="67339E19" w:rsidR="004F7F15" w:rsidRPr="00675437" w:rsidDel="007133B2" w:rsidRDefault="004F7F15">
            <w:pPr>
              <w:spacing w:line="480" w:lineRule="auto"/>
              <w:jc w:val="both"/>
              <w:rPr>
                <w:del w:id="1651" w:author="Robbie Parks" w:date="2019-01-22T12:51:00Z"/>
                <w:sz w:val="18"/>
                <w:szCs w:val="18"/>
              </w:rPr>
              <w:pPrChange w:id="1652" w:author="Robbie Parks" w:date="2019-01-22T12:51:00Z">
                <w:pPr>
                  <w:framePr w:hSpace="180" w:wrap="around" w:vAnchor="text" w:hAnchor="page" w:x="1557" w:y="185"/>
                </w:pPr>
              </w:pPrChange>
            </w:pPr>
            <w:del w:id="1653"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113" w:type="dxa"/>
            <w:tcMar>
              <w:top w:w="0" w:type="dxa"/>
              <w:left w:w="75" w:type="dxa"/>
              <w:bottom w:w="0" w:type="dxa"/>
              <w:right w:w="75" w:type="dxa"/>
            </w:tcMar>
            <w:vAlign w:val="center"/>
            <w:hideMark/>
          </w:tcPr>
          <w:p w14:paraId="5D4FABD8" w14:textId="76B75811" w:rsidR="004F7F15" w:rsidRPr="00675437" w:rsidDel="007133B2" w:rsidRDefault="004F7F15">
            <w:pPr>
              <w:spacing w:line="480" w:lineRule="auto"/>
              <w:jc w:val="both"/>
              <w:rPr>
                <w:del w:id="1654" w:author="Robbie Parks" w:date="2019-01-22T12:51:00Z"/>
                <w:sz w:val="18"/>
                <w:szCs w:val="18"/>
              </w:rPr>
              <w:pPrChange w:id="1655" w:author="Robbie Parks" w:date="2019-01-22T12:51:00Z">
                <w:pPr>
                  <w:framePr w:hSpace="180" w:wrap="around" w:vAnchor="text" w:hAnchor="page" w:x="1557" w:y="185"/>
                </w:pPr>
              </w:pPrChange>
            </w:pPr>
            <w:del w:id="1656"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4805D27" w14:textId="489601CB" w:rsidR="004F7F15" w:rsidRPr="00675437" w:rsidDel="007133B2" w:rsidRDefault="004F7F15">
            <w:pPr>
              <w:spacing w:line="480" w:lineRule="auto"/>
              <w:jc w:val="both"/>
              <w:rPr>
                <w:del w:id="1657" w:author="Robbie Parks" w:date="2019-01-22T12:51:00Z"/>
                <w:sz w:val="18"/>
                <w:szCs w:val="18"/>
              </w:rPr>
              <w:pPrChange w:id="1658" w:author="Robbie Parks" w:date="2019-01-22T12:51:00Z">
                <w:pPr>
                  <w:framePr w:hSpace="180" w:wrap="around" w:vAnchor="text" w:hAnchor="page" w:x="1557" w:y="185"/>
                </w:pPr>
              </w:pPrChange>
            </w:pPr>
            <w:del w:id="165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5B827948" w14:textId="1F8D0A61" w:rsidR="004F7F15" w:rsidRPr="00675437" w:rsidDel="007133B2" w:rsidRDefault="004F7F15">
            <w:pPr>
              <w:spacing w:line="480" w:lineRule="auto"/>
              <w:jc w:val="both"/>
              <w:rPr>
                <w:del w:id="1660" w:author="Robbie Parks" w:date="2019-01-22T12:51:00Z"/>
                <w:sz w:val="18"/>
                <w:szCs w:val="18"/>
              </w:rPr>
              <w:pPrChange w:id="1661" w:author="Robbie Parks" w:date="2019-01-22T12:51:00Z">
                <w:pPr>
                  <w:framePr w:hSpace="180" w:wrap="around" w:vAnchor="text" w:hAnchor="page" w:x="1557" w:y="185"/>
                </w:pPr>
              </w:pPrChange>
            </w:pPr>
            <w:del w:id="166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773B060" w14:textId="3B186ABF" w:rsidR="004F7F15" w:rsidRPr="00675437" w:rsidDel="007133B2" w:rsidRDefault="004F7F15">
            <w:pPr>
              <w:spacing w:line="480" w:lineRule="auto"/>
              <w:jc w:val="both"/>
              <w:rPr>
                <w:del w:id="1663" w:author="Robbie Parks" w:date="2019-01-22T12:51:00Z"/>
                <w:sz w:val="18"/>
                <w:szCs w:val="18"/>
              </w:rPr>
              <w:pPrChange w:id="1664" w:author="Robbie Parks" w:date="2019-01-22T12:51:00Z">
                <w:pPr>
                  <w:framePr w:hSpace="180" w:wrap="around" w:vAnchor="text" w:hAnchor="page" w:x="1557" w:y="185"/>
                </w:pPr>
              </w:pPrChange>
            </w:pPr>
            <w:del w:id="1665" w:author="Robbie Parks" w:date="2019-01-22T12:51:00Z">
              <w:r w:rsidRPr="00675437" w:rsidDel="007133B2">
                <w:rPr>
                  <w:color w:val="000000"/>
                  <w:sz w:val="18"/>
                  <w:szCs w:val="18"/>
                </w:rPr>
                <w:delText xml:space="preserve">62.0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r>
    </w:tbl>
    <w:p w14:paraId="73AE7653" w14:textId="20D7D0C8" w:rsidR="004F7F15" w:rsidRPr="00636C9B" w:rsidDel="007133B2" w:rsidRDefault="004F7F15">
      <w:pPr>
        <w:spacing w:line="480" w:lineRule="auto"/>
        <w:jc w:val="both"/>
        <w:rPr>
          <w:del w:id="1666" w:author="Robbie Parks" w:date="2019-01-22T12:51:00Z"/>
          <w:color w:val="000000" w:themeColor="text1"/>
        </w:rPr>
        <w:sectPr w:rsidR="004F7F15" w:rsidRPr="00636C9B" w:rsidDel="007133B2" w:rsidSect="007133B2">
          <w:pgSz w:w="11900" w:h="16840" w:orient="portrait"/>
          <w:pgMar w:top="1440" w:right="1440" w:bottom="1440" w:left="1440" w:header="720" w:footer="720" w:gutter="0"/>
          <w:lnNumType w:countBy="1" w:restart="continuous"/>
          <w:cols w:space="720"/>
          <w:docGrid w:linePitch="360"/>
          <w:sectPrChange w:id="1667" w:author="Robbie Parks" w:date="2019-01-22T12:51:00Z">
            <w:sectPr w:rsidR="004F7F15" w:rsidRPr="00636C9B" w:rsidDel="007133B2" w:rsidSect="007133B2">
              <w:pgSz w:w="16840" w:h="11900" w:orient="landscape"/>
              <w:pgMar w:top="1440" w:right="1440" w:bottom="1440" w:left="1440" w:header="720" w:footer="720" w:gutter="0"/>
            </w:sectPr>
          </w:sectPrChange>
        </w:sectPr>
      </w:pPr>
    </w:p>
    <w:p w14:paraId="19085F5E" w14:textId="07A8AFC4" w:rsidR="00D04A37" w:rsidRPr="00182A4C" w:rsidRDefault="00D04A37" w:rsidP="007133B2">
      <w:pPr>
        <w:spacing w:line="480" w:lineRule="auto"/>
        <w:jc w:val="both"/>
        <w:rPr>
          <w:color w:val="000000" w:themeColor="text1"/>
          <w:sz w:val="18"/>
          <w:szCs w:val="18"/>
        </w:rPr>
      </w:pPr>
    </w:p>
    <w:sectPr w:rsidR="00D04A37" w:rsidRPr="00182A4C" w:rsidSect="007133B2">
      <w:pgSz w:w="11900" w:h="16840" w:orient="portrait"/>
      <w:pgMar w:top="1440" w:right="1440" w:bottom="1440" w:left="1440" w:header="720" w:footer="720" w:gutter="0"/>
      <w:lnNumType w:countBy="1" w:restart="continuous"/>
      <w:cols w:space="720"/>
      <w:docGrid w:linePitch="360"/>
      <w:sectPrChange w:id="1668" w:author="Robbie Parks" w:date="2019-01-22T12:51:00Z">
        <w:sectPr w:rsidR="00D04A37" w:rsidRPr="00182A4C" w:rsidSect="007133B2">
          <w:pgSz w:w="16840" w:h="1190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0" w:author="Bixby, Honor R H" w:date="2019-01-22T17:30:00Z" w:initials="BHRH">
    <w:p w14:paraId="20B07453" w14:textId="39E5DC5F" w:rsidR="001E5AE6" w:rsidRDefault="001E5AE6">
      <w:pPr>
        <w:pStyle w:val="CommentText"/>
      </w:pPr>
      <w:r>
        <w:rPr>
          <w:rStyle w:val="CommentReference"/>
        </w:rPr>
        <w:annotationRef/>
      </w:r>
      <w:r>
        <w:t>I’d lead with the ages accounting most deaths rather than the least.</w:t>
      </w:r>
    </w:p>
  </w:comment>
  <w:comment w:id="41" w:author="Bixby, Honor R H" w:date="2019-01-22T17:18:00Z" w:initials="BHRH">
    <w:p w14:paraId="11EFEC1D" w14:textId="263D9E68" w:rsidR="001E5AE6" w:rsidRDefault="001E5AE6">
      <w:pPr>
        <w:pStyle w:val="CommentText"/>
      </w:pPr>
      <w:r>
        <w:rPr>
          <w:rStyle w:val="CommentReference"/>
        </w:rPr>
        <w:annotationRef/>
      </w:r>
      <w:r>
        <w:t>I don’t this follows from the comment on males – you don’t describe an age gradient you just say most occur in adolescents and younger adults. Or is 24 supposed to be 44?</w:t>
      </w:r>
    </w:p>
  </w:comment>
  <w:comment w:id="82" w:author="Bixby, Honor R H" w:date="2019-01-22T17:59:00Z" w:initials="BHRH">
    <w:p w14:paraId="1862E38A" w14:textId="10D34BF3" w:rsidR="001E5AE6" w:rsidRDefault="001E5AE6">
      <w:pPr>
        <w:pStyle w:val="CommentText"/>
      </w:pPr>
      <w:r>
        <w:rPr>
          <w:rStyle w:val="CommentReference"/>
        </w:rPr>
        <w:annotationRef/>
      </w:r>
      <w:r>
        <w:t xml:space="preserve">I think </w:t>
      </w:r>
      <w:proofErr w:type="gramStart"/>
      <w:r>
        <w:t>this clutters</w:t>
      </w:r>
      <w:proofErr w:type="gramEnd"/>
      <w:r>
        <w:t xml:space="preserve"> the sentence a bit and is better stated in the introduction</w:t>
      </w:r>
    </w:p>
  </w:comment>
  <w:comment w:id="153" w:author="Ezzati, Majid" w:date="2019-01-18T21:12:00Z" w:initials="EM">
    <w:p w14:paraId="455B3945" w14:textId="607394A8" w:rsidR="001E5AE6" w:rsidRDefault="001E5AE6">
      <w:pPr>
        <w:pStyle w:val="CommentText"/>
      </w:pPr>
      <w:r>
        <w:rPr>
          <w:rStyle w:val="CommentReference"/>
        </w:rPr>
        <w:annotationRef/>
      </w:r>
      <w:r>
        <w:t>Needed?</w:t>
      </w:r>
    </w:p>
  </w:comment>
  <w:comment w:id="143" w:author="Ezzati, Majid" w:date="2019-01-18T07:01:00Z" w:initials="EM">
    <w:p w14:paraId="4109DE48" w14:textId="2CCF1054" w:rsidR="001E5AE6" w:rsidRDefault="001E5AE6">
      <w:pPr>
        <w:pStyle w:val="CommentText"/>
      </w:pPr>
      <w:r>
        <w:rPr>
          <w:rStyle w:val="CommentReference"/>
        </w:rPr>
        <w:annotationRef/>
      </w:r>
      <w:r>
        <w:t>To discuss if the Burke paper gives a number for additional deaths. To look at their paper together</w:t>
      </w:r>
    </w:p>
  </w:comment>
  <w:comment w:id="144" w:author="Robbie Parks" w:date="2019-01-21T17:35:00Z" w:initials="RP">
    <w:p w14:paraId="5F42F17E" w14:textId="6CCD105D" w:rsidR="001E5AE6" w:rsidRDefault="001E5AE6">
      <w:pPr>
        <w:pStyle w:val="CommentText"/>
      </w:pPr>
      <w:r>
        <w:rPr>
          <w:rStyle w:val="CommentReference"/>
        </w:rPr>
        <w:annotationRef/>
      </w:r>
      <w:r>
        <w:t xml:space="preserve">It does </w:t>
      </w:r>
      <w:proofErr w:type="gramStart"/>
      <w:r>
        <w:t>integrated</w:t>
      </w:r>
      <w:proofErr w:type="gramEnd"/>
      <w:r>
        <w:t xml:space="preserve"> up to 2050 over time</w:t>
      </w:r>
    </w:p>
  </w:comment>
  <w:comment w:id="184" w:author="Ezzati, Majid" w:date="2019-01-18T21:14:00Z" w:initials="EM">
    <w:p w14:paraId="1F267F40" w14:textId="5CB91801" w:rsidR="001E5AE6" w:rsidRDefault="001E5AE6">
      <w:pPr>
        <w:pStyle w:val="CommentText"/>
      </w:pPr>
      <w:r>
        <w:rPr>
          <w:rStyle w:val="CommentReference"/>
        </w:rPr>
        <w:annotationRef/>
      </w:r>
      <w:r>
        <w:t>Vague and probably not something to highlight as such</w:t>
      </w:r>
    </w:p>
  </w:comment>
  <w:comment w:id="283" w:author="Ezzati, Majid" w:date="2019-01-18T21:57:00Z" w:initials="EM">
    <w:p w14:paraId="5F5A9955" w14:textId="51A03A3C" w:rsidR="001E5AE6" w:rsidRDefault="001E5AE6">
      <w:pPr>
        <w:pStyle w:val="CommentText"/>
      </w:pPr>
      <w:r>
        <w:rPr>
          <w:rStyle w:val="CommentReference"/>
        </w:rPr>
        <w:annotationRef/>
      </w:r>
      <w:r>
        <w:t>Do you really mean incidence; strange measure for suicide</w:t>
      </w:r>
    </w:p>
  </w:comment>
  <w:comment w:id="268" w:author="Ezzati, Majid" w:date="2019-01-18T21:24:00Z" w:initials="EM">
    <w:p w14:paraId="63F9EE54" w14:textId="42CF27C5" w:rsidR="001E5AE6" w:rsidRDefault="001E5AE6">
      <w:pPr>
        <w:pStyle w:val="CommentText"/>
      </w:pPr>
      <w:r>
        <w:rPr>
          <w:rStyle w:val="CommentReference"/>
        </w:rPr>
        <w:annotationRef/>
      </w:r>
      <w:r>
        <w:t xml:space="preserve">Is it increase or is it higher? Increase is temporal </w:t>
      </w:r>
      <w:proofErr w:type="spellStart"/>
      <w:r>
        <w:t>where as</w:t>
      </w:r>
      <w:proofErr w:type="spellEnd"/>
      <w:r>
        <w:t xml:space="preserve"> higher is spatial.</w:t>
      </w:r>
    </w:p>
  </w:comment>
  <w:comment w:id="269" w:author="Robbie Parks" w:date="2019-01-21T17:30:00Z" w:initials="RP">
    <w:p w14:paraId="03CD4339" w14:textId="154036BB" w:rsidR="001E5AE6" w:rsidRPr="00186BE6" w:rsidRDefault="001E5AE6" w:rsidP="00186BE6">
      <w:pPr>
        <w:autoSpaceDE w:val="0"/>
        <w:autoSpaceDN w:val="0"/>
        <w:adjustRightInd w:val="0"/>
        <w:rPr>
          <w:sz w:val="19"/>
          <w:szCs w:val="19"/>
          <w:lang w:val="en-US" w:eastAsia="en-US"/>
        </w:rPr>
      </w:pPr>
      <w:r>
        <w:rPr>
          <w:rStyle w:val="CommentReference"/>
        </w:rPr>
        <w:annotationRef/>
      </w:r>
      <w:r>
        <w:t>Exact quote is ‘</w:t>
      </w:r>
      <w:r>
        <w:rPr>
          <w:sz w:val="19"/>
          <w:szCs w:val="19"/>
          <w:lang w:val="en-US" w:eastAsia="en-US"/>
        </w:rPr>
        <w:t>we find that suicide rates rise 0.7% in US counties and 2.1% in Mexican municipalities for a 1 °C increase in monthly average temperature’</w:t>
      </w:r>
    </w:p>
  </w:comment>
  <w:comment w:id="386" w:author="Bixby, Honor R H" w:date="2019-01-22T18:29:00Z" w:initials="BHRH">
    <w:p w14:paraId="663B35E2" w14:textId="152A4D78" w:rsidR="001E5AE6" w:rsidRDefault="001E5AE6">
      <w:pPr>
        <w:pStyle w:val="CommentText"/>
      </w:pPr>
      <w:r>
        <w:rPr>
          <w:rStyle w:val="CommentReference"/>
        </w:rPr>
        <w:annotationRef/>
      </w:r>
      <w:r>
        <w:t>Source for this?</w:t>
      </w:r>
    </w:p>
  </w:comment>
  <w:comment w:id="444" w:author="Ezzati, Majid" w:date="2019-01-18T22:11:00Z" w:initials="EM">
    <w:p w14:paraId="29872E5C" w14:textId="0146FBA0" w:rsidR="001E5AE6" w:rsidRDefault="001E5AE6">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597" w:author="Ezzati, Majid" w:date="2019-01-18T21:51:00Z" w:initials="EM">
    <w:p w14:paraId="516AA1D9" w14:textId="30A430D9" w:rsidR="001E5AE6" w:rsidRDefault="001E5AE6">
      <w:pPr>
        <w:pStyle w:val="CommentText"/>
      </w:pPr>
      <w:r>
        <w:rPr>
          <w:rStyle w:val="CommentReference"/>
        </w:rPr>
        <w:annotationRef/>
      </w:r>
      <w:r>
        <w:t xml:space="preserve">To discuss if we should give an honest statement that these effects are </w:t>
      </w:r>
      <w:proofErr w:type="gramStart"/>
      <w:r>
        <w:t>actually rather</w:t>
      </w:r>
      <w:proofErr w:type="gramEnd"/>
      <w:r>
        <w:t xml:space="preserve"> small when all taken together although young men particularly affected – a “gendered” perspective of sort on climate change!</w:t>
      </w:r>
    </w:p>
  </w:comment>
  <w:comment w:id="598" w:author="Robbie Parks" w:date="2019-01-21T18:16:00Z" w:initials="RP">
    <w:p w14:paraId="3A443AE3" w14:textId="2B84A15E" w:rsidR="001E5AE6" w:rsidRDefault="001E5AE6">
      <w:pPr>
        <w:pStyle w:val="CommentText"/>
      </w:pPr>
      <w:r>
        <w:rPr>
          <w:rStyle w:val="CommentReference"/>
        </w:rPr>
        <w:annotationRef/>
      </w:r>
      <w:r>
        <w:t>Can also compare to other relative risk effects (like in Burke?)</w:t>
      </w:r>
    </w:p>
  </w:comment>
  <w:comment w:id="655" w:author="Bixby, Honor R H" w:date="2019-01-22T18:45:00Z" w:initials="BHRH">
    <w:p w14:paraId="07BC49B7" w14:textId="44453782" w:rsidR="001E5AE6" w:rsidRDefault="001E5AE6">
      <w:pPr>
        <w:pStyle w:val="CommentText"/>
      </w:pPr>
      <w:r>
        <w:rPr>
          <w:rStyle w:val="CommentReference"/>
        </w:rPr>
        <w:annotationRef/>
      </w:r>
      <w:r w:rsidR="00A84108">
        <w:t>I think this is obvious and doesn’t need stating…</w:t>
      </w:r>
    </w:p>
  </w:comment>
  <w:comment w:id="665" w:author="Bixby, Honor R H" w:date="2019-01-22T19:19:00Z" w:initials="BHRH">
    <w:p w14:paraId="2622420F" w14:textId="79AD867D" w:rsidR="00A84108" w:rsidRDefault="00A84108">
      <w:pPr>
        <w:pStyle w:val="CommentText"/>
      </w:pPr>
      <w:r>
        <w:rPr>
          <w:rStyle w:val="CommentReference"/>
        </w:rPr>
        <w:annotationRef/>
      </w:r>
      <w:r>
        <w:t>To distinguish from month term</w:t>
      </w:r>
    </w:p>
  </w:comment>
  <w:comment w:id="668" w:author="Bixby, Honor R H" w:date="2019-01-22T19:20:00Z" w:initials="BHRH">
    <w:p w14:paraId="4214D50A" w14:textId="6A9E8ED9" w:rsidR="00A84108" w:rsidRDefault="00A84108">
      <w:pPr>
        <w:pStyle w:val="CommentText"/>
      </w:pPr>
      <w:r>
        <w:rPr>
          <w:rStyle w:val="CommentReference"/>
        </w:rPr>
        <w:annotationRef/>
      </w:r>
      <w:r>
        <w:t>I think order as you have ordered in the previous sentence or vice versa.</w:t>
      </w:r>
    </w:p>
  </w:comment>
  <w:comment w:id="687" w:author="Ezzati, Majid" w:date="2019-01-19T20:58:00Z" w:initials="EM">
    <w:p w14:paraId="727918D8" w14:textId="6B6DB0E2" w:rsidR="001E5AE6" w:rsidRDefault="001E5AE6">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688" w:author="Robbie Parks" w:date="2019-01-21T19:29:00Z" w:initials="RP">
    <w:p w14:paraId="35AA764A" w14:textId="157E69B2" w:rsidR="001E5AE6" w:rsidRDefault="001E5AE6">
      <w:pPr>
        <w:pStyle w:val="CommentText"/>
      </w:pPr>
      <w:r>
        <w:rPr>
          <w:rStyle w:val="CommentReference"/>
        </w:rPr>
        <w:annotationRef/>
      </w:r>
      <w:r>
        <w:t>This is verbatim from the methods of the AP paper</w:t>
      </w:r>
    </w:p>
  </w:comment>
  <w:comment w:id="689" w:author="Bixby, Honor R H" w:date="2019-01-22T19:20:00Z" w:initials="BHRH">
    <w:p w14:paraId="38AF052E" w14:textId="49D56C56" w:rsidR="00A84108" w:rsidRDefault="00A84108">
      <w:pPr>
        <w:pStyle w:val="CommentText"/>
      </w:pPr>
      <w:r>
        <w:rPr>
          <w:rStyle w:val="CommentReference"/>
        </w:rPr>
        <w:annotationRef/>
      </w:r>
      <w:r>
        <w:t>I agree with Majid on this one</w:t>
      </w:r>
    </w:p>
  </w:comment>
  <w:comment w:id="734" w:author="Bixby, Honor R H" w:date="2019-01-22T18:59:00Z" w:initials="BHRH">
    <w:p w14:paraId="423BBED1" w14:textId="7717FF4E" w:rsidR="001E5AE6" w:rsidRDefault="001E5AE6">
      <w:pPr>
        <w:pStyle w:val="CommentText"/>
      </w:pPr>
      <w:r>
        <w:rPr>
          <w:rStyle w:val="CommentReference"/>
        </w:rPr>
        <w:annotationRef/>
      </w:r>
      <w:r>
        <w:t>Modelling men and women separately I think should not be combined with including terms that allow flexibility in the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0B07453" w15:done="0"/>
  <w15:commentEx w15:paraId="11EFEC1D" w15:done="0"/>
  <w15:commentEx w15:paraId="1862E38A" w15:done="0"/>
  <w15:commentEx w15:paraId="455B3945" w15:done="0"/>
  <w15:commentEx w15:paraId="4109DE48" w15:done="0"/>
  <w15:commentEx w15:paraId="5F42F17E" w15:paraIdParent="4109DE48" w15:done="0"/>
  <w15:commentEx w15:paraId="1F267F40" w15:done="0"/>
  <w15:commentEx w15:paraId="5F5A9955" w15:done="0"/>
  <w15:commentEx w15:paraId="63F9EE54" w15:done="0"/>
  <w15:commentEx w15:paraId="03CD4339" w15:paraIdParent="63F9EE54" w15:done="0"/>
  <w15:commentEx w15:paraId="663B35E2" w15:done="0"/>
  <w15:commentEx w15:paraId="29872E5C" w15:done="0"/>
  <w15:commentEx w15:paraId="516AA1D9" w15:done="0"/>
  <w15:commentEx w15:paraId="3A443AE3" w15:paraIdParent="516AA1D9" w15:done="0"/>
  <w15:commentEx w15:paraId="07BC49B7" w15:done="0"/>
  <w15:commentEx w15:paraId="2622420F" w15:done="0"/>
  <w15:commentEx w15:paraId="4214D50A" w15:done="0"/>
  <w15:commentEx w15:paraId="727918D8" w15:done="0"/>
  <w15:commentEx w15:paraId="35AA764A" w15:paraIdParent="727918D8" w15:done="0"/>
  <w15:commentEx w15:paraId="38AF052E" w15:paraIdParent="727918D8" w15:done="0"/>
  <w15:commentEx w15:paraId="423BBED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0B07453" w16cid:durableId="1FF1D198"/>
  <w16cid:commentId w16cid:paraId="11EFEC1D" w16cid:durableId="1FF1CECA"/>
  <w16cid:commentId w16cid:paraId="1862E38A" w16cid:durableId="1FF1D87F"/>
  <w16cid:commentId w16cid:paraId="455B3945" w16cid:durableId="1FF021E8"/>
  <w16cid:commentId w16cid:paraId="4109DE48" w16cid:durableId="1FF021E9"/>
  <w16cid:commentId w16cid:paraId="5F42F17E" w16cid:durableId="1FF0816E"/>
  <w16cid:commentId w16cid:paraId="1F267F40" w16cid:durableId="1FF021EB"/>
  <w16cid:commentId w16cid:paraId="5F5A9955" w16cid:durableId="1FF021EE"/>
  <w16cid:commentId w16cid:paraId="63F9EE54" w16cid:durableId="1FF021EF"/>
  <w16cid:commentId w16cid:paraId="03CD4339" w16cid:durableId="1FF08050"/>
  <w16cid:commentId w16cid:paraId="663B35E2" w16cid:durableId="1FF1DF71"/>
  <w16cid:commentId w16cid:paraId="29872E5C" w16cid:durableId="1FF021F9"/>
  <w16cid:commentId w16cid:paraId="516AA1D9" w16cid:durableId="1FF021FE"/>
  <w16cid:commentId w16cid:paraId="3A443AE3" w16cid:durableId="1FF08B11"/>
  <w16cid:commentId w16cid:paraId="07BC49B7" w16cid:durableId="1FF1E361"/>
  <w16cid:commentId w16cid:paraId="2622420F" w16cid:durableId="1FF1EB38"/>
  <w16cid:commentId w16cid:paraId="4214D50A" w16cid:durableId="1FF1EB87"/>
  <w16cid:commentId w16cid:paraId="727918D8" w16cid:durableId="1FF02202"/>
  <w16cid:commentId w16cid:paraId="35AA764A" w16cid:durableId="1FF09C25"/>
  <w16cid:commentId w16cid:paraId="38AF052E" w16cid:durableId="1FF1EB6E"/>
  <w16cid:commentId w16cid:paraId="423BBED1" w16cid:durableId="1FF1E6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4F9A26" w14:textId="77777777" w:rsidR="002D5F3E" w:rsidRDefault="002D5F3E">
      <w:r>
        <w:separator/>
      </w:r>
    </w:p>
  </w:endnote>
  <w:endnote w:type="continuationSeparator" w:id="0">
    <w:p w14:paraId="4802C309" w14:textId="77777777" w:rsidR="002D5F3E" w:rsidRDefault="002D5F3E">
      <w:r>
        <w:continuationSeparator/>
      </w:r>
    </w:p>
  </w:endnote>
  <w:endnote w:type="continuationNotice" w:id="1">
    <w:p w14:paraId="1C5DC0CD" w14:textId="77777777" w:rsidR="002D5F3E" w:rsidRDefault="002D5F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1E5AE6" w:rsidRDefault="001E5AE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1E5AE6" w:rsidRDefault="001E5AE6"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A230F82" w:rsidR="001E5AE6" w:rsidRDefault="001E5AE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3F8F309C" w14:textId="77777777" w:rsidR="001E5AE6" w:rsidRDefault="001E5AE6"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D36524" w14:textId="77777777" w:rsidR="002D5F3E" w:rsidRDefault="002D5F3E">
      <w:r>
        <w:separator/>
      </w:r>
    </w:p>
  </w:footnote>
  <w:footnote w:type="continuationSeparator" w:id="0">
    <w:p w14:paraId="69D2A71B" w14:textId="77777777" w:rsidR="002D5F3E" w:rsidRDefault="002D5F3E">
      <w:r>
        <w:continuationSeparator/>
      </w:r>
    </w:p>
  </w:footnote>
  <w:footnote w:type="continuationNotice" w:id="1">
    <w:p w14:paraId="2B5546AC" w14:textId="77777777" w:rsidR="002D5F3E" w:rsidRDefault="002D5F3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rson w15:author="Bixby, Honor R H">
    <w15:presenceInfo w15:providerId="AD" w15:userId="S::hrb08@ic.ac.uk::7f7f3acd-2f92-405f-8faf-a41e67699925"/>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0BD6"/>
    <w:rsid w:val="00011D62"/>
    <w:rsid w:val="00012335"/>
    <w:rsid w:val="00012A43"/>
    <w:rsid w:val="00012A91"/>
    <w:rsid w:val="00012E7D"/>
    <w:rsid w:val="00012FB9"/>
    <w:rsid w:val="0001322E"/>
    <w:rsid w:val="000135F4"/>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09E"/>
    <w:rsid w:val="00061E82"/>
    <w:rsid w:val="000632BD"/>
    <w:rsid w:val="00064EEB"/>
    <w:rsid w:val="000651A2"/>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5B42"/>
    <w:rsid w:val="001D695A"/>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2A3"/>
    <w:rsid w:val="001E5AE6"/>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5F3E"/>
    <w:rsid w:val="002D660F"/>
    <w:rsid w:val="002D7AC2"/>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789"/>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773"/>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4D8"/>
    <w:rsid w:val="004326BD"/>
    <w:rsid w:val="00432AA1"/>
    <w:rsid w:val="004334ED"/>
    <w:rsid w:val="004337CB"/>
    <w:rsid w:val="00433E74"/>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40CB"/>
    <w:rsid w:val="004B4687"/>
    <w:rsid w:val="004B4DC2"/>
    <w:rsid w:val="004B5345"/>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98F"/>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68DB"/>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63"/>
    <w:rsid w:val="008F6F54"/>
    <w:rsid w:val="008F7845"/>
    <w:rsid w:val="008F7DEA"/>
    <w:rsid w:val="009008B3"/>
    <w:rsid w:val="00900B83"/>
    <w:rsid w:val="009011C5"/>
    <w:rsid w:val="00901409"/>
    <w:rsid w:val="009015A8"/>
    <w:rsid w:val="00901890"/>
    <w:rsid w:val="009021A4"/>
    <w:rsid w:val="00902214"/>
    <w:rsid w:val="0090240D"/>
    <w:rsid w:val="00903C59"/>
    <w:rsid w:val="00903EED"/>
    <w:rsid w:val="00903F16"/>
    <w:rsid w:val="009049A1"/>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DC6"/>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192"/>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285E"/>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D80"/>
    <w:rsid w:val="00A82F83"/>
    <w:rsid w:val="00A83200"/>
    <w:rsid w:val="00A834C0"/>
    <w:rsid w:val="00A83B2D"/>
    <w:rsid w:val="00A83DFC"/>
    <w:rsid w:val="00A84108"/>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B5F"/>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5786D"/>
    <w:rsid w:val="00B602D1"/>
    <w:rsid w:val="00B6054D"/>
    <w:rsid w:val="00B60ACD"/>
    <w:rsid w:val="00B61232"/>
    <w:rsid w:val="00B61943"/>
    <w:rsid w:val="00B61FF3"/>
    <w:rsid w:val="00B629C2"/>
    <w:rsid w:val="00B62E74"/>
    <w:rsid w:val="00B6332B"/>
    <w:rsid w:val="00B63430"/>
    <w:rsid w:val="00B636F6"/>
    <w:rsid w:val="00B637BD"/>
    <w:rsid w:val="00B642A0"/>
    <w:rsid w:val="00B6439B"/>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744"/>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89D"/>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28E2"/>
    <w:rsid w:val="00C63880"/>
    <w:rsid w:val="00C64DDC"/>
    <w:rsid w:val="00C65208"/>
    <w:rsid w:val="00C659B7"/>
    <w:rsid w:val="00C65ADB"/>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0B6"/>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4088"/>
    <w:rsid w:val="00D341CD"/>
    <w:rsid w:val="00D349E0"/>
    <w:rsid w:val="00D34A10"/>
    <w:rsid w:val="00D35581"/>
    <w:rsid w:val="00D35E80"/>
    <w:rsid w:val="00D35FA1"/>
    <w:rsid w:val="00D3784D"/>
    <w:rsid w:val="00D37EEA"/>
    <w:rsid w:val="00D40658"/>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5A"/>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509B"/>
    <w:rsid w:val="00E55B0A"/>
    <w:rsid w:val="00E55FAE"/>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800B4"/>
    <w:rsid w:val="00E8041A"/>
    <w:rsid w:val="00E80659"/>
    <w:rsid w:val="00E806D9"/>
    <w:rsid w:val="00E80BC8"/>
    <w:rsid w:val="00E8127C"/>
    <w:rsid w:val="00E81EF7"/>
    <w:rsid w:val="00E827DA"/>
    <w:rsid w:val="00E82AC6"/>
    <w:rsid w:val="00E82BDA"/>
    <w:rsid w:val="00E82FE9"/>
    <w:rsid w:val="00E839B1"/>
    <w:rsid w:val="00E844E2"/>
    <w:rsid w:val="00E849C3"/>
    <w:rsid w:val="00E84ADA"/>
    <w:rsid w:val="00E85A6C"/>
    <w:rsid w:val="00E85B65"/>
    <w:rsid w:val="00E85CDA"/>
    <w:rsid w:val="00E85E29"/>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40C6"/>
    <w:rsid w:val="00FA5554"/>
    <w:rsid w:val="00FA5998"/>
    <w:rsid w:val="00FA60A0"/>
    <w:rsid w:val="00FA6227"/>
    <w:rsid w:val="00FA6273"/>
    <w:rsid w:val="00FA65A5"/>
    <w:rsid w:val="00FA6B87"/>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styleId="UnresolvedMention">
    <w:name w:val="Unresolved Mention"/>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59392FA-B434-45A6-8D01-DC0CC62912AC}">
  <ds:schemaRefs>
    <ds:schemaRef ds:uri="http://schemas.openxmlformats.org/officeDocument/2006/bibliography"/>
  </ds:schemaRefs>
</ds:datastoreItem>
</file>

<file path=customXml/itemProps2.xml><?xml version="1.0" encoding="utf-8"?>
<ds:datastoreItem xmlns:ds="http://schemas.openxmlformats.org/officeDocument/2006/customXml" ds:itemID="{CE17AFC7-0EAD-4F37-B39E-B260CA3A1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41455</Words>
  <Characters>236297</Characters>
  <Application>Microsoft Office Word</Application>
  <DocSecurity>0</DocSecurity>
  <Lines>1969</Lines>
  <Paragraphs>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Bixby, Honor R H</cp:lastModifiedBy>
  <cp:revision>3</cp:revision>
  <cp:lastPrinted>2019-01-21T19:46:00Z</cp:lastPrinted>
  <dcterms:created xsi:type="dcterms:W3CDTF">2019-01-22T19:21:00Z</dcterms:created>
  <dcterms:modified xsi:type="dcterms:W3CDTF">2019-01-22T19:23:00Z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