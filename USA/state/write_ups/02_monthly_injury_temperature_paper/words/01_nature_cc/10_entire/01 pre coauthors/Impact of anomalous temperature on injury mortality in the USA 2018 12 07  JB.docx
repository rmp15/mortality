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396ED192"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ins w:id="1" w:author="Tamura-Wicks, Helen M" w:date="2018-12-06T17:22:00Z">
        <w:r w:rsidR="008C046B">
          <w:rPr>
            <w:rFonts w:ascii="Times New Roman" w:hAnsi="Times New Roman"/>
            <w:color w:val="000000" w:themeColor="text1"/>
            <w:sz w:val="24"/>
            <w:szCs w:val="24"/>
            <w:vertAlign w:val="superscript"/>
            <w:lang w:val="it-IT"/>
          </w:rPr>
          <w:t>2</w:t>
        </w:r>
      </w:ins>
      <w:del w:id="2" w:author="Parks, Robbie M" w:date="2018-12-04T16:17:00Z">
        <w:r w:rsidR="008D1C1A" w:rsidDel="00157C23">
          <w:rPr>
            <w:rFonts w:ascii="Times New Roman" w:hAnsi="Times New Roman"/>
            <w:color w:val="000000" w:themeColor="text1"/>
            <w:sz w:val="24"/>
            <w:szCs w:val="24"/>
            <w:vertAlign w:val="superscript"/>
            <w:lang w:val="it-IT"/>
          </w:rPr>
          <w:delText>,</w:delText>
        </w:r>
      </w:del>
      <w:del w:id="3"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4" w:author="Parks, Robbie M" w:date="2018-12-05T11:54:00Z">
        <w:r w:rsidR="00E02CE3">
          <w:rPr>
            <w:rFonts w:ascii="Times New Roman" w:hAnsi="Times New Roman"/>
            <w:color w:val="000000" w:themeColor="text1"/>
            <w:sz w:val="24"/>
            <w:szCs w:val="24"/>
            <w:vertAlign w:val="superscript"/>
            <w:lang w:val="it-IT"/>
          </w:rPr>
          <w:t>3</w:t>
        </w:r>
      </w:ins>
      <w:del w:id="5"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6" w:author="Parks, Robbie M" w:date="2018-12-05T11:54:00Z">
        <w:r w:rsidR="00E02CE3">
          <w:rPr>
            <w:rFonts w:ascii="Times New Roman" w:hAnsi="Times New Roman"/>
            <w:color w:val="000000" w:themeColor="text1"/>
            <w:sz w:val="24"/>
            <w:szCs w:val="24"/>
            <w:vertAlign w:val="superscript"/>
            <w:lang w:val="it-IT"/>
          </w:rPr>
          <w:t>4</w:t>
        </w:r>
      </w:ins>
      <w:del w:id="7"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8"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3</w:t>
        </w:r>
        <w:del w:id="10" w:author="Bennett, James E" w:date="2018-12-07T10:44:00Z">
          <w:r w:rsidRPr="00636C9B" w:rsidDel="002C201D">
            <w:rPr>
              <w:rFonts w:ascii="Times New Roman" w:hAnsi="Times New Roman"/>
              <w:color w:val="000000" w:themeColor="text1"/>
              <w:sz w:val="24"/>
              <w:szCs w:val="24"/>
              <w:vertAlign w:val="superscript"/>
            </w:rPr>
            <w:delText xml:space="preserve"> </w:delText>
          </w:r>
        </w:del>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11" w:author="Parks, Robbie M" w:date="2018-12-05T11:54:00Z">
        <w:r>
          <w:rPr>
            <w:rFonts w:ascii="Times New Roman" w:hAnsi="Times New Roman"/>
            <w:color w:val="000000" w:themeColor="text1"/>
            <w:sz w:val="24"/>
            <w:szCs w:val="24"/>
            <w:vertAlign w:val="superscript"/>
          </w:rPr>
          <w:t>4</w:t>
        </w:r>
      </w:ins>
      <w:del w:id="12"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3" w:author="Parks, Robbie M" w:date="2018-12-05T11:35:00Z"/>
          <w:rFonts w:ascii="Times New Roman" w:hAnsi="Times New Roman"/>
          <w:color w:val="000000" w:themeColor="text1"/>
          <w:sz w:val="24"/>
          <w:szCs w:val="24"/>
        </w:rPr>
      </w:pPr>
      <w:del w:id="14"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5" w:author="Parks, Robbie M" w:date="2018-12-05T11:35:00Z"/>
          <w:rFonts w:ascii="Times New Roman" w:hAnsi="Times New Roman"/>
          <w:color w:val="000000" w:themeColor="text1"/>
          <w:sz w:val="24"/>
          <w:szCs w:val="24"/>
        </w:rPr>
      </w:pPr>
      <w:ins w:id="16" w:author="Parks, Robbie M" w:date="2018-12-05T11:35:00Z">
        <w:r>
          <w:rPr>
            <w:rFonts w:ascii="Times New Roman" w:hAnsi="Times New Roman"/>
            <w:color w:val="000000" w:themeColor="text1"/>
            <w:sz w:val="24"/>
            <w:szCs w:val="24"/>
          </w:rPr>
          <w:t xml:space="preserve">Robbie M Parks: </w:t>
        </w:r>
        <w:r w:rsidRPr="004427B5">
          <w:rPr>
            <w:color w:val="000000" w:themeColor="text1"/>
            <w:rPrChange w:id="17"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8" w:author="Parks, Robbie M" w:date="2018-12-05T11:35:00Z"/>
          <w:rFonts w:ascii="Times New Roman" w:hAnsi="Times New Roman"/>
          <w:color w:val="000000" w:themeColor="text1"/>
          <w:sz w:val="24"/>
          <w:szCs w:val="24"/>
        </w:rPr>
      </w:pPr>
      <w:ins w:id="19" w:author="Parks, Robbie M" w:date="2018-12-05T11:35:00Z">
        <w:r>
          <w:rPr>
            <w:rFonts w:ascii="Times New Roman" w:hAnsi="Times New Roman"/>
            <w:color w:val="000000" w:themeColor="text1"/>
            <w:sz w:val="24"/>
            <w:szCs w:val="24"/>
          </w:rPr>
          <w:t xml:space="preserve">James E Bennett: </w:t>
        </w:r>
        <w:r w:rsidRPr="004427B5">
          <w:rPr>
            <w:color w:val="000000" w:themeColor="text1"/>
            <w:rPrChange w:id="20"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21" w:author="Parks, Robbie M" w:date="2018-12-05T11:36:00Z"/>
          <w:rFonts w:ascii="Times New Roman" w:hAnsi="Times New Roman"/>
          <w:color w:val="000000" w:themeColor="text1"/>
          <w:sz w:val="24"/>
          <w:szCs w:val="24"/>
        </w:rPr>
      </w:pPr>
      <w:ins w:id="22" w:author="Parks, Robbie M" w:date="2018-12-05T11:35:00Z">
        <w:r>
          <w:rPr>
            <w:rFonts w:ascii="Times New Roman" w:hAnsi="Times New Roman"/>
            <w:color w:val="000000" w:themeColor="text1"/>
            <w:sz w:val="24"/>
            <w:szCs w:val="24"/>
          </w:rPr>
          <w:t xml:space="preserve">Vasilis Kontis: </w:t>
        </w:r>
      </w:ins>
      <w:ins w:id="23" w:author="Parks, Robbie M" w:date="2018-12-05T11:36:00Z">
        <w:r w:rsidR="00DE5766" w:rsidRPr="004427B5">
          <w:rPr>
            <w:color w:val="000000" w:themeColor="text1"/>
            <w:rPrChange w:id="24"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5" w:author="Parks, Robbie M" w:date="2018-12-05T11:36:00Z"/>
          <w:rFonts w:ascii="Times New Roman" w:hAnsi="Times New Roman"/>
          <w:color w:val="000000" w:themeColor="text1"/>
          <w:sz w:val="24"/>
          <w:szCs w:val="24"/>
        </w:rPr>
      </w:pPr>
      <w:ins w:id="26" w:author="Parks, Robbie M" w:date="2018-12-05T11:36:00Z">
        <w:r>
          <w:rPr>
            <w:rFonts w:ascii="Times New Roman" w:hAnsi="Times New Roman"/>
            <w:color w:val="000000" w:themeColor="text1"/>
            <w:sz w:val="24"/>
            <w:szCs w:val="24"/>
          </w:rPr>
          <w:t xml:space="preserve">Helen Tamura-Wicks: </w:t>
        </w:r>
        <w:r w:rsidRPr="004427B5">
          <w:rPr>
            <w:color w:val="000000" w:themeColor="text1"/>
            <w:rPrChange w:id="27"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8" w:author="Parks, Robbie M" w:date="2018-12-05T11:36:00Z"/>
          <w:rFonts w:ascii="Times New Roman" w:hAnsi="Times New Roman"/>
          <w:color w:val="000000" w:themeColor="text1"/>
          <w:sz w:val="24"/>
          <w:szCs w:val="24"/>
        </w:rPr>
      </w:pPr>
      <w:ins w:id="29" w:author="Parks, Robbie M" w:date="2018-12-05T11:36:00Z">
        <w:r>
          <w:rPr>
            <w:rFonts w:ascii="Times New Roman" w:hAnsi="Times New Roman"/>
            <w:color w:val="000000" w:themeColor="text1"/>
            <w:sz w:val="24"/>
            <w:szCs w:val="24"/>
          </w:rPr>
          <w:t xml:space="preserve">Ralf Toumi: </w:t>
        </w:r>
        <w:r w:rsidRPr="004427B5">
          <w:rPr>
            <w:color w:val="000000" w:themeColor="text1"/>
            <w:rPrChange w:id="30"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31" w:author="Parks, Robbie M" w:date="2018-12-05T11:35:00Z"/>
          <w:rFonts w:ascii="Times New Roman" w:hAnsi="Times New Roman"/>
          <w:color w:val="000000" w:themeColor="text1"/>
          <w:sz w:val="24"/>
          <w:szCs w:val="24"/>
        </w:rPr>
      </w:pPr>
      <w:ins w:id="32"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3"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4"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5" w:author="Parks, Robbie M" w:date="2018-12-05T11:37:00Z"/>
          <w:rFonts w:ascii="Times New Roman" w:hAnsi="Times New Roman"/>
          <w:color w:val="000000" w:themeColor="text1"/>
          <w:sz w:val="24"/>
          <w:szCs w:val="24"/>
        </w:rPr>
      </w:pPr>
      <w:ins w:id="36"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7" w:author="Parks, Robbie M" w:date="2018-12-05T11:37:00Z"/>
          <w:rFonts w:ascii="Times New Roman" w:hAnsi="Times New Roman"/>
          <w:color w:val="000000" w:themeColor="text1"/>
          <w:sz w:val="24"/>
          <w:szCs w:val="24"/>
        </w:rPr>
      </w:pPr>
      <w:ins w:id="38"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9" w:author="Parks, Robbie M" w:date="2018-12-05T11:37:00Z"/>
          <w:rFonts w:ascii="Times New Roman" w:hAnsi="Times New Roman"/>
          <w:color w:val="000000" w:themeColor="text1"/>
          <w:sz w:val="24"/>
          <w:szCs w:val="24"/>
        </w:rPr>
      </w:pPr>
      <w:ins w:id="40"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41" w:author="Parks, Robbie M" w:date="2018-12-05T11:37:00Z"/>
          <w:rFonts w:ascii="Times New Roman" w:hAnsi="Times New Roman"/>
          <w:color w:val="000000" w:themeColor="text1"/>
          <w:sz w:val="24"/>
          <w:szCs w:val="24"/>
        </w:rPr>
      </w:pPr>
      <w:ins w:id="42"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3" w:author="Parks, Robbie M" w:date="2018-12-05T11:37:00Z"/>
          <w:rFonts w:ascii="Times New Roman" w:hAnsi="Times New Roman"/>
          <w:color w:val="000000" w:themeColor="text1"/>
          <w:sz w:val="24"/>
          <w:szCs w:val="24"/>
        </w:rPr>
      </w:pPr>
      <w:ins w:id="44"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5"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6" w:author="Parks, Robbie M" w:date="2018-12-05T11:52:00Z"/>
          <w:rFonts w:ascii="Times New Roman" w:hAnsi="Times New Roman"/>
          <w:b/>
          <w:color w:val="000000" w:themeColor="text1"/>
          <w:sz w:val="24"/>
          <w:szCs w:val="24"/>
        </w:rPr>
      </w:pPr>
      <w:commentRangeStart w:id="47"/>
      <w:ins w:id="48" w:author="Parks, Robbie M" w:date="2018-12-05T11:38:00Z">
        <w:r>
          <w:rPr>
            <w:rFonts w:ascii="Times New Roman" w:hAnsi="Times New Roman"/>
            <w:b/>
            <w:color w:val="000000" w:themeColor="text1"/>
            <w:sz w:val="24"/>
            <w:szCs w:val="24"/>
          </w:rPr>
          <w:lastRenderedPageBreak/>
          <w:t>[[[Introduction goes here]]]</w:t>
        </w:r>
      </w:ins>
      <w:commentRangeEnd w:id="47"/>
      <w:ins w:id="49" w:author="Parks, Robbie M" w:date="2018-12-05T11:46:00Z">
        <w:r w:rsidR="00CB71ED">
          <w:rPr>
            <w:rStyle w:val="CommentReference"/>
            <w:rFonts w:asciiTheme="minorHAnsi" w:eastAsiaTheme="minorHAnsi" w:hAnsiTheme="minorHAnsi" w:cstheme="minorBidi"/>
          </w:rPr>
          <w:commentReference w:id="47"/>
        </w:r>
      </w:ins>
    </w:p>
    <w:p w14:paraId="623921C5" w14:textId="1F0FEBC8" w:rsidR="00326747" w:rsidRDefault="000B5BF9" w:rsidP="00A14690">
      <w:pPr>
        <w:spacing w:after="0" w:line="480" w:lineRule="auto"/>
        <w:jc w:val="both"/>
        <w:rPr>
          <w:ins w:id="50" w:author="Parks, Robbie M" w:date="2018-12-05T11:38:00Z"/>
          <w:rFonts w:ascii="Times New Roman" w:hAnsi="Times New Roman"/>
          <w:b/>
          <w:color w:val="000000" w:themeColor="text1"/>
          <w:sz w:val="24"/>
          <w:szCs w:val="24"/>
        </w:rPr>
      </w:pPr>
      <w:ins w:id="51"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2" w:author="Parks, Robbie M" w:date="2018-12-05T17:54:00Z"/>
          <w:rFonts w:ascii="Times New Roman" w:hAnsi="Times New Roman"/>
          <w:b/>
          <w:color w:val="000000" w:themeColor="text1"/>
          <w:sz w:val="24"/>
          <w:szCs w:val="24"/>
        </w:rPr>
      </w:pPr>
      <w:moveToRangeStart w:id="53" w:author="Parks, Robbie M" w:date="2018-12-05T11:52:00Z" w:name="move531709796"/>
      <w:moveTo w:id="54" w:author="Parks, Robbie M" w:date="2018-12-05T11:52:00Z">
        <w:r w:rsidRPr="00326747">
          <w:rPr>
            <w:rFonts w:ascii="Times New Roman" w:hAnsi="Times New Roman"/>
            <w:b/>
            <w:color w:val="000000" w:themeColor="text1"/>
            <w:sz w:val="24"/>
            <w:szCs w:val="24"/>
            <w:rPrChange w:id="55"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6" w:author="Parks, Robbie M" w:date="2018-12-05T11:52:00Z">
            <w:rPr>
              <w:rFonts w:ascii="Times New Roman" w:hAnsi="Times New Roman"/>
              <w:color w:val="000000" w:themeColor="text1"/>
              <w:sz w:val="24"/>
              <w:szCs w:val="24"/>
            </w:rPr>
          </w:rPrChange>
        </w:rPr>
      </w:pPr>
      <w:ins w:id="57" w:author="Parks, Robbie M" w:date="2018-12-05T17:55:00Z">
        <w:r>
          <w:rPr>
            <w:rFonts w:ascii="Times New Roman" w:hAnsi="Times New Roman"/>
            <w:b/>
            <w:color w:val="000000" w:themeColor="text1"/>
            <w:sz w:val="24"/>
            <w:szCs w:val="24"/>
          </w:rPr>
          <w:t>…</w:t>
        </w:r>
      </w:ins>
    </w:p>
    <w:moveToRangeEnd w:id="53"/>
    <w:p w14:paraId="32EFA1B4" w14:textId="5FC9DD46" w:rsidR="000210D1" w:rsidRPr="00636C9B" w:rsidDel="009717B2" w:rsidRDefault="000210D1" w:rsidP="00D76DF7">
      <w:pPr>
        <w:spacing w:after="0" w:line="480" w:lineRule="auto"/>
        <w:jc w:val="both"/>
        <w:rPr>
          <w:del w:id="58" w:author="Parks, Robbie M" w:date="2018-12-05T11:38:00Z"/>
          <w:rFonts w:ascii="Times New Roman" w:hAnsi="Times New Roman"/>
          <w:b/>
          <w:color w:val="000000" w:themeColor="text1"/>
          <w:sz w:val="24"/>
          <w:szCs w:val="24"/>
        </w:rPr>
      </w:pPr>
      <w:del w:id="59"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60" w:author="Parks, Robbie M" w:date="2018-12-05T11:38:00Z"/>
          <w:rFonts w:ascii="Times New Roman" w:hAnsi="Times New Roman"/>
          <w:color w:val="000000" w:themeColor="text1"/>
          <w:sz w:val="24"/>
          <w:szCs w:val="24"/>
        </w:rPr>
      </w:pPr>
    </w:p>
    <w:p w14:paraId="0C064E2B" w14:textId="6BDB818B" w:rsidR="00330013" w:rsidDel="007514AC" w:rsidRDefault="00561DD4" w:rsidP="00F8041D">
      <w:pPr>
        <w:spacing w:after="0" w:line="480" w:lineRule="auto"/>
        <w:jc w:val="both"/>
        <w:rPr>
          <w:del w:id="61"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del w:id="62" w:author="Tamura-Wicks, Helen M" w:date="2018-12-06T17:37:00Z">
        <w:r w:rsidR="0041031F" w:rsidDel="00DF6A9B">
          <w:rPr>
            <w:rFonts w:ascii="Times New Roman" w:hAnsi="Times New Roman"/>
            <w:color w:val="000000" w:themeColor="text1"/>
            <w:sz w:val="24"/>
            <w:szCs w:val="24"/>
          </w:rPr>
          <w:delText>into place</w:delText>
        </w:r>
        <w:r w:rsidRPr="00561DD4" w:rsidDel="00DF6A9B">
          <w:rPr>
            <w:rFonts w:ascii="Times New Roman" w:hAnsi="Times New Roman"/>
            <w:color w:val="000000" w:themeColor="text1"/>
            <w:sz w:val="24"/>
            <w:szCs w:val="24"/>
          </w:rPr>
          <w:delText xml:space="preserve"> </w:delText>
        </w:r>
      </w:del>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ins w:id="63" w:author="Tamura-Wicks, Helen M" w:date="2018-12-06T17:37:00Z">
        <w:r w:rsidR="00DF6A9B">
          <w:rPr>
            <w:rFonts w:ascii="Times New Roman" w:hAnsi="Times New Roman"/>
            <w:color w:val="000000" w:themeColor="text1"/>
            <w:sz w:val="24"/>
            <w:szCs w:val="24"/>
          </w:rPr>
          <w:t xml:space="preserve"> into place</w:t>
        </w:r>
      </w:ins>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4"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5" w:author="Parks, Robbie M" w:date="2018-12-04T16:38:00Z">
        <w:r w:rsidR="006E5EB6">
          <w:rPr>
            <w:rFonts w:ascii="Times New Roman" w:hAnsi="Times New Roman"/>
            <w:color w:val="000000" w:themeColor="text1"/>
            <w:sz w:val="24"/>
            <w:szCs w:val="24"/>
          </w:rPr>
          <w:fldChar w:fldCharType="end"/>
        </w:r>
      </w:ins>
      <w:ins w:id="66" w:author="Parks, Robbie M" w:date="2018-12-04T16:46:00Z">
        <w:r w:rsidR="007514AC">
          <w:rPr>
            <w:rFonts w:ascii="Times New Roman" w:hAnsi="Times New Roman"/>
            <w:color w:val="000000" w:themeColor="text1"/>
            <w:sz w:val="24"/>
            <w:szCs w:val="24"/>
          </w:rPr>
          <w:t xml:space="preserve"> </w:t>
        </w:r>
      </w:ins>
      <w:del w:id="67" w:author="Parks, Robbie M" w:date="2018-12-04T16:46:00Z">
        <w:r w:rsidR="00F8041D" w:rsidDel="007514AC">
          <w:rPr>
            <w:rFonts w:ascii="Times New Roman" w:hAnsi="Times New Roman"/>
            <w:color w:val="000000" w:themeColor="text1"/>
            <w:sz w:val="24"/>
            <w:szCs w:val="24"/>
          </w:rPr>
          <w:delText xml:space="preserve"> </w:delText>
        </w:r>
      </w:del>
    </w:p>
    <w:p w14:paraId="571F2431" w14:textId="4F0BD1CE" w:rsidR="00A14690" w:rsidRDefault="00F8041D" w:rsidP="00A14690">
      <w:pPr>
        <w:spacing w:after="0" w:line="480" w:lineRule="auto"/>
        <w:jc w:val="both"/>
        <w:rPr>
          <w:rFonts w:ascii="Times New Roman" w:hAnsi="Times New Roman"/>
          <w:color w:val="000000" w:themeColor="text1"/>
          <w:sz w:val="24"/>
          <w:szCs w:val="24"/>
        </w:rPr>
      </w:pPr>
      <w:del w:id="68"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9"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ins w:id="70" w:author="Tamura-Wicks, Helen M" w:date="2018-12-06T17:42:00Z">
        <w:r w:rsidR="00DA2982">
          <w:rPr>
            <w:rFonts w:ascii="Times New Roman" w:hAnsi="Times New Roman"/>
            <w:color w:val="000000" w:themeColor="text1"/>
            <w:sz w:val="24"/>
            <w:szCs w:val="24"/>
          </w:rPr>
          <w:t xml:space="preserve">a </w:t>
        </w:r>
      </w:ins>
      <w:r w:rsidR="00A14690">
        <w:rPr>
          <w:rFonts w:ascii="Times New Roman" w:hAnsi="Times New Roman"/>
          <w:color w:val="000000" w:themeColor="text1"/>
          <w:sz w:val="24"/>
          <w:szCs w:val="24"/>
        </w:rPr>
        <w:t xml:space="preserve">consistent way across injury types and demographic subgroups of the population, even though death rates from </w:t>
      </w:r>
      <w:del w:id="71" w:author="Tamura-Wicks, Helen M" w:date="2018-12-06T17:44:00Z">
        <w:r w:rsidR="00A14690" w:rsidDel="00DA2982">
          <w:rPr>
            <w:rFonts w:ascii="Times New Roman" w:hAnsi="Times New Roman"/>
            <w:color w:val="000000" w:themeColor="text1"/>
            <w:sz w:val="24"/>
            <w:szCs w:val="24"/>
          </w:rPr>
          <w:delText xml:space="preserve">various intentional and unintentional </w:delText>
        </w:r>
      </w:del>
      <w:r w:rsidR="00A14690">
        <w:rPr>
          <w:rFonts w:ascii="Times New Roman" w:hAnsi="Times New Roman"/>
          <w:color w:val="000000" w:themeColor="text1"/>
          <w:sz w:val="24"/>
          <w:szCs w:val="24"/>
        </w:rPr>
        <w:t>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439DEF87" w:rsidR="002B11C6" w:rsidRPr="00636C9B" w:rsidDel="0090673B" w:rsidRDefault="00453AD2" w:rsidP="002B11C6">
      <w:pPr>
        <w:spacing w:after="0" w:line="480" w:lineRule="auto"/>
        <w:jc w:val="both"/>
        <w:rPr>
          <w:del w:id="72"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73" w:author="Parks, Robbie M" w:date="2018-12-04T17:07:00Z">
        <w:r w:rsidR="008A7F0C">
          <w:rPr>
            <w:rFonts w:ascii="Times New Roman" w:hAnsi="Times New Roman"/>
            <w:color w:val="000000" w:themeColor="text1"/>
            <w:sz w:val="24"/>
            <w:szCs w:val="24"/>
          </w:rPr>
          <w:t xml:space="preserve">absolute </w:t>
        </w:r>
      </w:ins>
      <w:del w:id="74" w:author="Parks, Robbie M" w:date="2018-12-04T16:22:00Z">
        <w:r w:rsidR="00202B92" w:rsidDel="0049084A">
          <w:rPr>
            <w:rFonts w:ascii="Times New Roman" w:hAnsi="Times New Roman"/>
            <w:color w:val="000000" w:themeColor="text1"/>
            <w:sz w:val="24"/>
            <w:szCs w:val="24"/>
          </w:rPr>
          <w:delText>[[[</w:delText>
        </w:r>
        <w:commentRangeStart w:id="75"/>
        <w:commentRangeStart w:id="76"/>
        <w:r w:rsidR="00202B92" w:rsidDel="0049084A">
          <w:rPr>
            <w:rFonts w:ascii="Times New Roman" w:hAnsi="Times New Roman"/>
            <w:color w:val="000000" w:themeColor="text1"/>
            <w:sz w:val="24"/>
            <w:szCs w:val="24"/>
          </w:rPr>
          <w:delText>or monthly</w:delText>
        </w:r>
        <w:commentRangeEnd w:id="75"/>
        <w:r w:rsidR="00202B92" w:rsidDel="0049084A">
          <w:rPr>
            <w:rStyle w:val="CommentReference"/>
            <w:rFonts w:asciiTheme="minorHAnsi" w:eastAsiaTheme="minorHAnsi" w:hAnsiTheme="minorHAnsi" w:cstheme="minorBidi"/>
          </w:rPr>
          <w:commentReference w:id="75"/>
        </w:r>
        <w:commentRangeEnd w:id="76"/>
        <w:r w:rsidR="003060A1" w:rsidDel="0049084A">
          <w:rPr>
            <w:rStyle w:val="CommentReference"/>
            <w:rFonts w:asciiTheme="minorHAnsi" w:eastAsiaTheme="minorHAnsi" w:hAnsiTheme="minorHAnsi" w:cstheme="minorBidi"/>
          </w:rPr>
          <w:commentReference w:id="76"/>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7" w:author="Parks, Robbie M" w:date="2018-12-04T17:32:00Z">
        <w:r w:rsidR="00BF23B1">
          <w:rPr>
            <w:rFonts w:ascii="Times New Roman" w:hAnsi="Times New Roman"/>
            <w:color w:val="000000" w:themeColor="text1"/>
            <w:sz w:val="24"/>
            <w:szCs w:val="24"/>
          </w:rPr>
          <w:t>,</w:t>
        </w:r>
      </w:ins>
      <w:del w:id="78"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9" w:author="Parks, Robbie M" w:date="2018-12-04T17:32:00Z">
        <w:r w:rsidR="00BF23B1">
          <w:rPr>
            <w:rFonts w:ascii="Times New Roman" w:hAnsi="Times New Roman"/>
            <w:color w:val="000000" w:themeColor="text1"/>
            <w:sz w:val="24"/>
            <w:szCs w:val="24"/>
          </w:rPr>
          <w:t xml:space="preserve"> with few exceptions.</w:t>
        </w:r>
      </w:ins>
      <w:ins w:id="80"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81"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82" w:author="Parks, Robbie M" w:date="2018-12-04T16:22:00Z">
        <w:r w:rsidR="00636E70" w:rsidRPr="002F6AD2" w:rsidDel="0049084A">
          <w:rPr>
            <w:rFonts w:ascii="Times New Roman" w:hAnsi="Times New Roman"/>
            <w:color w:val="000000" w:themeColor="text1"/>
            <w:sz w:val="24"/>
            <w:szCs w:val="24"/>
            <w:rPrChange w:id="83"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84"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85"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6"/>
        <w:commentRangeStart w:id="87"/>
        <w:r w:rsidR="002B11C6" w:rsidRPr="002F6AD2" w:rsidDel="0049084A">
          <w:rPr>
            <w:rFonts w:ascii="Times New Roman" w:hAnsi="Times New Roman"/>
            <w:color w:val="000000" w:themeColor="text1"/>
            <w:sz w:val="24"/>
            <w:szCs w:val="24"/>
            <w:rPrChange w:id="88" w:author="Parks, Robbie M" w:date="2018-12-04T10:58:00Z">
              <w:rPr>
                <w:rFonts w:ascii="Times New Roman" w:hAnsi="Times New Roman"/>
                <w:color w:val="000000" w:themeColor="text1"/>
                <w:sz w:val="24"/>
                <w:szCs w:val="24"/>
                <w:highlight w:val="yellow"/>
              </w:rPr>
            </w:rPrChange>
          </w:rPr>
          <w:delText>XX, YY and ZZ</w:delText>
        </w:r>
        <w:commentRangeEnd w:id="86"/>
        <w:r w:rsidR="002B11C6" w:rsidRPr="002F6AD2" w:rsidDel="0049084A">
          <w:rPr>
            <w:rStyle w:val="CommentReference"/>
            <w:rFonts w:asciiTheme="minorHAnsi" w:eastAsiaTheme="minorHAnsi" w:hAnsiTheme="minorHAnsi" w:cstheme="minorBidi"/>
            <w:rPrChange w:id="89" w:author="Parks, Robbie M" w:date="2018-12-04T10:58:00Z">
              <w:rPr>
                <w:rStyle w:val="CommentReference"/>
                <w:rFonts w:asciiTheme="minorHAnsi" w:eastAsiaTheme="minorHAnsi" w:hAnsiTheme="minorHAnsi" w:cstheme="minorBidi"/>
                <w:highlight w:val="yellow"/>
              </w:rPr>
            </w:rPrChange>
          </w:rPr>
          <w:commentReference w:id="86"/>
        </w:r>
        <w:commentRangeEnd w:id="87"/>
        <w:r w:rsidR="00EE18E4" w:rsidRPr="002F6AD2" w:rsidDel="0049084A">
          <w:rPr>
            <w:rStyle w:val="CommentReference"/>
            <w:rFonts w:asciiTheme="minorHAnsi" w:eastAsiaTheme="minorHAnsi" w:hAnsiTheme="minorHAnsi" w:cstheme="minorBidi"/>
            <w:rPrChange w:id="90" w:author="Parks, Robbie M" w:date="2018-12-04T10:58:00Z">
              <w:rPr>
                <w:rStyle w:val="CommentReference"/>
                <w:rFonts w:asciiTheme="minorHAnsi" w:eastAsiaTheme="minorHAnsi" w:hAnsiTheme="minorHAnsi" w:cstheme="minorBidi"/>
                <w:highlight w:val="yellow"/>
              </w:rPr>
            </w:rPrChange>
          </w:rPr>
          <w:commentReference w:id="87"/>
        </w:r>
        <w:r w:rsidR="002B11C6" w:rsidDel="0049084A">
          <w:rPr>
            <w:rFonts w:ascii="Times New Roman" w:hAnsi="Times New Roman"/>
            <w:color w:val="000000" w:themeColor="text1"/>
            <w:sz w:val="24"/>
            <w:szCs w:val="24"/>
          </w:rPr>
          <w:delText xml:space="preserve">. </w:delText>
        </w:r>
      </w:del>
      <w:del w:id="91" w:author="Tamura-Wicks, Helen M" w:date="2018-12-06T17:51:00Z">
        <w:r w:rsidR="002B11C6" w:rsidDel="00DA2982">
          <w:rPr>
            <w:rFonts w:ascii="Times New Roman" w:hAnsi="Times New Roman"/>
            <w:color w:val="000000" w:themeColor="text1"/>
            <w:sz w:val="24"/>
            <w:szCs w:val="24"/>
          </w:rPr>
          <w:delText>Those with</w:delText>
        </w:r>
      </w:del>
      <w:ins w:id="92" w:author="Tamura-Wicks, Helen M" w:date="2018-12-06T17:51:00Z">
        <w:r w:rsidR="00DA2982">
          <w:rPr>
            <w:rFonts w:ascii="Times New Roman" w:hAnsi="Times New Roman"/>
            <w:color w:val="000000" w:themeColor="text1"/>
            <w:sz w:val="24"/>
            <w:szCs w:val="24"/>
          </w:rPr>
          <w:t>Risk assessments using</w:t>
        </w:r>
      </w:ins>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93" w:author="Parks, Robbie M" w:date="2018-12-04T17:49:00Z">
        <w:r w:rsidR="00F37C29">
          <w:rPr>
            <w:rFonts w:ascii="Times New Roman" w:hAnsi="Times New Roman"/>
            <w:color w:val="000000" w:themeColor="text1"/>
            <w:sz w:val="24"/>
            <w:szCs w:val="24"/>
          </w:rPr>
          <w:t xml:space="preserve"> </w:t>
        </w:r>
      </w:ins>
      <w:del w:id="94"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95"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96"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ins w:id="97" w:author="Tamura-Wicks, Helen M" w:date="2018-12-06T18:09:00Z">
        <w:r w:rsidR="0040214F">
          <w:rPr>
            <w:rFonts w:ascii="Times New Roman" w:hAnsi="Times New Roman"/>
            <w:color w:val="000000" w:themeColor="text1"/>
            <w:sz w:val="24"/>
            <w:szCs w:val="24"/>
          </w:rPr>
          <w:t xml:space="preserve">However, climate change can disrupt this long-term adaptation </w:t>
        </w:r>
      </w:ins>
      <w:ins w:id="98" w:author="Tamura-Wicks, Helen M" w:date="2018-12-06T18:11:00Z">
        <w:r w:rsidR="0040214F">
          <w:rPr>
            <w:rFonts w:ascii="Times New Roman" w:hAnsi="Times New Roman"/>
            <w:color w:val="000000" w:themeColor="text1"/>
            <w:sz w:val="24"/>
            <w:szCs w:val="24"/>
          </w:rPr>
          <w:t xml:space="preserve">as it modifies seasonal weather regimes. </w:t>
        </w:r>
      </w:ins>
      <w:commentRangeStart w:id="99"/>
      <w:del w:id="100" w:author="Tamura-Wicks, Helen M" w:date="2018-12-06T18:12:00Z">
        <w:r w:rsidRPr="00AA564D" w:rsidDel="0040214F">
          <w:rPr>
            <w:rFonts w:ascii="Times New Roman" w:hAnsi="Times New Roman"/>
            <w:color w:val="000000" w:themeColor="text1"/>
            <w:sz w:val="24"/>
            <w:szCs w:val="24"/>
          </w:rPr>
          <w:delText>Cl</w:delText>
        </w:r>
        <w:r w:rsidR="002B11C6" w:rsidDel="0040214F">
          <w:rPr>
            <w:rFonts w:ascii="Times New Roman" w:hAnsi="Times New Roman"/>
            <w:color w:val="000000" w:themeColor="text1"/>
            <w:sz w:val="24"/>
            <w:szCs w:val="24"/>
          </w:rPr>
          <w:delText>imate change, however, will</w:delText>
        </w:r>
        <w:r w:rsidRPr="00AA564D" w:rsidDel="0040214F">
          <w:rPr>
            <w:rFonts w:ascii="Times New Roman" w:hAnsi="Times New Roman"/>
            <w:color w:val="000000" w:themeColor="text1"/>
            <w:sz w:val="24"/>
            <w:szCs w:val="24"/>
          </w:rPr>
          <w:delText xml:space="preserve"> fundamentally modify weather co</w:delText>
        </w:r>
        <w:r w:rsidR="002B11C6" w:rsidDel="0040214F">
          <w:rPr>
            <w:rFonts w:ascii="Times New Roman" w:hAnsi="Times New Roman"/>
            <w:color w:val="000000" w:themeColor="text1"/>
            <w:sz w:val="24"/>
            <w:szCs w:val="24"/>
          </w:rPr>
          <w:delText xml:space="preserve">mpared to long-term experiences, and hence change seasonal weather regimes, which can disrupt long-term adaptation. </w:delText>
        </w:r>
      </w:del>
      <w:commentRangeEnd w:id="99"/>
      <w:r w:rsidR="0040214F">
        <w:rPr>
          <w:rStyle w:val="CommentReference"/>
          <w:rFonts w:asciiTheme="minorHAnsi" w:eastAsiaTheme="minorHAnsi" w:hAnsiTheme="minorHAnsi" w:cstheme="minorBidi"/>
        </w:rPr>
        <w:commentReference w:id="99"/>
      </w:r>
      <w:r w:rsidR="002B11C6">
        <w:rPr>
          <w:rFonts w:ascii="Times New Roman" w:hAnsi="Times New Roman"/>
          <w:color w:val="000000" w:themeColor="text1"/>
          <w:sz w:val="24"/>
          <w:szCs w:val="24"/>
        </w:rPr>
        <w:t xml:space="preserve">Understanding the impacts of climate change </w:t>
      </w:r>
      <w:r w:rsidR="002B11C6" w:rsidRPr="002B11C6">
        <w:rPr>
          <w:rFonts w:ascii="Times New Roman" w:hAnsi="Times New Roman"/>
          <w:color w:val="000000" w:themeColor="text1"/>
          <w:sz w:val="24"/>
          <w:szCs w:val="24"/>
        </w:rPr>
        <w:t xml:space="preserve">needs </w:t>
      </w:r>
      <w:del w:id="101" w:author="Tamura-Wicks, Helen M" w:date="2018-12-06T18:06:00Z">
        <w:r w:rsidR="002B11C6" w:rsidRPr="002B11C6" w:rsidDel="0040214F">
          <w:rPr>
            <w:rFonts w:ascii="Times New Roman" w:hAnsi="Times New Roman"/>
            <w:color w:val="000000" w:themeColor="text1"/>
            <w:sz w:val="24"/>
            <w:szCs w:val="24"/>
          </w:rPr>
          <w:delText xml:space="preserve">data that contain </w:delText>
        </w:r>
      </w:del>
      <w:del w:id="102" w:author="Tamura-Wicks, Helen M" w:date="2018-12-06T18:05:00Z">
        <w:r w:rsidR="002B11C6" w:rsidRPr="002B11C6" w:rsidDel="0040214F">
          <w:rPr>
            <w:rFonts w:ascii="Times New Roman" w:hAnsi="Times New Roman"/>
            <w:color w:val="000000" w:themeColor="text1"/>
            <w:sz w:val="24"/>
            <w:szCs w:val="24"/>
          </w:rPr>
          <w:delText xml:space="preserve">repeated </w:delText>
        </w:r>
      </w:del>
      <w:r w:rsidR="002B11C6" w:rsidRPr="002B11C6">
        <w:rPr>
          <w:rFonts w:ascii="Times New Roman" w:hAnsi="Times New Roman"/>
          <w:color w:val="000000" w:themeColor="text1"/>
          <w:sz w:val="24"/>
          <w:szCs w:val="24"/>
        </w:rPr>
        <w:t xml:space="preserve">observations of temperature and health </w:t>
      </w:r>
      <w:del w:id="103" w:author="Tamura-Wicks, Helen M" w:date="2018-12-06T18:06:00Z">
        <w:r w:rsidR="002B11C6" w:rsidRPr="002B11C6" w:rsidDel="0040214F">
          <w:rPr>
            <w:rFonts w:ascii="Times New Roman" w:hAnsi="Times New Roman"/>
            <w:color w:val="000000" w:themeColor="text1"/>
            <w:sz w:val="24"/>
            <w:szCs w:val="24"/>
          </w:rPr>
          <w:delText xml:space="preserve">variables </w:delText>
        </w:r>
      </w:del>
      <w:ins w:id="104" w:author="Tamura-Wicks, Helen M" w:date="2018-12-06T18:06:00Z">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ins>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ins w:id="105" w:author="Tamura-Wicks, Helen M" w:date="2018-12-06T18:04:00Z">
        <w:r w:rsidR="0040214F">
          <w:rPr>
            <w:rFonts w:ascii="Times New Roman" w:hAnsi="Times New Roman"/>
            <w:color w:val="000000" w:themeColor="text1"/>
            <w:sz w:val="24"/>
            <w:szCs w:val="24"/>
          </w:rPr>
          <w:t xml:space="preserve">short-term </w:t>
        </w:r>
      </w:ins>
      <w:r w:rsidR="002B11C6" w:rsidRPr="002B11C6">
        <w:rPr>
          <w:rFonts w:ascii="Times New Roman" w:hAnsi="Times New Roman"/>
          <w:color w:val="000000" w:themeColor="text1"/>
          <w:sz w:val="24"/>
          <w:szCs w:val="24"/>
        </w:rPr>
        <w:t>deviations of weather</w:t>
      </w:r>
      <w:ins w:id="106" w:author="Bennett, James E" w:date="2018-12-07T10:45:00Z">
        <w:r w:rsidR="002C201D">
          <w:rPr>
            <w:rFonts w:ascii="Times New Roman" w:hAnsi="Times New Roman"/>
            <w:color w:val="000000" w:themeColor="text1"/>
            <w:sz w:val="24"/>
            <w:szCs w:val="24"/>
          </w:rPr>
          <w:t xml:space="preserve"> </w:t>
        </w:r>
      </w:ins>
      <w:del w:id="107" w:author="Tamura-Wicks, Helen M" w:date="2018-12-06T18:04:00Z">
        <w:r w:rsidR="002B11C6" w:rsidRPr="002B11C6" w:rsidDel="0040214F">
          <w:rPr>
            <w:rFonts w:ascii="Times New Roman" w:hAnsi="Times New Roman"/>
            <w:color w:val="000000" w:themeColor="text1"/>
            <w:sz w:val="24"/>
            <w:szCs w:val="24"/>
          </w:rPr>
          <w:delText xml:space="preserve"> in a specific period, e.g., a month or a season, </w:delText>
        </w:r>
      </w:del>
      <w:r w:rsidR="002B11C6" w:rsidRPr="002B11C6">
        <w:rPr>
          <w:rFonts w:ascii="Times New Roman" w:hAnsi="Times New Roman"/>
          <w:color w:val="000000" w:themeColor="text1"/>
          <w:sz w:val="24"/>
          <w:szCs w:val="24"/>
        </w:rPr>
        <w:t xml:space="preserve">from its long-term norm </w:t>
      </w:r>
      <w:ins w:id="108" w:author="Tamura-Wicks, Helen M" w:date="2018-12-06T18:14:00Z">
        <w:r w:rsidR="0040214F">
          <w:rPr>
            <w:rFonts w:ascii="Times New Roman" w:hAnsi="Times New Roman"/>
            <w:color w:val="000000" w:themeColor="text1"/>
            <w:sz w:val="24"/>
            <w:szCs w:val="24"/>
          </w:rPr>
          <w:t xml:space="preserve">may </w:t>
        </w:r>
      </w:ins>
      <w:r w:rsidR="002B11C6" w:rsidRPr="002B11C6">
        <w:rPr>
          <w:rFonts w:ascii="Times New Roman" w:hAnsi="Times New Roman"/>
          <w:color w:val="000000" w:themeColor="text1"/>
          <w:sz w:val="24"/>
          <w:szCs w:val="24"/>
        </w:rPr>
        <w:t xml:space="preserve">impact population health. </w:t>
      </w:r>
      <w:moveFromRangeStart w:id="109" w:author="Parks, Robbie M" w:date="2018-12-05T11:52:00Z" w:name="move531709796"/>
      <w:moveFrom w:id="110"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109"/>
    </w:p>
    <w:p w14:paraId="79B2707C" w14:textId="77777777" w:rsidR="002B11C6" w:rsidRPr="00636C9B" w:rsidDel="0090673B" w:rsidRDefault="002B11C6" w:rsidP="002B11C6">
      <w:pPr>
        <w:spacing w:after="0" w:line="480" w:lineRule="auto"/>
        <w:jc w:val="both"/>
        <w:rPr>
          <w:del w:id="111" w:author="Parks, Robbie M" w:date="2018-12-04T18:01:00Z"/>
          <w:rFonts w:ascii="Times New Roman" w:hAnsi="Times New Roman"/>
          <w:color w:val="000000" w:themeColor="text1"/>
          <w:sz w:val="24"/>
          <w:szCs w:val="24"/>
        </w:rPr>
      </w:pPr>
    </w:p>
    <w:p w14:paraId="59E5EACC" w14:textId="216CD3B0" w:rsidR="00252CB9" w:rsidRDefault="001810A3" w:rsidP="00252CB9">
      <w:pPr>
        <w:spacing w:after="0" w:line="480" w:lineRule="auto"/>
        <w:jc w:val="both"/>
        <w:rPr>
          <w:ins w:id="112"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113" w:author="Parks, Robbie M" w:date="2018-12-04T17:53:00Z">
        <w:r w:rsidRPr="00E5452D" w:rsidDel="00FB42D4">
          <w:rPr>
            <w:rFonts w:ascii="Times New Roman" w:hAnsi="Times New Roman"/>
            <w:color w:val="000000" w:themeColor="text1"/>
            <w:sz w:val="24"/>
            <w:szCs w:val="24"/>
            <w:highlight w:val="yellow"/>
            <w:rPrChange w:id="114"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115"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116"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del w:id="117" w:author="Tamura-Wicks, Helen M" w:date="2018-12-06T18:18:00Z">
        <w:r w:rsidR="00BC66F6" w:rsidDel="008A69BB">
          <w:rPr>
            <w:rFonts w:ascii="Times New Roman" w:hAnsi="Times New Roman"/>
            <w:color w:val="000000" w:themeColor="text1"/>
            <w:sz w:val="24"/>
            <w:szCs w:val="24"/>
          </w:rPr>
          <w:delText>di</w:delText>
        </w:r>
        <w:r w:rsidR="00C93D61" w:rsidDel="008A69BB">
          <w:rPr>
            <w:rFonts w:ascii="Times New Roman" w:hAnsi="Times New Roman"/>
            <w:color w:val="000000" w:themeColor="text1"/>
            <w:sz w:val="24"/>
            <w:szCs w:val="24"/>
          </w:rPr>
          <w:delText>stinguishing by these features</w:delText>
        </w:r>
      </w:del>
      <w:ins w:id="118" w:author="Tamura-Wicks, Helen M" w:date="2018-12-06T18:18:00Z">
        <w:r w:rsidR="008A69BB">
          <w:rPr>
            <w:rFonts w:ascii="Times New Roman" w:hAnsi="Times New Roman"/>
            <w:color w:val="000000" w:themeColor="text1"/>
            <w:sz w:val="24"/>
            <w:szCs w:val="24"/>
          </w:rPr>
          <w:t>that accounts for this</w:t>
        </w:r>
      </w:ins>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119"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120" w:author="Parks, Robbie M" w:date="2018-12-05T11:52:00Z"/>
          <w:rFonts w:ascii="Times New Roman" w:hAnsi="Times New Roman"/>
          <w:color w:val="000000" w:themeColor="text1"/>
          <w:sz w:val="24"/>
          <w:szCs w:val="24"/>
        </w:rPr>
      </w:pPr>
    </w:p>
    <w:p w14:paraId="20612A69" w14:textId="15980AEE" w:rsidR="00F713D6" w:rsidDel="00EC109B" w:rsidRDefault="00D577E1" w:rsidP="006C11D1">
      <w:pPr>
        <w:spacing w:after="0" w:line="480" w:lineRule="auto"/>
        <w:jc w:val="both"/>
        <w:outlineLvl w:val="0"/>
        <w:rPr>
          <w:del w:id="121" w:author="Parks, Robbie M" w:date="2018-12-05T11:23:00Z"/>
          <w:rFonts w:ascii="Times New Roman" w:hAnsi="Times New Roman"/>
          <w:color w:val="000000" w:themeColor="text1"/>
          <w:sz w:val="24"/>
          <w:szCs w:val="24"/>
        </w:rPr>
      </w:pPr>
      <w:ins w:id="122" w:author="Parks, Robbie M" w:date="2018-12-05T13:01:00Z">
        <w:r w:rsidRPr="00636C9B">
          <w:rPr>
            <w:rFonts w:ascii="Times New Roman" w:hAnsi="Times New Roman"/>
            <w:color w:val="000000" w:themeColor="text1"/>
            <w:sz w:val="24"/>
            <w:szCs w:val="24"/>
          </w:rPr>
          <w:t xml:space="preserve">Injuries accounted for </w:t>
        </w:r>
      </w:ins>
      <w:ins w:id="123" w:author="Parks, Robbie M" w:date="2018-12-05T17:43:00Z">
        <w:r w:rsidR="00AF4729">
          <w:rPr>
            <w:rFonts w:ascii="Times New Roman" w:hAnsi="Times New Roman"/>
            <w:color w:val="000000" w:themeColor="text1"/>
            <w:sz w:val="24"/>
            <w:szCs w:val="24"/>
          </w:rPr>
          <w:t>10.7</w:t>
        </w:r>
      </w:ins>
      <w:ins w:id="124"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5" w:author="Parks, Robbie M" w:date="2018-12-05T17:44:00Z">
        <w:r w:rsidR="001B2D1F">
          <w:rPr>
            <w:rFonts w:ascii="Times New Roman" w:hAnsi="Times New Roman"/>
            <w:color w:val="000000" w:themeColor="text1"/>
            <w:sz w:val="24"/>
            <w:szCs w:val="24"/>
          </w:rPr>
          <w:t>4.7%</w:t>
        </w:r>
      </w:ins>
      <w:ins w:id="126"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27" w:author="Parks, Robbie M" w:date="2018-12-05T17:45:00Z">
        <w:r w:rsidR="00DF7329">
          <w:rPr>
            <w:rFonts w:ascii="Times New Roman" w:hAnsi="Times New Roman"/>
            <w:color w:val="000000" w:themeColor="text1"/>
            <w:sz w:val="24"/>
            <w:szCs w:val="24"/>
          </w:rPr>
          <w:t>9.6</w:t>
        </w:r>
      </w:ins>
      <w:ins w:id="128"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9" w:author="Parks, Robbie M" w:date="2018-12-05T17:45:00Z">
        <w:r w:rsidR="005A27A6">
          <w:rPr>
            <w:rFonts w:ascii="Times New Roman" w:hAnsi="Times New Roman"/>
            <w:color w:val="000000" w:themeColor="text1"/>
            <w:sz w:val="24"/>
            <w:szCs w:val="24"/>
          </w:rPr>
          <w:t>4.9</w:t>
        </w:r>
      </w:ins>
      <w:ins w:id="130"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31" w:author="Parks, Robbie M" w:date="2018-12-05T14:38:00Z">
        <w:r w:rsidR="00532208">
          <w:rPr>
            <w:rFonts w:ascii="Times New Roman" w:hAnsi="Times New Roman"/>
            <w:color w:val="000000" w:themeColor="text1"/>
            <w:sz w:val="24"/>
            <w:szCs w:val="24"/>
          </w:rPr>
          <w:t>The</w:t>
        </w:r>
      </w:ins>
      <w:ins w:id="132" w:author="Parks, Robbie M" w:date="2018-12-05T15:58:00Z">
        <w:r w:rsidR="00A81E2A">
          <w:rPr>
            <w:rFonts w:ascii="Times New Roman" w:hAnsi="Times New Roman"/>
            <w:color w:val="000000" w:themeColor="text1"/>
            <w:sz w:val="24"/>
            <w:szCs w:val="24"/>
          </w:rPr>
          <w:t xml:space="preserve"> age groups with the</w:t>
        </w:r>
      </w:ins>
      <w:ins w:id="133" w:author="Parks, Robbie M" w:date="2018-12-05T14:38:00Z">
        <w:r w:rsidR="00532208">
          <w:rPr>
            <w:rFonts w:ascii="Times New Roman" w:hAnsi="Times New Roman"/>
            <w:color w:val="000000" w:themeColor="text1"/>
            <w:sz w:val="24"/>
            <w:szCs w:val="24"/>
          </w:rPr>
          <w:t xml:space="preserve"> highest number of total injury deaths </w:t>
        </w:r>
      </w:ins>
      <w:ins w:id="134"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 xml:space="preserve">y </w:t>
        </w:r>
      </w:ins>
      <w:ins w:id="135" w:author="Parks, Robbie M" w:date="2018-12-05T14:38:00Z">
        <w:r w:rsidR="00532208">
          <w:rPr>
            <w:rFonts w:ascii="Times New Roman" w:hAnsi="Times New Roman"/>
            <w:color w:val="000000" w:themeColor="text1"/>
            <w:sz w:val="24"/>
            <w:szCs w:val="24"/>
          </w:rPr>
          <w:t xml:space="preserve">was in </w:t>
        </w:r>
      </w:ins>
      <w:ins w:id="136" w:author="Parks, Robbie M" w:date="2018-12-05T15:54:00Z">
        <w:r w:rsidR="00A572CE">
          <w:rPr>
            <w:rFonts w:ascii="Times New Roman" w:hAnsi="Times New Roman"/>
            <w:color w:val="000000" w:themeColor="text1"/>
            <w:sz w:val="24"/>
            <w:szCs w:val="24"/>
          </w:rPr>
          <w:t>15-24</w:t>
        </w:r>
      </w:ins>
      <w:ins w:id="137" w:author="Parks, Robbie M" w:date="2018-12-05T14:38:00Z">
        <w:r w:rsidR="00532208">
          <w:rPr>
            <w:rFonts w:ascii="Times New Roman" w:hAnsi="Times New Roman"/>
            <w:color w:val="000000" w:themeColor="text1"/>
            <w:sz w:val="24"/>
            <w:szCs w:val="24"/>
          </w:rPr>
          <w:t xml:space="preserve"> years</w:t>
        </w:r>
        <w:commentRangeStart w:id="138"/>
        <w:r w:rsidR="00532208">
          <w:rPr>
            <w:rFonts w:ascii="Times New Roman" w:hAnsi="Times New Roman"/>
            <w:color w:val="000000" w:themeColor="text1"/>
            <w:sz w:val="24"/>
            <w:szCs w:val="24"/>
          </w:rPr>
          <w:t xml:space="preserve"> </w:t>
        </w:r>
      </w:ins>
      <w:ins w:id="139" w:author="Parks, Robbie M" w:date="2018-12-05T15:54:00Z">
        <w:r w:rsidR="0033532E">
          <w:rPr>
            <w:rFonts w:ascii="Times New Roman" w:hAnsi="Times New Roman"/>
            <w:sz w:val="24"/>
            <w:szCs w:val="24"/>
          </w:rPr>
          <w:t>(684,051</w:t>
        </w:r>
      </w:ins>
      <w:ins w:id="140" w:author="Parks, Robbie M" w:date="2018-12-05T16:01:00Z">
        <w:r w:rsidR="00A9251F">
          <w:rPr>
            <w:rFonts w:ascii="Times New Roman" w:hAnsi="Times New Roman"/>
            <w:sz w:val="24"/>
            <w:szCs w:val="24"/>
          </w:rPr>
          <w:t xml:space="preserve"> deaths</w:t>
        </w:r>
      </w:ins>
      <w:ins w:id="141" w:author="Parks, Robbie M" w:date="2018-12-05T15:54:00Z">
        <w:r w:rsidR="0033532E">
          <w:rPr>
            <w:rFonts w:ascii="Times New Roman" w:hAnsi="Times New Roman"/>
            <w:sz w:val="24"/>
            <w:szCs w:val="24"/>
          </w:rPr>
          <w:t xml:space="preserve">) </w:t>
        </w:r>
      </w:ins>
      <w:ins w:id="142" w:author="Parks, Robbie M" w:date="2018-12-05T15:55:00Z">
        <w:r w:rsidR="00C17168">
          <w:rPr>
            <w:rFonts w:ascii="Times New Roman" w:hAnsi="Times New Roman"/>
            <w:sz w:val="24"/>
            <w:szCs w:val="24"/>
          </w:rPr>
          <w:t xml:space="preserve">for males </w:t>
        </w:r>
      </w:ins>
      <w:ins w:id="143" w:author="Parks, Robbie M" w:date="2018-12-05T14:38:00Z">
        <w:r w:rsidR="00532208">
          <w:rPr>
            <w:rFonts w:ascii="Times New Roman" w:hAnsi="Times New Roman"/>
            <w:color w:val="000000" w:themeColor="text1"/>
            <w:sz w:val="24"/>
            <w:szCs w:val="24"/>
          </w:rPr>
          <w:t xml:space="preserve">and </w:t>
        </w:r>
      </w:ins>
      <w:ins w:id="144" w:author="Parks, Robbie M" w:date="2018-12-05T15:54:00Z">
        <w:r w:rsidR="00A572CE">
          <w:rPr>
            <w:rFonts w:ascii="Times New Roman" w:hAnsi="Times New Roman"/>
            <w:color w:val="000000" w:themeColor="text1"/>
            <w:sz w:val="24"/>
            <w:szCs w:val="24"/>
          </w:rPr>
          <w:t>85+</w:t>
        </w:r>
      </w:ins>
      <w:ins w:id="145" w:author="Parks, Robbie M" w:date="2018-12-05T14:38:00Z">
        <w:r w:rsidR="00532208">
          <w:rPr>
            <w:rFonts w:ascii="Times New Roman" w:hAnsi="Times New Roman"/>
            <w:color w:val="000000" w:themeColor="text1"/>
            <w:sz w:val="24"/>
            <w:szCs w:val="24"/>
          </w:rPr>
          <w:t xml:space="preserve"> years </w:t>
        </w:r>
      </w:ins>
      <w:ins w:id="146"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47" w:author="Parks, Robbie M" w:date="2018-12-05T16:01:00Z">
        <w:r w:rsidR="00A9251F">
          <w:rPr>
            <w:rFonts w:ascii="Times New Roman" w:hAnsi="Times New Roman"/>
            <w:sz w:val="24"/>
            <w:szCs w:val="24"/>
          </w:rPr>
          <w:t xml:space="preserve"> deaths</w:t>
        </w:r>
      </w:ins>
      <w:ins w:id="148" w:author="Parks, Robbie M" w:date="2018-12-05T15:55:00Z">
        <w:r w:rsidR="00C17168">
          <w:rPr>
            <w:rFonts w:ascii="Times New Roman" w:hAnsi="Times New Roman"/>
            <w:sz w:val="24"/>
            <w:szCs w:val="24"/>
          </w:rPr>
          <w:t xml:space="preserve">) </w:t>
        </w:r>
      </w:ins>
      <w:ins w:id="149" w:author="Parks, Robbie M" w:date="2018-12-05T14:38:00Z">
        <w:r w:rsidR="00532208">
          <w:rPr>
            <w:rFonts w:ascii="Times New Roman" w:hAnsi="Times New Roman"/>
            <w:color w:val="000000" w:themeColor="text1"/>
            <w:sz w:val="24"/>
            <w:szCs w:val="24"/>
          </w:rPr>
          <w:t>for females.</w:t>
        </w:r>
      </w:ins>
      <w:commentRangeEnd w:id="138"/>
      <w:r w:rsidR="004E221B">
        <w:rPr>
          <w:rStyle w:val="CommentReference"/>
          <w:rFonts w:asciiTheme="minorHAnsi" w:eastAsiaTheme="minorHAnsi" w:hAnsiTheme="minorHAnsi" w:cstheme="minorBidi"/>
        </w:rPr>
        <w:commentReference w:id="138"/>
      </w:r>
    </w:p>
    <w:p w14:paraId="07657E41" w14:textId="77777777" w:rsidR="00EC109B" w:rsidRPr="00636C9B" w:rsidRDefault="00EC109B" w:rsidP="00EC109B">
      <w:pPr>
        <w:spacing w:after="0" w:line="480" w:lineRule="auto"/>
        <w:jc w:val="both"/>
        <w:rPr>
          <w:ins w:id="150"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51" w:author="Parks, Robbie M" w:date="2018-12-05T11:39:00Z"/>
          <w:rFonts w:ascii="Times New Roman" w:hAnsi="Times New Roman"/>
          <w:b/>
          <w:color w:val="000000" w:themeColor="text1"/>
          <w:sz w:val="24"/>
          <w:szCs w:val="24"/>
        </w:rPr>
      </w:pPr>
      <w:commentRangeStart w:id="152"/>
      <w:del w:id="153" w:author="Parks, Robbie M" w:date="2018-12-05T11:39:00Z">
        <w:r w:rsidRPr="00636C9B" w:rsidDel="00FA3851">
          <w:rPr>
            <w:rFonts w:ascii="Times New Roman" w:hAnsi="Times New Roman"/>
            <w:b/>
            <w:color w:val="000000" w:themeColor="text1"/>
            <w:sz w:val="24"/>
            <w:szCs w:val="24"/>
          </w:rPr>
          <w:delText>Methods</w:delText>
        </w:r>
        <w:commentRangeEnd w:id="152"/>
        <w:r w:rsidR="0065185D" w:rsidDel="00FA3851">
          <w:rPr>
            <w:rStyle w:val="CommentReference"/>
            <w:rFonts w:asciiTheme="minorHAnsi" w:eastAsiaTheme="minorHAnsi" w:hAnsiTheme="minorHAnsi" w:cstheme="minorBidi"/>
          </w:rPr>
          <w:commentReference w:id="152"/>
        </w:r>
      </w:del>
    </w:p>
    <w:p w14:paraId="317B337D" w14:textId="781E883C" w:rsidR="00E65B73" w:rsidRPr="00636C9B" w:rsidDel="00FA3851" w:rsidRDefault="00E65B73" w:rsidP="005B39FC">
      <w:pPr>
        <w:spacing w:after="0" w:line="480" w:lineRule="auto"/>
        <w:jc w:val="both"/>
        <w:rPr>
          <w:del w:id="154" w:author="Parks, Robbie M" w:date="2018-12-05T11:39:00Z"/>
          <w:rFonts w:ascii="Times New Roman" w:hAnsi="Times New Roman"/>
          <w:i/>
          <w:color w:val="000000" w:themeColor="text1"/>
          <w:sz w:val="24"/>
          <w:szCs w:val="24"/>
        </w:rPr>
      </w:pPr>
      <w:del w:id="155"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56" w:author="Ezzati, Majid" w:date="2018-11-30T12:34:00Z"/>
          <w:del w:id="157" w:author="Parks, Robbie M" w:date="2018-12-05T11:39:00Z"/>
          <w:rFonts w:ascii="Times New Roman" w:hAnsi="Times New Roman"/>
          <w:color w:val="000000" w:themeColor="text1"/>
          <w:sz w:val="24"/>
          <w:szCs w:val="24"/>
        </w:rPr>
      </w:pPr>
      <w:del w:id="158"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59" w:author="Parks, Robbie M" w:date="2018-12-05T11:21:00Z">
        <w:r w:rsidR="002B11C6" w:rsidDel="004334ED">
          <w:rPr>
            <w:rFonts w:ascii="Times New Roman" w:hAnsi="Times New Roman"/>
            <w:color w:val="000000" w:themeColor="text1"/>
            <w:sz w:val="24"/>
            <w:szCs w:val="24"/>
          </w:rPr>
          <w:delText xml:space="preserve">temperatures </w:delText>
        </w:r>
      </w:del>
      <w:del w:id="160"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61"/>
      <w:commentRangeStart w:id="162"/>
      <w:del w:id="163" w:author="Parks, Robbie M" w:date="2018-12-05T11:24:00Z">
        <w:r w:rsidR="002B11C6" w:rsidDel="00494CB7">
          <w:rPr>
            <w:rFonts w:ascii="Times New Roman" w:hAnsi="Times New Roman"/>
            <w:color w:val="000000" w:themeColor="text1"/>
            <w:sz w:val="24"/>
            <w:szCs w:val="24"/>
          </w:rPr>
          <w:delText>, referred to as anomaly hereafter</w:delText>
        </w:r>
        <w:commentRangeEnd w:id="161"/>
        <w:r w:rsidR="002B11C6" w:rsidDel="00494CB7">
          <w:rPr>
            <w:rStyle w:val="CommentReference"/>
            <w:rFonts w:asciiTheme="minorHAnsi" w:eastAsiaTheme="minorHAnsi" w:hAnsiTheme="minorHAnsi" w:cstheme="minorBidi"/>
          </w:rPr>
          <w:commentReference w:id="161"/>
        </w:r>
        <w:commentRangeEnd w:id="162"/>
        <w:r w:rsidR="00AF6B82" w:rsidDel="00494CB7">
          <w:rPr>
            <w:rStyle w:val="CommentReference"/>
            <w:rFonts w:asciiTheme="minorHAnsi" w:eastAsiaTheme="minorHAnsi" w:hAnsiTheme="minorHAnsi" w:cstheme="minorBidi"/>
          </w:rPr>
          <w:commentReference w:id="162"/>
        </w:r>
      </w:del>
      <w:del w:id="164" w:author="Parks, Robbie M" w:date="2018-12-05T11:39:00Z">
        <w:r w:rsidR="00A17E43" w:rsidDel="00FA3851">
          <w:rPr>
            <w:rFonts w:ascii="Times New Roman" w:hAnsi="Times New Roman"/>
            <w:color w:val="000000" w:themeColor="text1"/>
            <w:sz w:val="24"/>
            <w:szCs w:val="24"/>
          </w:rPr>
          <w:delText xml:space="preserve">. </w:delText>
        </w:r>
      </w:del>
      <w:del w:id="165"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66"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67"/>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67"/>
        <w:r w:rsidR="00083BC4" w:rsidDel="00EB5301">
          <w:rPr>
            <w:rStyle w:val="CommentReference"/>
            <w:rFonts w:asciiTheme="minorHAnsi" w:eastAsiaTheme="minorHAnsi" w:hAnsiTheme="minorHAnsi" w:cstheme="minorBidi"/>
          </w:rPr>
          <w:commentReference w:id="167"/>
        </w:r>
      </w:del>
      <w:ins w:id="168" w:author="Ezzati, Majid" w:date="2018-11-30T12:30:00Z">
        <w:del w:id="169" w:author="Parks, Robbie M" w:date="2018-12-05T11:18:00Z">
          <w:r w:rsidR="00083BC4" w:rsidDel="00EB5301">
            <w:rPr>
              <w:rFonts w:ascii="Times New Roman" w:hAnsi="Times New Roman"/>
              <w:color w:val="000000" w:themeColor="text1"/>
              <w:sz w:val="24"/>
              <w:szCs w:val="24"/>
            </w:rPr>
            <w:delText xml:space="preserve"> </w:delText>
          </w:r>
        </w:del>
        <w:del w:id="170" w:author="Parks, Robbie M" w:date="2018-12-05T11:39:00Z">
          <w:r w:rsidR="00083BC4" w:rsidDel="00FA3851">
            <w:rPr>
              <w:rFonts w:ascii="Times New Roman" w:hAnsi="Times New Roman"/>
              <w:color w:val="000000" w:themeColor="text1"/>
              <w:sz w:val="24"/>
              <w:szCs w:val="24"/>
            </w:rPr>
            <w:delText xml:space="preserve">To achieve this aim, </w:delText>
          </w:r>
        </w:del>
      </w:ins>
      <w:del w:id="171" w:author="Parks, Robbie M" w:date="2018-12-05T11:39:00Z">
        <w:r w:rsidR="00FF5B78" w:rsidDel="00FA3851">
          <w:rPr>
            <w:rFonts w:ascii="Times New Roman" w:hAnsi="Times New Roman"/>
            <w:color w:val="000000" w:themeColor="text1"/>
            <w:sz w:val="24"/>
            <w:szCs w:val="24"/>
          </w:rPr>
          <w:delText>W</w:delText>
        </w:r>
      </w:del>
      <w:ins w:id="172" w:author="Ezzati, Majid" w:date="2018-11-30T12:30:00Z">
        <w:del w:id="173" w:author="Parks, Robbie M" w:date="2018-12-05T11:39:00Z">
          <w:r w:rsidR="00083BC4" w:rsidDel="00FA3851">
            <w:rPr>
              <w:rFonts w:ascii="Times New Roman" w:hAnsi="Times New Roman"/>
              <w:color w:val="000000" w:themeColor="text1"/>
              <w:sz w:val="24"/>
              <w:szCs w:val="24"/>
            </w:rPr>
            <w:delText>w</w:delText>
          </w:r>
        </w:del>
      </w:ins>
      <w:del w:id="174" w:author="Parks, Robbie M" w:date="2018-12-05T11:39:00Z">
        <w:r w:rsidR="003C52FC" w:rsidDel="00FA3851">
          <w:rPr>
            <w:rFonts w:ascii="Times New Roman" w:hAnsi="Times New Roman"/>
            <w:color w:val="000000" w:themeColor="text1"/>
            <w:sz w:val="24"/>
            <w:szCs w:val="24"/>
          </w:rPr>
          <w:delText xml:space="preserve">e first defined a </w:delText>
        </w:r>
      </w:del>
      <w:ins w:id="175" w:author="Ezzati, Majid" w:date="2018-11-30T12:31:00Z">
        <w:del w:id="176" w:author="Parks, Robbie M" w:date="2018-12-05T11:39:00Z">
          <w:r w:rsidR="00083BC4" w:rsidDel="00FA3851">
            <w:rPr>
              <w:rFonts w:ascii="Times New Roman" w:hAnsi="Times New Roman"/>
              <w:color w:val="000000" w:themeColor="text1"/>
              <w:sz w:val="24"/>
              <w:szCs w:val="24"/>
            </w:rPr>
            <w:delText xml:space="preserve">measure of </w:delText>
          </w:r>
        </w:del>
      </w:ins>
      <w:del w:id="177" w:author="Parks, Robbie M" w:date="2018-12-05T11:39:00Z">
        <w:r w:rsidR="003C52FC" w:rsidDel="00FA3851">
          <w:rPr>
            <w:rFonts w:ascii="Times New Roman" w:hAnsi="Times New Roman"/>
            <w:color w:val="000000" w:themeColor="text1"/>
            <w:sz w:val="24"/>
            <w:szCs w:val="24"/>
          </w:rPr>
          <w:delText xml:space="preserve">state-month </w:delText>
        </w:r>
      </w:del>
      <w:del w:id="178" w:author="Parks, Robbie M" w:date="2018-12-05T11:21:00Z">
        <w:r w:rsidR="003C52FC" w:rsidDel="004B4687">
          <w:rPr>
            <w:rFonts w:ascii="Times New Roman" w:hAnsi="Times New Roman"/>
            <w:color w:val="000000" w:themeColor="text1"/>
            <w:sz w:val="24"/>
            <w:szCs w:val="24"/>
          </w:rPr>
          <w:delText xml:space="preserve">temperature </w:delText>
        </w:r>
      </w:del>
      <w:del w:id="179" w:author="Parks, Robbie M" w:date="2018-12-05T11:39:00Z">
        <w:r w:rsidR="003C52FC" w:rsidDel="00FA3851">
          <w:rPr>
            <w:rFonts w:ascii="Times New Roman" w:hAnsi="Times New Roman"/>
            <w:color w:val="000000" w:themeColor="text1"/>
            <w:sz w:val="24"/>
            <w:szCs w:val="24"/>
          </w:rPr>
          <w:delText>anomaly</w:delText>
        </w:r>
      </w:del>
      <w:ins w:id="180" w:author="Ezzati, Majid" w:date="2018-11-30T12:31:00Z">
        <w:del w:id="181"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82"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83" w:author="Ezzati, Majid" w:date="2018-11-30T12:31:00Z">
        <w:del w:id="184"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85" w:author="Ezzati, Majid" w:date="2018-11-30T12:32:00Z">
        <w:del w:id="186" w:author="Parks, Robbie M" w:date="2018-12-05T11:39:00Z">
          <w:r w:rsidR="00083BC4" w:rsidDel="00FA3851">
            <w:rPr>
              <w:rFonts w:ascii="Times New Roman" w:eastAsiaTheme="minorHAnsi" w:hAnsi="Times New Roman"/>
              <w:sz w:val="24"/>
              <w:szCs w:val="24"/>
              <w:lang w:eastAsia="en-GB"/>
            </w:rPr>
            <w:delText xml:space="preserve"> (Figure 1)</w:delText>
          </w:r>
        </w:del>
      </w:ins>
      <w:del w:id="187" w:author="Parks, Robbie M" w:date="2018-12-04T18:07:00Z">
        <w:r w:rsidR="003C52FC" w:rsidDel="00DB6D54">
          <w:rPr>
            <w:rFonts w:ascii="Times New Roman" w:hAnsi="Times New Roman"/>
            <w:color w:val="000000" w:themeColor="text1"/>
            <w:sz w:val="24"/>
            <w:szCs w:val="24"/>
          </w:rPr>
          <w:delText>.</w:delText>
        </w:r>
      </w:del>
      <w:ins w:id="188" w:author="Ezzati, Majid" w:date="2018-11-30T12:32:00Z">
        <w:del w:id="189" w:author="Parks, Robbie M" w:date="2018-12-04T18:07:00Z">
          <w:r w:rsidR="00083BC4" w:rsidDel="00DB6D54">
            <w:rPr>
              <w:rFonts w:ascii="Times New Roman" w:hAnsi="Times New Roman"/>
              <w:color w:val="000000" w:themeColor="text1"/>
              <w:sz w:val="24"/>
              <w:szCs w:val="24"/>
            </w:rPr>
            <w:delText xml:space="preserve"> </w:delText>
          </w:r>
        </w:del>
      </w:ins>
      <w:del w:id="190" w:author="Parks, Robbie M" w:date="2018-12-04T18:07:00Z">
        <w:r w:rsidR="003C52FC" w:rsidDel="00DB6D54">
          <w:rPr>
            <w:rFonts w:ascii="Times New Roman" w:hAnsi="Times New Roman"/>
            <w:color w:val="000000" w:themeColor="text1"/>
            <w:sz w:val="24"/>
            <w:szCs w:val="24"/>
          </w:rPr>
          <w:delText xml:space="preserve"> </w:delText>
        </w:r>
      </w:del>
      <w:del w:id="191"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92"/>
      <w:commentRangeStart w:id="193"/>
      <w:ins w:id="194" w:author="Ezzati, Majid" w:date="2018-11-30T12:43:00Z">
        <w:del w:id="195" w:author="Parks, Robbie M" w:date="2018-12-05T11:39:00Z">
          <w:r w:rsidR="003D298F" w:rsidDel="00FA3851">
            <w:rPr>
              <w:rFonts w:ascii="Times New Roman" w:hAnsi="Times New Roman"/>
              <w:color w:val="000000" w:themeColor="text1"/>
              <w:sz w:val="24"/>
              <w:szCs w:val="24"/>
            </w:rPr>
            <w:delText>Because</w:delText>
          </w:r>
        </w:del>
      </w:ins>
      <w:ins w:id="196" w:author="Ezzati, Majid" w:date="2018-11-30T12:34:00Z">
        <w:del w:id="197" w:author="Parks, Robbie M" w:date="2018-12-05T11:39:00Z">
          <w:r w:rsidR="003D298F" w:rsidDel="00FA3851">
            <w:rPr>
              <w:rFonts w:ascii="Times New Roman" w:hAnsi="Times New Roman"/>
              <w:color w:val="000000" w:themeColor="text1"/>
              <w:sz w:val="24"/>
              <w:szCs w:val="24"/>
            </w:rPr>
            <w:delText xml:space="preserve"> </w:delText>
          </w:r>
        </w:del>
      </w:ins>
      <w:ins w:id="198" w:author="Ezzati, Majid" w:date="2018-11-30T12:43:00Z">
        <w:del w:id="199" w:author="Parks, Robbie M" w:date="2018-12-05T11:39:00Z">
          <w:r w:rsidR="003D298F" w:rsidDel="00FA3851">
            <w:rPr>
              <w:rFonts w:ascii="Times New Roman" w:hAnsi="Times New Roman"/>
              <w:color w:val="000000" w:themeColor="text1"/>
              <w:sz w:val="24"/>
              <w:szCs w:val="24"/>
            </w:rPr>
            <w:delText xml:space="preserve">this definition </w:delText>
          </w:r>
        </w:del>
        <w:del w:id="200" w:author="Parks, Robbie M" w:date="2018-12-05T11:24:00Z">
          <w:r w:rsidR="003D298F" w:rsidDel="006A10FA">
            <w:rPr>
              <w:rFonts w:ascii="Times New Roman" w:hAnsi="Times New Roman"/>
              <w:color w:val="000000" w:themeColor="text1"/>
              <w:sz w:val="24"/>
              <w:szCs w:val="24"/>
            </w:rPr>
            <w:delText xml:space="preserve">removes </w:delText>
          </w:r>
        </w:del>
        <w:del w:id="201" w:author="Parks, Robbie M" w:date="2018-12-05T11:39:00Z">
          <w:r w:rsidR="003D298F" w:rsidDel="00FA3851">
            <w:rPr>
              <w:rFonts w:ascii="Times New Roman" w:hAnsi="Times New Roman"/>
              <w:color w:val="000000" w:themeColor="text1"/>
              <w:sz w:val="24"/>
              <w:szCs w:val="24"/>
            </w:rPr>
            <w:delText>long-term</w:delText>
          </w:r>
        </w:del>
      </w:ins>
      <w:ins w:id="202" w:author="Ezzati, Majid" w:date="2018-11-30T12:44:00Z">
        <w:del w:id="203"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204" w:author="Ezzati, Majid" w:date="2018-11-30T12:34:00Z">
        <w:del w:id="205"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206" w:author="Ezzati, Majid" w:date="2018-11-30T12:44:00Z">
        <w:del w:id="207" w:author="Parks, Robbie M" w:date="2018-12-05T11:39:00Z">
          <w:r w:rsidR="003D298F" w:rsidDel="00FA3851">
            <w:rPr>
              <w:rFonts w:ascii="Times New Roman" w:hAnsi="Times New Roman"/>
              <w:color w:val="000000" w:themeColor="text1"/>
              <w:sz w:val="24"/>
              <w:szCs w:val="24"/>
            </w:rPr>
            <w:delText xml:space="preserve"> in a specific month</w:delText>
          </w:r>
        </w:del>
      </w:ins>
      <w:ins w:id="208" w:author="Ezzati, Majid" w:date="2018-11-30T12:34:00Z">
        <w:del w:id="209"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92"/>
      <w:ins w:id="210" w:author="Ezzati, Majid" w:date="2018-11-30T12:44:00Z">
        <w:del w:id="211" w:author="Parks, Robbie M" w:date="2018-12-05T11:39:00Z">
          <w:r w:rsidR="003D298F" w:rsidDel="00FA3851">
            <w:rPr>
              <w:rStyle w:val="CommentReference"/>
              <w:rFonts w:asciiTheme="minorHAnsi" w:eastAsiaTheme="minorHAnsi" w:hAnsiTheme="minorHAnsi" w:cstheme="minorBidi"/>
            </w:rPr>
            <w:commentReference w:id="192"/>
          </w:r>
          <w:commentRangeEnd w:id="193"/>
          <w:r w:rsidR="003D298F" w:rsidDel="00FA3851">
            <w:rPr>
              <w:rStyle w:val="CommentReference"/>
              <w:rFonts w:asciiTheme="minorHAnsi" w:eastAsiaTheme="minorHAnsi" w:hAnsiTheme="minorHAnsi" w:cstheme="minorBidi"/>
            </w:rPr>
            <w:commentReference w:id="193"/>
          </w:r>
        </w:del>
      </w:ins>
    </w:p>
    <w:p w14:paraId="2C9A30A6" w14:textId="7948A60A" w:rsidR="003D298F" w:rsidDel="00FA3851" w:rsidRDefault="003D298F" w:rsidP="005B39FC">
      <w:pPr>
        <w:spacing w:after="0" w:line="480" w:lineRule="auto"/>
        <w:jc w:val="both"/>
        <w:rPr>
          <w:ins w:id="212" w:author="Ezzati, Majid" w:date="2018-11-30T12:32:00Z"/>
          <w:del w:id="213"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214" w:author="Parks, Robbie M" w:date="2018-12-05T11:39:00Z"/>
          <w:rFonts w:ascii="Times New Roman" w:hAnsi="Times New Roman"/>
          <w:color w:val="000000" w:themeColor="text1"/>
          <w:sz w:val="24"/>
          <w:szCs w:val="24"/>
        </w:rPr>
      </w:pPr>
      <w:del w:id="215"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216" w:author="Ezzati, Majid" w:date="2018-11-30T12:35:00Z">
        <w:del w:id="217"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218" w:author="Ezzati, Majid" w:date="2018-11-30T12:36:00Z">
        <w:del w:id="219" w:author="Parks, Robbie M" w:date="2018-12-05T11:39:00Z">
          <w:r w:rsidR="003D298F" w:rsidDel="00FA3851">
            <w:rPr>
              <w:rFonts w:ascii="Times New Roman" w:hAnsi="Times New Roman"/>
              <w:color w:val="000000" w:themeColor="text1"/>
              <w:sz w:val="24"/>
              <w:szCs w:val="24"/>
            </w:rPr>
            <w:delText>in</w:delText>
          </w:r>
        </w:del>
      </w:ins>
      <w:del w:id="220"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221" w:author="Ezzati, Majid" w:date="2018-11-30T12:44:00Z">
        <w:del w:id="222" w:author="Parks, Robbie M" w:date="2018-12-05T11:39:00Z">
          <w:r w:rsidR="003D298F" w:rsidDel="00FA3851">
            <w:rPr>
              <w:rFonts w:ascii="Times New Roman" w:hAnsi="Times New Roman"/>
              <w:color w:val="000000" w:themeColor="text1"/>
              <w:sz w:val="24"/>
              <w:szCs w:val="24"/>
            </w:rPr>
            <w:delText xml:space="preserve"> </w:delText>
          </w:r>
        </w:del>
      </w:ins>
      <w:ins w:id="223" w:author="Ezzati, Majid" w:date="2018-11-30T12:36:00Z">
        <w:del w:id="224" w:author="Parks, Robbie M" w:date="2018-12-05T11:39:00Z">
          <w:r w:rsidR="003D298F" w:rsidDel="00FA3851">
            <w:rPr>
              <w:rFonts w:ascii="Times New Roman" w:hAnsi="Times New Roman"/>
              <w:color w:val="000000" w:themeColor="text1"/>
              <w:sz w:val="24"/>
              <w:szCs w:val="24"/>
            </w:rPr>
            <w:delText>also accounted for long-term trends</w:delText>
          </w:r>
        </w:del>
      </w:ins>
      <w:del w:id="225"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26" w:author="Ezzati, Majid" w:date="2018-11-30T12:45:00Z">
        <w:del w:id="227"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28" w:author="Parks, Robbie M" w:date="2018-12-05T11:26:00Z">
          <w:r w:rsidR="003D298F" w:rsidDel="00187224">
            <w:rPr>
              <w:rFonts w:ascii="Times New Roman" w:hAnsi="Times New Roman"/>
              <w:color w:val="000000" w:themeColor="text1"/>
              <w:sz w:val="24"/>
              <w:szCs w:val="24"/>
            </w:rPr>
            <w:delText>number of</w:delText>
          </w:r>
        </w:del>
      </w:ins>
      <w:del w:id="229"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30"/>
        <w:commentRangeStart w:id="231"/>
        <w:commentRangeStart w:id="232"/>
        <w:r w:rsidR="00CE3F4F" w:rsidRPr="00636C9B" w:rsidDel="00187224">
          <w:rPr>
            <w:rFonts w:ascii="Times New Roman" w:hAnsi="Times New Roman"/>
            <w:color w:val="000000" w:themeColor="text1"/>
            <w:sz w:val="24"/>
            <w:szCs w:val="24"/>
          </w:rPr>
          <w:delText xml:space="preserve">additional </w:delText>
        </w:r>
        <w:commentRangeEnd w:id="230"/>
        <w:r w:rsidR="003D298F" w:rsidDel="00187224">
          <w:rPr>
            <w:rStyle w:val="CommentReference"/>
            <w:rFonts w:asciiTheme="minorHAnsi" w:eastAsiaTheme="minorHAnsi" w:hAnsiTheme="minorHAnsi" w:cstheme="minorBidi"/>
          </w:rPr>
          <w:commentReference w:id="230"/>
        </w:r>
        <w:commentRangeEnd w:id="231"/>
        <w:r w:rsidR="003D298F" w:rsidDel="00187224">
          <w:rPr>
            <w:rStyle w:val="CommentReference"/>
            <w:rFonts w:asciiTheme="minorHAnsi" w:eastAsiaTheme="minorHAnsi" w:hAnsiTheme="minorHAnsi" w:cstheme="minorBidi"/>
          </w:rPr>
          <w:commentReference w:id="231"/>
        </w:r>
        <w:commentRangeEnd w:id="232"/>
        <w:r w:rsidR="00625355" w:rsidDel="00187224">
          <w:rPr>
            <w:rStyle w:val="CommentReference"/>
            <w:rFonts w:asciiTheme="minorHAnsi" w:eastAsiaTheme="minorHAnsi" w:hAnsiTheme="minorHAnsi" w:cstheme="minorBidi"/>
          </w:rPr>
          <w:commentReference w:id="232"/>
        </w:r>
      </w:del>
      <w:del w:id="233"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34"/>
        <w:commentRangeStart w:id="235"/>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34"/>
        <w:r w:rsidR="003D298F" w:rsidDel="00FA3851">
          <w:rPr>
            <w:rStyle w:val="CommentReference"/>
            <w:rFonts w:asciiTheme="minorHAnsi" w:eastAsiaTheme="minorHAnsi" w:hAnsiTheme="minorHAnsi" w:cstheme="minorBidi"/>
          </w:rPr>
          <w:commentReference w:id="234"/>
        </w:r>
        <w:commentRangeEnd w:id="235"/>
        <w:r w:rsidR="00781037" w:rsidDel="00FA3851">
          <w:rPr>
            <w:rStyle w:val="CommentReference"/>
            <w:rFonts w:asciiTheme="minorHAnsi" w:eastAsiaTheme="minorHAnsi" w:hAnsiTheme="minorHAnsi" w:cstheme="minorBidi"/>
          </w:rPr>
          <w:commentReference w:id="235"/>
        </w:r>
        <w:r w:rsidR="00A311CD" w:rsidRPr="00636C9B" w:rsidDel="00FA3851">
          <w:rPr>
            <w:rFonts w:ascii="Times New Roman" w:hAnsi="Times New Roman"/>
            <w:color w:val="000000" w:themeColor="text1"/>
            <w:sz w:val="24"/>
            <w:szCs w:val="24"/>
          </w:rPr>
          <w:delText xml:space="preserve">, </w:delText>
        </w:r>
        <w:commentRangeStart w:id="236"/>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36"/>
        <w:r w:rsidR="003D298F" w:rsidDel="00FA3851">
          <w:rPr>
            <w:rStyle w:val="CommentReference"/>
            <w:rFonts w:asciiTheme="minorHAnsi" w:eastAsiaTheme="minorHAnsi" w:hAnsiTheme="minorHAnsi" w:cstheme="minorBidi"/>
          </w:rPr>
          <w:commentReference w:id="236"/>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37"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38" w:author="Parks, Robbie M" w:date="2018-12-05T11:39:00Z"/>
          <w:rFonts w:ascii="Times New Roman" w:hAnsi="Times New Roman"/>
          <w:i/>
          <w:color w:val="000000" w:themeColor="text1"/>
          <w:sz w:val="24"/>
          <w:szCs w:val="24"/>
        </w:rPr>
      </w:pPr>
      <w:del w:id="239"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40" w:author="Ezzati, Majid" w:date="2018-11-30T14:24:00Z">
        <w:del w:id="241"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42" w:author="Parks, Robbie M" w:date="2018-12-05T11:39:00Z"/>
          <w:rStyle w:val="apple-style-span"/>
          <w:rFonts w:ascii="Times New Roman" w:hAnsi="Times New Roman"/>
          <w:color w:val="000000" w:themeColor="text1"/>
          <w:sz w:val="24"/>
          <w:szCs w:val="24"/>
        </w:rPr>
      </w:pPr>
      <w:del w:id="243"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44" w:author="Ezzati, Majid" w:date="2018-11-30T14:25:00Z">
        <w:del w:id="245"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46"/>
          <w:r w:rsidR="00060054" w:rsidDel="00FA3851">
            <w:rPr>
              <w:rStyle w:val="apple-style-span"/>
              <w:rFonts w:ascii="Times New Roman" w:hAnsi="Times New Roman"/>
              <w:color w:val="000000" w:themeColor="text1"/>
              <w:sz w:val="24"/>
              <w:szCs w:val="24"/>
            </w:rPr>
            <w:delText>XX</w:delText>
          </w:r>
        </w:del>
      </w:ins>
      <w:commentRangeEnd w:id="246"/>
      <w:ins w:id="247" w:author="Ezzati, Majid" w:date="2018-11-30T14:26:00Z">
        <w:del w:id="248" w:author="Parks, Robbie M" w:date="2018-12-05T11:39:00Z">
          <w:r w:rsidR="00060054" w:rsidDel="00FA3851">
            <w:rPr>
              <w:rStyle w:val="CommentReference"/>
              <w:rFonts w:asciiTheme="minorHAnsi" w:eastAsiaTheme="minorHAnsi" w:hAnsiTheme="minorHAnsi" w:cstheme="minorBidi"/>
            </w:rPr>
            <w:commentReference w:id="246"/>
          </w:r>
        </w:del>
      </w:ins>
      <w:ins w:id="249" w:author="Ezzati, Majid" w:date="2018-11-30T14:25:00Z">
        <w:del w:id="250"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51"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52" w:author="Ezzati, Majid" w:date="2018-11-30T14:26:00Z">
        <w:del w:id="253"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54"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55"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56" w:author="Parks, Robbie M" w:date="2018-12-05T11:39:00Z"/>
          <w:rFonts w:ascii="Times New Roman" w:hAnsi="Times New Roman"/>
          <w:color w:val="000000" w:themeColor="text1"/>
          <w:sz w:val="24"/>
          <w:szCs w:val="24"/>
        </w:rPr>
      </w:pPr>
      <w:commentRangeStart w:id="257"/>
      <w:del w:id="258"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57"/>
        <w:r w:rsidR="00060054" w:rsidDel="00FA3851">
          <w:rPr>
            <w:rStyle w:val="CommentReference"/>
            <w:rFonts w:asciiTheme="minorHAnsi" w:eastAsiaTheme="minorHAnsi" w:hAnsiTheme="minorHAnsi" w:cstheme="minorBidi"/>
          </w:rPr>
          <w:commentReference w:id="257"/>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59"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60" w:author="Parks, Robbie M" w:date="2018-12-05T11:39:00Z"/>
          <w:rFonts w:ascii="Times New Roman" w:hAnsi="Times New Roman"/>
          <w:color w:val="000000" w:themeColor="text1"/>
          <w:sz w:val="24"/>
          <w:szCs w:val="24"/>
        </w:rPr>
      </w:pPr>
      <w:commentRangeStart w:id="261"/>
      <w:del w:id="262"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61"/>
        <w:r w:rsidR="0065185D" w:rsidDel="00FA3851">
          <w:rPr>
            <w:rStyle w:val="CommentReference"/>
            <w:rFonts w:asciiTheme="minorHAnsi" w:eastAsiaTheme="minorHAnsi" w:hAnsiTheme="minorHAnsi" w:cstheme="minorBidi"/>
          </w:rPr>
          <w:commentReference w:id="261"/>
        </w:r>
        <w:r w:rsidR="00885DE5" w:rsidRPr="00636C9B" w:rsidDel="00FA3851">
          <w:rPr>
            <w:rFonts w:ascii="Times New Roman" w:hAnsi="Times New Roman"/>
            <w:color w:val="000000" w:themeColor="text1"/>
            <w:sz w:val="24"/>
            <w:szCs w:val="24"/>
          </w:rPr>
          <w:delText xml:space="preserve"> </w:delText>
        </w:r>
        <w:commentRangeStart w:id="263"/>
        <w:r w:rsidDel="00FA3851">
          <w:rPr>
            <w:rFonts w:ascii="Times New Roman" w:hAnsi="Times New Roman"/>
            <w:color w:val="000000" w:themeColor="text1"/>
            <w:sz w:val="24"/>
            <w:szCs w:val="24"/>
          </w:rPr>
          <w:delText xml:space="preserve">We </w:delText>
        </w:r>
        <w:commentRangeStart w:id="264"/>
        <w:commentRangeStart w:id="265"/>
        <w:commentRangeStart w:id="266"/>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64"/>
        <w:r w:rsidDel="00FA3851">
          <w:rPr>
            <w:rStyle w:val="CommentReference"/>
            <w:rFonts w:asciiTheme="minorHAnsi" w:eastAsiaTheme="minorHAnsi" w:hAnsiTheme="minorHAnsi" w:cstheme="minorBidi"/>
          </w:rPr>
          <w:commentReference w:id="264"/>
        </w:r>
        <w:commentRangeEnd w:id="265"/>
        <w:r w:rsidR="00DD06A5" w:rsidDel="00FA3851">
          <w:rPr>
            <w:rStyle w:val="CommentReference"/>
            <w:rFonts w:asciiTheme="minorHAnsi" w:eastAsiaTheme="minorHAnsi" w:hAnsiTheme="minorHAnsi" w:cstheme="minorBidi"/>
          </w:rPr>
          <w:commentReference w:id="265"/>
        </w:r>
        <w:commentRangeEnd w:id="266"/>
        <w:commentRangeEnd w:id="263"/>
        <w:r w:rsidR="0065185D" w:rsidDel="00FA3851">
          <w:rPr>
            <w:rStyle w:val="CommentReference"/>
            <w:rFonts w:asciiTheme="minorHAnsi" w:eastAsiaTheme="minorHAnsi" w:hAnsiTheme="minorHAnsi" w:cstheme="minorBidi"/>
          </w:rPr>
          <w:commentReference w:id="266"/>
        </w:r>
        <w:r w:rsidR="0065185D" w:rsidDel="00FA3851">
          <w:rPr>
            <w:rStyle w:val="CommentReference"/>
            <w:rFonts w:asciiTheme="minorHAnsi" w:eastAsiaTheme="minorHAnsi" w:hAnsiTheme="minorHAnsi" w:cstheme="minorBidi"/>
          </w:rPr>
          <w:commentReference w:id="263"/>
        </w:r>
      </w:del>
    </w:p>
    <w:p w14:paraId="72FF36DE" w14:textId="3CD197B6" w:rsidR="00885DE5" w:rsidRPr="00636C9B" w:rsidDel="00FA3851" w:rsidRDefault="00885DE5" w:rsidP="00D76DF7">
      <w:pPr>
        <w:spacing w:after="0" w:line="480" w:lineRule="auto"/>
        <w:jc w:val="both"/>
        <w:rPr>
          <w:del w:id="267"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68" w:author="Parks, Robbie M" w:date="2018-12-05T11:39:00Z"/>
          <w:rFonts w:ascii="Times New Roman" w:hAnsi="Times New Roman"/>
          <w:i/>
          <w:color w:val="000000" w:themeColor="text1"/>
          <w:sz w:val="24"/>
          <w:szCs w:val="24"/>
        </w:rPr>
      </w:pPr>
      <w:del w:id="269"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70" w:author="Parks, Robbie M" w:date="2018-12-05T11:39:00Z"/>
          <w:rFonts w:ascii="Times New Roman" w:eastAsiaTheme="minorHAnsi" w:hAnsi="Times New Roman"/>
          <w:sz w:val="24"/>
          <w:szCs w:val="24"/>
          <w:lang w:eastAsia="en-GB"/>
        </w:rPr>
      </w:pPr>
      <w:commentRangeStart w:id="271"/>
      <w:del w:id="272"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71"/>
        <w:r w:rsidR="0065185D" w:rsidDel="00FA3851">
          <w:rPr>
            <w:rStyle w:val="CommentReference"/>
            <w:rFonts w:asciiTheme="minorHAnsi" w:eastAsiaTheme="minorHAnsi" w:hAnsiTheme="minorHAnsi" w:cstheme="minorBidi"/>
          </w:rPr>
          <w:commentReference w:id="271"/>
        </w:r>
      </w:del>
    </w:p>
    <w:p w14:paraId="2A099BC1" w14:textId="7DEA6019" w:rsidR="00B950F6" w:rsidDel="00FA3851" w:rsidRDefault="00B950F6" w:rsidP="00D76DF7">
      <w:pPr>
        <w:spacing w:after="0" w:line="480" w:lineRule="auto"/>
        <w:jc w:val="both"/>
        <w:outlineLvl w:val="0"/>
        <w:rPr>
          <w:del w:id="273"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74" w:author="Ezzati, Majid" w:date="2018-11-30T17:00:00Z"/>
          <w:del w:id="275" w:author="Parks, Robbie M" w:date="2018-12-05T11:39:00Z"/>
          <w:rFonts w:ascii="Times New Roman" w:hAnsi="Times New Roman"/>
          <w:color w:val="000000" w:themeColor="text1"/>
          <w:sz w:val="24"/>
          <w:szCs w:val="24"/>
        </w:rPr>
      </w:pPr>
      <w:del w:id="276"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77" w:author="Ezzati, Majid" w:date="2018-11-30T17:00:00Z">
        <w:del w:id="278"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79" w:author="Ezzati, Majid" w:date="2018-11-30T17:01:00Z">
        <w:del w:id="280" w:author="Parks, Robbie M" w:date="2018-12-05T11:39:00Z">
          <w:r w:rsidR="001D59EC" w:rsidDel="00FA3851">
            <w:rPr>
              <w:rFonts w:ascii="Times New Roman" w:hAnsi="Times New Roman"/>
              <w:color w:val="000000" w:themeColor="text1"/>
              <w:sz w:val="24"/>
              <w:szCs w:val="24"/>
            </w:rPr>
            <w:delText xml:space="preserve"> we subtracted the </w:delText>
          </w:r>
        </w:del>
      </w:ins>
      <w:ins w:id="281" w:author="Ezzati, Majid" w:date="2018-11-30T17:03:00Z">
        <w:del w:id="282"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83" w:author="Ezzati, Majid" w:date="2018-11-30T17:00:00Z"/>
          <w:del w:id="284"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85" w:author="Parks, Robbie M" w:date="2018-12-05T11:39:00Z"/>
          <w:rFonts w:ascii="Times New Roman" w:eastAsiaTheme="minorHAnsi" w:hAnsi="Times New Roman"/>
          <w:sz w:val="24"/>
          <w:szCs w:val="24"/>
          <w:lang w:eastAsia="en-GB"/>
        </w:rPr>
      </w:pPr>
      <w:del w:id="286" w:author="Parks, Robbie M" w:date="2018-12-05T11:39:00Z">
        <w:r w:rsidDel="00FA3851">
          <w:rPr>
            <w:rFonts w:ascii="Times New Roman" w:eastAsiaTheme="minorHAnsi" w:hAnsi="Times New Roman"/>
            <w:sz w:val="24"/>
            <w:szCs w:val="24"/>
            <w:lang w:eastAsia="en-GB"/>
          </w:rPr>
          <w:delText xml:space="preserve"> </w:delText>
        </w:r>
      </w:del>
      <w:moveFromRangeStart w:id="287" w:author="Ezzati, Majid" w:date="2018-11-30T17:00:00Z" w:name="move531360570"/>
      <w:moveFrom w:id="288" w:author="Ezzati, Majid" w:date="2018-11-30T17:00:00Z">
        <w:del w:id="289"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90"/>
          <w:commentRangeStart w:id="291"/>
          <w:r w:rsidR="00A84DE4" w:rsidDel="00FA3851">
            <w:rPr>
              <w:rFonts w:ascii="Times New Roman" w:eastAsiaTheme="minorHAnsi" w:hAnsi="Times New Roman"/>
              <w:sz w:val="24"/>
              <w:szCs w:val="24"/>
              <w:lang w:eastAsia="en-GB"/>
            </w:rPr>
            <w:delText xml:space="preserve"> </w:delText>
          </w:r>
        </w:del>
      </w:moveFrom>
      <w:moveFromRangeEnd w:id="287"/>
      <w:del w:id="292"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93"/>
        <w:commentRangeStart w:id="294"/>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93"/>
        <w:r w:rsidR="00265FDC" w:rsidDel="00FA3851">
          <w:rPr>
            <w:rStyle w:val="CommentReference"/>
            <w:rFonts w:asciiTheme="minorHAnsi" w:eastAsiaTheme="minorHAnsi" w:hAnsiTheme="minorHAnsi" w:cstheme="minorBidi"/>
          </w:rPr>
          <w:commentReference w:id="293"/>
        </w:r>
        <w:commentRangeEnd w:id="294"/>
        <w:r w:rsidR="00265FDC" w:rsidDel="00FA3851">
          <w:rPr>
            <w:rStyle w:val="CommentReference"/>
            <w:rFonts w:asciiTheme="minorHAnsi" w:eastAsiaTheme="minorHAnsi" w:hAnsiTheme="minorHAnsi" w:cstheme="minorBidi"/>
          </w:rPr>
          <w:commentReference w:id="294"/>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90"/>
        <w:r w:rsidR="001D59EC" w:rsidDel="00FA3851">
          <w:rPr>
            <w:rStyle w:val="CommentReference"/>
            <w:rFonts w:asciiTheme="minorHAnsi" w:eastAsiaTheme="minorHAnsi" w:hAnsiTheme="minorHAnsi" w:cstheme="minorBidi"/>
          </w:rPr>
          <w:commentReference w:id="290"/>
        </w:r>
        <w:commentRangeEnd w:id="291"/>
        <w:r w:rsidR="00C56F01" w:rsidDel="00FA3851">
          <w:rPr>
            <w:rStyle w:val="CommentReference"/>
            <w:rFonts w:asciiTheme="minorHAnsi" w:eastAsiaTheme="minorHAnsi" w:hAnsiTheme="minorHAnsi" w:cstheme="minorBidi"/>
          </w:rPr>
          <w:commentReference w:id="291"/>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95" w:author="Ezzati, Majid" w:date="2018-12-01T01:21:00Z">
        <w:del w:id="296" w:author="Parks, Robbie M" w:date="2018-12-05T11:39:00Z">
          <w:r w:rsidR="007E74BD" w:rsidDel="00FA3851">
            <w:rPr>
              <w:rFonts w:ascii="Times New Roman" w:eastAsiaTheme="minorHAnsi" w:hAnsi="Times New Roman"/>
              <w:sz w:val="24"/>
              <w:szCs w:val="24"/>
              <w:lang w:eastAsia="en-GB"/>
            </w:rPr>
            <w:delText>measures the extent that</w:delText>
          </w:r>
        </w:del>
      </w:ins>
      <w:del w:id="297" w:author="Parks, Robbie M" w:date="2018-12-05T11:39:00Z">
        <w:r w:rsidR="00B54E6E" w:rsidDel="00FA3851">
          <w:rPr>
            <w:rFonts w:ascii="Times New Roman" w:eastAsiaTheme="minorHAnsi" w:hAnsi="Times New Roman"/>
            <w:sz w:val="24"/>
            <w:szCs w:val="24"/>
            <w:lang w:eastAsia="en-GB"/>
          </w:rPr>
          <w:delText xml:space="preserve"> </w:delText>
        </w:r>
      </w:del>
      <w:ins w:id="298" w:author="Ezzati, Majid" w:date="2018-12-01T01:21:00Z">
        <w:del w:id="299"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300" w:author="Parks, Robbie M" w:date="2018-12-05T11:39:00Z">
        <w:r w:rsidR="00B54E6E" w:rsidDel="00FA3851">
          <w:rPr>
            <w:rFonts w:ascii="Times New Roman" w:eastAsiaTheme="minorHAnsi" w:hAnsi="Times New Roman"/>
            <w:sz w:val="24"/>
            <w:szCs w:val="24"/>
            <w:lang w:eastAsia="en-GB"/>
          </w:rPr>
          <w:delText xml:space="preserve">for </w:delText>
        </w:r>
      </w:del>
      <w:ins w:id="301" w:author="Ezzati, Majid" w:date="2018-12-01T01:21:00Z">
        <w:del w:id="302" w:author="Parks, Robbie M" w:date="2018-12-05T11:39:00Z">
          <w:r w:rsidR="007E74BD" w:rsidDel="00FA3851">
            <w:rPr>
              <w:rFonts w:ascii="Times New Roman" w:eastAsiaTheme="minorHAnsi" w:hAnsi="Times New Roman"/>
              <w:sz w:val="24"/>
              <w:szCs w:val="24"/>
              <w:lang w:eastAsia="en-GB"/>
            </w:rPr>
            <w:delText xml:space="preserve">in </w:delText>
          </w:r>
        </w:del>
      </w:ins>
      <w:del w:id="303" w:author="Parks, Robbie M" w:date="2018-12-05T11:39:00Z">
        <w:r w:rsidR="00B54E6E" w:rsidDel="00FA3851">
          <w:rPr>
            <w:rFonts w:ascii="Times New Roman" w:eastAsiaTheme="minorHAnsi" w:hAnsi="Times New Roman"/>
            <w:sz w:val="24"/>
            <w:szCs w:val="24"/>
            <w:lang w:eastAsia="en-GB"/>
          </w:rPr>
          <w:delText>a specific month</w:delText>
        </w:r>
      </w:del>
      <w:ins w:id="304" w:author="Ezzati, Majid" w:date="2018-12-01T01:21:00Z">
        <w:del w:id="305" w:author="Parks, Robbie M" w:date="2018-12-05T11:39:00Z">
          <w:r w:rsidR="007E74BD" w:rsidDel="00FA3851">
            <w:rPr>
              <w:rFonts w:ascii="Times New Roman" w:eastAsiaTheme="minorHAnsi" w:hAnsi="Times New Roman"/>
              <w:sz w:val="24"/>
              <w:szCs w:val="24"/>
              <w:lang w:eastAsia="en-GB"/>
            </w:rPr>
            <w:delText>, year and</w:delText>
          </w:r>
        </w:del>
      </w:ins>
      <w:del w:id="306"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307" w:author="Ezzati, Majid" w:date="2018-11-30T17:16:00Z">
        <w:del w:id="308"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309"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310" w:author="Ezzati, Majid" w:date="2018-11-30T17:00:00Z" w:name="move531360570"/>
      <w:moveTo w:id="311" w:author="Ezzati, Majid" w:date="2018-11-30T17:00:00Z">
        <w:del w:id="312"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313" w:author="Ezzati, Majid" w:date="2018-11-30T17:17:00Z">
        <w:del w:id="314" w:author="Parks, Robbie M" w:date="2018-12-05T11:39:00Z">
          <w:r w:rsidR="008D0988" w:rsidDel="00FA3851">
            <w:rPr>
              <w:rFonts w:ascii="Times New Roman" w:eastAsiaTheme="minorHAnsi" w:hAnsi="Times New Roman"/>
              <w:sz w:val="24"/>
              <w:szCs w:val="24"/>
              <w:lang w:eastAsia="en-GB"/>
            </w:rPr>
            <w:delText>and</w:delText>
          </w:r>
        </w:del>
      </w:ins>
      <w:moveTo w:id="315" w:author="Ezzati, Majid" w:date="2018-11-30T17:00:00Z">
        <w:del w:id="316"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310"/>
    </w:p>
    <w:p w14:paraId="5EF932C2" w14:textId="56A6531B" w:rsidR="009B0615" w:rsidDel="00FA3851" w:rsidRDefault="009B0615" w:rsidP="00D76DF7">
      <w:pPr>
        <w:spacing w:after="0" w:line="480" w:lineRule="auto"/>
        <w:jc w:val="both"/>
        <w:outlineLvl w:val="0"/>
        <w:rPr>
          <w:del w:id="317"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318" w:author="Parks, Robbie M" w:date="2018-12-05T11:39:00Z"/>
          <w:rFonts w:ascii="Times New Roman" w:hAnsi="Times New Roman"/>
          <w:sz w:val="24"/>
          <w:szCs w:val="24"/>
        </w:rPr>
      </w:pPr>
      <w:commentRangeStart w:id="319"/>
      <w:del w:id="320"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319"/>
        <w:r w:rsidR="008D0988" w:rsidDel="00FA3851">
          <w:rPr>
            <w:rStyle w:val="CommentReference"/>
            <w:rFonts w:asciiTheme="minorHAnsi" w:eastAsiaTheme="minorHAnsi" w:hAnsiTheme="minorHAnsi" w:cstheme="minorBidi"/>
          </w:rPr>
          <w:commentReference w:id="319"/>
        </w:r>
      </w:del>
    </w:p>
    <w:p w14:paraId="0A0EEB9A" w14:textId="1645BC88" w:rsidR="00C84052" w:rsidRPr="00636C9B" w:rsidDel="00FA3851" w:rsidRDefault="00C84052" w:rsidP="00D76DF7">
      <w:pPr>
        <w:spacing w:after="0" w:line="480" w:lineRule="auto"/>
        <w:jc w:val="both"/>
        <w:outlineLvl w:val="0"/>
        <w:rPr>
          <w:del w:id="321"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322" w:author="Parks, Robbie M" w:date="2018-12-05T11:39:00Z"/>
          <w:rFonts w:ascii="Times New Roman" w:hAnsi="Times New Roman"/>
          <w:i/>
          <w:color w:val="000000" w:themeColor="text1"/>
          <w:sz w:val="24"/>
          <w:szCs w:val="24"/>
        </w:rPr>
      </w:pPr>
      <w:del w:id="323"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24" w:author="Parks, Robbie M" w:date="2018-12-05T11:39:00Z"/>
          <w:rFonts w:ascii="Times New Roman" w:hAnsi="Times New Roman"/>
          <w:color w:val="000000" w:themeColor="text1"/>
          <w:sz w:val="24"/>
          <w:szCs w:val="24"/>
        </w:rPr>
      </w:pPr>
      <w:del w:id="325"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26"/>
        <w:commentRangeStart w:id="327"/>
        <w:r w:rsidR="0059454C" w:rsidDel="00FA3851">
          <w:rPr>
            <w:rFonts w:ascii="Times New Roman" w:hAnsi="Times New Roman"/>
            <w:color w:val="000000" w:themeColor="text1"/>
            <w:sz w:val="24"/>
            <w:szCs w:val="24"/>
          </w:rPr>
          <w:delText xml:space="preserve">anomalous temperature </w:delText>
        </w:r>
        <w:commentRangeEnd w:id="326"/>
        <w:r w:rsidR="004D2AEF" w:rsidDel="00FA3851">
          <w:rPr>
            <w:rStyle w:val="CommentReference"/>
            <w:rFonts w:asciiTheme="minorHAnsi" w:eastAsiaTheme="minorHAnsi" w:hAnsiTheme="minorHAnsi" w:cstheme="minorBidi"/>
          </w:rPr>
          <w:commentReference w:id="326"/>
        </w:r>
        <w:commentRangeEnd w:id="327"/>
        <w:r w:rsidR="007E74BD" w:rsidDel="00FA3851">
          <w:rPr>
            <w:rStyle w:val="CommentReference"/>
            <w:rFonts w:asciiTheme="minorHAnsi" w:eastAsiaTheme="minorHAnsi" w:hAnsiTheme="minorHAnsi" w:cstheme="minorBidi"/>
          </w:rPr>
          <w:commentReference w:id="327"/>
        </w:r>
        <w:r w:rsidR="0059454C" w:rsidDel="00FA3851">
          <w:rPr>
            <w:rFonts w:ascii="Times New Roman" w:hAnsi="Times New Roman"/>
            <w:color w:val="000000" w:themeColor="text1"/>
            <w:sz w:val="24"/>
            <w:szCs w:val="24"/>
          </w:rPr>
          <w:delText xml:space="preserve">on injury deaths rates at the state level. </w:delText>
        </w:r>
        <w:commentRangeStart w:id="328"/>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28"/>
        <w:r w:rsidR="007E74BD" w:rsidDel="00FA3851">
          <w:rPr>
            <w:rStyle w:val="CommentReference"/>
            <w:rFonts w:asciiTheme="minorHAnsi" w:eastAsiaTheme="minorHAnsi" w:hAnsiTheme="minorHAnsi" w:cstheme="minorBidi"/>
          </w:rPr>
          <w:commentReference w:id="328"/>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29" w:author="Ezzati, Majid" w:date="2018-12-01T01:23:00Z">
        <w:del w:id="330" w:author="Parks, Robbie M" w:date="2018-12-05T11:39:00Z">
          <w:r w:rsidR="007E74BD" w:rsidDel="00FA3851">
            <w:rPr>
              <w:rFonts w:ascii="Times New Roman" w:hAnsi="Times New Roman"/>
              <w:color w:val="000000" w:themeColor="text1"/>
              <w:sz w:val="24"/>
              <w:szCs w:val="24"/>
            </w:rPr>
            <w:delText xml:space="preserve">injury </w:delText>
          </w:r>
        </w:del>
      </w:ins>
      <w:del w:id="331"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32"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33" w:author="Parks, Robbie M" w:date="2018-12-05T11:39:00Z"/>
          <w:rFonts w:ascii="Times New Roman" w:hAnsi="Times New Roman"/>
          <w:color w:val="000000" w:themeColor="text1"/>
          <w:sz w:val="24"/>
          <w:szCs w:val="24"/>
        </w:rPr>
      </w:pPr>
      <w:commentRangeStart w:id="334"/>
      <w:del w:id="335"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36"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37" w:author="Parks, Robbie M" w:date="2018-12-05T11:39:00Z"/>
          <w:u w:val="none"/>
        </w:rPr>
      </w:pPr>
      <w:del w:id="338"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39"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40" w:author="Parks, Robbie M" w:date="2018-12-05T11:39:00Z"/>
          <w:rFonts w:ascii="Times New Roman" w:hAnsi="Times New Roman"/>
          <w:color w:val="000000" w:themeColor="text1"/>
          <w:sz w:val="24"/>
          <w:szCs w:val="24"/>
        </w:rPr>
      </w:pPr>
      <w:del w:id="341"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42"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43" w:author="Parks, Robbie M" w:date="2018-12-05T11:39:00Z"/>
          <w:rFonts w:ascii="Times New Roman" w:hAnsi="Times New Roman"/>
          <w:sz w:val="24"/>
          <w:szCs w:val="24"/>
        </w:rPr>
      </w:pPr>
      <w:del w:id="344"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45" w:author="Parks, Robbie M" w:date="2018-12-05T11:39:00Z"/>
          <w:rFonts w:ascii="Times New Roman" w:hAnsi="Times New Roman"/>
          <w:sz w:val="24"/>
          <w:szCs w:val="24"/>
        </w:rPr>
      </w:pPr>
      <w:del w:id="346"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47" w:author="Parks, Robbie M" w:date="2018-12-05T11:39:00Z"/>
          <w:rFonts w:ascii="Times New Roman" w:hAnsi="Times New Roman"/>
          <w:sz w:val="24"/>
          <w:szCs w:val="24"/>
        </w:rPr>
      </w:pPr>
      <w:del w:id="348"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49" w:author="Parks, Robbie M" w:date="2018-12-05T11:39:00Z"/>
          <w:rFonts w:ascii="Times New Roman" w:hAnsi="Times New Roman"/>
          <w:sz w:val="24"/>
          <w:szCs w:val="24"/>
        </w:rPr>
      </w:pPr>
      <w:del w:id="350"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51" w:author="Parks, Robbie M" w:date="2018-12-05T11:39:00Z"/>
          <w:b w:val="0"/>
        </w:rPr>
      </w:pPr>
      <w:del w:id="352"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53" w:author="Parks, Robbie M" w:date="2018-12-05T11:39:00Z"/>
        </w:rPr>
      </w:pPr>
      <w:commentRangeStart w:id="354"/>
      <w:del w:id="355"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54"/>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54"/>
        </w:r>
      </w:del>
    </w:p>
    <w:p w14:paraId="797DE730" w14:textId="704D5806" w:rsidR="000B7F6A" w:rsidRPr="00843ACB" w:rsidDel="00FA3851" w:rsidRDefault="000B7F6A" w:rsidP="00843ACB">
      <w:pPr>
        <w:spacing w:after="0" w:line="360" w:lineRule="auto"/>
        <w:jc w:val="both"/>
        <w:outlineLvl w:val="0"/>
        <w:rPr>
          <w:del w:id="356" w:author="Parks, Robbie M" w:date="2018-12-05T11:39:00Z"/>
          <w:rFonts w:ascii="Times New Roman" w:hAnsi="Times New Roman"/>
          <w:vertAlign w:val="subscript"/>
        </w:rPr>
      </w:pPr>
      <w:del w:id="357"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58"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59" w:author="Parks, Robbie M" w:date="2018-12-05T11:39:00Z"/>
          <w:rFonts w:ascii="Times New Roman" w:hAnsi="Times New Roman"/>
          <w:color w:val="000000" w:themeColor="text1"/>
          <w:sz w:val="24"/>
          <w:szCs w:val="24"/>
        </w:rPr>
      </w:pPr>
      <w:del w:id="360"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61"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62" w:author="Parks, Robbie M" w:date="2018-12-05T11:39:00Z"/>
          <w:rFonts w:ascii="Times New Roman" w:hAnsi="Times New Roman"/>
          <w:color w:val="000000" w:themeColor="text1"/>
          <w:sz w:val="24"/>
          <w:szCs w:val="24"/>
        </w:rPr>
      </w:pPr>
      <w:del w:id="363"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64"/>
        <w:commentRangeStart w:id="365"/>
        <w:commentRangeStart w:id="366"/>
        <w:r w:rsidR="007A53AC" w:rsidRPr="00636C9B" w:rsidDel="00FA3851">
          <w:rPr>
            <w:rFonts w:ascii="Times New Roman" w:hAnsi="Times New Roman"/>
            <w:color w:val="000000" w:themeColor="text1"/>
            <w:sz w:val="24"/>
            <w:szCs w:val="24"/>
          </w:rPr>
          <w:delText>January</w:delText>
        </w:r>
        <w:commentRangeEnd w:id="365"/>
        <w:r w:rsidR="00105569" w:rsidDel="00FA3851">
          <w:rPr>
            <w:rStyle w:val="CommentReference"/>
            <w:rFonts w:asciiTheme="minorHAnsi" w:eastAsiaTheme="minorHAnsi" w:hAnsiTheme="minorHAnsi" w:cstheme="minorBidi"/>
          </w:rPr>
          <w:commentReference w:id="364"/>
        </w:r>
        <w:commentRangeEnd w:id="364"/>
        <w:r w:rsidR="006C3AFE" w:rsidDel="00FA3851">
          <w:rPr>
            <w:rStyle w:val="CommentReference"/>
            <w:rFonts w:asciiTheme="minorHAnsi" w:eastAsiaTheme="minorHAnsi" w:hAnsiTheme="minorHAnsi" w:cstheme="minorBidi"/>
          </w:rPr>
          <w:commentReference w:id="365"/>
        </w:r>
        <w:commentRangeEnd w:id="366"/>
        <w:r w:rsidR="00105569" w:rsidDel="00FA3851">
          <w:rPr>
            <w:rStyle w:val="CommentReference"/>
            <w:rFonts w:asciiTheme="minorHAnsi" w:eastAsiaTheme="minorHAnsi" w:hAnsiTheme="minorHAnsi" w:cstheme="minorBidi"/>
          </w:rPr>
          <w:commentReference w:id="366"/>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67"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68" w:author="Parks, Robbie M" w:date="2018-12-05T11:39:00Z"/>
          <w:rFonts w:ascii="Times New Roman" w:hAnsi="Times New Roman"/>
          <w:color w:val="000000" w:themeColor="text1"/>
          <w:sz w:val="24"/>
          <w:szCs w:val="24"/>
        </w:rPr>
      </w:pPr>
      <w:del w:id="369"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70"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71" w:author="Parks, Robbie M" w:date="2018-12-05T11:39:00Z"/>
          <w:rFonts w:ascii="Times New Roman" w:hAnsi="Times New Roman"/>
          <w:color w:val="000000" w:themeColor="text1"/>
          <w:sz w:val="24"/>
          <w:szCs w:val="24"/>
          <w:lang w:val="en-US"/>
        </w:rPr>
      </w:pPr>
      <w:del w:id="372"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73"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74" w:author="Parks, Robbie M" w:date="2018-12-05T11:39:00Z"/>
          <w:rFonts w:ascii="Times New Roman" w:hAnsi="Times New Roman"/>
          <w:color w:val="000000" w:themeColor="text1"/>
          <w:sz w:val="24"/>
          <w:szCs w:val="24"/>
        </w:rPr>
      </w:pPr>
      <w:del w:id="375"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34"/>
        <w:r w:rsidR="007E74BD" w:rsidDel="00FA3851">
          <w:rPr>
            <w:rStyle w:val="CommentReference"/>
            <w:rFonts w:asciiTheme="minorHAnsi" w:eastAsiaTheme="minorHAnsi" w:hAnsiTheme="minorHAnsi" w:cstheme="minorBidi"/>
          </w:rPr>
          <w:commentReference w:id="334"/>
        </w:r>
      </w:del>
    </w:p>
    <w:p w14:paraId="09C62FF7" w14:textId="1952D480" w:rsidR="00360A89" w:rsidDel="00FA3851" w:rsidRDefault="00360A89" w:rsidP="00D76DF7">
      <w:pPr>
        <w:spacing w:after="0" w:line="480" w:lineRule="auto"/>
        <w:jc w:val="both"/>
        <w:outlineLvl w:val="0"/>
        <w:rPr>
          <w:del w:id="376"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77" w:author="Parks, Robbie M" w:date="2018-12-05T11:39:00Z"/>
          <w:rFonts w:ascii="Times New Roman" w:hAnsi="Times New Roman"/>
          <w:sz w:val="24"/>
          <w:szCs w:val="24"/>
        </w:rPr>
      </w:pPr>
      <w:commentRangeStart w:id="378"/>
      <w:commentRangeStart w:id="379"/>
      <w:del w:id="380"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78"/>
        <w:r w:rsidR="007E74BD" w:rsidDel="00FA3851">
          <w:rPr>
            <w:rStyle w:val="CommentReference"/>
            <w:rFonts w:asciiTheme="minorHAnsi" w:eastAsiaTheme="minorHAnsi" w:hAnsiTheme="minorHAnsi" w:cstheme="minorBidi"/>
          </w:rPr>
          <w:commentReference w:id="378"/>
        </w:r>
        <w:commentRangeEnd w:id="379"/>
        <w:r w:rsidR="007268B9" w:rsidDel="00FA3851">
          <w:rPr>
            <w:rStyle w:val="CommentReference"/>
            <w:rFonts w:asciiTheme="minorHAnsi" w:eastAsiaTheme="minorHAnsi" w:hAnsiTheme="minorHAnsi" w:cstheme="minorBidi"/>
          </w:rPr>
          <w:commentReference w:id="379"/>
        </w:r>
      </w:del>
    </w:p>
    <w:p w14:paraId="4CE11A5F" w14:textId="387FD991" w:rsidR="00953E3D" w:rsidRPr="00636C9B" w:rsidDel="00FA3851" w:rsidRDefault="00953E3D" w:rsidP="00D76DF7">
      <w:pPr>
        <w:spacing w:after="0" w:line="480" w:lineRule="auto"/>
        <w:jc w:val="both"/>
        <w:outlineLvl w:val="0"/>
        <w:rPr>
          <w:del w:id="381"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82" w:author="Parks, Robbie M" w:date="2018-12-05T11:39:00Z"/>
          <w:rFonts w:ascii="Times New Roman" w:hAnsi="Times New Roman"/>
          <w:color w:val="000000" w:themeColor="text1"/>
          <w:sz w:val="24"/>
          <w:szCs w:val="24"/>
          <w:lang w:val="en-US"/>
        </w:rPr>
      </w:pPr>
      <w:commentRangeStart w:id="383"/>
      <w:del w:id="384"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83"/>
        <w:r w:rsidR="007E74BD" w:rsidDel="00FA3851">
          <w:rPr>
            <w:rStyle w:val="CommentReference"/>
            <w:rFonts w:asciiTheme="minorHAnsi" w:eastAsiaTheme="minorHAnsi" w:hAnsiTheme="minorHAnsi" w:cstheme="minorBidi"/>
          </w:rPr>
          <w:commentReference w:id="383"/>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85"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86" w:author="Parks, Robbie M" w:date="2018-12-05T11:39:00Z"/>
          <w:rFonts w:ascii="Times New Roman" w:hAnsi="Times New Roman"/>
          <w:i/>
          <w:color w:val="000000" w:themeColor="text1"/>
          <w:sz w:val="24"/>
          <w:szCs w:val="24"/>
        </w:rPr>
      </w:pPr>
      <w:commentRangeStart w:id="387"/>
      <w:del w:id="388"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89" w:author="Parks, Robbie M" w:date="2018-12-05T11:39:00Z"/>
          <w:rFonts w:ascii="Times New Roman" w:hAnsi="Times New Roman"/>
          <w:color w:val="000000" w:themeColor="text1"/>
          <w:sz w:val="24"/>
          <w:szCs w:val="24"/>
        </w:rPr>
      </w:pPr>
      <w:del w:id="390"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91"/>
        <w:commentRangeStart w:id="392"/>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91"/>
        <w:r w:rsidR="00F319D5" w:rsidDel="00FA3851">
          <w:rPr>
            <w:rStyle w:val="CommentReference"/>
            <w:rFonts w:asciiTheme="minorHAnsi" w:eastAsiaTheme="minorHAnsi" w:hAnsiTheme="minorHAnsi" w:cstheme="minorBidi"/>
          </w:rPr>
          <w:commentReference w:id="391"/>
        </w:r>
        <w:commentRangeEnd w:id="392"/>
        <w:r w:rsidR="00C32771" w:rsidDel="00FA3851">
          <w:rPr>
            <w:rStyle w:val="CommentReference"/>
            <w:rFonts w:asciiTheme="minorHAnsi" w:eastAsiaTheme="minorHAnsi" w:hAnsiTheme="minorHAnsi" w:cstheme="minorBidi"/>
          </w:rPr>
          <w:commentReference w:id="392"/>
        </w:r>
        <w:commentRangeStart w:id="393"/>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93"/>
        <w:r w:rsidR="00F319D5" w:rsidDel="00FA3851">
          <w:rPr>
            <w:rStyle w:val="CommentReference"/>
            <w:rFonts w:asciiTheme="minorHAnsi" w:eastAsiaTheme="minorHAnsi" w:hAnsiTheme="minorHAnsi" w:cstheme="minorBidi"/>
          </w:rPr>
          <w:commentReference w:id="393"/>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94"/>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95"/>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95"/>
        <w:r w:rsidR="00116782" w:rsidDel="00FA3851">
          <w:rPr>
            <w:rStyle w:val="CommentReference"/>
            <w:rFonts w:asciiTheme="minorHAnsi" w:eastAsiaTheme="minorHAnsi" w:hAnsiTheme="minorHAnsi" w:cstheme="minorBidi"/>
          </w:rPr>
          <w:commentReference w:id="395"/>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94"/>
        <w:r w:rsidR="00F319D5" w:rsidDel="00FA3851">
          <w:rPr>
            <w:rStyle w:val="CommentReference"/>
            <w:rFonts w:asciiTheme="minorHAnsi" w:eastAsiaTheme="minorHAnsi" w:hAnsiTheme="minorHAnsi" w:cstheme="minorBidi"/>
          </w:rPr>
          <w:commentReference w:id="394"/>
        </w:r>
      </w:del>
    </w:p>
    <w:p w14:paraId="23CF8AE9" w14:textId="21189CF0" w:rsidR="006C11D1" w:rsidDel="00FA3851" w:rsidRDefault="006C11D1" w:rsidP="00004B84">
      <w:pPr>
        <w:spacing w:after="0" w:line="480" w:lineRule="auto"/>
        <w:jc w:val="both"/>
        <w:outlineLvl w:val="0"/>
        <w:rPr>
          <w:del w:id="396"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97" w:author="Parks, Robbie M" w:date="2018-12-05T11:39:00Z"/>
          <w:rFonts w:ascii="Times New Roman" w:hAnsi="Times New Roman"/>
          <w:color w:val="000000" w:themeColor="text1"/>
          <w:sz w:val="24"/>
          <w:szCs w:val="24"/>
        </w:rPr>
      </w:pPr>
      <w:del w:id="398"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87"/>
        <w:r w:rsidR="00F319D5" w:rsidDel="00FA3851">
          <w:rPr>
            <w:rStyle w:val="CommentReference"/>
            <w:rFonts w:asciiTheme="minorHAnsi" w:eastAsiaTheme="minorHAnsi" w:hAnsiTheme="minorHAnsi" w:cstheme="minorBidi"/>
          </w:rPr>
          <w:commentReference w:id="387"/>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99" w:author="Parks, Robbie M" w:date="2018-12-05T12:01:00Z"/>
          <w:rFonts w:ascii="Times New Roman" w:hAnsi="Times New Roman"/>
          <w:b/>
          <w:sz w:val="24"/>
          <w:szCs w:val="24"/>
        </w:rPr>
      </w:pPr>
      <w:commentRangeStart w:id="400"/>
      <w:commentRangeStart w:id="401"/>
      <w:del w:id="402" w:author="Parks, Robbie M" w:date="2018-12-05T12:01:00Z">
        <w:r w:rsidRPr="00636C9B" w:rsidDel="000F25B0">
          <w:rPr>
            <w:rFonts w:ascii="Times New Roman" w:hAnsi="Times New Roman"/>
            <w:b/>
            <w:sz w:val="24"/>
            <w:szCs w:val="24"/>
          </w:rPr>
          <w:delText>Results</w:delText>
        </w:r>
        <w:commentRangeEnd w:id="400"/>
        <w:r w:rsidR="00F319D5" w:rsidDel="000F25B0">
          <w:rPr>
            <w:rStyle w:val="CommentReference"/>
            <w:rFonts w:asciiTheme="minorHAnsi" w:eastAsiaTheme="minorHAnsi" w:hAnsiTheme="minorHAnsi" w:cstheme="minorBidi"/>
          </w:rPr>
          <w:commentReference w:id="400"/>
        </w:r>
        <w:commentRangeEnd w:id="401"/>
        <w:r w:rsidR="00776C9B" w:rsidDel="000F25B0">
          <w:rPr>
            <w:rStyle w:val="CommentReference"/>
            <w:rFonts w:asciiTheme="minorHAnsi" w:eastAsiaTheme="minorHAnsi" w:hAnsiTheme="minorHAnsi" w:cstheme="minorBidi"/>
          </w:rPr>
          <w:commentReference w:id="401"/>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403" w:author="Parks, Robbie M" w:date="2018-12-05T11:53:00Z">
        <w:r w:rsidR="00CD1484">
          <w:rPr>
            <w:rFonts w:ascii="Times New Roman" w:hAnsi="Times New Roman"/>
            <w:i/>
            <w:sz w:val="24"/>
            <w:szCs w:val="24"/>
          </w:rPr>
          <w:t>1</w:t>
        </w:r>
      </w:ins>
      <w:del w:id="404" w:author="Parks, Robbie M" w:date="2018-12-05T11:53:00Z">
        <w:r w:rsidRPr="00636C9B" w:rsidDel="00CD1484">
          <w:rPr>
            <w:rFonts w:ascii="Times New Roman" w:hAnsi="Times New Roman"/>
            <w:i/>
            <w:sz w:val="24"/>
            <w:szCs w:val="24"/>
          </w:rPr>
          <w:delText>2</w:delText>
        </w:r>
      </w:del>
    </w:p>
    <w:p w14:paraId="6C472F89" w14:textId="04E7210D" w:rsidR="008A69BB" w:rsidRDefault="00F34643" w:rsidP="00843ACB">
      <w:pPr>
        <w:pStyle w:val="ListParagraph"/>
        <w:numPr>
          <w:ilvl w:val="0"/>
          <w:numId w:val="10"/>
        </w:numPr>
        <w:spacing w:line="240" w:lineRule="auto"/>
        <w:jc w:val="both"/>
        <w:rPr>
          <w:ins w:id="405" w:author="Tamura-Wicks, Helen M" w:date="2018-12-06T18:22:00Z"/>
          <w:rFonts w:ascii="Times New Roman" w:hAnsi="Times New Roman"/>
          <w:sz w:val="24"/>
          <w:szCs w:val="24"/>
        </w:rPr>
      </w:pPr>
      <w:ins w:id="406" w:author="Bennett, James E" w:date="2018-12-07T11:22:00Z">
        <w:r>
          <w:rPr>
            <w:rFonts w:ascii="Times New Roman" w:hAnsi="Times New Roman"/>
            <w:sz w:val="24"/>
            <w:szCs w:val="24"/>
          </w:rPr>
          <w:t>A</w:t>
        </w:r>
      </w:ins>
      <w:ins w:id="407" w:author="Bennett, James E" w:date="2018-12-07T11:21:00Z">
        <w:r>
          <w:rPr>
            <w:rFonts w:ascii="Times New Roman" w:hAnsi="Times New Roman"/>
            <w:sz w:val="24"/>
            <w:szCs w:val="24"/>
          </w:rPr>
          <w:t>ge-standardised death rates</w:t>
        </w:r>
        <w:r>
          <w:rPr>
            <w:rFonts w:ascii="Times New Roman" w:hAnsi="Times New Roman"/>
            <w:sz w:val="24"/>
            <w:szCs w:val="24"/>
          </w:rPr>
          <w:t xml:space="preserve"> </w:t>
        </w:r>
      </w:ins>
      <w:ins w:id="408" w:author="Bennett, James E" w:date="2018-12-07T11:22:00Z">
        <w:r>
          <w:rPr>
            <w:rFonts w:ascii="Times New Roman" w:hAnsi="Times New Roman"/>
            <w:sz w:val="24"/>
            <w:szCs w:val="24"/>
          </w:rPr>
          <w:t>for t</w:t>
        </w:r>
      </w:ins>
      <w:ins w:id="409" w:author="Parks, Robbie M" w:date="2018-12-05T15:29:00Z">
        <w:del w:id="410" w:author="Bennett, James E" w:date="2018-12-07T11:22:00Z">
          <w:r w:rsidR="00C574BA" w:rsidDel="00F34643">
            <w:rPr>
              <w:rFonts w:ascii="Times New Roman" w:hAnsi="Times New Roman"/>
              <w:sz w:val="24"/>
              <w:szCs w:val="24"/>
            </w:rPr>
            <w:delText>T</w:delText>
          </w:r>
        </w:del>
        <w:r w:rsidR="00C574BA">
          <w:rPr>
            <w:rFonts w:ascii="Times New Roman" w:hAnsi="Times New Roman"/>
            <w:sz w:val="24"/>
            <w:szCs w:val="24"/>
          </w:rPr>
          <w:t xml:space="preserve">ransport and drownings </w:t>
        </w:r>
      </w:ins>
      <w:del w:id="411" w:author="Parks, Robbie M" w:date="2018-12-05T15:24:00Z">
        <w:r w:rsidR="0078091F" w:rsidRPr="00636C9B" w:rsidDel="00FE47A8">
          <w:rPr>
            <w:rFonts w:ascii="Times New Roman" w:hAnsi="Times New Roman"/>
            <w:sz w:val="24"/>
            <w:szCs w:val="24"/>
          </w:rPr>
          <w:delText xml:space="preserve">Some </w:delText>
        </w:r>
      </w:del>
      <w:ins w:id="412" w:author="Ezzati, Majid" w:date="2018-12-01T01:37:00Z">
        <w:del w:id="413" w:author="Parks, Robbie M" w:date="2018-12-05T15:29:00Z">
          <w:r w:rsidR="00F319D5" w:rsidDel="00C574BA">
            <w:rPr>
              <w:rFonts w:ascii="Times New Roman" w:hAnsi="Times New Roman"/>
              <w:sz w:val="24"/>
              <w:szCs w:val="24"/>
            </w:rPr>
            <w:delText xml:space="preserve">injury </w:delText>
          </w:r>
        </w:del>
      </w:ins>
      <w:del w:id="414"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415" w:author="Parks, Robbie M" w:date="2018-12-05T15:30:00Z">
        <w:r w:rsidR="0078091F" w:rsidRPr="00636C9B" w:rsidDel="00F126D2">
          <w:rPr>
            <w:rFonts w:ascii="Times New Roman" w:hAnsi="Times New Roman"/>
            <w:sz w:val="24"/>
            <w:szCs w:val="24"/>
          </w:rPr>
          <w:delText xml:space="preserve">clear </w:delText>
        </w:r>
      </w:del>
      <w:ins w:id="416" w:author="Parks, Robbie M" w:date="2018-12-05T15:30:00Z">
        <w:r w:rsidR="00C574BA">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417"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throughout period of study</w:t>
      </w:r>
      <w:del w:id="418" w:author="Bennett, James E" w:date="2018-12-07T11:22:00Z">
        <w:r w:rsidR="0078091F" w:rsidRPr="00636C9B" w:rsidDel="00F34643">
          <w:rPr>
            <w:rFonts w:ascii="Times New Roman" w:hAnsi="Times New Roman"/>
            <w:sz w:val="24"/>
            <w:szCs w:val="24"/>
          </w:rPr>
          <w:delText xml:space="preserve"> </w:delText>
        </w:r>
      </w:del>
      <w:ins w:id="419" w:author="Parks, Robbie M" w:date="2018-12-05T15:30:00Z">
        <w:del w:id="420" w:author="Bennett, James E" w:date="2018-12-07T11:22:00Z">
          <w:r w:rsidR="00C97EBE" w:rsidDel="00F34643">
            <w:rPr>
              <w:rFonts w:ascii="Times New Roman" w:hAnsi="Times New Roman"/>
              <w:sz w:val="24"/>
              <w:szCs w:val="24"/>
            </w:rPr>
            <w:delText>for</w:delText>
          </w:r>
        </w:del>
        <w:del w:id="421" w:author="Bennett, James E" w:date="2018-12-07T11:21:00Z">
          <w:r w:rsidR="00C97EBE" w:rsidDel="00F34643">
            <w:rPr>
              <w:rFonts w:ascii="Times New Roman" w:hAnsi="Times New Roman"/>
              <w:sz w:val="24"/>
              <w:szCs w:val="24"/>
            </w:rPr>
            <w:delText xml:space="preserve"> age-standardised death rates</w:delText>
          </w:r>
        </w:del>
        <w:r w:rsidR="00C97EBE">
          <w:rPr>
            <w:rFonts w:ascii="Times New Roman" w:hAnsi="Times New Roman"/>
            <w:sz w:val="24"/>
            <w:szCs w:val="24"/>
          </w:rPr>
          <w:t xml:space="preserve">, </w:t>
        </w:r>
      </w:ins>
      <w:del w:id="422"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423" w:author="Parks, Robbie M" w:date="2018-12-05T15:30:00Z">
        <w:r w:rsidR="0078091F" w:rsidRPr="00636C9B" w:rsidDel="00C97EBE">
          <w:rPr>
            <w:rFonts w:ascii="Times New Roman" w:hAnsi="Times New Roman"/>
            <w:sz w:val="24"/>
            <w:szCs w:val="24"/>
          </w:rPr>
          <w:delText xml:space="preserve">peak </w:delText>
        </w:r>
      </w:del>
      <w:ins w:id="424"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425" w:author="Parks, Robbie M" w:date="2018-12-05T15:30:00Z">
        <w:r w:rsidR="00C574BA">
          <w:rPr>
            <w:rFonts w:ascii="Times New Roman" w:hAnsi="Times New Roman"/>
            <w:sz w:val="24"/>
            <w:szCs w:val="24"/>
          </w:rPr>
          <w:t xml:space="preserve"> and </w:t>
        </w:r>
        <w:r w:rsidR="00C97EBE">
          <w:rPr>
            <w:rFonts w:ascii="Times New Roman" w:hAnsi="Times New Roman"/>
            <w:sz w:val="24"/>
            <w:szCs w:val="24"/>
          </w:rPr>
          <w:t>minimum in the winter</w:t>
        </w:r>
      </w:ins>
      <w:ins w:id="426" w:author="Parks, Robbie M" w:date="2018-12-05T15:36:00Z">
        <w:r w:rsidR="009021A4">
          <w:rPr>
            <w:rFonts w:ascii="Times New Roman" w:hAnsi="Times New Roman"/>
            <w:sz w:val="24"/>
            <w:szCs w:val="24"/>
          </w:rPr>
          <w:t xml:space="preserve">, </w:t>
        </w:r>
        <w:del w:id="427" w:author="Bennett, James E" w:date="2018-12-07T11:29:00Z">
          <w:r w:rsidR="009021A4" w:rsidDel="00F34643">
            <w:rPr>
              <w:rFonts w:ascii="Times New Roman" w:hAnsi="Times New Roman"/>
              <w:sz w:val="24"/>
              <w:szCs w:val="24"/>
            </w:rPr>
            <w:delText xml:space="preserve">persisting over time </w:delText>
          </w:r>
        </w:del>
        <w:commentRangeStart w:id="428"/>
        <w:r w:rsidR="009021A4">
          <w:rPr>
            <w:rFonts w:ascii="Times New Roman" w:hAnsi="Times New Roman"/>
            <w:sz w:val="24"/>
            <w:szCs w:val="24"/>
          </w:rPr>
          <w:t>and with overall decrease in death rates</w:t>
        </w:r>
      </w:ins>
      <w:commentRangeEnd w:id="428"/>
      <w:r>
        <w:rPr>
          <w:rStyle w:val="CommentReference"/>
          <w:rFonts w:asciiTheme="minorHAnsi" w:eastAsiaTheme="minorHAnsi" w:hAnsiTheme="minorHAnsi" w:cstheme="minorBidi"/>
        </w:rPr>
        <w:commentReference w:id="428"/>
      </w:r>
      <w:ins w:id="429" w:author="Parks, Robbie M" w:date="2018-12-05T15:25:00Z">
        <w:r w:rsidR="00B143BB">
          <w:rPr>
            <w:rFonts w:ascii="Times New Roman" w:hAnsi="Times New Roman"/>
            <w:sz w:val="24"/>
            <w:szCs w:val="24"/>
          </w:rPr>
          <w:t>.</w:t>
        </w:r>
      </w:ins>
      <w:ins w:id="430" w:author="Parks, Robbie M" w:date="2018-12-05T15:43:00Z">
        <w:r w:rsidR="00CE1992">
          <w:rPr>
            <w:rFonts w:ascii="Times New Roman" w:hAnsi="Times New Roman"/>
            <w:sz w:val="24"/>
            <w:szCs w:val="24"/>
          </w:rPr>
          <w:t xml:space="preserve"> </w:t>
        </w:r>
      </w:ins>
    </w:p>
    <w:p w14:paraId="2B1F2ED1" w14:textId="73A87E36" w:rsidR="0078091F" w:rsidRDefault="00CE1992" w:rsidP="00843ACB">
      <w:pPr>
        <w:pStyle w:val="ListParagraph"/>
        <w:numPr>
          <w:ilvl w:val="0"/>
          <w:numId w:val="10"/>
        </w:numPr>
        <w:spacing w:line="240" w:lineRule="auto"/>
        <w:jc w:val="both"/>
        <w:rPr>
          <w:ins w:id="431" w:author="Parks, Robbie M" w:date="2018-12-05T15:42:00Z"/>
          <w:rFonts w:ascii="Times New Roman" w:hAnsi="Times New Roman"/>
          <w:sz w:val="24"/>
          <w:szCs w:val="24"/>
        </w:rPr>
      </w:pPr>
      <w:commentRangeStart w:id="432"/>
      <w:ins w:id="433" w:author="Parks, Robbie M" w:date="2018-12-05T15:43:00Z">
        <w:r w:rsidRPr="00052DDD">
          <w:rPr>
            <w:rFonts w:ascii="Times New Roman" w:hAnsi="Times New Roman"/>
            <w:sz w:val="24"/>
            <w:szCs w:val="24"/>
          </w:rPr>
          <w:t xml:space="preserve">Other </w:t>
        </w:r>
      </w:ins>
      <w:ins w:id="434" w:author="Parks, Robbie M" w:date="2018-12-05T17:02:00Z">
        <w:r w:rsidR="002C7C40">
          <w:rPr>
            <w:rFonts w:ascii="Times New Roman" w:hAnsi="Times New Roman"/>
            <w:sz w:val="24"/>
            <w:szCs w:val="24"/>
          </w:rPr>
          <w:t>types</w:t>
        </w:r>
      </w:ins>
      <w:ins w:id="435" w:author="Parks, Robbie M" w:date="2018-12-05T15:43:00Z">
        <w:r w:rsidRPr="00052DDD">
          <w:rPr>
            <w:rFonts w:ascii="Times New Roman" w:hAnsi="Times New Roman"/>
            <w:sz w:val="24"/>
            <w:szCs w:val="24"/>
          </w:rPr>
          <w:t xml:space="preserve"> of </w:t>
        </w:r>
      </w:ins>
      <w:ins w:id="436" w:author="Parks, Robbie M" w:date="2018-12-05T17:02:00Z">
        <w:r w:rsidR="002C7C40">
          <w:rPr>
            <w:rFonts w:ascii="Times New Roman" w:hAnsi="Times New Roman"/>
            <w:sz w:val="24"/>
            <w:szCs w:val="24"/>
          </w:rPr>
          <w:t xml:space="preserve">injury </w:t>
        </w:r>
      </w:ins>
      <w:ins w:id="437" w:author="Parks, Robbie M" w:date="2018-12-05T15:43:00Z">
        <w:r w:rsidRPr="00052DDD">
          <w:rPr>
            <w:rFonts w:ascii="Times New Roman" w:hAnsi="Times New Roman"/>
            <w:sz w:val="24"/>
            <w:szCs w:val="24"/>
          </w:rPr>
          <w:t xml:space="preserve">death do not </w:t>
        </w:r>
      </w:ins>
      <w:ins w:id="438" w:author="Parks, Robbie M" w:date="2018-12-05T17:02:00Z">
        <w:r w:rsidR="002C7C40">
          <w:rPr>
            <w:rFonts w:ascii="Times New Roman" w:hAnsi="Times New Roman"/>
            <w:sz w:val="24"/>
            <w:szCs w:val="24"/>
          </w:rPr>
          <w:t>exhibit</w:t>
        </w:r>
      </w:ins>
      <w:ins w:id="439" w:author="Parks, Robbie M" w:date="2018-12-05T15:43:00Z">
        <w:r w:rsidRPr="00052DDD">
          <w:rPr>
            <w:rFonts w:ascii="Times New Roman" w:hAnsi="Times New Roman"/>
            <w:sz w:val="24"/>
            <w:szCs w:val="24"/>
          </w:rPr>
          <w:t xml:space="preserve"> seasonality</w:t>
        </w:r>
      </w:ins>
      <w:ins w:id="440" w:author="Parks, Robbie M" w:date="2018-12-05T17:02:00Z">
        <w:r w:rsidR="002C7C40">
          <w:rPr>
            <w:rFonts w:ascii="Times New Roman" w:hAnsi="Times New Roman"/>
            <w:sz w:val="24"/>
            <w:szCs w:val="24"/>
          </w:rPr>
          <w:t xml:space="preserve"> here</w:t>
        </w:r>
      </w:ins>
      <w:ins w:id="441" w:author="Parks, Robbie M" w:date="2018-12-05T16:36:00Z">
        <w:r w:rsidR="00EC109B">
          <w:rPr>
            <w:rFonts w:ascii="Times New Roman" w:hAnsi="Times New Roman"/>
            <w:sz w:val="24"/>
            <w:szCs w:val="24"/>
          </w:rPr>
          <w:t xml:space="preserve"> (Figure 1)</w:t>
        </w:r>
      </w:ins>
      <w:ins w:id="442" w:author="Parks, Robbie M" w:date="2018-12-05T15:43:00Z">
        <w:r w:rsidRPr="00052DDD">
          <w:rPr>
            <w:rFonts w:ascii="Times New Roman" w:hAnsi="Times New Roman"/>
            <w:sz w:val="24"/>
            <w:szCs w:val="24"/>
          </w:rPr>
          <w:t>.</w:t>
        </w:r>
      </w:ins>
      <w:commentRangeEnd w:id="432"/>
      <w:r w:rsidR="008A69BB">
        <w:rPr>
          <w:rStyle w:val="CommentReference"/>
          <w:rFonts w:asciiTheme="minorHAnsi" w:eastAsiaTheme="minorHAnsi" w:hAnsiTheme="minorHAnsi" w:cstheme="minorBidi"/>
        </w:rPr>
        <w:commentReference w:id="432"/>
      </w:r>
    </w:p>
    <w:p w14:paraId="552650E8" w14:textId="45773515" w:rsidR="000D6DA0" w:rsidRPr="000D6DA0" w:rsidRDefault="00CE1992" w:rsidP="000D6DA0">
      <w:pPr>
        <w:pStyle w:val="ListParagraph"/>
        <w:numPr>
          <w:ilvl w:val="0"/>
          <w:numId w:val="10"/>
        </w:numPr>
        <w:spacing w:line="240" w:lineRule="auto"/>
        <w:jc w:val="both"/>
        <w:rPr>
          <w:rFonts w:ascii="Times New Roman" w:hAnsi="Times New Roman"/>
          <w:sz w:val="24"/>
          <w:szCs w:val="24"/>
        </w:rPr>
      </w:pPr>
      <w:commentRangeStart w:id="443"/>
      <w:ins w:id="444" w:author="Parks, Robbie M" w:date="2018-12-05T15:42:00Z">
        <w:r>
          <w:rPr>
            <w:rFonts w:ascii="Times New Roman" w:hAnsi="Times New Roman"/>
            <w:sz w:val="24"/>
            <w:szCs w:val="24"/>
          </w:rPr>
          <w:t>S</w:t>
        </w:r>
        <w:r w:rsidR="00297879">
          <w:rPr>
            <w:rFonts w:ascii="Times New Roman" w:hAnsi="Times New Roman"/>
            <w:sz w:val="24"/>
            <w:szCs w:val="24"/>
          </w:rPr>
          <w:t xml:space="preserve">easonality </w:t>
        </w:r>
      </w:ins>
      <w:ins w:id="445" w:author="Parks, Robbie M" w:date="2018-12-05T15:43:00Z">
        <w:r>
          <w:rPr>
            <w:rFonts w:ascii="Times New Roman" w:hAnsi="Times New Roman"/>
            <w:sz w:val="24"/>
            <w:szCs w:val="24"/>
          </w:rPr>
          <w:t xml:space="preserve">evident in transport and drowning deaths </w:t>
        </w:r>
      </w:ins>
      <w:ins w:id="446" w:author="Parks, Robbie M" w:date="2018-12-05T15:42:00Z">
        <w:r w:rsidR="00297879">
          <w:rPr>
            <w:rFonts w:ascii="Times New Roman" w:hAnsi="Times New Roman"/>
            <w:sz w:val="24"/>
            <w:szCs w:val="24"/>
          </w:rPr>
          <w:t>is supported</w:t>
        </w:r>
        <w:r w:rsidR="000D6DA0"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000D6DA0" w:rsidRPr="00052DDD">
          <w:rPr>
            <w:rFonts w:ascii="Times New Roman" w:hAnsi="Times New Roman"/>
            <w:sz w:val="24"/>
            <w:szCs w:val="24"/>
          </w:rPr>
          <w:t xml:space="preserve"> seasonality persisting throughout 1980-2016.</w:t>
        </w:r>
        <w:r w:rsidR="000D6DA0" w:rsidRPr="00052DDD">
          <w:rPr>
            <w:rFonts w:ascii="Times New Roman" w:hAnsi="Times New Roman"/>
            <w:sz w:val="24"/>
            <w:szCs w:val="24"/>
          </w:rPr>
          <w:fldChar w:fldCharType="begin" w:fldLock="1"/>
        </w:r>
        <w:r w:rsidR="000D6DA0">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D6DA0" w:rsidRPr="00052DDD">
          <w:rPr>
            <w:rFonts w:ascii="Times New Roman" w:hAnsi="Times New Roman"/>
            <w:sz w:val="24"/>
            <w:szCs w:val="24"/>
          </w:rPr>
          <w:fldChar w:fldCharType="separate"/>
        </w:r>
        <w:r w:rsidR="000D6DA0" w:rsidRPr="0035337E">
          <w:rPr>
            <w:rFonts w:ascii="Times New Roman" w:hAnsi="Times New Roman"/>
            <w:noProof/>
            <w:sz w:val="24"/>
            <w:szCs w:val="24"/>
            <w:vertAlign w:val="superscript"/>
          </w:rPr>
          <w:t>7</w:t>
        </w:r>
        <w:r w:rsidR="000D6DA0" w:rsidRPr="00052DDD">
          <w:rPr>
            <w:rFonts w:ascii="Times New Roman" w:hAnsi="Times New Roman"/>
            <w:sz w:val="24"/>
            <w:szCs w:val="24"/>
          </w:rPr>
          <w:fldChar w:fldCharType="end"/>
        </w:r>
        <w:r w:rsidR="000D6DA0" w:rsidRPr="00052DDD">
          <w:rPr>
            <w:rFonts w:ascii="Times New Roman" w:hAnsi="Times New Roman"/>
            <w:sz w:val="24"/>
            <w:szCs w:val="24"/>
          </w:rPr>
          <w:t xml:space="preserve"> </w:t>
        </w:r>
      </w:ins>
      <w:commentRangeEnd w:id="443"/>
      <w:r w:rsidR="00F34643">
        <w:rPr>
          <w:rStyle w:val="CommentReference"/>
          <w:rFonts w:asciiTheme="minorHAnsi" w:eastAsiaTheme="minorHAnsi" w:hAnsiTheme="minorHAnsi" w:cstheme="minorBidi"/>
        </w:rPr>
        <w:commentReference w:id="443"/>
      </w:r>
    </w:p>
    <w:p w14:paraId="786C4B1D" w14:textId="2AF2829D"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47" w:author="Parks, Robbie M" w:date="2018-12-05T15:37:00Z">
        <w:r>
          <w:rPr>
            <w:rFonts w:ascii="Times New Roman" w:hAnsi="Times New Roman"/>
            <w:sz w:val="24"/>
            <w:szCs w:val="24"/>
          </w:rPr>
          <w:t>There was a d</w:t>
        </w:r>
      </w:ins>
      <w:del w:id="448"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49"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50"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51"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del w:id="452" w:author="Bennett, James E" w:date="2018-12-07T11:28:00Z">
        <w:r w:rsidR="005D1ED5" w:rsidRPr="00636C9B" w:rsidDel="00F34643">
          <w:rPr>
            <w:rFonts w:ascii="Times New Roman" w:hAnsi="Times New Roman"/>
            <w:sz w:val="24"/>
            <w:szCs w:val="24"/>
          </w:rPr>
          <w:delText xml:space="preserve">from </w:delText>
        </w:r>
      </w:del>
      <w:ins w:id="453" w:author="Bennett, James E" w:date="2018-12-07T11:28:00Z">
        <w:r w:rsidR="00F34643">
          <w:rPr>
            <w:rFonts w:ascii="Times New Roman" w:hAnsi="Times New Roman"/>
            <w:sz w:val="24"/>
            <w:szCs w:val="24"/>
          </w:rPr>
          <w:t>out of</w:t>
        </w:r>
        <w:r w:rsidR="00F34643" w:rsidRPr="00636C9B">
          <w:rPr>
            <w:rFonts w:ascii="Times New Roman" w:hAnsi="Times New Roman"/>
            <w:sz w:val="24"/>
            <w:szCs w:val="24"/>
          </w:rPr>
          <w:t xml:space="preserve"> </w:t>
        </w:r>
      </w:ins>
      <w:del w:id="454" w:author="Parks, Robbie M" w:date="2018-12-05T15:38:00Z">
        <w:r w:rsidR="005D1ED5" w:rsidRPr="00636C9B" w:rsidDel="0070378A">
          <w:rPr>
            <w:rFonts w:ascii="Times New Roman" w:hAnsi="Times New Roman"/>
            <w:sz w:val="24"/>
            <w:szCs w:val="24"/>
          </w:rPr>
          <w:delText xml:space="preserve">5 </w:delText>
        </w:r>
      </w:del>
      <w:ins w:id="455"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56" w:author="Parks, Robbie M" w:date="2018-12-05T15:38:00Z">
        <w:r w:rsidR="00030C36" w:rsidRPr="00636C9B" w:rsidDel="0070378A">
          <w:rPr>
            <w:rFonts w:ascii="Times New Roman" w:hAnsi="Times New Roman"/>
            <w:sz w:val="24"/>
            <w:szCs w:val="24"/>
          </w:rPr>
          <w:delText>all</w:delText>
        </w:r>
      </w:del>
      <w:ins w:id="457"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58" w:author="Parks, Robbie M" w:date="2018-12-05T15:38:00Z">
        <w:r>
          <w:rPr>
            <w:rFonts w:ascii="Times New Roman" w:hAnsi="Times New Roman"/>
            <w:sz w:val="24"/>
            <w:szCs w:val="24"/>
          </w:rPr>
          <w:t xml:space="preserve"> (transport, drownings and assault)</w:t>
        </w:r>
      </w:ins>
      <w:del w:id="459" w:author="Parks, Robbie M" w:date="2018-12-05T15:31:00Z">
        <w:r w:rsidR="00030C36" w:rsidRPr="00636C9B" w:rsidDel="00B33284">
          <w:rPr>
            <w:rFonts w:ascii="Times New Roman" w:hAnsi="Times New Roman"/>
            <w:sz w:val="24"/>
            <w:szCs w:val="24"/>
          </w:rPr>
          <w:delText xml:space="preserve"> categories</w:delText>
        </w:r>
      </w:del>
      <w:del w:id="460" w:author="Ezzati, Majid" w:date="2018-12-01T01:37:00Z">
        <w:r w:rsidR="00030C36" w:rsidRPr="00636C9B" w:rsidDel="00F319D5">
          <w:rPr>
            <w:rFonts w:ascii="Times New Roman" w:hAnsi="Times New Roman"/>
            <w:sz w:val="24"/>
            <w:szCs w:val="24"/>
          </w:rPr>
          <w:delText xml:space="preserve">, </w:delText>
        </w:r>
      </w:del>
      <w:ins w:id="461" w:author="Ezzati, Majid" w:date="2018-12-01T01:37:00Z">
        <w:del w:id="462" w:author="Bennett, James E" w:date="2018-12-07T11:29:00Z">
          <w:r w:rsidR="00F319D5" w:rsidDel="002B06F5">
            <w:rPr>
              <w:rFonts w:ascii="Times New Roman" w:hAnsi="Times New Roman"/>
              <w:sz w:val="24"/>
              <w:szCs w:val="24"/>
            </w:rPr>
            <w:delText>.</w:delText>
          </w:r>
        </w:del>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63"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64" w:author="Parks, Robbie M" w:date="2018-12-05T15:38:00Z">
        <w:r>
          <w:rPr>
            <w:rFonts w:ascii="Times New Roman" w:hAnsi="Times New Roman"/>
            <w:sz w:val="24"/>
            <w:szCs w:val="24"/>
          </w:rPr>
          <w:t>.</w:t>
        </w:r>
      </w:ins>
    </w:p>
    <w:p w14:paraId="7D4AB8FA" w14:textId="61B8C5D9" w:rsidR="00851793" w:rsidDel="0068732E" w:rsidRDefault="00E5064B">
      <w:pPr>
        <w:pStyle w:val="ListParagraph"/>
        <w:numPr>
          <w:ilvl w:val="0"/>
          <w:numId w:val="10"/>
        </w:numPr>
        <w:spacing w:line="240" w:lineRule="auto"/>
        <w:jc w:val="both"/>
        <w:rPr>
          <w:del w:id="465" w:author="Ezzati, Majid" w:date="2018-12-01T01:36:00Z"/>
          <w:rFonts w:ascii="Times New Roman" w:hAnsi="Times New Roman"/>
          <w:sz w:val="24"/>
          <w:szCs w:val="24"/>
        </w:rPr>
        <w:pPrChange w:id="466" w:author="Parks, Robbie M" w:date="2018-12-05T15:42:00Z">
          <w:pPr>
            <w:spacing w:after="0" w:line="240" w:lineRule="auto"/>
            <w:jc w:val="both"/>
            <w:outlineLvl w:val="0"/>
          </w:pPr>
        </w:pPrChange>
      </w:pPr>
      <w:ins w:id="467" w:author="Parks, Robbie M" w:date="2018-12-05T15:40:00Z">
        <w:r>
          <w:rPr>
            <w:rFonts w:ascii="Times New Roman" w:hAnsi="Times New Roman"/>
            <w:sz w:val="24"/>
            <w:szCs w:val="24"/>
          </w:rPr>
          <w:t>The largest overall</w:t>
        </w:r>
      </w:ins>
      <w:del w:id="468"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69"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70" w:author="Parks, Robbie M" w:date="2018-12-05T15:41:00Z">
        <w:r w:rsidR="00851793" w:rsidRPr="00636C9B" w:rsidDel="00F043F7">
          <w:rPr>
            <w:rFonts w:ascii="Times New Roman" w:hAnsi="Times New Roman"/>
            <w:sz w:val="24"/>
            <w:szCs w:val="24"/>
          </w:rPr>
          <w:delText xml:space="preserve">in </w:delText>
        </w:r>
      </w:del>
      <w:ins w:id="471"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w:t>
      </w:r>
      <w:del w:id="472" w:author="Tamura-Wicks, Helen M" w:date="2018-12-06T18:25:00Z">
        <w:r w:rsidR="00851793" w:rsidRPr="00636C9B" w:rsidDel="00FE3811">
          <w:rPr>
            <w:rFonts w:ascii="Times New Roman" w:hAnsi="Times New Roman"/>
            <w:sz w:val="24"/>
            <w:szCs w:val="24"/>
          </w:rPr>
          <w:delText xml:space="preserve"> over time</w:delText>
        </w:r>
      </w:del>
      <w:r w:rsidR="004A48F3" w:rsidRPr="00636C9B">
        <w:rPr>
          <w:rFonts w:ascii="Times New Roman" w:hAnsi="Times New Roman"/>
          <w:sz w:val="24"/>
          <w:szCs w:val="24"/>
        </w:rPr>
        <w:t xml:space="preserve">, with </w:t>
      </w:r>
      <w:ins w:id="473" w:author="Parks, Robbie M" w:date="2018-12-05T15:41:00Z">
        <w:del w:id="474" w:author="Tamura-Wicks, Helen M" w:date="2018-12-06T18:25:00Z">
          <w:r w:rsidR="00C80B19" w:rsidDel="00FE3811">
            <w:rPr>
              <w:rFonts w:ascii="Times New Roman" w:hAnsi="Times New Roman"/>
              <w:sz w:val="24"/>
              <w:szCs w:val="24"/>
            </w:rPr>
            <w:delText>a</w:delText>
          </w:r>
        </w:del>
        <w:r w:rsidR="00C80B19">
          <w:rPr>
            <w:rFonts w:ascii="Times New Roman" w:hAnsi="Times New Roman"/>
            <w:sz w:val="24"/>
            <w:szCs w:val="24"/>
          </w:rPr>
          <w:t xml:space="preserve"> greater than </w:t>
        </w:r>
      </w:ins>
      <w:del w:id="475"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76"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pPr>
        <w:pStyle w:val="ListParagraph"/>
        <w:numPr>
          <w:ilvl w:val="0"/>
          <w:numId w:val="10"/>
        </w:numPr>
        <w:spacing w:line="240" w:lineRule="auto"/>
        <w:jc w:val="both"/>
        <w:rPr>
          <w:ins w:id="477" w:author="Ezzati, Majid" w:date="2018-12-01T01:36:00Z"/>
          <w:del w:id="478" w:author="Parks, Robbie M" w:date="2018-12-05T15:42:00Z"/>
          <w:rFonts w:ascii="Times New Roman" w:hAnsi="Times New Roman"/>
          <w:sz w:val="24"/>
          <w:szCs w:val="24"/>
        </w:rPr>
      </w:pPr>
    </w:p>
    <w:p w14:paraId="1CC8CD9C" w14:textId="07EC9548" w:rsidR="00F319D5" w:rsidRPr="000D6DA0" w:rsidDel="000D6DA0" w:rsidRDefault="00724A04">
      <w:pPr>
        <w:pStyle w:val="ListParagraph"/>
        <w:numPr>
          <w:ilvl w:val="0"/>
          <w:numId w:val="10"/>
        </w:numPr>
        <w:spacing w:line="240" w:lineRule="auto"/>
        <w:jc w:val="both"/>
        <w:rPr>
          <w:ins w:id="479" w:author="Ezzati, Majid" w:date="2018-12-01T01:36:00Z"/>
          <w:del w:id="480" w:author="Parks, Robbie M" w:date="2018-12-05T15:42:00Z"/>
          <w:rFonts w:ascii="Times New Roman" w:hAnsi="Times New Roman"/>
          <w:sz w:val="24"/>
          <w:szCs w:val="24"/>
          <w:rPrChange w:id="481" w:author="Parks, Robbie M" w:date="2018-12-05T15:42:00Z">
            <w:rPr>
              <w:ins w:id="482" w:author="Ezzati, Majid" w:date="2018-12-01T01:36:00Z"/>
              <w:del w:id="483" w:author="Parks, Robbie M" w:date="2018-12-05T15:42:00Z"/>
            </w:rPr>
          </w:rPrChange>
        </w:rPr>
        <w:pPrChange w:id="484" w:author="Ezzati, Majid" w:date="2018-12-01T01:36:00Z">
          <w:pPr>
            <w:spacing w:after="0" w:line="240" w:lineRule="auto"/>
            <w:jc w:val="both"/>
            <w:outlineLvl w:val="0"/>
          </w:pPr>
        </w:pPrChange>
      </w:pPr>
      <w:commentRangeStart w:id="485"/>
      <w:del w:id="486" w:author="Parks, Robbie M" w:date="2018-12-05T15:42:00Z">
        <w:r w:rsidRPr="000D6DA0" w:rsidDel="000D6DA0">
          <w:rPr>
            <w:rFonts w:ascii="Times New Roman" w:hAnsi="Times New Roman"/>
            <w:sz w:val="24"/>
            <w:szCs w:val="24"/>
            <w:rPrChange w:id="487" w:author="Parks, Robbie M" w:date="2018-12-05T15:42:00Z">
              <w:rPr/>
            </w:rPrChange>
          </w:rPr>
          <w:delText xml:space="preserve">Seasonality has </w:delText>
        </w:r>
      </w:del>
      <w:del w:id="488" w:author="Parks, Robbie M" w:date="2018-12-04T10:54:00Z">
        <w:r w:rsidRPr="000D6DA0" w:rsidDel="00F166E7">
          <w:rPr>
            <w:rFonts w:ascii="Times New Roman" w:hAnsi="Times New Roman"/>
            <w:sz w:val="24"/>
            <w:szCs w:val="24"/>
            <w:rPrChange w:id="489" w:author="Parks, Robbie M" w:date="2018-12-05T15:42:00Z">
              <w:rPr/>
            </w:rPrChange>
          </w:rPr>
          <w:delText xml:space="preserve">visually </w:delText>
        </w:r>
      </w:del>
      <w:del w:id="490" w:author="Parks, Robbie M" w:date="2018-12-05T15:42:00Z">
        <w:r w:rsidR="00033DDF" w:rsidRPr="000D6DA0" w:rsidDel="000D6DA0">
          <w:rPr>
            <w:rFonts w:ascii="Times New Roman" w:hAnsi="Times New Roman"/>
            <w:sz w:val="24"/>
            <w:szCs w:val="24"/>
            <w:rPrChange w:id="491" w:author="Parks, Robbie M" w:date="2018-12-05T15:42:00Z">
              <w:rPr/>
            </w:rPrChange>
          </w:rPr>
          <w:delText xml:space="preserve">persisted </w:delText>
        </w:r>
        <w:r w:rsidR="00004B84" w:rsidRPr="000D6DA0" w:rsidDel="000D6DA0">
          <w:rPr>
            <w:rFonts w:ascii="Times New Roman" w:hAnsi="Times New Roman"/>
            <w:sz w:val="24"/>
            <w:szCs w:val="24"/>
            <w:rPrChange w:id="492" w:author="Parks, Robbie M" w:date="2018-12-05T15:42:00Z">
              <w:rPr/>
            </w:rPrChange>
          </w:rPr>
          <w:delText xml:space="preserve">in transport </w:delText>
        </w:r>
        <w:r w:rsidR="00824AE3" w:rsidRPr="000D6DA0" w:rsidDel="000D6DA0">
          <w:rPr>
            <w:rFonts w:ascii="Times New Roman" w:hAnsi="Times New Roman"/>
            <w:sz w:val="24"/>
            <w:szCs w:val="24"/>
            <w:rPrChange w:id="493" w:author="Parks, Robbie M" w:date="2018-12-05T15:42:00Z">
              <w:rPr/>
            </w:rPrChange>
          </w:rPr>
          <w:delText>and drownings deaths</w:delText>
        </w:r>
        <w:r w:rsidR="00645955" w:rsidRPr="000D6DA0" w:rsidDel="000D6DA0">
          <w:rPr>
            <w:rFonts w:ascii="Times New Roman" w:hAnsi="Times New Roman"/>
            <w:sz w:val="24"/>
            <w:szCs w:val="24"/>
            <w:rPrChange w:id="494"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95" w:author="Parks, Robbie M" w:date="2018-12-05T15:42:00Z">
              <w:rPr/>
            </w:rPrChange>
          </w:rPr>
          <w:delText>.</w:delText>
        </w:r>
        <w:r w:rsidR="006542C5" w:rsidRPr="000D6DA0" w:rsidDel="000D6DA0">
          <w:rPr>
            <w:rFonts w:ascii="Times New Roman" w:hAnsi="Times New Roman"/>
            <w:sz w:val="24"/>
            <w:szCs w:val="24"/>
            <w:rPrChange w:id="496" w:author="Parks, Robbie M" w:date="2018-12-05T15:42:00Z">
              <w:rPr/>
            </w:rPrChange>
          </w:rPr>
          <w:fldChar w:fldCharType="begin" w:fldLock="1"/>
        </w:r>
        <w:r w:rsidR="008C17E4" w:rsidRPr="000D6DA0" w:rsidDel="000D6DA0">
          <w:rPr>
            <w:rFonts w:ascii="Times New Roman" w:hAnsi="Times New Roman"/>
            <w:sz w:val="24"/>
            <w:szCs w:val="24"/>
            <w:rPrChange w:id="497"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98"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99" w:author="Parks, Robbie M" w:date="2018-12-05T15:42:00Z">
              <w:rPr>
                <w:noProof/>
                <w:vertAlign w:val="superscript"/>
              </w:rPr>
            </w:rPrChange>
          </w:rPr>
          <w:delText>7</w:delText>
        </w:r>
        <w:r w:rsidR="006542C5" w:rsidRPr="000D6DA0" w:rsidDel="000D6DA0">
          <w:rPr>
            <w:rFonts w:ascii="Times New Roman" w:hAnsi="Times New Roman"/>
            <w:sz w:val="24"/>
            <w:szCs w:val="24"/>
            <w:rPrChange w:id="500" w:author="Parks, Robbie M" w:date="2018-12-05T15:42:00Z">
              <w:rPr/>
            </w:rPrChange>
          </w:rPr>
          <w:fldChar w:fldCharType="end"/>
        </w:r>
        <w:r w:rsidR="00AF22B0" w:rsidRPr="000D6DA0" w:rsidDel="000D6DA0">
          <w:rPr>
            <w:rFonts w:ascii="Times New Roman" w:hAnsi="Times New Roman"/>
            <w:sz w:val="24"/>
            <w:szCs w:val="24"/>
            <w:rPrChange w:id="501" w:author="Parks, Robbie M" w:date="2018-12-05T15:42:00Z">
              <w:rPr/>
            </w:rPrChange>
          </w:rPr>
          <w:delText xml:space="preserve"> Other causes of death do not </w:delText>
        </w:r>
      </w:del>
      <w:del w:id="502" w:author="Parks, Robbie M" w:date="2018-12-05T15:41:00Z">
        <w:r w:rsidR="00AF22B0" w:rsidRPr="000D6DA0" w:rsidDel="000D6DA0">
          <w:rPr>
            <w:rFonts w:ascii="Times New Roman" w:hAnsi="Times New Roman"/>
            <w:sz w:val="24"/>
            <w:szCs w:val="24"/>
            <w:rPrChange w:id="503" w:author="Parks, Robbie M" w:date="2018-12-05T15:42:00Z">
              <w:rPr/>
            </w:rPrChange>
          </w:rPr>
          <w:delText xml:space="preserve">visually </w:delText>
        </w:r>
      </w:del>
      <w:del w:id="504" w:author="Parks, Robbie M" w:date="2018-12-05T15:42:00Z">
        <w:r w:rsidR="00AF22B0" w:rsidRPr="000D6DA0" w:rsidDel="000D6DA0">
          <w:rPr>
            <w:rFonts w:ascii="Times New Roman" w:hAnsi="Times New Roman"/>
            <w:sz w:val="24"/>
            <w:szCs w:val="24"/>
            <w:rPrChange w:id="505" w:author="Parks, Robbie M" w:date="2018-12-05T15:42:00Z">
              <w:rPr/>
            </w:rPrChange>
          </w:rPr>
          <w:delText>have a seasonality.</w:delText>
        </w:r>
        <w:commentRangeEnd w:id="485"/>
        <w:r w:rsidR="00F319D5" w:rsidDel="000D6DA0">
          <w:rPr>
            <w:rStyle w:val="CommentReference"/>
            <w:rFonts w:asciiTheme="minorHAnsi" w:eastAsiaTheme="minorHAnsi" w:hAnsiTheme="minorHAnsi" w:cstheme="minorBidi"/>
          </w:rPr>
          <w:commentReference w:id="485"/>
        </w:r>
      </w:del>
    </w:p>
    <w:p w14:paraId="23A5CF74" w14:textId="77777777" w:rsidR="00F319D5" w:rsidRDefault="00F319D5">
      <w:pPr>
        <w:pStyle w:val="ListParagraph"/>
        <w:numPr>
          <w:ilvl w:val="0"/>
          <w:numId w:val="10"/>
        </w:numPr>
        <w:spacing w:line="240" w:lineRule="auto"/>
        <w:jc w:val="both"/>
        <w:rPr>
          <w:ins w:id="506" w:author="Ezzati, Majid" w:date="2018-12-01T01:36:00Z"/>
        </w:rPr>
        <w:pPrChange w:id="507"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508" w:author="Parks, Robbie M" w:date="2018-12-05T11:53:00Z">
        <w:r w:rsidR="00CD1484">
          <w:rPr>
            <w:rFonts w:ascii="Times New Roman" w:hAnsi="Times New Roman"/>
            <w:i/>
            <w:sz w:val="24"/>
            <w:szCs w:val="24"/>
          </w:rPr>
          <w:t xml:space="preserve"> 2</w:t>
        </w:r>
      </w:ins>
      <w:del w:id="509"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4734B2A4"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510" w:author="Ezzati, Majid" w:date="2018-12-01T01:39:00Z">
        <w:r w:rsidDel="00F319D5">
          <w:rPr>
            <w:rFonts w:ascii="Times New Roman" w:hAnsi="Times New Roman"/>
            <w:sz w:val="24"/>
            <w:szCs w:val="24"/>
          </w:rPr>
          <w:delText xml:space="preserve">key </w:delText>
        </w:r>
      </w:del>
      <w:ins w:id="511" w:author="Ezzati, Majid" w:date="2018-12-01T01:39:00Z">
        <w:del w:id="512" w:author="Parks, Robbie M" w:date="2018-12-05T15:49:00Z">
          <w:r w:rsidR="00F319D5" w:rsidDel="00841792">
            <w:rPr>
              <w:rFonts w:ascii="Times New Roman" w:hAnsi="Times New Roman"/>
              <w:sz w:val="24"/>
              <w:szCs w:val="24"/>
            </w:rPr>
            <w:delText>noticeable</w:delText>
          </w:r>
        </w:del>
      </w:ins>
      <w:ins w:id="513" w:author="Parks, Robbie M" w:date="2018-12-05T15:49:00Z">
        <w:r w:rsidR="00841792">
          <w:rPr>
            <w:rFonts w:ascii="Times New Roman" w:hAnsi="Times New Roman"/>
            <w:sz w:val="24"/>
            <w:szCs w:val="24"/>
          </w:rPr>
          <w:t>distinct</w:t>
        </w:r>
      </w:ins>
      <w:ins w:id="514" w:author="Ezzati, Majid" w:date="2018-12-01T01:39:00Z">
        <w:r w:rsidR="00F319D5">
          <w:rPr>
            <w:rFonts w:ascii="Times New Roman" w:hAnsi="Times New Roman"/>
            <w:sz w:val="24"/>
            <w:szCs w:val="24"/>
          </w:rPr>
          <w:t xml:space="preserve"> </w:t>
        </w:r>
      </w:ins>
      <w:del w:id="515" w:author="Tamura-Wicks, Helen M" w:date="2018-12-06T18:26:00Z">
        <w:r w:rsidDel="00FE3811">
          <w:rPr>
            <w:rFonts w:ascii="Times New Roman" w:hAnsi="Times New Roman"/>
            <w:sz w:val="24"/>
            <w:szCs w:val="24"/>
          </w:rPr>
          <w:delText>age</w:delText>
        </w:r>
      </w:del>
      <w:ins w:id="516" w:author="Parks, Robbie M" w:date="2018-12-05T15:49:00Z">
        <w:del w:id="517" w:author="Tamura-Wicks, Helen M" w:date="2018-12-06T18:26:00Z">
          <w:r w:rsidR="006455D3" w:rsidDel="00FE3811">
            <w:rPr>
              <w:rFonts w:ascii="Times New Roman" w:hAnsi="Times New Roman"/>
              <w:sz w:val="24"/>
              <w:szCs w:val="24"/>
            </w:rPr>
            <w:delText xml:space="preserve"> group and sex</w:delText>
          </w:r>
        </w:del>
      </w:ins>
      <w:del w:id="518" w:author="Tamura-Wicks, Helen M" w:date="2018-12-06T18:26:00Z">
        <w:r w:rsidDel="00FE3811">
          <w:rPr>
            <w:rFonts w:ascii="Times New Roman" w:hAnsi="Times New Roman"/>
            <w:sz w:val="24"/>
            <w:szCs w:val="24"/>
          </w:rPr>
          <w:delText xml:space="preserve"> </w:delText>
        </w:r>
      </w:del>
      <w:r>
        <w:rPr>
          <w:rFonts w:ascii="Times New Roman" w:hAnsi="Times New Roman"/>
          <w:sz w:val="24"/>
          <w:szCs w:val="24"/>
        </w:rPr>
        <w:t xml:space="preserve">patterns in distribution of </w:t>
      </w:r>
      <w:ins w:id="519"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520" w:author="Parks, Robbie M" w:date="2018-12-05T16:36:00Z">
        <w:r w:rsidR="008C18AB">
          <w:rPr>
            <w:rFonts w:ascii="Times New Roman" w:hAnsi="Times New Roman"/>
            <w:sz w:val="24"/>
            <w:szCs w:val="24"/>
          </w:rPr>
          <w:t xml:space="preserve"> </w:t>
        </w:r>
      </w:ins>
      <w:ins w:id="521" w:author="Tamura-Wicks, Helen M" w:date="2018-12-06T18:27:00Z">
        <w:r w:rsidR="00FE3811">
          <w:rPr>
            <w:rFonts w:ascii="Times New Roman" w:hAnsi="Times New Roman"/>
            <w:sz w:val="24"/>
            <w:szCs w:val="24"/>
          </w:rPr>
          <w:t xml:space="preserve">by </w:t>
        </w:r>
      </w:ins>
      <w:ins w:id="522" w:author="Tamura-Wicks, Helen M" w:date="2018-12-06T18:26:00Z">
        <w:r w:rsidR="00FE3811">
          <w:rPr>
            <w:rFonts w:ascii="Times New Roman" w:hAnsi="Times New Roman"/>
            <w:sz w:val="24"/>
            <w:szCs w:val="24"/>
          </w:rPr>
          <w:t xml:space="preserve">age group and sex </w:t>
        </w:r>
      </w:ins>
      <w:ins w:id="523" w:author="Parks, Robbie M" w:date="2018-12-05T16:36:00Z">
        <w:r w:rsidR="008C18AB">
          <w:rPr>
            <w:rFonts w:ascii="Times New Roman" w:hAnsi="Times New Roman"/>
            <w:sz w:val="24"/>
            <w:szCs w:val="24"/>
          </w:rPr>
          <w:t>(Figure 2)</w:t>
        </w:r>
      </w:ins>
      <w:ins w:id="524" w:author="Parks, Robbie M" w:date="2018-12-05T15:49:00Z">
        <w:r w:rsidR="006455D3">
          <w:rPr>
            <w:rFonts w:ascii="Times New Roman" w:hAnsi="Times New Roman"/>
            <w:sz w:val="24"/>
            <w:szCs w:val="24"/>
          </w:rPr>
          <w:t>.</w:t>
        </w:r>
      </w:ins>
      <w:del w:id="525"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526"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527" w:author="Parks, Robbie M" w:date="2018-12-05T15:59:00Z">
        <w:r w:rsidR="00A81E2A">
          <w:rPr>
            <w:rFonts w:ascii="Times New Roman" w:hAnsi="Times New Roman"/>
            <w:sz w:val="24"/>
            <w:szCs w:val="24"/>
          </w:rPr>
          <w:t xml:space="preserve">(i.e., from assault and intentional self-harm) </w:t>
        </w:r>
      </w:ins>
      <w:del w:id="528" w:author="Parks, Robbie M" w:date="2018-12-05T15:53:00Z">
        <w:r w:rsidRPr="00636C9B" w:rsidDel="00DE1D37">
          <w:rPr>
            <w:rFonts w:ascii="Times New Roman" w:hAnsi="Times New Roman"/>
            <w:sz w:val="24"/>
            <w:szCs w:val="24"/>
          </w:rPr>
          <w:delText>the majority (over 50%)</w:delText>
        </w:r>
      </w:del>
      <w:ins w:id="529" w:author="Parks, Robbie M" w:date="2018-12-05T15:53:00Z">
        <w:r w:rsidR="00DE1D37">
          <w:rPr>
            <w:rFonts w:ascii="Times New Roman" w:hAnsi="Times New Roman"/>
            <w:sz w:val="24"/>
            <w:szCs w:val="24"/>
          </w:rPr>
          <w:t xml:space="preserve">make up </w:t>
        </w:r>
      </w:ins>
      <w:ins w:id="530" w:author="Parks, Robbie M" w:date="2018-12-05T16:02:00Z">
        <w:r w:rsidR="00193968">
          <w:rPr>
            <w:rFonts w:ascii="Times New Roman" w:hAnsi="Times New Roman"/>
            <w:sz w:val="24"/>
            <w:szCs w:val="24"/>
          </w:rPr>
          <w:t>most</w:t>
        </w:r>
      </w:ins>
      <w:ins w:id="531"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532"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533"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534" w:author="Parks, Robbie M" w:date="2018-12-05T15:55:00Z">
        <w:r w:rsidR="00E974B1" w:rsidRPr="00636C9B" w:rsidDel="008118D5">
          <w:rPr>
            <w:rFonts w:ascii="Times New Roman" w:hAnsi="Times New Roman"/>
            <w:sz w:val="24"/>
            <w:szCs w:val="24"/>
          </w:rPr>
          <w:delText xml:space="preserve">males </w:delText>
        </w:r>
      </w:del>
      <w:ins w:id="535"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536"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537" w:author="Parks, Robbie M" w:date="2018-12-05T15:55:00Z">
        <w:r w:rsidR="00327B75">
          <w:rPr>
            <w:rFonts w:ascii="Times New Roman" w:hAnsi="Times New Roman"/>
            <w:sz w:val="24"/>
            <w:szCs w:val="24"/>
          </w:rPr>
          <w:t>women</w:t>
        </w:r>
      </w:ins>
      <w:ins w:id="538"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539" w:author="Parks, Robbie M" w:date="2018-12-05T15:59:00Z"/>
          <w:rFonts w:ascii="Times New Roman" w:hAnsi="Times New Roman"/>
          <w:sz w:val="24"/>
          <w:szCs w:val="24"/>
        </w:rPr>
      </w:pPr>
      <w:del w:id="540"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541" w:author="Parks, Robbie M" w:date="2018-12-05T15:56:00Z">
        <w:r w:rsidR="001121F5" w:rsidDel="00EE54EA">
          <w:rPr>
            <w:rFonts w:ascii="Times New Roman" w:hAnsi="Times New Roman"/>
            <w:sz w:val="24"/>
            <w:szCs w:val="24"/>
          </w:rPr>
          <w:delText xml:space="preserve">with </w:delText>
        </w:r>
      </w:del>
      <w:ins w:id="542" w:author="Parks, Robbie M" w:date="2018-12-05T15:56:00Z">
        <w:r w:rsidR="00EE54EA">
          <w:rPr>
            <w:rFonts w:ascii="Times New Roman" w:hAnsi="Times New Roman"/>
            <w:sz w:val="24"/>
            <w:szCs w:val="24"/>
          </w:rPr>
          <w:t>I</w:t>
        </w:r>
      </w:ins>
      <w:del w:id="543"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544" w:author="Parks, Robbie M" w:date="2018-12-05T16:02:00Z">
        <w:r w:rsidR="002001DE" w:rsidDel="00193968">
          <w:rPr>
            <w:rFonts w:ascii="Times New Roman" w:hAnsi="Times New Roman"/>
            <w:sz w:val="24"/>
            <w:szCs w:val="24"/>
          </w:rPr>
          <w:delText xml:space="preserve"> </w:delText>
        </w:r>
      </w:del>
      <w:del w:id="545"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46" w:author="Parks, Robbie M" w:date="2018-12-05T15:56:00Z">
        <w:r w:rsidR="00D173B7">
          <w:rPr>
            <w:rFonts w:ascii="Times New Roman" w:hAnsi="Times New Roman"/>
            <w:sz w:val="24"/>
            <w:szCs w:val="24"/>
          </w:rPr>
          <w:t xml:space="preserve"> middle-aged </w:t>
        </w:r>
      </w:ins>
      <w:ins w:id="547" w:author="Parks, Robbie M" w:date="2018-12-05T15:53:00Z">
        <w:r w:rsidR="00DE1D37">
          <w:rPr>
            <w:rFonts w:ascii="Times New Roman" w:hAnsi="Times New Roman"/>
            <w:sz w:val="24"/>
            <w:szCs w:val="24"/>
          </w:rPr>
          <w:t>groups</w:t>
        </w:r>
      </w:ins>
      <w:ins w:id="548" w:author="Parks, Robbie M" w:date="2018-12-05T15:56:00Z">
        <w:r w:rsidR="00D173B7">
          <w:rPr>
            <w:rFonts w:ascii="Times New Roman" w:hAnsi="Times New Roman"/>
            <w:sz w:val="24"/>
            <w:szCs w:val="24"/>
          </w:rPr>
          <w:t xml:space="preserve"> for both men and women</w:t>
        </w:r>
      </w:ins>
      <w:ins w:id="549"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50"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51" w:author="Parks, Robbie M" w:date="2018-12-05T15:59:00Z">
        <w:r w:rsidRPr="00416CBF">
          <w:rPr>
            <w:rFonts w:ascii="Times New Roman" w:hAnsi="Times New Roman"/>
            <w:sz w:val="24"/>
            <w:szCs w:val="24"/>
          </w:rPr>
          <w:t>with t</w:t>
        </w:r>
      </w:ins>
      <w:del w:id="552"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53"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54"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55" w:author="Parks, Robbie M" w:date="2018-12-05T15:57:00Z">
        <w:r w:rsidR="002C4C73" w:rsidRPr="00416CBF" w:rsidDel="001F327F">
          <w:rPr>
            <w:rFonts w:ascii="Times New Roman" w:hAnsi="Times New Roman"/>
            <w:sz w:val="24"/>
            <w:szCs w:val="24"/>
          </w:rPr>
          <w:delText>0-44 and 55-74 years in</w:delText>
        </w:r>
      </w:del>
      <w:ins w:id="556" w:author="Parks, Robbie M" w:date="2018-12-05T15:57:00Z">
        <w:r w:rsidR="001F327F" w:rsidRPr="00416CBF">
          <w:rPr>
            <w:rFonts w:ascii="Times New Roman" w:hAnsi="Times New Roman"/>
            <w:sz w:val="24"/>
            <w:szCs w:val="24"/>
          </w:rPr>
          <w:t>f</w:t>
        </w:r>
      </w:ins>
      <w:del w:id="557"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58"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59" w:author="Parks, Robbie M" w:date="2018-12-05T15:58:00Z"/>
          <w:rFonts w:ascii="Times New Roman" w:hAnsi="Times New Roman"/>
          <w:sz w:val="24"/>
          <w:szCs w:val="24"/>
        </w:rPr>
      </w:pPr>
      <w:ins w:id="560" w:author="Parks, Robbie M" w:date="2018-12-05T16:03:00Z">
        <w:r>
          <w:rPr>
            <w:rFonts w:ascii="Times New Roman" w:hAnsi="Times New Roman"/>
            <w:sz w:val="24"/>
            <w:szCs w:val="24"/>
          </w:rPr>
          <w:t>d</w:t>
        </w:r>
      </w:ins>
      <w:del w:id="561"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62"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63"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64"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65" w:author="Parks, Robbie M" w:date="2018-12-05T15:58:00Z"/>
          <w:rFonts w:ascii="Times New Roman" w:hAnsi="Times New Roman"/>
          <w:sz w:val="24"/>
          <w:szCs w:val="24"/>
        </w:rPr>
      </w:pPr>
      <w:del w:id="566"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67" w:author="Parks, Robbie M" w:date="2018-12-05T11:53:00Z">
        <w:r w:rsidR="00CD1484">
          <w:rPr>
            <w:rFonts w:ascii="Times New Roman" w:hAnsi="Times New Roman"/>
            <w:i/>
            <w:sz w:val="24"/>
            <w:szCs w:val="24"/>
          </w:rPr>
          <w:t>3</w:t>
        </w:r>
      </w:ins>
      <w:del w:id="568" w:author="Parks, Robbie M" w:date="2018-12-05T11:53:00Z">
        <w:r w:rsidRPr="00636C9B" w:rsidDel="00CD1484">
          <w:rPr>
            <w:rFonts w:ascii="Times New Roman" w:hAnsi="Times New Roman"/>
            <w:i/>
            <w:sz w:val="24"/>
            <w:szCs w:val="24"/>
          </w:rPr>
          <w:delText>4</w:delText>
        </w:r>
      </w:del>
    </w:p>
    <w:p w14:paraId="0E0AC704" w14:textId="50F64D00" w:rsidR="00955652" w:rsidRPr="00636C9B" w:rsidDel="00EF44AE" w:rsidRDefault="00955652" w:rsidP="00EF44AE">
      <w:pPr>
        <w:pStyle w:val="ListParagraph"/>
        <w:numPr>
          <w:ilvl w:val="0"/>
          <w:numId w:val="10"/>
        </w:numPr>
        <w:spacing w:line="240" w:lineRule="auto"/>
        <w:jc w:val="both"/>
        <w:rPr>
          <w:del w:id="569" w:author="Ezzati, Majid" w:date="2018-12-01T01:43:00Z"/>
          <w:rFonts w:ascii="Times New Roman" w:hAnsi="Times New Roman"/>
          <w:sz w:val="24"/>
          <w:szCs w:val="24"/>
        </w:rPr>
      </w:pPr>
      <w:r w:rsidRPr="00EF44AE">
        <w:rPr>
          <w:rFonts w:ascii="Times New Roman" w:hAnsi="Times New Roman"/>
          <w:sz w:val="24"/>
          <w:szCs w:val="24"/>
        </w:rPr>
        <w:t>If the estimated associations are causal, there would be an additional 941 (</w:t>
      </w:r>
      <w:ins w:id="570" w:author="Parks, Robbie M" w:date="2018-12-05T16:22:00Z">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ins>
      <w:r w:rsidRPr="00EF44AE">
        <w:rPr>
          <w:rFonts w:ascii="Times New Roman" w:hAnsi="Times New Roman"/>
          <w:sz w:val="24"/>
          <w:szCs w:val="24"/>
        </w:rPr>
        <w:t xml:space="preserve">831, 1053) </w:t>
      </w:r>
      <w:del w:id="571" w:author="Bennett, James E" w:date="2018-12-07T11:31:00Z">
        <w:r w:rsidRPr="00EF44AE" w:rsidDel="00D83951">
          <w:rPr>
            <w:rFonts w:ascii="Times New Roman" w:hAnsi="Times New Roman"/>
            <w:sz w:val="24"/>
            <w:szCs w:val="24"/>
          </w:rPr>
          <w:delText xml:space="preserve">additional </w:delText>
        </w:r>
      </w:del>
      <w:r w:rsidRPr="00EF44AE">
        <w:rPr>
          <w:rFonts w:ascii="Times New Roman" w:hAnsi="Times New Roman"/>
          <w:sz w:val="24"/>
          <w:szCs w:val="24"/>
        </w:rPr>
        <w:t xml:space="preserve">injury deaths associated with </w:t>
      </w:r>
      <w:ins w:id="572"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73"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74"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75"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76"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427AF18C" w14:textId="77777777" w:rsidR="007F1267" w:rsidDel="00C91B02" w:rsidRDefault="007F1267" w:rsidP="006E5EB6">
      <w:pPr>
        <w:pStyle w:val="ListParagraph"/>
        <w:numPr>
          <w:ilvl w:val="0"/>
          <w:numId w:val="10"/>
        </w:numPr>
        <w:spacing w:line="240" w:lineRule="auto"/>
        <w:jc w:val="both"/>
        <w:rPr>
          <w:ins w:id="577" w:author="Parks, Robbie M" w:date="2018-12-05T16:16:00Z"/>
          <w:del w:id="578" w:author="Bennett, James E" w:date="2018-12-07T12:09:00Z"/>
          <w:rFonts w:ascii="Times New Roman" w:hAnsi="Times New Roman"/>
          <w:sz w:val="24"/>
          <w:szCs w:val="24"/>
        </w:rPr>
      </w:pPr>
    </w:p>
    <w:p w14:paraId="044E5FE6" w14:textId="4524DE3C" w:rsidR="00955652" w:rsidRPr="00C91B02" w:rsidDel="00C91B02" w:rsidRDefault="007F1267" w:rsidP="00C91B02">
      <w:pPr>
        <w:pStyle w:val="ListParagraph"/>
        <w:numPr>
          <w:ilvl w:val="0"/>
          <w:numId w:val="10"/>
        </w:numPr>
        <w:spacing w:line="240" w:lineRule="auto"/>
        <w:jc w:val="both"/>
        <w:rPr>
          <w:del w:id="579" w:author="Bennett, James E" w:date="2018-12-07T12:09:00Z"/>
          <w:rFonts w:ascii="Times New Roman" w:hAnsi="Times New Roman"/>
          <w:sz w:val="24"/>
          <w:szCs w:val="24"/>
          <w:rPrChange w:id="580" w:author="Bennett, James E" w:date="2018-12-07T12:09:00Z">
            <w:rPr>
              <w:del w:id="581" w:author="Bennett, James E" w:date="2018-12-07T12:09:00Z"/>
            </w:rPr>
          </w:rPrChange>
        </w:rPr>
        <w:pPrChange w:id="582" w:author="Bennett, James E" w:date="2018-12-07T12:09:00Z">
          <w:pPr>
            <w:pStyle w:val="ListParagraph"/>
            <w:numPr>
              <w:numId w:val="10"/>
            </w:numPr>
            <w:spacing w:line="240" w:lineRule="auto"/>
            <w:ind w:hanging="360"/>
            <w:jc w:val="both"/>
          </w:pPr>
        </w:pPrChange>
      </w:pPr>
      <w:ins w:id="583" w:author="Parks, Robbie M" w:date="2018-12-05T16:16:00Z">
        <w:del w:id="584" w:author="Bennett, James E" w:date="2018-12-07T12:09:00Z">
          <w:r w:rsidRPr="00C91B02" w:rsidDel="00C91B02">
            <w:rPr>
              <w:rFonts w:ascii="Times New Roman" w:hAnsi="Times New Roman"/>
              <w:sz w:val="24"/>
              <w:szCs w:val="24"/>
              <w:rPrChange w:id="585" w:author="Bennett, James E" w:date="2018-12-07T12:09:00Z">
                <w:rPr/>
              </w:rPrChange>
            </w:rPr>
            <w:delText xml:space="preserve">The increase in deaths would </w:delText>
          </w:r>
        </w:del>
      </w:ins>
      <w:ins w:id="586" w:author="Parks, Robbie M" w:date="2018-12-05T16:19:00Z">
        <w:del w:id="587" w:author="Bennett, James E" w:date="2018-12-07T12:09:00Z">
          <w:r w:rsidR="00156710" w:rsidRPr="00C91B02" w:rsidDel="00C91B02">
            <w:rPr>
              <w:rFonts w:ascii="Times New Roman" w:hAnsi="Times New Roman"/>
              <w:sz w:val="24"/>
              <w:szCs w:val="24"/>
              <w:rPrChange w:id="588" w:author="Bennett, James E" w:date="2018-12-07T12:09:00Z">
                <w:rPr/>
              </w:rPrChange>
            </w:rPr>
            <w:delText>mainly</w:delText>
          </w:r>
        </w:del>
      </w:ins>
      <w:ins w:id="589" w:author="Parks, Robbie M" w:date="2018-12-05T16:16:00Z">
        <w:del w:id="590" w:author="Bennett, James E" w:date="2018-12-07T12:09:00Z">
          <w:r w:rsidRPr="00C91B02" w:rsidDel="00C91B02">
            <w:rPr>
              <w:rFonts w:ascii="Times New Roman" w:hAnsi="Times New Roman"/>
              <w:sz w:val="24"/>
              <w:szCs w:val="24"/>
              <w:rPrChange w:id="591" w:author="Bennett, James E" w:date="2018-12-07T12:09:00Z">
                <w:rPr/>
              </w:rPrChange>
            </w:rPr>
            <w:delText xml:space="preserve"> come from males, with 87% deaths </w:delText>
          </w:r>
        </w:del>
      </w:ins>
      <w:ins w:id="592" w:author="Parks, Robbie M" w:date="2018-12-05T16:17:00Z">
        <w:del w:id="593" w:author="Bennett, James E" w:date="2018-12-07T12:09:00Z">
          <w:r w:rsidRPr="00C91B02" w:rsidDel="00C91B02">
            <w:rPr>
              <w:rFonts w:ascii="Times New Roman" w:hAnsi="Times New Roman"/>
              <w:sz w:val="24"/>
              <w:szCs w:val="24"/>
              <w:rPrChange w:id="594" w:author="Bennett, James E" w:date="2018-12-07T12:09:00Z">
                <w:rPr/>
              </w:rPrChange>
            </w:rPr>
            <w:delText xml:space="preserve">from </w:delText>
          </w:r>
        </w:del>
      </w:ins>
      <w:ins w:id="595" w:author="Parks, Robbie M" w:date="2018-12-05T16:16:00Z">
        <w:del w:id="596" w:author="Bennett, James E" w:date="2018-12-07T12:09:00Z">
          <w:r w:rsidRPr="00C91B02" w:rsidDel="00C91B02">
            <w:rPr>
              <w:rFonts w:ascii="Times New Roman" w:hAnsi="Times New Roman"/>
              <w:sz w:val="24"/>
              <w:szCs w:val="24"/>
              <w:rPrChange w:id="597" w:author="Bennett, James E" w:date="2018-12-07T12:09:00Z">
                <w:rPr/>
              </w:rPrChange>
            </w:rPr>
            <w:delText xml:space="preserve">males and 13% </w:delText>
          </w:r>
        </w:del>
      </w:ins>
      <w:ins w:id="598" w:author="Parks, Robbie M" w:date="2018-12-05T16:17:00Z">
        <w:del w:id="599" w:author="Bennett, James E" w:date="2018-12-07T12:09:00Z">
          <w:r w:rsidRPr="00C91B02" w:rsidDel="00C91B02">
            <w:rPr>
              <w:rFonts w:ascii="Times New Roman" w:hAnsi="Times New Roman"/>
              <w:sz w:val="24"/>
              <w:szCs w:val="24"/>
              <w:rPrChange w:id="600" w:author="Bennett, James E" w:date="2018-12-07T12:09:00Z">
                <w:rPr/>
              </w:rPrChange>
            </w:rPr>
            <w:delText>from</w:delText>
          </w:r>
        </w:del>
      </w:ins>
      <w:ins w:id="601" w:author="Parks, Robbie M" w:date="2018-12-05T16:16:00Z">
        <w:del w:id="602" w:author="Bennett, James E" w:date="2018-12-07T12:09:00Z">
          <w:r w:rsidRPr="00C91B02" w:rsidDel="00C91B02">
            <w:rPr>
              <w:rFonts w:ascii="Times New Roman" w:hAnsi="Times New Roman"/>
              <w:sz w:val="24"/>
              <w:szCs w:val="24"/>
              <w:rPrChange w:id="603" w:author="Bennett, James E" w:date="2018-12-07T12:09:00Z">
                <w:rPr/>
              </w:rPrChange>
            </w:rPr>
            <w:delText xml:space="preserve"> females</w:delText>
          </w:r>
        </w:del>
      </w:ins>
      <w:ins w:id="604" w:author="Parks, Robbie M" w:date="2018-12-05T16:17:00Z">
        <w:del w:id="605" w:author="Bennett, James E" w:date="2018-12-07T12:09:00Z">
          <w:r w:rsidRPr="00C91B02" w:rsidDel="00C91B02">
            <w:rPr>
              <w:rFonts w:ascii="Times New Roman" w:hAnsi="Times New Roman"/>
              <w:sz w:val="24"/>
              <w:szCs w:val="24"/>
              <w:rPrChange w:id="606" w:author="Bennett, James E" w:date="2018-12-07T12:09:00Z">
                <w:rPr/>
              </w:rPrChange>
            </w:rPr>
            <w:delText>.</w:delText>
          </w:r>
        </w:del>
      </w:ins>
      <w:moveFromRangeStart w:id="607" w:author="Ezzati, Majid" w:date="2018-12-01T01:45:00Z" w:name="move531392073"/>
      <w:moveFrom w:id="608" w:author="Ezzati, Majid" w:date="2018-12-01T01:45:00Z">
        <w:del w:id="609" w:author="Bennett, James E" w:date="2018-12-07T12:09:00Z">
          <w:r w:rsidR="00B21DE1" w:rsidRPr="00C91B02" w:rsidDel="00C91B02">
            <w:rPr>
              <w:rFonts w:ascii="Times New Roman" w:hAnsi="Times New Roman"/>
              <w:sz w:val="24"/>
              <w:szCs w:val="24"/>
              <w:rPrChange w:id="610" w:author="Bennett, James E" w:date="2018-12-07T12:09:00Z">
                <w:rPr/>
              </w:rPrChange>
            </w:rPr>
            <w:delText>87% deaths males and 13% in females</w:delText>
          </w:r>
        </w:del>
      </w:moveFrom>
    </w:p>
    <w:p w14:paraId="7909817F" w14:textId="2D95C8BA" w:rsidR="009F4AEC" w:rsidRPr="007514AC" w:rsidDel="00BB1BC8" w:rsidRDefault="00697ADB" w:rsidP="00C91B02">
      <w:pPr>
        <w:pStyle w:val="ListParagraph"/>
        <w:rPr>
          <w:del w:id="611" w:author="Parks, Robbie M" w:date="2018-12-04T10:54:00Z"/>
        </w:rPr>
        <w:pPrChange w:id="612" w:author="Bennett, James E" w:date="2018-12-07T12:09:00Z">
          <w:pPr>
            <w:pStyle w:val="ListParagraph"/>
            <w:numPr>
              <w:numId w:val="10"/>
            </w:numPr>
            <w:spacing w:line="240" w:lineRule="auto"/>
            <w:ind w:hanging="360"/>
            <w:jc w:val="both"/>
          </w:pPr>
        </w:pPrChange>
      </w:pPr>
      <w:moveFrom w:id="613" w:author="Ezzati, Majid" w:date="2018-12-01T01:45:00Z">
        <w:r w:rsidRPr="006911D4" w:rsidDel="00EF44AE">
          <w:t>Additional deaths mostly concentrated in adolescent to middle-aged males from 15-64 years, with 81% of all additional deaths the</w:t>
        </w:r>
        <w:del w:id="614" w:author="Parks, Robbie M" w:date="2018-12-04T10:54:00Z">
          <w:r w:rsidRPr="007237D8" w:rsidDel="00BB1BC8">
            <w:delText>re.</w:delText>
          </w:r>
        </w:del>
      </w:moveFrom>
    </w:p>
    <w:p w14:paraId="577219A9" w14:textId="66425A84" w:rsidR="009F4AEC" w:rsidRPr="009C2ADE" w:rsidDel="00EF44AE" w:rsidRDefault="009F4AEC" w:rsidP="00C91B02">
      <w:pPr>
        <w:pStyle w:val="ListParagraph"/>
        <w:numPr>
          <w:ilvl w:val="0"/>
          <w:numId w:val="10"/>
        </w:numPr>
        <w:spacing w:line="240" w:lineRule="auto"/>
        <w:jc w:val="both"/>
        <w:pPrChange w:id="615" w:author="Bennett, James E" w:date="2018-12-07T12:09:00Z">
          <w:pPr>
            <w:pStyle w:val="ListParagraph"/>
            <w:numPr>
              <w:numId w:val="10"/>
            </w:numPr>
            <w:spacing w:line="240" w:lineRule="auto"/>
            <w:ind w:hanging="360"/>
            <w:jc w:val="both"/>
          </w:pPr>
        </w:pPrChange>
      </w:pPr>
      <w:moveFrom w:id="616" w:author="Ezzati, Majid" w:date="2018-12-01T01:45:00Z">
        <w:r w:rsidRPr="007514AC" w:rsidDel="00EF44AE">
          <w:t>Net decrease in 75+ years in males and 85+ years in females due to decrease in falls deaths</w:t>
        </w:r>
      </w:moveFrom>
    </w:p>
    <w:moveFromRangeEnd w:id="607"/>
    <w:p w14:paraId="487F7F1F" w14:textId="0468C9D4" w:rsidR="00C91B02" w:rsidRDefault="00C91B02" w:rsidP="00C91B02">
      <w:pPr>
        <w:pStyle w:val="ListParagraph"/>
        <w:numPr>
          <w:ilvl w:val="0"/>
          <w:numId w:val="10"/>
        </w:numPr>
        <w:spacing w:line="240" w:lineRule="auto"/>
        <w:jc w:val="both"/>
        <w:rPr>
          <w:ins w:id="617" w:author="Bennett, James E" w:date="2018-12-07T12:06:00Z"/>
          <w:rFonts w:ascii="Times New Roman" w:hAnsi="Times New Roman"/>
          <w:sz w:val="24"/>
          <w:szCs w:val="24"/>
        </w:rPr>
      </w:pPr>
      <w:ins w:id="618" w:author="Bennett, James E" w:date="2018-12-07T12:06:00Z">
        <w:r w:rsidRPr="00697ADB">
          <w:rPr>
            <w:rFonts w:ascii="Times New Roman" w:hAnsi="Times New Roman"/>
            <w:sz w:val="24"/>
            <w:szCs w:val="24"/>
          </w:rPr>
          <w:t xml:space="preserve">Additional deaths </w:t>
        </w:r>
      </w:ins>
      <w:ins w:id="619" w:author="Bennett, James E" w:date="2018-12-07T12:09:00Z">
        <w:r>
          <w:rPr>
            <w:rFonts w:ascii="Times New Roman" w:hAnsi="Times New Roman"/>
            <w:sz w:val="24"/>
            <w:szCs w:val="24"/>
          </w:rPr>
          <w:t>would be</w:t>
        </w:r>
      </w:ins>
      <w:ins w:id="620" w:author="Bennett, James E" w:date="2018-12-07T12:06:00Z">
        <w:r w:rsidRPr="00697ADB">
          <w:rPr>
            <w:rFonts w:ascii="Times New Roman" w:hAnsi="Times New Roman"/>
            <w:sz w:val="24"/>
            <w:szCs w:val="24"/>
          </w:rPr>
          <w:t xml:space="preserve"> concentrated in adolescent to middle-aged males from 15-64 years, with 81% of all additional deaths there</w:t>
        </w:r>
      </w:ins>
      <w:ins w:id="621" w:author="Bennett, James E" w:date="2018-12-07T12:09:00Z">
        <w:r>
          <w:rPr>
            <w:rFonts w:ascii="Times New Roman" w:hAnsi="Times New Roman"/>
            <w:sz w:val="24"/>
            <w:szCs w:val="24"/>
          </w:rPr>
          <w:t xml:space="preserve"> and only 13% of all additional deaths in females</w:t>
        </w:r>
      </w:ins>
      <w:ins w:id="622" w:author="Bennett, James E" w:date="2018-12-07T12:06:00Z">
        <w:r w:rsidRPr="00697ADB">
          <w:rPr>
            <w:rFonts w:ascii="Times New Roman" w:hAnsi="Times New Roman"/>
            <w:sz w:val="24"/>
            <w:szCs w:val="24"/>
          </w:rPr>
          <w:t>.</w:t>
        </w:r>
      </w:ins>
    </w:p>
    <w:p w14:paraId="53C8AF1A" w14:textId="6B2AC6FD"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623" w:author="Parks, Robbie M" w:date="2018-12-05T16:15:00Z">
        <w:r w:rsidRPr="00636C9B" w:rsidDel="00D83449">
          <w:rPr>
            <w:rFonts w:ascii="Times New Roman" w:hAnsi="Times New Roman"/>
            <w:sz w:val="24"/>
            <w:szCs w:val="24"/>
          </w:rPr>
          <w:delText>461 (377, 543) unintentional injury deaths, with</w:delText>
        </w:r>
      </w:del>
      <w:ins w:id="624"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w:t>
      </w:r>
      <w:del w:id="625" w:author="Tamura-Wicks, Helen M" w:date="2018-12-06T18:44:00Z">
        <w:r w:rsidRPr="00636C9B" w:rsidDel="00532131">
          <w:rPr>
            <w:rFonts w:ascii="Times New Roman" w:hAnsi="Times New Roman"/>
            <w:sz w:val="24"/>
            <w:szCs w:val="24"/>
          </w:rPr>
          <w:delText xml:space="preserve">most </w:delText>
        </w:r>
      </w:del>
      <w:ins w:id="626" w:author="Tamura-Wicks, Helen M" w:date="2018-12-06T18:44:00Z">
        <w:r w:rsidR="00532131">
          <w:rPr>
            <w:rFonts w:ascii="Times New Roman" w:hAnsi="Times New Roman"/>
            <w:sz w:val="24"/>
            <w:szCs w:val="24"/>
          </w:rPr>
          <w:t>are</w:t>
        </w:r>
        <w:r w:rsidR="00532131" w:rsidRPr="00636C9B">
          <w:rPr>
            <w:rFonts w:ascii="Times New Roman" w:hAnsi="Times New Roman"/>
            <w:sz w:val="24"/>
            <w:szCs w:val="24"/>
          </w:rPr>
          <w:t xml:space="preserve"> </w:t>
        </w:r>
      </w:ins>
      <w:del w:id="627" w:author="Parks, Robbie M" w:date="2018-12-05T16:15:00Z">
        <w:r w:rsidRPr="00636C9B" w:rsidDel="00D83449">
          <w:rPr>
            <w:rFonts w:ascii="Times New Roman" w:hAnsi="Times New Roman"/>
            <w:sz w:val="24"/>
            <w:szCs w:val="24"/>
          </w:rPr>
          <w:delText xml:space="preserve">in </w:delText>
        </w:r>
      </w:del>
      <w:ins w:id="628"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629" w:author="Parks, Robbie M" w:date="2018-12-05T16:15:00Z">
        <w:r w:rsidR="007C6549">
          <w:rPr>
            <w:rFonts w:ascii="Times New Roman" w:hAnsi="Times New Roman"/>
            <w:sz w:val="24"/>
            <w:szCs w:val="24"/>
          </w:rPr>
          <w:t xml:space="preserve"> </w:t>
        </w:r>
        <w:del w:id="630" w:author="Bennett, James E" w:date="2018-12-07T12:05:00Z">
          <w:r w:rsidR="007C6549" w:rsidDel="00B61FF3">
            <w:rPr>
              <w:rFonts w:ascii="Times New Roman" w:hAnsi="Times New Roman"/>
              <w:sz w:val="24"/>
              <w:szCs w:val="24"/>
            </w:rPr>
            <w:delText>and then</w:delText>
          </w:r>
        </w:del>
      </w:ins>
      <w:ins w:id="631" w:author="Bennett, James E" w:date="2018-12-07T12:05:00Z">
        <w:r w:rsidR="00B61FF3">
          <w:rPr>
            <w:rFonts w:ascii="Times New Roman" w:hAnsi="Times New Roman"/>
            <w:sz w:val="24"/>
            <w:szCs w:val="24"/>
          </w:rPr>
          <w:t>followed by</w:t>
        </w:r>
      </w:ins>
      <w:ins w:id="632" w:author="Parks, Robbie M" w:date="2018-12-05T16:15:00Z">
        <w:r w:rsidR="007C6549">
          <w:rPr>
            <w:rFonts w:ascii="Times New Roman" w:hAnsi="Times New Roman"/>
            <w:sz w:val="24"/>
            <w:szCs w:val="24"/>
          </w:rPr>
          <w:t xml:space="preserve"> intentional self-harm</w:t>
        </w:r>
      </w:ins>
      <w:ins w:id="633"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634" w:author="Parks, Robbie M" w:date="2018-12-05T16:16:00Z"/>
          <w:rFonts w:ascii="Times New Roman" w:hAnsi="Times New Roman"/>
          <w:sz w:val="24"/>
          <w:szCs w:val="24"/>
        </w:rPr>
      </w:pPr>
      <w:moveFromRangeStart w:id="635" w:author="Ezzati, Majid" w:date="2018-12-01T01:44:00Z" w:name="move531391985"/>
      <w:moveFrom w:id="636" w:author="Ezzati, Majid" w:date="2018-12-01T01:44:00Z">
        <w:del w:id="637"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635"/>
      <w:del w:id="638"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639" w:author="Parks, Robbie M" w:date="2018-12-05T16:16:00Z"/>
          <w:rFonts w:ascii="Times New Roman" w:hAnsi="Times New Roman"/>
          <w:sz w:val="24"/>
          <w:szCs w:val="24"/>
        </w:rPr>
      </w:pPr>
      <w:moveToRangeStart w:id="640" w:author="Ezzati, Majid" w:date="2018-12-01T01:44:00Z" w:name="move531391985"/>
      <w:moveTo w:id="641" w:author="Ezzati, Majid" w:date="2018-12-01T01:44:00Z">
        <w:del w:id="642"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640"/>
    <w:p w14:paraId="3E2ACC04" w14:textId="7BC1A6E9"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643"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644"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645"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t>
      </w:r>
      <w:del w:id="646" w:author="Tamura-Wicks, Helen M" w:date="2018-12-06T18:44:00Z">
        <w:r w:rsidRPr="00636C9B" w:rsidDel="00532131">
          <w:rPr>
            <w:rFonts w:ascii="Times New Roman" w:hAnsi="Times New Roman"/>
            <w:sz w:val="24"/>
            <w:szCs w:val="24"/>
          </w:rPr>
          <w:delText>would be</w:delText>
        </w:r>
      </w:del>
      <w:ins w:id="647" w:author="Tamura-Wicks, Helen M" w:date="2018-12-06T18:44:00Z">
        <w:r w:rsidR="00532131">
          <w:rPr>
            <w:rFonts w:ascii="Times New Roman" w:hAnsi="Times New Roman"/>
            <w:sz w:val="24"/>
            <w:szCs w:val="24"/>
          </w:rPr>
          <w:t>was</w:t>
        </w:r>
      </w:ins>
      <w:r w:rsidRPr="00636C9B">
        <w:rPr>
          <w:rFonts w:ascii="Times New Roman" w:hAnsi="Times New Roman"/>
          <w:sz w:val="24"/>
          <w:szCs w:val="24"/>
        </w:rPr>
        <w:t xml:space="preserve"> </w:t>
      </w:r>
      <w:del w:id="648"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649"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650"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w:t>
      </w:r>
      <w:del w:id="651" w:author="Bennett, James E" w:date="2018-12-07T12:05:00Z">
        <w:r w:rsidRPr="00636C9B" w:rsidDel="00C91B02">
          <w:rPr>
            <w:rFonts w:ascii="Times New Roman" w:hAnsi="Times New Roman"/>
            <w:sz w:val="24"/>
            <w:szCs w:val="24"/>
          </w:rPr>
          <w:delText>contributed to by</w:delText>
        </w:r>
      </w:del>
      <w:ins w:id="652" w:author="Bennett, James E" w:date="2018-12-07T12:05:00Z">
        <w:r w:rsidR="00C91B02">
          <w:rPr>
            <w:rFonts w:ascii="Times New Roman" w:hAnsi="Times New Roman"/>
            <w:sz w:val="24"/>
            <w:szCs w:val="24"/>
          </w:rPr>
          <w:t>as a result of</w:t>
        </w:r>
      </w:ins>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ins w:id="653" w:author="Bennett, James E" w:date="2018-12-07T12:06:00Z">
        <w:r w:rsidR="00C91B02">
          <w:rPr>
            <w:rFonts w:ascii="Times New Roman" w:hAnsi="Times New Roman"/>
            <w:sz w:val="24"/>
            <w:szCs w:val="24"/>
          </w:rPr>
          <w:t xml:space="preserve"> and </w:t>
        </w:r>
      </w:ins>
      <w:del w:id="654" w:author="Bennett, James E" w:date="2018-12-07T12:06:00Z">
        <w:r w:rsidR="00697ADB" w:rsidDel="00C91B02">
          <w:rPr>
            <w:rFonts w:ascii="Times New Roman" w:hAnsi="Times New Roman"/>
            <w:sz w:val="24"/>
            <w:szCs w:val="24"/>
          </w:rPr>
          <w:delText>/</w:delText>
        </w:r>
      </w:del>
      <w:r w:rsidR="00697ADB">
        <w:rPr>
          <w:rFonts w:ascii="Times New Roman" w:hAnsi="Times New Roman"/>
          <w:sz w:val="24"/>
          <w:szCs w:val="24"/>
        </w:rPr>
        <w:t>older ages</w:t>
      </w:r>
      <w:ins w:id="655"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656" w:author="Parks, Robbie M" w:date="2018-12-05T16:16:00Z"/>
          <w:rFonts w:ascii="Times New Roman" w:hAnsi="Times New Roman"/>
          <w:sz w:val="24"/>
          <w:szCs w:val="24"/>
        </w:rPr>
      </w:pPr>
      <w:moveToRangeStart w:id="657" w:author="Ezzati, Majid" w:date="2018-12-01T01:45:00Z" w:name="move531392073"/>
      <w:moveTo w:id="658" w:author="Ezzati, Majid" w:date="2018-12-01T01:45:00Z">
        <w:del w:id="659" w:author="Parks, Robbie M" w:date="2018-12-05T16:16:00Z">
          <w:r w:rsidRPr="00636C9B" w:rsidDel="007F1267">
            <w:rPr>
              <w:rFonts w:ascii="Times New Roman" w:hAnsi="Times New Roman"/>
              <w:sz w:val="24"/>
              <w:szCs w:val="24"/>
            </w:rPr>
            <w:delText>87% deaths males and 13% in females</w:delText>
          </w:r>
        </w:del>
      </w:moveTo>
    </w:p>
    <w:p w14:paraId="3AE67F60" w14:textId="1B8A8E3D" w:rsidR="00EF44AE" w:rsidDel="00C91B02" w:rsidRDefault="00EF44AE" w:rsidP="00EF44AE">
      <w:pPr>
        <w:pStyle w:val="ListParagraph"/>
        <w:numPr>
          <w:ilvl w:val="0"/>
          <w:numId w:val="10"/>
        </w:numPr>
        <w:spacing w:line="240" w:lineRule="auto"/>
        <w:jc w:val="both"/>
        <w:rPr>
          <w:del w:id="660" w:author="Bennett, James E" w:date="2018-12-07T12:06:00Z"/>
          <w:rFonts w:ascii="Times New Roman" w:hAnsi="Times New Roman"/>
          <w:sz w:val="24"/>
          <w:szCs w:val="24"/>
        </w:rPr>
      </w:pPr>
      <w:moveTo w:id="661" w:author="Ezzati, Majid" w:date="2018-12-01T01:45:00Z">
        <w:del w:id="662" w:author="Bennett, James E" w:date="2018-12-07T12:06:00Z">
          <w:r w:rsidRPr="00697ADB" w:rsidDel="00C91B02">
            <w:rPr>
              <w:rFonts w:ascii="Times New Roman" w:hAnsi="Times New Roman"/>
              <w:sz w:val="24"/>
              <w:szCs w:val="24"/>
            </w:rPr>
            <w:delText>Additional deaths mostly concentrated in adolescent to middle-aged males from 15-64 years, with 81% of all additional deaths there.</w:delText>
          </w:r>
        </w:del>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commentRangeStart w:id="663"/>
      <w:ins w:id="664" w:author="Parks, Robbie M" w:date="2018-12-05T16:19:00Z">
        <w:r>
          <w:rPr>
            <w:rFonts w:ascii="Times New Roman" w:hAnsi="Times New Roman"/>
            <w:sz w:val="24"/>
            <w:szCs w:val="24"/>
          </w:rPr>
          <w:t>There would be a ne</w:t>
        </w:r>
      </w:ins>
      <w:moveTo w:id="665" w:author="Ezzati, Majid" w:date="2018-12-01T01:45:00Z">
        <w:del w:id="666" w:author="Parks, Robbie M" w:date="2018-12-05T16:20:00Z">
          <w:r w:rsidR="00EF44AE" w:rsidDel="00156710">
            <w:rPr>
              <w:rFonts w:ascii="Times New Roman" w:hAnsi="Times New Roman"/>
              <w:sz w:val="24"/>
              <w:szCs w:val="24"/>
            </w:rPr>
            <w:delText>N</w:delText>
          </w:r>
        </w:del>
        <w:del w:id="667"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668" w:author="Parks, Robbie M" w:date="2018-12-05T16:20:00Z">
          <w:r w:rsidR="00EF44AE" w:rsidDel="006205BD">
            <w:rPr>
              <w:rFonts w:ascii="Times New Roman" w:hAnsi="Times New Roman"/>
              <w:sz w:val="24"/>
              <w:szCs w:val="24"/>
            </w:rPr>
            <w:delText>75+ years in</w:delText>
          </w:r>
        </w:del>
      </w:moveTo>
      <w:ins w:id="669" w:author="Parks, Robbie M" w:date="2018-12-05T16:20:00Z">
        <w:r w:rsidR="006205BD">
          <w:rPr>
            <w:rFonts w:ascii="Times New Roman" w:hAnsi="Times New Roman"/>
            <w:sz w:val="24"/>
            <w:szCs w:val="24"/>
          </w:rPr>
          <w:t>oldest</w:t>
        </w:r>
      </w:ins>
      <w:moveTo w:id="670" w:author="Ezzati, Majid" w:date="2018-12-01T01:45:00Z">
        <w:r w:rsidR="00EF44AE">
          <w:rPr>
            <w:rFonts w:ascii="Times New Roman" w:hAnsi="Times New Roman"/>
            <w:sz w:val="24"/>
            <w:szCs w:val="24"/>
          </w:rPr>
          <w:t xml:space="preserve"> males and </w:t>
        </w:r>
        <w:del w:id="671"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672" w:author="Parks, Robbie M" w:date="2018-12-05T16:19:00Z">
        <w:r>
          <w:rPr>
            <w:rFonts w:ascii="Times New Roman" w:hAnsi="Times New Roman"/>
            <w:sz w:val="24"/>
            <w:szCs w:val="24"/>
          </w:rPr>
          <w:t>.</w:t>
        </w:r>
      </w:ins>
      <w:commentRangeEnd w:id="663"/>
      <w:r w:rsidR="00C91B02">
        <w:rPr>
          <w:rStyle w:val="CommentReference"/>
          <w:rFonts w:asciiTheme="minorHAnsi" w:eastAsiaTheme="minorHAnsi" w:hAnsiTheme="minorHAnsi" w:cstheme="minorBidi"/>
        </w:rPr>
        <w:commentReference w:id="663"/>
      </w:r>
    </w:p>
    <w:moveToRangeEnd w:id="657"/>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4BFDF94" w:rsidR="00645C3A" w:rsidRPr="00843ACB" w:rsidRDefault="007D407F" w:rsidP="00843ACB">
      <w:pPr>
        <w:spacing w:line="240" w:lineRule="auto"/>
        <w:jc w:val="both"/>
        <w:rPr>
          <w:rFonts w:ascii="Times New Roman" w:hAnsi="Times New Roman"/>
          <w:sz w:val="24"/>
          <w:szCs w:val="24"/>
          <w:u w:val="single"/>
        </w:rPr>
      </w:pPr>
      <w:ins w:id="673"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 xml:space="preserve">across </w:t>
      </w:r>
      <w:del w:id="674" w:author="Bennett, James E" w:date="2018-12-07T12:27:00Z">
        <w:r w:rsidR="00645C3A" w:rsidRPr="00843ACB" w:rsidDel="00516871">
          <w:rPr>
            <w:rFonts w:ascii="Times New Roman" w:hAnsi="Times New Roman"/>
            <w:sz w:val="24"/>
            <w:szCs w:val="24"/>
            <w:u w:val="single"/>
          </w:rPr>
          <w:delText xml:space="preserve">all </w:delText>
        </w:r>
      </w:del>
      <w:ins w:id="675" w:author="Bennett, James E" w:date="2018-12-07T12:27:00Z">
        <w:r w:rsidR="00516871">
          <w:rPr>
            <w:rFonts w:ascii="Times New Roman" w:hAnsi="Times New Roman"/>
            <w:sz w:val="24"/>
            <w:szCs w:val="24"/>
            <w:u w:val="single"/>
          </w:rPr>
          <w:t>by</w:t>
        </w:r>
        <w:r w:rsidR="00516871" w:rsidRPr="00843ACB">
          <w:rPr>
            <w:rFonts w:ascii="Times New Roman" w:hAnsi="Times New Roman"/>
            <w:sz w:val="24"/>
            <w:szCs w:val="24"/>
            <w:u w:val="single"/>
          </w:rPr>
          <w:t xml:space="preserve"> </w:t>
        </w:r>
      </w:ins>
      <w:commentRangeStart w:id="676"/>
      <w:del w:id="677" w:author="Bennett, James E" w:date="2018-12-07T12:27:00Z">
        <w:r w:rsidR="00645C3A" w:rsidRPr="00843ACB" w:rsidDel="00516871">
          <w:rPr>
            <w:rFonts w:ascii="Times New Roman" w:hAnsi="Times New Roman"/>
            <w:sz w:val="24"/>
            <w:szCs w:val="24"/>
            <w:u w:val="single"/>
          </w:rPr>
          <w:delText>months</w:delText>
        </w:r>
      </w:del>
      <w:ins w:id="678" w:author="Parks, Robbie M" w:date="2018-12-05T16:20:00Z">
        <w:del w:id="679" w:author="Bennett, James E" w:date="2018-12-07T12:27:00Z">
          <w:r w:rsidR="00273234" w:rsidDel="00516871">
            <w:rPr>
              <w:rFonts w:ascii="Times New Roman" w:hAnsi="Times New Roman"/>
              <w:sz w:val="24"/>
              <w:szCs w:val="24"/>
              <w:u w:val="single"/>
            </w:rPr>
            <w:delText xml:space="preserve"> </w:delText>
          </w:r>
        </w:del>
      </w:ins>
      <w:ins w:id="680" w:author="Bennett, James E" w:date="2018-12-07T12:27:00Z">
        <w:r w:rsidR="00516871">
          <w:rPr>
            <w:rFonts w:ascii="Times New Roman" w:hAnsi="Times New Roman"/>
            <w:sz w:val="24"/>
            <w:szCs w:val="24"/>
            <w:u w:val="single"/>
          </w:rPr>
          <w:t>age</w:t>
        </w:r>
        <w:r w:rsidR="00516871">
          <w:rPr>
            <w:rFonts w:ascii="Times New Roman" w:hAnsi="Times New Roman"/>
            <w:sz w:val="24"/>
            <w:szCs w:val="24"/>
            <w:u w:val="single"/>
          </w:rPr>
          <w:t xml:space="preserve"> </w:t>
        </w:r>
        <w:commentRangeEnd w:id="676"/>
        <w:r w:rsidR="00516871">
          <w:rPr>
            <w:rStyle w:val="CommentReference"/>
            <w:rFonts w:asciiTheme="minorHAnsi" w:eastAsiaTheme="minorHAnsi" w:hAnsiTheme="minorHAnsi" w:cstheme="minorBidi"/>
          </w:rPr>
          <w:commentReference w:id="676"/>
        </w:r>
      </w:ins>
      <w:ins w:id="681" w:author="Parks, Robbie M" w:date="2018-12-05T16:20:00Z">
        <w:r w:rsidR="00273234">
          <w:rPr>
            <w:rFonts w:ascii="Times New Roman" w:hAnsi="Times New Roman"/>
            <w:sz w:val="24"/>
            <w:szCs w:val="24"/>
            <w:u w:val="single"/>
          </w:rPr>
          <w:t>in 2016 population</w:t>
        </w:r>
      </w:ins>
      <w:ins w:id="682" w:author="Parks, Robbie M" w:date="2018-12-05T17:12:00Z">
        <w:r>
          <w:rPr>
            <w:rFonts w:ascii="Times New Roman" w:hAnsi="Times New Roman"/>
            <w:sz w:val="24"/>
            <w:szCs w:val="24"/>
            <w:u w:val="single"/>
          </w:rPr>
          <w:t>]]]</w:t>
        </w:r>
      </w:ins>
    </w:p>
    <w:p w14:paraId="0556E370" w14:textId="0889AAA0"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lastRenderedPageBreak/>
        <w:t xml:space="preserve">If we </w:t>
      </w:r>
      <w:del w:id="683" w:author="Parks, Robbie M" w:date="2018-12-05T16:28:00Z">
        <w:r w:rsidRPr="005E65AD" w:rsidDel="00325BC1">
          <w:rPr>
            <w:rFonts w:ascii="Times New Roman" w:hAnsi="Times New Roman"/>
            <w:sz w:val="24"/>
            <w:szCs w:val="24"/>
          </w:rPr>
          <w:delText xml:space="preserve">look </w:delText>
        </w:r>
      </w:del>
      <w:ins w:id="684" w:author="Parks, Robbie M" w:date="2018-12-05T16:28:00Z">
        <w:r w:rsidR="00325BC1">
          <w:rPr>
            <w:rFonts w:ascii="Times New Roman" w:hAnsi="Times New Roman"/>
            <w:sz w:val="24"/>
            <w:szCs w:val="24"/>
          </w:rPr>
          <w:t>analyse effect</w:t>
        </w:r>
      </w:ins>
      <w:ins w:id="685" w:author="Parks, Robbie M" w:date="2018-12-05T16:39:00Z">
        <w:r w:rsidR="00F919BB">
          <w:rPr>
            <w:rFonts w:ascii="Times New Roman" w:hAnsi="Times New Roman"/>
            <w:sz w:val="24"/>
            <w:szCs w:val="24"/>
          </w:rPr>
          <w:t>s</w:t>
        </w:r>
      </w:ins>
      <w:ins w:id="686" w:author="Parks, Robbie M" w:date="2018-12-05T16:28:00Z">
        <w:r w:rsidR="00325BC1" w:rsidRPr="005E65AD">
          <w:rPr>
            <w:rFonts w:ascii="Times New Roman" w:hAnsi="Times New Roman"/>
            <w:sz w:val="24"/>
            <w:szCs w:val="24"/>
          </w:rPr>
          <w:t xml:space="preserve"> </w:t>
        </w:r>
      </w:ins>
      <w:ins w:id="687" w:author="Bennett, James E" w:date="2018-12-07T12:23:00Z">
        <w:r w:rsidR="00A1322F">
          <w:rPr>
            <w:rFonts w:ascii="Times New Roman" w:hAnsi="Times New Roman"/>
            <w:sz w:val="24"/>
            <w:szCs w:val="24"/>
          </w:rPr>
          <w:t>of an increase in tempera</w:t>
        </w:r>
      </w:ins>
      <w:ins w:id="688" w:author="Bennett, James E" w:date="2018-12-07T12:24:00Z">
        <w:r w:rsidR="00A1322F">
          <w:rPr>
            <w:rFonts w:ascii="Times New Roman" w:hAnsi="Times New Roman"/>
            <w:sz w:val="24"/>
            <w:szCs w:val="24"/>
          </w:rPr>
          <w:t xml:space="preserve">ture anomaly of </w:t>
        </w:r>
        <w:r w:rsidR="002663AE" w:rsidRPr="002663AE">
          <w:rPr>
            <w:rFonts w:ascii="Times New Roman" w:hAnsi="Times New Roman"/>
            <w:sz w:val="24"/>
            <w:szCs w:val="24"/>
          </w:rPr>
          <w:t xml:space="preserve">+1°C </w:t>
        </w:r>
      </w:ins>
      <w:del w:id="689" w:author="Parks, Robbie M" w:date="2018-12-05T16:28:00Z">
        <w:r w:rsidRPr="005E65AD" w:rsidDel="00325BC1">
          <w:rPr>
            <w:rFonts w:ascii="Times New Roman" w:hAnsi="Times New Roman"/>
            <w:sz w:val="24"/>
            <w:szCs w:val="24"/>
          </w:rPr>
          <w:delText>at these as</w:delText>
        </w:r>
      </w:del>
      <w:ins w:id="690"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691"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692"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693" w:author="Parks, Robbie M" w:date="2018-12-05T16:28:00Z">
        <w:r w:rsidR="00BF73B9">
          <w:rPr>
            <w:rFonts w:ascii="Times New Roman" w:hAnsi="Times New Roman"/>
            <w:sz w:val="24"/>
            <w:szCs w:val="24"/>
          </w:rPr>
          <w:t>l</w:t>
        </w:r>
      </w:ins>
      <w:del w:id="694"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695" w:author="Parks, Robbie M" w:date="2018-12-05T16:37:00Z">
        <w:r w:rsidR="002352BB">
          <w:rPr>
            <w:rFonts w:ascii="Times New Roman" w:hAnsi="Times New Roman"/>
            <w:sz w:val="24"/>
            <w:szCs w:val="24"/>
          </w:rPr>
          <w:t xml:space="preserve"> (Figure S1).</w:t>
        </w:r>
      </w:ins>
    </w:p>
    <w:p w14:paraId="5CB22ACD" w14:textId="56BFF2B0"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696" w:author="Parks, Robbie M" w:date="2018-12-05T16:37:00Z">
        <w:r>
          <w:rPr>
            <w:rFonts w:ascii="Times New Roman" w:hAnsi="Times New Roman"/>
            <w:sz w:val="24"/>
            <w:szCs w:val="24"/>
          </w:rPr>
          <w:t>The l</w:t>
        </w:r>
      </w:ins>
      <w:del w:id="697"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698" w:author="Parks, Robbie M" w:date="2018-12-05T16:38:00Z">
        <w:r w:rsidR="00B139EF">
          <w:rPr>
            <w:rFonts w:ascii="Times New Roman" w:hAnsi="Times New Roman"/>
            <w:sz w:val="24"/>
            <w:szCs w:val="24"/>
          </w:rPr>
          <w:t xml:space="preserve"> </w:t>
        </w:r>
        <w:del w:id="699" w:author="Bennett, James E" w:date="2018-12-07T12:24:00Z">
          <w:r w:rsidR="00B139EF" w:rsidDel="002663AE">
            <w:rPr>
              <w:rFonts w:ascii="Times New Roman" w:hAnsi="Times New Roman"/>
              <w:sz w:val="24"/>
              <w:szCs w:val="24"/>
            </w:rPr>
            <w:delText xml:space="preserve">with </w:delText>
          </w:r>
          <w:r w:rsidR="005C05AF" w:rsidDel="002663AE">
            <w:rPr>
              <w:rFonts w:ascii="Times New Roman" w:hAnsi="Times New Roman"/>
              <w:sz w:val="24"/>
              <w:szCs w:val="24"/>
            </w:rPr>
            <w:delText>a temperature anomaly of +</w:delText>
          </w:r>
          <w:r w:rsidR="005C05AF" w:rsidRPr="00EF44AE" w:rsidDel="002663AE">
            <w:rPr>
              <w:rFonts w:ascii="Times New Roman" w:hAnsi="Times New Roman"/>
              <w:sz w:val="24"/>
              <w:szCs w:val="24"/>
            </w:rPr>
            <w:delText>1°</w:delText>
          </w:r>
          <w:r w:rsidR="005C05AF" w:rsidDel="002663AE">
            <w:rPr>
              <w:rFonts w:ascii="Times New Roman" w:hAnsi="Times New Roman"/>
              <w:sz w:val="24"/>
              <w:szCs w:val="24"/>
            </w:rPr>
            <w:delText xml:space="preserve">C </w:delText>
          </w:r>
        </w:del>
      </w:ins>
      <w:del w:id="700" w:author="Bennett, James E" w:date="2018-12-07T12:24:00Z">
        <w:r w:rsidR="003B3A5E" w:rsidRPr="00636C9B" w:rsidDel="002663AE">
          <w:rPr>
            <w:rFonts w:ascii="Times New Roman" w:hAnsi="Times New Roman"/>
            <w:sz w:val="24"/>
            <w:szCs w:val="24"/>
          </w:rPr>
          <w:delText xml:space="preserve"> </w:delText>
        </w:r>
      </w:del>
      <w:ins w:id="701"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702" w:author="Parks, Robbie M" w:date="2018-12-05T16:37:00Z">
        <w:r w:rsidR="00FC67DF">
          <w:rPr>
            <w:rFonts w:ascii="Times New Roman" w:hAnsi="Times New Roman"/>
            <w:sz w:val="24"/>
            <w:szCs w:val="24"/>
          </w:rPr>
          <w:t xml:space="preserve"> older men.</w:t>
        </w:r>
      </w:ins>
      <w:del w:id="703"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0D30971E"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704"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705"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w:t>
      </w:r>
      <w:ins w:id="706" w:author="Parks, Robbie M" w:date="2018-12-05T16:37:00Z">
        <w:del w:id="707" w:author="Bennett, James E" w:date="2018-12-07T12:25:00Z">
          <w:r w:rsidR="00F2033D" w:rsidDel="002663AE">
            <w:rPr>
              <w:rFonts w:ascii="Times New Roman" w:hAnsi="Times New Roman"/>
              <w:sz w:val="24"/>
              <w:szCs w:val="24"/>
            </w:rPr>
            <w:delText xml:space="preserve">associated </w:delText>
          </w:r>
          <w:r w:rsidR="00F2033D" w:rsidRPr="00EF44AE" w:rsidDel="002663AE">
            <w:rPr>
              <w:rFonts w:ascii="Times New Roman" w:hAnsi="Times New Roman"/>
              <w:sz w:val="24"/>
              <w:szCs w:val="24"/>
            </w:rPr>
            <w:delText xml:space="preserve">with </w:delText>
          </w:r>
        </w:del>
      </w:ins>
      <w:ins w:id="708" w:author="Parks, Robbie M" w:date="2018-12-05T16:38:00Z">
        <w:del w:id="709" w:author="Bennett, James E" w:date="2018-12-07T12:25:00Z">
          <w:r w:rsidR="005C05AF" w:rsidDel="002663AE">
            <w:rPr>
              <w:rFonts w:ascii="Times New Roman" w:hAnsi="Times New Roman"/>
              <w:sz w:val="24"/>
              <w:szCs w:val="24"/>
            </w:rPr>
            <w:delText xml:space="preserve">a </w:delText>
          </w:r>
        </w:del>
      </w:ins>
      <w:ins w:id="710" w:author="Parks, Robbie M" w:date="2018-12-05T16:37:00Z">
        <w:del w:id="711" w:author="Bennett, James E" w:date="2018-12-07T12:25:00Z">
          <w:r w:rsidR="00F2033D" w:rsidDel="002663AE">
            <w:rPr>
              <w:rFonts w:ascii="Times New Roman" w:hAnsi="Times New Roman"/>
              <w:sz w:val="24"/>
              <w:szCs w:val="24"/>
            </w:rPr>
            <w:delText>temperature anomaly of +</w:delText>
          </w:r>
          <w:r w:rsidR="00F2033D" w:rsidRPr="00EF44AE" w:rsidDel="002663AE">
            <w:rPr>
              <w:rFonts w:ascii="Times New Roman" w:hAnsi="Times New Roman"/>
              <w:sz w:val="24"/>
              <w:szCs w:val="24"/>
            </w:rPr>
            <w:delText xml:space="preserve">1°C </w:delText>
          </w:r>
        </w:del>
      </w:ins>
      <w:r w:rsidR="003B3A5E" w:rsidRPr="00636C9B">
        <w:rPr>
          <w:rFonts w:ascii="Times New Roman" w:hAnsi="Times New Roman"/>
          <w:sz w:val="24"/>
          <w:szCs w:val="24"/>
        </w:rPr>
        <w:t xml:space="preserve">from transport was </w:t>
      </w:r>
      <w:ins w:id="712"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713" w:author="Parks, Robbie M" w:date="2018-12-05T16:31:00Z">
        <w:r w:rsidR="001E1AA1">
          <w:rPr>
            <w:rFonts w:ascii="Times New Roman" w:hAnsi="Times New Roman"/>
            <w:sz w:val="24"/>
            <w:szCs w:val="24"/>
          </w:rPr>
          <w:t>with</w:t>
        </w:r>
        <w:del w:id="714" w:author="Bennett, James E" w:date="2018-12-07T12:25:00Z">
          <w:r w:rsidR="001E1AA1" w:rsidDel="002663AE">
            <w:rPr>
              <w:rFonts w:ascii="Times New Roman" w:hAnsi="Times New Roman"/>
              <w:sz w:val="24"/>
              <w:szCs w:val="24"/>
            </w:rPr>
            <w:delText xml:space="preserve"> </w:delText>
          </w:r>
        </w:del>
      </w:ins>
      <w:ins w:id="715" w:author="Parks, Robbie M" w:date="2018-12-05T16:38:00Z">
        <w:del w:id="716" w:author="Bennett, James E" w:date="2018-12-07T12:25:00Z">
          <w:r w:rsidDel="002663AE">
            <w:rPr>
              <w:rFonts w:ascii="Times New Roman" w:hAnsi="Times New Roman"/>
              <w:sz w:val="24"/>
              <w:szCs w:val="24"/>
            </w:rPr>
            <w:delText>a</w:delText>
          </w:r>
        </w:del>
        <w:r>
          <w:rPr>
            <w:rFonts w:ascii="Times New Roman" w:hAnsi="Times New Roman"/>
            <w:sz w:val="24"/>
            <w:szCs w:val="24"/>
          </w:rPr>
          <w:t xml:space="preserve"> </w:t>
        </w:r>
      </w:ins>
      <w:ins w:id="717"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718"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1032BB7D" w:rsidR="003B3A5E" w:rsidRPr="00636C9B" w:rsidRDefault="00012A43" w:rsidP="00843ACB">
      <w:pPr>
        <w:pStyle w:val="ListParagraph"/>
        <w:numPr>
          <w:ilvl w:val="0"/>
          <w:numId w:val="10"/>
        </w:numPr>
        <w:spacing w:line="240" w:lineRule="auto"/>
        <w:jc w:val="both"/>
        <w:rPr>
          <w:rFonts w:ascii="Times New Roman" w:hAnsi="Times New Roman"/>
          <w:sz w:val="24"/>
          <w:szCs w:val="24"/>
        </w:rPr>
      </w:pPr>
      <w:commentRangeStart w:id="719"/>
      <w:r w:rsidRPr="00636C9B">
        <w:rPr>
          <w:rFonts w:ascii="Times New Roman" w:hAnsi="Times New Roman"/>
          <w:sz w:val="24"/>
          <w:szCs w:val="24"/>
        </w:rPr>
        <w:t xml:space="preserve">Excess risk from assault and intentional self-harm was comparable across sexes </w:t>
      </w:r>
      <w:del w:id="720" w:author="Bennett, James E" w:date="2018-12-07T12:26:00Z">
        <w:r w:rsidRPr="00636C9B" w:rsidDel="002663AE">
          <w:rPr>
            <w:rFonts w:ascii="Times New Roman" w:hAnsi="Times New Roman"/>
            <w:sz w:val="24"/>
            <w:szCs w:val="24"/>
          </w:rPr>
          <w:delText xml:space="preserve">and </w:delText>
        </w:r>
      </w:del>
      <w:r w:rsidRPr="00636C9B">
        <w:rPr>
          <w:rFonts w:ascii="Times New Roman" w:hAnsi="Times New Roman"/>
          <w:sz w:val="24"/>
          <w:szCs w:val="24"/>
        </w:rPr>
        <w:t>above 5</w:t>
      </w:r>
      <w:r w:rsidR="007175A1">
        <w:rPr>
          <w:rFonts w:ascii="Times New Roman" w:hAnsi="Times New Roman"/>
          <w:sz w:val="24"/>
          <w:szCs w:val="24"/>
        </w:rPr>
        <w:t xml:space="preserve"> years</w:t>
      </w:r>
      <w:ins w:id="721" w:author="Bennett, James E" w:date="2018-12-07T12:26:00Z">
        <w:r w:rsidR="002663AE">
          <w:rPr>
            <w:rFonts w:ascii="Times New Roman" w:hAnsi="Times New Roman"/>
            <w:sz w:val="24"/>
            <w:szCs w:val="24"/>
          </w:rPr>
          <w:t xml:space="preserve"> of age</w:t>
        </w:r>
      </w:ins>
      <w:r w:rsidR="00980EBF">
        <w:rPr>
          <w:rFonts w:ascii="Times New Roman" w:hAnsi="Times New Roman"/>
          <w:sz w:val="24"/>
          <w:szCs w:val="24"/>
        </w:rPr>
        <w:t>, apart from 25-34</w:t>
      </w:r>
      <w:ins w:id="722" w:author="Bennett, James E" w:date="2018-12-07T12:26:00Z">
        <w:r w:rsidR="002663AE">
          <w:rPr>
            <w:rFonts w:ascii="Times New Roman" w:hAnsi="Times New Roman"/>
            <w:sz w:val="24"/>
            <w:szCs w:val="24"/>
          </w:rPr>
          <w:t xml:space="preserve"> and</w:t>
        </w:r>
      </w:ins>
      <w:del w:id="723" w:author="Bennett, James E" w:date="2018-12-07T12:26:00Z">
        <w:r w:rsidR="00980EBF" w:rsidDel="002663AE">
          <w:rPr>
            <w:rFonts w:ascii="Times New Roman" w:hAnsi="Times New Roman"/>
            <w:sz w:val="24"/>
            <w:szCs w:val="24"/>
          </w:rPr>
          <w:delText>,</w:delText>
        </w:r>
      </w:del>
      <w:r w:rsidR="00980EBF">
        <w:rPr>
          <w:rFonts w:ascii="Times New Roman" w:hAnsi="Times New Roman"/>
          <w:sz w:val="24"/>
          <w:szCs w:val="24"/>
        </w:rPr>
        <w:t xml:space="preserve"> 75-84 years</w:t>
      </w:r>
      <w:del w:id="724" w:author="Bennett, James E" w:date="2018-12-07T12:26:00Z">
        <w:r w:rsidR="00980EBF" w:rsidDel="002663AE">
          <w:rPr>
            <w:rFonts w:ascii="Times New Roman" w:hAnsi="Times New Roman"/>
            <w:sz w:val="24"/>
            <w:szCs w:val="24"/>
          </w:rPr>
          <w:delText xml:space="preserve"> in females</w:delText>
        </w:r>
      </w:del>
      <w:ins w:id="725" w:author="Parks, Robbie M" w:date="2018-12-05T16:37:00Z">
        <w:r w:rsidR="00F2033D">
          <w:rPr>
            <w:rFonts w:ascii="Times New Roman" w:hAnsi="Times New Roman"/>
            <w:sz w:val="24"/>
            <w:szCs w:val="24"/>
          </w:rPr>
          <w:t>.</w:t>
        </w:r>
      </w:ins>
      <w:commentRangeEnd w:id="719"/>
      <w:r w:rsidR="002663AE">
        <w:rPr>
          <w:rStyle w:val="CommentReference"/>
          <w:rFonts w:asciiTheme="minorHAnsi" w:eastAsiaTheme="minorHAnsi" w:hAnsiTheme="minorHAnsi" w:cstheme="minorBidi"/>
        </w:rPr>
        <w:commentReference w:id="719"/>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03318572" w:rsidR="00AC30AB" w:rsidRPr="00843ACB" w:rsidRDefault="007D407F" w:rsidP="00843ACB">
      <w:pPr>
        <w:spacing w:line="240" w:lineRule="auto"/>
        <w:jc w:val="both"/>
        <w:rPr>
          <w:rFonts w:ascii="Times New Roman" w:hAnsi="Times New Roman"/>
          <w:sz w:val="24"/>
          <w:szCs w:val="24"/>
          <w:u w:val="single"/>
        </w:rPr>
      </w:pPr>
      <w:ins w:id="726"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del w:id="727" w:author="Bennett, James E" w:date="2018-12-07T12:28:00Z">
        <w:r w:rsidR="00AC30AB" w:rsidRPr="00843ACB" w:rsidDel="00516871">
          <w:rPr>
            <w:rFonts w:ascii="Times New Roman" w:hAnsi="Times New Roman"/>
            <w:sz w:val="24"/>
            <w:szCs w:val="24"/>
            <w:u w:val="single"/>
          </w:rPr>
          <w:delText>across all</w:delText>
        </w:r>
      </w:del>
      <w:ins w:id="728" w:author="Bennett, James E" w:date="2018-12-07T12:28:00Z">
        <w:r w:rsidR="00516871">
          <w:rPr>
            <w:rFonts w:ascii="Times New Roman" w:hAnsi="Times New Roman"/>
            <w:sz w:val="24"/>
            <w:szCs w:val="24"/>
            <w:u w:val="single"/>
          </w:rPr>
          <w:t>by</w:t>
        </w:r>
      </w:ins>
      <w:r w:rsidR="00AC30AB" w:rsidRPr="00843ACB">
        <w:rPr>
          <w:rFonts w:ascii="Times New Roman" w:hAnsi="Times New Roman"/>
          <w:sz w:val="24"/>
          <w:szCs w:val="24"/>
          <w:u w:val="single"/>
        </w:rPr>
        <w:t xml:space="preserve"> </w:t>
      </w:r>
      <w:ins w:id="729"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730" w:author="Parks, Robbie M" w:date="2018-12-05T17:12:00Z">
        <w:r>
          <w:rPr>
            <w:rFonts w:ascii="Times New Roman" w:hAnsi="Times New Roman"/>
            <w:sz w:val="24"/>
            <w:szCs w:val="24"/>
            <w:u w:val="single"/>
          </w:rPr>
          <w:t>]]]</w:t>
        </w:r>
      </w:ins>
      <w:del w:id="731"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732" w:author="Parks, Robbie M" w:date="2018-12-05T16:56:00Z"/>
          <w:rFonts w:ascii="Times New Roman" w:hAnsi="Times New Roman"/>
          <w:i/>
          <w:sz w:val="24"/>
          <w:szCs w:val="24"/>
          <w:rPrChange w:id="733" w:author="Parks, Robbie M" w:date="2018-12-05T16:56:00Z">
            <w:rPr>
              <w:ins w:id="734" w:author="Parks, Robbie M" w:date="2018-12-05T16:56:00Z"/>
              <w:rFonts w:ascii="Times New Roman" w:hAnsi="Times New Roman"/>
              <w:sz w:val="24"/>
              <w:szCs w:val="24"/>
            </w:rPr>
          </w:rPrChange>
        </w:rPr>
      </w:pPr>
      <w:ins w:id="735" w:author="Parks, Robbie M" w:date="2018-12-05T16:39:00Z">
        <w:r>
          <w:rPr>
            <w:rFonts w:ascii="Times New Roman" w:hAnsi="Times New Roman"/>
            <w:sz w:val="24"/>
            <w:szCs w:val="24"/>
          </w:rPr>
          <w:t>In contrast, the v</w:t>
        </w:r>
      </w:ins>
      <w:commentRangeStart w:id="736"/>
      <w:commentRangeStart w:id="737"/>
      <w:del w:id="738"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739"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736"/>
      <w:r w:rsidR="005E65AD">
        <w:rPr>
          <w:rStyle w:val="CommentReference"/>
          <w:rFonts w:asciiTheme="minorHAnsi" w:eastAsiaTheme="minorHAnsi" w:hAnsiTheme="minorHAnsi" w:cstheme="minorBidi"/>
        </w:rPr>
        <w:commentReference w:id="736"/>
      </w:r>
      <w:commentRangeEnd w:id="737"/>
      <w:ins w:id="740"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737"/>
      </w:r>
      <w:ins w:id="741" w:author="Parks, Robbie M" w:date="2018-12-05T16:30:00Z">
        <w:r w:rsidR="00E92AEA">
          <w:rPr>
            <w:rFonts w:ascii="Times New Roman" w:hAnsi="Times New Roman"/>
            <w:sz w:val="24"/>
            <w:szCs w:val="24"/>
          </w:rPr>
          <w:t>.</w:t>
        </w:r>
      </w:ins>
    </w:p>
    <w:p w14:paraId="10F7ACD2" w14:textId="77777777" w:rsidR="004F34C7" w:rsidRPr="00052DDD" w:rsidRDefault="004F34C7">
      <w:pPr>
        <w:spacing w:after="0" w:line="240" w:lineRule="auto"/>
        <w:jc w:val="both"/>
        <w:rPr>
          <w:ins w:id="742" w:author="Parks, Robbie M" w:date="2018-12-05T16:56:00Z"/>
          <w:rFonts w:ascii="Times New Roman" w:hAnsi="Times New Roman"/>
          <w:i/>
          <w:sz w:val="24"/>
          <w:szCs w:val="24"/>
        </w:rPr>
        <w:pPrChange w:id="743" w:author="Parks, Robbie M" w:date="2018-12-05T16:56:00Z">
          <w:pPr>
            <w:spacing w:after="0" w:line="480" w:lineRule="auto"/>
            <w:jc w:val="both"/>
          </w:pPr>
        </w:pPrChange>
      </w:pPr>
      <w:ins w:id="744" w:author="Parks, Robbie M" w:date="2018-12-05T16:56:00Z">
        <w:r>
          <w:rPr>
            <w:rFonts w:ascii="Times New Roman" w:hAnsi="Times New Roman"/>
            <w:i/>
            <w:sz w:val="24"/>
            <w:szCs w:val="24"/>
          </w:rPr>
          <w:t>Sensitivity analysis</w:t>
        </w:r>
      </w:ins>
    </w:p>
    <w:p w14:paraId="08ADA6DF" w14:textId="2A2F5E6E" w:rsidR="004F34C7" w:rsidRDefault="004F34C7">
      <w:pPr>
        <w:pStyle w:val="ListParagraph"/>
        <w:numPr>
          <w:ilvl w:val="0"/>
          <w:numId w:val="7"/>
        </w:numPr>
        <w:spacing w:after="0" w:line="240" w:lineRule="auto"/>
        <w:jc w:val="both"/>
        <w:rPr>
          <w:ins w:id="745" w:author="Parks, Robbie M" w:date="2018-12-05T16:56:00Z"/>
          <w:rFonts w:ascii="Times New Roman" w:hAnsi="Times New Roman"/>
          <w:sz w:val="24"/>
          <w:szCs w:val="24"/>
        </w:rPr>
        <w:pPrChange w:id="746" w:author="Parks, Robbie M" w:date="2018-12-05T16:56:00Z">
          <w:pPr>
            <w:pStyle w:val="ListParagraph"/>
            <w:numPr>
              <w:numId w:val="7"/>
            </w:numPr>
            <w:spacing w:after="0" w:line="480" w:lineRule="auto"/>
            <w:ind w:hanging="360"/>
            <w:jc w:val="both"/>
          </w:pPr>
        </w:pPrChange>
      </w:pPr>
      <w:commentRangeStart w:id="747"/>
      <w:ins w:id="748" w:author="Parks, Robbie M" w:date="2018-12-05T16:56:00Z">
        <w:r w:rsidRPr="00052DDD">
          <w:rPr>
            <w:rFonts w:ascii="Times New Roman" w:hAnsi="Times New Roman"/>
            <w:sz w:val="24"/>
            <w:szCs w:val="24"/>
          </w:rPr>
          <w:t>In addition</w:t>
        </w:r>
      </w:ins>
      <w:ins w:id="749" w:author="Parks, Robbie M" w:date="2018-12-05T17:12:00Z">
        <w:r w:rsidR="00D52BCF">
          <w:rPr>
            <w:rFonts w:ascii="Times New Roman" w:hAnsi="Times New Roman"/>
            <w:sz w:val="24"/>
            <w:szCs w:val="24"/>
          </w:rPr>
          <w:t xml:space="preserve"> to the results presented here</w:t>
        </w:r>
      </w:ins>
      <w:ins w:id="750" w:author="Parks, Robbie M" w:date="2018-12-05T16:56:00Z">
        <w:r w:rsidRPr="00052DDD">
          <w:rPr>
            <w:rFonts w:ascii="Times New Roman" w:hAnsi="Times New Roman"/>
            <w:sz w:val="24"/>
            <w:szCs w:val="24"/>
          </w:rPr>
          <w:t xml:space="preserve">, temperature anomalies based on </w:t>
        </w:r>
      </w:ins>
      <w:ins w:id="751" w:author="Bennett, James E" w:date="2018-12-07T12:30:00Z">
        <w:r w:rsidR="004A47D1" w:rsidRPr="00052DDD">
          <w:rPr>
            <w:rFonts w:ascii="Times New Roman" w:hAnsi="Times New Roman"/>
            <w:sz w:val="24"/>
            <w:szCs w:val="24"/>
          </w:rPr>
          <w:t>daily maximum, minimum or range of temperature</w:t>
        </w:r>
        <w:r w:rsidR="004A47D1" w:rsidRPr="00052DDD">
          <w:rPr>
            <w:rFonts w:ascii="Times New Roman" w:hAnsi="Times New Roman"/>
            <w:sz w:val="24"/>
            <w:szCs w:val="24"/>
          </w:rPr>
          <w:t xml:space="preserve"> </w:t>
        </w:r>
      </w:ins>
      <w:ins w:id="752" w:author="Parks, Robbie M" w:date="2018-12-05T16:56:00Z">
        <w:del w:id="753" w:author="Bennett, James E" w:date="2018-12-07T12:30:00Z">
          <w:r w:rsidRPr="00052DDD" w:rsidDel="004A47D1">
            <w:rPr>
              <w:rFonts w:ascii="Times New Roman" w:hAnsi="Times New Roman"/>
              <w:sz w:val="24"/>
              <w:szCs w:val="24"/>
            </w:rPr>
            <w:delText xml:space="preserve">daily mean temperature </w:delText>
          </w:r>
        </w:del>
        <w:r w:rsidRPr="00052DDD">
          <w:rPr>
            <w:rFonts w:ascii="Times New Roman" w:hAnsi="Times New Roman"/>
            <w:sz w:val="24"/>
            <w:szCs w:val="24"/>
          </w:rPr>
          <w:t xml:space="preserve">were calculated in a similar way </w:t>
        </w:r>
      </w:ins>
      <w:ins w:id="754" w:author="Tamura-Wicks, Helen M" w:date="2018-12-06T18:52:00Z">
        <w:r w:rsidR="00532131">
          <w:rPr>
            <w:rFonts w:ascii="Times New Roman" w:hAnsi="Times New Roman"/>
            <w:sz w:val="24"/>
            <w:szCs w:val="24"/>
          </w:rPr>
          <w:t xml:space="preserve">to </w:t>
        </w:r>
      </w:ins>
      <w:ins w:id="755" w:author="Parks, Robbie M" w:date="2018-12-05T16:56:00Z">
        <w:r w:rsidRPr="00052DDD">
          <w:rPr>
            <w:rFonts w:ascii="Times New Roman" w:hAnsi="Times New Roman"/>
            <w:sz w:val="24"/>
            <w:szCs w:val="24"/>
          </w:rPr>
          <w:t>those for</w:t>
        </w:r>
      </w:ins>
      <w:ins w:id="756" w:author="Bennett, James E" w:date="2018-12-07T12:30:00Z">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ins>
      <w:ins w:id="757" w:author="Parks, Robbie M" w:date="2018-12-05T16:56:00Z">
        <w:del w:id="758" w:author="Bennett, James E" w:date="2018-12-07T12:30:00Z">
          <w:r w:rsidRPr="00052DDD" w:rsidDel="004A47D1">
            <w:rPr>
              <w:rFonts w:ascii="Times New Roman" w:hAnsi="Times New Roman"/>
              <w:sz w:val="24"/>
              <w:szCs w:val="24"/>
            </w:rPr>
            <w:delText xml:space="preserve"> daily maximum, minimum or range of temperature</w:delText>
          </w:r>
        </w:del>
        <w:r w:rsidRPr="00052DDD">
          <w:rPr>
            <w:rFonts w:ascii="Times New Roman" w:hAnsi="Times New Roman"/>
            <w:sz w:val="24"/>
            <w:szCs w:val="24"/>
          </w:rPr>
          <w:t xml:space="preserve">. </w:t>
        </w:r>
      </w:ins>
      <w:commentRangeEnd w:id="747"/>
      <w:r w:rsidR="001B65C7">
        <w:rPr>
          <w:rStyle w:val="CommentReference"/>
          <w:rFonts w:asciiTheme="minorHAnsi" w:eastAsiaTheme="minorHAnsi" w:hAnsiTheme="minorHAnsi" w:cstheme="minorBidi"/>
        </w:rPr>
        <w:commentReference w:id="747"/>
      </w:r>
    </w:p>
    <w:p w14:paraId="08E75D6E" w14:textId="77777777" w:rsidR="004F34C7" w:rsidRDefault="004F34C7">
      <w:pPr>
        <w:pStyle w:val="ListParagraph"/>
        <w:numPr>
          <w:ilvl w:val="0"/>
          <w:numId w:val="7"/>
        </w:numPr>
        <w:spacing w:after="0" w:line="240" w:lineRule="auto"/>
        <w:jc w:val="both"/>
        <w:rPr>
          <w:ins w:id="759" w:author="Parks, Robbie M" w:date="2018-12-05T16:56:00Z"/>
          <w:rFonts w:ascii="Times New Roman" w:hAnsi="Times New Roman"/>
          <w:sz w:val="24"/>
          <w:szCs w:val="24"/>
        </w:rPr>
        <w:pPrChange w:id="760" w:author="Parks, Robbie M" w:date="2018-12-05T16:56:00Z">
          <w:pPr>
            <w:pStyle w:val="ListParagraph"/>
            <w:numPr>
              <w:numId w:val="7"/>
            </w:numPr>
            <w:spacing w:after="0" w:line="480" w:lineRule="auto"/>
            <w:ind w:hanging="360"/>
            <w:jc w:val="both"/>
          </w:pPr>
        </w:pPrChange>
      </w:pPr>
      <w:ins w:id="761" w:author="Parks, Robbie M" w:date="2018-12-05T16:56:00Z">
        <w:r w:rsidRPr="00052DDD">
          <w:rPr>
            <w:rFonts w:ascii="Times New Roman" w:hAnsi="Times New Roman"/>
            <w:sz w:val="24"/>
            <w:szCs w:val="24"/>
          </w:rPr>
          <w:t xml:space="preserve">However, our results for these measures were similar to those from daily mean and are not presented here. </w:t>
        </w:r>
      </w:ins>
    </w:p>
    <w:p w14:paraId="2EF80314" w14:textId="77777777" w:rsidR="004F34C7" w:rsidRPr="00052DDD" w:rsidRDefault="004F34C7">
      <w:pPr>
        <w:pStyle w:val="ListParagraph"/>
        <w:numPr>
          <w:ilvl w:val="0"/>
          <w:numId w:val="7"/>
        </w:numPr>
        <w:spacing w:after="0" w:line="240" w:lineRule="auto"/>
        <w:jc w:val="both"/>
        <w:rPr>
          <w:ins w:id="762" w:author="Parks, Robbie M" w:date="2018-12-05T16:56:00Z"/>
          <w:rFonts w:ascii="Times New Roman" w:hAnsi="Times New Roman"/>
          <w:sz w:val="24"/>
          <w:szCs w:val="24"/>
        </w:rPr>
        <w:pPrChange w:id="763" w:author="Parks, Robbie M" w:date="2018-12-05T16:56:00Z">
          <w:pPr>
            <w:pStyle w:val="ListParagraph"/>
            <w:numPr>
              <w:numId w:val="7"/>
            </w:numPr>
            <w:spacing w:after="0" w:line="480" w:lineRule="auto"/>
            <w:ind w:hanging="360"/>
            <w:jc w:val="both"/>
          </w:pPr>
        </w:pPrChange>
      </w:pPr>
      <w:ins w:id="764" w:author="Parks, Robbie M" w:date="2018-12-05T16:56:00Z">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p>
    <w:p w14:paraId="7237DBC6" w14:textId="77777777" w:rsidR="004F34C7" w:rsidRPr="004F34C7" w:rsidRDefault="004F34C7">
      <w:pPr>
        <w:spacing w:line="240" w:lineRule="auto"/>
        <w:jc w:val="both"/>
        <w:rPr>
          <w:ins w:id="765" w:author="Parks, Robbie M" w:date="2018-12-05T16:44:00Z"/>
          <w:rFonts w:ascii="Times New Roman" w:hAnsi="Times New Roman"/>
          <w:i/>
          <w:sz w:val="24"/>
          <w:szCs w:val="24"/>
          <w:rPrChange w:id="766" w:author="Parks, Robbie M" w:date="2018-12-05T16:56:00Z">
            <w:rPr>
              <w:ins w:id="767" w:author="Parks, Robbie M" w:date="2018-12-05T16:44:00Z"/>
              <w:rFonts w:ascii="Times New Roman" w:hAnsi="Times New Roman"/>
              <w:sz w:val="24"/>
              <w:szCs w:val="24"/>
            </w:rPr>
          </w:rPrChange>
        </w:rPr>
        <w:pPrChange w:id="768" w:author="Parks, Robbie M" w:date="2018-12-05T16:56:00Z">
          <w:pPr>
            <w:pStyle w:val="ListParagraph"/>
            <w:numPr>
              <w:numId w:val="10"/>
            </w:numPr>
            <w:spacing w:line="240" w:lineRule="auto"/>
            <w:ind w:hanging="360"/>
            <w:jc w:val="both"/>
          </w:pPr>
        </w:pPrChange>
      </w:pPr>
    </w:p>
    <w:p w14:paraId="31D107E6" w14:textId="77777777" w:rsidR="008C666B" w:rsidRDefault="008C666B">
      <w:pPr>
        <w:spacing w:after="0" w:line="240" w:lineRule="auto"/>
        <w:jc w:val="both"/>
        <w:rPr>
          <w:ins w:id="769" w:author="Parks, Robbie M" w:date="2018-12-05T16:44:00Z"/>
          <w:rFonts w:ascii="Times New Roman" w:hAnsi="Times New Roman"/>
          <w:i/>
          <w:sz w:val="24"/>
          <w:szCs w:val="24"/>
        </w:rPr>
        <w:pPrChange w:id="770" w:author="Parks, Robbie M" w:date="2018-12-05T16:56:00Z">
          <w:pPr>
            <w:spacing w:after="0" w:line="480" w:lineRule="auto"/>
            <w:jc w:val="both"/>
          </w:pPr>
        </w:pPrChange>
      </w:pPr>
      <w:ins w:id="771" w:author="Parks, Robbie M" w:date="2018-12-05T16:44:00Z">
        <w:r>
          <w:rPr>
            <w:rFonts w:ascii="Times New Roman" w:hAnsi="Times New Roman"/>
            <w:i/>
            <w:sz w:val="24"/>
            <w:szCs w:val="24"/>
          </w:rPr>
          <w:t>Strengths and limitations</w:t>
        </w:r>
      </w:ins>
    </w:p>
    <w:p w14:paraId="3B28D4FA" w14:textId="60FDE13C" w:rsidR="008C666B" w:rsidRDefault="008C666B">
      <w:pPr>
        <w:pStyle w:val="ListParagraph"/>
        <w:numPr>
          <w:ilvl w:val="0"/>
          <w:numId w:val="7"/>
        </w:numPr>
        <w:spacing w:after="0" w:line="240" w:lineRule="auto"/>
        <w:jc w:val="both"/>
        <w:rPr>
          <w:ins w:id="772" w:author="Parks, Robbie M" w:date="2018-12-05T16:54:00Z"/>
          <w:rFonts w:ascii="Times New Roman" w:hAnsi="Times New Roman"/>
          <w:sz w:val="24"/>
          <w:szCs w:val="24"/>
        </w:rPr>
        <w:pPrChange w:id="773" w:author="Parks, Robbie M" w:date="2018-12-05T16:56:00Z">
          <w:pPr>
            <w:pStyle w:val="ListParagraph"/>
            <w:numPr>
              <w:numId w:val="7"/>
            </w:numPr>
            <w:spacing w:after="0" w:line="480" w:lineRule="auto"/>
            <w:ind w:hanging="360"/>
            <w:jc w:val="both"/>
          </w:pPr>
        </w:pPrChange>
      </w:pPr>
      <w:ins w:id="774" w:author="Parks, Robbie M" w:date="2018-12-05T16:44:00Z">
        <w:r>
          <w:rPr>
            <w:rFonts w:ascii="Times New Roman" w:hAnsi="Times New Roman"/>
            <w:sz w:val="24"/>
            <w:szCs w:val="24"/>
          </w:rPr>
          <w:t xml:space="preserve">The strengths </w:t>
        </w:r>
      </w:ins>
      <w:ins w:id="775" w:author="Parks, Robbie M" w:date="2018-12-05T16:45:00Z">
        <w:r w:rsidRPr="008C666B">
          <w:rPr>
            <w:rFonts w:ascii="Times New Roman" w:hAnsi="Times New Roman"/>
            <w:sz w:val="24"/>
            <w:szCs w:val="24"/>
          </w:rPr>
          <w:t xml:space="preserve">of our study are its innovative methods of </w:t>
        </w:r>
      </w:ins>
      <w:ins w:id="776" w:author="Parks, Robbie M" w:date="2018-12-05T16:53:00Z">
        <w:r w:rsidR="00CE4492">
          <w:rPr>
            <w:rFonts w:ascii="Times New Roman" w:hAnsi="Times New Roman"/>
            <w:sz w:val="24"/>
            <w:szCs w:val="24"/>
          </w:rPr>
          <w:t>modelling</w:t>
        </w:r>
      </w:ins>
      <w:ins w:id="777" w:author="Parks, Robbie M" w:date="2018-12-05T16:45:00Z">
        <w:r>
          <w:rPr>
            <w:rFonts w:ascii="Times New Roman" w:hAnsi="Times New Roman"/>
            <w:sz w:val="24"/>
            <w:szCs w:val="24"/>
          </w:rPr>
          <w:t xml:space="preserve"> </w:t>
        </w:r>
      </w:ins>
      <w:ins w:id="778" w:author="Parks, Robbie M" w:date="2018-12-05T16:53:00Z">
        <w:r w:rsidR="00CE4492">
          <w:rPr>
            <w:rFonts w:ascii="Times New Roman" w:hAnsi="Times New Roman"/>
            <w:sz w:val="24"/>
            <w:szCs w:val="24"/>
          </w:rPr>
          <w:t>the association</w:t>
        </w:r>
      </w:ins>
      <w:ins w:id="779" w:author="Parks, Robbie M" w:date="2018-12-05T16:45:00Z">
        <w:r>
          <w:rPr>
            <w:rFonts w:ascii="Times New Roman" w:hAnsi="Times New Roman"/>
            <w:sz w:val="24"/>
            <w:szCs w:val="24"/>
          </w:rPr>
          <w:t xml:space="preserve"> of </w:t>
        </w:r>
      </w:ins>
      <w:ins w:id="780" w:author="Parks, Robbie M" w:date="2018-12-05T16:54:00Z">
        <w:r w:rsidR="00CE4492">
          <w:rPr>
            <w:rFonts w:ascii="Times New Roman" w:hAnsi="Times New Roman"/>
            <w:sz w:val="24"/>
            <w:szCs w:val="24"/>
          </w:rPr>
          <w:t xml:space="preserve">deaths from injuries with temperature </w:t>
        </w:r>
      </w:ins>
      <w:ins w:id="781" w:author="Parks, Robbie M" w:date="2018-12-05T16:45:00Z">
        <w:r w:rsidRPr="008C666B">
          <w:rPr>
            <w:rFonts w:ascii="Times New Roman" w:hAnsi="Times New Roman"/>
            <w:sz w:val="24"/>
            <w:szCs w:val="24"/>
          </w:rPr>
          <w:t xml:space="preserve">over space and time, by age group and </w:t>
        </w:r>
      </w:ins>
      <w:ins w:id="782" w:author="Parks, Robbie M" w:date="2018-12-05T16:54:00Z">
        <w:r w:rsidR="00CE4492">
          <w:rPr>
            <w:rFonts w:ascii="Times New Roman" w:hAnsi="Times New Roman"/>
            <w:sz w:val="24"/>
            <w:szCs w:val="24"/>
          </w:rPr>
          <w:t>type</w:t>
        </w:r>
      </w:ins>
      <w:ins w:id="783" w:author="Parks, Robbie M" w:date="2018-12-05T16:45:00Z">
        <w:r w:rsidRPr="008C666B">
          <w:rPr>
            <w:rFonts w:ascii="Times New Roman" w:hAnsi="Times New Roman"/>
            <w:sz w:val="24"/>
            <w:szCs w:val="24"/>
          </w:rPr>
          <w:t xml:space="preserve"> of </w:t>
        </w:r>
      </w:ins>
      <w:ins w:id="784" w:author="Parks, Robbie M" w:date="2018-12-05T16:54:00Z">
        <w:r w:rsidR="00CE4492">
          <w:rPr>
            <w:rFonts w:ascii="Times New Roman" w:hAnsi="Times New Roman"/>
            <w:sz w:val="24"/>
            <w:szCs w:val="24"/>
          </w:rPr>
          <w:t>injury</w:t>
        </w:r>
      </w:ins>
      <w:ins w:id="785" w:author="Parks, Robbie M" w:date="2018-12-05T16:45:00Z">
        <w:r w:rsidRPr="008C666B">
          <w:rPr>
            <w:rFonts w:ascii="Times New Roman" w:hAnsi="Times New Roman"/>
            <w:sz w:val="24"/>
            <w:szCs w:val="24"/>
          </w:rPr>
          <w:t xml:space="preserve">; using </w:t>
        </w:r>
      </w:ins>
      <w:ins w:id="786" w:author="Parks, Robbie M" w:date="2018-12-05T16:53:00Z">
        <w:r w:rsidR="00263D2E">
          <w:rPr>
            <w:rFonts w:ascii="Times New Roman" w:hAnsi="Times New Roman"/>
            <w:sz w:val="24"/>
            <w:szCs w:val="24"/>
          </w:rPr>
          <w:t>monthly temperature data to reflect large-scale changes in temperature, reflective of potential changes in long-term climate</w:t>
        </w:r>
      </w:ins>
      <w:ins w:id="787" w:author="Parks, Robbie M" w:date="2018-12-05T16:54:00Z">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ins>
      <w:ins w:id="788" w:author="Parks, Robbie M" w:date="2018-12-05T16:53:00Z">
        <w:r w:rsidR="00263D2E">
          <w:rPr>
            <w:rFonts w:ascii="Times New Roman" w:hAnsi="Times New Roman"/>
            <w:sz w:val="24"/>
            <w:szCs w:val="24"/>
          </w:rPr>
          <w:t>.</w:t>
        </w:r>
      </w:ins>
    </w:p>
    <w:p w14:paraId="363AC220" w14:textId="4D7AA5E1" w:rsidR="00B95386" w:rsidRPr="004F34C7" w:rsidRDefault="00E13195">
      <w:pPr>
        <w:pStyle w:val="ListParagraph"/>
        <w:numPr>
          <w:ilvl w:val="0"/>
          <w:numId w:val="7"/>
        </w:numPr>
        <w:spacing w:after="0" w:line="240" w:lineRule="auto"/>
        <w:jc w:val="both"/>
        <w:rPr>
          <w:rFonts w:ascii="Times New Roman" w:hAnsi="Times New Roman"/>
          <w:sz w:val="24"/>
          <w:szCs w:val="24"/>
          <w:rPrChange w:id="789" w:author="Parks, Robbie M" w:date="2018-12-05T16:56:00Z">
            <w:rPr>
              <w:i/>
            </w:rPr>
          </w:rPrChange>
        </w:rPr>
        <w:pPrChange w:id="790" w:author="Parks, Robbie M" w:date="2018-12-05T16:56:00Z">
          <w:pPr>
            <w:pStyle w:val="ListParagraph"/>
            <w:numPr>
              <w:numId w:val="10"/>
            </w:numPr>
            <w:spacing w:line="240" w:lineRule="auto"/>
            <w:ind w:hanging="360"/>
            <w:jc w:val="both"/>
          </w:pPr>
        </w:pPrChange>
      </w:pPr>
      <w:commentRangeStart w:id="791"/>
      <w:ins w:id="792" w:author="Parks, Robbie M" w:date="2018-12-05T16:55:00Z">
        <w:r>
          <w:rPr>
            <w:rFonts w:ascii="Times New Roman" w:hAnsi="Times New Roman"/>
            <w:sz w:val="24"/>
            <w:szCs w:val="24"/>
          </w:rPr>
          <w:t xml:space="preserve">A limitation is that we did not investigate effects on a county scale, due to limitations in computing capacity. </w:t>
        </w:r>
      </w:ins>
      <w:del w:id="793" w:author="Parks, Robbie M" w:date="2018-12-05T16:30:00Z">
        <w:r w:rsidR="001A74D3" w:rsidRPr="004F34C7" w:rsidDel="00E92AEA">
          <w:rPr>
            <w:rFonts w:ascii="Times New Roman" w:hAnsi="Times New Roman"/>
            <w:sz w:val="24"/>
            <w:szCs w:val="24"/>
            <w:rPrChange w:id="794" w:author="Parks, Robbie M" w:date="2018-12-05T16:56:00Z">
              <w:rPr/>
            </w:rPrChange>
          </w:rPr>
          <w:delText xml:space="preserve"> (though </w:delText>
        </w:r>
        <w:r w:rsidR="00FC385E" w:rsidRPr="004F34C7" w:rsidDel="00E92AEA">
          <w:rPr>
            <w:rFonts w:ascii="Times New Roman" w:hAnsi="Times New Roman"/>
            <w:sz w:val="24"/>
            <w:szCs w:val="24"/>
            <w:rPrChange w:id="795" w:author="Parks, Robbie M" w:date="2018-12-05T16:56:00Z">
              <w:rPr/>
            </w:rPrChange>
          </w:rPr>
          <w:delText>to a lesser degree</w:delText>
        </w:r>
        <w:r w:rsidR="001A74D3" w:rsidRPr="004F34C7" w:rsidDel="00E92AEA">
          <w:rPr>
            <w:rFonts w:ascii="Times New Roman" w:hAnsi="Times New Roman"/>
            <w:sz w:val="24"/>
            <w:szCs w:val="24"/>
            <w:rPrChange w:id="796" w:author="Parks, Robbie M" w:date="2018-12-05T16:56:00Z">
              <w:rPr/>
            </w:rPrChange>
          </w:rPr>
          <w:delText>)</w:delText>
        </w:r>
      </w:del>
      <w:commentRangeEnd w:id="791"/>
      <w:r w:rsidR="003F4FF6">
        <w:rPr>
          <w:rStyle w:val="CommentReference"/>
          <w:rFonts w:asciiTheme="minorHAnsi" w:eastAsiaTheme="minorHAnsi" w:hAnsiTheme="minorHAnsi" w:cstheme="minorBidi"/>
        </w:rPr>
        <w:commentReference w:id="791"/>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797" w:author="Parks, Robbie M" w:date="2018-12-05T16:43:00Z"/>
          <w:rFonts w:ascii="Times New Roman" w:hAnsi="Times New Roman"/>
          <w:b/>
          <w:sz w:val="24"/>
          <w:szCs w:val="24"/>
        </w:rPr>
      </w:pPr>
      <w:del w:id="798"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799" w:author="Parks, Robbie M" w:date="2018-12-05T16:57:00Z"/>
          <w:rFonts w:ascii="Times New Roman" w:hAnsi="Times New Roman"/>
          <w:i/>
          <w:sz w:val="24"/>
          <w:szCs w:val="24"/>
        </w:rPr>
      </w:pPr>
      <w:r w:rsidRPr="00843ACB">
        <w:rPr>
          <w:rFonts w:ascii="Times New Roman" w:hAnsi="Times New Roman"/>
          <w:i/>
          <w:sz w:val="24"/>
          <w:szCs w:val="24"/>
        </w:rPr>
        <w:t>General</w:t>
      </w:r>
      <w:ins w:id="800" w:author="Parks, Robbie M" w:date="2018-12-05T16:56:00Z">
        <w:r w:rsidR="00E13195">
          <w:rPr>
            <w:rFonts w:ascii="Times New Roman" w:hAnsi="Times New Roman"/>
            <w:i/>
            <w:sz w:val="24"/>
            <w:szCs w:val="24"/>
          </w:rPr>
          <w:t xml:space="preserve"> discussion</w:t>
        </w:r>
      </w:ins>
    </w:p>
    <w:p w14:paraId="2B72F5CE" w14:textId="445B9E5B" w:rsidR="002365A9" w:rsidRPr="002365A9" w:rsidRDefault="002365A9">
      <w:pPr>
        <w:pStyle w:val="ListParagraph"/>
        <w:numPr>
          <w:ilvl w:val="0"/>
          <w:numId w:val="10"/>
        </w:numPr>
        <w:spacing w:after="0" w:line="240" w:lineRule="auto"/>
        <w:jc w:val="both"/>
        <w:rPr>
          <w:rFonts w:ascii="Times New Roman" w:hAnsi="Times New Roman"/>
          <w:i/>
          <w:sz w:val="24"/>
          <w:szCs w:val="24"/>
          <w:rPrChange w:id="801" w:author="Parks, Robbie M" w:date="2018-12-05T16:57:00Z">
            <w:rPr/>
          </w:rPrChange>
        </w:rPr>
        <w:pPrChange w:id="802" w:author="Parks, Robbie M" w:date="2018-12-05T16:57:00Z">
          <w:pPr>
            <w:spacing w:after="0" w:line="240" w:lineRule="auto"/>
            <w:jc w:val="both"/>
          </w:pPr>
        </w:pPrChange>
      </w:pPr>
      <w:ins w:id="803" w:author="Parks, Robbie M" w:date="2018-12-05T16:57:00Z">
        <w:r>
          <w:rPr>
            <w:rFonts w:ascii="Times New Roman" w:hAnsi="Times New Roman"/>
            <w:sz w:val="24"/>
            <w:szCs w:val="24"/>
          </w:rPr>
          <w:t xml:space="preserve">We have used </w:t>
        </w:r>
      </w:ins>
      <w:ins w:id="804" w:author="Parks, Robbie M" w:date="2018-12-05T17:00:00Z">
        <w:r w:rsidR="00AA6EF0">
          <w:rPr>
            <w:rFonts w:ascii="Times New Roman" w:hAnsi="Times New Roman"/>
            <w:sz w:val="24"/>
            <w:szCs w:val="24"/>
          </w:rPr>
          <w:t>a novel Bayesian spatio-temporal model to estimate changes in deaths from injury</w:t>
        </w:r>
      </w:ins>
      <w:ins w:id="805" w:author="Parks, Robbie M" w:date="2018-12-05T17:12:00Z">
        <w:r w:rsidR="008F3D09">
          <w:rPr>
            <w:rFonts w:ascii="Times New Roman" w:hAnsi="Times New Roman"/>
            <w:sz w:val="24"/>
            <w:szCs w:val="24"/>
          </w:rPr>
          <w:t>, by age group and sex in the USA</w:t>
        </w:r>
      </w:ins>
      <w:ins w:id="806"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lastRenderedPageBreak/>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4A38DEC8" w:rsidR="00B95A90" w:rsidRPr="00843ACB" w:rsidRDefault="008D5A41" w:rsidP="00843ACB">
      <w:pPr>
        <w:pStyle w:val="ListParagraph"/>
        <w:numPr>
          <w:ilvl w:val="0"/>
          <w:numId w:val="10"/>
        </w:numPr>
        <w:spacing w:after="0" w:line="240" w:lineRule="auto"/>
        <w:jc w:val="both"/>
        <w:rPr>
          <w:rFonts w:ascii="Times New Roman" w:hAnsi="Times New Roman"/>
          <w:sz w:val="24"/>
          <w:szCs w:val="24"/>
        </w:rPr>
      </w:pPr>
      <w:ins w:id="807" w:author="Parks, Robbie M" w:date="2018-12-05T17:13:00Z">
        <w:r>
          <w:rPr>
            <w:rFonts w:ascii="Times New Roman" w:hAnsi="Times New Roman"/>
            <w:sz w:val="24"/>
            <w:szCs w:val="24"/>
          </w:rPr>
          <w:t>The a</w:t>
        </w:r>
      </w:ins>
      <w:del w:id="808"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809" w:author="Parks, Robbie M" w:date="2018-12-05T17:13:00Z">
        <w:r w:rsidR="006B1E2F">
          <w:rPr>
            <w:rFonts w:ascii="Times New Roman" w:hAnsi="Times New Roman"/>
            <w:sz w:val="24"/>
            <w:szCs w:val="24"/>
          </w:rPr>
          <w:t>However, d</w:t>
        </w:r>
      </w:ins>
      <w:del w:id="810"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811"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812"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ins w:id="813" w:author="Parks, Robbie M" w:date="2018-12-05T17:13:00Z">
        <w:r w:rsidR="006B1E2F" w:rsidDel="006B1E2F">
          <w:rPr>
            <w:rFonts w:ascii="Times New Roman" w:hAnsi="Times New Roman"/>
            <w:sz w:val="24"/>
            <w:szCs w:val="24"/>
          </w:rPr>
          <w:t xml:space="preserve"> </w:t>
        </w:r>
      </w:ins>
      <w:del w:id="814" w:author="Parks, Robbie M" w:date="2018-12-05T17:13:00Z">
        <w:r w:rsidR="00B95A90" w:rsidDel="006B1E2F">
          <w:rPr>
            <w:rFonts w:ascii="Times New Roman" w:hAnsi="Times New Roman"/>
            <w:sz w:val="24"/>
            <w:szCs w:val="24"/>
          </w:rPr>
          <w:delText xml:space="preserve"> </w:delText>
        </w:r>
      </w:del>
      <w:del w:id="815" w:author="Parks, Robbie M" w:date="2018-12-05T17:01:00Z">
        <w:r w:rsidR="00B95A90" w:rsidDel="005864E5">
          <w:rPr>
            <w:rFonts w:ascii="Times New Roman" w:hAnsi="Times New Roman"/>
            <w:sz w:val="24"/>
            <w:szCs w:val="24"/>
          </w:rPr>
          <w:delText xml:space="preserve">also </w:delText>
        </w:r>
      </w:del>
      <w:del w:id="816" w:author="Parks, Robbie M" w:date="2018-12-05T17:13:00Z">
        <w:r w:rsidR="00B95A90" w:rsidDel="006B1E2F">
          <w:rPr>
            <w:rFonts w:ascii="Times New Roman" w:hAnsi="Times New Roman"/>
            <w:sz w:val="24"/>
            <w:szCs w:val="24"/>
          </w:rPr>
          <w:delText>in</w:delText>
        </w:r>
      </w:del>
      <w:del w:id="817"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818"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819" w:author="Parks, Robbie M" w:date="2018-12-05T17:17:00Z"/>
          <w:rFonts w:ascii="Times New Roman" w:hAnsi="Times New Roman"/>
          <w:sz w:val="24"/>
          <w:szCs w:val="24"/>
        </w:rPr>
      </w:pPr>
      <w:ins w:id="820" w:author="Parks, Robbie M" w:date="2018-12-05T17:21:00Z">
        <w:r>
          <w:rPr>
            <w:rFonts w:ascii="Times New Roman" w:hAnsi="Times New Roman"/>
            <w:sz w:val="24"/>
            <w:szCs w:val="24"/>
          </w:rPr>
          <w:t>Research</w:t>
        </w:r>
      </w:ins>
      <w:ins w:id="821" w:author="Parks, Robbie M" w:date="2018-12-05T17:17:00Z">
        <w:r w:rsidR="006F7CFD">
          <w:rPr>
            <w:rFonts w:ascii="Times New Roman" w:hAnsi="Times New Roman"/>
            <w:sz w:val="24"/>
            <w:szCs w:val="24"/>
          </w:rPr>
          <w:t xml:space="preserve"> in Canada </w:t>
        </w:r>
      </w:ins>
      <w:ins w:id="822" w:author="Parks, Robbie M" w:date="2018-12-05T17:21:00Z">
        <w:r>
          <w:rPr>
            <w:rFonts w:ascii="Times New Roman" w:hAnsi="Times New Roman"/>
            <w:sz w:val="24"/>
            <w:szCs w:val="24"/>
          </w:rPr>
          <w:t>has</w:t>
        </w:r>
      </w:ins>
      <w:ins w:id="823" w:author="Parks, Robbie M" w:date="2018-12-05T17:17:00Z">
        <w:r w:rsidR="006F7CFD">
          <w:rPr>
            <w:rFonts w:ascii="Times New Roman" w:hAnsi="Times New Roman"/>
            <w:sz w:val="24"/>
            <w:szCs w:val="24"/>
          </w:rPr>
          <w:t xml:space="preserve"> shown that there is m</w:t>
        </w:r>
      </w:ins>
      <w:del w:id="824"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825" w:author="Parks, Robbie M" w:date="2018-12-05T17:17:00Z">
        <w:r w:rsidR="00730CB0" w:rsidDel="006F7CFD">
          <w:rPr>
            <w:rFonts w:ascii="Times New Roman" w:hAnsi="Times New Roman"/>
            <w:sz w:val="24"/>
            <w:szCs w:val="24"/>
          </w:rPr>
          <w:delText>correlated with higher temperature</w:delText>
        </w:r>
      </w:del>
      <w:ins w:id="826"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7CA96F04" w:rsidR="0047294F" w:rsidRDefault="00E17F7C" w:rsidP="00843ACB">
      <w:pPr>
        <w:pStyle w:val="ListParagraph"/>
        <w:numPr>
          <w:ilvl w:val="0"/>
          <w:numId w:val="7"/>
        </w:numPr>
        <w:spacing w:after="0" w:line="240" w:lineRule="auto"/>
        <w:jc w:val="both"/>
        <w:rPr>
          <w:ins w:id="827" w:author="Parks, Robbie M" w:date="2018-12-05T17:22:00Z"/>
          <w:rFonts w:ascii="Times New Roman" w:hAnsi="Times New Roman"/>
          <w:sz w:val="24"/>
          <w:szCs w:val="24"/>
        </w:rPr>
      </w:pPr>
      <w:r w:rsidRPr="008D4556">
        <w:rPr>
          <w:rFonts w:ascii="Times New Roman" w:hAnsi="Times New Roman"/>
          <w:sz w:val="24"/>
          <w:szCs w:val="24"/>
        </w:rPr>
        <w:t>Young</w:t>
      </w:r>
      <w:ins w:id="828"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829" w:author="Parks, Robbie M" w:date="2018-12-05T17:22:00Z">
        <w:r w:rsidR="00D52831">
          <w:rPr>
            <w:rFonts w:ascii="Times New Roman" w:hAnsi="Times New Roman"/>
            <w:sz w:val="24"/>
            <w:szCs w:val="24"/>
          </w:rPr>
          <w:t>those over 80 years</w:t>
        </w:r>
      </w:ins>
      <w:del w:id="830"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831" w:author="Parks, Robbie M" w:date="2018-12-05T17:22:00Z">
        <w:r w:rsidR="0047294F">
          <w:rPr>
            <w:rFonts w:ascii="Times New Roman" w:hAnsi="Times New Roman"/>
            <w:sz w:val="24"/>
            <w:szCs w:val="24"/>
          </w:rPr>
          <w:t xml:space="preserve"> if amount of driving increases with temperature anomaly</w:t>
        </w:r>
      </w:ins>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0EFF9D25"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832" w:author="Parks, Robbie M" w:date="2018-12-05T17:17:00Z">
        <w:r>
          <w:rPr>
            <w:rFonts w:ascii="Times New Roman" w:hAnsi="Times New Roman"/>
            <w:sz w:val="24"/>
            <w:szCs w:val="24"/>
          </w:rPr>
          <w:t>Further, d</w:t>
        </w:r>
      </w:ins>
      <w:del w:id="833"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834"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835"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836" w:author="Parks, Robbie M" w:date="2018-12-05T17:19:00Z"/>
          <w:rFonts w:ascii="Times New Roman" w:hAnsi="Times New Roman"/>
          <w:sz w:val="24"/>
          <w:szCs w:val="24"/>
        </w:rPr>
      </w:pPr>
      <w:ins w:id="837" w:author="Parks, Robbie M" w:date="2018-12-05T17:17:00Z">
        <w:r>
          <w:rPr>
            <w:rFonts w:ascii="Times New Roman" w:hAnsi="Times New Roman"/>
            <w:sz w:val="24"/>
            <w:szCs w:val="24"/>
          </w:rPr>
          <w:t>w</w:t>
        </w:r>
      </w:ins>
      <w:del w:id="838"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839"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840"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841" w:author="Parks, Robbie M" w:date="2018-12-05T17:19:00Z"/>
          <w:rStyle w:val="Hyperlink"/>
          <w:rFonts w:ascii="Times New Roman" w:hAnsi="Times New Roman"/>
          <w:i/>
          <w:sz w:val="24"/>
          <w:szCs w:val="24"/>
        </w:rPr>
      </w:pPr>
      <w:del w:id="842"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843"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844"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845"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846" w:author="Parks, Robbie M" w:date="2018-12-05T17:23:00Z">
        <w:r w:rsidR="007E2E1B" w:rsidRPr="00636C9B" w:rsidDel="00A850C6">
          <w:rPr>
            <w:rFonts w:ascii="Times New Roman" w:hAnsi="Times New Roman"/>
            <w:sz w:val="24"/>
            <w:szCs w:val="24"/>
          </w:rPr>
          <w:delText xml:space="preserve">could </w:delText>
        </w:r>
      </w:del>
      <w:ins w:id="847"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848"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849"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850"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851" w:author="Parks, Robbie M" w:date="2018-12-05T17:30:00Z">
        <w:r w:rsidR="009B5A29" w:rsidDel="004E0D21">
          <w:rPr>
            <w:rFonts w:ascii="Times New Roman" w:hAnsi="Times New Roman"/>
            <w:sz w:val="24"/>
            <w:szCs w:val="24"/>
          </w:rPr>
          <w:delText>weather</w:delText>
        </w:r>
      </w:del>
      <w:ins w:id="852"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853" w:author="Parks, Robbie M" w:date="2018-12-05T17:23:00Z">
        <w:r w:rsidR="009B5A29" w:rsidDel="002268D5">
          <w:rPr>
            <w:rFonts w:ascii="Times New Roman" w:hAnsi="Times New Roman"/>
            <w:sz w:val="24"/>
            <w:szCs w:val="24"/>
          </w:rPr>
          <w:delText>less of a factor</w:delText>
        </w:r>
      </w:del>
      <w:ins w:id="854"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855"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856"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857" w:author="Parks, Robbie M" w:date="2018-12-05T17:28:00Z">
        <w:r w:rsidDel="00C969BF">
          <w:rPr>
            <w:rFonts w:ascii="Times New Roman" w:hAnsi="Times New Roman"/>
            <w:sz w:val="24"/>
            <w:szCs w:val="24"/>
          </w:rPr>
          <w:delText xml:space="preserve">likely </w:delText>
        </w:r>
      </w:del>
      <w:ins w:id="858" w:author="Parks, Robbie M" w:date="2018-12-05T17:28:00Z">
        <w:r w:rsidR="00C969BF">
          <w:rPr>
            <w:rFonts w:ascii="Times New Roman" w:hAnsi="Times New Roman"/>
            <w:sz w:val="24"/>
            <w:szCs w:val="24"/>
          </w:rPr>
          <w:t xml:space="preserve">popular </w:t>
        </w:r>
      </w:ins>
      <w:r>
        <w:rPr>
          <w:rFonts w:ascii="Times New Roman" w:hAnsi="Times New Roman"/>
          <w:sz w:val="24"/>
          <w:szCs w:val="24"/>
        </w:rPr>
        <w:t xml:space="preserve">in </w:t>
      </w:r>
      <w:del w:id="859"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63BE021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860" w:author="Parks, Robbie M" w:date="2018-12-05T17:24:00Z">
        <w:r w:rsidR="00F306C6">
          <w:rPr>
            <w:rFonts w:ascii="Times New Roman" w:hAnsi="Times New Roman"/>
            <w:sz w:val="24"/>
            <w:szCs w:val="24"/>
          </w:rPr>
          <w:t xml:space="preserve"> Anomalous temperature could affect the likelihood that young people </w:t>
        </w:r>
      </w:ins>
      <w:ins w:id="861" w:author="Parks, Robbie M" w:date="2018-12-05T17:25:00Z">
        <w:r w:rsidR="00F306C6">
          <w:rPr>
            <w:rFonts w:ascii="Times New Roman" w:hAnsi="Times New Roman"/>
            <w:sz w:val="24"/>
            <w:szCs w:val="24"/>
          </w:rPr>
          <w:t>swim in natural water, as those from deprived backgrounds likely not have 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862" w:author="Parks, Robbie M" w:date="2018-12-05T17:25:00Z"/>
          <w:rFonts w:ascii="Times New Roman" w:hAnsi="Times New Roman"/>
          <w:sz w:val="24"/>
          <w:szCs w:val="24"/>
        </w:rPr>
      </w:pPr>
      <w:del w:id="863"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864" w:author="Parks, Robbie M" w:date="2018-12-05T17:24:00Z"/>
          <w:rFonts w:ascii="Times New Roman" w:hAnsi="Times New Roman"/>
          <w:sz w:val="24"/>
          <w:szCs w:val="24"/>
        </w:rPr>
      </w:pPr>
      <w:del w:id="865"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866"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867" w:author="Parks, Robbie M" w:date="2018-12-05T17:27:00Z">
        <w:r>
          <w:rPr>
            <w:rFonts w:ascii="Times New Roman" w:hAnsi="Times New Roman"/>
            <w:sz w:val="24"/>
            <w:szCs w:val="24"/>
          </w:rPr>
          <w:t>There is generally m</w:t>
        </w:r>
      </w:ins>
      <w:del w:id="868"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869"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870"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871" w:author="Parks, Robbie M" w:date="2018-12-05T17:27:00Z">
        <w:r w:rsidR="00DE484C" w:rsidDel="0073193A">
          <w:rPr>
            <w:rFonts w:ascii="Times New Roman" w:hAnsi="Times New Roman"/>
            <w:sz w:val="24"/>
            <w:szCs w:val="24"/>
          </w:rPr>
          <w:delText xml:space="preserve"> </w:delText>
        </w:r>
      </w:del>
      <w:del w:id="872"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873"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874"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875" w:author="Parks, Robbie M" w:date="2018-12-05T17:27:00Z">
        <w:r>
          <w:rPr>
            <w:rFonts w:ascii="Times New Roman" w:hAnsi="Times New Roman"/>
            <w:sz w:val="24"/>
            <w:szCs w:val="24"/>
          </w:rPr>
          <w:t>, which increase</w:t>
        </w:r>
      </w:ins>
      <w:ins w:id="876" w:author="Parks, Robbie M" w:date="2018-12-05T17:30:00Z">
        <w:r w:rsidR="00CC27A3">
          <w:rPr>
            <w:rFonts w:ascii="Times New Roman" w:hAnsi="Times New Roman"/>
            <w:sz w:val="24"/>
            <w:szCs w:val="24"/>
          </w:rPr>
          <w:t>s</w:t>
        </w:r>
      </w:ins>
      <w:ins w:id="877" w:author="Parks, Robbie M" w:date="2018-12-05T17:27:00Z">
        <w:r>
          <w:rPr>
            <w:rFonts w:ascii="Times New Roman" w:hAnsi="Times New Roman"/>
            <w:sz w:val="24"/>
            <w:szCs w:val="24"/>
          </w:rPr>
          <w:t xml:space="preserve"> the </w:t>
        </w:r>
      </w:ins>
      <w:ins w:id="878" w:author="Parks, Robbie M" w:date="2018-12-05T17:30:00Z">
        <w:r w:rsidR="00CC27A3">
          <w:rPr>
            <w:rFonts w:ascii="Times New Roman" w:hAnsi="Times New Roman"/>
            <w:sz w:val="24"/>
            <w:szCs w:val="24"/>
          </w:rPr>
          <w:t>expected number</w:t>
        </w:r>
      </w:ins>
      <w:ins w:id="879" w:author="Parks, Robbie M" w:date="2018-12-05T17:27:00Z">
        <w:r>
          <w:rPr>
            <w:rFonts w:ascii="Times New Roman" w:hAnsi="Times New Roman"/>
            <w:sz w:val="24"/>
            <w:szCs w:val="24"/>
          </w:rPr>
          <w:t xml:space="preserve"> of argument</w:t>
        </w:r>
      </w:ins>
      <w:ins w:id="880" w:author="Parks, Robbie M" w:date="2018-12-05T17:30:00Z">
        <w:r w:rsidR="00CC27A3">
          <w:rPr>
            <w:rFonts w:ascii="Times New Roman" w:hAnsi="Times New Roman"/>
            <w:sz w:val="24"/>
            <w:szCs w:val="24"/>
          </w:rPr>
          <w:t>s</w:t>
        </w:r>
      </w:ins>
      <w:ins w:id="881" w:author="Parks, Robbie M" w:date="2018-12-05T17:27:00Z">
        <w:r>
          <w:rPr>
            <w:rFonts w:ascii="Times New Roman" w:hAnsi="Times New Roman"/>
            <w:sz w:val="24"/>
            <w:szCs w:val="24"/>
          </w:rPr>
          <w:t xml:space="preserve"> and conflict</w:t>
        </w:r>
      </w:ins>
      <w:ins w:id="882"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pPr>
        <w:pStyle w:val="ListParagraph"/>
        <w:numPr>
          <w:ilvl w:val="0"/>
          <w:numId w:val="7"/>
        </w:numPr>
        <w:spacing w:after="0" w:line="240" w:lineRule="auto"/>
        <w:jc w:val="both"/>
        <w:rPr>
          <w:del w:id="883" w:author="Parks, Robbie M" w:date="2018-12-05T17:27:00Z"/>
          <w:rFonts w:ascii="Times New Roman" w:hAnsi="Times New Roman"/>
          <w:sz w:val="24"/>
          <w:szCs w:val="24"/>
        </w:rPr>
      </w:pPr>
      <w:ins w:id="884" w:author="Parks, Robbie M" w:date="2018-12-05T17:30:00Z">
        <w:r>
          <w:rPr>
            <w:rFonts w:ascii="Times New Roman" w:hAnsi="Times New Roman"/>
            <w:sz w:val="24"/>
            <w:szCs w:val="24"/>
          </w:rPr>
          <w:t xml:space="preserve">The general anger levels of humans is </w:t>
        </w:r>
      </w:ins>
      <w:ins w:id="885" w:author="Parks, Robbie M" w:date="2018-12-05T17:31:00Z">
        <w:r>
          <w:rPr>
            <w:rFonts w:ascii="Times New Roman" w:hAnsi="Times New Roman"/>
            <w:sz w:val="24"/>
            <w:szCs w:val="24"/>
          </w:rPr>
          <w:t>biologically li</w:t>
        </w:r>
      </w:ins>
      <w:del w:id="886"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3D7987B"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887"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888" w:author="Parks, Robbie M" w:date="2018-12-05T17:31:00Z">
        <w:r w:rsidR="00A27E88">
          <w:rPr>
            <w:rFonts w:ascii="Times New Roman" w:hAnsi="Times New Roman"/>
            <w:sz w:val="24"/>
            <w:szCs w:val="24"/>
          </w:rPr>
          <w:t xml:space="preserve">ed </w:t>
        </w:r>
      </w:ins>
      <w:del w:id="889" w:author="Parks, Robbie M" w:date="2018-12-05T17:31:00Z">
        <w:r w:rsidRPr="00A27E88" w:rsidDel="00A27E88">
          <w:rPr>
            <w:rFonts w:ascii="Times New Roman" w:hAnsi="Times New Roman"/>
            <w:sz w:val="24"/>
            <w:szCs w:val="24"/>
          </w:rPr>
          <w:delText xml:space="preserve"> between</w:delText>
        </w:r>
      </w:del>
      <w:ins w:id="890"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891"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892"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0D1C81">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43,44&lt;/sup&gt;"},"properties":{"noteIndex":0},"schema":"https://github.com/citation-style-language/schema/raw/master/csl-citation.json"}</w:instrText>
      </w:r>
      <w:r w:rsidRPr="00A27E88">
        <w:rPr>
          <w:rFonts w:ascii="Times New Roman" w:hAnsi="Times New Roman"/>
          <w:sz w:val="24"/>
          <w:szCs w:val="24"/>
          <w:rPrChange w:id="893" w:author="Parks, Robbie M" w:date="2018-12-05T17:31:00Z">
            <w:rPr>
              <w:rFonts w:ascii="Times New Roman" w:hAnsi="Times New Roman"/>
              <w:sz w:val="24"/>
              <w:szCs w:val="24"/>
            </w:rPr>
          </w:rPrChange>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89D3F2" w:rsidR="00CF7A7B" w:rsidRPr="00A27E88" w:rsidRDefault="00A22685" w:rsidP="00A27E88">
      <w:pPr>
        <w:pStyle w:val="ListParagraph"/>
        <w:numPr>
          <w:ilvl w:val="0"/>
          <w:numId w:val="7"/>
        </w:numPr>
        <w:spacing w:after="0" w:line="240" w:lineRule="auto"/>
        <w:jc w:val="both"/>
        <w:rPr>
          <w:ins w:id="894" w:author="Parks, Robbie M" w:date="2018-12-05T17:27:00Z"/>
          <w:rFonts w:ascii="Times New Roman" w:hAnsi="Times New Roman"/>
          <w:sz w:val="24"/>
          <w:szCs w:val="24"/>
        </w:rPr>
      </w:pPr>
      <w:r>
        <w:rPr>
          <w:rFonts w:ascii="Times New Roman" w:hAnsi="Times New Roman"/>
          <w:sz w:val="24"/>
          <w:szCs w:val="24"/>
        </w:rPr>
        <w:t>Higher temperatures also cause</w:t>
      </w:r>
      <w:ins w:id="895"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896"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897"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41,42&lt;/sup&gt;"},"properties":{"noteIndex":0},"schema":"https://github.com/citation-style-language/schema/raw/master/csl-citation.json"}</w:instrText>
      </w:r>
      <w:ins w:id="898" w:author="Parks, Robbie M" w:date="2018-12-05T17:27:00Z">
        <w:r w:rsidR="00CF7A7B" w:rsidRPr="00A27E88">
          <w:rPr>
            <w:rFonts w:ascii="Times New Roman" w:hAnsi="Times New Roman"/>
            <w:sz w:val="24"/>
            <w:szCs w:val="24"/>
            <w:rPrChange w:id="899" w:author="Parks, Robbie M" w:date="2018-12-05T17:31:00Z">
              <w:rPr>
                <w:rFonts w:ascii="Times New Roman" w:hAnsi="Times New Roman"/>
                <w:sz w:val="24"/>
                <w:szCs w:val="24"/>
              </w:rPr>
            </w:rPrChange>
          </w:rPr>
          <w:fldChar w:fldCharType="separate"/>
        </w:r>
      </w:ins>
      <w:r w:rsidR="000D1C81" w:rsidRPr="000D1C81">
        <w:rPr>
          <w:rFonts w:ascii="Times New Roman" w:hAnsi="Times New Roman"/>
          <w:noProof/>
          <w:sz w:val="24"/>
          <w:szCs w:val="24"/>
          <w:vertAlign w:val="superscript"/>
        </w:rPr>
        <w:t>43,44</w:t>
      </w:r>
      <w:ins w:id="900"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901" w:author="Parks, Robbie M" w:date="2018-12-05T17:28:00Z"/>
          <w:rFonts w:ascii="Times New Roman" w:hAnsi="Times New Roman"/>
          <w:sz w:val="24"/>
          <w:szCs w:val="24"/>
        </w:rPr>
      </w:pPr>
      <w:ins w:id="902"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903" w:author="Parks, Robbie M" w:date="2018-12-05T17:31:00Z">
        <w:r>
          <w:rPr>
            <w:rFonts w:ascii="Times New Roman" w:hAnsi="Times New Roman"/>
            <w:color w:val="000000" w:themeColor="text1"/>
            <w:sz w:val="24"/>
            <w:szCs w:val="24"/>
          </w:rPr>
          <w:t>t</w:t>
        </w:r>
      </w:ins>
      <w:del w:id="904"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905" w:author="Parks, Robbie M" w:date="2018-12-05T17:32:00Z">
        <w:r w:rsidR="003A470E" w:rsidRPr="003A470E" w:rsidDel="00044C7C">
          <w:rPr>
            <w:rFonts w:ascii="Times New Roman" w:hAnsi="Times New Roman"/>
            <w:color w:val="000000" w:themeColor="text1"/>
            <w:sz w:val="24"/>
            <w:szCs w:val="24"/>
          </w:rPr>
          <w:delText>indirectly examine</w:delText>
        </w:r>
      </w:del>
      <w:ins w:id="906"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907" w:author="Parks, Robbie M" w:date="2018-12-05T17:32:00Z">
        <w:r w:rsidR="003A470E" w:rsidRPr="003A470E" w:rsidDel="00044C7C">
          <w:rPr>
            <w:rFonts w:ascii="Times New Roman" w:hAnsi="Times New Roman"/>
            <w:color w:val="000000" w:themeColor="text1"/>
            <w:sz w:val="24"/>
            <w:szCs w:val="24"/>
          </w:rPr>
          <w:delText xml:space="preserve">of </w:delText>
        </w:r>
      </w:del>
      <w:ins w:id="908"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909" w:author="Parks, Robbie M" w:date="2018-12-05T17:32:00Z"/>
          <w:rFonts w:ascii="Times New Roman" w:hAnsi="Times New Roman"/>
          <w:i/>
          <w:sz w:val="24"/>
          <w:szCs w:val="24"/>
        </w:rPr>
      </w:pPr>
      <w:del w:id="910"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911"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912" w:author="Parks, Robbie M" w:date="2018-12-05T12:20:00Z"/>
          <w:rFonts w:ascii="Times New Roman" w:hAnsi="Times New Roman"/>
          <w:sz w:val="24"/>
          <w:szCs w:val="24"/>
        </w:rPr>
      </w:pPr>
      <w:ins w:id="913" w:author="Parks, Robbie M" w:date="2018-12-05T17:32:00Z">
        <w:r>
          <w:rPr>
            <w:rFonts w:ascii="Times New Roman" w:hAnsi="Times New Roman"/>
            <w:sz w:val="24"/>
            <w:szCs w:val="24"/>
          </w:rPr>
          <w:t>A recent study has also demonstrated</w:t>
        </w:r>
      </w:ins>
      <w:ins w:id="914"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915" w:author="Parks, Robbie M" w:date="2018-12-05T17:32:00Z">
        <w:r w:rsidR="00DD39F1" w:rsidDel="009A2E6F">
          <w:rPr>
            <w:rFonts w:ascii="Times New Roman" w:hAnsi="Times New Roman"/>
            <w:sz w:val="24"/>
            <w:szCs w:val="24"/>
          </w:rPr>
          <w:delText>R</w:delText>
        </w:r>
      </w:del>
      <w:del w:id="916"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917"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918" w:author="Parks, Robbie M" w:date="2018-12-05T12:20:00Z"/>
          <w:rFonts w:ascii="Times New Roman" w:hAnsi="Times New Roman"/>
          <w:sz w:val="24"/>
          <w:szCs w:val="24"/>
        </w:rPr>
      </w:pPr>
    </w:p>
    <w:p w14:paraId="0F2F63B0" w14:textId="77777777" w:rsidR="0097710E" w:rsidRDefault="0097710E">
      <w:pPr>
        <w:spacing w:after="0" w:line="480" w:lineRule="auto"/>
        <w:jc w:val="both"/>
        <w:outlineLvl w:val="0"/>
        <w:rPr>
          <w:ins w:id="919" w:author="Parks, Robbie M" w:date="2018-12-05T16:44:00Z"/>
          <w:rFonts w:ascii="Times New Roman" w:hAnsi="Times New Roman"/>
          <w:sz w:val="24"/>
          <w:szCs w:val="24"/>
        </w:rPr>
        <w:pPrChange w:id="920"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921" w:author="Parks, Robbie M" w:date="2018-12-05T11:39:00Z"/>
          <w:rFonts w:ascii="Times New Roman" w:hAnsi="Times New Roman"/>
          <w:b/>
          <w:color w:val="000000" w:themeColor="text1"/>
          <w:sz w:val="24"/>
          <w:szCs w:val="24"/>
        </w:rPr>
      </w:pPr>
      <w:ins w:id="922" w:author="Parks, Robbie M" w:date="2018-12-05T11:39:00Z">
        <w:r w:rsidRPr="00636C9B">
          <w:rPr>
            <w:rFonts w:ascii="Times New Roman" w:hAnsi="Times New Roman"/>
            <w:b/>
            <w:color w:val="000000" w:themeColor="text1"/>
            <w:sz w:val="24"/>
            <w:szCs w:val="24"/>
          </w:rPr>
          <w:lastRenderedPageBreak/>
          <w:t>Methods</w:t>
        </w:r>
      </w:ins>
    </w:p>
    <w:p w14:paraId="45AFF055" w14:textId="77777777" w:rsidR="00FA3851" w:rsidRPr="00636C9B" w:rsidRDefault="00FA3851" w:rsidP="00FA3851">
      <w:pPr>
        <w:spacing w:after="0" w:line="480" w:lineRule="auto"/>
        <w:jc w:val="both"/>
        <w:rPr>
          <w:ins w:id="923" w:author="Parks, Robbie M" w:date="2018-12-05T11:39:00Z"/>
          <w:rFonts w:ascii="Times New Roman" w:hAnsi="Times New Roman"/>
          <w:i/>
          <w:color w:val="000000" w:themeColor="text1"/>
          <w:sz w:val="24"/>
          <w:szCs w:val="24"/>
        </w:rPr>
      </w:pPr>
      <w:ins w:id="924"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925" w:author="Parks, Robbie M" w:date="2018-12-05T12:17:00Z"/>
          <w:rFonts w:ascii="Times New Roman" w:hAnsi="Times New Roman"/>
          <w:color w:val="000000" w:themeColor="text1"/>
          <w:sz w:val="24"/>
          <w:szCs w:val="24"/>
        </w:rPr>
      </w:pPr>
      <w:ins w:id="926"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927" w:author="Parks, Robbie M" w:date="2018-12-05T14:09:00Z">
        <w:r>
          <w:rPr>
            <w:rFonts w:ascii="Times New Roman" w:hAnsi="Times New Roman"/>
            <w:color w:val="000000" w:themeColor="text1"/>
            <w:sz w:val="24"/>
            <w:szCs w:val="24"/>
          </w:rPr>
          <w:t xml:space="preserve">commonly </w:t>
        </w:r>
      </w:ins>
      <w:ins w:id="928"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929" w:author="Parks, Robbie M" w:date="2018-12-05T11:39:00Z">
        <w:r w:rsidR="00FA3851">
          <w:rPr>
            <w:rFonts w:ascii="Times New Roman" w:hAnsi="Times New Roman"/>
            <w:color w:val="000000" w:themeColor="text1"/>
            <w:sz w:val="24"/>
            <w:szCs w:val="24"/>
          </w:rPr>
          <w:t>Our aim</w:t>
        </w:r>
      </w:ins>
      <w:ins w:id="930" w:author="Parks, Robbie M" w:date="2018-12-05T13:41:00Z">
        <w:r w:rsidR="008D6D4A">
          <w:rPr>
            <w:rFonts w:ascii="Times New Roman" w:hAnsi="Times New Roman"/>
            <w:color w:val="000000" w:themeColor="text1"/>
            <w:sz w:val="24"/>
            <w:szCs w:val="24"/>
          </w:rPr>
          <w:t>, therefore,</w:t>
        </w:r>
      </w:ins>
      <w:ins w:id="931" w:author="Parks, Robbie M" w:date="2018-12-05T11:39:00Z">
        <w:r w:rsidR="00FA3851">
          <w:rPr>
            <w:rFonts w:ascii="Times New Roman" w:hAnsi="Times New Roman"/>
            <w:color w:val="000000" w:themeColor="text1"/>
            <w:sz w:val="24"/>
            <w:szCs w:val="24"/>
          </w:rPr>
          <w:t xml:space="preserve"> was to </w:t>
        </w:r>
      </w:ins>
      <w:ins w:id="932"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933" w:author="Parks, Robbie M" w:date="2018-12-05T11:39:00Z">
        <w:r w:rsidR="00FA3851">
          <w:rPr>
            <w:rFonts w:ascii="Times New Roman" w:hAnsi="Times New Roman"/>
            <w:color w:val="000000" w:themeColor="text1"/>
            <w:sz w:val="24"/>
            <w:szCs w:val="24"/>
          </w:rPr>
          <w:t xml:space="preserve"> the </w:t>
        </w:r>
      </w:ins>
      <w:ins w:id="934" w:author="Parks, Robbie M" w:date="2018-12-05T12:12:00Z">
        <w:r w:rsidR="00A17AFD">
          <w:rPr>
            <w:rFonts w:ascii="Times New Roman" w:hAnsi="Times New Roman"/>
            <w:color w:val="000000" w:themeColor="text1"/>
            <w:sz w:val="24"/>
            <w:szCs w:val="24"/>
          </w:rPr>
          <w:t xml:space="preserve">injury </w:t>
        </w:r>
      </w:ins>
      <w:ins w:id="935"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936" w:author="Parks, Robbie M" w:date="2018-12-05T12:16:00Z">
        <w:r w:rsidR="00AD6E38">
          <w:rPr>
            <w:rFonts w:ascii="Times New Roman" w:hAnsi="Times New Roman"/>
            <w:color w:val="000000" w:themeColor="text1"/>
            <w:sz w:val="24"/>
            <w:szCs w:val="24"/>
          </w:rPr>
          <w:t xml:space="preserve"> in the contiguous USA</w:t>
        </w:r>
      </w:ins>
      <w:ins w:id="937" w:author="Parks, Robbie M" w:date="2018-12-05T12:17:00Z">
        <w:r w:rsidR="005B3B86">
          <w:rPr>
            <w:rFonts w:ascii="Times New Roman" w:hAnsi="Times New Roman"/>
            <w:color w:val="000000" w:themeColor="text1"/>
            <w:sz w:val="24"/>
            <w:szCs w:val="24"/>
          </w:rPr>
          <w:t xml:space="preserve"> (i.e., excluding Alaska and Hawaii)</w:t>
        </w:r>
      </w:ins>
      <w:ins w:id="938"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939"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940" w:author="Parks, Robbie M" w:date="2018-12-05T11:39:00Z"/>
          <w:rFonts w:ascii="Times New Roman" w:hAnsi="Times New Roman"/>
          <w:color w:val="000000" w:themeColor="text1"/>
          <w:sz w:val="24"/>
          <w:szCs w:val="24"/>
        </w:rPr>
      </w:pPr>
      <w:ins w:id="941" w:author="Parks, Robbie M" w:date="2018-12-05T11:39:00Z">
        <w:r>
          <w:rPr>
            <w:rFonts w:ascii="Times New Roman" w:hAnsi="Times New Roman"/>
            <w:color w:val="000000" w:themeColor="text1"/>
            <w:sz w:val="24"/>
            <w:szCs w:val="24"/>
          </w:rPr>
          <w:t xml:space="preserve">To achieve </w:t>
        </w:r>
      </w:ins>
      <w:ins w:id="942" w:author="Parks, Robbie M" w:date="2018-12-05T13:34:00Z">
        <w:r w:rsidR="00BB295A">
          <w:rPr>
            <w:rFonts w:ascii="Times New Roman" w:hAnsi="Times New Roman"/>
            <w:color w:val="000000" w:themeColor="text1"/>
            <w:sz w:val="24"/>
            <w:szCs w:val="24"/>
          </w:rPr>
          <w:t>our</w:t>
        </w:r>
      </w:ins>
      <w:ins w:id="943"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944" w:author="Parks, Robbie M" w:date="2018-12-05T13:25:00Z">
        <w:r w:rsidR="00792774">
          <w:rPr>
            <w:rFonts w:ascii="Times New Roman" w:hAnsi="Times New Roman"/>
            <w:color w:val="000000" w:themeColor="text1"/>
            <w:sz w:val="24"/>
            <w:szCs w:val="24"/>
          </w:rPr>
          <w:t xml:space="preserve">temperature </w:t>
        </w:r>
      </w:ins>
      <w:ins w:id="945"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946" w:author="Parks, Robbie M" w:date="2018-12-05T13:25:00Z">
        <w:r w:rsidR="00786C9A">
          <w:rPr>
            <w:rFonts w:ascii="Times New Roman" w:hAnsi="Times New Roman"/>
            <w:color w:val="000000" w:themeColor="text1"/>
            <w:sz w:val="24"/>
            <w:szCs w:val="24"/>
          </w:rPr>
          <w:t xml:space="preserve"> temperature</w:t>
        </w:r>
      </w:ins>
      <w:ins w:id="947"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948" w:author="Parks, Robbie M" w:date="2018-12-05T13:25:00Z">
        <w:r w:rsidR="00C3770F">
          <w:rPr>
            <w:rFonts w:ascii="Times New Roman" w:hAnsi="Times New Roman"/>
            <w:color w:val="000000" w:themeColor="text1"/>
            <w:sz w:val="24"/>
            <w:szCs w:val="24"/>
          </w:rPr>
          <w:t xml:space="preserve">temperature </w:t>
        </w:r>
      </w:ins>
      <w:ins w:id="949" w:author="Parks, Robbie M" w:date="2018-12-05T11:39:00Z">
        <w:r>
          <w:rPr>
            <w:rFonts w:ascii="Times New Roman" w:hAnsi="Times New Roman"/>
            <w:color w:val="000000" w:themeColor="text1"/>
            <w:sz w:val="24"/>
            <w:szCs w:val="24"/>
          </w:rPr>
          <w:t>anomalies than one with lower but more inter-annually variable</w:t>
        </w:r>
      </w:ins>
      <w:ins w:id="950" w:author="Parks, Robbie M" w:date="2018-12-05T12:54:00Z">
        <w:r w:rsidR="007D7D91">
          <w:rPr>
            <w:rFonts w:ascii="Times New Roman" w:hAnsi="Times New Roman"/>
            <w:color w:val="000000" w:themeColor="text1"/>
            <w:sz w:val="24"/>
            <w:szCs w:val="24"/>
          </w:rPr>
          <w:t xml:space="preserve"> absolute</w:t>
        </w:r>
      </w:ins>
      <w:ins w:id="951"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952"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953" w:author="Parks, Robbie M" w:date="2018-12-05T11:39:00Z"/>
          <w:rFonts w:ascii="Times New Roman" w:hAnsi="Times New Roman"/>
          <w:color w:val="000000" w:themeColor="text1"/>
          <w:sz w:val="24"/>
          <w:szCs w:val="24"/>
        </w:rPr>
      </w:pPr>
      <w:ins w:id="954" w:author="Parks, Robbie M" w:date="2018-12-05T13:24:00Z">
        <w:r>
          <w:rPr>
            <w:rFonts w:ascii="Times New Roman" w:hAnsi="Times New Roman"/>
            <w:color w:val="000000" w:themeColor="text1"/>
            <w:sz w:val="24"/>
            <w:szCs w:val="24"/>
          </w:rPr>
          <w:t xml:space="preserve">Here, </w:t>
        </w:r>
      </w:ins>
      <w:ins w:id="955"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956" w:author="Parks, Robbie M" w:date="2018-12-05T13:25:00Z">
        <w:r w:rsidR="00792774">
          <w:rPr>
            <w:rFonts w:ascii="Times New Roman" w:hAnsi="Times New Roman"/>
            <w:color w:val="000000" w:themeColor="text1"/>
            <w:sz w:val="24"/>
            <w:szCs w:val="24"/>
          </w:rPr>
          <w:t xml:space="preserve">temperature </w:t>
        </w:r>
      </w:ins>
      <w:ins w:id="957" w:author="Parks, Robbie M" w:date="2018-12-05T11:39:00Z">
        <w:r w:rsidR="00FA3851">
          <w:rPr>
            <w:rFonts w:ascii="Times New Roman" w:hAnsi="Times New Roman"/>
            <w:color w:val="000000" w:themeColor="text1"/>
            <w:sz w:val="24"/>
            <w:szCs w:val="24"/>
          </w:rPr>
          <w:t xml:space="preserve">anomaly </w:t>
        </w:r>
      </w:ins>
      <w:ins w:id="958" w:author="Parks, Robbie M" w:date="2018-12-05T13:41:00Z">
        <w:r w:rsidR="00A35D0B">
          <w:rPr>
            <w:rFonts w:ascii="Times New Roman" w:hAnsi="Times New Roman"/>
            <w:color w:val="000000" w:themeColor="text1"/>
            <w:sz w:val="24"/>
            <w:szCs w:val="24"/>
          </w:rPr>
          <w:t>using</w:t>
        </w:r>
      </w:ins>
      <w:ins w:id="959"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960"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961"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962" w:author="Parks, Robbie M" w:date="2018-12-05T13:42:00Z">
        <w:r w:rsidR="00353CA6">
          <w:rPr>
            <w:rFonts w:ascii="Times New Roman" w:hAnsi="Times New Roman"/>
            <w:color w:val="000000" w:themeColor="text1"/>
            <w:sz w:val="24"/>
            <w:szCs w:val="24"/>
          </w:rPr>
          <w:t>our</w:t>
        </w:r>
      </w:ins>
      <w:ins w:id="963"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964" w:author="Parks, Robbie M" w:date="2018-12-05T12:02:00Z">
        <w:r w:rsidR="00D82A60">
          <w:rPr>
            <w:rFonts w:ascii="Times New Roman" w:hAnsi="Times New Roman"/>
            <w:color w:val="000000" w:themeColor="text1"/>
            <w:sz w:val="24"/>
            <w:szCs w:val="24"/>
          </w:rPr>
          <w:t>, state</w:t>
        </w:r>
      </w:ins>
      <w:ins w:id="965" w:author="Parks, Robbie M" w:date="2018-12-05T11:39:00Z">
        <w:r w:rsidR="00FA3851" w:rsidRPr="00636C9B">
          <w:rPr>
            <w:rFonts w:ascii="Times New Roman" w:hAnsi="Times New Roman"/>
            <w:color w:val="000000" w:themeColor="text1"/>
            <w:sz w:val="24"/>
            <w:szCs w:val="24"/>
          </w:rPr>
          <w:t xml:space="preserve"> and month, from a</w:t>
        </w:r>
      </w:ins>
      <w:ins w:id="966" w:author="Parks, Robbie M" w:date="2018-12-05T13:45:00Z">
        <w:r w:rsidR="00F779BC">
          <w:rPr>
            <w:rFonts w:ascii="Times New Roman" w:hAnsi="Times New Roman"/>
            <w:color w:val="000000" w:themeColor="text1"/>
            <w:sz w:val="24"/>
            <w:szCs w:val="24"/>
          </w:rPr>
          <w:t xml:space="preserve"> temperature</w:t>
        </w:r>
      </w:ins>
      <w:ins w:id="967"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968" w:author="Parks, Robbie M" w:date="2018-12-05T13:45:00Z">
        <w:r w:rsidR="00F779BC">
          <w:rPr>
            <w:rFonts w:ascii="Times New Roman" w:hAnsi="Times New Roman"/>
            <w:color w:val="000000" w:themeColor="text1"/>
            <w:sz w:val="24"/>
            <w:szCs w:val="24"/>
          </w:rPr>
          <w:t xml:space="preserve">of </w:t>
        </w:r>
      </w:ins>
      <w:ins w:id="969" w:author="Parks, Robbie M" w:date="2018-12-05T12:02:00Z">
        <w:r w:rsidR="00CF4C1A">
          <w:rPr>
            <w:rFonts w:ascii="Times New Roman" w:hAnsi="Times New Roman"/>
            <w:color w:val="000000" w:themeColor="text1"/>
            <w:sz w:val="24"/>
            <w:szCs w:val="24"/>
          </w:rPr>
          <w:t>+</w:t>
        </w:r>
      </w:ins>
      <w:ins w:id="970"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971"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972" w:author="Parks, Robbie M" w:date="2018-12-05T11:39:00Z"/>
          <w:rFonts w:ascii="Times New Roman" w:hAnsi="Times New Roman"/>
          <w:i/>
          <w:color w:val="000000" w:themeColor="text1"/>
          <w:sz w:val="24"/>
          <w:szCs w:val="24"/>
        </w:rPr>
      </w:pPr>
      <w:ins w:id="973" w:author="Parks, Robbie M" w:date="2018-12-05T11:39:00Z">
        <w:r>
          <w:rPr>
            <w:rFonts w:ascii="Times New Roman" w:hAnsi="Times New Roman"/>
            <w:i/>
            <w:color w:val="000000" w:themeColor="text1"/>
            <w:sz w:val="24"/>
            <w:szCs w:val="24"/>
          </w:rPr>
          <w:t>Data sources</w:t>
        </w:r>
      </w:ins>
    </w:p>
    <w:p w14:paraId="6AD2E7A2" w14:textId="705D54D0" w:rsidR="00B54EF3" w:rsidRDefault="00FA3851" w:rsidP="00FA3851">
      <w:pPr>
        <w:spacing w:after="0" w:line="480" w:lineRule="auto"/>
        <w:jc w:val="both"/>
        <w:rPr>
          <w:ins w:id="974" w:author="Parks, Robbie M" w:date="2018-12-05T13:06:00Z"/>
          <w:rStyle w:val="apple-style-span"/>
          <w:rFonts w:ascii="Times New Roman" w:hAnsi="Times New Roman"/>
          <w:color w:val="000000" w:themeColor="text1"/>
          <w:sz w:val="24"/>
          <w:szCs w:val="24"/>
        </w:rPr>
      </w:pPr>
      <w:ins w:id="975" w:author="Parks, Robbie M" w:date="2018-12-05T11:39:00Z">
        <w:r w:rsidRPr="00636C9B">
          <w:rPr>
            <w:rStyle w:val="apple-style-span"/>
            <w:rFonts w:ascii="Times New Roman" w:hAnsi="Times New Roman"/>
            <w:color w:val="000000" w:themeColor="text1"/>
            <w:sz w:val="24"/>
            <w:szCs w:val="24"/>
          </w:rPr>
          <w:t>We used data on deaths</w:t>
        </w:r>
      </w:ins>
      <w:ins w:id="976"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977" w:author="Parks, Robbie M" w:date="2018-12-05T13:07:00Z">
        <w:r w:rsidR="00B54EF3">
          <w:rPr>
            <w:rStyle w:val="apple-style-span"/>
            <w:rFonts w:ascii="Times New Roman" w:hAnsi="Times New Roman"/>
            <w:color w:val="000000" w:themeColor="text1"/>
            <w:sz w:val="24"/>
            <w:szCs w:val="24"/>
          </w:rPr>
          <w:t>state</w:t>
        </w:r>
      </w:ins>
      <w:ins w:id="978" w:author="Parks, Robbie M" w:date="2018-12-05T13:04:00Z">
        <w:r w:rsidR="00AD5AED">
          <w:rPr>
            <w:rStyle w:val="apple-style-span"/>
            <w:rFonts w:ascii="Times New Roman" w:hAnsi="Times New Roman"/>
            <w:color w:val="000000" w:themeColor="text1"/>
            <w:sz w:val="24"/>
            <w:szCs w:val="24"/>
          </w:rPr>
          <w:t xml:space="preserve"> of residence</w:t>
        </w:r>
      </w:ins>
      <w:ins w:id="979"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980" w:author="Parks, Robbie M" w:date="2018-12-05T13:04:00Z">
        <w:r w:rsidR="00AD5AED">
          <w:rPr>
            <w:rStyle w:val="apple-style-span"/>
            <w:rFonts w:ascii="Times New Roman" w:hAnsi="Times New Roman"/>
            <w:color w:val="000000" w:themeColor="text1"/>
            <w:sz w:val="24"/>
            <w:szCs w:val="24"/>
          </w:rPr>
          <w:t>through</w:t>
        </w:r>
      </w:ins>
      <w:ins w:id="981"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982" w:author="Parks, Robbie M" w:date="2018-12-05T13:26:00Z">
        <w:r w:rsidR="00752BA5">
          <w:rPr>
            <w:rStyle w:val="apple-style-span"/>
            <w:rFonts w:ascii="Times New Roman" w:hAnsi="Times New Roman"/>
            <w:color w:val="000000" w:themeColor="text1"/>
            <w:sz w:val="24"/>
            <w:szCs w:val="24"/>
          </w:rPr>
          <w:lastRenderedPageBreak/>
          <w:t>(</w:t>
        </w:r>
      </w:ins>
      <w:ins w:id="983"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984" w:author="Parks, Robbie M" w:date="2018-12-05T13:26:00Z">
        <w:r w:rsidR="00752BA5">
          <w:rPr>
            <w:rStyle w:val="apple-style-span"/>
            <w:rFonts w:ascii="Times New Roman" w:hAnsi="Times New Roman"/>
            <w:color w:val="000000" w:themeColor="text1"/>
            <w:sz w:val="24"/>
            <w:szCs w:val="24"/>
          </w:rPr>
          <w:t xml:space="preserve">) </w:t>
        </w:r>
      </w:ins>
      <w:ins w:id="985"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986" w:author="Parks, Robbie M" w:date="2018-12-05T13:07:00Z">
        <w:r w:rsidR="00B54EF3" w:rsidRPr="00636C9B">
          <w:rPr>
            <w:rFonts w:ascii="Times New Roman" w:hAnsi="Times New Roman"/>
            <w:color w:val="000000" w:themeColor="text1"/>
            <w:sz w:val="24"/>
            <w:szCs w:val="24"/>
          </w:rPr>
          <w:t>for 1990 to 2016</w:t>
        </w:r>
      </w:ins>
      <w:ins w:id="987" w:author="Parks, Robbie M" w:date="2018-12-05T13:26:00Z">
        <w:r w:rsidR="00752BA5">
          <w:rPr>
            <w:rFonts w:ascii="Times New Roman" w:hAnsi="Times New Roman"/>
            <w:color w:val="000000" w:themeColor="text1"/>
            <w:sz w:val="24"/>
            <w:szCs w:val="24"/>
          </w:rPr>
          <w:t xml:space="preserve"> (</w:t>
        </w:r>
      </w:ins>
      <w:ins w:id="988"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989" w:author="Parks, Robbie M" w:date="2018-12-05T13:26:00Z">
        <w:r w:rsidR="00752BA5">
          <w:rPr>
            <w:rFonts w:ascii="Times New Roman" w:hAnsi="Times New Roman"/>
            <w:color w:val="000000" w:themeColor="text1"/>
            <w:sz w:val="24"/>
            <w:szCs w:val="24"/>
          </w:rPr>
          <w:t>)</w:t>
        </w:r>
      </w:ins>
      <w:ins w:id="990"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991" w:author="Parks, Robbie M" w:date="2018-12-05T13:30:00Z">
        <w:r w:rsidR="00ED057C">
          <w:rPr>
            <w:rFonts w:ascii="Times New Roman" w:hAnsi="Times New Roman"/>
            <w:color w:val="000000" w:themeColor="text1"/>
            <w:sz w:val="24"/>
            <w:szCs w:val="24"/>
          </w:rPr>
          <w:t xml:space="preserve"> (</w:t>
        </w:r>
      </w:ins>
      <w:ins w:id="992"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993"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994"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995" w:author="Parks, Robbie M" w:date="2018-12-05T13:30:00Z">
        <w:r w:rsidR="00C2431E" w:rsidRPr="000421EF">
          <w:rPr>
            <w:rStyle w:val="Hyperlink"/>
            <w:rFonts w:ascii="Times New Roman" w:hAnsi="Times New Roman"/>
            <w:sz w:val="24"/>
            <w:szCs w:val="24"/>
          </w:rPr>
          <w:t>https://www.census.gov/data/tables/time-series/demo/popest/1980s-county.html)</w:t>
        </w:r>
      </w:ins>
      <w:ins w:id="996" w:author="Parks, Robbie M" w:date="2018-12-05T13:47:00Z">
        <w:r w:rsidR="00C2431E">
          <w:rPr>
            <w:rFonts w:ascii="Times New Roman" w:hAnsi="Times New Roman"/>
            <w:color w:val="000000" w:themeColor="text1"/>
            <w:sz w:val="24"/>
            <w:szCs w:val="24"/>
          </w:rPr>
          <w:fldChar w:fldCharType="end"/>
        </w:r>
      </w:ins>
      <w:ins w:id="997" w:author="Parks, Robbie M" w:date="2018-12-05T13:07:00Z">
        <w:r w:rsidR="00B54EF3" w:rsidRPr="00636C9B">
          <w:rPr>
            <w:rFonts w:ascii="Times New Roman" w:hAnsi="Times New Roman"/>
            <w:color w:val="000000" w:themeColor="text1"/>
            <w:sz w:val="24"/>
            <w:szCs w:val="24"/>
          </w:rPr>
          <w:t>.</w:t>
        </w:r>
      </w:ins>
      <w:ins w:id="998"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999"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1000" w:author="Parks, Robbie M" w:date="2018-12-05T11:39:00Z"/>
          <w:rStyle w:val="apple-style-span"/>
          <w:rFonts w:ascii="Times New Roman" w:hAnsi="Times New Roman"/>
          <w:color w:val="000000" w:themeColor="text1"/>
          <w:sz w:val="24"/>
          <w:szCs w:val="24"/>
        </w:rPr>
      </w:pPr>
      <w:ins w:id="1001"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1002" w:author="Parks, Robbie M" w:date="2018-12-05T17:49:00Z">
        <w:r w:rsidR="00503875">
          <w:rPr>
            <w:rStyle w:val="apple-style-span"/>
            <w:rFonts w:ascii="Times New Roman" w:hAnsi="Times New Roman"/>
            <w:color w:val="000000" w:themeColor="text1"/>
            <w:sz w:val="24"/>
            <w:szCs w:val="24"/>
          </w:rPr>
          <w:t>1,329,200</w:t>
        </w:r>
      </w:ins>
      <w:ins w:id="1003" w:author="Parks, Robbie M" w:date="2018-12-05T11:39:00Z">
        <w:r>
          <w:rPr>
            <w:rStyle w:val="apple-style-span"/>
            <w:rFonts w:ascii="Times New Roman" w:hAnsi="Times New Roman"/>
            <w:color w:val="000000" w:themeColor="text1"/>
            <w:sz w:val="24"/>
            <w:szCs w:val="24"/>
          </w:rPr>
          <w:t xml:space="preserve"> deaths</w:t>
        </w:r>
      </w:ins>
      <w:ins w:id="1004" w:author="Parks, Robbie M" w:date="2018-12-05T13:05:00Z">
        <w:r w:rsidR="005C5A8B">
          <w:rPr>
            <w:rStyle w:val="apple-style-span"/>
            <w:rFonts w:ascii="Times New Roman" w:hAnsi="Times New Roman"/>
            <w:color w:val="000000" w:themeColor="text1"/>
            <w:sz w:val="24"/>
            <w:szCs w:val="24"/>
          </w:rPr>
          <w:t xml:space="preserve"> or </w:t>
        </w:r>
      </w:ins>
      <w:ins w:id="1005" w:author="Parks, Robbie M" w:date="2018-12-05T17:49:00Z">
        <w:r w:rsidR="00503875">
          <w:rPr>
            <w:rStyle w:val="apple-style-span"/>
            <w:rFonts w:ascii="Times New Roman" w:hAnsi="Times New Roman"/>
            <w:color w:val="000000" w:themeColor="text1"/>
            <w:sz w:val="24"/>
            <w:szCs w:val="24"/>
          </w:rPr>
          <w:t>23</w:t>
        </w:r>
      </w:ins>
      <w:ins w:id="1006" w:author="Parks, Robbie M" w:date="2018-12-05T13:05:00Z">
        <w:r w:rsidR="009314BF">
          <w:rPr>
            <w:rStyle w:val="apple-style-span"/>
            <w:rFonts w:ascii="Times New Roman" w:hAnsi="Times New Roman"/>
            <w:color w:val="000000" w:themeColor="text1"/>
            <w:sz w:val="24"/>
            <w:szCs w:val="24"/>
          </w:rPr>
          <w:t xml:space="preserve">% of </w:t>
        </w:r>
      </w:ins>
      <w:ins w:id="1007" w:author="Parks, Robbie M" w:date="2018-12-05T13:07:00Z">
        <w:r w:rsidR="009D20FA">
          <w:rPr>
            <w:rStyle w:val="apple-style-span"/>
            <w:rFonts w:ascii="Times New Roman" w:hAnsi="Times New Roman"/>
            <w:color w:val="000000" w:themeColor="text1"/>
            <w:sz w:val="24"/>
            <w:szCs w:val="24"/>
          </w:rPr>
          <w:t>total injury deaths</w:t>
        </w:r>
      </w:ins>
      <w:ins w:id="1008"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1009"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1010" w:author="Parks, Robbie M" w:date="2018-12-05T11:39:00Z"/>
          <w:rFonts w:ascii="Times New Roman" w:hAnsi="Times New Roman"/>
          <w:color w:val="000000" w:themeColor="text1"/>
          <w:sz w:val="24"/>
          <w:szCs w:val="24"/>
        </w:rPr>
      </w:pPr>
    </w:p>
    <w:p w14:paraId="1C9A2BA9" w14:textId="47FE2C9B" w:rsidR="00012335" w:rsidRDefault="00FA31D5">
      <w:pPr>
        <w:spacing w:after="0" w:line="480" w:lineRule="auto"/>
        <w:jc w:val="both"/>
        <w:rPr>
          <w:ins w:id="1011" w:author="Parks, Robbie M" w:date="2018-12-05T14:11:00Z"/>
          <w:rFonts w:ascii="Times New Roman" w:eastAsiaTheme="minorHAnsi" w:hAnsi="Times New Roman"/>
          <w:sz w:val="24"/>
          <w:szCs w:val="24"/>
          <w:lang w:eastAsia="en-GB"/>
        </w:rPr>
        <w:pPrChange w:id="1012" w:author="Parks, Robbie M" w:date="2018-12-05T14:09:00Z">
          <w:pPr>
            <w:spacing w:after="0" w:line="480" w:lineRule="auto"/>
            <w:jc w:val="both"/>
            <w:outlineLvl w:val="0"/>
          </w:pPr>
        </w:pPrChange>
      </w:pPr>
      <w:ins w:id="1013"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ins>
      <w:ins w:id="1014" w:author="Tamura-Wicks, Helen M" w:date="2018-12-06T19:16:00Z">
        <w:r w:rsidR="00B65059">
          <w:rPr>
            <w:rFonts w:ascii="Times New Roman" w:hAnsi="Times New Roman"/>
            <w:color w:val="000000" w:themeColor="text1"/>
            <w:sz w:val="24"/>
            <w:szCs w:val="24"/>
          </w:rPr>
          <w:t xml:space="preserve">in-situ </w:t>
        </w:r>
      </w:ins>
      <w:ins w:id="1015" w:author="Parks, Robbie M" w:date="2018-12-05T13:48:00Z">
        <w:del w:id="1016" w:author="Tamura-Wicks, Helen M" w:date="2018-12-06T19:16:00Z">
          <w:r w:rsidRPr="00FA31D5" w:rsidDel="00B65059">
            <w:rPr>
              <w:rFonts w:ascii="Times New Roman" w:hAnsi="Times New Roman"/>
              <w:color w:val="000000" w:themeColor="text1"/>
              <w:sz w:val="24"/>
              <w:szCs w:val="24"/>
            </w:rPr>
            <w:delText>ground-b</w:delText>
          </w:r>
          <w:r w:rsidR="00EC6676" w:rsidDel="00B65059">
            <w:rPr>
              <w:rFonts w:ascii="Times New Roman" w:hAnsi="Times New Roman"/>
              <w:color w:val="000000" w:themeColor="text1"/>
              <w:sz w:val="24"/>
              <w:szCs w:val="24"/>
            </w:rPr>
            <w:delText xml:space="preserve">ased </w:delText>
          </w:r>
        </w:del>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46&lt;/sup&gt;"},"properties":{"noteIndex":0},"schema":"https://github.com/citation-style-language/schema/raw/master/csl-citation.json"}</w:instrText>
      </w:r>
      <w:ins w:id="1017" w:author="Parks, Robbie M" w:date="2018-12-05T13:48:00Z">
        <w:r w:rsidR="00EC6676"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45</w:t>
      </w:r>
      <w:ins w:id="1018"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1019" w:author="Parks, Robbie M" w:date="2018-12-05T13:55:00Z">
        <w:r w:rsidR="00D67358">
          <w:rPr>
            <w:rFonts w:ascii="Times New Roman" w:hAnsi="Times New Roman"/>
            <w:color w:val="000000" w:themeColor="text1"/>
            <w:sz w:val="24"/>
            <w:szCs w:val="24"/>
          </w:rPr>
          <w:t>state</w:t>
        </w:r>
      </w:ins>
      <w:ins w:id="1020" w:author="Parks, Robbie M" w:date="2018-12-05T13:48:00Z">
        <w:r w:rsidRPr="00FA31D5">
          <w:rPr>
            <w:rFonts w:ascii="Times New Roman" w:hAnsi="Times New Roman"/>
            <w:color w:val="000000" w:themeColor="text1"/>
            <w:sz w:val="24"/>
            <w:szCs w:val="24"/>
          </w:rPr>
          <w:t xml:space="preserve"> throughout the analysis period.</w:t>
        </w:r>
      </w:ins>
      <w:ins w:id="1021" w:author="Parks, Robbie M" w:date="2018-12-05T14:09:00Z">
        <w:r w:rsidR="00F46237">
          <w:rPr>
            <w:rFonts w:ascii="Times New Roman" w:hAnsi="Times New Roman"/>
            <w:color w:val="000000" w:themeColor="text1"/>
            <w:sz w:val="24"/>
            <w:szCs w:val="24"/>
          </w:rPr>
          <w:t xml:space="preserve"> </w:t>
        </w:r>
      </w:ins>
      <w:ins w:id="1022"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1023" w:author="Parks, Robbie M" w:date="2018-12-05T14:10:00Z">
        <w:r w:rsidR="00F46237">
          <w:rPr>
            <w:rFonts w:ascii="Times New Roman" w:eastAsiaTheme="minorHAnsi" w:hAnsi="Times New Roman"/>
            <w:sz w:val="24"/>
            <w:szCs w:val="24"/>
            <w:lang w:eastAsia="en-GB"/>
          </w:rPr>
          <w:t>30-year</w:t>
        </w:r>
      </w:ins>
      <w:ins w:id="1024" w:author="Parks, Robbie M" w:date="2018-12-05T14:11:00Z">
        <w:r w:rsidR="00CE550D">
          <w:rPr>
            <w:rFonts w:ascii="Times New Roman" w:eastAsiaTheme="minorHAnsi" w:hAnsi="Times New Roman"/>
            <w:sz w:val="24"/>
            <w:szCs w:val="24"/>
            <w:lang w:eastAsia="en-GB"/>
          </w:rPr>
          <w:t xml:space="preserve"> (long-term)</w:t>
        </w:r>
      </w:ins>
      <w:ins w:id="1025" w:author="Parks, Robbie M" w:date="2018-12-05T11:39:00Z">
        <w:r w:rsidR="00FA3851">
          <w:rPr>
            <w:rFonts w:ascii="Times New Roman" w:eastAsiaTheme="minorHAnsi" w:hAnsi="Times New Roman"/>
            <w:sz w:val="24"/>
            <w:szCs w:val="24"/>
            <w:lang w:eastAsia="en-GB"/>
          </w:rPr>
          <w:t xml:space="preserve"> mean temperatures</w:t>
        </w:r>
      </w:ins>
      <w:ins w:id="1026"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1027" w:author="Parks, Robbie M" w:date="2018-12-05T11:39:00Z">
        <w:r w:rsidR="00FA3851">
          <w:rPr>
            <w:rFonts w:ascii="Times New Roman" w:eastAsiaTheme="minorHAnsi" w:hAnsi="Times New Roman"/>
            <w:sz w:val="24"/>
            <w:szCs w:val="24"/>
            <w:lang w:eastAsia="en-GB"/>
          </w:rPr>
          <w:t xml:space="preserve"> equivalent to </w:t>
        </w:r>
      </w:ins>
      <w:ins w:id="1028" w:author="Parks, Robbie M" w:date="2018-12-05T14:10:00Z">
        <w:r w:rsidR="002407A3">
          <w:rPr>
            <w:rFonts w:ascii="Times New Roman" w:eastAsiaTheme="minorHAnsi" w:hAnsi="Times New Roman"/>
            <w:sz w:val="24"/>
            <w:szCs w:val="24"/>
            <w:lang w:eastAsia="en-GB"/>
          </w:rPr>
          <w:t>the per</w:t>
        </w:r>
      </w:ins>
      <w:ins w:id="1029" w:author="Parks, Robbie M" w:date="2018-12-05T14:11:00Z">
        <w:r w:rsidR="002407A3">
          <w:rPr>
            <w:rFonts w:ascii="Times New Roman" w:eastAsiaTheme="minorHAnsi" w:hAnsi="Times New Roman"/>
            <w:sz w:val="24"/>
            <w:szCs w:val="24"/>
            <w:lang w:eastAsia="en-GB"/>
          </w:rPr>
          <w:t>i</w:t>
        </w:r>
      </w:ins>
      <w:ins w:id="1030" w:author="Parks, Robbie M" w:date="2018-12-05T14:10:00Z">
        <w:r w:rsidR="002407A3">
          <w:rPr>
            <w:rFonts w:ascii="Times New Roman" w:eastAsiaTheme="minorHAnsi" w:hAnsi="Times New Roman"/>
            <w:sz w:val="24"/>
            <w:szCs w:val="24"/>
            <w:lang w:eastAsia="en-GB"/>
          </w:rPr>
          <w:t>od</w:t>
        </w:r>
      </w:ins>
      <w:ins w:id="1031"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47&lt;/sup&gt;"},"properties":{"noteIndex":0},"schema":"https://github.com/citation-style-language/schema/raw/master/csl-citation.json"}</w:instrText>
      </w:r>
      <w:ins w:id="1032" w:author="Parks, Robbie M" w:date="2018-12-05T11:39:00Z">
        <w:r w:rsidR="00FA3851"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46</w:t>
      </w:r>
      <w:ins w:id="1033"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pPr>
        <w:spacing w:after="0" w:line="480" w:lineRule="auto"/>
        <w:jc w:val="both"/>
        <w:rPr>
          <w:ins w:id="1034" w:author="Parks, Robbie M" w:date="2018-12-05T14:11:00Z"/>
          <w:rFonts w:ascii="Times New Roman" w:eastAsiaTheme="minorHAnsi" w:hAnsi="Times New Roman"/>
          <w:sz w:val="24"/>
          <w:szCs w:val="24"/>
          <w:lang w:eastAsia="en-GB"/>
        </w:rPr>
        <w:pPrChange w:id="1035" w:author="Parks, Robbie M" w:date="2018-12-05T14:09:00Z">
          <w:pPr>
            <w:spacing w:after="0" w:line="480" w:lineRule="auto"/>
            <w:jc w:val="both"/>
            <w:outlineLvl w:val="0"/>
          </w:pPr>
        </w:pPrChange>
      </w:pPr>
    </w:p>
    <w:p w14:paraId="20500304" w14:textId="69AF7234" w:rsidR="00FA3851" w:rsidRPr="00F46237" w:rsidRDefault="00FA3851">
      <w:pPr>
        <w:spacing w:after="0" w:line="480" w:lineRule="auto"/>
        <w:jc w:val="both"/>
        <w:rPr>
          <w:ins w:id="1036" w:author="Parks, Robbie M" w:date="2018-12-05T11:39:00Z"/>
          <w:rFonts w:ascii="Times New Roman" w:hAnsi="Times New Roman"/>
          <w:color w:val="000000" w:themeColor="text1"/>
          <w:sz w:val="24"/>
          <w:szCs w:val="24"/>
          <w:rPrChange w:id="1037" w:author="Parks, Robbie M" w:date="2018-12-05T14:09:00Z">
            <w:rPr>
              <w:ins w:id="1038" w:author="Parks, Robbie M" w:date="2018-12-05T11:39:00Z"/>
              <w:rFonts w:ascii="Times New Roman" w:eastAsiaTheme="minorHAnsi" w:hAnsi="Times New Roman"/>
              <w:sz w:val="24"/>
              <w:szCs w:val="24"/>
              <w:lang w:eastAsia="en-GB"/>
            </w:rPr>
          </w:rPrChange>
        </w:rPr>
        <w:pPrChange w:id="1039" w:author="Parks, Robbie M" w:date="2018-12-05T14:09:00Z">
          <w:pPr>
            <w:spacing w:after="0" w:line="480" w:lineRule="auto"/>
            <w:jc w:val="both"/>
            <w:outlineLvl w:val="0"/>
          </w:pPr>
        </w:pPrChange>
      </w:pPr>
      <w:ins w:id="1040"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1041" w:author="Parks, Robbie M" w:date="2018-12-05T14:20:00Z">
        <w:r w:rsidR="002E29FE">
          <w:rPr>
            <w:rFonts w:ascii="Times New Roman" w:eastAsiaTheme="minorHAnsi" w:hAnsi="Times New Roman"/>
            <w:sz w:val="24"/>
            <w:szCs w:val="24"/>
            <w:lang w:eastAsia="en-GB"/>
          </w:rPr>
          <w:t>respective absolute temperature values</w:t>
        </w:r>
      </w:ins>
      <w:ins w:id="1042"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1043" w:author="Parks, Robbie M" w:date="2018-12-05T13:50:00Z">
        <w:r w:rsidR="008F2FA5">
          <w:rPr>
            <w:rFonts w:ascii="Times New Roman" w:eastAsiaTheme="minorHAnsi" w:hAnsi="Times New Roman"/>
            <w:sz w:val="24"/>
            <w:szCs w:val="24"/>
            <w:lang w:eastAsia="en-GB"/>
          </w:rPr>
          <w:t>4</w:t>
        </w:r>
      </w:ins>
      <w:ins w:id="1044"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 xml:space="preserve">s warmer or cooler than the long-term average, to which the population of each </w:t>
        </w:r>
        <w:r>
          <w:rPr>
            <w:rFonts w:ascii="Times New Roman" w:eastAsiaTheme="minorHAnsi" w:hAnsi="Times New Roman"/>
            <w:sz w:val="24"/>
            <w:szCs w:val="24"/>
            <w:lang w:eastAsia="en-GB"/>
          </w:rPr>
          <w:lastRenderedPageBreak/>
          <w:t>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1045"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1046" w:author="Parks, Robbie M" w:date="2018-12-05T11:39:00Z"/>
          <w:rFonts w:ascii="Times New Roman" w:hAnsi="Times New Roman"/>
          <w:i/>
          <w:color w:val="000000" w:themeColor="text1"/>
          <w:sz w:val="24"/>
          <w:szCs w:val="24"/>
        </w:rPr>
      </w:pPr>
      <w:ins w:id="1047"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1048" w:author="Parks, Robbie M" w:date="2018-12-05T11:39:00Z"/>
          <w:rFonts w:ascii="Times New Roman" w:hAnsi="Times New Roman"/>
          <w:color w:val="000000" w:themeColor="text1"/>
          <w:sz w:val="24"/>
          <w:szCs w:val="24"/>
        </w:rPr>
      </w:pPr>
      <w:ins w:id="1049"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1050" w:author="Parks, Robbie M" w:date="2018-12-05T13:59:00Z">
        <w:r w:rsidR="00996A29">
          <w:rPr>
            <w:rFonts w:ascii="Times New Roman" w:hAnsi="Times New Roman"/>
            <w:color w:val="000000" w:themeColor="text1"/>
            <w:sz w:val="24"/>
            <w:szCs w:val="24"/>
          </w:rPr>
          <w:t>temperature anomaly</w:t>
        </w:r>
      </w:ins>
      <w:ins w:id="1051"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1052" w:author="Parks, Robbie M" w:date="2018-12-05T14:06:00Z">
        <w:r w:rsidR="00EC1627">
          <w:rPr>
            <w:rFonts w:ascii="Times New Roman" w:hAnsi="Times New Roman"/>
            <w:color w:val="000000" w:themeColor="text1"/>
            <w:sz w:val="24"/>
            <w:szCs w:val="24"/>
          </w:rPr>
          <w:t xml:space="preserve">. </w:t>
        </w:r>
      </w:ins>
      <w:ins w:id="1053"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1054"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1055"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1056" w:author="Parks, Robbie M" w:date="2018-12-05T11:39:00Z"/>
          <w:rFonts w:ascii="Times New Roman" w:hAnsi="Times New Roman"/>
          <w:color w:val="000000" w:themeColor="text1"/>
          <w:sz w:val="24"/>
          <w:szCs w:val="24"/>
        </w:rPr>
      </w:pPr>
    </w:p>
    <w:p w14:paraId="02511303" w14:textId="726B8DC3" w:rsidR="00FA3851" w:rsidDel="00772FB1" w:rsidRDefault="00FA3851" w:rsidP="00FA3851">
      <w:pPr>
        <w:spacing w:after="0" w:line="480" w:lineRule="auto"/>
        <w:jc w:val="both"/>
        <w:outlineLvl w:val="0"/>
        <w:rPr>
          <w:ins w:id="1057" w:author="Parks, Robbie M" w:date="2018-12-05T11:39:00Z"/>
          <w:del w:id="1058" w:author="Bennett, James E" w:date="2018-12-07T12:51:00Z"/>
          <w:rFonts w:ascii="Times New Roman" w:hAnsi="Times New Roman"/>
          <w:color w:val="000000" w:themeColor="text1"/>
          <w:sz w:val="24"/>
          <w:szCs w:val="24"/>
        </w:rPr>
      </w:pPr>
      <w:commentRangeStart w:id="1059"/>
      <w:commentRangeStart w:id="1060"/>
      <w:ins w:id="1061"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del w:id="1062" w:author="Bennett, James E" w:date="2018-12-07T12:51:00Z">
          <w:r w:rsidDel="00772FB1">
            <w:rPr>
              <w:rFonts w:ascii="Times New Roman" w:hAnsi="Times New Roman"/>
              <w:color w:val="000000" w:themeColor="text1"/>
              <w:sz w:val="24"/>
              <w:szCs w:val="24"/>
            </w:rPr>
            <w:delText>:</w:delText>
          </w:r>
        </w:del>
      </w:ins>
    </w:p>
    <w:p w14:paraId="7B530FA9" w14:textId="232A64A2" w:rsidR="00FA3851" w:rsidDel="00772FB1" w:rsidRDefault="00FA3851" w:rsidP="00FA3851">
      <w:pPr>
        <w:spacing w:after="0" w:line="480" w:lineRule="auto"/>
        <w:jc w:val="both"/>
        <w:outlineLvl w:val="0"/>
        <w:rPr>
          <w:ins w:id="1063" w:author="Parks, Robbie M" w:date="2018-12-05T11:39:00Z"/>
          <w:del w:id="1064" w:author="Bennett, James E" w:date="2018-12-07T12:51:00Z"/>
          <w:rFonts w:ascii="Times New Roman" w:hAnsi="Times New Roman"/>
          <w:color w:val="000000" w:themeColor="text1"/>
          <w:sz w:val="24"/>
          <w:szCs w:val="24"/>
        </w:rPr>
      </w:pPr>
    </w:p>
    <w:p w14:paraId="3C8CC1BB" w14:textId="70F22E71" w:rsidR="00FA3851" w:rsidDel="00772FB1" w:rsidRDefault="00FA3851" w:rsidP="00FA3851">
      <w:pPr>
        <w:pStyle w:val="SMSubheading"/>
        <w:spacing w:line="480" w:lineRule="auto"/>
        <w:ind w:firstLine="720"/>
        <w:jc w:val="both"/>
        <w:rPr>
          <w:ins w:id="1065" w:author="Parks, Robbie M" w:date="2018-12-05T11:39:00Z"/>
          <w:del w:id="1066" w:author="Bennett, James E" w:date="2018-12-07T12:51:00Z"/>
          <w:u w:val="none"/>
        </w:rPr>
      </w:pPr>
      <w:ins w:id="1067" w:author="Parks, Robbie M" w:date="2018-12-05T11:39:00Z">
        <w:del w:id="1068" w:author="Bennett, James E" w:date="2018-12-07T12:51:00Z">
          <w:r w:rsidDel="00772FB1">
            <w:rPr>
              <w:u w:val="none"/>
            </w:rPr>
            <w:delText>deaths</w:delText>
          </w:r>
          <w:r w:rsidDel="00772FB1">
            <w:rPr>
              <w:u w:val="none"/>
              <w:vertAlign w:val="subscript"/>
            </w:rPr>
            <w:delText>state</w:delText>
          </w:r>
          <w:r w:rsidRPr="00B32DC8" w:rsidDel="00772FB1">
            <w:rPr>
              <w:u w:val="none"/>
              <w:vertAlign w:val="subscript"/>
            </w:rPr>
            <w:delText>-year</w:delText>
          </w:r>
          <w:r w:rsidDel="00772FB1">
            <w:rPr>
              <w:u w:val="none"/>
            </w:rPr>
            <w:delText xml:space="preserve"> ~ Poisson(death rate</w:delText>
          </w:r>
          <w:r w:rsidDel="00772FB1">
            <w:rPr>
              <w:u w:val="none"/>
              <w:vertAlign w:val="subscript"/>
            </w:rPr>
            <w:delText>state</w:delText>
          </w:r>
          <w:r w:rsidRPr="00B32DC8" w:rsidDel="00772FB1">
            <w:rPr>
              <w:u w:val="none"/>
              <w:vertAlign w:val="subscript"/>
            </w:rPr>
            <w:delText>-year</w:delText>
          </w:r>
          <w:r w:rsidDel="00772FB1">
            <w:rPr>
              <w:i/>
              <w:u w:val="none"/>
            </w:rPr>
            <w:delText xml:space="preserve"> · </w:delText>
          </w:r>
          <w:r w:rsidDel="00772FB1">
            <w:rPr>
              <w:u w:val="none"/>
            </w:rPr>
            <w:delText>population</w:delText>
          </w:r>
          <w:r w:rsidDel="00772FB1">
            <w:rPr>
              <w:u w:val="none"/>
              <w:vertAlign w:val="subscript"/>
            </w:rPr>
            <w:delText>state</w:delText>
          </w:r>
          <w:r w:rsidRPr="00B32DC8" w:rsidDel="00772FB1">
            <w:rPr>
              <w:u w:val="none"/>
              <w:vertAlign w:val="subscript"/>
            </w:rPr>
            <w:delText>-year</w:delText>
          </w:r>
          <w:r w:rsidRPr="00436AE5" w:rsidDel="00772FB1">
            <w:rPr>
              <w:u w:val="none"/>
            </w:rPr>
            <w:delText>)</w:delText>
          </w:r>
        </w:del>
      </w:ins>
    </w:p>
    <w:p w14:paraId="7EF0ECBC" w14:textId="15EC9F30" w:rsidR="00FA3851" w:rsidDel="00772FB1" w:rsidRDefault="00FA3851" w:rsidP="00FA3851">
      <w:pPr>
        <w:spacing w:after="0" w:line="480" w:lineRule="auto"/>
        <w:jc w:val="both"/>
        <w:outlineLvl w:val="0"/>
        <w:rPr>
          <w:ins w:id="1069" w:author="Parks, Robbie M" w:date="2018-12-05T11:39:00Z"/>
          <w:del w:id="1070" w:author="Bennett, James E" w:date="2018-12-07T12:51:00Z"/>
          <w:rFonts w:ascii="Times New Roman" w:hAnsi="Times New Roman"/>
          <w:color w:val="000000" w:themeColor="text1"/>
          <w:sz w:val="24"/>
          <w:szCs w:val="24"/>
        </w:rPr>
      </w:pPr>
    </w:p>
    <w:p w14:paraId="7BB6E546" w14:textId="172CFA97" w:rsidR="00FA3851" w:rsidDel="003351F5" w:rsidRDefault="00FA3851" w:rsidP="003351F5">
      <w:pPr>
        <w:spacing w:after="0" w:line="480" w:lineRule="auto"/>
        <w:jc w:val="both"/>
        <w:outlineLvl w:val="0"/>
        <w:rPr>
          <w:ins w:id="1071" w:author="Parks, Robbie M" w:date="2018-12-05T11:39:00Z"/>
          <w:del w:id="1072" w:author="Bennett, James E" w:date="2018-12-07T12:51:00Z"/>
          <w:rFonts w:ascii="Times New Roman" w:hAnsi="Times New Roman"/>
          <w:color w:val="000000" w:themeColor="text1"/>
          <w:sz w:val="24"/>
          <w:szCs w:val="24"/>
        </w:rPr>
        <w:pPrChange w:id="1073" w:author="Bennett, James E" w:date="2018-12-07T12:51:00Z">
          <w:pPr>
            <w:spacing w:after="0" w:line="480" w:lineRule="auto"/>
            <w:jc w:val="both"/>
            <w:outlineLvl w:val="0"/>
          </w:pPr>
        </w:pPrChange>
      </w:pPr>
      <w:ins w:id="1074" w:author="Parks, Robbie M" w:date="2018-12-05T11:39:00Z">
        <w:del w:id="1075" w:author="Bennett, James E" w:date="2018-12-07T12:51:00Z">
          <w:r w:rsidDel="00772FB1">
            <w:rPr>
              <w:rFonts w:ascii="Times New Roman" w:hAnsi="Times New Roman"/>
              <w:color w:val="000000" w:themeColor="text1"/>
              <w:sz w:val="24"/>
              <w:szCs w:val="24"/>
            </w:rPr>
            <w:delText xml:space="preserve">In the model, </w:delText>
          </w:r>
        </w:del>
      </w:ins>
      <w:ins w:id="1076" w:author="Bennett, James E" w:date="2018-12-07T12:51:00Z">
        <w:r w:rsidR="00772FB1">
          <w:rPr>
            <w:rFonts w:ascii="Times New Roman" w:hAnsi="Times New Roman"/>
            <w:color w:val="000000" w:themeColor="text1"/>
            <w:sz w:val="24"/>
            <w:szCs w:val="24"/>
          </w:rPr>
          <w:t xml:space="preserve"> with </w:t>
        </w:r>
      </w:ins>
      <w:ins w:id="1077" w:author="Parks, Robbie M" w:date="2018-12-05T11:39:00Z">
        <w:r>
          <w:rPr>
            <w:rFonts w:ascii="Times New Roman" w:hAnsi="Times New Roman"/>
            <w:color w:val="000000" w:themeColor="text1"/>
            <w:sz w:val="24"/>
            <w:szCs w:val="24"/>
          </w:rPr>
          <w:t xml:space="preserve">log-transformed death rates </w:t>
        </w:r>
        <w:del w:id="1078" w:author="Bennett, James E" w:date="2018-12-07T12:51:00Z">
          <w:r w:rsidDel="00772FB1">
            <w:rPr>
              <w:rFonts w:ascii="Times New Roman" w:hAnsi="Times New Roman"/>
              <w:color w:val="000000" w:themeColor="text1"/>
              <w:sz w:val="24"/>
              <w:szCs w:val="24"/>
            </w:rPr>
            <w:delText xml:space="preserve">were </w:delText>
          </w:r>
        </w:del>
        <w:r>
          <w:rPr>
            <w:rFonts w:ascii="Times New Roman" w:hAnsi="Times New Roman"/>
            <w:color w:val="000000" w:themeColor="text1"/>
            <w:sz w:val="24"/>
            <w:szCs w:val="24"/>
          </w:rPr>
          <w:t xml:space="preserve">modelled as a sum of components that depend on time (month-year), location (state) of death, month of year and temperature. </w:t>
        </w:r>
        <w:del w:id="1079" w:author="Bennett, James E" w:date="2018-12-07T12:51:00Z">
          <w:r w:rsidDel="003351F5">
            <w:rPr>
              <w:rFonts w:ascii="Times New Roman" w:hAnsi="Times New Roman"/>
              <w:color w:val="000000" w:themeColor="text1"/>
              <w:sz w:val="24"/>
              <w:szCs w:val="24"/>
            </w:rPr>
            <w:delText>The mathematical representation of the model is given below:</w:delText>
          </w:r>
        </w:del>
      </w:ins>
    </w:p>
    <w:p w14:paraId="3286ADBC" w14:textId="33963BFD" w:rsidR="00FA3851" w:rsidDel="003351F5" w:rsidRDefault="00FA3851" w:rsidP="003351F5">
      <w:pPr>
        <w:spacing w:after="0" w:line="480" w:lineRule="auto"/>
        <w:jc w:val="both"/>
        <w:outlineLvl w:val="0"/>
        <w:rPr>
          <w:ins w:id="1080" w:author="Parks, Robbie M" w:date="2018-12-05T11:39:00Z"/>
          <w:del w:id="1081" w:author="Bennett, James E" w:date="2018-12-07T12:51:00Z"/>
          <w:rFonts w:ascii="Times New Roman" w:hAnsi="Times New Roman"/>
          <w:color w:val="000000" w:themeColor="text1"/>
          <w:sz w:val="24"/>
          <w:szCs w:val="24"/>
        </w:rPr>
        <w:pPrChange w:id="1082" w:author="Bennett, James E" w:date="2018-12-07T12:51:00Z">
          <w:pPr>
            <w:spacing w:after="0" w:line="480" w:lineRule="auto"/>
            <w:jc w:val="both"/>
            <w:outlineLvl w:val="0"/>
          </w:pPr>
        </w:pPrChange>
      </w:pPr>
    </w:p>
    <w:p w14:paraId="73C3D026" w14:textId="392A2B07" w:rsidR="00FA3851" w:rsidRPr="000250EE" w:rsidDel="003351F5" w:rsidRDefault="00FA3851" w:rsidP="003351F5">
      <w:pPr>
        <w:spacing w:after="0" w:line="480" w:lineRule="auto"/>
        <w:jc w:val="both"/>
        <w:outlineLvl w:val="0"/>
        <w:rPr>
          <w:ins w:id="1083" w:author="Parks, Robbie M" w:date="2018-12-05T11:39:00Z"/>
          <w:del w:id="1084" w:author="Bennett, James E" w:date="2018-12-07T12:51:00Z"/>
          <w:rFonts w:ascii="Times New Roman" w:hAnsi="Times New Roman"/>
          <w:sz w:val="24"/>
          <w:szCs w:val="24"/>
        </w:rPr>
        <w:pPrChange w:id="1085" w:author="Bennett, James E" w:date="2018-12-07T12:51:00Z">
          <w:pPr>
            <w:spacing w:after="0" w:line="360" w:lineRule="auto"/>
            <w:jc w:val="both"/>
            <w:outlineLvl w:val="0"/>
          </w:pPr>
        </w:pPrChange>
      </w:pPr>
      <w:ins w:id="1086" w:author="Parks, Robbie M" w:date="2018-12-05T11:39:00Z">
        <w:del w:id="1087" w:author="Bennett, James E" w:date="2018-12-07T12:51:00Z">
          <w:r w:rsidRPr="000250EE" w:rsidDel="003351F5">
            <w:rPr>
              <w:rFonts w:ascii="Times New Roman" w:hAnsi="Times New Roman"/>
              <w:sz w:val="24"/>
              <w:szCs w:val="24"/>
            </w:rPr>
            <w:delText>log(death rates</w:delText>
          </w:r>
          <w:r w:rsidRPr="000250EE" w:rsidDel="003351F5">
            <w:rPr>
              <w:rFonts w:ascii="Times New Roman" w:hAnsi="Times New Roman"/>
              <w:sz w:val="24"/>
              <w:szCs w:val="24"/>
              <w:vertAlign w:val="subscript"/>
            </w:rPr>
            <w:delText>state-year</w:delText>
          </w:r>
          <w:r w:rsidRPr="000250EE" w:rsidDel="003351F5">
            <w:rPr>
              <w:rFonts w:ascii="Times New Roman" w:hAnsi="Times New Roman"/>
              <w:sz w:val="24"/>
              <w:szCs w:val="24"/>
            </w:rPr>
            <w:delText xml:space="preserve">) = </w:delText>
          </w:r>
          <w:r w:rsidRPr="000250EE" w:rsidDel="003351F5">
            <w:rPr>
              <w:rFonts w:ascii="Times New Roman" w:hAnsi="Times New Roman"/>
              <w:sz w:val="24"/>
              <w:szCs w:val="24"/>
            </w:rPr>
            <w:tab/>
            <w:delText>α</w:delText>
          </w:r>
          <w:r w:rsidRPr="000250EE" w:rsidDel="003351F5">
            <w:rPr>
              <w:rFonts w:ascii="Times New Roman" w:hAnsi="Times New Roman"/>
              <w:sz w:val="24"/>
              <w:szCs w:val="24"/>
              <w:vertAlign w:val="subscript"/>
            </w:rPr>
            <w:delText xml:space="preserve">0 </w:delText>
          </w:r>
          <w:r w:rsidRPr="000250EE" w:rsidDel="003351F5">
            <w:rPr>
              <w:rFonts w:ascii="Times New Roman" w:hAnsi="Times New Roman"/>
              <w:sz w:val="24"/>
              <w:szCs w:val="24"/>
            </w:rPr>
            <w:delText>+ β</w:delText>
          </w:r>
          <w:r w:rsidRPr="000250EE" w:rsidDel="003351F5">
            <w:rPr>
              <w:rFonts w:ascii="Times New Roman" w:hAnsi="Times New Roman"/>
              <w:sz w:val="24"/>
              <w:szCs w:val="24"/>
              <w:vertAlign w:val="subscript"/>
            </w:rPr>
            <w:delText>0</w:delText>
          </w:r>
          <w:r w:rsidRPr="000250EE" w:rsidDel="003351F5">
            <w:rPr>
              <w:rFonts w:ascii="Times New Roman" w:hAnsi="Times New Roman"/>
              <w:sz w:val="24"/>
              <w:szCs w:val="24"/>
            </w:rPr>
            <w:delText>·(month-year) +</w:delText>
          </w:r>
        </w:del>
      </w:ins>
    </w:p>
    <w:p w14:paraId="3A152D41" w14:textId="170B0AAD" w:rsidR="00FA3851" w:rsidRPr="000250EE" w:rsidDel="003351F5" w:rsidRDefault="00FA3851" w:rsidP="003351F5">
      <w:pPr>
        <w:spacing w:after="0" w:line="480" w:lineRule="auto"/>
        <w:jc w:val="both"/>
        <w:outlineLvl w:val="0"/>
        <w:rPr>
          <w:ins w:id="1088" w:author="Parks, Robbie M" w:date="2018-12-05T11:39:00Z"/>
          <w:del w:id="1089" w:author="Bennett, James E" w:date="2018-12-07T12:51:00Z"/>
          <w:rFonts w:ascii="Times New Roman" w:hAnsi="Times New Roman"/>
          <w:sz w:val="24"/>
          <w:szCs w:val="24"/>
        </w:rPr>
        <w:pPrChange w:id="1090" w:author="Bennett, James E" w:date="2018-12-07T12:51:00Z">
          <w:pPr>
            <w:spacing w:after="0" w:line="360" w:lineRule="auto"/>
            <w:jc w:val="both"/>
            <w:outlineLvl w:val="0"/>
          </w:pPr>
        </w:pPrChange>
      </w:pPr>
      <w:ins w:id="1091" w:author="Parks, Robbie M" w:date="2018-12-05T11:39:00Z">
        <w:del w:id="1092" w:author="Bennett, James E" w:date="2018-12-07T12:51:00Z">
          <w:r w:rsidRPr="000250EE" w:rsidDel="003351F5">
            <w:rPr>
              <w:rFonts w:ascii="Times New Roman" w:hAnsi="Times New Roman"/>
              <w:sz w:val="24"/>
              <w:szCs w:val="24"/>
              <w:vertAlign w:val="subscript"/>
            </w:rPr>
            <w:tab/>
          </w:r>
          <w:r w:rsidRPr="000250EE" w:rsidDel="003351F5">
            <w:rPr>
              <w:rFonts w:ascii="Times New Roman" w:hAnsi="Times New Roman"/>
              <w:sz w:val="24"/>
              <w:szCs w:val="24"/>
              <w:vertAlign w:val="subscript"/>
            </w:rPr>
            <w:tab/>
          </w:r>
          <w:r w:rsidRPr="000250EE" w:rsidDel="003351F5">
            <w:rPr>
              <w:rFonts w:ascii="Times New Roman" w:hAnsi="Times New Roman"/>
              <w:sz w:val="24"/>
              <w:szCs w:val="24"/>
              <w:vertAlign w:val="subscript"/>
            </w:rPr>
            <w:tab/>
          </w:r>
          <w:r w:rsidRPr="000250EE" w:rsidDel="003351F5">
            <w:rPr>
              <w:rFonts w:ascii="Times New Roman" w:hAnsi="Times New Roman"/>
              <w:sz w:val="24"/>
              <w:szCs w:val="24"/>
              <w:vertAlign w:val="subscript"/>
            </w:rPr>
            <w:tab/>
          </w:r>
          <w:r w:rsidRPr="000250EE" w:rsidDel="003351F5">
            <w:rPr>
              <w:rFonts w:ascii="Times New Roman" w:hAnsi="Times New Roman"/>
              <w:sz w:val="24"/>
              <w:szCs w:val="24"/>
            </w:rPr>
            <w:delText>α</w:delText>
          </w:r>
          <w:r w:rsidRPr="000250EE" w:rsidDel="003351F5">
            <w:rPr>
              <w:rFonts w:ascii="Times New Roman" w:hAnsi="Times New Roman"/>
              <w:sz w:val="24"/>
              <w:szCs w:val="24"/>
              <w:vertAlign w:val="subscript"/>
            </w:rPr>
            <w:delText xml:space="preserve">state </w:delText>
          </w:r>
          <w:r w:rsidRPr="000250EE" w:rsidDel="003351F5">
            <w:rPr>
              <w:rFonts w:ascii="Times New Roman" w:hAnsi="Times New Roman"/>
              <w:sz w:val="24"/>
              <w:szCs w:val="24"/>
            </w:rPr>
            <w:delText>+ β</w:delText>
          </w:r>
          <w:r w:rsidRPr="000250EE" w:rsidDel="003351F5">
            <w:rPr>
              <w:rFonts w:ascii="Times New Roman" w:hAnsi="Times New Roman"/>
              <w:sz w:val="24"/>
              <w:szCs w:val="24"/>
              <w:vertAlign w:val="subscript"/>
            </w:rPr>
            <w:delText>state</w:delText>
          </w:r>
          <w:r w:rsidRPr="000250EE" w:rsidDel="003351F5">
            <w:rPr>
              <w:rFonts w:ascii="Times New Roman" w:hAnsi="Times New Roman"/>
              <w:sz w:val="24"/>
              <w:szCs w:val="24"/>
            </w:rPr>
            <w:delText>·(month-year) +</w:delText>
          </w:r>
        </w:del>
      </w:ins>
    </w:p>
    <w:p w14:paraId="5975DC5F" w14:textId="01669838" w:rsidR="00FA3851" w:rsidRPr="000250EE" w:rsidDel="003351F5" w:rsidRDefault="00FA3851" w:rsidP="003351F5">
      <w:pPr>
        <w:spacing w:after="0" w:line="480" w:lineRule="auto"/>
        <w:jc w:val="both"/>
        <w:outlineLvl w:val="0"/>
        <w:rPr>
          <w:ins w:id="1093" w:author="Parks, Robbie M" w:date="2018-12-05T11:39:00Z"/>
          <w:del w:id="1094" w:author="Bennett, James E" w:date="2018-12-07T12:51:00Z"/>
          <w:rFonts w:ascii="Times New Roman" w:hAnsi="Times New Roman"/>
          <w:sz w:val="24"/>
          <w:szCs w:val="24"/>
        </w:rPr>
        <w:pPrChange w:id="1095" w:author="Bennett, James E" w:date="2018-12-07T12:51:00Z">
          <w:pPr>
            <w:spacing w:after="0" w:line="360" w:lineRule="auto"/>
            <w:jc w:val="both"/>
            <w:outlineLvl w:val="0"/>
          </w:pPr>
        </w:pPrChange>
      </w:pPr>
      <w:ins w:id="1096" w:author="Parks, Robbie M" w:date="2018-12-05T11:39:00Z">
        <w:del w:id="1097" w:author="Bennett, James E" w:date="2018-12-07T12:51:00Z">
          <w:r w:rsidRPr="000250EE" w:rsidDel="003351F5">
            <w:rPr>
              <w:rFonts w:ascii="Times New Roman" w:hAnsi="Times New Roman"/>
              <w:sz w:val="24"/>
              <w:szCs w:val="24"/>
            </w:rPr>
            <w:tab/>
          </w:r>
          <w:r w:rsidRPr="000250EE" w:rsidDel="003351F5">
            <w:rPr>
              <w:rFonts w:ascii="Times New Roman" w:hAnsi="Times New Roman"/>
              <w:sz w:val="24"/>
              <w:szCs w:val="24"/>
            </w:rPr>
            <w:tab/>
          </w:r>
          <w:r w:rsidRPr="000250EE" w:rsidDel="003351F5">
            <w:rPr>
              <w:rFonts w:ascii="Times New Roman" w:hAnsi="Times New Roman"/>
              <w:sz w:val="24"/>
              <w:szCs w:val="24"/>
            </w:rPr>
            <w:tab/>
          </w:r>
          <w:r w:rsidRPr="000250EE" w:rsidDel="003351F5">
            <w:rPr>
              <w:rFonts w:ascii="Times New Roman" w:hAnsi="Times New Roman"/>
              <w:sz w:val="24"/>
              <w:szCs w:val="24"/>
            </w:rPr>
            <w:tab/>
            <w:delText>α</w:delText>
          </w:r>
          <w:r w:rsidRPr="000250EE" w:rsidDel="003351F5">
            <w:rPr>
              <w:rFonts w:ascii="Times New Roman" w:hAnsi="Times New Roman"/>
              <w:sz w:val="24"/>
              <w:szCs w:val="24"/>
              <w:vertAlign w:val="subscript"/>
            </w:rPr>
            <w:delText xml:space="preserve">month </w:delText>
          </w:r>
          <w:r w:rsidRPr="000250EE" w:rsidDel="003351F5">
            <w:rPr>
              <w:rFonts w:ascii="Times New Roman" w:hAnsi="Times New Roman"/>
              <w:sz w:val="24"/>
              <w:szCs w:val="24"/>
            </w:rPr>
            <w:delText>+ β</w:delText>
          </w:r>
          <w:r w:rsidRPr="000250EE" w:rsidDel="003351F5">
            <w:rPr>
              <w:rFonts w:ascii="Times New Roman" w:hAnsi="Times New Roman"/>
              <w:sz w:val="24"/>
              <w:szCs w:val="24"/>
              <w:vertAlign w:val="subscript"/>
            </w:rPr>
            <w:delText>month</w:delText>
          </w:r>
          <w:r w:rsidRPr="000250EE" w:rsidDel="003351F5">
            <w:rPr>
              <w:rFonts w:ascii="Times New Roman" w:hAnsi="Times New Roman"/>
              <w:sz w:val="24"/>
              <w:szCs w:val="24"/>
            </w:rPr>
            <w:delText>·(month-year) +</w:delText>
          </w:r>
        </w:del>
      </w:ins>
    </w:p>
    <w:p w14:paraId="19940679" w14:textId="44A29F99" w:rsidR="00FA3851" w:rsidRPr="000250EE" w:rsidDel="003351F5" w:rsidRDefault="00FA3851" w:rsidP="003351F5">
      <w:pPr>
        <w:spacing w:after="0" w:line="480" w:lineRule="auto"/>
        <w:jc w:val="both"/>
        <w:outlineLvl w:val="0"/>
        <w:rPr>
          <w:ins w:id="1098" w:author="Parks, Robbie M" w:date="2018-12-05T11:39:00Z"/>
          <w:del w:id="1099" w:author="Bennett, James E" w:date="2018-12-07T12:51:00Z"/>
          <w:rFonts w:ascii="Times New Roman" w:hAnsi="Times New Roman"/>
          <w:sz w:val="24"/>
          <w:szCs w:val="24"/>
        </w:rPr>
        <w:pPrChange w:id="1100" w:author="Bennett, James E" w:date="2018-12-07T12:51:00Z">
          <w:pPr>
            <w:spacing w:after="0" w:line="240" w:lineRule="auto"/>
            <w:jc w:val="both"/>
            <w:outlineLvl w:val="0"/>
          </w:pPr>
        </w:pPrChange>
      </w:pPr>
      <w:ins w:id="1101" w:author="Parks, Robbie M" w:date="2018-12-05T11:39:00Z">
        <w:del w:id="1102" w:author="Bennett, James E" w:date="2018-12-07T12:51:00Z">
          <w:r w:rsidRPr="000250EE" w:rsidDel="003351F5">
            <w:rPr>
              <w:rFonts w:ascii="Times New Roman" w:hAnsi="Times New Roman"/>
              <w:sz w:val="24"/>
              <w:szCs w:val="24"/>
            </w:rPr>
            <w:tab/>
          </w:r>
          <w:r w:rsidRPr="000250EE" w:rsidDel="003351F5">
            <w:rPr>
              <w:rFonts w:ascii="Times New Roman" w:hAnsi="Times New Roman"/>
              <w:sz w:val="24"/>
              <w:szCs w:val="24"/>
            </w:rPr>
            <w:tab/>
          </w:r>
          <w:r w:rsidRPr="000250EE" w:rsidDel="003351F5">
            <w:rPr>
              <w:rFonts w:ascii="Times New Roman" w:hAnsi="Times New Roman"/>
              <w:sz w:val="24"/>
              <w:szCs w:val="24"/>
            </w:rPr>
            <w:tab/>
          </w:r>
          <w:r w:rsidRPr="000250EE" w:rsidDel="003351F5">
            <w:rPr>
              <w:rFonts w:ascii="Times New Roman" w:hAnsi="Times New Roman"/>
              <w:sz w:val="24"/>
              <w:szCs w:val="24"/>
            </w:rPr>
            <w:tab/>
            <w:delText>ν</w:delText>
          </w:r>
          <w:r w:rsidRPr="000250EE" w:rsidDel="003351F5">
            <w:rPr>
              <w:rFonts w:ascii="Times New Roman" w:hAnsi="Times New Roman"/>
              <w:sz w:val="24"/>
              <w:szCs w:val="24"/>
              <w:vertAlign w:val="subscript"/>
            </w:rPr>
            <w:delText xml:space="preserve">month-year </w:delText>
          </w:r>
          <w:r w:rsidRPr="000250EE" w:rsidDel="003351F5">
            <w:rPr>
              <w:rFonts w:ascii="Times New Roman" w:hAnsi="Times New Roman"/>
              <w:sz w:val="24"/>
              <w:szCs w:val="24"/>
            </w:rPr>
            <w:delText>+</w:delText>
          </w:r>
        </w:del>
      </w:ins>
    </w:p>
    <w:p w14:paraId="5EC92141" w14:textId="44AF731D" w:rsidR="00FA3851" w:rsidRPr="000250EE" w:rsidDel="003351F5" w:rsidRDefault="00FA3851" w:rsidP="003351F5">
      <w:pPr>
        <w:spacing w:after="0" w:line="480" w:lineRule="auto"/>
        <w:jc w:val="both"/>
        <w:outlineLvl w:val="0"/>
        <w:rPr>
          <w:ins w:id="1103" w:author="Parks, Robbie M" w:date="2018-12-05T11:39:00Z"/>
          <w:del w:id="1104" w:author="Bennett, James E" w:date="2018-12-07T12:51:00Z"/>
          <w:b/>
        </w:rPr>
        <w:pPrChange w:id="1105" w:author="Bennett, James E" w:date="2018-12-07T12:51:00Z">
          <w:pPr>
            <w:pStyle w:val="SMHeading"/>
            <w:jc w:val="both"/>
          </w:pPr>
        </w:pPrChange>
      </w:pPr>
      <w:ins w:id="1106" w:author="Parks, Robbie M" w:date="2018-12-05T11:39:00Z">
        <w:del w:id="1107" w:author="Bennett, James E" w:date="2018-12-07T12:51:00Z">
          <w:r w:rsidRPr="000250EE" w:rsidDel="003351F5">
            <w:rPr>
              <w:vertAlign w:val="subscript"/>
            </w:rPr>
            <w:tab/>
          </w:r>
          <w:r w:rsidRPr="000250EE" w:rsidDel="003351F5">
            <w:rPr>
              <w:vertAlign w:val="subscript"/>
            </w:rPr>
            <w:tab/>
          </w:r>
          <w:r w:rsidRPr="000250EE" w:rsidDel="003351F5">
            <w:rPr>
              <w:vertAlign w:val="subscript"/>
            </w:rPr>
            <w:tab/>
          </w:r>
          <w:r w:rsidRPr="000250EE" w:rsidDel="003351F5">
            <w:rPr>
              <w:vertAlign w:val="subscript"/>
            </w:rPr>
            <w:tab/>
          </w:r>
          <w:r w:rsidRPr="0015113F" w:rsidDel="003351F5">
            <w:delText>ɛ</w:delText>
          </w:r>
          <w:r w:rsidRPr="0015113F" w:rsidDel="003351F5">
            <w:rPr>
              <w:vertAlign w:val="subscript"/>
            </w:rPr>
            <w:delText>state-month-year</w:delText>
          </w:r>
          <w:r w:rsidRPr="000250EE" w:rsidDel="003351F5">
            <w:rPr>
              <w:b/>
            </w:rPr>
            <w:delText xml:space="preserve"> +</w:delText>
          </w:r>
        </w:del>
      </w:ins>
    </w:p>
    <w:p w14:paraId="650D9786" w14:textId="6F6CD7D3" w:rsidR="00FA3851" w:rsidRPr="0015113F" w:rsidDel="003351F5" w:rsidRDefault="00FA3851" w:rsidP="003351F5">
      <w:pPr>
        <w:spacing w:after="0" w:line="480" w:lineRule="auto"/>
        <w:jc w:val="both"/>
        <w:outlineLvl w:val="0"/>
        <w:rPr>
          <w:ins w:id="1108" w:author="Parks, Robbie M" w:date="2018-12-05T11:39:00Z"/>
          <w:del w:id="1109" w:author="Bennett, James E" w:date="2018-12-07T12:51:00Z"/>
        </w:rPr>
        <w:pPrChange w:id="1110" w:author="Bennett, James E" w:date="2018-12-07T12:51:00Z">
          <w:pPr>
            <w:pStyle w:val="SMHeading"/>
            <w:ind w:left="2160" w:firstLine="720"/>
            <w:jc w:val="both"/>
          </w:pPr>
        </w:pPrChange>
      </w:pPr>
      <w:ins w:id="1111" w:author="Parks, Robbie M" w:date="2018-12-05T11:39:00Z">
        <w:del w:id="1112" w:author="Bennett, James E" w:date="2018-12-07T12:51:00Z">
          <w:r w:rsidRPr="000250EE" w:rsidDel="003351F5">
            <w:rPr>
              <w:b/>
            </w:rPr>
            <w:delText>γ</w:delText>
          </w:r>
          <w:r w:rsidRPr="000250EE" w:rsidDel="003351F5">
            <w:rPr>
              <w:b/>
              <w:vertAlign w:val="subscript"/>
            </w:rPr>
            <w:delText>month</w:delText>
          </w:r>
          <w:r w:rsidRPr="000250EE" w:rsidDel="003351F5">
            <w:rPr>
              <w:b/>
            </w:rPr>
            <w:delText>·Anomaly</w:delText>
          </w:r>
          <w:r w:rsidRPr="000250EE" w:rsidDel="003351F5">
            <w:rPr>
              <w:b/>
              <w:vertAlign w:val="subscript"/>
            </w:rPr>
            <w:delText xml:space="preserve">state-month </w:delText>
          </w:r>
        </w:del>
      </w:ins>
    </w:p>
    <w:p w14:paraId="557AD282" w14:textId="3DA0BB5B" w:rsidR="00FA3851" w:rsidRPr="00843ACB" w:rsidDel="003351F5" w:rsidRDefault="00FA3851" w:rsidP="003351F5">
      <w:pPr>
        <w:spacing w:after="0" w:line="480" w:lineRule="auto"/>
        <w:jc w:val="both"/>
        <w:outlineLvl w:val="0"/>
        <w:rPr>
          <w:ins w:id="1113" w:author="Parks, Robbie M" w:date="2018-12-05T11:39:00Z"/>
          <w:del w:id="1114" w:author="Bennett, James E" w:date="2018-12-07T12:51:00Z"/>
          <w:rFonts w:ascii="Times New Roman" w:hAnsi="Times New Roman"/>
          <w:vertAlign w:val="subscript"/>
        </w:rPr>
        <w:pPrChange w:id="1115" w:author="Bennett, James E" w:date="2018-12-07T12:51:00Z">
          <w:pPr>
            <w:spacing w:after="0" w:line="360" w:lineRule="auto"/>
            <w:jc w:val="both"/>
            <w:outlineLvl w:val="0"/>
          </w:pPr>
        </w:pPrChange>
      </w:pPr>
      <w:ins w:id="1116" w:author="Parks, Robbie M" w:date="2018-12-05T11:39:00Z">
        <w:del w:id="1117" w:author="Bennett, James E" w:date="2018-12-07T12:51:00Z">
          <w:r w:rsidRPr="00843ACB" w:rsidDel="003351F5">
            <w:rPr>
              <w:rFonts w:ascii="Times New Roman" w:hAnsi="Times New Roman"/>
              <w:color w:val="000000" w:themeColor="text1"/>
            </w:rPr>
            <w:tab/>
          </w:r>
          <w:r w:rsidRPr="00843ACB" w:rsidDel="003351F5">
            <w:rPr>
              <w:rFonts w:ascii="Times New Roman" w:hAnsi="Times New Roman"/>
              <w:color w:val="000000" w:themeColor="text1"/>
            </w:rPr>
            <w:tab/>
          </w:r>
          <w:r w:rsidRPr="00843ACB" w:rsidDel="003351F5">
            <w:rPr>
              <w:rFonts w:ascii="Times New Roman" w:hAnsi="Times New Roman"/>
              <w:color w:val="000000" w:themeColor="text1"/>
            </w:rPr>
            <w:tab/>
          </w:r>
          <w:r w:rsidRPr="00843ACB" w:rsidDel="003351F5">
            <w:rPr>
              <w:rFonts w:ascii="Times New Roman" w:hAnsi="Times New Roman"/>
              <w:color w:val="000000" w:themeColor="text1"/>
            </w:rPr>
            <w:tab/>
          </w:r>
        </w:del>
      </w:ins>
    </w:p>
    <w:p w14:paraId="63EAB578" w14:textId="77777777" w:rsidR="00FA3851" w:rsidRPr="00C1578A" w:rsidRDefault="00FA3851" w:rsidP="00FA3851">
      <w:pPr>
        <w:spacing w:after="0" w:line="480" w:lineRule="auto"/>
        <w:jc w:val="both"/>
        <w:outlineLvl w:val="0"/>
        <w:rPr>
          <w:ins w:id="1118"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1119" w:author="Parks, Robbie M" w:date="2018-12-05T11:39:00Z"/>
          <w:rFonts w:ascii="Times New Roman" w:hAnsi="Times New Roman"/>
          <w:color w:val="000000" w:themeColor="text1"/>
          <w:sz w:val="24"/>
          <w:szCs w:val="24"/>
        </w:rPr>
      </w:pPr>
      <w:commentRangeStart w:id="1120"/>
      <w:ins w:id="1121" w:author="Parks, Robbie M" w:date="2018-12-05T11:39:00Z">
        <w:r w:rsidRPr="00843ACB">
          <w:rPr>
            <w:rFonts w:ascii="Times New Roman" w:hAnsi="Times New Roman"/>
            <w:sz w:val="24"/>
            <w:szCs w:val="24"/>
          </w:rPr>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1122" w:author="Parks, Robbie M" w:date="2018-12-05T11:39:00Z"/>
          <w:rFonts w:ascii="Times New Roman" w:hAnsi="Times New Roman"/>
          <w:color w:val="000000" w:themeColor="text1"/>
          <w:sz w:val="24"/>
          <w:szCs w:val="24"/>
        </w:rPr>
      </w:pPr>
    </w:p>
    <w:p w14:paraId="572C4B8F" w14:textId="290BB3F2" w:rsidR="00FA3851" w:rsidRPr="00636C9B" w:rsidRDefault="00FA3851" w:rsidP="00FA3851">
      <w:pPr>
        <w:spacing w:after="0" w:line="480" w:lineRule="auto"/>
        <w:jc w:val="both"/>
        <w:outlineLvl w:val="0"/>
        <w:rPr>
          <w:ins w:id="1123" w:author="Parks, Robbie M" w:date="2018-12-05T11:39:00Z"/>
          <w:rFonts w:ascii="Times New Roman" w:hAnsi="Times New Roman"/>
          <w:color w:val="000000" w:themeColor="text1"/>
          <w:sz w:val="24"/>
          <w:szCs w:val="24"/>
        </w:rPr>
      </w:pPr>
      <w:ins w:id="1124"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48&lt;/sup&gt;"},"properties":{"noteIndex":0},"schema":"https://github.com/citation-style-language/schema/raw/master/csl-citation.json"}</w:instrText>
      </w:r>
      <w:ins w:id="1125" w:author="Parks, Robbie M" w:date="2018-12-05T11:39:00Z">
        <w:r>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47</w:t>
      </w:r>
      <w:ins w:id="1126"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1127" w:author="Parks, Robbie M" w:date="2018-12-05T11:39:00Z"/>
          <w:rFonts w:ascii="Times New Roman" w:hAnsi="Times New Roman"/>
          <w:color w:val="000000" w:themeColor="text1"/>
          <w:sz w:val="24"/>
          <w:szCs w:val="24"/>
        </w:rPr>
      </w:pPr>
    </w:p>
    <w:p w14:paraId="285FD8C5" w14:textId="495E3265" w:rsidR="00FA3851" w:rsidRDefault="00FA3851" w:rsidP="00FA3851">
      <w:pPr>
        <w:spacing w:after="0" w:line="480" w:lineRule="auto"/>
        <w:jc w:val="both"/>
        <w:outlineLvl w:val="0"/>
        <w:rPr>
          <w:ins w:id="1128" w:author="Parks, Robbie M" w:date="2018-12-05T11:39:00Z"/>
          <w:rFonts w:ascii="Times New Roman" w:hAnsi="Times New Roman"/>
          <w:color w:val="000000" w:themeColor="text1"/>
          <w:sz w:val="24"/>
          <w:szCs w:val="24"/>
        </w:rPr>
      </w:pPr>
      <w:ins w:id="1129" w:author="Parks, Robbie M" w:date="2018-12-05T11:39:00Z">
        <w:r>
          <w:rPr>
            <w:rFonts w:ascii="Times New Roman" w:hAnsi="Times New Roman"/>
            <w:color w:val="000000" w:themeColor="text1"/>
            <w:sz w:val="24"/>
            <w:szCs w:val="24"/>
          </w:rPr>
          <w:lastRenderedPageBreak/>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49&lt;/sup&gt;"},"properties":{"noteIndex":0},"schema":"https://github.com/citation-style-language/schema/raw/master/csl-citation.json"}</w:instrText>
      </w:r>
      <w:ins w:id="1130" w:author="Parks, Robbie M" w:date="2018-12-05T11:39:00Z">
        <w:r w:rsidRPr="00636C9B">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48</w:t>
      </w:r>
      <w:ins w:id="1131"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1132"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1133" w:author="Parks, Robbie M" w:date="2018-12-05T11:39:00Z"/>
          <w:rFonts w:ascii="Times New Roman" w:hAnsi="Times New Roman"/>
          <w:color w:val="000000" w:themeColor="text1"/>
          <w:sz w:val="24"/>
          <w:szCs w:val="24"/>
          <w:lang w:val="en-US"/>
        </w:rPr>
      </w:pPr>
      <w:ins w:id="1134" w:author="Parks, Robbie M" w:date="2018-12-05T11:39: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1135" w:author="Parks, Robbie M" w:date="2018-12-05T11:39:00Z"/>
          <w:rFonts w:ascii="Times New Roman" w:hAnsi="Times New Roman"/>
          <w:color w:val="000000" w:themeColor="text1"/>
          <w:sz w:val="24"/>
          <w:szCs w:val="24"/>
        </w:rPr>
      </w:pPr>
    </w:p>
    <w:p w14:paraId="1352F7C4" w14:textId="54284839" w:rsidR="00FA3851" w:rsidRPr="00284EE0" w:rsidRDefault="00FA3851" w:rsidP="00FA3851">
      <w:pPr>
        <w:spacing w:after="0" w:line="480" w:lineRule="auto"/>
        <w:jc w:val="both"/>
        <w:outlineLvl w:val="0"/>
        <w:rPr>
          <w:ins w:id="1136" w:author="Parks, Robbie M" w:date="2018-12-05T11:39:00Z"/>
          <w:rFonts w:ascii="Times New Roman" w:hAnsi="Times New Roman"/>
          <w:color w:val="000000" w:themeColor="text1"/>
          <w:sz w:val="24"/>
          <w:szCs w:val="24"/>
        </w:rPr>
      </w:pPr>
      <w:ins w:id="1137"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proofErr w:type="spellStart"/>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proofErr w:type="spellEnd"/>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w:t>
        </w:r>
        <w:proofErr w:type="spellStart"/>
        <w:r w:rsidRPr="00843ACB">
          <w:rPr>
            <w:rFonts w:ascii="Times New Roman" w:hAnsi="Times New Roman"/>
            <w:sz w:val="24"/>
            <w:szCs w:val="24"/>
          </w:rPr>
          <w:t>γ</w:t>
        </w:r>
        <w:r w:rsidRPr="00277948">
          <w:rPr>
            <w:rFonts w:ascii="Times New Roman" w:hAnsi="Times New Roman"/>
            <w:sz w:val="24"/>
            <w:szCs w:val="24"/>
            <w:vertAlign w:val="subscript"/>
          </w:rPr>
          <w:t>month</w:t>
        </w:r>
        <w:proofErr w:type="spellEnd"/>
        <w:r w:rsidRPr="00843ACB">
          <w:rPr>
            <w:rFonts w:ascii="Times New Roman" w:hAnsi="Times New Roman"/>
            <w:sz w:val="24"/>
            <w:szCs w:val="24"/>
          </w:rPr>
          <w:t xml:space="preserve"> representing the logarithm of the rate ratio </w:t>
        </w:r>
      </w:ins>
      <w:ins w:id="1138" w:author="Tamura-Wicks, Helen M" w:date="2018-12-06T19:19:00Z">
        <w:r w:rsidR="00B65059">
          <w:rPr>
            <w:rFonts w:ascii="Times New Roman" w:hAnsi="Times New Roman"/>
            <w:sz w:val="24"/>
            <w:szCs w:val="24"/>
          </w:rPr>
          <w:t xml:space="preserve">by month </w:t>
        </w:r>
      </w:ins>
      <w:ins w:id="1139" w:author="Parks, Robbie M" w:date="2018-12-05T11:39:00Z">
        <w:r w:rsidRPr="00843ACB">
          <w:rPr>
            <w:rFonts w:ascii="Times New Roman" w:hAnsi="Times New Roman"/>
            <w:sz w:val="24"/>
            <w:szCs w:val="24"/>
          </w:rPr>
          <w:t>per 1°C increase in monthly anomaly</w:t>
        </w:r>
        <w:del w:id="1140" w:author="Tamura-Wicks, Helen M" w:date="2018-12-06T19:20:00Z">
          <w:r w:rsidDel="00B65059">
            <w:rPr>
              <w:rFonts w:ascii="Times New Roman" w:hAnsi="Times New Roman"/>
              <w:sz w:val="24"/>
              <w:szCs w:val="24"/>
            </w:rPr>
            <w:delText xml:space="preserve"> by month</w:delText>
          </w:r>
        </w:del>
        <w:r w:rsidRPr="00284EE0">
          <w:rPr>
            <w:rFonts w:ascii="Times New Roman" w:hAnsi="Times New Roman"/>
            <w:color w:val="000000" w:themeColor="text1"/>
            <w:sz w:val="24"/>
            <w:szCs w:val="24"/>
          </w:rPr>
          <w:t>. We used a cyclic random walk structure for the anomaly terms, allowing December to neighbour January.</w:t>
        </w:r>
        <w:commentRangeEnd w:id="1059"/>
        <w:r>
          <w:rPr>
            <w:rStyle w:val="CommentReference"/>
            <w:rFonts w:asciiTheme="minorHAnsi" w:eastAsiaTheme="minorHAnsi" w:hAnsiTheme="minorHAnsi" w:cstheme="minorBidi"/>
          </w:rPr>
          <w:commentReference w:id="1059"/>
        </w:r>
      </w:ins>
      <w:commentRangeEnd w:id="1060"/>
      <w:ins w:id="1141" w:author="Parks, Robbie M" w:date="2018-12-05T14:24:00Z">
        <w:r w:rsidR="0028600E">
          <w:rPr>
            <w:rStyle w:val="CommentReference"/>
            <w:rFonts w:asciiTheme="minorHAnsi" w:eastAsiaTheme="minorHAnsi" w:hAnsiTheme="minorHAnsi" w:cstheme="minorBidi"/>
          </w:rPr>
          <w:commentReference w:id="1060"/>
        </w:r>
      </w:ins>
      <w:commentRangeEnd w:id="1120"/>
      <w:r w:rsidR="003351F5">
        <w:rPr>
          <w:rStyle w:val="CommentReference"/>
          <w:rFonts w:asciiTheme="minorHAnsi" w:eastAsiaTheme="minorHAnsi" w:hAnsiTheme="minorHAnsi" w:cstheme="minorBidi"/>
        </w:rPr>
        <w:commentReference w:id="1120"/>
      </w:r>
    </w:p>
    <w:p w14:paraId="0F49453D" w14:textId="77777777" w:rsidR="00FA3851" w:rsidRPr="00636C9B" w:rsidRDefault="00FA3851" w:rsidP="00FA3851">
      <w:pPr>
        <w:spacing w:after="0" w:line="480" w:lineRule="auto"/>
        <w:jc w:val="both"/>
        <w:outlineLvl w:val="0"/>
        <w:rPr>
          <w:ins w:id="1143" w:author="Parks, Robbie M" w:date="2018-12-05T11:39:00Z"/>
          <w:rFonts w:ascii="Times New Roman" w:hAnsi="Times New Roman"/>
          <w:color w:val="000000" w:themeColor="text1"/>
          <w:sz w:val="24"/>
          <w:szCs w:val="24"/>
        </w:rPr>
      </w:pPr>
    </w:p>
    <w:p w14:paraId="022CB476" w14:textId="7AF8BD7A" w:rsidR="003351F5" w:rsidRDefault="003351F5" w:rsidP="003351F5">
      <w:pPr>
        <w:spacing w:after="0" w:line="480" w:lineRule="auto"/>
        <w:jc w:val="both"/>
        <w:outlineLvl w:val="0"/>
        <w:rPr>
          <w:ins w:id="1144" w:author="Bennett, James E" w:date="2018-12-07T12:53:00Z"/>
          <w:rFonts w:ascii="Times New Roman" w:hAnsi="Times New Roman"/>
          <w:color w:val="000000" w:themeColor="text1"/>
          <w:sz w:val="24"/>
          <w:szCs w:val="24"/>
        </w:rPr>
      </w:pPr>
      <w:ins w:id="1145" w:author="Bennett, James E" w:date="2018-12-07T12:53:00Z">
        <w:r>
          <w:rPr>
            <w:rFonts w:ascii="Times New Roman" w:hAnsi="Times New Roman"/>
            <w:color w:val="000000" w:themeColor="text1"/>
            <w:sz w:val="24"/>
            <w:szCs w:val="24"/>
          </w:rPr>
          <w:t xml:space="preserve">We estimated the mortality </w:t>
        </w:r>
        <w:r>
          <w:rPr>
            <w:rFonts w:ascii="Times New Roman" w:hAnsi="Times New Roman"/>
            <w:color w:val="000000" w:themeColor="text1"/>
            <w:sz w:val="24"/>
            <w:szCs w:val="24"/>
          </w:rPr>
          <w:t>impact</w:t>
        </w:r>
        <w:r>
          <w:rPr>
            <w:rFonts w:ascii="Times New Roman" w:hAnsi="Times New Roman"/>
            <w:color w:val="000000" w:themeColor="text1"/>
            <w:sz w:val="24"/>
            <w:szCs w:val="24"/>
          </w:rPr>
          <w:t xml:space="preserve"> of a year </w:t>
        </w:r>
        <w:r>
          <w:rPr>
            <w:rFonts w:ascii="Times New Roman" w:hAnsi="Times New Roman"/>
            <w:color w:val="000000" w:themeColor="text1"/>
            <w:sz w:val="24"/>
            <w:szCs w:val="24"/>
          </w:rPr>
          <w:t>where the temperature anomaly was +</w:t>
        </w:r>
        <w:r w:rsidRPr="00843ACB">
          <w:rPr>
            <w:rFonts w:ascii="Times New Roman" w:hAnsi="Times New Roman"/>
            <w:sz w:val="24"/>
            <w:szCs w:val="24"/>
          </w:rPr>
          <w:t>1°C</w:t>
        </w:r>
        <w:r>
          <w:rPr>
            <w:rFonts w:ascii="Times New Roman" w:hAnsi="Times New Roman"/>
            <w:sz w:val="24"/>
            <w:szCs w:val="24"/>
          </w:rPr>
          <w:t xml:space="preserve"> for each month</w:t>
        </w:r>
        <w:commentRangeStart w:id="1146"/>
        <w:commentRangeEnd w:id="1146"/>
        <w:r>
          <w:rPr>
            <w:rStyle w:val="CommentReference"/>
            <w:rFonts w:asciiTheme="minorHAnsi" w:eastAsiaTheme="minorHAnsi" w:hAnsiTheme="minorHAnsi" w:cstheme="minorBidi"/>
          </w:rPr>
          <w:commentReference w:id="1146"/>
        </w:r>
        <w:r>
          <w:rPr>
            <w:rFonts w:ascii="Times New Roman" w:hAnsi="Times New Roman"/>
            <w:sz w:val="24"/>
            <w:szCs w:val="24"/>
          </w:rPr>
          <w:t>, using the population</w:t>
        </w:r>
        <w:commentRangeStart w:id="1147"/>
        <w:commentRangeEnd w:id="1147"/>
        <w:r>
          <w:rPr>
            <w:rStyle w:val="CommentReference"/>
            <w:rFonts w:asciiTheme="minorHAnsi" w:eastAsiaTheme="minorHAnsi" w:hAnsiTheme="minorHAnsi" w:cstheme="minorBidi"/>
          </w:rPr>
          <w:commentReference w:id="1147"/>
        </w:r>
        <w:commentRangeStart w:id="1148"/>
        <w:commentRangeEnd w:id="1148"/>
        <w:r>
          <w:rPr>
            <w:rStyle w:val="CommentReference"/>
            <w:rFonts w:asciiTheme="minorHAnsi" w:eastAsiaTheme="minorHAnsi" w:hAnsiTheme="minorHAnsi" w:cstheme="minorBidi"/>
          </w:rPr>
          <w:commentReference w:id="1148"/>
        </w:r>
        <w:r>
          <w:rPr>
            <w:rFonts w:ascii="Times New Roman" w:hAnsi="Times New Roman"/>
            <w:sz w:val="24"/>
            <w:szCs w:val="24"/>
          </w:rPr>
          <w:t xml:space="preserve">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0D1C81">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ins>
    </w:p>
    <w:p w14:paraId="3389E3F6" w14:textId="77777777" w:rsidR="003351F5" w:rsidRDefault="003351F5" w:rsidP="003351F5">
      <w:pPr>
        <w:spacing w:after="0" w:line="480" w:lineRule="auto"/>
        <w:jc w:val="both"/>
        <w:outlineLvl w:val="0"/>
        <w:rPr>
          <w:ins w:id="1149" w:author="Bennett, James E" w:date="2018-12-07T12:53:00Z"/>
          <w:rFonts w:ascii="Times New Roman" w:hAnsi="Times New Roman"/>
          <w:color w:val="000000" w:themeColor="text1"/>
          <w:sz w:val="24"/>
          <w:szCs w:val="24"/>
        </w:rPr>
      </w:pPr>
    </w:p>
    <w:p w14:paraId="08F1F394" w14:textId="108C3D85" w:rsidR="00FA3851" w:rsidRPr="00843ACB" w:rsidRDefault="00FA3851" w:rsidP="00FA3851">
      <w:pPr>
        <w:spacing w:after="0" w:line="480" w:lineRule="auto"/>
        <w:jc w:val="both"/>
        <w:outlineLvl w:val="0"/>
        <w:rPr>
          <w:ins w:id="1150" w:author="Parks, Robbie M" w:date="2018-12-05T11:39:00Z"/>
          <w:rFonts w:ascii="Times New Roman" w:hAnsi="Times New Roman"/>
          <w:color w:val="000000" w:themeColor="text1"/>
          <w:sz w:val="24"/>
          <w:szCs w:val="24"/>
          <w:lang w:val="en-US"/>
        </w:rPr>
      </w:pPr>
      <w:ins w:id="1151"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w:t>
        </w:r>
        <w:del w:id="1152" w:author="Bennett, James E" w:date="2018-12-07T12:52:00Z">
          <w:r w:rsidRPr="00A86D9D" w:rsidDel="003351F5">
            <w:rPr>
              <w:rFonts w:ascii="Times New Roman" w:hAnsi="Times New Roman"/>
              <w:color w:val="000000" w:themeColor="text1"/>
              <w:sz w:val="24"/>
              <w:szCs w:val="24"/>
              <w:lang w:val="en-US"/>
            </w:rPr>
            <w:delText>, which offers orders of magnitude of computational efficiency improvement in Bayesian inference compared to traditional MCMC for latent Gaussian models</w:delText>
          </w:r>
        </w:del>
        <w:r w:rsidRPr="00A86D9D">
          <w:rPr>
            <w:rFonts w:ascii="Times New Roman" w:hAnsi="Times New Roman"/>
            <w:color w:val="000000" w:themeColor="text1"/>
            <w:sz w:val="24"/>
            <w:szCs w:val="24"/>
            <w:lang w:val="en-US"/>
          </w:rPr>
          <w:t>.</w:t>
        </w:r>
        <w:r>
          <w:rPr>
            <w:rFonts w:ascii="Times New Roman" w:hAnsi="Times New Roman"/>
            <w:color w:val="000000" w:themeColor="text1"/>
            <w:sz w:val="24"/>
            <w:szCs w:val="24"/>
            <w:lang w:val="en-US"/>
          </w:rPr>
          <w:fldChar w:fldCharType="begin" w:fldLock="1"/>
        </w:r>
      </w:ins>
      <w:r w:rsidR="000D1C8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50&lt;/sup&gt;"},"properties":{"noteIndex":0},"schema":"https://github.com/citation-style-language/schema/raw/master/csl-citation.json"}</w:instrText>
      </w:r>
      <w:ins w:id="1153" w:author="Parks, Robbie M" w:date="2018-12-05T11:39:00Z">
        <w:r>
          <w:rPr>
            <w:rFonts w:ascii="Times New Roman" w:hAnsi="Times New Roman"/>
            <w:color w:val="000000" w:themeColor="text1"/>
            <w:sz w:val="24"/>
            <w:szCs w:val="24"/>
            <w:lang w:val="en-US"/>
          </w:rPr>
          <w:fldChar w:fldCharType="separate"/>
        </w:r>
      </w:ins>
      <w:r w:rsidR="000D1C81" w:rsidRPr="000D1C81">
        <w:rPr>
          <w:rFonts w:ascii="Times New Roman" w:hAnsi="Times New Roman"/>
          <w:noProof/>
          <w:color w:val="000000" w:themeColor="text1"/>
          <w:sz w:val="24"/>
          <w:szCs w:val="24"/>
          <w:vertAlign w:val="superscript"/>
          <w:lang w:val="en-US"/>
        </w:rPr>
        <w:t>49</w:t>
      </w:r>
      <w:ins w:id="1154"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1155" w:author="Parks, Robbie M" w:date="2018-12-05T11:39:00Z"/>
          <w:rFonts w:ascii="Times New Roman" w:hAnsi="Times New Roman"/>
          <w:color w:val="000000" w:themeColor="text1"/>
          <w:sz w:val="24"/>
          <w:szCs w:val="24"/>
        </w:rPr>
      </w:pPr>
    </w:p>
    <w:p w14:paraId="4484DC63" w14:textId="1140E8B9" w:rsidR="00FA3851" w:rsidDel="003351F5" w:rsidRDefault="00FA3851" w:rsidP="00FA3851">
      <w:pPr>
        <w:spacing w:after="0" w:line="480" w:lineRule="auto"/>
        <w:jc w:val="both"/>
        <w:outlineLvl w:val="0"/>
        <w:rPr>
          <w:ins w:id="1156" w:author="Parks, Robbie M" w:date="2018-12-05T11:39:00Z"/>
          <w:del w:id="1157" w:author="Bennett, James E" w:date="2018-12-07T12:53:00Z"/>
          <w:rFonts w:ascii="Times New Roman" w:hAnsi="Times New Roman"/>
          <w:color w:val="000000" w:themeColor="text1"/>
          <w:sz w:val="24"/>
          <w:szCs w:val="24"/>
        </w:rPr>
      </w:pPr>
      <w:ins w:id="1158" w:author="Parks, Robbie M" w:date="2018-12-05T11:39:00Z">
        <w:del w:id="1159" w:author="Bennett, James E" w:date="2018-12-07T12:53:00Z">
          <w:r w:rsidDel="003351F5">
            <w:rPr>
              <w:rFonts w:ascii="Times New Roman" w:hAnsi="Times New Roman"/>
              <w:color w:val="000000" w:themeColor="text1"/>
              <w:sz w:val="24"/>
              <w:szCs w:val="24"/>
            </w:rPr>
            <w:delText xml:space="preserve">We estimated the mortality </w:delText>
          </w:r>
        </w:del>
      </w:ins>
      <w:ins w:id="1160" w:author="Parks, Robbie M" w:date="2018-12-05T14:39:00Z">
        <w:del w:id="1161" w:author="Bennett, James E" w:date="2018-12-07T12:53:00Z">
          <w:r w:rsidR="00F72656" w:rsidDel="003351F5">
            <w:rPr>
              <w:rFonts w:ascii="Times New Roman" w:hAnsi="Times New Roman"/>
              <w:color w:val="000000" w:themeColor="text1"/>
              <w:sz w:val="24"/>
              <w:szCs w:val="24"/>
            </w:rPr>
            <w:delText>impact</w:delText>
          </w:r>
        </w:del>
      </w:ins>
      <w:ins w:id="1162" w:author="Parks, Robbie M" w:date="2018-12-05T11:39:00Z">
        <w:del w:id="1163" w:author="Bennett, James E" w:date="2018-12-07T12:53:00Z">
          <w:r w:rsidDel="003351F5">
            <w:rPr>
              <w:rFonts w:ascii="Times New Roman" w:hAnsi="Times New Roman"/>
              <w:color w:val="000000" w:themeColor="text1"/>
              <w:sz w:val="24"/>
              <w:szCs w:val="24"/>
            </w:rPr>
            <w:delText xml:space="preserve"> of a year </w:delText>
          </w:r>
        </w:del>
      </w:ins>
      <w:ins w:id="1164" w:author="Parks, Robbie M" w:date="2018-12-05T14:37:00Z">
        <w:del w:id="1165" w:author="Bennett, James E" w:date="2018-12-07T12:53:00Z">
          <w:r w:rsidR="006C781B" w:rsidDel="003351F5">
            <w:rPr>
              <w:rFonts w:ascii="Times New Roman" w:hAnsi="Times New Roman"/>
              <w:color w:val="000000" w:themeColor="text1"/>
              <w:sz w:val="24"/>
              <w:szCs w:val="24"/>
            </w:rPr>
            <w:delText>where the temperature anomaly was +</w:delText>
          </w:r>
          <w:r w:rsidR="006C781B" w:rsidRPr="00843ACB" w:rsidDel="003351F5">
            <w:rPr>
              <w:rFonts w:ascii="Times New Roman" w:hAnsi="Times New Roman"/>
              <w:sz w:val="24"/>
              <w:szCs w:val="24"/>
            </w:rPr>
            <w:delText>1°C</w:delText>
          </w:r>
          <w:r w:rsidR="006C781B" w:rsidDel="003351F5">
            <w:rPr>
              <w:rFonts w:ascii="Times New Roman" w:hAnsi="Times New Roman"/>
              <w:sz w:val="24"/>
              <w:szCs w:val="24"/>
            </w:rPr>
            <w:delText xml:space="preserve"> for each month</w:delText>
          </w:r>
        </w:del>
      </w:ins>
      <w:commentRangeStart w:id="1166"/>
      <w:commentRangeEnd w:id="1166"/>
      <w:ins w:id="1167" w:author="Parks, Robbie M" w:date="2018-12-05T14:40:00Z">
        <w:del w:id="1168" w:author="Bennett, James E" w:date="2018-12-07T12:53:00Z">
          <w:r w:rsidR="006F3684" w:rsidDel="003351F5">
            <w:rPr>
              <w:rFonts w:ascii="Times New Roman" w:hAnsi="Times New Roman"/>
              <w:sz w:val="24"/>
              <w:szCs w:val="24"/>
            </w:rPr>
            <w:delText>, using the population</w:delText>
          </w:r>
          <w:commentRangeStart w:id="1169"/>
          <w:commentRangeStart w:id="1170"/>
          <w:commentRangeEnd w:id="1169"/>
          <w:commentRangeEnd w:id="1170"/>
          <w:r w:rsidR="006F3684" w:rsidDel="003351F5">
            <w:rPr>
              <w:rFonts w:ascii="Times New Roman" w:hAnsi="Times New Roman"/>
              <w:sz w:val="24"/>
              <w:szCs w:val="24"/>
            </w:rPr>
            <w:delText xml:space="preserve"> of the last year in our period of analysis (2016)</w:delText>
          </w:r>
        </w:del>
      </w:ins>
      <w:ins w:id="1171" w:author="Parks, Robbie M" w:date="2018-12-05T11:39:00Z">
        <w:del w:id="1172" w:author="Bennett, James E" w:date="2018-12-07T12:53:00Z">
          <w:r w:rsidRPr="00636C9B" w:rsidDel="003351F5">
            <w:rPr>
              <w:rFonts w:ascii="Times New Roman" w:hAnsi="Times New Roman"/>
              <w:color w:val="000000" w:themeColor="text1"/>
              <w:sz w:val="24"/>
              <w:szCs w:val="24"/>
            </w:rPr>
            <w:delText>.</w:delText>
          </w:r>
          <w:r w:rsidDel="003351F5">
            <w:rPr>
              <w:rFonts w:ascii="Times New Roman" w:hAnsi="Times New Roman"/>
              <w:color w:val="000000" w:themeColor="text1"/>
              <w:sz w:val="24"/>
              <w:szCs w:val="24"/>
            </w:rPr>
            <w:fldChar w:fldCharType="begin" w:fldLock="1"/>
          </w:r>
        </w:del>
      </w:ins>
      <w:del w:id="1173" w:author="Bennett, James E" w:date="2018-12-07T12:53:00Z">
        <w:r w:rsidR="000D1C81" w:rsidDel="003351F5">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delInstrText>
        </w:r>
      </w:del>
      <w:ins w:id="1174" w:author="Parks, Robbie M" w:date="2018-12-05T11:39:00Z">
        <w:del w:id="1175" w:author="Bennett, James E" w:date="2018-12-07T12:53:00Z">
          <w:r w:rsidDel="003351F5">
            <w:rPr>
              <w:rFonts w:ascii="Times New Roman" w:hAnsi="Times New Roman"/>
              <w:color w:val="000000" w:themeColor="text1"/>
              <w:sz w:val="24"/>
              <w:szCs w:val="24"/>
            </w:rPr>
            <w:fldChar w:fldCharType="separate"/>
          </w:r>
        </w:del>
      </w:ins>
      <w:del w:id="1176" w:author="Bennett, James E" w:date="2018-12-07T12:53:00Z">
        <w:r w:rsidR="000D1C81" w:rsidRPr="000D1C81" w:rsidDel="003351F5">
          <w:rPr>
            <w:rFonts w:ascii="Times New Roman" w:hAnsi="Times New Roman"/>
            <w:noProof/>
            <w:color w:val="000000" w:themeColor="text1"/>
            <w:sz w:val="24"/>
            <w:szCs w:val="24"/>
            <w:vertAlign w:val="superscript"/>
          </w:rPr>
          <w:delText>50</w:delText>
        </w:r>
      </w:del>
      <w:ins w:id="1177" w:author="Parks, Robbie M" w:date="2018-12-05T11:39:00Z">
        <w:del w:id="1178" w:author="Bennett, James E" w:date="2018-12-07T12:53:00Z">
          <w:r w:rsidDel="003351F5">
            <w:rPr>
              <w:rFonts w:ascii="Times New Roman" w:hAnsi="Times New Roman"/>
              <w:color w:val="000000" w:themeColor="text1"/>
              <w:sz w:val="24"/>
              <w:szCs w:val="24"/>
            </w:rPr>
            <w:fldChar w:fldCharType="end"/>
          </w:r>
        </w:del>
      </w:ins>
    </w:p>
    <w:p w14:paraId="3807A4A5" w14:textId="77777777" w:rsidR="00FA3851" w:rsidRDefault="00FA3851" w:rsidP="00FA3851">
      <w:pPr>
        <w:spacing w:after="0" w:line="480" w:lineRule="auto"/>
        <w:jc w:val="both"/>
        <w:outlineLvl w:val="0"/>
        <w:rPr>
          <w:ins w:id="1179" w:author="Parks, Robbie M" w:date="2018-12-05T11:39:00Z"/>
          <w:rFonts w:ascii="Times New Roman" w:hAnsi="Times New Roman"/>
          <w:color w:val="000000" w:themeColor="text1"/>
          <w:sz w:val="24"/>
          <w:szCs w:val="24"/>
        </w:rPr>
      </w:pPr>
    </w:p>
    <w:p w14:paraId="18443040" w14:textId="78CB05B2" w:rsidR="00FA3851" w:rsidRPr="00636C9B" w:rsidDel="003351F5" w:rsidRDefault="00FA3851" w:rsidP="00FA3851">
      <w:pPr>
        <w:spacing w:after="0" w:line="480" w:lineRule="auto"/>
        <w:jc w:val="both"/>
        <w:outlineLvl w:val="0"/>
        <w:rPr>
          <w:ins w:id="1180" w:author="Parks, Robbie M" w:date="2018-12-05T11:39:00Z"/>
          <w:del w:id="1181" w:author="Bennett, James E" w:date="2018-12-07T12:53:00Z"/>
          <w:rFonts w:ascii="Times New Roman" w:hAnsi="Times New Roman"/>
          <w:color w:val="000000" w:themeColor="text1"/>
          <w:sz w:val="24"/>
          <w:szCs w:val="24"/>
        </w:rPr>
      </w:pPr>
      <w:ins w:id="1182" w:author="Parks, Robbie M" w:date="2018-12-05T11:39:00Z">
        <w:del w:id="1183" w:author="Bennett, James E" w:date="2018-12-07T12:53:00Z">
          <w:r w:rsidRPr="00636C9B" w:rsidDel="003351F5">
            <w:rPr>
              <w:rFonts w:ascii="Times New Roman" w:hAnsi="Times New Roman"/>
              <w:color w:val="000000" w:themeColor="text1"/>
              <w:sz w:val="24"/>
              <w:szCs w:val="24"/>
            </w:rPr>
            <w:lastRenderedPageBreak/>
            <w:delText xml:space="preserve">We </w:delText>
          </w:r>
          <w:r w:rsidDel="003351F5">
            <w:rPr>
              <w:rFonts w:ascii="Times New Roman" w:hAnsi="Times New Roman"/>
              <w:color w:val="000000" w:themeColor="text1"/>
              <w:sz w:val="24"/>
              <w:szCs w:val="24"/>
            </w:rPr>
            <w:delText>generated</w:delText>
          </w:r>
          <w:r w:rsidRPr="00636C9B" w:rsidDel="003351F5">
            <w:rPr>
              <w:rFonts w:ascii="Times New Roman" w:hAnsi="Times New Roman"/>
              <w:color w:val="000000" w:themeColor="text1"/>
              <w:sz w:val="24"/>
              <w:szCs w:val="24"/>
            </w:rPr>
            <w:delText xml:space="preserve"> 5000 draws from the posterior marginal of each month’s temperature anomaly term. </w:delText>
          </w:r>
          <w:r w:rsidDel="003351F5">
            <w:rPr>
              <w:rFonts w:ascii="Times New Roman" w:hAnsi="Times New Roman"/>
              <w:color w:val="000000" w:themeColor="text1"/>
              <w:sz w:val="24"/>
              <w:szCs w:val="24"/>
            </w:rPr>
            <w:delText>The reported 95% Credible I</w:delText>
          </w:r>
          <w:r w:rsidRPr="00636C9B" w:rsidDel="003351F5">
            <w:rPr>
              <w:rFonts w:ascii="Times New Roman" w:hAnsi="Times New Roman"/>
              <w:color w:val="000000" w:themeColor="text1"/>
              <w:sz w:val="24"/>
              <w:szCs w:val="24"/>
            </w:rPr>
            <w:delText>ntervals</w:delText>
          </w:r>
          <w:r w:rsidDel="003351F5">
            <w:rPr>
              <w:rFonts w:ascii="Times New Roman" w:hAnsi="Times New Roman"/>
              <w:color w:val="000000" w:themeColor="text1"/>
              <w:sz w:val="24"/>
              <w:szCs w:val="24"/>
            </w:rPr>
            <w:delText xml:space="preserve"> (CrIs), quoted in brackets where appropriate,</w:delText>
          </w:r>
          <w:r w:rsidRPr="00636C9B" w:rsidDel="003351F5">
            <w:rPr>
              <w:rFonts w:ascii="Times New Roman" w:hAnsi="Times New Roman"/>
              <w:color w:val="000000" w:themeColor="text1"/>
              <w:sz w:val="24"/>
              <w:szCs w:val="24"/>
            </w:rPr>
            <w:delText xml:space="preserve"> are the 2.5</w:delText>
          </w:r>
          <w:r w:rsidRPr="00636C9B" w:rsidDel="003351F5">
            <w:rPr>
              <w:rFonts w:ascii="Times New Roman" w:hAnsi="Times New Roman"/>
              <w:color w:val="000000" w:themeColor="text1"/>
              <w:sz w:val="24"/>
              <w:szCs w:val="24"/>
              <w:vertAlign w:val="superscript"/>
            </w:rPr>
            <w:delText>th</w:delText>
          </w:r>
          <w:r w:rsidRPr="00636C9B" w:rsidDel="003351F5">
            <w:rPr>
              <w:rFonts w:ascii="Times New Roman" w:hAnsi="Times New Roman"/>
              <w:color w:val="000000" w:themeColor="text1"/>
              <w:sz w:val="24"/>
              <w:szCs w:val="24"/>
            </w:rPr>
            <w:delText xml:space="preserve"> to 97.5</w:delText>
          </w:r>
          <w:r w:rsidRPr="00636C9B" w:rsidDel="003351F5">
            <w:rPr>
              <w:rFonts w:ascii="Times New Roman" w:hAnsi="Times New Roman"/>
              <w:color w:val="000000" w:themeColor="text1"/>
              <w:sz w:val="24"/>
              <w:szCs w:val="24"/>
              <w:vertAlign w:val="superscript"/>
            </w:rPr>
            <w:delText>th</w:delText>
          </w:r>
          <w:r w:rsidRPr="00636C9B" w:rsidDel="003351F5">
            <w:rPr>
              <w:rFonts w:ascii="Times New Roman" w:hAnsi="Times New Roman"/>
              <w:color w:val="000000" w:themeColor="text1"/>
              <w:sz w:val="24"/>
              <w:szCs w:val="24"/>
            </w:rPr>
            <w:delText xml:space="preserve"> percentiles of the posterior distribution of additional deaths</w:delText>
          </w:r>
          <w:r w:rsidDel="003351F5">
            <w:rPr>
              <w:rFonts w:ascii="Times New Roman" w:hAnsi="Times New Roman"/>
              <w:color w:val="000000" w:themeColor="text1"/>
              <w:sz w:val="24"/>
              <w:szCs w:val="24"/>
            </w:rPr>
            <w:delText xml:space="preserve"> </w:delText>
          </w:r>
          <w:r w:rsidRPr="00636C9B" w:rsidDel="003351F5">
            <w:rPr>
              <w:rFonts w:ascii="Times New Roman" w:hAnsi="Times New Roman"/>
              <w:color w:val="000000" w:themeColor="text1"/>
              <w:sz w:val="24"/>
              <w:szCs w:val="24"/>
            </w:rPr>
            <w:delText>and excess risk</w:delText>
          </w:r>
          <w:r w:rsidDel="003351F5">
            <w:rPr>
              <w:rFonts w:ascii="Times New Roman" w:hAnsi="Times New Roman"/>
              <w:color w:val="000000" w:themeColor="text1"/>
              <w:sz w:val="24"/>
              <w:szCs w:val="24"/>
            </w:rPr>
            <w:delText xml:space="preserve"> in a </w:delText>
          </w:r>
          <w:r w:rsidRPr="00843ACB" w:rsidDel="003351F5">
            <w:rPr>
              <w:rFonts w:ascii="Times New Roman" w:hAnsi="Times New Roman"/>
              <w:color w:val="000000" w:themeColor="text1"/>
              <w:sz w:val="24"/>
              <w:szCs w:val="24"/>
            </w:rPr>
            <w:delText xml:space="preserve">1°C warmer </w:delText>
          </w:r>
          <w:r w:rsidDel="003351F5">
            <w:rPr>
              <w:rFonts w:ascii="Times New Roman" w:hAnsi="Times New Roman"/>
              <w:color w:val="000000" w:themeColor="text1"/>
              <w:sz w:val="24"/>
              <w:szCs w:val="24"/>
            </w:rPr>
            <w:delText>year</w:delText>
          </w:r>
          <w:r w:rsidRPr="00636C9B" w:rsidDel="003351F5">
            <w:rPr>
              <w:rFonts w:ascii="Times New Roman" w:hAnsi="Times New Roman"/>
              <w:color w:val="000000" w:themeColor="text1"/>
              <w:sz w:val="24"/>
              <w:szCs w:val="24"/>
            </w:rPr>
            <w:delText>.</w:delText>
          </w:r>
        </w:del>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3D76E32" w14:textId="681DF39D" w:rsidR="000D1C81" w:rsidRPr="000D1C81" w:rsidRDefault="00A555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D1C81" w:rsidRPr="000D1C81">
        <w:rPr>
          <w:rFonts w:ascii="Times New Roman" w:eastAsia="Times New Roman" w:hAnsi="Times New Roman"/>
          <w:noProof/>
          <w:sz w:val="24"/>
        </w:rPr>
        <w:t>1.</w:t>
      </w:r>
      <w:r w:rsidR="000D1C81" w:rsidRPr="000D1C81">
        <w:rPr>
          <w:rFonts w:ascii="Times New Roman" w:eastAsia="Times New Roman" w:hAnsi="Times New Roman"/>
          <w:noProof/>
          <w:sz w:val="24"/>
        </w:rPr>
        <w:tab/>
        <w:t xml:space="preserve">Watts, N. </w:t>
      </w:r>
      <w:r w:rsidR="000D1C81" w:rsidRPr="000D1C81">
        <w:rPr>
          <w:rFonts w:ascii="Times New Roman" w:eastAsia="Times New Roman" w:hAnsi="Times New Roman"/>
          <w:i/>
          <w:iCs/>
          <w:noProof/>
          <w:sz w:val="24"/>
        </w:rPr>
        <w:t>et al.</w:t>
      </w:r>
      <w:r w:rsidR="000D1C81" w:rsidRPr="000D1C81">
        <w:rPr>
          <w:rFonts w:ascii="Times New Roman" w:eastAsia="Times New Roman" w:hAnsi="Times New Roman"/>
          <w:noProof/>
          <w:sz w:val="24"/>
        </w:rPr>
        <w:t xml:space="preserve"> The 2018 report of the Lancet Countdown on health and climate change: shaping health of nations for centuries to come. </w:t>
      </w:r>
      <w:r w:rsidR="000D1C81" w:rsidRPr="000D1C81">
        <w:rPr>
          <w:rFonts w:ascii="Times New Roman" w:eastAsia="Times New Roman" w:hAnsi="Times New Roman"/>
          <w:i/>
          <w:iCs/>
          <w:noProof/>
          <w:sz w:val="24"/>
        </w:rPr>
        <w:t>Lancet</w:t>
      </w:r>
      <w:r w:rsidR="000D1C81" w:rsidRPr="000D1C81">
        <w:rPr>
          <w:rFonts w:ascii="Times New Roman" w:eastAsia="Times New Roman" w:hAnsi="Times New Roman"/>
          <w:noProof/>
          <w:sz w:val="24"/>
        </w:rPr>
        <w:t xml:space="preserve"> </w:t>
      </w:r>
      <w:r w:rsidR="000D1C81" w:rsidRPr="000D1C81">
        <w:rPr>
          <w:rFonts w:ascii="Times New Roman" w:eastAsia="Times New Roman" w:hAnsi="Times New Roman"/>
          <w:b/>
          <w:bCs/>
          <w:noProof/>
          <w:sz w:val="24"/>
        </w:rPr>
        <w:t>6736,</w:t>
      </w:r>
      <w:r w:rsidR="000D1C81" w:rsidRPr="000D1C81">
        <w:rPr>
          <w:rFonts w:ascii="Times New Roman" w:eastAsia="Times New Roman" w:hAnsi="Times New Roman"/>
          <w:noProof/>
          <w:sz w:val="24"/>
        </w:rPr>
        <w:t xml:space="preserve"> 1–4 (2018).</w:t>
      </w:r>
    </w:p>
    <w:p w14:paraId="4AAB32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w:t>
      </w:r>
      <w:r w:rsidRPr="000D1C81">
        <w:rPr>
          <w:rFonts w:ascii="Times New Roman" w:eastAsia="Times New Roman" w:hAnsi="Times New Roman"/>
          <w:noProof/>
          <w:sz w:val="24"/>
        </w:rPr>
        <w:tab/>
        <w:t xml:space="preserve">McMichael, A. J., Woodruff, R. E. &amp; Hales, S. Climate change and human health: Present and future risks.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(2006). doi:10.1016/S0140-6736(06)68079-3</w:t>
      </w:r>
    </w:p>
    <w:p w14:paraId="24BA7DA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w:t>
      </w:r>
      <w:r w:rsidRPr="000D1C81">
        <w:rPr>
          <w:rFonts w:ascii="Times New Roman" w:eastAsia="Times New Roman" w:hAnsi="Times New Roman"/>
          <w:noProof/>
          <w:sz w:val="24"/>
        </w:rPr>
        <w:tab/>
        <w:t xml:space="preserve">Huang, C.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Projecting Future heat-related mortality under climate change scenarios: A systematic review. </w:t>
      </w:r>
      <w:r w:rsidRPr="000D1C81">
        <w:rPr>
          <w:rFonts w:ascii="Times New Roman" w:eastAsia="Times New Roman" w:hAnsi="Times New Roman"/>
          <w:i/>
          <w:iCs/>
          <w:noProof/>
          <w:sz w:val="24"/>
        </w:rPr>
        <w:t>Environmental Health Perspectives</w:t>
      </w:r>
      <w:r w:rsidRPr="000D1C81">
        <w:rPr>
          <w:rFonts w:ascii="Times New Roman" w:eastAsia="Times New Roman" w:hAnsi="Times New Roman"/>
          <w:noProof/>
          <w:sz w:val="24"/>
        </w:rPr>
        <w:t xml:space="preserve"> (2011). doi:10.1289/ehp.1103456</w:t>
      </w:r>
    </w:p>
    <w:p w14:paraId="217250E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Projections of temperature-related excess mortality under climate change scenarios. </w:t>
      </w:r>
      <w:r w:rsidRPr="000D1C81">
        <w:rPr>
          <w:rFonts w:ascii="Times New Roman" w:eastAsia="Times New Roman" w:hAnsi="Times New Roman"/>
          <w:i/>
          <w:iCs/>
          <w:noProof/>
          <w:sz w:val="24"/>
        </w:rPr>
        <w:t>Lancet Planet. Heal.</w:t>
      </w:r>
      <w:r w:rsidRPr="000D1C81">
        <w:rPr>
          <w:rFonts w:ascii="Times New Roman" w:eastAsia="Times New Roman" w:hAnsi="Times New Roman"/>
          <w:noProof/>
          <w:sz w:val="24"/>
        </w:rPr>
        <w:t xml:space="preserve"> (2017). doi:10.1016/S2542-5196(17)30156-0</w:t>
      </w:r>
    </w:p>
    <w:p w14:paraId="39963F0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5.</w:t>
      </w:r>
      <w:r w:rsidRPr="000D1C81">
        <w:rPr>
          <w:rFonts w:ascii="Times New Roman" w:eastAsia="Times New Roman" w:hAnsi="Times New Roman"/>
          <w:noProof/>
          <w:sz w:val="24"/>
        </w:rPr>
        <w:tab/>
        <w:t xml:space="preserve">Smith, K.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Human health: Impacts, adaptation, and co-benefits. in </w:t>
      </w:r>
      <w:r w:rsidRPr="000D1C81">
        <w:rPr>
          <w:rFonts w:ascii="Times New Roman" w:eastAsia="Times New Roman" w:hAnsi="Times New Roman"/>
          <w:i/>
          <w:iCs/>
          <w:noProof/>
          <w:sz w:val="24"/>
        </w:rPr>
        <w:t>Climate Change 2014 Impacts, Adaptation and Vulnerability: Part A: Global and Sectoral Aspects</w:t>
      </w:r>
      <w:r w:rsidRPr="000D1C81">
        <w:rPr>
          <w:rFonts w:ascii="Times New Roman" w:eastAsia="Times New Roman" w:hAnsi="Times New Roman"/>
          <w:noProof/>
          <w:sz w:val="24"/>
        </w:rPr>
        <w:t xml:space="preserve"> (2015). doi:10.1017/CBO9781107415379.016</w:t>
      </w:r>
    </w:p>
    <w:p w14:paraId="53FBCCB9"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6.</w:t>
      </w:r>
      <w:r w:rsidRPr="000D1C81">
        <w:rPr>
          <w:rFonts w:ascii="Times New Roman" w:eastAsia="Times New Roman" w:hAnsi="Times New Roman"/>
          <w:noProof/>
          <w:sz w:val="24"/>
        </w:rPr>
        <w:tab/>
        <w:t xml:space="preserve">Lozano,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(2012). doi:10.1016/S0140-6736(12)61728-0</w:t>
      </w:r>
    </w:p>
    <w:p w14:paraId="7DE9BA5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7.</w:t>
      </w:r>
      <w:r w:rsidRPr="000D1C81">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D1C81">
        <w:rPr>
          <w:rFonts w:ascii="Times New Roman" w:eastAsia="Times New Roman" w:hAnsi="Times New Roman"/>
          <w:i/>
          <w:iCs/>
          <w:noProof/>
          <w:sz w:val="24"/>
        </w:rPr>
        <w:t>Elife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7,</w:t>
      </w:r>
      <w:r w:rsidRPr="000D1C81">
        <w:rPr>
          <w:rFonts w:ascii="Times New Roman" w:eastAsia="Times New Roman" w:hAnsi="Times New Roman"/>
          <w:noProof/>
          <w:sz w:val="24"/>
        </w:rPr>
        <w:t xml:space="preserve"> (2018).</w:t>
      </w:r>
    </w:p>
    <w:p w14:paraId="0A9F3D82"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8.</w:t>
      </w:r>
      <w:r w:rsidRPr="000D1C81">
        <w:rPr>
          <w:rFonts w:ascii="Times New Roman" w:eastAsia="Times New Roman" w:hAnsi="Times New Roman"/>
          <w:noProof/>
          <w:sz w:val="24"/>
        </w:rPr>
        <w:tab/>
        <w:t xml:space="preserve">Rau, R. Seasonality in Human Mortality.  A Demographic Approach. </w:t>
      </w:r>
      <w:r w:rsidRPr="000D1C81">
        <w:rPr>
          <w:rFonts w:ascii="Times New Roman" w:eastAsia="Times New Roman" w:hAnsi="Times New Roman"/>
          <w:i/>
          <w:iCs/>
          <w:noProof/>
          <w:sz w:val="24"/>
        </w:rPr>
        <w:t>Wirtschafts- und Sozialwissenschaftlichen Fak.</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PhD,</w:t>
      </w:r>
      <w:r w:rsidRPr="000D1C81">
        <w:rPr>
          <w:rFonts w:ascii="Times New Roman" w:eastAsia="Times New Roman" w:hAnsi="Times New Roman"/>
          <w:noProof/>
          <w:sz w:val="24"/>
        </w:rPr>
        <w:t xml:space="preserve"> 361 (2004).</w:t>
      </w:r>
    </w:p>
    <w:p w14:paraId="1A074ED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9.</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Mortality risk attributable to high and low ambient temperature: A multicountry observational study.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386,</w:t>
      </w:r>
      <w:r w:rsidRPr="000D1C81">
        <w:rPr>
          <w:rFonts w:ascii="Times New Roman" w:eastAsia="Times New Roman" w:hAnsi="Times New Roman"/>
          <w:noProof/>
          <w:sz w:val="24"/>
        </w:rPr>
        <w:t xml:space="preserve"> 369–375 (2015).</w:t>
      </w:r>
    </w:p>
    <w:p w14:paraId="2569355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10.</w:t>
      </w:r>
      <w:r w:rsidRPr="000D1C81">
        <w:rPr>
          <w:rFonts w:ascii="Times New Roman" w:eastAsia="Times New Roman" w:hAnsi="Times New Roman"/>
          <w:noProof/>
          <w:sz w:val="24"/>
        </w:rPr>
        <w:tab/>
        <w:t xml:space="preserve">Ye,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Ambient temperature and morbidity: a review of epidemiological evidence. </w:t>
      </w:r>
      <w:r w:rsidRPr="000D1C81">
        <w:rPr>
          <w:rFonts w:ascii="Times New Roman" w:eastAsia="Times New Roman" w:hAnsi="Times New Roman"/>
          <w:i/>
          <w:iCs/>
          <w:noProof/>
          <w:sz w:val="24"/>
        </w:rPr>
        <w:t>Environ. Health Perspect.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120,</w:t>
      </w:r>
      <w:r w:rsidRPr="000D1C81">
        <w:rPr>
          <w:rFonts w:ascii="Times New Roman" w:eastAsia="Times New Roman" w:hAnsi="Times New Roman"/>
          <w:noProof/>
          <w:sz w:val="24"/>
        </w:rPr>
        <w:t xml:space="preserve"> 19–28 (2012).</w:t>
      </w:r>
    </w:p>
    <w:p w14:paraId="502F7E1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11.</w:t>
      </w:r>
      <w:r w:rsidRPr="000D1C81">
        <w:rPr>
          <w:rFonts w:ascii="Times New Roman" w:eastAsia="Times New Roman" w:hAnsi="Times New Roman"/>
          <w:noProof/>
          <w:sz w:val="24"/>
        </w:rPr>
        <w:tab/>
        <w:t xml:space="preserve">Basu, R. High ambient temperature and mortality: A review of epidemiologic studies from 2001 to 2008. </w:t>
      </w:r>
      <w:r w:rsidRPr="000D1C81">
        <w:rPr>
          <w:rFonts w:ascii="Times New Roman" w:eastAsia="Times New Roman" w:hAnsi="Times New Roman"/>
          <w:i/>
          <w:iCs/>
          <w:noProof/>
          <w:sz w:val="24"/>
        </w:rPr>
        <w:t>Environ. Heal. A Glob. Access Sci. Source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8,</w:t>
      </w:r>
      <w:r w:rsidRPr="000D1C81">
        <w:rPr>
          <w:rFonts w:ascii="Times New Roman" w:eastAsia="Times New Roman" w:hAnsi="Times New Roman"/>
          <w:noProof/>
          <w:sz w:val="24"/>
        </w:rPr>
        <w:t xml:space="preserve"> 40 (2009).</w:t>
      </w:r>
    </w:p>
    <w:p w14:paraId="49059A3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12.</w:t>
      </w:r>
      <w:r w:rsidRPr="000D1C81">
        <w:rPr>
          <w:rFonts w:ascii="Times New Roman" w:eastAsia="Times New Roman" w:hAnsi="Times New Roman"/>
          <w:noProof/>
          <w:sz w:val="24"/>
        </w:rPr>
        <w:tab/>
        <w:t xml:space="preserve">Shi, L., Kloog, I., Zanobetti, A., Liu, P. &amp; Schwartz, J. D. Impacts of temperature and its variability on mortality in New England.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w:t>
      </w:r>
      <w:r w:rsidRPr="000D1C81">
        <w:rPr>
          <w:rFonts w:ascii="Times New Roman" w:eastAsia="Times New Roman" w:hAnsi="Times New Roman"/>
          <w:noProof/>
          <w:sz w:val="24"/>
        </w:rPr>
        <w:t xml:space="preserve"> 988–991 (2015).</w:t>
      </w:r>
    </w:p>
    <w:p w14:paraId="76F90F1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13.</w:t>
      </w:r>
      <w:r w:rsidRPr="000D1C81">
        <w:rPr>
          <w:rFonts w:ascii="Times New Roman" w:eastAsia="Times New Roman" w:hAnsi="Times New Roman"/>
          <w:noProof/>
          <w:sz w:val="24"/>
        </w:rPr>
        <w:tab/>
        <w:t xml:space="preserve">Burke, M.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Higher temperatures increase suicide rates in the United States and Mexico.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(2018). doi:10.1038/s41558-018-0222-x</w:t>
      </w:r>
    </w:p>
    <w:p w14:paraId="4BC57FA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14.</w:t>
      </w:r>
      <w:r w:rsidRPr="000D1C81">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D1C81">
        <w:rPr>
          <w:rFonts w:ascii="Times New Roman" w:eastAsia="Times New Roman" w:hAnsi="Times New Roman"/>
          <w:i/>
          <w:iCs/>
          <w:noProof/>
          <w:sz w:val="24"/>
        </w:rPr>
        <w:t>Occup. Environ. Med.</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64,</w:t>
      </w:r>
      <w:r w:rsidRPr="000D1C81">
        <w:rPr>
          <w:rFonts w:ascii="Times New Roman" w:eastAsia="Times New Roman" w:hAnsi="Times New Roman"/>
          <w:noProof/>
          <w:sz w:val="24"/>
        </w:rPr>
        <w:t xml:space="preserve"> 827–833 (2007).</w:t>
      </w:r>
    </w:p>
    <w:p w14:paraId="72C0469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15.</w:t>
      </w:r>
      <w:r w:rsidRPr="000D1C81">
        <w:rPr>
          <w:rFonts w:ascii="Times New Roman" w:eastAsia="Times New Roman" w:hAnsi="Times New Roman"/>
          <w:noProof/>
          <w:sz w:val="24"/>
        </w:rPr>
        <w:tab/>
        <w:t xml:space="preserve">Song,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Impact of ambient temperature on morbidity and mortality: An overview of reviews. </w:t>
      </w:r>
      <w:r w:rsidRPr="000D1C81">
        <w:rPr>
          <w:rFonts w:ascii="Times New Roman" w:eastAsia="Times New Roman" w:hAnsi="Times New Roman"/>
          <w:i/>
          <w:iCs/>
          <w:noProof/>
          <w:sz w:val="24"/>
        </w:rPr>
        <w:t>Sci. Total Environ.</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586,</w:t>
      </w:r>
      <w:r w:rsidRPr="000D1C81">
        <w:rPr>
          <w:rFonts w:ascii="Times New Roman" w:eastAsia="Times New Roman" w:hAnsi="Times New Roman"/>
          <w:noProof/>
          <w:sz w:val="24"/>
        </w:rPr>
        <w:t xml:space="preserve"> 241–254 (2017).</w:t>
      </w:r>
    </w:p>
    <w:p w14:paraId="5561363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16.</w:t>
      </w:r>
      <w:r w:rsidRPr="000D1C81">
        <w:rPr>
          <w:rFonts w:ascii="Times New Roman" w:eastAsia="Times New Roman" w:hAnsi="Times New Roman"/>
          <w:noProof/>
          <w:sz w:val="24"/>
        </w:rPr>
        <w:tab/>
        <w:t xml:space="preserve">Page, L. A., Hajat, S. &amp; Kovats, R. S. Relationship between daily suicide counts and temperature in England and Wales. </w:t>
      </w:r>
      <w:r w:rsidRPr="000D1C81">
        <w:rPr>
          <w:rFonts w:ascii="Times New Roman" w:eastAsia="Times New Roman" w:hAnsi="Times New Roman"/>
          <w:i/>
          <w:iCs/>
          <w:noProof/>
          <w:sz w:val="24"/>
        </w:rPr>
        <w:t>Br. J. Psychiatry</w:t>
      </w:r>
      <w:r w:rsidRPr="000D1C81">
        <w:rPr>
          <w:rFonts w:ascii="Times New Roman" w:eastAsia="Times New Roman" w:hAnsi="Times New Roman"/>
          <w:noProof/>
          <w:sz w:val="24"/>
        </w:rPr>
        <w:t xml:space="preserve"> (2007). </w:t>
      </w:r>
      <w:r w:rsidRPr="000D1C81">
        <w:rPr>
          <w:rFonts w:ascii="Times New Roman" w:eastAsia="Times New Roman" w:hAnsi="Times New Roman"/>
          <w:noProof/>
          <w:sz w:val="24"/>
        </w:rPr>
        <w:lastRenderedPageBreak/>
        <w:t>doi:10.1192/bjp.bp.106.031948</w:t>
      </w:r>
    </w:p>
    <w:p w14:paraId="0D6AE0A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17.</w:t>
      </w:r>
      <w:r w:rsidRPr="000D1C81">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D1C81">
        <w:rPr>
          <w:rFonts w:ascii="Times New Roman" w:eastAsia="Times New Roman" w:hAnsi="Times New Roman"/>
          <w:i/>
          <w:iCs/>
          <w:noProof/>
          <w:sz w:val="24"/>
        </w:rPr>
        <w:t>Int. J. Biometeorol.</w:t>
      </w:r>
      <w:r w:rsidRPr="000D1C81">
        <w:rPr>
          <w:rFonts w:ascii="Times New Roman" w:eastAsia="Times New Roman" w:hAnsi="Times New Roman"/>
          <w:noProof/>
          <w:sz w:val="24"/>
        </w:rPr>
        <w:t xml:space="preserve"> (2017). doi:10.1007/s00484-016-1270-4</w:t>
      </w:r>
    </w:p>
    <w:p w14:paraId="5838873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18.</w:t>
      </w:r>
      <w:r w:rsidRPr="000D1C81">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D1C81">
        <w:rPr>
          <w:rFonts w:ascii="Times New Roman" w:eastAsia="Times New Roman" w:hAnsi="Times New Roman"/>
          <w:i/>
          <w:iCs/>
          <w:noProof/>
          <w:sz w:val="24"/>
        </w:rPr>
        <w:t>BMJ Open</w:t>
      </w:r>
      <w:r w:rsidRPr="000D1C81">
        <w:rPr>
          <w:rFonts w:ascii="Times New Roman" w:eastAsia="Times New Roman" w:hAnsi="Times New Roman"/>
          <w:noProof/>
          <w:sz w:val="24"/>
        </w:rPr>
        <w:t xml:space="preserve"> (2016). doi:10.1136/bmjopen-2015-010399</w:t>
      </w:r>
    </w:p>
    <w:p w14:paraId="0BA7ECB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19.</w:t>
      </w:r>
      <w:r w:rsidRPr="000D1C81">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4,</w:t>
      </w:r>
      <w:r w:rsidRPr="000D1C81">
        <w:rPr>
          <w:rFonts w:ascii="Times New Roman" w:eastAsia="Times New Roman" w:hAnsi="Times New Roman"/>
          <w:noProof/>
          <w:sz w:val="24"/>
        </w:rPr>
        <w:t xml:space="preserve"> 269–273 (2014).</w:t>
      </w:r>
    </w:p>
    <w:p w14:paraId="4431415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20.</w:t>
      </w:r>
      <w:r w:rsidRPr="000D1C81">
        <w:rPr>
          <w:rFonts w:ascii="Times New Roman" w:eastAsia="Times New Roman" w:hAnsi="Times New Roman"/>
          <w:noProof/>
          <w:sz w:val="24"/>
        </w:rPr>
        <w:tab/>
        <w:t xml:space="preserve">Ranson, M. Crime, weather, and climate change. </w:t>
      </w:r>
      <w:r w:rsidRPr="000D1C81">
        <w:rPr>
          <w:rFonts w:ascii="Times New Roman" w:eastAsia="Times New Roman" w:hAnsi="Times New Roman"/>
          <w:i/>
          <w:iCs/>
          <w:noProof/>
          <w:sz w:val="24"/>
        </w:rPr>
        <w:t>J. Environ. Econ. Manage.</w:t>
      </w:r>
      <w:r w:rsidRPr="000D1C81">
        <w:rPr>
          <w:rFonts w:ascii="Times New Roman" w:eastAsia="Times New Roman" w:hAnsi="Times New Roman"/>
          <w:noProof/>
          <w:sz w:val="24"/>
        </w:rPr>
        <w:t xml:space="preserve"> (2014). doi:10.1016/j.jeem.2013.11.008</w:t>
      </w:r>
    </w:p>
    <w:p w14:paraId="30A448B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21.</w:t>
      </w:r>
      <w:r w:rsidRPr="000D1C81">
        <w:rPr>
          <w:rFonts w:ascii="Times New Roman" w:eastAsia="Times New Roman" w:hAnsi="Times New Roman"/>
          <w:noProof/>
          <w:sz w:val="24"/>
        </w:rPr>
        <w:tab/>
        <w:t xml:space="preserve">Mares, D. Climate change and levels of violence in socially disadvantaged neighborhood groups. </w:t>
      </w:r>
      <w:r w:rsidRPr="000D1C81">
        <w:rPr>
          <w:rFonts w:ascii="Times New Roman" w:eastAsia="Times New Roman" w:hAnsi="Times New Roman"/>
          <w:i/>
          <w:iCs/>
          <w:noProof/>
          <w:sz w:val="24"/>
        </w:rPr>
        <w:t>J. Urban Heal.</w:t>
      </w:r>
      <w:r w:rsidRPr="000D1C81">
        <w:rPr>
          <w:rFonts w:ascii="Times New Roman" w:eastAsia="Times New Roman" w:hAnsi="Times New Roman"/>
          <w:noProof/>
          <w:sz w:val="24"/>
        </w:rPr>
        <w:t xml:space="preserve"> (2013). doi:10.1007/s11524-013-9791-1</w:t>
      </w:r>
    </w:p>
    <w:p w14:paraId="2985C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22.</w:t>
      </w:r>
      <w:r w:rsidRPr="000D1C81">
        <w:rPr>
          <w:rFonts w:ascii="Times New Roman" w:eastAsia="Times New Roman" w:hAnsi="Times New Roman"/>
          <w:noProof/>
          <w:sz w:val="24"/>
        </w:rPr>
        <w:tab/>
        <w:t xml:space="preserve">Burke, M. B., Miguel, E., Satyanath, S., Dykema, J. A. &amp; Lobell, D. B. Warming increases the risk of civil war in Africa.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(2009). doi:10.1073/pnas.0907998106</w:t>
      </w:r>
    </w:p>
    <w:p w14:paraId="0C3BD1B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23.</w:t>
      </w:r>
      <w:r w:rsidRPr="000D1C81">
        <w:rPr>
          <w:rFonts w:ascii="Times New Roman" w:eastAsia="Times New Roman" w:hAnsi="Times New Roman"/>
          <w:noProof/>
          <w:sz w:val="24"/>
        </w:rPr>
        <w:tab/>
        <w:t xml:space="preserve">Hsiang, S. M., Burke, M. &amp; Miguel, E. Quantifying the Influence of Climate on Human Conflict. </w:t>
      </w:r>
      <w:r w:rsidRPr="000D1C81">
        <w:rPr>
          <w:rFonts w:ascii="Times New Roman" w:eastAsia="Times New Roman" w:hAnsi="Times New Roman"/>
          <w:i/>
          <w:iCs/>
          <w:noProof/>
          <w:sz w:val="24"/>
        </w:rPr>
        <w:t>Science (80-. ).</w:t>
      </w:r>
      <w:r w:rsidRPr="000D1C81">
        <w:rPr>
          <w:rFonts w:ascii="Times New Roman" w:eastAsia="Times New Roman" w:hAnsi="Times New Roman"/>
          <w:noProof/>
          <w:sz w:val="24"/>
        </w:rPr>
        <w:t xml:space="preserve"> (2013). doi:10.1126/science.1235367</w:t>
      </w:r>
    </w:p>
    <w:p w14:paraId="6DE9B6F7"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24.</w:t>
      </w:r>
      <w:r w:rsidRPr="000D1C81">
        <w:rPr>
          <w:rFonts w:ascii="Times New Roman" w:eastAsia="Times New Roman" w:hAnsi="Times New Roman"/>
          <w:noProof/>
          <w:sz w:val="24"/>
        </w:rPr>
        <w:tab/>
        <w:t xml:space="preserve">Hsiang, S. M., Meng, K. C. &amp; Cane, M. A. Civil conflicts are associated with the global climate. </w:t>
      </w:r>
      <w:r w:rsidRPr="000D1C81">
        <w:rPr>
          <w:rFonts w:ascii="Times New Roman" w:eastAsia="Times New Roman" w:hAnsi="Times New Roman"/>
          <w:i/>
          <w:iCs/>
          <w:noProof/>
          <w:sz w:val="24"/>
        </w:rPr>
        <w:t>Nature</w:t>
      </w:r>
      <w:r w:rsidRPr="000D1C81">
        <w:rPr>
          <w:rFonts w:ascii="Times New Roman" w:eastAsia="Times New Roman" w:hAnsi="Times New Roman"/>
          <w:noProof/>
          <w:sz w:val="24"/>
        </w:rPr>
        <w:t xml:space="preserve"> (2011). doi:10.1038/nature10311</w:t>
      </w:r>
    </w:p>
    <w:p w14:paraId="3A1D1F3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25.</w:t>
      </w:r>
      <w:r w:rsidRPr="000D1C81">
        <w:rPr>
          <w:rFonts w:ascii="Times New Roman" w:eastAsia="Times New Roman" w:hAnsi="Times New Roman"/>
          <w:noProof/>
          <w:sz w:val="24"/>
        </w:rPr>
        <w:tab/>
        <w:t xml:space="preserve">O’Loughlin, J.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Climate variability and conflict risk in East Africa, 1990-2009.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(2012). doi:10.1073/pnas.1205130109</w:t>
      </w:r>
    </w:p>
    <w:p w14:paraId="0A44243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26.</w:t>
      </w:r>
      <w:r w:rsidRPr="000D1C81">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D1C81">
        <w:rPr>
          <w:rFonts w:ascii="Times New Roman" w:eastAsia="Times New Roman" w:hAnsi="Times New Roman"/>
          <w:i/>
          <w:iCs/>
          <w:noProof/>
          <w:sz w:val="24"/>
        </w:rPr>
        <w:t>Gastroenterology</w:t>
      </w:r>
      <w:r w:rsidRPr="000D1C81">
        <w:rPr>
          <w:rFonts w:ascii="Times New Roman" w:eastAsia="Times New Roman" w:hAnsi="Times New Roman"/>
          <w:noProof/>
          <w:sz w:val="24"/>
        </w:rPr>
        <w:t xml:space="preserve"> (2017).</w:t>
      </w:r>
    </w:p>
    <w:p w14:paraId="732EA05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27.</w:t>
      </w:r>
      <w:r w:rsidRPr="000D1C81">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D1C81">
        <w:rPr>
          <w:rFonts w:ascii="Times New Roman" w:eastAsia="Times New Roman" w:hAnsi="Times New Roman"/>
          <w:i/>
          <w:iCs/>
          <w:noProof/>
          <w:sz w:val="24"/>
        </w:rPr>
        <w:t>Procedia - Soc. Behav. Sci.</w:t>
      </w:r>
      <w:r w:rsidRPr="000D1C81">
        <w:rPr>
          <w:rFonts w:ascii="Times New Roman" w:eastAsia="Times New Roman" w:hAnsi="Times New Roman"/>
          <w:noProof/>
          <w:sz w:val="24"/>
        </w:rPr>
        <w:t xml:space="preserve"> (2013). doi:10.1016/j.sbspro.2013.11.143</w:t>
      </w:r>
    </w:p>
    <w:p w14:paraId="5EC9BF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28.</w:t>
      </w:r>
      <w:r w:rsidRPr="000D1C81">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D1C81">
        <w:rPr>
          <w:rFonts w:ascii="Times New Roman" w:eastAsia="Times New Roman" w:hAnsi="Times New Roman"/>
          <w:i/>
          <w:iCs/>
          <w:noProof/>
          <w:sz w:val="24"/>
        </w:rPr>
        <w:t>J. Cold Reg. Eng.</w:t>
      </w:r>
      <w:r w:rsidRPr="000D1C81">
        <w:rPr>
          <w:rFonts w:ascii="Times New Roman" w:eastAsia="Times New Roman" w:hAnsi="Times New Roman"/>
          <w:noProof/>
          <w:sz w:val="24"/>
        </w:rPr>
        <w:t xml:space="preserve"> (2016). doi:10.1061/(ASCE)CR.1943-5495.0000099</w:t>
      </w:r>
    </w:p>
    <w:p w14:paraId="7CD232C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29.</w:t>
      </w:r>
      <w:r w:rsidRPr="000D1C81">
        <w:rPr>
          <w:rFonts w:ascii="Times New Roman" w:eastAsia="Times New Roman" w:hAnsi="Times New Roman"/>
          <w:noProof/>
          <w:sz w:val="24"/>
        </w:rPr>
        <w:tab/>
        <w:t xml:space="preserve">Roh, H.-J., Datla, S. &amp; Sharma, S. Effect of snow, temperature and their interaction on highway truck traffic. </w:t>
      </w:r>
      <w:r w:rsidRPr="000D1C81">
        <w:rPr>
          <w:rFonts w:ascii="Times New Roman" w:eastAsia="Times New Roman" w:hAnsi="Times New Roman"/>
          <w:i/>
          <w:iCs/>
          <w:noProof/>
          <w:sz w:val="24"/>
        </w:rPr>
        <w:t>J. Transp. Techn.</w:t>
      </w:r>
      <w:r w:rsidRPr="000D1C81">
        <w:rPr>
          <w:rFonts w:ascii="Times New Roman" w:eastAsia="Times New Roman" w:hAnsi="Times New Roman"/>
          <w:noProof/>
          <w:sz w:val="24"/>
        </w:rPr>
        <w:t xml:space="preserve"> (2013). doi:10.4236/jtts.2013.31003</w:t>
      </w:r>
    </w:p>
    <w:p w14:paraId="26F431E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30.</w:t>
      </w:r>
      <w:r w:rsidRPr="000D1C81">
        <w:rPr>
          <w:rFonts w:ascii="Times New Roman" w:eastAsia="Times New Roman" w:hAnsi="Times New Roman"/>
          <w:noProof/>
          <w:sz w:val="24"/>
        </w:rPr>
        <w:tab/>
        <w:t xml:space="preserve">Roh, H. J., Sharma, S. &amp; Sahu, P. K. Modeling snow and cold effects for classified highway traffic volumes. </w:t>
      </w:r>
      <w:r w:rsidRPr="000D1C81">
        <w:rPr>
          <w:rFonts w:ascii="Times New Roman" w:eastAsia="Times New Roman" w:hAnsi="Times New Roman"/>
          <w:i/>
          <w:iCs/>
          <w:noProof/>
          <w:sz w:val="24"/>
        </w:rPr>
        <w:t>KSCE J. Civ. Eng.</w:t>
      </w:r>
      <w:r w:rsidRPr="000D1C81">
        <w:rPr>
          <w:rFonts w:ascii="Times New Roman" w:eastAsia="Times New Roman" w:hAnsi="Times New Roman"/>
          <w:noProof/>
          <w:sz w:val="24"/>
        </w:rPr>
        <w:t xml:space="preserve"> (2016). doi:10.1007/s12205-015-0236-0</w:t>
      </w:r>
    </w:p>
    <w:p w14:paraId="012A2FD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31.</w:t>
      </w:r>
      <w:r w:rsidRPr="000D1C81">
        <w:rPr>
          <w:rFonts w:ascii="Times New Roman" w:eastAsia="Times New Roman" w:hAnsi="Times New Roman"/>
          <w:noProof/>
          <w:sz w:val="24"/>
        </w:rPr>
        <w:tab/>
        <w:t xml:space="preserve">Daanen, H. A. M., Van De Vliert, E. &amp; Huang, X. Driving performance in cold, warm, and thermoneutral environments. </w:t>
      </w:r>
      <w:r w:rsidRPr="000D1C81">
        <w:rPr>
          <w:rFonts w:ascii="Times New Roman" w:eastAsia="Times New Roman" w:hAnsi="Times New Roman"/>
          <w:i/>
          <w:iCs/>
          <w:noProof/>
          <w:sz w:val="24"/>
        </w:rPr>
        <w:t>Appl. Ergon.</w:t>
      </w:r>
      <w:r w:rsidRPr="000D1C81">
        <w:rPr>
          <w:rFonts w:ascii="Times New Roman" w:eastAsia="Times New Roman" w:hAnsi="Times New Roman"/>
          <w:noProof/>
          <w:sz w:val="24"/>
        </w:rPr>
        <w:t xml:space="preserve"> (2003). doi:10.1016/S0003-</w:t>
      </w:r>
      <w:r w:rsidRPr="000D1C81">
        <w:rPr>
          <w:rFonts w:ascii="Times New Roman" w:eastAsia="Times New Roman" w:hAnsi="Times New Roman"/>
          <w:noProof/>
          <w:sz w:val="24"/>
        </w:rPr>
        <w:lastRenderedPageBreak/>
        <w:t>6870(03)00055-3</w:t>
      </w:r>
    </w:p>
    <w:p w14:paraId="4A79762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32.</w:t>
      </w:r>
      <w:r w:rsidRPr="000D1C81">
        <w:rPr>
          <w:rFonts w:ascii="Times New Roman" w:eastAsia="Times New Roman" w:hAnsi="Times New Roman"/>
          <w:noProof/>
          <w:sz w:val="24"/>
        </w:rPr>
        <w:tab/>
        <w:t xml:space="preserve">Zlatoper, T. J. Determinants of motor vehicle deaths in the United States: A cross-sectional analysis. </w:t>
      </w:r>
      <w:r w:rsidRPr="000D1C81">
        <w:rPr>
          <w:rFonts w:ascii="Times New Roman" w:eastAsia="Times New Roman" w:hAnsi="Times New Roman"/>
          <w:i/>
          <w:iCs/>
          <w:noProof/>
          <w:sz w:val="24"/>
        </w:rPr>
        <w:t>Accid. Anal. Prev.</w:t>
      </w:r>
      <w:r w:rsidRPr="000D1C81">
        <w:rPr>
          <w:rFonts w:ascii="Times New Roman" w:eastAsia="Times New Roman" w:hAnsi="Times New Roman"/>
          <w:noProof/>
          <w:sz w:val="24"/>
        </w:rPr>
        <w:t xml:space="preserve"> (1991). doi:10.1016/0001-4575(91)90062-A</w:t>
      </w:r>
    </w:p>
    <w:p w14:paraId="30B5F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33.</w:t>
      </w:r>
      <w:r w:rsidRPr="000D1C81">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D1C81">
        <w:rPr>
          <w:rFonts w:ascii="Times New Roman" w:eastAsia="Times New Roman" w:hAnsi="Times New Roman"/>
          <w:i/>
          <w:iCs/>
          <w:noProof/>
          <w:sz w:val="24"/>
        </w:rPr>
        <w:t>Symposium on relationships among theory, physiological correlates, and operational performance</w:t>
      </w:r>
      <w:r w:rsidRPr="000D1C81">
        <w:rPr>
          <w:rFonts w:ascii="Times New Roman" w:eastAsia="Times New Roman" w:hAnsi="Times New Roman"/>
          <w:noProof/>
          <w:sz w:val="24"/>
        </w:rPr>
        <w:t xml:space="preserve"> (1976). doi:10.1007/978-1-4684-2529-1_25</w:t>
      </w:r>
    </w:p>
    <w:p w14:paraId="4FDD41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34.</w:t>
      </w:r>
      <w:r w:rsidRPr="000D1C81">
        <w:rPr>
          <w:rFonts w:ascii="Times New Roman" w:eastAsia="Times New Roman" w:hAnsi="Times New Roman"/>
          <w:noProof/>
          <w:sz w:val="24"/>
        </w:rPr>
        <w:tab/>
        <w:t xml:space="preserve">Wyon, D. P., Wyon, I. &amp; Norin, F. Effects of moderate heat stress on driver vigilance in a moving vehicle. </w:t>
      </w:r>
      <w:r w:rsidRPr="000D1C81">
        <w:rPr>
          <w:rFonts w:ascii="Times New Roman" w:eastAsia="Times New Roman" w:hAnsi="Times New Roman"/>
          <w:i/>
          <w:iCs/>
          <w:noProof/>
          <w:sz w:val="24"/>
        </w:rPr>
        <w:t>Ergonomics</w:t>
      </w:r>
      <w:r w:rsidRPr="000D1C81">
        <w:rPr>
          <w:rFonts w:ascii="Times New Roman" w:eastAsia="Times New Roman" w:hAnsi="Times New Roman"/>
          <w:noProof/>
          <w:sz w:val="24"/>
        </w:rPr>
        <w:t xml:space="preserve"> (1996). doi:10.1080/00140139608964434</w:t>
      </w:r>
    </w:p>
    <w:p w14:paraId="7623E77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35.</w:t>
      </w:r>
      <w:r w:rsidRPr="000D1C81">
        <w:rPr>
          <w:rFonts w:ascii="Times New Roman" w:eastAsia="Times New Roman" w:hAnsi="Times New Roman"/>
          <w:noProof/>
          <w:sz w:val="24"/>
        </w:rPr>
        <w:tab/>
        <w:t xml:space="preserve">Voas, R. B., Torres, P., Romano, E. &amp; Lacey, J. H. Alcohol-Related Risk of Driver Fatalities: An Update Using 2007 Data. </w:t>
      </w:r>
      <w:r w:rsidRPr="000D1C81">
        <w:rPr>
          <w:rFonts w:ascii="Times New Roman" w:eastAsia="Times New Roman" w:hAnsi="Times New Roman"/>
          <w:i/>
          <w:iCs/>
          <w:noProof/>
          <w:sz w:val="24"/>
        </w:rPr>
        <w:t>J. Stud. Alcohol Drugs</w:t>
      </w:r>
      <w:r w:rsidRPr="000D1C81">
        <w:rPr>
          <w:rFonts w:ascii="Times New Roman" w:eastAsia="Times New Roman" w:hAnsi="Times New Roman"/>
          <w:noProof/>
          <w:sz w:val="24"/>
        </w:rPr>
        <w:t xml:space="preserve"> (2012). doi:10.15288/jsad.2012.73.341</w:t>
      </w:r>
    </w:p>
    <w:p w14:paraId="5A7467A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36.</w:t>
      </w:r>
      <w:r w:rsidRPr="000D1C81">
        <w:rPr>
          <w:rFonts w:ascii="Times New Roman" w:eastAsia="Times New Roman" w:hAnsi="Times New Roman"/>
          <w:noProof/>
          <w:sz w:val="24"/>
        </w:rPr>
        <w:tab/>
        <w:t xml:space="preserve">Ambrose, A. F., Paul, G. &amp; Hausdorff, J. M. Risk factors for falls among older adults: A review of the literature. </w:t>
      </w:r>
      <w:r w:rsidRPr="000D1C81">
        <w:rPr>
          <w:rFonts w:ascii="Times New Roman" w:eastAsia="Times New Roman" w:hAnsi="Times New Roman"/>
          <w:i/>
          <w:iCs/>
          <w:noProof/>
          <w:sz w:val="24"/>
        </w:rPr>
        <w:t>Maturitas</w:t>
      </w:r>
      <w:r w:rsidRPr="000D1C81">
        <w:rPr>
          <w:rFonts w:ascii="Times New Roman" w:eastAsia="Times New Roman" w:hAnsi="Times New Roman"/>
          <w:noProof/>
          <w:sz w:val="24"/>
        </w:rPr>
        <w:t xml:space="preserve"> (2013). doi:10.1016/j.maturitas.2013.02.009</w:t>
      </w:r>
    </w:p>
    <w:p w14:paraId="3EBA136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37.</w:t>
      </w:r>
      <w:r w:rsidRPr="000D1C81">
        <w:rPr>
          <w:rFonts w:ascii="Times New Roman" w:eastAsia="Times New Roman" w:hAnsi="Times New Roman"/>
          <w:noProof/>
          <w:sz w:val="24"/>
        </w:rPr>
        <w:tab/>
        <w:t xml:space="preserve">Kelsey, J. L.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D1C81">
        <w:rPr>
          <w:rFonts w:ascii="Times New Roman" w:eastAsia="Times New Roman" w:hAnsi="Times New Roman"/>
          <w:i/>
          <w:iCs/>
          <w:noProof/>
          <w:sz w:val="24"/>
        </w:rPr>
        <w:t>J. Am. Geriatr. Soc.</w:t>
      </w:r>
      <w:r w:rsidRPr="000D1C81">
        <w:rPr>
          <w:rFonts w:ascii="Times New Roman" w:eastAsia="Times New Roman" w:hAnsi="Times New Roman"/>
          <w:noProof/>
          <w:sz w:val="24"/>
        </w:rPr>
        <w:t xml:space="preserve"> (2010). doi:10.1111/j.1532-5415.2010.03062.x</w:t>
      </w:r>
    </w:p>
    <w:p w14:paraId="0387B2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38.</w:t>
      </w:r>
      <w:r w:rsidRPr="000D1C81">
        <w:rPr>
          <w:rFonts w:ascii="Times New Roman" w:eastAsia="Times New Roman" w:hAnsi="Times New Roman"/>
          <w:noProof/>
          <w:sz w:val="24"/>
        </w:rPr>
        <w:tab/>
        <w:t xml:space="preserve">Xu, J. Unintentional drowning deaths in the United States, 1999-2010. </w:t>
      </w:r>
      <w:r w:rsidRPr="000D1C81">
        <w:rPr>
          <w:rFonts w:ascii="Times New Roman" w:eastAsia="Times New Roman" w:hAnsi="Times New Roman"/>
          <w:i/>
          <w:iCs/>
          <w:noProof/>
          <w:sz w:val="24"/>
        </w:rPr>
        <w:t>NCHS Data Brief</w:t>
      </w:r>
      <w:r w:rsidRPr="000D1C81">
        <w:rPr>
          <w:rFonts w:ascii="Times New Roman" w:eastAsia="Times New Roman" w:hAnsi="Times New Roman"/>
          <w:noProof/>
          <w:sz w:val="24"/>
        </w:rPr>
        <w:t xml:space="preserve"> (2014).</w:t>
      </w:r>
    </w:p>
    <w:p w14:paraId="07E5643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39.</w:t>
      </w:r>
      <w:r w:rsidRPr="000D1C81">
        <w:rPr>
          <w:rFonts w:ascii="Times New Roman" w:eastAsia="Times New Roman" w:hAnsi="Times New Roman"/>
          <w:noProof/>
          <w:sz w:val="24"/>
        </w:rPr>
        <w:tab/>
        <w:t xml:space="preserve">Glaeser, E. L., Sacerdote, B. &amp; Scheinkman, J. A. Crime and social interactions. </w:t>
      </w:r>
      <w:r w:rsidRPr="000D1C81">
        <w:rPr>
          <w:rFonts w:ascii="Times New Roman" w:eastAsia="Times New Roman" w:hAnsi="Times New Roman"/>
          <w:i/>
          <w:iCs/>
          <w:noProof/>
          <w:sz w:val="24"/>
        </w:rPr>
        <w:t>Q. J. Econ.</w:t>
      </w:r>
      <w:r w:rsidRPr="000D1C81">
        <w:rPr>
          <w:rFonts w:ascii="Times New Roman" w:eastAsia="Times New Roman" w:hAnsi="Times New Roman"/>
          <w:noProof/>
          <w:sz w:val="24"/>
        </w:rPr>
        <w:t xml:space="preserve"> (1996). doi:10.2307/2946686</w:t>
      </w:r>
    </w:p>
    <w:p w14:paraId="0643222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40.</w:t>
      </w:r>
      <w:r w:rsidRPr="000D1C81">
        <w:rPr>
          <w:rFonts w:ascii="Times New Roman" w:eastAsia="Times New Roman" w:hAnsi="Times New Roman"/>
          <w:noProof/>
          <w:sz w:val="24"/>
        </w:rPr>
        <w:tab/>
        <w:t xml:space="preserve">Rotton, J. &amp; Cohn, E. G. Global warming and U.S. crime rates: An application of routine activity theory. </w:t>
      </w:r>
      <w:r w:rsidRPr="000D1C81">
        <w:rPr>
          <w:rFonts w:ascii="Times New Roman" w:eastAsia="Times New Roman" w:hAnsi="Times New Roman"/>
          <w:i/>
          <w:iCs/>
          <w:noProof/>
          <w:sz w:val="24"/>
        </w:rPr>
        <w:t>Environ. Behav.</w:t>
      </w:r>
      <w:r w:rsidRPr="000D1C81">
        <w:rPr>
          <w:rFonts w:ascii="Times New Roman" w:eastAsia="Times New Roman" w:hAnsi="Times New Roman"/>
          <w:noProof/>
          <w:sz w:val="24"/>
        </w:rPr>
        <w:t xml:space="preserve"> (2003). doi:10.1177/0013916503255565</w:t>
      </w:r>
    </w:p>
    <w:p w14:paraId="5880CE4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41.</w:t>
      </w:r>
      <w:r w:rsidRPr="000D1C81">
        <w:rPr>
          <w:rFonts w:ascii="Times New Roman" w:eastAsia="Times New Roman" w:hAnsi="Times New Roman"/>
          <w:noProof/>
          <w:sz w:val="24"/>
        </w:rPr>
        <w:tab/>
        <w:t xml:space="preserve">Anderson, C. A. Temperature and aggression: Ubiquitous effects of heat on occurrence of human violence. </w:t>
      </w:r>
      <w:r w:rsidRPr="000D1C81">
        <w:rPr>
          <w:rFonts w:ascii="Times New Roman" w:eastAsia="Times New Roman" w:hAnsi="Times New Roman"/>
          <w:i/>
          <w:iCs/>
          <w:noProof/>
          <w:sz w:val="24"/>
        </w:rPr>
        <w:t>Psychol. Bull.</w:t>
      </w:r>
      <w:r w:rsidRPr="000D1C81">
        <w:rPr>
          <w:rFonts w:ascii="Times New Roman" w:eastAsia="Times New Roman" w:hAnsi="Times New Roman"/>
          <w:noProof/>
          <w:sz w:val="24"/>
        </w:rPr>
        <w:t xml:space="preserve"> (1989). doi:10.1037/0033-2909.106.1.74</w:t>
      </w:r>
    </w:p>
    <w:p w14:paraId="60779EB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42.</w:t>
      </w:r>
      <w:r w:rsidRPr="000D1C81">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D1C81">
        <w:rPr>
          <w:rFonts w:ascii="Times New Roman" w:eastAsia="Times New Roman" w:hAnsi="Times New Roman"/>
          <w:i/>
          <w:iCs/>
          <w:noProof/>
          <w:sz w:val="24"/>
        </w:rPr>
        <w:t>J. Pers. Soc. Psychol.</w:t>
      </w:r>
      <w:r w:rsidRPr="000D1C81">
        <w:rPr>
          <w:rFonts w:ascii="Times New Roman" w:eastAsia="Times New Roman" w:hAnsi="Times New Roman"/>
          <w:noProof/>
          <w:sz w:val="24"/>
        </w:rPr>
        <w:t xml:space="preserve"> (1976). doi:10.1037/0022-3514.33.3.245</w:t>
      </w:r>
    </w:p>
    <w:p w14:paraId="6811A40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43.</w:t>
      </w:r>
      <w:r w:rsidRPr="000D1C81">
        <w:rPr>
          <w:rFonts w:ascii="Times New Roman" w:eastAsia="Times New Roman" w:hAnsi="Times New Roman"/>
          <w:noProof/>
          <w:sz w:val="24"/>
        </w:rPr>
        <w:tab/>
        <w:t xml:space="preserve">Becker, G. S. Crime and punishment: An economic approach. in </w:t>
      </w:r>
      <w:r w:rsidRPr="000D1C81">
        <w:rPr>
          <w:rFonts w:ascii="Times New Roman" w:eastAsia="Times New Roman" w:hAnsi="Times New Roman"/>
          <w:i/>
          <w:iCs/>
          <w:noProof/>
          <w:sz w:val="24"/>
        </w:rPr>
        <w:t>Economic Analysis of the Law: Selected Readings</w:t>
      </w:r>
      <w:r w:rsidRPr="000D1C81">
        <w:rPr>
          <w:rFonts w:ascii="Times New Roman" w:eastAsia="Times New Roman" w:hAnsi="Times New Roman"/>
          <w:noProof/>
          <w:sz w:val="24"/>
        </w:rPr>
        <w:t xml:space="preserve"> (2007). doi:10.1002/9780470752135.ch25</w:t>
      </w:r>
    </w:p>
    <w:p w14:paraId="07CEABE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44.</w:t>
      </w:r>
      <w:r w:rsidRPr="000D1C81">
        <w:rPr>
          <w:rFonts w:ascii="Times New Roman" w:eastAsia="Times New Roman" w:hAnsi="Times New Roman"/>
          <w:noProof/>
          <w:sz w:val="24"/>
        </w:rPr>
        <w:tab/>
        <w:t xml:space="preserve">Jacob, B., Lefgren, L. J. &amp; Moretti, E. </w:t>
      </w:r>
      <w:r w:rsidRPr="000D1C81">
        <w:rPr>
          <w:rFonts w:ascii="Times New Roman" w:eastAsia="Times New Roman" w:hAnsi="Times New Roman"/>
          <w:i/>
          <w:iCs/>
          <w:noProof/>
          <w:sz w:val="24"/>
        </w:rPr>
        <w:t>The dynamics of criminal behavior: Evidence from weather shocks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SSRN</w:t>
      </w:r>
      <w:r w:rsidRPr="000D1C81">
        <w:rPr>
          <w:rFonts w:ascii="Times New Roman" w:eastAsia="Times New Roman" w:hAnsi="Times New Roman"/>
          <w:noProof/>
          <w:sz w:val="24"/>
        </w:rPr>
        <w:t xml:space="preserve"> (2005). doi:10.2139/ssrn.647644</w:t>
      </w:r>
    </w:p>
    <w:p w14:paraId="1EA5DDC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45.</w:t>
      </w:r>
      <w:r w:rsidRPr="000D1C81">
        <w:rPr>
          <w:rFonts w:ascii="Times New Roman" w:eastAsia="Times New Roman" w:hAnsi="Times New Roman"/>
          <w:noProof/>
          <w:sz w:val="24"/>
        </w:rPr>
        <w:tab/>
        <w:t xml:space="preserve">Dee, D. P.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The ERA-Interim reanalysis: configuration and performance of the data assimilation system. </w:t>
      </w:r>
      <w:r w:rsidRPr="000D1C81">
        <w:rPr>
          <w:rFonts w:ascii="Times New Roman" w:eastAsia="Times New Roman" w:hAnsi="Times New Roman"/>
          <w:i/>
          <w:iCs/>
          <w:noProof/>
          <w:sz w:val="24"/>
        </w:rPr>
        <w:t>Q. J. R. Meteorol. Soc.</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137,</w:t>
      </w:r>
      <w:r w:rsidRPr="000D1C81">
        <w:rPr>
          <w:rFonts w:ascii="Times New Roman" w:eastAsia="Times New Roman" w:hAnsi="Times New Roman"/>
          <w:noProof/>
          <w:sz w:val="24"/>
        </w:rPr>
        <w:t xml:space="preserve"> 553–597 (2011).</w:t>
      </w:r>
    </w:p>
    <w:p w14:paraId="5C3A678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46.</w:t>
      </w:r>
      <w:r w:rsidRPr="000D1C81">
        <w:rPr>
          <w:rFonts w:ascii="Times New Roman" w:eastAsia="Times New Roman" w:hAnsi="Times New Roman"/>
          <w:noProof/>
          <w:sz w:val="24"/>
        </w:rPr>
        <w:tab/>
        <w:t xml:space="preserve">Wallace, J. M. &amp; Hobbs, P. V.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(2006). doi:10.1016/C2009-0-00034-8</w:t>
      </w:r>
    </w:p>
    <w:p w14:paraId="47A3458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47.</w:t>
      </w:r>
      <w:r w:rsidRPr="000D1C81">
        <w:rPr>
          <w:rFonts w:ascii="Times New Roman" w:eastAsia="Times New Roman" w:hAnsi="Times New Roman"/>
          <w:noProof/>
          <w:sz w:val="24"/>
        </w:rPr>
        <w:tab/>
        <w:t xml:space="preserve">Rue, H. &amp; Held, L. </w:t>
      </w:r>
      <w:r w:rsidRPr="000D1C81">
        <w:rPr>
          <w:rFonts w:ascii="Times New Roman" w:eastAsia="Times New Roman" w:hAnsi="Times New Roman"/>
          <w:i/>
          <w:iCs/>
          <w:noProof/>
          <w:sz w:val="24"/>
        </w:rPr>
        <w:t>Gaussian Markov random fields. Theory and applications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lastRenderedPageBreak/>
        <w:t>Chapman &amp; Hall</w:t>
      </w:r>
      <w:r w:rsidRPr="000D1C81">
        <w:rPr>
          <w:rFonts w:ascii="Times New Roman" w:eastAsia="Times New Roman" w:hAnsi="Times New Roman"/>
          <w:noProof/>
          <w:sz w:val="24"/>
        </w:rPr>
        <w:t xml:space="preserve"> (2005). doi:10.1007/s00184-007-0162-3</w:t>
      </w:r>
    </w:p>
    <w:p w14:paraId="5DAFBD9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48.</w:t>
      </w:r>
      <w:r w:rsidRPr="000D1C81">
        <w:rPr>
          <w:rFonts w:ascii="Times New Roman" w:eastAsia="Times New Roman" w:hAnsi="Times New Roman"/>
          <w:noProof/>
          <w:sz w:val="24"/>
        </w:rPr>
        <w:tab/>
        <w:t xml:space="preserve">Besag, J. Spatial interaction and the statistical snalysis of lattice systems. </w:t>
      </w:r>
      <w:r w:rsidRPr="000D1C81">
        <w:rPr>
          <w:rFonts w:ascii="Times New Roman" w:eastAsia="Times New Roman" w:hAnsi="Times New Roman"/>
          <w:i/>
          <w:iCs/>
          <w:noProof/>
          <w:sz w:val="24"/>
        </w:rPr>
        <w:t>J. R. Stat. Soc. Ser. B (Statistical Methodol.</w:t>
      </w:r>
      <w:r w:rsidRPr="000D1C81">
        <w:rPr>
          <w:rFonts w:ascii="Times New Roman" w:eastAsia="Times New Roman" w:hAnsi="Times New Roman"/>
          <w:noProof/>
          <w:sz w:val="24"/>
        </w:rPr>
        <w:t xml:space="preserve"> (1974). doi:10.2307/2984812</w:t>
      </w:r>
    </w:p>
    <w:p w14:paraId="3A09FAE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49.</w:t>
      </w:r>
      <w:r w:rsidRPr="000D1C81">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D1C81">
        <w:rPr>
          <w:rFonts w:ascii="Times New Roman" w:eastAsia="Times New Roman" w:hAnsi="Times New Roman"/>
          <w:i/>
          <w:iCs/>
          <w:noProof/>
          <w:sz w:val="24"/>
        </w:rPr>
        <w:t>J. R. Stat. Soc. Ser. B Stat. Methodol.</w:t>
      </w:r>
      <w:r w:rsidRPr="000D1C81">
        <w:rPr>
          <w:rFonts w:ascii="Times New Roman" w:eastAsia="Times New Roman" w:hAnsi="Times New Roman"/>
          <w:noProof/>
          <w:sz w:val="24"/>
        </w:rPr>
        <w:t xml:space="preserve"> (2009). doi:10.1111/j.1467-9868.2008.00700.x</w:t>
      </w:r>
    </w:p>
    <w:p w14:paraId="2BEAC1EA" w14:textId="77777777" w:rsidR="000D1C81" w:rsidRPr="000D1C81" w:rsidRDefault="000D1C81" w:rsidP="000D1C81">
      <w:pPr>
        <w:widowControl w:val="0"/>
        <w:autoSpaceDE w:val="0"/>
        <w:autoSpaceDN w:val="0"/>
        <w:adjustRightInd w:val="0"/>
        <w:spacing w:line="240" w:lineRule="auto"/>
        <w:ind w:left="640" w:hanging="640"/>
        <w:rPr>
          <w:rFonts w:ascii="Times New Roman" w:hAnsi="Times New Roman"/>
          <w:noProof/>
          <w:sz w:val="24"/>
        </w:rPr>
      </w:pPr>
      <w:r w:rsidRPr="000D1C81">
        <w:rPr>
          <w:rFonts w:ascii="Times New Roman" w:eastAsia="Times New Roman" w:hAnsi="Times New Roman"/>
          <w:noProof/>
          <w:sz w:val="24"/>
        </w:rPr>
        <w:t>50.</w:t>
      </w:r>
      <w:r w:rsidRPr="000D1C81">
        <w:rPr>
          <w:rFonts w:ascii="Times New Roman" w:eastAsia="Times New Roman" w:hAnsi="Times New Roman"/>
          <w:noProof/>
          <w:sz w:val="24"/>
        </w:rPr>
        <w:tab/>
        <w:t>IPCC. IPCC special report on the impacts of global warming of 1.5 °C - Summary for policy makers. (2018).</w:t>
      </w:r>
    </w:p>
    <w:p w14:paraId="14D0E6E5" w14:textId="68530A9C" w:rsidR="009011C5" w:rsidRPr="00636C9B" w:rsidRDefault="00A55581" w:rsidP="000D1C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1184" w:author="Parks, Robbie M" w:date="2018-12-05T11:53:00Z"/>
          <w:rFonts w:ascii="Times New Roman" w:hAnsi="Times New Roman"/>
          <w:color w:val="000000" w:themeColor="text1"/>
          <w:sz w:val="24"/>
          <w:szCs w:val="24"/>
        </w:rPr>
      </w:pPr>
      <w:del w:id="1185"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1186" w:author="Parks, Robbie M" w:date="2018-12-05T11:53:00Z"/>
          <w:rFonts w:ascii="Times New Roman" w:hAnsi="Times New Roman"/>
          <w:color w:val="000000" w:themeColor="text1"/>
          <w:sz w:val="24"/>
          <w:szCs w:val="24"/>
        </w:rPr>
      </w:pPr>
      <w:del w:id="1187"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1188" w:author="Parks, Robbie M" w:date="2018-12-05T12:09:00Z">
        <w:r w:rsidR="00F14942">
          <w:rPr>
            <w:rFonts w:ascii="Times New Roman" w:hAnsi="Times New Roman"/>
            <w:b/>
            <w:color w:val="000000" w:themeColor="text1"/>
            <w:sz w:val="24"/>
            <w:szCs w:val="24"/>
          </w:rPr>
          <w:t>1</w:t>
        </w:r>
      </w:ins>
      <w:del w:id="1189"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1190"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F379E62"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191" w:author="Parks, Robbie M" w:date="2018-12-05T12:10:00Z">
        <w:r w:rsidR="00F14942">
          <w:rPr>
            <w:rFonts w:ascii="Times New Roman" w:hAnsi="Times New Roman"/>
            <w:b/>
            <w:color w:val="000000" w:themeColor="text1"/>
            <w:sz w:val="24"/>
            <w:szCs w:val="24"/>
          </w:rPr>
          <w:t>2</w:t>
        </w:r>
      </w:ins>
      <w:del w:id="1192"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1193"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1194" w:author="Parks, Robbie M" w:date="2018-12-05T14:27:00Z">
        <w:r w:rsidR="00605A3E">
          <w:rPr>
            <w:rFonts w:ascii="Times New Roman" w:hAnsi="Times New Roman"/>
            <w:color w:val="000000" w:themeColor="text1"/>
            <w:sz w:val="24"/>
            <w:szCs w:val="24"/>
          </w:rPr>
          <w:t>N</w:t>
        </w:r>
      </w:ins>
      <w:del w:id="1195"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1196"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Start w:id="1197"/>
      <w:r w:rsidR="000A2462" w:rsidRPr="00636C9B">
        <w:rPr>
          <w:rFonts w:ascii="Times New Roman" w:hAnsi="Times New Roman"/>
          <w:color w:val="000000" w:themeColor="text1"/>
          <w:sz w:val="24"/>
          <w:szCs w:val="24"/>
        </w:rPr>
        <w:t>.</w:t>
      </w:r>
      <w:ins w:id="1198" w:author="Tamura-Wicks, Helen M" w:date="2018-12-06T19:23:00Z">
        <w:r w:rsidR="00B65059">
          <w:rPr>
            <w:rFonts w:ascii="Times New Roman" w:hAnsi="Times New Roman"/>
            <w:color w:val="000000" w:themeColor="text1"/>
            <w:sz w:val="24"/>
            <w:szCs w:val="24"/>
          </w:rPr>
          <w:t xml:space="preserve"> Unintentional deaths are deaths from transport, falls and drownings, whereas intentional deaths are from assault and intentional self-harm.</w:t>
        </w:r>
      </w:ins>
      <w:r w:rsidR="002E3961" w:rsidRPr="00636C9B">
        <w:rPr>
          <w:rFonts w:ascii="Times New Roman" w:hAnsi="Times New Roman"/>
          <w:color w:val="000000" w:themeColor="text1"/>
          <w:sz w:val="24"/>
          <w:szCs w:val="24"/>
        </w:rPr>
        <w:br w:type="page"/>
      </w:r>
      <w:commentRangeEnd w:id="1197"/>
      <w:r w:rsidR="00B65059">
        <w:rPr>
          <w:rStyle w:val="CommentReference"/>
          <w:rFonts w:asciiTheme="minorHAnsi" w:eastAsiaTheme="minorHAnsi" w:hAnsiTheme="minorHAnsi" w:cstheme="minorBidi"/>
        </w:rPr>
        <w:commentReference w:id="1197"/>
      </w:r>
    </w:p>
    <w:p w14:paraId="5EA15A69" w14:textId="0ED0E14A" w:rsidR="0018328F" w:rsidRPr="0018328F" w:rsidDel="00A6568C" w:rsidRDefault="004A3366" w:rsidP="0018328F">
      <w:pPr>
        <w:spacing w:after="0" w:line="480" w:lineRule="auto"/>
        <w:jc w:val="both"/>
        <w:rPr>
          <w:del w:id="1199"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200" w:author="Parks, Robbie M" w:date="2018-12-05T12:10:00Z">
        <w:r w:rsidR="00F14942">
          <w:rPr>
            <w:rFonts w:ascii="Times New Roman" w:hAnsi="Times New Roman"/>
            <w:b/>
            <w:color w:val="000000" w:themeColor="text1"/>
            <w:sz w:val="24"/>
            <w:szCs w:val="24"/>
          </w:rPr>
          <w:t>3</w:t>
        </w:r>
      </w:ins>
      <w:del w:id="1201"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202" w:author="Parks, Robbie M" w:date="2018-12-05T14:42:00Z">
        <w:r w:rsidR="00DB74D6" w:rsidDel="00710DAA">
          <w:rPr>
            <w:rFonts w:ascii="Times New Roman" w:hAnsi="Times New Roman"/>
            <w:color w:val="000000" w:themeColor="text1"/>
            <w:sz w:val="24"/>
            <w:szCs w:val="24"/>
          </w:rPr>
          <w:delText xml:space="preserve">in </w:delText>
        </w:r>
      </w:del>
      <w:ins w:id="1203"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ins w:id="1204"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ins w:id="1205" w:author="Parks, Robbie M" w:date="2018-12-05T14:32:00Z">
        <w:del w:id="1206" w:author="Tamura-Wicks, Helen M" w:date="2018-12-06T19:25:00Z">
          <w:r w:rsidR="00A6568C" w:rsidDel="00B65059">
            <w:rPr>
              <w:rFonts w:ascii="Times New Roman" w:hAnsi="Times New Roman"/>
              <w:color w:val="000000" w:themeColor="text1"/>
              <w:sz w:val="24"/>
              <w:szCs w:val="24"/>
            </w:rPr>
            <w:delText>. The graph shows</w:delText>
          </w:r>
        </w:del>
      </w:ins>
      <w:del w:id="1207"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208"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209" w:author="Parks, Robbie M" w:date="2018-12-05T14:48:00Z">
        <w:r w:rsidR="002B5115" w:rsidDel="00A151B1">
          <w:rPr>
            <w:rFonts w:ascii="Times New Roman" w:hAnsi="Times New Roman"/>
            <w:color w:val="000000" w:themeColor="text1"/>
            <w:sz w:val="24"/>
            <w:szCs w:val="24"/>
          </w:rPr>
          <w:delText xml:space="preserve">was </w:delText>
        </w:r>
      </w:del>
      <w:ins w:id="1210"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211" w:author="Parks, Robbie M" w:date="2018-12-05T14:32:00Z">
        <w:r w:rsidR="00A6568C">
          <w:rPr>
            <w:rFonts w:ascii="Times New Roman" w:hAnsi="Times New Roman"/>
            <w:color w:val="000000" w:themeColor="text1"/>
            <w:sz w:val="24"/>
            <w:szCs w:val="24"/>
          </w:rPr>
          <w:t xml:space="preserve"> </w:t>
        </w:r>
      </w:ins>
    </w:p>
    <w:p w14:paraId="1370BF1C" w14:textId="13F77997" w:rsidR="00234E19" w:rsidRPr="00636C9B" w:rsidRDefault="002B5115" w:rsidP="00D76DF7">
      <w:pPr>
        <w:spacing w:after="0" w:line="480" w:lineRule="auto"/>
        <w:jc w:val="both"/>
        <w:rPr>
          <w:rFonts w:ascii="Times New Roman" w:hAnsi="Times New Roman"/>
          <w:color w:val="000000" w:themeColor="text1"/>
          <w:sz w:val="24"/>
          <w:szCs w:val="24"/>
        </w:rPr>
      </w:pPr>
      <w:del w:id="1212"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ins w:id="1213" w:author="Tamura-Wicks, Helen M" w:date="2018-12-06T19:27:00Z">
        <w:r w:rsidR="00C816D0">
          <w:rPr>
            <w:rFonts w:ascii="Times New Roman" w:hAnsi="Times New Roman"/>
            <w:color w:val="000000" w:themeColor="text1"/>
            <w:sz w:val="24"/>
            <w:szCs w:val="24"/>
          </w:rPr>
          <w:t xml:space="preserve">The top row shows the break down </w:t>
        </w:r>
      </w:ins>
      <w:del w:id="1214" w:author="Tamura-Wicks, Helen M" w:date="2018-12-06T19:27:00Z">
        <w:r w:rsidR="00280E5B" w:rsidDel="00C816D0">
          <w:rPr>
            <w:rFonts w:ascii="Times New Roman" w:hAnsi="Times New Roman"/>
            <w:color w:val="000000" w:themeColor="text1"/>
            <w:sz w:val="24"/>
            <w:szCs w:val="24"/>
          </w:rPr>
          <w:delText xml:space="preserve">They are broken down </w:delText>
        </w:r>
      </w:del>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ins w:id="1215" w:author="Tamura-Wicks, Helen M" w:date="2018-12-06T19:27:00Z">
        <w:r w:rsidR="00C816D0">
          <w:rPr>
            <w:rFonts w:ascii="Times New Roman" w:hAnsi="Times New Roman"/>
            <w:color w:val="000000" w:themeColor="text1"/>
            <w:sz w:val="24"/>
            <w:szCs w:val="24"/>
          </w:rPr>
          <w:t>.</w:t>
        </w:r>
      </w:ins>
      <w:del w:id="1216" w:author="Tamura-Wicks, Helen M" w:date="2018-12-06T19:27:00Z">
        <w:r w:rsidR="009A0CFD" w:rsidRPr="00636C9B" w:rsidDel="00C816D0">
          <w:rPr>
            <w:rFonts w:ascii="Times New Roman" w:hAnsi="Times New Roman"/>
            <w:color w:val="000000" w:themeColor="text1"/>
            <w:sz w:val="24"/>
            <w:szCs w:val="24"/>
          </w:rPr>
          <w:delText xml:space="preserve"> (top)</w:delText>
        </w:r>
      </w:del>
      <w:r w:rsidR="009A0CFD" w:rsidRPr="00636C9B">
        <w:rPr>
          <w:rFonts w:ascii="Times New Roman" w:hAnsi="Times New Roman"/>
          <w:color w:val="000000" w:themeColor="text1"/>
          <w:sz w:val="24"/>
          <w:szCs w:val="24"/>
        </w:rPr>
        <w:t xml:space="preserve"> </w:t>
      </w:r>
      <w:ins w:id="1217" w:author="Tamura-Wicks, Helen M" w:date="2018-12-06T19:27:00Z">
        <w:r w:rsidR="00C816D0">
          <w:rPr>
            <w:rFonts w:ascii="Times New Roman" w:hAnsi="Times New Roman"/>
            <w:color w:val="000000" w:themeColor="text1"/>
            <w:sz w:val="24"/>
            <w:szCs w:val="24"/>
          </w:rPr>
          <w:t xml:space="preserve">The bottom row shows the break down by sex, type of injury </w:t>
        </w:r>
      </w:ins>
      <w:r w:rsidR="009A0CFD" w:rsidRPr="00636C9B">
        <w:rPr>
          <w:rFonts w:ascii="Times New Roman" w:hAnsi="Times New Roman"/>
          <w:color w:val="000000" w:themeColor="text1"/>
          <w:sz w:val="24"/>
          <w:szCs w:val="24"/>
        </w:rPr>
        <w:t>and month</w:t>
      </w:r>
      <w:del w:id="1218" w:author="Tamura-Wicks, Helen M" w:date="2018-12-06T19:27:00Z">
        <w:r w:rsidR="009A0CFD" w:rsidRPr="00636C9B" w:rsidDel="00C816D0">
          <w:rPr>
            <w:rFonts w:ascii="Times New Roman" w:hAnsi="Times New Roman"/>
            <w:color w:val="000000" w:themeColor="text1"/>
            <w:sz w:val="24"/>
            <w:szCs w:val="24"/>
          </w:rPr>
          <w:delText xml:space="preserve"> (bottom)</w:delText>
        </w:r>
      </w:del>
      <w:r w:rsidR="009A0CFD" w:rsidRPr="00636C9B">
        <w:rPr>
          <w:rFonts w:ascii="Times New Roman" w:hAnsi="Times New Roman"/>
          <w:color w:val="000000" w:themeColor="text1"/>
          <w:sz w:val="24"/>
          <w:szCs w:val="24"/>
        </w:rPr>
        <w:t>.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71CA9911" w:rsidR="00136062" w:rsidRDefault="00136062" w:rsidP="00136062">
      <w:pPr>
        <w:spacing w:after="0" w:line="480" w:lineRule="auto"/>
        <w:jc w:val="both"/>
        <w:rPr>
          <w:ins w:id="1219" w:author="Parks, Robbie M" w:date="2018-12-05T11:54:00Z"/>
          <w:rFonts w:ascii="Times New Roman" w:hAnsi="Times New Roman"/>
          <w:color w:val="000000" w:themeColor="text1"/>
          <w:sz w:val="24"/>
          <w:szCs w:val="24"/>
        </w:rPr>
      </w:pPr>
      <w:ins w:id="1220"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in two example states (Florida and Washington) (left panel) for </w:t>
        </w:r>
        <w:del w:id="1221" w:author="Tamura-Wicks, Helen M" w:date="2018-12-06T19:28:00Z">
          <w:r w:rsidDel="00C816D0">
            <w:rPr>
              <w:rFonts w:ascii="Times New Roman" w:hAnsi="Times New Roman"/>
              <w:color w:val="000000" w:themeColor="text1"/>
              <w:sz w:val="24"/>
              <w:szCs w:val="24"/>
            </w:rPr>
            <w:delText xml:space="preserve">the entire period </w:delText>
          </w:r>
        </w:del>
        <w:r>
          <w:rPr>
            <w:rFonts w:ascii="Times New Roman" w:hAnsi="Times New Roman"/>
            <w:color w:val="000000" w:themeColor="text1"/>
            <w:sz w:val="24"/>
            <w:szCs w:val="24"/>
          </w:rPr>
          <w:t>1980-2009 are used to calculate July 1980-2016 temperature anomalies for Florida (red) and Washington (blue)</w:t>
        </w:r>
        <w:del w:id="1222" w:author="Tamura-Wicks, Helen M" w:date="2018-12-06T19:28:00Z">
          <w:r w:rsidDel="00C816D0">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ins>
      <w:ins w:id="1223" w:author="Tamura-Wicks, Helen M" w:date="2018-12-06T19:28:00Z">
        <w:r w:rsidR="00C816D0">
          <w:rPr>
            <w:rFonts w:ascii="Times New Roman" w:hAnsi="Times New Roman"/>
            <w:color w:val="000000" w:themeColor="text1"/>
            <w:sz w:val="24"/>
            <w:szCs w:val="24"/>
          </w:rPr>
          <w:t>annual</w:t>
        </w:r>
      </w:ins>
      <w:ins w:id="1224" w:author="Parks, Robbie M" w:date="2018-12-05T11:54:00Z">
        <w:del w:id="1225" w:author="Tamura-Wicks, Helen M" w:date="2018-12-06T19:28:00Z">
          <w:r w:rsidDel="00C816D0">
            <w:rPr>
              <w:rFonts w:ascii="Times New Roman" w:hAnsi="Times New Roman"/>
              <w:color w:val="000000" w:themeColor="text1"/>
              <w:sz w:val="24"/>
              <w:szCs w:val="24"/>
            </w:rPr>
            <w:delText>-year</w:delText>
          </w:r>
        </w:del>
        <w:r>
          <w:rPr>
            <w:rFonts w:ascii="Times New Roman" w:hAnsi="Times New Roman"/>
            <w:color w:val="000000" w:themeColor="text1"/>
            <w:sz w:val="24"/>
            <w:szCs w:val="24"/>
          </w:rPr>
          <w:t xml:space="preserve"> variation in a particular month (here, July) compared with a cooler state like Washington.</w:t>
        </w:r>
      </w:ins>
    </w:p>
    <w:p w14:paraId="6CEE4CD5" w14:textId="77777777" w:rsidR="00136062" w:rsidRDefault="00136062">
      <w:pPr>
        <w:spacing w:after="0" w:line="240" w:lineRule="auto"/>
        <w:rPr>
          <w:ins w:id="1226" w:author="Parks, Robbie M" w:date="2018-12-05T11:54:00Z"/>
          <w:rFonts w:ascii="Times New Roman" w:hAnsi="Times New Roman"/>
          <w:b/>
          <w:color w:val="000000" w:themeColor="text1"/>
          <w:sz w:val="24"/>
          <w:szCs w:val="24"/>
        </w:rPr>
      </w:pPr>
      <w:ins w:id="1227"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1228"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229"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230" w:author="Parks, Robbie M" w:date="2018-12-05T14:48:00Z">
        <w:r w:rsidR="00A5021F">
          <w:rPr>
            <w:rFonts w:ascii="Times New Roman" w:hAnsi="Times New Roman"/>
            <w:color w:val="000000" w:themeColor="text1"/>
            <w:sz w:val="24"/>
            <w:szCs w:val="24"/>
          </w:rPr>
          <w:t>were</w:t>
        </w:r>
      </w:ins>
      <w:ins w:id="1231"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232"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233" w:author="Parks, Robbie M" w:date="2018-12-05T14:43:00Z">
        <w:r w:rsidDel="00037523">
          <w:rPr>
            <w:rFonts w:ascii="Times New Roman" w:hAnsi="Times New Roman"/>
            <w:color w:val="000000" w:themeColor="text1"/>
            <w:sz w:val="24"/>
            <w:szCs w:val="24"/>
          </w:rPr>
          <w:delText xml:space="preserve"> </w:delText>
        </w:r>
      </w:del>
      <w:del w:id="1234"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235"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236" w:author="Parks, Robbie M" w:date="2018-12-05T14:48:00Z">
        <w:r w:rsidR="00A5021F">
          <w:rPr>
            <w:rFonts w:ascii="Times New Roman" w:hAnsi="Times New Roman"/>
            <w:color w:val="000000" w:themeColor="text1"/>
            <w:sz w:val="24"/>
            <w:szCs w:val="24"/>
          </w:rPr>
          <w:t>were</w:t>
        </w:r>
      </w:ins>
      <w:ins w:id="1237"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238"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4"/>
          <w:footerReference w:type="default" r:id="rId15"/>
          <w:pgSz w:w="11900" w:h="16840"/>
          <w:pgMar w:top="1440" w:right="1440" w:bottom="1440" w:left="1440" w:header="720" w:footer="720" w:gutter="0"/>
          <w:lnNumType w:countBy="1"/>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239"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240"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5B88952C"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del w:id="1241"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242" w:author="Parks, Robbie M" w:date="2018-12-05T14:45:00Z">
        <w:r w:rsidR="00ED78FF">
          <w:rPr>
            <w:rFonts w:ascii="Times New Roman" w:hAnsi="Times New Roman"/>
            <w:color w:val="000000" w:themeColor="text1"/>
            <w:sz w:val="24"/>
            <w:szCs w:val="24"/>
          </w:rPr>
          <w:t xml:space="preserve">Additional annual injury deaths for the 2016 US population. The table shows values for if temperature anomaly </w:t>
        </w:r>
      </w:ins>
      <w:ins w:id="1243" w:author="Parks, Robbie M" w:date="2018-12-05T14:48:00Z">
        <w:r w:rsidR="00EB5112">
          <w:rPr>
            <w:rFonts w:ascii="Times New Roman" w:hAnsi="Times New Roman"/>
            <w:color w:val="000000" w:themeColor="text1"/>
            <w:sz w:val="24"/>
            <w:szCs w:val="24"/>
          </w:rPr>
          <w:t>were</w:t>
        </w:r>
      </w:ins>
      <w:ins w:id="1244"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52693362" w:rsidR="00194696" w:rsidRPr="00636C9B" w:rsidDel="00E724F2" w:rsidRDefault="00845A19" w:rsidP="00D76DF7">
      <w:pPr>
        <w:spacing w:line="480" w:lineRule="auto"/>
        <w:jc w:val="both"/>
        <w:rPr>
          <w:del w:id="1245"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del w:id="1246"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pPr>
        <w:spacing w:line="480" w:lineRule="auto"/>
        <w:jc w:val="both"/>
        <w:rPr>
          <w:rFonts w:ascii="Times New Roman" w:hAnsi="Times New Roman"/>
          <w:color w:val="000000" w:themeColor="text1"/>
          <w:sz w:val="24"/>
          <w:szCs w:val="24"/>
        </w:rPr>
        <w:pPrChange w:id="1247" w:author="Parks, Robbie M" w:date="2018-12-05T14:47:00Z">
          <w:pPr>
            <w:spacing w:after="0" w:line="240" w:lineRule="auto"/>
          </w:pPr>
        </w:pPrChange>
      </w:pPr>
      <w:ins w:id="1248" w:author="Parks, Robbie M" w:date="2018-12-05T14:47:00Z">
        <w:r>
          <w:rPr>
            <w:rFonts w:ascii="Times New Roman" w:hAnsi="Times New Roman"/>
            <w:color w:val="000000" w:themeColor="text1"/>
            <w:sz w:val="24"/>
            <w:szCs w:val="24"/>
          </w:rPr>
          <w:t>Excess risk for</w:t>
        </w:r>
      </w:ins>
      <w:ins w:id="1249"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250" w:author="Parks, Robbie M" w:date="2018-12-05T14:47:00Z">
        <w:r w:rsidR="0090240D">
          <w:rPr>
            <w:rFonts w:ascii="Times New Roman" w:hAnsi="Times New Roman"/>
            <w:color w:val="000000" w:themeColor="text1"/>
            <w:sz w:val="24"/>
            <w:szCs w:val="24"/>
          </w:rPr>
          <w:t>were</w:t>
        </w:r>
      </w:ins>
      <w:ins w:id="1251"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7" w:author="Parks, Robbie M" w:date="2018-12-05T11:46:00Z" w:initials="PRM">
    <w:p w14:paraId="6963F432" w14:textId="29D6FDCB" w:rsidR="004E221B" w:rsidRDefault="004E221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75" w:author="Ezzati, Majid" w:date="2018-11-30T11:54:00Z" w:initials="EM">
    <w:p w14:paraId="592377EA" w14:textId="24306A68" w:rsidR="004E221B" w:rsidRDefault="004E221B">
      <w:pPr>
        <w:pStyle w:val="CommentText"/>
      </w:pPr>
      <w:r>
        <w:rPr>
          <w:rStyle w:val="CommentReference"/>
        </w:rPr>
        <w:annotationRef/>
      </w:r>
      <w:r>
        <w:rPr>
          <w:rFonts w:ascii="Times New Roman" w:hAnsi="Times New Roman"/>
          <w:color w:val="000000" w:themeColor="text1"/>
          <w:sz w:val="24"/>
          <w:szCs w:val="24"/>
        </w:rPr>
        <w:t>we need to say what the Nature Climate Change injury paper did succinctly but need to discuss it first. Discuss their specific “model” and what its core assumption is (absolute temperature across seasons etc)</w:t>
      </w:r>
    </w:p>
  </w:comment>
  <w:comment w:id="76" w:author="Parks, Robbie M" w:date="2018-12-04T10:31:00Z" w:initials="PRM">
    <w:p w14:paraId="1D8598B2" w14:textId="477D4AF4" w:rsidR="004E221B" w:rsidRDefault="004E221B">
      <w:pPr>
        <w:pStyle w:val="CommentText"/>
      </w:pPr>
      <w:r>
        <w:rPr>
          <w:rStyle w:val="CommentReference"/>
        </w:rPr>
        <w:annotationRef/>
      </w:r>
      <w:r>
        <w:t xml:space="preserve">The paper uses a frequentist monthly temperature model (absolute) allowing for variation by county-by-month and state-by-year </w:t>
      </w:r>
    </w:p>
  </w:comment>
  <w:comment w:id="86" w:author="Ezzati, Majid" w:date="2018-11-30T12:16:00Z" w:initials="EM">
    <w:p w14:paraId="53051316" w14:textId="14C37551" w:rsidR="004E221B" w:rsidRDefault="004E221B">
      <w:pPr>
        <w:pStyle w:val="CommentText"/>
      </w:pPr>
      <w:r>
        <w:rPr>
          <w:rStyle w:val="CommentReference"/>
        </w:rPr>
        <w:annotationRef/>
      </w:r>
      <w:r>
        <w:t>Light, patterns or work/school, nutrition let’s think of some very credible ones</w:t>
      </w:r>
    </w:p>
  </w:comment>
  <w:comment w:id="87" w:author="Parks, Robbie M" w:date="2018-12-03T13:54:00Z" w:initials="PRM">
    <w:p w14:paraId="6B1B048B" w14:textId="68828FD4" w:rsidR="004E221B" w:rsidRDefault="004E221B">
      <w:pPr>
        <w:pStyle w:val="CommentText"/>
      </w:pPr>
      <w:r>
        <w:rPr>
          <w:rStyle w:val="CommentReference"/>
        </w:rPr>
        <w:annotationRef/>
      </w:r>
      <w:r>
        <w:t>To research. Time outdoors?</w:t>
      </w:r>
    </w:p>
  </w:comment>
  <w:comment w:id="99" w:author="Tamura-Wicks, Helen M" w:date="2018-12-06T18:12:00Z" w:initials="THM">
    <w:p w14:paraId="32EB098B" w14:textId="0FB6C3EC" w:rsidR="004E221B" w:rsidRDefault="004E221B">
      <w:pPr>
        <w:pStyle w:val="CommentText"/>
      </w:pPr>
      <w:r>
        <w:rPr>
          <w:rStyle w:val="CommentReference"/>
        </w:rPr>
        <w:annotationRef/>
      </w:r>
      <w:r>
        <w:t>I know what you mean but I think this sentence needs rephrasing for clarity (suggested example beforehand, I’m sure there are other ways though)</w:t>
      </w:r>
    </w:p>
  </w:comment>
  <w:comment w:id="138" w:author="Bennett, James E" w:date="2018-12-07T11:19:00Z" w:initials="BJE">
    <w:p w14:paraId="315E0555" w14:textId="28B03AD7" w:rsidR="004E221B" w:rsidRDefault="004E221B">
      <w:pPr>
        <w:pStyle w:val="CommentText"/>
      </w:pPr>
      <w:r>
        <w:rPr>
          <w:rStyle w:val="CommentReference"/>
        </w:rPr>
        <w:annotationRef/>
      </w:r>
      <w:r>
        <w:t xml:space="preserve">Is this for 2016 only? seems like a lot if it </w:t>
      </w:r>
      <w:proofErr w:type="spellStart"/>
      <w:proofErr w:type="gramStart"/>
      <w:r>
        <w:t>is</w:t>
      </w:r>
      <w:r w:rsidR="0025563B">
        <w:t>.If</w:t>
      </w:r>
      <w:proofErr w:type="spellEnd"/>
      <w:proofErr w:type="gramEnd"/>
      <w:r w:rsidR="0025563B">
        <w:t xml:space="preserve"> not, I think it should be and put a “in 2016” in the sentence somewhere </w:t>
      </w:r>
    </w:p>
  </w:comment>
  <w:comment w:id="152" w:author="Ezzati, Majid" w:date="2018-11-30T14:30:00Z" w:initials="EM">
    <w:p w14:paraId="4D6E9E03" w14:textId="759C1479" w:rsidR="004E221B" w:rsidRDefault="004E221B">
      <w:pPr>
        <w:pStyle w:val="CommentText"/>
      </w:pPr>
      <w:r>
        <w:rPr>
          <w:rStyle w:val="CommentReference"/>
        </w:rPr>
        <w:annotationRef/>
      </w:r>
      <w:r>
        <w:t>To the extent relevant, please follow the wording of Appendix of PM paper to the letter (i.e. not similar but identical)</w:t>
      </w:r>
    </w:p>
  </w:comment>
  <w:comment w:id="161" w:author="Ezzati, Majid" w:date="2018-11-30T12:22:00Z" w:initials="EM">
    <w:p w14:paraId="6A2D75C3" w14:textId="0E0BF8BA" w:rsidR="004E221B" w:rsidRDefault="004E221B">
      <w:pPr>
        <w:pStyle w:val="CommentText"/>
      </w:pPr>
      <w:r>
        <w:rPr>
          <w:rStyle w:val="CommentReference"/>
        </w:rPr>
        <w:annotationRef/>
      </w:r>
      <w:r>
        <w:t>To discuss</w:t>
      </w:r>
    </w:p>
  </w:comment>
  <w:comment w:id="162" w:author="Parks, Robbie M" w:date="2018-12-05T08:16:00Z" w:initials="PRM">
    <w:p w14:paraId="76131A8B" w14:textId="6DC21123" w:rsidR="004E221B" w:rsidRDefault="004E221B">
      <w:pPr>
        <w:pStyle w:val="CommentText"/>
      </w:pPr>
      <w:r>
        <w:rPr>
          <w:rStyle w:val="CommentReference"/>
        </w:rPr>
        <w:annotationRef/>
      </w:r>
      <w:r>
        <w:t>To make consistent throughout the paper</w:t>
      </w:r>
    </w:p>
  </w:comment>
  <w:comment w:id="167" w:author="Ezzati, Majid" w:date="2018-11-30T12:25:00Z" w:initials="EM">
    <w:p w14:paraId="5CEE364E" w14:textId="602F3E6E" w:rsidR="004E221B" w:rsidRDefault="004E221B">
      <w:pPr>
        <w:pStyle w:val="CommentText"/>
      </w:pPr>
      <w:r>
        <w:rPr>
          <w:rStyle w:val="CommentReference"/>
        </w:rPr>
        <w:annotationRef/>
      </w:r>
      <w:r>
        <w:t>If relevant beyond how I have written intro, work in there</w:t>
      </w:r>
    </w:p>
  </w:comment>
  <w:comment w:id="192" w:author="Ezzati, Majid" w:date="2018-11-30T12:44:00Z" w:initials="EM">
    <w:p w14:paraId="256A7319" w14:textId="7FCE502F" w:rsidR="004E221B" w:rsidRDefault="004E221B">
      <w:pPr>
        <w:pStyle w:val="CommentText"/>
      </w:pPr>
      <w:r>
        <w:rPr>
          <w:rStyle w:val="CommentReference"/>
        </w:rPr>
        <w:annotationRef/>
      </w:r>
    </w:p>
  </w:comment>
  <w:comment w:id="193" w:author="Ezzati, Majid" w:date="2018-11-30T12:44:00Z" w:initials="EM">
    <w:p w14:paraId="6641516E" w14:textId="6A2238AD" w:rsidR="004E221B" w:rsidRDefault="004E221B">
      <w:pPr>
        <w:pStyle w:val="CommentText"/>
      </w:pPr>
      <w:r>
        <w:rPr>
          <w:rStyle w:val="CommentReference"/>
        </w:rPr>
        <w:annotationRef/>
      </w:r>
      <w:r>
        <w:t>Reword for clarity</w:t>
      </w:r>
    </w:p>
  </w:comment>
  <w:comment w:id="230" w:author="Ezzati, Majid" w:date="2018-11-30T12:46:00Z" w:initials="EM">
    <w:p w14:paraId="4FAD66D4" w14:textId="4A4EC26F" w:rsidR="004E221B" w:rsidRDefault="004E221B">
      <w:pPr>
        <w:pStyle w:val="CommentText"/>
      </w:pPr>
      <w:r>
        <w:rPr>
          <w:rStyle w:val="CommentReference"/>
        </w:rPr>
        <w:annotationRef/>
      </w:r>
    </w:p>
  </w:comment>
  <w:comment w:id="231" w:author="Ezzati, Majid" w:date="2018-11-30T12:46:00Z" w:initials="EM">
    <w:p w14:paraId="60D2E4B1" w14:textId="2AF55411" w:rsidR="004E221B" w:rsidRDefault="004E221B">
      <w:pPr>
        <w:pStyle w:val="CommentText"/>
      </w:pPr>
      <w:r>
        <w:rPr>
          <w:rStyle w:val="CommentReference"/>
        </w:rPr>
        <w:annotationRef/>
      </w:r>
      <w:r>
        <w:t>Can also be fewer? What is the right phrasing?</w:t>
      </w:r>
    </w:p>
  </w:comment>
  <w:comment w:id="232" w:author="Parks, Robbie M" w:date="2018-12-03T11:55:00Z" w:initials="PRM">
    <w:p w14:paraId="63DDE017" w14:textId="1AC9FA6A" w:rsidR="004E221B" w:rsidRDefault="004E221B">
      <w:pPr>
        <w:pStyle w:val="CommentText"/>
      </w:pPr>
      <w:r>
        <w:rPr>
          <w:rStyle w:val="CommentReference"/>
        </w:rPr>
        <w:annotationRef/>
      </w:r>
      <w:r>
        <w:t>Attributable change in deaths?</w:t>
      </w:r>
    </w:p>
  </w:comment>
  <w:comment w:id="234" w:author="Ezzati, Majid" w:date="2018-11-30T12:46:00Z" w:initials="EM">
    <w:p w14:paraId="1F3182CD" w14:textId="7A6B483C" w:rsidR="004E221B" w:rsidRDefault="004E221B">
      <w:pPr>
        <w:pStyle w:val="CommentText"/>
      </w:pPr>
      <w:r>
        <w:rPr>
          <w:rStyle w:val="CommentReference"/>
        </w:rPr>
        <w:annotationRef/>
      </w:r>
      <w:r>
        <w:t>And state? Even if we don’t show</w:t>
      </w:r>
    </w:p>
  </w:comment>
  <w:comment w:id="235" w:author="Parks, Robbie M" w:date="2018-12-03T13:55:00Z" w:initials="PRM">
    <w:p w14:paraId="00BF204F" w14:textId="681F27B1" w:rsidR="004E221B" w:rsidRDefault="004E221B">
      <w:pPr>
        <w:pStyle w:val="CommentText"/>
      </w:pPr>
      <w:r>
        <w:rPr>
          <w:rStyle w:val="CommentReference"/>
        </w:rPr>
        <w:annotationRef/>
      </w:r>
      <w:r>
        <w:t>Yes</w:t>
      </w:r>
    </w:p>
  </w:comment>
  <w:comment w:id="236" w:author="Ezzati, Majid" w:date="2018-11-30T12:46:00Z" w:initials="EM">
    <w:p w14:paraId="74AA52C9" w14:textId="07A86FD9" w:rsidR="004E221B" w:rsidRDefault="004E221B">
      <w:pPr>
        <w:pStyle w:val="CommentText"/>
      </w:pPr>
      <w:r>
        <w:rPr>
          <w:rStyle w:val="CommentReference"/>
        </w:rPr>
        <w:annotationRef/>
      </w:r>
      <w:r>
        <w:t>Discuss wording</w:t>
      </w:r>
    </w:p>
  </w:comment>
  <w:comment w:id="246" w:author="Ezzati, Majid" w:date="2018-11-30T14:26:00Z" w:initials="EM">
    <w:p w14:paraId="28A61689" w14:textId="79A7AC64" w:rsidR="004E221B" w:rsidRDefault="004E221B">
      <w:pPr>
        <w:pStyle w:val="CommentText"/>
      </w:pPr>
      <w:r>
        <w:rPr>
          <w:rStyle w:val="CommentReference"/>
        </w:rPr>
        <w:annotationRef/>
      </w:r>
      <w:r>
        <w:t>number</w:t>
      </w:r>
    </w:p>
  </w:comment>
  <w:comment w:id="257" w:author="Ezzati, Majid" w:date="2018-11-30T14:26:00Z" w:initials="EM">
    <w:p w14:paraId="4BEDB7B7" w14:textId="1F3345E9" w:rsidR="004E221B" w:rsidRDefault="004E221B">
      <w:pPr>
        <w:pStyle w:val="CommentText"/>
      </w:pPr>
      <w:r>
        <w:rPr>
          <w:rStyle w:val="CommentReference"/>
        </w:rPr>
        <w:annotationRef/>
      </w:r>
      <w:r>
        <w:t>move to results. split by sex</w:t>
      </w:r>
    </w:p>
    <w:p w14:paraId="52035BDC" w14:textId="77777777" w:rsidR="004E221B" w:rsidRDefault="004E221B">
      <w:pPr>
        <w:pStyle w:val="CommentText"/>
      </w:pPr>
    </w:p>
    <w:p w14:paraId="07D80E53" w14:textId="5E83D4AF" w:rsidR="004E221B" w:rsidRDefault="004E221B">
      <w:pPr>
        <w:pStyle w:val="CommentText"/>
      </w:pPr>
      <w:r>
        <w:t>Also say what age group (and sex) their share was highest</w:t>
      </w:r>
    </w:p>
  </w:comment>
  <w:comment w:id="261" w:author="Ezzati, Majid" w:date="2018-11-30T14:31:00Z" w:initials="EM">
    <w:p w14:paraId="47AA0E95" w14:textId="09CD9FC6" w:rsidR="004E221B" w:rsidRDefault="004E221B">
      <w:pPr>
        <w:pStyle w:val="CommentText"/>
      </w:pPr>
      <w:r>
        <w:rPr>
          <w:rStyle w:val="CommentReference"/>
        </w:rPr>
        <w:annotationRef/>
      </w:r>
      <w:r>
        <w:t>This is not a “data” issue</w:t>
      </w:r>
    </w:p>
    <w:p w14:paraId="36A2099B" w14:textId="77777777" w:rsidR="004E221B" w:rsidRDefault="004E221B">
      <w:pPr>
        <w:pStyle w:val="CommentText"/>
      </w:pPr>
    </w:p>
    <w:p w14:paraId="0423D54C" w14:textId="5504DD13" w:rsidR="004E221B" w:rsidRDefault="004E221B">
      <w:pPr>
        <w:pStyle w:val="CommentText"/>
      </w:pPr>
      <w:r>
        <w:t xml:space="preserve">Say at the beginning of stats methods that analyses were done separately by sex, age group etc. </w:t>
      </w:r>
    </w:p>
  </w:comment>
  <w:comment w:id="264" w:author="Bennett, James E" w:date="2018-11-29T14:44:00Z" w:initials="BJE">
    <w:p w14:paraId="3CAF6C00" w14:textId="251367E2" w:rsidR="004E221B" w:rsidRDefault="004E221B">
      <w:pPr>
        <w:pStyle w:val="CommentText"/>
      </w:pPr>
      <w:r>
        <w:rPr>
          <w:rStyle w:val="CommentReference"/>
        </w:rPr>
        <w:annotationRef/>
      </w:r>
      <w:r>
        <w:t>Did you need to “reverse” this calculation when estimating numbers of deaths from +1C?</w:t>
      </w:r>
    </w:p>
  </w:comment>
  <w:comment w:id="265" w:author="Parks, Robbie M" w:date="2018-11-29T23:20:00Z" w:initials="PRM">
    <w:p w14:paraId="21869A0C" w14:textId="1BDAFDF9" w:rsidR="004E221B" w:rsidRDefault="004E221B">
      <w:pPr>
        <w:pStyle w:val="CommentText"/>
      </w:pPr>
      <w:r>
        <w:rPr>
          <w:rStyle w:val="CommentReference"/>
        </w:rPr>
        <w:annotationRef/>
      </w:r>
      <w:r>
        <w:t>Yes</w:t>
      </w:r>
    </w:p>
  </w:comment>
  <w:comment w:id="266" w:author="Ezzati, Majid" w:date="2018-11-30T14:29:00Z" w:initials="EM">
    <w:p w14:paraId="5378CE52" w14:textId="50181B25" w:rsidR="004E221B" w:rsidRDefault="004E221B">
      <w:pPr>
        <w:pStyle w:val="CommentText"/>
      </w:pPr>
      <w:r>
        <w:rPr>
          <w:rStyle w:val="CommentReference"/>
        </w:rPr>
        <w:annotationRef/>
      </w:r>
      <w:r>
        <w:t>Only relevant if you do the attribution on rates; not relevant if you do it on counts. To discuss briefly</w:t>
      </w:r>
    </w:p>
  </w:comment>
  <w:comment w:id="263" w:author="Ezzati, Majid" w:date="2018-11-30T14:28:00Z" w:initials="EM">
    <w:p w14:paraId="109B9C09" w14:textId="4235DF43" w:rsidR="004E221B" w:rsidRDefault="004E221B">
      <w:pPr>
        <w:pStyle w:val="CommentText"/>
      </w:pPr>
      <w:r>
        <w:rPr>
          <w:rStyle w:val="CommentReference"/>
        </w:rPr>
        <w:annotationRef/>
      </w:r>
      <w:r>
        <w:t>State this as rate vs. count since you analyse rates</w:t>
      </w:r>
    </w:p>
  </w:comment>
  <w:comment w:id="271" w:author="Ezzati, Majid" w:date="2018-11-30T14:32:00Z" w:initials="EM">
    <w:p w14:paraId="674F0CF6" w14:textId="0BA30AF6" w:rsidR="004E221B" w:rsidRDefault="004E221B">
      <w:pPr>
        <w:pStyle w:val="CommentText"/>
      </w:pPr>
      <w:r>
        <w:rPr>
          <w:rStyle w:val="CommentReference"/>
        </w:rPr>
        <w:annotationRef/>
      </w:r>
      <w:r>
        <w:t>Use the same wording as eLife paper</w:t>
      </w:r>
    </w:p>
  </w:comment>
  <w:comment w:id="293" w:author="Bennett, James E" w:date="2018-11-29T15:00:00Z" w:initials="BJE">
    <w:p w14:paraId="2E056849" w14:textId="77777777" w:rsidR="004E221B" w:rsidRDefault="004E221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94" w:author="Parks, Robbie M" w:date="2018-11-29T23:08:00Z" w:initials="PRM">
    <w:p w14:paraId="207E839A" w14:textId="77777777" w:rsidR="004E221B" w:rsidRDefault="004E221B" w:rsidP="00265FDC">
      <w:pPr>
        <w:pStyle w:val="CommentText"/>
      </w:pPr>
      <w:r>
        <w:rPr>
          <w:rStyle w:val="CommentReference"/>
        </w:rPr>
        <w:annotationRef/>
      </w:r>
      <w:r>
        <w:t>Have expanded just above</w:t>
      </w:r>
    </w:p>
  </w:comment>
  <w:comment w:id="290" w:author="Ezzati, Majid" w:date="2018-11-30T17:02:00Z" w:initials="EM">
    <w:p w14:paraId="5D38400B" w14:textId="5107A394" w:rsidR="004E221B" w:rsidRDefault="004E221B">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91" w:author="Parks, Robbie M" w:date="2018-12-03T11:57:00Z" w:initials="PRM">
    <w:p w14:paraId="743F5A00" w14:textId="261F2DA2" w:rsidR="004E221B" w:rsidRDefault="004E221B">
      <w:pPr>
        <w:pStyle w:val="CommentText"/>
      </w:pPr>
      <w:r>
        <w:rPr>
          <w:rStyle w:val="CommentReference"/>
        </w:rPr>
        <w:annotationRef/>
      </w:r>
      <w:r>
        <w:t>Go through code again to make sure you understand it</w:t>
      </w:r>
    </w:p>
  </w:comment>
  <w:comment w:id="319" w:author="Ezzati, Majid" w:date="2018-11-30T17:18:00Z" w:initials="EM">
    <w:p w14:paraId="03C3916E" w14:textId="1B575317" w:rsidR="004E221B" w:rsidRDefault="004E221B">
      <w:pPr>
        <w:pStyle w:val="CommentText"/>
      </w:pPr>
      <w:r>
        <w:rPr>
          <w:rStyle w:val="CommentReference"/>
        </w:rPr>
        <w:annotationRef/>
      </w:r>
      <w:r>
        <w:t>Move to discussion where we describe limitations – a limitation is that we looked at mean only</w:t>
      </w:r>
    </w:p>
  </w:comment>
  <w:comment w:id="326" w:author="Bennett, James E" w:date="2018-11-29T15:24:00Z" w:initials="BJE">
    <w:p w14:paraId="4377A92A" w14:textId="2133E833" w:rsidR="004E221B" w:rsidRDefault="004E221B">
      <w:pPr>
        <w:pStyle w:val="CommentText"/>
      </w:pPr>
      <w:r>
        <w:rPr>
          <w:rStyle w:val="CommentReference"/>
        </w:rPr>
        <w:annotationRef/>
      </w:r>
      <w:r>
        <w:t xml:space="preserve">For future discussion whether we need to be consistent in calling this variable exactly the same thing </w:t>
      </w:r>
      <w:proofErr w:type="spellStart"/>
      <w:r>
        <w:t>e.g</w:t>
      </w:r>
      <w:proofErr w:type="spellEnd"/>
      <w:r>
        <w:t xml:space="preserve"> state-month anomalous temperature, every time we refer to it?</w:t>
      </w:r>
    </w:p>
    <w:p w14:paraId="7A390E9B" w14:textId="77777777" w:rsidR="004E221B" w:rsidRDefault="004E221B">
      <w:pPr>
        <w:pStyle w:val="CommentText"/>
      </w:pPr>
    </w:p>
    <w:p w14:paraId="7DFBF459" w14:textId="4892B90C" w:rsidR="004E221B" w:rsidRDefault="004E221B" w:rsidP="00F30D74">
      <w:pPr>
        <w:pStyle w:val="BalloonText"/>
      </w:pPr>
      <w:r>
        <w:t xml:space="preserve">This might help prevent confusion. </w:t>
      </w:r>
    </w:p>
  </w:comment>
  <w:comment w:id="327" w:author="Ezzati, Majid" w:date="2018-12-01T01:22:00Z" w:initials="EM">
    <w:p w14:paraId="3BE45D49" w14:textId="31426BA2" w:rsidR="004E221B" w:rsidRDefault="004E221B">
      <w:pPr>
        <w:pStyle w:val="CommentText"/>
      </w:pPr>
      <w:r>
        <w:rPr>
          <w:rStyle w:val="CommentReference"/>
        </w:rPr>
        <w:annotationRef/>
      </w:r>
      <w:r>
        <w:t>I agree; let’s discuss</w:t>
      </w:r>
    </w:p>
  </w:comment>
  <w:comment w:id="328" w:author="Ezzati, Majid" w:date="2018-12-01T01:22:00Z" w:initials="EM">
    <w:p w14:paraId="0FDFFF98" w14:textId="0E4E05CD" w:rsidR="004E221B" w:rsidRDefault="004E221B">
      <w:pPr>
        <w:pStyle w:val="CommentText"/>
      </w:pPr>
      <w:r>
        <w:rPr>
          <w:rStyle w:val="CommentReference"/>
        </w:rPr>
        <w:annotationRef/>
      </w:r>
      <w:r>
        <w:t>Don’t get into ICD stuff after you introduce it</w:t>
      </w:r>
    </w:p>
  </w:comment>
  <w:comment w:id="354" w:author="Bennett, James E" w:date="2018-11-29T15:39:00Z" w:initials="BJE">
    <w:p w14:paraId="04D5D120" w14:textId="77777777" w:rsidR="004E221B" w:rsidRDefault="004E221B">
      <w:pPr>
        <w:pStyle w:val="CommentText"/>
      </w:pPr>
      <w:r>
        <w:rPr>
          <w:rStyle w:val="CommentReference"/>
        </w:rPr>
        <w:annotationRef/>
      </w:r>
      <w:r>
        <w:t>Hopefully not screwed up the equation but since gamma mentioned at end I put it at the end of the equation.</w:t>
      </w:r>
    </w:p>
    <w:p w14:paraId="60BA5411" w14:textId="23B845FD" w:rsidR="004E221B" w:rsidRDefault="004E221B">
      <w:pPr>
        <w:pStyle w:val="CommentText"/>
      </w:pPr>
      <w:r>
        <w:t>See my addition later – does gamma need a month subscript?</w:t>
      </w:r>
    </w:p>
  </w:comment>
  <w:comment w:id="364" w:author="Parks, Robbie M" w:date="2018-11-26T11:21:00Z" w:initials="PRM">
    <w:p w14:paraId="7D510A0E" w14:textId="77777777" w:rsidR="004E221B" w:rsidRDefault="004E221B">
      <w:pPr>
        <w:pStyle w:val="CommentText"/>
      </w:pPr>
      <w:r>
        <w:rPr>
          <w:rStyle w:val="CommentReference"/>
        </w:rPr>
        <w:annotationRef/>
      </w:r>
      <w:r>
        <w:t>Yes that’s my understanding. James?</w:t>
      </w:r>
    </w:p>
  </w:comment>
  <w:comment w:id="365" w:author="Ezzati, Majid" w:date="2018-11-06T06:34:00Z" w:initials="EM">
    <w:p w14:paraId="48293A76" w14:textId="79A25B44" w:rsidR="004E221B" w:rsidRDefault="004E221B">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66" w:author="Parks, Robbie M" w:date="2018-11-26T11:21:00Z" w:initials="PRM">
    <w:p w14:paraId="7A946B86" w14:textId="77777777" w:rsidR="004E221B" w:rsidRDefault="004E221B">
      <w:pPr>
        <w:pStyle w:val="CommentText"/>
      </w:pPr>
      <w:r>
        <w:rPr>
          <w:rStyle w:val="CommentReference"/>
        </w:rPr>
        <w:annotationRef/>
      </w:r>
      <w:r>
        <w:t>Yes that’s my understanding. James?</w:t>
      </w:r>
    </w:p>
    <w:p w14:paraId="0ED3E426" w14:textId="1C811FF0" w:rsidR="004E221B" w:rsidRDefault="004E221B">
      <w:pPr>
        <w:pStyle w:val="CommentText"/>
      </w:pPr>
      <w:r>
        <w:t>JB - Yes</w:t>
      </w:r>
    </w:p>
    <w:p w14:paraId="13F4FC21" w14:textId="6482F3E7" w:rsidR="004E221B" w:rsidRDefault="004E221B">
      <w:pPr>
        <w:pStyle w:val="CommentText"/>
      </w:pPr>
    </w:p>
  </w:comment>
  <w:comment w:id="334" w:author="Ezzati, Majid" w:date="2018-12-01T01:25:00Z" w:initials="EM">
    <w:p w14:paraId="7F8D8B86" w14:textId="34C51547" w:rsidR="004E221B" w:rsidRDefault="004E221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4E221B" w:rsidRDefault="004E221B">
      <w:pPr>
        <w:pStyle w:val="CommentText"/>
      </w:pPr>
    </w:p>
    <w:p w14:paraId="432C1C20" w14:textId="0D32F548" w:rsidR="004E221B" w:rsidRDefault="004E221B">
      <w:pPr>
        <w:pStyle w:val="CommentText"/>
      </w:pPr>
      <w:r>
        <w:t>Discuss</w:t>
      </w:r>
    </w:p>
  </w:comment>
  <w:comment w:id="378" w:author="Ezzati, Majid" w:date="2018-12-01T01:24:00Z" w:initials="EM">
    <w:p w14:paraId="42DFE126" w14:textId="4D7BC085" w:rsidR="004E221B" w:rsidRDefault="004E221B">
      <w:pPr>
        <w:pStyle w:val="CommentText"/>
      </w:pPr>
      <w:r>
        <w:rPr>
          <w:rStyle w:val="CommentReference"/>
        </w:rPr>
        <w:annotationRef/>
      </w:r>
      <w:r>
        <w:t>Out of blue; what is this?</w:t>
      </w:r>
    </w:p>
  </w:comment>
  <w:comment w:id="379" w:author="Parks, Robbie M" w:date="2018-12-03T12:05:00Z" w:initials="PRM">
    <w:p w14:paraId="4859F745" w14:textId="12B51401" w:rsidR="004E221B" w:rsidRDefault="004E221B">
      <w:pPr>
        <w:pStyle w:val="CommentText"/>
      </w:pPr>
      <w:r>
        <w:rPr>
          <w:rStyle w:val="CommentReference"/>
        </w:rPr>
        <w:annotationRef/>
      </w:r>
      <w:r>
        <w:t>Do we need to justify this as James’s paper included it?</w:t>
      </w:r>
    </w:p>
  </w:comment>
  <w:comment w:id="383" w:author="Ezzati, Majid" w:date="2018-12-01T01:24:00Z" w:initials="EM">
    <w:p w14:paraId="49C39E06" w14:textId="18164983" w:rsidR="004E221B" w:rsidRDefault="004E221B">
      <w:pPr>
        <w:pStyle w:val="CommentText"/>
      </w:pPr>
      <w:r>
        <w:rPr>
          <w:rStyle w:val="CommentReference"/>
        </w:rPr>
        <w:annotationRef/>
      </w:r>
      <w:r>
        <w:t>Repeats earlier statements.</w:t>
      </w:r>
    </w:p>
  </w:comment>
  <w:comment w:id="391" w:author="Ezzati, Majid" w:date="2018-12-01T01:32:00Z" w:initials="EM">
    <w:p w14:paraId="0744C3EA" w14:textId="5D229EC5" w:rsidR="004E221B" w:rsidRDefault="004E221B">
      <w:pPr>
        <w:pStyle w:val="CommentText"/>
      </w:pPr>
      <w:r>
        <w:rPr>
          <w:rStyle w:val="CommentReference"/>
        </w:rPr>
        <w:annotationRef/>
      </w:r>
      <w:r>
        <w:t xml:space="preserve">Not really; we frame everything as anomaly. So it would be an anomalous year or something like that. Discuss </w:t>
      </w:r>
    </w:p>
  </w:comment>
  <w:comment w:id="392" w:author="Parks, Robbie M" w:date="2018-12-03T13:57:00Z" w:initials="PRM">
    <w:p w14:paraId="42DFD964" w14:textId="39727EC9" w:rsidR="004E221B" w:rsidRDefault="004E221B">
      <w:pPr>
        <w:pStyle w:val="CommentText"/>
      </w:pPr>
      <w:r>
        <w:rPr>
          <w:rStyle w:val="CommentReference"/>
        </w:rPr>
        <w:annotationRef/>
      </w:r>
      <w:r>
        <w:t>True I understand now so change</w:t>
      </w:r>
    </w:p>
  </w:comment>
  <w:comment w:id="393" w:author="Ezzati, Majid" w:date="2018-12-01T01:31:00Z" w:initials="EM">
    <w:p w14:paraId="4CFA6C2E" w14:textId="48FFEF29" w:rsidR="004E221B" w:rsidRDefault="004E221B">
      <w:pPr>
        <w:pStyle w:val="CommentText"/>
      </w:pPr>
      <w:r>
        <w:rPr>
          <w:rStyle w:val="CommentReference"/>
        </w:rPr>
        <w:annotationRef/>
      </w:r>
      <w:r>
        <w:t>Get rid of all the stuff that are not methods. Go for sharpness.  We can always do two degrees if that is the more obvious choice. discuss</w:t>
      </w:r>
    </w:p>
  </w:comment>
  <w:comment w:id="395" w:author="Bennett, James E" w:date="2018-11-29T19:15:00Z" w:initials="BJE">
    <w:p w14:paraId="4DF59636" w14:textId="47CF656A" w:rsidR="004E221B" w:rsidRDefault="004E221B">
      <w:pPr>
        <w:pStyle w:val="CommentText"/>
      </w:pPr>
      <w:r>
        <w:rPr>
          <w:rStyle w:val="CommentReference"/>
        </w:rPr>
        <w:annotationRef/>
      </w:r>
      <w:r>
        <w:t>See my earlier question about whether you removed the effect of length of month harmonisation?</w:t>
      </w:r>
    </w:p>
  </w:comment>
  <w:comment w:id="394" w:author="Ezzati, Majid" w:date="2018-12-01T01:32:00Z" w:initials="EM">
    <w:p w14:paraId="3060986A" w14:textId="769C6215" w:rsidR="004E221B" w:rsidRDefault="004E221B">
      <w:pPr>
        <w:pStyle w:val="CommentText"/>
      </w:pPr>
      <w:r>
        <w:rPr>
          <w:rStyle w:val="CommentReference"/>
        </w:rPr>
        <w:annotationRef/>
      </w:r>
      <w:r>
        <w:t>I think most of this can go</w:t>
      </w:r>
    </w:p>
  </w:comment>
  <w:comment w:id="387" w:author="Ezzati, Majid" w:date="2018-12-01T01:33:00Z" w:initials="EM">
    <w:p w14:paraId="244B4430" w14:textId="490EB85D" w:rsidR="004E221B" w:rsidRDefault="004E221B">
      <w:pPr>
        <w:pStyle w:val="CommentText"/>
      </w:pPr>
      <w:r>
        <w:rPr>
          <w:rStyle w:val="CommentReference"/>
        </w:rPr>
        <w:annotationRef/>
      </w:r>
      <w:r>
        <w:t>See PM paper and just get rid of heading and reduce this to a couple of sentences</w:t>
      </w:r>
    </w:p>
  </w:comment>
  <w:comment w:id="400" w:author="Ezzati, Majid" w:date="2018-12-01T01:37:00Z" w:initials="EM">
    <w:p w14:paraId="2AA5D03F" w14:textId="0970FE47" w:rsidR="004E221B" w:rsidRDefault="004E221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401" w:author="Parks, Robbie M" w:date="2018-12-04T16:16:00Z" w:initials="PRM">
    <w:p w14:paraId="1F4D9139" w14:textId="57FF578F" w:rsidR="004E221B" w:rsidRDefault="004E221B">
      <w:pPr>
        <w:pStyle w:val="CommentText"/>
      </w:pPr>
      <w:r>
        <w:rPr>
          <w:rStyle w:val="CommentReference"/>
        </w:rPr>
        <w:annotationRef/>
      </w:r>
      <w:r>
        <w:t>Make into full sentences, just in bullet point format.</w:t>
      </w:r>
    </w:p>
    <w:p w14:paraId="2818BC5F" w14:textId="77777777" w:rsidR="004E221B" w:rsidRDefault="004E221B">
      <w:pPr>
        <w:pStyle w:val="CommentText"/>
      </w:pPr>
    </w:p>
    <w:p w14:paraId="00415A3D" w14:textId="48347E66" w:rsidR="004E221B" w:rsidRDefault="004E221B">
      <w:pPr>
        <w:pStyle w:val="CommentText"/>
      </w:pPr>
      <w:r>
        <w:t>Point per sentence.</w:t>
      </w:r>
    </w:p>
    <w:p w14:paraId="5C0F0B61" w14:textId="50FD32A3" w:rsidR="004E221B" w:rsidRDefault="004E221B">
      <w:pPr>
        <w:pStyle w:val="CommentText"/>
      </w:pPr>
      <w:r>
        <w:t>Topic per paragraph.</w:t>
      </w:r>
    </w:p>
  </w:comment>
  <w:comment w:id="428" w:author="Bennett, James E" w:date="2018-12-07T11:28:00Z" w:initials="BJE">
    <w:p w14:paraId="4683B25B" w14:textId="33CA2F40" w:rsidR="00F34643" w:rsidRDefault="00F34643">
      <w:pPr>
        <w:pStyle w:val="CommentText"/>
      </w:pPr>
      <w:r>
        <w:rPr>
          <w:rStyle w:val="CommentReference"/>
        </w:rPr>
        <w:annotationRef/>
      </w:r>
      <w:r>
        <w:t>Can remove as mention trends later (also makes sentence flow better.</w:t>
      </w:r>
    </w:p>
  </w:comment>
  <w:comment w:id="432" w:author="Tamura-Wicks, Helen M" w:date="2018-12-06T18:22:00Z" w:initials="THM">
    <w:p w14:paraId="03974014" w14:textId="04552D8A" w:rsidR="004E221B" w:rsidRDefault="004E221B">
      <w:pPr>
        <w:pStyle w:val="CommentText"/>
      </w:pPr>
      <w:r>
        <w:rPr>
          <w:rStyle w:val="CommentReference"/>
        </w:rPr>
        <w:annotationRef/>
      </w:r>
      <w:r>
        <w:t>Moved this out of previous paragraph so that it’s one point per paragraph</w:t>
      </w:r>
    </w:p>
  </w:comment>
  <w:comment w:id="443" w:author="Bennett, James E" w:date="2018-12-07T11:27:00Z" w:initials="BJE">
    <w:p w14:paraId="0EECB52E" w14:textId="5D8B58A0" w:rsidR="00F34643" w:rsidRDefault="00F34643">
      <w:pPr>
        <w:pStyle w:val="CommentText"/>
      </w:pPr>
      <w:r>
        <w:rPr>
          <w:rStyle w:val="CommentReference"/>
        </w:rPr>
        <w:annotationRef/>
      </w:r>
      <w:r>
        <w:t xml:space="preserve">Move </w:t>
      </w:r>
      <w:proofErr w:type="gramStart"/>
      <w:r>
        <w:t>to  discussion</w:t>
      </w:r>
      <w:proofErr w:type="gramEnd"/>
    </w:p>
  </w:comment>
  <w:comment w:id="485" w:author="Ezzati, Majid" w:date="2018-12-01T01:38:00Z" w:initials="EM">
    <w:p w14:paraId="5F19723F" w14:textId="085094D1" w:rsidR="004E221B" w:rsidRDefault="004E221B">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663" w:author="Bennett, James E" w:date="2018-12-07T12:11:00Z" w:initials="BJE">
    <w:p w14:paraId="620035C4" w14:textId="2BE624F2" w:rsidR="00C91B02" w:rsidRDefault="00C91B02">
      <w:pPr>
        <w:pStyle w:val="CommentText"/>
      </w:pPr>
      <w:r>
        <w:rPr>
          <w:rStyle w:val="CommentReference"/>
        </w:rPr>
        <w:annotationRef/>
      </w:r>
      <w:r>
        <w:t>does this say anything more than the previous sentence, wasn’t sure if I was missing a subtlety.</w:t>
      </w:r>
    </w:p>
  </w:comment>
  <w:comment w:id="676" w:author="Bennett, James E" w:date="2018-12-07T12:27:00Z" w:initials="BJE">
    <w:p w14:paraId="7A0F8B5C" w14:textId="3E219D65" w:rsidR="00516871" w:rsidRDefault="00516871">
      <w:pPr>
        <w:pStyle w:val="CommentText"/>
      </w:pPr>
      <w:r>
        <w:rPr>
          <w:rStyle w:val="CommentReference"/>
        </w:rPr>
        <w:annotationRef/>
      </w:r>
      <w:r>
        <w:t>?</w:t>
      </w:r>
    </w:p>
  </w:comment>
  <w:comment w:id="719" w:author="Bennett, James E" w:date="2018-12-07T12:26:00Z" w:initials="BJE">
    <w:p w14:paraId="44A2CFB1" w14:textId="1CA464A0" w:rsidR="002663AE" w:rsidRDefault="002663AE">
      <w:pPr>
        <w:pStyle w:val="CommentText"/>
      </w:pPr>
      <w:r>
        <w:rPr>
          <w:rStyle w:val="CommentReference"/>
        </w:rPr>
        <w:annotationRef/>
      </w:r>
      <w:r>
        <w:t>Check I haven’t changed the meaning</w:t>
      </w:r>
    </w:p>
  </w:comment>
  <w:comment w:id="736" w:author="Majid2" w:date="2018-11-06T10:54:00Z" w:initials="M">
    <w:p w14:paraId="756C8725" w14:textId="599D4EEB" w:rsidR="004E221B" w:rsidRDefault="004E221B">
      <w:pPr>
        <w:pStyle w:val="CommentText"/>
      </w:pPr>
      <w:r>
        <w:rPr>
          <w:rStyle w:val="CommentReference"/>
        </w:rPr>
        <w:annotationRef/>
      </w:r>
      <w:r>
        <w:t>To also discuss</w:t>
      </w:r>
    </w:p>
  </w:comment>
  <w:comment w:id="737" w:author="Parks, Robbie M" w:date="2018-12-05T16:33:00Z" w:initials="PRM">
    <w:p w14:paraId="70856907" w14:textId="78FD4360" w:rsidR="004E221B" w:rsidRDefault="004E221B">
      <w:pPr>
        <w:pStyle w:val="CommentText"/>
      </w:pPr>
      <w:r>
        <w:rPr>
          <w:rStyle w:val="CommentReference"/>
        </w:rPr>
        <w:annotationRef/>
      </w:r>
      <w:r>
        <w:t>I’ve left this comment in because we haven’t discussed it yet.</w:t>
      </w:r>
    </w:p>
  </w:comment>
  <w:comment w:id="747" w:author="Bennett, James E" w:date="2018-12-07T12:32:00Z" w:initials="BJE">
    <w:p w14:paraId="7FBF9D58" w14:textId="5A5FBEAC" w:rsidR="001B65C7" w:rsidRDefault="001B65C7">
      <w:pPr>
        <w:pStyle w:val="CommentText"/>
      </w:pPr>
      <w:r>
        <w:rPr>
          <w:rStyle w:val="CommentReference"/>
        </w:rPr>
        <w:annotationRef/>
      </w:r>
      <w:r>
        <w:t>Do we need the words monthly mean in this sentence – possibly more than once?</w:t>
      </w:r>
    </w:p>
  </w:comment>
  <w:comment w:id="791" w:author="Bennett, James E" w:date="2018-12-07T12:33:00Z" w:initials="BJE">
    <w:p w14:paraId="58006290" w14:textId="11681D30" w:rsidR="003F4FF6" w:rsidRDefault="003F4FF6">
      <w:pPr>
        <w:pStyle w:val="CommentText"/>
      </w:pPr>
      <w:r>
        <w:rPr>
          <w:rStyle w:val="CommentReference"/>
        </w:rPr>
        <w:annotationRef/>
      </w:r>
      <w:r>
        <w:t>Want to mention state specific risk estimates not being possible as well or want to ignore?</w:t>
      </w:r>
    </w:p>
  </w:comment>
  <w:comment w:id="1059" w:author="Ezzati, Majid" w:date="2018-12-01T01:25:00Z" w:initials="EM">
    <w:p w14:paraId="63BAEB8B" w14:textId="77777777" w:rsidR="004E221B" w:rsidRDefault="004E221B"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4E221B" w:rsidRDefault="004E221B" w:rsidP="00FA3851">
      <w:pPr>
        <w:pStyle w:val="CommentText"/>
      </w:pPr>
    </w:p>
    <w:p w14:paraId="1C2B82B9" w14:textId="77777777" w:rsidR="004E221B" w:rsidRDefault="004E221B" w:rsidP="00FA3851">
      <w:pPr>
        <w:pStyle w:val="CommentText"/>
      </w:pPr>
      <w:r>
        <w:t>Discuss</w:t>
      </w:r>
    </w:p>
  </w:comment>
  <w:comment w:id="1060" w:author="Parks, Robbie M" w:date="2018-12-05T14:24:00Z" w:initials="PRM">
    <w:p w14:paraId="7AB0124E" w14:textId="20E5491D" w:rsidR="004E221B" w:rsidRDefault="004E221B">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1120" w:author="Bennett, James E" w:date="2018-12-07T12:54:00Z" w:initials="BJE">
    <w:p w14:paraId="5655B185" w14:textId="40B372A6" w:rsidR="003351F5" w:rsidRDefault="003351F5">
      <w:pPr>
        <w:pStyle w:val="CommentText"/>
      </w:pPr>
      <w:r>
        <w:rPr>
          <w:rStyle w:val="CommentReference"/>
        </w:rPr>
        <w:annotationRef/>
      </w:r>
      <w:r>
        <w:t xml:space="preserve">Remove all reference to parameter names i.e. Greek. We might want to simplify further from there but see what that gets you to in terms of length and simplicity. </w:t>
      </w:r>
      <w:r>
        <w:t xml:space="preserve">All the equation and alphas </w:t>
      </w:r>
      <w:r>
        <w:t>etc</w:t>
      </w:r>
      <w:bookmarkStart w:id="1142" w:name="_GoBack"/>
      <w:bookmarkEnd w:id="1142"/>
      <w:r>
        <w:t xml:space="preserve"> will go in an appendix.</w:t>
      </w:r>
    </w:p>
    <w:p w14:paraId="6C1FE2A2" w14:textId="54DA50AC" w:rsidR="003351F5" w:rsidRDefault="003351F5">
      <w:pPr>
        <w:pStyle w:val="CommentText"/>
      </w:pPr>
    </w:p>
  </w:comment>
  <w:comment w:id="1146" w:author="Ezzati, Majid" w:date="2018-12-01T01:31:00Z" w:initials="EM">
    <w:p w14:paraId="0813CFA3" w14:textId="77777777" w:rsidR="003351F5" w:rsidRDefault="003351F5" w:rsidP="003351F5">
      <w:pPr>
        <w:pStyle w:val="CommentText"/>
      </w:pPr>
      <w:r>
        <w:rPr>
          <w:rStyle w:val="CommentReference"/>
        </w:rPr>
        <w:annotationRef/>
      </w:r>
      <w:r>
        <w:t>Get rid of all the stuff that are not methods. Go for sharpness.  We can always do two degrees if that is the more obvious choice. discuss</w:t>
      </w:r>
    </w:p>
  </w:comment>
  <w:comment w:id="1147" w:author="Parks, Robbie M" w:date="2018-12-05T14:26:00Z" w:initials="PRM">
    <w:p w14:paraId="7B115F9A" w14:textId="77777777" w:rsidR="003351F5" w:rsidRDefault="003351F5" w:rsidP="003351F5">
      <w:pPr>
        <w:pStyle w:val="CommentText"/>
      </w:pPr>
      <w:r>
        <w:rPr>
          <w:rStyle w:val="CommentReference"/>
        </w:rPr>
        <w:annotationRef/>
      </w:r>
      <w:r>
        <w:t>I think 2 degrees is a more natural choice</w:t>
      </w:r>
    </w:p>
  </w:comment>
  <w:comment w:id="1148" w:author="Tamura-Wicks, Helen M" w:date="2018-12-06T19:20:00Z" w:initials="THM">
    <w:p w14:paraId="648DA167" w14:textId="77777777" w:rsidR="003351F5" w:rsidRDefault="003351F5" w:rsidP="003351F5">
      <w:pPr>
        <w:pStyle w:val="CommentText"/>
      </w:pPr>
      <w:r>
        <w:rPr>
          <w:rStyle w:val="CommentReference"/>
        </w:rPr>
        <w:annotationRef/>
      </w:r>
      <w:r>
        <w:t xml:space="preserve">I think since you’re sending to Nature CC, it makes sense to align with expected temperature increase from whichever RCP scenarios </w:t>
      </w:r>
    </w:p>
  </w:comment>
  <w:comment w:id="1197" w:author="Tamura-Wicks, Helen M" w:date="2018-12-06T19:24:00Z" w:initials="THM">
    <w:p w14:paraId="289C8DA9" w14:textId="7934C0CF" w:rsidR="004E221B" w:rsidRDefault="004E221B">
      <w:pPr>
        <w:pStyle w:val="CommentText"/>
      </w:pPr>
      <w:r>
        <w:rPr>
          <w:rStyle w:val="CommentReference"/>
        </w:rPr>
        <w:annotationRef/>
      </w:r>
      <w:r>
        <w:t>Or maybe include subtypes in () in previous sentence, i.e. … by type of unintentional (transport, falls, drownings) and intentional (assault, intentional self-harm) deaths,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63F432" w15:done="0"/>
  <w15:commentEx w15:paraId="592377EA" w15:done="0"/>
  <w15:commentEx w15:paraId="1D8598B2" w15:paraIdParent="592377EA" w15:done="0"/>
  <w15:commentEx w15:paraId="53051316" w15:done="0"/>
  <w15:commentEx w15:paraId="6B1B048B" w15:paraIdParent="53051316" w15:done="0"/>
  <w15:commentEx w15:paraId="32EB098B" w15:done="0"/>
  <w15:commentEx w15:paraId="315E0555"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4683B25B" w15:done="0"/>
  <w15:commentEx w15:paraId="03974014" w15:done="0"/>
  <w15:commentEx w15:paraId="0EECB52E" w15:done="0"/>
  <w15:commentEx w15:paraId="5F19723F" w15:done="0"/>
  <w15:commentEx w15:paraId="620035C4" w15:done="0"/>
  <w15:commentEx w15:paraId="7A0F8B5C" w15:done="0"/>
  <w15:commentEx w15:paraId="44A2CFB1" w15:done="0"/>
  <w15:commentEx w15:paraId="756C8725" w15:done="0"/>
  <w15:commentEx w15:paraId="70856907" w15:paraIdParent="756C8725" w15:done="0"/>
  <w15:commentEx w15:paraId="7FBF9D58" w15:done="0"/>
  <w15:commentEx w15:paraId="58006290" w15:done="0"/>
  <w15:commentEx w15:paraId="1C2B82B9" w15:done="0"/>
  <w15:commentEx w15:paraId="7AB0124E" w15:paraIdParent="1C2B82B9" w15:done="0"/>
  <w15:commentEx w15:paraId="6C1FE2A2" w15:done="0"/>
  <w15:commentEx w15:paraId="0813CFA3" w15:done="0"/>
  <w15:commentEx w15:paraId="7B115F9A" w15:paraIdParent="0813CFA3" w15:done="0"/>
  <w15:commentEx w15:paraId="648DA167" w15:paraIdParent="0813CFA3" w15:done="0"/>
  <w15:commentEx w15:paraId="289C8D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DAC6C" w14:textId="77777777" w:rsidR="004E221B" w:rsidRDefault="004E221B">
      <w:pPr>
        <w:spacing w:after="0" w:line="240" w:lineRule="auto"/>
      </w:pPr>
      <w:r>
        <w:separator/>
      </w:r>
    </w:p>
  </w:endnote>
  <w:endnote w:type="continuationSeparator" w:id="0">
    <w:p w14:paraId="5EE9D477" w14:textId="77777777" w:rsidR="004E221B" w:rsidRDefault="004E221B">
      <w:pPr>
        <w:spacing w:after="0" w:line="240" w:lineRule="auto"/>
      </w:pPr>
      <w:r>
        <w:continuationSeparator/>
      </w:r>
    </w:p>
  </w:endnote>
  <w:endnote w:type="continuationNotice" w:id="1">
    <w:p w14:paraId="5739207A" w14:textId="77777777" w:rsidR="004E221B" w:rsidRDefault="004E22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4E221B" w:rsidRDefault="004E221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E221B" w:rsidRDefault="004E221B"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420F949E" w:rsidR="004E221B" w:rsidRDefault="004E221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3F8F309C" w14:textId="77777777" w:rsidR="004E221B" w:rsidRDefault="004E221B"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40D7B" w14:textId="77777777" w:rsidR="004E221B" w:rsidRDefault="004E221B">
      <w:pPr>
        <w:spacing w:after="0" w:line="240" w:lineRule="auto"/>
      </w:pPr>
      <w:r>
        <w:separator/>
      </w:r>
    </w:p>
  </w:footnote>
  <w:footnote w:type="continuationSeparator" w:id="0">
    <w:p w14:paraId="4D523E1F" w14:textId="77777777" w:rsidR="004E221B" w:rsidRDefault="004E221B">
      <w:pPr>
        <w:spacing w:after="0" w:line="240" w:lineRule="auto"/>
      </w:pPr>
      <w:r>
        <w:continuationSeparator/>
      </w:r>
    </w:p>
  </w:footnote>
  <w:footnote w:type="continuationNotice" w:id="1">
    <w:p w14:paraId="39E9193F" w14:textId="77777777" w:rsidR="004E221B" w:rsidRDefault="004E22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None" w15:userId="Parks, Robbie M"/>
  </w15:person>
  <w15:person w15:author="Tamura-Wicks, Helen M">
    <w15:presenceInfo w15:providerId="AD" w15:userId="S-1-5-21-243037206-41955558-561332275-212623"/>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44B"/>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F0D"/>
    <w:rsid w:val="00514A85"/>
    <w:rsid w:val="00516469"/>
    <w:rsid w:val="00516839"/>
    <w:rsid w:val="00516871"/>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FA3"/>
    <w:rsid w:val="007175A1"/>
    <w:rsid w:val="007175CF"/>
    <w:rsid w:val="00720950"/>
    <w:rsid w:val="007217A9"/>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E07"/>
    <w:rsid w:val="007D0628"/>
    <w:rsid w:val="007D130C"/>
    <w:rsid w:val="007D17AC"/>
    <w:rsid w:val="007D1E78"/>
    <w:rsid w:val="007D3014"/>
    <w:rsid w:val="007D3C6D"/>
    <w:rsid w:val="007D407F"/>
    <w:rsid w:val="007D5008"/>
    <w:rsid w:val="007D5C88"/>
    <w:rsid w:val="007D732F"/>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18A0"/>
    <w:rsid w:val="00F126D2"/>
    <w:rsid w:val="00F12F85"/>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1650"/>
    <w:rsid w:val="00FD1D75"/>
    <w:rsid w:val="00FD1EA9"/>
    <w:rsid w:val="00FD2234"/>
    <w:rsid w:val="00FD2F61"/>
    <w:rsid w:val="00FD616E"/>
    <w:rsid w:val="00FE0758"/>
    <w:rsid w:val="00FE079B"/>
    <w:rsid w:val="00FE1193"/>
    <w:rsid w:val="00FE15DD"/>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ihs.org/iihs/topics/t/teenagers/fatalityfacts/teenagers/2016"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iihs.org/iihs/topics/t/teenagers/fatalityfacts/teenagers/2016"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E9072C-23F3-4282-8522-5C0309E0D323}">
  <ds:schemaRefs>
    <ds:schemaRef ds:uri="http://schemas.openxmlformats.org/officeDocument/2006/bibliography"/>
  </ds:schemaRefs>
</ds:datastoreItem>
</file>

<file path=customXml/itemProps2.xml><?xml version="1.0" encoding="utf-8"?>
<ds:datastoreItem xmlns:ds="http://schemas.openxmlformats.org/officeDocument/2006/customXml" ds:itemID="{887F8836-5ED8-4B4C-B4AD-7F7859AD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28</Pages>
  <Words>63743</Words>
  <Characters>363340</Characters>
  <Application>Microsoft Office Word</Application>
  <DocSecurity>0</DocSecurity>
  <Lines>3027</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Bennett, James E</cp:lastModifiedBy>
  <cp:revision>18</cp:revision>
  <dcterms:created xsi:type="dcterms:W3CDTF">2018-12-07T10:40:00Z</dcterms:created>
  <dcterms:modified xsi:type="dcterms:W3CDTF">2018-12-07T12:56:00Z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