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0"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1" w:author="Parks, Robbie M" w:date="2019-01-02T22:30:00Z">
        <w:r w:rsidR="00CB4D3C" w:rsidRPr="0011669A">
          <w:rPr>
            <w:color w:val="000000" w:themeColor="text1"/>
            <w:rPrChange w:id="2" w:author="Parks, Robbie M" w:date="2019-01-02T23:24:00Z">
              <w:rPr>
                <w:color w:val="000000" w:themeColor="text1"/>
                <w:highlight w:val="yellow"/>
              </w:rPr>
            </w:rPrChange>
          </w:rPr>
          <w:t>1</w:t>
        </w:r>
      </w:ins>
      <w:del w:id="3" w:author="Parks, Robbie M" w:date="2019-01-02T22:30:00Z">
        <w:r w:rsidRPr="00B653AD" w:rsidDel="00CB4D3C">
          <w:rPr>
            <w:color w:val="000000" w:themeColor="text1"/>
            <w:highlight w:val="yellow"/>
            <w:rPrChange w:id="4"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5"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6" w:author="Parks, Robbie M" w:date="2019-01-02T22:31:00Z">
        <w:r w:rsidR="00CB4D3C">
          <w:t>1</w:t>
        </w:r>
      </w:ins>
      <w:del w:id="7" w:author="Parks, Robbie M" w:date="2019-01-02T22:31:00Z">
        <w:r w:rsidR="00110E50" w:rsidDel="00CB4D3C">
          <w:delText>2</w:delText>
        </w:r>
      </w:del>
      <w:r w:rsidR="004D784E" w:rsidRPr="00091E0C">
        <w:t>).</w:t>
      </w:r>
      <w:r>
        <w:t xml:space="preserve"> </w:t>
      </w:r>
      <w:del w:id="8" w:author="Parks, Robbie M" w:date="2019-01-02T12:53:00Z">
        <w:r w:rsidDel="00A77DA0">
          <w:delText>T</w:delText>
        </w:r>
      </w:del>
      <w:ins w:id="9"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0"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1"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a large number of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2"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3"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58207C7B" w:rsidR="00C60C27" w:rsidRDefault="00BF3738" w:rsidP="00886AE3">
      <w:pPr>
        <w:spacing w:line="480" w:lineRule="auto"/>
      </w:pPr>
      <w:r>
        <w:t>Using the</w:t>
      </w:r>
      <w:r w:rsidR="00955652" w:rsidRPr="004326BD">
        <w:t xml:space="preserve"> estimated associations </w:t>
      </w:r>
      <w:r>
        <w:t>between injury death rates and temperature anom</w:t>
      </w:r>
      <w:ins w:id="14" w:author="Parks, Robbie M" w:date="2019-01-02T13:13:00Z">
        <w:r w:rsidR="004478EB">
          <w:t>a</w:t>
        </w:r>
      </w:ins>
      <w:del w:id="15" w:author="Parks, Robbie M" w:date="2019-01-02T13:13:00Z">
        <w:r w:rsidDel="004478EB">
          <w:delText>o</w:delText>
        </w:r>
      </w:del>
      <w:r>
        <w:t>l</w:t>
      </w:r>
      <w:del w:id="16" w:author="Parks, Robbie M" w:date="2019-01-02T13:13:00Z">
        <w:r w:rsidDel="004478EB">
          <w:delText>og</w:delText>
        </w:r>
      </w:del>
      <w:r>
        <w:t>y</w:t>
      </w:r>
      <w:r w:rsidR="00955652" w:rsidRPr="004326BD">
        <w:t>, there would be an additional 941 (</w:t>
      </w:r>
      <w:r w:rsidR="004E14B6" w:rsidRPr="00C60C27">
        <w:t xml:space="preserve">95% CrI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7" w:author="Parks, Robbie M" w:date="2019-01-02T13:26:00Z">
        <w:r w:rsidR="00955652" w:rsidRPr="004326BD" w:rsidDel="002F29BA">
          <w:delText>65</w:delText>
        </w:r>
      </w:del>
      <w:ins w:id="18" w:author="Parks, Robbie M" w:date="2019-01-02T13:26:00Z">
        <w:r w:rsidR="002F29BA">
          <w:t>47</w:t>
        </w:r>
      </w:ins>
      <w:r w:rsidR="00955652" w:rsidRPr="004326BD">
        <w:t xml:space="preserve">% of </w:t>
      </w:r>
      <w:ins w:id="19"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0" w:author="Parks, Robbie M" w:date="2019-01-02T13:14:00Z">
        <w:r w:rsidR="00600EAA" w:rsidRPr="00C91F71" w:rsidDel="004478EB">
          <w:delText>4</w:delText>
        </w:r>
      </w:del>
      <w:ins w:id="21" w:author="Parks, Robbie M" w:date="2019-01-02T13:14:00Z">
        <w:r w:rsidR="00B44620" w:rsidRPr="00C91F71">
          <w:rPr>
            <w:rPrChange w:id="22" w:author="Parks, Robbie M" w:date="2019-01-02T22:36:00Z">
              <w:rPr>
                <w:highlight w:val="yellow"/>
              </w:rPr>
            </w:rPrChange>
          </w:rPr>
          <w:t>4</w:t>
        </w:r>
      </w:ins>
      <w:r w:rsidR="00107AA8" w:rsidRPr="00C60C27">
        <w:t>)</w:t>
      </w:r>
      <w:r w:rsidR="00955652" w:rsidRPr="00C60C27">
        <w:t>.</w:t>
      </w:r>
      <w:r w:rsidR="001349B6" w:rsidRPr="00C60C27">
        <w:t xml:space="preserve"> </w:t>
      </w:r>
      <w:ins w:id="23" w:author="Parks, Robbie M" w:date="2019-01-02T13:31:00Z">
        <w:r w:rsidR="00D014BD">
          <w:t xml:space="preserve">By gender, </w:t>
        </w:r>
      </w:ins>
      <w:r w:rsidR="001349B6" w:rsidRPr="003017A9">
        <w:t xml:space="preserve">87% of additional deaths </w:t>
      </w:r>
      <w:ins w:id="24" w:author="Parks, Robbie M" w:date="2019-01-02T13:27:00Z">
        <w:r w:rsidR="00430580">
          <w:t xml:space="preserve">would occur </w:t>
        </w:r>
      </w:ins>
      <w:r w:rsidR="001349B6" w:rsidRPr="003017A9">
        <w:t>in males and 13% in females.</w:t>
      </w:r>
      <w:ins w:id="25" w:author="Parks, Robbie M" w:date="2019-01-02T13:37:00Z">
        <w:r w:rsidR="006055C9">
          <w:t xml:space="preserve"> By age,</w:t>
        </w:r>
      </w:ins>
      <w:r w:rsidR="001349B6" w:rsidRPr="003017A9">
        <w:t xml:space="preserve"> </w:t>
      </w:r>
      <w:del w:id="26"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7" w:author="Parks, Robbie M" w:date="2019-01-02T13:30:00Z">
        <w:r w:rsidR="00DC1E6C" w:rsidDel="0098742C">
          <w:delText>.1</w:delText>
        </w:r>
      </w:del>
      <w:r w:rsidR="001349B6" w:rsidRPr="003017A9">
        <w:t>% of all deaths</w:t>
      </w:r>
      <w:r w:rsidR="00C91B02" w:rsidRPr="003017A9">
        <w:t xml:space="preserve"> would </w:t>
      </w:r>
      <w:del w:id="28" w:author="Parks, Robbie M" w:date="2019-01-02T13:32:00Z">
        <w:r w:rsidR="00C91B02" w:rsidRPr="003017A9" w:rsidDel="00E24CAF">
          <w:delText xml:space="preserve">be </w:delText>
        </w:r>
      </w:del>
      <w:ins w:id="29" w:author="Parks, Robbie M" w:date="2019-01-02T13:32:00Z">
        <w:r w:rsidR="00E24CAF">
          <w:t xml:space="preserve">occur </w:t>
        </w:r>
      </w:ins>
      <w:ins w:id="30" w:author="Parks, Robbie M" w:date="2019-01-07T23:17:00Z">
        <w:r w:rsidR="00B5152B">
          <w:t>in</w:t>
        </w:r>
      </w:ins>
      <w:del w:id="31" w:author="Parks, Robbie M" w:date="2019-01-02T13:32:00Z">
        <w:r w:rsidR="001F2DC7" w:rsidDel="005272F3">
          <w:delText xml:space="preserve">for </w:delText>
        </w:r>
      </w:del>
      <w:ins w:id="32"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3" w:author="Parks, Robbie M" w:date="2019-01-02T13:32:00Z">
        <w:r w:rsidR="00532131" w:rsidRPr="003017A9" w:rsidDel="008215A5">
          <w:delText xml:space="preserve">are </w:delText>
        </w:r>
      </w:del>
      <w:ins w:id="34"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2ADBD67F" w:rsidR="00C21FFF" w:rsidRDefault="00BC291C" w:rsidP="00886AE3">
      <w:pPr>
        <w:spacing w:line="480" w:lineRule="auto"/>
      </w:pPr>
      <w:del w:id="35"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6" w:author="Parks, Robbie M" w:date="2019-01-02T13:38:00Z">
        <w:r w:rsidR="00532131" w:rsidRPr="003017A9" w:rsidDel="00BD4533">
          <w:delText>was</w:delText>
        </w:r>
        <w:r w:rsidRPr="003017A9" w:rsidDel="00BD4533">
          <w:delText xml:space="preserve"> </w:delText>
        </w:r>
      </w:del>
      <w:ins w:id="37" w:author="Parks, Robbie M" w:date="2019-01-02T13:42:00Z">
        <w:r w:rsidR="00B17F42">
          <w:t>Only</w:t>
        </w:r>
      </w:ins>
      <w:ins w:id="38" w:author="Parks, Robbie M" w:date="2019-01-02T13:38:00Z">
        <w:r w:rsidR="00BD4533" w:rsidRPr="003017A9">
          <w:t xml:space="preserve"> </w:t>
        </w:r>
      </w:ins>
      <w:r w:rsidRPr="003017A9">
        <w:t>deaths</w:t>
      </w:r>
      <w:r w:rsidR="00C325E0" w:rsidRPr="003017A9">
        <w:t xml:space="preserve"> from falls</w:t>
      </w:r>
      <w:ins w:id="39" w:author="Parks, Robbie M" w:date="2019-01-02T13:42:00Z">
        <w:r w:rsidR="00B17F42">
          <w:t xml:space="preserve"> would experience a decrease in deaths</w:t>
        </w:r>
      </w:ins>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0" w:author="Parks, Robbie M" w:date="2019-01-02T13:43:00Z">
        <w:r w:rsidR="00DE30F7">
          <w:t xml:space="preserve">deaths of </w:t>
        </w:r>
      </w:ins>
      <w:r w:rsidR="006205BD" w:rsidRPr="003017A9">
        <w:t>oldest</w:t>
      </w:r>
      <w:r w:rsidR="00EF44AE" w:rsidRPr="003017A9">
        <w:t xml:space="preserve"> males and females </w:t>
      </w:r>
      <w:ins w:id="41"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1B4FEE0F" w:rsidR="00A83200" w:rsidDel="00852290" w:rsidRDefault="00C21FFF">
      <w:pPr>
        <w:spacing w:line="480" w:lineRule="auto"/>
        <w:rPr>
          <w:del w:id="42" w:author="Parks, Robbie M" w:date="2019-01-02T13:50:00Z"/>
        </w:rPr>
        <w:pPrChange w:id="43" w:author="Parks, Robbie M" w:date="2019-01-02T13:50:00Z">
          <w:pPr/>
        </w:pPrChange>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4" w:author="Parks, Robbie M" w:date="2019-01-02T13:45:00Z">
        <w:r w:rsidR="00AC1365">
          <w:t xml:space="preserve">would be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5" w:author="Parks, Robbie M" w:date="2019-01-02T13:45:00Z">
        <w:r w:rsidR="003B3A5E" w:rsidRPr="003017A9" w:rsidDel="00030067">
          <w:delText xml:space="preserve">was </w:delText>
        </w:r>
      </w:del>
      <w:ins w:id="46"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45458504" w14:textId="77777777" w:rsidR="00852290" w:rsidRPr="00886AE3" w:rsidRDefault="00852290" w:rsidP="00886AE3">
      <w:pPr>
        <w:spacing w:line="480" w:lineRule="auto"/>
        <w:rPr>
          <w:ins w:id="47" w:author="Parks, Robbie M" w:date="2019-01-02T13:50:00Z"/>
          <w:rFonts w:eastAsia="Times New Roman"/>
          <w:color w:val="000000"/>
        </w:rPr>
      </w:pPr>
    </w:p>
    <w:p w14:paraId="32241E08" w14:textId="2278B9A6" w:rsidR="005B36C6" w:rsidRDefault="005B36C6">
      <w:pPr>
        <w:spacing w:line="480" w:lineRule="auto"/>
        <w:rPr>
          <w:b/>
        </w:rPr>
        <w:pPrChange w:id="48" w:author="Parks, Robbie M" w:date="2019-01-02T13:50:00Z">
          <w:pPr/>
        </w:pPrChange>
      </w:pP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71F824B6" w14:textId="7595AE41" w:rsidR="00483467" w:rsidRPr="00886AE3" w:rsidRDefault="00451818" w:rsidP="00886AE3">
      <w:pPr>
        <w:pStyle w:val="ListParagraph"/>
        <w:numPr>
          <w:ilvl w:val="0"/>
          <w:numId w:val="11"/>
        </w:numPr>
        <w:spacing w:after="0" w:line="240" w:lineRule="auto"/>
        <w:rPr>
          <w:rFonts w:ascii="Times New Roman" w:hAnsi="Times New Roman"/>
          <w:sz w:val="24"/>
          <w:szCs w:val="24"/>
        </w:rPr>
      </w:pPr>
      <w:r>
        <w:rPr>
          <w:rFonts w:ascii="Times New Roman" w:hAnsi="Times New Roman"/>
          <w:sz w:val="24"/>
          <w:szCs w:val="24"/>
        </w:rPr>
        <w:t xml:space="preserve">A study of US counties showed that an increase of </w:t>
      </w:r>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w:t>
      </w:r>
      <w:ins w:id="49" w:author="Parks, Robbie M" w:date="2018-12-31T10:04:00Z">
        <w:r w:rsidR="004B4DC2">
          <w:rPr>
            <w:rFonts w:ascii="Times New Roman" w:hAnsi="Times New Roman"/>
            <w:bCs/>
            <w:color w:val="000000" w:themeColor="text1"/>
            <w:sz w:val="24"/>
            <w:szCs w:val="24"/>
          </w:rPr>
          <w:t xml:space="preserve">all-age </w:t>
        </w:r>
      </w:ins>
      <w:r>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7CA76644" w14:textId="78277DA6"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50"/>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w:t>
      </w:r>
      <w:del w:id="51" w:author="Parks, Robbie M" w:date="2019-01-07T23:41:00Z">
        <w:r w:rsidR="003017A9" w:rsidRPr="00886AE3" w:rsidDel="006F43C8">
          <w:rPr>
            <w:rFonts w:ascii="Times New Roman" w:eastAsia="Times New Roman" w:hAnsi="Times New Roman"/>
            <w:sz w:val="24"/>
            <w:szCs w:val="24"/>
          </w:rPr>
          <w:delText xml:space="preserve">increased </w:delText>
        </w:r>
      </w:del>
      <w:ins w:id="52" w:author="Parks, Robbie M" w:date="2019-01-07T23:41:00Z">
        <w:r w:rsidR="006F43C8">
          <w:rPr>
            <w:rFonts w:ascii="Times New Roman" w:eastAsia="Times New Roman" w:hAnsi="Times New Roman"/>
            <w:sz w:val="24"/>
            <w:szCs w:val="24"/>
          </w:rPr>
          <w:t>additional</w:t>
        </w:r>
        <w:r w:rsidR="006F43C8" w:rsidRPr="00886AE3">
          <w:rPr>
            <w:rFonts w:ascii="Times New Roman" w:eastAsia="Times New Roman" w:hAnsi="Times New Roman"/>
            <w:sz w:val="24"/>
            <w:szCs w:val="24"/>
          </w:rPr>
          <w:t xml:space="preserve"> </w:t>
        </w:r>
      </w:ins>
      <w:r w:rsidR="003017A9" w:rsidRPr="00886AE3">
        <w:rPr>
          <w:rFonts w:ascii="Times New Roman" w:eastAsia="Times New Roman" w:hAnsi="Times New Roman"/>
          <w:sz w:val="24"/>
          <w:szCs w:val="24"/>
        </w:rPr>
        <w:t xml:space="preserve">risk </w:t>
      </w:r>
      <w:r>
        <w:rPr>
          <w:rFonts w:ascii="Times New Roman" w:eastAsia="Times New Roman" w:hAnsi="Times New Roman"/>
          <w:sz w:val="24"/>
          <w:szCs w:val="24"/>
        </w:rPr>
        <w:t>for</w:t>
      </w:r>
      <w:ins w:id="53" w:author="Parks, Robbie M" w:date="2019-01-07T23:41:00Z">
        <w:r w:rsidR="006F43C8">
          <w:rPr>
            <w:rFonts w:ascii="Times New Roman" w:eastAsia="Times New Roman" w:hAnsi="Times New Roman"/>
            <w:sz w:val="24"/>
            <w:szCs w:val="24"/>
          </w:rPr>
          <w:t xml:space="preserve"> mortality from</w:t>
        </w:r>
      </w:ins>
      <w:r>
        <w:rPr>
          <w:rFonts w:ascii="Times New Roman" w:eastAsia="Times New Roman" w:hAnsi="Times New Roman"/>
          <w:sz w:val="24"/>
          <w:szCs w:val="24"/>
        </w:rPr>
        <w:t xml:space="preserve">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14&lt;/sup&gt;"},"properties":{"noteIndex":0},"schema":"https://github.com/citation-style-language/schema/raw/master/csl-citation.json"}</w:instrText>
      </w:r>
      <w:r w:rsidR="008B1C6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13</w:t>
      </w:r>
      <w:r w:rsidR="008B1C62">
        <w:rPr>
          <w:rFonts w:ascii="Times New Roman" w:eastAsia="Times New Roman" w:hAnsi="Times New Roman"/>
          <w:sz w:val="24"/>
          <w:szCs w:val="24"/>
        </w:rPr>
        <w:fldChar w:fldCharType="end"/>
      </w:r>
      <w:commentRangeEnd w:id="50"/>
      <w:r w:rsidR="00904AE6">
        <w:rPr>
          <w:rStyle w:val="CommentReference"/>
          <w:rFonts w:asciiTheme="minorHAnsi" w:eastAsiaTheme="minorHAnsi" w:hAnsiTheme="minorHAnsi" w:cstheme="minorBidi"/>
        </w:rPr>
        <w:commentReference w:id="50"/>
      </w:r>
    </w:p>
    <w:p w14:paraId="3CCC87D4" w14:textId="315B49CC" w:rsidR="00A65255" w:rsidRDefault="00A439F5" w:rsidP="00886AE3">
      <w:pPr>
        <w:pStyle w:val="ListParagraph"/>
        <w:numPr>
          <w:ilvl w:val="0"/>
          <w:numId w:val="11"/>
        </w:numPr>
        <w:rPr>
          <w:rFonts w:ascii="Times New Roman" w:eastAsia="Times New Roman" w:hAnsi="Times New Roman"/>
          <w:sz w:val="24"/>
          <w:szCs w:val="24"/>
          <w:lang w:eastAsia="en-GB"/>
        </w:rPr>
      </w:pPr>
      <w:ins w:id="54" w:author="Parks, Robbie M" w:date="2019-01-02T13:54:00Z">
        <w:r>
          <w:rPr>
            <w:rFonts w:ascii="Times New Roman" w:eastAsia="Times New Roman" w:hAnsi="Times New Roman"/>
            <w:sz w:val="24"/>
            <w:szCs w:val="24"/>
          </w:rPr>
          <w:t>A s</w:t>
        </w:r>
      </w:ins>
      <w:commentRangeStart w:id="55"/>
      <w:del w:id="56" w:author="Parks, Robbie M" w:date="2019-01-02T13:54:00Z">
        <w:r w:rsidR="000667D9" w:rsidDel="00A439F5">
          <w:rPr>
            <w:rFonts w:ascii="Times New Roman" w:eastAsia="Times New Roman" w:hAnsi="Times New Roman"/>
            <w:sz w:val="24"/>
            <w:szCs w:val="24"/>
          </w:rPr>
          <w:delText>S</w:delText>
        </w:r>
      </w:del>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ins w:id="57" w:author="Parks, Robbie M" w:date="2019-01-02T13:58:00Z">
        <w:r w:rsidR="00730983">
          <w:rPr>
            <w:rFonts w:ascii="Times New Roman" w:eastAsia="Times New Roman" w:hAnsi="Times New Roman"/>
            <w:sz w:val="24"/>
            <w:szCs w:val="24"/>
          </w:rPr>
          <w:t xml:space="preserve"> found a</w:t>
        </w:r>
      </w:ins>
      <w:del w:id="58" w:author="Parks, Robbie M" w:date="2019-01-02T13:58:00Z">
        <w:r w:rsidR="002D660F" w:rsidDel="00730983">
          <w:rPr>
            <w:rFonts w:ascii="Times New Roman" w:eastAsia="Times New Roman" w:hAnsi="Times New Roman"/>
            <w:sz w:val="24"/>
            <w:szCs w:val="24"/>
          </w:rPr>
          <w:delText xml:space="preserve"> shows</w:delText>
        </w:r>
      </w:del>
      <w:ins w:id="59" w:author="Parks, Robbie M" w:date="2019-01-02T13:57:00Z">
        <w:r w:rsidR="00BA5092">
          <w:rPr>
            <w:rFonts w:ascii="Times New Roman" w:eastAsia="Times New Roman" w:hAnsi="Times New Roman"/>
            <w:sz w:val="24"/>
            <w:szCs w:val="24"/>
          </w:rPr>
          <w:t xml:space="preserve"> 1.24%</w:t>
        </w:r>
      </w:ins>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ins w:id="60" w:author="Parks, Robbie M" w:date="2019-01-07T23:42:00Z">
        <w:r w:rsidR="009F59F0">
          <w:rPr>
            <w:rFonts w:ascii="Times New Roman" w:eastAsia="Times New Roman" w:hAnsi="Times New Roman"/>
            <w:sz w:val="24"/>
            <w:szCs w:val="24"/>
          </w:rPr>
          <w:t xml:space="preserve"> of mortality</w:t>
        </w:r>
      </w:ins>
      <w:del w:id="61" w:author="Parks, Robbie M" w:date="2019-01-02T13:57:00Z">
        <w:r w:rsidR="001A747F" w:rsidDel="00BA5092">
          <w:rPr>
            <w:rFonts w:ascii="Times New Roman" w:eastAsia="Times New Roman" w:hAnsi="Times New Roman"/>
            <w:sz w:val="24"/>
            <w:szCs w:val="24"/>
          </w:rPr>
          <w:delText xml:space="preserve"> of</w:delText>
        </w:r>
        <w:r w:rsidR="002D660F" w:rsidDel="00BA5092">
          <w:rPr>
            <w:rFonts w:ascii="Times New Roman" w:eastAsia="Times New Roman" w:hAnsi="Times New Roman"/>
            <w:sz w:val="24"/>
            <w:szCs w:val="24"/>
          </w:rPr>
          <w:delText xml:space="preserve"> 1.24%</w:delText>
        </w:r>
      </w:del>
      <w:r w:rsidR="002D660F">
        <w:rPr>
          <w:rFonts w:ascii="Times New Roman" w:eastAsia="Times New Roman" w:hAnsi="Times New Roman"/>
          <w:sz w:val="24"/>
          <w:szCs w:val="24"/>
        </w:rPr>
        <w:t xml:space="preserve"> for temperature going </w:t>
      </w:r>
      <w:r w:rsidR="00D01659">
        <w:rPr>
          <w:rFonts w:ascii="Times New Roman" w:eastAsia="Times New Roman" w:hAnsi="Times New Roman"/>
          <w:sz w:val="24"/>
          <w:szCs w:val="24"/>
        </w:rPr>
        <w:t>from</w:t>
      </w:r>
      <w:r w:rsidR="002D660F">
        <w:rPr>
          <w:rFonts w:ascii="Times New Roman" w:eastAsia="Times New Roman" w:hAnsi="Times New Roman"/>
          <w:sz w:val="24"/>
          <w:szCs w:val="24"/>
        </w:rPr>
        <w:t xml:space="preserve">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w:t>
      </w:r>
      <w:r w:rsidR="00D01659">
        <w:rPr>
          <w:rFonts w:ascii="Times New Roman" w:eastAsia="Times New Roman" w:hAnsi="Times New Roman"/>
          <w:sz w:val="24"/>
          <w:szCs w:val="24"/>
        </w:rPr>
        <w:t xml:space="preserve">to the </w:t>
      </w:r>
      <w:r w:rsidR="002D660F">
        <w:rPr>
          <w:rFonts w:ascii="Times New Roman" w:eastAsia="Times New Roman" w:hAnsi="Times New Roman"/>
          <w:sz w:val="24"/>
          <w:szCs w:val="24"/>
        </w:rPr>
        <w:t>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55"/>
      <w:r w:rsidR="00904AE6">
        <w:rPr>
          <w:rStyle w:val="CommentReference"/>
          <w:rFonts w:asciiTheme="minorHAnsi" w:eastAsiaTheme="minorHAnsi" w:hAnsiTheme="minorHAnsi" w:cstheme="minorBidi"/>
        </w:rPr>
        <w:commentReference w:id="55"/>
      </w:r>
      <w:r w:rsidR="00D01659">
        <w:rPr>
          <w:rFonts w:ascii="Times New Roman" w:eastAsia="Times New Roman" w:hAnsi="Times New Roman"/>
          <w:sz w:val="24"/>
          <w:szCs w:val="24"/>
        </w:rPr>
        <w:t>.</w:t>
      </w:r>
    </w:p>
    <w:p w14:paraId="3D731B22" w14:textId="7712D8C2" w:rsidR="005C28F1" w:rsidRDefault="005B19A5"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t>For comparison</w:t>
      </w:r>
      <w:r w:rsidR="005C28F1">
        <w:rPr>
          <w:rFonts w:ascii="Times New Roman" w:eastAsia="Times New Roman" w:hAnsi="Times New Roman"/>
          <w:sz w:val="24"/>
          <w:szCs w:val="24"/>
        </w:rPr>
        <w:t xml:space="preserve"> </w:t>
      </w:r>
      <w:r>
        <w:rPr>
          <w:rFonts w:ascii="Times New Roman" w:eastAsia="Times New Roman" w:hAnsi="Times New Roman"/>
          <w:sz w:val="24"/>
          <w:szCs w:val="24"/>
        </w:rPr>
        <w:t xml:space="preserve">with studies of </w:t>
      </w:r>
      <w:r w:rsidR="005C28F1">
        <w:rPr>
          <w:rFonts w:ascii="Times New Roman" w:eastAsia="Times New Roman" w:hAnsi="Times New Roman"/>
          <w:sz w:val="24"/>
          <w:szCs w:val="24"/>
        </w:rPr>
        <w:t xml:space="preserve">other causes of death, </w:t>
      </w:r>
      <w:r w:rsidR="00BF6BBD">
        <w:rPr>
          <w:rFonts w:ascii="Times New Roman" w:eastAsia="Times New Roman" w:hAnsi="Times New Roman"/>
          <w:sz w:val="24"/>
          <w:szCs w:val="24"/>
        </w:rPr>
        <w:t xml:space="preserve">cardiorespiratory mortality in the United Kingdom </w:t>
      </w:r>
      <w:r w:rsidR="00864E84">
        <w:rPr>
          <w:rFonts w:ascii="Times New Roman" w:eastAsia="Times New Roman" w:hAnsi="Times New Roman"/>
          <w:sz w:val="24"/>
          <w:szCs w:val="24"/>
        </w:rPr>
        <w:t xml:space="preserve">increased in risk by </w:t>
      </w:r>
      <w:r w:rsidR="00BF6BBD">
        <w:rPr>
          <w:rFonts w:ascii="Times New Roman" w:eastAsia="Times New Roman" w:hAnsi="Times New Roman"/>
          <w:sz w:val="24"/>
          <w:szCs w:val="24"/>
        </w:rPr>
        <w:t>2.4-2.7% in males</w:t>
      </w:r>
      <w:r w:rsidR="00A756E6">
        <w:rPr>
          <w:rFonts w:ascii="Times New Roman" w:eastAsia="Times New Roman" w:hAnsi="Times New Roman"/>
          <w:sz w:val="24"/>
          <w:szCs w:val="24"/>
        </w:rPr>
        <w:t xml:space="preserve"> across age groups</w:t>
      </w:r>
      <w:r w:rsidR="00BF6BBD">
        <w:rPr>
          <w:rFonts w:ascii="Times New Roman" w:eastAsia="Times New Roman" w:hAnsi="Times New Roman"/>
          <w:sz w:val="24"/>
          <w:szCs w:val="24"/>
        </w:rPr>
        <w:t xml:space="preserve"> </w:t>
      </w:r>
      <w:r w:rsidR="00BF6BBD" w:rsidRPr="00886AE3">
        <w:rPr>
          <w:rFonts w:ascii="Times New Roman" w:eastAsia="Times New Roman" w:hAnsi="Times New Roman"/>
          <w:sz w:val="24"/>
          <w:szCs w:val="24"/>
        </w:rPr>
        <w:t>for each 1°C increase in ambient temperature</w:t>
      </w:r>
      <w:r w:rsidR="00A756E6">
        <w:rPr>
          <w:rFonts w:ascii="Times New Roman" w:eastAsia="Times New Roman" w:hAnsi="Times New Roman"/>
          <w:sz w:val="24"/>
          <w:szCs w:val="24"/>
        </w:rPr>
        <w:t>, with a 2.4-3.9% increase</w:t>
      </w:r>
      <w:r w:rsidR="00F55FB5">
        <w:rPr>
          <w:rFonts w:ascii="Times New Roman" w:eastAsia="Times New Roman" w:hAnsi="Times New Roman"/>
          <w:sz w:val="24"/>
          <w:szCs w:val="24"/>
        </w:rPr>
        <w:t xml:space="preserve"> across age groups in females.</w:t>
      </w:r>
      <w:r w:rsidR="00534D1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14&lt;/sup&gt;","plainTextFormattedCitation":"14"},"properties":{"noteIndex":0},"schema":"https://github.com/citation-style-language/schema/raw/master/csl-citation.json"}</w:instrText>
      </w:r>
      <w:r w:rsidR="00534D1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14</w:t>
      </w:r>
      <w:r w:rsidR="00534D12">
        <w:rPr>
          <w:rFonts w:ascii="Times New Roman" w:eastAsia="Times New Roman" w:hAnsi="Times New Roman"/>
          <w:sz w:val="24"/>
          <w:szCs w:val="24"/>
        </w:rPr>
        <w:fldChar w:fldCharType="end"/>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069DD87F"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15–18&lt;/sup&gt;","plainTextFormattedCitation":"15–18","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15–18</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6D66328E"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19–22</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13C33E1D"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23&lt;/sup&gt;","plainTextFormattedCitation":"23","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xml:space="preserve">, it </w:t>
      </w:r>
      <w:r w:rsidR="009E4B56">
        <w:rPr>
          <w:rFonts w:ascii="Times New Roman" w:hAnsi="Times New Roman"/>
          <w:sz w:val="24"/>
          <w:szCs w:val="24"/>
        </w:rPr>
        <w:lastRenderedPageBreak/>
        <w:t>could serve to explain the positive association of transport deaths with temperature anomaly.</w:t>
      </w:r>
    </w:p>
    <w:p w14:paraId="1C1D54B7" w14:textId="6CF8B5A8" w:rsidR="00223D8A"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24&lt;/sup&gt;","plainTextFormattedCitation":"24","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24</w:t>
      </w:r>
      <w:r w:rsidR="00D21DED" w:rsidRPr="00636C9B">
        <w:rPr>
          <w:rFonts w:ascii="Times New Roman" w:hAnsi="Times New Roman"/>
          <w:sz w:val="24"/>
          <w:szCs w:val="24"/>
        </w:rPr>
        <w:fldChar w:fldCharType="end"/>
      </w:r>
    </w:p>
    <w:p w14:paraId="30F68D26" w14:textId="443C0384" w:rsidR="007709ED" w:rsidRPr="007709ED" w:rsidRDefault="007709ED" w:rsidP="0044781A">
      <w:pPr>
        <w:pStyle w:val="ListParagraph"/>
        <w:numPr>
          <w:ilvl w:val="0"/>
          <w:numId w:val="7"/>
        </w:numPr>
        <w:spacing w:after="0" w:line="240" w:lineRule="auto"/>
        <w:rPr>
          <w:rFonts w:ascii="Times New Roman" w:hAnsi="Times New Roman"/>
          <w:sz w:val="24"/>
          <w:szCs w:val="24"/>
        </w:rPr>
      </w:pPr>
      <w:r>
        <w:rPr>
          <w:rFonts w:ascii="Times New Roman" w:hAnsi="Times New Roman"/>
          <w:bCs/>
          <w:color w:val="000000" w:themeColor="text1"/>
          <w:sz w:val="24"/>
          <w:szCs w:val="24"/>
        </w:rPr>
        <w:t>An a</w:t>
      </w:r>
      <w:commentRangeStart w:id="62"/>
      <w:commentRangeStart w:id="63"/>
      <w:r>
        <w:rPr>
          <w:rFonts w:ascii="Times New Roman" w:hAnsi="Times New Roman"/>
          <w:bCs/>
          <w:color w:val="000000" w:themeColor="text1"/>
          <w:sz w:val="24"/>
          <w:szCs w:val="24"/>
        </w:rPr>
        <w:t>nalysis of hospitals in Boston, Massachusetts, USA, shows increase of hospital admissions for falls of 18% with moderate snow fall,</w:t>
      </w:r>
      <w:r>
        <w:rPr>
          <w:rFonts w:ascii="Times New Roman" w:hAnsi="Times New Roman"/>
          <w:bCs/>
          <w:color w:val="000000" w:themeColor="text1"/>
          <w:sz w:val="24"/>
          <w:szCs w:val="24"/>
        </w:rPr>
        <w:fldChar w:fldCharType="begin" w:fldLock="1"/>
      </w:r>
      <w:r w:rsidR="00534D12">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25&lt;/sup&gt;","plainTextFormattedCitation":"25","previouslyFormattedCitation":"&lt;sup&gt;13&lt;/sup&gt;"},"properties":{"noteIndex":0},"schema":"https://github.com/citation-style-language/schema/raw/master/csl-citation.json"}</w:instrText>
      </w:r>
      <w:r>
        <w:rPr>
          <w:rFonts w:ascii="Times New Roman" w:hAnsi="Times New Roman"/>
          <w:bCs/>
          <w:color w:val="000000" w:themeColor="text1"/>
          <w:sz w:val="24"/>
          <w:szCs w:val="24"/>
        </w:rPr>
        <w:fldChar w:fldCharType="separate"/>
      </w:r>
      <w:r w:rsidR="00534D12" w:rsidRPr="00534D12">
        <w:rPr>
          <w:rFonts w:ascii="Times New Roman" w:hAnsi="Times New Roman"/>
          <w:bCs/>
          <w:noProof/>
          <w:color w:val="000000" w:themeColor="text1"/>
          <w:sz w:val="24"/>
          <w:szCs w:val="24"/>
          <w:vertAlign w:val="superscript"/>
        </w:rPr>
        <w:t>25</w:t>
      </w:r>
      <w:r>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results of up to 0.7% decrease for </w:t>
      </w:r>
      <w:r>
        <w:rPr>
          <w:rFonts w:ascii="Times New Roman" w:hAnsi="Times New Roman"/>
          <w:color w:val="000000" w:themeColor="text1"/>
          <w:sz w:val="24"/>
          <w:szCs w:val="24"/>
        </w:rPr>
        <w:t xml:space="preserve">temperature anomaly </w:t>
      </w:r>
      <w:r w:rsidRPr="00D024C6">
        <w:rPr>
          <w:rFonts w:ascii="Times New Roman" w:hAnsi="Times New Roman"/>
          <w:color w:val="000000" w:themeColor="text1"/>
          <w:sz w:val="24"/>
          <w:szCs w:val="24"/>
        </w:rPr>
        <w:t>of +</w:t>
      </w:r>
      <w:r w:rsidRPr="00886AE3">
        <w:rPr>
          <w:rFonts w:ascii="Times New Roman" w:eastAsia="Times New Roman" w:hAnsi="Times New Roman"/>
          <w:bCs/>
          <w:color w:val="222222"/>
          <w:sz w:val="24"/>
          <w:szCs w:val="24"/>
          <w:shd w:val="clear" w:color="auto" w:fill="FFFFFF"/>
          <w:lang w:eastAsia="en-GB"/>
        </w:rPr>
        <w:t>1</w:t>
      </w:r>
      <w:r w:rsidRPr="00D024C6">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w:t>
      </w:r>
      <w:r>
        <w:rPr>
          <w:rFonts w:ascii="Times New Roman" w:hAnsi="Times New Roman"/>
          <w:bCs/>
          <w:color w:val="000000" w:themeColor="text1"/>
          <w:sz w:val="24"/>
          <w:szCs w:val="24"/>
        </w:rPr>
        <w:t xml:space="preserve">in males across age groups and 0.4% decrease in females.  </w:t>
      </w:r>
      <w:commentRangeEnd w:id="62"/>
      <w:r>
        <w:rPr>
          <w:rStyle w:val="CommentReference"/>
          <w:rFonts w:asciiTheme="minorHAnsi" w:eastAsiaTheme="minorHAnsi" w:hAnsiTheme="minorHAnsi" w:cstheme="minorBidi"/>
        </w:rPr>
        <w:commentReference w:id="62"/>
      </w:r>
      <w:commentRangeEnd w:id="63"/>
      <w:r>
        <w:rPr>
          <w:rStyle w:val="CommentReference"/>
          <w:rFonts w:asciiTheme="minorHAnsi" w:eastAsiaTheme="minorHAnsi" w:hAnsiTheme="minorHAnsi" w:cstheme="minorBidi"/>
        </w:rPr>
        <w:commentReference w:id="63"/>
      </w:r>
    </w:p>
    <w:p w14:paraId="458508AF" w14:textId="0432B1E7"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9B8210C"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0B1AFEEF" w14:textId="77777777" w:rsidR="005F20AD" w:rsidRDefault="005F20AD" w:rsidP="005F20AD">
      <w:pPr>
        <w:rPr>
          <w:i/>
        </w:rPr>
      </w:pPr>
      <w:r>
        <w:rPr>
          <w:i/>
        </w:rPr>
        <w:t>Intentional discussion</w:t>
      </w:r>
    </w:p>
    <w:p w14:paraId="25B2DF5B" w14:textId="34434C78" w:rsidR="005F20AD" w:rsidRPr="005B5C55" w:rsidRDefault="005F20AD" w:rsidP="005F20AD">
      <w:pPr>
        <w:pStyle w:val="ListParagraph"/>
        <w:numPr>
          <w:ilvl w:val="0"/>
          <w:numId w:val="7"/>
        </w:numPr>
        <w:spacing w:line="240" w:lineRule="auto"/>
        <w:rPr>
          <w:rFonts w:ascii="Times New Roman" w:hAnsi="Times New Roman"/>
          <w:sz w:val="24"/>
          <w:szCs w:val="24"/>
        </w:rPr>
      </w:pPr>
      <w:commentRangeStart w:id="64"/>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34D12">
        <w:rPr>
          <w:rFonts w:ascii="MS Mincho" w:eastAsia="MS Mincho" w:hAnsi="MS Mincho" w:cs="MS Mincho"/>
          <w:color w:val="000000" w:themeColor="text1"/>
          <w:sz w:val="24"/>
          <w:szCs w:val="24"/>
        </w:rPr>
        <w:instrText>∼</w:instrText>
      </w:r>
      <w:r w:rsidR="00534D1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28–33</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6,13,34,35&lt;/sup&gt;","plainTextFormattedCitation":"6,13,34,35","previouslyFormattedCitation":"&lt;sup&gt;6,14,33,34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6,13,34,35</w:t>
      </w:r>
      <w:r w:rsidRPr="00843ACB">
        <w:rPr>
          <w:rFonts w:ascii="Times New Roman" w:hAnsi="Times New Roman"/>
          <w:color w:val="000000" w:themeColor="text1"/>
          <w:sz w:val="24"/>
          <w:szCs w:val="24"/>
        </w:rPr>
        <w:fldChar w:fldCharType="end"/>
      </w:r>
      <w:commentRangeEnd w:id="64"/>
      <w:r>
        <w:rPr>
          <w:rStyle w:val="CommentReference"/>
          <w:rFonts w:asciiTheme="minorHAnsi" w:eastAsiaTheme="minorHAnsi" w:hAnsiTheme="minorHAnsi" w:cstheme="minorBidi"/>
        </w:rPr>
        <w:commentReference w:id="64"/>
      </w:r>
    </w:p>
    <w:p w14:paraId="5A2F794D" w14:textId="38003CCA" w:rsidR="005F20AD" w:rsidRDefault="005F20AD" w:rsidP="005F20AD">
      <w:pPr>
        <w:pStyle w:val="ListParagraph"/>
        <w:numPr>
          <w:ilvl w:val="0"/>
          <w:numId w:val="7"/>
        </w:numPr>
        <w:spacing w:after="0" w:line="240" w:lineRule="auto"/>
        <w:rPr>
          <w:rFonts w:ascii="Times New Roman" w:hAnsi="Times New Roman"/>
          <w:sz w:val="24"/>
          <w:szCs w:val="24"/>
        </w:rPr>
      </w:pPr>
      <w:commentRangeStart w:id="65"/>
      <w:commentRangeStart w:id="66"/>
      <w:r>
        <w:rPr>
          <w:rFonts w:ascii="Times New Roman" w:hAnsi="Times New Roman"/>
          <w:sz w:val="24"/>
          <w:szCs w:val="24"/>
        </w:rPr>
        <w:t>On average more time is spent outdoors in anomalously warmer temperatures leading to an increased number of face-to-face interactions, and hence numbers of arguments, confrontations, and ultimately deaths from assault.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36,37&lt;/sup&gt;","plainTextFormattedCitation":"36,37","previouslyFormattedCitation":"&lt;sup&gt;35,36&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36,37</w:t>
      </w:r>
      <w:r>
        <w:rPr>
          <w:rFonts w:ascii="Times New Roman" w:hAnsi="Times New Roman"/>
          <w:sz w:val="24"/>
          <w:szCs w:val="24"/>
        </w:rPr>
        <w:fldChar w:fldCharType="end"/>
      </w:r>
      <w:commentRangeEnd w:id="65"/>
      <w:r>
        <w:rPr>
          <w:rStyle w:val="CommentReference"/>
          <w:rFonts w:asciiTheme="minorHAnsi" w:eastAsiaTheme="minorHAnsi" w:hAnsiTheme="minorHAnsi" w:cstheme="minorBidi"/>
        </w:rPr>
        <w:commentReference w:id="65"/>
      </w:r>
      <w:commentRangeEnd w:id="66"/>
      <w:r>
        <w:rPr>
          <w:rStyle w:val="CommentReference"/>
          <w:rFonts w:asciiTheme="minorHAnsi" w:eastAsiaTheme="minorHAnsi" w:hAnsiTheme="minorHAnsi" w:cstheme="minorBidi"/>
        </w:rPr>
        <w:commentReference w:id="66"/>
      </w:r>
    </w:p>
    <w:p w14:paraId="6A4D779B" w14:textId="2F7B6C1B" w:rsidR="005F20AD" w:rsidRDefault="005F20AD" w:rsidP="005F20AD">
      <w:pPr>
        <w:pStyle w:val="ListParagraph"/>
        <w:rPr>
          <w:rFonts w:ascii="Times New Roman" w:hAnsi="Times New Roman"/>
          <w:sz w:val="24"/>
          <w:szCs w:val="24"/>
        </w:rPr>
      </w:pPr>
      <w:r>
        <w:rPr>
          <w:rFonts w:ascii="Times New Roman" w:hAnsi="Times New Roman"/>
          <w:sz w:val="24"/>
          <w:szCs w:val="24"/>
        </w:rPr>
        <w:t xml:space="preserve">These effects are compounded by </w:t>
      </w:r>
      <w:commentRangeStart w:id="67"/>
      <w:r>
        <w:rPr>
          <w:rFonts w:ascii="Times New Roman" w:hAnsi="Times New Roman"/>
          <w:sz w:val="24"/>
          <w:szCs w:val="24"/>
        </w:rPr>
        <w:t>the greater anger levels li</w:t>
      </w:r>
      <w:r w:rsidRPr="00A27E88">
        <w:rPr>
          <w:rFonts w:ascii="Times New Roman" w:hAnsi="Times New Roman"/>
          <w:sz w:val="24"/>
          <w:szCs w:val="24"/>
        </w:rPr>
        <w:t>nk</w:t>
      </w:r>
      <w:r>
        <w:rPr>
          <w:rFonts w:ascii="Times New Roman" w:hAnsi="Times New Roman"/>
          <w:sz w:val="24"/>
          <w:szCs w:val="24"/>
        </w:rPr>
        <w:t>ed to higher</w:t>
      </w:r>
      <w:r w:rsidRPr="00A27E88">
        <w:rPr>
          <w:rFonts w:ascii="Times New Roman" w:hAnsi="Times New Roman"/>
          <w:sz w:val="24"/>
          <w:szCs w:val="24"/>
        </w:rPr>
        <w:t xml:space="preserve"> temperature</w:t>
      </w:r>
      <w:r>
        <w:rPr>
          <w:rFonts w:ascii="Times New Roman" w:hAnsi="Times New Roman"/>
          <w:sz w:val="24"/>
          <w:szCs w:val="24"/>
        </w:rPr>
        <w:t>s</w:t>
      </w:r>
      <w:r w:rsidRPr="00A27E88">
        <w:rPr>
          <w:rFonts w:ascii="Times New Roman" w:hAnsi="Times New Roman"/>
          <w:sz w:val="24"/>
          <w:szCs w:val="24"/>
        </w:rPr>
        <w:t>.</w:t>
      </w:r>
      <w:r w:rsidRPr="00A27E88">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38,39&lt;/sup&gt;","plainTextFormattedCitation":"38,39","previouslyFormattedCitation":"&lt;sup&gt;37,38&lt;/sup&gt;"},"properties":{"noteIndex":0},"schema":"https://github.com/citation-style-language/schema/raw/master/csl-citation.json"}</w:instrText>
      </w:r>
      <w:r w:rsidRPr="00A27E88">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38,39</w:t>
      </w:r>
      <w:r w:rsidRPr="00A27E88">
        <w:rPr>
          <w:rFonts w:ascii="Times New Roman" w:hAnsi="Times New Roman"/>
          <w:sz w:val="24"/>
          <w:szCs w:val="24"/>
        </w:rPr>
        <w:fldChar w:fldCharType="end"/>
      </w:r>
    </w:p>
    <w:p w14:paraId="22010CDE" w14:textId="7D7BFAB3" w:rsidR="00AD49AD" w:rsidRPr="00AD49AD" w:rsidRDefault="00AD49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Pr="004633E5">
        <w:rPr>
          <w:rFonts w:ascii="Times New Roman" w:hAnsi="Times New Roman"/>
          <w:sz w:val="24"/>
          <w:szCs w:val="24"/>
        </w:rPr>
        <w:t>esearchers recognise the need for more research into climate change and mental health.</w:t>
      </w:r>
      <w:r w:rsidRPr="004633E5">
        <w:rPr>
          <w:rFonts w:ascii="Times New Roman" w:hAnsi="Times New Roman"/>
          <w:sz w:val="24"/>
          <w:szCs w:val="24"/>
        </w:rPr>
        <w:fldChar w:fldCharType="begin" w:fldLock="1"/>
      </w:r>
      <w:r>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instrText>
      </w:r>
      <w:r w:rsidRPr="004633E5">
        <w:rPr>
          <w:rFonts w:ascii="Times New Roman" w:hAnsi="Times New Roman"/>
          <w:sz w:val="24"/>
          <w:szCs w:val="24"/>
        </w:rPr>
        <w:fldChar w:fldCharType="separate"/>
      </w:r>
      <w:r w:rsidRPr="00534D12">
        <w:rPr>
          <w:rFonts w:ascii="Times New Roman" w:hAnsi="Times New Roman"/>
          <w:noProof/>
          <w:sz w:val="24"/>
          <w:szCs w:val="24"/>
          <w:vertAlign w:val="superscript"/>
        </w:rPr>
        <w:t>41</w:t>
      </w:r>
      <w:r w:rsidRPr="004633E5">
        <w:rPr>
          <w:rFonts w:ascii="Times New Roman" w:hAnsi="Times New Roman"/>
          <w:sz w:val="24"/>
          <w:szCs w:val="24"/>
        </w:rPr>
        <w:fldChar w:fldCharType="end"/>
      </w:r>
    </w:p>
    <w:p w14:paraId="38F26015" w14:textId="1859F56D" w:rsidR="005F20AD" w:rsidRDefault="005F20AD" w:rsidP="005F20AD">
      <w:pPr>
        <w:pStyle w:val="ListParagraph"/>
        <w:numPr>
          <w:ilvl w:val="0"/>
          <w:numId w:val="7"/>
        </w:numPr>
        <w:spacing w:after="0" w:line="240" w:lineRule="auto"/>
        <w:rPr>
          <w:rFonts w:ascii="Times New Roman" w:hAnsi="Times New Roman"/>
          <w:sz w:val="24"/>
          <w:szCs w:val="24"/>
        </w:rPr>
      </w:pPr>
      <w:commentRangeStart w:id="68"/>
      <w:commentRangeStart w:id="69"/>
      <w:r>
        <w:rPr>
          <w:rFonts w:ascii="Times New Roman" w:hAnsi="Times New Roman"/>
          <w:sz w:val="24"/>
          <w:szCs w:val="24"/>
        </w:rPr>
        <w:t xml:space="preserve">The </w:t>
      </w:r>
      <w:r w:rsidRPr="00DC0131">
        <w:rPr>
          <w:rFonts w:ascii="Times New Roman" w:hAnsi="Times New Roman"/>
          <w:sz w:val="24"/>
          <w:szCs w:val="24"/>
        </w:rPr>
        <w:t xml:space="preserve">impact of </w:t>
      </w:r>
      <w:r>
        <w:rPr>
          <w:rFonts w:ascii="Times New Roman" w:hAnsi="Times New Roman"/>
          <w:sz w:val="24"/>
          <w:szCs w:val="24"/>
        </w:rPr>
        <w:t>rising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Pr>
          <w:rFonts w:ascii="Times New Roman" w:hAnsi="Times New Roman"/>
          <w:sz w:val="24"/>
          <w:szCs w:val="24"/>
        </w:rPr>
        <w:t>, particularly on depression in young people</w:t>
      </w:r>
      <w:r w:rsidR="005A0EBD">
        <w:rPr>
          <w:rFonts w:ascii="Times New Roman" w:hAnsi="Times New Roman"/>
          <w:sz w:val="24"/>
          <w:szCs w:val="24"/>
        </w:rPr>
        <w:t xml:space="preserve">, where increasing temperatures have been associated with </w:t>
      </w:r>
      <w:r w:rsidR="005A12F9">
        <w:rPr>
          <w:rFonts w:ascii="Times New Roman" w:hAnsi="Times New Roman"/>
          <w:sz w:val="24"/>
          <w:szCs w:val="24"/>
        </w:rPr>
        <w:t>greater incidence of high</w:t>
      </w:r>
      <w:r w:rsidR="001E7FDF">
        <w:rPr>
          <w:rFonts w:ascii="Times New Roman" w:hAnsi="Times New Roman"/>
          <w:sz w:val="24"/>
          <w:szCs w:val="24"/>
        </w:rPr>
        <w:t xml:space="preserve"> </w:t>
      </w:r>
      <w:r w:rsidR="005A0EBD">
        <w:rPr>
          <w:rFonts w:ascii="Times New Roman" w:hAnsi="Times New Roman"/>
          <w:sz w:val="24"/>
          <w:szCs w:val="24"/>
        </w:rPr>
        <w:t>distress</w:t>
      </w:r>
      <w:r>
        <w:rPr>
          <w:rFonts w:ascii="Times New Roman" w:hAnsi="Times New Roman"/>
          <w:sz w:val="24"/>
          <w:szCs w:val="24"/>
        </w:rPr>
        <w: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40&lt;/sup&gt;","plainTextFormattedCitation":"40","previouslyFormattedCitation":"&lt;sup&gt;39&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40</w:t>
      </w:r>
      <w:r>
        <w:rPr>
          <w:rFonts w:ascii="Times New Roman" w:hAnsi="Times New Roman"/>
          <w:sz w:val="24"/>
          <w:szCs w:val="24"/>
        </w:rPr>
        <w:fldChar w:fldCharType="end"/>
      </w:r>
      <w:commentRangeEnd w:id="68"/>
      <w:r>
        <w:rPr>
          <w:rStyle w:val="CommentReference"/>
          <w:rFonts w:asciiTheme="minorHAnsi" w:eastAsiaTheme="minorHAnsi" w:hAnsiTheme="minorHAnsi" w:cstheme="minorBidi"/>
        </w:rPr>
        <w:commentReference w:id="68"/>
      </w:r>
      <w:commentRangeEnd w:id="69"/>
      <w:r w:rsidR="00003B00">
        <w:rPr>
          <w:rStyle w:val="CommentReference"/>
          <w:rFonts w:asciiTheme="minorHAnsi" w:eastAsiaTheme="minorHAnsi" w:hAnsiTheme="minorHAnsi" w:cstheme="minorBidi"/>
        </w:rPr>
        <w:commentReference w:id="69"/>
      </w:r>
    </w:p>
    <w:p w14:paraId="16073B01" w14:textId="7A7309EE" w:rsidR="005F20AD" w:rsidRDefault="005F20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Pr="00DC0131">
        <w:rPr>
          <w:rFonts w:ascii="Times New Roman" w:hAnsi="Times New Roman"/>
          <w:sz w:val="24"/>
          <w:szCs w:val="24"/>
        </w:rPr>
        <w:t>rising temperatures increasing hospital admissions</w:t>
      </w:r>
      <w:r>
        <w:rPr>
          <w:rFonts w:ascii="Times New Roman" w:hAnsi="Times New Roman"/>
          <w:sz w:val="24"/>
          <w:szCs w:val="24"/>
        </w:rPr>
        <w:t xml:space="preserve"> for psychological issues</w:t>
      </w:r>
      <w:r w:rsidRPr="00DC0131">
        <w:rPr>
          <w:rFonts w:ascii="Times New Roman" w:hAnsi="Times New Roman"/>
          <w:sz w:val="24"/>
          <w:szCs w:val="24"/>
        </w:rPr>
        <w:t xml:space="preserve"> in Australia.</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41&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42</w:t>
      </w:r>
      <w:r>
        <w:rPr>
          <w:rFonts w:ascii="Times New Roman" w:hAnsi="Times New Roman"/>
          <w:sz w:val="24"/>
          <w:szCs w:val="24"/>
        </w:rPr>
        <w:fldChar w:fldCharType="end"/>
      </w:r>
      <w:r w:rsidRPr="00DC0131">
        <w:rPr>
          <w:rFonts w:ascii="Times New Roman" w:hAnsi="Times New Roman"/>
          <w:sz w:val="24"/>
          <w:szCs w:val="24"/>
        </w:rPr>
        <w:t xml:space="preserve"> </w:t>
      </w:r>
    </w:p>
    <w:p w14:paraId="2E6F452B" w14:textId="0B733063" w:rsidR="005F20AD" w:rsidDel="00DA6B3F" w:rsidRDefault="005F20AD" w:rsidP="005F20AD">
      <w:pPr>
        <w:pStyle w:val="ListParagraph"/>
        <w:numPr>
          <w:ilvl w:val="0"/>
          <w:numId w:val="7"/>
        </w:numPr>
        <w:spacing w:after="0" w:line="240" w:lineRule="auto"/>
        <w:rPr>
          <w:del w:id="70" w:author="Parks, Robbie M" w:date="2019-01-08T00:52:00Z"/>
          <w:rFonts w:ascii="Times New Roman" w:hAnsi="Times New Roman"/>
          <w:sz w:val="24"/>
          <w:szCs w:val="24"/>
        </w:rPr>
      </w:pPr>
      <w:r>
        <w:rPr>
          <w:rFonts w:ascii="Times New Roman" w:hAnsi="Times New Roman"/>
          <w:sz w:val="24"/>
          <w:szCs w:val="24"/>
        </w:rPr>
        <w:t>Changes associated with increasing temperature include loss of sleep,</w:t>
      </w:r>
      <w:r>
        <w:fldChar w:fldCharType="begin" w:fldLock="1"/>
      </w:r>
      <w:r w:rsidR="00534D12">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42&lt;/sup&gt;"},"properties":{"noteIndex":0},"schema":"https://github.com/citation-style-language/schema/raw/master/csl-citation.json"}</w:instrText>
      </w:r>
      <w:r>
        <w:fldChar w:fldCharType="separate"/>
      </w:r>
      <w:r w:rsidR="00534D12" w:rsidRPr="00534D12">
        <w:rPr>
          <w:rFonts w:ascii="Times New Roman" w:hAnsi="Times New Roman"/>
          <w:noProof/>
          <w:sz w:val="24"/>
          <w:szCs w:val="24"/>
          <w:vertAlign w:val="superscript"/>
        </w:rPr>
        <w:t>43</w:t>
      </w:r>
      <w:r>
        <w:fldChar w:fldCharType="end"/>
      </w:r>
      <w:ins w:id="71" w:author="Parks, Robbie M" w:date="2019-01-08T00:52:00Z">
        <w:r w:rsidR="00DA6B3F">
          <w:rPr>
            <w:rFonts w:ascii="Times New Roman" w:hAnsi="Times New Roman"/>
            <w:sz w:val="24"/>
            <w:szCs w:val="24"/>
          </w:rPr>
          <w:t xml:space="preserve"> </w:t>
        </w:r>
      </w:ins>
    </w:p>
    <w:p w14:paraId="7DBD581C" w14:textId="64720851" w:rsidR="005F20AD" w:rsidRPr="00DA6B3F" w:rsidDel="00DA6B3F" w:rsidRDefault="005F20AD" w:rsidP="00DA6B3F">
      <w:pPr>
        <w:pStyle w:val="ListParagraph"/>
        <w:numPr>
          <w:ilvl w:val="0"/>
          <w:numId w:val="7"/>
        </w:numPr>
        <w:spacing w:after="0" w:line="240" w:lineRule="auto"/>
        <w:rPr>
          <w:del w:id="72" w:author="Parks, Robbie M" w:date="2019-01-08T00:52:00Z"/>
          <w:rFonts w:ascii="Times New Roman" w:hAnsi="Times New Roman"/>
          <w:sz w:val="24"/>
          <w:szCs w:val="24"/>
        </w:rPr>
      </w:pPr>
      <w:del w:id="73" w:author="Parks, Robbie M" w:date="2019-01-08T00:52:00Z">
        <w:r w:rsidRPr="00DA6B3F" w:rsidDel="00DA6B3F">
          <w:rPr>
            <w:rFonts w:ascii="Times New Roman" w:hAnsi="Times New Roman"/>
            <w:sz w:val="24"/>
            <w:szCs w:val="24"/>
          </w:rPr>
          <w:delText xml:space="preserve">, </w:delText>
        </w:r>
      </w:del>
      <w:r w:rsidRPr="00DA6B3F">
        <w:rPr>
          <w:rFonts w:ascii="Times New Roman" w:hAnsi="Times New Roman"/>
          <w:sz w:val="24"/>
          <w:szCs w:val="24"/>
        </w:rPr>
        <w:t>less effective psychoactive drugs</w:t>
      </w:r>
      <w:ins w:id="74" w:author="Parks, Robbie M" w:date="2019-01-08T00:52:00Z">
        <w:r w:rsidR="00416368">
          <w:rPr>
            <w:rFonts w:ascii="Times New Roman" w:hAnsi="Times New Roman"/>
            <w:sz w:val="24"/>
            <w:szCs w:val="24"/>
          </w:rPr>
          <w:t>,</w:t>
        </w:r>
      </w:ins>
      <w:del w:id="75" w:author="Parks, Robbie M" w:date="2019-01-08T00:52:00Z">
        <w:r w:rsidRPr="00DA6B3F" w:rsidDel="00DA6B3F">
          <w:rPr>
            <w:rFonts w:ascii="Times New Roman" w:hAnsi="Times New Roman"/>
            <w:sz w:val="24"/>
            <w:szCs w:val="24"/>
          </w:rPr>
          <w:delText>,</w:delText>
        </w:r>
      </w:del>
      <w:r w:rsidRPr="00DA6B3F">
        <w:fldChar w:fldCharType="begin" w:fldLock="1"/>
      </w:r>
      <w:r w:rsidR="00534D12" w:rsidRPr="00DA6B3F">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43&lt;/sup&gt;"},"properties":{"noteIndex":0},"schema":"https://github.com/citation-style-language/schema/raw/master/csl-citation.json"}</w:instrText>
      </w:r>
      <w:r w:rsidRPr="00DA6B3F">
        <w:rPr>
          <w:rPrChange w:id="76" w:author="Parks, Robbie M" w:date="2019-01-08T00:52:00Z">
            <w:rPr/>
          </w:rPrChange>
        </w:rPr>
        <w:fldChar w:fldCharType="separate"/>
      </w:r>
      <w:r w:rsidR="00534D12" w:rsidRPr="00DA6B3F">
        <w:rPr>
          <w:rFonts w:ascii="Times New Roman" w:hAnsi="Times New Roman"/>
          <w:noProof/>
          <w:sz w:val="24"/>
          <w:szCs w:val="24"/>
          <w:vertAlign w:val="superscript"/>
        </w:rPr>
        <w:t>44</w:t>
      </w:r>
      <w:r w:rsidRPr="00DA6B3F">
        <w:fldChar w:fldCharType="end"/>
      </w:r>
      <w:ins w:id="77" w:author="Parks, Robbie M" w:date="2019-01-08T00:52:00Z">
        <w:r w:rsidR="00DA6B3F">
          <w:rPr>
            <w:rFonts w:ascii="Times New Roman" w:hAnsi="Times New Roman"/>
            <w:sz w:val="24"/>
            <w:szCs w:val="24"/>
          </w:rPr>
          <w:t xml:space="preserve"> </w:t>
        </w:r>
      </w:ins>
    </w:p>
    <w:p w14:paraId="63EA340A" w14:textId="53B87441" w:rsidR="005F20AD" w:rsidRPr="00DA6B3F" w:rsidRDefault="005F20AD" w:rsidP="00DA6B3F">
      <w:pPr>
        <w:pStyle w:val="ListParagraph"/>
        <w:numPr>
          <w:ilvl w:val="0"/>
          <w:numId w:val="7"/>
        </w:numPr>
        <w:spacing w:after="0" w:line="240" w:lineRule="auto"/>
        <w:rPr>
          <w:rFonts w:ascii="Times New Roman" w:hAnsi="Times New Roman"/>
          <w:sz w:val="24"/>
          <w:szCs w:val="24"/>
        </w:rPr>
      </w:pPr>
      <w:r w:rsidRPr="00DA6B3F">
        <w:rPr>
          <w:rFonts w:ascii="Times New Roman" w:hAnsi="Times New Roman"/>
          <w:sz w:val="24"/>
          <w:szCs w:val="24"/>
        </w:rPr>
        <w:t xml:space="preserve">and </w:t>
      </w:r>
      <w:ins w:id="78" w:author="Parks, Robbie M" w:date="2019-01-08T00:51:00Z">
        <w:r w:rsidR="00257789" w:rsidRPr="00416368">
          <w:rPr>
            <w:rFonts w:ascii="Times New Roman" w:hAnsi="Times New Roman"/>
            <w:sz w:val="24"/>
            <w:szCs w:val="24"/>
          </w:rPr>
          <w:t xml:space="preserve">deterioration of </w:t>
        </w:r>
      </w:ins>
      <w:del w:id="79" w:author="Parks, Robbie M" w:date="2019-01-08T00:51:00Z">
        <w:r w:rsidRPr="00A76C09" w:rsidDel="00257789">
          <w:rPr>
            <w:rFonts w:ascii="Times New Roman" w:hAnsi="Times New Roman"/>
            <w:sz w:val="24"/>
            <w:szCs w:val="24"/>
          </w:rPr>
          <w:delText xml:space="preserve">rising depression </w:delText>
        </w:r>
      </w:del>
      <w:commentRangeStart w:id="80"/>
      <w:r w:rsidRPr="00A76C09">
        <w:rPr>
          <w:rFonts w:ascii="Times New Roman" w:hAnsi="Times New Roman"/>
          <w:sz w:val="24"/>
          <w:szCs w:val="24"/>
        </w:rPr>
        <w:t>levels</w:t>
      </w:r>
      <w:commentRangeEnd w:id="80"/>
      <w:r>
        <w:rPr>
          <w:rStyle w:val="CommentReference"/>
          <w:rFonts w:asciiTheme="minorHAnsi" w:eastAsiaTheme="minorHAnsi" w:hAnsiTheme="minorHAnsi" w:cstheme="minorBidi"/>
        </w:rPr>
        <w:commentReference w:id="80"/>
      </w:r>
      <w:ins w:id="81" w:author="Parks, Robbie M" w:date="2019-01-08T00:51:00Z">
        <w:r w:rsidR="00257789" w:rsidRPr="00DA6B3F">
          <w:rPr>
            <w:rFonts w:ascii="Times New Roman" w:hAnsi="Times New Roman"/>
            <w:sz w:val="24"/>
            <w:szCs w:val="24"/>
          </w:rPr>
          <w:t xml:space="preserve"> of mental well-being</w:t>
        </w:r>
      </w:ins>
      <w:r w:rsidRPr="00DA6B3F">
        <w:rPr>
          <w:rFonts w:ascii="Times New Roman" w:hAnsi="Times New Roman"/>
          <w:sz w:val="24"/>
          <w:szCs w:val="24"/>
        </w:rPr>
        <w:t>.</w:t>
      </w:r>
      <w:r w:rsidRPr="00DA6B3F">
        <w:rPr>
          <w:rFonts w:ascii="Times New Roman" w:hAnsi="Times New Roman"/>
          <w:sz w:val="24"/>
          <w:szCs w:val="24"/>
        </w:rPr>
        <w:fldChar w:fldCharType="begin" w:fldLock="1"/>
      </w:r>
      <w:r w:rsidRPr="00DA6B3F">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rPr>
          <w:rFonts w:ascii="Times New Roman" w:hAnsi="Times New Roman"/>
          <w:sz w:val="24"/>
          <w:szCs w:val="24"/>
          <w:rPrChange w:id="82" w:author="Parks, Robbie M" w:date="2019-01-08T00:52:00Z">
            <w:rPr>
              <w:rFonts w:ascii="Times New Roman" w:hAnsi="Times New Roman"/>
              <w:sz w:val="24"/>
              <w:szCs w:val="24"/>
            </w:rPr>
          </w:rPrChange>
        </w:rPr>
        <w:fldChar w:fldCharType="separate"/>
      </w:r>
      <w:r w:rsidRPr="00DA6B3F">
        <w:rPr>
          <w:rFonts w:ascii="Times New Roman" w:hAnsi="Times New Roman"/>
          <w:noProof/>
          <w:sz w:val="24"/>
          <w:szCs w:val="24"/>
          <w:vertAlign w:val="superscript"/>
        </w:rPr>
        <w:t>6</w:t>
      </w:r>
      <w:r w:rsidRPr="00DA6B3F">
        <w:rPr>
          <w:rFonts w:ascii="Times New Roman" w:hAnsi="Times New Roman"/>
          <w:sz w:val="24"/>
          <w:szCs w:val="24"/>
        </w:rPr>
        <w:fldChar w:fldCharType="end"/>
      </w:r>
      <w:r w:rsidRPr="00DA6B3F">
        <w:rPr>
          <w:rFonts w:ascii="Times New Roman" w:hAnsi="Times New Roman"/>
          <w:sz w:val="24"/>
          <w:szCs w:val="24"/>
        </w:rPr>
        <w:t xml:space="preserve"> </w:t>
      </w:r>
      <w:commentRangeEnd w:id="67"/>
      <w:r>
        <w:rPr>
          <w:rStyle w:val="CommentReference"/>
          <w:rFonts w:asciiTheme="minorHAnsi" w:eastAsiaTheme="minorHAnsi" w:hAnsiTheme="minorHAnsi" w:cstheme="minorBidi"/>
        </w:rPr>
        <w:commentReference w:id="67"/>
      </w:r>
    </w:p>
    <w:p w14:paraId="2ADB45DE" w14:textId="77777777" w:rsidR="005F20AD" w:rsidRDefault="005F20AD" w:rsidP="005F20AD">
      <w:pPr>
        <w:spacing w:line="480" w:lineRule="auto"/>
      </w:pPr>
    </w:p>
    <w:p w14:paraId="39140E25" w14:textId="77777777" w:rsidR="005F20AD" w:rsidRDefault="005F20AD" w:rsidP="005F20AD">
      <w:pPr>
        <w:spacing w:line="480" w:lineRule="auto"/>
        <w:rPr>
          <w:i/>
        </w:rPr>
      </w:pPr>
      <w:commentRangeStart w:id="83"/>
      <w:r w:rsidRPr="001D3E82">
        <w:rPr>
          <w:i/>
        </w:rPr>
        <w:t>So what</w:t>
      </w:r>
      <w:commentRangeEnd w:id="83"/>
      <w:r>
        <w:rPr>
          <w:rStyle w:val="CommentReference"/>
          <w:rFonts w:asciiTheme="minorHAnsi" w:hAnsiTheme="minorHAnsi" w:cstheme="minorBidi"/>
          <w:lang w:eastAsia="en-US"/>
        </w:rPr>
        <w:commentReference w:id="83"/>
      </w:r>
    </w:p>
    <w:p w14:paraId="1932DA59" w14:textId="77777777" w:rsidR="00735673" w:rsidRDefault="00735673" w:rsidP="00735673">
      <w:pPr>
        <w:pStyle w:val="ListParagraph"/>
        <w:numPr>
          <w:ilvl w:val="0"/>
          <w:numId w:val="7"/>
        </w:numPr>
        <w:spacing w:line="240" w:lineRule="auto"/>
        <w:rPr>
          <w:ins w:id="84" w:author="Parks, Robbie M" w:date="2019-01-08T00:50:00Z"/>
          <w:rFonts w:ascii="Times New Roman" w:hAnsi="Times New Roman"/>
          <w:sz w:val="24"/>
          <w:szCs w:val="24"/>
        </w:rPr>
      </w:pPr>
      <w:ins w:id="85" w:author="Parks, Robbie M" w:date="2019-01-08T00:50:00Z">
        <w:r w:rsidRPr="00254463">
          <w:rPr>
            <w:rFonts w:ascii="Times New Roman" w:hAnsi="Times New Roman"/>
            <w:sz w:val="24"/>
            <w:szCs w:val="24"/>
          </w:rPr>
          <w:t xml:space="preserve">Our work </w:t>
        </w:r>
        <w:r>
          <w:rPr>
            <w:rFonts w:ascii="Times New Roman" w:hAnsi="Times New Roman"/>
            <w:sz w:val="24"/>
            <w:szCs w:val="24"/>
          </w:rPr>
          <w:t>highlights how deaths from injuries are subject to modification from rising temperatures due to climate change.</w:t>
        </w:r>
      </w:ins>
    </w:p>
    <w:p w14:paraId="4EEF5761" w14:textId="2EEDE09C" w:rsidR="00735673" w:rsidRDefault="00A76C09" w:rsidP="00735673">
      <w:pPr>
        <w:pStyle w:val="ListParagraph"/>
        <w:numPr>
          <w:ilvl w:val="0"/>
          <w:numId w:val="7"/>
        </w:numPr>
        <w:spacing w:line="240" w:lineRule="auto"/>
        <w:rPr>
          <w:ins w:id="86" w:author="Parks, Robbie M" w:date="2019-01-08T16:58:00Z"/>
          <w:rFonts w:ascii="Times New Roman" w:hAnsi="Times New Roman"/>
          <w:sz w:val="24"/>
          <w:szCs w:val="24"/>
        </w:rPr>
      </w:pPr>
      <w:ins w:id="87" w:author="Parks, Robbie M" w:date="2019-01-08T00:52:00Z">
        <w:r>
          <w:rPr>
            <w:rFonts w:ascii="Times New Roman" w:hAnsi="Times New Roman"/>
            <w:sz w:val="24"/>
            <w:szCs w:val="24"/>
          </w:rPr>
          <w:t xml:space="preserve">Our study has looked at how </w:t>
        </w:r>
      </w:ins>
      <w:ins w:id="88" w:author="Parks, Robbie M" w:date="2019-01-08T00:56:00Z">
        <w:r w:rsidR="00F375B0">
          <w:rPr>
            <w:rFonts w:ascii="Times New Roman" w:hAnsi="Times New Roman"/>
            <w:sz w:val="24"/>
            <w:szCs w:val="24"/>
          </w:rPr>
          <w:t xml:space="preserve">additional </w:t>
        </w:r>
      </w:ins>
      <w:ins w:id="89" w:author="Parks, Robbie M" w:date="2019-01-08T00:52:00Z">
        <w:r>
          <w:rPr>
            <w:rFonts w:ascii="Times New Roman" w:hAnsi="Times New Roman"/>
            <w:sz w:val="24"/>
            <w:szCs w:val="24"/>
          </w:rPr>
          <w:t xml:space="preserve">deaths from injuries will be </w:t>
        </w:r>
      </w:ins>
      <w:ins w:id="90" w:author="Parks, Robbie M" w:date="2019-01-08T00:56:00Z">
        <w:r w:rsidR="00F375B0">
          <w:rPr>
            <w:rFonts w:ascii="Times New Roman" w:hAnsi="Times New Roman"/>
            <w:sz w:val="24"/>
            <w:szCs w:val="24"/>
          </w:rPr>
          <w:t>concentrated</w:t>
        </w:r>
      </w:ins>
      <w:ins w:id="91" w:author="Parks, Robbie M" w:date="2019-01-08T00:52:00Z">
        <w:r>
          <w:rPr>
            <w:rFonts w:ascii="Times New Roman" w:hAnsi="Times New Roman"/>
            <w:sz w:val="24"/>
            <w:szCs w:val="24"/>
          </w:rPr>
          <w:t xml:space="preserve"> </w:t>
        </w:r>
      </w:ins>
      <w:ins w:id="92" w:author="Parks, Robbie M" w:date="2019-01-08T00:56:00Z">
        <w:r w:rsidR="00F375B0">
          <w:rPr>
            <w:rFonts w:ascii="Times New Roman" w:hAnsi="Times New Roman"/>
            <w:sz w:val="24"/>
            <w:szCs w:val="24"/>
          </w:rPr>
          <w:t xml:space="preserve">in young to middle-aged males, </w:t>
        </w:r>
        <w:r w:rsidR="002C7EC2">
          <w:rPr>
            <w:rFonts w:ascii="Times New Roman" w:hAnsi="Times New Roman"/>
            <w:sz w:val="24"/>
            <w:szCs w:val="24"/>
          </w:rPr>
          <w:t xml:space="preserve">with </w:t>
        </w:r>
        <w:r w:rsidR="0089054C">
          <w:rPr>
            <w:rFonts w:ascii="Times New Roman" w:hAnsi="Times New Roman"/>
            <w:sz w:val="24"/>
            <w:szCs w:val="24"/>
          </w:rPr>
          <w:t xml:space="preserve">similar previous studies taking population as a whole without separation by age </w:t>
        </w:r>
      </w:ins>
      <w:ins w:id="93" w:author="Parks, Robbie M" w:date="2019-01-08T00:59:00Z">
        <w:r w:rsidR="0089054C">
          <w:rPr>
            <w:rFonts w:ascii="Times New Roman" w:hAnsi="Times New Roman"/>
            <w:sz w:val="24"/>
            <w:szCs w:val="24"/>
          </w:rPr>
          <w:t xml:space="preserve">group </w:t>
        </w:r>
      </w:ins>
      <w:ins w:id="94" w:author="Parks, Robbie M" w:date="2019-01-08T00:56:00Z">
        <w:r w:rsidR="0089054C">
          <w:rPr>
            <w:rFonts w:ascii="Times New Roman" w:hAnsi="Times New Roman"/>
            <w:sz w:val="24"/>
            <w:szCs w:val="24"/>
          </w:rPr>
          <w:t>and sex.</w:t>
        </w:r>
      </w:ins>
    </w:p>
    <w:p w14:paraId="647C6E17" w14:textId="00C682D8" w:rsidR="00F76D4F" w:rsidRPr="00254463" w:rsidRDefault="0069377A" w:rsidP="00735673">
      <w:pPr>
        <w:pStyle w:val="ListParagraph"/>
        <w:numPr>
          <w:ilvl w:val="0"/>
          <w:numId w:val="7"/>
        </w:numPr>
        <w:spacing w:line="240" w:lineRule="auto"/>
        <w:rPr>
          <w:ins w:id="95" w:author="Parks, Robbie M" w:date="2019-01-08T00:50:00Z"/>
          <w:rFonts w:ascii="Times New Roman" w:hAnsi="Times New Roman"/>
          <w:sz w:val="24"/>
          <w:szCs w:val="24"/>
        </w:rPr>
      </w:pPr>
      <w:ins w:id="96" w:author="Parks, Robbie M" w:date="2019-01-08T16:59:00Z">
        <w:r>
          <w:rPr>
            <w:rFonts w:ascii="Times New Roman" w:hAnsi="Times New Roman"/>
            <w:sz w:val="24"/>
            <w:szCs w:val="24"/>
          </w:rPr>
          <w:t xml:space="preserve">Based on our work, </w:t>
        </w:r>
        <w:r w:rsidR="007B6420">
          <w:rPr>
            <w:rFonts w:ascii="Times New Roman" w:hAnsi="Times New Roman"/>
            <w:sz w:val="24"/>
            <w:szCs w:val="24"/>
          </w:rPr>
          <w:t xml:space="preserve">there may be opportunities to </w:t>
        </w:r>
      </w:ins>
      <w:ins w:id="97" w:author="Parks, Robbie M" w:date="2019-01-08T17:01:00Z">
        <w:r w:rsidR="003C122B">
          <w:rPr>
            <w:rFonts w:ascii="Times New Roman" w:hAnsi="Times New Roman"/>
            <w:sz w:val="24"/>
            <w:szCs w:val="24"/>
          </w:rPr>
          <w:t xml:space="preserve">focus on </w:t>
        </w:r>
      </w:ins>
      <w:ins w:id="98" w:author="Parks, Robbie M" w:date="2019-01-08T16:59:00Z">
        <w:r w:rsidR="007B6420">
          <w:rPr>
            <w:rFonts w:ascii="Times New Roman" w:hAnsi="Times New Roman"/>
            <w:sz w:val="24"/>
            <w:szCs w:val="24"/>
          </w:rPr>
          <w:t>younger males</w:t>
        </w:r>
      </w:ins>
      <w:ins w:id="99" w:author="Parks, Robbie M" w:date="2019-01-08T17:00:00Z">
        <w:r w:rsidR="003C122B">
          <w:rPr>
            <w:rFonts w:ascii="Times New Roman" w:hAnsi="Times New Roman"/>
            <w:sz w:val="24"/>
            <w:szCs w:val="24"/>
          </w:rPr>
          <w:t xml:space="preserve"> for interventions on anomalously warm conditions. This could be through targeted messaging</w:t>
        </w:r>
      </w:ins>
      <w:ins w:id="100" w:author="Parks, Robbie M" w:date="2019-01-08T17:01:00Z">
        <w:r w:rsidR="003C122B">
          <w:rPr>
            <w:rFonts w:ascii="Times New Roman" w:hAnsi="Times New Roman"/>
            <w:sz w:val="24"/>
            <w:szCs w:val="24"/>
          </w:rPr>
          <w:t xml:space="preserve"> with forecasts of anomalously warm months or through </w:t>
        </w:r>
        <w:r w:rsidR="00566932">
          <w:rPr>
            <w:rFonts w:ascii="Times New Roman" w:hAnsi="Times New Roman"/>
            <w:sz w:val="24"/>
            <w:szCs w:val="24"/>
          </w:rPr>
          <w:t xml:space="preserve">general education of the </w:t>
        </w:r>
      </w:ins>
      <w:ins w:id="101" w:author="Parks, Robbie M" w:date="2019-01-08T17:02:00Z">
        <w:r w:rsidR="00566932">
          <w:rPr>
            <w:rFonts w:ascii="Times New Roman" w:hAnsi="Times New Roman"/>
            <w:sz w:val="24"/>
            <w:szCs w:val="24"/>
          </w:rPr>
          <w:t xml:space="preserve">potential </w:t>
        </w:r>
      </w:ins>
      <w:ins w:id="102" w:author="Parks, Robbie M" w:date="2019-01-08T17:01:00Z">
        <w:r w:rsidR="00566932">
          <w:rPr>
            <w:rFonts w:ascii="Times New Roman" w:hAnsi="Times New Roman"/>
            <w:sz w:val="24"/>
            <w:szCs w:val="24"/>
          </w:rPr>
          <w:t>added mental health, violence, and driving risks that are evident through anomalously warm temperature.</w:t>
        </w:r>
      </w:ins>
      <w:bookmarkStart w:id="103" w:name="_GoBack"/>
      <w:bookmarkEnd w:id="103"/>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104" w:author="Parks, Robbie M" w:date="2019-01-02T13:51:00Z"/>
          <w:i/>
          <w:color w:val="000000" w:themeColor="text1"/>
        </w:rPr>
      </w:pPr>
      <w:r>
        <w:rPr>
          <w:i/>
          <w:color w:val="000000" w:themeColor="text1"/>
        </w:rPr>
        <w:lastRenderedPageBreak/>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3C2FB86B"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534D12">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44&lt;/sup&gt;"},"properties":{"noteIndex":0},"schema":"https://github.com/citation-style-language/schema/raw/master/csl-citation.json"}</w:instrText>
      </w:r>
      <w:r w:rsidR="00EC6676" w:rsidRPr="00636C9B">
        <w:fldChar w:fldCharType="separate"/>
      </w:r>
      <w:r w:rsidR="00534D12" w:rsidRPr="00534D12">
        <w:rPr>
          <w:noProof/>
          <w:vertAlign w:val="superscript"/>
        </w:rPr>
        <w:t>45</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474C7897"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w:t>
      </w:r>
      <w:r>
        <w:lastRenderedPageBreak/>
        <w:t xml:space="preserve">years </w:t>
      </w:r>
      <w:del w:id="105" w:author="Parks, Robbie M" w:date="2019-01-02T21:33:00Z">
        <w:r w:rsidDel="00EF0593">
          <w:delText>becaus</w:delText>
        </w:r>
      </w:del>
      <w:ins w:id="106" w:author="Parks, Robbie M" w:date="2019-01-02T21:33:00Z">
        <w:r w:rsidR="00EF0593">
          <w:t>because it is</w:t>
        </w:r>
      </w:ins>
      <w:del w:id="107" w:author="Parks, Robbie M" w:date="2019-01-02T21:33:00Z">
        <w:r w:rsidDel="00EF0593">
          <w:delText>e ….</w:delText>
        </w:r>
      </w:del>
      <w:r w:rsidR="00FA3851">
        <w:t xml:space="preserve"> equivalent to </w:t>
      </w:r>
      <w:r w:rsidR="002407A3">
        <w:t>the</w:t>
      </w:r>
      <w:ins w:id="108" w:author="Parks, Robbie M" w:date="2019-01-02T21:33:00Z">
        <w:r w:rsidR="00EF0593">
          <w:t xml:space="preserve"> </w:t>
        </w:r>
      </w:ins>
      <w:del w:id="109"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534D12">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45&lt;/sup&gt;"},"properties":{"noteIndex":0},"schema":"https://github.com/citation-style-language/schema/raw/master/csl-citation.json"}</w:instrText>
      </w:r>
      <w:r w:rsidR="00FA3851" w:rsidRPr="00636C9B">
        <w:fldChar w:fldCharType="separate"/>
      </w:r>
      <w:r w:rsidR="00534D12" w:rsidRPr="00534D12">
        <w:rPr>
          <w:noProof/>
          <w:vertAlign w:val="superscript"/>
        </w:rPr>
        <w:t>46</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505B4E7C"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534D12">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7,8,47&lt;/sup&gt;","plainTextFormattedCitation":"7,8,47","previouslyFormattedCitation":"&lt;sup&gt;7,8,46&lt;/sup&gt;"},"properties":{"noteIndex":0},"schema":"https://github.com/citation-style-language/schema/raw/master/csl-citation.json"}</w:instrText>
      </w:r>
      <w:r w:rsidR="0051156D">
        <w:rPr>
          <w:color w:val="000000" w:themeColor="text1"/>
        </w:rPr>
        <w:fldChar w:fldCharType="separate"/>
      </w:r>
      <w:r w:rsidR="00534D12" w:rsidRPr="00534D12">
        <w:rPr>
          <w:noProof/>
          <w:color w:val="000000" w:themeColor="text1"/>
          <w:vertAlign w:val="superscript"/>
        </w:rPr>
        <w:t>7,8,47</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13888661"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structure for neighbouring </w:t>
      </w:r>
      <w:r w:rsidRPr="00636C9B">
        <w:rPr>
          <w:color w:val="000000" w:themeColor="text1"/>
        </w:rPr>
        <w:lastRenderedPageBreak/>
        <w:t>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534D12">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48&lt;/sup&gt;","plainTextFormattedCitation":"48","previouslyFormattedCitation":"&lt;sup&gt;47&lt;/sup&gt;"},"properties":{"noteIndex":0},"schema":"https://github.com/citation-style-language/schema/raw/master/csl-citation.json"}</w:instrText>
      </w:r>
      <w:r>
        <w:fldChar w:fldCharType="separate"/>
      </w:r>
      <w:r w:rsidR="00534D12" w:rsidRPr="00534D12">
        <w:rPr>
          <w:noProof/>
          <w:vertAlign w:val="superscript"/>
        </w:rPr>
        <w:t>48</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2A08630D"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34D12">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49&lt;/sup&gt;","plainTextFormattedCitation":"49","previouslyFormattedCitation":"&lt;sup&gt;48&lt;/sup&gt;"},"properties":{"noteIndex":0},"schema":"https://github.com/citation-style-language/schema/raw/master/csl-citation.json"}</w:instrText>
      </w:r>
      <w:r w:rsidRPr="00636C9B">
        <w:rPr>
          <w:color w:val="000000" w:themeColor="text1"/>
        </w:rPr>
        <w:fldChar w:fldCharType="separate"/>
      </w:r>
      <w:r w:rsidR="00534D12" w:rsidRPr="00534D12">
        <w:rPr>
          <w:noProof/>
          <w:color w:val="000000" w:themeColor="text1"/>
          <w:vertAlign w:val="superscript"/>
        </w:rPr>
        <w:t>49</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3315A32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534D12">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50&lt;/sup&gt;","plainTextFormattedCitation":"50","previouslyFormattedCitation":"&lt;sup&gt;49&lt;/sup&gt;"},"properties":{"noteIndex":0},"schema":"https://github.com/citation-style-language/schema/raw/master/csl-citation.json"}</w:instrText>
      </w:r>
      <w:r w:rsidR="002A16CF">
        <w:rPr>
          <w:color w:val="000000" w:themeColor="text1"/>
          <w:lang w:val="en-US"/>
        </w:rPr>
        <w:fldChar w:fldCharType="separate"/>
      </w:r>
      <w:r w:rsidR="00534D12" w:rsidRPr="00534D12">
        <w:rPr>
          <w:noProof/>
          <w:color w:val="000000" w:themeColor="text1"/>
          <w:vertAlign w:val="superscript"/>
          <w:lang w:val="en-US"/>
        </w:rPr>
        <w:t>50</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490908A6" w:rsidR="003351F5" w:rsidRDefault="003351F5" w:rsidP="0044781A">
      <w:pPr>
        <w:spacing w:line="480" w:lineRule="auto"/>
        <w:outlineLvl w:val="0"/>
        <w:rPr>
          <w:ins w:id="110" w:author="Parks, Robbie M" w:date="2019-01-02T13:50:00Z"/>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534D1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51&lt;/sup&gt;","plainTextFormattedCitation":"51","previouslyFormattedCitation":"&lt;sup&gt;50&lt;/sup&gt;"},"properties":{"noteIndex":0},"schema":"https://github.com/citation-style-language/schema/raw/master/csl-citation.json"}</w:instrText>
      </w:r>
      <w:r>
        <w:rPr>
          <w:color w:val="000000" w:themeColor="text1"/>
        </w:rPr>
        <w:fldChar w:fldCharType="separate"/>
      </w:r>
      <w:r w:rsidR="00534D12" w:rsidRPr="00534D12">
        <w:rPr>
          <w:noProof/>
          <w:color w:val="000000" w:themeColor="text1"/>
          <w:vertAlign w:val="superscript"/>
        </w:rPr>
        <w:t>51</w:t>
      </w:r>
      <w:r>
        <w:rPr>
          <w:color w:val="000000" w:themeColor="text1"/>
        </w:rPr>
        <w:fldChar w:fldCharType="end"/>
      </w:r>
    </w:p>
    <w:p w14:paraId="5AE10A10" w14:textId="77777777" w:rsidR="00261EEF" w:rsidRDefault="00261EEF" w:rsidP="0044781A">
      <w:pPr>
        <w:spacing w:line="480" w:lineRule="auto"/>
        <w:outlineLvl w:val="0"/>
        <w:rPr>
          <w:ins w:id="111" w:author="Parks, Robbie M" w:date="2019-01-02T13:50:00Z"/>
          <w:color w:val="000000" w:themeColor="text1"/>
        </w:rPr>
      </w:pPr>
    </w:p>
    <w:p w14:paraId="43953311" w14:textId="0E1B87DB" w:rsidR="00261EEF" w:rsidRDefault="00261EEF" w:rsidP="0044781A">
      <w:pPr>
        <w:spacing w:line="480" w:lineRule="auto"/>
        <w:outlineLvl w:val="0"/>
        <w:rPr>
          <w:ins w:id="112" w:author="Parks, Robbie M" w:date="2019-01-02T13:51:00Z"/>
          <w:i/>
          <w:color w:val="000000" w:themeColor="text1"/>
        </w:rPr>
      </w:pPr>
      <w:ins w:id="113" w:author="Parks, Robbie M" w:date="2019-01-02T13:50:00Z">
        <w:r>
          <w:rPr>
            <w:i/>
            <w:color w:val="000000" w:themeColor="text1"/>
          </w:rPr>
          <w:t>Sensitivity analysis</w:t>
        </w:r>
      </w:ins>
    </w:p>
    <w:p w14:paraId="354DAAFA" w14:textId="77777777" w:rsidR="001E0C8D" w:rsidRPr="0097410E" w:rsidRDefault="001E0C8D" w:rsidP="0044781A">
      <w:pPr>
        <w:spacing w:line="480" w:lineRule="auto"/>
        <w:outlineLvl w:val="0"/>
        <w:rPr>
          <w:ins w:id="114" w:author="Parks, Robbie M" w:date="2019-01-02T13:50:00Z"/>
          <w:i/>
          <w:color w:val="000000" w:themeColor="text1"/>
          <w:rPrChange w:id="115" w:author="Parks, Robbie M" w:date="2019-01-02T13:50:00Z">
            <w:rPr>
              <w:ins w:id="116" w:author="Parks, Robbie M" w:date="2019-01-02T13:50:00Z"/>
              <w:color w:val="000000" w:themeColor="text1"/>
            </w:rPr>
          </w:rPrChange>
        </w:rPr>
      </w:pPr>
    </w:p>
    <w:p w14:paraId="5C621549" w14:textId="1BE87F1C" w:rsidR="00261EEF" w:rsidRPr="0097410E" w:rsidRDefault="00261EEF">
      <w:pPr>
        <w:spacing w:line="480" w:lineRule="auto"/>
        <w:rPr>
          <w:rPrChange w:id="117" w:author="Parks, Robbie M" w:date="2019-01-02T13:50:00Z">
            <w:rPr>
              <w:color w:val="000000" w:themeColor="text1"/>
            </w:rPr>
          </w:rPrChange>
        </w:rPr>
        <w:pPrChange w:id="118" w:author="Parks, Robbie M" w:date="2019-01-02T13:50:00Z">
          <w:pPr>
            <w:spacing w:line="480" w:lineRule="auto"/>
            <w:outlineLvl w:val="0"/>
          </w:pPr>
        </w:pPrChange>
      </w:pPr>
      <w:ins w:id="119" w:author="Parks, Robbie M" w:date="2019-01-02T13:50: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120" w:author="Parks, Robbie M" w:date="2019-01-02T13:51:00Z">
          <w:pPr/>
        </w:pPrChange>
      </w:pPr>
      <w:r>
        <w:rPr>
          <w:i/>
        </w:rPr>
        <w:t>Strengths and limitations</w:t>
      </w:r>
    </w:p>
    <w:p w14:paraId="2C46A821" w14:textId="77777777" w:rsidR="00A47B94" w:rsidRDefault="00A47B94">
      <w:pPr>
        <w:spacing w:line="480" w:lineRule="auto"/>
        <w:rPr>
          <w:i/>
        </w:rPr>
        <w:pPrChange w:id="121" w:author="Parks, Robbie M" w:date="2019-01-02T13:51:00Z">
          <w:pPr/>
        </w:pPrChange>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lastRenderedPageBreak/>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122"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123"/>
    <w:p w14:paraId="00EA117A" w14:textId="0A37847A" w:rsidR="00534D12" w:rsidRPr="00534D12" w:rsidRDefault="00A55581" w:rsidP="00534D1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34D12" w:rsidRPr="00534D12">
        <w:rPr>
          <w:rFonts w:eastAsia="Times New Roman"/>
          <w:noProof/>
        </w:rPr>
        <w:t>1.</w:t>
      </w:r>
      <w:r w:rsidR="00534D12" w:rsidRPr="00534D12">
        <w:rPr>
          <w:rFonts w:eastAsia="Times New Roman"/>
          <w:noProof/>
        </w:rPr>
        <w:tab/>
        <w:t xml:space="preserve">Watts, N. </w:t>
      </w:r>
      <w:r w:rsidR="00534D12" w:rsidRPr="00534D12">
        <w:rPr>
          <w:rFonts w:eastAsia="Times New Roman"/>
          <w:i/>
          <w:iCs/>
          <w:noProof/>
        </w:rPr>
        <w:t>et al.</w:t>
      </w:r>
      <w:r w:rsidR="00534D12" w:rsidRPr="00534D12">
        <w:rPr>
          <w:rFonts w:eastAsia="Times New Roman"/>
          <w:noProof/>
        </w:rPr>
        <w:t xml:space="preserve"> The 2018 report of the Lancet Countdown on health and climate change: shaping health of nations for centuries to come. </w:t>
      </w:r>
      <w:r w:rsidR="00534D12" w:rsidRPr="00534D12">
        <w:rPr>
          <w:rFonts w:eastAsia="Times New Roman"/>
          <w:i/>
          <w:iCs/>
          <w:noProof/>
        </w:rPr>
        <w:t>Lancet</w:t>
      </w:r>
      <w:r w:rsidR="00534D12" w:rsidRPr="00534D12">
        <w:rPr>
          <w:rFonts w:eastAsia="Times New Roman"/>
          <w:noProof/>
        </w:rPr>
        <w:t xml:space="preserve"> </w:t>
      </w:r>
      <w:r w:rsidR="00534D12" w:rsidRPr="00534D12">
        <w:rPr>
          <w:rFonts w:eastAsia="Times New Roman"/>
          <w:b/>
          <w:bCs/>
          <w:noProof/>
        </w:rPr>
        <w:t>6736,</w:t>
      </w:r>
      <w:r w:rsidR="00534D12" w:rsidRPr="00534D12">
        <w:rPr>
          <w:rFonts w:eastAsia="Times New Roman"/>
          <w:noProof/>
        </w:rPr>
        <w:t xml:space="preserve"> 1–4 (2018).</w:t>
      </w:r>
    </w:p>
    <w:p w14:paraId="2EAD326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w:t>
      </w:r>
      <w:r w:rsidRPr="00534D12">
        <w:rPr>
          <w:rFonts w:eastAsia="Times New Roman"/>
          <w:noProof/>
        </w:rPr>
        <w:tab/>
        <w:t xml:space="preserve">McMichael, A. J., Woodruff, R. E. &amp; Hales, S. Climate change and human health: Present and future risks. </w:t>
      </w:r>
      <w:r w:rsidRPr="00534D12">
        <w:rPr>
          <w:rFonts w:eastAsia="Times New Roman"/>
          <w:i/>
          <w:iCs/>
          <w:noProof/>
        </w:rPr>
        <w:t>Lancet</w:t>
      </w:r>
      <w:r w:rsidRPr="00534D12">
        <w:rPr>
          <w:rFonts w:eastAsia="Times New Roman"/>
          <w:noProof/>
        </w:rPr>
        <w:t xml:space="preserve"> (2006). doi:10.1016/S0140-6736(06)68079-3</w:t>
      </w:r>
    </w:p>
    <w:p w14:paraId="4572DB3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w:t>
      </w:r>
      <w:r w:rsidRPr="00534D12">
        <w:rPr>
          <w:rFonts w:eastAsia="Times New Roman"/>
          <w:noProof/>
        </w:rPr>
        <w:tab/>
        <w:t xml:space="preserve">Huang, C. </w:t>
      </w:r>
      <w:r w:rsidRPr="00534D12">
        <w:rPr>
          <w:rFonts w:eastAsia="Times New Roman"/>
          <w:i/>
          <w:iCs/>
          <w:noProof/>
        </w:rPr>
        <w:t>et al.</w:t>
      </w:r>
      <w:r w:rsidRPr="00534D12">
        <w:rPr>
          <w:rFonts w:eastAsia="Times New Roman"/>
          <w:noProof/>
        </w:rPr>
        <w:t xml:space="preserve"> Projecting Future heat-related mortality under climate change scenarios: A systematic review. </w:t>
      </w:r>
      <w:r w:rsidRPr="00534D12">
        <w:rPr>
          <w:rFonts w:eastAsia="Times New Roman"/>
          <w:i/>
          <w:iCs/>
          <w:noProof/>
        </w:rPr>
        <w:t>Environmental Health Perspectives</w:t>
      </w:r>
      <w:r w:rsidRPr="00534D12">
        <w:rPr>
          <w:rFonts w:eastAsia="Times New Roman"/>
          <w:noProof/>
        </w:rPr>
        <w:t xml:space="preserve"> (2011). doi:10.1289/ehp.1103456</w:t>
      </w:r>
    </w:p>
    <w:p w14:paraId="62512E8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Projections of temperature-related excess mortality under climate change scenarios. </w:t>
      </w:r>
      <w:r w:rsidRPr="00534D12">
        <w:rPr>
          <w:rFonts w:eastAsia="Times New Roman"/>
          <w:i/>
          <w:iCs/>
          <w:noProof/>
        </w:rPr>
        <w:t>Lancet Planet. Heal.</w:t>
      </w:r>
      <w:r w:rsidRPr="00534D12">
        <w:rPr>
          <w:rFonts w:eastAsia="Times New Roman"/>
          <w:noProof/>
        </w:rPr>
        <w:t xml:space="preserve"> (2017). doi:10.1016/S2542-5196(17)30156-0</w:t>
      </w:r>
    </w:p>
    <w:p w14:paraId="5F73BDB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w:t>
      </w:r>
      <w:r w:rsidRPr="00534D12">
        <w:rPr>
          <w:rFonts w:eastAsia="Times New Roman"/>
          <w:noProof/>
        </w:rPr>
        <w:tab/>
        <w:t xml:space="preserve">Smith, K. R. </w:t>
      </w:r>
      <w:r w:rsidRPr="00534D12">
        <w:rPr>
          <w:rFonts w:eastAsia="Times New Roman"/>
          <w:i/>
          <w:iCs/>
          <w:noProof/>
        </w:rPr>
        <w:t>et al.</w:t>
      </w:r>
      <w:r w:rsidRPr="00534D12">
        <w:rPr>
          <w:rFonts w:eastAsia="Times New Roman"/>
          <w:noProof/>
        </w:rPr>
        <w:t xml:space="preserve"> Human health: Impacts, adaptation, and co-benefits. in </w:t>
      </w:r>
      <w:r w:rsidRPr="00534D12">
        <w:rPr>
          <w:rFonts w:eastAsia="Times New Roman"/>
          <w:i/>
          <w:iCs/>
          <w:noProof/>
        </w:rPr>
        <w:t>Climate Change 2014 Impacts, Adaptation and Vulnerability: Part A: Global and Sectoral Aspects</w:t>
      </w:r>
      <w:r w:rsidRPr="00534D12">
        <w:rPr>
          <w:rFonts w:eastAsia="Times New Roman"/>
          <w:noProof/>
        </w:rPr>
        <w:t xml:space="preserve"> (2015). doi:10.1017/CBO9781107415379.016</w:t>
      </w:r>
    </w:p>
    <w:p w14:paraId="76424EA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6.</w:t>
      </w:r>
      <w:r w:rsidRPr="00534D12">
        <w:rPr>
          <w:rFonts w:eastAsia="Times New Roman"/>
          <w:noProof/>
        </w:rPr>
        <w:tab/>
        <w:t xml:space="preserve">Burke, M. </w:t>
      </w:r>
      <w:r w:rsidRPr="00534D12">
        <w:rPr>
          <w:rFonts w:eastAsia="Times New Roman"/>
          <w:i/>
          <w:iCs/>
          <w:noProof/>
        </w:rPr>
        <w:t>et al.</w:t>
      </w:r>
      <w:r w:rsidRPr="00534D12">
        <w:rPr>
          <w:rFonts w:eastAsia="Times New Roman"/>
          <w:noProof/>
        </w:rPr>
        <w:t xml:space="preserve"> Higher temperatures increase suicide rates in the United States and Mexico. </w:t>
      </w:r>
      <w:r w:rsidRPr="00534D12">
        <w:rPr>
          <w:rFonts w:eastAsia="Times New Roman"/>
          <w:i/>
          <w:iCs/>
          <w:noProof/>
        </w:rPr>
        <w:t>Nat. Clim. Chang.</w:t>
      </w:r>
      <w:r w:rsidRPr="00534D12">
        <w:rPr>
          <w:rFonts w:eastAsia="Times New Roman"/>
          <w:noProof/>
        </w:rPr>
        <w:t xml:space="preserve"> (2018). doi:10.1038/s41558-018-0222-x</w:t>
      </w:r>
    </w:p>
    <w:p w14:paraId="68CF49F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7.</w:t>
      </w:r>
      <w:r w:rsidRPr="00534D12">
        <w:rPr>
          <w:rFonts w:eastAsia="Times New Roman"/>
          <w:noProof/>
        </w:rPr>
        <w:tab/>
        <w:t xml:space="preserve">Parks, R. M., Bennett, J. E., Foreman, K. J., Toumi, R. &amp; Ezzati, M. National and regional seasonal dynamics of all-cause and cause-specific mortality in the USA from 1980 to 2016. </w:t>
      </w:r>
      <w:r w:rsidRPr="00534D12">
        <w:rPr>
          <w:rFonts w:eastAsia="Times New Roman"/>
          <w:i/>
          <w:iCs/>
          <w:noProof/>
        </w:rPr>
        <w:t>Elife</w:t>
      </w:r>
      <w:r w:rsidRPr="00534D12">
        <w:rPr>
          <w:rFonts w:eastAsia="Times New Roman"/>
          <w:noProof/>
        </w:rPr>
        <w:t xml:space="preserve"> </w:t>
      </w:r>
      <w:r w:rsidRPr="00534D12">
        <w:rPr>
          <w:rFonts w:eastAsia="Times New Roman"/>
          <w:b/>
          <w:bCs/>
          <w:noProof/>
        </w:rPr>
        <w:t>7,</w:t>
      </w:r>
      <w:r w:rsidRPr="00534D12">
        <w:rPr>
          <w:rFonts w:eastAsia="Times New Roman"/>
          <w:noProof/>
        </w:rPr>
        <w:t xml:space="preserve"> (2018).</w:t>
      </w:r>
    </w:p>
    <w:p w14:paraId="7355235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8.</w:t>
      </w:r>
      <w:r w:rsidRPr="00534D12">
        <w:rPr>
          <w:rFonts w:eastAsia="Times New Roman"/>
          <w:noProof/>
        </w:rPr>
        <w:tab/>
        <w:t xml:space="preserve">Rau, R. Seasonality in Human Mortality.  A Demographic Approach. </w:t>
      </w:r>
      <w:r w:rsidRPr="00534D12">
        <w:rPr>
          <w:rFonts w:eastAsia="Times New Roman"/>
          <w:i/>
          <w:iCs/>
          <w:noProof/>
        </w:rPr>
        <w:t>Wirtschafts- und Sozialwissenschaftlichen Fak.</w:t>
      </w:r>
      <w:r w:rsidRPr="00534D12">
        <w:rPr>
          <w:rFonts w:eastAsia="Times New Roman"/>
          <w:noProof/>
        </w:rPr>
        <w:t xml:space="preserve"> </w:t>
      </w:r>
      <w:r w:rsidRPr="00534D12">
        <w:rPr>
          <w:rFonts w:eastAsia="Times New Roman"/>
          <w:b/>
          <w:bCs/>
          <w:noProof/>
        </w:rPr>
        <w:t>PhD,</w:t>
      </w:r>
      <w:r w:rsidRPr="00534D12">
        <w:rPr>
          <w:rFonts w:eastAsia="Times New Roman"/>
          <w:noProof/>
        </w:rPr>
        <w:t xml:space="preserve"> 361 (2004).</w:t>
      </w:r>
    </w:p>
    <w:p w14:paraId="243939D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9.</w:t>
      </w:r>
      <w:r w:rsidRPr="00534D12">
        <w:rPr>
          <w:rFonts w:eastAsia="Times New Roman"/>
          <w:noProof/>
        </w:rPr>
        <w:tab/>
        <w:t xml:space="preserve">Shi, L., Kloog, I., Zanobetti, A., Liu, P. &amp; Schwartz, J. D. Impacts of temperature and its variability on mortality in New England.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5,</w:t>
      </w:r>
      <w:r w:rsidRPr="00534D12">
        <w:rPr>
          <w:rFonts w:eastAsia="Times New Roman"/>
          <w:noProof/>
        </w:rPr>
        <w:t xml:space="preserve"> 988–991 (2015).</w:t>
      </w:r>
    </w:p>
    <w:p w14:paraId="426D9FF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10.</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Mortality risk attributable to high and low ambient temperature: A multicountry observational study. </w:t>
      </w:r>
      <w:r w:rsidRPr="00534D12">
        <w:rPr>
          <w:rFonts w:eastAsia="Times New Roman"/>
          <w:i/>
          <w:iCs/>
          <w:noProof/>
        </w:rPr>
        <w:t>Lancet</w:t>
      </w:r>
      <w:r w:rsidRPr="00534D12">
        <w:rPr>
          <w:rFonts w:eastAsia="Times New Roman"/>
          <w:noProof/>
        </w:rPr>
        <w:t xml:space="preserve"> </w:t>
      </w:r>
      <w:r w:rsidRPr="00534D12">
        <w:rPr>
          <w:rFonts w:eastAsia="Times New Roman"/>
          <w:b/>
          <w:bCs/>
          <w:noProof/>
        </w:rPr>
        <w:t>386,</w:t>
      </w:r>
      <w:r w:rsidRPr="00534D12">
        <w:rPr>
          <w:rFonts w:eastAsia="Times New Roman"/>
          <w:noProof/>
        </w:rPr>
        <w:t xml:space="preserve"> 369–375 (2015).</w:t>
      </w:r>
    </w:p>
    <w:p w14:paraId="029D8D1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11.</w:t>
      </w:r>
      <w:r w:rsidRPr="00534D12">
        <w:rPr>
          <w:rFonts w:eastAsia="Times New Roman"/>
          <w:noProof/>
        </w:rPr>
        <w:tab/>
        <w:t xml:space="preserve">Ye, X. </w:t>
      </w:r>
      <w:r w:rsidRPr="00534D12">
        <w:rPr>
          <w:rFonts w:eastAsia="Times New Roman"/>
          <w:i/>
          <w:iCs/>
          <w:noProof/>
        </w:rPr>
        <w:t>et al.</w:t>
      </w:r>
      <w:r w:rsidRPr="00534D12">
        <w:rPr>
          <w:rFonts w:eastAsia="Times New Roman"/>
          <w:noProof/>
        </w:rPr>
        <w:t xml:space="preserve"> Ambient temperature and morbidity: a review of epidemiological evidence. </w:t>
      </w:r>
      <w:r w:rsidRPr="00534D12">
        <w:rPr>
          <w:rFonts w:eastAsia="Times New Roman"/>
          <w:i/>
          <w:iCs/>
          <w:noProof/>
        </w:rPr>
        <w:t>Environ. Health Perspect.</w:t>
      </w:r>
      <w:r w:rsidRPr="00534D12">
        <w:rPr>
          <w:rFonts w:eastAsia="Times New Roman"/>
          <w:noProof/>
        </w:rPr>
        <w:t xml:space="preserve"> </w:t>
      </w:r>
      <w:r w:rsidRPr="00534D12">
        <w:rPr>
          <w:rFonts w:eastAsia="Times New Roman"/>
          <w:b/>
          <w:bCs/>
          <w:noProof/>
        </w:rPr>
        <w:t>120,</w:t>
      </w:r>
      <w:r w:rsidRPr="00534D12">
        <w:rPr>
          <w:rFonts w:eastAsia="Times New Roman"/>
          <w:noProof/>
        </w:rPr>
        <w:t xml:space="preserve"> 19–28 (2012).</w:t>
      </w:r>
    </w:p>
    <w:p w14:paraId="71394E3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12.</w:t>
      </w:r>
      <w:r w:rsidRPr="00534D12">
        <w:rPr>
          <w:rFonts w:eastAsia="Times New Roman"/>
          <w:noProof/>
        </w:rPr>
        <w:tab/>
        <w:t xml:space="preserve">Basu, R. High ambient temperature and mortality: A review of epidemiologic studies from 2001 to 2008. </w:t>
      </w:r>
      <w:r w:rsidRPr="00534D12">
        <w:rPr>
          <w:rFonts w:eastAsia="Times New Roman"/>
          <w:i/>
          <w:iCs/>
          <w:noProof/>
        </w:rPr>
        <w:t>Environ. Heal. A Glob. Access Sci. Source</w:t>
      </w:r>
      <w:r w:rsidRPr="00534D12">
        <w:rPr>
          <w:rFonts w:eastAsia="Times New Roman"/>
          <w:noProof/>
        </w:rPr>
        <w:t xml:space="preserve"> </w:t>
      </w:r>
      <w:r w:rsidRPr="00534D12">
        <w:rPr>
          <w:rFonts w:eastAsia="Times New Roman"/>
          <w:b/>
          <w:bCs/>
          <w:noProof/>
        </w:rPr>
        <w:t>8,</w:t>
      </w:r>
      <w:r w:rsidRPr="00534D12">
        <w:rPr>
          <w:rFonts w:eastAsia="Times New Roman"/>
          <w:noProof/>
        </w:rPr>
        <w:t xml:space="preserve"> 40 (2009).</w:t>
      </w:r>
    </w:p>
    <w:p w14:paraId="3E7B798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13.</w:t>
      </w:r>
      <w:r w:rsidRPr="00534D12">
        <w:rPr>
          <w:rFonts w:eastAsia="Times New Roman"/>
          <w:noProof/>
        </w:rPr>
        <w:tab/>
        <w:t xml:space="preserve">Kampe, E. O. I., Kovats, S. &amp; Hajat, S. Impact of high ambient temperature on unintentional injuries in high-income countries: A narrative systematic literature review. </w:t>
      </w:r>
      <w:r w:rsidRPr="00534D12">
        <w:rPr>
          <w:rFonts w:eastAsia="Times New Roman"/>
          <w:i/>
          <w:iCs/>
          <w:noProof/>
        </w:rPr>
        <w:t>BMJ Open</w:t>
      </w:r>
      <w:r w:rsidRPr="00534D12">
        <w:rPr>
          <w:rFonts w:eastAsia="Times New Roman"/>
          <w:noProof/>
        </w:rPr>
        <w:t xml:space="preserve"> (2016). doi:10.1136/bmjopen-2015-010399</w:t>
      </w:r>
    </w:p>
    <w:p w14:paraId="21F28BF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14.</w:t>
      </w:r>
      <w:r w:rsidRPr="00534D12">
        <w:rPr>
          <w:rFonts w:eastAsia="Times New Roman"/>
          <w:noProof/>
        </w:rPr>
        <w:tab/>
        <w:t xml:space="preserve">Bennett, J. E., Blangiardo, M., Fecht, D., Elliott, P. &amp; Ezzati, M. Vulnerability to the mortality effects of warm temperature in the districts of England and Wales.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4,</w:t>
      </w:r>
      <w:r w:rsidRPr="00534D12">
        <w:rPr>
          <w:rFonts w:eastAsia="Times New Roman"/>
          <w:noProof/>
        </w:rPr>
        <w:t xml:space="preserve"> 269–273 (2014).</w:t>
      </w:r>
    </w:p>
    <w:p w14:paraId="70F0144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15.</w:t>
      </w:r>
      <w:r w:rsidRPr="00534D12">
        <w:rPr>
          <w:rFonts w:eastAsia="Times New Roman"/>
          <w:noProof/>
        </w:rPr>
        <w:tab/>
        <w:t xml:space="preserve">Datla, S., Sahu, P., Roh, H.-J. &amp; Sharma, S. A comprehensive analysis of the association of highway traffic with winter weather conditions. </w:t>
      </w:r>
      <w:r w:rsidRPr="00534D12">
        <w:rPr>
          <w:rFonts w:eastAsia="Times New Roman"/>
          <w:i/>
          <w:iCs/>
          <w:noProof/>
        </w:rPr>
        <w:t>Procedia - Soc. Behav. Sci.</w:t>
      </w:r>
      <w:r w:rsidRPr="00534D12">
        <w:rPr>
          <w:rFonts w:eastAsia="Times New Roman"/>
          <w:noProof/>
        </w:rPr>
        <w:t xml:space="preserve"> (2013). doi:10.1016/j.sbspro.2013.11.143</w:t>
      </w:r>
    </w:p>
    <w:p w14:paraId="45463B8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16.</w:t>
      </w:r>
      <w:r w:rsidRPr="00534D12">
        <w:rPr>
          <w:rFonts w:eastAsia="Times New Roman"/>
          <w:noProof/>
        </w:rPr>
        <w:tab/>
        <w:t xml:space="preserve">Roh, H.-J., Sahu, P. K., Sharma, S., Datla, S. &amp; Mehran, B. Statistical Investigations of </w:t>
      </w:r>
      <w:r w:rsidRPr="00534D12">
        <w:rPr>
          <w:rFonts w:eastAsia="Times New Roman"/>
          <w:noProof/>
        </w:rPr>
        <w:lastRenderedPageBreak/>
        <w:t xml:space="preserve">Snowfall and Temperature Interaction with Passenger Car and Truck Traffic on Primary Highways in Canada. </w:t>
      </w:r>
      <w:r w:rsidRPr="00534D12">
        <w:rPr>
          <w:rFonts w:eastAsia="Times New Roman"/>
          <w:i/>
          <w:iCs/>
          <w:noProof/>
        </w:rPr>
        <w:t>J. Cold Reg. Eng.</w:t>
      </w:r>
      <w:r w:rsidRPr="00534D12">
        <w:rPr>
          <w:rFonts w:eastAsia="Times New Roman"/>
          <w:noProof/>
        </w:rPr>
        <w:t xml:space="preserve"> (2016). doi:10.1061/(ASCE)CR.1943-5495.0000099</w:t>
      </w:r>
    </w:p>
    <w:p w14:paraId="3265DD1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17.</w:t>
      </w:r>
      <w:r w:rsidRPr="00534D12">
        <w:rPr>
          <w:rFonts w:eastAsia="Times New Roman"/>
          <w:noProof/>
        </w:rPr>
        <w:tab/>
        <w:t xml:space="preserve">Roh, H.-J., Datla, S. &amp; Sharma, S. Effect of snow, temperature and their interaction on highway truck traffic. </w:t>
      </w:r>
      <w:r w:rsidRPr="00534D12">
        <w:rPr>
          <w:rFonts w:eastAsia="Times New Roman"/>
          <w:i/>
          <w:iCs/>
          <w:noProof/>
        </w:rPr>
        <w:t>J. Transp. Techn.</w:t>
      </w:r>
      <w:r w:rsidRPr="00534D12">
        <w:rPr>
          <w:rFonts w:eastAsia="Times New Roman"/>
          <w:noProof/>
        </w:rPr>
        <w:t xml:space="preserve"> (2013). doi:10.4236/jtts.2013.31003</w:t>
      </w:r>
    </w:p>
    <w:p w14:paraId="08DFA6A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18.</w:t>
      </w:r>
      <w:r w:rsidRPr="00534D12">
        <w:rPr>
          <w:rFonts w:eastAsia="Times New Roman"/>
          <w:noProof/>
        </w:rPr>
        <w:tab/>
        <w:t xml:space="preserve">Roh, H. J., Sharma, S. &amp; Sahu, P. K. Modeling snow and cold effects for classified highway traffic volumes. </w:t>
      </w:r>
      <w:r w:rsidRPr="00534D12">
        <w:rPr>
          <w:rFonts w:eastAsia="Times New Roman"/>
          <w:i/>
          <w:iCs/>
          <w:noProof/>
        </w:rPr>
        <w:t>KSCE J. Civ. Eng.</w:t>
      </w:r>
      <w:r w:rsidRPr="00534D12">
        <w:rPr>
          <w:rFonts w:eastAsia="Times New Roman"/>
          <w:noProof/>
        </w:rPr>
        <w:t xml:space="preserve"> (2016). doi:10.1007/s12205-015-0236-0</w:t>
      </w:r>
    </w:p>
    <w:p w14:paraId="070932B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19.</w:t>
      </w:r>
      <w:r w:rsidRPr="00534D12">
        <w:rPr>
          <w:rFonts w:eastAsia="Times New Roman"/>
          <w:noProof/>
        </w:rPr>
        <w:tab/>
        <w:t xml:space="preserve">Daanen, H. A. M., Van De Vliert, E. &amp; Huang, X. Driving performance in cold, warm, and thermoneutral environments. </w:t>
      </w:r>
      <w:r w:rsidRPr="00534D12">
        <w:rPr>
          <w:rFonts w:eastAsia="Times New Roman"/>
          <w:i/>
          <w:iCs/>
          <w:noProof/>
        </w:rPr>
        <w:t>Appl. Ergon.</w:t>
      </w:r>
      <w:r w:rsidRPr="00534D12">
        <w:rPr>
          <w:rFonts w:eastAsia="Times New Roman"/>
          <w:noProof/>
        </w:rPr>
        <w:t xml:space="preserve"> (2003). doi:10.1016/S0003-6870(03)00055-3</w:t>
      </w:r>
    </w:p>
    <w:p w14:paraId="06EAFBA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20.</w:t>
      </w:r>
      <w:r w:rsidRPr="00534D12">
        <w:rPr>
          <w:rFonts w:eastAsia="Times New Roman"/>
          <w:noProof/>
        </w:rPr>
        <w:tab/>
        <w:t xml:space="preserve">Zlatoper, T. J. Determinants of motor vehicle deaths in the United States: A cross-sectional analysis. </w:t>
      </w:r>
      <w:r w:rsidRPr="00534D12">
        <w:rPr>
          <w:rFonts w:eastAsia="Times New Roman"/>
          <w:i/>
          <w:iCs/>
          <w:noProof/>
        </w:rPr>
        <w:t>Accid. Anal. Prev.</w:t>
      </w:r>
      <w:r w:rsidRPr="00534D12">
        <w:rPr>
          <w:rFonts w:eastAsia="Times New Roman"/>
          <w:noProof/>
        </w:rPr>
        <w:t xml:space="preserve"> (1991). doi:10.1016/0001-4575(91)90062-A</w:t>
      </w:r>
    </w:p>
    <w:p w14:paraId="7FC534D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21.</w:t>
      </w:r>
      <w:r w:rsidRPr="00534D12">
        <w:rPr>
          <w:rFonts w:eastAsia="Times New Roman"/>
          <w:noProof/>
        </w:rPr>
        <w:tab/>
        <w:t xml:space="preserve">Mackie, R. R. &amp; Hanlon, J. F. . O. A study of the combined effects of extented driving and heat stress on driver arousal and performance. in </w:t>
      </w:r>
      <w:r w:rsidRPr="00534D12">
        <w:rPr>
          <w:rFonts w:eastAsia="Times New Roman"/>
          <w:i/>
          <w:iCs/>
          <w:noProof/>
        </w:rPr>
        <w:t>Symposium on relationships among theory, physiological correlates, and operational performance</w:t>
      </w:r>
      <w:r w:rsidRPr="00534D12">
        <w:rPr>
          <w:rFonts w:eastAsia="Times New Roman"/>
          <w:noProof/>
        </w:rPr>
        <w:t xml:space="preserve"> (1976). doi:10.1007/978-1-4684-2529-1_25</w:t>
      </w:r>
    </w:p>
    <w:p w14:paraId="4B883F7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22.</w:t>
      </w:r>
      <w:r w:rsidRPr="00534D12">
        <w:rPr>
          <w:rFonts w:eastAsia="Times New Roman"/>
          <w:noProof/>
        </w:rPr>
        <w:tab/>
        <w:t xml:space="preserve">Wyon, D. P., Wyon, I. &amp; Norin, F. Effects of moderate heat stress on driver vigilance in a moving vehicle. </w:t>
      </w:r>
      <w:r w:rsidRPr="00534D12">
        <w:rPr>
          <w:rFonts w:eastAsia="Times New Roman"/>
          <w:i/>
          <w:iCs/>
          <w:noProof/>
        </w:rPr>
        <w:t>Ergonomics</w:t>
      </w:r>
      <w:r w:rsidRPr="00534D12">
        <w:rPr>
          <w:rFonts w:eastAsia="Times New Roman"/>
          <w:noProof/>
        </w:rPr>
        <w:t xml:space="preserve"> (1996). doi:10.1080/00140139608964434</w:t>
      </w:r>
    </w:p>
    <w:p w14:paraId="44F8B17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23.</w:t>
      </w:r>
      <w:r w:rsidRPr="00534D12">
        <w:rPr>
          <w:rFonts w:eastAsia="Times New Roman"/>
          <w:noProof/>
        </w:rPr>
        <w:tab/>
        <w:t xml:space="preserve">Voas, R. B., Torres, P., Romano, E. &amp; Lacey, J. H. Alcohol-Related Risk of Driver Fatalities: An Update Using 2007 Data. </w:t>
      </w:r>
      <w:r w:rsidRPr="00534D12">
        <w:rPr>
          <w:rFonts w:eastAsia="Times New Roman"/>
          <w:i/>
          <w:iCs/>
          <w:noProof/>
        </w:rPr>
        <w:t>J. Stud. Alcohol Drugs</w:t>
      </w:r>
      <w:r w:rsidRPr="00534D12">
        <w:rPr>
          <w:rFonts w:eastAsia="Times New Roman"/>
          <w:noProof/>
        </w:rPr>
        <w:t xml:space="preserve"> (2012). doi:10.15288/jsad.2012.73.341</w:t>
      </w:r>
    </w:p>
    <w:p w14:paraId="13BE1E1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24.</w:t>
      </w:r>
      <w:r w:rsidRPr="00534D12">
        <w:rPr>
          <w:rFonts w:eastAsia="Times New Roman"/>
          <w:noProof/>
        </w:rPr>
        <w:tab/>
        <w:t xml:space="preserve">Ambrose, A. F., Paul, G. &amp; Hausdorff, J. M. Risk factors for falls among older adults: A review of the literature. </w:t>
      </w:r>
      <w:r w:rsidRPr="00534D12">
        <w:rPr>
          <w:rFonts w:eastAsia="Times New Roman"/>
          <w:i/>
          <w:iCs/>
          <w:noProof/>
        </w:rPr>
        <w:t>Maturitas</w:t>
      </w:r>
      <w:r w:rsidRPr="00534D12">
        <w:rPr>
          <w:rFonts w:eastAsia="Times New Roman"/>
          <w:noProof/>
        </w:rPr>
        <w:t xml:space="preserve"> (2013). doi:10.1016/j.maturitas.2013.02.009</w:t>
      </w:r>
    </w:p>
    <w:p w14:paraId="7F963B9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25.</w:t>
      </w:r>
      <w:r w:rsidRPr="00534D12">
        <w:rPr>
          <w:rFonts w:eastAsia="Times New Roman"/>
          <w:noProof/>
        </w:rPr>
        <w:tab/>
        <w:t xml:space="preserve">Bobb, J. F. </w:t>
      </w:r>
      <w:r w:rsidRPr="00534D12">
        <w:rPr>
          <w:rFonts w:eastAsia="Times New Roman"/>
          <w:i/>
          <w:iCs/>
          <w:noProof/>
        </w:rPr>
        <w:t>et al.</w:t>
      </w:r>
      <w:r w:rsidRPr="00534D12">
        <w:rPr>
          <w:rFonts w:eastAsia="Times New Roman"/>
          <w:noProof/>
        </w:rPr>
        <w:t xml:space="preserve"> Time-Course of Cause-Specific Hospital Admissions During Snowstorms : An Analysis of Electronic Medical Records From Major Hospitals in Boston, Massachusetts. </w:t>
      </w:r>
      <w:r w:rsidRPr="00534D12">
        <w:rPr>
          <w:rFonts w:eastAsia="Times New Roman"/>
          <w:i/>
          <w:iCs/>
          <w:noProof/>
        </w:rPr>
        <w:t>Am. J. Epidemiol.</w:t>
      </w:r>
      <w:r w:rsidRPr="00534D12">
        <w:rPr>
          <w:rFonts w:eastAsia="Times New Roman"/>
          <w:noProof/>
        </w:rPr>
        <w:t xml:space="preserve"> </w:t>
      </w:r>
      <w:r w:rsidRPr="00534D12">
        <w:rPr>
          <w:rFonts w:eastAsia="Times New Roman"/>
          <w:b/>
          <w:bCs/>
          <w:noProof/>
        </w:rPr>
        <w:t>185,</w:t>
      </w:r>
      <w:r w:rsidRPr="00534D12">
        <w:rPr>
          <w:rFonts w:eastAsia="Times New Roman"/>
          <w:noProof/>
        </w:rPr>
        <w:t xml:space="preserve"> 283–294 (2017).</w:t>
      </w:r>
    </w:p>
    <w:p w14:paraId="4178EFC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26.</w:t>
      </w:r>
      <w:r w:rsidRPr="00534D12">
        <w:rPr>
          <w:rFonts w:eastAsia="Times New Roman"/>
          <w:noProof/>
        </w:rPr>
        <w:tab/>
        <w:t xml:space="preserve">Kelsey, J. L. </w:t>
      </w:r>
      <w:r w:rsidRPr="00534D12">
        <w:rPr>
          <w:rFonts w:eastAsia="Times New Roman"/>
          <w:i/>
          <w:iCs/>
          <w:noProof/>
        </w:rPr>
        <w:t>et al.</w:t>
      </w:r>
      <w:r w:rsidRPr="00534D12">
        <w:rPr>
          <w:rFonts w:eastAsia="Times New Roman"/>
          <w:noProof/>
        </w:rPr>
        <w:t xml:space="preserve"> Indoor and outdoor falls in older adults are different: The maintenance of balance, independent living, intellect, and zest in the elderly of boston study. </w:t>
      </w:r>
      <w:r w:rsidRPr="00534D12">
        <w:rPr>
          <w:rFonts w:eastAsia="Times New Roman"/>
          <w:i/>
          <w:iCs/>
          <w:noProof/>
        </w:rPr>
        <w:t>J. Am. Geriatr. Soc.</w:t>
      </w:r>
      <w:r w:rsidRPr="00534D12">
        <w:rPr>
          <w:rFonts w:eastAsia="Times New Roman"/>
          <w:noProof/>
        </w:rPr>
        <w:t xml:space="preserve"> (2010). doi:10.1111/j.1532-5415.2010.03062.x</w:t>
      </w:r>
    </w:p>
    <w:p w14:paraId="5792F8DC"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27.</w:t>
      </w:r>
      <w:r w:rsidRPr="00534D12">
        <w:rPr>
          <w:rFonts w:eastAsia="Times New Roman"/>
          <w:noProof/>
        </w:rPr>
        <w:tab/>
        <w:t xml:space="preserve">Xu, J. Unintentional drowning deaths in the United States, 1999-2010. </w:t>
      </w:r>
      <w:r w:rsidRPr="00534D12">
        <w:rPr>
          <w:rFonts w:eastAsia="Times New Roman"/>
          <w:i/>
          <w:iCs/>
          <w:noProof/>
        </w:rPr>
        <w:t>NCHS Data Brief</w:t>
      </w:r>
      <w:r w:rsidRPr="00534D12">
        <w:rPr>
          <w:rFonts w:eastAsia="Times New Roman"/>
          <w:noProof/>
        </w:rPr>
        <w:t xml:space="preserve"> (2014).</w:t>
      </w:r>
    </w:p>
    <w:p w14:paraId="3C61F4C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28.</w:t>
      </w:r>
      <w:r w:rsidRPr="00534D12">
        <w:rPr>
          <w:rFonts w:eastAsia="Times New Roman"/>
          <w:noProof/>
        </w:rPr>
        <w:tab/>
        <w:t xml:space="preserve">Ranson, M. Crime, weather, and climate change. </w:t>
      </w:r>
      <w:r w:rsidRPr="00534D12">
        <w:rPr>
          <w:rFonts w:eastAsia="Times New Roman"/>
          <w:i/>
          <w:iCs/>
          <w:noProof/>
        </w:rPr>
        <w:t>J. Environ. Econ. Manage.</w:t>
      </w:r>
      <w:r w:rsidRPr="00534D12">
        <w:rPr>
          <w:rFonts w:eastAsia="Times New Roman"/>
          <w:noProof/>
        </w:rPr>
        <w:t xml:space="preserve"> (2014). doi:10.1016/j.jeem.2013.11.008</w:t>
      </w:r>
    </w:p>
    <w:p w14:paraId="14F83C8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29.</w:t>
      </w:r>
      <w:r w:rsidRPr="00534D12">
        <w:rPr>
          <w:rFonts w:eastAsia="Times New Roman"/>
          <w:noProof/>
        </w:rPr>
        <w:tab/>
        <w:t xml:space="preserve">Mares, D. Climate change and levels of violence in socially disadvantaged neighborhood groups. </w:t>
      </w:r>
      <w:r w:rsidRPr="00534D12">
        <w:rPr>
          <w:rFonts w:eastAsia="Times New Roman"/>
          <w:i/>
          <w:iCs/>
          <w:noProof/>
        </w:rPr>
        <w:t>J. Urban Heal.</w:t>
      </w:r>
      <w:r w:rsidRPr="00534D12">
        <w:rPr>
          <w:rFonts w:eastAsia="Times New Roman"/>
          <w:noProof/>
        </w:rPr>
        <w:t xml:space="preserve"> (2013). doi:10.1007/s11524-013-9791-1</w:t>
      </w:r>
    </w:p>
    <w:p w14:paraId="1235DBE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30.</w:t>
      </w:r>
      <w:r w:rsidRPr="00534D12">
        <w:rPr>
          <w:rFonts w:eastAsia="Times New Roman"/>
          <w:noProof/>
        </w:rPr>
        <w:tab/>
        <w:t xml:space="preserve">Burke, M. B., Miguel, E., Satyanath, S., Dykema, J. A. &amp; Lobell, D. B. Warming increases the risk of civil war in Africa. </w:t>
      </w:r>
      <w:r w:rsidRPr="00534D12">
        <w:rPr>
          <w:rFonts w:eastAsia="Times New Roman"/>
          <w:i/>
          <w:iCs/>
          <w:noProof/>
        </w:rPr>
        <w:t>Proc. Natl. Acad. Sci.</w:t>
      </w:r>
      <w:r w:rsidRPr="00534D12">
        <w:rPr>
          <w:rFonts w:eastAsia="Times New Roman"/>
          <w:noProof/>
        </w:rPr>
        <w:t xml:space="preserve"> (2009). doi:10.1073/pnas.0907998106</w:t>
      </w:r>
    </w:p>
    <w:p w14:paraId="3742323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31.</w:t>
      </w:r>
      <w:r w:rsidRPr="00534D12">
        <w:rPr>
          <w:rFonts w:eastAsia="Times New Roman"/>
          <w:noProof/>
        </w:rPr>
        <w:tab/>
        <w:t xml:space="preserve">Hsiang, S. M., Burke, M. &amp; Miguel, E. Quantifying the Influence of Climate on </w:t>
      </w:r>
      <w:r w:rsidRPr="00534D12">
        <w:rPr>
          <w:rFonts w:eastAsia="Times New Roman"/>
          <w:noProof/>
        </w:rPr>
        <w:lastRenderedPageBreak/>
        <w:t xml:space="preserve">Human Conflict. </w:t>
      </w:r>
      <w:r w:rsidRPr="00534D12">
        <w:rPr>
          <w:rFonts w:eastAsia="Times New Roman"/>
          <w:i/>
          <w:iCs/>
          <w:noProof/>
        </w:rPr>
        <w:t>Science (80-. ).</w:t>
      </w:r>
      <w:r w:rsidRPr="00534D12">
        <w:rPr>
          <w:rFonts w:eastAsia="Times New Roman"/>
          <w:noProof/>
        </w:rPr>
        <w:t xml:space="preserve"> (2013). doi:10.1126/science.1235367</w:t>
      </w:r>
    </w:p>
    <w:p w14:paraId="018D472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32.</w:t>
      </w:r>
      <w:r w:rsidRPr="00534D12">
        <w:rPr>
          <w:rFonts w:eastAsia="Times New Roman"/>
          <w:noProof/>
        </w:rPr>
        <w:tab/>
        <w:t xml:space="preserve">Hsiang, S. M., Meng, K. C. &amp; Cane, M. A. Civil conflicts are associated with the global climate. </w:t>
      </w:r>
      <w:r w:rsidRPr="00534D12">
        <w:rPr>
          <w:rFonts w:eastAsia="Times New Roman"/>
          <w:i/>
          <w:iCs/>
          <w:noProof/>
        </w:rPr>
        <w:t>Nature</w:t>
      </w:r>
      <w:r w:rsidRPr="00534D12">
        <w:rPr>
          <w:rFonts w:eastAsia="Times New Roman"/>
          <w:noProof/>
        </w:rPr>
        <w:t xml:space="preserve"> (2011). doi:10.1038/nature10311</w:t>
      </w:r>
    </w:p>
    <w:p w14:paraId="23EEFDC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33.</w:t>
      </w:r>
      <w:r w:rsidRPr="00534D12">
        <w:rPr>
          <w:rFonts w:eastAsia="Times New Roman"/>
          <w:noProof/>
        </w:rPr>
        <w:tab/>
        <w:t xml:space="preserve">O’Loughlin, J. </w:t>
      </w:r>
      <w:r w:rsidRPr="00534D12">
        <w:rPr>
          <w:rFonts w:eastAsia="Times New Roman"/>
          <w:i/>
          <w:iCs/>
          <w:noProof/>
        </w:rPr>
        <w:t>et al.</w:t>
      </w:r>
      <w:r w:rsidRPr="00534D12">
        <w:rPr>
          <w:rFonts w:eastAsia="Times New Roman"/>
          <w:noProof/>
        </w:rPr>
        <w:t xml:space="preserve"> Climate variability and conflict risk in East Africa, 1990-2009. </w:t>
      </w:r>
      <w:r w:rsidRPr="00534D12">
        <w:rPr>
          <w:rFonts w:eastAsia="Times New Roman"/>
          <w:i/>
          <w:iCs/>
          <w:noProof/>
        </w:rPr>
        <w:t>Proc. Natl. Acad. Sci.</w:t>
      </w:r>
      <w:r w:rsidRPr="00534D12">
        <w:rPr>
          <w:rFonts w:eastAsia="Times New Roman"/>
          <w:noProof/>
        </w:rPr>
        <w:t xml:space="preserve"> (2012). doi:10.1073/pnas.1205130109</w:t>
      </w:r>
    </w:p>
    <w:p w14:paraId="228AA2F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34.</w:t>
      </w:r>
      <w:r w:rsidRPr="00534D12">
        <w:rPr>
          <w:rFonts w:eastAsia="Times New Roman"/>
          <w:noProof/>
        </w:rPr>
        <w:tab/>
        <w:t xml:space="preserve">Page, L. A., Hajat, S. &amp; Kovats, R. S. Relationship between daily suicide counts and temperature in England and Wales. </w:t>
      </w:r>
      <w:r w:rsidRPr="00534D12">
        <w:rPr>
          <w:rFonts w:eastAsia="Times New Roman"/>
          <w:i/>
          <w:iCs/>
          <w:noProof/>
        </w:rPr>
        <w:t>Br. J. Psychiatry</w:t>
      </w:r>
      <w:r w:rsidRPr="00534D12">
        <w:rPr>
          <w:rFonts w:eastAsia="Times New Roman"/>
          <w:noProof/>
        </w:rPr>
        <w:t xml:space="preserve"> (2007). doi:10.1192/bjp.bp.106.031948</w:t>
      </w:r>
    </w:p>
    <w:p w14:paraId="3B9BDE9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35.</w:t>
      </w:r>
      <w:r w:rsidRPr="00534D12">
        <w:rPr>
          <w:rFonts w:eastAsia="Times New Roman"/>
          <w:noProof/>
        </w:rPr>
        <w:tab/>
        <w:t xml:space="preserve">Orru, H. &amp; Åström, D. O. Increases in external cause mortality due to high and low temperatures: evidence from northeastern Europe. </w:t>
      </w:r>
      <w:r w:rsidRPr="00534D12">
        <w:rPr>
          <w:rFonts w:eastAsia="Times New Roman"/>
          <w:i/>
          <w:iCs/>
          <w:noProof/>
        </w:rPr>
        <w:t>Int. J. Biometeorol.</w:t>
      </w:r>
      <w:r w:rsidRPr="00534D12">
        <w:rPr>
          <w:rFonts w:eastAsia="Times New Roman"/>
          <w:noProof/>
        </w:rPr>
        <w:t xml:space="preserve"> (2017). doi:10.1007/s00484-016-1270-4</w:t>
      </w:r>
    </w:p>
    <w:p w14:paraId="65B7807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36.</w:t>
      </w:r>
      <w:r w:rsidRPr="00534D12">
        <w:rPr>
          <w:rFonts w:eastAsia="Times New Roman"/>
          <w:noProof/>
        </w:rPr>
        <w:tab/>
        <w:t xml:space="preserve">Glaeser, E. L., Sacerdote, B. &amp; Scheinkman, J. A. Crime and social interactions. </w:t>
      </w:r>
      <w:r w:rsidRPr="00534D12">
        <w:rPr>
          <w:rFonts w:eastAsia="Times New Roman"/>
          <w:i/>
          <w:iCs/>
          <w:noProof/>
        </w:rPr>
        <w:t>Q. J. Econ.</w:t>
      </w:r>
      <w:r w:rsidRPr="00534D12">
        <w:rPr>
          <w:rFonts w:eastAsia="Times New Roman"/>
          <w:noProof/>
        </w:rPr>
        <w:t xml:space="preserve"> (1996). doi:10.2307/2946686</w:t>
      </w:r>
    </w:p>
    <w:p w14:paraId="4BC928F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37.</w:t>
      </w:r>
      <w:r w:rsidRPr="00534D12">
        <w:rPr>
          <w:rFonts w:eastAsia="Times New Roman"/>
          <w:noProof/>
        </w:rPr>
        <w:tab/>
        <w:t xml:space="preserve">Rotton, J. &amp; Cohn, E. G. Global warming and U.S. crime rates: An application of routine activity theory. </w:t>
      </w:r>
      <w:r w:rsidRPr="00534D12">
        <w:rPr>
          <w:rFonts w:eastAsia="Times New Roman"/>
          <w:i/>
          <w:iCs/>
          <w:noProof/>
        </w:rPr>
        <w:t>Environ. Behav.</w:t>
      </w:r>
      <w:r w:rsidRPr="00534D12">
        <w:rPr>
          <w:rFonts w:eastAsia="Times New Roman"/>
          <w:noProof/>
        </w:rPr>
        <w:t xml:space="preserve"> (2003). doi:10.1177/0013916503255565</w:t>
      </w:r>
    </w:p>
    <w:p w14:paraId="7F3507E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38.</w:t>
      </w:r>
      <w:r w:rsidRPr="00534D12">
        <w:rPr>
          <w:rFonts w:eastAsia="Times New Roman"/>
          <w:noProof/>
        </w:rPr>
        <w:tab/>
        <w:t xml:space="preserve">Anderson, C. A. Temperature and aggression: Ubiquitous effects of heat on occurrence of human violence. </w:t>
      </w:r>
      <w:r w:rsidRPr="00534D12">
        <w:rPr>
          <w:rFonts w:eastAsia="Times New Roman"/>
          <w:i/>
          <w:iCs/>
          <w:noProof/>
        </w:rPr>
        <w:t>Psychol. Bull.</w:t>
      </w:r>
      <w:r w:rsidRPr="00534D12">
        <w:rPr>
          <w:rFonts w:eastAsia="Times New Roman"/>
          <w:noProof/>
        </w:rPr>
        <w:t xml:space="preserve"> (1989). doi:10.1037/0033-2909.106.1.74</w:t>
      </w:r>
    </w:p>
    <w:p w14:paraId="307D455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39.</w:t>
      </w:r>
      <w:r w:rsidRPr="00534D12">
        <w:rPr>
          <w:rFonts w:eastAsia="Times New Roman"/>
          <w:noProof/>
        </w:rPr>
        <w:tab/>
        <w:t xml:space="preserve">Baron, R. A. &amp; Bell, P. A. Aggression and heat: The influence of ambient temperature, negative affect, and a cooling drink on physical aggression. </w:t>
      </w:r>
      <w:r w:rsidRPr="00534D12">
        <w:rPr>
          <w:rFonts w:eastAsia="Times New Roman"/>
          <w:i/>
          <w:iCs/>
          <w:noProof/>
        </w:rPr>
        <w:t>J. Pers. Soc. Psychol.</w:t>
      </w:r>
      <w:r w:rsidRPr="00534D12">
        <w:rPr>
          <w:rFonts w:eastAsia="Times New Roman"/>
          <w:noProof/>
        </w:rPr>
        <w:t xml:space="preserve"> (1976). doi:10.1037/0022-3514.33.3.245</w:t>
      </w:r>
    </w:p>
    <w:p w14:paraId="50DB0B2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40.</w:t>
      </w:r>
      <w:r w:rsidRPr="00534D12">
        <w:rPr>
          <w:rFonts w:eastAsia="Times New Roman"/>
          <w:noProof/>
        </w:rPr>
        <w:tab/>
        <w:t xml:space="preserve">Majeed, H. &amp; Lee, J. The impact of climate change on youth depression and mental health. </w:t>
      </w:r>
      <w:r w:rsidRPr="00534D12">
        <w:rPr>
          <w:rFonts w:eastAsia="Times New Roman"/>
          <w:i/>
          <w:iCs/>
          <w:noProof/>
        </w:rPr>
        <w:t>Lancet Planet. Heal.</w:t>
      </w:r>
      <w:r w:rsidRPr="00534D12">
        <w:rPr>
          <w:rFonts w:eastAsia="Times New Roman"/>
          <w:noProof/>
        </w:rPr>
        <w:t xml:space="preserve"> </w:t>
      </w:r>
      <w:r w:rsidRPr="00534D12">
        <w:rPr>
          <w:rFonts w:eastAsia="Times New Roman"/>
          <w:b/>
          <w:bCs/>
          <w:noProof/>
        </w:rPr>
        <w:t>1,</w:t>
      </w:r>
      <w:r w:rsidRPr="00534D12">
        <w:rPr>
          <w:rFonts w:eastAsia="Times New Roman"/>
          <w:noProof/>
        </w:rPr>
        <w:t xml:space="preserve"> e94–e95 (2017).</w:t>
      </w:r>
    </w:p>
    <w:p w14:paraId="7E48A9F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41.</w:t>
      </w:r>
      <w:r w:rsidRPr="00534D12">
        <w:rPr>
          <w:rFonts w:eastAsia="Times New Roman"/>
          <w:noProof/>
        </w:rPr>
        <w:tab/>
        <w:t xml:space="preserve">Berry, H. L., Waite, T. D., Dear, K. B. G., Capon, A. G. &amp; Murray, V. The case for systems thinking about climate change and mental health. </w:t>
      </w:r>
      <w:r w:rsidRPr="00534D12">
        <w:rPr>
          <w:rFonts w:eastAsia="Times New Roman"/>
          <w:i/>
          <w:iCs/>
          <w:noProof/>
        </w:rPr>
        <w:t>Nature Climate Change</w:t>
      </w:r>
      <w:r w:rsidRPr="00534D12">
        <w:rPr>
          <w:rFonts w:eastAsia="Times New Roman"/>
          <w:noProof/>
        </w:rPr>
        <w:t xml:space="preserve"> (2018). doi:10.1038/s41558-018-0102-4</w:t>
      </w:r>
    </w:p>
    <w:p w14:paraId="44AE5DA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42.</w:t>
      </w:r>
      <w:r w:rsidRPr="00534D12">
        <w:rPr>
          <w:rFonts w:eastAsia="Times New Roman"/>
          <w:noProof/>
        </w:rPr>
        <w:tab/>
        <w:t xml:space="preserve">Hansen, A. </w:t>
      </w:r>
      <w:r w:rsidRPr="00534D12">
        <w:rPr>
          <w:rFonts w:eastAsia="Times New Roman"/>
          <w:i/>
          <w:iCs/>
          <w:noProof/>
        </w:rPr>
        <w:t>et al.</w:t>
      </w:r>
      <w:r w:rsidRPr="00534D12">
        <w:rPr>
          <w:rFonts w:eastAsia="Times New Roman"/>
          <w:noProof/>
        </w:rPr>
        <w:t xml:space="preserve"> The effect of heat waves on mental health in a temperate Australian City. </w:t>
      </w:r>
      <w:r w:rsidRPr="00534D12">
        <w:rPr>
          <w:rFonts w:eastAsia="Times New Roman"/>
          <w:i/>
          <w:iCs/>
          <w:noProof/>
        </w:rPr>
        <w:t>Environ. Health Perspect.</w:t>
      </w:r>
      <w:r w:rsidRPr="00534D12">
        <w:rPr>
          <w:rFonts w:eastAsia="Times New Roman"/>
          <w:noProof/>
        </w:rPr>
        <w:t xml:space="preserve"> (2008). doi:10.1289/ehp.11339</w:t>
      </w:r>
    </w:p>
    <w:p w14:paraId="704B843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43.</w:t>
      </w:r>
      <w:r w:rsidRPr="00534D12">
        <w:rPr>
          <w:rFonts w:eastAsia="Times New Roman"/>
          <w:noProof/>
        </w:rPr>
        <w:tab/>
        <w:t xml:space="preserve">Obradovich, N., Migliorini, R., Mednick, S. C. &amp; Fowler, J. H. Nighttime temperature and human sleep loss in a changing climate. </w:t>
      </w:r>
      <w:r w:rsidRPr="00534D12">
        <w:rPr>
          <w:rFonts w:eastAsia="Times New Roman"/>
          <w:i/>
          <w:iCs/>
          <w:noProof/>
        </w:rPr>
        <w:t>Sci. Adv.</w:t>
      </w:r>
      <w:r w:rsidRPr="00534D12">
        <w:rPr>
          <w:rFonts w:eastAsia="Times New Roman"/>
          <w:noProof/>
        </w:rPr>
        <w:t xml:space="preserve"> (2017). doi:10.1126/sciadv.1601555</w:t>
      </w:r>
    </w:p>
    <w:p w14:paraId="1C1B324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44.</w:t>
      </w:r>
      <w:r w:rsidRPr="00534D12">
        <w:rPr>
          <w:rFonts w:eastAsia="Times New Roman"/>
          <w:noProof/>
        </w:rPr>
        <w:tab/>
        <w:t xml:space="preserve">L., C., C.,  de C. &amp; P., A. Heatwaves and their impact on people with alcohol, drug and mental health conditions: A discussion paper on clinical practice considerations. </w:t>
      </w:r>
      <w:r w:rsidRPr="00534D12">
        <w:rPr>
          <w:rFonts w:eastAsia="Times New Roman"/>
          <w:i/>
          <w:iCs/>
          <w:noProof/>
        </w:rPr>
        <w:t>J. Adv. Nurs.</w:t>
      </w:r>
      <w:r w:rsidRPr="00534D12">
        <w:rPr>
          <w:rFonts w:eastAsia="Times New Roman"/>
          <w:noProof/>
        </w:rPr>
        <w:t xml:space="preserve"> (2011).</w:t>
      </w:r>
    </w:p>
    <w:p w14:paraId="5A65A06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45.</w:t>
      </w:r>
      <w:r w:rsidRPr="00534D12">
        <w:rPr>
          <w:rFonts w:eastAsia="Times New Roman"/>
          <w:noProof/>
        </w:rPr>
        <w:tab/>
        <w:t xml:space="preserve">Dee, D. P. </w:t>
      </w:r>
      <w:r w:rsidRPr="00534D12">
        <w:rPr>
          <w:rFonts w:eastAsia="Times New Roman"/>
          <w:i/>
          <w:iCs/>
          <w:noProof/>
        </w:rPr>
        <w:t>et al.</w:t>
      </w:r>
      <w:r w:rsidRPr="00534D12">
        <w:rPr>
          <w:rFonts w:eastAsia="Times New Roman"/>
          <w:noProof/>
        </w:rPr>
        <w:t xml:space="preserve"> The ERA-Interim reanalysis: configuration and performance of the data assimilation system. </w:t>
      </w:r>
      <w:r w:rsidRPr="00534D12">
        <w:rPr>
          <w:rFonts w:eastAsia="Times New Roman"/>
          <w:i/>
          <w:iCs/>
          <w:noProof/>
        </w:rPr>
        <w:t>Q. J. R. Meteorol. Soc.</w:t>
      </w:r>
      <w:r w:rsidRPr="00534D12">
        <w:rPr>
          <w:rFonts w:eastAsia="Times New Roman"/>
          <w:noProof/>
        </w:rPr>
        <w:t xml:space="preserve"> </w:t>
      </w:r>
      <w:r w:rsidRPr="00534D12">
        <w:rPr>
          <w:rFonts w:eastAsia="Times New Roman"/>
          <w:b/>
          <w:bCs/>
          <w:noProof/>
        </w:rPr>
        <w:t>137,</w:t>
      </w:r>
      <w:r w:rsidRPr="00534D12">
        <w:rPr>
          <w:rFonts w:eastAsia="Times New Roman"/>
          <w:noProof/>
        </w:rPr>
        <w:t xml:space="preserve"> 553–597 (2011).</w:t>
      </w:r>
    </w:p>
    <w:p w14:paraId="07C7162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46.</w:t>
      </w:r>
      <w:r w:rsidRPr="00534D12">
        <w:rPr>
          <w:rFonts w:eastAsia="Times New Roman"/>
          <w:noProof/>
        </w:rPr>
        <w:tab/>
        <w:t xml:space="preserve">Wallace, J. M. &amp; Hobbs, P. V. </w:t>
      </w:r>
      <w:r w:rsidRPr="00534D12">
        <w:rPr>
          <w:rFonts w:eastAsia="Times New Roman"/>
          <w:i/>
          <w:iCs/>
          <w:noProof/>
        </w:rPr>
        <w:t>Atmospheric Science: An Introductory Survey: Second Edition</w:t>
      </w:r>
      <w:r w:rsidRPr="00534D12">
        <w:rPr>
          <w:rFonts w:eastAsia="Times New Roman"/>
          <w:noProof/>
        </w:rPr>
        <w:t xml:space="preserve">. </w:t>
      </w:r>
      <w:r w:rsidRPr="00534D12">
        <w:rPr>
          <w:rFonts w:eastAsia="Times New Roman"/>
          <w:i/>
          <w:iCs/>
          <w:noProof/>
        </w:rPr>
        <w:t>Atmospheric Science: An Introductory Survey: Second Edition</w:t>
      </w:r>
      <w:r w:rsidRPr="00534D12">
        <w:rPr>
          <w:rFonts w:eastAsia="Times New Roman"/>
          <w:noProof/>
        </w:rPr>
        <w:t xml:space="preserve"> (2006). doi:10.1016/C2009-0-00034-8</w:t>
      </w:r>
    </w:p>
    <w:p w14:paraId="7BAA0A1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lastRenderedPageBreak/>
        <w:t>47.</w:t>
      </w:r>
      <w:r w:rsidRPr="00534D12">
        <w:rPr>
          <w:rFonts w:eastAsia="Times New Roman"/>
          <w:noProof/>
        </w:rPr>
        <w:tab/>
        <w:t xml:space="preserve">Lozano, R. </w:t>
      </w:r>
      <w:r w:rsidRPr="00534D12">
        <w:rPr>
          <w:rFonts w:eastAsia="Times New Roman"/>
          <w:i/>
          <w:iCs/>
          <w:noProof/>
        </w:rPr>
        <w:t>et al.</w:t>
      </w:r>
      <w:r w:rsidRPr="00534D12">
        <w:rPr>
          <w:rFonts w:eastAsia="Times New Roman"/>
          <w:noProof/>
        </w:rPr>
        <w:t xml:space="preserve"> Global and regional mortality from 235 causes of death for 20 age groups in 1990 and 2010: A systematic analysis for the Global Burden of Disease Study 2010. </w:t>
      </w:r>
      <w:r w:rsidRPr="00534D12">
        <w:rPr>
          <w:rFonts w:eastAsia="Times New Roman"/>
          <w:i/>
          <w:iCs/>
          <w:noProof/>
        </w:rPr>
        <w:t>Lancet</w:t>
      </w:r>
      <w:r w:rsidRPr="00534D12">
        <w:rPr>
          <w:rFonts w:eastAsia="Times New Roman"/>
          <w:noProof/>
        </w:rPr>
        <w:t xml:space="preserve"> (2012). doi:10.1016/S0140-6736(12)61728-0</w:t>
      </w:r>
    </w:p>
    <w:p w14:paraId="455132F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48.</w:t>
      </w:r>
      <w:r w:rsidRPr="00534D12">
        <w:rPr>
          <w:rFonts w:eastAsia="Times New Roman"/>
          <w:noProof/>
        </w:rPr>
        <w:tab/>
        <w:t xml:space="preserve">Rue, H. &amp; Held, L. </w:t>
      </w:r>
      <w:r w:rsidRPr="00534D12">
        <w:rPr>
          <w:rFonts w:eastAsia="Times New Roman"/>
          <w:i/>
          <w:iCs/>
          <w:noProof/>
        </w:rPr>
        <w:t>Gaussian Markov random fields. Theory and applications</w:t>
      </w:r>
      <w:r w:rsidRPr="00534D12">
        <w:rPr>
          <w:rFonts w:eastAsia="Times New Roman"/>
          <w:noProof/>
        </w:rPr>
        <w:t xml:space="preserve">. </w:t>
      </w:r>
      <w:r w:rsidRPr="00534D12">
        <w:rPr>
          <w:rFonts w:eastAsia="Times New Roman"/>
          <w:i/>
          <w:iCs/>
          <w:noProof/>
        </w:rPr>
        <w:t>Chapman &amp; Hall</w:t>
      </w:r>
      <w:r w:rsidRPr="00534D12">
        <w:rPr>
          <w:rFonts w:eastAsia="Times New Roman"/>
          <w:noProof/>
        </w:rPr>
        <w:t xml:space="preserve"> (2005). doi:10.1007/s00184-007-0162-3</w:t>
      </w:r>
    </w:p>
    <w:p w14:paraId="571C690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49.</w:t>
      </w:r>
      <w:r w:rsidRPr="00534D12">
        <w:rPr>
          <w:rFonts w:eastAsia="Times New Roman"/>
          <w:noProof/>
        </w:rPr>
        <w:tab/>
        <w:t xml:space="preserve">Besag, J. Spatial interaction and the statistical snalysis of lattice systems. </w:t>
      </w:r>
      <w:r w:rsidRPr="00534D12">
        <w:rPr>
          <w:rFonts w:eastAsia="Times New Roman"/>
          <w:i/>
          <w:iCs/>
          <w:noProof/>
        </w:rPr>
        <w:t>J. R. Stat. Soc. Ser. B (Statistical Methodol.</w:t>
      </w:r>
      <w:r w:rsidRPr="00534D12">
        <w:rPr>
          <w:rFonts w:eastAsia="Times New Roman"/>
          <w:noProof/>
        </w:rPr>
        <w:t xml:space="preserve"> (1974). doi:10.2307/2984812</w:t>
      </w:r>
    </w:p>
    <w:p w14:paraId="77F5CF5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50.</w:t>
      </w:r>
      <w:r w:rsidRPr="00534D12">
        <w:rPr>
          <w:rFonts w:eastAsia="Times New Roman"/>
          <w:noProof/>
        </w:rPr>
        <w:tab/>
        <w:t xml:space="preserve">Rue, H., Martino, S. &amp; Chopin, N. Approximate Bayesian inference for latent Gaussian models by using integrated nested Laplace approximations. </w:t>
      </w:r>
      <w:r w:rsidRPr="00534D12">
        <w:rPr>
          <w:rFonts w:eastAsia="Times New Roman"/>
          <w:i/>
          <w:iCs/>
          <w:noProof/>
        </w:rPr>
        <w:t>J. R. Stat. Soc. Ser. B Stat. Methodol.</w:t>
      </w:r>
      <w:r w:rsidRPr="00534D12">
        <w:rPr>
          <w:rFonts w:eastAsia="Times New Roman"/>
          <w:noProof/>
        </w:rPr>
        <w:t xml:space="preserve"> (2009). doi:10.1111/j.1467-9868.2008.00700.x</w:t>
      </w:r>
    </w:p>
    <w:p w14:paraId="2C2107DD" w14:textId="77777777" w:rsidR="00534D12" w:rsidRPr="00534D12" w:rsidRDefault="00534D12" w:rsidP="00534D12">
      <w:pPr>
        <w:widowControl w:val="0"/>
        <w:autoSpaceDE w:val="0"/>
        <w:autoSpaceDN w:val="0"/>
        <w:adjustRightInd w:val="0"/>
        <w:spacing w:after="200"/>
        <w:ind w:left="640" w:hanging="640"/>
        <w:rPr>
          <w:noProof/>
        </w:rPr>
      </w:pPr>
      <w:r w:rsidRPr="00534D12">
        <w:rPr>
          <w:rFonts w:eastAsia="Times New Roman"/>
          <w:noProof/>
        </w:rPr>
        <w:t>51.</w:t>
      </w:r>
      <w:r w:rsidRPr="00534D12">
        <w:rPr>
          <w:rFonts w:eastAsia="Times New Roman"/>
          <w:noProof/>
        </w:rPr>
        <w:tab/>
        <w:t>IPCC. IPCC special report on the impacts of global warming of 1.5 °C - Summary for policy makers. (2018).</w:t>
      </w:r>
    </w:p>
    <w:p w14:paraId="2F3991B5" w14:textId="7A9D9F71" w:rsidR="006A3229" w:rsidRDefault="00A55581" w:rsidP="00534D12">
      <w:pPr>
        <w:widowControl w:val="0"/>
        <w:autoSpaceDE w:val="0"/>
        <w:autoSpaceDN w:val="0"/>
        <w:adjustRightInd w:val="0"/>
        <w:spacing w:after="200"/>
        <w:ind w:left="640" w:hanging="640"/>
        <w:rPr>
          <w:b/>
        </w:rPr>
      </w:pPr>
      <w:r w:rsidRPr="00636C9B">
        <w:rPr>
          <w:b/>
        </w:rPr>
        <w:fldChar w:fldCharType="end"/>
      </w:r>
      <w:commentRangeEnd w:id="123"/>
      <w:r w:rsidR="009B42B8">
        <w:rPr>
          <w:rStyle w:val="CommentReference"/>
          <w:rFonts w:asciiTheme="minorHAnsi" w:hAnsiTheme="minorHAnsi" w:cstheme="minorBidi"/>
          <w:lang w:eastAsia="en-US"/>
        </w:rPr>
        <w:commentReference w:id="123"/>
      </w:r>
      <w:r w:rsidR="006A3229">
        <w:rPr>
          <w:b/>
        </w:rPr>
        <w:br w:type="page"/>
      </w:r>
    </w:p>
    <w:p w14:paraId="36419E9D" w14:textId="45C0FBEC" w:rsidR="006A3229" w:rsidRDefault="006A3229" w:rsidP="006A3229">
      <w:pPr>
        <w:spacing w:line="480" w:lineRule="auto"/>
        <w:rPr>
          <w:ins w:id="124" w:author="Parks, Robbie M" w:date="2019-01-02T23:12:00Z"/>
          <w:color w:val="000000" w:themeColor="text1"/>
        </w:rPr>
      </w:pPr>
      <w:ins w:id="125"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126" w:author="Parks, Robbie M" w:date="2019-01-02T23:55:00Z">
        <w:r w:rsidR="00356600">
          <w:rPr>
            <w:color w:val="000000" w:themeColor="text1"/>
          </w:rPr>
          <w:t xml:space="preserve"> and other unintentional injury</w:t>
        </w:r>
      </w:ins>
      <w:ins w:id="127" w:author="Parks, Robbie M" w:date="2019-01-02T23:12:00Z">
        <w:r>
          <w:rPr>
            <w:color w:val="000000" w:themeColor="text1"/>
          </w:rPr>
          <w:t>,</w:t>
        </w:r>
      </w:ins>
      <w:ins w:id="128" w:author="Parks, Robbie M" w:date="2019-01-02T23:55:00Z">
        <w:r w:rsidR="00356600">
          <w:rPr>
            <w:color w:val="000000" w:themeColor="text1"/>
          </w:rPr>
          <w:t xml:space="preserve"> by</w:t>
        </w:r>
      </w:ins>
      <w:ins w:id="129" w:author="Parks, Robbie M" w:date="2019-01-02T23:12:00Z">
        <w:r>
          <w:rPr>
            <w:color w:val="000000" w:themeColor="text1"/>
          </w:rPr>
          <w:t xml:space="preserve"> </w:t>
        </w:r>
      </w:ins>
      <w:ins w:id="130" w:author="Parks, Robbie M" w:date="2019-01-02T23:24:00Z">
        <w:r w:rsidR="009F0E6E">
          <w:rPr>
            <w:color w:val="000000" w:themeColor="text1"/>
          </w:rPr>
          <w:t xml:space="preserve">sex and </w:t>
        </w:r>
      </w:ins>
      <w:ins w:id="131"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132" w:author="Parks, Robbie M" w:date="2019-01-02T23:12:00Z"/>
          <w:color w:val="000000" w:themeColor="text1"/>
        </w:rPr>
      </w:pPr>
    </w:p>
    <w:p w14:paraId="3B15A043" w14:textId="1F83B8B9" w:rsidR="00D70938" w:rsidRDefault="00D70938" w:rsidP="00D70938">
      <w:pPr>
        <w:spacing w:line="480" w:lineRule="auto"/>
        <w:rPr>
          <w:ins w:id="133" w:author="Parks, Robbie M" w:date="2019-01-02T23:12:00Z"/>
          <w:color w:val="000000" w:themeColor="text1"/>
        </w:rPr>
      </w:pPr>
      <w:ins w:id="134"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135" w:author="Parks, Robbie M" w:date="2019-01-02T23:25:00Z">
        <w:r w:rsidR="00EB47E2">
          <w:rPr>
            <w:color w:val="000000" w:themeColor="text1"/>
          </w:rPr>
          <w:t xml:space="preserve"> and month</w:t>
        </w:r>
      </w:ins>
      <w:ins w:id="136" w:author="Parks, Robbie M" w:date="2019-01-02T23:12:00Z">
        <w:r>
          <w:rPr>
            <w:color w:val="000000" w:themeColor="text1"/>
          </w:rPr>
          <w:t>.</w:t>
        </w:r>
      </w:ins>
    </w:p>
    <w:p w14:paraId="044D051D" w14:textId="77777777" w:rsidR="00D70938" w:rsidRDefault="00D70938" w:rsidP="006A3229">
      <w:pPr>
        <w:spacing w:line="480" w:lineRule="auto"/>
        <w:rPr>
          <w:ins w:id="137" w:author="Parks, Robbie M" w:date="2019-01-02T23:12:00Z"/>
          <w:color w:val="000000" w:themeColor="text1"/>
        </w:rPr>
      </w:pPr>
    </w:p>
    <w:p w14:paraId="641BBABA" w14:textId="2BF0A7A9" w:rsidR="00D70938" w:rsidRDefault="00D70938" w:rsidP="00D70938">
      <w:pPr>
        <w:spacing w:line="480" w:lineRule="auto"/>
        <w:rPr>
          <w:ins w:id="138" w:author="Parks, Robbie M" w:date="2019-01-02T23:12:00Z"/>
          <w:color w:val="000000" w:themeColor="text1"/>
        </w:rPr>
      </w:pPr>
      <w:ins w:id="139"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ins>
    </w:p>
    <w:p w14:paraId="1695F259" w14:textId="77777777" w:rsidR="00D70938" w:rsidRDefault="00D70938" w:rsidP="008B1C62">
      <w:pPr>
        <w:widowControl w:val="0"/>
        <w:autoSpaceDE w:val="0"/>
        <w:autoSpaceDN w:val="0"/>
        <w:adjustRightInd w:val="0"/>
        <w:spacing w:after="200"/>
        <w:ind w:left="640" w:hanging="640"/>
        <w:rPr>
          <w:ins w:id="140" w:author="Parks, Robbie M" w:date="2019-01-02T23:12:00Z"/>
          <w:b/>
          <w:color w:val="000000" w:themeColor="text1"/>
        </w:rPr>
      </w:pPr>
    </w:p>
    <w:p w14:paraId="7AB7D853" w14:textId="5686C253" w:rsidR="00D70938" w:rsidRDefault="00D70938" w:rsidP="00D70938">
      <w:pPr>
        <w:spacing w:line="480" w:lineRule="auto"/>
        <w:rPr>
          <w:ins w:id="141" w:author="Parks, Robbie M" w:date="2019-01-02T23:12:00Z"/>
          <w:color w:val="000000" w:themeColor="text1"/>
        </w:rPr>
      </w:pPr>
      <w:ins w:id="142"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143"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144"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145" w:author="Parks, Robbie M" w:date="2019-01-02T23:25:00Z">
        <w:r w:rsidR="007B5299">
          <w:rPr>
            <w:color w:val="000000" w:themeColor="text1"/>
          </w:rPr>
          <w:t>, sex</w:t>
        </w:r>
      </w:ins>
      <w:ins w:id="146"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1C98116F" w14:textId="77777777" w:rsidR="00D70938" w:rsidRDefault="00D70938" w:rsidP="008B1C62">
      <w:pPr>
        <w:widowControl w:val="0"/>
        <w:autoSpaceDE w:val="0"/>
        <w:autoSpaceDN w:val="0"/>
        <w:adjustRightInd w:val="0"/>
        <w:spacing w:after="200"/>
        <w:ind w:left="640" w:hanging="640"/>
        <w:rPr>
          <w:ins w:id="147" w:author="Parks, Robbie M" w:date="2019-01-02T23:12:00Z"/>
          <w:b/>
          <w:color w:val="000000" w:themeColor="text1"/>
        </w:rPr>
      </w:pPr>
    </w:p>
    <w:p w14:paraId="31EEFB45" w14:textId="1114582C" w:rsidR="00D70938" w:rsidRDefault="00D70938" w:rsidP="00D70938">
      <w:pPr>
        <w:spacing w:line="480" w:lineRule="auto"/>
        <w:rPr>
          <w:ins w:id="148" w:author="Parks, Robbie M" w:date="2019-01-02T23:12:00Z"/>
          <w:color w:val="000000" w:themeColor="text1"/>
        </w:rPr>
      </w:pPr>
      <w:ins w:id="149"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150"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151"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152" w:author="Parks, Robbie M" w:date="2019-01-02T23:26:00Z">
        <w:r w:rsidR="00FA6227">
          <w:rPr>
            <w:color w:val="000000" w:themeColor="text1"/>
          </w:rPr>
          <w:t xml:space="preserve"> and age group</w:t>
        </w:r>
      </w:ins>
      <w:ins w:id="153"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p>
    <w:p w14:paraId="14D0E6E5" w14:textId="3F97EAD9" w:rsidR="009011C5" w:rsidRPr="00636C9B" w:rsidDel="00AC0CA8" w:rsidRDefault="009011C5">
      <w:pPr>
        <w:widowControl w:val="0"/>
        <w:autoSpaceDE w:val="0"/>
        <w:autoSpaceDN w:val="0"/>
        <w:adjustRightInd w:val="0"/>
        <w:spacing w:after="200" w:line="480" w:lineRule="auto"/>
        <w:ind w:left="640" w:hanging="640"/>
        <w:rPr>
          <w:del w:id="154" w:author="Parks, Robbie M" w:date="2019-01-02T23:13:00Z"/>
          <w:b/>
        </w:rPr>
        <w:pPrChange w:id="155" w:author="Parks, Robbie M" w:date="2019-01-02T23:13:00Z">
          <w:pPr>
            <w:widowControl w:val="0"/>
            <w:autoSpaceDE w:val="0"/>
            <w:autoSpaceDN w:val="0"/>
            <w:adjustRightInd w:val="0"/>
            <w:spacing w:after="200"/>
            <w:ind w:left="640" w:hanging="640"/>
          </w:pPr>
        </w:pPrChange>
      </w:pPr>
      <w:del w:id="156" w:author="Parks, Robbie M" w:date="2019-01-02T23:13:00Z">
        <w:r w:rsidRPr="00636C9B" w:rsidDel="00AC0CA8">
          <w:rPr>
            <w:b/>
            <w:color w:val="000000" w:themeColor="text1"/>
          </w:rPr>
          <w:br w:type="page"/>
        </w:r>
      </w:del>
    </w:p>
    <w:p w14:paraId="7A629EAC" w14:textId="5E49C4BA" w:rsidR="0077298E" w:rsidDel="00F60ED8" w:rsidRDefault="0077298E" w:rsidP="00886AE3">
      <w:pPr>
        <w:spacing w:line="480" w:lineRule="auto"/>
        <w:rPr>
          <w:del w:id="157" w:author="Parks, Robbie M" w:date="2019-01-02T23:21:00Z"/>
          <w:color w:val="000000" w:themeColor="text1"/>
        </w:rPr>
      </w:pPr>
      <w:del w:id="158"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159" w:author="Parks, Robbie M" w:date="2019-01-02T23:21:00Z"/>
          <w:color w:val="000000" w:themeColor="text1"/>
        </w:rPr>
      </w:pPr>
    </w:p>
    <w:p w14:paraId="660A5670" w14:textId="2B09FE17" w:rsidR="0077298E" w:rsidDel="00F60ED8" w:rsidRDefault="001A3C82" w:rsidP="00886AE3">
      <w:pPr>
        <w:spacing w:line="480" w:lineRule="auto"/>
        <w:rPr>
          <w:del w:id="160" w:author="Parks, Robbie M" w:date="2019-01-02T23:21:00Z"/>
          <w:color w:val="000000" w:themeColor="text1"/>
        </w:rPr>
      </w:pPr>
      <w:del w:id="161"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162"/>
        <w:r w:rsidRPr="00636C9B" w:rsidDel="00F60ED8">
          <w:rPr>
            <w:color w:val="000000" w:themeColor="text1"/>
          </w:rPr>
          <w:delText>age group and sex</w:delText>
        </w:r>
        <w:commentRangeEnd w:id="162"/>
        <w:r w:rsidR="00C74DD3" w:rsidDel="00F60ED8">
          <w:rPr>
            <w:rStyle w:val="CommentReference"/>
            <w:rFonts w:asciiTheme="minorHAnsi" w:hAnsiTheme="minorHAnsi" w:cstheme="minorBidi"/>
            <w:lang w:eastAsia="en-US"/>
          </w:rPr>
          <w:commentReference w:id="162"/>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163" w:author="Parks, Robbie M" w:date="2019-01-02T23:21:00Z"/>
          <w:color w:val="000000" w:themeColor="text1"/>
        </w:rPr>
      </w:pPr>
    </w:p>
    <w:p w14:paraId="5959A838" w14:textId="0FBCEC8F" w:rsidR="00773A25" w:rsidDel="00F60ED8" w:rsidRDefault="005B03DF" w:rsidP="00886AE3">
      <w:pPr>
        <w:spacing w:line="480" w:lineRule="auto"/>
        <w:rPr>
          <w:del w:id="164" w:author="Parks, Robbie M" w:date="2019-01-02T23:21:00Z"/>
          <w:color w:val="000000" w:themeColor="text1"/>
        </w:rPr>
      </w:pPr>
      <w:del w:id="165"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166" w:author="Parks, Robbie M" w:date="2019-01-02T22:53:00Z">
        <w:r w:rsidR="006C049E" w:rsidRPr="00636C9B" w:rsidDel="00861194">
          <w:rPr>
            <w:color w:val="000000" w:themeColor="text1"/>
          </w:rPr>
          <w:delText xml:space="preserve">month and </w:delText>
        </w:r>
      </w:del>
      <w:del w:id="167"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168" w:author="Parks, Robbie M" w:date="2019-01-02T23:21:00Z"/>
          <w:color w:val="000000" w:themeColor="text1"/>
        </w:rPr>
      </w:pPr>
    </w:p>
    <w:p w14:paraId="32D5DAAD" w14:textId="2328CACD" w:rsidR="00773A25" w:rsidDel="00F60ED8" w:rsidRDefault="00773A25" w:rsidP="00886AE3">
      <w:pPr>
        <w:spacing w:line="480" w:lineRule="auto"/>
        <w:rPr>
          <w:del w:id="169" w:author="Parks, Robbie M" w:date="2019-01-02T23:21:00Z"/>
          <w:color w:val="000000" w:themeColor="text1"/>
        </w:rPr>
      </w:pPr>
      <w:del w:id="170"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171" w:author="Parks, Robbie M" w:date="2019-01-02T22:54:00Z">
        <w:r w:rsidRPr="00636C9B" w:rsidDel="0002320C">
          <w:rPr>
            <w:color w:val="000000" w:themeColor="text1"/>
          </w:rPr>
          <w:delText xml:space="preserve">sex, </w:delText>
        </w:r>
      </w:del>
      <w:del w:id="172" w:author="Parks, Robbie M" w:date="2019-01-02T23:21:00Z">
        <w:r w:rsidDel="00F60ED8">
          <w:rPr>
            <w:color w:val="000000" w:themeColor="text1"/>
          </w:rPr>
          <w:delText>type</w:delText>
        </w:r>
        <w:r w:rsidRPr="00636C9B" w:rsidDel="00F60ED8">
          <w:rPr>
            <w:color w:val="000000" w:themeColor="text1"/>
          </w:rPr>
          <w:delText xml:space="preserve"> of injury</w:delText>
        </w:r>
      </w:del>
      <w:del w:id="173" w:author="Parks, Robbie M" w:date="2019-01-02T22:54:00Z">
        <w:r w:rsidRPr="00636C9B" w:rsidDel="0002320C">
          <w:rPr>
            <w:color w:val="000000" w:themeColor="text1"/>
          </w:rPr>
          <w:delText xml:space="preserve"> and </w:delText>
        </w:r>
      </w:del>
      <w:del w:id="174"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175" w:author="Parks, Robbie M" w:date="2019-01-02T23:21:00Z"/>
          <w:color w:val="000000" w:themeColor="text1"/>
        </w:rPr>
      </w:pPr>
    </w:p>
    <w:p w14:paraId="44A20DA9" w14:textId="73EDFCE7" w:rsidR="00773A25" w:rsidDel="00F60ED8" w:rsidRDefault="00773A25" w:rsidP="00886AE3">
      <w:pPr>
        <w:spacing w:line="480" w:lineRule="auto"/>
        <w:rPr>
          <w:del w:id="176" w:author="Parks, Robbie M" w:date="2019-01-02T23:21:00Z"/>
          <w:color w:val="000000" w:themeColor="text1"/>
        </w:rPr>
      </w:pPr>
      <w:commentRangeStart w:id="177"/>
      <w:del w:id="178"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177"/>
        <w:r w:rsidR="0049069D" w:rsidDel="00F60ED8">
          <w:rPr>
            <w:rStyle w:val="CommentReference"/>
            <w:rFonts w:asciiTheme="minorHAnsi" w:hAnsiTheme="minorHAnsi" w:cstheme="minorBidi"/>
            <w:lang w:eastAsia="en-US"/>
          </w:rPr>
          <w:commentReference w:id="177"/>
        </w:r>
      </w:del>
    </w:p>
    <w:p w14:paraId="4088BC7A" w14:textId="77777777" w:rsidR="00773A25" w:rsidRDefault="00773A25" w:rsidP="00886AE3">
      <w:pPr>
        <w:spacing w:line="480" w:lineRule="auto"/>
        <w:rPr>
          <w:color w:val="000000" w:themeColor="text1"/>
        </w:rPr>
      </w:pPr>
    </w:p>
    <w:p w14:paraId="37D632B2" w14:textId="303EDE76"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179"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180"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del w:id="181"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182"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183">
          <w:tblGrid>
            <w:gridCol w:w="450"/>
            <w:gridCol w:w="1468"/>
            <w:gridCol w:w="450"/>
            <w:gridCol w:w="3186"/>
            <w:gridCol w:w="450"/>
            <w:gridCol w:w="743"/>
            <w:gridCol w:w="450"/>
            <w:gridCol w:w="755"/>
            <w:gridCol w:w="450"/>
            <w:gridCol w:w="768"/>
            <w:gridCol w:w="450"/>
          </w:tblGrid>
        </w:tblGridChange>
      </w:tblGrid>
      <w:tr w:rsidR="004E2756" w:rsidRPr="00636C9B" w:rsidDel="00BB14E6" w14:paraId="1814841C" w14:textId="008BB215" w:rsidTr="000250EE">
        <w:trPr>
          <w:trHeight w:val="495"/>
          <w:del w:id="184"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rsidP="00D76DF7">
            <w:pPr>
              <w:jc w:val="both"/>
              <w:rPr>
                <w:del w:id="185" w:author="Parks, Robbie M" w:date="2019-01-02T22:54:00Z"/>
                <w:color w:val="000000" w:themeColor="text1"/>
              </w:rPr>
            </w:pPr>
            <w:del w:id="186"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rsidP="00D76DF7">
            <w:pPr>
              <w:jc w:val="both"/>
              <w:rPr>
                <w:del w:id="187" w:author="Parks, Robbie M" w:date="2019-01-02T22:54:00Z"/>
                <w:color w:val="000000" w:themeColor="text1"/>
              </w:rPr>
            </w:pPr>
            <w:del w:id="188"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rsidP="00D76DF7">
            <w:pPr>
              <w:jc w:val="both"/>
              <w:rPr>
                <w:del w:id="189" w:author="Parks, Robbie M" w:date="2019-01-02T22:54:00Z"/>
                <w:color w:val="000000" w:themeColor="text1"/>
              </w:rPr>
            </w:pPr>
            <w:del w:id="190"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rsidP="00D76DF7">
            <w:pPr>
              <w:jc w:val="both"/>
              <w:rPr>
                <w:del w:id="191" w:author="Parks, Robbie M" w:date="2019-01-02T22:54:00Z"/>
                <w:color w:val="000000" w:themeColor="text1"/>
              </w:rPr>
            </w:pPr>
            <w:del w:id="192"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193"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rsidP="00D76DF7">
            <w:pPr>
              <w:jc w:val="both"/>
              <w:rPr>
                <w:del w:id="194" w:author="Parks, Robbie M" w:date="2019-01-02T22:54:00Z"/>
                <w:color w:val="000000" w:themeColor="text1"/>
              </w:rPr>
            </w:pPr>
            <w:del w:id="195"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rsidP="00D76DF7">
            <w:pPr>
              <w:jc w:val="both"/>
              <w:rPr>
                <w:del w:id="196" w:author="Parks, Robbie M" w:date="2019-01-02T22:54:00Z"/>
                <w:color w:val="000000" w:themeColor="text1"/>
              </w:rPr>
            </w:pPr>
            <w:del w:id="197"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rsidP="00D76DF7">
            <w:pPr>
              <w:jc w:val="both"/>
              <w:rPr>
                <w:del w:id="198" w:author="Parks, Robbie M" w:date="2019-01-02T22:54:00Z"/>
                <w:color w:val="000000" w:themeColor="text1"/>
              </w:rPr>
            </w:pPr>
            <w:del w:id="199"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rsidP="00D76DF7">
            <w:pPr>
              <w:jc w:val="both"/>
              <w:rPr>
                <w:del w:id="200" w:author="Parks, Robbie M" w:date="2019-01-02T22:54:00Z"/>
                <w:color w:val="000000" w:themeColor="text1"/>
              </w:rPr>
            </w:pPr>
            <w:del w:id="201"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20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rsidP="00D76DF7">
            <w:pPr>
              <w:jc w:val="both"/>
              <w:rPr>
                <w:del w:id="20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rsidP="00D76DF7">
            <w:pPr>
              <w:jc w:val="both"/>
              <w:rPr>
                <w:del w:id="204" w:author="Parks, Robbie M" w:date="2019-01-02T22:54:00Z"/>
                <w:color w:val="000000" w:themeColor="text1"/>
              </w:rPr>
            </w:pPr>
            <w:del w:id="205"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rsidP="00D76DF7">
            <w:pPr>
              <w:jc w:val="both"/>
              <w:rPr>
                <w:del w:id="206" w:author="Parks, Robbie M" w:date="2019-01-02T22:54:00Z"/>
                <w:color w:val="000000" w:themeColor="text1"/>
              </w:rPr>
            </w:pPr>
            <w:del w:id="207"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rsidP="00D76DF7">
            <w:pPr>
              <w:jc w:val="both"/>
              <w:rPr>
                <w:del w:id="208" w:author="Parks, Robbie M" w:date="2019-01-02T22:54:00Z"/>
                <w:color w:val="000000" w:themeColor="text1"/>
              </w:rPr>
            </w:pPr>
            <w:del w:id="209"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rsidP="00D76DF7">
            <w:pPr>
              <w:jc w:val="both"/>
              <w:rPr>
                <w:del w:id="210" w:author="Parks, Robbie M" w:date="2019-01-02T22:54:00Z"/>
                <w:color w:val="000000" w:themeColor="text1"/>
              </w:rPr>
            </w:pPr>
            <w:del w:id="211"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21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rsidP="00D76DF7">
            <w:pPr>
              <w:jc w:val="both"/>
              <w:rPr>
                <w:del w:id="21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rsidP="00D76DF7">
            <w:pPr>
              <w:jc w:val="both"/>
              <w:rPr>
                <w:del w:id="214" w:author="Parks, Robbie M" w:date="2019-01-02T22:54:00Z"/>
                <w:color w:val="000000" w:themeColor="text1"/>
              </w:rPr>
            </w:pPr>
            <w:del w:id="215"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rsidP="00D76DF7">
            <w:pPr>
              <w:jc w:val="both"/>
              <w:rPr>
                <w:del w:id="216" w:author="Parks, Robbie M" w:date="2019-01-02T22:54:00Z"/>
                <w:color w:val="000000" w:themeColor="text1"/>
              </w:rPr>
            </w:pPr>
            <w:del w:id="217"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rsidP="00D76DF7">
            <w:pPr>
              <w:jc w:val="both"/>
              <w:rPr>
                <w:del w:id="218" w:author="Parks, Robbie M" w:date="2019-01-02T22:54:00Z"/>
                <w:color w:val="000000" w:themeColor="text1"/>
              </w:rPr>
            </w:pPr>
            <w:del w:id="219"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rsidP="00D76DF7">
            <w:pPr>
              <w:jc w:val="both"/>
              <w:rPr>
                <w:del w:id="220" w:author="Parks, Robbie M" w:date="2019-01-02T22:54:00Z"/>
                <w:color w:val="000000" w:themeColor="text1"/>
              </w:rPr>
            </w:pPr>
            <w:del w:id="221"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22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rsidP="00D76DF7">
            <w:pPr>
              <w:jc w:val="both"/>
              <w:rPr>
                <w:del w:id="22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rsidP="00D76DF7">
            <w:pPr>
              <w:jc w:val="both"/>
              <w:rPr>
                <w:del w:id="224" w:author="Parks, Robbie M" w:date="2019-01-02T22:54:00Z"/>
                <w:color w:val="000000" w:themeColor="text1"/>
              </w:rPr>
            </w:pPr>
            <w:del w:id="225"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rsidP="00D76DF7">
            <w:pPr>
              <w:jc w:val="both"/>
              <w:rPr>
                <w:del w:id="226" w:author="Parks, Robbie M" w:date="2019-01-02T22:54:00Z"/>
                <w:color w:val="000000" w:themeColor="text1"/>
              </w:rPr>
            </w:pPr>
            <w:del w:id="227"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rsidP="00D76DF7">
            <w:pPr>
              <w:jc w:val="both"/>
              <w:rPr>
                <w:del w:id="228" w:author="Parks, Robbie M" w:date="2019-01-02T22:54:00Z"/>
                <w:color w:val="000000" w:themeColor="text1"/>
              </w:rPr>
            </w:pPr>
            <w:del w:id="229"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rsidP="00D76DF7">
            <w:pPr>
              <w:jc w:val="both"/>
              <w:rPr>
                <w:del w:id="230" w:author="Parks, Robbie M" w:date="2019-01-02T22:54:00Z"/>
                <w:color w:val="000000" w:themeColor="text1"/>
              </w:rPr>
            </w:pPr>
            <w:del w:id="231"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23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rsidP="00D76DF7">
            <w:pPr>
              <w:jc w:val="both"/>
              <w:rPr>
                <w:del w:id="23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rsidP="00D76DF7">
            <w:pPr>
              <w:jc w:val="both"/>
              <w:rPr>
                <w:del w:id="234" w:author="Parks, Robbie M" w:date="2019-01-02T22:54:00Z"/>
                <w:color w:val="000000" w:themeColor="text1"/>
              </w:rPr>
            </w:pPr>
            <w:del w:id="235"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rsidP="00D76DF7">
            <w:pPr>
              <w:jc w:val="both"/>
              <w:rPr>
                <w:del w:id="236" w:author="Parks, Robbie M" w:date="2019-01-02T22:54:00Z"/>
                <w:color w:val="000000" w:themeColor="text1"/>
              </w:rPr>
            </w:pPr>
            <w:del w:id="237"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rsidP="00D76DF7">
            <w:pPr>
              <w:jc w:val="both"/>
              <w:rPr>
                <w:del w:id="238" w:author="Parks, Robbie M" w:date="2019-01-02T22:54:00Z"/>
                <w:color w:val="000000" w:themeColor="text1"/>
              </w:rPr>
            </w:pPr>
            <w:del w:id="239"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rsidP="00D76DF7">
            <w:pPr>
              <w:jc w:val="both"/>
              <w:rPr>
                <w:del w:id="240" w:author="Parks, Robbie M" w:date="2019-01-02T22:54:00Z"/>
                <w:color w:val="000000" w:themeColor="text1"/>
              </w:rPr>
            </w:pPr>
            <w:del w:id="241"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242"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rsidP="00D76DF7">
            <w:pPr>
              <w:jc w:val="both"/>
              <w:rPr>
                <w:del w:id="243" w:author="Parks, Robbie M" w:date="2019-01-02T22:54:00Z"/>
                <w:color w:val="000000" w:themeColor="text1"/>
              </w:rPr>
            </w:pPr>
            <w:del w:id="244"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rsidP="00D76DF7">
            <w:pPr>
              <w:jc w:val="both"/>
              <w:rPr>
                <w:del w:id="245" w:author="Parks, Robbie M" w:date="2019-01-02T22:54:00Z"/>
                <w:color w:val="000000" w:themeColor="text1"/>
              </w:rPr>
            </w:pPr>
            <w:del w:id="246"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rsidP="00D76DF7">
            <w:pPr>
              <w:jc w:val="both"/>
              <w:rPr>
                <w:del w:id="247" w:author="Parks, Robbie M" w:date="2019-01-02T22:54:00Z"/>
                <w:color w:val="000000" w:themeColor="text1"/>
              </w:rPr>
            </w:pPr>
            <w:del w:id="248"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rsidP="00D76DF7">
            <w:pPr>
              <w:jc w:val="both"/>
              <w:rPr>
                <w:del w:id="249" w:author="Parks, Robbie M" w:date="2019-01-02T22:54:00Z"/>
                <w:color w:val="000000" w:themeColor="text1"/>
              </w:rPr>
            </w:pPr>
            <w:del w:id="250"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251" w:author="Parks, Robbie M" w:date="2019-01-02T22:54:00Z">
            <w:tblPrEx>
              <w:tblW w:w="0" w:type="auto"/>
              <w:tblCellMar>
                <w:left w:w="0" w:type="dxa"/>
                <w:right w:w="0" w:type="dxa"/>
              </w:tblCellMar>
            </w:tblPrEx>
          </w:tblPrExChange>
        </w:tblPrEx>
        <w:trPr>
          <w:trHeight w:val="465"/>
          <w:del w:id="252" w:author="Parks, Robbie M" w:date="2019-01-02T22:54:00Z"/>
          <w:trPrChange w:id="253"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54"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rsidP="00D76DF7">
            <w:pPr>
              <w:jc w:val="both"/>
              <w:rPr>
                <w:del w:id="255"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56"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rsidP="00D76DF7">
            <w:pPr>
              <w:jc w:val="both"/>
              <w:rPr>
                <w:del w:id="257" w:author="Parks, Robbie M" w:date="2019-01-02T22:54:00Z"/>
                <w:color w:val="000000" w:themeColor="text1"/>
              </w:rPr>
            </w:pPr>
            <w:del w:id="258"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59"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rsidP="00D76DF7">
            <w:pPr>
              <w:jc w:val="both"/>
              <w:rPr>
                <w:del w:id="260" w:author="Parks, Robbie M" w:date="2019-01-02T22:54:00Z"/>
                <w:color w:val="000000" w:themeColor="text1"/>
              </w:rPr>
            </w:pPr>
            <w:del w:id="261"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62"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rsidP="00D76DF7">
            <w:pPr>
              <w:jc w:val="both"/>
              <w:rPr>
                <w:del w:id="263" w:author="Parks, Robbie M" w:date="2019-01-02T22:54:00Z"/>
                <w:color w:val="000000" w:themeColor="text1"/>
              </w:rPr>
            </w:pPr>
            <w:del w:id="264"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65"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rsidP="00D76DF7">
            <w:pPr>
              <w:jc w:val="both"/>
              <w:rPr>
                <w:del w:id="266" w:author="Parks, Robbie M" w:date="2019-01-02T22:54:00Z"/>
                <w:color w:val="000000" w:themeColor="text1"/>
              </w:rPr>
            </w:pPr>
            <w:del w:id="267"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268"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rsidP="00D76DF7">
            <w:pPr>
              <w:jc w:val="both"/>
              <w:rPr>
                <w:del w:id="269"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rsidP="00D76DF7">
            <w:pPr>
              <w:jc w:val="both"/>
              <w:rPr>
                <w:del w:id="270" w:author="Parks, Robbie M" w:date="2019-01-02T22:54:00Z"/>
                <w:color w:val="000000" w:themeColor="text1"/>
              </w:rPr>
            </w:pPr>
            <w:del w:id="271"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rsidP="00D76DF7">
            <w:pPr>
              <w:jc w:val="both"/>
              <w:rPr>
                <w:del w:id="272" w:author="Parks, Robbie M" w:date="2019-01-02T22:54:00Z"/>
                <w:color w:val="000000" w:themeColor="text1"/>
              </w:rPr>
            </w:pPr>
            <w:del w:id="273"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rsidP="00D76DF7">
            <w:pPr>
              <w:jc w:val="both"/>
              <w:rPr>
                <w:del w:id="274" w:author="Parks, Robbie M" w:date="2019-01-02T22:54:00Z"/>
                <w:color w:val="000000" w:themeColor="text1"/>
              </w:rPr>
            </w:pPr>
            <w:del w:id="275"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rsidP="00D76DF7">
            <w:pPr>
              <w:jc w:val="both"/>
              <w:rPr>
                <w:del w:id="276" w:author="Parks, Robbie M" w:date="2019-01-02T22:54:00Z"/>
                <w:color w:val="000000" w:themeColor="text1"/>
              </w:rPr>
            </w:pPr>
            <w:del w:id="277"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278"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rsidP="00D76DF7">
            <w:pPr>
              <w:jc w:val="both"/>
              <w:rPr>
                <w:del w:id="279" w:author="Parks, Robbie M" w:date="2019-01-02T22:54:00Z"/>
                <w:color w:val="000000" w:themeColor="text1"/>
              </w:rPr>
            </w:pPr>
            <w:del w:id="280"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rsidP="00B7504C">
            <w:pPr>
              <w:jc w:val="both"/>
              <w:rPr>
                <w:del w:id="281" w:author="Parks, Robbie M" w:date="2019-01-02T22:54:00Z"/>
                <w:color w:val="000000" w:themeColor="text1"/>
              </w:rPr>
            </w:pPr>
            <w:del w:id="282"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rsidP="00D76DF7">
            <w:pPr>
              <w:jc w:val="both"/>
              <w:rPr>
                <w:del w:id="283" w:author="Parks, Robbie M" w:date="2019-01-02T22:54:00Z"/>
                <w:color w:val="000000" w:themeColor="text1"/>
              </w:rPr>
            </w:pPr>
            <w:del w:id="284"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rsidP="00D76DF7">
            <w:pPr>
              <w:jc w:val="both"/>
              <w:rPr>
                <w:del w:id="285" w:author="Parks, Robbie M" w:date="2019-01-02T22:54:00Z"/>
                <w:color w:val="000000" w:themeColor="text1"/>
              </w:rPr>
            </w:pPr>
            <w:del w:id="286" w:author="Parks, Robbie M" w:date="2019-01-02T22:54:00Z">
              <w:r w:rsidDel="00BB14E6">
                <w:rPr>
                  <w:b/>
                  <w:bCs/>
                  <w:color w:val="000000" w:themeColor="text1"/>
                </w:rPr>
                <w:delText>5,764,316</w:delText>
              </w:r>
            </w:del>
          </w:p>
        </w:tc>
      </w:tr>
    </w:tbl>
    <w:p w14:paraId="46CB6BDF" w14:textId="77777777" w:rsidR="007178E4" w:rsidRDefault="007178E4" w:rsidP="00843ACB">
      <w:pPr>
        <w:jc w:val="both"/>
        <w:rPr>
          <w:ins w:id="287" w:author="Parks, Robbie M" w:date="2019-01-02T23:22:00Z"/>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63F03294" w14:textId="3D537C11" w:rsidR="00D2442C" w:rsidRPr="00843ACB" w:rsidDel="008B1393" w:rsidRDefault="00D2442C" w:rsidP="00843ACB">
      <w:pPr>
        <w:rPr>
          <w:del w:id="288"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289"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Change w:id="290">
          <w:tblGrid>
            <w:gridCol w:w="471"/>
            <w:gridCol w:w="471"/>
            <w:gridCol w:w="1999"/>
            <w:gridCol w:w="2927"/>
            <w:gridCol w:w="4662"/>
          </w:tblGrid>
        </w:tblGridChange>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9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92" w:author="Parks, Robbie M" w:date="2019-01-02T23:27:00Z">
            <w:trPr>
              <w:trHeight w:val="320"/>
              <w:jc w:val="center"/>
            </w:trPr>
          </w:trPrChange>
        </w:trPr>
        <w:tc>
          <w:tcPr>
            <w:tcW w:w="471" w:type="dxa"/>
            <w:shd w:val="clear" w:color="auto" w:fill="auto"/>
            <w:noWrap/>
            <w:vAlign w:val="bottom"/>
            <w:hideMark/>
            <w:tcPrChange w:id="293" w:author="Parks, Robbie M" w:date="2019-01-02T23:27: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294" w:author="Parks, Robbie M" w:date="2019-01-02T23:27: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295" w:author="Parks, Robbie M" w:date="2019-01-02T23:27: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296" w:author="Parks, Robbie M" w:date="2019-01-02T23:27: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97"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98" w:author="Parks, Robbie M" w:date="2019-01-02T23:27:00Z">
            <w:trPr>
              <w:trHeight w:val="320"/>
              <w:jc w:val="center"/>
            </w:trPr>
          </w:trPrChange>
        </w:trPr>
        <w:tc>
          <w:tcPr>
            <w:tcW w:w="471" w:type="dxa"/>
            <w:shd w:val="clear" w:color="auto" w:fill="auto"/>
            <w:noWrap/>
            <w:vAlign w:val="bottom"/>
            <w:hideMark/>
            <w:tcPrChange w:id="299" w:author="Parks, Robbie M" w:date="2019-01-02T23:27: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00" w:author="Parks, Robbie M" w:date="2019-01-02T23:27: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01" w:author="Parks, Robbie M" w:date="2019-01-02T23:27: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302" w:author="Parks, Robbie M" w:date="2019-01-02T23:27: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303" w:author="Parks, Robbie M" w:date="2019-01-02T23:27: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04"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05" w:author="Parks, Robbie M" w:date="2019-01-02T23:27:00Z">
            <w:trPr>
              <w:trHeight w:val="320"/>
              <w:jc w:val="center"/>
            </w:trPr>
          </w:trPrChange>
        </w:trPr>
        <w:tc>
          <w:tcPr>
            <w:tcW w:w="471" w:type="dxa"/>
            <w:shd w:val="clear" w:color="auto" w:fill="auto"/>
            <w:noWrap/>
            <w:vAlign w:val="bottom"/>
            <w:hideMark/>
            <w:tcPrChange w:id="306" w:author="Parks, Robbie M" w:date="2019-01-02T23:27: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07" w:author="Parks, Robbie M" w:date="2019-01-02T23:27: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08" w:author="Parks, Robbie M" w:date="2019-01-02T23:27: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309" w:author="Parks, Robbie M" w:date="2019-01-02T23:27: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310" w:author="Parks, Robbie M" w:date="2019-01-02T23:27: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1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60"/>
          <w:jc w:val="center"/>
          <w:trPrChange w:id="312" w:author="Parks, Robbie M" w:date="2019-01-02T23:27:00Z">
            <w:trPr>
              <w:trHeight w:val="360"/>
              <w:jc w:val="center"/>
            </w:trPr>
          </w:trPrChange>
        </w:trPr>
        <w:tc>
          <w:tcPr>
            <w:tcW w:w="471" w:type="dxa"/>
            <w:shd w:val="clear" w:color="auto" w:fill="auto"/>
            <w:noWrap/>
            <w:vAlign w:val="bottom"/>
            <w:hideMark/>
            <w:tcPrChange w:id="313" w:author="Parks, Robbie M" w:date="2019-01-02T23:27: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14" w:author="Parks, Robbie M" w:date="2019-01-02T23:27: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15" w:author="Parks, Robbie M" w:date="2019-01-02T23:27: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316" w:author="Parks, Robbie M" w:date="2019-01-02T23:27: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317" w:author="Parks, Robbie M" w:date="2019-01-02T23:27: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1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19" w:author="Parks, Robbie M" w:date="2019-01-02T23:27:00Z">
            <w:trPr>
              <w:trHeight w:val="320"/>
              <w:jc w:val="center"/>
            </w:trPr>
          </w:trPrChange>
        </w:trPr>
        <w:tc>
          <w:tcPr>
            <w:tcW w:w="471" w:type="dxa"/>
            <w:shd w:val="clear" w:color="auto" w:fill="auto"/>
            <w:noWrap/>
            <w:vAlign w:val="bottom"/>
            <w:hideMark/>
            <w:tcPrChange w:id="320" w:author="Parks, Robbie M" w:date="2019-01-02T23:27: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321" w:author="Parks, Robbie M" w:date="2019-01-02T23:27: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322" w:author="Parks, Robbie M" w:date="2019-01-02T23:27: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323" w:author="Parks, Robbie M" w:date="2019-01-02T23:27: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24"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25" w:author="Parks, Robbie M" w:date="2019-01-02T23:27:00Z">
            <w:trPr>
              <w:trHeight w:val="320"/>
              <w:jc w:val="center"/>
            </w:trPr>
          </w:trPrChange>
        </w:trPr>
        <w:tc>
          <w:tcPr>
            <w:tcW w:w="471" w:type="dxa"/>
            <w:shd w:val="clear" w:color="auto" w:fill="auto"/>
            <w:noWrap/>
            <w:vAlign w:val="bottom"/>
            <w:hideMark/>
            <w:tcPrChange w:id="326" w:author="Parks, Robbie M" w:date="2019-01-02T23:27: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27" w:author="Parks, Robbie M" w:date="2019-01-02T23:27: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28" w:author="Parks, Robbie M" w:date="2019-01-02T23:27: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329" w:author="Parks, Robbie M" w:date="2019-01-02T23:27: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330" w:author="Parks, Robbie M" w:date="2019-01-02T23:27: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3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40"/>
          <w:jc w:val="center"/>
          <w:trPrChange w:id="332" w:author="Parks, Robbie M" w:date="2019-01-02T23:27:00Z">
            <w:trPr>
              <w:trHeight w:val="340"/>
              <w:jc w:val="center"/>
            </w:trPr>
          </w:trPrChange>
        </w:trPr>
        <w:tc>
          <w:tcPr>
            <w:tcW w:w="471" w:type="dxa"/>
            <w:shd w:val="clear" w:color="auto" w:fill="auto"/>
            <w:noWrap/>
            <w:vAlign w:val="bottom"/>
            <w:hideMark/>
            <w:tcPrChange w:id="333" w:author="Parks, Robbie M" w:date="2019-01-02T23:27: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334" w:author="Parks, Robbie M" w:date="2019-01-02T23:27: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335" w:author="Parks, Robbie M" w:date="2019-01-02T23:27: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336" w:author="Parks, Robbie M" w:date="2019-01-02T23:27: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337" w:author="Parks, Robbie M" w:date="2019-01-02T23:27: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338"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62.0 (  35.0,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commentRangeStart w:id="339"/>
      <w:r>
        <w:rPr>
          <w:b/>
          <w:color w:val="000000" w:themeColor="text1"/>
        </w:rPr>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commentRangeEnd w:id="339"/>
    <w:p w14:paraId="36B3D507" w14:textId="77777777" w:rsidR="00194696" w:rsidRPr="00636C9B" w:rsidRDefault="0049069D"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rStyle w:val="CommentReference"/>
          <w:rFonts w:asciiTheme="minorHAnsi" w:hAnsiTheme="minorHAnsi" w:cstheme="minorBidi"/>
          <w:lang w:eastAsia="en-US"/>
        </w:rPr>
        <w:commentReference w:id="339"/>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( 1.09,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( 0.15,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( 1.08,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( 0.90,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( 0.77,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( 1.03,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( 1.12,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( 0.27,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( 0.30,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( 0.22,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(-1.53,-0.14)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(-1.16,-0.24)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( 1.81,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( 4.52,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( 7.26,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( 5.10,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( 3.12,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( 1.85,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( 0.94,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( 0.80,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( 0.38,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( 0.74,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( 0.15,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( 0.14,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( 0.06,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( 0.33,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( 0.51,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( 0.19,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( 0.58,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( 0.27,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( 0.06,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( 0.27,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( 0.36,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( 0.29,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(-0.78,-0.04)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( 0.82,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( 2.23,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( 0.03,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( 0.86,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( 0.53,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( 0.16,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(-1.63,-0.06)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( 0.49,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( 0.28,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( 0.17,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( 0.16,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( 0.00,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( 0.06,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7A8AFC4"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0" w:author="Ezzati, Majid" w:date="2018-12-30T21:15:00Z" w:initials="EM">
    <w:p w14:paraId="1DBEB4DD" w14:textId="78C91351" w:rsidR="007B6420" w:rsidRDefault="007B6420">
      <w:pPr>
        <w:pStyle w:val="CommentText"/>
      </w:pPr>
      <w:r>
        <w:rPr>
          <w:rStyle w:val="CommentReference"/>
        </w:rPr>
        <w:annotationRef/>
      </w:r>
      <w:r>
        <w:t>discuss</w:t>
      </w:r>
    </w:p>
  </w:comment>
  <w:comment w:id="55" w:author="Ezzati, Majid" w:date="2018-12-30T21:15:00Z" w:initials="EM">
    <w:p w14:paraId="2A92930C" w14:textId="37CF8175" w:rsidR="007B6420" w:rsidRDefault="007B6420">
      <w:pPr>
        <w:pStyle w:val="CommentText"/>
      </w:pPr>
      <w:r>
        <w:rPr>
          <w:rStyle w:val="CommentReference"/>
        </w:rPr>
        <w:annotationRef/>
      </w:r>
      <w:r>
        <w:t xml:space="preserve">discuss </w:t>
      </w:r>
    </w:p>
  </w:comment>
  <w:comment w:id="62" w:author="Ezzati, Majid" w:date="2018-12-30T21:15:00Z" w:initials="EM">
    <w:p w14:paraId="76DE71A4" w14:textId="77777777" w:rsidR="007B6420" w:rsidRDefault="007B6420" w:rsidP="007709ED">
      <w:pPr>
        <w:pStyle w:val="CommentText"/>
      </w:pPr>
      <w:r>
        <w:rPr>
          <w:rStyle w:val="CommentReference"/>
        </w:rPr>
        <w:annotationRef/>
      </w:r>
      <w:r>
        <w:t xml:space="preserve">Is this relevant? </w:t>
      </w:r>
    </w:p>
  </w:comment>
  <w:comment w:id="63" w:author="Parks, Robbie M" w:date="2019-01-07T23:52:00Z" w:initials="PRM">
    <w:p w14:paraId="6CA5D2A9" w14:textId="56F845D8" w:rsidR="007B6420" w:rsidRDefault="007B6420">
      <w:pPr>
        <w:pStyle w:val="CommentText"/>
      </w:pPr>
      <w:r>
        <w:rPr>
          <w:rStyle w:val="CommentReference"/>
        </w:rPr>
        <w:annotationRef/>
      </w:r>
      <w:r>
        <w:t>Have moved out of ‘previous studies’ as per James’s suggestion</w:t>
      </w:r>
    </w:p>
  </w:comment>
  <w:comment w:id="64" w:author="Ezzati, Majid" w:date="2018-12-30T21:17:00Z" w:initials="EM">
    <w:p w14:paraId="516F79A2" w14:textId="77777777" w:rsidR="007B6420" w:rsidRDefault="007B6420" w:rsidP="005F20AD">
      <w:pPr>
        <w:pStyle w:val="CommentText"/>
      </w:pPr>
      <w:r>
        <w:rPr>
          <w:rStyle w:val="CommentReference"/>
        </w:rPr>
        <w:annotationRef/>
      </w:r>
      <w:r>
        <w:t>relevant? discuss</w:t>
      </w:r>
    </w:p>
  </w:comment>
  <w:comment w:id="65" w:author="Ezzati, Majid" w:date="2018-12-30T21:17:00Z" w:initials="EM">
    <w:p w14:paraId="3C9A0DAC" w14:textId="77777777" w:rsidR="007B6420" w:rsidRDefault="007B6420" w:rsidP="005F20AD">
      <w:pPr>
        <w:pStyle w:val="CommentText"/>
      </w:pPr>
      <w:r>
        <w:rPr>
          <w:rStyle w:val="CommentReference"/>
        </w:rPr>
        <w:annotationRef/>
      </w:r>
      <w:r>
        <w:t xml:space="preserve">hmmm? </w:t>
      </w:r>
    </w:p>
  </w:comment>
  <w:comment w:id="66" w:author="Parks, Robbie M" w:date="2019-01-02T14:06:00Z" w:initials="PRM">
    <w:p w14:paraId="7D0B66CF" w14:textId="77777777" w:rsidR="007B6420" w:rsidRDefault="007B6420" w:rsidP="005F20AD">
      <w:pPr>
        <w:pStyle w:val="CommentText"/>
      </w:pPr>
      <w:r>
        <w:rPr>
          <w:rStyle w:val="CommentReference"/>
        </w:rPr>
        <w:annotationRef/>
      </w:r>
      <w:r>
        <w:t>Have attempted to clarify. Generally interactions due to increase time outdoors will increase number of conflicts per 100,000 and potentially more assaults.</w:t>
      </w:r>
    </w:p>
  </w:comment>
  <w:comment w:id="68" w:author="Bennett, James E" w:date="2019-01-07T17:55:00Z" w:initials="BJE">
    <w:p w14:paraId="3973FF8C" w14:textId="77777777" w:rsidR="007B6420" w:rsidRDefault="007B6420" w:rsidP="005F20AD">
      <w:pPr>
        <w:pStyle w:val="CommentText"/>
      </w:pPr>
      <w:r>
        <w:rPr>
          <w:rStyle w:val="CommentReference"/>
        </w:rPr>
        <w:annotationRef/>
      </w:r>
      <w:r>
        <w:t>See if you can find out what the main effect of this paper 39 was, then we can link with sentence with ref 41.</w:t>
      </w:r>
    </w:p>
  </w:comment>
  <w:comment w:id="69" w:author="Parks, Robbie M" w:date="2019-01-08T00:48:00Z" w:initials="PRM">
    <w:p w14:paraId="35A2F93D" w14:textId="1E3ABFEC" w:rsidR="007B6420" w:rsidRDefault="007B6420">
      <w:pPr>
        <w:pStyle w:val="CommentText"/>
      </w:pPr>
      <w:r>
        <w:rPr>
          <w:rStyle w:val="CommentReference"/>
        </w:rPr>
        <w:annotationRef/>
      </w:r>
      <w:r>
        <w:t>Have edited here</w:t>
      </w:r>
    </w:p>
  </w:comment>
  <w:comment w:id="80" w:author="Bennett, James E" w:date="2019-01-07T18:00:00Z" w:initials="BJE">
    <w:p w14:paraId="321F6A83" w14:textId="77777777" w:rsidR="007B6420" w:rsidRDefault="007B6420" w:rsidP="005F20AD">
      <w:pPr>
        <w:pStyle w:val="CommentText"/>
      </w:pPr>
      <w:r>
        <w:rPr>
          <w:rStyle w:val="CommentReference"/>
        </w:rPr>
        <w:annotationRef/>
      </w:r>
      <w:r>
        <w:t>Can we rephrase this? Incidence of depression? Number of episodes of depression?</w:t>
      </w:r>
    </w:p>
    <w:p w14:paraId="7A45F675" w14:textId="77777777" w:rsidR="007B6420" w:rsidRDefault="007B6420" w:rsidP="005F20AD">
      <w:pPr>
        <w:pStyle w:val="CommentText"/>
      </w:pPr>
      <w:r>
        <w:t>See what he original paper says</w:t>
      </w:r>
    </w:p>
  </w:comment>
  <w:comment w:id="67" w:author="Ezzati, Majid" w:date="2018-12-30T21:17:00Z" w:initials="EM">
    <w:p w14:paraId="690CE2A8" w14:textId="77777777" w:rsidR="007B6420" w:rsidRDefault="007B6420" w:rsidP="005F20AD">
      <w:pPr>
        <w:pStyle w:val="CommentText"/>
      </w:pPr>
      <w:r>
        <w:rPr>
          <w:rStyle w:val="CommentReference"/>
        </w:rPr>
        <w:annotationRef/>
      </w:r>
      <w:r>
        <w:t>Discuss how to frame these credibly and succinctly</w:t>
      </w:r>
    </w:p>
  </w:comment>
  <w:comment w:id="83" w:author="Bennett, James E" w:date="2019-01-07T16:08:00Z" w:initials="BJE">
    <w:p w14:paraId="2E60467C" w14:textId="77777777" w:rsidR="007B6420" w:rsidRDefault="007B6420" w:rsidP="005F20AD">
      <w:pPr>
        <w:pStyle w:val="CommentText"/>
      </w:pPr>
      <w:r>
        <w:rPr>
          <w:rStyle w:val="CommentReference"/>
        </w:rPr>
        <w:annotationRef/>
      </w:r>
      <w:r>
        <w:t>I couldn’t see this section anywhere else – Majid suggested adding it.</w:t>
      </w:r>
    </w:p>
    <w:p w14:paraId="3E7CDBC3" w14:textId="77777777" w:rsidR="007B6420" w:rsidRDefault="007B6420" w:rsidP="005F20AD">
      <w:pPr>
        <w:pStyle w:val="CommentText"/>
      </w:pPr>
      <w:r>
        <w:t>Try and stick down a couple of sentences, however vague and we can try and work on it.</w:t>
      </w:r>
    </w:p>
  </w:comment>
  <w:comment w:id="123" w:author="Ezzati, Majid" w:date="2018-12-30T21:27:00Z" w:initials="EM">
    <w:p w14:paraId="6605938E" w14:textId="5E6FE779" w:rsidR="007B6420" w:rsidRDefault="007B6420">
      <w:pPr>
        <w:pStyle w:val="CommentText"/>
      </w:pPr>
      <w:r>
        <w:rPr>
          <w:rStyle w:val="CommentReference"/>
        </w:rPr>
        <w:annotationRef/>
      </w:r>
      <w:r>
        <w:t>Remove spacing between lines</w:t>
      </w:r>
    </w:p>
  </w:comment>
  <w:comment w:id="162" w:author="Ezzati, Majid" w:date="2018-12-30T21:43:00Z" w:initials="EM">
    <w:p w14:paraId="6B5646F7" w14:textId="272433BF" w:rsidR="007B6420" w:rsidRDefault="007B6420">
      <w:pPr>
        <w:pStyle w:val="CommentText"/>
      </w:pPr>
      <w:r>
        <w:rPr>
          <w:rStyle w:val="CommentReference"/>
        </w:rPr>
        <w:annotationRef/>
      </w:r>
      <w:r>
        <w:t>Order consistently throughout</w:t>
      </w:r>
    </w:p>
  </w:comment>
  <w:comment w:id="177" w:author="Ezzati, Majid" w:date="2018-12-30T21:44:00Z" w:initials="EM">
    <w:p w14:paraId="72A85927" w14:textId="2B64BFEC" w:rsidR="007B6420" w:rsidRDefault="007B6420">
      <w:pPr>
        <w:pStyle w:val="CommentText"/>
      </w:pPr>
      <w:r>
        <w:rPr>
          <w:rStyle w:val="CommentReference"/>
        </w:rPr>
        <w:annotationRef/>
      </w:r>
      <w:r>
        <w:t>complete</w:t>
      </w:r>
    </w:p>
  </w:comment>
  <w:comment w:id="339" w:author="Ezzati, Majid" w:date="2018-12-30T21:45:00Z" w:initials="EM">
    <w:p w14:paraId="3A98E373" w14:textId="179EF249" w:rsidR="007B6420" w:rsidRDefault="007B6420">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DBEB4DD" w15:done="0"/>
  <w15:commentEx w15:paraId="2A92930C" w15:done="0"/>
  <w15:commentEx w15:paraId="76DE71A4" w15:done="0"/>
  <w15:commentEx w15:paraId="6CA5D2A9" w15:paraIdParent="76DE71A4" w15:done="0"/>
  <w15:commentEx w15:paraId="516F79A2" w15:done="0"/>
  <w15:commentEx w15:paraId="3C9A0DAC" w15:done="0"/>
  <w15:commentEx w15:paraId="7D0B66CF" w15:paraIdParent="3C9A0DAC" w15:done="0"/>
  <w15:commentEx w15:paraId="3973FF8C" w15:done="0"/>
  <w15:commentEx w15:paraId="35A2F93D" w15:paraIdParent="3973FF8C" w15:done="0"/>
  <w15:commentEx w15:paraId="7A45F675" w15:done="0"/>
  <w15:commentEx w15:paraId="690CE2A8" w15:done="0"/>
  <w15:commentEx w15:paraId="3E7CDBC3" w15:done="0"/>
  <w15:commentEx w15:paraId="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F436F6" w14:textId="77777777" w:rsidR="00E35BDF" w:rsidRDefault="00E35BDF">
      <w:r>
        <w:separator/>
      </w:r>
    </w:p>
  </w:endnote>
  <w:endnote w:type="continuationSeparator" w:id="0">
    <w:p w14:paraId="644F966B" w14:textId="77777777" w:rsidR="00E35BDF" w:rsidRDefault="00E35BDF">
      <w:r>
        <w:continuationSeparator/>
      </w:r>
    </w:p>
  </w:endnote>
  <w:endnote w:type="continuationNotice" w:id="1">
    <w:p w14:paraId="2E6F97A5" w14:textId="77777777" w:rsidR="00E35BDF" w:rsidRDefault="00E35B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B6420" w:rsidRDefault="007B642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7B6420" w:rsidRDefault="007B6420"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7B6420" w:rsidRDefault="007B642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66932">
      <w:rPr>
        <w:rStyle w:val="PageNumber"/>
        <w:noProof/>
      </w:rPr>
      <w:t>17</w:t>
    </w:r>
    <w:r>
      <w:rPr>
        <w:rStyle w:val="PageNumber"/>
      </w:rPr>
      <w:fldChar w:fldCharType="end"/>
    </w:r>
  </w:p>
  <w:p w14:paraId="3F8F309C" w14:textId="77777777" w:rsidR="007B6420" w:rsidRDefault="007B6420"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EE6B99" w14:textId="77777777" w:rsidR="00E35BDF" w:rsidRDefault="00E35BDF">
      <w:r>
        <w:separator/>
      </w:r>
    </w:p>
  </w:footnote>
  <w:footnote w:type="continuationSeparator" w:id="0">
    <w:p w14:paraId="0AF6ED7D" w14:textId="77777777" w:rsidR="00E35BDF" w:rsidRDefault="00E35BDF">
      <w:r>
        <w:continuationSeparator/>
      </w:r>
    </w:p>
  </w:footnote>
  <w:footnote w:type="continuationNotice" w:id="1">
    <w:p w14:paraId="5AAA4DF0" w14:textId="77777777" w:rsidR="00E35BDF" w:rsidRDefault="00E35BDF"/>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932"/>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2EBD"/>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3"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5626D84-5EDA-DF44-B0E8-A8ACBD4243B5}">
  <ds:schemaRefs>
    <ds:schemaRef ds:uri="http://schemas.openxmlformats.org/officeDocument/2006/bibliography"/>
  </ds:schemaRefs>
</ds:datastoreItem>
</file>

<file path=customXml/itemProps2.xml><?xml version="1.0" encoding="utf-8"?>
<ds:datastoreItem xmlns:ds="http://schemas.openxmlformats.org/officeDocument/2006/customXml" ds:itemID="{13ACF640-324C-6D48-8F28-F1106D77A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33774</Words>
  <Characters>192513</Characters>
  <Application>Microsoft Macintosh Word</Application>
  <DocSecurity>0</DocSecurity>
  <Lines>1604</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41</cp:revision>
  <cp:lastPrinted>2018-12-07T15:24:00Z</cp:lastPrinted>
  <dcterms:created xsi:type="dcterms:W3CDTF">2019-01-07T18:21:00Z</dcterms:created>
  <dcterms:modified xsi:type="dcterms:W3CDTF">2019-01-08T17:02:00Z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