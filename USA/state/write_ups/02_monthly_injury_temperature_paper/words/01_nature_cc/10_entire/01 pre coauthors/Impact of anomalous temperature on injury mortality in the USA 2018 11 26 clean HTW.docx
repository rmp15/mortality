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56EFEF" w14:textId="202C6CF1" w:rsidR="000210D1" w:rsidRPr="00636C9B" w:rsidRDefault="00973147" w:rsidP="00D76DF7">
      <w:pPr>
        <w:spacing w:after="0" w:line="480" w:lineRule="auto"/>
        <w:jc w:val="both"/>
        <w:outlineLvl w:val="0"/>
        <w:rPr>
          <w:rFonts w:ascii="Times New Roman" w:hAnsi="Times New Roman"/>
          <w:b/>
          <w:color w:val="000000" w:themeColor="text1"/>
          <w:sz w:val="24"/>
          <w:szCs w:val="24"/>
        </w:rPr>
      </w:pPr>
      <w:r>
        <w:rPr>
          <w:rFonts w:ascii="Times New Roman" w:hAnsi="Times New Roman"/>
          <w:b/>
          <w:color w:val="000000" w:themeColor="text1"/>
          <w:sz w:val="24"/>
          <w:szCs w:val="24"/>
        </w:rPr>
        <w:t xml:space="preserve">A national analysis of </w:t>
      </w:r>
      <w:commentRangeStart w:id="0"/>
      <w:r>
        <w:rPr>
          <w:rFonts w:ascii="Times New Roman" w:hAnsi="Times New Roman"/>
          <w:b/>
          <w:color w:val="000000" w:themeColor="text1"/>
          <w:sz w:val="24"/>
          <w:szCs w:val="24"/>
        </w:rPr>
        <w:t>a</w:t>
      </w:r>
      <w:r w:rsidR="00300CD8" w:rsidRPr="00636C9B">
        <w:rPr>
          <w:rFonts w:ascii="Times New Roman" w:hAnsi="Times New Roman"/>
          <w:b/>
          <w:color w:val="000000" w:themeColor="text1"/>
          <w:sz w:val="24"/>
          <w:szCs w:val="24"/>
        </w:rPr>
        <w:t>nomalous</w:t>
      </w:r>
      <w:commentRangeEnd w:id="0"/>
      <w:r w:rsidR="00237B6F">
        <w:rPr>
          <w:rStyle w:val="CommentReference"/>
          <w:rFonts w:asciiTheme="minorHAnsi" w:eastAsiaTheme="minorHAnsi" w:hAnsiTheme="minorHAnsi" w:cstheme="minorBidi"/>
        </w:rPr>
        <w:commentReference w:id="0"/>
      </w:r>
      <w:r w:rsidR="00300CD8" w:rsidRPr="00636C9B">
        <w:rPr>
          <w:rFonts w:ascii="Times New Roman" w:hAnsi="Times New Roman"/>
          <w:b/>
          <w:color w:val="000000" w:themeColor="text1"/>
          <w:sz w:val="24"/>
          <w:szCs w:val="24"/>
        </w:rPr>
        <w:t xml:space="preserve"> temperature </w:t>
      </w:r>
      <w:r w:rsidR="009545F7">
        <w:rPr>
          <w:rFonts w:ascii="Times New Roman" w:hAnsi="Times New Roman"/>
          <w:b/>
          <w:color w:val="000000" w:themeColor="text1"/>
          <w:sz w:val="24"/>
          <w:szCs w:val="24"/>
        </w:rPr>
        <w:t>and</w:t>
      </w:r>
      <w:r w:rsidR="009545F7" w:rsidRPr="00636C9B">
        <w:rPr>
          <w:rFonts w:ascii="Times New Roman" w:hAnsi="Times New Roman"/>
          <w:b/>
          <w:color w:val="000000" w:themeColor="text1"/>
          <w:sz w:val="24"/>
          <w:szCs w:val="24"/>
        </w:rPr>
        <w:t xml:space="preserve"> </w:t>
      </w:r>
      <w:r w:rsidR="00300CD8" w:rsidRPr="00636C9B">
        <w:rPr>
          <w:rFonts w:ascii="Times New Roman" w:hAnsi="Times New Roman"/>
          <w:b/>
          <w:color w:val="000000" w:themeColor="text1"/>
          <w:sz w:val="24"/>
          <w:szCs w:val="24"/>
        </w:rPr>
        <w:t>injury mortality in the USA</w:t>
      </w:r>
    </w:p>
    <w:p w14:paraId="4E3F7259" w14:textId="4112AE7E" w:rsidR="000210D1" w:rsidRPr="00636C9B" w:rsidRDefault="000210D1" w:rsidP="00D76DF7">
      <w:pPr>
        <w:spacing w:after="0" w:line="480" w:lineRule="auto"/>
        <w:jc w:val="both"/>
        <w:outlineLvl w:val="0"/>
        <w:rPr>
          <w:rFonts w:ascii="Times New Roman" w:hAnsi="Times New Roman"/>
          <w:color w:val="000000" w:themeColor="text1"/>
          <w:sz w:val="24"/>
          <w:szCs w:val="24"/>
          <w:lang w:val="it-IT"/>
        </w:rPr>
      </w:pPr>
      <w:r w:rsidRPr="00636C9B">
        <w:rPr>
          <w:rFonts w:ascii="Times New Roman" w:hAnsi="Times New Roman"/>
          <w:color w:val="000000" w:themeColor="text1"/>
          <w:sz w:val="24"/>
          <w:szCs w:val="24"/>
          <w:lang w:val="it-IT"/>
        </w:rPr>
        <w:t>Robbie M Parks</w:t>
      </w:r>
      <w:r w:rsidRPr="00636C9B">
        <w:rPr>
          <w:rFonts w:ascii="Times New Roman" w:hAnsi="Times New Roman"/>
          <w:color w:val="000000" w:themeColor="text1"/>
          <w:sz w:val="24"/>
          <w:szCs w:val="24"/>
          <w:vertAlign w:val="superscript"/>
          <w:lang w:val="it-IT"/>
        </w:rPr>
        <w:t>1,2</w:t>
      </w:r>
      <w:r w:rsidRPr="00636C9B">
        <w:rPr>
          <w:rFonts w:ascii="Times New Roman" w:hAnsi="Times New Roman"/>
          <w:color w:val="000000" w:themeColor="text1"/>
          <w:sz w:val="24"/>
          <w:szCs w:val="24"/>
          <w:lang w:val="it-IT"/>
        </w:rPr>
        <w:t>, James E Bennett</w:t>
      </w:r>
      <w:r w:rsidRPr="00636C9B">
        <w:rPr>
          <w:rFonts w:ascii="Times New Roman" w:hAnsi="Times New Roman"/>
          <w:color w:val="000000" w:themeColor="text1"/>
          <w:sz w:val="24"/>
          <w:szCs w:val="24"/>
          <w:vertAlign w:val="superscript"/>
          <w:lang w:val="it-IT"/>
        </w:rPr>
        <w:t>1,2,3</w:t>
      </w:r>
      <w:r w:rsidRPr="00636C9B">
        <w:rPr>
          <w:rFonts w:ascii="Times New Roman" w:hAnsi="Times New Roman"/>
          <w:color w:val="000000" w:themeColor="text1"/>
          <w:sz w:val="24"/>
          <w:szCs w:val="24"/>
          <w:lang w:val="it-IT"/>
        </w:rPr>
        <w:t xml:space="preserve">, </w:t>
      </w:r>
      <w:r w:rsidR="00AD2D64" w:rsidRPr="00636C9B">
        <w:rPr>
          <w:rFonts w:ascii="Times New Roman" w:hAnsi="Times New Roman"/>
          <w:color w:val="000000" w:themeColor="text1"/>
          <w:sz w:val="24"/>
          <w:szCs w:val="24"/>
          <w:lang w:val="it-IT"/>
        </w:rPr>
        <w:t>Helen Tamura-Wicks</w:t>
      </w:r>
      <w:r w:rsidR="008D1C1A">
        <w:rPr>
          <w:rFonts w:ascii="Times New Roman" w:hAnsi="Times New Roman"/>
          <w:color w:val="000000" w:themeColor="text1"/>
          <w:sz w:val="24"/>
          <w:szCs w:val="24"/>
          <w:vertAlign w:val="superscript"/>
          <w:lang w:val="it-IT"/>
        </w:rPr>
        <w:t>1,4</w:t>
      </w:r>
      <w:r w:rsidR="00AD2D64" w:rsidRPr="00636C9B">
        <w:rPr>
          <w:rFonts w:ascii="Times New Roman" w:hAnsi="Times New Roman"/>
          <w:color w:val="000000" w:themeColor="text1"/>
          <w:sz w:val="24"/>
          <w:szCs w:val="24"/>
          <w:lang w:val="it-IT"/>
        </w:rPr>
        <w:t xml:space="preserve">, </w:t>
      </w:r>
      <w:r w:rsidRPr="00636C9B">
        <w:rPr>
          <w:rFonts w:ascii="Times New Roman" w:hAnsi="Times New Roman"/>
          <w:color w:val="000000" w:themeColor="text1"/>
          <w:sz w:val="24"/>
          <w:szCs w:val="24"/>
          <w:lang w:val="it-IT"/>
        </w:rPr>
        <w:t>Ralf Toumi</w:t>
      </w:r>
      <w:r w:rsidR="008D1C1A">
        <w:rPr>
          <w:rFonts w:ascii="Times New Roman" w:hAnsi="Times New Roman"/>
          <w:color w:val="000000" w:themeColor="text1"/>
          <w:sz w:val="24"/>
          <w:szCs w:val="24"/>
          <w:vertAlign w:val="superscript"/>
          <w:lang w:val="it-IT"/>
        </w:rPr>
        <w:t>4</w:t>
      </w:r>
      <w:r w:rsidRPr="00636C9B">
        <w:rPr>
          <w:rFonts w:ascii="Times New Roman" w:hAnsi="Times New Roman"/>
          <w:color w:val="000000" w:themeColor="text1"/>
          <w:sz w:val="24"/>
          <w:szCs w:val="24"/>
          <w:lang w:val="it-IT"/>
        </w:rPr>
        <w:t>, Majid Ezzati</w:t>
      </w:r>
      <w:r w:rsidRPr="00636C9B">
        <w:rPr>
          <w:rFonts w:ascii="Times New Roman" w:hAnsi="Times New Roman"/>
          <w:color w:val="000000" w:themeColor="text1"/>
          <w:sz w:val="24"/>
          <w:szCs w:val="24"/>
          <w:vertAlign w:val="superscript"/>
          <w:lang w:val="it-IT"/>
        </w:rPr>
        <w:t>1,2,3*</w:t>
      </w:r>
    </w:p>
    <w:p w14:paraId="7312A7F4" w14:textId="5F104455" w:rsidR="000210D1" w:rsidRPr="00636C9B" w:rsidRDefault="000210D1"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vertAlign w:val="superscript"/>
        </w:rPr>
        <w:t>1</w:t>
      </w:r>
      <w:r w:rsidRPr="00636C9B">
        <w:rPr>
          <w:rFonts w:ascii="Times New Roman" w:hAnsi="Times New Roman"/>
          <w:color w:val="000000" w:themeColor="text1"/>
          <w:sz w:val="24"/>
          <w:szCs w:val="24"/>
        </w:rPr>
        <w:t>MRC-PHE Centre for Environment and Health, Imperial College London, London, United Kingdom</w:t>
      </w:r>
    </w:p>
    <w:p w14:paraId="2DC243DD" w14:textId="0E1A5669" w:rsidR="000210D1" w:rsidRPr="00636C9B" w:rsidRDefault="000210D1"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vertAlign w:val="superscript"/>
        </w:rPr>
        <w:t>2</w:t>
      </w:r>
      <w:r w:rsidRPr="00636C9B">
        <w:rPr>
          <w:rFonts w:ascii="Times New Roman" w:hAnsi="Times New Roman"/>
          <w:color w:val="000000" w:themeColor="text1"/>
          <w:sz w:val="24"/>
          <w:szCs w:val="24"/>
        </w:rPr>
        <w:t>Department of Epidemiology and Biostatistics, School of Public Health, Imperial College London, London, United Kingdom</w:t>
      </w:r>
    </w:p>
    <w:p w14:paraId="10B23175" w14:textId="2371B258" w:rsidR="000210D1" w:rsidRPr="00636C9B" w:rsidRDefault="000210D1"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vertAlign w:val="superscript"/>
        </w:rPr>
        <w:t>3</w:t>
      </w:r>
      <w:r w:rsidRPr="00636C9B">
        <w:rPr>
          <w:rFonts w:ascii="Times New Roman" w:hAnsi="Times New Roman"/>
          <w:color w:val="000000" w:themeColor="text1"/>
          <w:sz w:val="24"/>
          <w:szCs w:val="24"/>
        </w:rPr>
        <w:t>WHO Collaborating Centre on NCD Surveillance and Epidemiology, Imperial College London, London, United Kingdom</w:t>
      </w:r>
    </w:p>
    <w:p w14:paraId="0DC62547" w14:textId="77777777" w:rsidR="005F37D8" w:rsidRPr="00636C9B" w:rsidRDefault="00E879D2"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vertAlign w:val="superscript"/>
        </w:rPr>
        <w:t>4</w:t>
      </w:r>
      <w:r w:rsidR="000210D1" w:rsidRPr="00636C9B">
        <w:rPr>
          <w:rFonts w:ascii="Times New Roman" w:hAnsi="Times New Roman"/>
          <w:color w:val="000000" w:themeColor="text1"/>
          <w:sz w:val="24"/>
          <w:szCs w:val="24"/>
          <w:vertAlign w:val="superscript"/>
        </w:rPr>
        <w:t xml:space="preserve"> </w:t>
      </w:r>
      <w:r w:rsidR="000210D1" w:rsidRPr="00636C9B">
        <w:rPr>
          <w:rFonts w:ascii="Times New Roman" w:hAnsi="Times New Roman"/>
          <w:color w:val="000000" w:themeColor="text1"/>
          <w:sz w:val="24"/>
          <w:szCs w:val="24"/>
        </w:rPr>
        <w:t>Space and Atmospheric Physics, Imperial College London, London, United Kingdom</w:t>
      </w:r>
    </w:p>
    <w:p w14:paraId="2216F31D" w14:textId="3F9C721C" w:rsidR="00A87EFB" w:rsidRPr="00636C9B" w:rsidRDefault="005F37D8"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*corresponding author</w:t>
      </w:r>
      <w:r w:rsidR="00A87EFB" w:rsidRPr="00636C9B">
        <w:rPr>
          <w:rFonts w:ascii="Times New Roman" w:hAnsi="Times New Roman"/>
          <w:color w:val="000000" w:themeColor="text1"/>
          <w:sz w:val="24"/>
          <w:szCs w:val="24"/>
        </w:rPr>
        <w:br w:type="page"/>
      </w:r>
    </w:p>
    <w:p w14:paraId="32EFA1B4" w14:textId="77777777" w:rsidR="000210D1" w:rsidRPr="00636C9B" w:rsidRDefault="000210D1" w:rsidP="00D76DF7">
      <w:pPr>
        <w:spacing w:after="0" w:line="480" w:lineRule="auto"/>
        <w:jc w:val="both"/>
        <w:rPr>
          <w:rFonts w:ascii="Times New Roman" w:hAnsi="Times New Roman"/>
          <w:b/>
          <w:color w:val="000000" w:themeColor="text1"/>
          <w:sz w:val="24"/>
          <w:szCs w:val="24"/>
        </w:rPr>
      </w:pPr>
      <w:commentRangeStart w:id="1"/>
      <w:r w:rsidRPr="00636C9B">
        <w:rPr>
          <w:rFonts w:ascii="Times New Roman" w:hAnsi="Times New Roman"/>
          <w:b/>
          <w:color w:val="000000" w:themeColor="text1"/>
          <w:sz w:val="24"/>
          <w:szCs w:val="24"/>
        </w:rPr>
        <w:lastRenderedPageBreak/>
        <w:t>Introduction</w:t>
      </w:r>
      <w:commentRangeEnd w:id="1"/>
      <w:r w:rsidR="00670E5A">
        <w:rPr>
          <w:rStyle w:val="CommentReference"/>
          <w:rFonts w:asciiTheme="minorHAnsi" w:eastAsiaTheme="minorHAnsi" w:hAnsiTheme="minorHAnsi" w:cstheme="minorBidi"/>
        </w:rPr>
        <w:commentReference w:id="1"/>
      </w:r>
    </w:p>
    <w:p w14:paraId="2AB19F72" w14:textId="167E6473" w:rsidR="006D0B0D" w:rsidRPr="00636C9B" w:rsidRDefault="00D573C6" w:rsidP="00D76DF7">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Climate change has caused global warming, with several degrees </w:t>
      </w:r>
      <w:r w:rsidR="00E6609F">
        <w:rPr>
          <w:rFonts w:ascii="Times New Roman" w:hAnsi="Times New Roman"/>
          <w:color w:val="000000" w:themeColor="text1"/>
          <w:sz w:val="24"/>
          <w:szCs w:val="24"/>
        </w:rPr>
        <w:t>increase in temperature</w:t>
      </w:r>
      <w:r w:rsidR="00BA21C5">
        <w:rPr>
          <w:rFonts w:ascii="Times New Roman" w:hAnsi="Times New Roman"/>
          <w:color w:val="000000" w:themeColor="text1"/>
          <w:sz w:val="24"/>
          <w:szCs w:val="24"/>
        </w:rPr>
        <w:t xml:space="preserve"> compared with pre-industrial levels</w:t>
      </w:r>
      <w:r w:rsidR="00595DD1">
        <w:rPr>
          <w:rFonts w:ascii="Times New Roman" w:hAnsi="Times New Roman"/>
          <w:color w:val="000000" w:themeColor="text1"/>
          <w:sz w:val="24"/>
          <w:szCs w:val="24"/>
        </w:rPr>
        <w:t xml:space="preserve"> expected by the end of the 21</w:t>
      </w:r>
      <w:r w:rsidR="00595DD1" w:rsidRPr="00843ACB">
        <w:rPr>
          <w:rFonts w:ascii="Times New Roman" w:hAnsi="Times New Roman"/>
          <w:color w:val="000000" w:themeColor="text1"/>
          <w:sz w:val="24"/>
          <w:szCs w:val="24"/>
          <w:vertAlign w:val="superscript"/>
        </w:rPr>
        <w:t>st</w:t>
      </w:r>
      <w:r w:rsidR="00595DD1">
        <w:rPr>
          <w:rFonts w:ascii="Times New Roman" w:hAnsi="Times New Roman"/>
          <w:color w:val="000000" w:themeColor="text1"/>
          <w:sz w:val="24"/>
          <w:szCs w:val="24"/>
        </w:rPr>
        <w:t xml:space="preserve"> century.</w:t>
      </w:r>
      <w:r w:rsidR="00162F6E">
        <w:rPr>
          <w:rFonts w:ascii="Times New Roman" w:hAnsi="Times New Roman"/>
          <w:color w:val="000000" w:themeColor="text1"/>
          <w:sz w:val="24"/>
          <w:szCs w:val="24"/>
        </w:rPr>
        <w:fldChar w:fldCharType="begin" w:fldLock="1"/>
      </w:r>
      <w:r w:rsidR="004C7EE7">
        <w:rPr>
          <w:rFonts w:ascii="Times New Roman" w:hAnsi="Times New Roman"/>
          <w:color w:val="000000" w:themeColor="text1"/>
          <w:sz w:val="24"/>
          <w:szCs w:val="24"/>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1&lt;/sup&gt;","plainTextFormattedCitation":"1","previouslyFormattedCitation":"&lt;sup&gt;1&lt;/sup&gt;"},"properties":{"noteIndex":0},"schema":"https://github.com/citation-style-language/schema/raw/master/csl-citation.json"}</w:instrText>
      </w:r>
      <w:r w:rsidR="00162F6E">
        <w:rPr>
          <w:rFonts w:ascii="Times New Roman" w:hAnsi="Times New Roman"/>
          <w:color w:val="000000" w:themeColor="text1"/>
          <w:sz w:val="24"/>
          <w:szCs w:val="24"/>
        </w:rPr>
        <w:fldChar w:fldCharType="separate"/>
      </w:r>
      <w:r w:rsidR="00162F6E" w:rsidRPr="00162F6E">
        <w:rPr>
          <w:rFonts w:ascii="Times New Roman" w:hAnsi="Times New Roman"/>
          <w:noProof/>
          <w:color w:val="000000" w:themeColor="text1"/>
          <w:sz w:val="24"/>
          <w:szCs w:val="24"/>
          <w:vertAlign w:val="superscript"/>
        </w:rPr>
        <w:t>1</w:t>
      </w:r>
      <w:r w:rsidR="00162F6E">
        <w:rPr>
          <w:rFonts w:ascii="Times New Roman" w:hAnsi="Times New Roman"/>
          <w:color w:val="000000" w:themeColor="text1"/>
          <w:sz w:val="24"/>
          <w:szCs w:val="24"/>
        </w:rPr>
        <w:fldChar w:fldCharType="end"/>
      </w:r>
      <w:r>
        <w:rPr>
          <w:rFonts w:ascii="Times New Roman" w:hAnsi="Times New Roman"/>
          <w:color w:val="000000" w:themeColor="text1"/>
          <w:sz w:val="24"/>
          <w:szCs w:val="24"/>
        </w:rPr>
        <w:t xml:space="preserve"> </w:t>
      </w:r>
      <w:r w:rsidR="0063378A">
        <w:rPr>
          <w:rFonts w:ascii="Times New Roman" w:hAnsi="Times New Roman"/>
          <w:color w:val="000000" w:themeColor="text1"/>
          <w:sz w:val="24"/>
          <w:szCs w:val="24"/>
        </w:rPr>
        <w:t xml:space="preserve">Societies </w:t>
      </w:r>
      <w:r w:rsidR="00DC4BBE">
        <w:rPr>
          <w:rFonts w:ascii="Times New Roman" w:hAnsi="Times New Roman"/>
          <w:color w:val="000000" w:themeColor="text1"/>
          <w:sz w:val="24"/>
          <w:szCs w:val="24"/>
        </w:rPr>
        <w:t>have</w:t>
      </w:r>
      <w:r w:rsidR="00B1372B">
        <w:rPr>
          <w:rFonts w:ascii="Times New Roman" w:hAnsi="Times New Roman"/>
          <w:color w:val="000000" w:themeColor="text1"/>
          <w:sz w:val="24"/>
          <w:szCs w:val="24"/>
        </w:rPr>
        <w:t xml:space="preserve"> </w:t>
      </w:r>
      <w:r w:rsidR="001B7D9F">
        <w:rPr>
          <w:rFonts w:ascii="Times New Roman" w:hAnsi="Times New Roman"/>
          <w:color w:val="000000" w:themeColor="text1"/>
          <w:sz w:val="24"/>
          <w:szCs w:val="24"/>
        </w:rPr>
        <w:t xml:space="preserve">biologically and behaviourally </w:t>
      </w:r>
      <w:r w:rsidR="0063378A">
        <w:rPr>
          <w:rFonts w:ascii="Times New Roman" w:hAnsi="Times New Roman"/>
          <w:color w:val="000000" w:themeColor="text1"/>
          <w:sz w:val="24"/>
          <w:szCs w:val="24"/>
        </w:rPr>
        <w:t>adapt</w:t>
      </w:r>
      <w:r w:rsidR="00BD5F4B">
        <w:rPr>
          <w:rFonts w:ascii="Times New Roman" w:hAnsi="Times New Roman"/>
          <w:color w:val="000000" w:themeColor="text1"/>
          <w:sz w:val="24"/>
          <w:szCs w:val="24"/>
        </w:rPr>
        <w:t>ed</w:t>
      </w:r>
      <w:r w:rsidR="0063378A">
        <w:rPr>
          <w:rFonts w:ascii="Times New Roman" w:hAnsi="Times New Roman"/>
          <w:color w:val="000000" w:themeColor="text1"/>
          <w:sz w:val="24"/>
          <w:szCs w:val="24"/>
        </w:rPr>
        <w:t xml:space="preserve"> to long-term local </w:t>
      </w:r>
      <w:del w:id="2" w:author="Tamura-Wicks, Helen M" w:date="2018-11-29T16:31:00Z">
        <w:r w:rsidR="00322B2B" w:rsidDel="003126F0">
          <w:rPr>
            <w:rFonts w:ascii="Times New Roman" w:hAnsi="Times New Roman"/>
            <w:color w:val="000000" w:themeColor="text1"/>
            <w:sz w:val="24"/>
            <w:szCs w:val="24"/>
          </w:rPr>
          <w:delText>temperature</w:delText>
        </w:r>
        <w:r w:rsidR="00695322" w:rsidDel="003126F0">
          <w:rPr>
            <w:rFonts w:ascii="Times New Roman" w:hAnsi="Times New Roman"/>
            <w:color w:val="000000" w:themeColor="text1"/>
            <w:sz w:val="24"/>
            <w:szCs w:val="24"/>
          </w:rPr>
          <w:delText xml:space="preserve"> </w:delText>
        </w:r>
        <w:r w:rsidR="00DC4BBE" w:rsidDel="003126F0">
          <w:rPr>
            <w:rFonts w:ascii="Times New Roman" w:hAnsi="Times New Roman"/>
            <w:color w:val="000000" w:themeColor="text1"/>
            <w:sz w:val="24"/>
            <w:szCs w:val="24"/>
          </w:rPr>
          <w:delText>and seasonal</w:delText>
        </w:r>
      </w:del>
      <w:ins w:id="3" w:author="Tamura-Wicks, Helen M" w:date="2018-11-29T16:31:00Z">
        <w:r w:rsidR="003126F0">
          <w:rPr>
            <w:rFonts w:ascii="Times New Roman" w:hAnsi="Times New Roman"/>
            <w:color w:val="000000" w:themeColor="text1"/>
            <w:sz w:val="24"/>
            <w:szCs w:val="24"/>
          </w:rPr>
          <w:t>and seasonal temperature</w:t>
        </w:r>
      </w:ins>
      <w:r w:rsidR="00DC4BBE">
        <w:rPr>
          <w:rFonts w:ascii="Times New Roman" w:hAnsi="Times New Roman"/>
          <w:color w:val="000000" w:themeColor="text1"/>
          <w:sz w:val="24"/>
          <w:szCs w:val="24"/>
        </w:rPr>
        <w:t xml:space="preserve"> variation with the</w:t>
      </w:r>
      <w:r w:rsidR="00695322">
        <w:rPr>
          <w:rFonts w:ascii="Times New Roman" w:hAnsi="Times New Roman"/>
          <w:color w:val="000000" w:themeColor="text1"/>
          <w:sz w:val="24"/>
          <w:szCs w:val="24"/>
        </w:rPr>
        <w:t xml:space="preserve"> year</w:t>
      </w:r>
      <w:r w:rsidR="0063378A">
        <w:rPr>
          <w:rFonts w:ascii="Times New Roman" w:hAnsi="Times New Roman"/>
          <w:color w:val="000000" w:themeColor="text1"/>
          <w:sz w:val="24"/>
          <w:szCs w:val="24"/>
        </w:rPr>
        <w:t>.</w:t>
      </w:r>
      <w:commentRangeStart w:id="4"/>
      <w:r w:rsidR="00761A26" w:rsidRPr="00636C9B">
        <w:rPr>
          <w:rFonts w:ascii="Times New Roman" w:hAnsi="Times New Roman"/>
          <w:color w:val="000000" w:themeColor="text1"/>
          <w:sz w:val="24"/>
          <w:szCs w:val="24"/>
        </w:rPr>
        <w:fldChar w:fldCharType="begin" w:fldLock="1"/>
      </w:r>
      <w:r w:rsidR="00406943">
        <w:rPr>
          <w:rFonts w:ascii="Times New Roman" w:hAnsi="Times New Roman"/>
          <w:color w:val="000000" w:themeColor="text1"/>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2&lt;/sup&gt;","plainTextFormattedCitation":"2","previouslyFormattedCitation":"&lt;sup&gt;2&lt;/sup&gt;"},"properties":{"noteIndex":0},"schema":"https://github.com/citation-style-language/schema/raw/master/csl-citation.json"}</w:instrText>
      </w:r>
      <w:r w:rsidR="00761A26" w:rsidRPr="00636C9B">
        <w:rPr>
          <w:rFonts w:ascii="Times New Roman" w:hAnsi="Times New Roman"/>
          <w:color w:val="000000" w:themeColor="text1"/>
          <w:sz w:val="24"/>
          <w:szCs w:val="24"/>
        </w:rPr>
        <w:fldChar w:fldCharType="separate"/>
      </w:r>
      <w:r w:rsidR="000E2FBB" w:rsidRPr="000E2FBB">
        <w:rPr>
          <w:rFonts w:ascii="Times New Roman" w:hAnsi="Times New Roman"/>
          <w:noProof/>
          <w:color w:val="000000" w:themeColor="text1"/>
          <w:sz w:val="24"/>
          <w:szCs w:val="24"/>
          <w:vertAlign w:val="superscript"/>
        </w:rPr>
        <w:t>2</w:t>
      </w:r>
      <w:r w:rsidR="00761A26" w:rsidRPr="00636C9B">
        <w:rPr>
          <w:rFonts w:ascii="Times New Roman" w:hAnsi="Times New Roman"/>
          <w:color w:val="000000" w:themeColor="text1"/>
          <w:sz w:val="24"/>
          <w:szCs w:val="24"/>
        </w:rPr>
        <w:fldChar w:fldCharType="end"/>
      </w:r>
      <w:commentRangeEnd w:id="4"/>
      <w:r w:rsidR="00761A26">
        <w:rPr>
          <w:rStyle w:val="CommentReference"/>
          <w:rFonts w:asciiTheme="minorHAnsi" w:eastAsiaTheme="minorHAnsi" w:hAnsiTheme="minorHAnsi" w:cstheme="minorBidi"/>
        </w:rPr>
        <w:commentReference w:id="4"/>
      </w:r>
      <w:r w:rsidR="0063378A">
        <w:rPr>
          <w:rFonts w:ascii="Times New Roman" w:hAnsi="Times New Roman"/>
          <w:color w:val="000000" w:themeColor="text1"/>
          <w:sz w:val="24"/>
          <w:szCs w:val="24"/>
        </w:rPr>
        <w:t xml:space="preserve"> </w:t>
      </w:r>
      <w:r w:rsidR="00322794">
        <w:rPr>
          <w:rFonts w:ascii="Times New Roman" w:hAnsi="Times New Roman"/>
          <w:color w:val="000000" w:themeColor="text1"/>
          <w:sz w:val="24"/>
          <w:szCs w:val="24"/>
        </w:rPr>
        <w:t xml:space="preserve">However, </w:t>
      </w:r>
      <w:r w:rsidR="00E91DA9">
        <w:rPr>
          <w:rFonts w:ascii="Times New Roman" w:hAnsi="Times New Roman"/>
          <w:color w:val="000000" w:themeColor="text1"/>
          <w:sz w:val="24"/>
          <w:szCs w:val="24"/>
        </w:rPr>
        <w:t>ev</w:t>
      </w:r>
      <w:r w:rsidR="00F60976">
        <w:rPr>
          <w:rFonts w:ascii="Times New Roman" w:hAnsi="Times New Roman"/>
          <w:color w:val="000000" w:themeColor="text1"/>
          <w:sz w:val="24"/>
          <w:szCs w:val="24"/>
        </w:rPr>
        <w:t xml:space="preserve">en </w:t>
      </w:r>
      <w:r w:rsidR="00DA60DB">
        <w:rPr>
          <w:rFonts w:ascii="Times New Roman" w:hAnsi="Times New Roman"/>
          <w:color w:val="000000" w:themeColor="text1"/>
          <w:sz w:val="24"/>
          <w:szCs w:val="24"/>
        </w:rPr>
        <w:t>slight</w:t>
      </w:r>
      <w:r w:rsidR="0063378A">
        <w:rPr>
          <w:rFonts w:ascii="Times New Roman" w:hAnsi="Times New Roman"/>
          <w:color w:val="000000" w:themeColor="text1"/>
          <w:sz w:val="24"/>
          <w:szCs w:val="24"/>
        </w:rPr>
        <w:t xml:space="preserve"> d</w:t>
      </w:r>
      <w:commentRangeStart w:id="5"/>
      <w:r w:rsidR="001E0F71" w:rsidRPr="00636C9B">
        <w:rPr>
          <w:rFonts w:ascii="Times New Roman" w:hAnsi="Times New Roman"/>
          <w:color w:val="000000" w:themeColor="text1"/>
          <w:sz w:val="24"/>
          <w:szCs w:val="24"/>
        </w:rPr>
        <w:t>eviation</w:t>
      </w:r>
      <w:r w:rsidR="00F60976">
        <w:rPr>
          <w:rFonts w:ascii="Times New Roman" w:hAnsi="Times New Roman"/>
          <w:color w:val="000000" w:themeColor="text1"/>
          <w:sz w:val="24"/>
          <w:szCs w:val="24"/>
        </w:rPr>
        <w:t>s</w:t>
      </w:r>
      <w:r w:rsidR="003D4196" w:rsidRPr="00636C9B">
        <w:rPr>
          <w:rFonts w:ascii="Times New Roman" w:hAnsi="Times New Roman"/>
          <w:color w:val="000000" w:themeColor="text1"/>
          <w:sz w:val="24"/>
          <w:szCs w:val="24"/>
        </w:rPr>
        <w:t xml:space="preserve"> from </w:t>
      </w:r>
      <w:r w:rsidR="00EF21EF" w:rsidRPr="00636C9B">
        <w:rPr>
          <w:rFonts w:ascii="Times New Roman" w:hAnsi="Times New Roman"/>
          <w:color w:val="000000" w:themeColor="text1"/>
          <w:sz w:val="24"/>
          <w:szCs w:val="24"/>
        </w:rPr>
        <w:t xml:space="preserve">historical </w:t>
      </w:r>
      <w:r w:rsidR="003D4196" w:rsidRPr="00636C9B">
        <w:rPr>
          <w:rFonts w:ascii="Times New Roman" w:hAnsi="Times New Roman"/>
          <w:color w:val="000000" w:themeColor="text1"/>
          <w:sz w:val="24"/>
          <w:szCs w:val="24"/>
        </w:rPr>
        <w:t>average</w:t>
      </w:r>
      <w:r w:rsidR="00CE3780">
        <w:rPr>
          <w:rFonts w:ascii="Times New Roman" w:hAnsi="Times New Roman"/>
          <w:color w:val="000000" w:themeColor="text1"/>
          <w:sz w:val="24"/>
          <w:szCs w:val="24"/>
        </w:rPr>
        <w:t xml:space="preserve"> temperatures</w:t>
      </w:r>
      <w:r w:rsidR="00535171">
        <w:rPr>
          <w:rFonts w:ascii="Times New Roman" w:hAnsi="Times New Roman"/>
          <w:color w:val="000000" w:themeColor="text1"/>
          <w:sz w:val="24"/>
          <w:szCs w:val="24"/>
        </w:rPr>
        <w:t xml:space="preserve">, or </w:t>
      </w:r>
      <w:r w:rsidR="00F536DD">
        <w:rPr>
          <w:rFonts w:ascii="Times New Roman" w:hAnsi="Times New Roman"/>
          <w:color w:val="000000" w:themeColor="text1"/>
          <w:sz w:val="24"/>
          <w:szCs w:val="24"/>
        </w:rPr>
        <w:t xml:space="preserve">temperature </w:t>
      </w:r>
      <w:r w:rsidR="00AA142F">
        <w:rPr>
          <w:rFonts w:ascii="Times New Roman" w:hAnsi="Times New Roman"/>
          <w:color w:val="000000" w:themeColor="text1"/>
          <w:sz w:val="24"/>
          <w:szCs w:val="24"/>
        </w:rPr>
        <w:t>anomalies,</w:t>
      </w:r>
      <w:r w:rsidR="00D0651D" w:rsidRPr="00636C9B">
        <w:rPr>
          <w:rFonts w:ascii="Times New Roman" w:hAnsi="Times New Roman"/>
          <w:color w:val="000000" w:themeColor="text1"/>
          <w:sz w:val="24"/>
          <w:szCs w:val="24"/>
        </w:rPr>
        <w:t xml:space="preserve"> </w:t>
      </w:r>
      <w:r w:rsidR="009008B3" w:rsidRPr="00636C9B">
        <w:rPr>
          <w:rFonts w:ascii="Times New Roman" w:hAnsi="Times New Roman"/>
          <w:color w:val="000000" w:themeColor="text1"/>
          <w:sz w:val="24"/>
          <w:szCs w:val="24"/>
        </w:rPr>
        <w:t>produce</w:t>
      </w:r>
      <w:r w:rsidR="00822DBF" w:rsidRPr="00636C9B">
        <w:rPr>
          <w:rFonts w:ascii="Times New Roman" w:hAnsi="Times New Roman"/>
          <w:color w:val="000000" w:themeColor="text1"/>
          <w:sz w:val="24"/>
          <w:szCs w:val="24"/>
        </w:rPr>
        <w:t xml:space="preserve"> </w:t>
      </w:r>
      <w:r w:rsidR="00E806D9" w:rsidRPr="00636C9B">
        <w:rPr>
          <w:rFonts w:ascii="Times New Roman" w:hAnsi="Times New Roman"/>
          <w:color w:val="000000" w:themeColor="text1"/>
          <w:sz w:val="24"/>
          <w:szCs w:val="24"/>
        </w:rPr>
        <w:t>changes in</w:t>
      </w:r>
      <w:r w:rsidR="001A4AD3" w:rsidRPr="00636C9B">
        <w:rPr>
          <w:rFonts w:ascii="Times New Roman" w:hAnsi="Times New Roman"/>
          <w:color w:val="000000" w:themeColor="text1"/>
          <w:sz w:val="24"/>
          <w:szCs w:val="24"/>
        </w:rPr>
        <w:t xml:space="preserve"> </w:t>
      </w:r>
      <w:r w:rsidR="00822DBF" w:rsidRPr="00636C9B">
        <w:rPr>
          <w:rFonts w:ascii="Times New Roman" w:hAnsi="Times New Roman"/>
          <w:color w:val="000000" w:themeColor="text1"/>
          <w:sz w:val="24"/>
          <w:szCs w:val="24"/>
        </w:rPr>
        <w:t>health outcomes</w:t>
      </w:r>
      <w:r w:rsidR="009431B8">
        <w:rPr>
          <w:rFonts w:ascii="Times New Roman" w:hAnsi="Times New Roman"/>
          <w:color w:val="000000" w:themeColor="text1"/>
          <w:sz w:val="24"/>
          <w:szCs w:val="24"/>
        </w:rPr>
        <w:t>, due to disruption to adaptation</w:t>
      </w:r>
      <w:r w:rsidR="009E3017">
        <w:rPr>
          <w:rFonts w:ascii="Times New Roman" w:hAnsi="Times New Roman"/>
          <w:color w:val="000000" w:themeColor="text1"/>
          <w:sz w:val="24"/>
          <w:szCs w:val="24"/>
        </w:rPr>
        <w:t xml:space="preserve"> and changes in behaviour</w:t>
      </w:r>
      <w:r w:rsidR="001A4AD3" w:rsidRPr="00636C9B">
        <w:rPr>
          <w:rFonts w:ascii="Times New Roman" w:hAnsi="Times New Roman"/>
          <w:color w:val="000000" w:themeColor="text1"/>
          <w:sz w:val="24"/>
          <w:szCs w:val="24"/>
        </w:rPr>
        <w:t>.</w:t>
      </w:r>
      <w:r w:rsidR="00A07AE1">
        <w:rPr>
          <w:rFonts w:ascii="Times New Roman" w:hAnsi="Times New Roman"/>
          <w:color w:val="000000" w:themeColor="text1"/>
          <w:sz w:val="24"/>
          <w:szCs w:val="24"/>
        </w:rPr>
        <w:fldChar w:fldCharType="begin" w:fldLock="1"/>
      </w:r>
      <w:r w:rsidR="00BB0182">
        <w:rPr>
          <w:rFonts w:ascii="Times New Roman" w:hAnsi="Times New Roman"/>
          <w:color w:val="000000" w:themeColor="text1"/>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perspectives","id":"ITEM-2","issue":"1","issued":{"date-parts":[["2012"]]},"page":"19-28","title":"Ambient temperature and morbidity: a review of epidemiological evidence.","type":"article-journal","volume":"120"},"uris":["http://www.mendeley.com/documents/?uuid=f019dc8d-900c-43aa-962b-b66d8768a4af"]},{"id":"ITEM-3","itemData":{"DOI":"10.1186/1476-069X-8-40","ISBN":"1476-069X","ISSN":"1476069X","PMID":"19758453","abstract":"BACKGROUND: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Source","id":"ITEM-3","issue":"1","issued":{"date-parts":[["2009"]]},"page":"40","title":"High ambient temperature and mortality: A review of epidemiologic studies from 2001 to 2008","type":"article","volume":"8"},"uris":["http://www.mendeley.com/documents/?uuid=d87217a1-8015-414a-9c4d-5b94d7e63ff8"]},{"id":"ITEM-4","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Environment","id":"ITEM-4","issued":{"date-parts":[["2017"]]},"page":"241-254","title":"Impact of ambient temperature on morbidity and mortality: An overview of reviews","type":"article-journal","volume":"586"},"uris":["http://www.mendeley.com/documents/?uuid=ec8f9b0b-9e5a-4af2-97b8-252be22410de"]}],"mendeley":{"formattedCitation":"&lt;sup&gt;2–5&lt;/sup&gt;","plainTextFormattedCitation":"2–5","previouslyFormattedCitation":"&lt;sup&gt;2–5&lt;/sup&gt;"},"properties":{"noteIndex":0},"schema":"https://github.com/citation-style-language/schema/raw/master/csl-citation.json"}</w:instrText>
      </w:r>
      <w:r w:rsidR="00A07AE1">
        <w:rPr>
          <w:rFonts w:ascii="Times New Roman" w:hAnsi="Times New Roman"/>
          <w:color w:val="000000" w:themeColor="text1"/>
          <w:sz w:val="24"/>
          <w:szCs w:val="24"/>
        </w:rPr>
        <w:fldChar w:fldCharType="separate"/>
      </w:r>
      <w:r w:rsidR="000541E2" w:rsidRPr="000541E2">
        <w:rPr>
          <w:rFonts w:ascii="Times New Roman" w:hAnsi="Times New Roman"/>
          <w:noProof/>
          <w:color w:val="000000" w:themeColor="text1"/>
          <w:sz w:val="24"/>
          <w:szCs w:val="24"/>
          <w:vertAlign w:val="superscript"/>
        </w:rPr>
        <w:t>2–5</w:t>
      </w:r>
      <w:r w:rsidR="00A07AE1">
        <w:rPr>
          <w:rFonts w:ascii="Times New Roman" w:hAnsi="Times New Roman"/>
          <w:color w:val="000000" w:themeColor="text1"/>
          <w:sz w:val="24"/>
          <w:szCs w:val="24"/>
        </w:rPr>
        <w:fldChar w:fldCharType="end"/>
      </w:r>
      <w:commentRangeEnd w:id="5"/>
      <w:r w:rsidR="009545F7">
        <w:rPr>
          <w:rStyle w:val="CommentReference"/>
          <w:rFonts w:asciiTheme="minorHAnsi" w:eastAsiaTheme="minorHAnsi" w:hAnsiTheme="minorHAnsi" w:cstheme="minorBidi"/>
        </w:rPr>
        <w:commentReference w:id="5"/>
      </w:r>
      <w:r w:rsidR="00BD5F4B">
        <w:rPr>
          <w:rFonts w:ascii="Times New Roman" w:hAnsi="Times New Roman"/>
          <w:color w:val="000000" w:themeColor="text1"/>
          <w:sz w:val="24"/>
          <w:szCs w:val="24"/>
        </w:rPr>
        <w:t xml:space="preserve"> </w:t>
      </w:r>
      <w:r w:rsidR="004C7EE7">
        <w:rPr>
          <w:rFonts w:ascii="Times New Roman" w:hAnsi="Times New Roman"/>
          <w:color w:val="000000" w:themeColor="text1"/>
          <w:sz w:val="24"/>
          <w:szCs w:val="24"/>
        </w:rPr>
        <w:t>The increasing frequency of anomalous temperature</w:t>
      </w:r>
      <w:r w:rsidR="007175CF">
        <w:rPr>
          <w:rFonts w:ascii="Times New Roman" w:hAnsi="Times New Roman"/>
          <w:color w:val="000000" w:themeColor="text1"/>
          <w:sz w:val="24"/>
          <w:szCs w:val="24"/>
        </w:rPr>
        <w:t xml:space="preserve"> caused by c</w:t>
      </w:r>
      <w:r w:rsidR="0080289E">
        <w:rPr>
          <w:rFonts w:ascii="Times New Roman" w:hAnsi="Times New Roman"/>
          <w:color w:val="000000" w:themeColor="text1"/>
          <w:sz w:val="24"/>
          <w:szCs w:val="24"/>
        </w:rPr>
        <w:t>limate change</w:t>
      </w:r>
      <w:r w:rsidR="001A4AD3" w:rsidRPr="00636C9B">
        <w:rPr>
          <w:rFonts w:ascii="Times New Roman" w:hAnsi="Times New Roman"/>
          <w:color w:val="000000" w:themeColor="text1"/>
          <w:sz w:val="24"/>
          <w:szCs w:val="24"/>
        </w:rPr>
        <w:t xml:space="preserve"> </w:t>
      </w:r>
      <w:r w:rsidR="00B810F0">
        <w:rPr>
          <w:rFonts w:ascii="Times New Roman" w:hAnsi="Times New Roman"/>
          <w:color w:val="000000" w:themeColor="text1"/>
          <w:sz w:val="24"/>
          <w:szCs w:val="24"/>
        </w:rPr>
        <w:t>will</w:t>
      </w:r>
      <w:r w:rsidR="00B810F0" w:rsidRPr="00636C9B">
        <w:rPr>
          <w:rFonts w:ascii="Times New Roman" w:hAnsi="Times New Roman"/>
          <w:color w:val="000000" w:themeColor="text1"/>
          <w:sz w:val="24"/>
          <w:szCs w:val="24"/>
        </w:rPr>
        <w:t xml:space="preserve"> </w:t>
      </w:r>
      <w:r w:rsidR="00B01264">
        <w:rPr>
          <w:rFonts w:ascii="Times New Roman" w:hAnsi="Times New Roman"/>
          <w:color w:val="000000" w:themeColor="text1"/>
          <w:sz w:val="24"/>
          <w:szCs w:val="24"/>
        </w:rPr>
        <w:t xml:space="preserve">therefore </w:t>
      </w:r>
      <w:r w:rsidR="004C2047" w:rsidRPr="00636C9B">
        <w:rPr>
          <w:rFonts w:ascii="Times New Roman" w:hAnsi="Times New Roman"/>
          <w:color w:val="000000" w:themeColor="text1"/>
          <w:sz w:val="24"/>
          <w:szCs w:val="24"/>
        </w:rPr>
        <w:t>likely</w:t>
      </w:r>
      <w:r w:rsidR="00CB61C9">
        <w:rPr>
          <w:rFonts w:ascii="Times New Roman" w:hAnsi="Times New Roman"/>
          <w:color w:val="000000" w:themeColor="text1"/>
          <w:sz w:val="24"/>
          <w:szCs w:val="24"/>
        </w:rPr>
        <w:t xml:space="preserve"> </w:t>
      </w:r>
      <w:r w:rsidR="004C2047" w:rsidRPr="00636C9B">
        <w:rPr>
          <w:rFonts w:ascii="Times New Roman" w:hAnsi="Times New Roman"/>
          <w:color w:val="000000" w:themeColor="text1"/>
          <w:sz w:val="24"/>
          <w:szCs w:val="24"/>
        </w:rPr>
        <w:t>impact h</w:t>
      </w:r>
      <w:r w:rsidR="00466764" w:rsidRPr="00636C9B">
        <w:rPr>
          <w:rFonts w:ascii="Times New Roman" w:hAnsi="Times New Roman"/>
          <w:color w:val="000000" w:themeColor="text1"/>
          <w:sz w:val="24"/>
          <w:szCs w:val="24"/>
        </w:rPr>
        <w:t xml:space="preserve">ealth even in temperate </w:t>
      </w:r>
      <w:r w:rsidR="004C2047" w:rsidRPr="00636C9B">
        <w:rPr>
          <w:rFonts w:ascii="Times New Roman" w:hAnsi="Times New Roman"/>
          <w:color w:val="000000" w:themeColor="text1"/>
          <w:sz w:val="24"/>
          <w:szCs w:val="24"/>
        </w:rPr>
        <w:t>countries</w:t>
      </w:r>
      <w:r w:rsidR="002339FB" w:rsidRPr="00636C9B">
        <w:rPr>
          <w:rFonts w:ascii="Times New Roman" w:hAnsi="Times New Roman"/>
          <w:color w:val="000000" w:themeColor="text1"/>
          <w:sz w:val="24"/>
          <w:szCs w:val="24"/>
        </w:rPr>
        <w:t xml:space="preserve"> like the USA</w:t>
      </w:r>
      <w:r w:rsidR="00F87BFE">
        <w:rPr>
          <w:rFonts w:ascii="Times New Roman" w:hAnsi="Times New Roman"/>
          <w:color w:val="000000" w:themeColor="text1"/>
          <w:sz w:val="24"/>
          <w:szCs w:val="24"/>
        </w:rPr>
        <w:t>.</w:t>
      </w:r>
    </w:p>
    <w:p w14:paraId="423CA46E" w14:textId="77777777" w:rsidR="00530F84" w:rsidRPr="00636C9B" w:rsidRDefault="00530F84" w:rsidP="00D76DF7">
      <w:pPr>
        <w:spacing w:after="0" w:line="480" w:lineRule="auto"/>
        <w:jc w:val="both"/>
        <w:rPr>
          <w:rFonts w:ascii="Times New Roman" w:hAnsi="Times New Roman"/>
          <w:color w:val="000000" w:themeColor="text1"/>
          <w:sz w:val="24"/>
          <w:szCs w:val="24"/>
        </w:rPr>
      </w:pPr>
    </w:p>
    <w:p w14:paraId="17D429E9" w14:textId="0262FC64" w:rsidR="005C543C" w:rsidRDefault="00446A46" w:rsidP="002339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w:t>
      </w:r>
      <w:r w:rsidR="00EC401C">
        <w:rPr>
          <w:rFonts w:ascii="Times New Roman" w:hAnsi="Times New Roman"/>
          <w:color w:val="000000" w:themeColor="text1"/>
          <w:sz w:val="24"/>
          <w:szCs w:val="24"/>
        </w:rPr>
        <w:t xml:space="preserve">n analysis of how </w:t>
      </w:r>
      <w:r w:rsidR="008F5B74">
        <w:rPr>
          <w:rFonts w:ascii="Times New Roman" w:hAnsi="Times New Roman"/>
          <w:color w:val="000000" w:themeColor="text1"/>
          <w:sz w:val="24"/>
          <w:szCs w:val="24"/>
        </w:rPr>
        <w:t>temperature anomalies</w:t>
      </w:r>
      <w:r w:rsidR="00EC401C">
        <w:rPr>
          <w:rFonts w:ascii="Times New Roman" w:hAnsi="Times New Roman"/>
          <w:color w:val="000000" w:themeColor="text1"/>
          <w:sz w:val="24"/>
          <w:szCs w:val="24"/>
        </w:rPr>
        <w:t xml:space="preserve"> are associated with </w:t>
      </w:r>
      <w:ins w:id="6" w:author="Tamura-Wicks, Helen M" w:date="2018-11-29T16:51:00Z">
        <w:r w:rsidR="00FE32B9">
          <w:rPr>
            <w:rFonts w:ascii="Times New Roman" w:hAnsi="Times New Roman"/>
            <w:color w:val="000000" w:themeColor="text1"/>
            <w:sz w:val="24"/>
            <w:szCs w:val="24"/>
          </w:rPr>
          <w:t xml:space="preserve">change in </w:t>
        </w:r>
      </w:ins>
      <w:del w:id="7" w:author="Tamura-Wicks, Helen M" w:date="2018-11-29T16:51:00Z">
        <w:r w:rsidR="00EC401C" w:rsidDel="00FE32B9">
          <w:rPr>
            <w:rFonts w:ascii="Times New Roman" w:hAnsi="Times New Roman"/>
            <w:color w:val="000000" w:themeColor="text1"/>
            <w:sz w:val="24"/>
            <w:szCs w:val="24"/>
          </w:rPr>
          <w:delText xml:space="preserve">changing </w:delText>
        </w:r>
      </w:del>
      <w:r w:rsidR="00EC401C">
        <w:rPr>
          <w:rFonts w:ascii="Times New Roman" w:hAnsi="Times New Roman"/>
          <w:color w:val="000000" w:themeColor="text1"/>
          <w:sz w:val="24"/>
          <w:szCs w:val="24"/>
        </w:rPr>
        <w:t>health outcomes</w:t>
      </w:r>
      <w:del w:id="8" w:author="Tamura-Wicks, Helen M" w:date="2018-11-29T16:51:00Z">
        <w:r w:rsidR="00EC401C" w:rsidDel="00FE32B9">
          <w:rPr>
            <w:rFonts w:ascii="Times New Roman" w:hAnsi="Times New Roman"/>
            <w:color w:val="000000" w:themeColor="text1"/>
            <w:sz w:val="24"/>
            <w:szCs w:val="24"/>
          </w:rPr>
          <w:delText xml:space="preserve"> for </w:delText>
        </w:r>
        <w:r w:rsidR="00E04629" w:rsidDel="00FE32B9">
          <w:rPr>
            <w:rFonts w:ascii="Times New Roman" w:hAnsi="Times New Roman"/>
            <w:color w:val="000000" w:themeColor="text1"/>
            <w:sz w:val="24"/>
            <w:szCs w:val="24"/>
          </w:rPr>
          <w:delText>the entire</w:delText>
        </w:r>
        <w:r w:rsidR="00EC401C" w:rsidDel="00FE32B9">
          <w:rPr>
            <w:rFonts w:ascii="Times New Roman" w:hAnsi="Times New Roman"/>
            <w:color w:val="000000" w:themeColor="text1"/>
            <w:sz w:val="24"/>
            <w:szCs w:val="24"/>
          </w:rPr>
          <w:delText xml:space="preserve"> spectrum of health outcomes</w:delText>
        </w:r>
      </w:del>
      <w:r w:rsidR="00E04629">
        <w:rPr>
          <w:rFonts w:ascii="Times New Roman" w:hAnsi="Times New Roman"/>
          <w:color w:val="000000" w:themeColor="text1"/>
          <w:sz w:val="24"/>
          <w:szCs w:val="24"/>
        </w:rPr>
        <w:t xml:space="preserve">, including </w:t>
      </w:r>
      <w:r w:rsidR="00004B85">
        <w:rPr>
          <w:rFonts w:ascii="Times New Roman" w:hAnsi="Times New Roman"/>
          <w:color w:val="000000" w:themeColor="text1"/>
          <w:sz w:val="24"/>
          <w:szCs w:val="24"/>
        </w:rPr>
        <w:t>injuries</w:t>
      </w:r>
      <w:r w:rsidR="009C2CAA">
        <w:rPr>
          <w:rFonts w:ascii="Times New Roman" w:hAnsi="Times New Roman"/>
          <w:color w:val="000000" w:themeColor="text1"/>
          <w:sz w:val="24"/>
          <w:szCs w:val="24"/>
        </w:rPr>
        <w:t>,</w:t>
      </w:r>
      <w:r>
        <w:rPr>
          <w:rFonts w:ascii="Times New Roman" w:hAnsi="Times New Roman"/>
          <w:color w:val="000000" w:themeColor="text1"/>
          <w:sz w:val="24"/>
          <w:szCs w:val="24"/>
        </w:rPr>
        <w:t xml:space="preserve"> is needed</w:t>
      </w:r>
      <w:r w:rsidR="003239BA" w:rsidRPr="00636C9B">
        <w:rPr>
          <w:rFonts w:ascii="Times New Roman" w:hAnsi="Times New Roman"/>
          <w:color w:val="000000" w:themeColor="text1"/>
          <w:sz w:val="24"/>
          <w:szCs w:val="24"/>
        </w:rPr>
        <w:t xml:space="preserve">. </w:t>
      </w:r>
      <w:r w:rsidR="00F96A01" w:rsidRPr="00636C9B">
        <w:rPr>
          <w:rFonts w:ascii="Times New Roman" w:hAnsi="Times New Roman"/>
          <w:color w:val="000000" w:themeColor="text1"/>
          <w:sz w:val="24"/>
          <w:szCs w:val="24"/>
        </w:rPr>
        <w:t>P</w:t>
      </w:r>
      <w:r w:rsidR="002339FB" w:rsidRPr="00636C9B">
        <w:rPr>
          <w:rFonts w:ascii="Times New Roman" w:hAnsi="Times New Roman"/>
          <w:color w:val="000000" w:themeColor="text1"/>
          <w:sz w:val="24"/>
          <w:szCs w:val="24"/>
        </w:rPr>
        <w:t>revious work has focused on how mortality from natural causes is affected by daily or multi-day hot/cold episode</w:t>
      </w:r>
      <w:r w:rsidR="009F14CD">
        <w:rPr>
          <w:rFonts w:ascii="Times New Roman" w:hAnsi="Times New Roman"/>
          <w:color w:val="000000" w:themeColor="text1"/>
          <w:sz w:val="24"/>
          <w:szCs w:val="24"/>
        </w:rPr>
        <w:t>s</w:t>
      </w:r>
      <w:r w:rsidR="002339FB" w:rsidRPr="00636C9B">
        <w:rPr>
          <w:rFonts w:ascii="Times New Roman" w:hAnsi="Times New Roman"/>
          <w:color w:val="000000" w:themeColor="text1"/>
          <w:sz w:val="24"/>
          <w:szCs w:val="24"/>
        </w:rPr>
        <w:t>.</w:t>
      </w:r>
      <w:r w:rsidR="00357D07">
        <w:rPr>
          <w:rFonts w:ascii="Times New Roman" w:hAnsi="Times New Roman"/>
          <w:color w:val="000000" w:themeColor="text1"/>
          <w:sz w:val="24"/>
          <w:szCs w:val="24"/>
        </w:rPr>
        <w:fldChar w:fldCharType="begin" w:fldLock="1"/>
      </w:r>
      <w:r w:rsidR="00BB0182">
        <w:rPr>
          <w:rFonts w:ascii="Times New Roman" w:hAnsi="Times New Roman"/>
          <w:color w:val="000000" w:themeColor="text1"/>
          <w:sz w:val="24"/>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Environment","id":"ITEM-2","issued":{"date-parts":[["2017"]]},"page":"241-254","title":"Impact of ambient temperature on morbidity and mortality: An overview of reviews","type":"article-journal","volume":"586"},"uris":["http://www.mendeley.com/documents/?uuid=ec8f9b0b-9e5a-4af2-97b8-252be22410de"]},{"id":"ITEM-3","itemData":{"DOI":"10.1016/S0140-6736(14)62114-0","ISBN":"1474-547X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Lancet","id":"ITEM-3","issue":"9991","issued":{"date-parts":[["2015"]]},"page":"369-375","title":"Mortality risk attributable to high and low ambient temperature: A multicountry observational study","type":"article-journal","volume":"386"},"uris":["http://www.mendeley.com/documents/?uuid=ec2ac118-d8e9-4d29-9116-d43210b3e1ca"]},{"id":"ITEM-4","itemData":{"DOI":"10.1289/ehp.1003198","ISSN":"1552-9924","PMID":"21824855","abstract":"OBJECTIVE: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volume":"8"},"uris":["http://www.mendeley.com/documents/?uuid=d87217a1-8015-414a-9c4d-5b94d7e63ff8"]}],"mendeley":{"formattedCitation":"&lt;sup&gt;2–6&lt;/sup&gt;","plainTextFormattedCitation":"2–6","previouslyFormattedCitation":"&lt;sup&gt;2–6&lt;/sup&gt;"},"properties":{"noteIndex":0},"schema":"https://github.com/citation-style-language/schema/raw/master/csl-citation.json"}</w:instrText>
      </w:r>
      <w:r w:rsidR="00357D07">
        <w:rPr>
          <w:rFonts w:ascii="Times New Roman" w:hAnsi="Times New Roman"/>
          <w:color w:val="000000" w:themeColor="text1"/>
          <w:sz w:val="24"/>
          <w:szCs w:val="24"/>
        </w:rPr>
        <w:fldChar w:fldCharType="separate"/>
      </w:r>
      <w:r w:rsidR="000541E2" w:rsidRPr="000541E2">
        <w:rPr>
          <w:rFonts w:ascii="Times New Roman" w:hAnsi="Times New Roman"/>
          <w:noProof/>
          <w:color w:val="000000" w:themeColor="text1"/>
          <w:sz w:val="24"/>
          <w:szCs w:val="24"/>
          <w:vertAlign w:val="superscript"/>
        </w:rPr>
        <w:t>2–6</w:t>
      </w:r>
      <w:r w:rsidR="00357D07">
        <w:rPr>
          <w:rFonts w:ascii="Times New Roman" w:hAnsi="Times New Roman"/>
          <w:color w:val="000000" w:themeColor="text1"/>
          <w:sz w:val="24"/>
          <w:szCs w:val="24"/>
        </w:rPr>
        <w:fldChar w:fldCharType="end"/>
      </w:r>
      <w:r w:rsidR="002339FB" w:rsidRPr="00636C9B">
        <w:rPr>
          <w:rFonts w:ascii="Times New Roman" w:hAnsi="Times New Roman"/>
          <w:color w:val="000000" w:themeColor="text1"/>
          <w:sz w:val="24"/>
          <w:szCs w:val="24"/>
        </w:rPr>
        <w:t xml:space="preserve"> </w:t>
      </w:r>
      <w:r w:rsidR="00095F25">
        <w:rPr>
          <w:rFonts w:ascii="Times New Roman" w:hAnsi="Times New Roman"/>
          <w:color w:val="000000" w:themeColor="text1"/>
          <w:sz w:val="24"/>
          <w:szCs w:val="24"/>
        </w:rPr>
        <w:t xml:space="preserve">The impact of extreme heat on mortality </w:t>
      </w:r>
      <w:r w:rsidR="00E108B5">
        <w:rPr>
          <w:rFonts w:ascii="Times New Roman" w:hAnsi="Times New Roman"/>
          <w:color w:val="000000" w:themeColor="text1"/>
          <w:sz w:val="24"/>
          <w:szCs w:val="24"/>
        </w:rPr>
        <w:t xml:space="preserve">from natural causes </w:t>
      </w:r>
      <w:r w:rsidR="00095F25">
        <w:rPr>
          <w:rFonts w:ascii="Times New Roman" w:hAnsi="Times New Roman"/>
          <w:color w:val="000000" w:themeColor="text1"/>
          <w:sz w:val="24"/>
          <w:szCs w:val="24"/>
        </w:rPr>
        <w:t>has also attracted interest.</w:t>
      </w:r>
      <w:r w:rsidR="00095F25">
        <w:rPr>
          <w:rFonts w:ascii="Times New Roman" w:hAnsi="Times New Roman"/>
          <w:color w:val="000000" w:themeColor="text1"/>
          <w:sz w:val="24"/>
          <w:szCs w:val="24"/>
        </w:rPr>
        <w:fldChar w:fldCharType="begin" w:fldLock="1"/>
      </w:r>
      <w:r w:rsidR="00BB0182">
        <w:rPr>
          <w:rFonts w:ascii="Times New Roman" w:hAnsi="Times New Roman"/>
          <w:color w:val="000000" w:themeColor="text1"/>
          <w:sz w:val="24"/>
          <w:szCs w:val="24"/>
        </w:rPr>
        <w:instrText>ADDIN CSL_CITATION {"citationItems":[{"id":"ITEM-1","itemData":{"DOI":"10.1016/j.envint.2016.02.018","ISSN":"18736750","PMID":"26900891","abstract":"Background: The Low Temperature Days (LTD) have attracted far less attention than that of High Temperature Days (HTD), though its impact on mortality is at least comparable. This lower degree of attention may perhaps be due to the fact that its influence on mortality is less pronounced and longer-term, and that there are other concomitant infectious winters factors. In a climate-change scenario, the studies undertaken to date report differing results. The aim of this study was to analyse mortality attributable to both thermal extremes in Spain's 52 provinces across the period 2000-2009, and estimate the related economic cost to show the benefit or \"profitability\" of implementing prevention plans against LTD. Methods: Previous studies enabled us: to obtain the maximum daily temperature above which HTD occurred and the minimum daily temperature below which LTD occurred in the 52 provincial capitals analysed across the same study period; and to calculate the relative and attributable risks (%) associated with daily mortality in each capital. These measures of association were then used to make different calculations to obtain the daily mean mortality attributable to both thermal extremes. To this end, we obtained a summary of the number of degrees whereby the temperature exceeded (excess °C) or fell short (deficit °C) of the threshold temperature for each capital, and calculated the respective number of extreme temperatures days. The economic estimates rated the prevention plans as being 68% effective. Results: Over the period considered, the number of HTD (4373) was higher than the number of LTD (3006) for Spain as a whole. Notwithstanding this, in every provincial capital the mean daily mortality attributable to heat was lower (3 deaths/day) than that attributable to cold (3.48 deaths/day). In terms of the economic impact of the activation of prevention plans against LTD, these could be assumed to avoid 2.37 deaths on each LTD, which translated as a saving of €0.29M. Similarly, in the case of heat, 2.04 deaths could be assumed to be avoided each day on which the prevention plan against HTD was activated, amounting to a saving of €0.25M. While the economic cost of cold-related mortality across the ten-year period 2000-2009 was €871.7M, that attributable to heat could be put at €1093.2M. Conclusion: The effect of extreme temperatures on daily mortality was similar across the study period for Spain overall. The lower number of days with LTD meant, however, …","author":[{"dropping-particle":"","family":"Carmona","given":"R.","non-dropping-particle":"","parse-names":false,"suffix":""},{"dropping-particle":"","family":"Díaz","given":"J.","non-dropping-particle":"","parse-names":false,"suffix":""},{"dropping-particle":"","family":"Mirón","given":"I. J.","non-dropping-particle":"","parse-names":false,"suffix":""},{"dropping-particle":"","family":"Ortiz","given":"C.","non-dropping-particle":"","parse-names":false,"suffix":""},{"dropping-particle":"","family":"Luna","given":"M. Y.","non-dropping-particle":"","parse-names":false,"suffix":""},{"dropping-particle":"","family":"Linares","given":"C.","non-dropping-particle":"","parse-names":false,"suffix":""}],"container-title":"Environment International","id":"ITEM-1","issued":{"date-parts":[["2016"]]},"title":"Mortality attributable to extreme temperatures in Spain: A comparative analysis by city","type":"article-journal"},"uris":["http://www.mendeley.com/documents/?uuid=95a7d8da-01d7-474f-a04c-53cda718534c"]},{"id":"ITEM-2","itemData":{"DOI":"10.1097/01.ede.0000187650.36636.1f","ISBN":"1044-3983 (Print)\\r1044-3983 (Linking)","ISSN":"1044-3983","PMID":"16357598","abstract":"BACKGROUND: A heatwave occurred in France in August 2003, with an accompanying excess of all-cause mortality. This study quantifies this excess mortality and investigates a possible harvesting effect in the few weeks after the heatwave. METHODS: A time-series study using a Poisson regression model with regression splines to control for nonlinear confounders was used to analyze the correlation between heatwave variable and mortality in 9 French cities. RESULTS: After controlling for long-term and seasonal time trends and the usual effects of temperature and air pollution, we estimated that 3,096 extra deaths resulted from the heatwave. The maximum daily relative risk of mortality during the heatwave (compared with expected deaths at that time of year) ranged from 1.16 in Le Havre to 5.00 in Paris. There was little evidence of mortality displacement in the few weeks after the heatwave, with an estimated deficit of 253 deaths at the end of the period. CONCLUSIONS: The heatwave in France during August 2003 was associated with a large increase in the number of deaths. The impact estimated using a time-series design was consistent with crude previous estimates of the impact of the heatwave. This finding suggests that neither air pollution nor long-term and seasonal trends confounded previous estimates. There was no evidence to suggest that the extras deaths associated with the heatwave were simply brought forward in time.","author":[{"dropping-particle":"","family":"Tertre","given":"Alain","non-dropping-particle":"Le","parse-names":false,"suffix":""},{"dropping-particle":"","family":"Lefranc","given":"Agn??s Agnès","non-dropping-particle":"","parse-names":false,"suffix":""},{"dropping-particle":"","family":"Eilstein","given":"Daniel","non-dropping-particle":"","parse-names":false,"suffix":""},{"dropping-particle":"","family":"Declercq","given":"Christophe","non-dropping-particle":"","parse-names":false,"suffix":""},{"dropping-particle":"","family":"Medina","given":"Sylvia","non-dropping-particle":"","parse-names":false,"suffix":""},{"dropping-particle":"","family":"Blanchard","given":"Myriam","non-dropping-particle":"","parse-names":false,"suffix":""},{"dropping-particle":"","family":"Chardon","given":"Benoît Beno??t","non-dropping-particle":"","parse-names":false,"suffix":""},{"dropping-particle":"","family":"Fabre","given":"Pascal","non-dropping-particle":"","parse-names":false,"suffix":""},{"dropping-particle":"","family":"Filleul","given":"Laurent","non-dropping-particle":"","parse-names":false,"suffix":""},{"dropping-particle":"","family":"Jusot","given":"Jean-Fran??ois François","non-dropping-particle":"","parse-names":false,"suffix":""},{"dropping-particle":"","family":"Pascal","given":"Laurence","non-dropping-particle":"","parse-names":false,"suffix":""},{"dropping-particle":"","family":"Prouvost","given":"H??l??ne Hélène","non-dropping-particle":"","parse-names":false,"suffix":""},{"dropping-particle":"","family":"Cassadou","given":"Sylvie","non-dropping-particle":"","parse-names":false,"suffix":""},{"dropping-particle":"","family":"Ledrans","given":"Martine","non-dropping-particle":"","parse-names":false,"suffix":""}],"container-title":"Epidemiology","id":"ITEM-2","issue":"1","issued":{"date-parts":[["2006"]]},"page":"75-79","title":"Impact of the 2003 Heatwave on All-Cause Mortality in 9 French Cities","type":"article-journal","volume":"17"},"uris":["http://www.mendeley.com/documents/?uuid=7aa70662-23cd-4233-a5ce-b47c5b315a68"]},{"id":"ITEM-3","itemData":{"DOI":"10.1056/NEJM199607113350203","ISBN":"0028-4793","ISSN":"0028-4793","PMID":"8649494","abstract":"BACKGROUND During a record-setting heat wave in Chicago in July 1995, there were at least 700 excess deaths, most of which were classified as heat-related. We sought to determine who was at greatest risk for heat-related death. METHODS We conducted a case-control study in Chicago to identify risk factors associated with heat-related death and death from cardiovascular causes from July 14 through July 17, 1995. Beginning on July 21, we interviewed 339 relatives, neighbors, or friends of those who died and 339 controls matched to the case subjects according to neighborhood and age. RESULTS The risk of heat-related death was increased for people with known medical problems who were confined to bed (odds ratio as compared with those who were not confined to bed, 5.5) or who were unable to care for themselves (odds ratio, 4.1). Also at increased risk were those who did not leave home each day (odds ratio, 6.7), who lived alone (odds ratio, 2.3), or who lived on the top floor of a building (odds ratio, 4.7). Having social contacts such as group activities or friends in the area was protective. In a multivariate analysis, the strongest risk factors for heat-related death were being confined to bed (odds ratio, 8.2) and living alone (odds ratio, 2.3); the risk of death was reduced for people with working air conditioners (odds ratio, 0.3) and those with access to transportation (odds ratio, 0.3). Deaths classified as due to cardiovascular causes had risk factors similar to those for heat-related death. CONCLUSIONS In this study of the 1995 Chicago heat wave, those at greatest risk of dying from the heat were people with medical illnesses who were socially isolated and did not have access to air conditioning. In future heat emergencies, interventions directed to such persons should reduce deaths related to the heat.","author":[{"dropping-particle":"","family":"Semenza","given":"Jan C.","non-dropping-particle":"","parse-names":false,"suffix":""},{"dropping-particle":"","family":"Rubin","given":"Carol H.","non-dropping-particle":"","parse-names":false,"suffix":""},{"dropping-particle":"","family":"Falter","given":"Kenneth H.","non-dropping-particle":"","parse-names":false,"suffix":""},{"dropping-particle":"","family":"Selanikio","given":"Joel D.","non-dropping-particle":"","parse-names":false,"suffix":""},{"dropping-particle":"","family":"Flanders","given":"W. Dana","non-dropping-particle":"","parse-names":false,"suffix":""},{"dropping-particle":"","family":"Howe","given":"Holly L.","non-dropping-particle":"","parse-names":false,"suffix":""},{"dropping-particle":"","family":"Wilhelm","given":"John L.","non-dropping-particle":"","parse-names":false,"suffix":""}],"container-title":"New England Journal of Medicine","id":"ITEM-3","issued":{"date-parts":[["1996"]]},"title":"Heat-Related Deaths during the July 1995 Heat Wave in Chicago","type":"article-journal"},"uris":["http://www.mendeley.com/documents/?uuid=93431257-5a3a-4d6a-b726-db0de694e35d"]},{"id":"ITEM-4","itemData":{"DOI":"10.3390/ijerph120201279","ISBN":"1661-7827 (Print) 1660-4601 (Electronic)","ISSN":"16604601","PMID":"25625407","abstract":"The impact of climate change on human health is a serious concern. In particular, changes in the frequency and intensity of heat waves and cold spells are of high relevance in terms of mortality and morbidity. This demonstrates the urgent need for reliable early-warning systems to help authorities prepare and respond to emergency situations. In this study, we evaluate the performance of a climate-driven mortality model to provide probabilistic predictions of exceeding emergency mortality thresholds for heat wave and cold spell scenarios. Daily mortality data corresponding to 187 NUTS2 regions across 16 countries in Europe were obtained from 1998-2003. Data were aggregated to 54 larger regions in Europe, defined according to similarities in population structure and climate. Location-specific average mortality rates, at given temperature intervals over the time period, were modelled to account for the increased mortality observed during both high and low temperature extremes and differing comfort temperatures between regions. Model parameters were estimated in a Bayesian framework, in order to generate probabilistic simulations of mortality across Europe for time periods of interest. For the heat wave scenario (1-15 August 2003), the model was successfully able to anticipate the occurrence or non-occurrence of mortality rates exceeding the emergency threshold (75th percentile of the mortality distribution) for 89% of the 54 regions, given a probability decision threshold of 70%. For the cold spell scenario (1-15 January 2003), mortality events in 69% of the regions were correctly anticipated with a probability decision threshold of 70%. By using a more conservative decision threshold of 30%, this proportion increased to 87%. Overall, the model performed better for the heat wave scenario. By replacing observed temperature data in the model with forecast temperature, from state-of-the-art European forecasting systems, probabilistic mortality predictions could potentially be made several months ahead of imminent heat waves and cold spells.","author":[{"dropping-particle":"","family":"Lowe","given":"Rachel","non-dropping-particle":"","parse-names":false,"suffix":""},{"dropping-particle":"","family":"Ballester","given":"Joan","non-dropping-particle":"","parse-names":false,"suffix":""},{"dropping-particle":"","family":"Creswick","given":"James","non-dropping-particle":"","parse-names":false,"suffix":""},{"dropping-particle":"","family":"Robine","given":"Jean Marie","non-dropping-particle":"","parse-names":false,"suffix":""},{"dropping-particle":"","family":"Herrmann","given":"François R.","non-dropping-particle":"","parse-names":false,"suffix":""},{"dropping-particle":"","family":"Rodó","given":"Xavier","non-dropping-particle":"","parse-names":false,"suffix":""}],"container-title":"International Journal of Environmental Research and Public Health","id":"ITEM-4","issued":{"date-parts":[["2015"]]},"title":"Evaluating the performance of a climate-driven mortality model during heat waves and cold spells in Europe","type":"article-journal"},"uris":["http://www.mendeley.com/documents/?uuid=4406136d-8b13-4e06-b3b5-c5c2f9ba7d4b"]},{"id":"ITEM-5","itemData":{"DOI":"10.1289/ehp.1002313","ISBN":"0091-6765","ISSN":"00916765","PMID":"21084239","abstract":"BACKGROUND Devastating health effects from recent heat waves, and projected increases in frequency, duration, and severity of heat waves from climate change, highlight the importance of understanding health consequences of heat waves. OBJECTIVES We analyzed mortality risk for heat waves in 43 U.S. cities (1987-2005) and investigated how effects relate to heat waves' intensity, duration, or timing in season. METHODS Heat waves were defined as ≥ 2 days with temperature ≥ 95th percentile for the community for 1 May through 30 September. Heat waves were characterized by their intensity, duration, and timing in season. Within each community, we estimated mortality risk during each heat wave compared with non-heat wave days, controlling for potential confounders. We combined individual heat wave effect estimates using Bayesian hierarchical modeling to generate overall effects at the community, regional, and national levels. We estimated how heat wave mortality effects were modified by heat wave characteristics (intensity, duration, timing in season). RESULTS Nationally, mortality increased 3.74% [95% posterior interval (PI), 2.29-5.22%] during heat waves compared with non-heat wave days. Heat wave mortality risk increased 2.49% for every 1°F increase in heat wave intensity and 0.38% for every 1-day increase in heat wave duration. Mortality increased 5.04% (95% PI, 3.06-7.06%) during the first heat wave of the summer versus 2.65% (95% PI, 1.14-4.18%) during later heat waves, compared with non-heat wave days. Heat wave mortality impacts and effect modification by heat wave characteristics were more pronounced in the Northeast and Midwest compared with the South. CONCLUSIONS We found higher mortality risk from heat waves that were more intense or longer, or those occurring earlier in summer. These findings have implications for decision makers and researchers estimating health effects from climate change.","author":[{"dropping-particle":"","family":"Brooke Anderson","given":"G.","non-dropping-particle":"","parse-names":false,"suffix":""},{"dropping-particle":"","family":"Bell","given":"Michelle L.","non-dropping-particle":"","parse-names":false,"suffix":""}],"container-title":"Environmental Health Perspectives","id":"ITEM-5","issued":{"date-parts":[["2011"]]},"title":"Heat waves in the United States: Mortality risk during heat waves and effect modification by heat wave characteristics in 43 U.S. communities","type":"article-journal"},"uris":["http://www.mendeley.com/documents/?uuid=c240e932-cb6f-49ce-976c-f020c9e5be3f"]},{"id":"ITEM-6","itemData":{"DOI":"10.1097/EDE.0b013e318190ee08","abstract":"Background—Many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Mass.)","id":"ITEM-6","issue":"2","issued":{"date-parts":[["2009"]]},"page":"205","title":"Weather-related mortality: how heat, cold, and heat waves affect mortality in the United States","type":"article-journal","volume":"20"},"uris":["http://www.mendeley.com/documents/?uuid=5fe7563e-b493-41ad-a49d-689ded5488ac"]}],"mendeley":{"formattedCitation":"&lt;sup&gt;7–12&lt;/sup&gt;","plainTextFormattedCitation":"7–12","previouslyFormattedCitation":"&lt;sup&gt;7–12&lt;/sup&gt;"},"properties":{"noteIndex":0},"schema":"https://github.com/citation-style-language/schema/raw/master/csl-citation.json"}</w:instrText>
      </w:r>
      <w:r w:rsidR="00095F25">
        <w:rPr>
          <w:rFonts w:ascii="Times New Roman" w:hAnsi="Times New Roman"/>
          <w:color w:val="000000" w:themeColor="text1"/>
          <w:sz w:val="24"/>
          <w:szCs w:val="24"/>
        </w:rPr>
        <w:fldChar w:fldCharType="separate"/>
      </w:r>
      <w:r w:rsidR="000541E2" w:rsidRPr="000541E2">
        <w:rPr>
          <w:rFonts w:ascii="Times New Roman" w:hAnsi="Times New Roman"/>
          <w:noProof/>
          <w:color w:val="000000" w:themeColor="text1"/>
          <w:sz w:val="24"/>
          <w:szCs w:val="24"/>
          <w:vertAlign w:val="superscript"/>
        </w:rPr>
        <w:t>7–12</w:t>
      </w:r>
      <w:r w:rsidR="00095F25">
        <w:rPr>
          <w:rFonts w:ascii="Times New Roman" w:hAnsi="Times New Roman"/>
          <w:color w:val="000000" w:themeColor="text1"/>
          <w:sz w:val="24"/>
          <w:szCs w:val="24"/>
        </w:rPr>
        <w:fldChar w:fldCharType="end"/>
      </w:r>
      <w:r w:rsidR="00095F25">
        <w:rPr>
          <w:rFonts w:ascii="Times New Roman" w:hAnsi="Times New Roman"/>
          <w:color w:val="000000" w:themeColor="text1"/>
          <w:sz w:val="24"/>
          <w:szCs w:val="24"/>
        </w:rPr>
        <w:t xml:space="preserve"> </w:t>
      </w:r>
      <w:r w:rsidR="005C543C">
        <w:rPr>
          <w:rFonts w:ascii="Times New Roman" w:hAnsi="Times New Roman"/>
          <w:color w:val="000000" w:themeColor="text1"/>
          <w:sz w:val="24"/>
          <w:szCs w:val="24"/>
        </w:rPr>
        <w:t>H</w:t>
      </w:r>
      <w:r w:rsidR="005C543C" w:rsidRPr="00636C9B">
        <w:rPr>
          <w:rFonts w:ascii="Times New Roman" w:hAnsi="Times New Roman"/>
          <w:color w:val="000000" w:themeColor="text1"/>
          <w:sz w:val="24"/>
          <w:szCs w:val="24"/>
        </w:rPr>
        <w:t>owever</w:t>
      </w:r>
      <w:r w:rsidR="005C543C">
        <w:rPr>
          <w:rFonts w:ascii="Times New Roman" w:hAnsi="Times New Roman"/>
          <w:color w:val="000000" w:themeColor="text1"/>
          <w:sz w:val="24"/>
          <w:szCs w:val="24"/>
        </w:rPr>
        <w:t>,</w:t>
      </w:r>
      <w:r w:rsidR="005C543C" w:rsidRPr="00636C9B">
        <w:rPr>
          <w:rFonts w:ascii="Times New Roman" w:hAnsi="Times New Roman"/>
          <w:color w:val="000000" w:themeColor="text1"/>
          <w:sz w:val="24"/>
          <w:szCs w:val="24"/>
        </w:rPr>
        <w:t xml:space="preserve"> </w:t>
      </w:r>
      <w:r w:rsidR="005C543C">
        <w:rPr>
          <w:rFonts w:ascii="Times New Roman" w:hAnsi="Times New Roman"/>
          <w:color w:val="000000" w:themeColor="text1"/>
          <w:sz w:val="24"/>
          <w:szCs w:val="24"/>
        </w:rPr>
        <w:t>t</w:t>
      </w:r>
      <w:r w:rsidR="005C543C" w:rsidRPr="00636C9B">
        <w:rPr>
          <w:rFonts w:ascii="Times New Roman" w:hAnsi="Times New Roman"/>
          <w:color w:val="000000" w:themeColor="text1"/>
          <w:sz w:val="24"/>
          <w:szCs w:val="24"/>
        </w:rPr>
        <w:t xml:space="preserve">he causal link between injury deaths and temperature, where the interaction is likely to be </w:t>
      </w:r>
      <w:r w:rsidR="001D21BD">
        <w:rPr>
          <w:rFonts w:ascii="Times New Roman" w:hAnsi="Times New Roman"/>
          <w:color w:val="000000" w:themeColor="text1"/>
          <w:sz w:val="24"/>
          <w:szCs w:val="24"/>
        </w:rPr>
        <w:t>modulated via</w:t>
      </w:r>
      <w:r w:rsidR="005C543C" w:rsidRPr="00636C9B">
        <w:rPr>
          <w:rFonts w:ascii="Times New Roman" w:hAnsi="Times New Roman"/>
          <w:color w:val="000000" w:themeColor="text1"/>
          <w:sz w:val="24"/>
          <w:szCs w:val="24"/>
        </w:rPr>
        <w:t xml:space="preserve"> more complicated behavioural and psychological </w:t>
      </w:r>
      <w:r w:rsidR="001D21BD">
        <w:rPr>
          <w:rFonts w:ascii="Times New Roman" w:hAnsi="Times New Roman"/>
          <w:color w:val="000000" w:themeColor="text1"/>
          <w:sz w:val="24"/>
          <w:szCs w:val="24"/>
        </w:rPr>
        <w:t>pathways</w:t>
      </w:r>
      <w:r w:rsidR="005C543C" w:rsidRPr="00636C9B">
        <w:rPr>
          <w:rFonts w:ascii="Times New Roman" w:hAnsi="Times New Roman"/>
          <w:color w:val="000000" w:themeColor="text1"/>
          <w:sz w:val="24"/>
          <w:szCs w:val="24"/>
        </w:rPr>
        <w:t>, is less well-researched</w:t>
      </w:r>
      <w:r w:rsidR="00064EEB">
        <w:rPr>
          <w:rFonts w:ascii="Times New Roman" w:hAnsi="Times New Roman"/>
          <w:color w:val="000000" w:themeColor="text1"/>
          <w:sz w:val="24"/>
          <w:szCs w:val="24"/>
        </w:rPr>
        <w:t xml:space="preserve"> and often neglected</w:t>
      </w:r>
      <w:r w:rsidR="00707847">
        <w:rPr>
          <w:rFonts w:ascii="Times New Roman" w:hAnsi="Times New Roman"/>
          <w:color w:val="000000" w:themeColor="text1"/>
          <w:sz w:val="24"/>
          <w:szCs w:val="24"/>
        </w:rPr>
        <w:t xml:space="preserve"> in analysis</w:t>
      </w:r>
      <w:r w:rsidR="005C543C" w:rsidRPr="00636C9B">
        <w:rPr>
          <w:rFonts w:ascii="Times New Roman" w:hAnsi="Times New Roman"/>
          <w:color w:val="000000" w:themeColor="text1"/>
          <w:sz w:val="24"/>
          <w:szCs w:val="24"/>
        </w:rPr>
        <w:t>.</w:t>
      </w:r>
    </w:p>
    <w:p w14:paraId="64079337" w14:textId="75420D72" w:rsidR="002339FB" w:rsidRPr="00636C9B" w:rsidRDefault="00737A8B" w:rsidP="002339FB">
      <w:pPr>
        <w:spacing w:after="0" w:line="480" w:lineRule="auto"/>
        <w:jc w:val="both"/>
        <w:rPr>
          <w:rFonts w:ascii="Times New Roman" w:hAnsi="Times New Roman"/>
          <w:color w:val="000000" w:themeColor="text1"/>
          <w:sz w:val="24"/>
          <w:szCs w:val="24"/>
        </w:rPr>
      </w:pPr>
      <w:r>
        <w:rPr>
          <w:rStyle w:val="CommentReference"/>
          <w:rFonts w:asciiTheme="minorHAnsi" w:eastAsiaTheme="minorHAnsi" w:hAnsiTheme="minorHAnsi" w:cstheme="minorBidi"/>
        </w:rPr>
        <w:commentReference w:id="9"/>
      </w:r>
    </w:p>
    <w:p w14:paraId="59E5EACC" w14:textId="54340256" w:rsidR="00252CB9" w:rsidRPr="00636C9B" w:rsidRDefault="00092224" w:rsidP="00252CB9">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w:t>
      </w:r>
      <w:r w:rsidR="005C543C" w:rsidRPr="005C543C">
        <w:rPr>
          <w:rFonts w:ascii="Times New Roman" w:hAnsi="Times New Roman"/>
          <w:color w:val="000000" w:themeColor="text1"/>
          <w:sz w:val="24"/>
          <w:szCs w:val="24"/>
        </w:rPr>
        <w:t xml:space="preserve"> thoroug</w:t>
      </w:r>
      <w:r w:rsidR="005C543C">
        <w:rPr>
          <w:rFonts w:ascii="Times New Roman" w:hAnsi="Times New Roman"/>
          <w:color w:val="000000" w:themeColor="text1"/>
          <w:sz w:val="24"/>
          <w:szCs w:val="24"/>
        </w:rPr>
        <w:t xml:space="preserve">h understanding of the </w:t>
      </w:r>
      <w:r w:rsidR="00AF294A">
        <w:rPr>
          <w:rFonts w:ascii="Times New Roman" w:hAnsi="Times New Roman"/>
          <w:color w:val="000000" w:themeColor="text1"/>
          <w:sz w:val="24"/>
          <w:szCs w:val="24"/>
        </w:rPr>
        <w:t xml:space="preserve">effect of deviations of temperature from long-term averages on types of injury mortality </w:t>
      </w:r>
      <w:r w:rsidR="005C543C" w:rsidRPr="005C543C">
        <w:rPr>
          <w:rFonts w:ascii="Times New Roman" w:hAnsi="Times New Roman"/>
          <w:color w:val="000000" w:themeColor="text1"/>
          <w:sz w:val="24"/>
          <w:szCs w:val="24"/>
        </w:rPr>
        <w:t>is needed to identify at-risk groups</w:t>
      </w:r>
      <w:del w:id="10" w:author="Tamura-Wicks, Helen M" w:date="2018-11-29T17:04:00Z">
        <w:r w:rsidR="005C543C" w:rsidRPr="005C543C" w:rsidDel="00FF1B4A">
          <w:rPr>
            <w:rFonts w:ascii="Times New Roman" w:hAnsi="Times New Roman"/>
            <w:color w:val="000000" w:themeColor="text1"/>
            <w:sz w:val="24"/>
            <w:szCs w:val="24"/>
          </w:rPr>
          <w:delText xml:space="preserve">, plan responses </w:delText>
        </w:r>
        <w:r w:rsidR="00AF294A" w:rsidRPr="005C543C" w:rsidDel="00FF1B4A">
          <w:rPr>
            <w:rFonts w:ascii="Times New Roman" w:hAnsi="Times New Roman"/>
            <w:color w:val="000000" w:themeColor="text1"/>
            <w:sz w:val="24"/>
            <w:szCs w:val="24"/>
          </w:rPr>
          <w:delText>now</w:delText>
        </w:r>
        <w:r w:rsidR="005C543C" w:rsidRPr="005C543C" w:rsidDel="00FF1B4A">
          <w:rPr>
            <w:rFonts w:ascii="Times New Roman" w:hAnsi="Times New Roman"/>
            <w:color w:val="000000" w:themeColor="text1"/>
            <w:sz w:val="24"/>
            <w:szCs w:val="24"/>
          </w:rPr>
          <w:delText xml:space="preserve"> as well as under changing climat</w:delText>
        </w:r>
        <w:r w:rsidR="00AF294A" w:rsidDel="00FF1B4A">
          <w:rPr>
            <w:rFonts w:ascii="Times New Roman" w:hAnsi="Times New Roman"/>
            <w:color w:val="000000" w:themeColor="text1"/>
            <w:sz w:val="24"/>
            <w:szCs w:val="24"/>
          </w:rPr>
          <w:delText>e conditions</w:delText>
        </w:r>
      </w:del>
      <w:ins w:id="11" w:author="Tamura-Wicks, Helen M" w:date="2018-11-29T17:04:00Z">
        <w:r w:rsidR="00FF1B4A">
          <w:rPr>
            <w:rFonts w:ascii="Times New Roman" w:hAnsi="Times New Roman"/>
            <w:color w:val="000000" w:themeColor="text1"/>
            <w:sz w:val="24"/>
            <w:szCs w:val="24"/>
          </w:rPr>
          <w:t xml:space="preserve"> </w:t>
        </w:r>
      </w:ins>
      <w:r w:rsidR="00AF294A">
        <w:rPr>
          <w:rFonts w:ascii="Times New Roman" w:hAnsi="Times New Roman"/>
          <w:color w:val="000000" w:themeColor="text1"/>
          <w:sz w:val="24"/>
          <w:szCs w:val="24"/>
        </w:rPr>
        <w:t>.</w:t>
      </w:r>
      <w:ins w:id="12" w:author="Tamura-Wicks, Helen M" w:date="2018-11-29T17:06:00Z">
        <w:r w:rsidR="00FF1B4A">
          <w:rPr>
            <w:rFonts w:ascii="Times New Roman" w:hAnsi="Times New Roman"/>
            <w:color w:val="000000" w:themeColor="text1"/>
            <w:sz w:val="24"/>
            <w:szCs w:val="24"/>
          </w:rPr>
          <w:t xml:space="preserve"> This will also help plan responses to anomalous temperature e</w:t>
        </w:r>
      </w:ins>
      <w:ins w:id="13" w:author="Tamura-Wicks, Helen M" w:date="2018-11-29T17:07:00Z">
        <w:r w:rsidR="00FF1B4A">
          <w:rPr>
            <w:rFonts w:ascii="Times New Roman" w:hAnsi="Times New Roman"/>
            <w:color w:val="000000" w:themeColor="text1"/>
            <w:sz w:val="24"/>
            <w:szCs w:val="24"/>
          </w:rPr>
          <w:t>pisodes</w:t>
        </w:r>
      </w:ins>
      <w:ins w:id="14" w:author="Tamura-Wicks, Helen M" w:date="2018-11-29T17:06:00Z">
        <w:r w:rsidR="00FF1B4A">
          <w:rPr>
            <w:rFonts w:ascii="Times New Roman" w:hAnsi="Times New Roman"/>
            <w:color w:val="000000" w:themeColor="text1"/>
            <w:sz w:val="24"/>
            <w:szCs w:val="24"/>
          </w:rPr>
          <w:t xml:space="preserve"> </w:t>
        </w:r>
      </w:ins>
      <w:ins w:id="15" w:author="Tamura-Wicks, Helen M" w:date="2018-11-29T17:07:00Z">
        <w:r w:rsidR="00FF1B4A">
          <w:rPr>
            <w:rFonts w:ascii="Times New Roman" w:hAnsi="Times New Roman"/>
            <w:color w:val="000000" w:themeColor="text1"/>
            <w:sz w:val="24"/>
            <w:szCs w:val="24"/>
          </w:rPr>
          <w:t>under current and future climate conditions.</w:t>
        </w:r>
      </w:ins>
      <w:r w:rsidR="00AF294A">
        <w:rPr>
          <w:rFonts w:ascii="Times New Roman" w:hAnsi="Times New Roman"/>
          <w:color w:val="000000" w:themeColor="text1"/>
          <w:sz w:val="24"/>
          <w:szCs w:val="24"/>
        </w:rPr>
        <w:t xml:space="preserve"> </w:t>
      </w:r>
      <w:r w:rsidR="001810A3">
        <w:rPr>
          <w:rFonts w:ascii="Times New Roman" w:hAnsi="Times New Roman"/>
          <w:color w:val="000000" w:themeColor="text1"/>
          <w:sz w:val="24"/>
          <w:szCs w:val="24"/>
        </w:rPr>
        <w:t xml:space="preserve">Differing age groups and sexes can </w:t>
      </w:r>
      <w:r w:rsidR="001810A3" w:rsidRPr="00636C9B">
        <w:rPr>
          <w:rFonts w:ascii="Times New Roman" w:hAnsi="Times New Roman"/>
          <w:color w:val="000000" w:themeColor="text1"/>
          <w:sz w:val="24"/>
          <w:szCs w:val="24"/>
        </w:rPr>
        <w:t>possess varying levels of resilience to temperature anomalies</w:t>
      </w:r>
      <w:r w:rsidR="001810A3">
        <w:rPr>
          <w:rFonts w:ascii="Times New Roman" w:hAnsi="Times New Roman"/>
          <w:color w:val="000000" w:themeColor="text1"/>
          <w:sz w:val="24"/>
          <w:szCs w:val="24"/>
        </w:rPr>
        <w:t>.</w:t>
      </w:r>
      <w:r w:rsidR="001810A3" w:rsidRPr="00636C9B">
        <w:rPr>
          <w:rFonts w:ascii="Times New Roman" w:hAnsi="Times New Roman"/>
          <w:color w:val="000000" w:themeColor="text1"/>
          <w:sz w:val="24"/>
          <w:szCs w:val="24"/>
        </w:rPr>
        <w:fldChar w:fldCharType="begin" w:fldLock="1"/>
      </w:r>
      <w:r w:rsidR="00067038">
        <w:rPr>
          <w:rFonts w:ascii="Times New Roman" w:hAnsi="Times New Roman"/>
          <w:color w:val="000000" w:themeColor="text1"/>
          <w:sz w:val="24"/>
          <w:szCs w:val="24"/>
        </w:rPr>
        <w:instrText>ADDIN CSL_CITATION {"citationItems":[{"id":"ITEM-1","itemData":{"DOI":"10.1289/ehp.1003198","ISSN":"1552-9924","PMID":"21824855","abstract":"OBJECTIVE: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perspectives","id":"ITEM-1","issue":"1","issued":{"date-parts":[["2012"]]},"page":"19-28","title":"Ambient temperature and morbidity: a review of epidemiological evidence.","type":"article-journal","volume":"120"},"uris":["http://www.mendeley.com/documents/?uuid=f019dc8d-900c-43aa-962b-b66d8768a4af"]},{"id":"ITEM-2","itemData":{"DOI":"10.1186/1476-069X-8-40","ISBN":"1476-069X","ISSN":"1476069X","PMID":"19758453","abstract":"BACKGROUND: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2008","type":"article","volume":"8"},"uris":["http://www.mendeley.com/documents/?uuid=d87217a1-8015-414a-9c4d-5b94d7e63ff8"]},{"id":"ITEM-3","itemData":{"DOI":"10.1136/oem.2006.029017","ISBN":"1470-7926 (Electronic)","ISSN":"13510711","PMID":"16990293","abstract":"BACKGROUND: Despite the high burden from exposure to both hot and cold weather each year in England and Wales, there has been relatively little investigation on who is most at risk, resulting in uncertainties in informing government interventions. OBJECTIVE: To determine the subgroups of the population that are most vulnerable to heat-related and cold-related mortality. METHODS: Ecological time-series study of daily mortality in all regions of England and Wales between 1993 and 2003, with postcode linkage of individual deaths to a UK database of all care and nursing homes, and 2001 UK census small-area indicators. RESULTS: A risk of mortality was observed for both heat and cold exposure in all regions, with the strongest heat effects in London and strongest cold effects in the Eastern region. For all regions, a mean relative risk of 1.03 (95% confidence interval (CI) 1.02 to 1.03) was estimated per degree increase above the heat threshold, defined as the 95th centile of the temperature distribution in each region, and 1.06 (95% CI 1.05 to 1.06) per degree decrease below the cold threshold (set at the 5th centile). Elderly people, particularly those in nursing and care homes, were most vulnerable. The greatest risk of heat mortality was observed for respiratory and external causes, and in women, which remained after control for age. Vulnerability to either heat or cold was not modified by deprivation, except in rural populations where cold effects were slightly stronger in more deprived areas. CONCLUSIONS: Interventions to reduce vulnerability to both hot and cold weather should target all elderly people. Specific interventions should also be developed for people in nursing and care homes as heat illness is easily preventable.","author":[{"dropping-particle":"","family":"Hajat","given":"S.","non-dropping-particle":"","parse-names":false,"suffix":""},{"dropping-particle":"","family":"Kovats","given":"R. S.","non-dropping-particle":"","parse-names":false,"suffix":""},{"dropping-particle":"","family":"Lachowycz","given":"K.","non-dropping-particle":"","parse-names":false,"suffix":""}],"container-title":"Occupational and Environmental Medicine","id":"ITEM-3","issued":{"date-parts":[["2007"]]},"title":"Heat-related and cold-related deaths in England and Wales: Who is at risk?","type":"article-journal"},"uris":["http://www.mendeley.com/documents/?uuid=cd4ba3e5-4917-4cde-ae13-5ca2e8f991dd"]},{"id":"ITEM-4","itemData":{"DOI":"10.1073/pnas.1113070109","ISBN":"0027-8424","ISSN":"0027-8424","PMID":"22493259","abstract":"Time series studies show that hot temperatures are associated with increased death rates in the short term. In light of evidence of adaptation to usual temperature but higher deaths at unusual temperatures, a long-term exposure relevant to mortality might be summertime temperature variability, which is expected to increase with climate change. We investigated whether the standard deviation (SD) of summer (June-August) temperatures was associated with survival in four cohorts of persons over age 65 y with predisposing diseases in 135 US cities. Using Medicare data (1985-2006), we constructed cohorts of persons hospitalized with chronic obstructive pulmonary disease, diabetes, congestive heart failure, and myocardial infarction. City-specific yearly summer temperature variance was linked to the individuals during follow-up in each city and was treated as a time-varying exposure. We applied a Cox proportional hazard model for each cohort within each city, adjusting for individual risk factors, wintertime temperature variance, yearly ozone levels, and long-term trends, to estimate the chronic effects on mortality of long-term exposure to summer temperature SD, and then pooled results across cities. Mortality hazard ratios ranged from 1.028 (95% confidence interval, 1.013- 1.042) per 1 degrees C increase in summer temperature SD for persons with congestive heart failure to 1.040 (95% confidence interval, 1.022-1.059) per 1 degrees C increase for those with diabetes. Associations were higher in elderly persons and lower in cities with a higher percentage of land with green surface. Our data suggest that long-term increases in temperature variability may increase the risk of mortality in different subgroups of susceptible older populations.","author":[{"dropping-particle":"","family":"Zanobetti","given":"A.","non-dropping-particle":"","parse-names":false,"suffix":""},{"dropping-particle":"","family":"O'Neill","given":"M. S.","non-dropping-particle":"","parse-names":false,"suffix":""},{"dropping-particle":"","family":"Gronlund","given":"C. J.","non-dropping-particle":"","parse-names":false,"suffix":""},{"dropping-particle":"","family":"Schwartz","given":"J. D.","non-dropping-particle":"","parse-names":false,"suffix":""}],"container-title":"Proceedings of the National Academy of Sciences","id":"ITEM-4","issued":{"date-parts":[["2012"]]},"title":"Summer temperature variability and long-term survival among elderly people with chronic disease","type":"article-journal"},"uris":["http://www.mendeley.com/documents/?uuid=a7870aa8-e8ef-4b81-ac81-79f5f0f0e793"]},{"id":"ITEM-5","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Environment","id":"ITEM-5","issued":{"date-parts":[["2017"]]},"page":"241-254","title":"Impact of ambient temperature on morbidity and mortality: An overview of reviews","type":"article-journal","volume":"586"},"uris":["http://www.mendeley.com/documents/?uuid=ec8f9b0b-9e5a-4af2-97b8-252be22410de"]},{"id":"ITEM-6","itemData":{"DOI":"10.1038/nclimate2123","ISBN":"1758-678X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Change","id":"ITEM-6","issue":"4","issued":{"date-parts":[["2014"]]},"page":"269-273","title":"Vulnerability to the mortality effects of warm temperature in the districts of England and Wales","type":"article-journal","volume":"4"},"uris":["http://www.mendeley.com/documents/?uuid=5f34f7af-83b0-4896-a914-0daa32211ebb"]},{"id":"ITEM-7","itemData":{"DOI":"10.1038/srep28161","ISBN":"2045-2322","ISSN":"20452322","PMID":"27320724","abstract":"An aging population could substantially enhance the burden of heat-related health risks in a warming climate because of their higher susceptibility to extreme heat health effects. Here, we project heat-related mortality for adults 65 years and older in Beijing China across 31 downscaled climate models and 2 representative concentration pathways (RCPs) in the 2020s, 2050s, and 2080s. Under a scenario of medium population and RCP8.5, by the 2080s, Beijing is projected to experience 14,401 heat-related deaths per year for elderly individuals, which is a 264.9% increase compared with the 1980s. These impacts could be moderated through adaptation. In the 2080s, even with the 30% and 50% adaptation rate assumed in our study, the increase in heat-related death is approximately 7.4 times and 1.3 times larger than in the 1980s respectively under a scenario of high population and RCP8.5. These findings could assist countries in establishing public health intervention policies for the dual problems of climate change and aging population. Examples could include ensuring facilities with large elderly populations are protected from extreme heat (for example through back-up power supplies and/or passive cooling) and using databases and community networks to ensure the home-bound elderly are safe during extreme heat events.","author":[{"dropping-particle":"","family":"Li","given":"Tiantian","non-dropping-particle":"","parse-names":false,"suffix":""},{"dropping-particle":"","family":"Horton","given":"Radley M.","non-dropping-particle":"","parse-names":false,"suffix":""},{"dropping-particle":"","family":"Bader","given":"Daniel A.","non-dropping-particle":"","parse-names":false,"suffix":""},{"dropping-particle":"","family":"Zhou","given":"Maigeng","non-dropping-particle":"","parse-names":false,"suffix":""},{"dropping-particle":"","family":"Liang","given":"Xudong","non-dropping-particle":"","parse-names":false,"suffix":""},{"dropping-particle":"","family":"Ban","given":"Jie","non-dropping-particle":"","parse-names":false,"suffix":""},{"dropping-particle":"","family":"Sun","given":"Qinghua","non-dropping-particle":"","parse-names":false,"suffix":""},{"dropping-particle":"","family":"Kinney","given":"Patrick L.","non-dropping-particle":"","parse-names":false,"suffix":""}],"container-title":"Scientific Reports","id":"ITEM-7","issued":{"date-parts":[["2016"]]},"title":"Aging Will Amplify the Heat-related Mortality Risk under a Changing Climate: Projection for the Elderly in Beijing, China","type":"article-journal"},"uris":["http://www.mendeley.com/documents/?uuid=bc690882-1f2a-4355-a0de-62ae807029f2"]}],"mendeley":{"formattedCitation":"&lt;sup&gt;3–6,13–15&lt;/sup&gt;","plainTextFormattedCitation":"3–6,13–15","previouslyFormattedCitation":"&lt;sup&gt;3–6,13–15&lt;/sup&gt;"},"properties":{"noteIndex":0},"schema":"https://github.com/citation-style-language/schema/raw/master/csl-citation.json"}</w:instrText>
      </w:r>
      <w:r w:rsidR="001810A3" w:rsidRPr="00636C9B">
        <w:rPr>
          <w:rFonts w:ascii="Times New Roman" w:hAnsi="Times New Roman"/>
          <w:color w:val="000000" w:themeColor="text1"/>
          <w:sz w:val="24"/>
          <w:szCs w:val="24"/>
        </w:rPr>
        <w:fldChar w:fldCharType="separate"/>
      </w:r>
      <w:r w:rsidR="001810A3" w:rsidRPr="001B0FEB">
        <w:rPr>
          <w:rFonts w:ascii="Times New Roman" w:hAnsi="Times New Roman"/>
          <w:noProof/>
          <w:color w:val="000000" w:themeColor="text1"/>
          <w:sz w:val="24"/>
          <w:szCs w:val="24"/>
          <w:vertAlign w:val="superscript"/>
        </w:rPr>
        <w:t>3–6,13–15</w:t>
      </w:r>
      <w:r w:rsidR="001810A3" w:rsidRPr="00636C9B">
        <w:rPr>
          <w:rFonts w:ascii="Times New Roman" w:hAnsi="Times New Roman"/>
          <w:color w:val="000000" w:themeColor="text1"/>
          <w:sz w:val="24"/>
          <w:szCs w:val="24"/>
        </w:rPr>
        <w:fldChar w:fldCharType="end"/>
      </w:r>
      <w:r w:rsidR="001810A3">
        <w:rPr>
          <w:rFonts w:ascii="Times New Roman" w:hAnsi="Times New Roman"/>
          <w:color w:val="000000" w:themeColor="text1"/>
          <w:sz w:val="24"/>
          <w:szCs w:val="24"/>
        </w:rPr>
        <w:t xml:space="preserve"> </w:t>
      </w:r>
      <w:r w:rsidR="000A38D2">
        <w:rPr>
          <w:rFonts w:ascii="Times New Roman" w:hAnsi="Times New Roman"/>
          <w:color w:val="000000" w:themeColor="text1"/>
          <w:sz w:val="24"/>
          <w:szCs w:val="24"/>
        </w:rPr>
        <w:t>T</w:t>
      </w:r>
      <w:r w:rsidR="005C543C" w:rsidRPr="005C543C">
        <w:rPr>
          <w:rFonts w:ascii="Times New Roman" w:hAnsi="Times New Roman"/>
          <w:color w:val="000000" w:themeColor="text1"/>
          <w:sz w:val="24"/>
          <w:szCs w:val="24"/>
        </w:rPr>
        <w:t xml:space="preserve">here is </w:t>
      </w:r>
      <w:r w:rsidR="00073F1B">
        <w:rPr>
          <w:rFonts w:ascii="Times New Roman" w:hAnsi="Times New Roman"/>
          <w:color w:val="000000" w:themeColor="text1"/>
          <w:sz w:val="24"/>
          <w:szCs w:val="24"/>
        </w:rPr>
        <w:t>currently</w:t>
      </w:r>
      <w:r w:rsidR="00BC66F6">
        <w:rPr>
          <w:rFonts w:ascii="Times New Roman" w:hAnsi="Times New Roman"/>
          <w:color w:val="000000" w:themeColor="text1"/>
          <w:sz w:val="24"/>
          <w:szCs w:val="24"/>
        </w:rPr>
        <w:t xml:space="preserve"> </w:t>
      </w:r>
      <w:r w:rsidR="00D41C09">
        <w:rPr>
          <w:rFonts w:ascii="Times New Roman" w:hAnsi="Times New Roman"/>
          <w:color w:val="000000" w:themeColor="text1"/>
          <w:sz w:val="24"/>
          <w:szCs w:val="24"/>
        </w:rPr>
        <w:t>no</w:t>
      </w:r>
      <w:r w:rsidR="000A38D2">
        <w:rPr>
          <w:rFonts w:ascii="Times New Roman" w:hAnsi="Times New Roman"/>
          <w:color w:val="000000" w:themeColor="text1"/>
          <w:sz w:val="24"/>
          <w:szCs w:val="24"/>
        </w:rPr>
        <w:t xml:space="preserve"> detailed</w:t>
      </w:r>
      <w:r w:rsidR="005C543C" w:rsidRPr="005C543C">
        <w:rPr>
          <w:rFonts w:ascii="Times New Roman" w:hAnsi="Times New Roman"/>
          <w:color w:val="000000" w:themeColor="text1"/>
          <w:sz w:val="24"/>
          <w:szCs w:val="24"/>
        </w:rPr>
        <w:t xml:space="preserve"> information on how </w:t>
      </w:r>
      <w:r w:rsidR="000A38D2">
        <w:rPr>
          <w:rFonts w:ascii="Times New Roman" w:hAnsi="Times New Roman"/>
          <w:color w:val="000000" w:themeColor="text1"/>
          <w:sz w:val="24"/>
          <w:szCs w:val="24"/>
        </w:rPr>
        <w:t xml:space="preserve">different types of injury mortality respond with temperature in relation to age group and </w:t>
      </w:r>
      <w:r w:rsidR="005C543C" w:rsidRPr="005C543C">
        <w:rPr>
          <w:rFonts w:ascii="Times New Roman" w:hAnsi="Times New Roman"/>
          <w:color w:val="000000" w:themeColor="text1"/>
          <w:sz w:val="24"/>
          <w:szCs w:val="24"/>
        </w:rPr>
        <w:t>sex</w:t>
      </w:r>
      <w:r w:rsidR="00073F1B">
        <w:rPr>
          <w:rFonts w:ascii="Times New Roman" w:hAnsi="Times New Roman"/>
          <w:color w:val="000000" w:themeColor="text1"/>
          <w:sz w:val="24"/>
          <w:szCs w:val="24"/>
        </w:rPr>
        <w:t xml:space="preserve"> in the USA</w:t>
      </w:r>
      <w:r w:rsidR="00B24BE3">
        <w:rPr>
          <w:rFonts w:ascii="Times New Roman" w:hAnsi="Times New Roman"/>
          <w:color w:val="000000" w:themeColor="text1"/>
          <w:sz w:val="24"/>
          <w:szCs w:val="24"/>
        </w:rPr>
        <w:t xml:space="preserve">. </w:t>
      </w:r>
      <w:r w:rsidR="00B53ABA">
        <w:rPr>
          <w:rFonts w:ascii="Times New Roman" w:hAnsi="Times New Roman"/>
          <w:color w:val="000000" w:themeColor="text1"/>
          <w:sz w:val="24"/>
          <w:szCs w:val="24"/>
        </w:rPr>
        <w:t>As such,</w:t>
      </w:r>
      <w:r w:rsidR="00BC66F6">
        <w:rPr>
          <w:rFonts w:ascii="Times New Roman" w:hAnsi="Times New Roman"/>
          <w:color w:val="000000" w:themeColor="text1"/>
          <w:sz w:val="24"/>
          <w:szCs w:val="24"/>
        </w:rPr>
        <w:t xml:space="preserve"> it is important to build an analysis distinguishing by these features</w:t>
      </w:r>
      <w:del w:id="16" w:author="Tamura-Wicks, Helen M" w:date="2018-11-29T17:16:00Z">
        <w:r w:rsidR="00BC66F6" w:rsidDel="00F5149E">
          <w:rPr>
            <w:rFonts w:ascii="Times New Roman" w:hAnsi="Times New Roman"/>
            <w:color w:val="000000" w:themeColor="text1"/>
            <w:sz w:val="24"/>
            <w:szCs w:val="24"/>
          </w:rPr>
          <w:delText xml:space="preserve"> of a population</w:delText>
        </w:r>
      </w:del>
      <w:r w:rsidR="007E4DC1">
        <w:rPr>
          <w:rFonts w:ascii="Times New Roman" w:hAnsi="Times New Roman"/>
          <w:color w:val="000000" w:themeColor="text1"/>
          <w:sz w:val="24"/>
          <w:szCs w:val="24"/>
        </w:rPr>
        <w:t>.</w:t>
      </w:r>
      <w:r w:rsidR="00321DA9" w:rsidRPr="00636C9B">
        <w:rPr>
          <w:rFonts w:ascii="Times New Roman" w:hAnsi="Times New Roman"/>
          <w:color w:val="000000" w:themeColor="text1"/>
          <w:sz w:val="24"/>
          <w:szCs w:val="24"/>
        </w:rPr>
        <w:t xml:space="preserve"> </w:t>
      </w:r>
    </w:p>
    <w:p w14:paraId="20612A69" w14:textId="77777777" w:rsidR="00F713D6" w:rsidRPr="00636C9B" w:rsidRDefault="00F713D6" w:rsidP="00530F84">
      <w:pPr>
        <w:spacing w:after="0" w:line="480" w:lineRule="auto"/>
        <w:jc w:val="both"/>
        <w:rPr>
          <w:rFonts w:ascii="Times New Roman" w:hAnsi="Times New Roman"/>
          <w:color w:val="000000" w:themeColor="text1"/>
          <w:sz w:val="24"/>
          <w:szCs w:val="24"/>
        </w:rPr>
      </w:pPr>
    </w:p>
    <w:p w14:paraId="4B43762F" w14:textId="79A684BB" w:rsidR="00F713D6" w:rsidRPr="00636C9B" w:rsidRDefault="002A2B94" w:rsidP="00F713D6">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lastRenderedPageBreak/>
        <w:t>Here, w</w:t>
      </w:r>
      <w:r w:rsidR="00F713D6" w:rsidRPr="00636C9B">
        <w:rPr>
          <w:rFonts w:ascii="Times New Roman" w:hAnsi="Times New Roman"/>
          <w:color w:val="000000" w:themeColor="text1"/>
          <w:sz w:val="24"/>
          <w:szCs w:val="24"/>
        </w:rPr>
        <w:t>e</w:t>
      </w:r>
      <w:r w:rsidRPr="00636C9B">
        <w:rPr>
          <w:rFonts w:ascii="Times New Roman" w:hAnsi="Times New Roman"/>
          <w:color w:val="000000" w:themeColor="text1"/>
          <w:sz w:val="24"/>
          <w:szCs w:val="24"/>
        </w:rPr>
        <w:t xml:space="preserve"> used geo-coded injury mortality and temperature data</w:t>
      </w:r>
      <w:r w:rsidR="00E62AEB">
        <w:rPr>
          <w:rFonts w:ascii="Times New Roman" w:hAnsi="Times New Roman"/>
          <w:color w:val="000000" w:themeColor="text1"/>
          <w:sz w:val="24"/>
          <w:szCs w:val="24"/>
        </w:rPr>
        <w:t xml:space="preserve"> with</w:t>
      </w:r>
      <w:r w:rsidR="008721C3" w:rsidRPr="00636C9B">
        <w:rPr>
          <w:rFonts w:ascii="Times New Roman" w:hAnsi="Times New Roman"/>
          <w:color w:val="000000" w:themeColor="text1"/>
          <w:sz w:val="24"/>
          <w:szCs w:val="24"/>
        </w:rPr>
        <w:t xml:space="preserve"> a</w:t>
      </w:r>
      <w:r w:rsidR="00E70EB0" w:rsidRPr="00636C9B">
        <w:rPr>
          <w:rFonts w:ascii="Times New Roman" w:hAnsi="Times New Roman"/>
          <w:color w:val="000000" w:themeColor="text1"/>
          <w:sz w:val="24"/>
          <w:szCs w:val="24"/>
        </w:rPr>
        <w:t xml:space="preserve"> Bayesian spatio</w:t>
      </w:r>
      <w:r w:rsidR="00644C34">
        <w:rPr>
          <w:rFonts w:ascii="Times New Roman" w:hAnsi="Times New Roman"/>
          <w:color w:val="000000" w:themeColor="text1"/>
          <w:sz w:val="24"/>
          <w:szCs w:val="24"/>
        </w:rPr>
        <w:t>-</w:t>
      </w:r>
      <w:r w:rsidR="00E70EB0" w:rsidRPr="00636C9B">
        <w:rPr>
          <w:rFonts w:ascii="Times New Roman" w:hAnsi="Times New Roman"/>
          <w:color w:val="000000" w:themeColor="text1"/>
          <w:sz w:val="24"/>
          <w:szCs w:val="24"/>
        </w:rPr>
        <w:t xml:space="preserve">temporal model to conduct a national analysis of the impact of </w:t>
      </w:r>
      <w:r w:rsidR="00D74744" w:rsidRPr="00636C9B">
        <w:rPr>
          <w:rFonts w:ascii="Times New Roman" w:hAnsi="Times New Roman"/>
          <w:color w:val="000000" w:themeColor="text1"/>
          <w:sz w:val="24"/>
          <w:szCs w:val="24"/>
        </w:rPr>
        <w:t xml:space="preserve">anomalous </w:t>
      </w:r>
      <w:r w:rsidR="00E70EB0" w:rsidRPr="00636C9B">
        <w:rPr>
          <w:rFonts w:ascii="Times New Roman" w:hAnsi="Times New Roman"/>
          <w:color w:val="000000" w:themeColor="text1"/>
          <w:sz w:val="24"/>
          <w:szCs w:val="24"/>
        </w:rPr>
        <w:t xml:space="preserve">temperature on </w:t>
      </w:r>
      <w:r w:rsidR="006838D1">
        <w:rPr>
          <w:rFonts w:ascii="Times New Roman" w:hAnsi="Times New Roman"/>
          <w:color w:val="000000" w:themeColor="text1"/>
          <w:sz w:val="24"/>
          <w:szCs w:val="24"/>
        </w:rPr>
        <w:t>multiple</w:t>
      </w:r>
      <w:r w:rsidR="00E62AEB">
        <w:rPr>
          <w:rFonts w:ascii="Times New Roman" w:hAnsi="Times New Roman"/>
          <w:color w:val="000000" w:themeColor="text1"/>
          <w:sz w:val="24"/>
          <w:szCs w:val="24"/>
        </w:rPr>
        <w:t xml:space="preserve"> </w:t>
      </w:r>
      <w:r w:rsidR="00CA0B8B">
        <w:rPr>
          <w:rFonts w:ascii="Times New Roman" w:hAnsi="Times New Roman"/>
          <w:color w:val="000000" w:themeColor="text1"/>
          <w:sz w:val="24"/>
          <w:szCs w:val="24"/>
        </w:rPr>
        <w:t>types</w:t>
      </w:r>
      <w:r w:rsidR="00CA0B8B" w:rsidRPr="00636C9B">
        <w:rPr>
          <w:rFonts w:ascii="Times New Roman" w:hAnsi="Times New Roman"/>
          <w:color w:val="000000" w:themeColor="text1"/>
          <w:sz w:val="24"/>
          <w:szCs w:val="24"/>
        </w:rPr>
        <w:t xml:space="preserve"> </w:t>
      </w:r>
      <w:r w:rsidR="00F713D6" w:rsidRPr="00636C9B">
        <w:rPr>
          <w:rFonts w:ascii="Times New Roman" w:hAnsi="Times New Roman"/>
          <w:color w:val="000000" w:themeColor="text1"/>
          <w:sz w:val="24"/>
          <w:szCs w:val="24"/>
        </w:rPr>
        <w:t>of injury</w:t>
      </w:r>
      <w:r w:rsidR="00CF446F" w:rsidRPr="00636C9B">
        <w:rPr>
          <w:rFonts w:ascii="Times New Roman" w:hAnsi="Times New Roman"/>
          <w:color w:val="000000" w:themeColor="text1"/>
          <w:sz w:val="24"/>
          <w:szCs w:val="24"/>
        </w:rPr>
        <w:t xml:space="preserve"> by </w:t>
      </w:r>
      <w:r w:rsidR="0014646A">
        <w:rPr>
          <w:rFonts w:ascii="Times New Roman" w:hAnsi="Times New Roman"/>
          <w:color w:val="000000" w:themeColor="text1"/>
          <w:sz w:val="24"/>
          <w:szCs w:val="24"/>
        </w:rPr>
        <w:t>age group and sex</w:t>
      </w:r>
      <w:r w:rsidR="0017106C" w:rsidRPr="00636C9B">
        <w:rPr>
          <w:rFonts w:ascii="Times New Roman" w:hAnsi="Times New Roman"/>
          <w:color w:val="000000" w:themeColor="text1"/>
          <w:sz w:val="24"/>
          <w:szCs w:val="24"/>
        </w:rPr>
        <w:t>.</w:t>
      </w:r>
      <w:r w:rsidR="00894665" w:rsidRPr="00636C9B">
        <w:rPr>
          <w:rFonts w:ascii="Times New Roman" w:hAnsi="Times New Roman"/>
          <w:color w:val="000000" w:themeColor="text1"/>
          <w:sz w:val="24"/>
          <w:szCs w:val="24"/>
        </w:rPr>
        <w:t xml:space="preserve"> </w:t>
      </w:r>
    </w:p>
    <w:p w14:paraId="1852CDDB" w14:textId="77777777" w:rsidR="00F713D6" w:rsidRPr="00636C9B" w:rsidRDefault="00F713D6" w:rsidP="00530F84">
      <w:pPr>
        <w:spacing w:after="0" w:line="480" w:lineRule="auto"/>
        <w:jc w:val="both"/>
        <w:rPr>
          <w:rFonts w:ascii="Times New Roman" w:hAnsi="Times New Roman"/>
          <w:color w:val="000000" w:themeColor="text1"/>
          <w:sz w:val="24"/>
          <w:szCs w:val="24"/>
        </w:rPr>
      </w:pPr>
    </w:p>
    <w:p w14:paraId="3D32255A" w14:textId="74490CC1" w:rsidR="00B26B68" w:rsidRPr="00636C9B" w:rsidRDefault="00B26B68" w:rsidP="005B39FC">
      <w:pPr>
        <w:spacing w:after="0" w:line="480" w:lineRule="auto"/>
        <w:jc w:val="both"/>
        <w:rPr>
          <w:rFonts w:ascii="Times New Roman" w:hAnsi="Times New Roman"/>
          <w:b/>
          <w:color w:val="000000" w:themeColor="text1"/>
          <w:sz w:val="24"/>
          <w:szCs w:val="24"/>
        </w:rPr>
      </w:pPr>
      <w:r w:rsidRPr="00636C9B">
        <w:rPr>
          <w:rFonts w:ascii="Times New Roman" w:hAnsi="Times New Roman"/>
          <w:b/>
          <w:color w:val="000000" w:themeColor="text1"/>
          <w:sz w:val="24"/>
          <w:szCs w:val="24"/>
        </w:rPr>
        <w:t>Methods</w:t>
      </w:r>
    </w:p>
    <w:p w14:paraId="317B337D" w14:textId="497C5293" w:rsidR="00E65B73" w:rsidRPr="00636C9B" w:rsidRDefault="00E65B73" w:rsidP="005B39FC">
      <w:pPr>
        <w:spacing w:after="0" w:line="480" w:lineRule="auto"/>
        <w:jc w:val="both"/>
        <w:rPr>
          <w:rFonts w:ascii="Times New Roman" w:hAnsi="Times New Roman"/>
          <w:i/>
          <w:color w:val="000000" w:themeColor="text1"/>
          <w:sz w:val="24"/>
          <w:szCs w:val="24"/>
        </w:rPr>
      </w:pPr>
      <w:r w:rsidRPr="00636C9B">
        <w:rPr>
          <w:rFonts w:ascii="Times New Roman" w:hAnsi="Times New Roman"/>
          <w:i/>
          <w:color w:val="000000" w:themeColor="text1"/>
          <w:sz w:val="24"/>
          <w:szCs w:val="24"/>
        </w:rPr>
        <w:t>Study design</w:t>
      </w:r>
    </w:p>
    <w:p w14:paraId="72A3DAEB" w14:textId="42AA3A93" w:rsidR="00881B21" w:rsidRDefault="00A03DE2" w:rsidP="005B39FC">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Our aim was to </w:t>
      </w:r>
      <w:r w:rsidR="00C542A6">
        <w:rPr>
          <w:rFonts w:ascii="Times New Roman" w:hAnsi="Times New Roman"/>
          <w:color w:val="000000" w:themeColor="text1"/>
          <w:sz w:val="24"/>
          <w:szCs w:val="24"/>
        </w:rPr>
        <w:t>quantify</w:t>
      </w:r>
      <w:r>
        <w:rPr>
          <w:rFonts w:ascii="Times New Roman" w:hAnsi="Times New Roman"/>
          <w:color w:val="000000" w:themeColor="text1"/>
          <w:sz w:val="24"/>
          <w:szCs w:val="24"/>
        </w:rPr>
        <w:t xml:space="preserve"> </w:t>
      </w:r>
      <w:r w:rsidR="004B2216">
        <w:rPr>
          <w:rFonts w:ascii="Times New Roman" w:hAnsi="Times New Roman"/>
          <w:color w:val="000000" w:themeColor="text1"/>
          <w:sz w:val="24"/>
          <w:szCs w:val="24"/>
        </w:rPr>
        <w:t xml:space="preserve">national </w:t>
      </w:r>
      <w:r>
        <w:rPr>
          <w:rFonts w:ascii="Times New Roman" w:hAnsi="Times New Roman"/>
          <w:color w:val="000000" w:themeColor="text1"/>
          <w:sz w:val="24"/>
          <w:szCs w:val="24"/>
        </w:rPr>
        <w:t xml:space="preserve">additional </w:t>
      </w:r>
      <w:r w:rsidR="00C542A6">
        <w:rPr>
          <w:rFonts w:ascii="Times New Roman" w:hAnsi="Times New Roman"/>
          <w:color w:val="000000" w:themeColor="text1"/>
          <w:sz w:val="24"/>
          <w:szCs w:val="24"/>
        </w:rPr>
        <w:t>injury deaths</w:t>
      </w:r>
      <w:r>
        <w:rPr>
          <w:rFonts w:ascii="Times New Roman" w:hAnsi="Times New Roman"/>
          <w:color w:val="000000" w:themeColor="text1"/>
          <w:sz w:val="24"/>
          <w:szCs w:val="24"/>
        </w:rPr>
        <w:t xml:space="preserve"> in a warmer world in the</w:t>
      </w:r>
      <w:r w:rsidR="009A2664">
        <w:rPr>
          <w:rFonts w:ascii="Times New Roman" w:hAnsi="Times New Roman"/>
          <w:color w:val="000000" w:themeColor="text1"/>
          <w:sz w:val="24"/>
          <w:szCs w:val="24"/>
        </w:rPr>
        <w:t xml:space="preserve"> contiguous</w:t>
      </w:r>
      <w:r>
        <w:rPr>
          <w:rFonts w:ascii="Times New Roman" w:hAnsi="Times New Roman"/>
          <w:color w:val="000000" w:themeColor="text1"/>
          <w:sz w:val="24"/>
          <w:szCs w:val="24"/>
        </w:rPr>
        <w:t xml:space="preserve"> USA</w:t>
      </w:r>
      <w:r w:rsidR="002D23EC">
        <w:rPr>
          <w:rFonts w:ascii="Times New Roman" w:hAnsi="Times New Roman"/>
          <w:color w:val="000000" w:themeColor="text1"/>
          <w:sz w:val="24"/>
          <w:szCs w:val="24"/>
        </w:rPr>
        <w:t xml:space="preserve"> (i.e., excluding Alaska and Hawaii)</w:t>
      </w:r>
      <w:r>
        <w:rPr>
          <w:rFonts w:ascii="Times New Roman" w:hAnsi="Times New Roman"/>
          <w:color w:val="000000" w:themeColor="text1"/>
          <w:sz w:val="24"/>
          <w:szCs w:val="24"/>
        </w:rPr>
        <w:t>, by sex,</w:t>
      </w:r>
      <w:r w:rsidR="008C19F6">
        <w:rPr>
          <w:rFonts w:ascii="Times New Roman" w:hAnsi="Times New Roman"/>
          <w:color w:val="000000" w:themeColor="text1"/>
          <w:sz w:val="24"/>
          <w:szCs w:val="24"/>
        </w:rPr>
        <w:t xml:space="preserve"> age group and </w:t>
      </w:r>
      <w:r w:rsidR="00332383">
        <w:rPr>
          <w:rFonts w:ascii="Times New Roman" w:hAnsi="Times New Roman"/>
          <w:color w:val="000000" w:themeColor="text1"/>
          <w:sz w:val="24"/>
          <w:szCs w:val="24"/>
        </w:rPr>
        <w:t>type</w:t>
      </w:r>
      <w:r w:rsidR="008C19F6">
        <w:rPr>
          <w:rFonts w:ascii="Times New Roman" w:hAnsi="Times New Roman"/>
          <w:color w:val="000000" w:themeColor="text1"/>
          <w:sz w:val="24"/>
          <w:szCs w:val="24"/>
        </w:rPr>
        <w:t xml:space="preserve"> of injury. </w:t>
      </w:r>
      <w:commentRangeStart w:id="17"/>
      <w:r w:rsidR="008C19F6">
        <w:rPr>
          <w:rFonts w:ascii="Times New Roman" w:hAnsi="Times New Roman"/>
          <w:color w:val="000000" w:themeColor="text1"/>
          <w:sz w:val="24"/>
          <w:szCs w:val="24"/>
        </w:rPr>
        <w:t>Previous work has focu</w:t>
      </w:r>
      <w:r w:rsidR="00113023" w:rsidRPr="00113023">
        <w:rPr>
          <w:rFonts w:ascii="Times New Roman" w:hAnsi="Times New Roman"/>
          <w:color w:val="000000" w:themeColor="text1"/>
          <w:sz w:val="24"/>
          <w:szCs w:val="24"/>
        </w:rPr>
        <w:t>sed on how mortality from natural causes is affected by daily or multi-day hot/cold episodes, and not on weather patterns that reflect inter-annual variations, as expected under global climate change, nor on injuries</w:t>
      </w:r>
      <w:commentRangeEnd w:id="17"/>
      <w:r w:rsidR="00E3743C">
        <w:rPr>
          <w:rStyle w:val="CommentReference"/>
          <w:rFonts w:asciiTheme="minorHAnsi" w:eastAsiaTheme="minorHAnsi" w:hAnsiTheme="minorHAnsi" w:cstheme="minorBidi"/>
        </w:rPr>
        <w:commentReference w:id="17"/>
      </w:r>
      <w:r w:rsidR="00113023" w:rsidRPr="00113023">
        <w:rPr>
          <w:rFonts w:ascii="Times New Roman" w:hAnsi="Times New Roman"/>
          <w:color w:val="000000" w:themeColor="text1"/>
          <w:sz w:val="24"/>
          <w:szCs w:val="24"/>
        </w:rPr>
        <w:t>.</w:t>
      </w:r>
      <w:r w:rsidR="00C02C51">
        <w:rPr>
          <w:rFonts w:ascii="Times New Roman" w:hAnsi="Times New Roman"/>
          <w:color w:val="000000" w:themeColor="text1"/>
          <w:sz w:val="24"/>
          <w:szCs w:val="24"/>
        </w:rPr>
        <w:fldChar w:fldCharType="begin" w:fldLock="1"/>
      </w:r>
      <w:r w:rsidR="004D157A">
        <w:rPr>
          <w:rFonts w:ascii="Times New Roman" w:hAnsi="Times New Roman"/>
          <w:color w:val="000000" w:themeColor="text1"/>
          <w:sz w:val="24"/>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Environment","id":"ITEM-2","issued":{"date-parts":[["2017"]]},"page":"241-254","title":"Impact of ambient temperature on morbidity and mortality: An overview of reviews","type":"article-journal","volume":"586"},"uris":["http://www.mendeley.com/documents/?uuid=ec8f9b0b-9e5a-4af2-97b8-252be22410de"]},{"id":"ITEM-3","itemData":{"DOI":"10.1016/S0140-6736(14)62114-0","ISBN":"1474-547X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Lancet","id":"ITEM-3","issue":"9991","issued":{"date-parts":[["2015"]]},"page":"369-375","title":"Mortality risk attributable to high and low ambient temperature: A multicountry observational study","type":"article-journal","volume":"386"},"uris":["http://www.mendeley.com/documents/?uuid=ec2ac118-d8e9-4d29-9116-d43210b3e1ca"]},{"id":"ITEM-4","itemData":{"DOI":"10.1289/ehp.1003198","ISSN":"1552-9924","PMID":"21824855","abstract":"OBJECTIVE: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2008","type":"article","volume":"8"},"uris":["http://www.mendeley.com/documents/?uuid=d87217a1-8015-414a-9c4d-5b94d7e63ff8"]},{"id":"ITEM-6","itemData":{"DOI":"10.1016/j.envint.2016.02.018","ISSN":"18736750","PMID":"26900891","abstract":"Background: The Low Temperature Days (LTD) have attracted far less attention than that of High Temperature Days (HTD), though its impact on mortality is at least comparable. This lower degree of attention may perhaps be due to the fact that its influence on mortality is less pronounced and longer-term, and that there are other concomitant infectious winters factors. In a climate-change scenario, the studies undertaken to date report differing results. The aim of this study was to analyse mortality attributable to both thermal extremes in Spain's 52 provinces across the period 2000-2009, and estimate the related economic cost to show the benefit or \"profitability\" of implementing prevention plans against LTD. Methods: Previous studies enabled us: to obtain the maximum daily temperature above which HTD occurred and the minimum daily temperature below which LTD occurred in the 52 provincial capitals analysed across the same study period; and to calculate the relative and attributable risks (%) associated with daily mortality in each capital. These measures of association were then used to make different calculations to obtain the daily mean mortality attributable to both thermal extremes. To this end, we obtained a summary of the number of degrees whereby the temperature exceeded (excess °C) or fell short (deficit °C) of the threshold temperature for each capital, and calculated the respective number of extreme temperatures days. The economic estimates rated the prevention plans as being 68% effective. Results: Over the period considered, the number of HTD (4373) was higher than the number of LTD (3006) for Spain as a whole. Notwithstanding this, in every provincial capital the mean daily mortality attributable to heat was lower (3 deaths/day) than that attributable to cold (3.48 deaths/day). In terms of the economic impact of the activation of prevention plans against LTD, these could be assumed to avoid 2.37 deaths on each LTD, which translated as a saving of €0.29M. Similarly, in the case of heat, 2.04 deaths could be assumed to be avoided each day on which the prevention plan against HTD was activated, amounting to a saving of €0.25M. While the economic cost of cold-related mortality across the ten-year period 2000-2009 was €871.7M, that attributable to heat could be put at €1093.2M. Conclusion: The effect of extreme temperatures on daily mortality was similar across the study period for Spain overall. The lower number of days with LTD meant, however, …","author":[{"dropping-particle":"","family":"Carmona","given":"R.","non-dropping-particle":"","parse-names":false,"suffix":""},{"dropping-particle":"","family":"Díaz","given":"J.","non-dropping-particle":"","parse-names":false,"suffix":""},{"dropping-particle":"","family":"Mirón","given":"I. J.","non-dropping-particle":"","parse-names":false,"suffix":""},{"dropping-particle":"","family":"Ortiz","given":"C.","non-dropping-particle":"","parse-names":false,"suffix":""},{"dropping-particle":"","family":"Luna","given":"M. Y.","non-dropping-particle":"","parse-names":false,"suffix":""},{"dropping-particle":"","family":"Linares","given":"C.","non-dropping-particle":"","parse-names":false,"suffix":""}],"container-title":"Environment International","id":"ITEM-6","issued":{"date-parts":[["2016"]]},"title":"Mortality attributable to extreme temperatures in Spain: A comparative analysis by city","type":"article-journal"},"uris":["http://www.mendeley.com/documents/?uuid=95a7d8da-01d7-474f-a04c-53cda718534c"]},{"id":"ITEM-7","itemData":{"DOI":"10.1097/01.ede.0000187650.36636.1f","ISBN":"1044-3983 (Print)\\r1044-3983 (Linking)","ISSN":"1044-3983","PMID":"16357598","abstract":"BACKGROUND: A heatwave occurred in France in August 2003, with an accompanying excess of all-cause mortality. This study quantifies this excess mortality and investigates a possible harvesting effect in the few weeks after the heatwave. METHODS: A time-series study using a Poisson regression model with regression splines to control for nonlinear confounders was used to analyze the correlation between heatwave variable and mortality in 9 French cities. RESULTS: After controlling for long-term and seasonal time trends and the usual effects of temperature and air pollution, we estimated that 3,096 extra deaths resulted from the heatwave. The maximum daily relative risk of mortality during the heatwave (compared with expected deaths at that time of year) ranged from 1.16 in Le Havre to 5.00 in Paris. There was little evidence of mortality displacement in the few weeks after the heatwave, with an estimated deficit of 253 deaths at the end of the period. CONCLUSIONS: The heatwave in France during August 2003 was associated with a large increase in the number of deaths. The impact estimated using a time-series design was consistent with crude previous estimates of the impact of the heatwave. This finding suggests that neither air pollution nor long-term and seasonal trends confounded previous estimates. There was no evidence to suggest that the extras deaths associated with the heatwave were simply brought forward in time.","author":[{"dropping-particle":"","family":"Tertre","given":"Alain","non-dropping-particle":"Le","parse-names":false,"suffix":""},{"dropping-particle":"","family":"Lefranc","given":"Agn??s Agnès","non-dropping-particle":"","parse-names":false,"suffix":""},{"dropping-particle":"","family":"Eilstein","given":"Daniel","non-dropping-particle":"","parse-names":false,"suffix":""},{"dropping-particle":"","family":"Declercq","given":"Christophe","non-dropping-particle":"","parse-names":false,"suffix":""},{"dropping-particle":"","family":"Medina","given":"Sylvia","non-dropping-particle":"","parse-names":false,"suffix":""},{"dropping-particle":"","family":"Blanchard","given":"Myriam","non-dropping-particle":"","parse-names":false,"suffix":""},{"dropping-particle":"","family":"Chardon","given":"Benoît Beno??t","non-dropping-particle":"","parse-names":false,"suffix":""},{"dropping-particle":"","family":"Fabre","given":"Pascal","non-dropping-particle":"","parse-names":false,"suffix":""},{"dropping-particle":"","family":"Filleul","given":"Laurent","non-dropping-particle":"","parse-names":false,"suffix":""},{"dropping-particle":"","family":"Jusot","given":"Jean-Fran??ois François","non-dropping-particle":"","parse-names":false,"suffix":""},{"dropping-particle":"","family":"Pascal","given":"Laurence","non-dropping-particle":"","parse-names":false,"suffix":""},{"dropping-particle":"","family":"Prouvost","given":"H??l??ne Hélène","non-dropping-particle":"","parse-names":false,"suffix":""},{"dropping-particle":"","family":"Cassadou","given":"Sylvie","non-dropping-particle":"","parse-names":false,"suffix":""},{"dropping-particle":"","family":"Ledrans","given":"Martine","non-dropping-particle":"","parse-names":false,"suffix":""}],"container-title":"Epidemiology","id":"ITEM-7","issue":"1","issued":{"date-parts":[["2006"]]},"page":"75-79","title":"Impact of the 2003 Heatwave on All-Cause Mortality in 9 French Cities","type":"article-journal","volume":"17"},"uris":["http://www.mendeley.com/documents/?uuid=7aa70662-23cd-4233-a5ce-b47c5b315a68"]},{"id":"ITEM-8","itemData":{"DOI":"10.1056/NEJM199607113350203","ISBN":"0028-4793","ISSN":"0028-4793","PMID":"8649494","abstract":"BACKGROUND During a record-setting heat wave in Chicago in July 1995, there were at least 700 excess deaths, most of which were classified as heat-related. We sought to determine who was at greatest risk for heat-related death. METHODS We conducted a case-control study in Chicago to identify risk factors associated with heat-related death and death from cardiovascular causes from July 14 through July 17, 1995. Beginning on July 21, we interviewed 339 relatives, neighbors, or friends of those who died and 339 controls matched to the case subjects according to neighborhood and age. RESULTS The risk of heat-related death was increased for people with known medical problems who were confined to bed (odds ratio as compared with those who were not confined to bed, 5.5) or who were unable to care for themselves (odds ratio, 4.1). Also at increased risk were those who did not leave home each day (odds ratio, 6.7), who lived alone (odds ratio, 2.3), or who lived on the top floor of a building (odds ratio, 4.7). Having social contacts such as group activities or friends in the area was protective. In a multivariate analysis, the strongest risk factors for heat-related death were being confined to bed (odds ratio, 8.2) and living alone (odds ratio, 2.3); the risk of death was reduced for people with working air conditioners (odds ratio, 0.3) and those with access to transportation (odds ratio, 0.3). Deaths classified as due to cardiovascular causes had risk factors similar to those for heat-related death. CONCLUSIONS In this study of the 1995 Chicago heat wave, those at greatest risk of dying from the heat were people with medical illnesses who were socially isolated and did not have access to air conditioning. In future heat emergencies, interventions directed to such persons should reduce deaths related to the heat.","author":[{"dropping-particle":"","family":"Semenza","given":"Jan C.","non-dropping-particle":"","parse-names":false,"suffix":""},{"dropping-particle":"","family":"Rubin","given":"Carol H.","non-dropping-particle":"","parse-names":false,"suffix":""},{"dropping-particle":"","family":"Falter","given":"Kenneth H.","non-dropping-particle":"","parse-names":false,"suffix":""},{"dropping-particle":"","family":"Selanikio","given":"Joel D.","non-dropping-particle":"","parse-names":false,"suffix":""},{"dropping-particle":"","family":"Flanders","given":"W. Dana","non-dropping-particle":"","parse-names":false,"suffix":""},{"dropping-particle":"","family":"Howe","given":"Holly L.","non-dropping-particle":"","parse-names":false,"suffix":""},{"dropping-particle":"","family":"Wilhelm","given":"John L.","non-dropping-particle":"","parse-names":false,"suffix":""}],"container-title":"New England Journal of Medicine","id":"ITEM-8","issued":{"date-parts":[["1996"]]},"title":"Heat-Related Deaths during the July 1995 Heat Wave in Chicago","type":"article-journal"},"uris":["http://www.mendeley.com/documents/?uuid=93431257-5a3a-4d6a-b726-db0de694e35d"]},{"id":"ITEM-9","itemData":{"DOI":"10.3390/ijerph120201279","ISBN":"1661-7827 (Print) 1660-4601 (Electronic)","ISSN":"16604601","PMID":"25625407","abstract":"The impact of climate change on human health is a serious concern. In particular, changes in the frequency and intensity of heat waves and cold spells are of high relevance in terms of mortality and morbidity. This demonstrates the urgent need for reliable early-warning systems to help authorities prepare and respond to emergency situations. In this study, we evaluate the performance of a climate-driven mortality model to provide probabilistic predictions of exceeding emergency mortality thresholds for heat wave and cold spell scenarios. Daily mortality data corresponding to 187 NUTS2 regions across 16 countries in Europe were obtained from 1998-2003. Data were aggregated to 54 larger regions in Europe, defined according to similarities in population structure and climate. Location-specific average mortality rates, at given temperature intervals over the time period, were modelled to account for the increased mortality observed during both high and low temperature extremes and differing comfort temperatures between regions. Model parameters were estimated in a Bayesian framework, in order to generate probabilistic simulations of mortality across Europe for time periods of interest. For the heat wave scenario (1-15 August 2003), the model was successfully able to anticipate the occurrence or non-occurrence of mortality rates exceeding the emergency threshold (75th percentile of the mortality distribution) for 89% of the 54 regions, given a probability decision threshold of 70%. For the cold spell scenario (1-15 January 2003), mortality events in 69% of the regions were correctly anticipated with a probability decision threshold of 70%. By using a more conservative decision threshold of 30%, this proportion increased to 87%. Overall, the model performed better for the heat wave scenario. By replacing observed temperature data in the model with forecast temperature, from state-of-the-art European forecasting systems, probabilistic mortality predictions could potentially be made several months ahead of imminent heat waves and cold spells.","author":[{"dropping-particle":"","family":"Lowe","given":"Rachel","non-dropping-particle":"","parse-names":false,"suffix":""},{"dropping-particle":"","family":"Ballester","given":"Joan","non-dropping-particle":"","parse-names":false,"suffix":""},{"dropping-particle":"","family":"Creswick","given":"James","non-dropping-particle":"","parse-names":false,"suffix":""},{"dropping-particle":"","family":"Robine","given":"Jean Marie","non-dropping-particle":"","parse-names":false,"suffix":""},{"dropping-particle":"","family":"Herrmann","given":"François R.","non-dropping-particle":"","parse-names":false,"suffix":""},{"dropping-particle":"","family":"Rodó","given":"Xavier","non-dropping-particle":"","parse-names":false,"suffix":""}],"container-title":"International Journal of Environmental Research and Public Health","id":"ITEM-9","issued":{"date-parts":[["2015"]]},"title":"Evaluating the performance of a climate-driven mortality model during heat waves and cold spells in Europe","type":"article-journal"},"uris":["http://www.mendeley.com/documents/?uuid=4406136d-8b13-4e06-b3b5-c5c2f9ba7d4b"]},{"id":"ITEM-10","itemData":{"DOI":"10.1289/ehp.1002313","ISBN":"0091-6765","ISSN":"00916765","PMID":"21084239","abstract":"BACKGROUND Devastating health effects from recent heat waves, and projected increases in frequency, duration, and severity of heat waves from climate change, highlight the importance of understanding health consequences of heat waves. OBJECTIVES We analyzed mortality risk for heat waves in 43 U.S. cities (1987-2005) and investigated how effects relate to heat waves' intensity, duration, or timing in season. METHODS Heat waves were defined as ≥ 2 days with temperature ≥ 95th percentile for the community for 1 May through 30 September. Heat waves were characterized by their intensity, duration, and timing in season. Within each community, we estimated mortality risk during each heat wave compared with non-heat wave days, controlling for potential confounders. We combined individual heat wave effect estimates using Bayesian hierarchical modeling to generate overall effects at the community, regional, and national levels. We estimated how heat wave mortality effects were modified by heat wave characteristics (intensity, duration, timing in season). RESULTS Nationally, mortality increased 3.74% [95% posterior interval (PI), 2.29-5.22%] during heat waves compared with non-heat wave days. Heat wave mortality risk increased 2.49% for every 1°F increase in heat wave intensity and 0.38% for every 1-day increase in heat wave duration. Mortality increased 5.04% (95% PI, 3.06-7.06%) during the first heat wave of the summer versus 2.65% (95% PI, 1.14-4.18%) during later heat waves, compared with non-heat wave days. Heat wave mortality impacts and effect modification by heat wave characteristics were more pronounced in the Northeast and Midwest compared with the South. CONCLUSIONS We found higher mortality risk from heat waves that were more intense or longer, or those occurring earlier in summer. These findings have implications for decision makers and researchers estimating health effects from climate change.","author":[{"dropping-particle":"","family":"Brooke Anderson","given":"G.","non-dropping-particle":"","parse-names":false,"suffix":""},{"dropping-particle":"","family":"Bell","given":"Michelle L.","non-dropping-particle":"","parse-names":false,"suffix":""}],"container-title":"Environmental Health Perspectives","id":"ITEM-10","issued":{"date-parts":[["2011"]]},"title":"Heat waves in the United States: Mortality risk during heat waves and effect modification by heat wave characteristics in 43 U.S. communities","type":"article-journal"},"uris":["http://www.mendeley.com/documents/?uuid=c240e932-cb6f-49ce-976c-f020c9e5be3f"]},{"id":"ITEM-11","itemData":{"DOI":"10.1097/EDE.0b013e318190ee08","abstract":"Background—Many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Mass.)","id":"ITEM-11","issue":"2","issued":{"date-parts":[["2009"]]},"page":"205","title":"Weather-related mortality: how heat, cold, and heat waves affect mortality in the United States","type":"article-journal","volume":"20"},"uris":["http://www.mendeley.com/documents/?uuid=5fe7563e-b493-41ad-a49d-689ded5488ac"]}],"mendeley":{"formattedCitation":"&lt;sup&gt;2–12&lt;/sup&gt;","plainTextFormattedCitation":"2–12","previouslyFormattedCitation":"&lt;sup&gt;2–12&lt;/sup&gt;"},"properties":{"noteIndex":0},"schema":"https://github.com/citation-style-language/schema/raw/master/csl-citation.json"}</w:instrText>
      </w:r>
      <w:r w:rsidR="00C02C51">
        <w:rPr>
          <w:rFonts w:ascii="Times New Roman" w:hAnsi="Times New Roman"/>
          <w:color w:val="000000" w:themeColor="text1"/>
          <w:sz w:val="24"/>
          <w:szCs w:val="24"/>
        </w:rPr>
        <w:fldChar w:fldCharType="separate"/>
      </w:r>
      <w:r w:rsidR="004D157A" w:rsidRPr="004D157A">
        <w:rPr>
          <w:rFonts w:ascii="Times New Roman" w:hAnsi="Times New Roman"/>
          <w:noProof/>
          <w:color w:val="000000" w:themeColor="text1"/>
          <w:sz w:val="24"/>
          <w:szCs w:val="24"/>
          <w:vertAlign w:val="superscript"/>
        </w:rPr>
        <w:t>2–12</w:t>
      </w:r>
      <w:r w:rsidR="00C02C51">
        <w:rPr>
          <w:rFonts w:ascii="Times New Roman" w:hAnsi="Times New Roman"/>
          <w:color w:val="000000" w:themeColor="text1"/>
          <w:sz w:val="24"/>
          <w:szCs w:val="24"/>
        </w:rPr>
        <w:fldChar w:fldCharType="end"/>
      </w:r>
    </w:p>
    <w:p w14:paraId="1C5762D7" w14:textId="77777777" w:rsidR="00881B21" w:rsidRDefault="00881B21" w:rsidP="005B39FC">
      <w:pPr>
        <w:spacing w:after="0" w:line="480" w:lineRule="auto"/>
        <w:jc w:val="both"/>
        <w:rPr>
          <w:rFonts w:ascii="Times New Roman" w:hAnsi="Times New Roman"/>
          <w:color w:val="000000" w:themeColor="text1"/>
          <w:sz w:val="24"/>
          <w:szCs w:val="24"/>
        </w:rPr>
      </w:pPr>
    </w:p>
    <w:p w14:paraId="4178A95E" w14:textId="71C0CD76" w:rsidR="00E65B73" w:rsidRPr="00636C9B" w:rsidRDefault="003030BF" w:rsidP="005B39FC">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We wanted to understand the impact of deviation of temperature from long-term acclimatised </w:t>
      </w:r>
      <w:r w:rsidR="00E31070">
        <w:rPr>
          <w:rFonts w:ascii="Times New Roman" w:hAnsi="Times New Roman"/>
          <w:color w:val="000000" w:themeColor="text1"/>
          <w:sz w:val="24"/>
          <w:szCs w:val="24"/>
        </w:rPr>
        <w:t>averages</w:t>
      </w:r>
      <w:r>
        <w:rPr>
          <w:rFonts w:ascii="Times New Roman" w:hAnsi="Times New Roman"/>
          <w:color w:val="000000" w:themeColor="text1"/>
          <w:sz w:val="24"/>
          <w:szCs w:val="24"/>
        </w:rPr>
        <w:t xml:space="preserve">, rather than absolute temperature. </w:t>
      </w:r>
      <w:commentRangeStart w:id="18"/>
      <w:r w:rsidR="00E36F12">
        <w:rPr>
          <w:rFonts w:ascii="Times New Roman" w:hAnsi="Times New Roman"/>
          <w:color w:val="000000" w:themeColor="text1"/>
          <w:sz w:val="24"/>
          <w:szCs w:val="24"/>
        </w:rPr>
        <w:t>O</w:t>
      </w:r>
      <w:r w:rsidR="002D3368">
        <w:rPr>
          <w:rFonts w:ascii="Times New Roman" w:hAnsi="Times New Roman"/>
          <w:color w:val="000000" w:themeColor="text1"/>
          <w:sz w:val="24"/>
          <w:szCs w:val="24"/>
        </w:rPr>
        <w:t>ur</w:t>
      </w:r>
      <w:r w:rsidR="00113023">
        <w:rPr>
          <w:rFonts w:ascii="Times New Roman" w:hAnsi="Times New Roman"/>
          <w:color w:val="000000" w:themeColor="text1"/>
          <w:sz w:val="24"/>
          <w:szCs w:val="24"/>
        </w:rPr>
        <w:t xml:space="preserve"> alternative approach </w:t>
      </w:r>
      <w:r w:rsidR="00EF0BC4">
        <w:rPr>
          <w:rFonts w:ascii="Times New Roman" w:hAnsi="Times New Roman"/>
          <w:color w:val="000000" w:themeColor="text1"/>
          <w:sz w:val="24"/>
          <w:szCs w:val="24"/>
        </w:rPr>
        <w:t>to previous studies</w:t>
      </w:r>
      <w:r w:rsidR="00E34B73">
        <w:rPr>
          <w:rFonts w:ascii="Times New Roman" w:hAnsi="Times New Roman"/>
          <w:color w:val="000000" w:themeColor="text1"/>
          <w:sz w:val="24"/>
          <w:szCs w:val="24"/>
        </w:rPr>
        <w:t xml:space="preserve"> </w:t>
      </w:r>
      <w:r w:rsidR="00E36F12">
        <w:rPr>
          <w:rFonts w:ascii="Times New Roman" w:hAnsi="Times New Roman"/>
          <w:color w:val="000000" w:themeColor="text1"/>
          <w:sz w:val="24"/>
          <w:szCs w:val="24"/>
        </w:rPr>
        <w:t xml:space="preserve">also uses </w:t>
      </w:r>
      <w:r>
        <w:rPr>
          <w:rFonts w:ascii="Times New Roman" w:hAnsi="Times New Roman"/>
          <w:color w:val="000000" w:themeColor="text1"/>
          <w:sz w:val="24"/>
          <w:szCs w:val="24"/>
        </w:rPr>
        <w:t>monthly temperatures</w:t>
      </w:r>
      <w:r w:rsidR="00E34B73">
        <w:rPr>
          <w:rFonts w:ascii="Times New Roman" w:hAnsi="Times New Roman"/>
          <w:color w:val="000000" w:themeColor="text1"/>
          <w:sz w:val="24"/>
          <w:szCs w:val="24"/>
        </w:rPr>
        <w:t xml:space="preserve"> and death records</w:t>
      </w:r>
      <w:r>
        <w:rPr>
          <w:rFonts w:ascii="Times New Roman" w:hAnsi="Times New Roman"/>
          <w:color w:val="000000" w:themeColor="text1"/>
          <w:sz w:val="24"/>
          <w:szCs w:val="24"/>
        </w:rPr>
        <w:t xml:space="preserve"> for </w:t>
      </w:r>
      <w:r w:rsidR="00E34B73">
        <w:rPr>
          <w:rFonts w:ascii="Times New Roman" w:hAnsi="Times New Roman"/>
          <w:color w:val="000000" w:themeColor="text1"/>
          <w:sz w:val="24"/>
          <w:szCs w:val="24"/>
        </w:rPr>
        <w:t xml:space="preserve">entire </w:t>
      </w:r>
      <w:r w:rsidR="00FF7EA4">
        <w:rPr>
          <w:rFonts w:ascii="Times New Roman" w:hAnsi="Times New Roman"/>
          <w:color w:val="000000" w:themeColor="text1"/>
          <w:sz w:val="24"/>
          <w:szCs w:val="24"/>
        </w:rPr>
        <w:t xml:space="preserve">contiguous </w:t>
      </w:r>
      <w:r w:rsidR="00E34B73">
        <w:rPr>
          <w:rFonts w:ascii="Times New Roman" w:hAnsi="Times New Roman"/>
          <w:color w:val="000000" w:themeColor="text1"/>
          <w:sz w:val="24"/>
          <w:szCs w:val="24"/>
        </w:rPr>
        <w:t>US population</w:t>
      </w:r>
      <w:commentRangeEnd w:id="18"/>
      <w:r w:rsidR="00E3743C">
        <w:rPr>
          <w:rStyle w:val="CommentReference"/>
          <w:rFonts w:asciiTheme="minorHAnsi" w:eastAsiaTheme="minorHAnsi" w:hAnsiTheme="minorHAnsi" w:cstheme="minorBidi"/>
        </w:rPr>
        <w:commentReference w:id="18"/>
      </w:r>
      <w:r w:rsidR="00E34B73">
        <w:rPr>
          <w:rFonts w:ascii="Times New Roman" w:hAnsi="Times New Roman"/>
          <w:color w:val="000000" w:themeColor="text1"/>
          <w:sz w:val="24"/>
          <w:szCs w:val="24"/>
        </w:rPr>
        <w:t xml:space="preserve">. </w:t>
      </w:r>
      <w:r w:rsidR="00FF5B78">
        <w:rPr>
          <w:rFonts w:ascii="Times New Roman" w:hAnsi="Times New Roman"/>
          <w:color w:val="000000" w:themeColor="text1"/>
          <w:sz w:val="24"/>
          <w:szCs w:val="24"/>
        </w:rPr>
        <w:t>W</w:t>
      </w:r>
      <w:r w:rsidR="003C52FC">
        <w:rPr>
          <w:rFonts w:ascii="Times New Roman" w:hAnsi="Times New Roman"/>
          <w:color w:val="000000" w:themeColor="text1"/>
          <w:sz w:val="24"/>
          <w:szCs w:val="24"/>
        </w:rPr>
        <w:t>e first defined a state-month temperature anomaly</w:t>
      </w:r>
      <w:r w:rsidR="00350B39">
        <w:rPr>
          <w:rFonts w:ascii="Times New Roman" w:hAnsi="Times New Roman"/>
          <w:color w:val="000000" w:themeColor="text1"/>
          <w:sz w:val="24"/>
          <w:szCs w:val="24"/>
        </w:rPr>
        <w:t xml:space="preserve"> </w:t>
      </w:r>
      <w:r w:rsidR="003C52FC">
        <w:rPr>
          <w:rFonts w:ascii="Times New Roman" w:hAnsi="Times New Roman"/>
          <w:color w:val="000000" w:themeColor="text1"/>
          <w:sz w:val="24"/>
          <w:szCs w:val="24"/>
        </w:rPr>
        <w:t xml:space="preserve">as </w:t>
      </w:r>
      <w:r w:rsidR="00B2527A">
        <w:rPr>
          <w:rFonts w:ascii="Times New Roman" w:hAnsi="Times New Roman"/>
          <w:color w:val="000000" w:themeColor="text1"/>
          <w:sz w:val="24"/>
          <w:szCs w:val="24"/>
        </w:rPr>
        <w:t xml:space="preserve">each </w:t>
      </w:r>
      <w:r w:rsidR="00B2527A" w:rsidRPr="00636C9B">
        <w:rPr>
          <w:rFonts w:ascii="Times New Roman" w:eastAsiaTheme="minorHAnsi" w:hAnsi="Times New Roman"/>
          <w:sz w:val="24"/>
          <w:szCs w:val="24"/>
          <w:lang w:eastAsia="en-GB"/>
        </w:rPr>
        <w:t xml:space="preserve">state-month </w:t>
      </w:r>
      <w:r w:rsidR="00B2527A">
        <w:rPr>
          <w:rFonts w:ascii="Times New Roman" w:eastAsiaTheme="minorHAnsi" w:hAnsi="Times New Roman"/>
          <w:sz w:val="24"/>
          <w:szCs w:val="24"/>
          <w:lang w:eastAsia="en-GB"/>
        </w:rPr>
        <w:t xml:space="preserve">temperature </w:t>
      </w:r>
      <w:r w:rsidR="00B2527A" w:rsidRPr="00636C9B">
        <w:rPr>
          <w:rFonts w:ascii="Times New Roman" w:eastAsiaTheme="minorHAnsi" w:hAnsi="Times New Roman"/>
          <w:sz w:val="24"/>
          <w:szCs w:val="24"/>
          <w:lang w:eastAsia="en-GB"/>
        </w:rPr>
        <w:t xml:space="preserve">value over time </w:t>
      </w:r>
      <w:r w:rsidR="00B2527A">
        <w:rPr>
          <w:rFonts w:ascii="Times New Roman" w:eastAsiaTheme="minorHAnsi" w:hAnsi="Times New Roman"/>
          <w:sz w:val="24"/>
          <w:szCs w:val="24"/>
          <w:lang w:eastAsia="en-GB"/>
        </w:rPr>
        <w:t>minus</w:t>
      </w:r>
      <w:r w:rsidR="00B2527A" w:rsidRPr="00636C9B">
        <w:rPr>
          <w:rFonts w:ascii="Times New Roman" w:eastAsiaTheme="minorHAnsi" w:hAnsi="Times New Roman"/>
          <w:sz w:val="24"/>
          <w:szCs w:val="24"/>
          <w:lang w:eastAsia="en-GB"/>
        </w:rPr>
        <w:t xml:space="preserve"> the </w:t>
      </w:r>
      <w:r w:rsidR="00FF7A80">
        <w:rPr>
          <w:rFonts w:ascii="Times New Roman" w:eastAsiaTheme="minorHAnsi" w:hAnsi="Times New Roman"/>
          <w:sz w:val="24"/>
          <w:szCs w:val="24"/>
          <w:lang w:eastAsia="en-GB"/>
        </w:rPr>
        <w:t xml:space="preserve">respective </w:t>
      </w:r>
      <w:r w:rsidR="00B2527A" w:rsidRPr="00636C9B">
        <w:rPr>
          <w:rFonts w:ascii="Times New Roman" w:eastAsiaTheme="minorHAnsi" w:hAnsi="Times New Roman"/>
          <w:sz w:val="24"/>
          <w:szCs w:val="24"/>
          <w:lang w:eastAsia="en-GB"/>
        </w:rPr>
        <w:t>long-term mean temperature</w:t>
      </w:r>
      <w:r w:rsidR="003C52FC">
        <w:rPr>
          <w:rFonts w:ascii="Times New Roman" w:hAnsi="Times New Roman"/>
          <w:color w:val="000000" w:themeColor="text1"/>
          <w:sz w:val="24"/>
          <w:szCs w:val="24"/>
        </w:rPr>
        <w:t>. W</w:t>
      </w:r>
      <w:commentRangeStart w:id="19"/>
      <w:r w:rsidR="00921D87" w:rsidRPr="00636C9B">
        <w:rPr>
          <w:rFonts w:ascii="Times New Roman" w:hAnsi="Times New Roman"/>
          <w:color w:val="000000" w:themeColor="text1"/>
          <w:sz w:val="24"/>
          <w:szCs w:val="24"/>
        </w:rPr>
        <w:t>e</w:t>
      </w:r>
      <w:r w:rsidR="003C52FC">
        <w:rPr>
          <w:rFonts w:ascii="Times New Roman" w:hAnsi="Times New Roman"/>
          <w:color w:val="000000" w:themeColor="text1"/>
          <w:sz w:val="24"/>
          <w:szCs w:val="24"/>
        </w:rPr>
        <w:t xml:space="preserve"> then</w:t>
      </w:r>
      <w:r w:rsidR="00921D87" w:rsidRPr="00636C9B">
        <w:rPr>
          <w:rFonts w:ascii="Times New Roman" w:hAnsi="Times New Roman"/>
          <w:color w:val="000000" w:themeColor="text1"/>
          <w:sz w:val="24"/>
          <w:szCs w:val="24"/>
        </w:rPr>
        <w:t xml:space="preserve"> used </w:t>
      </w:r>
      <w:ins w:id="20" w:author="Tamura-Wicks, Helen M" w:date="2018-11-29T17:51:00Z">
        <w:r w:rsidR="00E3743C">
          <w:rPr>
            <w:rFonts w:ascii="Times New Roman" w:hAnsi="Times New Roman"/>
            <w:color w:val="000000" w:themeColor="text1"/>
            <w:sz w:val="24"/>
            <w:szCs w:val="24"/>
          </w:rPr>
          <w:t xml:space="preserve">cause-specific </w:t>
        </w:r>
        <w:proofErr w:type="spellStart"/>
        <w:r w:rsidR="00E3743C">
          <w:rPr>
            <w:rFonts w:ascii="Times New Roman" w:hAnsi="Times New Roman"/>
            <w:color w:val="000000" w:themeColor="text1"/>
            <w:sz w:val="24"/>
            <w:szCs w:val="24"/>
          </w:rPr>
          <w:t>mortality</w:t>
        </w:r>
      </w:ins>
      <w:del w:id="21" w:author="Tamura-Wicks, Helen M" w:date="2018-11-29T17:51:00Z">
        <w:r w:rsidR="00095490" w:rsidRPr="00636C9B" w:rsidDel="00E3743C">
          <w:rPr>
            <w:rFonts w:ascii="Times New Roman" w:hAnsi="Times New Roman"/>
            <w:color w:val="000000" w:themeColor="text1"/>
            <w:sz w:val="24"/>
            <w:szCs w:val="24"/>
          </w:rPr>
          <w:delText>geo</w:delText>
        </w:r>
        <w:r w:rsidR="004C4565" w:rsidRPr="00636C9B" w:rsidDel="00E3743C">
          <w:rPr>
            <w:rFonts w:ascii="Times New Roman" w:hAnsi="Times New Roman"/>
            <w:color w:val="000000" w:themeColor="text1"/>
            <w:sz w:val="24"/>
            <w:szCs w:val="24"/>
          </w:rPr>
          <w:delText>-</w:delText>
        </w:r>
        <w:r w:rsidR="00095490" w:rsidRPr="00636C9B" w:rsidDel="00E3743C">
          <w:rPr>
            <w:rFonts w:ascii="Times New Roman" w:hAnsi="Times New Roman"/>
            <w:color w:val="000000" w:themeColor="text1"/>
            <w:sz w:val="24"/>
            <w:szCs w:val="24"/>
          </w:rPr>
          <w:delText xml:space="preserve">coded </w:delText>
        </w:r>
        <w:r w:rsidR="00921D87" w:rsidRPr="00636C9B" w:rsidDel="00E3743C">
          <w:rPr>
            <w:rFonts w:ascii="Times New Roman" w:hAnsi="Times New Roman"/>
            <w:color w:val="000000" w:themeColor="text1"/>
            <w:sz w:val="24"/>
            <w:szCs w:val="24"/>
          </w:rPr>
          <w:delText xml:space="preserve">population-based </w:delText>
        </w:r>
      </w:del>
      <w:r w:rsidR="00921D87" w:rsidRPr="00636C9B">
        <w:rPr>
          <w:rFonts w:ascii="Times New Roman" w:hAnsi="Times New Roman"/>
          <w:color w:val="000000" w:themeColor="text1"/>
          <w:sz w:val="24"/>
          <w:szCs w:val="24"/>
        </w:rPr>
        <w:t>data</w:t>
      </w:r>
      <w:proofErr w:type="spellEnd"/>
      <w:r w:rsidR="004C4565" w:rsidRPr="00636C9B">
        <w:rPr>
          <w:rFonts w:ascii="Times New Roman" w:hAnsi="Times New Roman"/>
          <w:color w:val="000000" w:themeColor="text1"/>
          <w:sz w:val="24"/>
          <w:szCs w:val="24"/>
        </w:rPr>
        <w:t xml:space="preserve"> and temperature data</w:t>
      </w:r>
      <w:r w:rsidR="00085A4E" w:rsidRPr="00636C9B">
        <w:rPr>
          <w:rFonts w:ascii="Times New Roman" w:hAnsi="Times New Roman"/>
          <w:color w:val="000000" w:themeColor="text1"/>
          <w:sz w:val="24"/>
          <w:szCs w:val="24"/>
        </w:rPr>
        <w:t xml:space="preserve"> </w:t>
      </w:r>
      <w:ins w:id="22" w:author="Tamura-Wicks, Helen M" w:date="2018-11-29T17:53:00Z">
        <w:r w:rsidR="00E3743C">
          <w:rPr>
            <w:rFonts w:ascii="Times New Roman" w:hAnsi="Times New Roman"/>
            <w:color w:val="000000" w:themeColor="text1"/>
            <w:sz w:val="24"/>
            <w:szCs w:val="24"/>
          </w:rPr>
          <w:t xml:space="preserve">at the state level </w:t>
        </w:r>
      </w:ins>
      <w:r w:rsidR="00085A4E" w:rsidRPr="00636C9B">
        <w:rPr>
          <w:rFonts w:ascii="Times New Roman" w:hAnsi="Times New Roman"/>
          <w:color w:val="000000" w:themeColor="text1"/>
          <w:sz w:val="24"/>
          <w:szCs w:val="24"/>
        </w:rPr>
        <w:t>in</w:t>
      </w:r>
      <w:r w:rsidR="008E3720" w:rsidRPr="00636C9B">
        <w:rPr>
          <w:rFonts w:ascii="Times New Roman" w:hAnsi="Times New Roman"/>
          <w:color w:val="000000" w:themeColor="text1"/>
          <w:sz w:val="24"/>
          <w:szCs w:val="24"/>
        </w:rPr>
        <w:t xml:space="preserve"> the</w:t>
      </w:r>
      <w:r w:rsidR="00085A4E" w:rsidRPr="00636C9B">
        <w:rPr>
          <w:rFonts w:ascii="Times New Roman" w:hAnsi="Times New Roman"/>
          <w:color w:val="000000" w:themeColor="text1"/>
          <w:sz w:val="24"/>
          <w:szCs w:val="24"/>
        </w:rPr>
        <w:t xml:space="preserve"> contiguous USA from 1980 to 2016</w:t>
      </w:r>
      <w:r w:rsidR="00921D87" w:rsidRPr="00636C9B">
        <w:rPr>
          <w:rFonts w:ascii="Times New Roman" w:hAnsi="Times New Roman"/>
          <w:color w:val="000000" w:themeColor="text1"/>
          <w:sz w:val="24"/>
          <w:szCs w:val="24"/>
        </w:rPr>
        <w:t xml:space="preserve"> to estimate the association between anomalous temperature</w:t>
      </w:r>
      <w:r w:rsidR="006D1F52" w:rsidRPr="00636C9B">
        <w:rPr>
          <w:rFonts w:ascii="Times New Roman" w:hAnsi="Times New Roman"/>
          <w:color w:val="000000" w:themeColor="text1"/>
          <w:sz w:val="24"/>
          <w:szCs w:val="24"/>
        </w:rPr>
        <w:t xml:space="preserve"> and vari</w:t>
      </w:r>
      <w:r w:rsidR="003F50A5" w:rsidRPr="00636C9B">
        <w:rPr>
          <w:rFonts w:ascii="Times New Roman" w:hAnsi="Times New Roman"/>
          <w:color w:val="000000" w:themeColor="text1"/>
          <w:sz w:val="24"/>
          <w:szCs w:val="24"/>
        </w:rPr>
        <w:t xml:space="preserve">ous </w:t>
      </w:r>
      <w:r w:rsidR="00402519">
        <w:rPr>
          <w:rFonts w:ascii="Times New Roman" w:hAnsi="Times New Roman"/>
          <w:color w:val="000000" w:themeColor="text1"/>
          <w:sz w:val="24"/>
          <w:szCs w:val="24"/>
        </w:rPr>
        <w:t>types</w:t>
      </w:r>
      <w:r w:rsidR="00402519" w:rsidRPr="00636C9B">
        <w:rPr>
          <w:rFonts w:ascii="Times New Roman" w:hAnsi="Times New Roman"/>
          <w:color w:val="000000" w:themeColor="text1"/>
          <w:sz w:val="24"/>
          <w:szCs w:val="24"/>
        </w:rPr>
        <w:t xml:space="preserve"> </w:t>
      </w:r>
      <w:r w:rsidR="003F50A5" w:rsidRPr="00636C9B">
        <w:rPr>
          <w:rFonts w:ascii="Times New Roman" w:hAnsi="Times New Roman"/>
          <w:color w:val="000000" w:themeColor="text1"/>
          <w:sz w:val="24"/>
          <w:szCs w:val="24"/>
        </w:rPr>
        <w:t xml:space="preserve">of injury deaths, </w:t>
      </w:r>
      <w:r w:rsidR="003A6E74" w:rsidRPr="00636C9B">
        <w:rPr>
          <w:rFonts w:ascii="Times New Roman" w:hAnsi="Times New Roman"/>
          <w:color w:val="000000" w:themeColor="text1"/>
          <w:sz w:val="24"/>
          <w:szCs w:val="24"/>
        </w:rPr>
        <w:t xml:space="preserve">by age group, </w:t>
      </w:r>
      <w:r w:rsidR="003F50A5" w:rsidRPr="00636C9B">
        <w:rPr>
          <w:rFonts w:ascii="Times New Roman" w:hAnsi="Times New Roman"/>
          <w:color w:val="000000" w:themeColor="text1"/>
          <w:sz w:val="24"/>
          <w:szCs w:val="24"/>
        </w:rPr>
        <w:t>sex</w:t>
      </w:r>
      <w:r w:rsidR="003A6E74" w:rsidRPr="00636C9B">
        <w:rPr>
          <w:rFonts w:ascii="Times New Roman" w:hAnsi="Times New Roman"/>
          <w:color w:val="000000" w:themeColor="text1"/>
          <w:sz w:val="24"/>
          <w:szCs w:val="24"/>
        </w:rPr>
        <w:t xml:space="preserve"> and month</w:t>
      </w:r>
      <w:r w:rsidR="003F50A5" w:rsidRPr="00636C9B">
        <w:rPr>
          <w:rFonts w:ascii="Times New Roman" w:hAnsi="Times New Roman"/>
          <w:color w:val="000000" w:themeColor="text1"/>
          <w:sz w:val="24"/>
          <w:szCs w:val="24"/>
        </w:rPr>
        <w:t>.</w:t>
      </w:r>
      <w:r w:rsidR="00F056CD" w:rsidRPr="00636C9B">
        <w:rPr>
          <w:rFonts w:ascii="Times New Roman" w:hAnsi="Times New Roman"/>
          <w:color w:val="000000" w:themeColor="text1"/>
          <w:sz w:val="24"/>
          <w:szCs w:val="24"/>
        </w:rPr>
        <w:t xml:space="preserve"> We used a</w:t>
      </w:r>
      <w:r w:rsidR="003F50A5" w:rsidRPr="00636C9B">
        <w:rPr>
          <w:rFonts w:ascii="Times New Roman" w:hAnsi="Times New Roman"/>
          <w:color w:val="000000" w:themeColor="text1"/>
          <w:sz w:val="24"/>
          <w:szCs w:val="24"/>
        </w:rPr>
        <w:t xml:space="preserve"> </w:t>
      </w:r>
      <w:r w:rsidR="00F056CD" w:rsidRPr="00636C9B">
        <w:rPr>
          <w:rFonts w:ascii="Times New Roman" w:hAnsi="Times New Roman"/>
          <w:color w:val="000000" w:themeColor="text1"/>
          <w:sz w:val="24"/>
          <w:szCs w:val="24"/>
        </w:rPr>
        <w:t>Bayesian spatio</w:t>
      </w:r>
      <w:r w:rsidR="00644C34">
        <w:rPr>
          <w:rFonts w:ascii="Times New Roman" w:hAnsi="Times New Roman"/>
          <w:color w:val="000000" w:themeColor="text1"/>
          <w:sz w:val="24"/>
          <w:szCs w:val="24"/>
        </w:rPr>
        <w:t>-</w:t>
      </w:r>
      <w:r w:rsidR="00F056CD" w:rsidRPr="00636C9B">
        <w:rPr>
          <w:rFonts w:ascii="Times New Roman" w:hAnsi="Times New Roman"/>
          <w:color w:val="000000" w:themeColor="text1"/>
          <w:sz w:val="24"/>
          <w:szCs w:val="24"/>
        </w:rPr>
        <w:t xml:space="preserve">temporal model </w:t>
      </w:r>
      <w:r w:rsidR="00727E9B" w:rsidRPr="00636C9B">
        <w:rPr>
          <w:rFonts w:ascii="Times New Roman" w:hAnsi="Times New Roman"/>
          <w:color w:val="000000" w:themeColor="text1"/>
          <w:sz w:val="24"/>
          <w:szCs w:val="24"/>
        </w:rPr>
        <w:t>of</w:t>
      </w:r>
      <w:r w:rsidR="00F62C99" w:rsidRPr="00636C9B">
        <w:rPr>
          <w:rFonts w:ascii="Times New Roman" w:hAnsi="Times New Roman"/>
          <w:color w:val="000000" w:themeColor="text1"/>
          <w:sz w:val="24"/>
          <w:szCs w:val="24"/>
        </w:rPr>
        <w:t xml:space="preserve"> death rates</w:t>
      </w:r>
      <w:r w:rsidR="00DF172D" w:rsidRPr="00636C9B">
        <w:rPr>
          <w:rFonts w:ascii="Times New Roman" w:hAnsi="Times New Roman"/>
          <w:color w:val="000000" w:themeColor="text1"/>
          <w:sz w:val="24"/>
          <w:szCs w:val="24"/>
        </w:rPr>
        <w:t xml:space="preserve">. Our statistical model, described below, </w:t>
      </w:r>
      <w:r w:rsidR="004264D7" w:rsidRPr="00636C9B">
        <w:rPr>
          <w:rFonts w:ascii="Times New Roman" w:hAnsi="Times New Roman"/>
          <w:color w:val="000000" w:themeColor="text1"/>
          <w:sz w:val="24"/>
          <w:szCs w:val="24"/>
        </w:rPr>
        <w:t xml:space="preserve">allowed death rates to vary </w:t>
      </w:r>
      <w:ins w:id="23" w:author="Tamura-Wicks, Helen M" w:date="2018-11-29T17:52:00Z">
        <w:r w:rsidR="00E3743C">
          <w:rPr>
            <w:rFonts w:ascii="Times New Roman" w:hAnsi="Times New Roman"/>
            <w:color w:val="000000" w:themeColor="text1"/>
            <w:sz w:val="24"/>
            <w:szCs w:val="24"/>
          </w:rPr>
          <w:t xml:space="preserve">over time as well as </w:t>
        </w:r>
      </w:ins>
      <w:r w:rsidR="004264D7" w:rsidRPr="00636C9B">
        <w:rPr>
          <w:rFonts w:ascii="Times New Roman" w:hAnsi="Times New Roman"/>
          <w:color w:val="000000" w:themeColor="text1"/>
          <w:sz w:val="24"/>
          <w:szCs w:val="24"/>
        </w:rPr>
        <w:t xml:space="preserve">by </w:t>
      </w:r>
      <w:r w:rsidR="001B225E" w:rsidRPr="00636C9B">
        <w:rPr>
          <w:rFonts w:ascii="Times New Roman" w:hAnsi="Times New Roman"/>
          <w:color w:val="000000" w:themeColor="text1"/>
          <w:sz w:val="24"/>
          <w:szCs w:val="24"/>
        </w:rPr>
        <w:t>a</w:t>
      </w:r>
      <w:r w:rsidR="000545FB" w:rsidRPr="00636C9B">
        <w:rPr>
          <w:rFonts w:ascii="Times New Roman" w:hAnsi="Times New Roman"/>
          <w:color w:val="000000" w:themeColor="text1"/>
          <w:sz w:val="24"/>
          <w:szCs w:val="24"/>
        </w:rPr>
        <w:t>ge group, sex, month</w:t>
      </w:r>
      <w:r w:rsidR="001B225E" w:rsidRPr="00636C9B">
        <w:rPr>
          <w:rFonts w:ascii="Times New Roman" w:hAnsi="Times New Roman"/>
          <w:color w:val="000000" w:themeColor="text1"/>
          <w:sz w:val="24"/>
          <w:szCs w:val="24"/>
        </w:rPr>
        <w:t>,</w:t>
      </w:r>
      <w:r w:rsidR="008E3720" w:rsidRPr="00636C9B">
        <w:rPr>
          <w:rFonts w:ascii="Times New Roman" w:hAnsi="Times New Roman"/>
          <w:color w:val="000000" w:themeColor="text1"/>
          <w:sz w:val="24"/>
          <w:szCs w:val="24"/>
        </w:rPr>
        <w:t xml:space="preserve"> state, </w:t>
      </w:r>
      <w:del w:id="24" w:author="Tamura-Wicks, Helen M" w:date="2018-11-29T17:52:00Z">
        <w:r w:rsidR="008537D1" w:rsidRPr="00636C9B" w:rsidDel="00E3743C">
          <w:rPr>
            <w:rFonts w:ascii="Times New Roman" w:hAnsi="Times New Roman"/>
            <w:color w:val="000000" w:themeColor="text1"/>
            <w:sz w:val="24"/>
            <w:szCs w:val="24"/>
          </w:rPr>
          <w:delText xml:space="preserve">over time, </w:delText>
        </w:r>
      </w:del>
      <w:r w:rsidR="008537D1" w:rsidRPr="00636C9B">
        <w:rPr>
          <w:rFonts w:ascii="Times New Roman" w:hAnsi="Times New Roman"/>
          <w:color w:val="000000" w:themeColor="text1"/>
          <w:sz w:val="24"/>
          <w:szCs w:val="24"/>
        </w:rPr>
        <w:t xml:space="preserve">and </w:t>
      </w:r>
      <w:del w:id="25" w:author="Tamura-Wicks, Helen M" w:date="2018-11-29T17:52:00Z">
        <w:r w:rsidR="008537D1" w:rsidRPr="00636C9B" w:rsidDel="00E3743C">
          <w:rPr>
            <w:rFonts w:ascii="Times New Roman" w:hAnsi="Times New Roman"/>
            <w:color w:val="000000" w:themeColor="text1"/>
            <w:sz w:val="24"/>
            <w:szCs w:val="24"/>
          </w:rPr>
          <w:delText>local</w:delText>
        </w:r>
        <w:r w:rsidR="004264D7" w:rsidRPr="00636C9B" w:rsidDel="00E3743C">
          <w:rPr>
            <w:rFonts w:ascii="Times New Roman" w:hAnsi="Times New Roman"/>
            <w:color w:val="000000" w:themeColor="text1"/>
            <w:sz w:val="24"/>
            <w:szCs w:val="24"/>
          </w:rPr>
          <w:delText xml:space="preserve"> </w:delText>
        </w:r>
      </w:del>
      <w:ins w:id="26" w:author="Tamura-Wicks, Helen M" w:date="2018-11-29T17:52:00Z">
        <w:r w:rsidR="00E3743C">
          <w:rPr>
            <w:rFonts w:ascii="Times New Roman" w:hAnsi="Times New Roman"/>
            <w:color w:val="000000" w:themeColor="text1"/>
            <w:sz w:val="24"/>
            <w:szCs w:val="24"/>
          </w:rPr>
          <w:t xml:space="preserve">state </w:t>
        </w:r>
      </w:ins>
      <w:r w:rsidR="008537D1" w:rsidRPr="00636C9B">
        <w:rPr>
          <w:rFonts w:ascii="Times New Roman" w:hAnsi="Times New Roman"/>
          <w:color w:val="000000" w:themeColor="text1"/>
          <w:sz w:val="24"/>
          <w:szCs w:val="24"/>
        </w:rPr>
        <w:t>temperature anomaly</w:t>
      </w:r>
      <w:r w:rsidR="0076378F" w:rsidRPr="00636C9B">
        <w:rPr>
          <w:rFonts w:ascii="Times New Roman" w:hAnsi="Times New Roman"/>
          <w:color w:val="000000" w:themeColor="text1"/>
          <w:sz w:val="24"/>
          <w:szCs w:val="24"/>
        </w:rPr>
        <w:t>.</w:t>
      </w:r>
      <w:r w:rsidR="00034AC0" w:rsidRPr="00636C9B">
        <w:rPr>
          <w:rFonts w:ascii="Times New Roman" w:hAnsi="Times New Roman"/>
          <w:color w:val="000000" w:themeColor="text1"/>
          <w:sz w:val="24"/>
          <w:szCs w:val="24"/>
        </w:rPr>
        <w:t xml:space="preserve"> We used the </w:t>
      </w:r>
      <w:r w:rsidR="006F0E88" w:rsidRPr="00636C9B">
        <w:rPr>
          <w:rFonts w:ascii="Times New Roman" w:hAnsi="Times New Roman"/>
          <w:color w:val="000000" w:themeColor="text1"/>
          <w:sz w:val="24"/>
          <w:szCs w:val="24"/>
        </w:rPr>
        <w:t xml:space="preserve">posterior of the </w:t>
      </w:r>
      <w:r w:rsidR="00034AC0" w:rsidRPr="00636C9B">
        <w:rPr>
          <w:rFonts w:ascii="Times New Roman" w:hAnsi="Times New Roman"/>
          <w:color w:val="000000" w:themeColor="text1"/>
          <w:sz w:val="24"/>
          <w:szCs w:val="24"/>
        </w:rPr>
        <w:t>relative risk of temperature anomaly calculated</w:t>
      </w:r>
      <w:r w:rsidR="00CE3F4F" w:rsidRPr="00636C9B">
        <w:rPr>
          <w:rFonts w:ascii="Times New Roman" w:hAnsi="Times New Roman"/>
          <w:color w:val="000000" w:themeColor="text1"/>
          <w:sz w:val="24"/>
          <w:szCs w:val="24"/>
        </w:rPr>
        <w:t xml:space="preserve"> from the model to estimate </w:t>
      </w:r>
      <w:r w:rsidR="00226B11" w:rsidRPr="00636C9B">
        <w:rPr>
          <w:rFonts w:ascii="Times New Roman" w:hAnsi="Times New Roman"/>
          <w:color w:val="000000" w:themeColor="text1"/>
          <w:sz w:val="24"/>
          <w:szCs w:val="24"/>
        </w:rPr>
        <w:t xml:space="preserve">national </w:t>
      </w:r>
      <w:r w:rsidR="00CE3F4F" w:rsidRPr="00636C9B">
        <w:rPr>
          <w:rFonts w:ascii="Times New Roman" w:hAnsi="Times New Roman"/>
          <w:color w:val="000000" w:themeColor="text1"/>
          <w:sz w:val="24"/>
          <w:szCs w:val="24"/>
        </w:rPr>
        <w:t xml:space="preserve">additional deaths </w:t>
      </w:r>
      <w:r w:rsidR="000545FB" w:rsidRPr="00636C9B">
        <w:rPr>
          <w:rFonts w:ascii="Times New Roman" w:hAnsi="Times New Roman"/>
          <w:color w:val="000000" w:themeColor="text1"/>
          <w:sz w:val="24"/>
          <w:szCs w:val="24"/>
        </w:rPr>
        <w:t xml:space="preserve">by </w:t>
      </w:r>
      <w:r w:rsidR="001C2178">
        <w:rPr>
          <w:rFonts w:ascii="Times New Roman" w:hAnsi="Times New Roman"/>
          <w:color w:val="000000" w:themeColor="text1"/>
          <w:sz w:val="24"/>
          <w:szCs w:val="24"/>
        </w:rPr>
        <w:t>type</w:t>
      </w:r>
      <w:r w:rsidR="001C2178" w:rsidRPr="00636C9B">
        <w:rPr>
          <w:rFonts w:ascii="Times New Roman" w:hAnsi="Times New Roman"/>
          <w:color w:val="000000" w:themeColor="text1"/>
          <w:sz w:val="24"/>
          <w:szCs w:val="24"/>
        </w:rPr>
        <w:t xml:space="preserve"> </w:t>
      </w:r>
      <w:r w:rsidR="000545FB" w:rsidRPr="00636C9B">
        <w:rPr>
          <w:rFonts w:ascii="Times New Roman" w:hAnsi="Times New Roman"/>
          <w:color w:val="000000" w:themeColor="text1"/>
          <w:sz w:val="24"/>
          <w:szCs w:val="24"/>
        </w:rPr>
        <w:t>of injury,</w:t>
      </w:r>
      <w:r w:rsidR="00502DC7" w:rsidRPr="00636C9B">
        <w:rPr>
          <w:rFonts w:ascii="Times New Roman" w:hAnsi="Times New Roman"/>
          <w:color w:val="000000" w:themeColor="text1"/>
          <w:sz w:val="24"/>
          <w:szCs w:val="24"/>
        </w:rPr>
        <w:t xml:space="preserve"> age group, sex and</w:t>
      </w:r>
      <w:r w:rsidR="000545FB" w:rsidRPr="00636C9B">
        <w:rPr>
          <w:rFonts w:ascii="Times New Roman" w:hAnsi="Times New Roman"/>
          <w:color w:val="000000" w:themeColor="text1"/>
          <w:sz w:val="24"/>
          <w:szCs w:val="24"/>
        </w:rPr>
        <w:t xml:space="preserve"> month</w:t>
      </w:r>
      <w:r w:rsidR="00A311CD" w:rsidRPr="00636C9B">
        <w:rPr>
          <w:rFonts w:ascii="Times New Roman" w:hAnsi="Times New Roman"/>
          <w:color w:val="000000" w:themeColor="text1"/>
          <w:sz w:val="24"/>
          <w:szCs w:val="24"/>
        </w:rPr>
        <w:t xml:space="preserve">, </w:t>
      </w:r>
      <w:r w:rsidR="00CE3F4F" w:rsidRPr="00636C9B">
        <w:rPr>
          <w:rFonts w:ascii="Times New Roman" w:hAnsi="Times New Roman"/>
          <w:color w:val="000000" w:themeColor="text1"/>
          <w:sz w:val="24"/>
          <w:szCs w:val="24"/>
        </w:rPr>
        <w:t>from</w:t>
      </w:r>
      <w:r w:rsidR="00034AC0" w:rsidRPr="00636C9B">
        <w:rPr>
          <w:rFonts w:ascii="Times New Roman" w:hAnsi="Times New Roman"/>
          <w:color w:val="000000" w:themeColor="text1"/>
          <w:sz w:val="24"/>
          <w:szCs w:val="24"/>
        </w:rPr>
        <w:t xml:space="preserve"> a</w:t>
      </w:r>
      <w:r w:rsidR="00657CEE">
        <w:rPr>
          <w:rFonts w:ascii="Times New Roman" w:hAnsi="Times New Roman"/>
          <w:color w:val="000000" w:themeColor="text1"/>
          <w:sz w:val="24"/>
          <w:szCs w:val="24"/>
        </w:rPr>
        <w:t xml:space="preserve"> temperature anomaly</w:t>
      </w:r>
      <w:r w:rsidR="00034AC0" w:rsidRPr="00636C9B">
        <w:rPr>
          <w:rFonts w:ascii="Times New Roman" w:hAnsi="Times New Roman"/>
          <w:color w:val="000000" w:themeColor="text1"/>
          <w:sz w:val="24"/>
          <w:szCs w:val="24"/>
        </w:rPr>
        <w:t xml:space="preserve"> increase of 1</w:t>
      </w:r>
      <w:r w:rsidR="006E6609" w:rsidRPr="00636C9B">
        <w:rPr>
          <w:rFonts w:ascii="Arial" w:eastAsia="Times New Roman" w:hAnsi="Arial" w:cs="Arial"/>
          <w:bCs/>
          <w:color w:val="222222"/>
          <w:sz w:val="24"/>
          <w:szCs w:val="24"/>
          <w:shd w:val="clear" w:color="auto" w:fill="FFFFFF"/>
          <w:lang w:eastAsia="en-GB"/>
        </w:rPr>
        <w:t>°</w:t>
      </w:r>
      <w:r w:rsidR="006E6609" w:rsidRPr="00636C9B">
        <w:rPr>
          <w:rFonts w:ascii="Times New Roman" w:hAnsi="Times New Roman"/>
          <w:color w:val="000000" w:themeColor="text1"/>
          <w:sz w:val="24"/>
          <w:szCs w:val="24"/>
        </w:rPr>
        <w:t>C</w:t>
      </w:r>
      <w:r w:rsidR="00CE3F4F" w:rsidRPr="00636C9B">
        <w:rPr>
          <w:rFonts w:ascii="Times New Roman" w:hAnsi="Times New Roman"/>
          <w:color w:val="000000" w:themeColor="text1"/>
          <w:sz w:val="24"/>
          <w:szCs w:val="24"/>
        </w:rPr>
        <w:t xml:space="preserve"> across all months.</w:t>
      </w:r>
      <w:commentRangeEnd w:id="19"/>
      <w:r w:rsidR="00B950F6">
        <w:rPr>
          <w:rStyle w:val="CommentReference"/>
          <w:rFonts w:asciiTheme="minorHAnsi" w:eastAsiaTheme="minorHAnsi" w:hAnsiTheme="minorHAnsi" w:cstheme="minorBidi"/>
        </w:rPr>
        <w:commentReference w:id="19"/>
      </w:r>
    </w:p>
    <w:p w14:paraId="3DBC398D" w14:textId="77777777" w:rsidR="00921D87" w:rsidRPr="00636C9B" w:rsidRDefault="00921D87" w:rsidP="005B39FC">
      <w:pPr>
        <w:spacing w:after="0" w:line="480" w:lineRule="auto"/>
        <w:jc w:val="both"/>
        <w:rPr>
          <w:rFonts w:ascii="Times New Roman" w:hAnsi="Times New Roman"/>
          <w:color w:val="000000" w:themeColor="text1"/>
          <w:sz w:val="24"/>
          <w:szCs w:val="24"/>
        </w:rPr>
      </w:pPr>
    </w:p>
    <w:p w14:paraId="2E737088" w14:textId="7883A809" w:rsidR="000210D1" w:rsidRPr="00636C9B" w:rsidRDefault="00D86E85" w:rsidP="00D76DF7">
      <w:pPr>
        <w:spacing w:after="0" w:line="480" w:lineRule="auto"/>
        <w:jc w:val="both"/>
        <w:outlineLvl w:val="0"/>
        <w:rPr>
          <w:rFonts w:ascii="Times New Roman" w:hAnsi="Times New Roman"/>
          <w:i/>
          <w:color w:val="000000" w:themeColor="text1"/>
          <w:sz w:val="24"/>
          <w:szCs w:val="24"/>
        </w:rPr>
      </w:pPr>
      <w:r w:rsidRPr="00636C9B">
        <w:rPr>
          <w:rFonts w:ascii="Times New Roman" w:hAnsi="Times New Roman"/>
          <w:i/>
          <w:color w:val="000000" w:themeColor="text1"/>
          <w:sz w:val="24"/>
          <w:szCs w:val="24"/>
        </w:rPr>
        <w:t>Mortality d</w:t>
      </w:r>
      <w:r w:rsidR="000210D1" w:rsidRPr="00636C9B">
        <w:rPr>
          <w:rFonts w:ascii="Times New Roman" w:hAnsi="Times New Roman"/>
          <w:i/>
          <w:color w:val="000000" w:themeColor="text1"/>
          <w:sz w:val="24"/>
          <w:szCs w:val="24"/>
        </w:rPr>
        <w:t>ata</w:t>
      </w:r>
    </w:p>
    <w:p w14:paraId="7E1402E9" w14:textId="71C9DE72" w:rsidR="0001322E" w:rsidRDefault="000210D1" w:rsidP="00D76DF7">
      <w:pPr>
        <w:spacing w:after="0" w:line="480" w:lineRule="auto"/>
        <w:jc w:val="both"/>
        <w:rPr>
          <w:rStyle w:val="apple-style-span"/>
          <w:rFonts w:ascii="Times New Roman" w:hAnsi="Times New Roman"/>
          <w:color w:val="000000" w:themeColor="text1"/>
          <w:sz w:val="24"/>
          <w:szCs w:val="24"/>
        </w:rPr>
      </w:pPr>
      <w:r w:rsidRPr="00636C9B">
        <w:rPr>
          <w:rStyle w:val="apple-style-span"/>
          <w:rFonts w:ascii="Times New Roman" w:hAnsi="Times New Roman"/>
          <w:color w:val="000000" w:themeColor="text1"/>
          <w:sz w:val="24"/>
          <w:szCs w:val="24"/>
        </w:rPr>
        <w:t xml:space="preserve">We </w:t>
      </w:r>
      <w:r w:rsidR="006D2DB9" w:rsidRPr="00636C9B">
        <w:rPr>
          <w:rStyle w:val="apple-style-span"/>
          <w:rFonts w:ascii="Times New Roman" w:hAnsi="Times New Roman"/>
          <w:color w:val="000000" w:themeColor="text1"/>
          <w:sz w:val="24"/>
          <w:szCs w:val="24"/>
        </w:rPr>
        <w:t>used</w:t>
      </w:r>
      <w:r w:rsidR="00B75359" w:rsidRPr="00636C9B">
        <w:rPr>
          <w:rStyle w:val="apple-style-span"/>
          <w:rFonts w:ascii="Times New Roman" w:hAnsi="Times New Roman"/>
          <w:color w:val="000000" w:themeColor="text1"/>
          <w:sz w:val="24"/>
          <w:szCs w:val="24"/>
        </w:rPr>
        <w:t xml:space="preserve"> </w:t>
      </w:r>
      <w:r w:rsidR="008C56CB" w:rsidRPr="00636C9B">
        <w:rPr>
          <w:rStyle w:val="apple-style-span"/>
          <w:rFonts w:ascii="Times New Roman" w:hAnsi="Times New Roman"/>
          <w:color w:val="000000" w:themeColor="text1"/>
          <w:sz w:val="24"/>
          <w:szCs w:val="24"/>
        </w:rPr>
        <w:t xml:space="preserve">data on </w:t>
      </w:r>
      <w:r w:rsidR="00031324" w:rsidRPr="00636C9B">
        <w:rPr>
          <w:rStyle w:val="apple-style-span"/>
          <w:rFonts w:ascii="Times New Roman" w:hAnsi="Times New Roman"/>
          <w:color w:val="000000" w:themeColor="text1"/>
          <w:sz w:val="24"/>
          <w:szCs w:val="24"/>
        </w:rPr>
        <w:t>deaths in the</w:t>
      </w:r>
      <w:r w:rsidR="00DF278B" w:rsidRPr="00636C9B">
        <w:rPr>
          <w:rStyle w:val="apple-style-span"/>
          <w:rFonts w:ascii="Times New Roman" w:hAnsi="Times New Roman"/>
          <w:color w:val="000000" w:themeColor="text1"/>
          <w:sz w:val="24"/>
          <w:szCs w:val="24"/>
        </w:rPr>
        <w:t xml:space="preserve"> contiguous</w:t>
      </w:r>
      <w:r w:rsidR="00373ACD" w:rsidRPr="00636C9B">
        <w:rPr>
          <w:rStyle w:val="apple-style-span"/>
          <w:rFonts w:ascii="Times New Roman" w:hAnsi="Times New Roman"/>
          <w:color w:val="000000" w:themeColor="text1"/>
          <w:sz w:val="24"/>
          <w:szCs w:val="24"/>
        </w:rPr>
        <w:t xml:space="preserve"> </w:t>
      </w:r>
      <w:r w:rsidR="006C022C" w:rsidRPr="00636C9B">
        <w:rPr>
          <w:rStyle w:val="apple-style-span"/>
          <w:rFonts w:ascii="Times New Roman" w:hAnsi="Times New Roman"/>
          <w:color w:val="000000" w:themeColor="text1"/>
          <w:sz w:val="24"/>
          <w:szCs w:val="24"/>
        </w:rPr>
        <w:t>USA</w:t>
      </w:r>
      <w:r w:rsidR="00040054" w:rsidRPr="00636C9B">
        <w:rPr>
          <w:rStyle w:val="apple-style-span"/>
          <w:rFonts w:ascii="Times New Roman" w:hAnsi="Times New Roman"/>
          <w:color w:val="000000" w:themeColor="text1"/>
          <w:sz w:val="24"/>
          <w:szCs w:val="24"/>
        </w:rPr>
        <w:t xml:space="preserve"> </w:t>
      </w:r>
      <w:r w:rsidR="00031324" w:rsidRPr="00636C9B">
        <w:rPr>
          <w:rStyle w:val="apple-style-span"/>
          <w:rFonts w:ascii="Times New Roman" w:hAnsi="Times New Roman"/>
          <w:color w:val="000000" w:themeColor="text1"/>
          <w:sz w:val="24"/>
          <w:szCs w:val="24"/>
        </w:rPr>
        <w:t>from 1980</w:t>
      </w:r>
      <w:r w:rsidR="005B0A2B" w:rsidRPr="00636C9B">
        <w:rPr>
          <w:rStyle w:val="apple-style-span"/>
          <w:rFonts w:ascii="Times New Roman" w:hAnsi="Times New Roman"/>
          <w:color w:val="000000" w:themeColor="text1"/>
          <w:sz w:val="24"/>
          <w:szCs w:val="24"/>
        </w:rPr>
        <w:t xml:space="preserve"> to 2016</w:t>
      </w:r>
      <w:r w:rsidRPr="00636C9B">
        <w:rPr>
          <w:rStyle w:val="apple-style-span"/>
          <w:rFonts w:ascii="Times New Roman" w:hAnsi="Times New Roman"/>
          <w:color w:val="000000" w:themeColor="text1"/>
          <w:sz w:val="24"/>
          <w:szCs w:val="24"/>
        </w:rPr>
        <w:t xml:space="preserve"> from the National Center for Health Statistics (NCHS)</w:t>
      </w:r>
      <w:r w:rsidR="001C61A2" w:rsidRPr="00636C9B">
        <w:rPr>
          <w:rStyle w:val="apple-style-span"/>
          <w:rFonts w:ascii="Times New Roman" w:hAnsi="Times New Roman"/>
          <w:color w:val="000000" w:themeColor="text1"/>
          <w:sz w:val="24"/>
          <w:szCs w:val="24"/>
        </w:rPr>
        <w:t xml:space="preserve"> (</w:t>
      </w:r>
      <w:r w:rsidR="00501DC4" w:rsidRPr="00636C9B">
        <w:rPr>
          <w:rStyle w:val="apple-style-span"/>
          <w:rFonts w:ascii="Times New Roman" w:hAnsi="Times New Roman"/>
          <w:color w:val="000000" w:themeColor="text1"/>
          <w:sz w:val="24"/>
          <w:szCs w:val="24"/>
        </w:rPr>
        <w:t>Table XX</w:t>
      </w:r>
      <w:r w:rsidR="001C61A2" w:rsidRPr="00636C9B">
        <w:rPr>
          <w:rStyle w:val="apple-style-span"/>
          <w:rFonts w:ascii="Times New Roman" w:hAnsi="Times New Roman"/>
          <w:color w:val="000000" w:themeColor="text1"/>
          <w:sz w:val="24"/>
          <w:szCs w:val="24"/>
        </w:rPr>
        <w:t>)</w:t>
      </w:r>
      <w:r w:rsidRPr="00636C9B">
        <w:rPr>
          <w:rStyle w:val="apple-style-span"/>
          <w:rFonts w:ascii="Times New Roman" w:hAnsi="Times New Roman"/>
          <w:color w:val="000000" w:themeColor="text1"/>
          <w:sz w:val="24"/>
          <w:szCs w:val="24"/>
        </w:rPr>
        <w:t>.</w:t>
      </w:r>
      <w:r w:rsidR="00C5158E" w:rsidRPr="00636C9B">
        <w:rPr>
          <w:rStyle w:val="apple-style-span"/>
          <w:rFonts w:ascii="Times New Roman" w:hAnsi="Times New Roman"/>
          <w:color w:val="000000" w:themeColor="text1"/>
          <w:sz w:val="24"/>
          <w:szCs w:val="24"/>
        </w:rPr>
        <w:t xml:space="preserve"> </w:t>
      </w:r>
      <w:r w:rsidR="00100327" w:rsidRPr="00636C9B">
        <w:rPr>
          <w:rFonts w:ascii="Times New Roman" w:hAnsi="Times New Roman"/>
          <w:color w:val="000000" w:themeColor="text1"/>
          <w:sz w:val="24"/>
          <w:szCs w:val="24"/>
        </w:rPr>
        <w:t xml:space="preserve">Age, sex, state of residence, month of death and medical cause of death were available for each record. </w:t>
      </w:r>
      <w:r w:rsidR="00B20CE8" w:rsidRPr="00636C9B">
        <w:rPr>
          <w:rFonts w:ascii="Times New Roman" w:hAnsi="Times New Roman"/>
          <w:color w:val="000000" w:themeColor="text1"/>
          <w:sz w:val="24"/>
          <w:szCs w:val="24"/>
        </w:rPr>
        <w:t xml:space="preserve">The underlying </w:t>
      </w:r>
      <w:r w:rsidR="00367067" w:rsidRPr="00636C9B">
        <w:rPr>
          <w:rFonts w:ascii="Times New Roman" w:hAnsi="Times New Roman"/>
          <w:color w:val="000000" w:themeColor="text1"/>
          <w:sz w:val="24"/>
          <w:szCs w:val="24"/>
        </w:rPr>
        <w:t xml:space="preserve">cause of death </w:t>
      </w:r>
      <w:r w:rsidR="008539F0" w:rsidRPr="00636C9B">
        <w:rPr>
          <w:rFonts w:ascii="Times New Roman" w:hAnsi="Times New Roman"/>
          <w:color w:val="000000" w:themeColor="text1"/>
          <w:sz w:val="24"/>
          <w:szCs w:val="24"/>
        </w:rPr>
        <w:t>was coded according to the international classification of diseases (ICD) system (9th revision of ICD from 1980 to 1998 and 10th revision of ICD thereafter).</w:t>
      </w:r>
      <w:r w:rsidR="001273EA" w:rsidRPr="00636C9B">
        <w:rPr>
          <w:rFonts w:ascii="Times New Roman" w:hAnsi="Times New Roman"/>
          <w:color w:val="000000" w:themeColor="text1"/>
          <w:sz w:val="24"/>
          <w:szCs w:val="24"/>
        </w:rPr>
        <w:t xml:space="preserve"> </w:t>
      </w:r>
      <w:r w:rsidR="00987F8E" w:rsidRPr="00636C9B">
        <w:rPr>
          <w:rFonts w:ascii="Times New Roman" w:hAnsi="Times New Roman"/>
          <w:color w:val="000000" w:themeColor="text1"/>
          <w:sz w:val="24"/>
          <w:szCs w:val="24"/>
        </w:rPr>
        <w:t xml:space="preserve">The 4.4 million </w:t>
      </w:r>
      <w:r w:rsidR="00987F8E" w:rsidRPr="00636C9B">
        <w:rPr>
          <w:rStyle w:val="apple-style-span"/>
          <w:rFonts w:ascii="Times New Roman" w:hAnsi="Times New Roman"/>
          <w:color w:val="000000" w:themeColor="text1"/>
          <w:sz w:val="24"/>
          <w:szCs w:val="24"/>
        </w:rPr>
        <w:t>i</w:t>
      </w:r>
      <w:r w:rsidR="00100327" w:rsidRPr="00636C9B">
        <w:rPr>
          <w:rStyle w:val="apple-style-span"/>
          <w:rFonts w:ascii="Times New Roman" w:hAnsi="Times New Roman"/>
          <w:color w:val="000000" w:themeColor="text1"/>
          <w:sz w:val="24"/>
          <w:szCs w:val="24"/>
        </w:rPr>
        <w:t xml:space="preserve">njury deaths </w:t>
      </w:r>
      <w:r w:rsidR="004B66E9">
        <w:rPr>
          <w:rStyle w:val="apple-style-span"/>
          <w:rFonts w:ascii="Times New Roman" w:hAnsi="Times New Roman"/>
          <w:color w:val="000000" w:themeColor="text1"/>
          <w:sz w:val="24"/>
          <w:szCs w:val="24"/>
        </w:rPr>
        <w:t>fell into</w:t>
      </w:r>
      <w:r w:rsidR="00D22A57" w:rsidRPr="00636C9B">
        <w:rPr>
          <w:rStyle w:val="apple-style-span"/>
          <w:rFonts w:ascii="Times New Roman" w:hAnsi="Times New Roman"/>
          <w:color w:val="000000" w:themeColor="text1"/>
          <w:sz w:val="24"/>
          <w:szCs w:val="24"/>
        </w:rPr>
        <w:t xml:space="preserve"> </w:t>
      </w:r>
      <w:r w:rsidR="00AE2912">
        <w:rPr>
          <w:rStyle w:val="apple-style-span"/>
          <w:rFonts w:ascii="Times New Roman" w:hAnsi="Times New Roman"/>
          <w:color w:val="000000" w:themeColor="text1"/>
          <w:sz w:val="24"/>
          <w:szCs w:val="24"/>
        </w:rPr>
        <w:t>six</w:t>
      </w:r>
      <w:r w:rsidR="00AE2912" w:rsidRPr="00636C9B">
        <w:rPr>
          <w:rStyle w:val="apple-style-span"/>
          <w:rFonts w:ascii="Times New Roman" w:hAnsi="Times New Roman"/>
          <w:color w:val="000000" w:themeColor="text1"/>
          <w:sz w:val="24"/>
          <w:szCs w:val="24"/>
        </w:rPr>
        <w:t xml:space="preserve"> </w:t>
      </w:r>
      <w:r w:rsidR="00D22A57" w:rsidRPr="00636C9B">
        <w:rPr>
          <w:rStyle w:val="apple-style-span"/>
          <w:rFonts w:ascii="Times New Roman" w:hAnsi="Times New Roman"/>
          <w:color w:val="000000" w:themeColor="text1"/>
          <w:sz w:val="24"/>
          <w:szCs w:val="24"/>
        </w:rPr>
        <w:t>categories:</w:t>
      </w:r>
      <w:commentRangeStart w:id="27"/>
      <w:r w:rsidR="00D22A57" w:rsidRPr="00636C9B">
        <w:rPr>
          <w:rStyle w:val="apple-style-span"/>
          <w:rFonts w:ascii="Times New Roman" w:hAnsi="Times New Roman"/>
          <w:color w:val="000000" w:themeColor="text1"/>
          <w:sz w:val="24"/>
          <w:szCs w:val="24"/>
        </w:rPr>
        <w:t xml:space="preserve"> transport, f</w:t>
      </w:r>
      <w:r w:rsidR="00100327" w:rsidRPr="00636C9B">
        <w:rPr>
          <w:rStyle w:val="apple-style-span"/>
          <w:rFonts w:ascii="Times New Roman" w:hAnsi="Times New Roman"/>
          <w:color w:val="000000" w:themeColor="text1"/>
          <w:sz w:val="24"/>
          <w:szCs w:val="24"/>
        </w:rPr>
        <w:t xml:space="preserve">alls, </w:t>
      </w:r>
      <w:r w:rsidR="00D22A57" w:rsidRPr="00636C9B">
        <w:rPr>
          <w:rStyle w:val="apple-style-span"/>
          <w:rFonts w:ascii="Times New Roman" w:hAnsi="Times New Roman"/>
          <w:color w:val="000000" w:themeColor="text1"/>
          <w:sz w:val="24"/>
          <w:szCs w:val="24"/>
        </w:rPr>
        <w:t>drownings, assault</w:t>
      </w:r>
      <w:r w:rsidR="00AE2912">
        <w:rPr>
          <w:rStyle w:val="apple-style-span"/>
          <w:rFonts w:ascii="Times New Roman" w:hAnsi="Times New Roman"/>
          <w:color w:val="000000" w:themeColor="text1"/>
          <w:sz w:val="24"/>
          <w:szCs w:val="24"/>
        </w:rPr>
        <w:t xml:space="preserve">, </w:t>
      </w:r>
      <w:r w:rsidR="00D22A57" w:rsidRPr="00636C9B">
        <w:rPr>
          <w:rStyle w:val="apple-style-span"/>
          <w:rFonts w:ascii="Times New Roman" w:hAnsi="Times New Roman"/>
          <w:color w:val="000000" w:themeColor="text1"/>
          <w:sz w:val="24"/>
          <w:szCs w:val="24"/>
        </w:rPr>
        <w:t>i</w:t>
      </w:r>
      <w:r w:rsidR="00100327" w:rsidRPr="00636C9B">
        <w:rPr>
          <w:rStyle w:val="apple-style-span"/>
          <w:rFonts w:ascii="Times New Roman" w:hAnsi="Times New Roman"/>
          <w:color w:val="000000" w:themeColor="text1"/>
          <w:sz w:val="24"/>
          <w:szCs w:val="24"/>
        </w:rPr>
        <w:t>ntentional self-harm</w:t>
      </w:r>
      <w:r w:rsidR="00AE2912">
        <w:rPr>
          <w:rStyle w:val="apple-style-span"/>
          <w:rFonts w:ascii="Times New Roman" w:hAnsi="Times New Roman"/>
          <w:color w:val="000000" w:themeColor="text1"/>
          <w:sz w:val="24"/>
          <w:szCs w:val="24"/>
        </w:rPr>
        <w:t xml:space="preserve"> and other</w:t>
      </w:r>
      <w:r w:rsidR="00273273">
        <w:rPr>
          <w:rStyle w:val="apple-style-span"/>
          <w:rFonts w:ascii="Times New Roman" w:hAnsi="Times New Roman"/>
          <w:color w:val="000000" w:themeColor="text1"/>
          <w:sz w:val="24"/>
          <w:szCs w:val="24"/>
        </w:rPr>
        <w:t xml:space="preserve"> unintentional injuries</w:t>
      </w:r>
      <w:r w:rsidR="00100327" w:rsidRPr="00636C9B">
        <w:rPr>
          <w:rStyle w:val="apple-style-span"/>
          <w:rFonts w:ascii="Times New Roman" w:hAnsi="Times New Roman"/>
          <w:color w:val="000000" w:themeColor="text1"/>
          <w:sz w:val="24"/>
          <w:szCs w:val="24"/>
        </w:rPr>
        <w:t>.</w:t>
      </w:r>
      <w:r w:rsidR="0089689A">
        <w:rPr>
          <w:rStyle w:val="apple-style-span"/>
          <w:rFonts w:ascii="Times New Roman" w:hAnsi="Times New Roman"/>
          <w:color w:val="000000" w:themeColor="text1"/>
          <w:sz w:val="24"/>
          <w:szCs w:val="24"/>
        </w:rPr>
        <w:t xml:space="preserve"> </w:t>
      </w:r>
      <w:commentRangeStart w:id="28"/>
      <w:r w:rsidR="0089689A">
        <w:rPr>
          <w:rStyle w:val="apple-style-span"/>
          <w:rFonts w:ascii="Times New Roman" w:hAnsi="Times New Roman"/>
          <w:color w:val="000000" w:themeColor="text1"/>
          <w:sz w:val="24"/>
          <w:szCs w:val="24"/>
        </w:rPr>
        <w:t xml:space="preserve">We report the results </w:t>
      </w:r>
      <w:ins w:id="29" w:author="Tamura-Wicks, Helen M" w:date="2018-11-29T17:55:00Z">
        <w:r w:rsidR="00E3743C">
          <w:rPr>
            <w:rStyle w:val="apple-style-span"/>
            <w:rFonts w:ascii="Times New Roman" w:hAnsi="Times New Roman"/>
            <w:color w:val="000000" w:themeColor="text1"/>
            <w:sz w:val="24"/>
            <w:szCs w:val="24"/>
          </w:rPr>
          <w:t xml:space="preserve">for </w:t>
        </w:r>
      </w:ins>
      <w:ins w:id="30" w:author="Tamura-Wicks, Helen M" w:date="2018-11-29T17:56:00Z">
        <w:r w:rsidR="00E3743C">
          <w:rPr>
            <w:rStyle w:val="apple-style-span"/>
            <w:rFonts w:ascii="Times New Roman" w:hAnsi="Times New Roman"/>
            <w:color w:val="000000" w:themeColor="text1"/>
            <w:sz w:val="24"/>
            <w:szCs w:val="24"/>
          </w:rPr>
          <w:t xml:space="preserve">injury deaths from </w:t>
        </w:r>
      </w:ins>
      <w:ins w:id="31" w:author="Tamura-Wicks, Helen M" w:date="2018-11-29T17:55:00Z">
        <w:r w:rsidR="00E3743C">
          <w:rPr>
            <w:rStyle w:val="apple-style-span"/>
            <w:rFonts w:ascii="Times New Roman" w:hAnsi="Times New Roman"/>
            <w:color w:val="000000" w:themeColor="text1"/>
            <w:sz w:val="24"/>
            <w:szCs w:val="24"/>
          </w:rPr>
          <w:t>transport, falls, drownings, assault and intentional self-harm</w:t>
        </w:r>
      </w:ins>
      <w:ins w:id="32" w:author="Tamura-Wicks, Helen M" w:date="2018-11-29T17:56:00Z">
        <w:r w:rsidR="0036365A">
          <w:rPr>
            <w:rStyle w:val="apple-style-span"/>
            <w:rFonts w:ascii="Times New Roman" w:hAnsi="Times New Roman"/>
            <w:color w:val="000000" w:themeColor="text1"/>
            <w:sz w:val="24"/>
            <w:szCs w:val="24"/>
          </w:rPr>
          <w:t xml:space="preserve"> but not for unintentional injuries. This was because </w:t>
        </w:r>
      </w:ins>
      <w:ins w:id="33" w:author="Tamura-Wicks, Helen M" w:date="2018-11-29T17:58:00Z">
        <w:r w:rsidR="0036365A">
          <w:rPr>
            <w:rStyle w:val="apple-style-span"/>
            <w:rFonts w:ascii="Times New Roman" w:hAnsi="Times New Roman"/>
            <w:color w:val="000000" w:themeColor="text1"/>
            <w:sz w:val="24"/>
            <w:szCs w:val="24"/>
          </w:rPr>
          <w:t xml:space="preserve"> u</w:t>
        </w:r>
      </w:ins>
      <w:ins w:id="34" w:author="Tamura-Wicks, Helen M" w:date="2018-11-29T17:56:00Z">
        <w:r w:rsidR="00E3743C">
          <w:rPr>
            <w:rStyle w:val="apple-style-span"/>
            <w:rFonts w:ascii="Times New Roman" w:hAnsi="Times New Roman"/>
            <w:color w:val="000000" w:themeColor="text1"/>
            <w:sz w:val="24"/>
            <w:szCs w:val="24"/>
          </w:rPr>
          <w:t>nintentional injuries have no coherent</w:t>
        </w:r>
        <w:r w:rsidR="0036365A">
          <w:rPr>
            <w:rStyle w:val="apple-style-span"/>
            <w:rFonts w:ascii="Times New Roman" w:hAnsi="Times New Roman"/>
            <w:color w:val="000000" w:themeColor="text1"/>
            <w:sz w:val="24"/>
            <w:szCs w:val="24"/>
          </w:rPr>
          <w:t xml:space="preserve"> relationship with temperature, as well as the number of deaths being orders of magnitudes smaller compared to other injuries</w:t>
        </w:r>
      </w:ins>
      <w:ins w:id="35" w:author="Tamura-Wicks, Helen M" w:date="2018-11-29T18:00:00Z">
        <w:r w:rsidR="0036365A">
          <w:rPr>
            <w:rStyle w:val="apple-style-span"/>
            <w:rFonts w:ascii="Times New Roman" w:hAnsi="Times New Roman"/>
            <w:color w:val="000000" w:themeColor="text1"/>
            <w:sz w:val="24"/>
            <w:szCs w:val="24"/>
          </w:rPr>
          <w:t>.</w:t>
        </w:r>
        <w:commentRangeEnd w:id="28"/>
        <w:r w:rsidR="0036365A">
          <w:rPr>
            <w:rStyle w:val="CommentReference"/>
            <w:rFonts w:asciiTheme="minorHAnsi" w:eastAsiaTheme="minorHAnsi" w:hAnsiTheme="minorHAnsi" w:cstheme="minorBidi"/>
          </w:rPr>
          <w:commentReference w:id="28"/>
        </w:r>
      </w:ins>
      <w:del w:id="36" w:author="Tamura-Wicks, Helen M" w:date="2018-11-29T17:59:00Z">
        <w:r w:rsidR="0089689A" w:rsidDel="0036365A">
          <w:rPr>
            <w:rStyle w:val="apple-style-span"/>
            <w:rFonts w:ascii="Times New Roman" w:hAnsi="Times New Roman"/>
            <w:color w:val="000000" w:themeColor="text1"/>
            <w:sz w:val="24"/>
            <w:szCs w:val="24"/>
          </w:rPr>
          <w:delText>of all but other unintentional injuries as no coherent relationship between deaths of this type and temperature were evident, nor were the absolute numbers of additional deaths of a magnitude comparable with the other injury types.</w:delText>
        </w:r>
      </w:del>
    </w:p>
    <w:p w14:paraId="1FA1566D" w14:textId="77777777" w:rsidR="0001322E" w:rsidRDefault="0001322E" w:rsidP="00D76DF7">
      <w:pPr>
        <w:spacing w:after="0" w:line="480" w:lineRule="auto"/>
        <w:jc w:val="both"/>
        <w:rPr>
          <w:rStyle w:val="apple-style-span"/>
          <w:rFonts w:ascii="Times New Roman" w:hAnsi="Times New Roman"/>
          <w:color w:val="000000" w:themeColor="text1"/>
          <w:sz w:val="24"/>
          <w:szCs w:val="24"/>
        </w:rPr>
      </w:pPr>
    </w:p>
    <w:commentRangeEnd w:id="27"/>
    <w:p w14:paraId="1DB0D957" w14:textId="0060354B" w:rsidR="000210D1" w:rsidRPr="00636C9B" w:rsidRDefault="00B950F6" w:rsidP="00D76DF7">
      <w:pPr>
        <w:spacing w:after="0" w:line="480" w:lineRule="auto"/>
        <w:jc w:val="both"/>
        <w:rPr>
          <w:rFonts w:ascii="Times New Roman" w:hAnsi="Times New Roman"/>
          <w:color w:val="000000" w:themeColor="text1"/>
          <w:sz w:val="24"/>
          <w:szCs w:val="24"/>
        </w:rPr>
      </w:pPr>
      <w:r>
        <w:rPr>
          <w:rStyle w:val="CommentReference"/>
          <w:rFonts w:asciiTheme="minorHAnsi" w:eastAsiaTheme="minorHAnsi" w:hAnsiTheme="minorHAnsi" w:cstheme="minorBidi"/>
        </w:rPr>
        <w:commentReference w:id="27"/>
      </w:r>
      <w:r w:rsidR="00987F8E" w:rsidRPr="00636C9B">
        <w:rPr>
          <w:rFonts w:ascii="Times New Roman" w:hAnsi="Times New Roman"/>
          <w:color w:val="000000" w:themeColor="text1"/>
          <w:sz w:val="24"/>
          <w:szCs w:val="24"/>
        </w:rPr>
        <w:t xml:space="preserve">Injuries accounted for 8% of all deaths in the USA in 1980 and 7.3% in 2016. </w:t>
      </w:r>
      <w:r w:rsidR="000210D1" w:rsidRPr="00636C9B">
        <w:rPr>
          <w:rFonts w:ascii="Times New Roman" w:hAnsi="Times New Roman"/>
          <w:color w:val="000000" w:themeColor="text1"/>
          <w:sz w:val="24"/>
          <w:szCs w:val="24"/>
        </w:rPr>
        <w:t>Yearly population counts were avai</w:t>
      </w:r>
      <w:r w:rsidR="00897C3E" w:rsidRPr="00636C9B">
        <w:rPr>
          <w:rFonts w:ascii="Times New Roman" w:hAnsi="Times New Roman"/>
          <w:color w:val="000000" w:themeColor="text1"/>
          <w:sz w:val="24"/>
          <w:szCs w:val="24"/>
        </w:rPr>
        <w:t>lable from NCHS for 1990 to 2016</w:t>
      </w:r>
      <w:r w:rsidR="000210D1" w:rsidRPr="00636C9B">
        <w:rPr>
          <w:rFonts w:ascii="Times New Roman" w:hAnsi="Times New Roman"/>
          <w:color w:val="000000" w:themeColor="text1"/>
          <w:sz w:val="24"/>
          <w:szCs w:val="24"/>
        </w:rPr>
        <w:t xml:space="preserve"> and from the US Census Bureau prior to 1990.</w:t>
      </w:r>
      <w:r w:rsidR="002554A9" w:rsidRPr="00636C9B">
        <w:rPr>
          <w:rFonts w:ascii="Times New Roman" w:hAnsi="Times New Roman"/>
          <w:color w:val="000000" w:themeColor="text1"/>
          <w:sz w:val="24"/>
          <w:szCs w:val="24"/>
        </w:rPr>
        <w:fldChar w:fldCharType="begin" w:fldLock="1"/>
      </w:r>
      <w:r w:rsidR="00067038">
        <w:rPr>
          <w:rFonts w:ascii="Times New Roman" w:hAnsi="Times New Roman"/>
          <w:color w:val="000000" w:themeColor="text1"/>
          <w:sz w:val="24"/>
          <w:szCs w:val="24"/>
        </w:rPr>
        <w:instrText>ADDIN CSL_CITATION {"citationItems":[{"id":"ITEM-1","itemData":{"ISBN":"0840605935","ISSN":"0083-2057","PMID":"14556588","abstract":"OBJECTIVES The objectives of this report are to document the methods developed at the National Center for Health Statistics (NCHS) to bridge the Census 2000 multiple-race resident population to single-race categories and to describe the resulting bridged race resident population estimates. METHOD Data from the pooled 1997-2000 National Health Interview Surveys (NHIS) were used to develop models for bridging the Census 2000 multiple-race population to single-race categories. The bridging models included demographic and contextual covariates, some at the person-level and some at the county-level. Allocation probabilities were obtained from the regression models and applied to the Census Bureau's April 1, 2000, Modified Race Data Summary File population counts to assign multiple-race persons to single-race categories. RESULTS Bridging has the most impact on the American Indian and Alaska Native (AIAN) and Asian or Pacific Islander (API) populations, a small impact on the Black population and a negligible impact on the White population. For the United States as a whole, the AIAN, API, Black, and White bridged population counts are 12.0, 5.0, 2.5, and 0.5 percent higher than the corresponding Census 2000 single-race counts. At the sub-national level, there is considerably more variation than observed at the national level. The bridged single-race population counts have been used to calculate birth and death rates produced by NCHS for 2000 and 2001 and to revise previously published rates for the 1990s, 2000, and 2001. The bridging methodology will be used to bridge postcensal population estimates for later years. The bridged population counts presented here and in subsequent years may be updated as additional data become available for use in the bridging process.","author":[{"dropping-particle":"","family":"Ingram","given":"Deborah D","non-dropping-particle":"","parse-names":false,"suffix":""},{"dropping-particle":"","family":"Parker","given":"Jennifer D","non-dropping-particle":"","parse-names":false,"suffix":""},{"dropping-particle":"","family":"Schenker","given":"Nathaniel","non-dropping-particle":"","parse-names":false,"suffix":""},{"dropping-particle":"","family":"Weed","given":"James A","non-dropping-particle":"","parse-names":false,"suffix":""},{"dropping-particle":"","family":"Hamilton","given":"Brady","non-dropping-particle":"","parse-names":false,"suffix":""},{"dropping-particle":"","family":"Arias","given":"Elizabeth","non-dropping-particle":"","parse-names":false,"suffix":""},{"dropping-particle":"","family":"Madans","given":"Jennifer H","non-dropping-particle":"","parse-names":false,"suffix":""}],"container-title":"Vital and health statistics. Series 2, Data evaluation and methods research","id":"ITEM-1","issue":"135","issued":{"date-parts":[["2003"]]},"page":"1-55","title":"United States Census 2000 population with bridged race categories","type":"article-journal"},"uris":["http://www.mendeley.com/documents/?uuid=65c67c04-7447-41ea-bbdc-7cacdbf4bba5"]}],"mendeley":{"formattedCitation":"&lt;sup&gt;16&lt;/sup&gt;","plainTextFormattedCitation":"16","previouslyFormattedCitation":"&lt;sup&gt;16&lt;/sup&gt;"},"properties":{"noteIndex":0},"schema":"https://github.com/citation-style-language/schema/raw/master/csl-citation.json"}</w:instrText>
      </w:r>
      <w:r w:rsidR="002554A9" w:rsidRPr="00636C9B">
        <w:rPr>
          <w:rFonts w:ascii="Times New Roman" w:hAnsi="Times New Roman"/>
          <w:color w:val="000000" w:themeColor="text1"/>
          <w:sz w:val="24"/>
          <w:szCs w:val="24"/>
        </w:rPr>
        <w:fldChar w:fldCharType="separate"/>
      </w:r>
      <w:r w:rsidR="001B0FEB" w:rsidRPr="001B0FEB">
        <w:rPr>
          <w:rFonts w:ascii="Times New Roman" w:hAnsi="Times New Roman"/>
          <w:noProof/>
          <w:color w:val="000000" w:themeColor="text1"/>
          <w:sz w:val="24"/>
          <w:szCs w:val="24"/>
          <w:vertAlign w:val="superscript"/>
        </w:rPr>
        <w:t>16</w:t>
      </w:r>
      <w:r w:rsidR="002554A9" w:rsidRPr="00636C9B">
        <w:rPr>
          <w:rFonts w:ascii="Times New Roman" w:hAnsi="Times New Roman"/>
          <w:color w:val="000000" w:themeColor="text1"/>
          <w:sz w:val="24"/>
          <w:szCs w:val="24"/>
        </w:rPr>
        <w:fldChar w:fldCharType="end"/>
      </w:r>
      <w:r w:rsidR="002554A9" w:rsidRPr="00636C9B">
        <w:rPr>
          <w:rFonts w:ascii="Times New Roman" w:hAnsi="Times New Roman"/>
          <w:color w:val="000000" w:themeColor="text1"/>
          <w:sz w:val="24"/>
          <w:szCs w:val="24"/>
        </w:rPr>
        <w:t xml:space="preserve"> </w:t>
      </w:r>
      <w:r w:rsidR="00FF4470" w:rsidRPr="00636C9B">
        <w:rPr>
          <w:rFonts w:ascii="Times New Roman" w:hAnsi="Times New Roman"/>
          <w:color w:val="000000" w:themeColor="text1"/>
          <w:sz w:val="24"/>
          <w:szCs w:val="24"/>
        </w:rPr>
        <w:t>We calculated monthly population counts through linear interpolation, assigning each yearly count to July.</w:t>
      </w:r>
      <w:r w:rsidR="00085345" w:rsidRPr="00636C9B">
        <w:rPr>
          <w:rFonts w:ascii="Times New Roman" w:hAnsi="Times New Roman"/>
          <w:color w:val="000000" w:themeColor="text1"/>
          <w:sz w:val="24"/>
          <w:szCs w:val="24"/>
        </w:rPr>
        <w:t xml:space="preserve"> </w:t>
      </w:r>
    </w:p>
    <w:p w14:paraId="248EA078" w14:textId="77777777" w:rsidR="000210D1" w:rsidRPr="00636C9B" w:rsidRDefault="000210D1" w:rsidP="00D76DF7">
      <w:pPr>
        <w:spacing w:after="0" w:line="480" w:lineRule="auto"/>
        <w:jc w:val="both"/>
        <w:rPr>
          <w:rFonts w:ascii="Times New Roman" w:hAnsi="Times New Roman"/>
          <w:color w:val="000000" w:themeColor="text1"/>
          <w:sz w:val="24"/>
          <w:szCs w:val="24"/>
        </w:rPr>
      </w:pPr>
    </w:p>
    <w:p w14:paraId="7FE02240" w14:textId="5B3439C3" w:rsidR="00B373B7" w:rsidRPr="00636C9B" w:rsidRDefault="00885DE5"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We calculated monthly death r</w:t>
      </w:r>
      <w:r w:rsidR="00BF7A75" w:rsidRPr="00636C9B">
        <w:rPr>
          <w:rFonts w:ascii="Times New Roman" w:hAnsi="Times New Roman"/>
          <w:color w:val="000000" w:themeColor="text1"/>
          <w:sz w:val="24"/>
          <w:szCs w:val="24"/>
        </w:rPr>
        <w:t>ates by age</w:t>
      </w:r>
      <w:r w:rsidR="00987F8E" w:rsidRPr="00636C9B">
        <w:rPr>
          <w:rFonts w:ascii="Times New Roman" w:hAnsi="Times New Roman"/>
          <w:color w:val="000000" w:themeColor="text1"/>
          <w:sz w:val="24"/>
          <w:szCs w:val="24"/>
        </w:rPr>
        <w:t xml:space="preserve"> group (0-4, 5-14, 15-24, 25-34, 35-44, 45-54, 55-64, 65-74, 75-84, 85+ years)</w:t>
      </w:r>
      <w:r w:rsidR="00BF7A75" w:rsidRPr="00636C9B">
        <w:rPr>
          <w:rFonts w:ascii="Times New Roman" w:hAnsi="Times New Roman"/>
          <w:color w:val="000000" w:themeColor="text1"/>
          <w:sz w:val="24"/>
          <w:szCs w:val="24"/>
        </w:rPr>
        <w:t xml:space="preserve">, sex, state and </w:t>
      </w:r>
      <w:r w:rsidR="006761AB">
        <w:rPr>
          <w:rFonts w:ascii="Times New Roman" w:hAnsi="Times New Roman"/>
          <w:color w:val="000000" w:themeColor="text1"/>
          <w:sz w:val="24"/>
          <w:szCs w:val="24"/>
        </w:rPr>
        <w:t>type</w:t>
      </w:r>
      <w:r w:rsidR="006761AB" w:rsidRPr="00636C9B">
        <w:rPr>
          <w:rFonts w:ascii="Times New Roman" w:hAnsi="Times New Roman"/>
          <w:color w:val="000000" w:themeColor="text1"/>
          <w:sz w:val="24"/>
          <w:szCs w:val="24"/>
        </w:rPr>
        <w:t xml:space="preserve"> </w:t>
      </w:r>
      <w:r w:rsidR="008433DD" w:rsidRPr="00636C9B">
        <w:rPr>
          <w:rFonts w:ascii="Times New Roman" w:hAnsi="Times New Roman"/>
          <w:color w:val="000000" w:themeColor="text1"/>
          <w:sz w:val="24"/>
          <w:szCs w:val="24"/>
        </w:rPr>
        <w:t>of injury death</w:t>
      </w:r>
      <w:r w:rsidR="00BA7AAF" w:rsidRPr="00636C9B">
        <w:rPr>
          <w:rFonts w:ascii="Times New Roman" w:hAnsi="Times New Roman"/>
          <w:color w:val="000000" w:themeColor="text1"/>
          <w:sz w:val="24"/>
          <w:szCs w:val="24"/>
        </w:rPr>
        <w:t>.</w:t>
      </w:r>
      <w:r w:rsidRPr="00636C9B">
        <w:rPr>
          <w:rFonts w:ascii="Times New Roman" w:hAnsi="Times New Roman"/>
          <w:color w:val="000000" w:themeColor="text1"/>
          <w:sz w:val="24"/>
          <w:szCs w:val="24"/>
        </w:rPr>
        <w:t xml:space="preserve"> Death rate calculations accounted for varying length of months, by multiplying each month’s death count by a factor that would make it equivalent to a 31-day month.</w:t>
      </w:r>
    </w:p>
    <w:p w14:paraId="72FF36DE" w14:textId="77777777" w:rsidR="00885DE5" w:rsidRPr="00636C9B" w:rsidRDefault="00885DE5" w:rsidP="00D76DF7">
      <w:pPr>
        <w:spacing w:after="0" w:line="480" w:lineRule="auto"/>
        <w:jc w:val="both"/>
        <w:rPr>
          <w:rFonts w:ascii="Times New Roman" w:hAnsi="Times New Roman"/>
          <w:color w:val="000000" w:themeColor="text1"/>
          <w:sz w:val="24"/>
          <w:szCs w:val="24"/>
        </w:rPr>
      </w:pPr>
    </w:p>
    <w:p w14:paraId="67192B5E" w14:textId="75C609BE" w:rsidR="000210D1" w:rsidRPr="00636C9B" w:rsidRDefault="003530D4" w:rsidP="00D76DF7">
      <w:pPr>
        <w:spacing w:after="0" w:line="480" w:lineRule="auto"/>
        <w:jc w:val="both"/>
        <w:outlineLvl w:val="0"/>
        <w:rPr>
          <w:rFonts w:ascii="Times New Roman" w:hAnsi="Times New Roman"/>
          <w:i/>
          <w:color w:val="000000" w:themeColor="text1"/>
          <w:sz w:val="24"/>
          <w:szCs w:val="24"/>
        </w:rPr>
      </w:pPr>
      <w:r w:rsidRPr="00636C9B">
        <w:rPr>
          <w:rFonts w:ascii="Times New Roman" w:hAnsi="Times New Roman"/>
          <w:i/>
          <w:color w:val="000000" w:themeColor="text1"/>
          <w:sz w:val="24"/>
          <w:szCs w:val="24"/>
        </w:rPr>
        <w:t>Temperature data</w:t>
      </w:r>
    </w:p>
    <w:p w14:paraId="1E46002D" w14:textId="00FF0746" w:rsidR="00B950F6" w:rsidRDefault="00C845EF" w:rsidP="00D76DF7">
      <w:pPr>
        <w:spacing w:after="0" w:line="480" w:lineRule="auto"/>
        <w:jc w:val="both"/>
        <w:outlineLvl w:val="0"/>
        <w:rPr>
          <w:rFonts w:ascii="Times New Roman" w:eastAsiaTheme="minorHAnsi" w:hAnsi="Times New Roman"/>
          <w:sz w:val="24"/>
          <w:szCs w:val="24"/>
          <w:lang w:eastAsia="en-GB"/>
        </w:rPr>
      </w:pPr>
      <w:r w:rsidRPr="00636C9B">
        <w:rPr>
          <w:rFonts w:ascii="Times New Roman" w:eastAsiaTheme="minorHAnsi" w:hAnsi="Times New Roman"/>
          <w:sz w:val="24"/>
          <w:szCs w:val="24"/>
          <w:lang w:eastAsia="en-GB"/>
        </w:rPr>
        <w:lastRenderedPageBreak/>
        <w:t xml:space="preserve">We obtained data </w:t>
      </w:r>
      <w:r w:rsidR="003747E1" w:rsidRPr="00636C9B">
        <w:rPr>
          <w:rFonts w:ascii="Times New Roman" w:eastAsiaTheme="minorHAnsi" w:hAnsi="Times New Roman"/>
          <w:sz w:val="24"/>
          <w:szCs w:val="24"/>
          <w:lang w:eastAsia="en-GB"/>
        </w:rPr>
        <w:t xml:space="preserve">on temperature from ERA-Interim. Methods used </w:t>
      </w:r>
      <w:r w:rsidR="00EC2A0B" w:rsidRPr="00636C9B">
        <w:rPr>
          <w:rFonts w:ascii="Times New Roman" w:eastAsiaTheme="minorHAnsi" w:hAnsi="Times New Roman"/>
          <w:sz w:val="24"/>
          <w:szCs w:val="24"/>
          <w:lang w:eastAsia="en-GB"/>
        </w:rPr>
        <w:t>to produce the</w:t>
      </w:r>
      <w:r w:rsidR="003747E1" w:rsidRPr="00636C9B">
        <w:rPr>
          <w:rFonts w:ascii="Times New Roman" w:eastAsiaTheme="minorHAnsi" w:hAnsi="Times New Roman"/>
          <w:sz w:val="24"/>
          <w:szCs w:val="24"/>
          <w:lang w:eastAsia="en-GB"/>
        </w:rPr>
        <w:t xml:space="preserve"> dataset are described </w:t>
      </w:r>
      <w:r w:rsidR="00EC2A0B" w:rsidRPr="00636C9B">
        <w:rPr>
          <w:rFonts w:ascii="Times New Roman" w:eastAsiaTheme="minorHAnsi" w:hAnsi="Times New Roman"/>
          <w:sz w:val="24"/>
          <w:szCs w:val="24"/>
          <w:lang w:eastAsia="en-GB"/>
        </w:rPr>
        <w:t>in full</w:t>
      </w:r>
      <w:r w:rsidR="003747E1" w:rsidRPr="00636C9B">
        <w:rPr>
          <w:rFonts w:ascii="Times New Roman" w:eastAsiaTheme="minorHAnsi" w:hAnsi="Times New Roman"/>
          <w:sz w:val="24"/>
          <w:szCs w:val="24"/>
          <w:lang w:eastAsia="en-GB"/>
        </w:rPr>
        <w:t xml:space="preserve"> elsewhere.</w:t>
      </w:r>
      <w:r w:rsidR="003747E1" w:rsidRPr="00636C9B">
        <w:rPr>
          <w:rFonts w:ascii="Times New Roman" w:eastAsiaTheme="minorHAnsi" w:hAnsi="Times New Roman"/>
          <w:sz w:val="24"/>
          <w:szCs w:val="24"/>
          <w:lang w:eastAsia="en-GB"/>
        </w:rPr>
        <w:fldChar w:fldCharType="begin" w:fldLock="1"/>
      </w:r>
      <w:r w:rsidR="00067038">
        <w:rPr>
          <w:rFonts w:ascii="Times New Roman" w:eastAsiaTheme="minorHAnsi" w:hAnsi="Times New Roman"/>
          <w:sz w:val="24"/>
          <w:szCs w:val="24"/>
          <w:lang w:eastAsia="en-GB"/>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17&lt;/sup&gt;","plainTextFormattedCitation":"17","previouslyFormattedCitation":"&lt;sup&gt;17&lt;/sup&gt;"},"properties":{"noteIndex":0},"schema":"https://github.com/citation-style-language/schema/raw/master/csl-citation.json"}</w:instrText>
      </w:r>
      <w:r w:rsidR="003747E1" w:rsidRPr="00636C9B">
        <w:rPr>
          <w:rFonts w:ascii="Times New Roman" w:eastAsiaTheme="minorHAnsi" w:hAnsi="Times New Roman"/>
          <w:sz w:val="24"/>
          <w:szCs w:val="24"/>
          <w:lang w:eastAsia="en-GB"/>
        </w:rPr>
        <w:fldChar w:fldCharType="separate"/>
      </w:r>
      <w:r w:rsidR="001B0FEB" w:rsidRPr="001B0FEB">
        <w:rPr>
          <w:rFonts w:ascii="Times New Roman" w:eastAsiaTheme="minorHAnsi" w:hAnsi="Times New Roman"/>
          <w:noProof/>
          <w:sz w:val="24"/>
          <w:szCs w:val="24"/>
          <w:vertAlign w:val="superscript"/>
          <w:lang w:eastAsia="en-GB"/>
        </w:rPr>
        <w:t>17</w:t>
      </w:r>
      <w:r w:rsidR="003747E1" w:rsidRPr="00636C9B">
        <w:rPr>
          <w:rFonts w:ascii="Times New Roman" w:eastAsiaTheme="minorHAnsi" w:hAnsi="Times New Roman"/>
          <w:sz w:val="24"/>
          <w:szCs w:val="24"/>
          <w:lang w:eastAsia="en-GB"/>
        </w:rPr>
        <w:fldChar w:fldCharType="end"/>
      </w:r>
      <w:r w:rsidRPr="00636C9B">
        <w:rPr>
          <w:rFonts w:ascii="Times New Roman" w:eastAsiaTheme="minorHAnsi" w:hAnsi="Times New Roman"/>
          <w:sz w:val="24"/>
          <w:szCs w:val="24"/>
          <w:lang w:eastAsia="en-GB"/>
        </w:rPr>
        <w:t xml:space="preserve"> </w:t>
      </w:r>
      <w:r w:rsidR="003747E1" w:rsidRPr="00636C9B">
        <w:rPr>
          <w:rFonts w:ascii="Times New Roman" w:eastAsiaTheme="minorHAnsi" w:hAnsi="Times New Roman"/>
          <w:sz w:val="24"/>
          <w:szCs w:val="24"/>
          <w:lang w:eastAsia="en-GB"/>
        </w:rPr>
        <w:t xml:space="preserve">In </w:t>
      </w:r>
      <w:r w:rsidR="00A0222A" w:rsidRPr="00636C9B">
        <w:rPr>
          <w:rFonts w:ascii="Times New Roman" w:eastAsiaTheme="minorHAnsi" w:hAnsi="Times New Roman"/>
          <w:sz w:val="24"/>
          <w:szCs w:val="24"/>
          <w:lang w:eastAsia="en-GB"/>
        </w:rPr>
        <w:t>brief</w:t>
      </w:r>
      <w:r w:rsidR="003747E1" w:rsidRPr="00636C9B">
        <w:rPr>
          <w:rFonts w:ascii="Times New Roman" w:eastAsiaTheme="minorHAnsi" w:hAnsi="Times New Roman"/>
          <w:sz w:val="24"/>
          <w:szCs w:val="24"/>
          <w:lang w:eastAsia="en-GB"/>
        </w:rPr>
        <w:t xml:space="preserve">, ERA-Interim </w:t>
      </w:r>
      <w:r w:rsidRPr="00636C9B">
        <w:rPr>
          <w:rFonts w:ascii="Times New Roman" w:eastAsiaTheme="minorHAnsi" w:hAnsi="Times New Roman"/>
          <w:sz w:val="24"/>
          <w:szCs w:val="24"/>
          <w:lang w:eastAsia="en-GB"/>
        </w:rPr>
        <w:t xml:space="preserve">combines predictions </w:t>
      </w:r>
      <w:r w:rsidR="00BC0104">
        <w:rPr>
          <w:rFonts w:ascii="Times New Roman" w:eastAsiaTheme="minorHAnsi" w:hAnsi="Times New Roman"/>
          <w:sz w:val="24"/>
          <w:szCs w:val="24"/>
          <w:lang w:eastAsia="en-GB"/>
        </w:rPr>
        <w:t xml:space="preserve">of atmospheric conditions </w:t>
      </w:r>
      <w:r w:rsidRPr="00636C9B">
        <w:rPr>
          <w:rFonts w:ascii="Times New Roman" w:eastAsiaTheme="minorHAnsi" w:hAnsi="Times New Roman"/>
          <w:sz w:val="24"/>
          <w:szCs w:val="24"/>
          <w:lang w:eastAsia="en-GB"/>
        </w:rPr>
        <w:t xml:space="preserve">from a physical model with </w:t>
      </w:r>
      <w:r w:rsidR="00BC0104">
        <w:rPr>
          <w:rFonts w:ascii="Times New Roman" w:eastAsiaTheme="minorHAnsi" w:hAnsi="Times New Roman"/>
          <w:sz w:val="24"/>
          <w:szCs w:val="24"/>
          <w:lang w:eastAsia="en-GB"/>
        </w:rPr>
        <w:t>corresponding observations from in-situ</w:t>
      </w:r>
      <w:r w:rsidRPr="00636C9B">
        <w:rPr>
          <w:rFonts w:ascii="Times New Roman" w:eastAsiaTheme="minorHAnsi" w:hAnsi="Times New Roman"/>
          <w:sz w:val="24"/>
          <w:szCs w:val="24"/>
          <w:lang w:eastAsia="en-GB"/>
        </w:rPr>
        <w:t xml:space="preserve"> and satellite </w:t>
      </w:r>
      <w:r w:rsidR="00BC0104">
        <w:rPr>
          <w:rFonts w:ascii="Times New Roman" w:eastAsiaTheme="minorHAnsi" w:hAnsi="Times New Roman"/>
          <w:sz w:val="24"/>
          <w:szCs w:val="24"/>
          <w:lang w:eastAsia="en-GB"/>
        </w:rPr>
        <w:t>data</w:t>
      </w:r>
      <w:r w:rsidR="0041272D" w:rsidRPr="00636C9B">
        <w:rPr>
          <w:rFonts w:ascii="Times New Roman" w:eastAsiaTheme="minorHAnsi" w:hAnsi="Times New Roman"/>
          <w:sz w:val="24"/>
          <w:szCs w:val="24"/>
          <w:lang w:eastAsia="en-GB"/>
        </w:rPr>
        <w:t>.</w:t>
      </w:r>
      <w:r w:rsidRPr="00636C9B">
        <w:rPr>
          <w:rFonts w:ascii="Times New Roman" w:eastAsiaTheme="minorHAnsi" w:hAnsi="Times New Roman"/>
          <w:sz w:val="24"/>
          <w:szCs w:val="24"/>
          <w:lang w:eastAsia="en-GB"/>
        </w:rPr>
        <w:t xml:space="preserve"> We used gridded four-times-daily estimates</w:t>
      </w:r>
      <w:r w:rsidR="00483196" w:rsidRPr="00636C9B">
        <w:rPr>
          <w:rFonts w:ascii="Times New Roman" w:eastAsiaTheme="minorHAnsi" w:hAnsi="Times New Roman"/>
          <w:sz w:val="24"/>
          <w:szCs w:val="24"/>
          <w:lang w:eastAsia="en-GB"/>
        </w:rPr>
        <w:t xml:space="preserve"> of 2-metre temperature</w:t>
      </w:r>
      <w:r w:rsidRPr="00636C9B">
        <w:rPr>
          <w:rFonts w:ascii="Times New Roman" w:eastAsiaTheme="minorHAnsi" w:hAnsi="Times New Roman"/>
          <w:sz w:val="24"/>
          <w:szCs w:val="24"/>
          <w:lang w:eastAsia="en-GB"/>
        </w:rPr>
        <w:t xml:space="preserve"> at a resolution of 80km to generate monthly population-weighted temperature by </w:t>
      </w:r>
      <w:r w:rsidR="00055B65" w:rsidRPr="00636C9B">
        <w:rPr>
          <w:rFonts w:ascii="Times New Roman" w:eastAsiaTheme="minorHAnsi" w:hAnsi="Times New Roman"/>
          <w:sz w:val="24"/>
          <w:szCs w:val="24"/>
          <w:lang w:eastAsia="en-GB"/>
        </w:rPr>
        <w:t>state</w:t>
      </w:r>
      <w:r w:rsidRPr="00636C9B">
        <w:rPr>
          <w:rFonts w:ascii="Times New Roman" w:eastAsiaTheme="minorHAnsi" w:hAnsi="Times New Roman"/>
          <w:sz w:val="24"/>
          <w:szCs w:val="24"/>
          <w:lang w:eastAsia="en-GB"/>
        </w:rPr>
        <w:t xml:space="preserve"> </w:t>
      </w:r>
      <w:r w:rsidR="00B950F6">
        <w:rPr>
          <w:rFonts w:ascii="Times New Roman" w:eastAsiaTheme="minorHAnsi" w:hAnsi="Times New Roman"/>
          <w:sz w:val="24"/>
          <w:szCs w:val="24"/>
          <w:lang w:eastAsia="en-GB"/>
        </w:rPr>
        <w:t>for</w:t>
      </w:r>
      <w:r w:rsidR="00B950F6" w:rsidRPr="00636C9B">
        <w:rPr>
          <w:rFonts w:ascii="Times New Roman" w:eastAsiaTheme="minorHAnsi" w:hAnsi="Times New Roman"/>
          <w:sz w:val="24"/>
          <w:szCs w:val="24"/>
          <w:lang w:eastAsia="en-GB"/>
        </w:rPr>
        <w:t xml:space="preserve"> </w:t>
      </w:r>
      <w:r w:rsidRPr="00636C9B">
        <w:rPr>
          <w:rFonts w:ascii="Times New Roman" w:eastAsiaTheme="minorHAnsi" w:hAnsi="Times New Roman"/>
          <w:sz w:val="24"/>
          <w:szCs w:val="24"/>
          <w:lang w:eastAsia="en-GB"/>
        </w:rPr>
        <w:t>the</w:t>
      </w:r>
      <w:r w:rsidR="00B950F6">
        <w:rPr>
          <w:rFonts w:ascii="Times New Roman" w:eastAsiaTheme="minorHAnsi" w:hAnsi="Times New Roman"/>
          <w:sz w:val="24"/>
          <w:szCs w:val="24"/>
          <w:lang w:eastAsia="en-GB"/>
        </w:rPr>
        <w:t xml:space="preserve"> entire</w:t>
      </w:r>
      <w:r w:rsidRPr="00636C9B">
        <w:rPr>
          <w:rFonts w:ascii="Times New Roman" w:eastAsiaTheme="minorHAnsi" w:hAnsi="Times New Roman"/>
          <w:sz w:val="24"/>
          <w:szCs w:val="24"/>
          <w:lang w:eastAsia="en-GB"/>
        </w:rPr>
        <w:t xml:space="preserve"> analysis period.</w:t>
      </w:r>
      <w:r w:rsidR="00BB3FAB" w:rsidRPr="00636C9B">
        <w:rPr>
          <w:rFonts w:ascii="Times New Roman" w:eastAsiaTheme="minorHAnsi" w:hAnsi="Times New Roman"/>
          <w:sz w:val="24"/>
          <w:szCs w:val="24"/>
          <w:lang w:eastAsia="en-GB"/>
        </w:rPr>
        <w:t xml:space="preserve"> </w:t>
      </w:r>
    </w:p>
    <w:p w14:paraId="2A099BC1" w14:textId="77777777" w:rsidR="00B950F6" w:rsidRDefault="00B950F6" w:rsidP="00D76DF7">
      <w:pPr>
        <w:spacing w:after="0" w:line="480" w:lineRule="auto"/>
        <w:jc w:val="both"/>
        <w:outlineLvl w:val="0"/>
        <w:rPr>
          <w:rFonts w:ascii="Times New Roman" w:eastAsiaTheme="minorHAnsi" w:hAnsi="Times New Roman"/>
          <w:sz w:val="24"/>
          <w:szCs w:val="24"/>
          <w:lang w:eastAsia="en-GB"/>
        </w:rPr>
      </w:pPr>
    </w:p>
    <w:p w14:paraId="2DAD3CB1" w14:textId="69B89922" w:rsidR="00C845EF" w:rsidRPr="00636C9B" w:rsidRDefault="007A322B" w:rsidP="00D76DF7">
      <w:pPr>
        <w:spacing w:after="0" w:line="480" w:lineRule="auto"/>
        <w:jc w:val="both"/>
        <w:outlineLvl w:val="0"/>
        <w:rPr>
          <w:rFonts w:ascii="Times New Roman" w:eastAsiaTheme="minorHAnsi" w:hAnsi="Times New Roman"/>
          <w:sz w:val="24"/>
          <w:szCs w:val="24"/>
          <w:lang w:eastAsia="en-GB"/>
        </w:rPr>
      </w:pPr>
      <w:commentRangeStart w:id="37"/>
      <w:r>
        <w:rPr>
          <w:rFonts w:ascii="Times New Roman" w:eastAsiaTheme="minorHAnsi" w:hAnsi="Times New Roman"/>
          <w:sz w:val="24"/>
          <w:szCs w:val="24"/>
          <w:lang w:eastAsia="en-GB"/>
        </w:rPr>
        <w:t xml:space="preserve">We </w:t>
      </w:r>
      <w:r w:rsidR="005B4DFF">
        <w:rPr>
          <w:rFonts w:ascii="Times New Roman" w:eastAsiaTheme="minorHAnsi" w:hAnsi="Times New Roman"/>
          <w:sz w:val="24"/>
          <w:szCs w:val="24"/>
          <w:lang w:eastAsia="en-GB"/>
        </w:rPr>
        <w:t>required</w:t>
      </w:r>
      <w:r>
        <w:rPr>
          <w:rFonts w:ascii="Times New Roman" w:eastAsiaTheme="minorHAnsi" w:hAnsi="Times New Roman"/>
          <w:sz w:val="24"/>
          <w:szCs w:val="24"/>
          <w:lang w:eastAsia="en-GB"/>
        </w:rPr>
        <w:t xml:space="preserve"> a baseline of long-term temperatures for each state and month</w:t>
      </w:r>
      <w:r w:rsidR="00B2547D">
        <w:rPr>
          <w:rFonts w:ascii="Times New Roman" w:eastAsiaTheme="minorHAnsi" w:hAnsi="Times New Roman"/>
          <w:sz w:val="24"/>
          <w:szCs w:val="24"/>
          <w:lang w:eastAsia="en-GB"/>
        </w:rPr>
        <w:t xml:space="preserve"> to measure </w:t>
      </w:r>
      <w:r w:rsidR="00BC5E54">
        <w:rPr>
          <w:rFonts w:ascii="Times New Roman" w:eastAsiaTheme="minorHAnsi" w:hAnsi="Times New Roman"/>
          <w:sz w:val="24"/>
          <w:szCs w:val="24"/>
          <w:lang w:eastAsia="en-GB"/>
        </w:rPr>
        <w:t>values</w:t>
      </w:r>
      <w:r w:rsidR="00B2547D">
        <w:rPr>
          <w:rFonts w:ascii="Times New Roman" w:eastAsiaTheme="minorHAnsi" w:hAnsi="Times New Roman"/>
          <w:sz w:val="24"/>
          <w:szCs w:val="24"/>
          <w:lang w:eastAsia="en-GB"/>
        </w:rPr>
        <w:t xml:space="preserve"> against</w:t>
      </w:r>
      <w:r w:rsidR="001C608C">
        <w:rPr>
          <w:rFonts w:ascii="Times New Roman" w:eastAsiaTheme="minorHAnsi" w:hAnsi="Times New Roman"/>
          <w:sz w:val="24"/>
          <w:szCs w:val="24"/>
          <w:lang w:eastAsia="en-GB"/>
        </w:rPr>
        <w:t xml:space="preserve">. </w:t>
      </w:r>
      <w:r w:rsidR="00471233">
        <w:rPr>
          <w:rFonts w:ascii="Times New Roman" w:eastAsiaTheme="minorHAnsi" w:hAnsi="Times New Roman"/>
          <w:sz w:val="24"/>
          <w:szCs w:val="24"/>
          <w:lang w:eastAsia="en-GB"/>
        </w:rPr>
        <w:t>These temperatures represent local adaptation tempe</w:t>
      </w:r>
      <w:r w:rsidR="008A7B5B">
        <w:rPr>
          <w:rFonts w:ascii="Times New Roman" w:eastAsiaTheme="minorHAnsi" w:hAnsi="Times New Roman"/>
          <w:sz w:val="24"/>
          <w:szCs w:val="24"/>
          <w:lang w:eastAsia="en-GB"/>
        </w:rPr>
        <w:t xml:space="preserve">rature for each state and month. These values </w:t>
      </w:r>
      <w:r w:rsidR="00450FA1">
        <w:rPr>
          <w:rFonts w:ascii="Times New Roman" w:eastAsiaTheme="minorHAnsi" w:hAnsi="Times New Roman"/>
          <w:sz w:val="24"/>
          <w:szCs w:val="24"/>
          <w:lang w:eastAsia="en-GB"/>
        </w:rPr>
        <w:t>can be different even for neighbouring months in the same state</w:t>
      </w:r>
      <w:r w:rsidR="00D86FFA">
        <w:rPr>
          <w:rFonts w:ascii="Times New Roman" w:eastAsiaTheme="minorHAnsi" w:hAnsi="Times New Roman"/>
          <w:sz w:val="24"/>
          <w:szCs w:val="24"/>
          <w:lang w:eastAsia="en-GB"/>
        </w:rPr>
        <w:t>, or neighbouring states in the same month</w:t>
      </w:r>
      <w:r w:rsidR="00802A0B">
        <w:rPr>
          <w:rFonts w:ascii="Times New Roman" w:eastAsiaTheme="minorHAnsi" w:hAnsi="Times New Roman"/>
          <w:sz w:val="24"/>
          <w:szCs w:val="24"/>
          <w:lang w:eastAsia="en-GB"/>
        </w:rPr>
        <w:t>, and represent monthly acclimatisation temperatures in each state</w:t>
      </w:r>
      <w:r w:rsidR="00A84DE4">
        <w:rPr>
          <w:rFonts w:ascii="Times New Roman" w:eastAsiaTheme="minorHAnsi" w:hAnsi="Times New Roman"/>
          <w:sz w:val="24"/>
          <w:szCs w:val="24"/>
          <w:lang w:eastAsia="en-GB"/>
        </w:rPr>
        <w:t xml:space="preserve">. </w:t>
      </w:r>
      <w:r w:rsidR="00802A0B">
        <w:rPr>
          <w:rFonts w:ascii="Times New Roman" w:eastAsiaTheme="minorHAnsi" w:hAnsi="Times New Roman"/>
          <w:sz w:val="24"/>
          <w:szCs w:val="24"/>
          <w:lang w:eastAsia="en-GB"/>
        </w:rPr>
        <w:t xml:space="preserve">For this, </w:t>
      </w:r>
      <w:commentRangeEnd w:id="37"/>
      <w:r w:rsidR="001B5CF0">
        <w:rPr>
          <w:rStyle w:val="CommentReference"/>
          <w:rFonts w:asciiTheme="minorHAnsi" w:eastAsiaTheme="minorHAnsi" w:hAnsiTheme="minorHAnsi" w:cstheme="minorBidi"/>
        </w:rPr>
        <w:commentReference w:id="37"/>
      </w:r>
      <w:r w:rsidR="00B2547D">
        <w:rPr>
          <w:rFonts w:ascii="Times New Roman" w:eastAsiaTheme="minorHAnsi" w:hAnsi="Times New Roman"/>
          <w:sz w:val="24"/>
          <w:szCs w:val="24"/>
          <w:lang w:eastAsia="en-GB"/>
        </w:rPr>
        <w:t>w</w:t>
      </w:r>
      <w:commentRangeStart w:id="38"/>
      <w:r w:rsidR="00BB3FAB" w:rsidRPr="00636C9B">
        <w:rPr>
          <w:rFonts w:ascii="Times New Roman" w:eastAsiaTheme="minorHAnsi" w:hAnsi="Times New Roman"/>
          <w:sz w:val="24"/>
          <w:szCs w:val="24"/>
          <w:lang w:eastAsia="en-GB"/>
        </w:rPr>
        <w:t xml:space="preserve">e </w:t>
      </w:r>
      <w:r w:rsidR="00E6231C" w:rsidRPr="00636C9B">
        <w:rPr>
          <w:rFonts w:ascii="Times New Roman" w:eastAsiaTheme="minorHAnsi" w:hAnsi="Times New Roman"/>
          <w:sz w:val="24"/>
          <w:szCs w:val="24"/>
          <w:lang w:eastAsia="en-GB"/>
        </w:rPr>
        <w:t>calculated</w:t>
      </w:r>
      <w:r w:rsidR="00665BF4" w:rsidRPr="00636C9B">
        <w:rPr>
          <w:rFonts w:ascii="Times New Roman" w:eastAsiaTheme="minorHAnsi" w:hAnsi="Times New Roman"/>
          <w:sz w:val="24"/>
          <w:szCs w:val="24"/>
          <w:lang w:eastAsia="en-GB"/>
        </w:rPr>
        <w:t xml:space="preserve"> mean t</w:t>
      </w:r>
      <w:r w:rsidR="004814FB" w:rsidRPr="00636C9B">
        <w:rPr>
          <w:rFonts w:ascii="Times New Roman" w:eastAsiaTheme="minorHAnsi" w:hAnsi="Times New Roman"/>
          <w:sz w:val="24"/>
          <w:szCs w:val="24"/>
          <w:lang w:eastAsia="en-GB"/>
        </w:rPr>
        <w:t>emperatures</w:t>
      </w:r>
      <w:r w:rsidR="009C7269">
        <w:rPr>
          <w:rFonts w:ascii="Times New Roman" w:eastAsiaTheme="minorHAnsi" w:hAnsi="Times New Roman"/>
          <w:sz w:val="24"/>
          <w:szCs w:val="24"/>
          <w:lang w:eastAsia="en-GB"/>
        </w:rPr>
        <w:t xml:space="preserve"> of daily means</w:t>
      </w:r>
      <w:r w:rsidR="00B80D4C" w:rsidRPr="00636C9B">
        <w:rPr>
          <w:rFonts w:ascii="Times New Roman" w:eastAsiaTheme="minorHAnsi" w:hAnsi="Times New Roman"/>
          <w:sz w:val="24"/>
          <w:szCs w:val="24"/>
          <w:lang w:eastAsia="en-GB"/>
        </w:rPr>
        <w:t xml:space="preserve"> by month and state </w:t>
      </w:r>
      <w:r w:rsidR="005B4DFF">
        <w:rPr>
          <w:rFonts w:ascii="Times New Roman" w:eastAsiaTheme="minorHAnsi" w:hAnsi="Times New Roman"/>
          <w:sz w:val="24"/>
          <w:szCs w:val="24"/>
          <w:lang w:eastAsia="en-GB"/>
        </w:rPr>
        <w:t xml:space="preserve">covering a 30-year period equivalent to scales used </w:t>
      </w:r>
      <w:r w:rsidR="00BC51A4">
        <w:rPr>
          <w:rFonts w:ascii="Times New Roman" w:eastAsiaTheme="minorHAnsi" w:hAnsi="Times New Roman"/>
          <w:sz w:val="24"/>
          <w:szCs w:val="24"/>
          <w:lang w:eastAsia="en-GB"/>
        </w:rPr>
        <w:t xml:space="preserve">in </w:t>
      </w:r>
      <w:r w:rsidR="005B4DFF">
        <w:rPr>
          <w:rFonts w:ascii="Times New Roman" w:eastAsiaTheme="minorHAnsi" w:hAnsi="Times New Roman"/>
          <w:sz w:val="24"/>
          <w:szCs w:val="24"/>
          <w:lang w:eastAsia="en-GB"/>
        </w:rPr>
        <w:t xml:space="preserve">climate assessment </w:t>
      </w:r>
      <w:r w:rsidR="00B80D4C" w:rsidRPr="00636C9B">
        <w:rPr>
          <w:rFonts w:ascii="Times New Roman" w:eastAsiaTheme="minorHAnsi" w:hAnsi="Times New Roman"/>
          <w:sz w:val="24"/>
          <w:szCs w:val="24"/>
          <w:lang w:eastAsia="en-GB"/>
        </w:rPr>
        <w:t>(here 1980-2009)</w:t>
      </w:r>
      <w:r w:rsidR="008F32CB" w:rsidRPr="00636C9B">
        <w:rPr>
          <w:rFonts w:ascii="Times New Roman" w:eastAsiaTheme="minorHAnsi" w:hAnsi="Times New Roman"/>
          <w:sz w:val="24"/>
          <w:szCs w:val="24"/>
          <w:lang w:eastAsia="en-GB"/>
        </w:rPr>
        <w:t>.</w:t>
      </w:r>
      <w:r w:rsidR="00997E51" w:rsidRPr="00636C9B">
        <w:rPr>
          <w:rFonts w:ascii="Times New Roman" w:eastAsiaTheme="minorHAnsi" w:hAnsi="Times New Roman"/>
          <w:sz w:val="24"/>
          <w:szCs w:val="24"/>
          <w:lang w:eastAsia="en-GB"/>
        </w:rPr>
        <w:fldChar w:fldCharType="begin" w:fldLock="1"/>
      </w:r>
      <w:r w:rsidR="00067038">
        <w:rPr>
          <w:rFonts w:ascii="Times New Roman" w:eastAsiaTheme="minorHAnsi" w:hAnsi="Times New Roman"/>
          <w:sz w:val="24"/>
          <w:szCs w:val="24"/>
          <w:lang w:eastAsia="en-GB"/>
        </w:rPr>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18&lt;/sup&gt;","plainTextFormattedCitation":"18","previouslyFormattedCitation":"&lt;sup&gt;18&lt;/sup&gt;"},"properties":{"noteIndex":0},"schema":"https://github.com/citation-style-language/schema/raw/master/csl-citation.json"}</w:instrText>
      </w:r>
      <w:r w:rsidR="00997E51" w:rsidRPr="00636C9B">
        <w:rPr>
          <w:rFonts w:ascii="Times New Roman" w:eastAsiaTheme="minorHAnsi" w:hAnsi="Times New Roman"/>
          <w:sz w:val="24"/>
          <w:szCs w:val="24"/>
          <w:lang w:eastAsia="en-GB"/>
        </w:rPr>
        <w:fldChar w:fldCharType="separate"/>
      </w:r>
      <w:r w:rsidR="001B0FEB" w:rsidRPr="001B0FEB">
        <w:rPr>
          <w:rFonts w:ascii="Times New Roman" w:eastAsiaTheme="minorHAnsi" w:hAnsi="Times New Roman"/>
          <w:noProof/>
          <w:sz w:val="24"/>
          <w:szCs w:val="24"/>
          <w:vertAlign w:val="superscript"/>
          <w:lang w:eastAsia="en-GB"/>
        </w:rPr>
        <w:t>18</w:t>
      </w:r>
      <w:r w:rsidR="00997E51" w:rsidRPr="00636C9B">
        <w:rPr>
          <w:rFonts w:ascii="Times New Roman" w:eastAsiaTheme="minorHAnsi" w:hAnsi="Times New Roman"/>
          <w:sz w:val="24"/>
          <w:szCs w:val="24"/>
          <w:lang w:eastAsia="en-GB"/>
        </w:rPr>
        <w:fldChar w:fldCharType="end"/>
      </w:r>
      <w:r w:rsidR="008F32CB" w:rsidRPr="00636C9B">
        <w:rPr>
          <w:rFonts w:ascii="Times New Roman" w:eastAsiaTheme="minorHAnsi" w:hAnsi="Times New Roman"/>
          <w:sz w:val="24"/>
          <w:szCs w:val="24"/>
          <w:lang w:eastAsia="en-GB"/>
        </w:rPr>
        <w:t xml:space="preserve"> </w:t>
      </w:r>
      <w:commentRangeEnd w:id="38"/>
      <w:r w:rsidR="00B950F6">
        <w:rPr>
          <w:rStyle w:val="CommentReference"/>
          <w:rFonts w:asciiTheme="minorHAnsi" w:eastAsiaTheme="minorHAnsi" w:hAnsiTheme="minorHAnsi" w:cstheme="minorBidi"/>
        </w:rPr>
        <w:commentReference w:id="38"/>
      </w:r>
      <w:r w:rsidR="00534095" w:rsidRPr="00636C9B">
        <w:rPr>
          <w:rFonts w:ascii="Times New Roman" w:eastAsiaTheme="minorHAnsi" w:hAnsi="Times New Roman"/>
          <w:sz w:val="24"/>
          <w:szCs w:val="24"/>
          <w:lang w:eastAsia="en-GB"/>
        </w:rPr>
        <w:t xml:space="preserve">We then </w:t>
      </w:r>
      <w:r w:rsidR="00B80D4C" w:rsidRPr="00636C9B">
        <w:rPr>
          <w:rFonts w:ascii="Times New Roman" w:eastAsiaTheme="minorHAnsi" w:hAnsi="Times New Roman"/>
          <w:sz w:val="24"/>
          <w:szCs w:val="24"/>
          <w:lang w:eastAsia="en-GB"/>
        </w:rPr>
        <w:t>subtracted</w:t>
      </w:r>
      <w:r w:rsidR="004814FB" w:rsidRPr="00636C9B">
        <w:rPr>
          <w:rFonts w:ascii="Times New Roman" w:eastAsiaTheme="minorHAnsi" w:hAnsi="Times New Roman"/>
          <w:sz w:val="24"/>
          <w:szCs w:val="24"/>
          <w:lang w:eastAsia="en-GB"/>
        </w:rPr>
        <w:t xml:space="preserve"> </w:t>
      </w:r>
      <w:r w:rsidR="00AD1745" w:rsidRPr="00636C9B">
        <w:rPr>
          <w:rFonts w:ascii="Times New Roman" w:eastAsiaTheme="minorHAnsi" w:hAnsi="Times New Roman"/>
          <w:sz w:val="24"/>
          <w:szCs w:val="24"/>
          <w:lang w:eastAsia="en-GB"/>
        </w:rPr>
        <w:t xml:space="preserve">the long-term mean temperature </w:t>
      </w:r>
      <w:r w:rsidR="004814FB" w:rsidRPr="00636C9B">
        <w:rPr>
          <w:rFonts w:ascii="Times New Roman" w:eastAsiaTheme="minorHAnsi" w:hAnsi="Times New Roman"/>
          <w:sz w:val="24"/>
          <w:szCs w:val="24"/>
          <w:lang w:eastAsia="en-GB"/>
        </w:rPr>
        <w:t xml:space="preserve">from each </w:t>
      </w:r>
      <w:r w:rsidR="00AD1745" w:rsidRPr="00636C9B">
        <w:rPr>
          <w:rFonts w:ascii="Times New Roman" w:eastAsiaTheme="minorHAnsi" w:hAnsi="Times New Roman"/>
          <w:sz w:val="24"/>
          <w:szCs w:val="24"/>
          <w:lang w:eastAsia="en-GB"/>
        </w:rPr>
        <w:t xml:space="preserve">respective </w:t>
      </w:r>
      <w:r w:rsidR="004814FB" w:rsidRPr="00636C9B">
        <w:rPr>
          <w:rFonts w:ascii="Times New Roman" w:eastAsiaTheme="minorHAnsi" w:hAnsi="Times New Roman"/>
          <w:sz w:val="24"/>
          <w:szCs w:val="24"/>
          <w:lang w:eastAsia="en-GB"/>
        </w:rPr>
        <w:t>state-month value</w:t>
      </w:r>
      <w:r w:rsidR="007655FC" w:rsidRPr="00636C9B">
        <w:rPr>
          <w:rFonts w:ascii="Times New Roman" w:eastAsiaTheme="minorHAnsi" w:hAnsi="Times New Roman"/>
          <w:sz w:val="24"/>
          <w:szCs w:val="24"/>
          <w:lang w:eastAsia="en-GB"/>
        </w:rPr>
        <w:t xml:space="preserve"> </w:t>
      </w:r>
      <w:r w:rsidR="00AD1745" w:rsidRPr="00636C9B">
        <w:rPr>
          <w:rFonts w:ascii="Times New Roman" w:eastAsiaTheme="minorHAnsi" w:hAnsi="Times New Roman"/>
          <w:sz w:val="24"/>
          <w:szCs w:val="24"/>
          <w:lang w:eastAsia="en-GB"/>
        </w:rPr>
        <w:t xml:space="preserve">over time </w:t>
      </w:r>
      <w:r w:rsidR="00E6231C" w:rsidRPr="00636C9B">
        <w:rPr>
          <w:rFonts w:ascii="Times New Roman" w:eastAsiaTheme="minorHAnsi" w:hAnsi="Times New Roman"/>
          <w:sz w:val="24"/>
          <w:szCs w:val="24"/>
          <w:lang w:eastAsia="en-GB"/>
        </w:rPr>
        <w:t xml:space="preserve">to generate </w:t>
      </w:r>
      <w:r w:rsidR="00AD1745" w:rsidRPr="00636C9B">
        <w:rPr>
          <w:rFonts w:ascii="Times New Roman" w:eastAsiaTheme="minorHAnsi" w:hAnsi="Times New Roman"/>
          <w:sz w:val="24"/>
          <w:szCs w:val="24"/>
          <w:lang w:eastAsia="en-GB"/>
        </w:rPr>
        <w:t xml:space="preserve">a </w:t>
      </w:r>
      <w:r w:rsidR="00E6231C" w:rsidRPr="00636C9B">
        <w:rPr>
          <w:rFonts w:ascii="Times New Roman" w:eastAsiaTheme="minorHAnsi" w:hAnsi="Times New Roman"/>
          <w:sz w:val="24"/>
          <w:szCs w:val="24"/>
          <w:lang w:eastAsia="en-GB"/>
        </w:rPr>
        <w:t xml:space="preserve">temperature anomaly </w:t>
      </w:r>
      <w:r w:rsidR="00AD1745" w:rsidRPr="00636C9B">
        <w:rPr>
          <w:rFonts w:ascii="Times New Roman" w:eastAsiaTheme="minorHAnsi" w:hAnsi="Times New Roman"/>
          <w:sz w:val="24"/>
          <w:szCs w:val="24"/>
          <w:lang w:eastAsia="en-GB"/>
        </w:rPr>
        <w:t xml:space="preserve">time series for each month in each state </w:t>
      </w:r>
      <w:r w:rsidR="007655FC" w:rsidRPr="00636C9B">
        <w:rPr>
          <w:rFonts w:ascii="Times New Roman" w:eastAsiaTheme="minorHAnsi" w:hAnsi="Times New Roman"/>
          <w:sz w:val="24"/>
          <w:szCs w:val="24"/>
          <w:lang w:eastAsia="en-GB"/>
        </w:rPr>
        <w:t>(Figure XX).</w:t>
      </w:r>
      <w:r w:rsidR="00C84052">
        <w:rPr>
          <w:rFonts w:ascii="Times New Roman" w:eastAsiaTheme="minorHAnsi" w:hAnsi="Times New Roman"/>
          <w:sz w:val="24"/>
          <w:szCs w:val="24"/>
          <w:lang w:eastAsia="en-GB"/>
        </w:rPr>
        <w:t xml:space="preserve"> </w:t>
      </w:r>
      <w:r w:rsidR="00B54E6E">
        <w:rPr>
          <w:rFonts w:ascii="Times New Roman" w:eastAsiaTheme="minorHAnsi" w:hAnsi="Times New Roman"/>
          <w:sz w:val="24"/>
          <w:szCs w:val="24"/>
          <w:lang w:eastAsia="en-GB"/>
        </w:rPr>
        <w:t>The temperature anomaly can be thought of as whether, for a specific month in a specific year in a specific state, the temperature experienced is warmer or cooler than the long-term average.</w:t>
      </w:r>
      <w:r w:rsidR="005D75D9">
        <w:rPr>
          <w:rFonts w:ascii="Times New Roman" w:eastAsiaTheme="minorHAnsi" w:hAnsi="Times New Roman"/>
          <w:sz w:val="24"/>
          <w:szCs w:val="24"/>
          <w:lang w:eastAsia="en-GB"/>
        </w:rPr>
        <w:t xml:space="preserve"> We found that within-state anomalies (i.e., county anomalies) were highly correlated. </w:t>
      </w:r>
    </w:p>
    <w:p w14:paraId="5EF932C2" w14:textId="69B1DF7D" w:rsidR="009B0615" w:rsidRDefault="009B0615" w:rsidP="00D76DF7">
      <w:pPr>
        <w:spacing w:after="0" w:line="480" w:lineRule="auto"/>
        <w:jc w:val="both"/>
        <w:outlineLvl w:val="0"/>
        <w:rPr>
          <w:rFonts w:ascii="Times New Roman" w:hAnsi="Times New Roman"/>
          <w:sz w:val="24"/>
          <w:szCs w:val="24"/>
        </w:rPr>
      </w:pPr>
    </w:p>
    <w:p w14:paraId="1C673E49" w14:textId="6D597510" w:rsidR="00416B2F" w:rsidRDefault="009418CA" w:rsidP="00D76DF7">
      <w:pPr>
        <w:spacing w:after="0" w:line="480" w:lineRule="auto"/>
        <w:jc w:val="both"/>
        <w:outlineLvl w:val="0"/>
        <w:rPr>
          <w:rFonts w:ascii="Times New Roman" w:hAnsi="Times New Roman"/>
          <w:sz w:val="24"/>
          <w:szCs w:val="24"/>
        </w:rPr>
      </w:pPr>
      <w:r>
        <w:rPr>
          <w:rFonts w:ascii="Times New Roman" w:hAnsi="Times New Roman"/>
          <w:sz w:val="24"/>
          <w:szCs w:val="24"/>
        </w:rPr>
        <w:t>O</w:t>
      </w:r>
      <w:r w:rsidR="00BF2AE2">
        <w:rPr>
          <w:rFonts w:ascii="Times New Roman" w:hAnsi="Times New Roman"/>
          <w:sz w:val="24"/>
          <w:szCs w:val="24"/>
        </w:rPr>
        <w:t>ur results were</w:t>
      </w:r>
      <w:r w:rsidR="00C1008E">
        <w:rPr>
          <w:rFonts w:ascii="Times New Roman" w:hAnsi="Times New Roman"/>
          <w:sz w:val="24"/>
          <w:szCs w:val="24"/>
        </w:rPr>
        <w:t xml:space="preserve"> </w:t>
      </w:r>
      <w:r w:rsidR="00BF2AE2">
        <w:rPr>
          <w:rFonts w:ascii="Times New Roman" w:hAnsi="Times New Roman"/>
          <w:sz w:val="24"/>
          <w:szCs w:val="24"/>
        </w:rPr>
        <w:t xml:space="preserve">similar when we used </w:t>
      </w:r>
      <w:r w:rsidR="00C1008E">
        <w:rPr>
          <w:rFonts w:ascii="Times New Roman" w:hAnsi="Times New Roman"/>
          <w:sz w:val="24"/>
          <w:szCs w:val="24"/>
        </w:rPr>
        <w:t>monthly mean of daily maximum, minimum temperature or range of temperature</w:t>
      </w:r>
      <w:r w:rsidR="00F63E43">
        <w:rPr>
          <w:rFonts w:ascii="Times New Roman" w:hAnsi="Times New Roman"/>
          <w:sz w:val="24"/>
          <w:szCs w:val="24"/>
        </w:rPr>
        <w:t xml:space="preserve"> instead</w:t>
      </w:r>
      <w:r>
        <w:rPr>
          <w:rFonts w:ascii="Times New Roman" w:hAnsi="Times New Roman"/>
          <w:sz w:val="24"/>
          <w:szCs w:val="24"/>
        </w:rPr>
        <w:t xml:space="preserve"> of monthly mean of daily mean </w:t>
      </w:r>
      <w:r w:rsidR="009A6892">
        <w:rPr>
          <w:rFonts w:ascii="Times New Roman" w:hAnsi="Times New Roman"/>
          <w:sz w:val="24"/>
          <w:szCs w:val="24"/>
        </w:rPr>
        <w:t>temperature.</w:t>
      </w:r>
      <w:r w:rsidR="00F63E43">
        <w:rPr>
          <w:rFonts w:ascii="Times New Roman" w:hAnsi="Times New Roman"/>
          <w:sz w:val="24"/>
          <w:szCs w:val="24"/>
        </w:rPr>
        <w:t xml:space="preserve"> </w:t>
      </w:r>
      <w:r w:rsidR="00B6332B">
        <w:rPr>
          <w:rFonts w:ascii="Times New Roman" w:hAnsi="Times New Roman"/>
          <w:sz w:val="24"/>
          <w:szCs w:val="24"/>
        </w:rPr>
        <w:t xml:space="preserve">When </w:t>
      </w:r>
      <w:r w:rsidR="00416B2F">
        <w:rPr>
          <w:rFonts w:ascii="Times New Roman" w:hAnsi="Times New Roman"/>
          <w:sz w:val="24"/>
          <w:szCs w:val="24"/>
        </w:rPr>
        <w:t>including more than one temperature metric in the model</w:t>
      </w:r>
      <w:r w:rsidR="00F55B6B">
        <w:rPr>
          <w:rFonts w:ascii="Times New Roman" w:hAnsi="Times New Roman"/>
          <w:sz w:val="24"/>
          <w:szCs w:val="24"/>
        </w:rPr>
        <w:t xml:space="preserve"> (in addition to mean monthly temperature)</w:t>
      </w:r>
      <w:r w:rsidR="00416B2F">
        <w:rPr>
          <w:rFonts w:ascii="Times New Roman" w:hAnsi="Times New Roman"/>
          <w:sz w:val="24"/>
          <w:szCs w:val="24"/>
        </w:rPr>
        <w:t xml:space="preserve">, </w:t>
      </w:r>
      <w:r w:rsidR="00B6332B">
        <w:rPr>
          <w:rFonts w:ascii="Times New Roman" w:hAnsi="Times New Roman"/>
          <w:sz w:val="24"/>
          <w:szCs w:val="24"/>
        </w:rPr>
        <w:t xml:space="preserve">such as </w:t>
      </w:r>
      <w:r w:rsidR="00F55B6B">
        <w:rPr>
          <w:rFonts w:ascii="Times New Roman" w:hAnsi="Times New Roman"/>
          <w:sz w:val="24"/>
          <w:szCs w:val="24"/>
        </w:rPr>
        <w:t xml:space="preserve">standard deviation; </w:t>
      </w:r>
      <w:r w:rsidR="00B6332B">
        <w:rPr>
          <w:rFonts w:ascii="Times New Roman" w:hAnsi="Times New Roman"/>
          <w:sz w:val="24"/>
          <w:szCs w:val="24"/>
        </w:rPr>
        <w:t>heat wave measures, including the number of days in a month (adjusted for length of month) above the 90</w:t>
      </w:r>
      <w:r w:rsidR="00B6332B" w:rsidRPr="00F0573E">
        <w:rPr>
          <w:rFonts w:ascii="Times New Roman" w:hAnsi="Times New Roman"/>
          <w:sz w:val="24"/>
          <w:szCs w:val="24"/>
          <w:vertAlign w:val="superscript"/>
        </w:rPr>
        <w:t>th</w:t>
      </w:r>
      <w:r w:rsidR="00B6332B">
        <w:rPr>
          <w:rFonts w:ascii="Times New Roman" w:hAnsi="Times New Roman"/>
          <w:sz w:val="24"/>
          <w:szCs w:val="24"/>
        </w:rPr>
        <w:t xml:space="preserve"> percentile or above an absolute </w:t>
      </w:r>
      <w:r w:rsidR="00B6332B">
        <w:rPr>
          <w:rFonts w:ascii="Times New Roman" w:hAnsi="Times New Roman"/>
          <w:sz w:val="24"/>
          <w:szCs w:val="24"/>
        </w:rPr>
        <w:lastRenderedPageBreak/>
        <w:t>threshold of 30</w:t>
      </w:r>
      <w:r w:rsidR="00B6332B" w:rsidRPr="00F0573E">
        <w:rPr>
          <w:rFonts w:ascii="Times New Roman" w:hAnsi="Times New Roman"/>
          <w:sz w:val="24"/>
          <w:szCs w:val="24"/>
        </w:rPr>
        <w:t>°</w:t>
      </w:r>
      <w:r w:rsidR="00B6332B">
        <w:rPr>
          <w:rFonts w:ascii="Times New Roman" w:hAnsi="Times New Roman"/>
          <w:sz w:val="24"/>
          <w:szCs w:val="24"/>
        </w:rPr>
        <w:t>C</w:t>
      </w:r>
      <w:r w:rsidR="00F55B6B">
        <w:rPr>
          <w:rFonts w:ascii="Times New Roman" w:hAnsi="Times New Roman"/>
          <w:sz w:val="24"/>
          <w:szCs w:val="24"/>
        </w:rPr>
        <w:t>;</w:t>
      </w:r>
      <w:r w:rsidR="00B6332B">
        <w:rPr>
          <w:rFonts w:ascii="Times New Roman" w:hAnsi="Times New Roman"/>
          <w:sz w:val="24"/>
          <w:szCs w:val="24"/>
        </w:rPr>
        <w:t xml:space="preserve"> the</w:t>
      </w:r>
      <w:r w:rsidR="00C504FA">
        <w:rPr>
          <w:rFonts w:ascii="Times New Roman" w:hAnsi="Times New Roman"/>
          <w:sz w:val="24"/>
          <w:szCs w:val="24"/>
        </w:rPr>
        <w:t xml:space="preserve"> </w:t>
      </w:r>
      <w:r w:rsidR="00FD2234">
        <w:rPr>
          <w:rFonts w:ascii="Times New Roman" w:hAnsi="Times New Roman"/>
          <w:sz w:val="24"/>
          <w:szCs w:val="24"/>
        </w:rPr>
        <w:t>additional deaths result</w:t>
      </w:r>
      <w:r w:rsidR="00416B2F">
        <w:rPr>
          <w:rFonts w:ascii="Times New Roman" w:hAnsi="Times New Roman"/>
          <w:sz w:val="24"/>
          <w:szCs w:val="24"/>
        </w:rPr>
        <w:t xml:space="preserve"> remained similar to the single variable model, due to the collinearity of other measures with mean monthly temperature.</w:t>
      </w:r>
    </w:p>
    <w:p w14:paraId="622060A9" w14:textId="77777777" w:rsidR="00C60B60" w:rsidRDefault="00C60B60" w:rsidP="00D76DF7">
      <w:pPr>
        <w:spacing w:after="0" w:line="480" w:lineRule="auto"/>
        <w:jc w:val="both"/>
        <w:outlineLvl w:val="0"/>
        <w:rPr>
          <w:rFonts w:ascii="Times New Roman" w:hAnsi="Times New Roman"/>
          <w:sz w:val="24"/>
          <w:szCs w:val="24"/>
        </w:rPr>
      </w:pPr>
    </w:p>
    <w:p w14:paraId="57D6C5FE" w14:textId="501BAC7C" w:rsidR="00C60B60" w:rsidRDefault="00C60B60" w:rsidP="00D76DF7">
      <w:pPr>
        <w:spacing w:after="0" w:line="480" w:lineRule="auto"/>
        <w:jc w:val="both"/>
        <w:outlineLvl w:val="0"/>
        <w:rPr>
          <w:rFonts w:ascii="Times New Roman" w:hAnsi="Times New Roman"/>
          <w:sz w:val="24"/>
          <w:szCs w:val="24"/>
        </w:rPr>
      </w:pPr>
      <w:r>
        <w:rPr>
          <w:rFonts w:ascii="Times New Roman" w:hAnsi="Times New Roman"/>
          <w:sz w:val="24"/>
          <w:szCs w:val="24"/>
        </w:rPr>
        <w:t xml:space="preserve">As previous studies have found little </w:t>
      </w:r>
      <w:del w:id="39" w:author="Tamura-Wicks, Helen M" w:date="2018-11-29T18:18:00Z">
        <w:r w:rsidR="009336CA" w:rsidDel="00EE4EC9">
          <w:rPr>
            <w:rFonts w:ascii="Times New Roman" w:hAnsi="Times New Roman"/>
            <w:sz w:val="24"/>
            <w:szCs w:val="24"/>
          </w:rPr>
          <w:delText xml:space="preserve">consistent </w:delText>
        </w:r>
      </w:del>
      <w:r>
        <w:rPr>
          <w:rFonts w:ascii="Times New Roman" w:hAnsi="Times New Roman"/>
          <w:sz w:val="24"/>
          <w:szCs w:val="24"/>
        </w:rPr>
        <w:t>evidence of</w:t>
      </w:r>
      <w:r w:rsidR="00470703">
        <w:rPr>
          <w:rFonts w:ascii="Times New Roman" w:hAnsi="Times New Roman"/>
          <w:sz w:val="24"/>
          <w:szCs w:val="24"/>
        </w:rPr>
        <w:t xml:space="preserve"> effect modification by pollutants,</w:t>
      </w:r>
      <w:r w:rsidR="00935806">
        <w:rPr>
          <w:rFonts w:ascii="Times New Roman" w:hAnsi="Times New Roman"/>
          <w:sz w:val="24"/>
          <w:szCs w:val="24"/>
        </w:rPr>
        <w:fldChar w:fldCharType="begin" w:fldLock="1"/>
      </w:r>
      <w:r w:rsidR="00C1578A">
        <w:rPr>
          <w:rFonts w:ascii="Times New Roman" w:hAnsi="Times New Roman"/>
          <w:sz w:val="24"/>
          <w:szCs w:val="24"/>
        </w:rPr>
        <w: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volume":"8"},"uris":["http://www.mendeley.com/documents/?uuid=d87217a1-8015-414a-9c4d-5b94d7e63ff8"]}],"mendeley":{"formattedCitation":"&lt;sup&gt;4&lt;/sup&gt;","plainTextFormattedCitation":"4","previouslyFormattedCitation":"&lt;sup&gt;4&lt;/sup&gt;"},"properties":{"noteIndex":0},"schema":"https://github.com/citation-style-language/schema/raw/master/csl-citation.json"}</w:instrText>
      </w:r>
      <w:r w:rsidR="00935806">
        <w:rPr>
          <w:rFonts w:ascii="Times New Roman" w:hAnsi="Times New Roman"/>
          <w:sz w:val="24"/>
          <w:szCs w:val="24"/>
        </w:rPr>
        <w:fldChar w:fldCharType="separate"/>
      </w:r>
      <w:r w:rsidR="00935806" w:rsidRPr="00067038">
        <w:rPr>
          <w:rFonts w:ascii="Times New Roman" w:hAnsi="Times New Roman"/>
          <w:noProof/>
          <w:sz w:val="24"/>
          <w:szCs w:val="24"/>
          <w:vertAlign w:val="superscript"/>
        </w:rPr>
        <w:t>4</w:t>
      </w:r>
      <w:r w:rsidR="00935806">
        <w:rPr>
          <w:rFonts w:ascii="Times New Roman" w:hAnsi="Times New Roman"/>
          <w:sz w:val="24"/>
          <w:szCs w:val="24"/>
        </w:rPr>
        <w:fldChar w:fldCharType="end"/>
      </w:r>
      <w:r w:rsidR="00470703">
        <w:rPr>
          <w:rFonts w:ascii="Times New Roman" w:hAnsi="Times New Roman"/>
          <w:sz w:val="24"/>
          <w:szCs w:val="24"/>
        </w:rPr>
        <w:t xml:space="preserve"> we did not include measures of pollution in the model.</w:t>
      </w:r>
      <w:r w:rsidR="00935806">
        <w:rPr>
          <w:rFonts w:ascii="Times New Roman" w:hAnsi="Times New Roman"/>
          <w:sz w:val="24"/>
          <w:szCs w:val="24"/>
        </w:rPr>
        <w:t xml:space="preserve"> </w:t>
      </w:r>
    </w:p>
    <w:p w14:paraId="0A0EEB9A" w14:textId="77777777" w:rsidR="00C84052" w:rsidRPr="00636C9B" w:rsidRDefault="00C84052" w:rsidP="00D76DF7">
      <w:pPr>
        <w:spacing w:after="0" w:line="480" w:lineRule="auto"/>
        <w:jc w:val="both"/>
        <w:outlineLvl w:val="0"/>
        <w:rPr>
          <w:rFonts w:ascii="Times New Roman" w:hAnsi="Times New Roman"/>
          <w:sz w:val="24"/>
          <w:szCs w:val="24"/>
        </w:rPr>
      </w:pPr>
    </w:p>
    <w:p w14:paraId="5305E388" w14:textId="5D5144C1" w:rsidR="009F41F2" w:rsidRPr="00636C9B" w:rsidRDefault="0024175D" w:rsidP="00D76DF7">
      <w:pPr>
        <w:spacing w:after="0" w:line="480" w:lineRule="auto"/>
        <w:jc w:val="both"/>
        <w:outlineLvl w:val="0"/>
        <w:rPr>
          <w:rFonts w:ascii="Times New Roman" w:hAnsi="Times New Roman"/>
          <w:i/>
          <w:color w:val="000000" w:themeColor="text1"/>
          <w:sz w:val="24"/>
          <w:szCs w:val="24"/>
        </w:rPr>
      </w:pPr>
      <w:r>
        <w:rPr>
          <w:rFonts w:ascii="Times New Roman" w:hAnsi="Times New Roman"/>
          <w:i/>
          <w:color w:val="000000" w:themeColor="text1"/>
          <w:sz w:val="24"/>
          <w:szCs w:val="24"/>
        </w:rPr>
        <w:t>Statistical</w:t>
      </w:r>
      <w:r w:rsidR="00EA1C1C">
        <w:rPr>
          <w:rFonts w:ascii="Times New Roman" w:hAnsi="Times New Roman"/>
          <w:i/>
          <w:color w:val="000000" w:themeColor="text1"/>
          <w:sz w:val="24"/>
          <w:szCs w:val="24"/>
        </w:rPr>
        <w:t xml:space="preserve"> methods</w:t>
      </w:r>
    </w:p>
    <w:p w14:paraId="73B3120F" w14:textId="11C789D7" w:rsidR="0000416A" w:rsidRDefault="00AB4E6A" w:rsidP="00D76DF7">
      <w:pPr>
        <w:spacing w:after="0" w:line="480" w:lineRule="auto"/>
        <w:jc w:val="both"/>
        <w:outlineLvl w:val="0"/>
        <w:rPr>
          <w:rFonts w:ascii="Times New Roman" w:hAnsi="Times New Roman"/>
          <w:color w:val="000000" w:themeColor="text1"/>
          <w:sz w:val="24"/>
          <w:szCs w:val="24"/>
        </w:rPr>
      </w:pPr>
      <w:r w:rsidRPr="00636C9B">
        <w:rPr>
          <w:rFonts w:ascii="Times New Roman" w:hAnsi="Times New Roman"/>
          <w:color w:val="000000" w:themeColor="text1"/>
          <w:sz w:val="24"/>
          <w:szCs w:val="24"/>
        </w:rPr>
        <w:t>W</w:t>
      </w:r>
      <w:r w:rsidR="00B050CA" w:rsidRPr="00636C9B">
        <w:rPr>
          <w:rFonts w:ascii="Times New Roman" w:hAnsi="Times New Roman"/>
          <w:color w:val="000000" w:themeColor="text1"/>
          <w:sz w:val="24"/>
          <w:szCs w:val="24"/>
        </w:rPr>
        <w:t xml:space="preserve">e </w:t>
      </w:r>
      <w:r w:rsidR="004127F2">
        <w:rPr>
          <w:rFonts w:ascii="Times New Roman" w:hAnsi="Times New Roman"/>
          <w:color w:val="000000" w:themeColor="text1"/>
          <w:sz w:val="24"/>
          <w:szCs w:val="24"/>
        </w:rPr>
        <w:t>formulated</w:t>
      </w:r>
      <w:r w:rsidR="004127F2" w:rsidRPr="00636C9B">
        <w:rPr>
          <w:rFonts w:ascii="Times New Roman" w:hAnsi="Times New Roman"/>
          <w:color w:val="000000" w:themeColor="text1"/>
          <w:sz w:val="24"/>
          <w:szCs w:val="24"/>
        </w:rPr>
        <w:t xml:space="preserve"> </w:t>
      </w:r>
      <w:r w:rsidR="00B050CA" w:rsidRPr="00636C9B">
        <w:rPr>
          <w:rFonts w:ascii="Times New Roman" w:hAnsi="Times New Roman"/>
          <w:color w:val="000000" w:themeColor="text1"/>
          <w:sz w:val="24"/>
          <w:szCs w:val="24"/>
        </w:rPr>
        <w:t>a Bayesian spatio</w:t>
      </w:r>
      <w:r w:rsidR="00644C34">
        <w:rPr>
          <w:rFonts w:ascii="Times New Roman" w:hAnsi="Times New Roman"/>
          <w:color w:val="000000" w:themeColor="text1"/>
          <w:sz w:val="24"/>
          <w:szCs w:val="24"/>
        </w:rPr>
        <w:t>-</w:t>
      </w:r>
      <w:r w:rsidR="00B050CA" w:rsidRPr="00636C9B">
        <w:rPr>
          <w:rFonts w:ascii="Times New Roman" w:hAnsi="Times New Roman"/>
          <w:color w:val="000000" w:themeColor="text1"/>
          <w:sz w:val="24"/>
          <w:szCs w:val="24"/>
        </w:rPr>
        <w:t xml:space="preserve">temporal model </w:t>
      </w:r>
      <w:r w:rsidR="00AA371C">
        <w:rPr>
          <w:rFonts w:ascii="Times New Roman" w:hAnsi="Times New Roman"/>
          <w:color w:val="000000" w:themeColor="text1"/>
          <w:sz w:val="24"/>
          <w:szCs w:val="24"/>
        </w:rPr>
        <w:t>to</w:t>
      </w:r>
      <w:r w:rsidR="0059454C">
        <w:rPr>
          <w:rFonts w:ascii="Times New Roman" w:hAnsi="Times New Roman"/>
          <w:color w:val="000000" w:themeColor="text1"/>
          <w:sz w:val="24"/>
          <w:szCs w:val="24"/>
        </w:rPr>
        <w:t xml:space="preserve"> directly estimate the effect of anomalous temperature on injury deaths rates at the state level. The outcome was death rates from several </w:t>
      </w:r>
      <w:r w:rsidR="008A5971">
        <w:rPr>
          <w:rFonts w:ascii="Times New Roman" w:hAnsi="Times New Roman"/>
          <w:color w:val="000000" w:themeColor="text1"/>
          <w:sz w:val="24"/>
          <w:szCs w:val="24"/>
        </w:rPr>
        <w:t>types</w:t>
      </w:r>
      <w:r w:rsidR="003340AF">
        <w:rPr>
          <w:rFonts w:ascii="Times New Roman" w:hAnsi="Times New Roman"/>
          <w:color w:val="000000" w:themeColor="text1"/>
          <w:sz w:val="24"/>
          <w:szCs w:val="24"/>
        </w:rPr>
        <w:t xml:space="preserve"> of injury, based on ICD9 (1980</w:t>
      </w:r>
      <w:r w:rsidR="0059454C">
        <w:rPr>
          <w:rFonts w:ascii="Times New Roman" w:hAnsi="Times New Roman"/>
          <w:color w:val="000000" w:themeColor="text1"/>
          <w:sz w:val="24"/>
          <w:szCs w:val="24"/>
        </w:rPr>
        <w:t>-1999)</w:t>
      </w:r>
      <w:r w:rsidR="003340AF">
        <w:rPr>
          <w:rFonts w:ascii="Times New Roman" w:hAnsi="Times New Roman"/>
          <w:color w:val="000000" w:themeColor="text1"/>
          <w:sz w:val="24"/>
          <w:szCs w:val="24"/>
        </w:rPr>
        <w:t xml:space="preserve"> and ICD10 (1999-2016)</w:t>
      </w:r>
      <w:r w:rsidR="0039106C">
        <w:rPr>
          <w:rFonts w:ascii="Times New Roman" w:hAnsi="Times New Roman"/>
          <w:color w:val="000000" w:themeColor="text1"/>
          <w:sz w:val="24"/>
          <w:szCs w:val="24"/>
        </w:rPr>
        <w:t xml:space="preserve"> (Table XX)</w:t>
      </w:r>
      <w:r w:rsidR="00B7393E">
        <w:rPr>
          <w:rFonts w:ascii="Times New Roman" w:hAnsi="Times New Roman"/>
          <w:color w:val="000000" w:themeColor="text1"/>
          <w:sz w:val="24"/>
          <w:szCs w:val="24"/>
        </w:rPr>
        <w:t xml:space="preserve">. </w:t>
      </w:r>
      <w:r w:rsidR="00E332CB">
        <w:rPr>
          <w:rFonts w:ascii="Times New Roman" w:hAnsi="Times New Roman"/>
          <w:color w:val="000000" w:themeColor="text1"/>
          <w:sz w:val="24"/>
          <w:szCs w:val="24"/>
        </w:rPr>
        <w:t xml:space="preserve">We carried out all analyses </w:t>
      </w:r>
      <w:r w:rsidR="00B7393E">
        <w:rPr>
          <w:rFonts w:ascii="Times New Roman" w:hAnsi="Times New Roman"/>
          <w:color w:val="000000" w:themeColor="text1"/>
          <w:sz w:val="24"/>
          <w:szCs w:val="24"/>
        </w:rPr>
        <w:t>separately by sex and age group</w:t>
      </w:r>
      <w:r w:rsidR="001242F1">
        <w:rPr>
          <w:rFonts w:ascii="Times New Roman" w:hAnsi="Times New Roman"/>
          <w:color w:val="000000" w:themeColor="text1"/>
          <w:sz w:val="24"/>
          <w:szCs w:val="24"/>
        </w:rPr>
        <w:t xml:space="preserve"> (10-</w:t>
      </w:r>
      <w:r w:rsidR="0000416A">
        <w:rPr>
          <w:rFonts w:ascii="Times New Roman" w:hAnsi="Times New Roman"/>
          <w:color w:val="000000" w:themeColor="text1"/>
          <w:sz w:val="24"/>
          <w:szCs w:val="24"/>
        </w:rPr>
        <w:t xml:space="preserve">year age groups from 5 to 84 years, with 0-4 and 85+ years also) because deaths rates vary by age group and sex, as might their associations with </w:t>
      </w:r>
      <w:r w:rsidR="008A5971">
        <w:rPr>
          <w:rFonts w:ascii="Times New Roman" w:hAnsi="Times New Roman"/>
          <w:color w:val="000000" w:themeColor="text1"/>
          <w:sz w:val="24"/>
          <w:szCs w:val="24"/>
        </w:rPr>
        <w:t>typ</w:t>
      </w:r>
      <w:r w:rsidR="002D7AC2">
        <w:rPr>
          <w:rFonts w:ascii="Times New Roman" w:hAnsi="Times New Roman"/>
          <w:color w:val="000000" w:themeColor="text1"/>
          <w:sz w:val="24"/>
          <w:szCs w:val="24"/>
        </w:rPr>
        <w:t>e</w:t>
      </w:r>
      <w:r w:rsidR="0000416A">
        <w:rPr>
          <w:rFonts w:ascii="Times New Roman" w:hAnsi="Times New Roman"/>
          <w:color w:val="000000" w:themeColor="text1"/>
          <w:sz w:val="24"/>
          <w:szCs w:val="24"/>
        </w:rPr>
        <w:t xml:space="preserve"> of injury and temperature.</w:t>
      </w:r>
    </w:p>
    <w:p w14:paraId="3FC20791" w14:textId="77777777" w:rsidR="0000416A" w:rsidRDefault="0000416A" w:rsidP="00D76DF7">
      <w:pPr>
        <w:spacing w:after="0" w:line="480" w:lineRule="auto"/>
        <w:jc w:val="both"/>
        <w:outlineLvl w:val="0"/>
        <w:rPr>
          <w:rFonts w:ascii="Times New Roman" w:hAnsi="Times New Roman"/>
          <w:color w:val="000000" w:themeColor="text1"/>
          <w:sz w:val="24"/>
          <w:szCs w:val="24"/>
        </w:rPr>
      </w:pPr>
    </w:p>
    <w:p w14:paraId="4E22D89C" w14:textId="6CA09C5D" w:rsidR="00976958" w:rsidRDefault="00976958" w:rsidP="00D76DF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We modelled, for a given state, sex, month, and age group, the numbers of deaths in each year as following a Poisson distribution:</w:t>
      </w:r>
    </w:p>
    <w:p w14:paraId="388E09CF" w14:textId="77777777" w:rsidR="00976958" w:rsidRDefault="00976958" w:rsidP="00D76DF7">
      <w:pPr>
        <w:spacing w:after="0" w:line="480" w:lineRule="auto"/>
        <w:jc w:val="both"/>
        <w:outlineLvl w:val="0"/>
        <w:rPr>
          <w:rFonts w:ascii="Times New Roman" w:hAnsi="Times New Roman"/>
          <w:color w:val="000000" w:themeColor="text1"/>
          <w:sz w:val="24"/>
          <w:szCs w:val="24"/>
        </w:rPr>
      </w:pPr>
    </w:p>
    <w:p w14:paraId="286251CB" w14:textId="77777777" w:rsidR="00D424E6" w:rsidRDefault="00976958" w:rsidP="00843ACB">
      <w:pPr>
        <w:pStyle w:val="SMSubheading"/>
        <w:spacing w:line="480" w:lineRule="auto"/>
        <w:ind w:firstLine="720"/>
        <w:jc w:val="both"/>
        <w:rPr>
          <w:u w:val="none"/>
        </w:rPr>
      </w:pPr>
      <w:proofErr w:type="spellStart"/>
      <w:r>
        <w:rPr>
          <w:u w:val="none"/>
        </w:rPr>
        <w:t>deaths</w:t>
      </w:r>
      <w:r>
        <w:rPr>
          <w:u w:val="none"/>
          <w:vertAlign w:val="subscript"/>
        </w:rPr>
        <w:t>state</w:t>
      </w:r>
      <w:proofErr w:type="spellEnd"/>
      <w:r w:rsidRPr="00B32DC8">
        <w:rPr>
          <w:u w:val="none"/>
          <w:vertAlign w:val="subscript"/>
        </w:rPr>
        <w:t>-year</w:t>
      </w:r>
      <w:r>
        <w:rPr>
          <w:u w:val="none"/>
        </w:rPr>
        <w:t xml:space="preserve"> ~ </w:t>
      </w:r>
      <w:proofErr w:type="gramStart"/>
      <w:r>
        <w:rPr>
          <w:u w:val="none"/>
        </w:rPr>
        <w:t>Poisson(</w:t>
      </w:r>
      <w:proofErr w:type="gramEnd"/>
      <w:r>
        <w:rPr>
          <w:u w:val="none"/>
        </w:rPr>
        <w:t xml:space="preserve">death </w:t>
      </w:r>
      <w:proofErr w:type="spellStart"/>
      <w:r>
        <w:rPr>
          <w:u w:val="none"/>
        </w:rPr>
        <w:t>rate</w:t>
      </w:r>
      <w:r>
        <w:rPr>
          <w:u w:val="none"/>
          <w:vertAlign w:val="subscript"/>
        </w:rPr>
        <w:t>state</w:t>
      </w:r>
      <w:proofErr w:type="spellEnd"/>
      <w:r w:rsidRPr="00B32DC8">
        <w:rPr>
          <w:u w:val="none"/>
          <w:vertAlign w:val="subscript"/>
        </w:rPr>
        <w:t>-year</w:t>
      </w:r>
      <w:r>
        <w:rPr>
          <w:i/>
          <w:u w:val="none"/>
        </w:rPr>
        <w:t xml:space="preserve"> · </w:t>
      </w:r>
      <w:proofErr w:type="spellStart"/>
      <w:r>
        <w:rPr>
          <w:u w:val="none"/>
        </w:rPr>
        <w:t>population</w:t>
      </w:r>
      <w:r>
        <w:rPr>
          <w:u w:val="none"/>
          <w:vertAlign w:val="subscript"/>
        </w:rPr>
        <w:t>state</w:t>
      </w:r>
      <w:proofErr w:type="spellEnd"/>
      <w:r w:rsidRPr="00B32DC8">
        <w:rPr>
          <w:u w:val="none"/>
          <w:vertAlign w:val="subscript"/>
        </w:rPr>
        <w:t>-year</w:t>
      </w:r>
      <w:r w:rsidRPr="00436AE5">
        <w:rPr>
          <w:u w:val="none"/>
        </w:rPr>
        <w:t>)</w:t>
      </w:r>
    </w:p>
    <w:p w14:paraId="60B18BFC" w14:textId="77777777" w:rsidR="00976958" w:rsidRDefault="00976958" w:rsidP="00D76DF7">
      <w:pPr>
        <w:spacing w:after="0" w:line="480" w:lineRule="auto"/>
        <w:jc w:val="both"/>
        <w:outlineLvl w:val="0"/>
        <w:rPr>
          <w:rFonts w:ascii="Times New Roman" w:hAnsi="Times New Roman"/>
          <w:color w:val="000000" w:themeColor="text1"/>
          <w:sz w:val="24"/>
          <w:szCs w:val="24"/>
        </w:rPr>
      </w:pPr>
    </w:p>
    <w:p w14:paraId="155E1D29" w14:textId="58019636" w:rsidR="00DE0CCC" w:rsidRDefault="00335B57" w:rsidP="00D76DF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In the model, </w:t>
      </w:r>
      <w:r w:rsidR="00021BDE">
        <w:rPr>
          <w:rFonts w:ascii="Times New Roman" w:hAnsi="Times New Roman"/>
          <w:color w:val="000000" w:themeColor="text1"/>
          <w:sz w:val="24"/>
          <w:szCs w:val="24"/>
        </w:rPr>
        <w:t>log-transformed death rates were modelled as a sum of components that depend on time</w:t>
      </w:r>
      <w:r w:rsidR="00D424E6">
        <w:rPr>
          <w:rFonts w:ascii="Times New Roman" w:hAnsi="Times New Roman"/>
          <w:color w:val="000000" w:themeColor="text1"/>
          <w:sz w:val="24"/>
          <w:szCs w:val="24"/>
        </w:rPr>
        <w:t xml:space="preserve">, </w:t>
      </w:r>
      <w:commentRangeStart w:id="40"/>
      <w:ins w:id="41" w:author="Tamura-Wicks, Helen M" w:date="2018-11-29T18:19:00Z">
        <w:r w:rsidR="00EE4EC9">
          <w:rPr>
            <w:rFonts w:ascii="Times New Roman" w:hAnsi="Times New Roman"/>
            <w:color w:val="000000" w:themeColor="text1"/>
            <w:sz w:val="24"/>
            <w:szCs w:val="24"/>
          </w:rPr>
          <w:t xml:space="preserve">location </w:t>
        </w:r>
      </w:ins>
      <w:del w:id="42" w:author="Tamura-Wicks, Helen M" w:date="2018-11-29T18:19:00Z">
        <w:r w:rsidR="006A58EB" w:rsidDel="00EE4EC9">
          <w:rPr>
            <w:rFonts w:ascii="Times New Roman" w:hAnsi="Times New Roman"/>
            <w:color w:val="000000" w:themeColor="text1"/>
            <w:sz w:val="24"/>
            <w:szCs w:val="24"/>
          </w:rPr>
          <w:delText xml:space="preserve">state </w:delText>
        </w:r>
      </w:del>
      <w:r w:rsidR="006A58EB">
        <w:rPr>
          <w:rFonts w:ascii="Times New Roman" w:hAnsi="Times New Roman"/>
          <w:color w:val="000000" w:themeColor="text1"/>
          <w:sz w:val="24"/>
          <w:szCs w:val="24"/>
        </w:rPr>
        <w:t>of death</w:t>
      </w:r>
      <w:commentRangeEnd w:id="40"/>
      <w:r w:rsidR="00EE4EC9">
        <w:rPr>
          <w:rStyle w:val="CommentReference"/>
          <w:rFonts w:asciiTheme="minorHAnsi" w:eastAsiaTheme="minorHAnsi" w:hAnsiTheme="minorHAnsi" w:cstheme="minorBidi"/>
        </w:rPr>
        <w:commentReference w:id="40"/>
      </w:r>
      <w:r w:rsidR="006A58EB">
        <w:rPr>
          <w:rFonts w:ascii="Times New Roman" w:hAnsi="Times New Roman"/>
          <w:color w:val="000000" w:themeColor="text1"/>
          <w:sz w:val="24"/>
          <w:szCs w:val="24"/>
        </w:rPr>
        <w:t xml:space="preserve">, </w:t>
      </w:r>
      <w:r w:rsidR="00D424E6">
        <w:rPr>
          <w:rFonts w:ascii="Times New Roman" w:hAnsi="Times New Roman"/>
          <w:color w:val="000000" w:themeColor="text1"/>
          <w:sz w:val="24"/>
          <w:szCs w:val="24"/>
        </w:rPr>
        <w:t>month</w:t>
      </w:r>
      <w:r w:rsidR="00B03D59">
        <w:rPr>
          <w:rFonts w:ascii="Times New Roman" w:hAnsi="Times New Roman"/>
          <w:color w:val="000000" w:themeColor="text1"/>
          <w:sz w:val="24"/>
          <w:szCs w:val="24"/>
        </w:rPr>
        <w:t xml:space="preserve"> of year</w:t>
      </w:r>
      <w:r w:rsidR="00537542">
        <w:rPr>
          <w:rFonts w:ascii="Times New Roman" w:hAnsi="Times New Roman"/>
          <w:color w:val="000000" w:themeColor="text1"/>
          <w:sz w:val="24"/>
          <w:szCs w:val="24"/>
        </w:rPr>
        <w:t xml:space="preserve"> and temperature</w:t>
      </w:r>
      <w:r w:rsidR="00021BDE">
        <w:rPr>
          <w:rFonts w:ascii="Times New Roman" w:hAnsi="Times New Roman"/>
          <w:color w:val="000000" w:themeColor="text1"/>
          <w:sz w:val="24"/>
          <w:szCs w:val="24"/>
        </w:rPr>
        <w:t>.</w:t>
      </w:r>
      <w:r w:rsidR="00A01638">
        <w:rPr>
          <w:rFonts w:ascii="Times New Roman" w:hAnsi="Times New Roman"/>
          <w:color w:val="000000" w:themeColor="text1"/>
          <w:sz w:val="24"/>
          <w:szCs w:val="24"/>
        </w:rPr>
        <w:t xml:space="preserve"> The mathematical representation of the model is given </w:t>
      </w:r>
      <w:r w:rsidR="00D341CD">
        <w:rPr>
          <w:rFonts w:ascii="Times New Roman" w:hAnsi="Times New Roman"/>
          <w:color w:val="000000" w:themeColor="text1"/>
          <w:sz w:val="24"/>
          <w:szCs w:val="24"/>
        </w:rPr>
        <w:t>below:</w:t>
      </w:r>
    </w:p>
    <w:p w14:paraId="2EEDF585" w14:textId="77777777" w:rsidR="002C0846" w:rsidRDefault="002C0846" w:rsidP="00D76DF7">
      <w:pPr>
        <w:spacing w:after="0" w:line="480" w:lineRule="auto"/>
        <w:jc w:val="both"/>
        <w:outlineLvl w:val="0"/>
        <w:rPr>
          <w:rFonts w:ascii="Times New Roman" w:hAnsi="Times New Roman"/>
          <w:color w:val="000000" w:themeColor="text1"/>
          <w:sz w:val="24"/>
          <w:szCs w:val="24"/>
        </w:rPr>
      </w:pPr>
    </w:p>
    <w:p w14:paraId="03DF48E1" w14:textId="474054FB" w:rsidR="000B7F6A" w:rsidRPr="00843ACB" w:rsidRDefault="003542CE" w:rsidP="00843ACB">
      <w:pPr>
        <w:spacing w:after="0" w:line="360" w:lineRule="auto"/>
        <w:jc w:val="both"/>
        <w:outlineLvl w:val="0"/>
        <w:rPr>
          <w:rFonts w:ascii="Times New Roman" w:hAnsi="Times New Roman"/>
        </w:rPr>
      </w:pPr>
      <w:proofErr w:type="gramStart"/>
      <w:r w:rsidRPr="00843ACB">
        <w:rPr>
          <w:rFonts w:ascii="Times New Roman" w:hAnsi="Times New Roman"/>
        </w:rPr>
        <w:t>log(</w:t>
      </w:r>
      <w:proofErr w:type="gramEnd"/>
      <w:r w:rsidRPr="00843ACB">
        <w:rPr>
          <w:rFonts w:ascii="Times New Roman" w:hAnsi="Times New Roman"/>
        </w:rPr>
        <w:t xml:space="preserve">death </w:t>
      </w:r>
      <w:proofErr w:type="spellStart"/>
      <w:r w:rsidRPr="00843ACB">
        <w:rPr>
          <w:rFonts w:ascii="Times New Roman" w:hAnsi="Times New Roman"/>
        </w:rPr>
        <w:t>rates</w:t>
      </w:r>
      <w:r w:rsidRPr="00843ACB">
        <w:rPr>
          <w:rFonts w:ascii="Times New Roman" w:hAnsi="Times New Roman"/>
          <w:vertAlign w:val="subscript"/>
        </w:rPr>
        <w:t>state</w:t>
      </w:r>
      <w:proofErr w:type="spellEnd"/>
      <w:r w:rsidRPr="00843ACB">
        <w:rPr>
          <w:rFonts w:ascii="Times New Roman" w:hAnsi="Times New Roman"/>
          <w:vertAlign w:val="subscript"/>
        </w:rPr>
        <w:t>-year</w:t>
      </w:r>
      <w:r w:rsidRPr="00843ACB">
        <w:rPr>
          <w:rFonts w:ascii="Times New Roman" w:hAnsi="Times New Roman"/>
        </w:rPr>
        <w:t xml:space="preserve">) = </w:t>
      </w:r>
      <w:r w:rsidR="000B7F6A" w:rsidRPr="00843ACB">
        <w:rPr>
          <w:rFonts w:ascii="Times New Roman" w:hAnsi="Times New Roman"/>
        </w:rPr>
        <w:tab/>
      </w:r>
      <w:r w:rsidR="000B7F6A" w:rsidRPr="00AD55FC">
        <w:rPr>
          <w:rFonts w:ascii="Times New Roman" w:hAnsi="Times New Roman"/>
        </w:rPr>
        <w:tab/>
      </w:r>
      <w:r w:rsidRPr="00843ACB">
        <w:rPr>
          <w:rFonts w:ascii="Times New Roman" w:hAnsi="Times New Roman"/>
        </w:rPr>
        <w:t>α</w:t>
      </w:r>
      <w:r w:rsidRPr="00843ACB">
        <w:rPr>
          <w:rFonts w:ascii="Times New Roman" w:hAnsi="Times New Roman"/>
          <w:vertAlign w:val="subscript"/>
        </w:rPr>
        <w:t xml:space="preserve">0 </w:t>
      </w:r>
      <w:r w:rsidRPr="00843ACB">
        <w:rPr>
          <w:rFonts w:ascii="Times New Roman" w:hAnsi="Times New Roman"/>
        </w:rPr>
        <w:t>+ β</w:t>
      </w:r>
      <w:r w:rsidRPr="00843ACB">
        <w:rPr>
          <w:rFonts w:ascii="Times New Roman" w:hAnsi="Times New Roman"/>
          <w:vertAlign w:val="subscript"/>
        </w:rPr>
        <w:t>0</w:t>
      </w:r>
      <w:r w:rsidRPr="00843ACB">
        <w:rPr>
          <w:rFonts w:ascii="Times New Roman" w:hAnsi="Times New Roman"/>
        </w:rPr>
        <w:t xml:space="preserve">·(month-year) </w:t>
      </w:r>
      <w:r w:rsidR="007C014B">
        <w:rPr>
          <w:rFonts w:ascii="Times New Roman" w:hAnsi="Times New Roman"/>
        </w:rPr>
        <w:t>+</w:t>
      </w:r>
    </w:p>
    <w:p w14:paraId="5399A156" w14:textId="1F4CB606" w:rsidR="000B7F6A" w:rsidRPr="00843ACB" w:rsidRDefault="000B7F6A" w:rsidP="00843ACB">
      <w:pPr>
        <w:spacing w:after="0" w:line="360" w:lineRule="auto"/>
        <w:jc w:val="both"/>
        <w:outlineLvl w:val="0"/>
        <w:rPr>
          <w:rFonts w:ascii="Times New Roman" w:hAnsi="Times New Roman"/>
        </w:rPr>
      </w:pPr>
      <w:r w:rsidRPr="00843ACB">
        <w:rPr>
          <w:rFonts w:ascii="Times New Roman" w:hAnsi="Times New Roman"/>
          <w:vertAlign w:val="subscript"/>
        </w:rPr>
        <w:tab/>
      </w:r>
      <w:r w:rsidRPr="00843ACB">
        <w:rPr>
          <w:rFonts w:ascii="Times New Roman" w:hAnsi="Times New Roman"/>
          <w:vertAlign w:val="subscript"/>
        </w:rPr>
        <w:tab/>
      </w:r>
      <w:r w:rsidRPr="00843ACB">
        <w:rPr>
          <w:rFonts w:ascii="Times New Roman" w:hAnsi="Times New Roman"/>
          <w:vertAlign w:val="subscript"/>
        </w:rPr>
        <w:tab/>
      </w:r>
      <w:r w:rsidRPr="00843ACB">
        <w:rPr>
          <w:rFonts w:ascii="Times New Roman" w:hAnsi="Times New Roman"/>
          <w:vertAlign w:val="subscript"/>
        </w:rPr>
        <w:tab/>
      </w:r>
      <w:r w:rsidR="003542CE" w:rsidRPr="00843ACB">
        <w:rPr>
          <w:rFonts w:ascii="Times New Roman" w:hAnsi="Times New Roman"/>
        </w:rPr>
        <w:t>α</w:t>
      </w:r>
      <w:r w:rsidR="003542CE" w:rsidRPr="00843ACB">
        <w:rPr>
          <w:rFonts w:ascii="Times New Roman" w:hAnsi="Times New Roman"/>
          <w:vertAlign w:val="subscript"/>
        </w:rPr>
        <w:t xml:space="preserve">state </w:t>
      </w:r>
      <w:r w:rsidR="003542CE" w:rsidRPr="00843ACB">
        <w:rPr>
          <w:rFonts w:ascii="Times New Roman" w:hAnsi="Times New Roman"/>
        </w:rPr>
        <w:t>+ β</w:t>
      </w:r>
      <w:r w:rsidR="003542CE" w:rsidRPr="00843ACB">
        <w:rPr>
          <w:rFonts w:ascii="Times New Roman" w:hAnsi="Times New Roman"/>
          <w:vertAlign w:val="subscript"/>
        </w:rPr>
        <w:t>state</w:t>
      </w:r>
      <w:r w:rsidR="003542CE" w:rsidRPr="00843ACB">
        <w:rPr>
          <w:rFonts w:ascii="Times New Roman" w:hAnsi="Times New Roman"/>
        </w:rPr>
        <w:t>·(month-year)</w:t>
      </w:r>
      <w:r w:rsidRPr="00843ACB">
        <w:rPr>
          <w:rFonts w:ascii="Times New Roman" w:hAnsi="Times New Roman"/>
        </w:rPr>
        <w:t xml:space="preserve"> </w:t>
      </w:r>
      <w:r w:rsidR="007C014B">
        <w:rPr>
          <w:rFonts w:ascii="Times New Roman" w:hAnsi="Times New Roman"/>
        </w:rPr>
        <w:t>+</w:t>
      </w:r>
    </w:p>
    <w:p w14:paraId="42992391" w14:textId="7BBAA809" w:rsidR="003542CE" w:rsidRPr="00AD55FC" w:rsidRDefault="000B7F6A" w:rsidP="00843ACB">
      <w:pPr>
        <w:spacing w:after="0" w:line="360" w:lineRule="auto"/>
        <w:jc w:val="both"/>
        <w:outlineLvl w:val="0"/>
        <w:rPr>
          <w:rFonts w:ascii="Times New Roman" w:hAnsi="Times New Roman"/>
        </w:rPr>
      </w:pPr>
      <w:r w:rsidRPr="00843ACB">
        <w:rPr>
          <w:rFonts w:ascii="Times New Roman" w:hAnsi="Times New Roman"/>
        </w:rPr>
        <w:tab/>
      </w:r>
      <w:r w:rsidRPr="00843ACB">
        <w:rPr>
          <w:rFonts w:ascii="Times New Roman" w:hAnsi="Times New Roman"/>
        </w:rPr>
        <w:tab/>
      </w:r>
      <w:r w:rsidRPr="00843ACB">
        <w:rPr>
          <w:rFonts w:ascii="Times New Roman" w:hAnsi="Times New Roman"/>
        </w:rPr>
        <w:tab/>
      </w:r>
      <w:r w:rsidRPr="00843ACB">
        <w:rPr>
          <w:rFonts w:ascii="Times New Roman" w:hAnsi="Times New Roman"/>
        </w:rPr>
        <w:tab/>
        <w:t>α</w:t>
      </w:r>
      <w:r w:rsidRPr="00843ACB">
        <w:rPr>
          <w:rFonts w:ascii="Times New Roman" w:hAnsi="Times New Roman"/>
          <w:vertAlign w:val="subscript"/>
        </w:rPr>
        <w:t xml:space="preserve">month </w:t>
      </w:r>
      <w:r w:rsidRPr="00843ACB">
        <w:rPr>
          <w:rFonts w:ascii="Times New Roman" w:hAnsi="Times New Roman"/>
        </w:rPr>
        <w:t>+ β</w:t>
      </w:r>
      <w:r w:rsidRPr="00843ACB">
        <w:rPr>
          <w:rFonts w:ascii="Times New Roman" w:hAnsi="Times New Roman"/>
          <w:vertAlign w:val="subscript"/>
        </w:rPr>
        <w:t>month</w:t>
      </w:r>
      <w:r w:rsidRPr="00843ACB">
        <w:rPr>
          <w:rFonts w:ascii="Times New Roman" w:hAnsi="Times New Roman"/>
        </w:rPr>
        <w:t>·(month-year)</w:t>
      </w:r>
      <w:r w:rsidR="007C014B">
        <w:rPr>
          <w:rFonts w:ascii="Times New Roman" w:hAnsi="Times New Roman"/>
        </w:rPr>
        <w:t xml:space="preserve"> +</w:t>
      </w:r>
    </w:p>
    <w:p w14:paraId="5BB789BB" w14:textId="68E5777B" w:rsidR="002C0846" w:rsidRPr="00843ACB" w:rsidRDefault="000B7F6A" w:rsidP="00843ACB">
      <w:pPr>
        <w:spacing w:after="0" w:line="240" w:lineRule="auto"/>
        <w:jc w:val="both"/>
        <w:outlineLvl w:val="0"/>
        <w:rPr>
          <w:rFonts w:ascii="Times New Roman" w:hAnsi="Times New Roman"/>
        </w:rPr>
      </w:pPr>
      <w:r w:rsidRPr="004D157A">
        <w:rPr>
          <w:rFonts w:ascii="Times New Roman" w:hAnsi="Times New Roman"/>
        </w:rPr>
        <w:lastRenderedPageBreak/>
        <w:tab/>
      </w:r>
      <w:r w:rsidRPr="004D157A">
        <w:rPr>
          <w:rFonts w:ascii="Times New Roman" w:hAnsi="Times New Roman"/>
        </w:rPr>
        <w:tab/>
      </w:r>
      <w:r w:rsidRPr="004D157A">
        <w:rPr>
          <w:rFonts w:ascii="Times New Roman" w:hAnsi="Times New Roman"/>
        </w:rPr>
        <w:tab/>
      </w:r>
      <w:r w:rsidRPr="004D157A">
        <w:rPr>
          <w:rFonts w:ascii="Times New Roman" w:hAnsi="Times New Roman"/>
        </w:rPr>
        <w:tab/>
      </w:r>
      <w:proofErr w:type="spellStart"/>
      <w:r w:rsidRPr="00854507">
        <w:rPr>
          <w:rFonts w:ascii="Times New Roman" w:hAnsi="Times New Roman"/>
        </w:rPr>
        <w:t>ν</w:t>
      </w:r>
      <w:r w:rsidRPr="007E25B1">
        <w:rPr>
          <w:rFonts w:ascii="Times New Roman" w:hAnsi="Times New Roman"/>
          <w:vertAlign w:val="subscript"/>
        </w:rPr>
        <w:t>month</w:t>
      </w:r>
      <w:proofErr w:type="spellEnd"/>
      <w:r w:rsidRPr="007E25B1">
        <w:rPr>
          <w:rFonts w:ascii="Times New Roman" w:hAnsi="Times New Roman"/>
          <w:vertAlign w:val="subscript"/>
        </w:rPr>
        <w:t>-year</w:t>
      </w:r>
      <w:r w:rsidRPr="0033298B">
        <w:rPr>
          <w:rFonts w:ascii="Times New Roman" w:hAnsi="Times New Roman"/>
          <w:vertAlign w:val="subscript"/>
        </w:rPr>
        <w:t xml:space="preserve"> </w:t>
      </w:r>
      <w:r w:rsidR="007C014B">
        <w:rPr>
          <w:rFonts w:ascii="Times New Roman" w:hAnsi="Times New Roman"/>
        </w:rPr>
        <w:t>+</w:t>
      </w:r>
    </w:p>
    <w:p w14:paraId="65CB393A" w14:textId="22564A54" w:rsidR="002C0846" w:rsidRPr="00843ACB" w:rsidRDefault="002C0846" w:rsidP="00843ACB">
      <w:pPr>
        <w:pStyle w:val="SMHeading"/>
        <w:jc w:val="both"/>
      </w:pPr>
      <w:r w:rsidRPr="00843ACB">
        <w:rPr>
          <w:sz w:val="22"/>
          <w:szCs w:val="22"/>
          <w:vertAlign w:val="subscript"/>
        </w:rPr>
        <w:tab/>
      </w:r>
      <w:r w:rsidRPr="00843ACB">
        <w:rPr>
          <w:sz w:val="22"/>
          <w:szCs w:val="22"/>
          <w:vertAlign w:val="subscript"/>
        </w:rPr>
        <w:tab/>
      </w:r>
      <w:r w:rsidRPr="00843ACB">
        <w:rPr>
          <w:sz w:val="22"/>
          <w:szCs w:val="22"/>
          <w:vertAlign w:val="subscript"/>
        </w:rPr>
        <w:tab/>
      </w:r>
      <w:r w:rsidRPr="00843ACB">
        <w:rPr>
          <w:sz w:val="22"/>
          <w:szCs w:val="22"/>
          <w:vertAlign w:val="subscript"/>
        </w:rPr>
        <w:tab/>
      </w:r>
      <w:proofErr w:type="spellStart"/>
      <w:r w:rsidRPr="00843ACB">
        <w:rPr>
          <w:b w:val="0"/>
          <w:sz w:val="22"/>
          <w:szCs w:val="22"/>
        </w:rPr>
        <w:t>γ·Anomaly</w:t>
      </w:r>
      <w:r w:rsidRPr="00843ACB">
        <w:rPr>
          <w:b w:val="0"/>
          <w:sz w:val="22"/>
          <w:szCs w:val="22"/>
          <w:vertAlign w:val="subscript"/>
        </w:rPr>
        <w:t>state-month</w:t>
      </w:r>
      <w:proofErr w:type="spellEnd"/>
      <w:r w:rsidR="007C014B">
        <w:rPr>
          <w:b w:val="0"/>
          <w:sz w:val="22"/>
          <w:szCs w:val="22"/>
          <w:vertAlign w:val="subscript"/>
        </w:rPr>
        <w:t xml:space="preserve"> </w:t>
      </w:r>
      <w:r w:rsidR="007C014B">
        <w:rPr>
          <w:b w:val="0"/>
          <w:sz w:val="22"/>
          <w:szCs w:val="22"/>
        </w:rPr>
        <w:t>+</w:t>
      </w:r>
    </w:p>
    <w:p w14:paraId="797DE730" w14:textId="49387EC8" w:rsidR="000B7F6A" w:rsidRPr="00843ACB" w:rsidRDefault="000B7F6A" w:rsidP="00843ACB">
      <w:pPr>
        <w:spacing w:after="0" w:line="360" w:lineRule="auto"/>
        <w:jc w:val="both"/>
        <w:outlineLvl w:val="0"/>
        <w:rPr>
          <w:rFonts w:ascii="Times New Roman" w:hAnsi="Times New Roman"/>
          <w:vertAlign w:val="subscript"/>
        </w:rPr>
      </w:pPr>
      <w:r w:rsidRPr="00843ACB">
        <w:rPr>
          <w:rFonts w:ascii="Times New Roman" w:hAnsi="Times New Roman"/>
          <w:color w:val="000000" w:themeColor="text1"/>
        </w:rPr>
        <w:tab/>
      </w:r>
      <w:r w:rsidRPr="00843ACB">
        <w:rPr>
          <w:rFonts w:ascii="Times New Roman" w:hAnsi="Times New Roman"/>
          <w:color w:val="000000" w:themeColor="text1"/>
        </w:rPr>
        <w:tab/>
      </w:r>
      <w:r w:rsidRPr="00843ACB">
        <w:rPr>
          <w:rFonts w:ascii="Times New Roman" w:hAnsi="Times New Roman"/>
          <w:color w:val="000000" w:themeColor="text1"/>
        </w:rPr>
        <w:tab/>
      </w:r>
      <w:r w:rsidRPr="00843ACB">
        <w:rPr>
          <w:rFonts w:ascii="Times New Roman" w:hAnsi="Times New Roman"/>
          <w:color w:val="000000" w:themeColor="text1"/>
        </w:rPr>
        <w:tab/>
      </w:r>
      <w:proofErr w:type="spellStart"/>
      <w:r w:rsidRPr="00843ACB">
        <w:rPr>
          <w:rFonts w:ascii="Times New Roman" w:hAnsi="Times New Roman"/>
        </w:rPr>
        <w:t>ɛ</w:t>
      </w:r>
      <w:r w:rsidRPr="00843ACB">
        <w:rPr>
          <w:rFonts w:ascii="Times New Roman" w:hAnsi="Times New Roman"/>
          <w:vertAlign w:val="subscript"/>
        </w:rPr>
        <w:t>state</w:t>
      </w:r>
      <w:proofErr w:type="spellEnd"/>
      <w:r w:rsidRPr="00843ACB">
        <w:rPr>
          <w:rFonts w:ascii="Times New Roman" w:hAnsi="Times New Roman"/>
          <w:vertAlign w:val="subscript"/>
        </w:rPr>
        <w:t>-month-year</w:t>
      </w:r>
    </w:p>
    <w:p w14:paraId="5DD38B8F" w14:textId="77777777" w:rsidR="003542CE" w:rsidRPr="00C1578A" w:rsidRDefault="003542CE" w:rsidP="00D76DF7">
      <w:pPr>
        <w:spacing w:after="0" w:line="480" w:lineRule="auto"/>
        <w:jc w:val="both"/>
        <w:outlineLvl w:val="0"/>
        <w:rPr>
          <w:rFonts w:ascii="Times New Roman" w:hAnsi="Times New Roman"/>
          <w:color w:val="000000" w:themeColor="text1"/>
          <w:sz w:val="24"/>
          <w:szCs w:val="24"/>
        </w:rPr>
      </w:pPr>
    </w:p>
    <w:p w14:paraId="2F87D0F9" w14:textId="7A93A82B" w:rsidR="00DE0CCC" w:rsidRPr="00C1578A" w:rsidRDefault="00F6045C" w:rsidP="00D76DF7">
      <w:pPr>
        <w:spacing w:after="0" w:line="480" w:lineRule="auto"/>
        <w:jc w:val="both"/>
        <w:outlineLvl w:val="0"/>
        <w:rPr>
          <w:rFonts w:ascii="Times New Roman" w:hAnsi="Times New Roman"/>
          <w:color w:val="000000" w:themeColor="text1"/>
          <w:sz w:val="24"/>
          <w:szCs w:val="24"/>
        </w:rPr>
      </w:pPr>
      <w:r w:rsidRPr="00843ACB">
        <w:rPr>
          <w:rFonts w:ascii="Times New Roman" w:hAnsi="Times New Roman"/>
          <w:sz w:val="24"/>
          <w:szCs w:val="24"/>
        </w:rPr>
        <w:t>The model</w:t>
      </w:r>
      <w:r w:rsidR="002F512B" w:rsidRPr="00843ACB">
        <w:rPr>
          <w:rFonts w:ascii="Times New Roman" w:hAnsi="Times New Roman"/>
          <w:sz w:val="24"/>
          <w:szCs w:val="24"/>
        </w:rPr>
        <w:t xml:space="preserve"> contained terms to capture the overall level and rate of change of mortality, with α</w:t>
      </w:r>
      <w:r w:rsidR="002F512B" w:rsidRPr="00843ACB">
        <w:rPr>
          <w:rFonts w:ascii="Times New Roman" w:hAnsi="Times New Roman"/>
          <w:sz w:val="24"/>
          <w:szCs w:val="24"/>
          <w:vertAlign w:val="subscript"/>
        </w:rPr>
        <w:t>0</w:t>
      </w:r>
      <w:r w:rsidR="002F512B" w:rsidRPr="00843ACB">
        <w:rPr>
          <w:rFonts w:ascii="Times New Roman" w:hAnsi="Times New Roman"/>
          <w:sz w:val="24"/>
          <w:szCs w:val="24"/>
        </w:rPr>
        <w:t xml:space="preserve"> as the common intercept for log-transformed death rates, and β</w:t>
      </w:r>
      <w:r w:rsidR="002F512B" w:rsidRPr="00843ACB">
        <w:rPr>
          <w:rFonts w:ascii="Times New Roman" w:hAnsi="Times New Roman"/>
          <w:sz w:val="24"/>
          <w:szCs w:val="24"/>
          <w:vertAlign w:val="subscript"/>
        </w:rPr>
        <w:t>0</w:t>
      </w:r>
      <w:r w:rsidR="002F512B" w:rsidRPr="00843ACB">
        <w:rPr>
          <w:rFonts w:ascii="Times New Roman" w:hAnsi="Times New Roman"/>
          <w:sz w:val="24"/>
          <w:szCs w:val="24"/>
        </w:rPr>
        <w:t xml:space="preserve"> the common time slope.</w:t>
      </w:r>
    </w:p>
    <w:p w14:paraId="3FC93AD2" w14:textId="77777777" w:rsidR="007C6648" w:rsidRPr="00636C9B" w:rsidRDefault="007C6648" w:rsidP="00D76DF7">
      <w:pPr>
        <w:spacing w:after="0" w:line="480" w:lineRule="auto"/>
        <w:jc w:val="both"/>
        <w:outlineLvl w:val="0"/>
        <w:rPr>
          <w:rFonts w:ascii="Times New Roman" w:hAnsi="Times New Roman"/>
          <w:color w:val="000000" w:themeColor="text1"/>
          <w:sz w:val="24"/>
          <w:szCs w:val="24"/>
        </w:rPr>
      </w:pPr>
    </w:p>
    <w:p w14:paraId="20711A48" w14:textId="229D6D53" w:rsidR="00D64877" w:rsidRPr="00636C9B" w:rsidRDefault="0071557B" w:rsidP="00D76DF7">
      <w:pPr>
        <w:spacing w:after="0" w:line="480" w:lineRule="auto"/>
        <w:jc w:val="both"/>
        <w:outlineLvl w:val="0"/>
        <w:rPr>
          <w:rFonts w:ascii="Times New Roman" w:hAnsi="Times New Roman"/>
          <w:color w:val="000000" w:themeColor="text1"/>
          <w:sz w:val="24"/>
          <w:szCs w:val="24"/>
        </w:rPr>
      </w:pPr>
      <w:r w:rsidRPr="00636C9B">
        <w:rPr>
          <w:rFonts w:ascii="Times New Roman" w:hAnsi="Times New Roman"/>
          <w:color w:val="000000" w:themeColor="text1"/>
          <w:sz w:val="24"/>
          <w:szCs w:val="24"/>
        </w:rPr>
        <w:t>D</w:t>
      </w:r>
      <w:r w:rsidR="00707A42" w:rsidRPr="00636C9B">
        <w:rPr>
          <w:rFonts w:ascii="Times New Roman" w:hAnsi="Times New Roman"/>
          <w:color w:val="000000" w:themeColor="text1"/>
          <w:sz w:val="24"/>
          <w:szCs w:val="24"/>
        </w:rPr>
        <w:t xml:space="preserve">eath rates </w:t>
      </w:r>
      <w:r w:rsidR="00FE079B" w:rsidRPr="00636C9B">
        <w:rPr>
          <w:rFonts w:ascii="Times New Roman" w:hAnsi="Times New Roman"/>
          <w:color w:val="000000" w:themeColor="text1"/>
          <w:sz w:val="24"/>
          <w:szCs w:val="24"/>
        </w:rPr>
        <w:t>vary</w:t>
      </w:r>
      <w:r w:rsidRPr="00636C9B">
        <w:rPr>
          <w:rFonts w:ascii="Times New Roman" w:hAnsi="Times New Roman"/>
          <w:color w:val="000000" w:themeColor="text1"/>
          <w:sz w:val="24"/>
          <w:szCs w:val="24"/>
        </w:rPr>
        <w:t xml:space="preserve"> by month</w:t>
      </w:r>
      <w:r w:rsidR="00554C35" w:rsidRPr="00636C9B">
        <w:rPr>
          <w:rFonts w:ascii="Times New Roman" w:hAnsi="Times New Roman"/>
          <w:color w:val="000000" w:themeColor="text1"/>
          <w:sz w:val="24"/>
          <w:szCs w:val="24"/>
        </w:rPr>
        <w:t xml:space="preserve">, and </w:t>
      </w:r>
      <w:r w:rsidR="00B950F6">
        <w:rPr>
          <w:rFonts w:ascii="Times New Roman" w:hAnsi="Times New Roman"/>
          <w:color w:val="000000" w:themeColor="text1"/>
          <w:sz w:val="24"/>
          <w:szCs w:val="24"/>
        </w:rPr>
        <w:t xml:space="preserve">tend to smoothly vary across </w:t>
      </w:r>
      <w:r w:rsidR="00554C35" w:rsidRPr="00636C9B">
        <w:rPr>
          <w:rFonts w:ascii="Times New Roman" w:hAnsi="Times New Roman"/>
          <w:color w:val="000000" w:themeColor="text1"/>
          <w:sz w:val="24"/>
          <w:szCs w:val="24"/>
        </w:rPr>
        <w:t>neighbouring months</w:t>
      </w:r>
      <w:r w:rsidR="00FE079B" w:rsidRPr="00636C9B">
        <w:rPr>
          <w:rFonts w:ascii="Times New Roman" w:hAnsi="Times New Roman"/>
          <w:color w:val="000000" w:themeColor="text1"/>
          <w:sz w:val="24"/>
          <w:szCs w:val="24"/>
        </w:rPr>
        <w:t>.</w:t>
      </w:r>
      <w:r w:rsidR="00047A51" w:rsidRPr="00636C9B">
        <w:rPr>
          <w:rFonts w:ascii="Times New Roman" w:hAnsi="Times New Roman"/>
          <w:color w:val="000000" w:themeColor="text1"/>
          <w:sz w:val="24"/>
          <w:szCs w:val="24"/>
        </w:rPr>
        <w:fldChar w:fldCharType="begin" w:fldLock="1"/>
      </w:r>
      <w:r w:rsidR="003015D6">
        <w:rPr>
          <w:rFonts w:ascii="Times New Roman" w:hAnsi="Times New Roman"/>
          <w:color w:val="000000" w:themeColor="text1"/>
          <w:sz w:val="24"/>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19&lt;/sup&gt;","plainTextFormattedCitation":"19","previouslyFormattedCitation":"&lt;sup&gt;19&lt;/sup&gt;"},"properties":{"noteIndex":0},"schema":"https://github.com/citation-style-language/schema/raw/master/csl-citation.json"}</w:instrText>
      </w:r>
      <w:r w:rsidR="00047A51" w:rsidRPr="00636C9B">
        <w:rPr>
          <w:rFonts w:ascii="Times New Roman" w:hAnsi="Times New Roman"/>
          <w:color w:val="000000" w:themeColor="text1"/>
          <w:sz w:val="24"/>
          <w:szCs w:val="24"/>
        </w:rPr>
        <w:fldChar w:fldCharType="separate"/>
      </w:r>
      <w:r w:rsidR="003015D6" w:rsidRPr="003015D6">
        <w:rPr>
          <w:rFonts w:ascii="Times New Roman" w:hAnsi="Times New Roman"/>
          <w:noProof/>
          <w:color w:val="000000" w:themeColor="text1"/>
          <w:sz w:val="24"/>
          <w:szCs w:val="24"/>
          <w:vertAlign w:val="superscript"/>
        </w:rPr>
        <w:t>19</w:t>
      </w:r>
      <w:r w:rsidR="00047A51" w:rsidRPr="00636C9B">
        <w:rPr>
          <w:rFonts w:ascii="Times New Roman" w:hAnsi="Times New Roman"/>
          <w:color w:val="000000" w:themeColor="text1"/>
          <w:sz w:val="24"/>
          <w:szCs w:val="24"/>
        </w:rPr>
        <w:fldChar w:fldCharType="end"/>
      </w:r>
      <w:r w:rsidR="00240A26" w:rsidRPr="00636C9B">
        <w:rPr>
          <w:rFonts w:ascii="Times New Roman" w:hAnsi="Times New Roman"/>
          <w:color w:val="000000" w:themeColor="text1"/>
          <w:sz w:val="24"/>
          <w:szCs w:val="24"/>
        </w:rPr>
        <w:t xml:space="preserve"> </w:t>
      </w:r>
      <w:r w:rsidR="003841EC" w:rsidRPr="00636C9B">
        <w:rPr>
          <w:rFonts w:ascii="Times New Roman" w:hAnsi="Times New Roman"/>
          <w:color w:val="000000" w:themeColor="text1"/>
          <w:sz w:val="24"/>
          <w:szCs w:val="24"/>
        </w:rPr>
        <w:t>Therefore, f</w:t>
      </w:r>
      <w:r w:rsidR="00B42638" w:rsidRPr="00636C9B">
        <w:rPr>
          <w:rFonts w:ascii="Times New Roman" w:hAnsi="Times New Roman"/>
          <w:color w:val="000000" w:themeColor="text1"/>
          <w:sz w:val="24"/>
          <w:szCs w:val="24"/>
        </w:rPr>
        <w:t xml:space="preserve">or each age group and sex, </w:t>
      </w:r>
      <w:r w:rsidR="009E4AF1" w:rsidRPr="00636C9B">
        <w:rPr>
          <w:rFonts w:ascii="Times New Roman" w:hAnsi="Times New Roman"/>
          <w:color w:val="000000" w:themeColor="text1"/>
          <w:sz w:val="24"/>
          <w:szCs w:val="24"/>
        </w:rPr>
        <w:t xml:space="preserve">we allowed each </w:t>
      </w:r>
      <w:r w:rsidR="00CC019A" w:rsidRPr="00636C9B">
        <w:rPr>
          <w:rFonts w:ascii="Times New Roman" w:hAnsi="Times New Roman"/>
          <w:color w:val="000000" w:themeColor="text1"/>
          <w:sz w:val="24"/>
          <w:szCs w:val="24"/>
        </w:rPr>
        <w:t>month of the year</w:t>
      </w:r>
      <w:r w:rsidR="005B25ED" w:rsidRPr="00636C9B">
        <w:rPr>
          <w:rFonts w:ascii="Times New Roman" w:hAnsi="Times New Roman"/>
          <w:color w:val="000000" w:themeColor="text1"/>
          <w:sz w:val="24"/>
          <w:szCs w:val="24"/>
        </w:rPr>
        <w:t xml:space="preserve"> to </w:t>
      </w:r>
      <w:r w:rsidR="006C3AFE">
        <w:rPr>
          <w:rFonts w:ascii="Times New Roman" w:hAnsi="Times New Roman"/>
          <w:color w:val="000000" w:themeColor="text1"/>
          <w:sz w:val="24"/>
          <w:szCs w:val="24"/>
        </w:rPr>
        <w:t>systematically have</w:t>
      </w:r>
      <w:r w:rsidR="006C3AFE" w:rsidRPr="00636C9B">
        <w:rPr>
          <w:rFonts w:ascii="Times New Roman" w:hAnsi="Times New Roman"/>
          <w:color w:val="000000" w:themeColor="text1"/>
          <w:sz w:val="24"/>
          <w:szCs w:val="24"/>
        </w:rPr>
        <w:t xml:space="preserve"> </w:t>
      </w:r>
      <w:r w:rsidR="0021306D" w:rsidRPr="00636C9B">
        <w:rPr>
          <w:rFonts w:ascii="Times New Roman" w:hAnsi="Times New Roman"/>
          <w:color w:val="000000" w:themeColor="text1"/>
          <w:sz w:val="24"/>
          <w:szCs w:val="24"/>
        </w:rPr>
        <w:t>a different</w:t>
      </w:r>
      <w:r w:rsidR="008540FF" w:rsidRPr="00636C9B">
        <w:rPr>
          <w:rFonts w:ascii="Times New Roman" w:hAnsi="Times New Roman"/>
          <w:color w:val="000000" w:themeColor="text1"/>
          <w:sz w:val="24"/>
          <w:szCs w:val="24"/>
        </w:rPr>
        <w:t xml:space="preserve"> </w:t>
      </w:r>
      <w:r w:rsidR="0021306D" w:rsidRPr="00636C9B">
        <w:rPr>
          <w:rFonts w:ascii="Times New Roman" w:hAnsi="Times New Roman"/>
          <w:color w:val="000000" w:themeColor="text1"/>
          <w:sz w:val="24"/>
          <w:szCs w:val="24"/>
        </w:rPr>
        <w:t>mortality level</w:t>
      </w:r>
      <w:r w:rsidR="002541F6">
        <w:rPr>
          <w:rFonts w:ascii="Times New Roman" w:hAnsi="Times New Roman"/>
          <w:color w:val="000000" w:themeColor="text1"/>
          <w:sz w:val="24"/>
          <w:szCs w:val="24"/>
        </w:rPr>
        <w:t xml:space="preserve"> and trend</w:t>
      </w:r>
      <w:r w:rsidR="00347A19">
        <w:rPr>
          <w:rFonts w:ascii="Times New Roman" w:hAnsi="Times New Roman"/>
          <w:color w:val="000000" w:themeColor="text1"/>
          <w:sz w:val="24"/>
          <w:szCs w:val="24"/>
        </w:rPr>
        <w:t xml:space="preserve">, </w:t>
      </w:r>
      <w:r w:rsidR="00347A19" w:rsidRPr="00F0573E">
        <w:rPr>
          <w:rFonts w:ascii="Times New Roman" w:hAnsi="Times New Roman"/>
          <w:sz w:val="24"/>
          <w:szCs w:val="24"/>
        </w:rPr>
        <w:t>with α</w:t>
      </w:r>
      <w:r w:rsidR="00347A19">
        <w:rPr>
          <w:rFonts w:ascii="Times New Roman" w:hAnsi="Times New Roman"/>
          <w:sz w:val="24"/>
          <w:szCs w:val="24"/>
          <w:vertAlign w:val="subscript"/>
        </w:rPr>
        <w:t>month</w:t>
      </w:r>
      <w:r w:rsidR="00347A19" w:rsidRPr="00F0573E">
        <w:rPr>
          <w:rFonts w:ascii="Times New Roman" w:hAnsi="Times New Roman"/>
          <w:sz w:val="24"/>
          <w:szCs w:val="24"/>
        </w:rPr>
        <w:t xml:space="preserve"> </w:t>
      </w:r>
      <w:r w:rsidR="00430B68">
        <w:rPr>
          <w:rFonts w:ascii="Times New Roman" w:hAnsi="Times New Roman"/>
          <w:sz w:val="24"/>
          <w:szCs w:val="24"/>
        </w:rPr>
        <w:t xml:space="preserve">the month-specific </w:t>
      </w:r>
      <w:r w:rsidR="00347A19" w:rsidRPr="00F0573E">
        <w:rPr>
          <w:rFonts w:ascii="Times New Roman" w:hAnsi="Times New Roman"/>
          <w:sz w:val="24"/>
          <w:szCs w:val="24"/>
        </w:rPr>
        <w:t>intercept for log-transformed death rates, and β</w:t>
      </w:r>
      <w:r w:rsidR="00347A19">
        <w:rPr>
          <w:rFonts w:ascii="Times New Roman" w:hAnsi="Times New Roman"/>
          <w:sz w:val="24"/>
          <w:szCs w:val="24"/>
          <w:vertAlign w:val="subscript"/>
        </w:rPr>
        <w:t>month</w:t>
      </w:r>
      <w:r w:rsidR="00347A19" w:rsidRPr="00F0573E">
        <w:rPr>
          <w:rFonts w:ascii="Times New Roman" w:hAnsi="Times New Roman"/>
          <w:sz w:val="24"/>
          <w:szCs w:val="24"/>
        </w:rPr>
        <w:t xml:space="preserve"> the </w:t>
      </w:r>
      <w:r w:rsidR="00430B68">
        <w:rPr>
          <w:rFonts w:ascii="Times New Roman" w:hAnsi="Times New Roman"/>
          <w:sz w:val="24"/>
          <w:szCs w:val="24"/>
        </w:rPr>
        <w:t>month-specific</w:t>
      </w:r>
      <w:r w:rsidR="00347A19" w:rsidRPr="00F0573E">
        <w:rPr>
          <w:rFonts w:ascii="Times New Roman" w:hAnsi="Times New Roman"/>
          <w:sz w:val="24"/>
          <w:szCs w:val="24"/>
        </w:rPr>
        <w:t xml:space="preserve"> time slope</w:t>
      </w:r>
      <w:r w:rsidR="00686509" w:rsidRPr="00636C9B">
        <w:rPr>
          <w:rFonts w:ascii="Times New Roman" w:hAnsi="Times New Roman"/>
          <w:color w:val="000000" w:themeColor="text1"/>
          <w:sz w:val="24"/>
          <w:szCs w:val="24"/>
        </w:rPr>
        <w:t>.</w:t>
      </w:r>
      <w:r w:rsidR="00813355" w:rsidRPr="00636C9B">
        <w:rPr>
          <w:rFonts w:ascii="Times New Roman" w:hAnsi="Times New Roman"/>
          <w:color w:val="000000" w:themeColor="text1"/>
          <w:sz w:val="24"/>
          <w:szCs w:val="24"/>
        </w:rPr>
        <w:t xml:space="preserve"> We used a random walk structure for </w:t>
      </w:r>
      <w:r w:rsidR="00FE15DD" w:rsidRPr="00636C9B">
        <w:rPr>
          <w:rFonts w:ascii="Times New Roman" w:hAnsi="Times New Roman"/>
          <w:color w:val="000000" w:themeColor="text1"/>
          <w:sz w:val="24"/>
          <w:szCs w:val="24"/>
        </w:rPr>
        <w:t>neighbouring</w:t>
      </w:r>
      <w:r w:rsidR="00813355" w:rsidRPr="00636C9B">
        <w:rPr>
          <w:rFonts w:ascii="Times New Roman" w:hAnsi="Times New Roman"/>
          <w:color w:val="000000" w:themeColor="text1"/>
          <w:sz w:val="24"/>
          <w:szCs w:val="24"/>
        </w:rPr>
        <w:t xml:space="preserve"> </w:t>
      </w:r>
      <w:r w:rsidR="00BE7CD9" w:rsidRPr="00636C9B">
        <w:rPr>
          <w:rFonts w:ascii="Times New Roman" w:hAnsi="Times New Roman"/>
          <w:color w:val="000000" w:themeColor="text1"/>
          <w:sz w:val="24"/>
          <w:szCs w:val="24"/>
        </w:rPr>
        <w:t>month</w:t>
      </w:r>
      <w:r w:rsidR="00813355" w:rsidRPr="00636C9B">
        <w:rPr>
          <w:rFonts w:ascii="Times New Roman" w:hAnsi="Times New Roman"/>
          <w:color w:val="000000" w:themeColor="text1"/>
          <w:sz w:val="24"/>
          <w:szCs w:val="24"/>
        </w:rPr>
        <w:t xml:space="preserve"> terms</w:t>
      </w:r>
      <w:r w:rsidR="00811E91">
        <w:rPr>
          <w:rFonts w:ascii="Times New Roman" w:hAnsi="Times New Roman"/>
          <w:color w:val="000000" w:themeColor="text1"/>
          <w:sz w:val="24"/>
          <w:szCs w:val="24"/>
        </w:rPr>
        <w:t xml:space="preserve"> in </w:t>
      </w:r>
      <w:r w:rsidR="00811E91" w:rsidRPr="00F0573E">
        <w:rPr>
          <w:rFonts w:ascii="Times New Roman" w:hAnsi="Times New Roman"/>
          <w:sz w:val="24"/>
          <w:szCs w:val="24"/>
        </w:rPr>
        <w:t>α</w:t>
      </w:r>
      <w:r w:rsidR="00811E91">
        <w:rPr>
          <w:rFonts w:ascii="Times New Roman" w:hAnsi="Times New Roman"/>
          <w:sz w:val="24"/>
          <w:szCs w:val="24"/>
          <w:vertAlign w:val="subscript"/>
        </w:rPr>
        <w:t xml:space="preserve">month </w:t>
      </w:r>
      <w:r w:rsidR="00811E91" w:rsidRPr="00843ACB">
        <w:rPr>
          <w:rFonts w:ascii="Times New Roman" w:hAnsi="Times New Roman"/>
          <w:sz w:val="24"/>
          <w:szCs w:val="24"/>
        </w:rPr>
        <w:t xml:space="preserve">and </w:t>
      </w:r>
      <w:r w:rsidR="00811E91" w:rsidRPr="00F0573E">
        <w:rPr>
          <w:rFonts w:ascii="Times New Roman" w:hAnsi="Times New Roman"/>
          <w:sz w:val="24"/>
          <w:szCs w:val="24"/>
        </w:rPr>
        <w:t>β</w:t>
      </w:r>
      <w:r w:rsidR="00811E91">
        <w:rPr>
          <w:rFonts w:ascii="Times New Roman" w:hAnsi="Times New Roman"/>
          <w:sz w:val="24"/>
          <w:szCs w:val="24"/>
          <w:vertAlign w:val="subscript"/>
        </w:rPr>
        <w:t>month</w:t>
      </w:r>
      <w:r w:rsidR="00813355" w:rsidRPr="00636C9B">
        <w:rPr>
          <w:rFonts w:ascii="Times New Roman" w:hAnsi="Times New Roman"/>
          <w:color w:val="000000" w:themeColor="text1"/>
          <w:sz w:val="24"/>
          <w:szCs w:val="24"/>
        </w:rPr>
        <w:t>, widely used to characterise smoothly varying associations</w:t>
      </w:r>
      <w:r w:rsidR="006E0233">
        <w:rPr>
          <w:rFonts w:ascii="Times New Roman" w:hAnsi="Times New Roman"/>
          <w:sz w:val="24"/>
          <w:szCs w:val="24"/>
        </w:rPr>
        <w:t>.</w:t>
      </w:r>
      <w:r w:rsidR="006E0233">
        <w:rPr>
          <w:rFonts w:ascii="Times New Roman" w:hAnsi="Times New Roman"/>
          <w:sz w:val="24"/>
          <w:szCs w:val="24"/>
        </w:rPr>
        <w:fldChar w:fldCharType="begin" w:fldLock="1"/>
      </w:r>
      <w:r w:rsidR="003015D6">
        <w:rPr>
          <w:rFonts w:ascii="Times New Roman" w:hAnsi="Times New Roman"/>
          <w:sz w:val="24"/>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20&lt;/sup&gt;","plainTextFormattedCitation":"20","previouslyFormattedCitation":"&lt;sup&gt;20&lt;/sup&gt;"},"properties":{"noteIndex":0},"schema":"https://github.com/citation-style-language/schema/raw/master/csl-citation.json"}</w:instrText>
      </w:r>
      <w:r w:rsidR="006E0233">
        <w:rPr>
          <w:rFonts w:ascii="Times New Roman" w:hAnsi="Times New Roman"/>
          <w:sz w:val="24"/>
          <w:szCs w:val="24"/>
        </w:rPr>
        <w:fldChar w:fldCharType="separate"/>
      </w:r>
      <w:r w:rsidR="003015D6" w:rsidRPr="003015D6">
        <w:rPr>
          <w:rFonts w:ascii="Times New Roman" w:hAnsi="Times New Roman"/>
          <w:noProof/>
          <w:sz w:val="24"/>
          <w:szCs w:val="24"/>
          <w:vertAlign w:val="superscript"/>
        </w:rPr>
        <w:t>20</w:t>
      </w:r>
      <w:r w:rsidR="006E0233">
        <w:rPr>
          <w:rFonts w:ascii="Times New Roman" w:hAnsi="Times New Roman"/>
          <w:sz w:val="24"/>
          <w:szCs w:val="24"/>
        </w:rPr>
        <w:fldChar w:fldCharType="end"/>
      </w:r>
      <w:r w:rsidR="00813355" w:rsidRPr="00636C9B">
        <w:rPr>
          <w:rFonts w:ascii="Times New Roman" w:hAnsi="Times New Roman"/>
          <w:color w:val="000000" w:themeColor="text1"/>
          <w:sz w:val="24"/>
          <w:szCs w:val="24"/>
        </w:rPr>
        <w:t xml:space="preserve"> </w:t>
      </w:r>
      <w:r w:rsidR="00254B2A">
        <w:rPr>
          <w:rFonts w:ascii="Times New Roman" w:hAnsi="Times New Roman"/>
          <w:color w:val="000000" w:themeColor="text1"/>
          <w:sz w:val="24"/>
          <w:szCs w:val="24"/>
        </w:rPr>
        <w:t>The random walk had a</w:t>
      </w:r>
      <w:r w:rsidR="00813355" w:rsidRPr="00636C9B">
        <w:rPr>
          <w:rFonts w:ascii="Times New Roman" w:hAnsi="Times New Roman"/>
          <w:color w:val="000000" w:themeColor="text1"/>
          <w:sz w:val="24"/>
          <w:szCs w:val="24"/>
        </w:rPr>
        <w:t xml:space="preserve"> cyclic structure</w:t>
      </w:r>
      <w:r w:rsidR="002A2B91" w:rsidRPr="00636C9B">
        <w:rPr>
          <w:rFonts w:ascii="Times New Roman" w:hAnsi="Times New Roman"/>
          <w:color w:val="000000" w:themeColor="text1"/>
          <w:sz w:val="24"/>
          <w:szCs w:val="24"/>
        </w:rPr>
        <w:t xml:space="preserve">, </w:t>
      </w:r>
      <w:r w:rsidR="006C3AFE">
        <w:rPr>
          <w:rFonts w:ascii="Times New Roman" w:hAnsi="Times New Roman"/>
          <w:color w:val="000000" w:themeColor="text1"/>
          <w:sz w:val="24"/>
          <w:szCs w:val="24"/>
        </w:rPr>
        <w:t>so that</w:t>
      </w:r>
      <w:r w:rsidR="007A53AC" w:rsidRPr="00636C9B">
        <w:rPr>
          <w:rFonts w:ascii="Times New Roman" w:hAnsi="Times New Roman"/>
          <w:color w:val="000000" w:themeColor="text1"/>
          <w:sz w:val="24"/>
          <w:szCs w:val="24"/>
        </w:rPr>
        <w:t xml:space="preserve"> December neighbour</w:t>
      </w:r>
      <w:r w:rsidR="006C3AFE">
        <w:rPr>
          <w:rFonts w:ascii="Times New Roman" w:hAnsi="Times New Roman"/>
          <w:color w:val="000000" w:themeColor="text1"/>
          <w:sz w:val="24"/>
          <w:szCs w:val="24"/>
        </w:rPr>
        <w:t>ed</w:t>
      </w:r>
      <w:r w:rsidR="007A53AC" w:rsidRPr="00636C9B">
        <w:rPr>
          <w:rFonts w:ascii="Times New Roman" w:hAnsi="Times New Roman"/>
          <w:color w:val="000000" w:themeColor="text1"/>
          <w:sz w:val="24"/>
          <w:szCs w:val="24"/>
        </w:rPr>
        <w:t xml:space="preserve"> </w:t>
      </w:r>
      <w:commentRangeStart w:id="43"/>
      <w:commentRangeStart w:id="44"/>
      <w:r w:rsidR="007A53AC" w:rsidRPr="00636C9B">
        <w:rPr>
          <w:rFonts w:ascii="Times New Roman" w:hAnsi="Times New Roman"/>
          <w:color w:val="000000" w:themeColor="text1"/>
          <w:sz w:val="24"/>
          <w:szCs w:val="24"/>
        </w:rPr>
        <w:t>January</w:t>
      </w:r>
      <w:commentRangeEnd w:id="43"/>
      <w:r w:rsidR="006C3AFE">
        <w:rPr>
          <w:rStyle w:val="CommentReference"/>
          <w:rFonts w:asciiTheme="minorHAnsi" w:eastAsiaTheme="minorHAnsi" w:hAnsiTheme="minorHAnsi" w:cstheme="minorBidi"/>
        </w:rPr>
        <w:commentReference w:id="43"/>
      </w:r>
      <w:commentRangeEnd w:id="44"/>
      <w:r w:rsidR="00105569">
        <w:rPr>
          <w:rStyle w:val="CommentReference"/>
          <w:rFonts w:asciiTheme="minorHAnsi" w:eastAsiaTheme="minorHAnsi" w:hAnsiTheme="minorHAnsi" w:cstheme="minorBidi"/>
        </w:rPr>
        <w:commentReference w:id="44"/>
      </w:r>
      <w:r w:rsidR="00CC47CE" w:rsidRPr="00636C9B">
        <w:rPr>
          <w:rFonts w:ascii="Times New Roman" w:hAnsi="Times New Roman"/>
          <w:color w:val="000000" w:themeColor="text1"/>
          <w:sz w:val="24"/>
          <w:szCs w:val="24"/>
        </w:rPr>
        <w:t>.</w:t>
      </w:r>
      <w:r w:rsidR="003D20F2" w:rsidRPr="00636C9B">
        <w:rPr>
          <w:rFonts w:ascii="Times New Roman" w:hAnsi="Times New Roman"/>
          <w:color w:val="000000" w:themeColor="text1"/>
          <w:sz w:val="24"/>
          <w:szCs w:val="24"/>
        </w:rPr>
        <w:t xml:space="preserve"> </w:t>
      </w:r>
    </w:p>
    <w:p w14:paraId="26110263" w14:textId="77777777" w:rsidR="00E00482" w:rsidRPr="00636C9B" w:rsidRDefault="00E00482" w:rsidP="00D76DF7">
      <w:pPr>
        <w:spacing w:after="0" w:line="480" w:lineRule="auto"/>
        <w:jc w:val="both"/>
        <w:outlineLvl w:val="0"/>
        <w:rPr>
          <w:rFonts w:ascii="Times New Roman" w:hAnsi="Times New Roman"/>
          <w:color w:val="000000" w:themeColor="text1"/>
          <w:sz w:val="24"/>
          <w:szCs w:val="24"/>
        </w:rPr>
      </w:pPr>
    </w:p>
    <w:p w14:paraId="362B5EF5" w14:textId="2658BA72" w:rsidR="00A46B9A" w:rsidRDefault="00CD2451" w:rsidP="00D76DF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We </w:t>
      </w:r>
      <w:r w:rsidR="00AE02C9">
        <w:rPr>
          <w:rFonts w:ascii="Times New Roman" w:hAnsi="Times New Roman"/>
          <w:color w:val="000000" w:themeColor="text1"/>
          <w:sz w:val="24"/>
          <w:szCs w:val="24"/>
        </w:rPr>
        <w:t xml:space="preserve">also </w:t>
      </w:r>
      <w:r w:rsidR="00430B68">
        <w:rPr>
          <w:rFonts w:ascii="Times New Roman" w:hAnsi="Times New Roman"/>
          <w:color w:val="000000" w:themeColor="text1"/>
          <w:sz w:val="24"/>
          <w:szCs w:val="24"/>
        </w:rPr>
        <w:t xml:space="preserve">included state random </w:t>
      </w:r>
      <w:r w:rsidR="00933B60">
        <w:rPr>
          <w:rFonts w:ascii="Times New Roman" w:hAnsi="Times New Roman"/>
          <w:color w:val="000000" w:themeColor="text1"/>
          <w:sz w:val="24"/>
          <w:szCs w:val="24"/>
        </w:rPr>
        <w:t>intercepts</w:t>
      </w:r>
      <w:r w:rsidR="00430B68">
        <w:rPr>
          <w:rFonts w:ascii="Times New Roman" w:hAnsi="Times New Roman"/>
          <w:color w:val="000000" w:themeColor="text1"/>
          <w:sz w:val="24"/>
          <w:szCs w:val="24"/>
        </w:rPr>
        <w:t xml:space="preserve"> and trends </w:t>
      </w:r>
      <w:r>
        <w:rPr>
          <w:rFonts w:ascii="Times New Roman" w:hAnsi="Times New Roman"/>
          <w:color w:val="000000" w:themeColor="text1"/>
          <w:sz w:val="24"/>
          <w:szCs w:val="24"/>
        </w:rPr>
        <w:t xml:space="preserve">for </w:t>
      </w:r>
      <w:del w:id="45" w:author="Tamura-Wicks, Helen M" w:date="2018-11-29T18:21:00Z">
        <w:r w:rsidDel="00EE4EC9">
          <w:rPr>
            <w:rFonts w:ascii="Times New Roman" w:hAnsi="Times New Roman"/>
            <w:color w:val="000000" w:themeColor="text1"/>
            <w:sz w:val="24"/>
            <w:szCs w:val="24"/>
          </w:rPr>
          <w:delText xml:space="preserve">in </w:delText>
        </w:r>
      </w:del>
      <w:r>
        <w:rPr>
          <w:rFonts w:ascii="Times New Roman" w:hAnsi="Times New Roman"/>
          <w:color w:val="000000" w:themeColor="text1"/>
          <w:sz w:val="24"/>
          <w:szCs w:val="24"/>
        </w:rPr>
        <w:t xml:space="preserve">death rates to </w:t>
      </w:r>
      <w:r w:rsidR="00C40243">
        <w:rPr>
          <w:rFonts w:ascii="Times New Roman" w:hAnsi="Times New Roman"/>
          <w:color w:val="000000" w:themeColor="text1"/>
          <w:sz w:val="24"/>
          <w:szCs w:val="24"/>
        </w:rPr>
        <w:t xml:space="preserve">allow variation </w:t>
      </w:r>
      <w:r>
        <w:rPr>
          <w:rFonts w:ascii="Times New Roman" w:hAnsi="Times New Roman"/>
          <w:color w:val="000000" w:themeColor="text1"/>
          <w:sz w:val="24"/>
          <w:szCs w:val="24"/>
        </w:rPr>
        <w:t>by state</w:t>
      </w:r>
      <w:r w:rsidR="00E1416B">
        <w:rPr>
          <w:rFonts w:ascii="Times New Roman" w:hAnsi="Times New Roman"/>
          <w:color w:val="000000" w:themeColor="text1"/>
          <w:sz w:val="24"/>
          <w:szCs w:val="24"/>
        </w:rPr>
        <w:t xml:space="preserve">, </w:t>
      </w:r>
      <w:r w:rsidR="00E1416B" w:rsidRPr="00F0573E">
        <w:rPr>
          <w:rFonts w:ascii="Times New Roman" w:hAnsi="Times New Roman"/>
          <w:sz w:val="24"/>
          <w:szCs w:val="24"/>
        </w:rPr>
        <w:t>with α</w:t>
      </w:r>
      <w:r w:rsidR="00E1416B">
        <w:rPr>
          <w:rFonts w:ascii="Times New Roman" w:hAnsi="Times New Roman"/>
          <w:sz w:val="24"/>
          <w:szCs w:val="24"/>
          <w:vertAlign w:val="subscript"/>
        </w:rPr>
        <w:t>state</w:t>
      </w:r>
      <w:r w:rsidR="00E1416B" w:rsidRPr="00F0573E">
        <w:rPr>
          <w:rFonts w:ascii="Times New Roman" w:hAnsi="Times New Roman"/>
          <w:sz w:val="24"/>
          <w:szCs w:val="24"/>
        </w:rPr>
        <w:t xml:space="preserve"> </w:t>
      </w:r>
      <w:r w:rsidR="00E1416B">
        <w:rPr>
          <w:rFonts w:ascii="Times New Roman" w:hAnsi="Times New Roman"/>
          <w:sz w:val="24"/>
          <w:szCs w:val="24"/>
        </w:rPr>
        <w:t xml:space="preserve">the state-specific </w:t>
      </w:r>
      <w:r w:rsidR="00933B60">
        <w:rPr>
          <w:rFonts w:ascii="Times New Roman" w:hAnsi="Times New Roman"/>
          <w:sz w:val="24"/>
          <w:szCs w:val="24"/>
        </w:rPr>
        <w:t>intercept</w:t>
      </w:r>
      <w:r w:rsidR="00E1416B" w:rsidRPr="00F0573E">
        <w:rPr>
          <w:rFonts w:ascii="Times New Roman" w:hAnsi="Times New Roman"/>
          <w:sz w:val="24"/>
          <w:szCs w:val="24"/>
        </w:rPr>
        <w:t xml:space="preserve"> for log-transformed death rates, and β</w:t>
      </w:r>
      <w:r w:rsidR="00E1416B">
        <w:rPr>
          <w:rFonts w:ascii="Times New Roman" w:hAnsi="Times New Roman"/>
          <w:sz w:val="24"/>
          <w:szCs w:val="24"/>
          <w:vertAlign w:val="subscript"/>
        </w:rPr>
        <w:t>state</w:t>
      </w:r>
      <w:r w:rsidR="00E1416B" w:rsidRPr="00F0573E">
        <w:rPr>
          <w:rFonts w:ascii="Times New Roman" w:hAnsi="Times New Roman"/>
          <w:sz w:val="24"/>
          <w:szCs w:val="24"/>
        </w:rPr>
        <w:t xml:space="preserve"> the </w:t>
      </w:r>
      <w:r w:rsidR="00E1416B">
        <w:rPr>
          <w:rFonts w:ascii="Times New Roman" w:hAnsi="Times New Roman"/>
          <w:sz w:val="24"/>
          <w:szCs w:val="24"/>
        </w:rPr>
        <w:t>state-specific</w:t>
      </w:r>
      <w:r w:rsidR="00E1416B" w:rsidRPr="00F0573E">
        <w:rPr>
          <w:rFonts w:ascii="Times New Roman" w:hAnsi="Times New Roman"/>
          <w:sz w:val="24"/>
          <w:szCs w:val="24"/>
        </w:rPr>
        <w:t xml:space="preserve"> time slope</w:t>
      </w:r>
      <w:r w:rsidR="00C345AC" w:rsidRPr="00636C9B">
        <w:rPr>
          <w:rFonts w:ascii="Times New Roman" w:hAnsi="Times New Roman"/>
          <w:color w:val="000000" w:themeColor="text1"/>
          <w:sz w:val="24"/>
          <w:szCs w:val="24"/>
        </w:rPr>
        <w:t>.</w:t>
      </w:r>
      <w:r w:rsidR="00BA2C5F" w:rsidRPr="00636C9B">
        <w:rPr>
          <w:rFonts w:ascii="Times New Roman" w:hAnsi="Times New Roman"/>
          <w:color w:val="000000" w:themeColor="text1"/>
          <w:sz w:val="24"/>
          <w:szCs w:val="24"/>
        </w:rPr>
        <w:t xml:space="preserve"> </w:t>
      </w:r>
      <w:r w:rsidR="00334F2A" w:rsidRPr="00636C9B">
        <w:rPr>
          <w:rFonts w:ascii="Times New Roman" w:hAnsi="Times New Roman"/>
          <w:color w:val="000000" w:themeColor="text1"/>
          <w:sz w:val="24"/>
          <w:szCs w:val="24"/>
        </w:rPr>
        <w:t>In addition,</w:t>
      </w:r>
      <w:r w:rsidR="00BA2C5F" w:rsidRPr="00636C9B">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death rates in neighbouring </w:t>
      </w:r>
      <w:r w:rsidR="00BA2C5F" w:rsidRPr="00636C9B">
        <w:rPr>
          <w:rFonts w:ascii="Times New Roman" w:hAnsi="Times New Roman"/>
          <w:color w:val="000000" w:themeColor="text1"/>
          <w:sz w:val="24"/>
          <w:szCs w:val="24"/>
        </w:rPr>
        <w:t xml:space="preserve">states </w:t>
      </w:r>
      <w:r w:rsidR="00720950" w:rsidRPr="00636C9B">
        <w:rPr>
          <w:rFonts w:ascii="Times New Roman" w:hAnsi="Times New Roman"/>
          <w:color w:val="000000" w:themeColor="text1"/>
          <w:sz w:val="24"/>
          <w:szCs w:val="24"/>
        </w:rPr>
        <w:t>may</w:t>
      </w:r>
      <w:r w:rsidR="00BA2C5F" w:rsidRPr="00636C9B">
        <w:rPr>
          <w:rFonts w:ascii="Times New Roman" w:hAnsi="Times New Roman"/>
          <w:color w:val="000000" w:themeColor="text1"/>
          <w:sz w:val="24"/>
          <w:szCs w:val="24"/>
        </w:rPr>
        <w:t xml:space="preserve"> be more similar than </w:t>
      </w:r>
      <w:r>
        <w:rPr>
          <w:rFonts w:ascii="Times New Roman" w:hAnsi="Times New Roman"/>
          <w:color w:val="000000" w:themeColor="text1"/>
          <w:sz w:val="24"/>
          <w:szCs w:val="24"/>
        </w:rPr>
        <w:t xml:space="preserve">in </w:t>
      </w:r>
      <w:r w:rsidR="00BA2C5F" w:rsidRPr="00636C9B">
        <w:rPr>
          <w:rFonts w:ascii="Times New Roman" w:hAnsi="Times New Roman"/>
          <w:color w:val="000000" w:themeColor="text1"/>
          <w:sz w:val="24"/>
          <w:szCs w:val="24"/>
        </w:rPr>
        <w:t xml:space="preserve">those further away. </w:t>
      </w:r>
      <w:r w:rsidR="00947F4D">
        <w:rPr>
          <w:rFonts w:ascii="Times New Roman" w:hAnsi="Times New Roman"/>
          <w:color w:val="000000" w:themeColor="text1"/>
          <w:sz w:val="24"/>
          <w:szCs w:val="24"/>
        </w:rPr>
        <w:t>T</w:t>
      </w:r>
      <w:r w:rsidRPr="00636C9B">
        <w:rPr>
          <w:rFonts w:ascii="Times New Roman" w:hAnsi="Times New Roman"/>
          <w:color w:val="000000" w:themeColor="text1"/>
          <w:sz w:val="24"/>
          <w:szCs w:val="24"/>
        </w:rPr>
        <w:t>o reflect this</w:t>
      </w:r>
      <w:r w:rsidR="00947F4D">
        <w:rPr>
          <w:rFonts w:ascii="Times New Roman" w:hAnsi="Times New Roman"/>
          <w:color w:val="000000" w:themeColor="text1"/>
          <w:sz w:val="24"/>
          <w:szCs w:val="24"/>
        </w:rPr>
        <w:t>, w</w:t>
      </w:r>
      <w:r w:rsidR="00B3486D" w:rsidRPr="00636C9B">
        <w:rPr>
          <w:rFonts w:ascii="Times New Roman" w:hAnsi="Times New Roman"/>
          <w:color w:val="000000" w:themeColor="text1"/>
          <w:sz w:val="24"/>
          <w:szCs w:val="24"/>
        </w:rPr>
        <w:t>e</w:t>
      </w:r>
      <w:r w:rsidR="00661BB4" w:rsidRPr="00636C9B">
        <w:rPr>
          <w:rFonts w:ascii="Times New Roman" w:hAnsi="Times New Roman"/>
          <w:color w:val="000000" w:themeColor="text1"/>
          <w:sz w:val="24"/>
          <w:szCs w:val="24"/>
        </w:rPr>
        <w:t xml:space="preserve"> </w:t>
      </w:r>
      <w:r w:rsidR="006E27C6" w:rsidRPr="00636C9B">
        <w:rPr>
          <w:rFonts w:ascii="Times New Roman" w:hAnsi="Times New Roman"/>
          <w:color w:val="000000" w:themeColor="text1"/>
          <w:sz w:val="24"/>
          <w:szCs w:val="24"/>
        </w:rPr>
        <w:t>used</w:t>
      </w:r>
      <w:r w:rsidR="00B3486D" w:rsidRPr="00636C9B">
        <w:rPr>
          <w:rFonts w:ascii="Times New Roman" w:hAnsi="Times New Roman"/>
          <w:color w:val="000000" w:themeColor="text1"/>
          <w:sz w:val="24"/>
          <w:szCs w:val="24"/>
        </w:rPr>
        <w:t xml:space="preserve"> a Conditional Autoregressive (CAR) </w:t>
      </w:r>
      <w:r w:rsidR="0023343A" w:rsidRPr="00636C9B">
        <w:rPr>
          <w:rFonts w:ascii="Times New Roman" w:hAnsi="Times New Roman"/>
          <w:color w:val="000000" w:themeColor="text1"/>
          <w:sz w:val="24"/>
          <w:szCs w:val="24"/>
        </w:rPr>
        <w:t>spatial model</w:t>
      </w:r>
      <w:r w:rsidR="005D7922" w:rsidRPr="00636C9B">
        <w:rPr>
          <w:rFonts w:ascii="Times New Roman" w:hAnsi="Times New Roman"/>
          <w:color w:val="000000" w:themeColor="text1"/>
          <w:sz w:val="24"/>
          <w:szCs w:val="24"/>
        </w:rPr>
        <w:t>.</w:t>
      </w:r>
      <w:r w:rsidR="005D7922" w:rsidRPr="00636C9B">
        <w:rPr>
          <w:rFonts w:ascii="Times New Roman" w:hAnsi="Times New Roman"/>
          <w:color w:val="000000" w:themeColor="text1"/>
          <w:sz w:val="24"/>
          <w:szCs w:val="24"/>
        </w:rPr>
        <w:fldChar w:fldCharType="begin" w:fldLock="1"/>
      </w:r>
      <w:r w:rsidR="00067038">
        <w:rPr>
          <w:rFonts w:ascii="Times New Roman" w:hAnsi="Times New Roman"/>
          <w:color w:val="000000" w:themeColor="text1"/>
          <w:sz w:val="24"/>
          <w:szCs w:val="24"/>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21&lt;/sup&gt;","plainTextFormattedCitation":"21","previouslyFormattedCitation":"&lt;sup&gt;21&lt;/sup&gt;"},"properties":{"noteIndex":0},"schema":"https://github.com/citation-style-language/schema/raw/master/csl-citation.json"}</w:instrText>
      </w:r>
      <w:r w:rsidR="005D7922" w:rsidRPr="00636C9B">
        <w:rPr>
          <w:rFonts w:ascii="Times New Roman" w:hAnsi="Times New Roman"/>
          <w:color w:val="000000" w:themeColor="text1"/>
          <w:sz w:val="24"/>
          <w:szCs w:val="24"/>
        </w:rPr>
        <w:fldChar w:fldCharType="separate"/>
      </w:r>
      <w:r w:rsidR="001B0FEB" w:rsidRPr="001B0FEB">
        <w:rPr>
          <w:rFonts w:ascii="Times New Roman" w:hAnsi="Times New Roman"/>
          <w:noProof/>
          <w:color w:val="000000" w:themeColor="text1"/>
          <w:sz w:val="24"/>
          <w:szCs w:val="24"/>
          <w:vertAlign w:val="superscript"/>
        </w:rPr>
        <w:t>21</w:t>
      </w:r>
      <w:r w:rsidR="005D7922" w:rsidRPr="00636C9B">
        <w:rPr>
          <w:rFonts w:ascii="Times New Roman" w:hAnsi="Times New Roman"/>
          <w:color w:val="000000" w:themeColor="text1"/>
          <w:sz w:val="24"/>
          <w:szCs w:val="24"/>
        </w:rPr>
        <w:fldChar w:fldCharType="end"/>
      </w:r>
      <w:r w:rsidR="005D7922" w:rsidRPr="00636C9B">
        <w:rPr>
          <w:rFonts w:ascii="Times New Roman" w:hAnsi="Times New Roman"/>
          <w:color w:val="000000" w:themeColor="text1"/>
          <w:sz w:val="24"/>
          <w:szCs w:val="24"/>
        </w:rPr>
        <w:t xml:space="preserve"> </w:t>
      </w:r>
      <w:r w:rsidR="004337CB" w:rsidRPr="00636C9B">
        <w:rPr>
          <w:rFonts w:ascii="Times New Roman" w:hAnsi="Times New Roman"/>
          <w:color w:val="000000" w:themeColor="text1"/>
          <w:sz w:val="24"/>
          <w:szCs w:val="24"/>
        </w:rPr>
        <w:t xml:space="preserve">This allows death rates </w:t>
      </w:r>
      <w:r w:rsidR="006E27C6" w:rsidRPr="00636C9B">
        <w:rPr>
          <w:rFonts w:ascii="Times New Roman" w:hAnsi="Times New Roman"/>
          <w:color w:val="000000" w:themeColor="text1"/>
          <w:sz w:val="24"/>
          <w:szCs w:val="24"/>
        </w:rPr>
        <w:t xml:space="preserve">and trends </w:t>
      </w:r>
      <w:r w:rsidR="003F1BCE" w:rsidRPr="00636C9B">
        <w:rPr>
          <w:rFonts w:ascii="Times New Roman" w:hAnsi="Times New Roman"/>
          <w:color w:val="000000" w:themeColor="text1"/>
          <w:sz w:val="24"/>
          <w:szCs w:val="24"/>
        </w:rPr>
        <w:t xml:space="preserve">of a </w:t>
      </w:r>
      <w:r w:rsidR="00DD5A3A" w:rsidRPr="00636C9B">
        <w:rPr>
          <w:rFonts w:ascii="Times New Roman" w:hAnsi="Times New Roman"/>
          <w:color w:val="000000" w:themeColor="text1"/>
          <w:sz w:val="24"/>
          <w:szCs w:val="24"/>
        </w:rPr>
        <w:t xml:space="preserve">state </w:t>
      </w:r>
      <w:r w:rsidR="004337CB" w:rsidRPr="00636C9B">
        <w:rPr>
          <w:rFonts w:ascii="Times New Roman" w:hAnsi="Times New Roman"/>
          <w:color w:val="000000" w:themeColor="text1"/>
          <w:sz w:val="24"/>
          <w:szCs w:val="24"/>
        </w:rPr>
        <w:t xml:space="preserve">to be estimated based on </w:t>
      </w:r>
      <w:r w:rsidR="00DD5A3A" w:rsidRPr="00636C9B">
        <w:rPr>
          <w:rFonts w:ascii="Times New Roman" w:hAnsi="Times New Roman"/>
          <w:color w:val="000000" w:themeColor="text1"/>
          <w:sz w:val="24"/>
          <w:szCs w:val="24"/>
        </w:rPr>
        <w:t>their own data as well as using those of thei</w:t>
      </w:r>
      <w:r w:rsidR="003F1BCE" w:rsidRPr="00636C9B">
        <w:rPr>
          <w:rFonts w:ascii="Times New Roman" w:hAnsi="Times New Roman"/>
          <w:color w:val="000000" w:themeColor="text1"/>
          <w:sz w:val="24"/>
          <w:szCs w:val="24"/>
        </w:rPr>
        <w:t>r neighbours</w:t>
      </w:r>
      <w:r w:rsidR="00D53010" w:rsidRPr="00636C9B">
        <w:rPr>
          <w:rFonts w:ascii="Times New Roman" w:hAnsi="Times New Roman"/>
          <w:color w:val="000000" w:themeColor="text1"/>
          <w:sz w:val="24"/>
          <w:szCs w:val="24"/>
        </w:rPr>
        <w:t>.</w:t>
      </w:r>
      <w:r w:rsidR="00F43908" w:rsidRPr="00636C9B">
        <w:rPr>
          <w:rFonts w:ascii="Times New Roman" w:hAnsi="Times New Roman"/>
          <w:color w:val="000000" w:themeColor="text1"/>
          <w:sz w:val="24"/>
          <w:szCs w:val="24"/>
        </w:rPr>
        <w:t xml:space="preserve"> The level to which information is shared between neighbouring states depends on the uncertainty of death rates in a state and the empirical similarity of neighbouring states.</w:t>
      </w:r>
    </w:p>
    <w:p w14:paraId="3471A5AC" w14:textId="77777777" w:rsidR="00A46B9A" w:rsidRDefault="00A46B9A" w:rsidP="00D76DF7">
      <w:pPr>
        <w:spacing w:after="0" w:line="480" w:lineRule="auto"/>
        <w:jc w:val="both"/>
        <w:outlineLvl w:val="0"/>
        <w:rPr>
          <w:rFonts w:ascii="Times New Roman" w:hAnsi="Times New Roman"/>
          <w:color w:val="000000" w:themeColor="text1"/>
          <w:sz w:val="24"/>
          <w:szCs w:val="24"/>
        </w:rPr>
      </w:pPr>
    </w:p>
    <w:p w14:paraId="7CC726CA" w14:textId="740F9FA3" w:rsidR="007C1278" w:rsidRPr="00843ACB" w:rsidRDefault="00BE6302" w:rsidP="00D76DF7">
      <w:pPr>
        <w:spacing w:after="0" w:line="480" w:lineRule="auto"/>
        <w:jc w:val="both"/>
        <w:outlineLvl w:val="0"/>
        <w:rPr>
          <w:rFonts w:ascii="Times New Roman" w:hAnsi="Times New Roman"/>
          <w:color w:val="000000" w:themeColor="text1"/>
          <w:sz w:val="24"/>
          <w:szCs w:val="24"/>
          <w:lang w:val="en-US"/>
        </w:rPr>
      </w:pPr>
      <w:r w:rsidRPr="00F0573E">
        <w:rPr>
          <w:rFonts w:ascii="Times New Roman" w:hAnsi="Times New Roman"/>
          <w:sz w:val="24"/>
          <w:szCs w:val="24"/>
        </w:rPr>
        <w:lastRenderedPageBreak/>
        <w:t xml:space="preserve">Non-linear trends were captured by a first-order random walk </w:t>
      </w:r>
      <w:proofErr w:type="spellStart"/>
      <w:r w:rsidRPr="00F0573E">
        <w:rPr>
          <w:rFonts w:ascii="Times New Roman" w:hAnsi="Times New Roman"/>
          <w:sz w:val="24"/>
          <w:szCs w:val="24"/>
        </w:rPr>
        <w:t>ν</w:t>
      </w:r>
      <w:r>
        <w:rPr>
          <w:rFonts w:ascii="Times New Roman" w:hAnsi="Times New Roman"/>
          <w:sz w:val="24"/>
          <w:szCs w:val="24"/>
          <w:vertAlign w:val="subscript"/>
        </w:rPr>
        <w:t>month</w:t>
      </w:r>
      <w:proofErr w:type="spellEnd"/>
      <w:r>
        <w:rPr>
          <w:rFonts w:ascii="Times New Roman" w:hAnsi="Times New Roman"/>
          <w:sz w:val="24"/>
          <w:szCs w:val="24"/>
          <w:vertAlign w:val="subscript"/>
        </w:rPr>
        <w:t>-y</w:t>
      </w:r>
      <w:r w:rsidRPr="00F0573E">
        <w:rPr>
          <w:rFonts w:ascii="Times New Roman" w:hAnsi="Times New Roman"/>
          <w:sz w:val="24"/>
          <w:szCs w:val="24"/>
          <w:vertAlign w:val="subscript"/>
        </w:rPr>
        <w:t>ear</w:t>
      </w:r>
      <w:r w:rsidRPr="00F0573E">
        <w:rPr>
          <w:rFonts w:ascii="Times New Roman" w:hAnsi="Times New Roman"/>
          <w:sz w:val="24"/>
          <w:szCs w:val="24"/>
        </w:rPr>
        <w:t>.</w:t>
      </w:r>
      <w:r w:rsidR="00777AB6">
        <w:rPr>
          <w:rFonts w:ascii="Times New Roman" w:hAnsi="Times New Roman"/>
          <w:sz w:val="24"/>
          <w:szCs w:val="24"/>
        </w:rPr>
        <w:t xml:space="preserve"> </w:t>
      </w:r>
      <w:r w:rsidR="00777AB6">
        <w:rPr>
          <w:rFonts w:ascii="Times New Roman" w:hAnsi="Times New Roman"/>
          <w:color w:val="000000" w:themeColor="text1"/>
          <w:sz w:val="24"/>
          <w:szCs w:val="24"/>
          <w:lang w:val="en-US"/>
        </w:rPr>
        <w:t xml:space="preserve">An </w:t>
      </w:r>
      <w:r w:rsidR="00777AB6" w:rsidRPr="00A46B9A">
        <w:rPr>
          <w:rFonts w:ascii="Times New Roman" w:hAnsi="Times New Roman"/>
          <w:color w:val="000000" w:themeColor="text1"/>
          <w:sz w:val="24"/>
          <w:szCs w:val="24"/>
          <w:lang w:val="en-US"/>
        </w:rPr>
        <w:t>over-dispersion ter</w:t>
      </w:r>
      <w:r w:rsidR="00777AB6">
        <w:rPr>
          <w:rFonts w:ascii="Times New Roman" w:hAnsi="Times New Roman"/>
          <w:color w:val="000000" w:themeColor="text1"/>
          <w:sz w:val="24"/>
          <w:szCs w:val="24"/>
          <w:lang w:val="en-US"/>
        </w:rPr>
        <w:t>m,</w:t>
      </w:r>
      <w:r>
        <w:rPr>
          <w:rFonts w:ascii="Times New Roman" w:hAnsi="Times New Roman"/>
          <w:sz w:val="24"/>
          <w:szCs w:val="24"/>
        </w:rPr>
        <w:t xml:space="preserve"> </w:t>
      </w:r>
      <w:r w:rsidR="00A46B9A" w:rsidRPr="00A46B9A">
        <w:rPr>
          <w:rFonts w:ascii="Times New Roman" w:hAnsi="Times New Roman"/>
          <w:color w:val="000000" w:themeColor="text1"/>
          <w:sz w:val="24"/>
          <w:szCs w:val="24"/>
          <w:lang w:val="en-US"/>
        </w:rPr>
        <w:t>ϵ</w:t>
      </w:r>
      <w:r w:rsidR="00A46B9A">
        <w:rPr>
          <w:rFonts w:ascii="Times New Roman" w:hAnsi="Times New Roman"/>
          <w:color w:val="000000" w:themeColor="text1"/>
          <w:sz w:val="24"/>
          <w:szCs w:val="24"/>
          <w:vertAlign w:val="subscript"/>
          <w:lang w:val="en-US"/>
        </w:rPr>
        <w:t>state-month</w:t>
      </w:r>
      <w:r w:rsidR="00A46B9A" w:rsidRPr="00A46B9A">
        <w:rPr>
          <w:rFonts w:ascii="Times New Roman" w:hAnsi="Times New Roman"/>
          <w:color w:val="000000" w:themeColor="text1"/>
          <w:sz w:val="24"/>
          <w:szCs w:val="24"/>
          <w:vertAlign w:val="subscript"/>
          <w:lang w:val="en-US"/>
        </w:rPr>
        <w:t>-year</w:t>
      </w:r>
      <w:r w:rsidR="00777AB6">
        <w:rPr>
          <w:rFonts w:ascii="Times New Roman" w:hAnsi="Times New Roman"/>
          <w:color w:val="000000" w:themeColor="text1"/>
          <w:sz w:val="24"/>
          <w:szCs w:val="24"/>
          <w:lang w:val="en-US"/>
        </w:rPr>
        <w:t xml:space="preserve">, </w:t>
      </w:r>
      <w:r w:rsidR="00A46B9A" w:rsidRPr="00A46B9A">
        <w:rPr>
          <w:rFonts w:ascii="Times New Roman" w:hAnsi="Times New Roman"/>
          <w:color w:val="000000" w:themeColor="text1"/>
          <w:sz w:val="24"/>
          <w:szCs w:val="24"/>
          <w:lang w:val="en-US"/>
        </w:rPr>
        <w:t xml:space="preserve">captures the variation unaccounted for by other terms in the model, and is modelled as </w:t>
      </w:r>
      <w:r w:rsidR="00A46B9A" w:rsidRPr="00A46B9A">
        <w:rPr>
          <w:rFonts w:ascii="Times New Roman" w:hAnsi="Times New Roman"/>
          <w:i/>
          <w:color w:val="000000" w:themeColor="text1"/>
          <w:sz w:val="24"/>
          <w:szCs w:val="24"/>
          <w:lang w:val="en-US"/>
        </w:rPr>
        <w:t>N</w:t>
      </w:r>
      <w:r w:rsidR="00A46B9A" w:rsidRPr="00A46B9A">
        <w:rPr>
          <w:rFonts w:ascii="Times New Roman" w:hAnsi="Times New Roman"/>
          <w:color w:val="000000" w:themeColor="text1"/>
          <w:sz w:val="24"/>
          <w:szCs w:val="24"/>
          <w:lang w:val="en-US"/>
        </w:rPr>
        <w:t>(0,</w:t>
      </w:r>
      <m:oMath>
        <m:sSubSup>
          <m:sSubSupPr>
            <m:ctrlPr>
              <w:rPr>
                <w:rFonts w:ascii="Cambria Math" w:hAnsi="Cambria Math"/>
                <w:i/>
                <w:color w:val="000000" w:themeColor="text1"/>
                <w:sz w:val="24"/>
                <w:szCs w:val="24"/>
                <w:lang w:val="en-US"/>
              </w:rPr>
            </m:ctrlPr>
          </m:sSubSupPr>
          <m:e>
            <m:r>
              <w:rPr>
                <w:rFonts w:ascii="Cambria Math" w:hAnsi="Cambria Math"/>
                <w:color w:val="000000" w:themeColor="text1"/>
                <w:sz w:val="24"/>
                <w:szCs w:val="24"/>
                <w:lang w:val="en-US"/>
              </w:rPr>
              <m:t>σ</m:t>
            </m:r>
          </m:e>
          <m:sub>
            <m:r>
              <w:rPr>
                <w:rFonts w:ascii="Cambria Math" w:hAnsi="Cambria Math"/>
                <w:color w:val="000000" w:themeColor="text1"/>
                <w:sz w:val="24"/>
                <w:szCs w:val="24"/>
                <w:lang w:val="en-US"/>
              </w:rPr>
              <m:t>ϵ</m:t>
            </m:r>
          </m:sub>
          <m:sup>
            <m:r>
              <w:rPr>
                <w:rFonts w:ascii="Cambria Math" w:hAnsi="Cambria Math"/>
                <w:color w:val="000000" w:themeColor="text1"/>
                <w:sz w:val="24"/>
                <w:szCs w:val="24"/>
                <w:lang w:val="en-US"/>
              </w:rPr>
              <m:t>2</m:t>
            </m:r>
          </m:sup>
        </m:sSubSup>
      </m:oMath>
      <w:r w:rsidR="00A46B9A" w:rsidRPr="00A46B9A">
        <w:rPr>
          <w:rFonts w:ascii="Times New Roman" w:hAnsi="Times New Roman"/>
          <w:color w:val="000000" w:themeColor="text1"/>
          <w:sz w:val="24"/>
          <w:szCs w:val="24"/>
          <w:lang w:val="en-US"/>
        </w:rPr>
        <w:t>).</w:t>
      </w:r>
    </w:p>
    <w:p w14:paraId="4B14C810" w14:textId="77777777" w:rsidR="00317BE3" w:rsidRPr="00636C9B" w:rsidRDefault="00317BE3" w:rsidP="00D76DF7">
      <w:pPr>
        <w:spacing w:after="0" w:line="480" w:lineRule="auto"/>
        <w:jc w:val="both"/>
        <w:outlineLvl w:val="0"/>
        <w:rPr>
          <w:rFonts w:ascii="Times New Roman" w:hAnsi="Times New Roman"/>
          <w:color w:val="000000" w:themeColor="text1"/>
          <w:sz w:val="24"/>
          <w:szCs w:val="24"/>
        </w:rPr>
      </w:pPr>
    </w:p>
    <w:p w14:paraId="58FF04F5" w14:textId="2624BFC3" w:rsidR="001E2DDB" w:rsidRPr="00284EE0" w:rsidRDefault="00592D17" w:rsidP="00D76DF7">
      <w:pPr>
        <w:spacing w:after="0" w:line="480" w:lineRule="auto"/>
        <w:jc w:val="both"/>
        <w:outlineLvl w:val="0"/>
        <w:rPr>
          <w:rFonts w:ascii="Times New Roman" w:hAnsi="Times New Roman"/>
          <w:color w:val="000000" w:themeColor="text1"/>
          <w:sz w:val="24"/>
          <w:szCs w:val="24"/>
        </w:rPr>
      </w:pPr>
      <w:commentRangeStart w:id="46"/>
      <w:r w:rsidRPr="00284EE0">
        <w:rPr>
          <w:rFonts w:ascii="Times New Roman" w:hAnsi="Times New Roman"/>
          <w:color w:val="000000" w:themeColor="text1"/>
          <w:sz w:val="24"/>
          <w:szCs w:val="24"/>
        </w:rPr>
        <w:t xml:space="preserve">Finally, </w:t>
      </w:r>
      <w:r w:rsidR="00971906" w:rsidRPr="002F11FA">
        <w:rPr>
          <w:rFonts w:ascii="Times New Roman" w:hAnsi="Times New Roman"/>
          <w:color w:val="000000" w:themeColor="text1"/>
          <w:sz w:val="24"/>
          <w:szCs w:val="24"/>
        </w:rPr>
        <w:t>we</w:t>
      </w:r>
      <w:r w:rsidR="00B66E0D" w:rsidRPr="00284EE0">
        <w:rPr>
          <w:rFonts w:ascii="Times New Roman" w:hAnsi="Times New Roman"/>
          <w:color w:val="000000" w:themeColor="text1"/>
          <w:sz w:val="24"/>
          <w:szCs w:val="24"/>
        </w:rPr>
        <w:t xml:space="preserve"> included a term that </w:t>
      </w:r>
      <w:r w:rsidR="00334A02" w:rsidRPr="00284EE0">
        <w:rPr>
          <w:rFonts w:ascii="Times New Roman" w:hAnsi="Times New Roman"/>
          <w:color w:val="000000" w:themeColor="text1"/>
          <w:sz w:val="24"/>
          <w:szCs w:val="24"/>
        </w:rPr>
        <w:t>relates log-transformed death rate to</w:t>
      </w:r>
      <w:r w:rsidR="00B66E0D" w:rsidRPr="00284EE0">
        <w:rPr>
          <w:rFonts w:ascii="Times New Roman" w:hAnsi="Times New Roman"/>
          <w:color w:val="000000" w:themeColor="text1"/>
          <w:sz w:val="24"/>
          <w:szCs w:val="24"/>
        </w:rPr>
        <w:t xml:space="preserve"> </w:t>
      </w:r>
      <w:r w:rsidR="00D95BCB" w:rsidRPr="00284EE0">
        <w:rPr>
          <w:rFonts w:ascii="Times New Roman" w:hAnsi="Times New Roman"/>
          <w:color w:val="000000" w:themeColor="text1"/>
          <w:sz w:val="24"/>
          <w:szCs w:val="24"/>
        </w:rPr>
        <w:t xml:space="preserve">the </w:t>
      </w:r>
      <w:r w:rsidR="00B66E0D" w:rsidRPr="00284EE0">
        <w:rPr>
          <w:rFonts w:ascii="Times New Roman" w:hAnsi="Times New Roman"/>
          <w:color w:val="000000" w:themeColor="text1"/>
          <w:sz w:val="24"/>
          <w:szCs w:val="24"/>
        </w:rPr>
        <w:t>above-defined temperature anomaly for each month</w:t>
      </w:r>
      <w:r w:rsidR="00F90541" w:rsidRPr="00284EE0">
        <w:rPr>
          <w:rFonts w:ascii="Times New Roman" w:hAnsi="Times New Roman"/>
          <w:color w:val="000000" w:themeColor="text1"/>
          <w:sz w:val="24"/>
          <w:szCs w:val="24"/>
        </w:rPr>
        <w:t>,</w:t>
      </w:r>
      <w:r w:rsidR="00564890">
        <w:rPr>
          <w:rFonts w:ascii="Times New Roman" w:hAnsi="Times New Roman"/>
          <w:color w:val="000000" w:themeColor="text1"/>
          <w:sz w:val="24"/>
          <w:szCs w:val="24"/>
        </w:rPr>
        <w:t xml:space="preserve"> </w:t>
      </w:r>
      <w:proofErr w:type="spellStart"/>
      <w:r w:rsidR="00564890" w:rsidRPr="00564890">
        <w:rPr>
          <w:rFonts w:ascii="Times New Roman" w:hAnsi="Times New Roman"/>
          <w:color w:val="000000" w:themeColor="text1"/>
          <w:sz w:val="24"/>
          <w:szCs w:val="24"/>
        </w:rPr>
        <w:t>γ·Anomaly</w:t>
      </w:r>
      <w:r w:rsidR="00564890" w:rsidRPr="00843ACB">
        <w:rPr>
          <w:rFonts w:ascii="Times New Roman" w:hAnsi="Times New Roman"/>
          <w:color w:val="000000" w:themeColor="text1"/>
          <w:sz w:val="24"/>
          <w:szCs w:val="24"/>
          <w:vertAlign w:val="subscript"/>
        </w:rPr>
        <w:t>state-month</w:t>
      </w:r>
      <w:proofErr w:type="spellEnd"/>
      <w:r w:rsidR="00564890">
        <w:rPr>
          <w:rFonts w:ascii="Times New Roman" w:hAnsi="Times New Roman"/>
          <w:color w:val="000000" w:themeColor="text1"/>
          <w:sz w:val="24"/>
          <w:szCs w:val="24"/>
        </w:rPr>
        <w:t>,</w:t>
      </w:r>
      <w:r w:rsidR="00F90541" w:rsidRPr="00284EE0">
        <w:rPr>
          <w:rFonts w:ascii="Times New Roman" w:hAnsi="Times New Roman"/>
          <w:color w:val="000000" w:themeColor="text1"/>
          <w:sz w:val="24"/>
          <w:szCs w:val="24"/>
        </w:rPr>
        <w:t xml:space="preserve"> </w:t>
      </w:r>
      <w:r w:rsidR="001279A6" w:rsidRPr="00843ACB">
        <w:rPr>
          <w:rFonts w:ascii="Times New Roman" w:hAnsi="Times New Roman"/>
          <w:sz w:val="24"/>
          <w:szCs w:val="24"/>
        </w:rPr>
        <w:t>with the coefficient</w:t>
      </w:r>
      <w:r w:rsidR="00725241">
        <w:rPr>
          <w:rFonts w:ascii="Times New Roman" w:hAnsi="Times New Roman"/>
          <w:sz w:val="24"/>
          <w:szCs w:val="24"/>
        </w:rPr>
        <w:t>s</w:t>
      </w:r>
      <w:r w:rsidR="001279A6" w:rsidRPr="00843ACB">
        <w:rPr>
          <w:rFonts w:ascii="Times New Roman" w:hAnsi="Times New Roman"/>
          <w:sz w:val="24"/>
          <w:szCs w:val="24"/>
        </w:rPr>
        <w:t xml:space="preserve"> γ representing the logarithm of the rate ratio per 1°C increase in monthly anomaly</w:t>
      </w:r>
      <w:r w:rsidR="00725241">
        <w:rPr>
          <w:rFonts w:ascii="Times New Roman" w:hAnsi="Times New Roman"/>
          <w:sz w:val="24"/>
          <w:szCs w:val="24"/>
        </w:rPr>
        <w:t xml:space="preserve"> for each month</w:t>
      </w:r>
      <w:r w:rsidR="00334A02" w:rsidRPr="00284EE0">
        <w:rPr>
          <w:rFonts w:ascii="Times New Roman" w:hAnsi="Times New Roman"/>
          <w:color w:val="000000" w:themeColor="text1"/>
          <w:sz w:val="24"/>
          <w:szCs w:val="24"/>
        </w:rPr>
        <w:t xml:space="preserve">. </w:t>
      </w:r>
      <w:r w:rsidR="00D95BCB" w:rsidRPr="00284EE0">
        <w:rPr>
          <w:rFonts w:ascii="Times New Roman" w:hAnsi="Times New Roman"/>
          <w:color w:val="000000" w:themeColor="text1"/>
          <w:sz w:val="24"/>
          <w:szCs w:val="24"/>
        </w:rPr>
        <w:t xml:space="preserve">We used a </w:t>
      </w:r>
      <w:r w:rsidR="00B31D70" w:rsidRPr="00284EE0">
        <w:rPr>
          <w:rFonts w:ascii="Times New Roman" w:hAnsi="Times New Roman"/>
          <w:color w:val="000000" w:themeColor="text1"/>
          <w:sz w:val="24"/>
          <w:szCs w:val="24"/>
        </w:rPr>
        <w:t xml:space="preserve">cyclic </w:t>
      </w:r>
      <w:r w:rsidR="00D95BCB" w:rsidRPr="00284EE0">
        <w:rPr>
          <w:rFonts w:ascii="Times New Roman" w:hAnsi="Times New Roman"/>
          <w:color w:val="000000" w:themeColor="text1"/>
          <w:sz w:val="24"/>
          <w:szCs w:val="24"/>
        </w:rPr>
        <w:t xml:space="preserve">random walk structure </w:t>
      </w:r>
      <w:r w:rsidR="004A5D7D" w:rsidRPr="00284EE0">
        <w:rPr>
          <w:rFonts w:ascii="Times New Roman" w:hAnsi="Times New Roman"/>
          <w:color w:val="000000" w:themeColor="text1"/>
          <w:sz w:val="24"/>
          <w:szCs w:val="24"/>
        </w:rPr>
        <w:t>for the anomaly terms</w:t>
      </w:r>
      <w:r w:rsidR="00B31D70" w:rsidRPr="00284EE0">
        <w:rPr>
          <w:rFonts w:ascii="Times New Roman" w:hAnsi="Times New Roman"/>
          <w:color w:val="000000" w:themeColor="text1"/>
          <w:sz w:val="24"/>
          <w:szCs w:val="24"/>
        </w:rPr>
        <w:t xml:space="preserve">, </w:t>
      </w:r>
      <w:r w:rsidR="004A5D7D" w:rsidRPr="00284EE0">
        <w:rPr>
          <w:rFonts w:ascii="Times New Roman" w:hAnsi="Times New Roman"/>
          <w:color w:val="000000" w:themeColor="text1"/>
          <w:sz w:val="24"/>
          <w:szCs w:val="24"/>
        </w:rPr>
        <w:t>allowing December to neighbour January.</w:t>
      </w:r>
      <w:commentRangeEnd w:id="46"/>
      <w:r w:rsidR="00B66E0D" w:rsidRPr="00843ACB">
        <w:rPr>
          <w:rStyle w:val="CommentReference"/>
          <w:rFonts w:ascii="Times New Roman" w:eastAsiaTheme="minorHAnsi" w:hAnsi="Times New Roman"/>
          <w:sz w:val="24"/>
          <w:szCs w:val="24"/>
        </w:rPr>
        <w:commentReference w:id="46"/>
      </w:r>
    </w:p>
    <w:p w14:paraId="09C62FF7" w14:textId="77777777" w:rsidR="00360A89" w:rsidRPr="00636C9B" w:rsidRDefault="00360A89" w:rsidP="00D76DF7">
      <w:pPr>
        <w:spacing w:after="0" w:line="480" w:lineRule="auto"/>
        <w:jc w:val="both"/>
        <w:outlineLvl w:val="0"/>
        <w:rPr>
          <w:rFonts w:ascii="Times New Roman" w:hAnsi="Times New Roman"/>
          <w:color w:val="000000" w:themeColor="text1"/>
          <w:sz w:val="24"/>
          <w:szCs w:val="24"/>
        </w:rPr>
      </w:pPr>
    </w:p>
    <w:p w14:paraId="02B5C291" w14:textId="2A07012E" w:rsidR="008F6F54" w:rsidRPr="00843ACB" w:rsidRDefault="00520742" w:rsidP="00860F96">
      <w:pPr>
        <w:spacing w:after="0" w:line="480" w:lineRule="auto"/>
        <w:jc w:val="both"/>
        <w:outlineLvl w:val="0"/>
        <w:rPr>
          <w:rFonts w:ascii="Times New Roman" w:hAnsi="Times New Roman"/>
          <w:color w:val="000000" w:themeColor="text1"/>
          <w:sz w:val="24"/>
          <w:szCs w:val="24"/>
          <w:lang w:val="en-US"/>
        </w:rPr>
      </w:pPr>
      <w:r w:rsidRPr="00636C9B">
        <w:rPr>
          <w:rFonts w:ascii="Times New Roman" w:hAnsi="Times New Roman"/>
          <w:color w:val="000000" w:themeColor="text1"/>
          <w:sz w:val="24"/>
          <w:szCs w:val="24"/>
        </w:rPr>
        <w:t xml:space="preserve">We ran </w:t>
      </w:r>
      <w:r w:rsidR="00241289">
        <w:rPr>
          <w:rFonts w:ascii="Times New Roman" w:hAnsi="Times New Roman"/>
          <w:color w:val="000000" w:themeColor="text1"/>
          <w:sz w:val="24"/>
          <w:szCs w:val="24"/>
        </w:rPr>
        <w:t xml:space="preserve">separate </w:t>
      </w:r>
      <w:r w:rsidRPr="00636C9B">
        <w:rPr>
          <w:rFonts w:ascii="Times New Roman" w:hAnsi="Times New Roman"/>
          <w:color w:val="000000" w:themeColor="text1"/>
          <w:sz w:val="24"/>
          <w:szCs w:val="24"/>
        </w:rPr>
        <w:t xml:space="preserve">models for each </w:t>
      </w:r>
      <w:r w:rsidR="00D861CC">
        <w:rPr>
          <w:rFonts w:ascii="Times New Roman" w:hAnsi="Times New Roman"/>
          <w:color w:val="000000" w:themeColor="text1"/>
          <w:sz w:val="24"/>
          <w:szCs w:val="24"/>
        </w:rPr>
        <w:t xml:space="preserve">type of </w:t>
      </w:r>
      <w:r w:rsidRPr="00636C9B">
        <w:rPr>
          <w:rFonts w:ascii="Times New Roman" w:hAnsi="Times New Roman"/>
          <w:color w:val="000000" w:themeColor="text1"/>
          <w:sz w:val="24"/>
          <w:szCs w:val="24"/>
        </w:rPr>
        <w:t xml:space="preserve">injury, age group, and sex. </w:t>
      </w:r>
      <w:r w:rsidR="00A86D9D" w:rsidRPr="00A86D9D">
        <w:rPr>
          <w:rFonts w:ascii="Times New Roman" w:hAnsi="Times New Roman"/>
          <w:color w:val="000000" w:themeColor="text1"/>
          <w:sz w:val="24"/>
          <w:szCs w:val="24"/>
          <w:lang w:val="en-US"/>
        </w:rPr>
        <w:t>We fitted the models using integrated nested Laplace approximation (INLA), using the R-INLA software, which offers orders of magnitude of computational efficiency improvement in Bayesian inference compared to traditional MCMC for latent Gaussian models.</w:t>
      </w:r>
      <w:r w:rsidR="0065029D">
        <w:rPr>
          <w:rFonts w:ascii="Times New Roman" w:hAnsi="Times New Roman"/>
          <w:color w:val="000000" w:themeColor="text1"/>
          <w:sz w:val="24"/>
          <w:szCs w:val="24"/>
          <w:lang w:val="en-US"/>
        </w:rPr>
        <w:fldChar w:fldCharType="begin" w:fldLock="1"/>
      </w:r>
      <w:r w:rsidR="00067038">
        <w:rPr>
          <w:rFonts w:ascii="Times New Roman" w:hAnsi="Times New Roman"/>
          <w:color w:val="000000" w:themeColor="text1"/>
          <w:sz w:val="24"/>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22&lt;/sup&gt;","plainTextFormattedCitation":"22","previouslyFormattedCitation":"&lt;sup&gt;22&lt;/sup&gt;"},"properties":{"noteIndex":0},"schema":"https://github.com/citation-style-language/schema/raw/master/csl-citation.json"}</w:instrText>
      </w:r>
      <w:r w:rsidR="0065029D">
        <w:rPr>
          <w:rFonts w:ascii="Times New Roman" w:hAnsi="Times New Roman"/>
          <w:color w:val="000000" w:themeColor="text1"/>
          <w:sz w:val="24"/>
          <w:szCs w:val="24"/>
          <w:lang w:val="en-US"/>
        </w:rPr>
        <w:fldChar w:fldCharType="separate"/>
      </w:r>
      <w:r w:rsidR="001B0FEB" w:rsidRPr="001B0FEB">
        <w:rPr>
          <w:rFonts w:ascii="Times New Roman" w:hAnsi="Times New Roman"/>
          <w:noProof/>
          <w:color w:val="000000" w:themeColor="text1"/>
          <w:sz w:val="24"/>
          <w:szCs w:val="24"/>
          <w:vertAlign w:val="superscript"/>
          <w:lang w:val="en-US"/>
        </w:rPr>
        <w:t>22</w:t>
      </w:r>
      <w:r w:rsidR="0065029D">
        <w:rPr>
          <w:rFonts w:ascii="Times New Roman" w:hAnsi="Times New Roman"/>
          <w:color w:val="000000" w:themeColor="text1"/>
          <w:sz w:val="24"/>
          <w:szCs w:val="24"/>
          <w:lang w:val="en-US"/>
        </w:rPr>
        <w:fldChar w:fldCharType="end"/>
      </w:r>
      <w:r w:rsidR="00A86D9D" w:rsidRPr="00A86D9D">
        <w:rPr>
          <w:rFonts w:ascii="Times New Roman" w:hAnsi="Times New Roman"/>
          <w:color w:val="000000" w:themeColor="text1"/>
          <w:sz w:val="24"/>
          <w:szCs w:val="24"/>
          <w:lang w:val="en-US"/>
        </w:rPr>
        <w:t xml:space="preserve"> As in previous wor</w:t>
      </w:r>
      <w:r w:rsidR="00A86D9D">
        <w:rPr>
          <w:rFonts w:ascii="Times New Roman" w:hAnsi="Times New Roman"/>
          <w:color w:val="000000" w:themeColor="text1"/>
          <w:sz w:val="24"/>
          <w:szCs w:val="24"/>
          <w:lang w:val="en-US"/>
        </w:rPr>
        <w:t>k</w:t>
      </w:r>
      <w:r w:rsidR="00A86D9D" w:rsidRPr="00A86D9D">
        <w:rPr>
          <w:rFonts w:ascii="Times New Roman" w:hAnsi="Times New Roman"/>
          <w:color w:val="000000" w:themeColor="text1"/>
          <w:sz w:val="24"/>
          <w:szCs w:val="24"/>
          <w:lang w:val="en-US"/>
        </w:rPr>
        <w:t>,</w:t>
      </w:r>
      <w:r w:rsidR="003B2A22">
        <w:rPr>
          <w:rFonts w:ascii="Times New Roman" w:hAnsi="Times New Roman"/>
          <w:color w:val="000000" w:themeColor="text1"/>
          <w:sz w:val="24"/>
          <w:szCs w:val="24"/>
          <w:lang w:val="en-US"/>
        </w:rPr>
        <w:fldChar w:fldCharType="begin" w:fldLock="1"/>
      </w:r>
      <w:r w:rsidR="00067038">
        <w:rPr>
          <w:rFonts w:ascii="Times New Roman" w:hAnsi="Times New Roman"/>
          <w:color w:val="000000" w:themeColor="text1"/>
          <w:sz w:val="24"/>
          <w:szCs w:val="24"/>
          <w:lang w:val="en-US"/>
        </w:rPr>
        <w:instrText>ADDIN CSL_CITATION {"citationItems":[{"id":"ITEM-1","itemData":{"DOI":"10.1016/S0140-6736(16)32381-9","ISBN":"0000030449","ISSN":"1474547X","PMID":"28236464","abstract":"Background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Lancet","id":"ITEM-1","issued":{"date-parts":[["2017"]]},"title":"Future life expectancy in 35 industrialised countries: projections with a Bayesian model ensemble","type":"article-journal"},"uris":["http://www.mendeley.com/documents/?uuid=c997f34a-3793-435a-b541-4b22b6ba5053"]}],"mendeley":{"formattedCitation":"&lt;sup&gt;23&lt;/sup&gt;","plainTextFormattedCitation":"23","previouslyFormattedCitation":"&lt;sup&gt;23&lt;/sup&gt;"},"properties":{"noteIndex":0},"schema":"https://github.com/citation-style-language/schema/raw/master/csl-citation.json"}</w:instrText>
      </w:r>
      <w:r w:rsidR="003B2A22">
        <w:rPr>
          <w:rFonts w:ascii="Times New Roman" w:hAnsi="Times New Roman"/>
          <w:color w:val="000000" w:themeColor="text1"/>
          <w:sz w:val="24"/>
          <w:szCs w:val="24"/>
          <w:lang w:val="en-US"/>
        </w:rPr>
        <w:fldChar w:fldCharType="separate"/>
      </w:r>
      <w:r w:rsidR="001B0FEB" w:rsidRPr="001B0FEB">
        <w:rPr>
          <w:rFonts w:ascii="Times New Roman" w:hAnsi="Times New Roman"/>
          <w:noProof/>
          <w:color w:val="000000" w:themeColor="text1"/>
          <w:sz w:val="24"/>
          <w:szCs w:val="24"/>
          <w:vertAlign w:val="superscript"/>
          <w:lang w:val="en-US"/>
        </w:rPr>
        <w:t>23</w:t>
      </w:r>
      <w:r w:rsidR="003B2A22">
        <w:rPr>
          <w:rFonts w:ascii="Times New Roman" w:hAnsi="Times New Roman"/>
          <w:color w:val="000000" w:themeColor="text1"/>
          <w:sz w:val="24"/>
          <w:szCs w:val="24"/>
          <w:lang w:val="en-US"/>
        </w:rPr>
        <w:fldChar w:fldCharType="end"/>
      </w:r>
      <w:r w:rsidR="003B2A22">
        <w:rPr>
          <w:rFonts w:ascii="Times New Roman" w:hAnsi="Times New Roman"/>
          <w:color w:val="000000" w:themeColor="text1"/>
          <w:sz w:val="24"/>
          <w:szCs w:val="24"/>
          <w:lang w:val="en-US"/>
        </w:rPr>
        <w:t xml:space="preserve"> </w:t>
      </w:r>
      <w:r w:rsidR="00A86D9D" w:rsidRPr="00A86D9D">
        <w:rPr>
          <w:rFonts w:ascii="Times New Roman" w:hAnsi="Times New Roman"/>
          <w:color w:val="000000" w:themeColor="text1"/>
          <w:sz w:val="24"/>
          <w:szCs w:val="24"/>
          <w:lang w:val="en-US"/>
        </w:rPr>
        <w:t xml:space="preserve">weakly informative hyper-priors of </w:t>
      </w:r>
      <w:commentRangeStart w:id="47"/>
      <w:commentRangeStart w:id="48"/>
      <w:proofErr w:type="spellStart"/>
      <w:r w:rsidR="00A86D9D" w:rsidRPr="00A86D9D">
        <w:rPr>
          <w:rFonts w:ascii="Times New Roman" w:hAnsi="Times New Roman"/>
          <w:color w:val="000000" w:themeColor="text1"/>
          <w:sz w:val="24"/>
          <w:szCs w:val="24"/>
          <w:lang w:val="en-US"/>
        </w:rPr>
        <w:t>logGamma</w:t>
      </w:r>
      <w:proofErr w:type="spellEnd"/>
      <w:r w:rsidR="00A86D9D" w:rsidRPr="00A86D9D">
        <w:rPr>
          <w:rFonts w:ascii="Times New Roman" w:hAnsi="Times New Roman"/>
          <w:color w:val="000000" w:themeColor="text1"/>
          <w:sz w:val="24"/>
          <w:szCs w:val="24"/>
          <w:lang w:val="en-US"/>
        </w:rPr>
        <w:t>(1, 0</w:t>
      </w:r>
      <w:r w:rsidR="0016077E">
        <w:rPr>
          <w:rFonts w:ascii="Times New Roman" w:hAnsi="Times New Roman"/>
          <w:color w:val="000000" w:themeColor="text1"/>
          <w:sz w:val="24"/>
          <w:szCs w:val="24"/>
          <w:lang w:val="en-US"/>
        </w:rPr>
        <w:t>.0</w:t>
      </w:r>
      <w:r w:rsidR="00A86D9D" w:rsidRPr="00A86D9D">
        <w:rPr>
          <w:rFonts w:ascii="Times New Roman" w:hAnsi="Times New Roman"/>
          <w:color w:val="000000" w:themeColor="text1"/>
          <w:sz w:val="24"/>
          <w:szCs w:val="24"/>
          <w:lang w:val="en-US"/>
        </w:rPr>
        <w:t xml:space="preserve">001) </w:t>
      </w:r>
      <w:commentRangeEnd w:id="47"/>
      <w:r w:rsidR="00933C2F">
        <w:rPr>
          <w:rStyle w:val="CommentReference"/>
          <w:rFonts w:asciiTheme="minorHAnsi" w:eastAsiaTheme="minorHAnsi" w:hAnsiTheme="minorHAnsi" w:cstheme="minorBidi"/>
        </w:rPr>
        <w:commentReference w:id="47"/>
      </w:r>
      <w:commentRangeEnd w:id="48"/>
      <w:r w:rsidR="00EE4EC9">
        <w:rPr>
          <w:rStyle w:val="CommentReference"/>
          <w:rFonts w:asciiTheme="minorHAnsi" w:eastAsiaTheme="minorHAnsi" w:hAnsiTheme="minorHAnsi" w:cstheme="minorBidi"/>
        </w:rPr>
        <w:commentReference w:id="48"/>
      </w:r>
      <w:r w:rsidR="00A86D9D" w:rsidRPr="00A86D9D">
        <w:rPr>
          <w:rFonts w:ascii="Times New Roman" w:hAnsi="Times New Roman"/>
          <w:color w:val="000000" w:themeColor="text1"/>
          <w:sz w:val="24"/>
          <w:szCs w:val="24"/>
          <w:lang w:val="en-US"/>
        </w:rPr>
        <w:t>were specified on the logarithm of the precisions of the random effects so that the parameter estimates were data driven.</w:t>
      </w:r>
    </w:p>
    <w:p w14:paraId="57BCB922" w14:textId="77777777" w:rsidR="00E45FED" w:rsidRPr="00636C9B" w:rsidRDefault="00E45FED" w:rsidP="00860F96">
      <w:pPr>
        <w:spacing w:after="0" w:line="480" w:lineRule="auto"/>
        <w:jc w:val="both"/>
        <w:outlineLvl w:val="0"/>
        <w:rPr>
          <w:rFonts w:ascii="Times New Roman" w:hAnsi="Times New Roman"/>
          <w:color w:val="000000" w:themeColor="text1"/>
          <w:sz w:val="24"/>
          <w:szCs w:val="24"/>
        </w:rPr>
      </w:pPr>
    </w:p>
    <w:p w14:paraId="2BBA4C4B" w14:textId="03F36848" w:rsidR="00E16C0A" w:rsidRPr="00636C9B" w:rsidRDefault="0048319E" w:rsidP="00860F96">
      <w:pPr>
        <w:spacing w:after="0" w:line="480" w:lineRule="auto"/>
        <w:jc w:val="both"/>
        <w:outlineLvl w:val="0"/>
        <w:rPr>
          <w:rFonts w:ascii="Times New Roman" w:hAnsi="Times New Roman"/>
          <w:i/>
          <w:color w:val="000000" w:themeColor="text1"/>
          <w:sz w:val="24"/>
          <w:szCs w:val="24"/>
        </w:rPr>
      </w:pPr>
      <w:r w:rsidRPr="00636C9B">
        <w:rPr>
          <w:rFonts w:ascii="Times New Roman" w:hAnsi="Times New Roman"/>
          <w:i/>
          <w:color w:val="000000" w:themeColor="text1"/>
          <w:sz w:val="24"/>
          <w:szCs w:val="24"/>
        </w:rPr>
        <w:t>Calculating a</w:t>
      </w:r>
      <w:r w:rsidR="006B5B17" w:rsidRPr="00636C9B">
        <w:rPr>
          <w:rFonts w:ascii="Times New Roman" w:hAnsi="Times New Roman"/>
          <w:i/>
          <w:color w:val="000000" w:themeColor="text1"/>
          <w:sz w:val="24"/>
          <w:szCs w:val="24"/>
        </w:rPr>
        <w:t>dditional deaths</w:t>
      </w:r>
      <w:r w:rsidR="0051175E" w:rsidRPr="00636C9B">
        <w:rPr>
          <w:rFonts w:ascii="Times New Roman" w:hAnsi="Times New Roman"/>
          <w:i/>
          <w:color w:val="000000" w:themeColor="text1"/>
          <w:sz w:val="24"/>
          <w:szCs w:val="24"/>
        </w:rPr>
        <w:t xml:space="preserve"> in a 1°C warmer world</w:t>
      </w:r>
    </w:p>
    <w:p w14:paraId="648FF79F" w14:textId="6AF50773" w:rsidR="006C11D1" w:rsidRDefault="00782C8F" w:rsidP="00004B84">
      <w:pPr>
        <w:spacing w:after="0" w:line="480" w:lineRule="auto"/>
        <w:jc w:val="both"/>
        <w:outlineLvl w:val="0"/>
        <w:rPr>
          <w:rFonts w:ascii="Times New Roman" w:hAnsi="Times New Roman"/>
          <w:color w:val="000000" w:themeColor="text1"/>
          <w:sz w:val="24"/>
          <w:szCs w:val="24"/>
        </w:rPr>
      </w:pPr>
      <w:commentRangeStart w:id="49"/>
      <w:r w:rsidRPr="00636C9B">
        <w:rPr>
          <w:rFonts w:ascii="Times New Roman" w:hAnsi="Times New Roman"/>
          <w:color w:val="000000" w:themeColor="text1"/>
          <w:sz w:val="24"/>
          <w:szCs w:val="24"/>
        </w:rPr>
        <w:t>W</w:t>
      </w:r>
      <w:r w:rsidR="00F76728" w:rsidRPr="00636C9B">
        <w:rPr>
          <w:rFonts w:ascii="Times New Roman" w:hAnsi="Times New Roman"/>
          <w:color w:val="000000" w:themeColor="text1"/>
          <w:sz w:val="24"/>
          <w:szCs w:val="24"/>
        </w:rPr>
        <w:t xml:space="preserve">e </w:t>
      </w:r>
      <w:r w:rsidR="00093E1B" w:rsidRPr="00636C9B">
        <w:rPr>
          <w:rFonts w:ascii="Times New Roman" w:hAnsi="Times New Roman"/>
          <w:color w:val="000000" w:themeColor="text1"/>
          <w:sz w:val="24"/>
          <w:szCs w:val="24"/>
        </w:rPr>
        <w:t>calculated expected change in deaths by month in 2</w:t>
      </w:r>
      <w:r w:rsidR="00E16C0A" w:rsidRPr="00636C9B">
        <w:rPr>
          <w:rFonts w:ascii="Times New Roman" w:hAnsi="Times New Roman"/>
          <w:color w:val="000000" w:themeColor="text1"/>
          <w:sz w:val="24"/>
          <w:szCs w:val="24"/>
        </w:rPr>
        <w:t>016 for a uniform increase of 1°</w:t>
      </w:r>
      <w:r w:rsidR="00093E1B" w:rsidRPr="00636C9B">
        <w:rPr>
          <w:rFonts w:ascii="Times New Roman" w:hAnsi="Times New Roman"/>
          <w:color w:val="000000" w:themeColor="text1"/>
          <w:sz w:val="24"/>
          <w:szCs w:val="24"/>
        </w:rPr>
        <w:t>C</w:t>
      </w:r>
      <w:r w:rsidR="005179F4" w:rsidRPr="00636C9B">
        <w:rPr>
          <w:rFonts w:ascii="Times New Roman" w:hAnsi="Times New Roman"/>
          <w:color w:val="000000" w:themeColor="text1"/>
          <w:sz w:val="24"/>
          <w:szCs w:val="24"/>
        </w:rPr>
        <w:t xml:space="preserve"> in each state and month</w:t>
      </w:r>
      <w:r w:rsidR="00093E1B" w:rsidRPr="00636C9B">
        <w:rPr>
          <w:rFonts w:ascii="Times New Roman" w:hAnsi="Times New Roman"/>
          <w:color w:val="000000" w:themeColor="text1"/>
          <w:sz w:val="24"/>
          <w:szCs w:val="24"/>
        </w:rPr>
        <w:t xml:space="preserve"> for each</w:t>
      </w:r>
      <w:r w:rsidR="00CA2FE9" w:rsidRPr="00636C9B">
        <w:rPr>
          <w:rFonts w:ascii="Times New Roman" w:hAnsi="Times New Roman"/>
          <w:color w:val="000000" w:themeColor="text1"/>
          <w:sz w:val="24"/>
          <w:szCs w:val="24"/>
        </w:rPr>
        <w:t xml:space="preserve"> age group, sex and cause</w:t>
      </w:r>
      <w:r w:rsidR="00E3399E" w:rsidRPr="00636C9B">
        <w:rPr>
          <w:rFonts w:ascii="Times New Roman" w:hAnsi="Times New Roman"/>
          <w:color w:val="000000" w:themeColor="text1"/>
          <w:sz w:val="24"/>
          <w:szCs w:val="24"/>
        </w:rPr>
        <w:t xml:space="preserve"> to give us additional deaths</w:t>
      </w:r>
      <w:r w:rsidR="00A005BB">
        <w:rPr>
          <w:rFonts w:ascii="Times New Roman" w:hAnsi="Times New Roman"/>
          <w:color w:val="000000" w:themeColor="text1"/>
          <w:sz w:val="24"/>
          <w:szCs w:val="24"/>
        </w:rPr>
        <w:t xml:space="preserve">. This is a realistic scenario </w:t>
      </w:r>
      <w:r w:rsidR="004163E8">
        <w:rPr>
          <w:rFonts w:ascii="Times New Roman" w:hAnsi="Times New Roman"/>
          <w:color w:val="000000" w:themeColor="text1"/>
          <w:sz w:val="24"/>
          <w:szCs w:val="24"/>
        </w:rPr>
        <w:t>given that several degrees warming is expected over the next century</w:t>
      </w:r>
      <w:r w:rsidR="003C28C6" w:rsidRPr="00636C9B">
        <w:rPr>
          <w:rFonts w:ascii="Times New Roman" w:hAnsi="Times New Roman"/>
          <w:color w:val="000000" w:themeColor="text1"/>
          <w:sz w:val="24"/>
          <w:szCs w:val="24"/>
        </w:rPr>
        <w:t>.</w:t>
      </w:r>
      <w:r w:rsidR="0082437F" w:rsidRPr="00636C9B">
        <w:rPr>
          <w:rFonts w:ascii="Times New Roman" w:hAnsi="Times New Roman"/>
          <w:color w:val="000000" w:themeColor="text1"/>
          <w:sz w:val="24"/>
          <w:szCs w:val="24"/>
        </w:rPr>
        <w:t xml:space="preserve"> </w:t>
      </w:r>
      <w:commentRangeEnd w:id="49"/>
      <w:r w:rsidR="00B66E0D">
        <w:rPr>
          <w:rStyle w:val="CommentReference"/>
          <w:rFonts w:asciiTheme="minorHAnsi" w:eastAsiaTheme="minorHAnsi" w:hAnsiTheme="minorHAnsi" w:cstheme="minorBidi"/>
        </w:rPr>
        <w:commentReference w:id="49"/>
      </w:r>
      <w:commentRangeStart w:id="50"/>
      <w:r w:rsidR="0082437F" w:rsidRPr="00636C9B">
        <w:rPr>
          <w:rFonts w:ascii="Times New Roman" w:hAnsi="Times New Roman"/>
          <w:color w:val="000000" w:themeColor="text1"/>
          <w:sz w:val="24"/>
          <w:szCs w:val="24"/>
        </w:rPr>
        <w:t xml:space="preserve">For these </w:t>
      </w:r>
      <w:r w:rsidR="007B6BA4" w:rsidRPr="00636C9B">
        <w:rPr>
          <w:rFonts w:ascii="Times New Roman" w:hAnsi="Times New Roman"/>
          <w:color w:val="000000" w:themeColor="text1"/>
          <w:sz w:val="24"/>
          <w:szCs w:val="24"/>
        </w:rPr>
        <w:t>calculations,</w:t>
      </w:r>
      <w:r w:rsidR="0082437F" w:rsidRPr="00636C9B">
        <w:rPr>
          <w:rFonts w:ascii="Times New Roman" w:hAnsi="Times New Roman"/>
          <w:color w:val="000000" w:themeColor="text1"/>
          <w:sz w:val="24"/>
          <w:szCs w:val="24"/>
        </w:rPr>
        <w:t xml:space="preserve"> we</w:t>
      </w:r>
      <w:r w:rsidR="00EE14D8" w:rsidRPr="00636C9B">
        <w:rPr>
          <w:rFonts w:ascii="Times New Roman" w:hAnsi="Times New Roman"/>
          <w:color w:val="000000" w:themeColor="text1"/>
          <w:sz w:val="24"/>
          <w:szCs w:val="24"/>
        </w:rPr>
        <w:t xml:space="preserve"> </w:t>
      </w:r>
      <w:r w:rsidR="00FE46A6" w:rsidRPr="00636C9B">
        <w:rPr>
          <w:rFonts w:ascii="Times New Roman" w:hAnsi="Times New Roman"/>
          <w:color w:val="000000" w:themeColor="text1"/>
          <w:sz w:val="24"/>
          <w:szCs w:val="24"/>
        </w:rPr>
        <w:t>multipl</w:t>
      </w:r>
      <w:r w:rsidR="00EE14D8" w:rsidRPr="00636C9B">
        <w:rPr>
          <w:rFonts w:ascii="Times New Roman" w:hAnsi="Times New Roman"/>
          <w:color w:val="000000" w:themeColor="text1"/>
          <w:sz w:val="24"/>
          <w:szCs w:val="24"/>
        </w:rPr>
        <w:t>ied</w:t>
      </w:r>
      <w:r w:rsidR="00FE46A6" w:rsidRPr="00636C9B">
        <w:rPr>
          <w:rFonts w:ascii="Times New Roman" w:hAnsi="Times New Roman"/>
          <w:color w:val="000000" w:themeColor="text1"/>
          <w:sz w:val="24"/>
          <w:szCs w:val="24"/>
        </w:rPr>
        <w:t xml:space="preserve"> the actual death counts </w:t>
      </w:r>
      <w:r w:rsidR="00D97AD2" w:rsidRPr="00636C9B">
        <w:rPr>
          <w:rFonts w:ascii="Times New Roman" w:hAnsi="Times New Roman"/>
          <w:color w:val="000000" w:themeColor="text1"/>
          <w:sz w:val="24"/>
          <w:szCs w:val="24"/>
        </w:rPr>
        <w:t xml:space="preserve">in 2016 </w:t>
      </w:r>
      <w:r w:rsidR="00FE46A6" w:rsidRPr="00636C9B">
        <w:rPr>
          <w:rFonts w:ascii="Times New Roman" w:hAnsi="Times New Roman"/>
          <w:color w:val="000000" w:themeColor="text1"/>
          <w:sz w:val="24"/>
          <w:szCs w:val="24"/>
        </w:rPr>
        <w:t>by the excess risk of each monthly temperature anomaly term</w:t>
      </w:r>
      <w:r w:rsidR="00947DBC" w:rsidRPr="00636C9B">
        <w:rPr>
          <w:rFonts w:ascii="Times New Roman" w:hAnsi="Times New Roman"/>
          <w:color w:val="000000" w:themeColor="text1"/>
          <w:sz w:val="24"/>
          <w:szCs w:val="24"/>
        </w:rPr>
        <w:t>.</w:t>
      </w:r>
      <w:r w:rsidR="00FE46A6" w:rsidRPr="00636C9B">
        <w:rPr>
          <w:rFonts w:ascii="Times New Roman" w:hAnsi="Times New Roman"/>
          <w:color w:val="000000" w:themeColor="text1"/>
          <w:sz w:val="24"/>
          <w:szCs w:val="24"/>
        </w:rPr>
        <w:t xml:space="preserve"> </w:t>
      </w:r>
      <w:r w:rsidR="00947DBC" w:rsidRPr="00636C9B">
        <w:rPr>
          <w:rFonts w:ascii="Times New Roman" w:hAnsi="Times New Roman"/>
          <w:color w:val="000000" w:themeColor="text1"/>
          <w:sz w:val="24"/>
          <w:szCs w:val="24"/>
        </w:rPr>
        <w:t>W</w:t>
      </w:r>
      <w:r w:rsidR="00FE46A6" w:rsidRPr="00636C9B">
        <w:rPr>
          <w:rFonts w:ascii="Times New Roman" w:hAnsi="Times New Roman"/>
          <w:color w:val="000000" w:themeColor="text1"/>
          <w:sz w:val="24"/>
          <w:szCs w:val="24"/>
        </w:rPr>
        <w:t xml:space="preserve">e </w:t>
      </w:r>
      <w:r w:rsidR="00947DBC" w:rsidRPr="00636C9B">
        <w:rPr>
          <w:rFonts w:ascii="Times New Roman" w:hAnsi="Times New Roman"/>
          <w:color w:val="000000" w:themeColor="text1"/>
          <w:sz w:val="24"/>
          <w:szCs w:val="24"/>
        </w:rPr>
        <w:t xml:space="preserve">then </w:t>
      </w:r>
      <w:r w:rsidR="00FE46A6" w:rsidRPr="00636C9B">
        <w:rPr>
          <w:rFonts w:ascii="Times New Roman" w:hAnsi="Times New Roman"/>
          <w:color w:val="000000" w:themeColor="text1"/>
          <w:sz w:val="24"/>
          <w:szCs w:val="24"/>
        </w:rPr>
        <w:t xml:space="preserve">obtained an estimate of the change in deaths for </w:t>
      </w:r>
      <w:r w:rsidR="005179F4" w:rsidRPr="00636C9B">
        <w:rPr>
          <w:rFonts w:ascii="Times New Roman" w:hAnsi="Times New Roman"/>
          <w:color w:val="000000" w:themeColor="text1"/>
          <w:sz w:val="24"/>
          <w:szCs w:val="24"/>
        </w:rPr>
        <w:t xml:space="preserve">a </w:t>
      </w:r>
      <w:r w:rsidR="00FE46A6" w:rsidRPr="00636C9B">
        <w:rPr>
          <w:rFonts w:ascii="Times New Roman" w:hAnsi="Times New Roman"/>
          <w:color w:val="000000" w:themeColor="text1"/>
          <w:sz w:val="24"/>
          <w:szCs w:val="24"/>
        </w:rPr>
        <w:t>uniform increase of 1°C</w:t>
      </w:r>
      <w:r w:rsidR="005179F4" w:rsidRPr="00636C9B">
        <w:rPr>
          <w:rFonts w:ascii="Times New Roman" w:hAnsi="Times New Roman"/>
          <w:color w:val="000000" w:themeColor="text1"/>
          <w:sz w:val="24"/>
          <w:szCs w:val="24"/>
        </w:rPr>
        <w:t xml:space="preserve"> in each month and state</w:t>
      </w:r>
      <w:r w:rsidR="00ED27C3" w:rsidRPr="00636C9B">
        <w:rPr>
          <w:rFonts w:ascii="Times New Roman" w:hAnsi="Times New Roman"/>
          <w:color w:val="000000" w:themeColor="text1"/>
          <w:sz w:val="24"/>
          <w:szCs w:val="24"/>
        </w:rPr>
        <w:t xml:space="preserve">, which we summarised by </w:t>
      </w:r>
      <w:r w:rsidR="00987B41">
        <w:rPr>
          <w:rFonts w:ascii="Times New Roman" w:hAnsi="Times New Roman"/>
          <w:color w:val="000000" w:themeColor="text1"/>
          <w:sz w:val="24"/>
          <w:szCs w:val="24"/>
        </w:rPr>
        <w:t>type</w:t>
      </w:r>
      <w:r w:rsidR="00987B41" w:rsidRPr="00636C9B">
        <w:rPr>
          <w:rFonts w:ascii="Times New Roman" w:hAnsi="Times New Roman"/>
          <w:color w:val="000000" w:themeColor="text1"/>
          <w:sz w:val="24"/>
          <w:szCs w:val="24"/>
        </w:rPr>
        <w:t xml:space="preserve"> </w:t>
      </w:r>
      <w:r w:rsidR="00352D62" w:rsidRPr="00636C9B">
        <w:rPr>
          <w:rFonts w:ascii="Times New Roman" w:hAnsi="Times New Roman"/>
          <w:color w:val="000000" w:themeColor="text1"/>
          <w:sz w:val="24"/>
          <w:szCs w:val="24"/>
        </w:rPr>
        <w:t xml:space="preserve">of injury </w:t>
      </w:r>
      <w:r w:rsidR="00352D62" w:rsidRPr="00636C9B">
        <w:rPr>
          <w:rFonts w:ascii="Times New Roman" w:hAnsi="Times New Roman"/>
          <w:color w:val="000000" w:themeColor="text1"/>
          <w:sz w:val="24"/>
          <w:szCs w:val="24"/>
        </w:rPr>
        <w:lastRenderedPageBreak/>
        <w:t>death,</w:t>
      </w:r>
      <w:r w:rsidR="00785C4C" w:rsidRPr="00636C9B">
        <w:rPr>
          <w:rFonts w:ascii="Times New Roman" w:hAnsi="Times New Roman"/>
          <w:color w:val="000000" w:themeColor="text1"/>
          <w:sz w:val="24"/>
          <w:szCs w:val="24"/>
        </w:rPr>
        <w:t xml:space="preserve"> sex,</w:t>
      </w:r>
      <w:r w:rsidR="00352D62" w:rsidRPr="00636C9B">
        <w:rPr>
          <w:rFonts w:ascii="Times New Roman" w:hAnsi="Times New Roman"/>
          <w:color w:val="000000" w:themeColor="text1"/>
          <w:sz w:val="24"/>
          <w:szCs w:val="24"/>
        </w:rPr>
        <w:t xml:space="preserve"> </w:t>
      </w:r>
      <w:r w:rsidR="00ED27C3" w:rsidRPr="00636C9B">
        <w:rPr>
          <w:rFonts w:ascii="Times New Roman" w:hAnsi="Times New Roman"/>
          <w:color w:val="000000" w:themeColor="text1"/>
          <w:sz w:val="24"/>
          <w:szCs w:val="24"/>
        </w:rPr>
        <w:t>month and age</w:t>
      </w:r>
      <w:r w:rsidR="00FE46A6" w:rsidRPr="00636C9B">
        <w:rPr>
          <w:rFonts w:ascii="Times New Roman" w:hAnsi="Times New Roman"/>
          <w:color w:val="000000" w:themeColor="text1"/>
          <w:sz w:val="24"/>
          <w:szCs w:val="24"/>
        </w:rPr>
        <w:t>.</w:t>
      </w:r>
      <w:commentRangeEnd w:id="50"/>
      <w:r w:rsidR="008A218F">
        <w:rPr>
          <w:rStyle w:val="CommentReference"/>
          <w:rFonts w:asciiTheme="minorHAnsi" w:eastAsiaTheme="minorHAnsi" w:hAnsiTheme="minorHAnsi" w:cstheme="minorBidi"/>
        </w:rPr>
        <w:commentReference w:id="50"/>
      </w:r>
      <w:r w:rsidR="00EB2987" w:rsidRPr="00636C9B">
        <w:rPr>
          <w:rFonts w:ascii="Times New Roman" w:hAnsi="Times New Roman"/>
          <w:color w:val="000000" w:themeColor="text1"/>
          <w:sz w:val="24"/>
          <w:szCs w:val="24"/>
        </w:rPr>
        <w:t xml:space="preserve"> We also divided the additional expected deaths by the population to obtain the age- and month-summarised exce</w:t>
      </w:r>
      <w:r w:rsidR="0060531B" w:rsidRPr="00636C9B">
        <w:rPr>
          <w:rFonts w:ascii="Times New Roman" w:hAnsi="Times New Roman"/>
          <w:color w:val="000000" w:themeColor="text1"/>
          <w:sz w:val="24"/>
          <w:szCs w:val="24"/>
        </w:rPr>
        <w:t>ss risk</w:t>
      </w:r>
      <w:r w:rsidR="0064674D" w:rsidRPr="00636C9B">
        <w:rPr>
          <w:rFonts w:ascii="Times New Roman" w:hAnsi="Times New Roman"/>
          <w:color w:val="000000" w:themeColor="text1"/>
          <w:sz w:val="24"/>
          <w:szCs w:val="24"/>
        </w:rPr>
        <w:t xml:space="preserve"> for each s</w:t>
      </w:r>
      <w:r w:rsidR="00A209D9" w:rsidRPr="00636C9B">
        <w:rPr>
          <w:rFonts w:ascii="Times New Roman" w:hAnsi="Times New Roman"/>
          <w:color w:val="000000" w:themeColor="text1"/>
          <w:sz w:val="24"/>
          <w:szCs w:val="24"/>
        </w:rPr>
        <w:t xml:space="preserve">ex and </w:t>
      </w:r>
      <w:r w:rsidR="00987B41">
        <w:rPr>
          <w:rFonts w:ascii="Times New Roman" w:hAnsi="Times New Roman"/>
          <w:color w:val="000000" w:themeColor="text1"/>
          <w:sz w:val="24"/>
          <w:szCs w:val="24"/>
        </w:rPr>
        <w:t xml:space="preserve">type of </w:t>
      </w:r>
      <w:r w:rsidR="00A209D9" w:rsidRPr="00636C9B">
        <w:rPr>
          <w:rFonts w:ascii="Times New Roman" w:hAnsi="Times New Roman"/>
          <w:color w:val="000000" w:themeColor="text1"/>
          <w:sz w:val="24"/>
          <w:szCs w:val="24"/>
        </w:rPr>
        <w:t>injury</w:t>
      </w:r>
      <w:r w:rsidR="0060531B" w:rsidRPr="00636C9B">
        <w:rPr>
          <w:rFonts w:ascii="Times New Roman" w:hAnsi="Times New Roman"/>
          <w:color w:val="000000" w:themeColor="text1"/>
          <w:sz w:val="24"/>
          <w:szCs w:val="24"/>
        </w:rPr>
        <w:t>.</w:t>
      </w:r>
    </w:p>
    <w:p w14:paraId="23CF8AE9" w14:textId="77777777" w:rsidR="006C11D1" w:rsidRDefault="006C11D1" w:rsidP="00004B84">
      <w:pPr>
        <w:spacing w:after="0" w:line="480" w:lineRule="auto"/>
        <w:jc w:val="both"/>
        <w:outlineLvl w:val="0"/>
        <w:rPr>
          <w:rFonts w:ascii="Times New Roman" w:hAnsi="Times New Roman"/>
          <w:color w:val="000000" w:themeColor="text1"/>
          <w:sz w:val="24"/>
          <w:szCs w:val="24"/>
        </w:rPr>
      </w:pPr>
    </w:p>
    <w:p w14:paraId="73A9E14D" w14:textId="4E71EBFD" w:rsidR="006C11D1" w:rsidRPr="00636C9B" w:rsidRDefault="006C11D1" w:rsidP="00004B84">
      <w:pPr>
        <w:spacing w:after="0" w:line="480" w:lineRule="auto"/>
        <w:jc w:val="both"/>
        <w:outlineLvl w:val="0"/>
        <w:rPr>
          <w:rFonts w:ascii="Times New Roman" w:hAnsi="Times New Roman"/>
          <w:color w:val="000000" w:themeColor="text1"/>
          <w:sz w:val="24"/>
          <w:szCs w:val="24"/>
        </w:rPr>
      </w:pPr>
      <w:commentRangeStart w:id="51"/>
      <w:r w:rsidRPr="00636C9B">
        <w:rPr>
          <w:rFonts w:ascii="Times New Roman" w:hAnsi="Times New Roman"/>
          <w:color w:val="000000" w:themeColor="text1"/>
          <w:sz w:val="24"/>
          <w:szCs w:val="24"/>
        </w:rPr>
        <w:t xml:space="preserve">We </w:t>
      </w:r>
      <w:r>
        <w:rPr>
          <w:rFonts w:ascii="Times New Roman" w:hAnsi="Times New Roman"/>
          <w:color w:val="000000" w:themeColor="text1"/>
          <w:sz w:val="24"/>
          <w:szCs w:val="24"/>
        </w:rPr>
        <w:t>generated</w:t>
      </w:r>
      <w:r w:rsidRPr="00636C9B">
        <w:rPr>
          <w:rFonts w:ascii="Times New Roman" w:hAnsi="Times New Roman"/>
          <w:color w:val="000000" w:themeColor="text1"/>
          <w:sz w:val="24"/>
          <w:szCs w:val="24"/>
        </w:rPr>
        <w:t xml:space="preserve"> 5000 draws from the posterior marginal of each month’s temperature anomaly term. </w:t>
      </w:r>
      <w:r w:rsidR="00B967D1">
        <w:rPr>
          <w:rFonts w:ascii="Times New Roman" w:hAnsi="Times New Roman"/>
          <w:color w:val="000000" w:themeColor="text1"/>
          <w:sz w:val="24"/>
          <w:szCs w:val="24"/>
        </w:rPr>
        <w:t>The reported 95% Credible I</w:t>
      </w:r>
      <w:r w:rsidRPr="00636C9B">
        <w:rPr>
          <w:rFonts w:ascii="Times New Roman" w:hAnsi="Times New Roman"/>
          <w:color w:val="000000" w:themeColor="text1"/>
          <w:sz w:val="24"/>
          <w:szCs w:val="24"/>
        </w:rPr>
        <w:t>ntervals</w:t>
      </w:r>
      <w:r w:rsidR="00B967D1">
        <w:rPr>
          <w:rFonts w:ascii="Times New Roman" w:hAnsi="Times New Roman"/>
          <w:color w:val="000000" w:themeColor="text1"/>
          <w:sz w:val="24"/>
          <w:szCs w:val="24"/>
        </w:rPr>
        <w:t xml:space="preserve"> (</w:t>
      </w:r>
      <w:proofErr w:type="spellStart"/>
      <w:r w:rsidR="00B967D1">
        <w:rPr>
          <w:rFonts w:ascii="Times New Roman" w:hAnsi="Times New Roman"/>
          <w:color w:val="000000" w:themeColor="text1"/>
          <w:sz w:val="24"/>
          <w:szCs w:val="24"/>
        </w:rPr>
        <w:t>CrIs</w:t>
      </w:r>
      <w:proofErr w:type="spellEnd"/>
      <w:r w:rsidR="00B967D1">
        <w:rPr>
          <w:rFonts w:ascii="Times New Roman" w:hAnsi="Times New Roman"/>
          <w:color w:val="000000" w:themeColor="text1"/>
          <w:sz w:val="24"/>
          <w:szCs w:val="24"/>
        </w:rPr>
        <w:t>)</w:t>
      </w:r>
      <w:r w:rsidR="00233194">
        <w:rPr>
          <w:rFonts w:ascii="Times New Roman" w:hAnsi="Times New Roman"/>
          <w:color w:val="000000" w:themeColor="text1"/>
          <w:sz w:val="24"/>
          <w:szCs w:val="24"/>
        </w:rPr>
        <w:t xml:space="preserve">, </w:t>
      </w:r>
      <w:r w:rsidR="00BF1591">
        <w:rPr>
          <w:rFonts w:ascii="Times New Roman" w:hAnsi="Times New Roman"/>
          <w:color w:val="000000" w:themeColor="text1"/>
          <w:sz w:val="24"/>
          <w:szCs w:val="24"/>
        </w:rPr>
        <w:t xml:space="preserve">quoted </w:t>
      </w:r>
      <w:r w:rsidR="00233194">
        <w:rPr>
          <w:rFonts w:ascii="Times New Roman" w:hAnsi="Times New Roman"/>
          <w:color w:val="000000" w:themeColor="text1"/>
          <w:sz w:val="24"/>
          <w:szCs w:val="24"/>
        </w:rPr>
        <w:t>in brackets where appropriate,</w:t>
      </w:r>
      <w:r w:rsidRPr="00636C9B">
        <w:rPr>
          <w:rFonts w:ascii="Times New Roman" w:hAnsi="Times New Roman"/>
          <w:color w:val="000000" w:themeColor="text1"/>
          <w:sz w:val="24"/>
          <w:szCs w:val="24"/>
        </w:rPr>
        <w:t xml:space="preserve"> are the 2.5</w:t>
      </w:r>
      <w:r w:rsidRPr="00636C9B">
        <w:rPr>
          <w:rFonts w:ascii="Times New Roman" w:hAnsi="Times New Roman"/>
          <w:color w:val="000000" w:themeColor="text1"/>
          <w:sz w:val="24"/>
          <w:szCs w:val="24"/>
          <w:vertAlign w:val="superscript"/>
        </w:rPr>
        <w:t>th</w:t>
      </w:r>
      <w:r w:rsidRPr="00636C9B">
        <w:rPr>
          <w:rFonts w:ascii="Times New Roman" w:hAnsi="Times New Roman"/>
          <w:color w:val="000000" w:themeColor="text1"/>
          <w:sz w:val="24"/>
          <w:szCs w:val="24"/>
        </w:rPr>
        <w:t xml:space="preserve"> to 97.5</w:t>
      </w:r>
      <w:r w:rsidRPr="00636C9B">
        <w:rPr>
          <w:rFonts w:ascii="Times New Roman" w:hAnsi="Times New Roman"/>
          <w:color w:val="000000" w:themeColor="text1"/>
          <w:sz w:val="24"/>
          <w:szCs w:val="24"/>
          <w:vertAlign w:val="superscript"/>
        </w:rPr>
        <w:t>th</w:t>
      </w:r>
      <w:r w:rsidRPr="00636C9B">
        <w:rPr>
          <w:rFonts w:ascii="Times New Roman" w:hAnsi="Times New Roman"/>
          <w:color w:val="000000" w:themeColor="text1"/>
          <w:sz w:val="24"/>
          <w:szCs w:val="24"/>
        </w:rPr>
        <w:t xml:space="preserve"> percentiles of the posterior distribution of additional deaths</w:t>
      </w:r>
      <w:r w:rsidR="00F57AE3">
        <w:rPr>
          <w:rFonts w:ascii="Times New Roman" w:hAnsi="Times New Roman"/>
          <w:color w:val="000000" w:themeColor="text1"/>
          <w:sz w:val="24"/>
          <w:szCs w:val="24"/>
        </w:rPr>
        <w:t xml:space="preserve"> </w:t>
      </w:r>
      <w:r w:rsidRPr="00636C9B">
        <w:rPr>
          <w:rFonts w:ascii="Times New Roman" w:hAnsi="Times New Roman"/>
          <w:color w:val="000000" w:themeColor="text1"/>
          <w:sz w:val="24"/>
          <w:szCs w:val="24"/>
        </w:rPr>
        <w:t>and excess risk</w:t>
      </w:r>
      <w:r w:rsidR="00F57AE3">
        <w:rPr>
          <w:rFonts w:ascii="Times New Roman" w:hAnsi="Times New Roman"/>
          <w:color w:val="000000" w:themeColor="text1"/>
          <w:sz w:val="24"/>
          <w:szCs w:val="24"/>
        </w:rPr>
        <w:t xml:space="preserve"> </w:t>
      </w:r>
      <w:r w:rsidR="00F57AE3" w:rsidRPr="00843ACB">
        <w:rPr>
          <w:rFonts w:ascii="Times New Roman" w:hAnsi="Times New Roman"/>
          <w:color w:val="000000" w:themeColor="text1"/>
          <w:sz w:val="24"/>
          <w:szCs w:val="24"/>
        </w:rPr>
        <w:t>1°C warmer world</w:t>
      </w:r>
      <w:r w:rsidRPr="00636C9B">
        <w:rPr>
          <w:rFonts w:ascii="Times New Roman" w:hAnsi="Times New Roman"/>
          <w:color w:val="000000" w:themeColor="text1"/>
          <w:sz w:val="24"/>
          <w:szCs w:val="24"/>
        </w:rPr>
        <w:t>.</w:t>
      </w:r>
      <w:commentRangeEnd w:id="51"/>
      <w:r w:rsidR="00EE4EC9">
        <w:rPr>
          <w:rStyle w:val="CommentReference"/>
          <w:rFonts w:asciiTheme="minorHAnsi" w:eastAsiaTheme="minorHAnsi" w:hAnsiTheme="minorHAnsi" w:cstheme="minorBidi"/>
        </w:rPr>
        <w:commentReference w:id="51"/>
      </w:r>
    </w:p>
    <w:p w14:paraId="62E52914" w14:textId="77777777" w:rsidR="005259CD" w:rsidRPr="00636C9B" w:rsidRDefault="005259CD" w:rsidP="006C11D1">
      <w:pPr>
        <w:spacing w:after="0" w:line="480" w:lineRule="auto"/>
        <w:jc w:val="both"/>
        <w:outlineLvl w:val="0"/>
        <w:rPr>
          <w:rFonts w:ascii="Times New Roman" w:hAnsi="Times New Roman"/>
          <w:color w:val="000000" w:themeColor="text1"/>
          <w:sz w:val="24"/>
          <w:szCs w:val="24"/>
        </w:rPr>
      </w:pPr>
    </w:p>
    <w:p w14:paraId="26A53AA3" w14:textId="77777777" w:rsidR="00E252C8" w:rsidRPr="00636C9B" w:rsidRDefault="000210D1" w:rsidP="006C11D1">
      <w:pPr>
        <w:spacing w:after="0" w:line="480" w:lineRule="auto"/>
        <w:jc w:val="both"/>
        <w:outlineLvl w:val="0"/>
        <w:rPr>
          <w:rFonts w:ascii="Times New Roman" w:hAnsi="Times New Roman"/>
          <w:b/>
          <w:sz w:val="24"/>
          <w:szCs w:val="24"/>
        </w:rPr>
      </w:pPr>
      <w:r w:rsidRPr="00636C9B">
        <w:rPr>
          <w:rFonts w:ascii="Times New Roman" w:hAnsi="Times New Roman"/>
          <w:b/>
          <w:sz w:val="24"/>
          <w:szCs w:val="24"/>
        </w:rPr>
        <w:t>Results</w:t>
      </w:r>
    </w:p>
    <w:p w14:paraId="0B4CB3E9" w14:textId="78DC973A" w:rsidR="00E252C8" w:rsidRPr="00636C9B" w:rsidRDefault="00955652">
      <w:pPr>
        <w:spacing w:after="0" w:line="240" w:lineRule="auto"/>
        <w:jc w:val="both"/>
        <w:outlineLvl w:val="0"/>
        <w:rPr>
          <w:rFonts w:ascii="Times New Roman" w:hAnsi="Times New Roman"/>
          <w:i/>
          <w:sz w:val="24"/>
          <w:szCs w:val="24"/>
        </w:rPr>
      </w:pPr>
      <w:r w:rsidRPr="00636C9B">
        <w:rPr>
          <w:rFonts w:ascii="Times New Roman" w:hAnsi="Times New Roman"/>
          <w:i/>
          <w:sz w:val="24"/>
          <w:szCs w:val="24"/>
        </w:rPr>
        <w:t>Figure 2</w:t>
      </w:r>
    </w:p>
    <w:p w14:paraId="2B1F2ED1" w14:textId="77777777" w:rsidR="0078091F" w:rsidRPr="00636C9B" w:rsidRDefault="0078091F" w:rsidP="00843ACB">
      <w:pPr>
        <w:pStyle w:val="ListParagraph"/>
        <w:numPr>
          <w:ilvl w:val="0"/>
          <w:numId w:val="10"/>
        </w:numPr>
        <w:spacing w:line="240" w:lineRule="auto"/>
        <w:jc w:val="both"/>
        <w:rPr>
          <w:rFonts w:ascii="Times New Roman" w:hAnsi="Times New Roman"/>
          <w:sz w:val="24"/>
          <w:szCs w:val="24"/>
        </w:rPr>
      </w:pPr>
      <w:r w:rsidRPr="00636C9B">
        <w:rPr>
          <w:rFonts w:ascii="Times New Roman" w:hAnsi="Times New Roman"/>
          <w:sz w:val="24"/>
          <w:szCs w:val="24"/>
        </w:rPr>
        <w:t>Some categories exhibit clear seasonality within year throughout period of study (transport, drownings) with peak in the summer</w:t>
      </w:r>
    </w:p>
    <w:p w14:paraId="786C4B1D" w14:textId="0787E137" w:rsidR="00030C36" w:rsidRPr="00636C9B" w:rsidRDefault="00030C36">
      <w:pPr>
        <w:pStyle w:val="ListParagraph"/>
        <w:numPr>
          <w:ilvl w:val="0"/>
          <w:numId w:val="10"/>
        </w:numPr>
        <w:spacing w:after="0" w:line="240" w:lineRule="auto"/>
        <w:jc w:val="both"/>
        <w:outlineLvl w:val="0"/>
        <w:rPr>
          <w:rFonts w:ascii="Times New Roman" w:hAnsi="Times New Roman"/>
          <w:b/>
          <w:sz w:val="24"/>
          <w:szCs w:val="24"/>
        </w:rPr>
      </w:pPr>
      <w:commentRangeStart w:id="52"/>
      <w:commentRangeStart w:id="53"/>
      <w:r w:rsidRPr="00636C9B">
        <w:rPr>
          <w:rFonts w:ascii="Times New Roman" w:hAnsi="Times New Roman"/>
          <w:sz w:val="24"/>
          <w:szCs w:val="24"/>
        </w:rPr>
        <w:t xml:space="preserve">Declines in </w:t>
      </w:r>
      <w:r w:rsidR="005D379A" w:rsidRPr="00636C9B">
        <w:rPr>
          <w:rFonts w:ascii="Times New Roman" w:hAnsi="Times New Roman"/>
          <w:sz w:val="24"/>
          <w:szCs w:val="24"/>
        </w:rPr>
        <w:t>3</w:t>
      </w:r>
      <w:r w:rsidR="005D1ED5" w:rsidRPr="00636C9B">
        <w:rPr>
          <w:rFonts w:ascii="Times New Roman" w:hAnsi="Times New Roman"/>
          <w:sz w:val="24"/>
          <w:szCs w:val="24"/>
        </w:rPr>
        <w:t xml:space="preserve"> from 5 </w:t>
      </w:r>
      <w:r w:rsidRPr="00636C9B">
        <w:rPr>
          <w:rFonts w:ascii="Times New Roman" w:hAnsi="Times New Roman"/>
          <w:sz w:val="24"/>
          <w:szCs w:val="24"/>
        </w:rPr>
        <w:t xml:space="preserve">all injury categories, </w:t>
      </w:r>
      <w:r w:rsidR="00A245BF" w:rsidRPr="00636C9B">
        <w:rPr>
          <w:rFonts w:ascii="Times New Roman" w:hAnsi="Times New Roman"/>
          <w:sz w:val="24"/>
          <w:szCs w:val="24"/>
        </w:rPr>
        <w:t>in contrast with</w:t>
      </w:r>
      <w:r w:rsidRPr="00636C9B">
        <w:rPr>
          <w:rFonts w:ascii="Times New Roman" w:hAnsi="Times New Roman"/>
          <w:sz w:val="24"/>
          <w:szCs w:val="24"/>
        </w:rPr>
        <w:t xml:space="preserve"> deaths from falls increa</w:t>
      </w:r>
      <w:r w:rsidR="00A245BF" w:rsidRPr="00636C9B">
        <w:rPr>
          <w:rFonts w:ascii="Times New Roman" w:hAnsi="Times New Roman"/>
          <w:sz w:val="24"/>
          <w:szCs w:val="24"/>
        </w:rPr>
        <w:t>s</w:t>
      </w:r>
      <w:r w:rsidRPr="00636C9B">
        <w:rPr>
          <w:rFonts w:ascii="Times New Roman" w:hAnsi="Times New Roman"/>
          <w:sz w:val="24"/>
          <w:szCs w:val="24"/>
        </w:rPr>
        <w:t>ing over tim</w:t>
      </w:r>
      <w:r w:rsidR="005D1ED5" w:rsidRPr="00636C9B">
        <w:rPr>
          <w:rFonts w:ascii="Times New Roman" w:hAnsi="Times New Roman"/>
          <w:sz w:val="24"/>
          <w:szCs w:val="24"/>
        </w:rPr>
        <w:t>e</w:t>
      </w:r>
      <w:r w:rsidR="005D379A" w:rsidRPr="00636C9B">
        <w:rPr>
          <w:rFonts w:ascii="Times New Roman" w:hAnsi="Times New Roman"/>
          <w:sz w:val="24"/>
          <w:szCs w:val="24"/>
        </w:rPr>
        <w:t xml:space="preserve"> and intentional self-harm recently increasing to over 1980 levels</w:t>
      </w:r>
    </w:p>
    <w:p w14:paraId="7D4AB8FA" w14:textId="7D7EAA1B" w:rsidR="00851793" w:rsidRPr="00636C9B" w:rsidRDefault="00D60234" w:rsidP="00843ACB">
      <w:pPr>
        <w:pStyle w:val="ListParagraph"/>
        <w:numPr>
          <w:ilvl w:val="0"/>
          <w:numId w:val="10"/>
        </w:numPr>
        <w:spacing w:line="240" w:lineRule="auto"/>
        <w:jc w:val="both"/>
        <w:rPr>
          <w:rFonts w:ascii="Times New Roman" w:hAnsi="Times New Roman"/>
          <w:sz w:val="24"/>
          <w:szCs w:val="24"/>
        </w:rPr>
      </w:pPr>
      <w:r w:rsidRPr="00636C9B">
        <w:rPr>
          <w:rFonts w:ascii="Times New Roman" w:hAnsi="Times New Roman"/>
          <w:sz w:val="24"/>
          <w:szCs w:val="24"/>
        </w:rPr>
        <w:t>Largest declin</w:t>
      </w:r>
      <w:r w:rsidR="00851793" w:rsidRPr="00636C9B">
        <w:rPr>
          <w:rFonts w:ascii="Times New Roman" w:hAnsi="Times New Roman"/>
          <w:sz w:val="24"/>
          <w:szCs w:val="24"/>
        </w:rPr>
        <w:t>e in transport deaths over time</w:t>
      </w:r>
      <w:r w:rsidR="004A48F3" w:rsidRPr="00636C9B">
        <w:rPr>
          <w:rFonts w:ascii="Times New Roman" w:hAnsi="Times New Roman"/>
          <w:sz w:val="24"/>
          <w:szCs w:val="24"/>
        </w:rPr>
        <w:t>, with ~50% decline across months</w:t>
      </w:r>
      <w:commentRangeEnd w:id="52"/>
      <w:r w:rsidR="0078091F">
        <w:rPr>
          <w:rStyle w:val="CommentReference"/>
          <w:rFonts w:asciiTheme="minorHAnsi" w:eastAsiaTheme="minorHAnsi" w:hAnsiTheme="minorHAnsi" w:cstheme="minorBidi"/>
        </w:rPr>
        <w:commentReference w:id="52"/>
      </w:r>
      <w:commentRangeEnd w:id="53"/>
      <w:r w:rsidR="00AC28E9">
        <w:rPr>
          <w:rStyle w:val="CommentReference"/>
          <w:rFonts w:asciiTheme="minorHAnsi" w:eastAsiaTheme="minorHAnsi" w:hAnsiTheme="minorHAnsi" w:cstheme="minorBidi"/>
        </w:rPr>
        <w:commentReference w:id="53"/>
      </w:r>
    </w:p>
    <w:p w14:paraId="57BC2D77" w14:textId="0A9D2705" w:rsidR="00797D2E" w:rsidRPr="00636C9B" w:rsidRDefault="00724A04">
      <w:pPr>
        <w:spacing w:after="0" w:line="240" w:lineRule="auto"/>
        <w:jc w:val="both"/>
        <w:outlineLvl w:val="0"/>
        <w:rPr>
          <w:rFonts w:ascii="Times New Roman" w:hAnsi="Times New Roman"/>
          <w:sz w:val="24"/>
          <w:szCs w:val="24"/>
        </w:rPr>
      </w:pPr>
      <w:r>
        <w:rPr>
          <w:rFonts w:ascii="Times New Roman" w:hAnsi="Times New Roman"/>
          <w:sz w:val="24"/>
          <w:szCs w:val="24"/>
        </w:rPr>
        <w:t xml:space="preserve">Seasonality has visually </w:t>
      </w:r>
      <w:r w:rsidR="00033DDF">
        <w:rPr>
          <w:rFonts w:ascii="Times New Roman" w:hAnsi="Times New Roman"/>
          <w:sz w:val="24"/>
          <w:szCs w:val="24"/>
        </w:rPr>
        <w:t xml:space="preserve">persisted </w:t>
      </w:r>
      <w:r w:rsidR="00004B84">
        <w:rPr>
          <w:rFonts w:ascii="Times New Roman" w:hAnsi="Times New Roman"/>
          <w:sz w:val="24"/>
          <w:szCs w:val="24"/>
        </w:rPr>
        <w:t xml:space="preserve">in transport </w:t>
      </w:r>
      <w:r w:rsidR="00824AE3">
        <w:rPr>
          <w:rFonts w:ascii="Times New Roman" w:hAnsi="Times New Roman"/>
          <w:sz w:val="24"/>
          <w:szCs w:val="24"/>
        </w:rPr>
        <w:t>and drownings deaths</w:t>
      </w:r>
      <w:r w:rsidR="00645955">
        <w:rPr>
          <w:rFonts w:ascii="Times New Roman" w:hAnsi="Times New Roman"/>
          <w:sz w:val="24"/>
          <w:szCs w:val="24"/>
        </w:rPr>
        <w:t>, backed up by evidence in previous study of intentional and unintentional seasonality persisting throughout 1980-2016</w:t>
      </w:r>
      <w:r w:rsidR="006542C5">
        <w:rPr>
          <w:rFonts w:ascii="Times New Roman" w:hAnsi="Times New Roman"/>
          <w:sz w:val="24"/>
          <w:szCs w:val="24"/>
        </w:rPr>
        <w:t>.</w:t>
      </w:r>
      <w:r w:rsidR="006542C5">
        <w:rPr>
          <w:rFonts w:ascii="Times New Roman" w:hAnsi="Times New Roman"/>
          <w:sz w:val="24"/>
          <w:szCs w:val="24"/>
        </w:rPr>
        <w:fldChar w:fldCharType="begin" w:fldLock="1"/>
      </w:r>
      <w:r w:rsidR="0009095B">
        <w:rPr>
          <w:rFonts w:ascii="Times New Roman" w:hAnsi="Times New Roman"/>
          <w:sz w:val="24"/>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19&lt;/sup&gt;","plainTextFormattedCitation":"19","previouslyFormattedCitation":"&lt;sup&gt;19&lt;/sup&gt;"},"properties":{"noteIndex":0},"schema":"https://github.com/citation-style-language/schema/raw/master/csl-citation.json"}</w:instrText>
      </w:r>
      <w:r w:rsidR="006542C5">
        <w:rPr>
          <w:rFonts w:ascii="Times New Roman" w:hAnsi="Times New Roman"/>
          <w:sz w:val="24"/>
          <w:szCs w:val="24"/>
        </w:rPr>
        <w:fldChar w:fldCharType="separate"/>
      </w:r>
      <w:r w:rsidR="006542C5" w:rsidRPr="006542C5">
        <w:rPr>
          <w:rFonts w:ascii="Times New Roman" w:hAnsi="Times New Roman"/>
          <w:noProof/>
          <w:sz w:val="24"/>
          <w:szCs w:val="24"/>
          <w:vertAlign w:val="superscript"/>
        </w:rPr>
        <w:t>19</w:t>
      </w:r>
      <w:r w:rsidR="006542C5">
        <w:rPr>
          <w:rFonts w:ascii="Times New Roman" w:hAnsi="Times New Roman"/>
          <w:sz w:val="24"/>
          <w:szCs w:val="24"/>
        </w:rPr>
        <w:fldChar w:fldCharType="end"/>
      </w:r>
      <w:r w:rsidR="00AF22B0">
        <w:rPr>
          <w:rFonts w:ascii="Times New Roman" w:hAnsi="Times New Roman"/>
          <w:sz w:val="24"/>
          <w:szCs w:val="24"/>
        </w:rPr>
        <w:t xml:space="preserve"> Other causes of death do not visually have a </w:t>
      </w:r>
      <w:proofErr w:type="spellStart"/>
      <w:r w:rsidR="00AF22B0">
        <w:rPr>
          <w:rFonts w:ascii="Times New Roman" w:hAnsi="Times New Roman"/>
          <w:sz w:val="24"/>
          <w:szCs w:val="24"/>
        </w:rPr>
        <w:t>seasonality.</w:t>
      </w:r>
      <w:commentRangeStart w:id="54"/>
      <w:commentRangeStart w:id="55"/>
      <w:r w:rsidR="00797D2E" w:rsidRPr="00636C9B">
        <w:rPr>
          <w:rFonts w:ascii="Times New Roman" w:hAnsi="Times New Roman"/>
          <w:i/>
          <w:sz w:val="24"/>
          <w:szCs w:val="24"/>
        </w:rPr>
        <w:t>Figure</w:t>
      </w:r>
      <w:proofErr w:type="spellEnd"/>
      <w:r w:rsidR="00797D2E" w:rsidRPr="00636C9B">
        <w:rPr>
          <w:rFonts w:ascii="Times New Roman" w:hAnsi="Times New Roman"/>
          <w:i/>
          <w:sz w:val="24"/>
          <w:szCs w:val="24"/>
        </w:rPr>
        <w:t xml:space="preserve"> </w:t>
      </w:r>
      <w:r w:rsidR="00955652" w:rsidRPr="00636C9B">
        <w:rPr>
          <w:rFonts w:ascii="Times New Roman" w:hAnsi="Times New Roman"/>
          <w:i/>
          <w:sz w:val="24"/>
          <w:szCs w:val="24"/>
        </w:rPr>
        <w:t>3</w:t>
      </w:r>
      <w:commentRangeEnd w:id="54"/>
      <w:r w:rsidR="0078091F">
        <w:rPr>
          <w:rStyle w:val="CommentReference"/>
          <w:rFonts w:asciiTheme="minorHAnsi" w:eastAsiaTheme="minorHAnsi" w:hAnsiTheme="minorHAnsi" w:cstheme="minorBidi"/>
        </w:rPr>
        <w:commentReference w:id="54"/>
      </w:r>
      <w:commentRangeEnd w:id="55"/>
      <w:r w:rsidR="00AB6087">
        <w:rPr>
          <w:rStyle w:val="CommentReference"/>
          <w:rFonts w:asciiTheme="minorHAnsi" w:eastAsiaTheme="minorHAnsi" w:hAnsiTheme="minorHAnsi" w:cstheme="minorBidi"/>
        </w:rPr>
        <w:commentReference w:id="55"/>
      </w:r>
    </w:p>
    <w:p w14:paraId="628FA14F" w14:textId="25BD0526" w:rsidR="0078091F" w:rsidRDefault="00795C52" w:rsidP="00843ACB">
      <w:pPr>
        <w:pStyle w:val="ListParagraph"/>
        <w:numPr>
          <w:ilvl w:val="0"/>
          <w:numId w:val="10"/>
        </w:numPr>
        <w:spacing w:line="240" w:lineRule="auto"/>
        <w:jc w:val="both"/>
        <w:rPr>
          <w:rFonts w:ascii="Times New Roman" w:hAnsi="Times New Roman"/>
          <w:sz w:val="24"/>
          <w:szCs w:val="24"/>
        </w:rPr>
      </w:pPr>
      <w:r>
        <w:rPr>
          <w:rFonts w:ascii="Times New Roman" w:hAnsi="Times New Roman"/>
          <w:sz w:val="24"/>
          <w:szCs w:val="24"/>
        </w:rPr>
        <w:t xml:space="preserve">There are key age patterns in distribution of deaths among </w:t>
      </w:r>
      <w:r w:rsidR="00C75807">
        <w:rPr>
          <w:rFonts w:ascii="Times New Roman" w:hAnsi="Times New Roman"/>
          <w:sz w:val="24"/>
          <w:szCs w:val="24"/>
        </w:rPr>
        <w:t xml:space="preserve">types of </w:t>
      </w:r>
      <w:r>
        <w:rPr>
          <w:rFonts w:ascii="Times New Roman" w:hAnsi="Times New Roman"/>
          <w:sz w:val="24"/>
          <w:szCs w:val="24"/>
        </w:rPr>
        <w:t xml:space="preserve">injury </w:t>
      </w:r>
    </w:p>
    <w:p w14:paraId="43C9851C" w14:textId="20B655A8" w:rsidR="004F7B5D" w:rsidRPr="0009095B" w:rsidRDefault="0011649A" w:rsidP="00843ACB">
      <w:pPr>
        <w:pStyle w:val="ListParagraph"/>
        <w:numPr>
          <w:ilvl w:val="0"/>
          <w:numId w:val="10"/>
        </w:numPr>
        <w:spacing w:line="240" w:lineRule="auto"/>
        <w:jc w:val="both"/>
        <w:rPr>
          <w:rFonts w:ascii="Times New Roman" w:hAnsi="Times New Roman"/>
          <w:sz w:val="24"/>
          <w:szCs w:val="24"/>
        </w:rPr>
      </w:pPr>
      <w:r w:rsidRPr="00636C9B">
        <w:rPr>
          <w:rFonts w:ascii="Times New Roman" w:hAnsi="Times New Roman"/>
          <w:sz w:val="24"/>
          <w:szCs w:val="24"/>
        </w:rPr>
        <w:t>Intentional deaths</w:t>
      </w:r>
      <w:r w:rsidR="00795C52">
        <w:rPr>
          <w:rFonts w:ascii="Times New Roman" w:hAnsi="Times New Roman"/>
          <w:sz w:val="24"/>
          <w:szCs w:val="24"/>
        </w:rPr>
        <w:t xml:space="preserve"> </w:t>
      </w:r>
      <w:r w:rsidRPr="00636C9B">
        <w:rPr>
          <w:rFonts w:ascii="Times New Roman" w:hAnsi="Times New Roman"/>
          <w:sz w:val="24"/>
          <w:szCs w:val="24"/>
        </w:rPr>
        <w:t xml:space="preserve">the majority (over 50%) in </w:t>
      </w:r>
      <w:r w:rsidR="00F55BE3">
        <w:rPr>
          <w:rFonts w:ascii="Times New Roman" w:hAnsi="Times New Roman"/>
          <w:sz w:val="24"/>
          <w:szCs w:val="24"/>
        </w:rPr>
        <w:t>2</w:t>
      </w:r>
      <w:commentRangeStart w:id="56"/>
      <w:r w:rsidR="00E974B1" w:rsidRPr="00636C9B">
        <w:rPr>
          <w:rFonts w:ascii="Times New Roman" w:hAnsi="Times New Roman"/>
          <w:sz w:val="24"/>
          <w:szCs w:val="24"/>
        </w:rPr>
        <w:t xml:space="preserve">5 to </w:t>
      </w:r>
      <w:r w:rsidR="008D33C0">
        <w:rPr>
          <w:rFonts w:ascii="Times New Roman" w:hAnsi="Times New Roman"/>
          <w:sz w:val="24"/>
          <w:szCs w:val="24"/>
        </w:rPr>
        <w:t>5</w:t>
      </w:r>
      <w:r w:rsidRPr="00636C9B">
        <w:rPr>
          <w:rFonts w:ascii="Times New Roman" w:hAnsi="Times New Roman"/>
          <w:sz w:val="24"/>
          <w:szCs w:val="24"/>
        </w:rPr>
        <w:t>4</w:t>
      </w:r>
      <w:r w:rsidR="00CC6E2B">
        <w:rPr>
          <w:rFonts w:ascii="Times New Roman" w:hAnsi="Times New Roman"/>
          <w:sz w:val="24"/>
          <w:szCs w:val="24"/>
        </w:rPr>
        <w:t>-</w:t>
      </w:r>
      <w:r w:rsidRPr="00636C9B">
        <w:rPr>
          <w:rFonts w:ascii="Times New Roman" w:hAnsi="Times New Roman"/>
          <w:sz w:val="24"/>
          <w:szCs w:val="24"/>
        </w:rPr>
        <w:t>year-old</w:t>
      </w:r>
      <w:r w:rsidR="00E974B1" w:rsidRPr="00636C9B">
        <w:rPr>
          <w:rFonts w:ascii="Times New Roman" w:hAnsi="Times New Roman"/>
          <w:sz w:val="24"/>
          <w:szCs w:val="24"/>
        </w:rPr>
        <w:t xml:space="preserve"> males </w:t>
      </w:r>
      <w:r w:rsidR="008D33C0">
        <w:rPr>
          <w:rFonts w:ascii="Times New Roman" w:hAnsi="Times New Roman"/>
          <w:sz w:val="24"/>
          <w:szCs w:val="24"/>
        </w:rPr>
        <w:t xml:space="preserve">and </w:t>
      </w:r>
      <w:r w:rsidRPr="00636C9B">
        <w:rPr>
          <w:rFonts w:ascii="Times New Roman" w:hAnsi="Times New Roman"/>
          <w:sz w:val="24"/>
          <w:szCs w:val="24"/>
        </w:rPr>
        <w:t>female</w:t>
      </w:r>
      <w:r w:rsidR="008D33C0">
        <w:rPr>
          <w:rFonts w:ascii="Times New Roman" w:hAnsi="Times New Roman"/>
          <w:sz w:val="24"/>
          <w:szCs w:val="24"/>
        </w:rPr>
        <w:t>s</w:t>
      </w:r>
      <w:r w:rsidR="0008612A">
        <w:rPr>
          <w:rFonts w:ascii="Times New Roman" w:hAnsi="Times New Roman"/>
          <w:sz w:val="24"/>
          <w:szCs w:val="24"/>
        </w:rPr>
        <w:t xml:space="preserve"> (as well as </w:t>
      </w:r>
      <w:r w:rsidR="00673416">
        <w:rPr>
          <w:rFonts w:ascii="Times New Roman" w:hAnsi="Times New Roman"/>
          <w:sz w:val="24"/>
          <w:szCs w:val="24"/>
        </w:rPr>
        <w:t>55-74-year-old males)</w:t>
      </w:r>
      <w:r w:rsidR="001121F5">
        <w:rPr>
          <w:rFonts w:ascii="Times New Roman" w:hAnsi="Times New Roman"/>
          <w:sz w:val="24"/>
          <w:szCs w:val="24"/>
        </w:rPr>
        <w:t>, with i</w:t>
      </w:r>
      <w:commentRangeStart w:id="57"/>
      <w:r w:rsidR="001121F5" w:rsidRPr="00636C9B">
        <w:rPr>
          <w:rFonts w:ascii="Times New Roman" w:hAnsi="Times New Roman"/>
          <w:sz w:val="24"/>
          <w:szCs w:val="24"/>
        </w:rPr>
        <w:t xml:space="preserve">ntentional self-harm largest single cause </w:t>
      </w:r>
      <w:r w:rsidR="002001DE">
        <w:rPr>
          <w:rFonts w:ascii="Times New Roman" w:hAnsi="Times New Roman"/>
          <w:sz w:val="24"/>
          <w:szCs w:val="24"/>
        </w:rPr>
        <w:t>in 4</w:t>
      </w:r>
      <w:r w:rsidR="00A42B03">
        <w:rPr>
          <w:rFonts w:ascii="Times New Roman" w:hAnsi="Times New Roman"/>
          <w:sz w:val="24"/>
          <w:szCs w:val="24"/>
        </w:rPr>
        <w:t>5-7</w:t>
      </w:r>
      <w:r w:rsidR="001121F5" w:rsidRPr="00636C9B">
        <w:rPr>
          <w:rFonts w:ascii="Times New Roman" w:hAnsi="Times New Roman"/>
          <w:sz w:val="24"/>
          <w:szCs w:val="24"/>
        </w:rPr>
        <w:t xml:space="preserve">4 </w:t>
      </w:r>
      <w:r w:rsidR="006A2185">
        <w:rPr>
          <w:rFonts w:ascii="Times New Roman" w:hAnsi="Times New Roman"/>
          <w:sz w:val="24"/>
          <w:szCs w:val="24"/>
        </w:rPr>
        <w:t>years in</w:t>
      </w:r>
      <w:r w:rsidR="001121F5" w:rsidRPr="00636C9B">
        <w:rPr>
          <w:rFonts w:ascii="Times New Roman" w:hAnsi="Times New Roman"/>
          <w:sz w:val="24"/>
          <w:szCs w:val="24"/>
        </w:rPr>
        <w:t xml:space="preserve"> males and </w:t>
      </w:r>
      <w:r w:rsidR="00A42B03">
        <w:rPr>
          <w:rFonts w:ascii="Times New Roman" w:hAnsi="Times New Roman"/>
          <w:sz w:val="24"/>
          <w:szCs w:val="24"/>
        </w:rPr>
        <w:t>45-54</w:t>
      </w:r>
      <w:r w:rsidR="001121F5" w:rsidRPr="00636C9B">
        <w:rPr>
          <w:rFonts w:ascii="Times New Roman" w:hAnsi="Times New Roman"/>
          <w:sz w:val="24"/>
          <w:szCs w:val="24"/>
        </w:rPr>
        <w:t xml:space="preserve"> </w:t>
      </w:r>
      <w:r w:rsidR="006A2185">
        <w:rPr>
          <w:rFonts w:ascii="Times New Roman" w:hAnsi="Times New Roman"/>
          <w:sz w:val="24"/>
          <w:szCs w:val="24"/>
        </w:rPr>
        <w:t>years in</w:t>
      </w:r>
      <w:r w:rsidR="001121F5" w:rsidRPr="00636C9B">
        <w:rPr>
          <w:rFonts w:ascii="Times New Roman" w:hAnsi="Times New Roman"/>
          <w:sz w:val="24"/>
          <w:szCs w:val="24"/>
        </w:rPr>
        <w:t xml:space="preserve"> females</w:t>
      </w:r>
      <w:commentRangeEnd w:id="57"/>
      <w:r w:rsidR="001121F5">
        <w:rPr>
          <w:rStyle w:val="CommentReference"/>
          <w:rFonts w:asciiTheme="minorHAnsi" w:eastAsiaTheme="minorHAnsi" w:hAnsiTheme="minorHAnsi" w:cstheme="minorBidi"/>
        </w:rPr>
        <w:commentReference w:id="57"/>
      </w:r>
    </w:p>
    <w:p w14:paraId="4E18095F" w14:textId="0441FEE3" w:rsidR="00A12752" w:rsidRDefault="00A12752" w:rsidP="00843ACB">
      <w:pPr>
        <w:pStyle w:val="ListParagraph"/>
        <w:numPr>
          <w:ilvl w:val="0"/>
          <w:numId w:val="10"/>
        </w:numPr>
        <w:spacing w:line="240" w:lineRule="auto"/>
        <w:jc w:val="both"/>
        <w:rPr>
          <w:rFonts w:ascii="Times New Roman" w:hAnsi="Times New Roman"/>
          <w:sz w:val="24"/>
          <w:szCs w:val="24"/>
        </w:rPr>
      </w:pPr>
      <w:r w:rsidRPr="00636C9B">
        <w:rPr>
          <w:rFonts w:ascii="Times New Roman" w:hAnsi="Times New Roman"/>
          <w:sz w:val="24"/>
          <w:szCs w:val="24"/>
        </w:rPr>
        <w:t xml:space="preserve">Transport deaths largest single cause in </w:t>
      </w:r>
      <w:r w:rsidR="00E82FE9">
        <w:rPr>
          <w:rFonts w:ascii="Times New Roman" w:hAnsi="Times New Roman"/>
          <w:sz w:val="24"/>
          <w:szCs w:val="24"/>
        </w:rPr>
        <w:t>0</w:t>
      </w:r>
      <w:r w:rsidRPr="00636C9B">
        <w:rPr>
          <w:rFonts w:ascii="Times New Roman" w:hAnsi="Times New Roman"/>
          <w:sz w:val="24"/>
          <w:szCs w:val="24"/>
        </w:rPr>
        <w:t>-</w:t>
      </w:r>
      <w:r w:rsidR="00E82FE9">
        <w:rPr>
          <w:rFonts w:ascii="Times New Roman" w:hAnsi="Times New Roman"/>
          <w:sz w:val="24"/>
          <w:szCs w:val="24"/>
        </w:rPr>
        <w:t>44</w:t>
      </w:r>
      <w:r w:rsidR="00E82FE9" w:rsidRPr="00636C9B">
        <w:rPr>
          <w:rFonts w:ascii="Times New Roman" w:hAnsi="Times New Roman"/>
          <w:sz w:val="24"/>
          <w:szCs w:val="24"/>
        </w:rPr>
        <w:t xml:space="preserve"> </w:t>
      </w:r>
      <w:r w:rsidR="001A3A57">
        <w:rPr>
          <w:rFonts w:ascii="Times New Roman" w:hAnsi="Times New Roman"/>
          <w:sz w:val="24"/>
          <w:szCs w:val="24"/>
        </w:rPr>
        <w:t>years in</w:t>
      </w:r>
      <w:r w:rsidRPr="00636C9B">
        <w:rPr>
          <w:rFonts w:ascii="Times New Roman" w:hAnsi="Times New Roman"/>
          <w:sz w:val="24"/>
          <w:szCs w:val="24"/>
        </w:rPr>
        <w:t xml:space="preserve"> males and </w:t>
      </w:r>
      <w:r w:rsidR="002C4C73">
        <w:rPr>
          <w:rFonts w:ascii="Times New Roman" w:hAnsi="Times New Roman"/>
          <w:sz w:val="24"/>
          <w:szCs w:val="24"/>
        </w:rPr>
        <w:t xml:space="preserve">0-44 and 55-74 years in </w:t>
      </w:r>
      <w:r w:rsidRPr="00636C9B">
        <w:rPr>
          <w:rFonts w:ascii="Times New Roman" w:hAnsi="Times New Roman"/>
          <w:sz w:val="24"/>
          <w:szCs w:val="24"/>
        </w:rPr>
        <w:t>females</w:t>
      </w:r>
      <w:commentRangeEnd w:id="56"/>
      <w:r w:rsidR="00795C52">
        <w:rPr>
          <w:rStyle w:val="CommentReference"/>
          <w:rFonts w:asciiTheme="minorHAnsi" w:eastAsiaTheme="minorHAnsi" w:hAnsiTheme="minorHAnsi" w:cstheme="minorBidi"/>
        </w:rPr>
        <w:commentReference w:id="56"/>
      </w:r>
    </w:p>
    <w:p w14:paraId="36901C36" w14:textId="3EC42C90" w:rsidR="006C7C0B" w:rsidRPr="0009095B" w:rsidRDefault="00F701B5" w:rsidP="00843ACB">
      <w:pPr>
        <w:pStyle w:val="ListParagraph"/>
        <w:numPr>
          <w:ilvl w:val="0"/>
          <w:numId w:val="10"/>
        </w:numPr>
        <w:spacing w:line="240" w:lineRule="auto"/>
        <w:jc w:val="both"/>
        <w:rPr>
          <w:rFonts w:ascii="Times New Roman" w:hAnsi="Times New Roman"/>
          <w:sz w:val="24"/>
          <w:szCs w:val="24"/>
        </w:rPr>
      </w:pPr>
      <w:r>
        <w:rPr>
          <w:rFonts w:ascii="Times New Roman" w:hAnsi="Times New Roman"/>
          <w:sz w:val="24"/>
          <w:szCs w:val="24"/>
        </w:rPr>
        <w:t>De</w:t>
      </w:r>
      <w:r w:rsidR="006C7C0B" w:rsidRPr="00636C9B">
        <w:rPr>
          <w:rFonts w:ascii="Times New Roman" w:hAnsi="Times New Roman"/>
          <w:sz w:val="24"/>
          <w:szCs w:val="24"/>
        </w:rPr>
        <w:t>aths from falls</w:t>
      </w:r>
      <w:r>
        <w:rPr>
          <w:rFonts w:ascii="Times New Roman" w:hAnsi="Times New Roman"/>
          <w:sz w:val="24"/>
          <w:szCs w:val="24"/>
        </w:rPr>
        <w:t xml:space="preserve"> </w:t>
      </w:r>
      <w:r w:rsidRPr="00636C9B">
        <w:rPr>
          <w:rFonts w:ascii="Times New Roman" w:hAnsi="Times New Roman"/>
          <w:sz w:val="24"/>
          <w:szCs w:val="24"/>
        </w:rPr>
        <w:t xml:space="preserve">largest single cause in </w:t>
      </w:r>
      <w:r>
        <w:rPr>
          <w:rFonts w:ascii="Times New Roman" w:hAnsi="Times New Roman"/>
          <w:sz w:val="24"/>
          <w:szCs w:val="24"/>
        </w:rPr>
        <w:t>75+</w:t>
      </w:r>
      <w:r w:rsidRPr="00636C9B">
        <w:rPr>
          <w:rFonts w:ascii="Times New Roman" w:hAnsi="Times New Roman"/>
          <w:sz w:val="24"/>
          <w:szCs w:val="24"/>
        </w:rPr>
        <w:t xml:space="preserve"> </w:t>
      </w:r>
      <w:r>
        <w:rPr>
          <w:rFonts w:ascii="Times New Roman" w:hAnsi="Times New Roman"/>
          <w:sz w:val="24"/>
          <w:szCs w:val="24"/>
        </w:rPr>
        <w:t>years in</w:t>
      </w:r>
      <w:r w:rsidRPr="00636C9B">
        <w:rPr>
          <w:rFonts w:ascii="Times New Roman" w:hAnsi="Times New Roman"/>
          <w:sz w:val="24"/>
          <w:szCs w:val="24"/>
        </w:rPr>
        <w:t xml:space="preserve"> males and females</w:t>
      </w:r>
    </w:p>
    <w:p w14:paraId="1989EC87" w14:textId="611DE2D1" w:rsidR="00650CDF" w:rsidRPr="00636C9B" w:rsidRDefault="00650CDF" w:rsidP="00843ACB">
      <w:pPr>
        <w:pStyle w:val="ListParagraph"/>
        <w:numPr>
          <w:ilvl w:val="0"/>
          <w:numId w:val="10"/>
        </w:numPr>
        <w:spacing w:line="240" w:lineRule="auto"/>
        <w:jc w:val="both"/>
        <w:rPr>
          <w:rFonts w:ascii="Times New Roman" w:hAnsi="Times New Roman"/>
          <w:sz w:val="24"/>
          <w:szCs w:val="24"/>
        </w:rPr>
      </w:pPr>
      <w:r>
        <w:rPr>
          <w:rFonts w:ascii="Times New Roman" w:hAnsi="Times New Roman"/>
          <w:sz w:val="24"/>
          <w:szCs w:val="24"/>
        </w:rPr>
        <w:t xml:space="preserve">Largest overall absolute number of deaths in 15-24 </w:t>
      </w:r>
      <w:r w:rsidR="00CC3B24">
        <w:rPr>
          <w:rFonts w:ascii="Times New Roman" w:hAnsi="Times New Roman"/>
          <w:sz w:val="24"/>
          <w:szCs w:val="24"/>
        </w:rPr>
        <w:t xml:space="preserve">years in males </w:t>
      </w:r>
      <w:r w:rsidR="006C7C0B">
        <w:rPr>
          <w:rFonts w:ascii="Times New Roman" w:hAnsi="Times New Roman"/>
          <w:sz w:val="24"/>
          <w:szCs w:val="24"/>
        </w:rPr>
        <w:t>(</w:t>
      </w:r>
      <w:r w:rsidR="00F36CA5">
        <w:rPr>
          <w:rFonts w:ascii="Times New Roman" w:hAnsi="Times New Roman"/>
          <w:sz w:val="24"/>
          <w:szCs w:val="24"/>
        </w:rPr>
        <w:t>684,051</w:t>
      </w:r>
      <w:r w:rsidR="006C7C0B">
        <w:rPr>
          <w:rFonts w:ascii="Times New Roman" w:hAnsi="Times New Roman"/>
          <w:sz w:val="24"/>
          <w:szCs w:val="24"/>
        </w:rPr>
        <w:t xml:space="preserve">) </w:t>
      </w:r>
      <w:r w:rsidR="00CC3B24">
        <w:rPr>
          <w:rFonts w:ascii="Times New Roman" w:hAnsi="Times New Roman"/>
          <w:sz w:val="24"/>
          <w:szCs w:val="24"/>
        </w:rPr>
        <w:t>and 85+ years in females</w:t>
      </w:r>
      <w:r w:rsidR="00F36CA5">
        <w:rPr>
          <w:rFonts w:ascii="Times New Roman" w:hAnsi="Times New Roman"/>
          <w:sz w:val="24"/>
          <w:szCs w:val="24"/>
        </w:rPr>
        <w:t xml:space="preserve"> </w:t>
      </w:r>
      <w:r w:rsidR="006C7C0B">
        <w:rPr>
          <w:rFonts w:ascii="Times New Roman" w:hAnsi="Times New Roman"/>
          <w:sz w:val="24"/>
          <w:szCs w:val="24"/>
        </w:rPr>
        <w:t>(</w:t>
      </w:r>
      <w:r w:rsidR="00F36CA5">
        <w:rPr>
          <w:rFonts w:ascii="Times New Roman" w:hAnsi="Times New Roman"/>
          <w:sz w:val="24"/>
          <w:szCs w:val="24"/>
        </w:rPr>
        <w:t>196,363</w:t>
      </w:r>
      <w:r w:rsidR="006C7C0B">
        <w:rPr>
          <w:rFonts w:ascii="Times New Roman" w:hAnsi="Times New Roman"/>
          <w:sz w:val="24"/>
          <w:szCs w:val="24"/>
        </w:rPr>
        <w:t xml:space="preserve">) </w:t>
      </w:r>
    </w:p>
    <w:p w14:paraId="366603DC" w14:textId="255385A5" w:rsidR="00955652" w:rsidRPr="00636C9B" w:rsidRDefault="00955652" w:rsidP="00843ACB">
      <w:pPr>
        <w:spacing w:line="240" w:lineRule="auto"/>
        <w:jc w:val="both"/>
        <w:rPr>
          <w:rFonts w:ascii="Times New Roman" w:hAnsi="Times New Roman"/>
          <w:i/>
          <w:sz w:val="24"/>
          <w:szCs w:val="24"/>
        </w:rPr>
      </w:pPr>
      <w:r w:rsidRPr="00636C9B">
        <w:rPr>
          <w:rFonts w:ascii="Times New Roman" w:hAnsi="Times New Roman"/>
          <w:i/>
          <w:sz w:val="24"/>
          <w:szCs w:val="24"/>
        </w:rPr>
        <w:t>Figure 4</w:t>
      </w:r>
    </w:p>
    <w:p w14:paraId="0E0AC704" w14:textId="77777777" w:rsidR="00955652" w:rsidRPr="00636C9B" w:rsidRDefault="00955652" w:rsidP="00843ACB">
      <w:pPr>
        <w:pStyle w:val="ListParagraph"/>
        <w:numPr>
          <w:ilvl w:val="0"/>
          <w:numId w:val="10"/>
        </w:numPr>
        <w:spacing w:line="240" w:lineRule="auto"/>
        <w:jc w:val="both"/>
        <w:rPr>
          <w:rFonts w:ascii="Times New Roman" w:hAnsi="Times New Roman"/>
          <w:sz w:val="24"/>
          <w:szCs w:val="24"/>
        </w:rPr>
      </w:pPr>
      <w:r w:rsidRPr="00636C9B">
        <w:rPr>
          <w:rFonts w:ascii="Times New Roman" w:hAnsi="Times New Roman"/>
          <w:sz w:val="24"/>
          <w:szCs w:val="24"/>
        </w:rPr>
        <w:t>If the estimated associations are causal, there would be an additional 941 (831, 1053) additional injury deaths associated with 1°C additional warming across all months,</w:t>
      </w:r>
    </w:p>
    <w:p w14:paraId="6FEB18AE" w14:textId="24FA06AA" w:rsidR="00955652" w:rsidRPr="00636C9B" w:rsidRDefault="00955652" w:rsidP="00843ACB">
      <w:pPr>
        <w:pStyle w:val="ListParagraph"/>
        <w:numPr>
          <w:ilvl w:val="0"/>
          <w:numId w:val="10"/>
        </w:numPr>
        <w:spacing w:line="240" w:lineRule="auto"/>
        <w:jc w:val="both"/>
        <w:rPr>
          <w:rFonts w:ascii="Times New Roman" w:hAnsi="Times New Roman"/>
          <w:sz w:val="24"/>
          <w:szCs w:val="24"/>
        </w:rPr>
      </w:pPr>
      <w:r w:rsidRPr="00636C9B">
        <w:rPr>
          <w:rFonts w:ascii="Times New Roman" w:hAnsi="Times New Roman"/>
          <w:sz w:val="24"/>
          <w:szCs w:val="24"/>
        </w:rPr>
        <w:t>941 is 0.65% of injury deaths in 2016.</w:t>
      </w:r>
    </w:p>
    <w:p w14:paraId="044E5FE6" w14:textId="43A17861" w:rsidR="00955652" w:rsidRDefault="00B21DE1" w:rsidP="00843ACB">
      <w:pPr>
        <w:pStyle w:val="ListParagraph"/>
        <w:numPr>
          <w:ilvl w:val="0"/>
          <w:numId w:val="10"/>
        </w:numPr>
        <w:spacing w:line="240" w:lineRule="auto"/>
        <w:jc w:val="both"/>
        <w:rPr>
          <w:rFonts w:ascii="Times New Roman" w:hAnsi="Times New Roman"/>
          <w:sz w:val="24"/>
          <w:szCs w:val="24"/>
        </w:rPr>
      </w:pPr>
      <w:r w:rsidRPr="00636C9B">
        <w:rPr>
          <w:rFonts w:ascii="Times New Roman" w:hAnsi="Times New Roman"/>
          <w:sz w:val="24"/>
          <w:szCs w:val="24"/>
        </w:rPr>
        <w:t>87% deaths males and 13% in females</w:t>
      </w:r>
    </w:p>
    <w:p w14:paraId="7909817F" w14:textId="77777777" w:rsidR="009F4AEC" w:rsidRDefault="00697ADB" w:rsidP="00843ACB">
      <w:pPr>
        <w:pStyle w:val="ListParagraph"/>
        <w:numPr>
          <w:ilvl w:val="0"/>
          <w:numId w:val="10"/>
        </w:numPr>
        <w:spacing w:line="240" w:lineRule="auto"/>
        <w:jc w:val="both"/>
        <w:rPr>
          <w:rFonts w:ascii="Times New Roman" w:hAnsi="Times New Roman"/>
          <w:sz w:val="24"/>
          <w:szCs w:val="24"/>
        </w:rPr>
      </w:pPr>
      <w:r w:rsidRPr="00697ADB">
        <w:rPr>
          <w:rFonts w:ascii="Times New Roman" w:hAnsi="Times New Roman"/>
          <w:sz w:val="24"/>
          <w:szCs w:val="24"/>
        </w:rPr>
        <w:t>Additional deaths mostly concentrated in adolescent to middle-aged males from 15-64 years, with 81% of all additional deaths there.</w:t>
      </w:r>
    </w:p>
    <w:p w14:paraId="577219A9" w14:textId="0E7D4836" w:rsidR="009F4AEC" w:rsidRDefault="009F4AEC" w:rsidP="00843ACB">
      <w:pPr>
        <w:pStyle w:val="ListParagraph"/>
        <w:numPr>
          <w:ilvl w:val="0"/>
          <w:numId w:val="10"/>
        </w:numPr>
        <w:spacing w:line="240" w:lineRule="auto"/>
        <w:jc w:val="both"/>
        <w:rPr>
          <w:rFonts w:ascii="Times New Roman" w:hAnsi="Times New Roman"/>
          <w:sz w:val="24"/>
          <w:szCs w:val="24"/>
        </w:rPr>
      </w:pPr>
      <w:r>
        <w:rPr>
          <w:rFonts w:ascii="Times New Roman" w:hAnsi="Times New Roman"/>
          <w:sz w:val="24"/>
          <w:szCs w:val="24"/>
        </w:rPr>
        <w:t>Net decrease in 75+ years in males and 85+ years in females due to decrease in falls deaths</w:t>
      </w:r>
    </w:p>
    <w:p w14:paraId="53C8AF1A" w14:textId="63A1E914" w:rsidR="00B21DE1" w:rsidRPr="00636C9B" w:rsidRDefault="00B21DE1" w:rsidP="00843ACB">
      <w:pPr>
        <w:pStyle w:val="ListParagraph"/>
        <w:numPr>
          <w:ilvl w:val="0"/>
          <w:numId w:val="10"/>
        </w:numPr>
        <w:spacing w:line="240" w:lineRule="auto"/>
        <w:jc w:val="both"/>
        <w:rPr>
          <w:rFonts w:ascii="Times New Roman" w:hAnsi="Times New Roman"/>
          <w:sz w:val="24"/>
          <w:szCs w:val="24"/>
        </w:rPr>
      </w:pPr>
      <w:r w:rsidRPr="00636C9B">
        <w:rPr>
          <w:rFonts w:ascii="Times New Roman" w:hAnsi="Times New Roman"/>
          <w:sz w:val="24"/>
          <w:szCs w:val="24"/>
        </w:rPr>
        <w:t>461 (377, 543) unintentional injury deaths, with most in transport</w:t>
      </w:r>
    </w:p>
    <w:p w14:paraId="2DF7451F" w14:textId="36D2498D" w:rsidR="00BC291C" w:rsidRPr="00636C9B" w:rsidRDefault="00B21DE1" w:rsidP="00843ACB">
      <w:pPr>
        <w:pStyle w:val="ListParagraph"/>
        <w:numPr>
          <w:ilvl w:val="0"/>
          <w:numId w:val="10"/>
        </w:numPr>
        <w:spacing w:line="240" w:lineRule="auto"/>
        <w:jc w:val="both"/>
        <w:rPr>
          <w:rFonts w:ascii="Times New Roman" w:hAnsi="Times New Roman"/>
          <w:sz w:val="24"/>
          <w:szCs w:val="24"/>
        </w:rPr>
      </w:pPr>
      <w:r w:rsidRPr="00636C9B">
        <w:rPr>
          <w:rFonts w:ascii="Times New Roman" w:hAnsi="Times New Roman"/>
          <w:sz w:val="24"/>
          <w:szCs w:val="24"/>
        </w:rPr>
        <w:lastRenderedPageBreak/>
        <w:t>480 (410, 550) intentional injury deaths, with most in intentional self-</w:t>
      </w:r>
      <w:proofErr w:type="spellStart"/>
      <w:r w:rsidRPr="00636C9B">
        <w:rPr>
          <w:rFonts w:ascii="Times New Roman" w:hAnsi="Times New Roman"/>
          <w:sz w:val="24"/>
          <w:szCs w:val="24"/>
        </w:rPr>
        <w:t>harm</w:t>
      </w:r>
      <w:r w:rsidR="00BC291C" w:rsidRPr="00636C9B">
        <w:rPr>
          <w:rFonts w:ascii="Times New Roman" w:hAnsi="Times New Roman"/>
          <w:sz w:val="24"/>
          <w:szCs w:val="24"/>
        </w:rPr>
        <w:t>Largest</w:t>
      </w:r>
      <w:proofErr w:type="spellEnd"/>
      <w:r w:rsidR="00BC291C" w:rsidRPr="00636C9B">
        <w:rPr>
          <w:rFonts w:ascii="Times New Roman" w:hAnsi="Times New Roman"/>
          <w:sz w:val="24"/>
          <w:szCs w:val="24"/>
        </w:rPr>
        <w:t xml:space="preserve"> single increase in an injury </w:t>
      </w:r>
      <w:r w:rsidR="00987B41">
        <w:rPr>
          <w:rFonts w:ascii="Times New Roman" w:hAnsi="Times New Roman"/>
          <w:sz w:val="24"/>
          <w:szCs w:val="24"/>
        </w:rPr>
        <w:t>type</w:t>
      </w:r>
      <w:r w:rsidR="00987B41" w:rsidRPr="00636C9B">
        <w:rPr>
          <w:rFonts w:ascii="Times New Roman" w:hAnsi="Times New Roman"/>
          <w:sz w:val="24"/>
          <w:szCs w:val="24"/>
        </w:rPr>
        <w:t xml:space="preserve"> </w:t>
      </w:r>
      <w:r w:rsidR="00BC291C" w:rsidRPr="00636C9B">
        <w:rPr>
          <w:rFonts w:ascii="Times New Roman" w:hAnsi="Times New Roman"/>
          <w:sz w:val="24"/>
          <w:szCs w:val="24"/>
        </w:rPr>
        <w:t>for males and females alike would be in transport deaths with an increase of 385 (339,431) for males and 63 (39,88) for females</w:t>
      </w:r>
    </w:p>
    <w:p w14:paraId="3E2ACC04" w14:textId="40BE591C" w:rsidR="00BC291C" w:rsidRPr="00636C9B" w:rsidRDefault="00BC291C" w:rsidP="00843ACB">
      <w:pPr>
        <w:pStyle w:val="ListParagraph"/>
        <w:numPr>
          <w:ilvl w:val="0"/>
          <w:numId w:val="10"/>
        </w:numPr>
        <w:spacing w:line="240" w:lineRule="auto"/>
        <w:jc w:val="both"/>
        <w:rPr>
          <w:rFonts w:ascii="Times New Roman" w:hAnsi="Times New Roman"/>
          <w:sz w:val="24"/>
          <w:szCs w:val="24"/>
        </w:rPr>
      </w:pPr>
      <w:r w:rsidRPr="00636C9B">
        <w:rPr>
          <w:rFonts w:ascii="Times New Roman" w:hAnsi="Times New Roman"/>
          <w:sz w:val="24"/>
          <w:szCs w:val="24"/>
        </w:rPr>
        <w:t xml:space="preserve">The only </w:t>
      </w:r>
      <w:r w:rsidR="00987B41">
        <w:rPr>
          <w:rFonts w:ascii="Times New Roman" w:hAnsi="Times New Roman"/>
          <w:sz w:val="24"/>
          <w:szCs w:val="24"/>
        </w:rPr>
        <w:t>type</w:t>
      </w:r>
      <w:r w:rsidR="00987B41" w:rsidRPr="00636C9B">
        <w:rPr>
          <w:rFonts w:ascii="Times New Roman" w:hAnsi="Times New Roman"/>
          <w:sz w:val="24"/>
          <w:szCs w:val="24"/>
        </w:rPr>
        <w:t xml:space="preserve"> </w:t>
      </w:r>
      <w:r w:rsidRPr="00636C9B">
        <w:rPr>
          <w:rFonts w:ascii="Times New Roman" w:hAnsi="Times New Roman"/>
          <w:sz w:val="24"/>
          <w:szCs w:val="24"/>
        </w:rPr>
        <w:t xml:space="preserve">of injury to exhibit a decrease in number of deaths would be fall deaths, with -87 (-130, -44) fewer male deaths and -44 (-89,2) fewer female deaths, largely contributed to by the reduction in falls deaths from </w:t>
      </w:r>
      <w:r w:rsidR="00697ADB">
        <w:rPr>
          <w:rFonts w:ascii="Times New Roman" w:hAnsi="Times New Roman"/>
          <w:sz w:val="24"/>
          <w:szCs w:val="24"/>
        </w:rPr>
        <w:t>middle/older ages</w:t>
      </w:r>
    </w:p>
    <w:p w14:paraId="580116E8" w14:textId="03E92020" w:rsidR="00645C3A" w:rsidRPr="00636C9B" w:rsidRDefault="00B95386" w:rsidP="00843ACB">
      <w:pPr>
        <w:spacing w:line="240" w:lineRule="auto"/>
        <w:jc w:val="both"/>
        <w:rPr>
          <w:rFonts w:ascii="Times New Roman" w:hAnsi="Times New Roman"/>
          <w:sz w:val="24"/>
          <w:szCs w:val="24"/>
        </w:rPr>
      </w:pPr>
      <w:r w:rsidRPr="00636C9B">
        <w:rPr>
          <w:rFonts w:ascii="Times New Roman" w:hAnsi="Times New Roman"/>
          <w:i/>
          <w:sz w:val="24"/>
          <w:szCs w:val="24"/>
        </w:rPr>
        <w:t>Figure S1</w:t>
      </w:r>
    </w:p>
    <w:p w14:paraId="65A3622C" w14:textId="6E048FD2" w:rsidR="00645C3A" w:rsidRPr="00843ACB" w:rsidRDefault="00AC30AB" w:rsidP="00843ACB">
      <w:pPr>
        <w:spacing w:line="240" w:lineRule="auto"/>
        <w:jc w:val="both"/>
        <w:rPr>
          <w:rFonts w:ascii="Times New Roman" w:hAnsi="Times New Roman"/>
          <w:sz w:val="24"/>
          <w:szCs w:val="24"/>
          <w:u w:val="single"/>
        </w:rPr>
      </w:pPr>
      <w:r w:rsidRPr="00843ACB">
        <w:rPr>
          <w:rFonts w:ascii="Times New Roman" w:hAnsi="Times New Roman"/>
          <w:sz w:val="24"/>
          <w:szCs w:val="24"/>
          <w:u w:val="single"/>
        </w:rPr>
        <w:t>All r</w:t>
      </w:r>
      <w:r w:rsidR="00645C3A" w:rsidRPr="00843ACB">
        <w:rPr>
          <w:rFonts w:ascii="Times New Roman" w:hAnsi="Times New Roman"/>
          <w:sz w:val="24"/>
          <w:szCs w:val="24"/>
          <w:u w:val="single"/>
        </w:rPr>
        <w:t xml:space="preserve">esults for </w:t>
      </w:r>
      <w:r w:rsidR="00422D34">
        <w:rPr>
          <w:rFonts w:ascii="Times New Roman" w:hAnsi="Times New Roman"/>
          <w:sz w:val="24"/>
          <w:szCs w:val="24"/>
          <w:u w:val="single"/>
        </w:rPr>
        <w:t>national +</w:t>
      </w:r>
      <w:r w:rsidR="00645C3A" w:rsidRPr="00843ACB">
        <w:rPr>
          <w:rFonts w:ascii="Times New Roman" w:hAnsi="Times New Roman"/>
          <w:sz w:val="24"/>
          <w:szCs w:val="24"/>
          <w:u w:val="single"/>
        </w:rPr>
        <w:t xml:space="preserve">1°C warming </w:t>
      </w:r>
      <w:r w:rsidR="00422D34">
        <w:rPr>
          <w:rFonts w:ascii="Times New Roman" w:hAnsi="Times New Roman"/>
          <w:sz w:val="24"/>
          <w:szCs w:val="24"/>
          <w:u w:val="single"/>
        </w:rPr>
        <w:t xml:space="preserve">anomaly </w:t>
      </w:r>
      <w:r w:rsidR="00645C3A" w:rsidRPr="00843ACB">
        <w:rPr>
          <w:rFonts w:ascii="Times New Roman" w:hAnsi="Times New Roman"/>
          <w:sz w:val="24"/>
          <w:szCs w:val="24"/>
          <w:u w:val="single"/>
        </w:rPr>
        <w:t>across all months</w:t>
      </w:r>
    </w:p>
    <w:p w14:paraId="0556E370" w14:textId="23C7D7DF" w:rsidR="005E65AD" w:rsidRPr="00636C9B" w:rsidRDefault="005E65AD" w:rsidP="00843ACB">
      <w:pPr>
        <w:spacing w:line="240" w:lineRule="auto"/>
        <w:jc w:val="both"/>
        <w:rPr>
          <w:rFonts w:ascii="Times New Roman" w:hAnsi="Times New Roman"/>
          <w:sz w:val="24"/>
          <w:szCs w:val="24"/>
        </w:rPr>
      </w:pPr>
      <w:r w:rsidRPr="005E65AD">
        <w:rPr>
          <w:rFonts w:ascii="Times New Roman" w:hAnsi="Times New Roman"/>
          <w:sz w:val="24"/>
          <w:szCs w:val="24"/>
        </w:rPr>
        <w:t>If we look at these as percent increase, then</w:t>
      </w:r>
    </w:p>
    <w:p w14:paraId="44AFB3FC" w14:textId="2BBD863C" w:rsidR="00B95386" w:rsidRPr="00636C9B" w:rsidRDefault="00A83200" w:rsidP="00843ACB">
      <w:pPr>
        <w:pStyle w:val="ListParagraph"/>
        <w:numPr>
          <w:ilvl w:val="0"/>
          <w:numId w:val="10"/>
        </w:numPr>
        <w:spacing w:line="240" w:lineRule="auto"/>
        <w:jc w:val="both"/>
        <w:rPr>
          <w:rFonts w:ascii="Times New Roman" w:hAnsi="Times New Roman"/>
          <w:sz w:val="24"/>
          <w:szCs w:val="24"/>
        </w:rPr>
      </w:pPr>
      <w:commentRangeStart w:id="58"/>
      <w:commentRangeStart w:id="59"/>
      <w:r w:rsidRPr="00636C9B">
        <w:rPr>
          <w:rFonts w:ascii="Times New Roman" w:hAnsi="Times New Roman"/>
          <w:sz w:val="24"/>
          <w:szCs w:val="24"/>
        </w:rPr>
        <w:t xml:space="preserve">Largest single </w:t>
      </w:r>
      <w:r w:rsidR="003B3A5E" w:rsidRPr="00636C9B">
        <w:rPr>
          <w:rFonts w:ascii="Times New Roman" w:hAnsi="Times New Roman"/>
          <w:sz w:val="24"/>
          <w:szCs w:val="24"/>
        </w:rPr>
        <w:t>increase</w:t>
      </w:r>
      <w:r w:rsidRPr="00636C9B">
        <w:rPr>
          <w:rFonts w:ascii="Times New Roman" w:hAnsi="Times New Roman"/>
          <w:sz w:val="24"/>
          <w:szCs w:val="24"/>
        </w:rPr>
        <w:t xml:space="preserve"> for drownings in men aged between 15 and 24 years at 8.3% (7.3%, 9.3</w:t>
      </w:r>
      <w:r w:rsidR="00660FA9">
        <w:rPr>
          <w:rFonts w:ascii="Times New Roman" w:hAnsi="Times New Roman"/>
          <w:sz w:val="24"/>
          <w:szCs w:val="24"/>
        </w:rPr>
        <w:t>%</w:t>
      </w:r>
      <w:r w:rsidRPr="00636C9B">
        <w:rPr>
          <w:rFonts w:ascii="Times New Roman" w:hAnsi="Times New Roman"/>
          <w:sz w:val="24"/>
          <w:szCs w:val="24"/>
        </w:rPr>
        <w:t>)</w:t>
      </w:r>
    </w:p>
    <w:p w14:paraId="5CB22ACD" w14:textId="4252D0C5" w:rsidR="003B3A5E" w:rsidRPr="00636C9B" w:rsidRDefault="003B3A5E" w:rsidP="00843ACB">
      <w:pPr>
        <w:pStyle w:val="ListParagraph"/>
        <w:numPr>
          <w:ilvl w:val="0"/>
          <w:numId w:val="10"/>
        </w:numPr>
        <w:spacing w:line="240" w:lineRule="auto"/>
        <w:jc w:val="both"/>
        <w:rPr>
          <w:rFonts w:ascii="Times New Roman" w:hAnsi="Times New Roman"/>
          <w:sz w:val="24"/>
          <w:szCs w:val="24"/>
        </w:rPr>
      </w:pPr>
      <w:r w:rsidRPr="00636C9B">
        <w:rPr>
          <w:rFonts w:ascii="Times New Roman" w:hAnsi="Times New Roman"/>
          <w:sz w:val="24"/>
          <w:szCs w:val="24"/>
        </w:rPr>
        <w:t>Largest decrease in fall deaths in men age 85+ years at -0.7% (-1.1%,</w:t>
      </w:r>
      <w:r w:rsidR="00980EBF">
        <w:rPr>
          <w:rFonts w:ascii="Times New Roman" w:hAnsi="Times New Roman"/>
          <w:sz w:val="24"/>
          <w:szCs w:val="24"/>
        </w:rPr>
        <w:t xml:space="preserve"> </w:t>
      </w:r>
      <w:r w:rsidRPr="00636C9B">
        <w:rPr>
          <w:rFonts w:ascii="Times New Roman" w:hAnsi="Times New Roman"/>
          <w:sz w:val="24"/>
          <w:szCs w:val="24"/>
        </w:rPr>
        <w:t>-0.2%)</w:t>
      </w:r>
    </w:p>
    <w:p w14:paraId="2A4F5236" w14:textId="0D1FA9FB" w:rsidR="00A83200" w:rsidRPr="00636C9B" w:rsidRDefault="003B3A5E" w:rsidP="00843ACB">
      <w:pPr>
        <w:pStyle w:val="ListParagraph"/>
        <w:numPr>
          <w:ilvl w:val="0"/>
          <w:numId w:val="10"/>
        </w:numPr>
        <w:spacing w:line="240" w:lineRule="auto"/>
        <w:jc w:val="both"/>
        <w:rPr>
          <w:rFonts w:ascii="Times New Roman" w:hAnsi="Times New Roman"/>
          <w:sz w:val="24"/>
          <w:szCs w:val="24"/>
        </w:rPr>
      </w:pPr>
      <w:r w:rsidRPr="00636C9B">
        <w:rPr>
          <w:rFonts w:ascii="Times New Roman" w:hAnsi="Times New Roman"/>
          <w:sz w:val="24"/>
          <w:szCs w:val="24"/>
        </w:rPr>
        <w:t>Excess risk from transport was larger in male age groups than in females, except 5-14, 65-74 and 85+ years age groups.</w:t>
      </w:r>
    </w:p>
    <w:p w14:paraId="256C0CA2" w14:textId="10AF0903" w:rsidR="003B3A5E" w:rsidRPr="00636C9B" w:rsidRDefault="00012A43" w:rsidP="00843ACB">
      <w:pPr>
        <w:pStyle w:val="ListParagraph"/>
        <w:numPr>
          <w:ilvl w:val="0"/>
          <w:numId w:val="10"/>
        </w:numPr>
        <w:spacing w:line="240" w:lineRule="auto"/>
        <w:jc w:val="both"/>
        <w:rPr>
          <w:rFonts w:ascii="Times New Roman" w:hAnsi="Times New Roman"/>
          <w:sz w:val="24"/>
          <w:szCs w:val="24"/>
        </w:rPr>
      </w:pPr>
      <w:r w:rsidRPr="00636C9B">
        <w:rPr>
          <w:rFonts w:ascii="Times New Roman" w:hAnsi="Times New Roman"/>
          <w:sz w:val="24"/>
          <w:szCs w:val="24"/>
        </w:rPr>
        <w:t>Excess risk from assault and intentional self-harm was comparable across sexes and above 5</w:t>
      </w:r>
      <w:commentRangeEnd w:id="58"/>
      <w:r w:rsidR="005E65AD">
        <w:rPr>
          <w:rStyle w:val="CommentReference"/>
          <w:rFonts w:asciiTheme="minorHAnsi" w:eastAsiaTheme="minorHAnsi" w:hAnsiTheme="minorHAnsi" w:cstheme="minorBidi"/>
        </w:rPr>
        <w:commentReference w:id="58"/>
      </w:r>
      <w:commentRangeEnd w:id="59"/>
      <w:r w:rsidR="00E26D38">
        <w:rPr>
          <w:rStyle w:val="CommentReference"/>
          <w:rFonts w:asciiTheme="minorHAnsi" w:eastAsiaTheme="minorHAnsi" w:hAnsiTheme="minorHAnsi" w:cstheme="minorBidi"/>
        </w:rPr>
        <w:commentReference w:id="59"/>
      </w:r>
      <w:r w:rsidR="007175A1">
        <w:rPr>
          <w:rFonts w:ascii="Times New Roman" w:hAnsi="Times New Roman"/>
          <w:sz w:val="24"/>
          <w:szCs w:val="24"/>
        </w:rPr>
        <w:t xml:space="preserve"> years</w:t>
      </w:r>
      <w:r w:rsidR="00980EBF">
        <w:rPr>
          <w:rFonts w:ascii="Times New Roman" w:hAnsi="Times New Roman"/>
          <w:sz w:val="24"/>
          <w:szCs w:val="24"/>
        </w:rPr>
        <w:t>, apart from 25-34, 75-84 years in females</w:t>
      </w:r>
    </w:p>
    <w:p w14:paraId="7C4CEF98" w14:textId="2E26413A" w:rsidR="00AC30AB" w:rsidRPr="00636C9B" w:rsidRDefault="00B95386" w:rsidP="00843ACB">
      <w:pPr>
        <w:spacing w:line="240" w:lineRule="auto"/>
        <w:jc w:val="both"/>
        <w:rPr>
          <w:rFonts w:ascii="Times New Roman" w:hAnsi="Times New Roman"/>
          <w:i/>
          <w:sz w:val="24"/>
          <w:szCs w:val="24"/>
        </w:rPr>
      </w:pPr>
      <w:r w:rsidRPr="00636C9B">
        <w:rPr>
          <w:rFonts w:ascii="Times New Roman" w:hAnsi="Times New Roman"/>
          <w:i/>
          <w:sz w:val="24"/>
          <w:szCs w:val="24"/>
        </w:rPr>
        <w:t>Figure S2</w:t>
      </w:r>
    </w:p>
    <w:p w14:paraId="4F362F9D" w14:textId="3A21377C" w:rsidR="00AC30AB" w:rsidRPr="00843ACB" w:rsidRDefault="00AC30AB" w:rsidP="00843ACB">
      <w:pPr>
        <w:spacing w:line="240" w:lineRule="auto"/>
        <w:jc w:val="both"/>
        <w:rPr>
          <w:rFonts w:ascii="Times New Roman" w:hAnsi="Times New Roman"/>
          <w:sz w:val="24"/>
          <w:szCs w:val="24"/>
          <w:u w:val="single"/>
        </w:rPr>
      </w:pPr>
      <w:r w:rsidRPr="00843ACB">
        <w:rPr>
          <w:rFonts w:ascii="Times New Roman" w:hAnsi="Times New Roman"/>
          <w:sz w:val="24"/>
          <w:szCs w:val="24"/>
          <w:u w:val="single"/>
        </w:rPr>
        <w:t xml:space="preserve">All results for </w:t>
      </w:r>
      <w:r w:rsidR="00422D34">
        <w:rPr>
          <w:rFonts w:ascii="Times New Roman" w:hAnsi="Times New Roman"/>
          <w:sz w:val="24"/>
          <w:szCs w:val="24"/>
          <w:u w:val="single"/>
        </w:rPr>
        <w:t>national +</w:t>
      </w:r>
      <w:r w:rsidRPr="00843ACB">
        <w:rPr>
          <w:rFonts w:ascii="Times New Roman" w:hAnsi="Times New Roman"/>
          <w:sz w:val="24"/>
          <w:szCs w:val="24"/>
          <w:u w:val="single"/>
        </w:rPr>
        <w:t xml:space="preserve">1°C warming </w:t>
      </w:r>
      <w:r w:rsidR="00422D34">
        <w:rPr>
          <w:rFonts w:ascii="Times New Roman" w:hAnsi="Times New Roman"/>
          <w:sz w:val="24"/>
          <w:szCs w:val="24"/>
          <w:u w:val="single"/>
        </w:rPr>
        <w:t xml:space="preserve">anomaly </w:t>
      </w:r>
      <w:r w:rsidRPr="00843ACB">
        <w:rPr>
          <w:rFonts w:ascii="Times New Roman" w:hAnsi="Times New Roman"/>
          <w:sz w:val="24"/>
          <w:szCs w:val="24"/>
          <w:u w:val="single"/>
        </w:rPr>
        <w:t>across all months</w:t>
      </w:r>
    </w:p>
    <w:p w14:paraId="363AC220" w14:textId="4F10A401" w:rsidR="00B95386" w:rsidRPr="00636C9B" w:rsidRDefault="00012A43" w:rsidP="00843ACB">
      <w:pPr>
        <w:pStyle w:val="ListParagraph"/>
        <w:numPr>
          <w:ilvl w:val="0"/>
          <w:numId w:val="10"/>
        </w:numPr>
        <w:spacing w:line="240" w:lineRule="auto"/>
        <w:jc w:val="both"/>
        <w:rPr>
          <w:rFonts w:ascii="Times New Roman" w:hAnsi="Times New Roman"/>
          <w:i/>
          <w:sz w:val="24"/>
          <w:szCs w:val="24"/>
        </w:rPr>
      </w:pPr>
      <w:commentRangeStart w:id="60"/>
      <w:r w:rsidRPr="00636C9B">
        <w:rPr>
          <w:rFonts w:ascii="Times New Roman" w:hAnsi="Times New Roman"/>
          <w:sz w:val="24"/>
          <w:szCs w:val="24"/>
        </w:rPr>
        <w:t xml:space="preserve">Variation in excess risk over month was less evident in all injury categories apart from drownings, which demonstrated a peak in the summer for males and </w:t>
      </w:r>
      <w:r w:rsidR="001A74D3">
        <w:rPr>
          <w:rFonts w:ascii="Times New Roman" w:hAnsi="Times New Roman"/>
          <w:sz w:val="24"/>
          <w:szCs w:val="24"/>
        </w:rPr>
        <w:t xml:space="preserve">also </w:t>
      </w:r>
      <w:r w:rsidRPr="00636C9B">
        <w:rPr>
          <w:rFonts w:ascii="Times New Roman" w:hAnsi="Times New Roman"/>
          <w:sz w:val="24"/>
          <w:szCs w:val="24"/>
        </w:rPr>
        <w:t>females</w:t>
      </w:r>
      <w:commentRangeEnd w:id="60"/>
      <w:r w:rsidR="005E65AD">
        <w:rPr>
          <w:rStyle w:val="CommentReference"/>
          <w:rFonts w:asciiTheme="minorHAnsi" w:eastAsiaTheme="minorHAnsi" w:hAnsiTheme="minorHAnsi" w:cstheme="minorBidi"/>
        </w:rPr>
        <w:commentReference w:id="60"/>
      </w:r>
      <w:r w:rsidR="001A74D3">
        <w:rPr>
          <w:rFonts w:ascii="Times New Roman" w:hAnsi="Times New Roman"/>
          <w:sz w:val="24"/>
          <w:szCs w:val="24"/>
        </w:rPr>
        <w:t xml:space="preserve"> (though </w:t>
      </w:r>
      <w:r w:rsidR="00FC385E">
        <w:rPr>
          <w:rFonts w:ascii="Times New Roman" w:hAnsi="Times New Roman"/>
          <w:sz w:val="24"/>
          <w:szCs w:val="24"/>
        </w:rPr>
        <w:t>to a lesser degree</w:t>
      </w:r>
      <w:r w:rsidR="001A74D3">
        <w:rPr>
          <w:rFonts w:ascii="Times New Roman" w:hAnsi="Times New Roman"/>
          <w:sz w:val="24"/>
          <w:szCs w:val="24"/>
        </w:rPr>
        <w:t>)</w:t>
      </w:r>
    </w:p>
    <w:p w14:paraId="32241E08" w14:textId="77777777" w:rsidR="005B36C6" w:rsidRPr="00636C9B" w:rsidRDefault="005B36C6" w:rsidP="00843ACB">
      <w:pPr>
        <w:spacing w:after="0" w:line="240" w:lineRule="auto"/>
        <w:jc w:val="both"/>
        <w:rPr>
          <w:rFonts w:ascii="Times New Roman" w:hAnsi="Times New Roman"/>
          <w:b/>
          <w:sz w:val="24"/>
          <w:szCs w:val="24"/>
        </w:rPr>
      </w:pPr>
    </w:p>
    <w:p w14:paraId="414E7816" w14:textId="103B0D82" w:rsidR="00670EC7" w:rsidRDefault="000210D1" w:rsidP="00D76DF7">
      <w:pPr>
        <w:spacing w:after="0" w:line="480" w:lineRule="auto"/>
        <w:jc w:val="both"/>
        <w:rPr>
          <w:rFonts w:ascii="Times New Roman" w:hAnsi="Times New Roman"/>
          <w:b/>
          <w:sz w:val="24"/>
          <w:szCs w:val="24"/>
        </w:rPr>
      </w:pPr>
      <w:r w:rsidRPr="00636C9B">
        <w:rPr>
          <w:rFonts w:ascii="Times New Roman" w:hAnsi="Times New Roman"/>
          <w:b/>
          <w:sz w:val="24"/>
          <w:szCs w:val="24"/>
        </w:rPr>
        <w:t>Discussion</w:t>
      </w:r>
    </w:p>
    <w:p w14:paraId="42C38E3B" w14:textId="767D6603" w:rsidR="00F03BCA" w:rsidRDefault="00105420" w:rsidP="00843ACB">
      <w:pPr>
        <w:spacing w:after="0" w:line="240" w:lineRule="auto"/>
        <w:jc w:val="both"/>
        <w:rPr>
          <w:rFonts w:ascii="Times New Roman" w:hAnsi="Times New Roman"/>
          <w:i/>
          <w:sz w:val="24"/>
          <w:szCs w:val="24"/>
        </w:rPr>
      </w:pPr>
      <w:r w:rsidRPr="00843ACB">
        <w:rPr>
          <w:rFonts w:ascii="Times New Roman" w:hAnsi="Times New Roman"/>
          <w:i/>
          <w:sz w:val="24"/>
          <w:szCs w:val="24"/>
        </w:rPr>
        <w:t>General</w:t>
      </w:r>
    </w:p>
    <w:p w14:paraId="1E37F28D" w14:textId="0E43F70E" w:rsidR="004D2983" w:rsidRPr="00843ACB" w:rsidRDefault="004D2983" w:rsidP="00843ACB">
      <w:pPr>
        <w:pStyle w:val="ListParagraph"/>
        <w:numPr>
          <w:ilvl w:val="0"/>
          <w:numId w:val="10"/>
        </w:numPr>
        <w:spacing w:after="0" w:line="240" w:lineRule="auto"/>
        <w:jc w:val="both"/>
        <w:rPr>
          <w:rFonts w:ascii="Times New Roman" w:hAnsi="Times New Roman"/>
          <w:i/>
          <w:sz w:val="24"/>
          <w:szCs w:val="24"/>
        </w:rPr>
      </w:pPr>
      <w:r>
        <w:rPr>
          <w:rFonts w:ascii="Times New Roman" w:hAnsi="Times New Roman"/>
          <w:color w:val="000000" w:themeColor="text1"/>
          <w:sz w:val="24"/>
          <w:szCs w:val="24"/>
        </w:rPr>
        <w:t>A</w:t>
      </w:r>
      <w:r w:rsidRPr="00843ACB">
        <w:rPr>
          <w:rFonts w:ascii="Times New Roman" w:hAnsi="Times New Roman"/>
          <w:color w:val="000000" w:themeColor="text1"/>
          <w:sz w:val="24"/>
          <w:szCs w:val="24"/>
        </w:rPr>
        <w:t xml:space="preserve"> few </w:t>
      </w:r>
      <w:r>
        <w:rPr>
          <w:rFonts w:ascii="Times New Roman" w:hAnsi="Times New Roman"/>
          <w:color w:val="000000" w:themeColor="text1"/>
          <w:sz w:val="24"/>
          <w:szCs w:val="24"/>
        </w:rPr>
        <w:t>studies link</w:t>
      </w:r>
      <w:r w:rsidRPr="00843ACB">
        <w:rPr>
          <w:rFonts w:ascii="Times New Roman" w:hAnsi="Times New Roman"/>
          <w:color w:val="000000" w:themeColor="text1"/>
          <w:sz w:val="24"/>
          <w:szCs w:val="24"/>
        </w:rPr>
        <w:t xml:space="preserve"> an outcome for a particular type of injury with increasing temperature.</w:t>
      </w:r>
      <w:r w:rsidRPr="00843ACB">
        <w:rPr>
          <w:rFonts w:ascii="Times New Roman" w:hAnsi="Times New Roman"/>
          <w:color w:val="000000" w:themeColor="text1"/>
          <w:sz w:val="24"/>
          <w:szCs w:val="24"/>
        </w:rPr>
        <w:fldChar w:fldCharType="begin" w:fldLock="1"/>
      </w:r>
      <w:r w:rsidR="006800AB">
        <w:rPr>
          <w:rFonts w:ascii="Times New Roman" w:hAnsi="Times New Roman"/>
          <w:color w:val="000000" w:themeColor="text1"/>
          <w:sz w:val="24"/>
          <w:szCs w:val="24"/>
        </w:rPr>
        <w:instrText>ADDIN CSL_CITATION {"citationItems":[{"id":"ITEM-1","itemData":{"DOI":"10.1192/bjp.bp.106.031948","ISBN":"0007-1250","ISSN":"00071250","PMID":"17666493","abstract":"BACKGROUND: Seasonal fluctuation in suicide has been observed in many populations. High temperature may contribute to this, but the effect of short-term fluctuations in temperature on suicide rates has not been studied. AIMS: To assess the relationship between daily temperature and daily suicide counts in England and Wales between 1 January 1993 and 31 December 2003 and to establish whether heatwaves are associated with increased mortality from suicide. METHOD: Time-series regression analysis was used to explore and quantify the relationship between daily suicide counts and daily temperature. The impact of two heatwaves on suicide was estimated. RESULTS: No spring or summer peak in suicide was found. Above 18 degrees C, each 1 degrees C increase in mean temperature was associated with a 3.8 and 5.0% rise in suicide and violent suicide respectively. Suicide increased by 46.9% during the 1995 heatwave, whereas no change was seen during the 2003 heat wave. CONCLUSIONS: There is increased risk of suicide during hot weather.","author":[{"dropping-particle":"","family":"Page","given":"Lisa A.","non-dropping-particle":"","parse-names":false,"suffix":""},{"dropping-particle":"","family":"Hajat","given":"Shakoor","non-dropping-particle":"","parse-names":false,"suffix":""},{"dropping-particle":"","family":"Kovats","given":"R. Sari","non-dropping-particle":"","parse-names":false,"suffix":""}],"container-title":"British Journal of Psychiatry","id":"ITEM-1","issued":{"date-parts":[["2007"]]},"title":"Relationship between daily suicide counts and temperature in England and Wales","type":"article-journal"},"uris":["http://www.mendeley.com/documents/?uuid=3b65e3da-20ac-4b12-b382-37ea3b583d94"]},{"id":"ITEM-2","itemData":{"DOI":"10.1038/s41558-018-0222-x","ISSN":"17586798","abstract":"Linkages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Europe","type":"article-journal"},"uris":["http://www.mendeley.com/documents/?uuid=66c9f845-c818-4c8c-9d9c-20b3ea085139"]},{"id":"ITEM-4","itemData":{"DOI":"10.1136/bmjopen-2015-010399","ISSN":"20446055","PMID":"26868947","abstract":"OBJECTIVES Given the likelihood of increased hot weather due to climate change, it is crucial to have prevention measures in place to reduce the health burden of high temperatures and heat waves. The aim of this review is to summarise and evaluate the evidence on the effects of summertime weather on unintentional injuries in high-income countries. DESIGN 3 databases (Global Public Health, EMBASE and MEDLINE) were searched by using related keywords and their truncations in the title and abstract, and reference lists of key studies were scanned. Studies reporting heatstroke and intentional injuries were excluded. RESULTS 13 studies met our inclusion criteria. 11 out of 13 studies showed that the risk of unintentional injuries increases with increasing ambient temperatures. On days with moderate temperatures, the increased risk varied between 0.4% and 5.3% for each 1°C increase in ambient temperature. On extreme temperature days, the risk of injuries decreased. 2 out of 3 studies on occupational accidents found an increase in work-related accidents during high temperatures. For trauma hospital admissions, 6 studies reported an increase during hot weather, whereas 1 study found no association. The evidence for impacts on injuries by subgroups such as children, the elderly and drug users was limited and inconsistent. CONCLUSIONS The present review describes a broader range of types of unintentional fatal and non-fatal injuries (occupational, trauma hospital admissions, traffic, fire entrapments, poisoning and drug overdose) than has previously been reported. Our review confirms that hot weather can increase the risk of unintentional injuries and accidents in high-income countries. The results are useful for injury prevention strategies.","author":[{"dropping-particle":"","family":"Kampe","given":"Eveline Otte Im","non-dropping-particle":"","parse-names":false,"suffix":""},{"dropping-particle":"","family":"Kovats","given":"Sari","non-dropping-particle":"","parse-names":false,"suffix":""},{"dropping-particle":"","family":"Hajat","given":"Shakoor","non-dropping-particle":"","parse-names":false,"suffix":""}],"container-title":"BMJ Open","id":"ITEM-4","issued":{"date-parts":[["2016"]]},"title":"Impact of high ambient temperature on unintentional injuries in high-income countries: A narrative systematic literature review","type":"article-journal"},"uris":["http://www.mendeley.com/documents/?uuid=6cb447b2-f825-4389-8b64-94718c69c1b2"]}],"mendeley":{"formattedCitation":"&lt;sup&gt;24–27&lt;/sup&gt;","plainTextFormattedCitation":"24–27","previouslyFormattedCitation":"&lt;sup&gt;30–33&lt;/sup&gt;"},"properties":{"noteIndex":0},"schema":"https://github.com/citation-style-language/schema/raw/master/csl-citation.json"}</w:instrText>
      </w:r>
      <w:r w:rsidRPr="00843ACB">
        <w:rPr>
          <w:rFonts w:ascii="Times New Roman" w:hAnsi="Times New Roman"/>
          <w:color w:val="000000" w:themeColor="text1"/>
          <w:sz w:val="24"/>
          <w:szCs w:val="24"/>
        </w:rPr>
        <w:fldChar w:fldCharType="separate"/>
      </w:r>
      <w:r w:rsidR="006800AB" w:rsidRPr="006800AB">
        <w:rPr>
          <w:rFonts w:ascii="Times New Roman" w:hAnsi="Times New Roman"/>
          <w:noProof/>
          <w:color w:val="000000" w:themeColor="text1"/>
          <w:sz w:val="24"/>
          <w:szCs w:val="24"/>
          <w:vertAlign w:val="superscript"/>
        </w:rPr>
        <w:t>24–27</w:t>
      </w:r>
      <w:r w:rsidRPr="00843ACB">
        <w:rPr>
          <w:rFonts w:ascii="Times New Roman" w:hAnsi="Times New Roman"/>
          <w:color w:val="000000" w:themeColor="text1"/>
          <w:sz w:val="24"/>
          <w:szCs w:val="24"/>
        </w:rPr>
        <w:fldChar w:fldCharType="end"/>
      </w:r>
    </w:p>
    <w:p w14:paraId="579F2A8B" w14:textId="009B371E" w:rsidR="00146F26" w:rsidRPr="00843ACB" w:rsidRDefault="00090A3A" w:rsidP="00843ACB">
      <w:pPr>
        <w:pStyle w:val="ListParagraph"/>
        <w:numPr>
          <w:ilvl w:val="0"/>
          <w:numId w:val="10"/>
        </w:numPr>
        <w:spacing w:after="0" w:line="240" w:lineRule="auto"/>
        <w:jc w:val="both"/>
        <w:rPr>
          <w:rFonts w:ascii="Times New Roman" w:hAnsi="Times New Roman"/>
          <w:sz w:val="24"/>
          <w:szCs w:val="24"/>
        </w:rPr>
      </w:pPr>
      <w:r w:rsidRPr="00843ACB">
        <w:rPr>
          <w:rFonts w:ascii="Times New Roman" w:hAnsi="Times New Roman"/>
          <w:sz w:val="24"/>
          <w:szCs w:val="24"/>
        </w:rPr>
        <w:t>Th</w:t>
      </w:r>
      <w:r w:rsidR="00F65593" w:rsidRPr="00843ACB">
        <w:rPr>
          <w:rFonts w:ascii="Times New Roman" w:hAnsi="Times New Roman"/>
          <w:sz w:val="24"/>
          <w:szCs w:val="24"/>
        </w:rPr>
        <w:t>at males make up</w:t>
      </w:r>
      <w:r w:rsidRPr="00843ACB">
        <w:rPr>
          <w:rFonts w:ascii="Times New Roman" w:hAnsi="Times New Roman"/>
          <w:sz w:val="24"/>
          <w:szCs w:val="24"/>
        </w:rPr>
        <w:t xml:space="preserve"> majority of additional </w:t>
      </w:r>
      <w:r w:rsidR="00BB2EFB" w:rsidRPr="00843ACB">
        <w:rPr>
          <w:rFonts w:ascii="Times New Roman" w:hAnsi="Times New Roman"/>
          <w:sz w:val="24"/>
          <w:szCs w:val="24"/>
        </w:rPr>
        <w:t xml:space="preserve">injury deaths </w:t>
      </w:r>
      <w:r w:rsidRPr="00843ACB">
        <w:rPr>
          <w:rFonts w:ascii="Times New Roman" w:hAnsi="Times New Roman"/>
          <w:sz w:val="24"/>
          <w:szCs w:val="24"/>
        </w:rPr>
        <w:t>contrasts with studies of cardiorespiratory causes of deaths, where effects estimated would be larger for females.</w:t>
      </w:r>
      <w:r w:rsidR="00914974" w:rsidRPr="00843ACB">
        <w:rPr>
          <w:rFonts w:ascii="Times New Roman" w:hAnsi="Times New Roman"/>
          <w:sz w:val="24"/>
          <w:szCs w:val="24"/>
        </w:rPr>
        <w:fldChar w:fldCharType="begin" w:fldLock="1"/>
      </w:r>
      <w:r w:rsidR="00104231" w:rsidRPr="00843ACB">
        <w:rPr>
          <w:rFonts w:ascii="Times New Roman" w:hAnsi="Times New Roman"/>
          <w:sz w:val="24"/>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6&lt;/sup&gt;","plainTextFormattedCitation":"6","previouslyFormattedCitation":"&lt;sup&gt;6&lt;/sup&gt;"},"properties":{"noteIndex":0},"schema":"https://github.com/citation-style-language/schema/raw/master/csl-citation.json"}</w:instrText>
      </w:r>
      <w:r w:rsidR="00914974" w:rsidRPr="00843ACB">
        <w:rPr>
          <w:rFonts w:ascii="Times New Roman" w:hAnsi="Times New Roman"/>
          <w:sz w:val="24"/>
          <w:szCs w:val="24"/>
        </w:rPr>
        <w:fldChar w:fldCharType="separate"/>
      </w:r>
      <w:r w:rsidR="00104231" w:rsidRPr="00843ACB">
        <w:rPr>
          <w:rFonts w:ascii="Times New Roman" w:hAnsi="Times New Roman"/>
          <w:noProof/>
          <w:sz w:val="24"/>
          <w:szCs w:val="24"/>
          <w:vertAlign w:val="superscript"/>
        </w:rPr>
        <w:t>6</w:t>
      </w:r>
      <w:r w:rsidR="00914974" w:rsidRPr="00843ACB">
        <w:rPr>
          <w:rFonts w:ascii="Times New Roman" w:hAnsi="Times New Roman"/>
          <w:sz w:val="24"/>
          <w:szCs w:val="24"/>
        </w:rPr>
        <w:fldChar w:fldCharType="end"/>
      </w:r>
    </w:p>
    <w:p w14:paraId="27852255" w14:textId="365F7B02" w:rsidR="00362889" w:rsidRPr="00843ACB" w:rsidRDefault="00362889" w:rsidP="00843ACB">
      <w:pPr>
        <w:pStyle w:val="ListParagraph"/>
        <w:numPr>
          <w:ilvl w:val="0"/>
          <w:numId w:val="10"/>
        </w:numPr>
        <w:spacing w:after="0" w:line="240" w:lineRule="auto"/>
        <w:jc w:val="both"/>
        <w:rPr>
          <w:rFonts w:ascii="Times New Roman" w:hAnsi="Times New Roman"/>
          <w:sz w:val="24"/>
          <w:szCs w:val="24"/>
        </w:rPr>
      </w:pPr>
      <w:commentRangeStart w:id="61"/>
      <w:r w:rsidRPr="00843ACB">
        <w:rPr>
          <w:rFonts w:ascii="Times New Roman" w:hAnsi="Times New Roman"/>
          <w:color w:val="000000" w:themeColor="text1"/>
          <w:sz w:val="24"/>
          <w:szCs w:val="24"/>
        </w:rPr>
        <w:t>There are studies which indirectly examine relationships of violent behaviour and conflict with climate change,</w:t>
      </w:r>
      <w:r w:rsidRPr="00843ACB">
        <w:rPr>
          <w:rFonts w:ascii="Times New Roman" w:hAnsi="Times New Roman"/>
          <w:color w:val="000000" w:themeColor="text1"/>
          <w:sz w:val="24"/>
          <w:szCs w:val="24"/>
        </w:rPr>
        <w:fldChar w:fldCharType="begin" w:fldLock="1"/>
      </w:r>
      <w:r w:rsidR="006800AB">
        <w:rPr>
          <w:rFonts w:ascii="Times New Roman" w:hAnsi="Times New Roman"/>
          <w:color w:val="000000" w:themeColor="text1"/>
          <w:sz w:val="24"/>
          <w:szCs w:val="24"/>
        </w:rPr>
        <w: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change","type":"article-journal"},"uris":["http://www.mendeley.com/documents/?uuid=96651a6e-d18c-453e-a7fc-b73d4b62eed9"]},{"id":"ITEM-2","itemData":{"DOI":"10.1007/s11524-013-9791-1","ISBN":"1468-2869 (Electronic)\\r1099-3460 (Linking)","ISSN":"10993460","PMID":"23435543","abstract":"The current study examines the link between climate change and neighborhood levels of violence using 20 years of monthly climatic and crime data from St. Louis, MO, USA. St. Louis census tracts are aggregated in neighborhood groups of similar levels of social disadvantage, after which each group is subjected to time series analysis. Findings suggest that neighborhoods with higher levels of social disadvantage are very likely to experience higher levels of violence as a result of anomalously warm temperatures. The 20 % of most disadvantaged neighborhoods in St. Louis, MO, USA are predicted to experience over half of the climate change-related increase in cases of violence. These results provide further evidence that the health impacts of climate change are proportionally higher among populations that are already at high risk and underscore the need to comprehensively address climate change.","author":[{"dropping-particle":"","family":"Mares","given":"Dennis","non-dropping-particle":"","parse-names":false,"suffix":""}],"container-title":"Journal of Urban Health","id":"ITEM-2","issued":{"date-parts":[["2013"]]},"title":"Climate change and levels of violence in socially disadvantaged neighborhood groups","type":"article-journal"},"uris":["http://www.mendeley.com/documents/?uuid=a7ceee29-27c9-4747-8fcc-d1c1ced83b01"]},{"id":"ITEM-3","itemData":{"DOI":"10.1073/pnas.0907998106","ISBN":"0027-8424","ISSN":"0027-8424","PMID":"19934048","abstract":"Armed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climate","type":"article-journal"},"uris":["http://www.mendeley.com/documents/?uuid=fd659084-9b9d-4883-8cbe-500c76233be4"]},{"id":"ITEM-6","itemData":{"DOI":"10.1073/pnas.1205130109","ISBN":"1091-6490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instrText>
      </w:r>
      <w:r w:rsidR="006800AB">
        <w:rPr>
          <w:rFonts w:ascii="MS Mincho" w:eastAsia="MS Mincho" w:hAnsi="MS Mincho" w:cs="MS Mincho"/>
          <w:color w:val="000000" w:themeColor="text1"/>
          <w:sz w:val="24"/>
          <w:szCs w:val="24"/>
        </w:rPr>
        <w:instrText>∼</w:instrText>
      </w:r>
      <w:r w:rsidR="006800AB">
        <w:rPr>
          <w:rFonts w:ascii="Times New Roman" w:hAnsi="Times New Roman"/>
          <w:color w:val="000000" w:themeColor="text1"/>
          <w:sz w:val="24"/>
          <w:szCs w:val="24"/>
        </w:rPr>
        <w: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Sciences","id":"ITEM-6","issued":{"date-parts":[["2012"]]},"title":"Climate variability and conflict risk in East Africa, 1990-2009","type":"article-journal"},"uris":["http://www.mendeley.com/documents/?uuid=a6087fa3-b3d8-41ce-8b50-53d049a88c07"]}],"mendeley":{"formattedCitation":"&lt;sup&gt;28–33&lt;/sup&gt;","plainTextFormattedCitation":"28–33","previouslyFormattedCitation":"&lt;sup&gt;24–29&lt;/sup&gt;"},"properties":{"noteIndex":0},"schema":"https://github.com/citation-style-language/schema/raw/master/csl-citation.json"}</w:instrText>
      </w:r>
      <w:r w:rsidRPr="00843ACB">
        <w:rPr>
          <w:rFonts w:ascii="Times New Roman" w:hAnsi="Times New Roman"/>
          <w:color w:val="000000" w:themeColor="text1"/>
          <w:sz w:val="24"/>
          <w:szCs w:val="24"/>
        </w:rPr>
        <w:fldChar w:fldCharType="separate"/>
      </w:r>
      <w:r w:rsidR="006800AB" w:rsidRPr="006800AB">
        <w:rPr>
          <w:rFonts w:ascii="Times New Roman" w:hAnsi="Times New Roman"/>
          <w:noProof/>
          <w:color w:val="000000" w:themeColor="text1"/>
          <w:sz w:val="24"/>
          <w:szCs w:val="24"/>
          <w:vertAlign w:val="superscript"/>
        </w:rPr>
        <w:t>28–33</w:t>
      </w:r>
      <w:r w:rsidRPr="00843ACB">
        <w:rPr>
          <w:rFonts w:ascii="Times New Roman" w:hAnsi="Times New Roman"/>
          <w:color w:val="000000" w:themeColor="text1"/>
          <w:sz w:val="24"/>
          <w:szCs w:val="24"/>
        </w:rPr>
        <w:fldChar w:fldCharType="end"/>
      </w:r>
      <w:r w:rsidRPr="00843ACB">
        <w:rPr>
          <w:rFonts w:ascii="Times New Roman" w:hAnsi="Times New Roman"/>
          <w:color w:val="000000" w:themeColor="text1"/>
          <w:sz w:val="24"/>
          <w:szCs w:val="24"/>
        </w:rPr>
        <w:t xml:space="preserve"> with only a few linking an outcome for a particular type of injury with increasing temperature.</w:t>
      </w:r>
      <w:r w:rsidRPr="00843ACB">
        <w:rPr>
          <w:rFonts w:ascii="Times New Roman" w:hAnsi="Times New Roman"/>
          <w:color w:val="000000" w:themeColor="text1"/>
          <w:sz w:val="24"/>
          <w:szCs w:val="24"/>
        </w:rPr>
        <w:fldChar w:fldCharType="begin" w:fldLock="1"/>
      </w:r>
      <w:r w:rsidR="006800AB">
        <w:rPr>
          <w:rFonts w:ascii="Times New Roman" w:hAnsi="Times New Roman"/>
          <w:color w:val="000000" w:themeColor="text1"/>
          <w:sz w:val="24"/>
          <w:szCs w:val="24"/>
        </w:rPr>
        <w:instrText>ADDIN CSL_CITATION {"citationItems":[{"id":"ITEM-1","itemData":{"DOI":"10.1192/bjp.bp.106.031948","ISBN":"0007-1250","ISSN":"00071250","PMID":"17666493","abstract":"BACKGROUND: Seasonal fluctuation in suicide has been observed in many populations. High temperature may contribute to this, but the effect of short-term fluctuations in temperature on suicide rates has not been studied. AIMS: To assess the relationship between daily temperature and daily suicide counts in England and Wales between 1 January 1993 and 31 December 2003 and to establish whether heatwaves are associated with increased mortality from suicide. METHOD: Time-series regression analysis was used to explore and quantify the relationship between daily suicide counts and daily temperature. The impact of two heatwaves on suicide was estimated. RESULTS: No spring or summer peak in suicide was found. Above 18 degrees C, each 1 degrees C increase in mean temperature was associated with a 3.8 and 5.0% rise in suicide and violent suicide respectively. Suicide increased by 46.9% during the 1995 heatwave, whereas no change was seen during the 2003 heat wave. CONCLUSIONS: There is increased risk of suicide during hot weather.","author":[{"dropping-particle":"","family":"Page","given":"Lisa A.","non-dropping-particle":"","parse-names":false,"suffix":""},{"dropping-particle":"","family":"Hajat","given":"Shakoor","non-dropping-particle":"","parse-names":false,"suffix":""},{"dropping-particle":"","family":"Kovats","given":"R. Sari","non-dropping-particle":"","parse-names":false,"suffix":""}],"container-title":"British Journal of Psychiatry","id":"ITEM-1","issued":{"date-parts":[["2007"]]},"title":"Relationship between daily suicide counts and temperature in England and Wales","type":"article-journal"},"uris":["http://www.mendeley.com/documents/?uuid=3b65e3da-20ac-4b12-b382-37ea3b583d94"]},{"id":"ITEM-2","itemData":{"DOI":"10.1038/s41558-018-0222-x","ISSN":"17586798","abstract":"Linkages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Europe","type":"article-journal"},"uris":["http://www.mendeley.com/documents/?uuid=66c9f845-c818-4c8c-9d9c-20b3ea085139"]},{"id":"ITEM-4","itemData":{"DOI":"10.1136/bmjopen-2015-010399","ISSN":"20446055","PMID":"26868947","abstract":"OBJECTIVES Given the likelihood of increased hot weather due to climate change, it is crucial to have prevention measures in place to reduce the health burden of high temperatures and heat waves. The aim of this review is to summarise and evaluate the evidence on the effects of summertime weather on unintentional injuries in high-income countries. DESIGN 3 databases (Global Public Health, EMBASE and MEDLINE) were searched by using related keywords and their truncations in the title and abstract, and reference lists of key studies were scanned. Studies reporting heatstroke and intentional injuries were excluded. RESULTS 13 studies met our inclusion criteria. 11 out of 13 studies showed that the risk of unintentional injuries increases with increasing ambient temperatures. On days with moderate temperatures, the increased risk varied between 0.4% and 5.3% for each 1°C increase in ambient temperature. On extreme temperature days, the risk of injuries decreased. 2 out of 3 studies on occupational accidents found an increase in work-related accidents during high temperatures. For trauma hospital admissions, 6 studies reported an increase during hot weather, whereas 1 study found no association. The evidence for impacts on injuries by subgroups such as children, the elderly and drug users was limited and inconsistent. CONCLUSIONS The present review describes a broader range of types of unintentional fatal and non-fatal injuries (occupational, trauma hospital admissions, traffic, fire entrapments, poisoning and drug overdose) than has previously been reported. Our review confirms that hot weather can increase the risk of unintentional injuries and accidents in high-income countries. The results are useful for injury prevention strategies.","author":[{"dropping-particle":"","family":"Kampe","given":"Eveline Otte Im","non-dropping-particle":"","parse-names":false,"suffix":""},{"dropping-particle":"","family":"Kovats","given":"Sari","non-dropping-particle":"","parse-names":false,"suffix":""},{"dropping-particle":"","family":"Hajat","given":"Shakoor","non-dropping-particle":"","parse-names":false,"suffix":""}],"container-title":"BMJ Open","id":"ITEM-4","issued":{"date-parts":[["2016"]]},"title":"Impact of high ambient temperature on unintentional injuries in high-income countries: A narrative systematic literature review","type":"article-journal"},"uris":["http://www.mendeley.com/documents/?uuid=6cb447b2-f825-4389-8b64-94718c69c1b2"]}],"mendeley":{"formattedCitation":"&lt;sup&gt;24–27&lt;/sup&gt;","plainTextFormattedCitation":"24–27","previouslyFormattedCitation":"&lt;sup&gt;30–33&lt;/sup&gt;"},"properties":{"noteIndex":0},"schema":"https://github.com/citation-style-language/schema/raw/master/csl-citation.json"}</w:instrText>
      </w:r>
      <w:r w:rsidRPr="00843ACB">
        <w:rPr>
          <w:rFonts w:ascii="Times New Roman" w:hAnsi="Times New Roman"/>
          <w:color w:val="000000" w:themeColor="text1"/>
          <w:sz w:val="24"/>
          <w:szCs w:val="24"/>
        </w:rPr>
        <w:fldChar w:fldCharType="separate"/>
      </w:r>
      <w:r w:rsidR="006800AB" w:rsidRPr="006800AB">
        <w:rPr>
          <w:rFonts w:ascii="Times New Roman" w:hAnsi="Times New Roman"/>
          <w:noProof/>
          <w:color w:val="000000" w:themeColor="text1"/>
          <w:sz w:val="24"/>
          <w:szCs w:val="24"/>
          <w:vertAlign w:val="superscript"/>
        </w:rPr>
        <w:t>24–27</w:t>
      </w:r>
      <w:r w:rsidRPr="00843ACB">
        <w:rPr>
          <w:rFonts w:ascii="Times New Roman" w:hAnsi="Times New Roman"/>
          <w:color w:val="000000" w:themeColor="text1"/>
          <w:sz w:val="24"/>
          <w:szCs w:val="24"/>
        </w:rPr>
        <w:fldChar w:fldCharType="end"/>
      </w:r>
      <w:commentRangeEnd w:id="61"/>
      <w:r>
        <w:rPr>
          <w:rStyle w:val="CommentReference"/>
          <w:rFonts w:asciiTheme="minorHAnsi" w:eastAsiaTheme="minorHAnsi" w:hAnsiTheme="minorHAnsi" w:cstheme="minorBidi"/>
        </w:rPr>
        <w:commentReference w:id="61"/>
      </w:r>
    </w:p>
    <w:p w14:paraId="6ED609D4" w14:textId="086066D8" w:rsidR="00B95A90" w:rsidRPr="00843ACB" w:rsidRDefault="00B95A90" w:rsidP="00843ACB">
      <w:pPr>
        <w:pStyle w:val="ListParagraph"/>
        <w:numPr>
          <w:ilvl w:val="0"/>
          <w:numId w:val="10"/>
        </w:numPr>
        <w:spacing w:after="0" w:line="240" w:lineRule="auto"/>
        <w:jc w:val="both"/>
        <w:rPr>
          <w:rFonts w:ascii="Times New Roman" w:hAnsi="Times New Roman"/>
          <w:sz w:val="24"/>
          <w:szCs w:val="24"/>
        </w:rPr>
      </w:pPr>
      <w:r>
        <w:rPr>
          <w:rFonts w:ascii="Times New Roman" w:hAnsi="Times New Roman"/>
          <w:sz w:val="24"/>
          <w:szCs w:val="24"/>
        </w:rPr>
        <w:t>Average alcohol consumption by country and area in USA increases with colder average temperatures.</w:t>
      </w:r>
      <w:r>
        <w:rPr>
          <w:rFonts w:ascii="Times New Roman" w:hAnsi="Times New Roman"/>
          <w:sz w:val="24"/>
          <w:szCs w:val="24"/>
        </w:rPr>
        <w:fldChar w:fldCharType="begin" w:fldLock="1"/>
      </w:r>
      <w:r w:rsidR="002953F0">
        <w:rPr>
          <w:rFonts w:ascii="Times New Roman" w:hAnsi="Times New Roman"/>
          <w:sz w:val="24"/>
          <w:szCs w:val="24"/>
        </w:rPr>
        <w:instrText>ADDIN CSL_CITATION {"citationItems":[{"id":"ITEM-1","itemData":{"ISSN":"1528-0012","abstract":"Background and Aims: Heavy alcohol (EtOH) intake can cause vasodilation and thermogenesis giving the perception of warmth. Based on these biological properties, it is generally assumed that countries with colder weather have increased alcohol consumption and therefore may have increased prevalence of alcoholic liver diseases. Furthermore, there may be an association with hours of sunlight, which has been related to both temperature and depression, which could influence alcohol use. However, this assumption has not been critically tested using global epidemiological data. To test this hypothesis, we performed a worldwide analysis to assess if the climate and geographical location of a country influences the alcohol-attributable fraction (AAF) of cirrhosis. Methods: We performed an exhaustive and comprehensive analysis of the following global databases for a total of 193 countries: WHO Global Report on Alcohol and Health, WHO Global Health Observatory, CIA World Factbook, Climatic Research Unit of the University of East Anglia, Global Precipitation Climatology Centre of Germany, The World Bank DataBank and World Meterological Organization. We used the mean temperature of a country in Celsius (of the year 2011), absolute latitude, average daily alcohol intake, most prominent climate (based on Koppen climate classification), average hours of yearly sunshine and percentage of binge drinkers as parameters for our analysis. Uni- and multivariate models were fitted to determine the influence of these parameters and the outcome of AAF. Results: In the univariate analysis, we found an inverse association between mean average temperature, mean annual sunshine hours and a positive association with latitude absolute value (p&lt;0.05), with AAF. In the multivariate analysis, average temperature and sunshine hours remained independently associated with the burden of alcohol cirrhosis or AAF after adjusting for the percentage of binge drinkers among active drinkers and alcohol consumption (p &lt;0.05). For every degree Celsius increase in temperature there is an observed 0.3% decrease in AAF. We also found an association between AAF and the Koppen Climate Classification of a country. Those countries in continental climates had significantly higher AAF than those in other classifications. These results indicate that cold weather is associated with higher burden of alcohol cirrhosis in patients with severe liver disease. Conclusions: Colder weather and fewer hours of sunlight …","author":[{"dropping-particle":"","family":"N.D.","given":"Shah","non-dropping-particle":"","parse-names":false,"suffix":""},{"dropping-particle":"","family":"M.","given":"Cruz-Lemini","non-dropping-particle":"","parse-names":false,"suffix":""},{"dropping-particle":"","family":"E.","given":"Stein","non-dropping-particle":"","parse-names":false,"suffix":""},{"dropping-particle":"","family":"J.","given":"Abraldes","non-dropping-particle":"","parse-names":false,"suffix":""},{"dropping-particle":"","family":"J.","given":"Altamirano","non-dropping-particle":"","parse-names":false,"suffix":""}],"container-title":"Gastroenterology","id":"ITEM-1","issued":{"date-parts":[["2017"]]},"title":"Colder weather and fewer sunlight hours increase the weight of alcohol as a cause of cirrhosis worldwide","type":"article-journal"},"uris":["http://www.mendeley.com/documents/?uuid=3b93160f-3d3c-4df2-a53e-0ac0f434eb24"]}],"mendeley":{"formattedCitation":"&lt;sup&gt;34&lt;/sup&gt;","plainTextFormattedCitation":"34","previouslyFormattedCitation":"&lt;sup&gt;34&lt;/sup&gt;"},"properties":{"noteIndex":0},"schema":"https://github.com/citation-style-language/schema/raw/master/csl-citation.json"}</w:instrText>
      </w:r>
      <w:r>
        <w:rPr>
          <w:rFonts w:ascii="Times New Roman" w:hAnsi="Times New Roman"/>
          <w:sz w:val="24"/>
          <w:szCs w:val="24"/>
        </w:rPr>
        <w:fldChar w:fldCharType="separate"/>
      </w:r>
      <w:r w:rsidR="00283E06" w:rsidRPr="00283E06">
        <w:rPr>
          <w:rFonts w:ascii="Times New Roman" w:hAnsi="Times New Roman"/>
          <w:noProof/>
          <w:sz w:val="24"/>
          <w:szCs w:val="24"/>
          <w:vertAlign w:val="superscript"/>
        </w:rPr>
        <w:t>34</w:t>
      </w:r>
      <w:r>
        <w:rPr>
          <w:rFonts w:ascii="Times New Roman" w:hAnsi="Times New Roman"/>
          <w:sz w:val="24"/>
          <w:szCs w:val="24"/>
        </w:rPr>
        <w:fldChar w:fldCharType="end"/>
      </w:r>
      <w:r>
        <w:rPr>
          <w:rFonts w:ascii="Times New Roman" w:hAnsi="Times New Roman"/>
          <w:sz w:val="24"/>
          <w:szCs w:val="24"/>
        </w:rPr>
        <w:t xml:space="preserve"> Deviation from seasonal averages affects alcohol consumption also in summer (</w:t>
      </w:r>
      <w:r w:rsidR="008D7FE8">
        <w:rPr>
          <w:rFonts w:ascii="Times New Roman" w:hAnsi="Times New Roman"/>
          <w:sz w:val="24"/>
          <w:szCs w:val="24"/>
        </w:rPr>
        <w:t>still looking for this evidence</w:t>
      </w:r>
      <w:r>
        <w:rPr>
          <w:rFonts w:ascii="Times New Roman" w:hAnsi="Times New Roman"/>
          <w:sz w:val="24"/>
          <w:szCs w:val="24"/>
        </w:rPr>
        <w:t>).</w:t>
      </w:r>
    </w:p>
    <w:p w14:paraId="4DC4DB94" w14:textId="77777777" w:rsidR="00CE4993" w:rsidRPr="00636C9B" w:rsidRDefault="00CE4993" w:rsidP="00843ACB">
      <w:pPr>
        <w:spacing w:after="0" w:line="240" w:lineRule="auto"/>
        <w:jc w:val="both"/>
        <w:rPr>
          <w:rFonts w:ascii="Times New Roman" w:hAnsi="Times New Roman"/>
          <w:sz w:val="24"/>
          <w:szCs w:val="24"/>
        </w:rPr>
      </w:pPr>
    </w:p>
    <w:p w14:paraId="527D4EFD" w14:textId="20030D2D" w:rsidR="00D259CD" w:rsidRPr="00F666B9" w:rsidRDefault="00CE4993" w:rsidP="00843ACB">
      <w:pPr>
        <w:spacing w:after="0" w:line="240" w:lineRule="auto"/>
        <w:jc w:val="both"/>
        <w:rPr>
          <w:rFonts w:ascii="Times New Roman" w:hAnsi="Times New Roman"/>
          <w:i/>
          <w:sz w:val="24"/>
          <w:szCs w:val="24"/>
        </w:rPr>
      </w:pPr>
      <w:r w:rsidRPr="00636C9B">
        <w:rPr>
          <w:rFonts w:ascii="Times New Roman" w:hAnsi="Times New Roman"/>
          <w:i/>
          <w:sz w:val="24"/>
          <w:szCs w:val="24"/>
        </w:rPr>
        <w:t>Transport</w:t>
      </w:r>
    </w:p>
    <w:p w14:paraId="63E9AEB5" w14:textId="4CF4BABC" w:rsidR="00E17F7C" w:rsidRPr="008D4556" w:rsidRDefault="00C204F6" w:rsidP="00843ACB">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More road traffic when there is less snow</w:t>
      </w:r>
      <w:r w:rsidR="00730CB0">
        <w:rPr>
          <w:rFonts w:ascii="Times New Roman" w:hAnsi="Times New Roman"/>
          <w:sz w:val="24"/>
          <w:szCs w:val="24"/>
        </w:rPr>
        <w:t xml:space="preserve"> (i.e., correlated with higher temperature)</w:t>
      </w:r>
      <w:r w:rsidR="00780977">
        <w:rPr>
          <w:rFonts w:ascii="Times New Roman" w:hAnsi="Times New Roman"/>
          <w:sz w:val="24"/>
          <w:szCs w:val="24"/>
        </w:rPr>
        <w:t xml:space="preserve"> in winter in Canada</w:t>
      </w:r>
      <w:r w:rsidR="00E17F7C">
        <w:rPr>
          <w:rFonts w:ascii="Times New Roman" w:hAnsi="Times New Roman"/>
          <w:sz w:val="24"/>
          <w:szCs w:val="24"/>
        </w:rPr>
        <w:t>.</w:t>
      </w:r>
      <w:r w:rsidR="00AD55FC">
        <w:rPr>
          <w:rFonts w:ascii="Times New Roman" w:hAnsi="Times New Roman"/>
          <w:sz w:val="24"/>
          <w:szCs w:val="24"/>
        </w:rPr>
        <w:fldChar w:fldCharType="begin" w:fldLock="1"/>
      </w:r>
      <w:r w:rsidR="002953F0">
        <w:rPr>
          <w:rFonts w:ascii="Times New Roman" w:hAnsi="Times New Roman"/>
          <w:sz w:val="24"/>
          <w:szCs w:val="24"/>
        </w:rPr>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lt;sup&gt;35–38&lt;/sup&gt;","plainTextFormattedCitation":"35–38","previouslyFormattedCitation":"&lt;sup&gt;35–38&lt;/sup&gt;"},"properties":{"noteIndex":0},"schema":"https://github.com/citation-style-language/schema/raw/master/csl-citation.json"}</w:instrText>
      </w:r>
      <w:r w:rsidR="00AD55FC">
        <w:rPr>
          <w:rFonts w:ascii="Times New Roman" w:hAnsi="Times New Roman"/>
          <w:sz w:val="24"/>
          <w:szCs w:val="24"/>
        </w:rPr>
        <w:fldChar w:fldCharType="separate"/>
      </w:r>
      <w:r w:rsidR="00283E06" w:rsidRPr="00283E06">
        <w:rPr>
          <w:rFonts w:ascii="Times New Roman" w:hAnsi="Times New Roman"/>
          <w:noProof/>
          <w:sz w:val="24"/>
          <w:szCs w:val="24"/>
          <w:vertAlign w:val="superscript"/>
        </w:rPr>
        <w:t>35–38</w:t>
      </w:r>
      <w:r w:rsidR="00AD55FC">
        <w:rPr>
          <w:rFonts w:ascii="Times New Roman" w:hAnsi="Times New Roman"/>
          <w:sz w:val="24"/>
          <w:szCs w:val="24"/>
        </w:rPr>
        <w:fldChar w:fldCharType="end"/>
      </w:r>
      <w:r w:rsidR="00E17F7C">
        <w:rPr>
          <w:rFonts w:ascii="Times New Roman" w:hAnsi="Times New Roman"/>
          <w:sz w:val="24"/>
          <w:szCs w:val="24"/>
        </w:rPr>
        <w:t xml:space="preserve"> </w:t>
      </w:r>
      <w:r w:rsidR="00E17F7C" w:rsidRPr="008D4556">
        <w:rPr>
          <w:rFonts w:ascii="Times New Roman" w:hAnsi="Times New Roman"/>
          <w:sz w:val="24"/>
          <w:szCs w:val="24"/>
        </w:rPr>
        <w:t xml:space="preserve">Young people (16-29 </w:t>
      </w:r>
      <w:r w:rsidR="00E17F7C" w:rsidRPr="002C78AF">
        <w:rPr>
          <w:rFonts w:ascii="Times New Roman" w:hAnsi="Times New Roman"/>
          <w:sz w:val="24"/>
          <w:szCs w:val="24"/>
        </w:rPr>
        <w:t>years) have highest crash involvements per 100 million miles, along with 80+</w:t>
      </w:r>
      <w:r w:rsidR="00E17F7C">
        <w:rPr>
          <w:rFonts w:ascii="Times New Roman" w:hAnsi="Times New Roman"/>
          <w:sz w:val="24"/>
          <w:szCs w:val="24"/>
        </w:rPr>
        <w:t>, so more crashes with unit increase in temperature</w:t>
      </w:r>
      <w:r w:rsidR="00E17F7C" w:rsidRPr="008D4556">
        <w:rPr>
          <w:rFonts w:ascii="Times New Roman" w:hAnsi="Times New Roman"/>
          <w:sz w:val="24"/>
          <w:szCs w:val="24"/>
        </w:rPr>
        <w:t xml:space="preserve"> (</w:t>
      </w:r>
      <w:hyperlink r:id="rId10" w:history="1">
        <w:r w:rsidR="00E17F7C" w:rsidRPr="008D4556">
          <w:rPr>
            <w:rStyle w:val="Hyperlink"/>
            <w:rFonts w:ascii="Times New Roman" w:hAnsi="Times New Roman"/>
            <w:sz w:val="24"/>
            <w:szCs w:val="24"/>
          </w:rPr>
          <w:t>link</w:t>
        </w:r>
      </w:hyperlink>
      <w:r w:rsidR="00E17F7C" w:rsidRPr="008D4556">
        <w:rPr>
          <w:rFonts w:ascii="Times New Roman" w:hAnsi="Times New Roman"/>
          <w:sz w:val="24"/>
          <w:szCs w:val="24"/>
        </w:rPr>
        <w:t>)</w:t>
      </w:r>
      <w:r w:rsidR="00E17F7C">
        <w:rPr>
          <w:rFonts w:ascii="Times New Roman" w:hAnsi="Times New Roman"/>
          <w:sz w:val="24"/>
          <w:szCs w:val="24"/>
        </w:rPr>
        <w:t xml:space="preserve">. </w:t>
      </w:r>
      <w:r w:rsidR="00E17F7C" w:rsidRPr="00636C9B">
        <w:rPr>
          <w:rFonts w:ascii="Times New Roman" w:hAnsi="Times New Roman"/>
          <w:sz w:val="24"/>
          <w:szCs w:val="24"/>
        </w:rPr>
        <w:t>Fatality of passengers also high in younger ages due to disproportionately high levels of unbelted passengers. (</w:t>
      </w:r>
      <w:hyperlink r:id="rId11" w:history="1">
        <w:r w:rsidR="00E17F7C" w:rsidRPr="00636C9B">
          <w:rPr>
            <w:rStyle w:val="Hyperlink"/>
            <w:rFonts w:ascii="Times New Roman" w:hAnsi="Times New Roman"/>
            <w:sz w:val="24"/>
            <w:szCs w:val="24"/>
          </w:rPr>
          <w:t>link</w:t>
        </w:r>
      </w:hyperlink>
      <w:r w:rsidR="00E17F7C" w:rsidRPr="00636C9B">
        <w:rPr>
          <w:rFonts w:ascii="Times New Roman" w:hAnsi="Times New Roman"/>
          <w:sz w:val="24"/>
          <w:szCs w:val="24"/>
        </w:rPr>
        <w:t>)</w:t>
      </w:r>
    </w:p>
    <w:p w14:paraId="0AC5D084" w14:textId="4D456153" w:rsidR="00CD196F" w:rsidRPr="008D4556" w:rsidRDefault="007E25B1" w:rsidP="00843ACB">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Driving performance deteriorates at higher temperatures</w:t>
      </w:r>
      <w:r>
        <w:rPr>
          <w:rFonts w:ascii="Times New Roman" w:hAnsi="Times New Roman"/>
          <w:sz w:val="24"/>
          <w:szCs w:val="24"/>
        </w:rPr>
        <w:fldChar w:fldCharType="begin" w:fldLock="1"/>
      </w:r>
      <w:r w:rsidR="002953F0">
        <w:rPr>
          <w:rFonts w:ascii="Times New Roman" w:hAnsi="Times New Roman"/>
          <w:sz w:val="24"/>
          <w:szCs w:val="24"/>
        </w:rPr>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39–42&lt;/sup&gt;","plainTextFormattedCitation":"39–42","previouslyFormattedCitation":"&lt;sup&gt;39–42&lt;/sup&gt;"},"properties":{"noteIndex":0},"schema":"https://github.com/citation-style-language/schema/raw/master/csl-citation.json"}</w:instrText>
      </w:r>
      <w:r>
        <w:rPr>
          <w:rFonts w:ascii="Times New Roman" w:hAnsi="Times New Roman"/>
          <w:sz w:val="24"/>
          <w:szCs w:val="24"/>
        </w:rPr>
        <w:fldChar w:fldCharType="separate"/>
      </w:r>
      <w:r w:rsidR="00283E06" w:rsidRPr="00283E06">
        <w:rPr>
          <w:rFonts w:ascii="Times New Roman" w:hAnsi="Times New Roman"/>
          <w:noProof/>
          <w:sz w:val="24"/>
          <w:szCs w:val="24"/>
          <w:vertAlign w:val="superscript"/>
        </w:rPr>
        <w:t>39–42</w:t>
      </w:r>
      <w:r>
        <w:rPr>
          <w:rFonts w:ascii="Times New Roman" w:hAnsi="Times New Roman"/>
          <w:sz w:val="24"/>
          <w:szCs w:val="24"/>
        </w:rPr>
        <w:fldChar w:fldCharType="end"/>
      </w:r>
    </w:p>
    <w:p w14:paraId="03D1BB6D" w14:textId="097099C8" w:rsidR="00975ED8" w:rsidRPr="008D4556" w:rsidRDefault="00207F3E" w:rsidP="00843ACB">
      <w:pPr>
        <w:pStyle w:val="ListParagraph"/>
        <w:numPr>
          <w:ilvl w:val="0"/>
          <w:numId w:val="7"/>
        </w:numPr>
        <w:spacing w:after="0" w:line="240" w:lineRule="auto"/>
        <w:jc w:val="both"/>
        <w:rPr>
          <w:rFonts w:ascii="Times New Roman" w:hAnsi="Times New Roman"/>
          <w:sz w:val="24"/>
          <w:szCs w:val="24"/>
        </w:rPr>
      </w:pPr>
      <w:commentRangeStart w:id="62"/>
      <w:r w:rsidRPr="008D4556">
        <w:rPr>
          <w:rFonts w:ascii="Times New Roman" w:hAnsi="Times New Roman"/>
          <w:sz w:val="24"/>
          <w:szCs w:val="24"/>
        </w:rPr>
        <w:lastRenderedPageBreak/>
        <w:t>Wh</w:t>
      </w:r>
      <w:r w:rsidRPr="002C78AF">
        <w:rPr>
          <w:rFonts w:ascii="Times New Roman" w:hAnsi="Times New Roman"/>
          <w:sz w:val="24"/>
          <w:szCs w:val="24"/>
        </w:rPr>
        <w:t>en</w:t>
      </w:r>
      <w:r w:rsidRPr="00696193">
        <w:rPr>
          <w:rFonts w:ascii="Times New Roman" w:hAnsi="Times New Roman"/>
          <w:sz w:val="24"/>
          <w:szCs w:val="24"/>
        </w:rPr>
        <w:t xml:space="preserve"> </w:t>
      </w:r>
      <w:r w:rsidRPr="002C78AF">
        <w:rPr>
          <w:rFonts w:ascii="Times New Roman" w:hAnsi="Times New Roman"/>
          <w:sz w:val="24"/>
          <w:szCs w:val="24"/>
        </w:rPr>
        <w:t>intoxicated,</w:t>
      </w:r>
      <w:r w:rsidRPr="00362889">
        <w:rPr>
          <w:rFonts w:ascii="Times New Roman" w:hAnsi="Times New Roman"/>
          <w:sz w:val="24"/>
          <w:szCs w:val="24"/>
        </w:rPr>
        <w:t xml:space="preserve"> teenagers </w:t>
      </w:r>
      <w:r w:rsidRPr="00283E06">
        <w:rPr>
          <w:rFonts w:ascii="Times New Roman" w:hAnsi="Times New Roman"/>
          <w:sz w:val="24"/>
          <w:szCs w:val="24"/>
        </w:rPr>
        <w:t>more likely to crash than older ages</w:t>
      </w:r>
      <w:r w:rsidR="001D52C0" w:rsidRPr="00283E06">
        <w:rPr>
          <w:rFonts w:ascii="Times New Roman" w:hAnsi="Times New Roman"/>
          <w:sz w:val="24"/>
          <w:szCs w:val="24"/>
        </w:rPr>
        <w:t>.</w:t>
      </w:r>
      <w:r w:rsidR="002C78AF">
        <w:rPr>
          <w:rFonts w:ascii="Times New Roman" w:hAnsi="Times New Roman"/>
          <w:sz w:val="24"/>
          <w:szCs w:val="24"/>
        </w:rPr>
        <w:fldChar w:fldCharType="begin" w:fldLock="1"/>
      </w:r>
      <w:r w:rsidR="00283E06">
        <w:rPr>
          <w:rFonts w:ascii="Times New Roman" w:hAnsi="Times New Roman"/>
          <w:sz w:val="24"/>
          <w:szCs w:val="24"/>
        </w:rPr>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43&lt;/sup&gt;","plainTextFormattedCitation":"43","previouslyFormattedCitation":"&lt;sup&gt;43&lt;/sup&gt;"},"properties":{"noteIndex":0},"schema":"https://github.com/citation-style-language/schema/raw/master/csl-citation.json"}</w:instrText>
      </w:r>
      <w:r w:rsidR="002C78AF">
        <w:rPr>
          <w:rFonts w:ascii="Times New Roman" w:hAnsi="Times New Roman"/>
          <w:sz w:val="24"/>
          <w:szCs w:val="24"/>
        </w:rPr>
        <w:fldChar w:fldCharType="separate"/>
      </w:r>
      <w:r w:rsidR="00362889" w:rsidRPr="00362889">
        <w:rPr>
          <w:rFonts w:ascii="Times New Roman" w:hAnsi="Times New Roman"/>
          <w:noProof/>
          <w:sz w:val="24"/>
          <w:szCs w:val="24"/>
          <w:vertAlign w:val="superscript"/>
        </w:rPr>
        <w:t>43</w:t>
      </w:r>
      <w:r w:rsidR="002C78AF">
        <w:rPr>
          <w:rFonts w:ascii="Times New Roman" w:hAnsi="Times New Roman"/>
          <w:sz w:val="24"/>
          <w:szCs w:val="24"/>
        </w:rPr>
        <w:fldChar w:fldCharType="end"/>
      </w:r>
      <w:r w:rsidR="001D52C0" w:rsidRPr="008D4556" w:rsidDel="00E17F7C">
        <w:rPr>
          <w:rFonts w:ascii="Times New Roman" w:hAnsi="Times New Roman"/>
          <w:sz w:val="24"/>
          <w:szCs w:val="24"/>
        </w:rPr>
        <w:t xml:space="preserve"> </w:t>
      </w:r>
    </w:p>
    <w:p w14:paraId="7E63F45F" w14:textId="1797F9AD" w:rsidR="001E5CD7" w:rsidRPr="00696193" w:rsidRDefault="00D47D7C" w:rsidP="00843ACB">
      <w:pPr>
        <w:pStyle w:val="ListParagraph"/>
        <w:numPr>
          <w:ilvl w:val="0"/>
          <w:numId w:val="7"/>
        </w:numPr>
        <w:spacing w:after="0" w:line="240" w:lineRule="auto"/>
        <w:jc w:val="both"/>
        <w:rPr>
          <w:rStyle w:val="Hyperlink"/>
          <w:rFonts w:ascii="Times New Roman" w:hAnsi="Times New Roman"/>
          <w:i/>
          <w:sz w:val="24"/>
          <w:szCs w:val="24"/>
        </w:rPr>
      </w:pPr>
      <w:r>
        <w:rPr>
          <w:rFonts w:ascii="Times New Roman" w:hAnsi="Times New Roman"/>
          <w:sz w:val="24"/>
          <w:szCs w:val="24"/>
        </w:rPr>
        <w:t xml:space="preserve">Regression of barrels of oil by temperature over time </w:t>
      </w:r>
      <w:r w:rsidR="00612AD9">
        <w:rPr>
          <w:rFonts w:ascii="Times New Roman" w:hAnsi="Times New Roman"/>
          <w:sz w:val="24"/>
          <w:szCs w:val="24"/>
        </w:rPr>
        <w:t xml:space="preserve">to do nationally </w:t>
      </w:r>
      <w:r w:rsidR="00696193">
        <w:rPr>
          <w:rFonts w:ascii="Times New Roman" w:hAnsi="Times New Roman"/>
          <w:sz w:val="24"/>
          <w:szCs w:val="24"/>
        </w:rPr>
        <w:fldChar w:fldCharType="begin"/>
      </w:r>
      <w:r w:rsidR="00696193">
        <w:rPr>
          <w:rFonts w:ascii="Times New Roman" w:hAnsi="Times New Roman"/>
          <w:sz w:val="24"/>
          <w:szCs w:val="24"/>
        </w:rPr>
        <w:instrText xml:space="preserve"> HYPERLINK "https://www.eia.gov/dnav/pet/hist/LeafHandler.ashx?n=PET&amp;s=MGFUPUS1&amp;f=M" </w:instrText>
      </w:r>
      <w:r w:rsidR="00696193">
        <w:rPr>
          <w:rFonts w:ascii="Times New Roman" w:hAnsi="Times New Roman"/>
          <w:sz w:val="24"/>
          <w:szCs w:val="24"/>
        </w:rPr>
        <w:fldChar w:fldCharType="separate"/>
      </w:r>
      <w:r w:rsidRPr="00696193">
        <w:rPr>
          <w:rStyle w:val="Hyperlink"/>
          <w:rFonts w:ascii="Times New Roman" w:hAnsi="Times New Roman"/>
          <w:sz w:val="24"/>
          <w:szCs w:val="24"/>
        </w:rPr>
        <w:t>(</w:t>
      </w:r>
      <w:r w:rsidRPr="002C78AF">
        <w:rPr>
          <w:rStyle w:val="Hyperlink"/>
          <w:rFonts w:ascii="Times New Roman" w:hAnsi="Times New Roman"/>
          <w:sz w:val="24"/>
          <w:szCs w:val="24"/>
        </w:rPr>
        <w:t>link</w:t>
      </w:r>
      <w:r w:rsidRPr="00696193">
        <w:rPr>
          <w:rStyle w:val="Hyperlink"/>
          <w:rFonts w:ascii="Times New Roman" w:hAnsi="Times New Roman"/>
          <w:sz w:val="24"/>
          <w:szCs w:val="24"/>
        </w:rPr>
        <w:t>)</w:t>
      </w:r>
      <w:commentRangeEnd w:id="62"/>
      <w:r w:rsidR="005E65AD" w:rsidRPr="00696193">
        <w:rPr>
          <w:rStyle w:val="Hyperlink"/>
          <w:rFonts w:asciiTheme="minorHAnsi" w:eastAsiaTheme="minorHAnsi" w:hAnsiTheme="minorHAnsi" w:cstheme="minorBidi"/>
          <w:sz w:val="16"/>
          <w:szCs w:val="16"/>
        </w:rPr>
        <w:commentReference w:id="62"/>
      </w:r>
    </w:p>
    <w:p w14:paraId="72B8DC0A" w14:textId="4149CD27" w:rsidR="001E5CD7" w:rsidRPr="00843ACB" w:rsidRDefault="00696193" w:rsidP="00843ACB">
      <w:pPr>
        <w:spacing w:after="0" w:line="240" w:lineRule="auto"/>
        <w:jc w:val="both"/>
        <w:rPr>
          <w:rFonts w:ascii="Times New Roman" w:hAnsi="Times New Roman"/>
          <w:i/>
          <w:sz w:val="24"/>
          <w:szCs w:val="24"/>
        </w:rPr>
      </w:pPr>
      <w:r>
        <w:rPr>
          <w:rFonts w:ascii="Times New Roman" w:hAnsi="Times New Roman"/>
          <w:sz w:val="24"/>
          <w:szCs w:val="24"/>
        </w:rPr>
        <w:fldChar w:fldCharType="end"/>
      </w:r>
    </w:p>
    <w:p w14:paraId="4D854535" w14:textId="1BAAEC21" w:rsidR="00CE4993" w:rsidRPr="00636C9B" w:rsidRDefault="00CE4993" w:rsidP="00843ACB">
      <w:pPr>
        <w:spacing w:after="0" w:line="240" w:lineRule="auto"/>
        <w:jc w:val="both"/>
        <w:rPr>
          <w:rFonts w:ascii="Times New Roman" w:hAnsi="Times New Roman"/>
          <w:i/>
          <w:sz w:val="24"/>
          <w:szCs w:val="24"/>
        </w:rPr>
      </w:pPr>
      <w:r w:rsidRPr="00636C9B">
        <w:rPr>
          <w:rFonts w:ascii="Times New Roman" w:hAnsi="Times New Roman"/>
          <w:i/>
          <w:sz w:val="24"/>
          <w:szCs w:val="24"/>
        </w:rPr>
        <w:t>Falls</w:t>
      </w:r>
    </w:p>
    <w:p w14:paraId="1C1D54B7" w14:textId="2FA14ECE" w:rsidR="00223D8A" w:rsidRPr="002953F0" w:rsidRDefault="00C41B74" w:rsidP="00843ACB">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F</w:t>
      </w:r>
      <w:r w:rsidR="000D5E5E" w:rsidRPr="00636C9B">
        <w:rPr>
          <w:rFonts w:ascii="Times New Roman" w:hAnsi="Times New Roman"/>
          <w:sz w:val="24"/>
          <w:szCs w:val="24"/>
        </w:rPr>
        <w:t xml:space="preserve">actor for older people </w:t>
      </w:r>
      <w:r w:rsidR="007E2E1B" w:rsidRPr="00636C9B">
        <w:rPr>
          <w:rFonts w:ascii="Times New Roman" w:hAnsi="Times New Roman"/>
          <w:sz w:val="24"/>
          <w:szCs w:val="24"/>
        </w:rPr>
        <w:t xml:space="preserve">falling could be </w:t>
      </w:r>
      <w:r w:rsidR="000D5E5E" w:rsidRPr="00636C9B">
        <w:rPr>
          <w:rFonts w:ascii="Times New Roman" w:hAnsi="Times New Roman"/>
          <w:sz w:val="24"/>
          <w:szCs w:val="24"/>
        </w:rPr>
        <w:t>s</w:t>
      </w:r>
      <w:r w:rsidR="00FF57A3" w:rsidRPr="00636C9B">
        <w:rPr>
          <w:rFonts w:ascii="Times New Roman" w:hAnsi="Times New Roman"/>
          <w:sz w:val="24"/>
          <w:szCs w:val="24"/>
        </w:rPr>
        <w:t>lippery or uneven surfaces</w:t>
      </w:r>
      <w:r w:rsidR="005975FE" w:rsidRPr="00636C9B">
        <w:rPr>
          <w:rFonts w:ascii="Times New Roman" w:hAnsi="Times New Roman"/>
          <w:sz w:val="24"/>
          <w:szCs w:val="24"/>
        </w:rPr>
        <w:t xml:space="preserve">, </w:t>
      </w:r>
      <w:r w:rsidR="00073B07" w:rsidRPr="00636C9B">
        <w:rPr>
          <w:rFonts w:ascii="Times New Roman" w:hAnsi="Times New Roman"/>
          <w:sz w:val="24"/>
          <w:szCs w:val="24"/>
        </w:rPr>
        <w:t>obstacles and tripping hazards</w:t>
      </w:r>
      <w:r w:rsidR="00FF57A3" w:rsidRPr="00636C9B">
        <w:rPr>
          <w:rFonts w:ascii="Times New Roman" w:hAnsi="Times New Roman"/>
          <w:sz w:val="24"/>
          <w:szCs w:val="24"/>
        </w:rPr>
        <w:t>.</w:t>
      </w:r>
      <w:r w:rsidR="00D21DED" w:rsidRPr="00636C9B">
        <w:rPr>
          <w:rFonts w:ascii="Times New Roman" w:hAnsi="Times New Roman"/>
          <w:sz w:val="24"/>
          <w:szCs w:val="24"/>
        </w:rPr>
        <w:fldChar w:fldCharType="begin" w:fldLock="1"/>
      </w:r>
      <w:r w:rsidR="00815C28">
        <w:rPr>
          <w:rFonts w:ascii="Times New Roman" w:hAnsi="Times New Roman"/>
          <w:sz w:val="24"/>
          <w:szCs w:val="24"/>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mendeley":{"formattedCitation":"&lt;sup&gt;44&lt;/sup&gt;","plainTextFormattedCitation":"44","previouslyFormattedCitation":"&lt;sup&gt;44&lt;/sup&gt;"},"properties":{"noteIndex":0},"schema":"https://github.com/citation-style-language/schema/raw/master/csl-citation.json"}</w:instrText>
      </w:r>
      <w:r w:rsidR="00D21DED" w:rsidRPr="00636C9B">
        <w:rPr>
          <w:rFonts w:ascii="Times New Roman" w:hAnsi="Times New Roman"/>
          <w:sz w:val="24"/>
          <w:szCs w:val="24"/>
        </w:rPr>
        <w:fldChar w:fldCharType="separate"/>
      </w:r>
      <w:r w:rsidR="002953F0" w:rsidRPr="002953F0">
        <w:rPr>
          <w:rFonts w:ascii="Times New Roman" w:hAnsi="Times New Roman"/>
          <w:noProof/>
          <w:sz w:val="24"/>
          <w:szCs w:val="24"/>
          <w:vertAlign w:val="superscript"/>
        </w:rPr>
        <w:t>44</w:t>
      </w:r>
      <w:r w:rsidR="00D21DED" w:rsidRPr="00636C9B">
        <w:rPr>
          <w:rFonts w:ascii="Times New Roman" w:hAnsi="Times New Roman"/>
          <w:sz w:val="24"/>
          <w:szCs w:val="24"/>
        </w:rPr>
        <w:fldChar w:fldCharType="end"/>
      </w:r>
    </w:p>
    <w:p w14:paraId="12B3C93A" w14:textId="61547DC3" w:rsidR="00597FC9" w:rsidRPr="00636C9B" w:rsidRDefault="00423243" w:rsidP="00843ACB">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 xml:space="preserve">Healthy older people </w:t>
      </w:r>
      <w:r w:rsidR="00B37097">
        <w:rPr>
          <w:rFonts w:ascii="Times New Roman" w:hAnsi="Times New Roman"/>
          <w:sz w:val="24"/>
          <w:szCs w:val="24"/>
        </w:rPr>
        <w:t>will fall more outdoors than indoors.</w:t>
      </w:r>
      <w:r w:rsidR="002953F0">
        <w:rPr>
          <w:rFonts w:ascii="Times New Roman" w:hAnsi="Times New Roman"/>
          <w:sz w:val="24"/>
          <w:szCs w:val="24"/>
        </w:rPr>
        <w:fldChar w:fldCharType="begin" w:fldLock="1"/>
      </w:r>
      <w:r w:rsidR="00815C28">
        <w:rPr>
          <w:rFonts w:ascii="Times New Roman" w:hAnsi="Times New Roman"/>
          <w:sz w:val="24"/>
          <w:szCs w:val="24"/>
        </w:rPr>
        <w:instrText>ADDIN CSL_CITATION {"citationItems":[{"id":"ITEM-1","itemData":{"DOI":"10.1111/j.1532-5415.2010.03062.x","ISBN":"0002-8614\\r1532-5415","ISSN":"00028614","PMID":"20831726","abstract":"OBJECTIVES: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Society","id":"ITEM-1","issued":{"date-parts":[["2010"]]},"title":"Indoor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45&lt;/sup&gt;","plainTextFormattedCitation":"45","previouslyFormattedCitation":"&lt;sup&gt;45&lt;/sup&gt;"},"properties":{"noteIndex":0},"schema":"https://github.com/citation-style-language/schema/raw/master/csl-citation.json"}</w:instrText>
      </w:r>
      <w:r w:rsidR="002953F0">
        <w:rPr>
          <w:rFonts w:ascii="Times New Roman" w:hAnsi="Times New Roman"/>
          <w:sz w:val="24"/>
          <w:szCs w:val="24"/>
        </w:rPr>
        <w:fldChar w:fldCharType="separate"/>
      </w:r>
      <w:r w:rsidR="002953F0" w:rsidRPr="002953F0">
        <w:rPr>
          <w:rFonts w:ascii="Times New Roman" w:hAnsi="Times New Roman"/>
          <w:noProof/>
          <w:sz w:val="24"/>
          <w:szCs w:val="24"/>
          <w:vertAlign w:val="superscript"/>
        </w:rPr>
        <w:t>45</w:t>
      </w:r>
      <w:r w:rsidR="002953F0">
        <w:rPr>
          <w:rFonts w:ascii="Times New Roman" w:hAnsi="Times New Roman"/>
          <w:sz w:val="24"/>
          <w:szCs w:val="24"/>
        </w:rPr>
        <w:fldChar w:fldCharType="end"/>
      </w:r>
      <w:r w:rsidR="00725E92">
        <w:rPr>
          <w:rFonts w:ascii="Times New Roman" w:hAnsi="Times New Roman"/>
          <w:sz w:val="24"/>
          <w:szCs w:val="24"/>
        </w:rPr>
        <w:t xml:space="preserve"> </w:t>
      </w:r>
      <w:r w:rsidR="009B5A29">
        <w:rPr>
          <w:rFonts w:ascii="Times New Roman" w:hAnsi="Times New Roman"/>
          <w:sz w:val="24"/>
          <w:szCs w:val="24"/>
        </w:rPr>
        <w:t>With warmer weather, slippery outdoor conditions less of a factor.</w:t>
      </w:r>
    </w:p>
    <w:p w14:paraId="458508AF" w14:textId="77777777" w:rsidR="00CE4993" w:rsidRPr="00636C9B" w:rsidRDefault="00CE4993" w:rsidP="00843ACB">
      <w:pPr>
        <w:spacing w:after="0" w:line="240" w:lineRule="auto"/>
        <w:jc w:val="both"/>
        <w:rPr>
          <w:rFonts w:ascii="Times New Roman" w:hAnsi="Times New Roman"/>
          <w:i/>
          <w:sz w:val="24"/>
          <w:szCs w:val="24"/>
        </w:rPr>
      </w:pPr>
    </w:p>
    <w:p w14:paraId="6C873354" w14:textId="0F74F50C" w:rsidR="00CE4993" w:rsidRDefault="00CE4993" w:rsidP="00843ACB">
      <w:pPr>
        <w:spacing w:after="0" w:line="240" w:lineRule="auto"/>
        <w:jc w:val="both"/>
        <w:rPr>
          <w:rFonts w:ascii="Times New Roman" w:hAnsi="Times New Roman"/>
          <w:i/>
          <w:sz w:val="24"/>
          <w:szCs w:val="24"/>
        </w:rPr>
      </w:pPr>
      <w:r w:rsidRPr="00636C9B">
        <w:rPr>
          <w:rFonts w:ascii="Times New Roman" w:hAnsi="Times New Roman"/>
          <w:i/>
          <w:sz w:val="24"/>
          <w:szCs w:val="24"/>
        </w:rPr>
        <w:t>Drownings</w:t>
      </w:r>
    </w:p>
    <w:p w14:paraId="00046339" w14:textId="7F57FDF1" w:rsidR="002C6259" w:rsidRPr="00843ACB" w:rsidRDefault="002C6259" w:rsidP="00843ACB">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Swimming more likely in anomalously warmer temperatures.</w:t>
      </w:r>
    </w:p>
    <w:p w14:paraId="45D8204E" w14:textId="68F910F0" w:rsidR="00243549" w:rsidRPr="00636C9B" w:rsidRDefault="00243549" w:rsidP="00843ACB">
      <w:pPr>
        <w:pStyle w:val="ListParagraph"/>
        <w:numPr>
          <w:ilvl w:val="0"/>
          <w:numId w:val="7"/>
        </w:numPr>
        <w:spacing w:after="0" w:line="240" w:lineRule="auto"/>
        <w:jc w:val="both"/>
        <w:rPr>
          <w:rFonts w:ascii="Times New Roman" w:hAnsi="Times New Roman"/>
          <w:sz w:val="24"/>
          <w:szCs w:val="24"/>
        </w:rPr>
      </w:pPr>
      <w:r w:rsidRPr="00636C9B">
        <w:rPr>
          <w:rFonts w:ascii="Times New Roman" w:hAnsi="Times New Roman"/>
          <w:sz w:val="24"/>
          <w:szCs w:val="24"/>
        </w:rPr>
        <w:t>52.7% of drowning in males is in natural water, with 25.9 for females (1999-2010)</w:t>
      </w:r>
      <w:r w:rsidR="00AB0D0D" w:rsidRPr="00636C9B">
        <w:rPr>
          <w:rFonts w:ascii="Times New Roman" w:hAnsi="Times New Roman"/>
          <w:sz w:val="24"/>
          <w:szCs w:val="24"/>
        </w:rPr>
        <w:t>.</w:t>
      </w:r>
      <w:r w:rsidR="009D3641" w:rsidRPr="00636C9B">
        <w:rPr>
          <w:rFonts w:ascii="Times New Roman" w:hAnsi="Times New Roman"/>
          <w:sz w:val="24"/>
          <w:szCs w:val="24"/>
        </w:rPr>
        <w:fldChar w:fldCharType="begin" w:fldLock="1"/>
      </w:r>
      <w:r w:rsidR="00815C28">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46&lt;/sup&gt;","plainTextFormattedCitation":"46","previouslyFormattedCitation":"&lt;sup&gt;46&lt;/sup&gt;"},"properties":{"noteIndex":0},"schema":"https://github.com/citation-style-language/schema/raw/master/csl-citation.json"}</w:instrText>
      </w:r>
      <w:r w:rsidR="009D3641" w:rsidRPr="00636C9B">
        <w:rPr>
          <w:rFonts w:ascii="Times New Roman" w:hAnsi="Times New Roman"/>
          <w:sz w:val="24"/>
          <w:szCs w:val="24"/>
        </w:rPr>
        <w:fldChar w:fldCharType="separate"/>
      </w:r>
      <w:r w:rsidR="002953F0" w:rsidRPr="002953F0">
        <w:rPr>
          <w:rFonts w:ascii="Times New Roman" w:hAnsi="Times New Roman"/>
          <w:noProof/>
          <w:sz w:val="24"/>
          <w:szCs w:val="24"/>
          <w:vertAlign w:val="superscript"/>
        </w:rPr>
        <w:t>46</w:t>
      </w:r>
      <w:r w:rsidR="009D3641" w:rsidRPr="00636C9B">
        <w:rPr>
          <w:rFonts w:ascii="Times New Roman" w:hAnsi="Times New Roman"/>
          <w:sz w:val="24"/>
          <w:szCs w:val="24"/>
        </w:rPr>
        <w:fldChar w:fldCharType="end"/>
      </w:r>
    </w:p>
    <w:p w14:paraId="0B5788A7" w14:textId="60F405F2" w:rsidR="00243549" w:rsidRPr="00636C9B" w:rsidRDefault="00243549" w:rsidP="00843ACB">
      <w:pPr>
        <w:pStyle w:val="ListParagraph"/>
        <w:numPr>
          <w:ilvl w:val="0"/>
          <w:numId w:val="7"/>
        </w:numPr>
        <w:spacing w:after="0" w:line="240" w:lineRule="auto"/>
        <w:jc w:val="both"/>
        <w:rPr>
          <w:rFonts w:ascii="Times New Roman" w:hAnsi="Times New Roman"/>
          <w:sz w:val="24"/>
          <w:szCs w:val="24"/>
        </w:rPr>
      </w:pPr>
      <w:r w:rsidRPr="00636C9B">
        <w:rPr>
          <w:rFonts w:ascii="Times New Roman" w:hAnsi="Times New Roman"/>
          <w:sz w:val="24"/>
          <w:szCs w:val="24"/>
        </w:rPr>
        <w:t xml:space="preserve">Children 1-4 most likely to drown in a swimming pool, with </w:t>
      </w:r>
      <w:r w:rsidR="00AB0D0D" w:rsidRPr="00636C9B">
        <w:rPr>
          <w:rFonts w:ascii="Times New Roman" w:hAnsi="Times New Roman"/>
          <w:sz w:val="24"/>
          <w:szCs w:val="24"/>
        </w:rPr>
        <w:t>50% of all unintentional drowning deaths in that age group</w:t>
      </w:r>
      <w:r w:rsidR="009D3641" w:rsidRPr="00636C9B">
        <w:rPr>
          <w:rFonts w:ascii="Times New Roman" w:hAnsi="Times New Roman"/>
          <w:sz w:val="24"/>
          <w:szCs w:val="24"/>
        </w:rPr>
        <w:t xml:space="preserve"> </w:t>
      </w:r>
      <w:r w:rsidR="009D3641" w:rsidRPr="00636C9B">
        <w:rPr>
          <w:rFonts w:ascii="Times New Roman" w:hAnsi="Times New Roman"/>
          <w:sz w:val="24"/>
          <w:szCs w:val="24"/>
        </w:rPr>
        <w:fldChar w:fldCharType="begin" w:fldLock="1"/>
      </w:r>
      <w:r w:rsidR="00815C28">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46&lt;/sup&gt;","plainTextFormattedCitation":"46","previouslyFormattedCitation":"&lt;sup&gt;46&lt;/sup&gt;"},"properties":{"noteIndex":0},"schema":"https://github.com/citation-style-language/schema/raw/master/csl-citation.json"}</w:instrText>
      </w:r>
      <w:r w:rsidR="009D3641" w:rsidRPr="00636C9B">
        <w:rPr>
          <w:rFonts w:ascii="Times New Roman" w:hAnsi="Times New Roman"/>
          <w:sz w:val="24"/>
          <w:szCs w:val="24"/>
        </w:rPr>
        <w:fldChar w:fldCharType="separate"/>
      </w:r>
      <w:r w:rsidR="002953F0" w:rsidRPr="002953F0">
        <w:rPr>
          <w:rFonts w:ascii="Times New Roman" w:hAnsi="Times New Roman"/>
          <w:noProof/>
          <w:sz w:val="24"/>
          <w:szCs w:val="24"/>
          <w:vertAlign w:val="superscript"/>
        </w:rPr>
        <w:t>46</w:t>
      </w:r>
      <w:r w:rsidR="009D3641" w:rsidRPr="00636C9B">
        <w:rPr>
          <w:rFonts w:ascii="Times New Roman" w:hAnsi="Times New Roman"/>
          <w:sz w:val="24"/>
          <w:szCs w:val="24"/>
        </w:rPr>
        <w:fldChar w:fldCharType="end"/>
      </w:r>
    </w:p>
    <w:p w14:paraId="02DEB20A" w14:textId="67B2B2E8" w:rsidR="00903EED" w:rsidRPr="00815C28" w:rsidRDefault="00FD2F61" w:rsidP="00843ACB">
      <w:pPr>
        <w:pStyle w:val="ListParagraph"/>
        <w:numPr>
          <w:ilvl w:val="0"/>
          <w:numId w:val="7"/>
        </w:numPr>
        <w:spacing w:after="0" w:line="240" w:lineRule="auto"/>
        <w:jc w:val="both"/>
        <w:rPr>
          <w:rFonts w:ascii="Times New Roman" w:hAnsi="Times New Roman"/>
          <w:sz w:val="24"/>
          <w:szCs w:val="24"/>
        </w:rPr>
      </w:pPr>
      <w:r w:rsidRPr="00636C9B">
        <w:rPr>
          <w:rFonts w:ascii="Times New Roman" w:hAnsi="Times New Roman"/>
          <w:sz w:val="24"/>
          <w:szCs w:val="24"/>
        </w:rPr>
        <w:t>Adults aged 85 or over most likely to drown in a bath tub.</w:t>
      </w:r>
      <w:r w:rsidR="0016666B" w:rsidRPr="00636C9B">
        <w:rPr>
          <w:rFonts w:ascii="Times New Roman" w:hAnsi="Times New Roman"/>
          <w:sz w:val="24"/>
          <w:szCs w:val="24"/>
        </w:rPr>
        <w:fldChar w:fldCharType="begin" w:fldLock="1"/>
      </w:r>
      <w:r w:rsidR="00815C28">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46&lt;/sup&gt;","plainTextFormattedCitation":"46","previouslyFormattedCitation":"&lt;sup&gt;46&lt;/sup&gt;"},"properties":{"noteIndex":0},"schema":"https://github.com/citation-style-language/schema/raw/master/csl-citation.json"}</w:instrText>
      </w:r>
      <w:r w:rsidR="0016666B" w:rsidRPr="00636C9B">
        <w:rPr>
          <w:rFonts w:ascii="Times New Roman" w:hAnsi="Times New Roman"/>
          <w:sz w:val="24"/>
          <w:szCs w:val="24"/>
        </w:rPr>
        <w:fldChar w:fldCharType="separate"/>
      </w:r>
      <w:r w:rsidR="002953F0" w:rsidRPr="002953F0">
        <w:rPr>
          <w:rFonts w:ascii="Times New Roman" w:hAnsi="Times New Roman"/>
          <w:noProof/>
          <w:sz w:val="24"/>
          <w:szCs w:val="24"/>
          <w:vertAlign w:val="superscript"/>
        </w:rPr>
        <w:t>46</w:t>
      </w:r>
      <w:r w:rsidR="0016666B" w:rsidRPr="00636C9B">
        <w:rPr>
          <w:rFonts w:ascii="Times New Roman" w:hAnsi="Times New Roman"/>
          <w:sz w:val="24"/>
          <w:szCs w:val="24"/>
        </w:rPr>
        <w:fldChar w:fldCharType="end"/>
      </w:r>
    </w:p>
    <w:p w14:paraId="5123D5DE" w14:textId="77777777" w:rsidR="004565A9" w:rsidRPr="00636C9B" w:rsidRDefault="004565A9" w:rsidP="00843ACB">
      <w:pPr>
        <w:spacing w:after="0" w:line="240" w:lineRule="auto"/>
        <w:jc w:val="both"/>
        <w:rPr>
          <w:rFonts w:ascii="Times New Roman" w:hAnsi="Times New Roman"/>
          <w:sz w:val="24"/>
          <w:szCs w:val="24"/>
        </w:rPr>
      </w:pPr>
    </w:p>
    <w:p w14:paraId="526F1A36" w14:textId="319D004F" w:rsidR="00CE4993" w:rsidRDefault="00CE4993" w:rsidP="00843ACB">
      <w:pPr>
        <w:spacing w:after="0" w:line="240" w:lineRule="auto"/>
        <w:jc w:val="both"/>
        <w:rPr>
          <w:rFonts w:ascii="Times New Roman" w:hAnsi="Times New Roman"/>
          <w:i/>
          <w:sz w:val="24"/>
          <w:szCs w:val="24"/>
        </w:rPr>
      </w:pPr>
      <w:r w:rsidRPr="00636C9B">
        <w:rPr>
          <w:rFonts w:ascii="Times New Roman" w:hAnsi="Times New Roman"/>
          <w:i/>
          <w:sz w:val="24"/>
          <w:szCs w:val="24"/>
        </w:rPr>
        <w:t>Assault</w:t>
      </w:r>
    </w:p>
    <w:p w14:paraId="6E6FF6C5" w14:textId="1B3859DB" w:rsidR="00DE484C" w:rsidRDefault="00DE484C" w:rsidP="00843ACB">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More time spent outdoors in warmer temperatures which leads to more interaction.</w:t>
      </w:r>
      <w:r w:rsidR="007C2F38">
        <w:rPr>
          <w:rFonts w:ascii="Times New Roman" w:hAnsi="Times New Roman"/>
          <w:sz w:val="24"/>
          <w:szCs w:val="24"/>
        </w:rPr>
        <w:fldChar w:fldCharType="begin" w:fldLock="1"/>
      </w:r>
      <w:r w:rsidR="007C2F38">
        <w:rPr>
          <w:rFonts w:ascii="Times New Roman" w:hAnsi="Times New Roman"/>
          <w:sz w:val="24"/>
          <w:szCs w:val="24"/>
        </w:rPr>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47,48&lt;/sup&gt;","plainTextFormattedCitation":"47,48","previouslyFormattedCitation":"&lt;sup&gt;47,48&lt;/sup&gt;"},"properties":{"noteIndex":0},"schema":"https://github.com/citation-style-language/schema/raw/master/csl-citation.json"}</w:instrText>
      </w:r>
      <w:r w:rsidR="007C2F38">
        <w:rPr>
          <w:rFonts w:ascii="Times New Roman" w:hAnsi="Times New Roman"/>
          <w:sz w:val="24"/>
          <w:szCs w:val="24"/>
        </w:rPr>
        <w:fldChar w:fldCharType="separate"/>
      </w:r>
      <w:r w:rsidR="007C2F38" w:rsidRPr="007C2F38">
        <w:rPr>
          <w:rFonts w:ascii="Times New Roman" w:hAnsi="Times New Roman"/>
          <w:noProof/>
          <w:sz w:val="24"/>
          <w:szCs w:val="24"/>
          <w:vertAlign w:val="superscript"/>
        </w:rPr>
        <w:t>47,48</w:t>
      </w:r>
      <w:r w:rsidR="007C2F38">
        <w:rPr>
          <w:rFonts w:ascii="Times New Roman" w:hAnsi="Times New Roman"/>
          <w:sz w:val="24"/>
          <w:szCs w:val="24"/>
        </w:rPr>
        <w:fldChar w:fldCharType="end"/>
      </w:r>
    </w:p>
    <w:p w14:paraId="353C1173" w14:textId="525211E2" w:rsidR="007C2F38" w:rsidRDefault="007C2F38" w:rsidP="00843ACB">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Possible that people think of probability of carrying out successful crime without getting caught different under warmer conditions.</w:t>
      </w:r>
      <w:r>
        <w:rPr>
          <w:rFonts w:ascii="Times New Roman" w:hAnsi="Times New Roman"/>
          <w:sz w:val="24"/>
          <w:szCs w:val="24"/>
        </w:rPr>
        <w:fldChar w:fldCharType="begin" w:fldLock="1"/>
      </w:r>
      <w:r w:rsidR="006800AB">
        <w:rPr>
          <w:rFonts w:ascii="Times New Roman" w:hAnsi="Times New Roman"/>
          <w:sz w:val="24"/>
          <w:szCs w:val="24"/>
        </w:rPr>
        <w:instrText>ADDIN CSL_CITATION {"citationItems":[{"id":"ITEM-1","itemData":{"DOI":"10.1002/9780470752135.ch25","ISBN":"9780470752135","ISSN":"0022-3808","PMID":"5056610","abstract":"Durante dos décadas seguidas, las del '80 y el '90, la Argentina experimentó como procesos paralelos y tal vez asociados, el crecimiento de sus tasas de desempleo y el incremento de la actividad criminal. Este estado de cosas parecería demostrar, sin ...","author":[{"dropping-particle":"","family":"Becker","given":"Gary S.","non-dropping-particle":"","parse-names":false,"suffix":""}],"container-title":"Economic Analysis of the Law: Selected Readings","id":"ITEM-1","issued":{"date-parts":[["2007"]]},"title":"Crime and Punishment: An Economic Approach","type":"chapter"},"uris":["http://www.mendeley.com/documents/?uuid=7b2f0231-f404-4e22-8d4b-bd180cf3eaf7"]},{"id":"ITEM-2","itemData":{"DOI":"10.2139/ssrn.647644","ISBN":"0022166X","ISSN":"0022166X","abstract":"The persistence of criminal activity is well documented. While such serial correlation may be evidence of social interactions in the production of crime, it may also be due to the persistence of unobserved determinants of crime. Moreover, there are good reasons to believe that, particularly over a short time horizon, there may actually be a negative relationship between crime rates in a particular area due to displacement. In this paper, we exploit the correlation between weather and crime to examine the short-run dynamics of criminal behavior. Drawing on crime-level data from the FBI's National Incident-Based Reporting System, we construct a panel of weekly crime data for 116 jurisdictions. Using the plausibly exogenous variation in lagged crime rates due to unexpected weather shocks, we find that the strong positive serial correlation documented in OLS is reversed. A ten percent increase in violent crime in one week is associated with a 2.6 percent reduction in crime the following week. The corresponding reduction for property crime is 2.0 percent. Additional displacement appears to occur over a longer time horizon. Furthermore, the results do not appear to be driven by persistence in weather conditions over time or displacement of non-criminal economic activity. These findings suggest that the long-run impact of temporary crime prevention efforts may be smaller than the short-run effects.","author":[{"dropping-particle":"","family":"Jacob","given":"Brian","non-dropping-particle":"","parse-names":false,"suffix":""},{"dropping-particle":"","family":"Lefgren","given":"Lars John","non-dropping-particle":"","parse-names":false,"suffix":""},{"dropping-particle":"","family":"Moretti","given":"Enrico","non-dropping-particle":"","parse-names":false,"suffix":""}],"container-title":"SSRN","id":"ITEM-2","issued":{"date-parts":[["2005"]]},"title":"The Dynamics of Criminal Behavior: Evidence from Weather Shocks","type":"report"},"uris":["http://www.mendeley.com/documents/?uuid=7ccd7e49-9333-4c61-8349-94fc856d3888"]}],"mendeley":{"formattedCitation":"&lt;sup&gt;49,50&lt;/sup&gt;","plainTextFormattedCitation":"49,50","previouslyFormattedCitation":"&lt;sup&gt;49,50&lt;/sup&gt;"},"properties":{"noteIndex":0},"schema":"https://github.com/citation-style-language/schema/raw/master/csl-citation.json"}</w:instrText>
      </w:r>
      <w:r>
        <w:rPr>
          <w:rFonts w:ascii="Times New Roman" w:hAnsi="Times New Roman"/>
          <w:sz w:val="24"/>
          <w:szCs w:val="24"/>
        </w:rPr>
        <w:fldChar w:fldCharType="separate"/>
      </w:r>
      <w:r w:rsidR="002F47DF" w:rsidRPr="002F47DF">
        <w:rPr>
          <w:rFonts w:ascii="Times New Roman" w:hAnsi="Times New Roman"/>
          <w:noProof/>
          <w:sz w:val="24"/>
          <w:szCs w:val="24"/>
          <w:vertAlign w:val="superscript"/>
        </w:rPr>
        <w:t>49,50</w:t>
      </w:r>
      <w:r>
        <w:rPr>
          <w:rFonts w:ascii="Times New Roman" w:hAnsi="Times New Roman"/>
          <w:sz w:val="24"/>
          <w:szCs w:val="24"/>
        </w:rPr>
        <w:fldChar w:fldCharType="end"/>
      </w:r>
    </w:p>
    <w:p w14:paraId="5BBDFF26" w14:textId="069634D7" w:rsidR="007C2F38" w:rsidRPr="007C2F38" w:rsidRDefault="007C2F38" w:rsidP="00843ACB">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Link between anger and temperature.</w:t>
      </w:r>
      <w:r>
        <w:rPr>
          <w:rFonts w:ascii="Times New Roman" w:hAnsi="Times New Roman"/>
          <w:sz w:val="24"/>
          <w:szCs w:val="24"/>
        </w:rPr>
        <w:fldChar w:fldCharType="begin" w:fldLock="1"/>
      </w:r>
      <w:r w:rsidR="006800AB">
        <w:rPr>
          <w:rFonts w:ascii="Times New Roman" w:hAnsi="Times New Roman"/>
          <w:sz w:val="24"/>
          <w:szCs w:val="24"/>
        </w:rPr>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lt;sup&gt;51,52&lt;/sup&gt;","plainTextFormattedCitation":"51,52","previouslyFormattedCitation":"&lt;sup&gt;51,52&lt;/sup&gt;"},"properties":{"noteIndex":0},"schema":"https://github.com/citation-style-language/schema/raw/master/csl-citation.json"}</w:instrText>
      </w:r>
      <w:r>
        <w:rPr>
          <w:rFonts w:ascii="Times New Roman" w:hAnsi="Times New Roman"/>
          <w:sz w:val="24"/>
          <w:szCs w:val="24"/>
        </w:rPr>
        <w:fldChar w:fldCharType="separate"/>
      </w:r>
      <w:r w:rsidR="002F47DF" w:rsidRPr="002F47DF">
        <w:rPr>
          <w:rFonts w:ascii="Times New Roman" w:hAnsi="Times New Roman"/>
          <w:noProof/>
          <w:sz w:val="24"/>
          <w:szCs w:val="24"/>
          <w:vertAlign w:val="superscript"/>
        </w:rPr>
        <w:t>51,52</w:t>
      </w:r>
      <w:r>
        <w:rPr>
          <w:rFonts w:ascii="Times New Roman" w:hAnsi="Times New Roman"/>
          <w:sz w:val="24"/>
          <w:szCs w:val="24"/>
        </w:rPr>
        <w:fldChar w:fldCharType="end"/>
      </w:r>
    </w:p>
    <w:p w14:paraId="14018E80" w14:textId="6946E29D" w:rsidR="00A22685" w:rsidRDefault="00A22685" w:rsidP="00843ACB">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Higher temperatures also cause more crime in general.</w:t>
      </w:r>
      <w:r w:rsidR="00775537">
        <w:rPr>
          <w:rFonts w:ascii="Times New Roman" w:hAnsi="Times New Roman"/>
          <w:sz w:val="24"/>
          <w:szCs w:val="24"/>
        </w:rPr>
        <w:fldChar w:fldCharType="begin" w:fldLock="1"/>
      </w:r>
      <w:r w:rsidR="006800AB">
        <w:rPr>
          <w:rFonts w:ascii="Times New Roman" w:hAnsi="Times New Roman"/>
          <w:sz w:val="24"/>
          <w:szCs w:val="24"/>
        </w:rPr>
        <w: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96651a6e-d18c-453e-a7fc-b73d4b62eed9"]}],"mendeley":{"formattedCitation":"&lt;sup&gt;28&lt;/sup&gt;","plainTextFormattedCitation":"28","previouslyFormattedCitation":"&lt;sup&gt;24&lt;/sup&gt;"},"properties":{"noteIndex":0},"schema":"https://github.com/citation-style-language/schema/raw/master/csl-citation.json"}</w:instrText>
      </w:r>
      <w:r w:rsidR="00775537">
        <w:rPr>
          <w:rFonts w:ascii="Times New Roman" w:hAnsi="Times New Roman"/>
          <w:sz w:val="24"/>
          <w:szCs w:val="24"/>
        </w:rPr>
        <w:fldChar w:fldCharType="separate"/>
      </w:r>
      <w:r w:rsidR="006800AB" w:rsidRPr="006800AB">
        <w:rPr>
          <w:rFonts w:ascii="Times New Roman" w:hAnsi="Times New Roman"/>
          <w:noProof/>
          <w:sz w:val="24"/>
          <w:szCs w:val="24"/>
          <w:vertAlign w:val="superscript"/>
        </w:rPr>
        <w:t>28</w:t>
      </w:r>
      <w:r w:rsidR="00775537">
        <w:rPr>
          <w:rFonts w:ascii="Times New Roman" w:hAnsi="Times New Roman"/>
          <w:sz w:val="24"/>
          <w:szCs w:val="24"/>
        </w:rPr>
        <w:fldChar w:fldCharType="end"/>
      </w:r>
    </w:p>
    <w:p w14:paraId="1BBEDDF7" w14:textId="6C3D24A7" w:rsidR="003A470E" w:rsidRPr="00843ACB" w:rsidRDefault="003A470E" w:rsidP="00843ACB">
      <w:pPr>
        <w:pStyle w:val="ListParagraph"/>
        <w:numPr>
          <w:ilvl w:val="0"/>
          <w:numId w:val="7"/>
        </w:numPr>
        <w:spacing w:after="0" w:line="240" w:lineRule="auto"/>
        <w:jc w:val="both"/>
        <w:rPr>
          <w:rFonts w:ascii="Times New Roman" w:hAnsi="Times New Roman"/>
          <w:sz w:val="24"/>
          <w:szCs w:val="24"/>
        </w:rPr>
      </w:pPr>
      <w:r w:rsidRPr="003A470E">
        <w:rPr>
          <w:rFonts w:ascii="Times New Roman" w:hAnsi="Times New Roman"/>
          <w:color w:val="000000" w:themeColor="text1"/>
          <w:sz w:val="24"/>
          <w:szCs w:val="24"/>
        </w:rPr>
        <w:t>There are studies which indirectly examine relationships of violent behaviour and conflict with climate change</w:t>
      </w:r>
      <w:r w:rsidR="004D2983">
        <w:rPr>
          <w:rFonts w:ascii="Times New Roman" w:hAnsi="Times New Roman"/>
          <w:color w:val="000000" w:themeColor="text1"/>
          <w:sz w:val="24"/>
          <w:szCs w:val="24"/>
        </w:rPr>
        <w:t>.</w:t>
      </w:r>
      <w:r w:rsidRPr="003A470E">
        <w:rPr>
          <w:rFonts w:ascii="Times New Roman" w:hAnsi="Times New Roman"/>
          <w:color w:val="000000" w:themeColor="text1"/>
          <w:sz w:val="24"/>
          <w:szCs w:val="24"/>
        </w:rPr>
        <w:fldChar w:fldCharType="begin" w:fldLock="1"/>
      </w:r>
      <w:r w:rsidR="006800AB">
        <w:rPr>
          <w:rFonts w:ascii="Times New Roman" w:hAnsi="Times New Roman"/>
          <w:color w:val="000000" w:themeColor="text1"/>
          <w:sz w:val="24"/>
          <w:szCs w:val="24"/>
        </w:rPr>
        <w: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change","type":"article-journal"},"uris":["http://www.mendeley.com/documents/?uuid=96651a6e-d18c-453e-a7fc-b73d4b62eed9"]},{"id":"ITEM-2","itemData":{"DOI":"10.1007/s11524-013-9791-1","ISBN":"1468-2869 (Electronic)\\r1099-3460 (Linking)","ISSN":"10993460","PMID":"23435543","abstract":"The current study examines the link between climate change and neighborhood levels of violence using 20 years of monthly climatic and crime data from St. Louis, MO, USA. St. Louis census tracts are aggregated in neighborhood groups of similar levels of social disadvantage, after which each group is subjected to time series analysis. Findings suggest that neighborhoods with higher levels of social disadvantage are very likely to experience higher levels of violence as a result of anomalously warm temperatures. The 20 % of most disadvantaged neighborhoods in St. Louis, MO, USA are predicted to experience over half of the climate change-related increase in cases of violence. These results provide further evidence that the health impacts of climate change are proportionally higher among populations that are already at high risk and underscore the need to comprehensively address climate change.","author":[{"dropping-particle":"","family":"Mares","given":"Dennis","non-dropping-particle":"","parse-names":false,"suffix":""}],"container-title":"Journal of Urban Health","id":"ITEM-2","issued":{"date-parts":[["2013"]]},"title":"Climate change and levels of violence in socially disadvantaged neighborhood groups","type":"article-journal"},"uris":["http://www.mendeley.com/documents/?uuid=a7ceee29-27c9-4747-8fcc-d1c1ced83b01"]},{"id":"ITEM-3","itemData":{"DOI":"10.1073/pnas.0907998106","ISBN":"0027-8424","ISSN":"0027-8424","PMID":"19934048","abstract":"Armed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climate","type":"article-journal"},"uris":["http://www.mendeley.com/documents/?uuid=fd659084-9b9d-4883-8cbe-500c76233be4"]},{"id":"ITEM-6","itemData":{"DOI":"10.1073/pnas.1205130109","ISBN":"1091-6490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instrText>
      </w:r>
      <w:r w:rsidR="006800AB">
        <w:rPr>
          <w:rFonts w:ascii="MS Mincho" w:eastAsia="MS Mincho" w:hAnsi="MS Mincho" w:cs="MS Mincho"/>
          <w:color w:val="000000" w:themeColor="text1"/>
          <w:sz w:val="24"/>
          <w:szCs w:val="24"/>
        </w:rPr>
        <w:instrText>∼</w:instrText>
      </w:r>
      <w:r w:rsidR="006800AB">
        <w:rPr>
          <w:rFonts w:ascii="Times New Roman" w:hAnsi="Times New Roman"/>
          <w:color w:val="000000" w:themeColor="text1"/>
          <w:sz w:val="24"/>
          <w:szCs w:val="24"/>
        </w:rPr>
        <w: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Sciences","id":"ITEM-6","issued":{"date-parts":[["2012"]]},"title":"Climate variability and conflict risk in East Africa, 1990-2009","type":"article-journal"},"uris":["http://www.mendeley.com/documents/?uuid=a6087fa3-b3d8-41ce-8b50-53d049a88c07"]}],"mendeley":{"formattedCitation":"&lt;sup&gt;28–33&lt;/sup&gt;","plainTextFormattedCitation":"28–33","previouslyFormattedCitation":"&lt;sup&gt;24–29&lt;/sup&gt;"},"properties":{"noteIndex":0},"schema":"https://github.com/citation-style-language/schema/raw/master/csl-citation.json"}</w:instrText>
      </w:r>
      <w:r w:rsidRPr="003A470E">
        <w:rPr>
          <w:rFonts w:ascii="Times New Roman" w:hAnsi="Times New Roman"/>
          <w:color w:val="000000" w:themeColor="text1"/>
          <w:sz w:val="24"/>
          <w:szCs w:val="24"/>
        </w:rPr>
        <w:fldChar w:fldCharType="separate"/>
      </w:r>
      <w:r w:rsidR="006800AB" w:rsidRPr="006800AB">
        <w:rPr>
          <w:rFonts w:ascii="Times New Roman" w:hAnsi="Times New Roman"/>
          <w:noProof/>
          <w:color w:val="000000" w:themeColor="text1"/>
          <w:sz w:val="24"/>
          <w:szCs w:val="24"/>
          <w:vertAlign w:val="superscript"/>
        </w:rPr>
        <w:t>28–33</w:t>
      </w:r>
      <w:r w:rsidRPr="003A470E">
        <w:rPr>
          <w:rFonts w:ascii="Times New Roman" w:hAnsi="Times New Roman"/>
          <w:color w:val="000000" w:themeColor="text1"/>
          <w:sz w:val="24"/>
          <w:szCs w:val="24"/>
        </w:rPr>
        <w:fldChar w:fldCharType="end"/>
      </w:r>
    </w:p>
    <w:p w14:paraId="5E17D259" w14:textId="7EE1EF64" w:rsidR="008312D3" w:rsidRPr="00636C9B" w:rsidRDefault="00602B35" w:rsidP="00843ACB">
      <w:pPr>
        <w:pStyle w:val="ListParagraph"/>
        <w:numPr>
          <w:ilvl w:val="0"/>
          <w:numId w:val="7"/>
        </w:numPr>
        <w:spacing w:after="0" w:line="240" w:lineRule="auto"/>
        <w:jc w:val="both"/>
        <w:rPr>
          <w:rFonts w:ascii="Times New Roman" w:hAnsi="Times New Roman"/>
          <w:i/>
          <w:sz w:val="24"/>
          <w:szCs w:val="24"/>
        </w:rPr>
      </w:pPr>
      <w:r w:rsidRPr="00636C9B">
        <w:rPr>
          <w:rFonts w:ascii="Times New Roman" w:hAnsi="Times New Roman"/>
          <w:sz w:val="24"/>
          <w:szCs w:val="24"/>
        </w:rPr>
        <w:t>Examples in developing countries of association between conflict and temperature</w:t>
      </w:r>
      <w:r w:rsidR="00067319" w:rsidRPr="00636C9B">
        <w:rPr>
          <w:rFonts w:ascii="Times New Roman" w:hAnsi="Times New Roman"/>
          <w:sz w:val="24"/>
          <w:szCs w:val="24"/>
        </w:rPr>
        <w:t>.</w:t>
      </w:r>
      <w:r w:rsidR="00FA5998" w:rsidRPr="00636C9B">
        <w:rPr>
          <w:rFonts w:ascii="Times New Roman" w:hAnsi="Times New Roman"/>
          <w:sz w:val="24"/>
          <w:szCs w:val="24"/>
        </w:rPr>
        <w:fldChar w:fldCharType="begin" w:fldLock="1"/>
      </w:r>
      <w:r w:rsidR="006800AB">
        <w:rPr>
          <w:rFonts w:ascii="Times New Roman" w:hAnsi="Times New Roman"/>
          <w:sz w:val="24"/>
          <w:szCs w:val="24"/>
        </w:rPr>
        <w:instrText>ADDIN CSL_CITATION {"citationItems":[{"id":"ITEM-1","itemData":{"DOI":"10.1073/pnas.1205130109","ISBN":"1091-6490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instrText>
      </w:r>
      <w:r w:rsidR="006800AB">
        <w:rPr>
          <w:rFonts w:ascii="MS Mincho" w:eastAsia="MS Mincho" w:hAnsi="MS Mincho" w:cs="MS Mincho"/>
          <w:sz w:val="24"/>
          <w:szCs w:val="24"/>
        </w:rPr>
        <w:instrText>∼</w:instrText>
      </w:r>
      <w:r w:rsidR="006800AB">
        <w:rPr>
          <w:rFonts w:ascii="Times New Roman" w:hAnsi="Times New Roman"/>
          <w:sz w:val="24"/>
          <w:szCs w:val="24"/>
        </w:rPr>
        <w: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Sciences","id":"ITEM-1","issued":{"date-parts":[["2012"]]},"title":"Climate variability and conflict risk in East Africa, 1990-2009","type":"article-journal"},"uris":["http://www.mendeley.com/documents/?uuid=a6087fa3-b3d8-41ce-8b50-53d049a88c07"]},{"id":"ITEM-2","itemData":{"DOI":"10.1093/ajae/aau010","ISSN":"14678276","abstract":"A growing body of evidence shows a causal relationship between extreme weather events and civil conflict incidence at the global level. We find that this causality is also valid for droughts and local violent conflicts in a within-country setting over a short time frame in the case of Somalia. We estimate that a one standard deviation increase in drought intensity and length raises the likelihood of conflict by 62%. We also find that drought affects conflict through livestock price changes, establishing livestock markets as the primary channel of transmission in Somalia.","author":[{"dropping-particle":"","family":"Maystadt","given":"Jean François","non-dropping-particle":"","parse-names":false,"suffix":""},{"dropping-particle":"","family":"Ecker","given":"Olivier","non-dropping-particle":"","parse-names":false,"suffix":""}],"container-title":"American Journal of Agricultural Economics","id":"ITEM-2","issued":{"date-parts":[["2014"]]},"title":"Extreme weather and civil war: Does drought fuel conflict in Somalia through livestock price shocks?","type":"article-journal"},"uris":["http://www.mendeley.com/documents/?uuid=8f626b41-5f06-4393-8d82-51a4c17b411a"]},{"id":"ITEM-3","itemData":{"DOI":"10.1073/pnas.0907998106","ISBN":"0027-8424","ISSN":"0027-8424","PMID":"19934048","abstract":"Armed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mendeley":{"formattedCitation":"&lt;sup&gt;30–33,53&lt;/sup&gt;","plainTextFormattedCitation":"30–33,53","previouslyFormattedCitation":"&lt;sup&gt;26–29,53&lt;/sup&gt;"},"properties":{"noteIndex":0},"schema":"https://github.com/citation-style-language/schema/raw/master/csl-citation.json"}</w:instrText>
      </w:r>
      <w:r w:rsidR="00FA5998" w:rsidRPr="00636C9B">
        <w:rPr>
          <w:rFonts w:ascii="Times New Roman" w:hAnsi="Times New Roman"/>
          <w:sz w:val="24"/>
          <w:szCs w:val="24"/>
        </w:rPr>
        <w:fldChar w:fldCharType="separate"/>
      </w:r>
      <w:r w:rsidR="006800AB" w:rsidRPr="006800AB">
        <w:rPr>
          <w:rFonts w:ascii="Times New Roman" w:hAnsi="Times New Roman"/>
          <w:noProof/>
          <w:sz w:val="24"/>
          <w:szCs w:val="24"/>
          <w:vertAlign w:val="superscript"/>
        </w:rPr>
        <w:t>30–33,53</w:t>
      </w:r>
      <w:r w:rsidR="00FA5998" w:rsidRPr="00636C9B">
        <w:rPr>
          <w:rFonts w:ascii="Times New Roman" w:hAnsi="Times New Roman"/>
          <w:sz w:val="24"/>
          <w:szCs w:val="24"/>
        </w:rPr>
        <w:fldChar w:fldCharType="end"/>
      </w:r>
    </w:p>
    <w:p w14:paraId="0759FBCE" w14:textId="77777777" w:rsidR="00C86276" w:rsidRPr="00636C9B" w:rsidRDefault="00C86276" w:rsidP="00843ACB">
      <w:pPr>
        <w:spacing w:after="0" w:line="240" w:lineRule="auto"/>
        <w:jc w:val="both"/>
        <w:rPr>
          <w:rFonts w:ascii="Times New Roman" w:hAnsi="Times New Roman"/>
          <w:i/>
          <w:sz w:val="24"/>
          <w:szCs w:val="24"/>
        </w:rPr>
      </w:pPr>
    </w:p>
    <w:p w14:paraId="7A6EBFDB" w14:textId="489B7467" w:rsidR="005F2A56" w:rsidRPr="00636C9B" w:rsidRDefault="00E6459A" w:rsidP="00843ACB">
      <w:pPr>
        <w:spacing w:after="0" w:line="240" w:lineRule="auto"/>
        <w:jc w:val="both"/>
        <w:rPr>
          <w:rFonts w:ascii="Times New Roman" w:hAnsi="Times New Roman"/>
          <w:i/>
          <w:sz w:val="24"/>
          <w:szCs w:val="24"/>
        </w:rPr>
      </w:pPr>
      <w:r w:rsidRPr="00636C9B">
        <w:rPr>
          <w:rFonts w:ascii="Times New Roman" w:hAnsi="Times New Roman"/>
          <w:i/>
          <w:sz w:val="24"/>
          <w:szCs w:val="24"/>
        </w:rPr>
        <w:t>Intentional self-harm</w:t>
      </w:r>
    </w:p>
    <w:p w14:paraId="1ECADFB9" w14:textId="2CC547F5" w:rsidR="009B7A5F" w:rsidRPr="00636C9B" w:rsidRDefault="00DD39F1" w:rsidP="00843ACB">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Raised d</w:t>
      </w:r>
      <w:r w:rsidR="000A0A5E" w:rsidRPr="00636C9B">
        <w:rPr>
          <w:rFonts w:ascii="Times New Roman" w:hAnsi="Times New Roman"/>
          <w:sz w:val="24"/>
          <w:szCs w:val="24"/>
        </w:rPr>
        <w:t>epression levels associated with</w:t>
      </w:r>
      <w:r>
        <w:rPr>
          <w:rFonts w:ascii="Times New Roman" w:hAnsi="Times New Roman"/>
          <w:sz w:val="24"/>
          <w:szCs w:val="24"/>
        </w:rPr>
        <w:t xml:space="preserve"> increasing</w:t>
      </w:r>
      <w:r w:rsidR="000A0A5E" w:rsidRPr="00636C9B">
        <w:rPr>
          <w:rFonts w:ascii="Times New Roman" w:hAnsi="Times New Roman"/>
          <w:sz w:val="24"/>
          <w:szCs w:val="24"/>
        </w:rPr>
        <w:t xml:space="preserve"> temperature in Twitter mood analysis</w:t>
      </w:r>
      <w:r w:rsidR="00C042F3">
        <w:rPr>
          <w:rFonts w:ascii="Times New Roman" w:hAnsi="Times New Roman"/>
          <w:sz w:val="24"/>
          <w:szCs w:val="24"/>
        </w:rPr>
        <w:t>.</w:t>
      </w:r>
      <w:r w:rsidR="001B365D" w:rsidRPr="00636C9B">
        <w:rPr>
          <w:rFonts w:ascii="Times New Roman" w:hAnsi="Times New Roman"/>
          <w:sz w:val="24"/>
          <w:szCs w:val="24"/>
        </w:rPr>
        <w:fldChar w:fldCharType="begin" w:fldLock="1"/>
      </w:r>
      <w:r w:rsidR="006800AB">
        <w:rPr>
          <w:rFonts w:ascii="Times New Roman" w:hAnsi="Times New Roman"/>
          <w:sz w:val="24"/>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25&lt;/sup&gt;","plainTextFormattedCitation":"25","previouslyFormattedCitation":"&lt;sup&gt;31&lt;/sup&gt;"},"properties":{"noteIndex":0},"schema":"https://github.com/citation-style-language/schema/raw/master/csl-citation.json"}</w:instrText>
      </w:r>
      <w:r w:rsidR="001B365D" w:rsidRPr="00636C9B">
        <w:rPr>
          <w:rFonts w:ascii="Times New Roman" w:hAnsi="Times New Roman"/>
          <w:sz w:val="24"/>
          <w:szCs w:val="24"/>
        </w:rPr>
        <w:fldChar w:fldCharType="separate"/>
      </w:r>
      <w:r w:rsidR="006800AB" w:rsidRPr="006800AB">
        <w:rPr>
          <w:rFonts w:ascii="Times New Roman" w:hAnsi="Times New Roman"/>
          <w:noProof/>
          <w:sz w:val="24"/>
          <w:szCs w:val="24"/>
          <w:vertAlign w:val="superscript"/>
        </w:rPr>
        <w:t>25</w:t>
      </w:r>
      <w:r w:rsidR="001B365D" w:rsidRPr="00636C9B">
        <w:rPr>
          <w:rFonts w:ascii="Times New Roman" w:hAnsi="Times New Roman"/>
          <w:sz w:val="24"/>
          <w:szCs w:val="24"/>
        </w:rPr>
        <w:fldChar w:fldCharType="end"/>
      </w:r>
      <w:r w:rsidR="00BE456B" w:rsidRPr="00636C9B">
        <w:rPr>
          <w:rFonts w:ascii="Times New Roman" w:hAnsi="Times New Roman"/>
          <w:sz w:val="24"/>
          <w:szCs w:val="24"/>
        </w:rPr>
        <w:t xml:space="preserve"> </w:t>
      </w:r>
    </w:p>
    <w:p w14:paraId="67720C84" w14:textId="77777777" w:rsidR="00290E98" w:rsidRPr="00636C9B" w:rsidRDefault="00290E98" w:rsidP="00D76DF7">
      <w:pPr>
        <w:spacing w:after="0" w:line="480" w:lineRule="auto"/>
        <w:jc w:val="both"/>
        <w:rPr>
          <w:rFonts w:ascii="Times New Roman" w:hAnsi="Times New Roman"/>
          <w:sz w:val="24"/>
          <w:szCs w:val="24"/>
        </w:rPr>
      </w:pPr>
    </w:p>
    <w:p w14:paraId="607387B6" w14:textId="77777777" w:rsidR="00675CCF" w:rsidRDefault="00675CCF">
      <w:pPr>
        <w:spacing w:after="0" w:line="240" w:lineRule="auto"/>
        <w:rPr>
          <w:rFonts w:ascii="Times New Roman" w:hAnsi="Times New Roman"/>
          <w:b/>
          <w:sz w:val="24"/>
          <w:szCs w:val="24"/>
        </w:rPr>
      </w:pPr>
      <w:r>
        <w:rPr>
          <w:rFonts w:ascii="Times New Roman" w:hAnsi="Times New Roman"/>
          <w:b/>
          <w:sz w:val="24"/>
          <w:szCs w:val="24"/>
        </w:rPr>
        <w:br w:type="page"/>
      </w:r>
    </w:p>
    <w:p w14:paraId="26C16D68" w14:textId="02B1220A" w:rsidR="00843A73" w:rsidRPr="00636C9B" w:rsidRDefault="00843A73" w:rsidP="00D76DF7">
      <w:pPr>
        <w:spacing w:after="0" w:line="480" w:lineRule="auto"/>
        <w:jc w:val="both"/>
        <w:outlineLvl w:val="0"/>
        <w:rPr>
          <w:rFonts w:ascii="Times New Roman" w:hAnsi="Times New Roman"/>
          <w:b/>
          <w:sz w:val="24"/>
          <w:szCs w:val="24"/>
        </w:rPr>
      </w:pPr>
      <w:r w:rsidRPr="00636C9B">
        <w:rPr>
          <w:rFonts w:ascii="Times New Roman" w:hAnsi="Times New Roman"/>
          <w:b/>
          <w:sz w:val="24"/>
          <w:szCs w:val="24"/>
        </w:rPr>
        <w:lastRenderedPageBreak/>
        <w:t xml:space="preserve">Acknowledgments </w:t>
      </w:r>
    </w:p>
    <w:p w14:paraId="658EEA33" w14:textId="77777777" w:rsidR="00843A73" w:rsidRPr="00636C9B" w:rsidRDefault="00843A73" w:rsidP="00D76DF7">
      <w:pPr>
        <w:spacing w:after="0" w:line="480" w:lineRule="auto"/>
        <w:jc w:val="both"/>
        <w:rPr>
          <w:rFonts w:ascii="Times New Roman" w:hAnsi="Times New Roman"/>
          <w:sz w:val="24"/>
          <w:szCs w:val="24"/>
        </w:rPr>
      </w:pPr>
      <w:r w:rsidRPr="00636C9B">
        <w:rPr>
          <w:rFonts w:ascii="Times New Roman" w:hAnsi="Times New Roman"/>
          <w:sz w:val="24"/>
          <w:szCs w:val="24"/>
        </w:rPr>
        <w:t xml:space="preserve">Robbie Parks is supported by a Wellcome Trust ISSF Studentship. </w:t>
      </w:r>
      <w:commentRangeStart w:id="63"/>
      <w:r w:rsidRPr="00636C9B">
        <w:rPr>
          <w:rFonts w:ascii="Times New Roman" w:hAnsi="Times New Roman"/>
          <w:sz w:val="24"/>
          <w:szCs w:val="24"/>
        </w:rPr>
        <w:t>Work on the US mortality data is supported by a grant from US Environmental Protection Agency.</w:t>
      </w:r>
      <w:commentRangeEnd w:id="63"/>
      <w:r w:rsidR="00BE6574">
        <w:rPr>
          <w:rStyle w:val="CommentReference"/>
          <w:rFonts w:asciiTheme="minorHAnsi" w:eastAsiaTheme="minorHAnsi" w:hAnsiTheme="minorHAnsi" w:cstheme="minorBidi"/>
        </w:rPr>
        <w:commentReference w:id="63"/>
      </w:r>
    </w:p>
    <w:p w14:paraId="36BB8D71" w14:textId="77777777" w:rsidR="00843A73" w:rsidRPr="00636C9B" w:rsidRDefault="00843A73" w:rsidP="00D76DF7">
      <w:pPr>
        <w:spacing w:after="0" w:line="480" w:lineRule="auto"/>
        <w:jc w:val="both"/>
        <w:rPr>
          <w:rFonts w:ascii="Times New Roman" w:hAnsi="Times New Roman"/>
          <w:b/>
          <w:sz w:val="24"/>
          <w:szCs w:val="24"/>
        </w:rPr>
      </w:pPr>
    </w:p>
    <w:p w14:paraId="542E014A" w14:textId="77777777" w:rsidR="00843A73" w:rsidRPr="00636C9B" w:rsidRDefault="00843A73" w:rsidP="00D76DF7">
      <w:pPr>
        <w:spacing w:after="0" w:line="480" w:lineRule="auto"/>
        <w:jc w:val="both"/>
        <w:outlineLvl w:val="0"/>
        <w:rPr>
          <w:rFonts w:ascii="Times New Roman" w:hAnsi="Times New Roman"/>
          <w:b/>
          <w:sz w:val="24"/>
          <w:szCs w:val="24"/>
        </w:rPr>
      </w:pPr>
      <w:r w:rsidRPr="00636C9B">
        <w:rPr>
          <w:rFonts w:ascii="Times New Roman" w:hAnsi="Times New Roman"/>
          <w:b/>
          <w:sz w:val="24"/>
          <w:szCs w:val="24"/>
        </w:rPr>
        <w:t>Author contributions</w:t>
      </w:r>
    </w:p>
    <w:p w14:paraId="376F84F6" w14:textId="6BA7620D" w:rsidR="000210D1" w:rsidRPr="00636C9B" w:rsidRDefault="00843A73" w:rsidP="00D76DF7">
      <w:pPr>
        <w:spacing w:after="0" w:line="480" w:lineRule="auto"/>
        <w:jc w:val="both"/>
        <w:rPr>
          <w:rFonts w:ascii="Times New Roman" w:hAnsi="Times New Roman"/>
          <w:sz w:val="24"/>
          <w:szCs w:val="24"/>
        </w:rPr>
      </w:pPr>
      <w:r w:rsidRPr="00636C9B">
        <w:rPr>
          <w:rFonts w:ascii="Times New Roman" w:hAnsi="Times New Roman"/>
          <w:sz w:val="24"/>
          <w:szCs w:val="24"/>
        </w:rPr>
        <w:t>All authors contributed to study concept, analytical approach, and in</w:t>
      </w:r>
      <w:r w:rsidR="009E0C48" w:rsidRPr="00636C9B">
        <w:rPr>
          <w:rFonts w:ascii="Times New Roman" w:hAnsi="Times New Roman"/>
          <w:sz w:val="24"/>
          <w:szCs w:val="24"/>
        </w:rPr>
        <w:t xml:space="preserve">terpretation of results. RP </w:t>
      </w:r>
      <w:r w:rsidRPr="00636C9B">
        <w:rPr>
          <w:rFonts w:ascii="Times New Roman" w:hAnsi="Times New Roman"/>
          <w:sz w:val="24"/>
          <w:szCs w:val="24"/>
        </w:rPr>
        <w:t>and ME collated and organised mortality files. RP performed the analysis, with input from JB</w:t>
      </w:r>
      <w:r w:rsidR="00C8394A" w:rsidRPr="00636C9B">
        <w:rPr>
          <w:rFonts w:ascii="Times New Roman" w:hAnsi="Times New Roman"/>
          <w:sz w:val="24"/>
          <w:szCs w:val="24"/>
        </w:rPr>
        <w:t xml:space="preserve"> and HTW</w:t>
      </w:r>
      <w:r w:rsidRPr="00636C9B">
        <w:rPr>
          <w:rFonts w:ascii="Times New Roman" w:hAnsi="Times New Roman"/>
          <w:sz w:val="24"/>
          <w:szCs w:val="24"/>
        </w:rPr>
        <w:t>. RP and ME wrote the first draft of the paper</w:t>
      </w:r>
      <w:r w:rsidR="00235CE2" w:rsidRPr="00636C9B">
        <w:rPr>
          <w:rFonts w:ascii="Times New Roman" w:hAnsi="Times New Roman"/>
          <w:sz w:val="24"/>
          <w:szCs w:val="24"/>
        </w:rPr>
        <w:t>; other authors contributed to revising and finalising the paper</w:t>
      </w:r>
      <w:r w:rsidRPr="00636C9B">
        <w:rPr>
          <w:rFonts w:ascii="Times New Roman" w:hAnsi="Times New Roman"/>
          <w:sz w:val="24"/>
          <w:szCs w:val="24"/>
        </w:rPr>
        <w:t xml:space="preserve">. </w:t>
      </w:r>
      <w:r w:rsidR="000210D1" w:rsidRPr="00636C9B">
        <w:rPr>
          <w:rFonts w:ascii="Times New Roman" w:hAnsi="Times New Roman"/>
          <w:color w:val="000000" w:themeColor="text1"/>
          <w:sz w:val="24"/>
          <w:szCs w:val="24"/>
        </w:rPr>
        <w:br w:type="page"/>
      </w:r>
    </w:p>
    <w:p w14:paraId="45647AA7" w14:textId="1404AFC4" w:rsidR="000210D1" w:rsidRPr="00636C9B" w:rsidRDefault="00F73E4A" w:rsidP="00D76DF7">
      <w:pPr>
        <w:spacing w:line="240" w:lineRule="auto"/>
        <w:jc w:val="both"/>
        <w:rPr>
          <w:rFonts w:ascii="Times New Roman" w:hAnsi="Times New Roman"/>
          <w:b/>
          <w:sz w:val="24"/>
          <w:szCs w:val="24"/>
        </w:rPr>
      </w:pPr>
      <w:commentRangeStart w:id="64"/>
      <w:r w:rsidRPr="00636C9B">
        <w:rPr>
          <w:rFonts w:ascii="Times New Roman" w:hAnsi="Times New Roman"/>
          <w:b/>
          <w:sz w:val="24"/>
          <w:szCs w:val="24"/>
        </w:rPr>
        <w:lastRenderedPageBreak/>
        <w:t>References</w:t>
      </w:r>
      <w:commentRangeEnd w:id="64"/>
      <w:r w:rsidR="00BE6574">
        <w:rPr>
          <w:rStyle w:val="CommentReference"/>
          <w:rFonts w:asciiTheme="minorHAnsi" w:eastAsiaTheme="minorHAnsi" w:hAnsiTheme="minorHAnsi" w:cstheme="minorBidi"/>
        </w:rPr>
        <w:commentReference w:id="64"/>
      </w:r>
    </w:p>
    <w:p w14:paraId="4B37A299" w14:textId="164800E0" w:rsidR="006800AB" w:rsidRPr="006800AB" w:rsidRDefault="00A55581"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36C9B">
        <w:rPr>
          <w:rFonts w:ascii="Times New Roman" w:hAnsi="Times New Roman"/>
          <w:b/>
          <w:sz w:val="24"/>
          <w:szCs w:val="24"/>
        </w:rPr>
        <w:fldChar w:fldCharType="begin" w:fldLock="1"/>
      </w:r>
      <w:r w:rsidRPr="00636C9B">
        <w:rPr>
          <w:rFonts w:ascii="Times New Roman" w:hAnsi="Times New Roman"/>
          <w:b/>
          <w:sz w:val="24"/>
          <w:szCs w:val="24"/>
        </w:rPr>
        <w:instrText xml:space="preserve">ADDIN Mendeley Bibliography CSL_BIBLIOGRAPHY </w:instrText>
      </w:r>
      <w:r w:rsidRPr="00636C9B">
        <w:rPr>
          <w:rFonts w:ascii="Times New Roman" w:hAnsi="Times New Roman"/>
          <w:b/>
          <w:sz w:val="24"/>
          <w:szCs w:val="24"/>
        </w:rPr>
        <w:fldChar w:fldCharType="separate"/>
      </w:r>
      <w:r w:rsidR="006800AB" w:rsidRPr="006800AB">
        <w:rPr>
          <w:rFonts w:ascii="Times New Roman" w:eastAsia="Times New Roman" w:hAnsi="Times New Roman"/>
          <w:noProof/>
          <w:sz w:val="24"/>
        </w:rPr>
        <w:t>1</w:t>
      </w:r>
      <w:r w:rsidR="006800AB" w:rsidRPr="006800AB">
        <w:rPr>
          <w:rFonts w:ascii="Times New Roman" w:eastAsia="Times New Roman" w:hAnsi="Times New Roman"/>
          <w:noProof/>
          <w:sz w:val="24"/>
        </w:rPr>
        <w:tab/>
        <w:t>IPCC. IPCC special report on the impacts of global warming of 1.5 °C - Summary for policy makers. 2018. http://www.ipcc.ch/report/sr15/.</w:t>
      </w:r>
    </w:p>
    <w:p w14:paraId="3065B79A"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2</w:t>
      </w:r>
      <w:r w:rsidRPr="006800AB">
        <w:rPr>
          <w:rFonts w:ascii="Times New Roman" w:eastAsia="Times New Roman" w:hAnsi="Times New Roman"/>
          <w:noProof/>
          <w:sz w:val="24"/>
        </w:rPr>
        <w:tab/>
        <w:t xml:space="preserve">Gasparrini A, Guo Y, Hashizume M, </w:t>
      </w:r>
      <w:r w:rsidRPr="006800AB">
        <w:rPr>
          <w:rFonts w:ascii="Times New Roman" w:eastAsia="Times New Roman" w:hAnsi="Times New Roman"/>
          <w:i/>
          <w:iCs/>
          <w:noProof/>
          <w:sz w:val="24"/>
        </w:rPr>
        <w:t>et al.</w:t>
      </w:r>
      <w:r w:rsidRPr="006800AB">
        <w:rPr>
          <w:rFonts w:ascii="Times New Roman" w:eastAsia="Times New Roman" w:hAnsi="Times New Roman"/>
          <w:noProof/>
          <w:sz w:val="24"/>
        </w:rPr>
        <w:t xml:space="preserve"> Mortality risk attributable to high and low ambient temperature: A multicountry observational study. </w:t>
      </w:r>
      <w:r w:rsidRPr="006800AB">
        <w:rPr>
          <w:rFonts w:ascii="Times New Roman" w:eastAsia="Times New Roman" w:hAnsi="Times New Roman"/>
          <w:i/>
          <w:iCs/>
          <w:noProof/>
          <w:sz w:val="24"/>
        </w:rPr>
        <w:t>Lancet</w:t>
      </w:r>
      <w:r w:rsidRPr="006800AB">
        <w:rPr>
          <w:rFonts w:ascii="Times New Roman" w:eastAsia="Times New Roman" w:hAnsi="Times New Roman"/>
          <w:noProof/>
          <w:sz w:val="24"/>
        </w:rPr>
        <w:t xml:space="preserve"> 2015; </w:t>
      </w:r>
      <w:r w:rsidRPr="006800AB">
        <w:rPr>
          <w:rFonts w:ascii="Times New Roman" w:eastAsia="Times New Roman" w:hAnsi="Times New Roman"/>
          <w:b/>
          <w:bCs/>
          <w:noProof/>
          <w:sz w:val="24"/>
        </w:rPr>
        <w:t>386</w:t>
      </w:r>
      <w:r w:rsidRPr="006800AB">
        <w:rPr>
          <w:rFonts w:ascii="Times New Roman" w:eastAsia="Times New Roman" w:hAnsi="Times New Roman"/>
          <w:noProof/>
          <w:sz w:val="24"/>
        </w:rPr>
        <w:t>: 369–75.</w:t>
      </w:r>
    </w:p>
    <w:p w14:paraId="49416EA1"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3</w:t>
      </w:r>
      <w:r w:rsidRPr="006800AB">
        <w:rPr>
          <w:rFonts w:ascii="Times New Roman" w:eastAsia="Times New Roman" w:hAnsi="Times New Roman"/>
          <w:noProof/>
          <w:sz w:val="24"/>
        </w:rPr>
        <w:tab/>
        <w:t xml:space="preserve">Ye X, Wolff R, Yu W, Vaneckova P, Pan X, Tong S. Ambient temperature and morbidity: a review of epidemiological evidence. </w:t>
      </w:r>
      <w:r w:rsidRPr="006800AB">
        <w:rPr>
          <w:rFonts w:ascii="Times New Roman" w:eastAsia="Times New Roman" w:hAnsi="Times New Roman"/>
          <w:i/>
          <w:iCs/>
          <w:noProof/>
          <w:sz w:val="24"/>
        </w:rPr>
        <w:t>Environ Health Perspect</w:t>
      </w:r>
      <w:r w:rsidRPr="006800AB">
        <w:rPr>
          <w:rFonts w:ascii="Times New Roman" w:eastAsia="Times New Roman" w:hAnsi="Times New Roman"/>
          <w:noProof/>
          <w:sz w:val="24"/>
        </w:rPr>
        <w:t xml:space="preserve"> 2012; </w:t>
      </w:r>
      <w:r w:rsidRPr="006800AB">
        <w:rPr>
          <w:rFonts w:ascii="Times New Roman" w:eastAsia="Times New Roman" w:hAnsi="Times New Roman"/>
          <w:b/>
          <w:bCs/>
          <w:noProof/>
          <w:sz w:val="24"/>
        </w:rPr>
        <w:t>120</w:t>
      </w:r>
      <w:r w:rsidRPr="006800AB">
        <w:rPr>
          <w:rFonts w:ascii="Times New Roman" w:eastAsia="Times New Roman" w:hAnsi="Times New Roman"/>
          <w:noProof/>
          <w:sz w:val="24"/>
        </w:rPr>
        <w:t>: 19–28.</w:t>
      </w:r>
    </w:p>
    <w:p w14:paraId="6E3DEE9A"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4</w:t>
      </w:r>
      <w:r w:rsidRPr="006800AB">
        <w:rPr>
          <w:rFonts w:ascii="Times New Roman" w:eastAsia="Times New Roman" w:hAnsi="Times New Roman"/>
          <w:noProof/>
          <w:sz w:val="24"/>
        </w:rPr>
        <w:tab/>
        <w:t xml:space="preserve">Basu R. High ambient temperature and mortality: A review of epidemiologic studies from 2001 to 2008. Environ. Heal. A Glob. Access Sci. Source. 2009; </w:t>
      </w:r>
      <w:r w:rsidRPr="006800AB">
        <w:rPr>
          <w:rFonts w:ascii="Times New Roman" w:eastAsia="Times New Roman" w:hAnsi="Times New Roman"/>
          <w:b/>
          <w:bCs/>
          <w:noProof/>
          <w:sz w:val="24"/>
        </w:rPr>
        <w:t>8</w:t>
      </w:r>
      <w:r w:rsidRPr="006800AB">
        <w:rPr>
          <w:rFonts w:ascii="Times New Roman" w:eastAsia="Times New Roman" w:hAnsi="Times New Roman"/>
          <w:noProof/>
          <w:sz w:val="24"/>
        </w:rPr>
        <w:t>: 40.</w:t>
      </w:r>
    </w:p>
    <w:p w14:paraId="58F77B29"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5</w:t>
      </w:r>
      <w:r w:rsidRPr="006800AB">
        <w:rPr>
          <w:rFonts w:ascii="Times New Roman" w:eastAsia="Times New Roman" w:hAnsi="Times New Roman"/>
          <w:noProof/>
          <w:sz w:val="24"/>
        </w:rPr>
        <w:tab/>
        <w:t xml:space="preserve">Song X, Wang S, Hu Y, </w:t>
      </w:r>
      <w:r w:rsidRPr="006800AB">
        <w:rPr>
          <w:rFonts w:ascii="Times New Roman" w:eastAsia="Times New Roman" w:hAnsi="Times New Roman"/>
          <w:i/>
          <w:iCs/>
          <w:noProof/>
          <w:sz w:val="24"/>
        </w:rPr>
        <w:t>et al.</w:t>
      </w:r>
      <w:r w:rsidRPr="006800AB">
        <w:rPr>
          <w:rFonts w:ascii="Times New Roman" w:eastAsia="Times New Roman" w:hAnsi="Times New Roman"/>
          <w:noProof/>
          <w:sz w:val="24"/>
        </w:rPr>
        <w:t xml:space="preserve"> Impact of ambient temperature on morbidity and mortality: An overview of reviews. </w:t>
      </w:r>
      <w:r w:rsidRPr="006800AB">
        <w:rPr>
          <w:rFonts w:ascii="Times New Roman" w:eastAsia="Times New Roman" w:hAnsi="Times New Roman"/>
          <w:i/>
          <w:iCs/>
          <w:noProof/>
          <w:sz w:val="24"/>
        </w:rPr>
        <w:t>Sci Total Environ</w:t>
      </w:r>
      <w:r w:rsidRPr="006800AB">
        <w:rPr>
          <w:rFonts w:ascii="Times New Roman" w:eastAsia="Times New Roman" w:hAnsi="Times New Roman"/>
          <w:noProof/>
          <w:sz w:val="24"/>
        </w:rPr>
        <w:t xml:space="preserve"> 2017; </w:t>
      </w:r>
      <w:r w:rsidRPr="006800AB">
        <w:rPr>
          <w:rFonts w:ascii="Times New Roman" w:eastAsia="Times New Roman" w:hAnsi="Times New Roman"/>
          <w:b/>
          <w:bCs/>
          <w:noProof/>
          <w:sz w:val="24"/>
        </w:rPr>
        <w:t>586</w:t>
      </w:r>
      <w:r w:rsidRPr="006800AB">
        <w:rPr>
          <w:rFonts w:ascii="Times New Roman" w:eastAsia="Times New Roman" w:hAnsi="Times New Roman"/>
          <w:noProof/>
          <w:sz w:val="24"/>
        </w:rPr>
        <w:t>: 241–54.</w:t>
      </w:r>
    </w:p>
    <w:p w14:paraId="293CBF6B"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6</w:t>
      </w:r>
      <w:r w:rsidRPr="006800AB">
        <w:rPr>
          <w:rFonts w:ascii="Times New Roman" w:eastAsia="Times New Roman" w:hAnsi="Times New Roman"/>
          <w:noProof/>
          <w:sz w:val="24"/>
        </w:rPr>
        <w:tab/>
        <w:t xml:space="preserve">Bennett JE, Blangiardo M, Fecht D, Elliott P, Ezzati M. Vulnerability to the mortality effects of warm temperature in the districts of England and Wales. </w:t>
      </w:r>
      <w:r w:rsidRPr="006800AB">
        <w:rPr>
          <w:rFonts w:ascii="Times New Roman" w:eastAsia="Times New Roman" w:hAnsi="Times New Roman"/>
          <w:i/>
          <w:iCs/>
          <w:noProof/>
          <w:sz w:val="24"/>
        </w:rPr>
        <w:t>Nat Clim Chang</w:t>
      </w:r>
      <w:r w:rsidRPr="006800AB">
        <w:rPr>
          <w:rFonts w:ascii="Times New Roman" w:eastAsia="Times New Roman" w:hAnsi="Times New Roman"/>
          <w:noProof/>
          <w:sz w:val="24"/>
        </w:rPr>
        <w:t xml:space="preserve"> 2014; </w:t>
      </w:r>
      <w:r w:rsidRPr="006800AB">
        <w:rPr>
          <w:rFonts w:ascii="Times New Roman" w:eastAsia="Times New Roman" w:hAnsi="Times New Roman"/>
          <w:b/>
          <w:bCs/>
          <w:noProof/>
          <w:sz w:val="24"/>
        </w:rPr>
        <w:t>4</w:t>
      </w:r>
      <w:r w:rsidRPr="006800AB">
        <w:rPr>
          <w:rFonts w:ascii="Times New Roman" w:eastAsia="Times New Roman" w:hAnsi="Times New Roman"/>
          <w:noProof/>
          <w:sz w:val="24"/>
        </w:rPr>
        <w:t>: 269–73.</w:t>
      </w:r>
    </w:p>
    <w:p w14:paraId="1A883873"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7</w:t>
      </w:r>
      <w:r w:rsidRPr="006800AB">
        <w:rPr>
          <w:rFonts w:ascii="Times New Roman" w:eastAsia="Times New Roman" w:hAnsi="Times New Roman"/>
          <w:noProof/>
          <w:sz w:val="24"/>
        </w:rPr>
        <w:tab/>
        <w:t xml:space="preserve">Carmona R, Díaz J, Mirón IJ, Ortiz C, Luna MY, Linares C. Mortality attributable to extreme temperatures in Spain: A comparative analysis by city. </w:t>
      </w:r>
      <w:r w:rsidRPr="006800AB">
        <w:rPr>
          <w:rFonts w:ascii="Times New Roman" w:eastAsia="Times New Roman" w:hAnsi="Times New Roman"/>
          <w:i/>
          <w:iCs/>
          <w:noProof/>
          <w:sz w:val="24"/>
        </w:rPr>
        <w:t>Environ Int</w:t>
      </w:r>
      <w:r w:rsidRPr="006800AB">
        <w:rPr>
          <w:rFonts w:ascii="Times New Roman" w:eastAsia="Times New Roman" w:hAnsi="Times New Roman"/>
          <w:noProof/>
          <w:sz w:val="24"/>
        </w:rPr>
        <w:t xml:space="preserve"> 2016. DOI:10.1016/j.envint.2016.02.018.</w:t>
      </w:r>
    </w:p>
    <w:p w14:paraId="76EA5FAD"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8</w:t>
      </w:r>
      <w:r w:rsidRPr="006800AB">
        <w:rPr>
          <w:rFonts w:ascii="Times New Roman" w:eastAsia="Times New Roman" w:hAnsi="Times New Roman"/>
          <w:noProof/>
          <w:sz w:val="24"/>
        </w:rPr>
        <w:tab/>
        <w:t xml:space="preserve">Le Tertre A, Lefranc AA, Eilstein D, </w:t>
      </w:r>
      <w:r w:rsidRPr="006800AB">
        <w:rPr>
          <w:rFonts w:ascii="Times New Roman" w:eastAsia="Times New Roman" w:hAnsi="Times New Roman"/>
          <w:i/>
          <w:iCs/>
          <w:noProof/>
          <w:sz w:val="24"/>
        </w:rPr>
        <w:t>et al.</w:t>
      </w:r>
      <w:r w:rsidRPr="006800AB">
        <w:rPr>
          <w:rFonts w:ascii="Times New Roman" w:eastAsia="Times New Roman" w:hAnsi="Times New Roman"/>
          <w:noProof/>
          <w:sz w:val="24"/>
        </w:rPr>
        <w:t xml:space="preserve"> Impact of the 2003 Heatwave on All-Cause Mortality in 9 French Cities. </w:t>
      </w:r>
      <w:r w:rsidRPr="006800AB">
        <w:rPr>
          <w:rFonts w:ascii="Times New Roman" w:eastAsia="Times New Roman" w:hAnsi="Times New Roman"/>
          <w:i/>
          <w:iCs/>
          <w:noProof/>
          <w:sz w:val="24"/>
        </w:rPr>
        <w:t>Epidemiology</w:t>
      </w:r>
      <w:r w:rsidRPr="006800AB">
        <w:rPr>
          <w:rFonts w:ascii="Times New Roman" w:eastAsia="Times New Roman" w:hAnsi="Times New Roman"/>
          <w:noProof/>
          <w:sz w:val="24"/>
        </w:rPr>
        <w:t xml:space="preserve"> 2006; </w:t>
      </w:r>
      <w:r w:rsidRPr="006800AB">
        <w:rPr>
          <w:rFonts w:ascii="Times New Roman" w:eastAsia="Times New Roman" w:hAnsi="Times New Roman"/>
          <w:b/>
          <w:bCs/>
          <w:noProof/>
          <w:sz w:val="24"/>
        </w:rPr>
        <w:t>17</w:t>
      </w:r>
      <w:r w:rsidRPr="006800AB">
        <w:rPr>
          <w:rFonts w:ascii="Times New Roman" w:eastAsia="Times New Roman" w:hAnsi="Times New Roman"/>
          <w:noProof/>
          <w:sz w:val="24"/>
        </w:rPr>
        <w:t>: 75–9.</w:t>
      </w:r>
    </w:p>
    <w:p w14:paraId="18657021"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9</w:t>
      </w:r>
      <w:r w:rsidRPr="006800AB">
        <w:rPr>
          <w:rFonts w:ascii="Times New Roman" w:eastAsia="Times New Roman" w:hAnsi="Times New Roman"/>
          <w:noProof/>
          <w:sz w:val="24"/>
        </w:rPr>
        <w:tab/>
        <w:t xml:space="preserve">Semenza JC, Rubin CH, Falter KH, </w:t>
      </w:r>
      <w:r w:rsidRPr="006800AB">
        <w:rPr>
          <w:rFonts w:ascii="Times New Roman" w:eastAsia="Times New Roman" w:hAnsi="Times New Roman"/>
          <w:i/>
          <w:iCs/>
          <w:noProof/>
          <w:sz w:val="24"/>
        </w:rPr>
        <w:t>et al.</w:t>
      </w:r>
      <w:r w:rsidRPr="006800AB">
        <w:rPr>
          <w:rFonts w:ascii="Times New Roman" w:eastAsia="Times New Roman" w:hAnsi="Times New Roman"/>
          <w:noProof/>
          <w:sz w:val="24"/>
        </w:rPr>
        <w:t xml:space="preserve"> Heat-Related Deaths during the July 1995 Heat Wave in Chicago. </w:t>
      </w:r>
      <w:r w:rsidRPr="006800AB">
        <w:rPr>
          <w:rFonts w:ascii="Times New Roman" w:eastAsia="Times New Roman" w:hAnsi="Times New Roman"/>
          <w:i/>
          <w:iCs/>
          <w:noProof/>
          <w:sz w:val="24"/>
        </w:rPr>
        <w:t>N Engl J Med</w:t>
      </w:r>
      <w:r w:rsidRPr="006800AB">
        <w:rPr>
          <w:rFonts w:ascii="Times New Roman" w:eastAsia="Times New Roman" w:hAnsi="Times New Roman"/>
          <w:noProof/>
          <w:sz w:val="24"/>
        </w:rPr>
        <w:t xml:space="preserve"> 1996. DOI:10.1056/NEJM199607113350203.</w:t>
      </w:r>
    </w:p>
    <w:p w14:paraId="068B5445"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10</w:t>
      </w:r>
      <w:r w:rsidRPr="006800AB">
        <w:rPr>
          <w:rFonts w:ascii="Times New Roman" w:eastAsia="Times New Roman" w:hAnsi="Times New Roman"/>
          <w:noProof/>
          <w:sz w:val="24"/>
        </w:rPr>
        <w:tab/>
        <w:t xml:space="preserve">Lowe R, Ballester J, Creswick J, Robine JM, Herrmann FR, Rodó X. Evaluating the performance of a climate-driven mortality model during heat waves and cold spells in Europe. </w:t>
      </w:r>
      <w:r w:rsidRPr="006800AB">
        <w:rPr>
          <w:rFonts w:ascii="Times New Roman" w:eastAsia="Times New Roman" w:hAnsi="Times New Roman"/>
          <w:i/>
          <w:iCs/>
          <w:noProof/>
          <w:sz w:val="24"/>
        </w:rPr>
        <w:t>Int J Environ Res Public Health</w:t>
      </w:r>
      <w:r w:rsidRPr="006800AB">
        <w:rPr>
          <w:rFonts w:ascii="Times New Roman" w:eastAsia="Times New Roman" w:hAnsi="Times New Roman"/>
          <w:noProof/>
          <w:sz w:val="24"/>
        </w:rPr>
        <w:t xml:space="preserve"> 2015. DOI:10.3390/ijerph120201279.</w:t>
      </w:r>
    </w:p>
    <w:p w14:paraId="2A2C89F9"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11</w:t>
      </w:r>
      <w:r w:rsidRPr="006800AB">
        <w:rPr>
          <w:rFonts w:ascii="Times New Roman" w:eastAsia="Times New Roman" w:hAnsi="Times New Roman"/>
          <w:noProof/>
          <w:sz w:val="24"/>
        </w:rPr>
        <w:tab/>
        <w:t xml:space="preserve">Brooke Anderson G, Bell ML. Heat waves in the United States: Mortality risk during heat waves and effect modification by heat wave characteristics in 43 U.S. communities. </w:t>
      </w:r>
      <w:r w:rsidRPr="006800AB">
        <w:rPr>
          <w:rFonts w:ascii="Times New Roman" w:eastAsia="Times New Roman" w:hAnsi="Times New Roman"/>
          <w:i/>
          <w:iCs/>
          <w:noProof/>
          <w:sz w:val="24"/>
        </w:rPr>
        <w:t>Environ Health Perspect</w:t>
      </w:r>
      <w:r w:rsidRPr="006800AB">
        <w:rPr>
          <w:rFonts w:ascii="Times New Roman" w:eastAsia="Times New Roman" w:hAnsi="Times New Roman"/>
          <w:noProof/>
          <w:sz w:val="24"/>
        </w:rPr>
        <w:t xml:space="preserve"> 2011. DOI:10.1289/ehp.1002313.</w:t>
      </w:r>
    </w:p>
    <w:p w14:paraId="09B5E40F"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12</w:t>
      </w:r>
      <w:r w:rsidRPr="006800AB">
        <w:rPr>
          <w:rFonts w:ascii="Times New Roman" w:eastAsia="Times New Roman" w:hAnsi="Times New Roman"/>
          <w:noProof/>
          <w:sz w:val="24"/>
        </w:rPr>
        <w:tab/>
        <w:t xml:space="preserve">Anderson BG, Bell ML. Weather-related mortality: how heat, cold, and heat waves affect mortality in the United States. </w:t>
      </w:r>
      <w:r w:rsidRPr="006800AB">
        <w:rPr>
          <w:rFonts w:ascii="Times New Roman" w:eastAsia="Times New Roman" w:hAnsi="Times New Roman"/>
          <w:i/>
          <w:iCs/>
          <w:noProof/>
          <w:sz w:val="24"/>
        </w:rPr>
        <w:t>Epidemiology</w:t>
      </w:r>
      <w:r w:rsidRPr="006800AB">
        <w:rPr>
          <w:rFonts w:ascii="Times New Roman" w:eastAsia="Times New Roman" w:hAnsi="Times New Roman"/>
          <w:noProof/>
          <w:sz w:val="24"/>
        </w:rPr>
        <w:t xml:space="preserve"> 2009; </w:t>
      </w:r>
      <w:r w:rsidRPr="006800AB">
        <w:rPr>
          <w:rFonts w:ascii="Times New Roman" w:eastAsia="Times New Roman" w:hAnsi="Times New Roman"/>
          <w:b/>
          <w:bCs/>
          <w:noProof/>
          <w:sz w:val="24"/>
        </w:rPr>
        <w:t>20</w:t>
      </w:r>
      <w:r w:rsidRPr="006800AB">
        <w:rPr>
          <w:rFonts w:ascii="Times New Roman" w:eastAsia="Times New Roman" w:hAnsi="Times New Roman"/>
          <w:noProof/>
          <w:sz w:val="24"/>
        </w:rPr>
        <w:t>: 205.</w:t>
      </w:r>
    </w:p>
    <w:p w14:paraId="21FADBAF"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13</w:t>
      </w:r>
      <w:r w:rsidRPr="006800AB">
        <w:rPr>
          <w:rFonts w:ascii="Times New Roman" w:eastAsia="Times New Roman" w:hAnsi="Times New Roman"/>
          <w:noProof/>
          <w:sz w:val="24"/>
        </w:rPr>
        <w:tab/>
        <w:t xml:space="preserve">Hajat S, Kovats RS, Lachowycz K. Heat-related and cold-related deaths in England and Wales: Who is at risk? </w:t>
      </w:r>
      <w:r w:rsidRPr="006800AB">
        <w:rPr>
          <w:rFonts w:ascii="Times New Roman" w:eastAsia="Times New Roman" w:hAnsi="Times New Roman"/>
          <w:i/>
          <w:iCs/>
          <w:noProof/>
          <w:sz w:val="24"/>
        </w:rPr>
        <w:t>Occup Environ Med</w:t>
      </w:r>
      <w:r w:rsidRPr="006800AB">
        <w:rPr>
          <w:rFonts w:ascii="Times New Roman" w:eastAsia="Times New Roman" w:hAnsi="Times New Roman"/>
          <w:noProof/>
          <w:sz w:val="24"/>
        </w:rPr>
        <w:t xml:space="preserve"> 2007. DOI:10.1136/oem.2006.029017.</w:t>
      </w:r>
    </w:p>
    <w:p w14:paraId="2FCA7FF3"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14</w:t>
      </w:r>
      <w:r w:rsidRPr="006800AB">
        <w:rPr>
          <w:rFonts w:ascii="Times New Roman" w:eastAsia="Times New Roman" w:hAnsi="Times New Roman"/>
          <w:noProof/>
          <w:sz w:val="24"/>
        </w:rPr>
        <w:tab/>
        <w:t xml:space="preserve">Zanobetti A, O’Neill MS, Gronlund CJ, Schwartz JD. Summer temperature variability and long-term survival among elderly people with chronic disease. </w:t>
      </w:r>
      <w:r w:rsidRPr="006800AB">
        <w:rPr>
          <w:rFonts w:ascii="Times New Roman" w:eastAsia="Times New Roman" w:hAnsi="Times New Roman"/>
          <w:i/>
          <w:iCs/>
          <w:noProof/>
          <w:sz w:val="24"/>
        </w:rPr>
        <w:t>Proc Natl Acad Sci</w:t>
      </w:r>
      <w:r w:rsidRPr="006800AB">
        <w:rPr>
          <w:rFonts w:ascii="Times New Roman" w:eastAsia="Times New Roman" w:hAnsi="Times New Roman"/>
          <w:noProof/>
          <w:sz w:val="24"/>
        </w:rPr>
        <w:t xml:space="preserve"> 2012. DOI:10.1073/pnas.1113070109.</w:t>
      </w:r>
    </w:p>
    <w:p w14:paraId="069B49AC"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15</w:t>
      </w:r>
      <w:r w:rsidRPr="006800AB">
        <w:rPr>
          <w:rFonts w:ascii="Times New Roman" w:eastAsia="Times New Roman" w:hAnsi="Times New Roman"/>
          <w:noProof/>
          <w:sz w:val="24"/>
        </w:rPr>
        <w:tab/>
        <w:t xml:space="preserve">Li T, Horton RM, Bader DA, </w:t>
      </w:r>
      <w:r w:rsidRPr="006800AB">
        <w:rPr>
          <w:rFonts w:ascii="Times New Roman" w:eastAsia="Times New Roman" w:hAnsi="Times New Roman"/>
          <w:i/>
          <w:iCs/>
          <w:noProof/>
          <w:sz w:val="24"/>
        </w:rPr>
        <w:t>et al.</w:t>
      </w:r>
      <w:r w:rsidRPr="006800AB">
        <w:rPr>
          <w:rFonts w:ascii="Times New Roman" w:eastAsia="Times New Roman" w:hAnsi="Times New Roman"/>
          <w:noProof/>
          <w:sz w:val="24"/>
        </w:rPr>
        <w:t xml:space="preserve"> Aging Will Amplify the Heat-related Mortality Risk under a Changing Climate: Projection for the Elderly in Beijing, China. </w:t>
      </w:r>
      <w:r w:rsidRPr="006800AB">
        <w:rPr>
          <w:rFonts w:ascii="Times New Roman" w:eastAsia="Times New Roman" w:hAnsi="Times New Roman"/>
          <w:i/>
          <w:iCs/>
          <w:noProof/>
          <w:sz w:val="24"/>
        </w:rPr>
        <w:t>Sci Rep</w:t>
      </w:r>
      <w:r w:rsidRPr="006800AB">
        <w:rPr>
          <w:rFonts w:ascii="Times New Roman" w:eastAsia="Times New Roman" w:hAnsi="Times New Roman"/>
          <w:noProof/>
          <w:sz w:val="24"/>
        </w:rPr>
        <w:t xml:space="preserve"> 2016. DOI:10.1038/srep28161.</w:t>
      </w:r>
    </w:p>
    <w:p w14:paraId="0E660E66"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lastRenderedPageBreak/>
        <w:t>16</w:t>
      </w:r>
      <w:r w:rsidRPr="006800AB">
        <w:rPr>
          <w:rFonts w:ascii="Times New Roman" w:eastAsia="Times New Roman" w:hAnsi="Times New Roman"/>
          <w:noProof/>
          <w:sz w:val="24"/>
        </w:rPr>
        <w:tab/>
        <w:t xml:space="preserve">Ingram DD, Parker JD, Schenker N, </w:t>
      </w:r>
      <w:r w:rsidRPr="006800AB">
        <w:rPr>
          <w:rFonts w:ascii="Times New Roman" w:eastAsia="Times New Roman" w:hAnsi="Times New Roman"/>
          <w:i/>
          <w:iCs/>
          <w:noProof/>
          <w:sz w:val="24"/>
        </w:rPr>
        <w:t>et al.</w:t>
      </w:r>
      <w:r w:rsidRPr="006800AB">
        <w:rPr>
          <w:rFonts w:ascii="Times New Roman" w:eastAsia="Times New Roman" w:hAnsi="Times New Roman"/>
          <w:noProof/>
          <w:sz w:val="24"/>
        </w:rPr>
        <w:t xml:space="preserve"> United States Census 2000 population with bridged race categories. </w:t>
      </w:r>
      <w:r w:rsidRPr="006800AB">
        <w:rPr>
          <w:rFonts w:ascii="Times New Roman" w:eastAsia="Times New Roman" w:hAnsi="Times New Roman"/>
          <w:i/>
          <w:iCs/>
          <w:noProof/>
          <w:sz w:val="24"/>
        </w:rPr>
        <w:t>Vital Health Stat 2</w:t>
      </w:r>
      <w:r w:rsidRPr="006800AB">
        <w:rPr>
          <w:rFonts w:ascii="Times New Roman" w:eastAsia="Times New Roman" w:hAnsi="Times New Roman"/>
          <w:noProof/>
          <w:sz w:val="24"/>
        </w:rPr>
        <w:t xml:space="preserve"> 2003; : 1–55.</w:t>
      </w:r>
    </w:p>
    <w:p w14:paraId="7C431A65"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17</w:t>
      </w:r>
      <w:r w:rsidRPr="006800AB">
        <w:rPr>
          <w:rFonts w:ascii="Times New Roman" w:eastAsia="Times New Roman" w:hAnsi="Times New Roman"/>
          <w:noProof/>
          <w:sz w:val="24"/>
        </w:rPr>
        <w:tab/>
        <w:t xml:space="preserve">Dee DP, Uppala SM, Simmons AJ, </w:t>
      </w:r>
      <w:r w:rsidRPr="006800AB">
        <w:rPr>
          <w:rFonts w:ascii="Times New Roman" w:eastAsia="Times New Roman" w:hAnsi="Times New Roman"/>
          <w:i/>
          <w:iCs/>
          <w:noProof/>
          <w:sz w:val="24"/>
        </w:rPr>
        <w:t>et al.</w:t>
      </w:r>
      <w:r w:rsidRPr="006800AB">
        <w:rPr>
          <w:rFonts w:ascii="Times New Roman" w:eastAsia="Times New Roman" w:hAnsi="Times New Roman"/>
          <w:noProof/>
          <w:sz w:val="24"/>
        </w:rPr>
        <w:t xml:space="preserve"> The ERA-Interim reanalysis: configuration and performance of the data assimilation system. </w:t>
      </w:r>
      <w:r w:rsidRPr="006800AB">
        <w:rPr>
          <w:rFonts w:ascii="Times New Roman" w:eastAsia="Times New Roman" w:hAnsi="Times New Roman"/>
          <w:i/>
          <w:iCs/>
          <w:noProof/>
          <w:sz w:val="24"/>
        </w:rPr>
        <w:t>Q J R Meteorol Soc</w:t>
      </w:r>
      <w:r w:rsidRPr="006800AB">
        <w:rPr>
          <w:rFonts w:ascii="Times New Roman" w:eastAsia="Times New Roman" w:hAnsi="Times New Roman"/>
          <w:noProof/>
          <w:sz w:val="24"/>
        </w:rPr>
        <w:t xml:space="preserve"> 2011; </w:t>
      </w:r>
      <w:r w:rsidRPr="006800AB">
        <w:rPr>
          <w:rFonts w:ascii="Times New Roman" w:eastAsia="Times New Roman" w:hAnsi="Times New Roman"/>
          <w:b/>
          <w:bCs/>
          <w:noProof/>
          <w:sz w:val="24"/>
        </w:rPr>
        <w:t>137</w:t>
      </w:r>
      <w:r w:rsidRPr="006800AB">
        <w:rPr>
          <w:rFonts w:ascii="Times New Roman" w:eastAsia="Times New Roman" w:hAnsi="Times New Roman"/>
          <w:noProof/>
          <w:sz w:val="24"/>
        </w:rPr>
        <w:t>: 553–97.</w:t>
      </w:r>
    </w:p>
    <w:p w14:paraId="35588F80"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18</w:t>
      </w:r>
      <w:r w:rsidRPr="006800AB">
        <w:rPr>
          <w:rFonts w:ascii="Times New Roman" w:eastAsia="Times New Roman" w:hAnsi="Times New Roman"/>
          <w:noProof/>
          <w:sz w:val="24"/>
        </w:rPr>
        <w:tab/>
        <w:t>Wallace JM, Hobbs P V. Atmospheric Science: An Introductory Survey: Second Edition. 2006 DOI:10.1016/C2009-0-00034-8.</w:t>
      </w:r>
    </w:p>
    <w:p w14:paraId="2185F040"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19</w:t>
      </w:r>
      <w:r w:rsidRPr="006800AB">
        <w:rPr>
          <w:rFonts w:ascii="Times New Roman" w:eastAsia="Times New Roman" w:hAnsi="Times New Roman"/>
          <w:noProof/>
          <w:sz w:val="24"/>
        </w:rPr>
        <w:tab/>
        <w:t xml:space="preserve">Parks RM, Bennett JE, Foreman KJ, Toumi R, Ezzati M. National and regional seasonal dynamics of all-cause and cause-specific mortality in the USA from 1980 to 2016. </w:t>
      </w:r>
      <w:r w:rsidRPr="006800AB">
        <w:rPr>
          <w:rFonts w:ascii="Times New Roman" w:eastAsia="Times New Roman" w:hAnsi="Times New Roman"/>
          <w:i/>
          <w:iCs/>
          <w:noProof/>
          <w:sz w:val="24"/>
        </w:rPr>
        <w:t>Elife</w:t>
      </w:r>
      <w:r w:rsidRPr="006800AB">
        <w:rPr>
          <w:rFonts w:ascii="Times New Roman" w:eastAsia="Times New Roman" w:hAnsi="Times New Roman"/>
          <w:noProof/>
          <w:sz w:val="24"/>
        </w:rPr>
        <w:t xml:space="preserve"> 2018; </w:t>
      </w:r>
      <w:r w:rsidRPr="006800AB">
        <w:rPr>
          <w:rFonts w:ascii="Times New Roman" w:eastAsia="Times New Roman" w:hAnsi="Times New Roman"/>
          <w:b/>
          <w:bCs/>
          <w:noProof/>
          <w:sz w:val="24"/>
        </w:rPr>
        <w:t>7</w:t>
      </w:r>
      <w:r w:rsidRPr="006800AB">
        <w:rPr>
          <w:rFonts w:ascii="Times New Roman" w:eastAsia="Times New Roman" w:hAnsi="Times New Roman"/>
          <w:noProof/>
          <w:sz w:val="24"/>
        </w:rPr>
        <w:t>. DOI:10.7554/eLife.35500.</w:t>
      </w:r>
    </w:p>
    <w:p w14:paraId="2A5E9D6B"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20</w:t>
      </w:r>
      <w:r w:rsidRPr="006800AB">
        <w:rPr>
          <w:rFonts w:ascii="Times New Roman" w:eastAsia="Times New Roman" w:hAnsi="Times New Roman"/>
          <w:noProof/>
          <w:sz w:val="24"/>
        </w:rPr>
        <w:tab/>
        <w:t>Rue H, Held L. Gaussian Markov random fields. Theory and applications. 2005 DOI:10.1007/s00184-007-0162-3.</w:t>
      </w:r>
    </w:p>
    <w:p w14:paraId="0AC9E75E"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21</w:t>
      </w:r>
      <w:r w:rsidRPr="006800AB">
        <w:rPr>
          <w:rFonts w:ascii="Times New Roman" w:eastAsia="Times New Roman" w:hAnsi="Times New Roman"/>
          <w:noProof/>
          <w:sz w:val="24"/>
        </w:rPr>
        <w:tab/>
        <w:t xml:space="preserve">Besag J. Spatial interaction and the statistical snalysis of lattice systems. </w:t>
      </w:r>
      <w:r w:rsidRPr="006800AB">
        <w:rPr>
          <w:rFonts w:ascii="Times New Roman" w:eastAsia="Times New Roman" w:hAnsi="Times New Roman"/>
          <w:i/>
          <w:iCs/>
          <w:noProof/>
          <w:sz w:val="24"/>
        </w:rPr>
        <w:t>J R Stat Soc Ser B (Statistical Methodol</w:t>
      </w:r>
      <w:r w:rsidRPr="006800AB">
        <w:rPr>
          <w:rFonts w:ascii="Times New Roman" w:eastAsia="Times New Roman" w:hAnsi="Times New Roman"/>
          <w:noProof/>
          <w:sz w:val="24"/>
        </w:rPr>
        <w:t xml:space="preserve"> 1974. DOI:10.2307/2984812.</w:t>
      </w:r>
    </w:p>
    <w:p w14:paraId="7EBDBE49"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22</w:t>
      </w:r>
      <w:r w:rsidRPr="006800AB">
        <w:rPr>
          <w:rFonts w:ascii="Times New Roman" w:eastAsia="Times New Roman" w:hAnsi="Times New Roman"/>
          <w:noProof/>
          <w:sz w:val="24"/>
        </w:rPr>
        <w:tab/>
        <w:t xml:space="preserve">Rue H, Martino S, Chopin N. Approximate Bayesian inference for latent Gaussian models by using integrated nested Laplace approximations. </w:t>
      </w:r>
      <w:r w:rsidRPr="006800AB">
        <w:rPr>
          <w:rFonts w:ascii="Times New Roman" w:eastAsia="Times New Roman" w:hAnsi="Times New Roman"/>
          <w:i/>
          <w:iCs/>
          <w:noProof/>
          <w:sz w:val="24"/>
        </w:rPr>
        <w:t>J R Stat Soc Ser B Stat Methodol</w:t>
      </w:r>
      <w:r w:rsidRPr="006800AB">
        <w:rPr>
          <w:rFonts w:ascii="Times New Roman" w:eastAsia="Times New Roman" w:hAnsi="Times New Roman"/>
          <w:noProof/>
          <w:sz w:val="24"/>
        </w:rPr>
        <w:t xml:space="preserve"> 2009. DOI:10.1111/j.1467-9868.2008.00700.x.</w:t>
      </w:r>
    </w:p>
    <w:p w14:paraId="5039FF1D"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23</w:t>
      </w:r>
      <w:r w:rsidRPr="006800AB">
        <w:rPr>
          <w:rFonts w:ascii="Times New Roman" w:eastAsia="Times New Roman" w:hAnsi="Times New Roman"/>
          <w:noProof/>
          <w:sz w:val="24"/>
        </w:rPr>
        <w:tab/>
        <w:t xml:space="preserve">Kontis V, Bennett JE, Mathers CD, Li G, Foreman K, Ezzati M. Future life expectancy in 35 industrialised countries: projections with a Bayesian model ensemble. </w:t>
      </w:r>
      <w:r w:rsidRPr="006800AB">
        <w:rPr>
          <w:rFonts w:ascii="Times New Roman" w:eastAsia="Times New Roman" w:hAnsi="Times New Roman"/>
          <w:i/>
          <w:iCs/>
          <w:noProof/>
          <w:sz w:val="24"/>
        </w:rPr>
        <w:t>Lancet</w:t>
      </w:r>
      <w:r w:rsidRPr="006800AB">
        <w:rPr>
          <w:rFonts w:ascii="Times New Roman" w:eastAsia="Times New Roman" w:hAnsi="Times New Roman"/>
          <w:noProof/>
          <w:sz w:val="24"/>
        </w:rPr>
        <w:t xml:space="preserve"> 2017. DOI:10.1016/S0140-6736(16)32381-9.</w:t>
      </w:r>
    </w:p>
    <w:p w14:paraId="5BFCDA78"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24</w:t>
      </w:r>
      <w:r w:rsidRPr="006800AB">
        <w:rPr>
          <w:rFonts w:ascii="Times New Roman" w:eastAsia="Times New Roman" w:hAnsi="Times New Roman"/>
          <w:noProof/>
          <w:sz w:val="24"/>
        </w:rPr>
        <w:tab/>
        <w:t xml:space="preserve">Page LA, Hajat S, Kovats RS. Relationship between daily suicide counts and temperature in England and Wales. </w:t>
      </w:r>
      <w:r w:rsidRPr="006800AB">
        <w:rPr>
          <w:rFonts w:ascii="Times New Roman" w:eastAsia="Times New Roman" w:hAnsi="Times New Roman"/>
          <w:i/>
          <w:iCs/>
          <w:noProof/>
          <w:sz w:val="24"/>
        </w:rPr>
        <w:t>Br J Psychiatry</w:t>
      </w:r>
      <w:r w:rsidRPr="006800AB">
        <w:rPr>
          <w:rFonts w:ascii="Times New Roman" w:eastAsia="Times New Roman" w:hAnsi="Times New Roman"/>
          <w:noProof/>
          <w:sz w:val="24"/>
        </w:rPr>
        <w:t xml:space="preserve"> 2007. DOI:10.1192/bjp.bp.106.031948.</w:t>
      </w:r>
    </w:p>
    <w:p w14:paraId="0E560CC2"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25</w:t>
      </w:r>
      <w:r w:rsidRPr="006800AB">
        <w:rPr>
          <w:rFonts w:ascii="Times New Roman" w:eastAsia="Times New Roman" w:hAnsi="Times New Roman"/>
          <w:noProof/>
          <w:sz w:val="24"/>
        </w:rPr>
        <w:tab/>
        <w:t xml:space="preserve">Burke M, González F, Baylis P, </w:t>
      </w:r>
      <w:r w:rsidRPr="006800AB">
        <w:rPr>
          <w:rFonts w:ascii="Times New Roman" w:eastAsia="Times New Roman" w:hAnsi="Times New Roman"/>
          <w:i/>
          <w:iCs/>
          <w:noProof/>
          <w:sz w:val="24"/>
        </w:rPr>
        <w:t>et al.</w:t>
      </w:r>
      <w:r w:rsidRPr="006800AB">
        <w:rPr>
          <w:rFonts w:ascii="Times New Roman" w:eastAsia="Times New Roman" w:hAnsi="Times New Roman"/>
          <w:noProof/>
          <w:sz w:val="24"/>
        </w:rPr>
        <w:t xml:space="preserve"> Higher temperatures increase suicide rates in the United States and Mexico. </w:t>
      </w:r>
      <w:r w:rsidRPr="006800AB">
        <w:rPr>
          <w:rFonts w:ascii="Times New Roman" w:eastAsia="Times New Roman" w:hAnsi="Times New Roman"/>
          <w:i/>
          <w:iCs/>
          <w:noProof/>
          <w:sz w:val="24"/>
        </w:rPr>
        <w:t>Nat Clim Chang</w:t>
      </w:r>
      <w:r w:rsidRPr="006800AB">
        <w:rPr>
          <w:rFonts w:ascii="Times New Roman" w:eastAsia="Times New Roman" w:hAnsi="Times New Roman"/>
          <w:noProof/>
          <w:sz w:val="24"/>
        </w:rPr>
        <w:t xml:space="preserve"> 2018. DOI:10.1038/s41558-018-0222-x.</w:t>
      </w:r>
    </w:p>
    <w:p w14:paraId="163415D1"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26</w:t>
      </w:r>
      <w:r w:rsidRPr="006800AB">
        <w:rPr>
          <w:rFonts w:ascii="Times New Roman" w:eastAsia="Times New Roman" w:hAnsi="Times New Roman"/>
          <w:noProof/>
          <w:sz w:val="24"/>
        </w:rPr>
        <w:tab/>
        <w:t xml:space="preserve">Orru H, Åström DO. Increases in external cause mortality due to high and low temperatures: evidence from northeastern Europe. </w:t>
      </w:r>
      <w:r w:rsidRPr="006800AB">
        <w:rPr>
          <w:rFonts w:ascii="Times New Roman" w:eastAsia="Times New Roman" w:hAnsi="Times New Roman"/>
          <w:i/>
          <w:iCs/>
          <w:noProof/>
          <w:sz w:val="24"/>
        </w:rPr>
        <w:t>Int J Biometeorol</w:t>
      </w:r>
      <w:r w:rsidRPr="006800AB">
        <w:rPr>
          <w:rFonts w:ascii="Times New Roman" w:eastAsia="Times New Roman" w:hAnsi="Times New Roman"/>
          <w:noProof/>
          <w:sz w:val="24"/>
        </w:rPr>
        <w:t xml:space="preserve"> 2017. DOI:10.1007/s00484-016-1270-4.</w:t>
      </w:r>
    </w:p>
    <w:p w14:paraId="6735B443"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27</w:t>
      </w:r>
      <w:r w:rsidRPr="006800AB">
        <w:rPr>
          <w:rFonts w:ascii="Times New Roman" w:eastAsia="Times New Roman" w:hAnsi="Times New Roman"/>
          <w:noProof/>
          <w:sz w:val="24"/>
        </w:rPr>
        <w:tab/>
        <w:t xml:space="preserve">Kampe EOI, Kovats S, Hajat S. Impact of high ambient temperature on unintentional injuries in high-income countries: A narrative systematic literature review. </w:t>
      </w:r>
      <w:r w:rsidRPr="006800AB">
        <w:rPr>
          <w:rFonts w:ascii="Times New Roman" w:eastAsia="Times New Roman" w:hAnsi="Times New Roman"/>
          <w:i/>
          <w:iCs/>
          <w:noProof/>
          <w:sz w:val="24"/>
        </w:rPr>
        <w:t>BMJ Open</w:t>
      </w:r>
      <w:r w:rsidRPr="006800AB">
        <w:rPr>
          <w:rFonts w:ascii="Times New Roman" w:eastAsia="Times New Roman" w:hAnsi="Times New Roman"/>
          <w:noProof/>
          <w:sz w:val="24"/>
        </w:rPr>
        <w:t xml:space="preserve"> 2016. DOI:10.1136/bmjopen-2015-010399.</w:t>
      </w:r>
    </w:p>
    <w:p w14:paraId="1251572B"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28</w:t>
      </w:r>
      <w:r w:rsidRPr="006800AB">
        <w:rPr>
          <w:rFonts w:ascii="Times New Roman" w:eastAsia="Times New Roman" w:hAnsi="Times New Roman"/>
          <w:noProof/>
          <w:sz w:val="24"/>
        </w:rPr>
        <w:tab/>
        <w:t xml:space="preserve">Ranson M. Crime, weather, and climate change. </w:t>
      </w:r>
      <w:r w:rsidRPr="006800AB">
        <w:rPr>
          <w:rFonts w:ascii="Times New Roman" w:eastAsia="Times New Roman" w:hAnsi="Times New Roman"/>
          <w:i/>
          <w:iCs/>
          <w:noProof/>
          <w:sz w:val="24"/>
        </w:rPr>
        <w:t>J Environ Econ Manage</w:t>
      </w:r>
      <w:r w:rsidRPr="006800AB">
        <w:rPr>
          <w:rFonts w:ascii="Times New Roman" w:eastAsia="Times New Roman" w:hAnsi="Times New Roman"/>
          <w:noProof/>
          <w:sz w:val="24"/>
        </w:rPr>
        <w:t xml:space="preserve"> 2014. DOI:10.1016/j.jeem.2013.11.008.</w:t>
      </w:r>
    </w:p>
    <w:p w14:paraId="5589C484"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29</w:t>
      </w:r>
      <w:r w:rsidRPr="006800AB">
        <w:rPr>
          <w:rFonts w:ascii="Times New Roman" w:eastAsia="Times New Roman" w:hAnsi="Times New Roman"/>
          <w:noProof/>
          <w:sz w:val="24"/>
        </w:rPr>
        <w:tab/>
        <w:t xml:space="preserve">Mares D. Climate change and levels of violence in socially disadvantaged neighborhood groups. </w:t>
      </w:r>
      <w:r w:rsidRPr="006800AB">
        <w:rPr>
          <w:rFonts w:ascii="Times New Roman" w:eastAsia="Times New Roman" w:hAnsi="Times New Roman"/>
          <w:i/>
          <w:iCs/>
          <w:noProof/>
          <w:sz w:val="24"/>
        </w:rPr>
        <w:t>J Urban Heal</w:t>
      </w:r>
      <w:r w:rsidRPr="006800AB">
        <w:rPr>
          <w:rFonts w:ascii="Times New Roman" w:eastAsia="Times New Roman" w:hAnsi="Times New Roman"/>
          <w:noProof/>
          <w:sz w:val="24"/>
        </w:rPr>
        <w:t xml:space="preserve"> 2013. DOI:10.1007/s11524-013-9791-1.</w:t>
      </w:r>
    </w:p>
    <w:p w14:paraId="2144E920"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30</w:t>
      </w:r>
      <w:r w:rsidRPr="006800AB">
        <w:rPr>
          <w:rFonts w:ascii="Times New Roman" w:eastAsia="Times New Roman" w:hAnsi="Times New Roman"/>
          <w:noProof/>
          <w:sz w:val="24"/>
        </w:rPr>
        <w:tab/>
        <w:t xml:space="preserve">Burke MB, Miguel E, Satyanath S, Dykema JA, Lobell DB. Warming increases the risk of civil war in Africa. </w:t>
      </w:r>
      <w:r w:rsidRPr="006800AB">
        <w:rPr>
          <w:rFonts w:ascii="Times New Roman" w:eastAsia="Times New Roman" w:hAnsi="Times New Roman"/>
          <w:i/>
          <w:iCs/>
          <w:noProof/>
          <w:sz w:val="24"/>
        </w:rPr>
        <w:t>Proc Natl Acad Sci</w:t>
      </w:r>
      <w:r w:rsidRPr="006800AB">
        <w:rPr>
          <w:rFonts w:ascii="Times New Roman" w:eastAsia="Times New Roman" w:hAnsi="Times New Roman"/>
          <w:noProof/>
          <w:sz w:val="24"/>
        </w:rPr>
        <w:t xml:space="preserve"> 2009. DOI:10.1073/pnas.0907998106.</w:t>
      </w:r>
    </w:p>
    <w:p w14:paraId="6BB03D0D"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31</w:t>
      </w:r>
      <w:r w:rsidRPr="006800AB">
        <w:rPr>
          <w:rFonts w:ascii="Times New Roman" w:eastAsia="Times New Roman" w:hAnsi="Times New Roman"/>
          <w:noProof/>
          <w:sz w:val="24"/>
        </w:rPr>
        <w:tab/>
        <w:t xml:space="preserve">Hsiang SM, Burke M, Miguel E. Quantifying the Influence of Climate on Human Conflict. </w:t>
      </w:r>
      <w:r w:rsidRPr="006800AB">
        <w:rPr>
          <w:rFonts w:ascii="Times New Roman" w:eastAsia="Times New Roman" w:hAnsi="Times New Roman"/>
          <w:i/>
          <w:iCs/>
          <w:noProof/>
          <w:sz w:val="24"/>
        </w:rPr>
        <w:t>Science (80- )</w:t>
      </w:r>
      <w:r w:rsidRPr="006800AB">
        <w:rPr>
          <w:rFonts w:ascii="Times New Roman" w:eastAsia="Times New Roman" w:hAnsi="Times New Roman"/>
          <w:noProof/>
          <w:sz w:val="24"/>
        </w:rPr>
        <w:t xml:space="preserve"> 2013. DOI:10.1126/science.1235367.</w:t>
      </w:r>
    </w:p>
    <w:p w14:paraId="6323000D"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lastRenderedPageBreak/>
        <w:t>32</w:t>
      </w:r>
      <w:r w:rsidRPr="006800AB">
        <w:rPr>
          <w:rFonts w:ascii="Times New Roman" w:eastAsia="Times New Roman" w:hAnsi="Times New Roman"/>
          <w:noProof/>
          <w:sz w:val="24"/>
        </w:rPr>
        <w:tab/>
        <w:t xml:space="preserve">Hsiang SM, Meng KC, Cane MA. Civil conflicts are associated with the global climate. </w:t>
      </w:r>
      <w:r w:rsidRPr="006800AB">
        <w:rPr>
          <w:rFonts w:ascii="Times New Roman" w:eastAsia="Times New Roman" w:hAnsi="Times New Roman"/>
          <w:i/>
          <w:iCs/>
          <w:noProof/>
          <w:sz w:val="24"/>
        </w:rPr>
        <w:t>Nature</w:t>
      </w:r>
      <w:r w:rsidRPr="006800AB">
        <w:rPr>
          <w:rFonts w:ascii="Times New Roman" w:eastAsia="Times New Roman" w:hAnsi="Times New Roman"/>
          <w:noProof/>
          <w:sz w:val="24"/>
        </w:rPr>
        <w:t xml:space="preserve"> 2011. DOI:10.1038/nature10311.</w:t>
      </w:r>
    </w:p>
    <w:p w14:paraId="50C5D4F4"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33</w:t>
      </w:r>
      <w:r w:rsidRPr="006800AB">
        <w:rPr>
          <w:rFonts w:ascii="Times New Roman" w:eastAsia="Times New Roman" w:hAnsi="Times New Roman"/>
          <w:noProof/>
          <w:sz w:val="24"/>
        </w:rPr>
        <w:tab/>
        <w:t xml:space="preserve">O’Loughlin J, Witmer FDW, Linke AM, Laing A, Gettelman A, Dudhia J. Climate variability and conflict risk in East Africa, 1990-2009. </w:t>
      </w:r>
      <w:r w:rsidRPr="006800AB">
        <w:rPr>
          <w:rFonts w:ascii="Times New Roman" w:eastAsia="Times New Roman" w:hAnsi="Times New Roman"/>
          <w:i/>
          <w:iCs/>
          <w:noProof/>
          <w:sz w:val="24"/>
        </w:rPr>
        <w:t>Proc Natl Acad Sci</w:t>
      </w:r>
      <w:r w:rsidRPr="006800AB">
        <w:rPr>
          <w:rFonts w:ascii="Times New Roman" w:eastAsia="Times New Roman" w:hAnsi="Times New Roman"/>
          <w:noProof/>
          <w:sz w:val="24"/>
        </w:rPr>
        <w:t xml:space="preserve"> 2012. DOI:10.1073/pnas.1205130109.</w:t>
      </w:r>
    </w:p>
    <w:p w14:paraId="50877380"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34</w:t>
      </w:r>
      <w:r w:rsidRPr="006800AB">
        <w:rPr>
          <w:rFonts w:ascii="Times New Roman" w:eastAsia="Times New Roman" w:hAnsi="Times New Roman"/>
          <w:noProof/>
          <w:sz w:val="24"/>
        </w:rPr>
        <w:tab/>
        <w:t xml:space="preserve">N.D. S, M. C-L, E. S, J. A, J. A. Colder weather and fewer sunlight hours increase the weight of alcohol as a cause of cirrhosis worldwide. </w:t>
      </w:r>
      <w:r w:rsidRPr="006800AB">
        <w:rPr>
          <w:rFonts w:ascii="Times New Roman" w:eastAsia="Times New Roman" w:hAnsi="Times New Roman"/>
          <w:i/>
          <w:iCs/>
          <w:noProof/>
          <w:sz w:val="24"/>
        </w:rPr>
        <w:t>Gastroenterology</w:t>
      </w:r>
      <w:r w:rsidRPr="006800AB">
        <w:rPr>
          <w:rFonts w:ascii="Times New Roman" w:eastAsia="Times New Roman" w:hAnsi="Times New Roman"/>
          <w:noProof/>
          <w:sz w:val="24"/>
        </w:rPr>
        <w:t xml:space="preserve"> 2017.</w:t>
      </w:r>
    </w:p>
    <w:p w14:paraId="7766CDB0"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35</w:t>
      </w:r>
      <w:r w:rsidRPr="006800AB">
        <w:rPr>
          <w:rFonts w:ascii="Times New Roman" w:eastAsia="Times New Roman" w:hAnsi="Times New Roman"/>
          <w:noProof/>
          <w:sz w:val="24"/>
        </w:rPr>
        <w:tab/>
        <w:t xml:space="preserve">Datla S, Sahu P, Roh H-J, Sharma S. A Comprehensive Analysis of the Association of Highway Traffic with Winter Weather Conditions. </w:t>
      </w:r>
      <w:r w:rsidRPr="006800AB">
        <w:rPr>
          <w:rFonts w:ascii="Times New Roman" w:eastAsia="Times New Roman" w:hAnsi="Times New Roman"/>
          <w:i/>
          <w:iCs/>
          <w:noProof/>
          <w:sz w:val="24"/>
        </w:rPr>
        <w:t>Procedia - Soc Behav Sci</w:t>
      </w:r>
      <w:r w:rsidRPr="006800AB">
        <w:rPr>
          <w:rFonts w:ascii="Times New Roman" w:eastAsia="Times New Roman" w:hAnsi="Times New Roman"/>
          <w:noProof/>
          <w:sz w:val="24"/>
        </w:rPr>
        <w:t xml:space="preserve"> 2013. DOI:10.1016/j.sbspro.2013.11.143.</w:t>
      </w:r>
    </w:p>
    <w:p w14:paraId="3DEDD11F"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36</w:t>
      </w:r>
      <w:r w:rsidRPr="006800AB">
        <w:rPr>
          <w:rFonts w:ascii="Times New Roman" w:eastAsia="Times New Roman" w:hAnsi="Times New Roman"/>
          <w:noProof/>
          <w:sz w:val="24"/>
        </w:rPr>
        <w:tab/>
        <w:t xml:space="preserve">Roh H-J, Sahu PK, Sharma S, Datla S, Mehran B. Statistical Investigations of Snowfall and Temperature Interaction with Passenger Car and Truck Traffic on Primary Highways in Canada. </w:t>
      </w:r>
      <w:r w:rsidRPr="006800AB">
        <w:rPr>
          <w:rFonts w:ascii="Times New Roman" w:eastAsia="Times New Roman" w:hAnsi="Times New Roman"/>
          <w:i/>
          <w:iCs/>
          <w:noProof/>
          <w:sz w:val="24"/>
        </w:rPr>
        <w:t>J Cold Reg Eng</w:t>
      </w:r>
      <w:r w:rsidRPr="006800AB">
        <w:rPr>
          <w:rFonts w:ascii="Times New Roman" w:eastAsia="Times New Roman" w:hAnsi="Times New Roman"/>
          <w:noProof/>
          <w:sz w:val="24"/>
        </w:rPr>
        <w:t xml:space="preserve"> 2016. DOI:10.1061/(ASCE)CR.1943-5495.0000099.</w:t>
      </w:r>
    </w:p>
    <w:p w14:paraId="677C7996"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37</w:t>
      </w:r>
      <w:r w:rsidRPr="006800AB">
        <w:rPr>
          <w:rFonts w:ascii="Times New Roman" w:eastAsia="Times New Roman" w:hAnsi="Times New Roman"/>
          <w:noProof/>
          <w:sz w:val="24"/>
        </w:rPr>
        <w:tab/>
        <w:t xml:space="preserve">Roh H-J, Datla S, Sharma S. Effect of Snow, Temperature and Their Interaction on Highway Truck Traffic. </w:t>
      </w:r>
      <w:r w:rsidRPr="006800AB">
        <w:rPr>
          <w:rFonts w:ascii="Times New Roman" w:eastAsia="Times New Roman" w:hAnsi="Times New Roman"/>
          <w:i/>
          <w:iCs/>
          <w:noProof/>
          <w:sz w:val="24"/>
        </w:rPr>
        <w:t>J Transp Techn</w:t>
      </w:r>
      <w:r w:rsidRPr="006800AB">
        <w:rPr>
          <w:rFonts w:ascii="Times New Roman" w:eastAsia="Times New Roman" w:hAnsi="Times New Roman"/>
          <w:noProof/>
          <w:sz w:val="24"/>
        </w:rPr>
        <w:t xml:space="preserve"> 2013. DOI:10.4236/jtts.2013.31003.</w:t>
      </w:r>
    </w:p>
    <w:p w14:paraId="2D515BD7"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38</w:t>
      </w:r>
      <w:r w:rsidRPr="006800AB">
        <w:rPr>
          <w:rFonts w:ascii="Times New Roman" w:eastAsia="Times New Roman" w:hAnsi="Times New Roman"/>
          <w:noProof/>
          <w:sz w:val="24"/>
        </w:rPr>
        <w:tab/>
        <w:t xml:space="preserve">Roh HJ, Sharma S, Sahu PK. Modeling snow and cold effects for classified highway traffic volumes. </w:t>
      </w:r>
      <w:r w:rsidRPr="006800AB">
        <w:rPr>
          <w:rFonts w:ascii="Times New Roman" w:eastAsia="Times New Roman" w:hAnsi="Times New Roman"/>
          <w:i/>
          <w:iCs/>
          <w:noProof/>
          <w:sz w:val="24"/>
        </w:rPr>
        <w:t>KSCE J Civ Eng</w:t>
      </w:r>
      <w:r w:rsidRPr="006800AB">
        <w:rPr>
          <w:rFonts w:ascii="Times New Roman" w:eastAsia="Times New Roman" w:hAnsi="Times New Roman"/>
          <w:noProof/>
          <w:sz w:val="24"/>
        </w:rPr>
        <w:t xml:space="preserve"> 2016. DOI:10.1007/s12205-015-0236-0.</w:t>
      </w:r>
    </w:p>
    <w:p w14:paraId="253D139C"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39</w:t>
      </w:r>
      <w:r w:rsidRPr="006800AB">
        <w:rPr>
          <w:rFonts w:ascii="Times New Roman" w:eastAsia="Times New Roman" w:hAnsi="Times New Roman"/>
          <w:noProof/>
          <w:sz w:val="24"/>
        </w:rPr>
        <w:tab/>
        <w:t xml:space="preserve">Daanen HAM, Van De Vliert E, Huang X. Driving performance in cold, warm, and thermoneutral environments. </w:t>
      </w:r>
      <w:r w:rsidRPr="006800AB">
        <w:rPr>
          <w:rFonts w:ascii="Times New Roman" w:eastAsia="Times New Roman" w:hAnsi="Times New Roman"/>
          <w:i/>
          <w:iCs/>
          <w:noProof/>
          <w:sz w:val="24"/>
        </w:rPr>
        <w:t>Appl Ergon</w:t>
      </w:r>
      <w:r w:rsidRPr="006800AB">
        <w:rPr>
          <w:rFonts w:ascii="Times New Roman" w:eastAsia="Times New Roman" w:hAnsi="Times New Roman"/>
          <w:noProof/>
          <w:sz w:val="24"/>
        </w:rPr>
        <w:t xml:space="preserve"> 2003. DOI:10.1016/S0003-6870(03)00055-3.</w:t>
      </w:r>
    </w:p>
    <w:p w14:paraId="33260C9B"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40</w:t>
      </w:r>
      <w:r w:rsidRPr="006800AB">
        <w:rPr>
          <w:rFonts w:ascii="Times New Roman" w:eastAsia="Times New Roman" w:hAnsi="Times New Roman"/>
          <w:noProof/>
          <w:sz w:val="24"/>
        </w:rPr>
        <w:tab/>
        <w:t xml:space="preserve">Zlatoper TJ. Determinants of motor vehicle deaths in the united states: A cross-sectional analysis. </w:t>
      </w:r>
      <w:r w:rsidRPr="006800AB">
        <w:rPr>
          <w:rFonts w:ascii="Times New Roman" w:eastAsia="Times New Roman" w:hAnsi="Times New Roman"/>
          <w:i/>
          <w:iCs/>
          <w:noProof/>
          <w:sz w:val="24"/>
        </w:rPr>
        <w:t>Accid Anal Prev</w:t>
      </w:r>
      <w:r w:rsidRPr="006800AB">
        <w:rPr>
          <w:rFonts w:ascii="Times New Roman" w:eastAsia="Times New Roman" w:hAnsi="Times New Roman"/>
          <w:noProof/>
          <w:sz w:val="24"/>
        </w:rPr>
        <w:t xml:space="preserve"> 1991. DOI:10.1016/0001-4575(91)90062-A.</w:t>
      </w:r>
    </w:p>
    <w:p w14:paraId="55BE7458"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41</w:t>
      </w:r>
      <w:r w:rsidRPr="006800AB">
        <w:rPr>
          <w:rFonts w:ascii="Times New Roman" w:eastAsia="Times New Roman" w:hAnsi="Times New Roman"/>
          <w:noProof/>
          <w:sz w:val="24"/>
        </w:rPr>
        <w:tab/>
        <w:t>Mackie RR, Hanlon JF. O. A Study of the Combined Effects of Extented Driving and Heat Stress on Driver Arousal and Performance. In: Symposium on relationships among theory, physiological correlates, and operational performance. 1976. DOI:10.1007/978-1-4684-2529-1_25.</w:t>
      </w:r>
    </w:p>
    <w:p w14:paraId="06822C3D"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42</w:t>
      </w:r>
      <w:r w:rsidRPr="006800AB">
        <w:rPr>
          <w:rFonts w:ascii="Times New Roman" w:eastAsia="Times New Roman" w:hAnsi="Times New Roman"/>
          <w:noProof/>
          <w:sz w:val="24"/>
        </w:rPr>
        <w:tab/>
        <w:t xml:space="preserve">Wyon DP, Wyon I, Norin F. Effects of moderate heat stress on driver vigilance in a moving vehicle. </w:t>
      </w:r>
      <w:r w:rsidRPr="006800AB">
        <w:rPr>
          <w:rFonts w:ascii="Times New Roman" w:eastAsia="Times New Roman" w:hAnsi="Times New Roman"/>
          <w:i/>
          <w:iCs/>
          <w:noProof/>
          <w:sz w:val="24"/>
        </w:rPr>
        <w:t>Ergonomics</w:t>
      </w:r>
      <w:r w:rsidRPr="006800AB">
        <w:rPr>
          <w:rFonts w:ascii="Times New Roman" w:eastAsia="Times New Roman" w:hAnsi="Times New Roman"/>
          <w:noProof/>
          <w:sz w:val="24"/>
        </w:rPr>
        <w:t xml:space="preserve"> 1996. DOI:10.1080/00140139608964434.</w:t>
      </w:r>
    </w:p>
    <w:p w14:paraId="4AE7D296"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43</w:t>
      </w:r>
      <w:r w:rsidRPr="006800AB">
        <w:rPr>
          <w:rFonts w:ascii="Times New Roman" w:eastAsia="Times New Roman" w:hAnsi="Times New Roman"/>
          <w:noProof/>
          <w:sz w:val="24"/>
        </w:rPr>
        <w:tab/>
        <w:t xml:space="preserve">Voas RB, Torres P, Romano E, Lacey JH. Alcohol-Related Risk of Driver Fatalities: An Update Using 2007 Data. </w:t>
      </w:r>
      <w:r w:rsidRPr="006800AB">
        <w:rPr>
          <w:rFonts w:ascii="Times New Roman" w:eastAsia="Times New Roman" w:hAnsi="Times New Roman"/>
          <w:i/>
          <w:iCs/>
          <w:noProof/>
          <w:sz w:val="24"/>
        </w:rPr>
        <w:t>J Stud Alcohol Drugs</w:t>
      </w:r>
      <w:r w:rsidRPr="006800AB">
        <w:rPr>
          <w:rFonts w:ascii="Times New Roman" w:eastAsia="Times New Roman" w:hAnsi="Times New Roman"/>
          <w:noProof/>
          <w:sz w:val="24"/>
        </w:rPr>
        <w:t xml:space="preserve"> 2012. DOI:10.15288/jsad.2012.73.341.</w:t>
      </w:r>
    </w:p>
    <w:p w14:paraId="3A86A7B3"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44</w:t>
      </w:r>
      <w:r w:rsidRPr="006800AB">
        <w:rPr>
          <w:rFonts w:ascii="Times New Roman" w:eastAsia="Times New Roman" w:hAnsi="Times New Roman"/>
          <w:noProof/>
          <w:sz w:val="24"/>
        </w:rPr>
        <w:tab/>
        <w:t>Ambrose AF, Paul G, Hausdorff JM. Risk factors for falls among older adults: A review of the literature. Maturitas. 2013. DOI:10.1016/j.maturitas.2013.02.009.</w:t>
      </w:r>
    </w:p>
    <w:p w14:paraId="5ADC4462"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45</w:t>
      </w:r>
      <w:r w:rsidRPr="006800AB">
        <w:rPr>
          <w:rFonts w:ascii="Times New Roman" w:eastAsia="Times New Roman" w:hAnsi="Times New Roman"/>
          <w:noProof/>
          <w:sz w:val="24"/>
        </w:rPr>
        <w:tab/>
        <w:t xml:space="preserve">Kelsey JL, Berry SD, Procter-Gray E, </w:t>
      </w:r>
      <w:r w:rsidRPr="006800AB">
        <w:rPr>
          <w:rFonts w:ascii="Times New Roman" w:eastAsia="Times New Roman" w:hAnsi="Times New Roman"/>
          <w:i/>
          <w:iCs/>
          <w:noProof/>
          <w:sz w:val="24"/>
        </w:rPr>
        <w:t>et al.</w:t>
      </w:r>
      <w:r w:rsidRPr="006800AB">
        <w:rPr>
          <w:rFonts w:ascii="Times New Roman" w:eastAsia="Times New Roman" w:hAnsi="Times New Roman"/>
          <w:noProof/>
          <w:sz w:val="24"/>
        </w:rPr>
        <w:t xml:space="preserve"> Indoor and outdoor falls in older adults are different: The maintenance of balance, independent living, intellect, and zest in the elderly of boston study. </w:t>
      </w:r>
      <w:r w:rsidRPr="006800AB">
        <w:rPr>
          <w:rFonts w:ascii="Times New Roman" w:eastAsia="Times New Roman" w:hAnsi="Times New Roman"/>
          <w:i/>
          <w:iCs/>
          <w:noProof/>
          <w:sz w:val="24"/>
        </w:rPr>
        <w:t>J Am Geriatr Soc</w:t>
      </w:r>
      <w:r w:rsidRPr="006800AB">
        <w:rPr>
          <w:rFonts w:ascii="Times New Roman" w:eastAsia="Times New Roman" w:hAnsi="Times New Roman"/>
          <w:noProof/>
          <w:sz w:val="24"/>
        </w:rPr>
        <w:t xml:space="preserve"> 2010. DOI:10.1111/j.1532-5415.2010.03062.x.</w:t>
      </w:r>
    </w:p>
    <w:p w14:paraId="4F3852F2"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46</w:t>
      </w:r>
      <w:r w:rsidRPr="006800AB">
        <w:rPr>
          <w:rFonts w:ascii="Times New Roman" w:eastAsia="Times New Roman" w:hAnsi="Times New Roman"/>
          <w:noProof/>
          <w:sz w:val="24"/>
        </w:rPr>
        <w:tab/>
        <w:t xml:space="preserve">Xu J. Unintentional drowning deaths in the United States, 1999-2010. </w:t>
      </w:r>
      <w:r w:rsidRPr="006800AB">
        <w:rPr>
          <w:rFonts w:ascii="Times New Roman" w:eastAsia="Times New Roman" w:hAnsi="Times New Roman"/>
          <w:i/>
          <w:iCs/>
          <w:noProof/>
          <w:sz w:val="24"/>
        </w:rPr>
        <w:t>NCHS Data Brief</w:t>
      </w:r>
      <w:r w:rsidRPr="006800AB">
        <w:rPr>
          <w:rFonts w:ascii="Times New Roman" w:eastAsia="Times New Roman" w:hAnsi="Times New Roman"/>
          <w:noProof/>
          <w:sz w:val="24"/>
        </w:rPr>
        <w:t xml:space="preserve"> 2014.</w:t>
      </w:r>
    </w:p>
    <w:p w14:paraId="3ED2E49B"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lastRenderedPageBreak/>
        <w:t>47</w:t>
      </w:r>
      <w:r w:rsidRPr="006800AB">
        <w:rPr>
          <w:rFonts w:ascii="Times New Roman" w:eastAsia="Times New Roman" w:hAnsi="Times New Roman"/>
          <w:noProof/>
          <w:sz w:val="24"/>
        </w:rPr>
        <w:tab/>
        <w:t xml:space="preserve">Glaeser EL, Sacerdote B, Scheinkman JA. Crime and Social Interactions. </w:t>
      </w:r>
      <w:r w:rsidRPr="006800AB">
        <w:rPr>
          <w:rFonts w:ascii="Times New Roman" w:eastAsia="Times New Roman" w:hAnsi="Times New Roman"/>
          <w:i/>
          <w:iCs/>
          <w:noProof/>
          <w:sz w:val="24"/>
        </w:rPr>
        <w:t>Q J Econ</w:t>
      </w:r>
      <w:r w:rsidRPr="006800AB">
        <w:rPr>
          <w:rFonts w:ascii="Times New Roman" w:eastAsia="Times New Roman" w:hAnsi="Times New Roman"/>
          <w:noProof/>
          <w:sz w:val="24"/>
        </w:rPr>
        <w:t xml:space="preserve"> 1996. DOI:10.2307/2946686.</w:t>
      </w:r>
    </w:p>
    <w:p w14:paraId="3B98EE38"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48</w:t>
      </w:r>
      <w:r w:rsidRPr="006800AB">
        <w:rPr>
          <w:rFonts w:ascii="Times New Roman" w:eastAsia="Times New Roman" w:hAnsi="Times New Roman"/>
          <w:noProof/>
          <w:sz w:val="24"/>
        </w:rPr>
        <w:tab/>
        <w:t xml:space="preserve">Rotton J, Cohn EG. Global warming and U.S. crime rates: An application of routine activity theory. </w:t>
      </w:r>
      <w:r w:rsidRPr="006800AB">
        <w:rPr>
          <w:rFonts w:ascii="Times New Roman" w:eastAsia="Times New Roman" w:hAnsi="Times New Roman"/>
          <w:i/>
          <w:iCs/>
          <w:noProof/>
          <w:sz w:val="24"/>
        </w:rPr>
        <w:t>Environ Behav</w:t>
      </w:r>
      <w:r w:rsidRPr="006800AB">
        <w:rPr>
          <w:rFonts w:ascii="Times New Roman" w:eastAsia="Times New Roman" w:hAnsi="Times New Roman"/>
          <w:noProof/>
          <w:sz w:val="24"/>
        </w:rPr>
        <w:t xml:space="preserve"> 2003. DOI:10.1177/0013916503255565.</w:t>
      </w:r>
    </w:p>
    <w:p w14:paraId="74F7A100"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49</w:t>
      </w:r>
      <w:r w:rsidRPr="006800AB">
        <w:rPr>
          <w:rFonts w:ascii="Times New Roman" w:eastAsia="Times New Roman" w:hAnsi="Times New Roman"/>
          <w:noProof/>
          <w:sz w:val="24"/>
        </w:rPr>
        <w:tab/>
        <w:t>Becker GS. Crime and Punishment: An Economic Approach. In: Economic Analysis of the Law: Selected Readings. 2007. DOI:10.1002/9780470752135.ch25.</w:t>
      </w:r>
    </w:p>
    <w:p w14:paraId="5AE861DA"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50</w:t>
      </w:r>
      <w:r w:rsidRPr="006800AB">
        <w:rPr>
          <w:rFonts w:ascii="Times New Roman" w:eastAsia="Times New Roman" w:hAnsi="Times New Roman"/>
          <w:noProof/>
          <w:sz w:val="24"/>
        </w:rPr>
        <w:tab/>
        <w:t>Jacob B, Lefgren LJ, Moretti E. The Dynamics of Criminal Behavior: Evidence from Weather Shocks. 2005 DOI:10.2139/ssrn.647644.</w:t>
      </w:r>
    </w:p>
    <w:p w14:paraId="1FFED4EB"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51</w:t>
      </w:r>
      <w:r w:rsidRPr="006800AB">
        <w:rPr>
          <w:rFonts w:ascii="Times New Roman" w:eastAsia="Times New Roman" w:hAnsi="Times New Roman"/>
          <w:noProof/>
          <w:sz w:val="24"/>
        </w:rPr>
        <w:tab/>
        <w:t>Anderson CA. Temperature and Aggression: Ubiquitous Effects of Heat on Occurrence of Human Violence. Psychol. Bull. 1989. DOI:10.1037/0033-2909.106.1.74.</w:t>
      </w:r>
    </w:p>
    <w:p w14:paraId="0E3B045B"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52</w:t>
      </w:r>
      <w:r w:rsidRPr="006800AB">
        <w:rPr>
          <w:rFonts w:ascii="Times New Roman" w:eastAsia="Times New Roman" w:hAnsi="Times New Roman"/>
          <w:noProof/>
          <w:sz w:val="24"/>
        </w:rPr>
        <w:tab/>
        <w:t xml:space="preserve">Baron RA, Bell PA. Aggression and heat: The influence of ambient temperature, negative affect, and a cooling drink on physical aggression. </w:t>
      </w:r>
      <w:r w:rsidRPr="006800AB">
        <w:rPr>
          <w:rFonts w:ascii="Times New Roman" w:eastAsia="Times New Roman" w:hAnsi="Times New Roman"/>
          <w:i/>
          <w:iCs/>
          <w:noProof/>
          <w:sz w:val="24"/>
        </w:rPr>
        <w:t>J Pers Soc Psychol</w:t>
      </w:r>
      <w:r w:rsidRPr="006800AB">
        <w:rPr>
          <w:rFonts w:ascii="Times New Roman" w:eastAsia="Times New Roman" w:hAnsi="Times New Roman"/>
          <w:noProof/>
          <w:sz w:val="24"/>
        </w:rPr>
        <w:t xml:space="preserve"> 1976. DOI:10.1037/0022-3514.33.3.245.</w:t>
      </w:r>
    </w:p>
    <w:p w14:paraId="0922C764" w14:textId="77777777" w:rsidR="006800AB" w:rsidRPr="006800AB" w:rsidRDefault="006800AB" w:rsidP="006800AB">
      <w:pPr>
        <w:widowControl w:val="0"/>
        <w:autoSpaceDE w:val="0"/>
        <w:autoSpaceDN w:val="0"/>
        <w:adjustRightInd w:val="0"/>
        <w:spacing w:line="240" w:lineRule="auto"/>
        <w:ind w:left="640" w:hanging="640"/>
        <w:rPr>
          <w:rFonts w:ascii="Times New Roman" w:hAnsi="Times New Roman"/>
          <w:noProof/>
          <w:sz w:val="24"/>
        </w:rPr>
      </w:pPr>
      <w:r w:rsidRPr="006800AB">
        <w:rPr>
          <w:rFonts w:ascii="Times New Roman" w:eastAsia="Times New Roman" w:hAnsi="Times New Roman"/>
          <w:noProof/>
          <w:sz w:val="24"/>
        </w:rPr>
        <w:t>53</w:t>
      </w:r>
      <w:r w:rsidRPr="006800AB">
        <w:rPr>
          <w:rFonts w:ascii="Times New Roman" w:eastAsia="Times New Roman" w:hAnsi="Times New Roman"/>
          <w:noProof/>
          <w:sz w:val="24"/>
        </w:rPr>
        <w:tab/>
        <w:t xml:space="preserve">Maystadt JF, Ecker O. Extreme weather and civil war: Does drought fuel conflict in Somalia through livestock price shocks? </w:t>
      </w:r>
      <w:r w:rsidRPr="006800AB">
        <w:rPr>
          <w:rFonts w:ascii="Times New Roman" w:eastAsia="Times New Roman" w:hAnsi="Times New Roman"/>
          <w:i/>
          <w:iCs/>
          <w:noProof/>
          <w:sz w:val="24"/>
        </w:rPr>
        <w:t>Am J Agric Econ</w:t>
      </w:r>
      <w:r w:rsidRPr="006800AB">
        <w:rPr>
          <w:rFonts w:ascii="Times New Roman" w:eastAsia="Times New Roman" w:hAnsi="Times New Roman"/>
          <w:noProof/>
          <w:sz w:val="24"/>
        </w:rPr>
        <w:t xml:space="preserve"> 2014. DOI:10.1093/ajae/aau010.</w:t>
      </w:r>
    </w:p>
    <w:p w14:paraId="14D0E6E5" w14:textId="04F07AF0" w:rsidR="009011C5" w:rsidRPr="00636C9B" w:rsidRDefault="00A55581" w:rsidP="006800AB">
      <w:pPr>
        <w:widowControl w:val="0"/>
        <w:autoSpaceDE w:val="0"/>
        <w:autoSpaceDN w:val="0"/>
        <w:adjustRightInd w:val="0"/>
        <w:spacing w:line="240" w:lineRule="auto"/>
        <w:ind w:left="640" w:hanging="640"/>
        <w:rPr>
          <w:rFonts w:ascii="Times New Roman" w:hAnsi="Times New Roman"/>
          <w:b/>
          <w:sz w:val="24"/>
          <w:szCs w:val="24"/>
        </w:rPr>
      </w:pPr>
      <w:r w:rsidRPr="00636C9B">
        <w:rPr>
          <w:rFonts w:ascii="Times New Roman" w:hAnsi="Times New Roman"/>
          <w:b/>
          <w:sz w:val="24"/>
          <w:szCs w:val="24"/>
        </w:rPr>
        <w:fldChar w:fldCharType="end"/>
      </w:r>
      <w:r w:rsidR="009011C5" w:rsidRPr="00636C9B">
        <w:rPr>
          <w:rFonts w:ascii="Times New Roman" w:hAnsi="Times New Roman"/>
          <w:b/>
          <w:color w:val="000000" w:themeColor="text1"/>
          <w:sz w:val="24"/>
          <w:szCs w:val="24"/>
        </w:rPr>
        <w:br w:type="page"/>
      </w:r>
    </w:p>
    <w:p w14:paraId="248FEF28" w14:textId="45C69674" w:rsidR="008A218F" w:rsidRDefault="003007A1" w:rsidP="00043D68">
      <w:pPr>
        <w:spacing w:after="0"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Figure 1</w:t>
      </w:r>
      <w:r w:rsidR="002A5534" w:rsidRPr="00636C9B">
        <w:rPr>
          <w:rFonts w:ascii="Times New Roman" w:hAnsi="Times New Roman"/>
          <w:b/>
          <w:color w:val="000000" w:themeColor="text1"/>
          <w:sz w:val="24"/>
          <w:szCs w:val="24"/>
        </w:rPr>
        <w:t xml:space="preserve">. </w:t>
      </w:r>
      <w:r w:rsidR="00AA16D4" w:rsidRPr="00171799">
        <w:rPr>
          <w:rFonts w:ascii="Times New Roman" w:hAnsi="Times New Roman"/>
          <w:color w:val="000000" w:themeColor="text1"/>
          <w:sz w:val="24"/>
          <w:szCs w:val="24"/>
        </w:rPr>
        <w:t xml:space="preserve">Graphic </w:t>
      </w:r>
      <w:r w:rsidR="008A218F">
        <w:rPr>
          <w:rFonts w:ascii="Times New Roman" w:hAnsi="Times New Roman"/>
          <w:color w:val="000000" w:themeColor="text1"/>
          <w:sz w:val="24"/>
          <w:szCs w:val="24"/>
        </w:rPr>
        <w:t xml:space="preserve">representation </w:t>
      </w:r>
      <w:r w:rsidR="00AA16D4" w:rsidRPr="00171799">
        <w:rPr>
          <w:rFonts w:ascii="Times New Roman" w:hAnsi="Times New Roman"/>
          <w:color w:val="000000" w:themeColor="text1"/>
          <w:sz w:val="24"/>
          <w:szCs w:val="24"/>
        </w:rPr>
        <w:t>of</w:t>
      </w:r>
      <w:del w:id="65" w:author="Tamura-Wicks, Helen M" w:date="2018-11-29T18:33:00Z">
        <w:r w:rsidR="00AA16D4" w:rsidDel="00BE6574">
          <w:rPr>
            <w:rFonts w:ascii="Times New Roman" w:hAnsi="Times New Roman"/>
            <w:b/>
            <w:color w:val="000000" w:themeColor="text1"/>
            <w:sz w:val="24"/>
            <w:szCs w:val="24"/>
          </w:rPr>
          <w:delText xml:space="preserve"> </w:delText>
        </w:r>
      </w:del>
      <w:r w:rsidR="00AA16D4">
        <w:rPr>
          <w:rFonts w:ascii="Times New Roman" w:hAnsi="Times New Roman"/>
          <w:color w:val="000000" w:themeColor="text1"/>
          <w:sz w:val="24"/>
          <w:szCs w:val="24"/>
        </w:rPr>
        <w:t xml:space="preserve"> </w:t>
      </w:r>
      <w:r w:rsidR="008A218F">
        <w:rPr>
          <w:rFonts w:ascii="Times New Roman" w:hAnsi="Times New Roman"/>
          <w:color w:val="000000" w:themeColor="text1"/>
          <w:sz w:val="24"/>
          <w:szCs w:val="24"/>
        </w:rPr>
        <w:t xml:space="preserve">temperature </w:t>
      </w:r>
      <w:r w:rsidR="00AA16D4">
        <w:rPr>
          <w:rFonts w:ascii="Times New Roman" w:hAnsi="Times New Roman"/>
          <w:color w:val="000000" w:themeColor="text1"/>
          <w:sz w:val="24"/>
          <w:szCs w:val="24"/>
        </w:rPr>
        <w:t>anomalies</w:t>
      </w:r>
      <w:r w:rsidR="008A218F">
        <w:rPr>
          <w:rFonts w:ascii="Times New Roman" w:hAnsi="Times New Roman"/>
          <w:color w:val="000000" w:themeColor="text1"/>
          <w:sz w:val="24"/>
          <w:szCs w:val="24"/>
        </w:rPr>
        <w:t>. The graph shows how monthly temperatures</w:t>
      </w:r>
      <w:r w:rsidR="008A218F" w:rsidRPr="00636C9B">
        <w:rPr>
          <w:rFonts w:ascii="Times New Roman" w:hAnsi="Times New Roman"/>
          <w:color w:val="000000" w:themeColor="text1"/>
          <w:sz w:val="24"/>
          <w:szCs w:val="24"/>
        </w:rPr>
        <w:t xml:space="preserve"> </w:t>
      </w:r>
      <w:r w:rsidR="008A218F">
        <w:rPr>
          <w:rFonts w:ascii="Times New Roman" w:hAnsi="Times New Roman"/>
          <w:color w:val="000000" w:themeColor="text1"/>
          <w:sz w:val="24"/>
          <w:szCs w:val="24"/>
        </w:rPr>
        <w:t>in two example</w:t>
      </w:r>
      <w:del w:id="66" w:author="Tamura-Wicks, Helen M" w:date="2018-11-29T18:33:00Z">
        <w:r w:rsidR="008A218F" w:rsidDel="00BE6574">
          <w:rPr>
            <w:rFonts w:ascii="Times New Roman" w:hAnsi="Times New Roman"/>
            <w:color w:val="000000" w:themeColor="text1"/>
            <w:sz w:val="24"/>
            <w:szCs w:val="24"/>
          </w:rPr>
          <w:delText>s</w:delText>
        </w:r>
      </w:del>
      <w:r w:rsidR="008A218F">
        <w:rPr>
          <w:rFonts w:ascii="Times New Roman" w:hAnsi="Times New Roman"/>
          <w:color w:val="000000" w:themeColor="text1"/>
          <w:sz w:val="24"/>
          <w:szCs w:val="24"/>
        </w:rPr>
        <w:t xml:space="preserve"> states (</w:t>
      </w:r>
      <w:r w:rsidR="00DD0012">
        <w:rPr>
          <w:rFonts w:ascii="Times New Roman" w:hAnsi="Times New Roman"/>
          <w:color w:val="000000" w:themeColor="text1"/>
          <w:sz w:val="24"/>
          <w:szCs w:val="24"/>
        </w:rPr>
        <w:t>Florida</w:t>
      </w:r>
      <w:r w:rsidR="008A218F">
        <w:rPr>
          <w:rFonts w:ascii="Times New Roman" w:hAnsi="Times New Roman"/>
          <w:color w:val="000000" w:themeColor="text1"/>
          <w:sz w:val="24"/>
          <w:szCs w:val="24"/>
        </w:rPr>
        <w:t xml:space="preserve"> and </w:t>
      </w:r>
      <w:r w:rsidR="00DD0012">
        <w:rPr>
          <w:rFonts w:ascii="Times New Roman" w:hAnsi="Times New Roman"/>
          <w:color w:val="000000" w:themeColor="text1"/>
          <w:sz w:val="24"/>
          <w:szCs w:val="24"/>
        </w:rPr>
        <w:t>Washington</w:t>
      </w:r>
      <w:r w:rsidR="008A218F">
        <w:rPr>
          <w:rFonts w:ascii="Times New Roman" w:hAnsi="Times New Roman"/>
          <w:color w:val="000000" w:themeColor="text1"/>
          <w:sz w:val="24"/>
          <w:szCs w:val="24"/>
        </w:rPr>
        <w:t>)</w:t>
      </w:r>
      <w:r w:rsidR="009972A7">
        <w:rPr>
          <w:rFonts w:ascii="Times New Roman" w:hAnsi="Times New Roman"/>
          <w:color w:val="000000" w:themeColor="text1"/>
          <w:sz w:val="24"/>
          <w:szCs w:val="24"/>
        </w:rPr>
        <w:t xml:space="preserve"> </w:t>
      </w:r>
      <w:r w:rsidR="00043D68">
        <w:rPr>
          <w:rFonts w:ascii="Times New Roman" w:hAnsi="Times New Roman"/>
          <w:color w:val="000000" w:themeColor="text1"/>
          <w:sz w:val="24"/>
          <w:szCs w:val="24"/>
        </w:rPr>
        <w:t>(left panel)</w:t>
      </w:r>
      <w:r w:rsidR="008A218F">
        <w:rPr>
          <w:rFonts w:ascii="Times New Roman" w:hAnsi="Times New Roman"/>
          <w:color w:val="000000" w:themeColor="text1"/>
          <w:sz w:val="24"/>
          <w:szCs w:val="24"/>
        </w:rPr>
        <w:t xml:space="preserve"> for the entire period</w:t>
      </w:r>
      <w:r w:rsidR="009972A7">
        <w:rPr>
          <w:rFonts w:ascii="Times New Roman" w:hAnsi="Times New Roman"/>
          <w:color w:val="000000" w:themeColor="text1"/>
          <w:sz w:val="24"/>
          <w:szCs w:val="24"/>
        </w:rPr>
        <w:t xml:space="preserve"> </w:t>
      </w:r>
      <w:r w:rsidR="00AA16D4">
        <w:rPr>
          <w:rFonts w:ascii="Times New Roman" w:hAnsi="Times New Roman"/>
          <w:color w:val="000000" w:themeColor="text1"/>
          <w:sz w:val="24"/>
          <w:szCs w:val="24"/>
        </w:rPr>
        <w:t xml:space="preserve">1980-2009 </w:t>
      </w:r>
      <w:r w:rsidR="008A218F">
        <w:rPr>
          <w:rFonts w:ascii="Times New Roman" w:hAnsi="Times New Roman"/>
          <w:color w:val="000000" w:themeColor="text1"/>
          <w:sz w:val="24"/>
          <w:szCs w:val="24"/>
        </w:rPr>
        <w:t>are used to calculate</w:t>
      </w:r>
      <w:r w:rsidR="00AA16D4">
        <w:rPr>
          <w:rFonts w:ascii="Times New Roman" w:hAnsi="Times New Roman"/>
          <w:color w:val="000000" w:themeColor="text1"/>
          <w:sz w:val="24"/>
          <w:szCs w:val="24"/>
        </w:rPr>
        <w:t xml:space="preserve"> July 1980-2016 temperature</w:t>
      </w:r>
      <w:r w:rsidR="003C3DF4">
        <w:rPr>
          <w:rFonts w:ascii="Times New Roman" w:hAnsi="Times New Roman"/>
          <w:color w:val="000000" w:themeColor="text1"/>
          <w:sz w:val="24"/>
          <w:szCs w:val="24"/>
        </w:rPr>
        <w:t xml:space="preserve"> anomalies</w:t>
      </w:r>
      <w:r w:rsidR="00AA16D4">
        <w:rPr>
          <w:rFonts w:ascii="Times New Roman" w:hAnsi="Times New Roman"/>
          <w:color w:val="000000" w:themeColor="text1"/>
          <w:sz w:val="24"/>
          <w:szCs w:val="24"/>
        </w:rPr>
        <w:t xml:space="preserve"> for Florida (red) and Washington (blue).</w:t>
      </w:r>
      <w:r w:rsidR="002A5534" w:rsidRPr="00636C9B">
        <w:rPr>
          <w:rFonts w:ascii="Times New Roman" w:hAnsi="Times New Roman"/>
          <w:color w:val="000000" w:themeColor="text1"/>
          <w:sz w:val="24"/>
          <w:szCs w:val="24"/>
        </w:rPr>
        <w:t xml:space="preserve"> (two right panels)</w:t>
      </w:r>
      <w:r w:rsidR="00043D68">
        <w:rPr>
          <w:rFonts w:ascii="Times New Roman" w:hAnsi="Times New Roman"/>
          <w:color w:val="000000" w:themeColor="text1"/>
          <w:sz w:val="24"/>
          <w:szCs w:val="24"/>
        </w:rPr>
        <w:t>. A</w:t>
      </w:r>
      <w:r w:rsidR="008A218F">
        <w:rPr>
          <w:rFonts w:ascii="Times New Roman" w:hAnsi="Times New Roman"/>
          <w:color w:val="000000" w:themeColor="text1"/>
          <w:sz w:val="24"/>
          <w:szCs w:val="24"/>
        </w:rPr>
        <w:t xml:space="preserve">s seen, </w:t>
      </w:r>
      <w:r w:rsidR="00DD0012">
        <w:rPr>
          <w:rFonts w:ascii="Times New Roman" w:hAnsi="Times New Roman"/>
          <w:color w:val="000000" w:themeColor="text1"/>
          <w:sz w:val="24"/>
          <w:szCs w:val="24"/>
        </w:rPr>
        <w:t xml:space="preserve">a warmer state like </w:t>
      </w:r>
      <w:r w:rsidR="00043D68">
        <w:rPr>
          <w:rFonts w:ascii="Times New Roman" w:hAnsi="Times New Roman"/>
          <w:color w:val="000000" w:themeColor="text1"/>
          <w:sz w:val="24"/>
          <w:szCs w:val="24"/>
        </w:rPr>
        <w:t>Florida can have less inter-year variation in a particular month</w:t>
      </w:r>
      <w:r w:rsidR="00ED3577">
        <w:rPr>
          <w:rFonts w:ascii="Times New Roman" w:hAnsi="Times New Roman"/>
          <w:color w:val="000000" w:themeColor="text1"/>
          <w:sz w:val="24"/>
          <w:szCs w:val="24"/>
        </w:rPr>
        <w:t xml:space="preserve"> (here, July)</w:t>
      </w:r>
      <w:r w:rsidR="00043D68">
        <w:rPr>
          <w:rFonts w:ascii="Times New Roman" w:hAnsi="Times New Roman"/>
          <w:color w:val="000000" w:themeColor="text1"/>
          <w:sz w:val="24"/>
          <w:szCs w:val="24"/>
        </w:rPr>
        <w:t xml:space="preserve"> compared with a cooler state like Washington.</w:t>
      </w:r>
    </w:p>
    <w:p w14:paraId="5FC4D8EB" w14:textId="5304E898" w:rsidR="002A5534" w:rsidRPr="00636C9B" w:rsidRDefault="002A5534" w:rsidP="005D73D0">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br w:type="page"/>
      </w:r>
    </w:p>
    <w:p w14:paraId="111CEFCE" w14:textId="182BD132" w:rsidR="00016713" w:rsidRPr="00636C9B" w:rsidRDefault="005B03DF" w:rsidP="00D76DF7">
      <w:pPr>
        <w:spacing w:after="0"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Figure </w:t>
      </w:r>
      <w:r w:rsidR="002A5534" w:rsidRPr="00636C9B">
        <w:rPr>
          <w:rFonts w:ascii="Times New Roman" w:hAnsi="Times New Roman"/>
          <w:b/>
          <w:color w:val="000000" w:themeColor="text1"/>
          <w:sz w:val="24"/>
          <w:szCs w:val="24"/>
        </w:rPr>
        <w:t>2</w:t>
      </w:r>
      <w:r w:rsidR="0019142A" w:rsidRPr="00636C9B">
        <w:rPr>
          <w:rFonts w:ascii="Times New Roman" w:hAnsi="Times New Roman"/>
          <w:b/>
          <w:color w:val="000000" w:themeColor="text1"/>
          <w:sz w:val="24"/>
          <w:szCs w:val="24"/>
        </w:rPr>
        <w:t>.</w:t>
      </w:r>
      <w:r w:rsidR="001B246F" w:rsidRPr="00636C9B">
        <w:rPr>
          <w:rFonts w:ascii="Times New Roman" w:hAnsi="Times New Roman"/>
          <w:b/>
          <w:color w:val="000000" w:themeColor="text1"/>
          <w:sz w:val="24"/>
          <w:szCs w:val="24"/>
        </w:rPr>
        <w:t xml:space="preserve"> </w:t>
      </w:r>
      <w:r w:rsidR="006C049E" w:rsidRPr="00636C9B">
        <w:rPr>
          <w:rFonts w:ascii="Times New Roman" w:hAnsi="Times New Roman"/>
          <w:color w:val="000000" w:themeColor="text1"/>
          <w:sz w:val="24"/>
          <w:szCs w:val="24"/>
        </w:rPr>
        <w:t xml:space="preserve">National </w:t>
      </w:r>
      <w:r w:rsidR="008A218F">
        <w:rPr>
          <w:rFonts w:ascii="Times New Roman" w:hAnsi="Times New Roman"/>
          <w:color w:val="000000" w:themeColor="text1"/>
          <w:sz w:val="24"/>
          <w:szCs w:val="24"/>
        </w:rPr>
        <w:t>a</w:t>
      </w:r>
      <w:r w:rsidR="008A218F" w:rsidRPr="00636C9B">
        <w:rPr>
          <w:rFonts w:ascii="Times New Roman" w:hAnsi="Times New Roman"/>
          <w:color w:val="000000" w:themeColor="text1"/>
          <w:sz w:val="24"/>
          <w:szCs w:val="24"/>
        </w:rPr>
        <w:t>ge</w:t>
      </w:r>
      <w:r w:rsidR="006C049E" w:rsidRPr="00636C9B">
        <w:rPr>
          <w:rFonts w:ascii="Times New Roman" w:hAnsi="Times New Roman"/>
          <w:color w:val="000000" w:themeColor="text1"/>
          <w:sz w:val="24"/>
          <w:szCs w:val="24"/>
        </w:rPr>
        <w:t>-</w:t>
      </w:r>
      <w:r w:rsidR="008A218F">
        <w:rPr>
          <w:rFonts w:ascii="Times New Roman" w:hAnsi="Times New Roman"/>
          <w:color w:val="000000" w:themeColor="text1"/>
          <w:sz w:val="24"/>
          <w:szCs w:val="24"/>
        </w:rPr>
        <w:t>s</w:t>
      </w:r>
      <w:r w:rsidR="008A218F" w:rsidRPr="00636C9B">
        <w:rPr>
          <w:rFonts w:ascii="Times New Roman" w:hAnsi="Times New Roman"/>
          <w:color w:val="000000" w:themeColor="text1"/>
          <w:sz w:val="24"/>
          <w:szCs w:val="24"/>
        </w:rPr>
        <w:t xml:space="preserve">tandardised </w:t>
      </w:r>
      <w:r w:rsidR="008A218F">
        <w:rPr>
          <w:rFonts w:ascii="Times New Roman" w:hAnsi="Times New Roman"/>
          <w:color w:val="000000" w:themeColor="text1"/>
          <w:sz w:val="24"/>
          <w:szCs w:val="24"/>
        </w:rPr>
        <w:t>d</w:t>
      </w:r>
      <w:r w:rsidR="008A218F" w:rsidRPr="00636C9B">
        <w:rPr>
          <w:rFonts w:ascii="Times New Roman" w:hAnsi="Times New Roman"/>
          <w:color w:val="000000" w:themeColor="text1"/>
          <w:sz w:val="24"/>
          <w:szCs w:val="24"/>
        </w:rPr>
        <w:t xml:space="preserve">eath </w:t>
      </w:r>
      <w:r w:rsidR="008A218F">
        <w:rPr>
          <w:rFonts w:ascii="Times New Roman" w:hAnsi="Times New Roman"/>
          <w:color w:val="000000" w:themeColor="text1"/>
          <w:sz w:val="24"/>
          <w:szCs w:val="24"/>
        </w:rPr>
        <w:t>r</w:t>
      </w:r>
      <w:r w:rsidR="008A218F" w:rsidRPr="00636C9B">
        <w:rPr>
          <w:rFonts w:ascii="Times New Roman" w:hAnsi="Times New Roman"/>
          <w:color w:val="000000" w:themeColor="text1"/>
          <w:sz w:val="24"/>
          <w:szCs w:val="24"/>
        </w:rPr>
        <w:t xml:space="preserve">ates </w:t>
      </w:r>
      <w:r w:rsidR="008A218F">
        <w:rPr>
          <w:rStyle w:val="CommentReference"/>
          <w:rFonts w:asciiTheme="minorHAnsi" w:eastAsiaTheme="minorHAnsi" w:hAnsiTheme="minorHAnsi" w:cstheme="minorBidi"/>
        </w:rPr>
        <w:commentReference w:id="67"/>
      </w:r>
      <w:r w:rsidR="006C049E" w:rsidRPr="00636C9B">
        <w:rPr>
          <w:rFonts w:ascii="Times New Roman" w:hAnsi="Times New Roman"/>
          <w:color w:val="000000" w:themeColor="text1"/>
          <w:sz w:val="24"/>
          <w:szCs w:val="24"/>
        </w:rPr>
        <w:t xml:space="preserve"> </w:t>
      </w:r>
      <w:r w:rsidR="006C58FE">
        <w:rPr>
          <w:rFonts w:ascii="Times New Roman" w:hAnsi="Times New Roman"/>
          <w:color w:val="000000" w:themeColor="text1"/>
          <w:sz w:val="24"/>
          <w:szCs w:val="24"/>
        </w:rPr>
        <w:t>from 1980 to 2016,</w:t>
      </w:r>
      <w:r w:rsidR="006C049E" w:rsidRPr="00636C9B">
        <w:rPr>
          <w:rFonts w:ascii="Times New Roman" w:hAnsi="Times New Roman"/>
          <w:color w:val="000000" w:themeColor="text1"/>
          <w:sz w:val="24"/>
          <w:szCs w:val="24"/>
        </w:rPr>
        <w:t xml:space="preserve"> by month and </w:t>
      </w:r>
      <w:r w:rsidR="00987B41">
        <w:rPr>
          <w:rFonts w:ascii="Times New Roman" w:hAnsi="Times New Roman"/>
          <w:color w:val="000000" w:themeColor="text1"/>
          <w:sz w:val="24"/>
          <w:szCs w:val="24"/>
        </w:rPr>
        <w:t xml:space="preserve">type </w:t>
      </w:r>
      <w:r w:rsidR="006C58FE">
        <w:rPr>
          <w:rFonts w:ascii="Times New Roman" w:hAnsi="Times New Roman"/>
          <w:color w:val="000000" w:themeColor="text1"/>
          <w:sz w:val="24"/>
          <w:szCs w:val="24"/>
        </w:rPr>
        <w:t>of</w:t>
      </w:r>
      <w:r w:rsidR="006C049E" w:rsidRPr="00636C9B">
        <w:rPr>
          <w:rFonts w:ascii="Times New Roman" w:hAnsi="Times New Roman"/>
          <w:color w:val="000000" w:themeColor="text1"/>
          <w:sz w:val="24"/>
          <w:szCs w:val="24"/>
        </w:rPr>
        <w:t xml:space="preserve"> injury</w:t>
      </w:r>
      <w:r w:rsidR="005F3F6E">
        <w:rPr>
          <w:rFonts w:ascii="Times New Roman" w:hAnsi="Times New Roman"/>
          <w:color w:val="000000" w:themeColor="text1"/>
          <w:sz w:val="24"/>
          <w:szCs w:val="24"/>
        </w:rPr>
        <w:t>.</w:t>
      </w:r>
      <w:r w:rsidR="00016713" w:rsidRPr="00636C9B">
        <w:rPr>
          <w:rFonts w:ascii="Times New Roman" w:hAnsi="Times New Roman"/>
          <w:color w:val="000000" w:themeColor="text1"/>
          <w:sz w:val="24"/>
          <w:szCs w:val="24"/>
        </w:rPr>
        <w:br w:type="page"/>
      </w:r>
    </w:p>
    <w:p w14:paraId="28C19B17" w14:textId="2ED8C06D" w:rsidR="002E3961" w:rsidRPr="00636C9B" w:rsidRDefault="003C7D02" w:rsidP="00D76DF7">
      <w:pPr>
        <w:spacing w:after="0"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Figure </w:t>
      </w:r>
      <w:r w:rsidR="002A5534" w:rsidRPr="00636C9B">
        <w:rPr>
          <w:rFonts w:ascii="Times New Roman" w:hAnsi="Times New Roman"/>
          <w:b/>
          <w:color w:val="000000" w:themeColor="text1"/>
          <w:sz w:val="24"/>
          <w:szCs w:val="24"/>
        </w:rPr>
        <w:t>3</w:t>
      </w:r>
      <w:r w:rsidRPr="00636C9B">
        <w:rPr>
          <w:rFonts w:ascii="Times New Roman" w:hAnsi="Times New Roman"/>
          <w:b/>
          <w:color w:val="000000" w:themeColor="text1"/>
          <w:sz w:val="24"/>
          <w:szCs w:val="24"/>
        </w:rPr>
        <w:t xml:space="preserve">. </w:t>
      </w:r>
      <w:r w:rsidR="008E075D">
        <w:rPr>
          <w:rFonts w:ascii="Times New Roman" w:hAnsi="Times New Roman"/>
          <w:color w:val="000000" w:themeColor="text1"/>
          <w:sz w:val="24"/>
          <w:szCs w:val="24"/>
        </w:rPr>
        <w:t>P</w:t>
      </w:r>
      <w:r w:rsidRPr="00636C9B">
        <w:rPr>
          <w:rFonts w:ascii="Times New Roman" w:hAnsi="Times New Roman"/>
          <w:color w:val="000000" w:themeColor="text1"/>
          <w:sz w:val="24"/>
          <w:szCs w:val="24"/>
        </w:rPr>
        <w:t>ercentage breakdown</w:t>
      </w:r>
      <w:ins w:id="68" w:author="Tamura-Wicks, Helen M" w:date="2018-11-29T18:34:00Z">
        <w:r w:rsidR="00BE6574">
          <w:rPr>
            <w:rFonts w:ascii="Times New Roman" w:hAnsi="Times New Roman"/>
            <w:color w:val="000000" w:themeColor="text1"/>
            <w:sz w:val="24"/>
            <w:szCs w:val="24"/>
          </w:rPr>
          <w:t xml:space="preserve"> and </w:t>
        </w:r>
      </w:ins>
      <w:del w:id="69" w:author="Tamura-Wicks, Helen M" w:date="2018-11-29T18:34:00Z">
        <w:r w:rsidR="008E075D" w:rsidDel="00BE6574">
          <w:rPr>
            <w:rFonts w:ascii="Times New Roman" w:hAnsi="Times New Roman"/>
            <w:color w:val="000000" w:themeColor="text1"/>
            <w:sz w:val="24"/>
            <w:szCs w:val="24"/>
          </w:rPr>
          <w:delText>/</w:delText>
        </w:r>
      </w:del>
      <w:r w:rsidR="008E075D">
        <w:rPr>
          <w:rFonts w:ascii="Times New Roman" w:hAnsi="Times New Roman"/>
          <w:color w:val="000000" w:themeColor="text1"/>
          <w:sz w:val="24"/>
          <w:szCs w:val="24"/>
        </w:rPr>
        <w:t>number</w:t>
      </w:r>
      <w:r w:rsidRPr="00636C9B">
        <w:rPr>
          <w:rFonts w:ascii="Times New Roman" w:hAnsi="Times New Roman"/>
          <w:color w:val="000000" w:themeColor="text1"/>
          <w:sz w:val="24"/>
          <w:szCs w:val="24"/>
        </w:rPr>
        <w:t xml:space="preserve"> of</w:t>
      </w:r>
      <w:r w:rsidR="008621C2">
        <w:rPr>
          <w:rFonts w:ascii="Times New Roman" w:hAnsi="Times New Roman"/>
          <w:color w:val="000000" w:themeColor="text1"/>
          <w:sz w:val="24"/>
          <w:szCs w:val="24"/>
        </w:rPr>
        <w:t xml:space="preserve"> injury deaths, by</w:t>
      </w:r>
      <w:r w:rsidRPr="00636C9B">
        <w:rPr>
          <w:rFonts w:ascii="Times New Roman" w:hAnsi="Times New Roman"/>
          <w:color w:val="000000" w:themeColor="text1"/>
          <w:sz w:val="24"/>
          <w:szCs w:val="24"/>
        </w:rPr>
        <w:t xml:space="preserve"> </w:t>
      </w:r>
      <w:r w:rsidR="00987B41">
        <w:rPr>
          <w:rFonts w:ascii="Times New Roman" w:hAnsi="Times New Roman"/>
          <w:color w:val="000000" w:themeColor="text1"/>
          <w:sz w:val="24"/>
          <w:szCs w:val="24"/>
        </w:rPr>
        <w:t>type</w:t>
      </w:r>
      <w:r w:rsidR="00987B41" w:rsidRPr="00636C9B">
        <w:rPr>
          <w:rFonts w:ascii="Times New Roman" w:hAnsi="Times New Roman"/>
          <w:color w:val="000000" w:themeColor="text1"/>
          <w:sz w:val="24"/>
          <w:szCs w:val="24"/>
        </w:rPr>
        <w:t xml:space="preserve"> </w:t>
      </w:r>
      <w:r w:rsidRPr="00636C9B">
        <w:rPr>
          <w:rFonts w:ascii="Times New Roman" w:hAnsi="Times New Roman"/>
          <w:color w:val="000000" w:themeColor="text1"/>
          <w:sz w:val="24"/>
          <w:szCs w:val="24"/>
        </w:rPr>
        <w:t xml:space="preserve">of unintentional </w:t>
      </w:r>
      <w:r w:rsidR="00BA15DC" w:rsidRPr="00636C9B">
        <w:rPr>
          <w:rFonts w:ascii="Times New Roman" w:hAnsi="Times New Roman"/>
          <w:color w:val="000000" w:themeColor="text1"/>
          <w:sz w:val="24"/>
          <w:szCs w:val="24"/>
        </w:rPr>
        <w:t>and intentional</w:t>
      </w:r>
      <w:del w:id="70" w:author="Tamura-Wicks, Helen M" w:date="2018-11-29T18:34:00Z">
        <w:r w:rsidR="00BA15DC" w:rsidRPr="00636C9B" w:rsidDel="00BE6574">
          <w:rPr>
            <w:rFonts w:ascii="Times New Roman" w:hAnsi="Times New Roman"/>
            <w:color w:val="000000" w:themeColor="text1"/>
            <w:sz w:val="24"/>
            <w:szCs w:val="24"/>
          </w:rPr>
          <w:delText xml:space="preserve"> </w:delText>
        </w:r>
      </w:del>
      <w:r w:rsidR="00BA15DC" w:rsidRPr="00636C9B">
        <w:rPr>
          <w:rFonts w:ascii="Times New Roman" w:hAnsi="Times New Roman"/>
          <w:color w:val="000000" w:themeColor="text1"/>
          <w:sz w:val="24"/>
          <w:szCs w:val="24"/>
        </w:rPr>
        <w:t xml:space="preserve"> deaths</w:t>
      </w:r>
      <w:r w:rsidR="00112CB4">
        <w:rPr>
          <w:rFonts w:ascii="Times New Roman" w:hAnsi="Times New Roman"/>
          <w:color w:val="000000" w:themeColor="text1"/>
          <w:sz w:val="24"/>
          <w:szCs w:val="24"/>
        </w:rPr>
        <w:t xml:space="preserve">, </w:t>
      </w:r>
      <w:r w:rsidR="00BA15DC" w:rsidRPr="00636C9B">
        <w:rPr>
          <w:rFonts w:ascii="Times New Roman" w:hAnsi="Times New Roman"/>
          <w:color w:val="000000" w:themeColor="text1"/>
          <w:sz w:val="24"/>
          <w:szCs w:val="24"/>
        </w:rPr>
        <w:t xml:space="preserve">age </w:t>
      </w:r>
      <w:r w:rsidR="007217A9" w:rsidRPr="00636C9B">
        <w:rPr>
          <w:rFonts w:ascii="Times New Roman" w:hAnsi="Times New Roman"/>
          <w:color w:val="000000" w:themeColor="text1"/>
          <w:sz w:val="24"/>
          <w:szCs w:val="24"/>
        </w:rPr>
        <w:t xml:space="preserve">group </w:t>
      </w:r>
      <w:r w:rsidR="00BA15DC" w:rsidRPr="00636C9B">
        <w:rPr>
          <w:rFonts w:ascii="Times New Roman" w:hAnsi="Times New Roman"/>
          <w:color w:val="000000" w:themeColor="text1"/>
          <w:sz w:val="24"/>
          <w:szCs w:val="24"/>
        </w:rPr>
        <w:t>and sex,</w:t>
      </w:r>
      <w:r w:rsidR="00112CB4" w:rsidRPr="00112CB4">
        <w:rPr>
          <w:rFonts w:ascii="Times New Roman" w:hAnsi="Times New Roman"/>
          <w:color w:val="000000" w:themeColor="text1"/>
          <w:sz w:val="24"/>
          <w:szCs w:val="24"/>
        </w:rPr>
        <w:t xml:space="preserve"> </w:t>
      </w:r>
      <w:r w:rsidR="00112CB4" w:rsidRPr="00636C9B">
        <w:rPr>
          <w:rFonts w:ascii="Times New Roman" w:hAnsi="Times New Roman"/>
          <w:color w:val="000000" w:themeColor="text1"/>
          <w:sz w:val="24"/>
          <w:szCs w:val="24"/>
        </w:rPr>
        <w:t xml:space="preserve">in the </w:t>
      </w:r>
      <w:r w:rsidR="00112CB4">
        <w:rPr>
          <w:rFonts w:ascii="Times New Roman" w:hAnsi="Times New Roman"/>
          <w:color w:val="000000" w:themeColor="text1"/>
          <w:sz w:val="24"/>
          <w:szCs w:val="24"/>
        </w:rPr>
        <w:t xml:space="preserve">contiguous </w:t>
      </w:r>
      <w:r w:rsidR="00112CB4" w:rsidRPr="00636C9B">
        <w:rPr>
          <w:rFonts w:ascii="Times New Roman" w:hAnsi="Times New Roman"/>
          <w:color w:val="000000" w:themeColor="text1"/>
          <w:sz w:val="24"/>
          <w:szCs w:val="24"/>
        </w:rPr>
        <w:t>USA</w:t>
      </w:r>
      <w:r w:rsidR="00BA15DC" w:rsidRPr="00636C9B">
        <w:rPr>
          <w:rFonts w:ascii="Times New Roman" w:hAnsi="Times New Roman"/>
          <w:color w:val="000000" w:themeColor="text1"/>
          <w:sz w:val="24"/>
          <w:szCs w:val="24"/>
        </w:rPr>
        <w:t xml:space="preserve"> for </w:t>
      </w:r>
      <w:commentRangeStart w:id="71"/>
      <w:commentRangeStart w:id="72"/>
      <w:commentRangeStart w:id="73"/>
      <w:r w:rsidR="00770A73">
        <w:rPr>
          <w:rFonts w:ascii="Times New Roman" w:hAnsi="Times New Roman"/>
          <w:color w:val="000000" w:themeColor="text1"/>
          <w:sz w:val="24"/>
          <w:szCs w:val="24"/>
        </w:rPr>
        <w:t>1980</w:t>
      </w:r>
      <w:r w:rsidR="00BA15DC" w:rsidRPr="00636C9B">
        <w:rPr>
          <w:rFonts w:ascii="Times New Roman" w:hAnsi="Times New Roman"/>
          <w:color w:val="000000" w:themeColor="text1"/>
          <w:sz w:val="24"/>
          <w:szCs w:val="24"/>
        </w:rPr>
        <w:t>-2016</w:t>
      </w:r>
      <w:commentRangeEnd w:id="71"/>
      <w:r w:rsidR="008A218F">
        <w:rPr>
          <w:rStyle w:val="CommentReference"/>
          <w:rFonts w:asciiTheme="minorHAnsi" w:eastAsiaTheme="minorHAnsi" w:hAnsiTheme="minorHAnsi" w:cstheme="minorBidi"/>
        </w:rPr>
        <w:commentReference w:id="71"/>
      </w:r>
      <w:commentRangeEnd w:id="72"/>
      <w:r w:rsidR="00770A73">
        <w:rPr>
          <w:rStyle w:val="CommentReference"/>
          <w:rFonts w:asciiTheme="minorHAnsi" w:eastAsiaTheme="minorHAnsi" w:hAnsiTheme="minorHAnsi" w:cstheme="minorBidi"/>
        </w:rPr>
        <w:commentReference w:id="72"/>
      </w:r>
      <w:commentRangeEnd w:id="73"/>
      <w:r w:rsidR="00697B34">
        <w:rPr>
          <w:rStyle w:val="CommentReference"/>
          <w:rFonts w:asciiTheme="minorHAnsi" w:eastAsiaTheme="minorHAnsi" w:hAnsiTheme="minorHAnsi" w:cstheme="minorBidi"/>
        </w:rPr>
        <w:commentReference w:id="73"/>
      </w:r>
      <w:r w:rsidR="000A2462" w:rsidRPr="00636C9B">
        <w:rPr>
          <w:rFonts w:ascii="Times New Roman" w:hAnsi="Times New Roman"/>
          <w:color w:val="000000" w:themeColor="text1"/>
          <w:sz w:val="24"/>
          <w:szCs w:val="24"/>
        </w:rPr>
        <w:t>.</w:t>
      </w:r>
      <w:r w:rsidR="002E3961" w:rsidRPr="00636C9B">
        <w:rPr>
          <w:rFonts w:ascii="Times New Roman" w:hAnsi="Times New Roman"/>
          <w:color w:val="000000" w:themeColor="text1"/>
          <w:sz w:val="24"/>
          <w:szCs w:val="24"/>
        </w:rPr>
        <w:br w:type="page"/>
      </w:r>
    </w:p>
    <w:p w14:paraId="5EA15A69" w14:textId="64315E95" w:rsidR="0018328F" w:rsidRPr="0018328F" w:rsidRDefault="004A3366" w:rsidP="0018328F">
      <w:pPr>
        <w:spacing w:after="0"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Figure 4</w:t>
      </w:r>
      <w:r w:rsidR="008A218F">
        <w:rPr>
          <w:rFonts w:ascii="Times New Roman" w:hAnsi="Times New Roman"/>
          <w:b/>
          <w:color w:val="000000" w:themeColor="text1"/>
          <w:sz w:val="24"/>
          <w:szCs w:val="24"/>
        </w:rPr>
        <w:t>.</w:t>
      </w:r>
      <w:r w:rsidR="008621C2" w:rsidRPr="008621C2">
        <w:rPr>
          <w:rFonts w:ascii="Times New Roman" w:hAnsi="Times New Roman"/>
          <w:color w:val="000000" w:themeColor="text1"/>
          <w:sz w:val="24"/>
          <w:szCs w:val="24"/>
        </w:rPr>
        <w:t xml:space="preserve"> </w:t>
      </w:r>
      <w:r w:rsidR="008A218F">
        <w:rPr>
          <w:rFonts w:ascii="Times New Roman" w:hAnsi="Times New Roman"/>
          <w:color w:val="000000" w:themeColor="text1"/>
          <w:sz w:val="24"/>
          <w:szCs w:val="24"/>
        </w:rPr>
        <w:t>A</w:t>
      </w:r>
      <w:r w:rsidR="008621C2">
        <w:rPr>
          <w:rFonts w:ascii="Times New Roman" w:hAnsi="Times New Roman"/>
          <w:color w:val="000000" w:themeColor="text1"/>
          <w:sz w:val="24"/>
          <w:szCs w:val="24"/>
        </w:rPr>
        <w:t>dditional annual injury deaths</w:t>
      </w:r>
      <w:r w:rsidR="00DB74D6">
        <w:rPr>
          <w:rFonts w:ascii="Times New Roman" w:hAnsi="Times New Roman"/>
          <w:color w:val="000000" w:themeColor="text1"/>
          <w:sz w:val="24"/>
          <w:szCs w:val="24"/>
        </w:rPr>
        <w:t xml:space="preserve"> in 2016</w:t>
      </w:r>
      <w:r w:rsidR="008A218F">
        <w:rPr>
          <w:rStyle w:val="CommentReference"/>
          <w:rFonts w:asciiTheme="minorHAnsi" w:eastAsiaTheme="minorHAnsi" w:hAnsiTheme="minorHAnsi" w:cstheme="minorBidi"/>
        </w:rPr>
        <w:commentReference w:id="74"/>
      </w:r>
      <w:r w:rsidR="008621C2">
        <w:rPr>
          <w:rFonts w:ascii="Times New Roman" w:hAnsi="Times New Roman"/>
          <w:color w:val="000000" w:themeColor="text1"/>
          <w:sz w:val="24"/>
          <w:szCs w:val="24"/>
        </w:rPr>
        <w:t xml:space="preserve">, if </w:t>
      </w:r>
      <w:r w:rsidR="002B5115">
        <w:rPr>
          <w:rFonts w:ascii="Times New Roman" w:hAnsi="Times New Roman"/>
          <w:color w:val="000000" w:themeColor="text1"/>
          <w:sz w:val="24"/>
          <w:szCs w:val="24"/>
        </w:rPr>
        <w:t>national temperature anomaly was +</w:t>
      </w:r>
      <w:r w:rsidR="0018328F" w:rsidRPr="00843ACB">
        <w:rPr>
          <w:rFonts w:ascii="Helvetica" w:eastAsia="Times New Roman" w:hAnsi="Helvetica"/>
          <w:bCs/>
          <w:color w:val="222222"/>
          <w:sz w:val="21"/>
          <w:szCs w:val="21"/>
          <w:shd w:val="clear" w:color="auto" w:fill="FFFFFF"/>
          <w:lang w:eastAsia="en-GB"/>
        </w:rPr>
        <w:t>1</w:t>
      </w:r>
      <w:r w:rsidR="0018328F" w:rsidRPr="00843ACB">
        <w:rPr>
          <w:rFonts w:ascii="Times New Roman" w:hAnsi="Times New Roman"/>
          <w:bCs/>
          <w:color w:val="000000" w:themeColor="text1"/>
          <w:sz w:val="24"/>
          <w:szCs w:val="24"/>
        </w:rPr>
        <w:t>°</w:t>
      </w:r>
      <w:r w:rsidR="0018328F">
        <w:rPr>
          <w:rFonts w:ascii="Times New Roman" w:hAnsi="Times New Roman"/>
          <w:bCs/>
          <w:color w:val="000000" w:themeColor="text1"/>
          <w:sz w:val="24"/>
          <w:szCs w:val="24"/>
        </w:rPr>
        <w:t>C</w:t>
      </w:r>
    </w:p>
    <w:p w14:paraId="1370BF1C" w14:textId="0512B572" w:rsidR="00234E19" w:rsidRPr="00636C9B" w:rsidRDefault="002B5115" w:rsidP="00D76DF7">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 compared with 1980-2009 long-term average </w:t>
      </w:r>
      <w:r w:rsidR="0018328F">
        <w:rPr>
          <w:rFonts w:ascii="Times New Roman" w:hAnsi="Times New Roman"/>
          <w:color w:val="000000" w:themeColor="text1"/>
          <w:sz w:val="24"/>
          <w:szCs w:val="24"/>
        </w:rPr>
        <w:t>temperatures</w:t>
      </w:r>
      <w:r w:rsidR="008621C2">
        <w:rPr>
          <w:rFonts w:ascii="Times New Roman" w:hAnsi="Times New Roman"/>
          <w:color w:val="000000" w:themeColor="text1"/>
          <w:sz w:val="24"/>
          <w:szCs w:val="24"/>
        </w:rPr>
        <w:t xml:space="preserve">. </w:t>
      </w:r>
      <w:r w:rsidR="00280E5B">
        <w:rPr>
          <w:rFonts w:ascii="Times New Roman" w:hAnsi="Times New Roman"/>
          <w:color w:val="000000" w:themeColor="text1"/>
          <w:sz w:val="24"/>
          <w:szCs w:val="24"/>
        </w:rPr>
        <w:t xml:space="preserve">They are broken down </w:t>
      </w:r>
      <w:r w:rsidR="009A0CFD" w:rsidRPr="00636C9B">
        <w:rPr>
          <w:rFonts w:ascii="Times New Roman" w:hAnsi="Times New Roman"/>
          <w:color w:val="000000" w:themeColor="text1"/>
          <w:sz w:val="24"/>
          <w:szCs w:val="24"/>
        </w:rPr>
        <w:t xml:space="preserve">by sex, </w:t>
      </w:r>
      <w:r w:rsidR="00987B41">
        <w:rPr>
          <w:rFonts w:ascii="Times New Roman" w:hAnsi="Times New Roman"/>
          <w:color w:val="000000" w:themeColor="text1"/>
          <w:sz w:val="24"/>
          <w:szCs w:val="24"/>
        </w:rPr>
        <w:t>type</w:t>
      </w:r>
      <w:r w:rsidR="00987B41" w:rsidRPr="00636C9B">
        <w:rPr>
          <w:rFonts w:ascii="Times New Roman" w:hAnsi="Times New Roman"/>
          <w:color w:val="000000" w:themeColor="text1"/>
          <w:sz w:val="24"/>
          <w:szCs w:val="24"/>
        </w:rPr>
        <w:t xml:space="preserve"> </w:t>
      </w:r>
      <w:r w:rsidR="009A0CFD" w:rsidRPr="00636C9B">
        <w:rPr>
          <w:rFonts w:ascii="Times New Roman" w:hAnsi="Times New Roman"/>
          <w:color w:val="000000" w:themeColor="text1"/>
          <w:sz w:val="24"/>
          <w:szCs w:val="24"/>
        </w:rPr>
        <w:t>of injury and age group (top) and month (bottom). Black dots represent net changes</w:t>
      </w:r>
      <w:r w:rsidR="005F3F6E">
        <w:rPr>
          <w:rFonts w:ascii="Times New Roman" w:hAnsi="Times New Roman"/>
          <w:color w:val="000000" w:themeColor="text1"/>
          <w:sz w:val="24"/>
          <w:szCs w:val="24"/>
        </w:rPr>
        <w:t xml:space="preserve"> in deaths </w:t>
      </w:r>
      <w:r w:rsidR="009F0AD7">
        <w:rPr>
          <w:rFonts w:ascii="Times New Roman" w:hAnsi="Times New Roman"/>
          <w:color w:val="000000" w:themeColor="text1"/>
          <w:sz w:val="24"/>
          <w:szCs w:val="24"/>
        </w:rPr>
        <w:t>for each set of bars</w:t>
      </w:r>
      <w:r w:rsidR="009A0CFD" w:rsidRPr="00636C9B">
        <w:rPr>
          <w:rFonts w:ascii="Times New Roman" w:hAnsi="Times New Roman"/>
          <w:color w:val="000000" w:themeColor="text1"/>
          <w:sz w:val="24"/>
          <w:szCs w:val="24"/>
        </w:rPr>
        <w:t>.</w:t>
      </w:r>
      <w:commentRangeStart w:id="75"/>
      <w:r w:rsidR="00234E19" w:rsidRPr="00636C9B">
        <w:rPr>
          <w:rFonts w:ascii="Times New Roman" w:hAnsi="Times New Roman"/>
          <w:color w:val="000000" w:themeColor="text1"/>
          <w:sz w:val="24"/>
          <w:szCs w:val="24"/>
        </w:rPr>
        <w:br w:type="page"/>
      </w:r>
    </w:p>
    <w:p w14:paraId="14ABBECE" w14:textId="39438782" w:rsidR="00E67249" w:rsidRPr="0018328F" w:rsidRDefault="00234E19" w:rsidP="00E67249">
      <w:pPr>
        <w:spacing w:after="0"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Figure </w:t>
      </w:r>
      <w:r w:rsidR="005E5557">
        <w:rPr>
          <w:rFonts w:ascii="Times New Roman" w:hAnsi="Times New Roman"/>
          <w:b/>
          <w:color w:val="000000" w:themeColor="text1"/>
          <w:sz w:val="24"/>
          <w:szCs w:val="24"/>
        </w:rPr>
        <w:t>S</w:t>
      </w:r>
      <w:r w:rsidRPr="00636C9B">
        <w:rPr>
          <w:rFonts w:ascii="Times New Roman" w:hAnsi="Times New Roman"/>
          <w:b/>
          <w:color w:val="000000" w:themeColor="text1"/>
          <w:sz w:val="24"/>
          <w:szCs w:val="24"/>
        </w:rPr>
        <w:t>1.</w:t>
      </w:r>
      <w:r w:rsidR="00C83454" w:rsidRPr="00636C9B">
        <w:rPr>
          <w:rFonts w:ascii="Times New Roman" w:hAnsi="Times New Roman"/>
          <w:b/>
          <w:color w:val="000000" w:themeColor="text1"/>
          <w:sz w:val="24"/>
          <w:szCs w:val="24"/>
        </w:rPr>
        <w:t xml:space="preserve"> </w:t>
      </w:r>
      <w:r w:rsidR="008621C2">
        <w:rPr>
          <w:rFonts w:ascii="Times New Roman" w:hAnsi="Times New Roman"/>
          <w:color w:val="000000" w:themeColor="text1"/>
          <w:sz w:val="24"/>
          <w:szCs w:val="24"/>
        </w:rPr>
        <w:t xml:space="preserve">Excess </w:t>
      </w:r>
      <w:r w:rsidR="00E67249">
        <w:rPr>
          <w:rFonts w:ascii="Times New Roman" w:hAnsi="Times New Roman"/>
          <w:color w:val="000000" w:themeColor="text1"/>
          <w:sz w:val="24"/>
          <w:szCs w:val="24"/>
        </w:rPr>
        <w:t>risk,</w:t>
      </w:r>
      <w:r w:rsidR="008621C2">
        <w:rPr>
          <w:rFonts w:ascii="Times New Roman" w:hAnsi="Times New Roman"/>
          <w:color w:val="000000" w:themeColor="text1"/>
          <w:sz w:val="24"/>
          <w:szCs w:val="24"/>
        </w:rPr>
        <w:t xml:space="preserve"> </w:t>
      </w:r>
      <w:r w:rsidR="00E67249">
        <w:rPr>
          <w:rFonts w:ascii="Times New Roman" w:hAnsi="Times New Roman"/>
          <w:color w:val="000000" w:themeColor="text1"/>
          <w:sz w:val="24"/>
          <w:szCs w:val="24"/>
        </w:rPr>
        <w:t>if national temperature anomaly was +</w:t>
      </w:r>
      <w:r w:rsidR="00E67249" w:rsidRPr="000458C8">
        <w:rPr>
          <w:rFonts w:ascii="Helvetica" w:eastAsia="Times New Roman" w:hAnsi="Helvetica"/>
          <w:bCs/>
          <w:color w:val="222222"/>
          <w:sz w:val="21"/>
          <w:szCs w:val="21"/>
          <w:shd w:val="clear" w:color="auto" w:fill="FFFFFF"/>
          <w:lang w:eastAsia="en-GB"/>
        </w:rPr>
        <w:t>1</w:t>
      </w:r>
      <w:r w:rsidR="00E67249" w:rsidRPr="000458C8">
        <w:rPr>
          <w:rFonts w:ascii="Times New Roman" w:hAnsi="Times New Roman"/>
          <w:bCs/>
          <w:color w:val="000000" w:themeColor="text1"/>
          <w:sz w:val="24"/>
          <w:szCs w:val="24"/>
        </w:rPr>
        <w:t>°</w:t>
      </w:r>
      <w:r w:rsidR="00E67249">
        <w:rPr>
          <w:rFonts w:ascii="Times New Roman" w:hAnsi="Times New Roman"/>
          <w:bCs/>
          <w:color w:val="000000" w:themeColor="text1"/>
          <w:sz w:val="24"/>
          <w:szCs w:val="24"/>
        </w:rPr>
        <w:t>C</w:t>
      </w:r>
    </w:p>
    <w:p w14:paraId="65DA6F14" w14:textId="6A31D777" w:rsidR="005870DD" w:rsidRPr="00636C9B" w:rsidRDefault="00E67249" w:rsidP="005870DD">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 compared with 1980-2009 long-term average temperatures</w:t>
      </w:r>
      <w:r w:rsidR="00280E5B">
        <w:rPr>
          <w:rFonts w:ascii="Times New Roman" w:hAnsi="Times New Roman"/>
          <w:color w:val="000000" w:themeColor="text1"/>
          <w:sz w:val="24"/>
          <w:szCs w:val="24"/>
        </w:rPr>
        <w:t>. They are broken down</w:t>
      </w:r>
      <w:del w:id="76" w:author="Tamura-Wicks, Helen M" w:date="2018-11-29T18:35:00Z">
        <w:r w:rsidR="00AE077A" w:rsidRPr="00636C9B" w:rsidDel="00BE6574">
          <w:rPr>
            <w:rFonts w:ascii="Times New Roman" w:hAnsi="Times New Roman"/>
            <w:color w:val="000000" w:themeColor="text1"/>
            <w:sz w:val="24"/>
            <w:szCs w:val="24"/>
          </w:rPr>
          <w:delText>,</w:delText>
        </w:r>
      </w:del>
      <w:r w:rsidR="00AE077A" w:rsidRPr="00636C9B">
        <w:rPr>
          <w:rFonts w:ascii="Times New Roman" w:hAnsi="Times New Roman"/>
          <w:color w:val="000000" w:themeColor="text1"/>
          <w:sz w:val="24"/>
          <w:szCs w:val="24"/>
        </w:rPr>
        <w:t xml:space="preserve"> by </w:t>
      </w:r>
      <w:r w:rsidR="00987B41">
        <w:rPr>
          <w:rFonts w:ascii="Times New Roman" w:hAnsi="Times New Roman"/>
          <w:color w:val="000000" w:themeColor="text1"/>
          <w:sz w:val="24"/>
          <w:szCs w:val="24"/>
        </w:rPr>
        <w:t>type</w:t>
      </w:r>
      <w:r w:rsidR="00987B41" w:rsidRPr="00636C9B">
        <w:rPr>
          <w:rFonts w:ascii="Times New Roman" w:hAnsi="Times New Roman"/>
          <w:color w:val="000000" w:themeColor="text1"/>
          <w:sz w:val="24"/>
          <w:szCs w:val="24"/>
        </w:rPr>
        <w:t xml:space="preserve"> </w:t>
      </w:r>
      <w:r w:rsidR="00E72E60" w:rsidRPr="00636C9B">
        <w:rPr>
          <w:rFonts w:ascii="Times New Roman" w:hAnsi="Times New Roman"/>
          <w:color w:val="000000" w:themeColor="text1"/>
          <w:sz w:val="24"/>
          <w:szCs w:val="24"/>
        </w:rPr>
        <w:t>of injury</w:t>
      </w:r>
      <w:r w:rsidR="005870DD" w:rsidRPr="00636C9B">
        <w:rPr>
          <w:rFonts w:ascii="Times New Roman" w:hAnsi="Times New Roman"/>
          <w:color w:val="000000" w:themeColor="text1"/>
          <w:sz w:val="24"/>
          <w:szCs w:val="24"/>
        </w:rPr>
        <w:t>,</w:t>
      </w:r>
      <w:r w:rsidR="00E72E60" w:rsidRPr="00636C9B">
        <w:rPr>
          <w:rFonts w:ascii="Times New Roman" w:hAnsi="Times New Roman"/>
          <w:color w:val="000000" w:themeColor="text1"/>
          <w:sz w:val="24"/>
          <w:szCs w:val="24"/>
        </w:rPr>
        <w:t xml:space="preserve"> </w:t>
      </w:r>
      <w:r w:rsidR="00AE077A" w:rsidRPr="00636C9B">
        <w:rPr>
          <w:rFonts w:ascii="Times New Roman" w:hAnsi="Times New Roman"/>
          <w:color w:val="000000" w:themeColor="text1"/>
          <w:sz w:val="24"/>
          <w:szCs w:val="24"/>
        </w:rPr>
        <w:t>age group and sex</w:t>
      </w:r>
      <w:r w:rsidR="00E72E60" w:rsidRPr="00636C9B">
        <w:rPr>
          <w:rFonts w:ascii="Times New Roman" w:hAnsi="Times New Roman"/>
          <w:color w:val="000000" w:themeColor="text1"/>
          <w:sz w:val="24"/>
          <w:szCs w:val="24"/>
        </w:rPr>
        <w:t>.</w:t>
      </w:r>
      <w:r w:rsidR="005870DD" w:rsidRPr="00636C9B">
        <w:rPr>
          <w:rFonts w:ascii="Times New Roman" w:hAnsi="Times New Roman"/>
          <w:color w:val="000000" w:themeColor="text1"/>
          <w:sz w:val="24"/>
          <w:szCs w:val="24"/>
        </w:rPr>
        <w:br w:type="page"/>
      </w:r>
    </w:p>
    <w:p w14:paraId="5849500D" w14:textId="1D7E3300" w:rsidR="00E67249" w:rsidRPr="0018328F" w:rsidRDefault="005870DD" w:rsidP="00E67249">
      <w:pPr>
        <w:spacing w:after="0"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Figure </w:t>
      </w:r>
      <w:r w:rsidR="005E5557">
        <w:rPr>
          <w:rFonts w:ascii="Times New Roman" w:hAnsi="Times New Roman"/>
          <w:b/>
          <w:color w:val="000000" w:themeColor="text1"/>
          <w:sz w:val="24"/>
          <w:szCs w:val="24"/>
        </w:rPr>
        <w:t>S</w:t>
      </w:r>
      <w:r w:rsidRPr="00636C9B">
        <w:rPr>
          <w:rFonts w:ascii="Times New Roman" w:hAnsi="Times New Roman"/>
          <w:b/>
          <w:color w:val="000000" w:themeColor="text1"/>
          <w:sz w:val="24"/>
          <w:szCs w:val="24"/>
        </w:rPr>
        <w:t xml:space="preserve">2. </w:t>
      </w:r>
      <w:r w:rsidR="008621C2">
        <w:rPr>
          <w:rFonts w:ascii="Times New Roman" w:hAnsi="Times New Roman"/>
          <w:color w:val="000000" w:themeColor="text1"/>
          <w:sz w:val="24"/>
          <w:szCs w:val="24"/>
        </w:rPr>
        <w:t>Excess</w:t>
      </w:r>
      <w:r w:rsidR="00E67249">
        <w:rPr>
          <w:rFonts w:ascii="Times New Roman" w:hAnsi="Times New Roman"/>
          <w:color w:val="000000" w:themeColor="text1"/>
          <w:sz w:val="24"/>
          <w:szCs w:val="24"/>
        </w:rPr>
        <w:t xml:space="preserve"> </w:t>
      </w:r>
      <w:r w:rsidR="008621C2">
        <w:rPr>
          <w:rFonts w:ascii="Times New Roman" w:hAnsi="Times New Roman"/>
          <w:color w:val="000000" w:themeColor="text1"/>
          <w:sz w:val="24"/>
          <w:szCs w:val="24"/>
        </w:rPr>
        <w:t>risk</w:t>
      </w:r>
      <w:r w:rsidR="00E67249">
        <w:rPr>
          <w:rFonts w:ascii="Times New Roman" w:hAnsi="Times New Roman"/>
          <w:color w:val="000000" w:themeColor="text1"/>
          <w:sz w:val="24"/>
          <w:szCs w:val="24"/>
        </w:rPr>
        <w:t>,</w:t>
      </w:r>
      <w:r w:rsidR="008621C2">
        <w:rPr>
          <w:rFonts w:ascii="Times New Roman" w:hAnsi="Times New Roman"/>
          <w:color w:val="000000" w:themeColor="text1"/>
          <w:sz w:val="24"/>
          <w:szCs w:val="24"/>
        </w:rPr>
        <w:t xml:space="preserve"> </w:t>
      </w:r>
      <w:r w:rsidR="00E67249">
        <w:rPr>
          <w:rFonts w:ascii="Times New Roman" w:hAnsi="Times New Roman"/>
          <w:color w:val="000000" w:themeColor="text1"/>
          <w:sz w:val="24"/>
          <w:szCs w:val="24"/>
        </w:rPr>
        <w:t>if national temperature anomaly was +</w:t>
      </w:r>
      <w:r w:rsidR="00E67249" w:rsidRPr="000458C8">
        <w:rPr>
          <w:rFonts w:ascii="Helvetica" w:eastAsia="Times New Roman" w:hAnsi="Helvetica"/>
          <w:bCs/>
          <w:color w:val="222222"/>
          <w:sz w:val="21"/>
          <w:szCs w:val="21"/>
          <w:shd w:val="clear" w:color="auto" w:fill="FFFFFF"/>
          <w:lang w:eastAsia="en-GB"/>
        </w:rPr>
        <w:t>1</w:t>
      </w:r>
      <w:r w:rsidR="00E67249" w:rsidRPr="000458C8">
        <w:rPr>
          <w:rFonts w:ascii="Times New Roman" w:hAnsi="Times New Roman"/>
          <w:bCs/>
          <w:color w:val="000000" w:themeColor="text1"/>
          <w:sz w:val="24"/>
          <w:szCs w:val="24"/>
        </w:rPr>
        <w:t>°</w:t>
      </w:r>
      <w:r w:rsidR="00E67249">
        <w:rPr>
          <w:rFonts w:ascii="Times New Roman" w:hAnsi="Times New Roman"/>
          <w:bCs/>
          <w:color w:val="000000" w:themeColor="text1"/>
          <w:sz w:val="24"/>
          <w:szCs w:val="24"/>
        </w:rPr>
        <w:t>C</w:t>
      </w:r>
    </w:p>
    <w:p w14:paraId="560CC2DB" w14:textId="07F3A12C" w:rsidR="00B4508B" w:rsidRPr="00636C9B" w:rsidRDefault="00E67249" w:rsidP="00E67249">
      <w:pPr>
        <w:spacing w:after="0" w:line="480" w:lineRule="auto"/>
        <w:jc w:val="both"/>
        <w:rPr>
          <w:rFonts w:ascii="Times New Roman" w:eastAsia="Times New Roman" w:hAnsi="Times New Roman"/>
          <w:sz w:val="24"/>
          <w:szCs w:val="24"/>
          <w:lang w:eastAsia="en-GB"/>
        </w:rPr>
      </w:pPr>
      <w:r>
        <w:rPr>
          <w:rFonts w:ascii="Times New Roman" w:hAnsi="Times New Roman"/>
          <w:color w:val="000000" w:themeColor="text1"/>
          <w:sz w:val="24"/>
          <w:szCs w:val="24"/>
        </w:rPr>
        <w:t xml:space="preserve"> compared with 1980-2009 long-term average temperatures.</w:t>
      </w:r>
      <w:r w:rsidR="008621C2">
        <w:rPr>
          <w:rFonts w:ascii="Times New Roman" w:hAnsi="Times New Roman"/>
          <w:color w:val="000000" w:themeColor="text1"/>
          <w:sz w:val="24"/>
          <w:szCs w:val="24"/>
        </w:rPr>
        <w:t xml:space="preserve"> They are broken down</w:t>
      </w:r>
      <w:r w:rsidR="005870DD" w:rsidRPr="00636C9B">
        <w:rPr>
          <w:rFonts w:ascii="Times New Roman" w:hAnsi="Times New Roman"/>
          <w:color w:val="000000" w:themeColor="text1"/>
          <w:sz w:val="24"/>
          <w:szCs w:val="24"/>
        </w:rPr>
        <w:t xml:space="preserve"> by </w:t>
      </w:r>
      <w:r w:rsidR="001C2178">
        <w:rPr>
          <w:rFonts w:ascii="Times New Roman" w:hAnsi="Times New Roman"/>
          <w:color w:val="000000" w:themeColor="text1"/>
          <w:sz w:val="24"/>
          <w:szCs w:val="24"/>
        </w:rPr>
        <w:t>type</w:t>
      </w:r>
      <w:r w:rsidR="001C2178" w:rsidRPr="00636C9B">
        <w:rPr>
          <w:rFonts w:ascii="Times New Roman" w:hAnsi="Times New Roman"/>
          <w:color w:val="000000" w:themeColor="text1"/>
          <w:sz w:val="24"/>
          <w:szCs w:val="24"/>
        </w:rPr>
        <w:t xml:space="preserve"> </w:t>
      </w:r>
      <w:r w:rsidR="005870DD" w:rsidRPr="00636C9B">
        <w:rPr>
          <w:rFonts w:ascii="Times New Roman" w:hAnsi="Times New Roman"/>
          <w:color w:val="000000" w:themeColor="text1"/>
          <w:sz w:val="24"/>
          <w:szCs w:val="24"/>
        </w:rPr>
        <w:t>of injury, month and sex.</w:t>
      </w:r>
      <w:r w:rsidR="00B4508B" w:rsidRPr="00636C9B">
        <w:rPr>
          <w:rFonts w:ascii="Times New Roman" w:hAnsi="Times New Roman"/>
          <w:color w:val="000000" w:themeColor="text1"/>
          <w:sz w:val="24"/>
          <w:szCs w:val="24"/>
        </w:rPr>
        <w:br w:type="page"/>
      </w:r>
      <w:commentRangeEnd w:id="75"/>
      <w:r w:rsidR="006C74C1">
        <w:rPr>
          <w:rStyle w:val="CommentReference"/>
          <w:rFonts w:asciiTheme="minorHAnsi" w:eastAsiaTheme="minorHAnsi" w:hAnsiTheme="minorHAnsi" w:cstheme="minorBidi"/>
        </w:rPr>
        <w:commentReference w:id="75"/>
      </w:r>
    </w:p>
    <w:p w14:paraId="37D632B2" w14:textId="36375194" w:rsidR="004E2756" w:rsidRPr="00636C9B" w:rsidRDefault="00B4508B" w:rsidP="00D76DF7">
      <w:pPr>
        <w:spacing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Table </w:t>
      </w:r>
      <w:r w:rsidR="00AE004C" w:rsidRPr="00636C9B">
        <w:rPr>
          <w:rFonts w:ascii="Times New Roman" w:hAnsi="Times New Roman"/>
          <w:b/>
          <w:color w:val="000000" w:themeColor="text1"/>
          <w:sz w:val="24"/>
          <w:szCs w:val="24"/>
        </w:rPr>
        <w:t>XX</w:t>
      </w:r>
      <w:r w:rsidRPr="00636C9B">
        <w:rPr>
          <w:rFonts w:ascii="Times New Roman" w:hAnsi="Times New Roman"/>
          <w:b/>
          <w:color w:val="000000" w:themeColor="text1"/>
          <w:sz w:val="24"/>
          <w:szCs w:val="24"/>
        </w:rPr>
        <w:t xml:space="preserve">: </w:t>
      </w:r>
      <w:r w:rsidR="00384336" w:rsidRPr="00636C9B">
        <w:rPr>
          <w:rFonts w:ascii="Times New Roman" w:hAnsi="Times New Roman"/>
          <w:color w:val="000000" w:themeColor="text1"/>
          <w:sz w:val="24"/>
          <w:szCs w:val="24"/>
        </w:rPr>
        <w:t xml:space="preserve">Total </w:t>
      </w:r>
      <w:r w:rsidR="00C92E67" w:rsidRPr="00636C9B">
        <w:rPr>
          <w:rFonts w:ascii="Times New Roman" w:hAnsi="Times New Roman"/>
          <w:color w:val="000000" w:themeColor="text1"/>
          <w:sz w:val="24"/>
          <w:szCs w:val="24"/>
        </w:rPr>
        <w:t>n</w:t>
      </w:r>
      <w:r w:rsidRPr="00636C9B">
        <w:rPr>
          <w:rFonts w:ascii="Times New Roman" w:hAnsi="Times New Roman"/>
          <w:color w:val="000000" w:themeColor="text1"/>
          <w:sz w:val="24"/>
          <w:szCs w:val="24"/>
        </w:rPr>
        <w:t>umber of deaths, by injury cause of death and sex from 1980 to 2016.</w:t>
      </w:r>
    </w:p>
    <w:tbl>
      <w:tblPr>
        <w:tblW w:w="0" w:type="auto"/>
        <w:tblCellMar>
          <w:left w:w="0" w:type="dxa"/>
          <w:right w:w="0" w:type="dxa"/>
        </w:tblCellMar>
        <w:tblLook w:val="04A0" w:firstRow="1" w:lastRow="0" w:firstColumn="1" w:lastColumn="0" w:noHBand="0" w:noVBand="1"/>
      </w:tblPr>
      <w:tblGrid>
        <w:gridCol w:w="1918"/>
        <w:gridCol w:w="3636"/>
        <w:gridCol w:w="1193"/>
        <w:gridCol w:w="1205"/>
        <w:gridCol w:w="1218"/>
        <w:tblGridChange w:id="77">
          <w:tblGrid>
            <w:gridCol w:w="1918"/>
            <w:gridCol w:w="3636"/>
            <w:gridCol w:w="1193"/>
            <w:gridCol w:w="1205"/>
            <w:gridCol w:w="1218"/>
          </w:tblGrid>
        </w:tblGridChange>
      </w:tblGrid>
      <w:tr w:rsidR="004E2756" w:rsidRPr="00636C9B" w14:paraId="1814841C" w14:textId="77777777" w:rsidTr="008D6C53">
        <w:trPr>
          <w:trHeight w:val="495"/>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F63B59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Cause</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F3A8DBE"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Male</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45C7FBA"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Female</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B9CC3E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Total</w:t>
            </w:r>
          </w:p>
        </w:tc>
      </w:tr>
      <w:tr w:rsidR="004E2756" w:rsidRPr="00636C9B" w14:paraId="38456BFE" w14:textId="77777777" w:rsidTr="002B0757">
        <w:tblPrEx>
          <w:tblW w:w="0" w:type="auto"/>
          <w:tblCellMar>
            <w:left w:w="0" w:type="dxa"/>
            <w:right w:w="0" w:type="dxa"/>
          </w:tblCellMar>
          <w:tblPrExChange w:id="78" w:author="Parks, Robbie M" w:date="2018-11-29T22:33:00Z">
            <w:tblPrEx>
              <w:tblW w:w="0" w:type="auto"/>
              <w:tblCellMar>
                <w:left w:w="0" w:type="dxa"/>
                <w:right w:w="0" w:type="dxa"/>
              </w:tblCellMar>
            </w:tblPrEx>
          </w:tblPrExChange>
        </w:tblPrEx>
        <w:trPr>
          <w:trHeight w:val="375"/>
          <w:trPrChange w:id="79" w:author="Parks, Robbie M" w:date="2018-11-29T22:33:00Z">
            <w:trPr>
              <w:trHeight w:val="375"/>
            </w:trPr>
          </w:trPrChange>
        </w:trPr>
        <w:tc>
          <w:tcPr>
            <w:tcW w:w="5554" w:type="dxa"/>
            <w:gridSpan w:val="2"/>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bottom"/>
            <w:hideMark/>
            <w:tcPrChange w:id="80" w:author="Parks, Robbie M" w:date="2018-11-29T22:33:00Z">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tcPrChange>
          </w:tcPr>
          <w:p w14:paraId="661CDE11"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Cs/>
                <w:color w:val="000000" w:themeColor="text1"/>
                <w:sz w:val="24"/>
                <w:szCs w:val="24"/>
              </w:rPr>
              <w:t>Unintentional</w:t>
            </w:r>
          </w:p>
        </w:tc>
        <w:tc>
          <w:tcPr>
            <w:tcW w:w="1193"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center"/>
            <w:hideMark/>
            <w:tcPrChange w:id="81" w:author="Parks, Robbie M" w:date="2018-11-29T22:33:00Z">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tcPrChange>
          </w:tcPr>
          <w:p w14:paraId="7C801F58" w14:textId="3D127297" w:rsidR="004E2756" w:rsidRPr="00636C9B" w:rsidRDefault="00AE004C"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1,636,808</w:t>
            </w:r>
          </w:p>
        </w:tc>
        <w:tc>
          <w:tcPr>
            <w:tcW w:w="1205"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60" w:type="dxa"/>
              <w:left w:w="60" w:type="dxa"/>
              <w:bottom w:w="60" w:type="dxa"/>
              <w:right w:w="60" w:type="dxa"/>
            </w:tcMar>
            <w:vAlign w:val="center"/>
            <w:hideMark/>
            <w:tcPrChange w:id="82" w:author="Parks, Robbie M" w:date="2018-11-29T22:33:00Z">
              <w:tcPr>
                <w:tcW w:w="1205"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tcPrChange>
          </w:tcPr>
          <w:p w14:paraId="5A3F65C2" w14:textId="1FA03BDA" w:rsidR="004E2756" w:rsidRPr="00636C9B" w:rsidRDefault="00AE004C"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850,569</w:t>
            </w:r>
          </w:p>
        </w:tc>
        <w:tc>
          <w:tcPr>
            <w:tcW w:w="1218"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60" w:type="dxa"/>
              <w:left w:w="60" w:type="dxa"/>
              <w:bottom w:w="60" w:type="dxa"/>
              <w:right w:w="60" w:type="dxa"/>
            </w:tcMar>
            <w:vAlign w:val="center"/>
            <w:hideMark/>
            <w:tcPrChange w:id="83" w:author="Parks, Robbie M" w:date="2018-11-29T22:33:00Z">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tcPrChange>
          </w:tcPr>
          <w:p w14:paraId="4D2FA7CE" w14:textId="1774D27E" w:rsidR="004E2756" w:rsidRPr="00636C9B" w:rsidRDefault="00AE004C"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2,487</w:t>
            </w:r>
            <w:r w:rsidR="004E2756" w:rsidRPr="00636C9B">
              <w:rPr>
                <w:rFonts w:ascii="Times New Roman" w:hAnsi="Times New Roman"/>
                <w:b/>
                <w:bCs/>
                <w:color w:val="000000" w:themeColor="text1"/>
                <w:sz w:val="24"/>
                <w:szCs w:val="24"/>
              </w:rPr>
              <w:t>,</w:t>
            </w:r>
            <w:r w:rsidRPr="00636C9B">
              <w:rPr>
                <w:rFonts w:ascii="Times New Roman" w:hAnsi="Times New Roman"/>
                <w:b/>
                <w:bCs/>
                <w:color w:val="000000" w:themeColor="text1"/>
                <w:sz w:val="24"/>
                <w:szCs w:val="24"/>
              </w:rPr>
              <w:t>377</w:t>
            </w:r>
          </w:p>
        </w:tc>
        <w:bookmarkStart w:id="84" w:name="_GoBack"/>
        <w:bookmarkEnd w:id="84"/>
      </w:tr>
      <w:tr w:rsidR="004E2756" w:rsidRPr="00636C9B" w14:paraId="0E76A54A" w14:textId="77777777" w:rsidTr="008D6C53">
        <w:trPr>
          <w:trHeight w:val="390"/>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5A4CC72A"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E817292"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Transport</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7151C7C"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1,186,839</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FF2ABE5"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498,661</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7BB94AC7"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1,685,500</w:t>
            </w:r>
          </w:p>
        </w:tc>
      </w:tr>
      <w:tr w:rsidR="004E2756" w:rsidRPr="00636C9B" w14:paraId="6F36D970" w14:textId="77777777" w:rsidTr="008D6C53">
        <w:trPr>
          <w:trHeight w:val="37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78AFB80F"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8350FCA"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Falls</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6AB6111"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337,946</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7B7BB38"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322,662</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4E961881"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660,608</w:t>
            </w:r>
          </w:p>
        </w:tc>
      </w:tr>
      <w:tr w:rsidR="004E2756" w:rsidRPr="00636C9B" w14:paraId="5C6DCC01" w14:textId="77777777" w:rsidTr="008D6C53">
        <w:trPr>
          <w:trHeight w:val="49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6408FF4"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5DF5DA2"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Drowning</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3517C91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112,023</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6C8A953A"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29,246</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1B8BC76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141,269</w:t>
            </w:r>
          </w:p>
        </w:tc>
      </w:tr>
      <w:tr w:rsidR="004E2756" w:rsidRPr="00636C9B" w14:paraId="023D40BD" w14:textId="77777777" w:rsidTr="002B0757">
        <w:tblPrEx>
          <w:tblW w:w="0" w:type="auto"/>
          <w:tblCellMar>
            <w:left w:w="0" w:type="dxa"/>
            <w:right w:w="0" w:type="dxa"/>
          </w:tblCellMar>
          <w:tblPrExChange w:id="85" w:author="Parks, Robbie M" w:date="2018-11-29T22:33:00Z">
            <w:tblPrEx>
              <w:tblW w:w="0" w:type="auto"/>
              <w:tblCellMar>
                <w:left w:w="0" w:type="dxa"/>
                <w:right w:w="0" w:type="dxa"/>
              </w:tblCellMar>
            </w:tblPrEx>
          </w:tblPrExChange>
        </w:tblPrEx>
        <w:trPr>
          <w:trHeight w:val="510"/>
          <w:trPrChange w:id="86" w:author="Parks, Robbie M" w:date="2018-11-29T22:33:00Z">
            <w:trPr>
              <w:trHeight w:val="510"/>
            </w:trPr>
          </w:trPrChange>
        </w:trPr>
        <w:tc>
          <w:tcPr>
            <w:tcW w:w="5554" w:type="dxa"/>
            <w:gridSpan w:val="2"/>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bottom"/>
            <w:hideMark/>
            <w:tcPrChange w:id="87" w:author="Parks, Robbie M" w:date="2018-11-29T22:33:00Z">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tcPrChange>
          </w:tcPr>
          <w:p w14:paraId="1EDD1AFB"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Cs/>
                <w:color w:val="000000" w:themeColor="text1"/>
                <w:sz w:val="24"/>
                <w:szCs w:val="24"/>
              </w:rPr>
              <w:t>Intentional</w:t>
            </w:r>
          </w:p>
        </w:tc>
        <w:tc>
          <w:tcPr>
            <w:tcW w:w="1193"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center"/>
            <w:hideMark/>
            <w:tcPrChange w:id="88" w:author="Parks, Robbie M" w:date="2018-11-29T22:33:00Z">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tcPrChange>
          </w:tcPr>
          <w:p w14:paraId="2360CE6D" w14:textId="461CAEF9" w:rsidR="004E2756" w:rsidRPr="00636C9B" w:rsidRDefault="00B139B4"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1,531,664</w:t>
            </w:r>
          </w:p>
        </w:tc>
        <w:tc>
          <w:tcPr>
            <w:tcW w:w="1205"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center"/>
            <w:hideMark/>
            <w:tcPrChange w:id="89" w:author="Parks, Robbie M" w:date="2018-11-29T22:33:00Z">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tcPrChange>
          </w:tcPr>
          <w:p w14:paraId="53DBEAC3" w14:textId="53833C1B" w:rsidR="004E2756" w:rsidRPr="00636C9B" w:rsidRDefault="00B139B4"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416</w:t>
            </w:r>
            <w:r w:rsidR="001F37C4" w:rsidRPr="00636C9B">
              <w:rPr>
                <w:rFonts w:ascii="Times New Roman" w:hAnsi="Times New Roman"/>
                <w:color w:val="000000" w:themeColor="text1"/>
                <w:sz w:val="24"/>
                <w:szCs w:val="24"/>
              </w:rPr>
              <w:t>,07</w:t>
            </w:r>
            <w:r w:rsidRPr="00636C9B">
              <w:rPr>
                <w:rFonts w:ascii="Times New Roman" w:hAnsi="Times New Roman"/>
                <w:color w:val="000000" w:themeColor="text1"/>
                <w:sz w:val="24"/>
                <w:szCs w:val="24"/>
              </w:rPr>
              <w:t>4</w:t>
            </w:r>
          </w:p>
        </w:tc>
        <w:tc>
          <w:tcPr>
            <w:tcW w:w="1218"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center"/>
            <w:hideMark/>
            <w:tcPrChange w:id="90" w:author="Parks, Robbie M" w:date="2018-11-29T22:33:00Z">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tcPrChange>
          </w:tcPr>
          <w:p w14:paraId="36CA1966" w14:textId="24A22EB7" w:rsidR="004E2756" w:rsidRPr="00636C9B" w:rsidRDefault="001F37C4"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1,947</w:t>
            </w:r>
            <w:r w:rsidR="004E2756" w:rsidRPr="00636C9B">
              <w:rPr>
                <w:rFonts w:ascii="Times New Roman" w:hAnsi="Times New Roman"/>
                <w:b/>
                <w:bCs/>
                <w:color w:val="000000" w:themeColor="text1"/>
                <w:sz w:val="24"/>
                <w:szCs w:val="24"/>
              </w:rPr>
              <w:t>,</w:t>
            </w:r>
            <w:r w:rsidRPr="00636C9B">
              <w:rPr>
                <w:rFonts w:ascii="Times New Roman" w:hAnsi="Times New Roman"/>
                <w:b/>
                <w:bCs/>
                <w:color w:val="000000" w:themeColor="text1"/>
                <w:sz w:val="24"/>
                <w:szCs w:val="24"/>
              </w:rPr>
              <w:t>738</w:t>
            </w:r>
          </w:p>
        </w:tc>
      </w:tr>
      <w:tr w:rsidR="004E2756" w:rsidRPr="00636C9B" w14:paraId="5A635537" w14:textId="77777777" w:rsidTr="008D6C53">
        <w:trPr>
          <w:trHeight w:val="37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2E94E9B"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B794FC6"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Assault</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07F64A00"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582,220</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0E81A37E"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162,517</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1E69C2D0"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744,737</w:t>
            </w:r>
          </w:p>
        </w:tc>
      </w:tr>
      <w:tr w:rsidR="004E2756" w:rsidRPr="00636C9B" w14:paraId="6CEE9258" w14:textId="77777777" w:rsidTr="008D6C53">
        <w:trPr>
          <w:trHeight w:val="534"/>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FC90CE7"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F00BF4D"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Intentional self-harm</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6AB7CE74"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954,141</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8781E0B"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254,621</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325670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1,208,762</w:t>
            </w:r>
          </w:p>
        </w:tc>
      </w:tr>
      <w:tr w:rsidR="00C92E67" w:rsidRPr="00636C9B" w14:paraId="0DAF4393" w14:textId="77777777" w:rsidTr="002B0757">
        <w:tblPrEx>
          <w:tblW w:w="0" w:type="auto"/>
          <w:tblCellMar>
            <w:left w:w="0" w:type="dxa"/>
            <w:right w:w="0" w:type="dxa"/>
          </w:tblCellMar>
          <w:tblPrExChange w:id="91" w:author="Parks, Robbie M" w:date="2018-11-29T22:33:00Z">
            <w:tblPrEx>
              <w:tblW w:w="0" w:type="auto"/>
              <w:tblCellMar>
                <w:left w:w="0" w:type="dxa"/>
                <w:right w:w="0" w:type="dxa"/>
              </w:tblCellMar>
            </w:tblPrEx>
          </w:tblPrExChange>
        </w:tblPrEx>
        <w:trPr>
          <w:trHeight w:val="510"/>
          <w:trPrChange w:id="92" w:author="Parks, Robbie M" w:date="2018-11-29T22:33:00Z">
            <w:trPr>
              <w:trHeight w:val="510"/>
            </w:trPr>
          </w:trPrChange>
        </w:trPr>
        <w:tc>
          <w:tcPr>
            <w:tcW w:w="5554" w:type="dxa"/>
            <w:gridSpan w:val="2"/>
            <w:tcBorders>
              <w:top w:val="single" w:sz="6" w:space="0" w:color="auto"/>
              <w:left w:val="single" w:sz="6" w:space="0" w:color="auto"/>
              <w:bottom w:val="single" w:sz="6" w:space="0" w:color="auto"/>
              <w:right w:val="single" w:sz="6" w:space="0" w:color="auto"/>
            </w:tcBorders>
            <w:shd w:val="clear" w:color="auto" w:fill="AEAAAA" w:themeFill="background2" w:themeFillShade="BF"/>
            <w:tcMar>
              <w:top w:w="0" w:type="dxa"/>
              <w:left w:w="75" w:type="dxa"/>
              <w:bottom w:w="0" w:type="dxa"/>
              <w:right w:w="75" w:type="dxa"/>
            </w:tcMar>
            <w:vAlign w:val="bottom"/>
            <w:hideMark/>
            <w:tcPrChange w:id="93" w:author="Parks, Robbie M" w:date="2018-11-29T22:33:00Z">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tcPrChange>
          </w:tcPr>
          <w:p w14:paraId="457C4B10" w14:textId="52C48F59" w:rsidR="00C92E67" w:rsidRPr="00636C9B" w:rsidRDefault="00C92E67"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All injuries</w:t>
            </w:r>
          </w:p>
        </w:tc>
        <w:tc>
          <w:tcPr>
            <w:tcW w:w="1193" w:type="dxa"/>
            <w:tcBorders>
              <w:top w:val="single" w:sz="6" w:space="0" w:color="auto"/>
              <w:left w:val="single" w:sz="6" w:space="0" w:color="auto"/>
              <w:bottom w:val="single" w:sz="6" w:space="0" w:color="auto"/>
              <w:right w:val="single" w:sz="6" w:space="0" w:color="auto"/>
            </w:tcBorders>
            <w:shd w:val="clear" w:color="auto" w:fill="AEAAAA" w:themeFill="background2" w:themeFillShade="BF"/>
            <w:tcMar>
              <w:top w:w="0" w:type="dxa"/>
              <w:left w:w="75" w:type="dxa"/>
              <w:bottom w:w="0" w:type="dxa"/>
              <w:right w:w="75" w:type="dxa"/>
            </w:tcMar>
            <w:vAlign w:val="center"/>
            <w:hideMark/>
            <w:tcPrChange w:id="94" w:author="Parks, Robbie M" w:date="2018-11-29T22:33:00Z">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tcPrChange>
          </w:tcPr>
          <w:p w14:paraId="4C586F5E" w14:textId="27EC579F" w:rsidR="00C92E67" w:rsidRPr="00636C9B" w:rsidRDefault="00DD61A0" w:rsidP="00DD61A0">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3,168,472</w:t>
            </w:r>
          </w:p>
        </w:tc>
        <w:tc>
          <w:tcPr>
            <w:tcW w:w="1205" w:type="dxa"/>
            <w:tcBorders>
              <w:top w:val="single" w:sz="6" w:space="0" w:color="auto"/>
              <w:left w:val="single" w:sz="6" w:space="0" w:color="auto"/>
              <w:bottom w:val="single" w:sz="6" w:space="0" w:color="auto"/>
              <w:right w:val="single" w:sz="6" w:space="0" w:color="auto"/>
            </w:tcBorders>
            <w:shd w:val="clear" w:color="auto" w:fill="AEAAAA" w:themeFill="background2" w:themeFillShade="BF"/>
            <w:tcMar>
              <w:top w:w="0" w:type="dxa"/>
              <w:left w:w="75" w:type="dxa"/>
              <w:bottom w:w="0" w:type="dxa"/>
              <w:right w:w="75" w:type="dxa"/>
            </w:tcMar>
            <w:vAlign w:val="center"/>
            <w:hideMark/>
            <w:tcPrChange w:id="95" w:author="Parks, Robbie M" w:date="2018-11-29T22:33:00Z">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tcPrChange>
          </w:tcPr>
          <w:p w14:paraId="77B538B8" w14:textId="46C4A666" w:rsidR="00C92E67" w:rsidRPr="00636C9B" w:rsidRDefault="00DD61A0"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1,266,643</w:t>
            </w:r>
          </w:p>
        </w:tc>
        <w:tc>
          <w:tcPr>
            <w:tcW w:w="1218" w:type="dxa"/>
            <w:tcBorders>
              <w:top w:val="single" w:sz="6" w:space="0" w:color="auto"/>
              <w:left w:val="single" w:sz="6" w:space="0" w:color="auto"/>
              <w:bottom w:val="single" w:sz="6" w:space="0" w:color="auto"/>
              <w:right w:val="single" w:sz="6" w:space="0" w:color="auto"/>
            </w:tcBorders>
            <w:shd w:val="clear" w:color="auto" w:fill="AEAAAA" w:themeFill="background2" w:themeFillShade="BF"/>
            <w:tcMar>
              <w:top w:w="0" w:type="dxa"/>
              <w:left w:w="75" w:type="dxa"/>
              <w:bottom w:w="0" w:type="dxa"/>
              <w:right w:w="75" w:type="dxa"/>
            </w:tcMar>
            <w:vAlign w:val="center"/>
            <w:hideMark/>
            <w:tcPrChange w:id="96" w:author="Parks, Robbie M" w:date="2018-11-29T22:33:00Z">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tcPrChange>
          </w:tcPr>
          <w:p w14:paraId="7E4DE74C" w14:textId="0889C4C9" w:rsidR="00C92E67" w:rsidRPr="00636C9B" w:rsidRDefault="001F37C4"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4,435,115</w:t>
            </w:r>
          </w:p>
        </w:tc>
      </w:tr>
    </w:tbl>
    <w:p w14:paraId="63F03294" w14:textId="1106ABCA" w:rsidR="004571FF" w:rsidRPr="00843ACB" w:rsidRDefault="004571FF" w:rsidP="00843ACB">
      <w:pPr>
        <w:spacing w:after="0" w:line="240" w:lineRule="auto"/>
        <w:rPr>
          <w:color w:val="000000" w:themeColor="text1"/>
        </w:rPr>
        <w:sectPr w:rsidR="004571FF" w:rsidRPr="00843ACB" w:rsidSect="00C92E67">
          <w:footerReference w:type="even" r:id="rId12"/>
          <w:footerReference w:type="default" r:id="rId13"/>
          <w:pgSz w:w="11900" w:h="16840"/>
          <w:pgMar w:top="1440" w:right="1440" w:bottom="1440" w:left="1440" w:header="720" w:footer="720" w:gutter="0"/>
          <w:lnNumType w:countBy="1" w:restart="continuous"/>
          <w:cols w:space="720"/>
          <w:docGrid w:linePitch="360"/>
        </w:sectPr>
      </w:pPr>
    </w:p>
    <w:p w14:paraId="286DAE42" w14:textId="4C4607AA" w:rsidR="00E54738" w:rsidRPr="00636C9B" w:rsidRDefault="00AE3126" w:rsidP="00843ACB">
      <w:pPr>
        <w:spacing w:after="0" w:line="24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Table </w:t>
      </w:r>
      <w:r w:rsidR="00C8523D">
        <w:rPr>
          <w:rFonts w:ascii="Times New Roman" w:hAnsi="Times New Roman"/>
          <w:b/>
          <w:color w:val="000000" w:themeColor="text1"/>
          <w:sz w:val="24"/>
          <w:szCs w:val="24"/>
        </w:rPr>
        <w:t>S</w:t>
      </w:r>
      <w:r w:rsidR="001B2BE0" w:rsidRPr="00636C9B">
        <w:rPr>
          <w:rFonts w:ascii="Times New Roman" w:hAnsi="Times New Roman"/>
          <w:b/>
          <w:color w:val="000000" w:themeColor="text1"/>
          <w:sz w:val="24"/>
          <w:szCs w:val="24"/>
        </w:rPr>
        <w:t>X</w:t>
      </w:r>
      <w:r w:rsidRPr="00636C9B">
        <w:rPr>
          <w:rFonts w:ascii="Times New Roman" w:hAnsi="Times New Roman"/>
          <w:b/>
          <w:color w:val="000000" w:themeColor="text1"/>
          <w:sz w:val="24"/>
          <w:szCs w:val="24"/>
        </w:rPr>
        <w:t>.</w:t>
      </w:r>
      <w:r w:rsidR="00CC34A2" w:rsidRPr="00636C9B">
        <w:rPr>
          <w:rFonts w:ascii="Times New Roman" w:hAnsi="Times New Roman"/>
          <w:b/>
          <w:color w:val="000000" w:themeColor="text1"/>
          <w:sz w:val="24"/>
          <w:szCs w:val="24"/>
        </w:rPr>
        <w:t xml:space="preserve"> </w:t>
      </w:r>
      <w:r w:rsidR="00CC34A2" w:rsidRPr="00636C9B">
        <w:rPr>
          <w:rFonts w:ascii="Times New Roman" w:hAnsi="Times New Roman"/>
          <w:color w:val="000000" w:themeColor="text1"/>
          <w:sz w:val="24"/>
          <w:szCs w:val="24"/>
        </w:rPr>
        <w:t xml:space="preserve">ICD-9 and ICD-10 medical cause of death codes by </w:t>
      </w:r>
      <w:r w:rsidR="001C2178">
        <w:rPr>
          <w:rFonts w:ascii="Times New Roman" w:hAnsi="Times New Roman"/>
          <w:color w:val="000000" w:themeColor="text1"/>
          <w:sz w:val="24"/>
          <w:szCs w:val="24"/>
        </w:rPr>
        <w:t>type</w:t>
      </w:r>
      <w:r w:rsidR="001C2178" w:rsidRPr="00636C9B">
        <w:rPr>
          <w:rFonts w:ascii="Times New Roman" w:hAnsi="Times New Roman"/>
          <w:color w:val="000000" w:themeColor="text1"/>
          <w:sz w:val="24"/>
          <w:szCs w:val="24"/>
        </w:rPr>
        <w:t xml:space="preserve"> </w:t>
      </w:r>
      <w:r w:rsidR="00CC34A2" w:rsidRPr="00636C9B">
        <w:rPr>
          <w:rFonts w:ascii="Times New Roman" w:hAnsi="Times New Roman"/>
          <w:color w:val="000000" w:themeColor="text1"/>
          <w:sz w:val="24"/>
          <w:szCs w:val="24"/>
        </w:rPr>
        <w:t>of injury</w:t>
      </w:r>
      <w:r w:rsidR="00D923AB" w:rsidRPr="00636C9B">
        <w:rPr>
          <w:rFonts w:ascii="Times New Roman" w:hAnsi="Times New Roman"/>
          <w:color w:val="000000" w:themeColor="text1"/>
          <w:sz w:val="24"/>
          <w:szCs w:val="24"/>
        </w:rPr>
        <w:t>.</w:t>
      </w:r>
      <w:r w:rsidR="00243E2C" w:rsidRPr="00636C9B">
        <w:rPr>
          <w:rFonts w:ascii="Times New Roman" w:hAnsi="Times New Roman"/>
          <w:color w:val="000000" w:themeColor="text1"/>
          <w:sz w:val="24"/>
          <w:szCs w:val="24"/>
        </w:rPr>
        <w:t xml:space="preserve"> [[[To add]]]</w:t>
      </w:r>
      <w:r w:rsidR="00E54738" w:rsidRPr="00636C9B">
        <w:rPr>
          <w:rFonts w:ascii="Times New Roman" w:hAnsi="Times New Roman"/>
          <w:color w:val="000000" w:themeColor="text1"/>
          <w:sz w:val="24"/>
          <w:szCs w:val="24"/>
        </w:rPr>
        <w:br w:type="page"/>
      </w:r>
    </w:p>
    <w:p w14:paraId="6C845C17" w14:textId="2CB0901B" w:rsidR="004F7F15" w:rsidRPr="00636C9B" w:rsidRDefault="00E54738" w:rsidP="00D76DF7">
      <w:pPr>
        <w:spacing w:line="480" w:lineRule="auto"/>
        <w:jc w:val="both"/>
        <w:rPr>
          <w:rFonts w:ascii="Times New Roman" w:hAnsi="Times New Roman"/>
          <w:color w:val="000000" w:themeColor="text1"/>
          <w:sz w:val="24"/>
          <w:szCs w:val="24"/>
        </w:rPr>
        <w:sectPr w:rsidR="004F7F15" w:rsidRPr="00636C9B" w:rsidSect="00C92E67">
          <w:pgSz w:w="11900" w:h="16840"/>
          <w:pgMar w:top="1440" w:right="1440" w:bottom="1440" w:left="1440" w:header="720" w:footer="720" w:gutter="0"/>
          <w:lnNumType w:countBy="1" w:restart="continuous"/>
          <w:cols w:space="720"/>
          <w:docGrid w:linePitch="360"/>
        </w:sectPr>
      </w:pPr>
      <w:r w:rsidRPr="00636C9B">
        <w:rPr>
          <w:rFonts w:ascii="Times New Roman" w:hAnsi="Times New Roman"/>
          <w:b/>
          <w:color w:val="000000" w:themeColor="text1"/>
          <w:sz w:val="24"/>
          <w:szCs w:val="24"/>
        </w:rPr>
        <w:lastRenderedPageBreak/>
        <w:t xml:space="preserve">Table </w:t>
      </w:r>
      <w:r w:rsidR="00C8523D">
        <w:rPr>
          <w:rFonts w:ascii="Times New Roman" w:hAnsi="Times New Roman"/>
          <w:b/>
          <w:color w:val="000000" w:themeColor="text1"/>
          <w:sz w:val="24"/>
          <w:szCs w:val="24"/>
        </w:rPr>
        <w:t>S</w:t>
      </w:r>
      <w:r w:rsidR="002C5765" w:rsidRPr="00636C9B">
        <w:rPr>
          <w:rFonts w:ascii="Times New Roman" w:hAnsi="Times New Roman"/>
          <w:b/>
          <w:color w:val="000000" w:themeColor="text1"/>
          <w:sz w:val="24"/>
          <w:szCs w:val="24"/>
        </w:rPr>
        <w:t>X</w:t>
      </w:r>
      <w:r w:rsidRPr="00636C9B">
        <w:rPr>
          <w:rFonts w:ascii="Times New Roman" w:hAnsi="Times New Roman"/>
          <w:b/>
          <w:color w:val="000000" w:themeColor="text1"/>
          <w:sz w:val="24"/>
          <w:szCs w:val="24"/>
        </w:rPr>
        <w:t xml:space="preserve">. </w:t>
      </w:r>
      <w:r w:rsidR="003939B4" w:rsidRPr="00636C9B">
        <w:rPr>
          <w:rFonts w:ascii="Times New Roman" w:hAnsi="Times New Roman"/>
          <w:color w:val="000000" w:themeColor="text1"/>
          <w:sz w:val="24"/>
          <w:szCs w:val="24"/>
        </w:rPr>
        <w:t>Additional annual deaths with a national uniform increase of 1</w:t>
      </w:r>
      <w:r w:rsidR="003939B4" w:rsidRPr="00636C9B">
        <w:rPr>
          <w:rFonts w:ascii="Arial" w:eastAsia="Times New Roman" w:hAnsi="Arial" w:cs="Arial"/>
          <w:bCs/>
          <w:color w:val="222222"/>
          <w:sz w:val="24"/>
          <w:szCs w:val="24"/>
          <w:shd w:val="clear" w:color="auto" w:fill="FFFFFF"/>
          <w:lang w:eastAsia="en-GB"/>
        </w:rPr>
        <w:t>°</w:t>
      </w:r>
      <w:r w:rsidR="003939B4" w:rsidRPr="00636C9B">
        <w:rPr>
          <w:rFonts w:ascii="Times New Roman" w:hAnsi="Times New Roman"/>
          <w:color w:val="000000" w:themeColor="text1"/>
          <w:sz w:val="24"/>
          <w:szCs w:val="24"/>
        </w:rPr>
        <w:t xml:space="preserve">C above long-term monthly state mean, for deaths from all injuries by sex, age group, and </w:t>
      </w:r>
      <w:r w:rsidR="001C2178">
        <w:rPr>
          <w:rFonts w:ascii="Times New Roman" w:hAnsi="Times New Roman"/>
          <w:color w:val="000000" w:themeColor="text1"/>
          <w:sz w:val="24"/>
          <w:szCs w:val="24"/>
        </w:rPr>
        <w:t>type</w:t>
      </w:r>
      <w:r w:rsidR="001C2178" w:rsidRPr="00636C9B">
        <w:rPr>
          <w:rFonts w:ascii="Times New Roman" w:hAnsi="Times New Roman"/>
          <w:color w:val="000000" w:themeColor="text1"/>
          <w:sz w:val="24"/>
          <w:szCs w:val="24"/>
        </w:rPr>
        <w:t xml:space="preserve"> </w:t>
      </w:r>
      <w:r w:rsidR="003939B4" w:rsidRPr="00636C9B">
        <w:rPr>
          <w:rFonts w:ascii="Times New Roman" w:hAnsi="Times New Roman"/>
          <w:color w:val="000000" w:themeColor="text1"/>
          <w:sz w:val="24"/>
          <w:szCs w:val="24"/>
        </w:rPr>
        <w:t>of injury for 2016</w:t>
      </w:r>
      <w:del w:id="97" w:author="Tamura-Wicks, Helen M" w:date="2018-11-29T18:36:00Z">
        <w:r w:rsidR="003939B4" w:rsidRPr="00636C9B" w:rsidDel="00BE6574">
          <w:rPr>
            <w:rFonts w:ascii="Times New Roman" w:hAnsi="Times New Roman"/>
            <w:color w:val="000000" w:themeColor="text1"/>
            <w:sz w:val="24"/>
            <w:szCs w:val="24"/>
          </w:rPr>
          <w:delText xml:space="preserve"> </w:delText>
        </w:r>
      </w:del>
      <w:r w:rsidR="003939B4" w:rsidRPr="00636C9B">
        <w:rPr>
          <w:rFonts w:ascii="Times New Roman" w:hAnsi="Times New Roman"/>
          <w:color w:val="000000" w:themeColor="text1"/>
          <w:sz w:val="24"/>
          <w:szCs w:val="24"/>
        </w:rPr>
        <w:t>populat</w:t>
      </w:r>
      <w:r w:rsidR="0016379A" w:rsidRPr="00636C9B">
        <w:rPr>
          <w:rFonts w:ascii="Times New Roman" w:hAnsi="Times New Roman"/>
          <w:color w:val="000000" w:themeColor="text1"/>
          <w:sz w:val="24"/>
          <w:szCs w:val="24"/>
        </w:rPr>
        <w:t>ion.</w:t>
      </w:r>
    </w:p>
    <w:tbl>
      <w:tblPr>
        <w:tblpPr w:leftFromText="180" w:rightFromText="180" w:vertAnchor="text" w:horzAnchor="page" w:tblpX="1557" w:tblpY="185"/>
        <w:tblW w:w="1181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0" w:type="dxa"/>
          <w:right w:w="0" w:type="dxa"/>
        </w:tblCellMar>
        <w:tblLook w:val="04A0" w:firstRow="1" w:lastRow="0" w:firstColumn="1" w:lastColumn="0" w:noHBand="0" w:noVBand="1"/>
      </w:tblPr>
      <w:tblGrid>
        <w:gridCol w:w="1140"/>
        <w:gridCol w:w="680"/>
        <w:gridCol w:w="1125"/>
        <w:gridCol w:w="1125"/>
        <w:gridCol w:w="1125"/>
        <w:gridCol w:w="1125"/>
        <w:gridCol w:w="1125"/>
        <w:gridCol w:w="1125"/>
        <w:gridCol w:w="1125"/>
        <w:gridCol w:w="1125"/>
        <w:gridCol w:w="1080"/>
        <w:gridCol w:w="1080"/>
        <w:gridCol w:w="1125"/>
      </w:tblGrid>
      <w:tr w:rsidR="004F7F15" w:rsidRPr="00636C9B" w14:paraId="7D0BCB25" w14:textId="77777777" w:rsidTr="004F7F15">
        <w:trPr>
          <w:trHeight w:val="495"/>
        </w:trPr>
        <w:tc>
          <w:tcPr>
            <w:tcW w:w="1328" w:type="dxa"/>
            <w:tcMar>
              <w:top w:w="0" w:type="dxa"/>
              <w:left w:w="75" w:type="dxa"/>
              <w:bottom w:w="0" w:type="dxa"/>
              <w:right w:w="75" w:type="dxa"/>
            </w:tcMar>
            <w:vAlign w:val="center"/>
            <w:hideMark/>
          </w:tcPr>
          <w:p w14:paraId="364F9E60"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lastRenderedPageBreak/>
              <w:t>Cause</w:t>
            </w:r>
          </w:p>
        </w:tc>
        <w:tc>
          <w:tcPr>
            <w:tcW w:w="743" w:type="dxa"/>
            <w:tcMar>
              <w:top w:w="0" w:type="dxa"/>
              <w:left w:w="75" w:type="dxa"/>
              <w:bottom w:w="0" w:type="dxa"/>
              <w:right w:w="75" w:type="dxa"/>
            </w:tcMar>
            <w:vAlign w:val="center"/>
            <w:hideMark/>
          </w:tcPr>
          <w:p w14:paraId="277BA68A"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Sex</w:t>
            </w:r>
          </w:p>
        </w:tc>
        <w:tc>
          <w:tcPr>
            <w:tcW w:w="893" w:type="dxa"/>
            <w:tcMar>
              <w:top w:w="0" w:type="dxa"/>
              <w:left w:w="75" w:type="dxa"/>
              <w:bottom w:w="0" w:type="dxa"/>
              <w:right w:w="75" w:type="dxa"/>
            </w:tcMar>
            <w:vAlign w:val="center"/>
            <w:hideMark/>
          </w:tcPr>
          <w:p w14:paraId="4DB0B18E"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0-4</w:t>
            </w:r>
          </w:p>
        </w:tc>
        <w:tc>
          <w:tcPr>
            <w:tcW w:w="893" w:type="dxa"/>
            <w:tcMar>
              <w:top w:w="0" w:type="dxa"/>
              <w:left w:w="75" w:type="dxa"/>
              <w:bottom w:w="0" w:type="dxa"/>
              <w:right w:w="75" w:type="dxa"/>
            </w:tcMar>
            <w:vAlign w:val="center"/>
            <w:hideMark/>
          </w:tcPr>
          <w:p w14:paraId="0E9881FC"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5-14</w:t>
            </w:r>
          </w:p>
        </w:tc>
        <w:tc>
          <w:tcPr>
            <w:tcW w:w="893" w:type="dxa"/>
            <w:tcMar>
              <w:top w:w="0" w:type="dxa"/>
              <w:left w:w="75" w:type="dxa"/>
              <w:bottom w:w="0" w:type="dxa"/>
              <w:right w:w="75" w:type="dxa"/>
            </w:tcMar>
            <w:vAlign w:val="center"/>
            <w:hideMark/>
          </w:tcPr>
          <w:p w14:paraId="0BBF5B85"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15-24</w:t>
            </w:r>
          </w:p>
        </w:tc>
        <w:tc>
          <w:tcPr>
            <w:tcW w:w="893" w:type="dxa"/>
            <w:tcMar>
              <w:top w:w="0" w:type="dxa"/>
              <w:left w:w="75" w:type="dxa"/>
              <w:bottom w:w="0" w:type="dxa"/>
              <w:right w:w="75" w:type="dxa"/>
            </w:tcMar>
            <w:vAlign w:val="center"/>
            <w:hideMark/>
          </w:tcPr>
          <w:p w14:paraId="4726AEEB"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25-34</w:t>
            </w:r>
          </w:p>
        </w:tc>
        <w:tc>
          <w:tcPr>
            <w:tcW w:w="893" w:type="dxa"/>
            <w:tcMar>
              <w:top w:w="0" w:type="dxa"/>
              <w:left w:w="75" w:type="dxa"/>
              <w:bottom w:w="0" w:type="dxa"/>
              <w:right w:w="75" w:type="dxa"/>
            </w:tcMar>
            <w:vAlign w:val="center"/>
            <w:hideMark/>
          </w:tcPr>
          <w:p w14:paraId="321150A7"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35-44</w:t>
            </w:r>
          </w:p>
        </w:tc>
        <w:tc>
          <w:tcPr>
            <w:tcW w:w="893" w:type="dxa"/>
            <w:tcMar>
              <w:top w:w="0" w:type="dxa"/>
              <w:left w:w="75" w:type="dxa"/>
              <w:bottom w:w="0" w:type="dxa"/>
              <w:right w:w="75" w:type="dxa"/>
            </w:tcMar>
            <w:vAlign w:val="center"/>
            <w:hideMark/>
          </w:tcPr>
          <w:p w14:paraId="5D4FE3FE"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45-54</w:t>
            </w:r>
          </w:p>
        </w:tc>
        <w:tc>
          <w:tcPr>
            <w:tcW w:w="893" w:type="dxa"/>
            <w:tcMar>
              <w:top w:w="0" w:type="dxa"/>
              <w:left w:w="75" w:type="dxa"/>
              <w:bottom w:w="0" w:type="dxa"/>
              <w:right w:w="75" w:type="dxa"/>
            </w:tcMar>
            <w:vAlign w:val="center"/>
            <w:hideMark/>
          </w:tcPr>
          <w:p w14:paraId="5CEA727F"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55-64</w:t>
            </w:r>
          </w:p>
        </w:tc>
        <w:tc>
          <w:tcPr>
            <w:tcW w:w="893" w:type="dxa"/>
            <w:tcMar>
              <w:top w:w="0" w:type="dxa"/>
              <w:left w:w="75" w:type="dxa"/>
              <w:bottom w:w="0" w:type="dxa"/>
              <w:right w:w="75" w:type="dxa"/>
            </w:tcMar>
            <w:vAlign w:val="center"/>
            <w:hideMark/>
          </w:tcPr>
          <w:p w14:paraId="29374935"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65-74</w:t>
            </w:r>
          </w:p>
        </w:tc>
        <w:tc>
          <w:tcPr>
            <w:tcW w:w="854" w:type="dxa"/>
            <w:tcMar>
              <w:top w:w="0" w:type="dxa"/>
              <w:left w:w="75" w:type="dxa"/>
              <w:bottom w:w="0" w:type="dxa"/>
              <w:right w:w="75" w:type="dxa"/>
            </w:tcMar>
            <w:vAlign w:val="center"/>
            <w:hideMark/>
          </w:tcPr>
          <w:p w14:paraId="49002C47"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75-84</w:t>
            </w:r>
          </w:p>
        </w:tc>
        <w:tc>
          <w:tcPr>
            <w:tcW w:w="854" w:type="dxa"/>
            <w:tcMar>
              <w:top w:w="0" w:type="dxa"/>
              <w:left w:w="75" w:type="dxa"/>
              <w:bottom w:w="0" w:type="dxa"/>
              <w:right w:w="75" w:type="dxa"/>
            </w:tcMar>
            <w:vAlign w:val="center"/>
            <w:hideMark/>
          </w:tcPr>
          <w:p w14:paraId="26AF7836"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85+</w:t>
            </w:r>
          </w:p>
        </w:tc>
        <w:tc>
          <w:tcPr>
            <w:tcW w:w="893" w:type="dxa"/>
            <w:tcMar>
              <w:top w:w="0" w:type="dxa"/>
              <w:left w:w="75" w:type="dxa"/>
              <w:bottom w:w="0" w:type="dxa"/>
              <w:right w:w="75" w:type="dxa"/>
            </w:tcMar>
            <w:vAlign w:val="center"/>
            <w:hideMark/>
          </w:tcPr>
          <w:p w14:paraId="34A36FFB"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All ages</w:t>
            </w:r>
          </w:p>
        </w:tc>
      </w:tr>
      <w:tr w:rsidR="004F7F15" w:rsidRPr="00636C9B" w14:paraId="7D6CDC62" w14:textId="77777777" w:rsidTr="004F7F15">
        <w:trPr>
          <w:trHeight w:val="510"/>
        </w:trPr>
        <w:tc>
          <w:tcPr>
            <w:tcW w:w="1328" w:type="dxa"/>
            <w:vMerge w:val="restart"/>
            <w:tcMar>
              <w:top w:w="0" w:type="dxa"/>
              <w:left w:w="75" w:type="dxa"/>
              <w:bottom w:w="0" w:type="dxa"/>
              <w:right w:w="75" w:type="dxa"/>
            </w:tcMar>
            <w:vAlign w:val="center"/>
            <w:hideMark/>
          </w:tcPr>
          <w:p w14:paraId="487D37E9"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color w:val="000000"/>
                <w:sz w:val="18"/>
                <w:szCs w:val="18"/>
                <w:lang w:eastAsia="en-GB"/>
              </w:rPr>
              <w:t>All injuries</w:t>
            </w:r>
          </w:p>
        </w:tc>
        <w:tc>
          <w:tcPr>
            <w:tcW w:w="743" w:type="dxa"/>
            <w:tcMar>
              <w:top w:w="0" w:type="dxa"/>
              <w:left w:w="75" w:type="dxa"/>
              <w:bottom w:w="0" w:type="dxa"/>
              <w:right w:w="75" w:type="dxa"/>
            </w:tcMar>
            <w:vAlign w:val="center"/>
            <w:hideMark/>
          </w:tcPr>
          <w:p w14:paraId="06D6CE0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79AA70A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16.0 (  11.0,  21.0)</w:t>
            </w:r>
          </w:p>
        </w:tc>
        <w:tc>
          <w:tcPr>
            <w:tcW w:w="893" w:type="dxa"/>
            <w:tcMar>
              <w:top w:w="0" w:type="dxa"/>
              <w:left w:w="75" w:type="dxa"/>
              <w:bottom w:w="0" w:type="dxa"/>
              <w:right w:w="75" w:type="dxa"/>
            </w:tcMar>
            <w:vAlign w:val="center"/>
            <w:hideMark/>
          </w:tcPr>
          <w:p w14:paraId="1AAFB00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18.0 (  12.0,  24.0)</w:t>
            </w:r>
          </w:p>
        </w:tc>
        <w:tc>
          <w:tcPr>
            <w:tcW w:w="893" w:type="dxa"/>
            <w:tcMar>
              <w:top w:w="0" w:type="dxa"/>
              <w:left w:w="75" w:type="dxa"/>
              <w:bottom w:w="0" w:type="dxa"/>
              <w:right w:w="75" w:type="dxa"/>
            </w:tcMar>
            <w:vAlign w:val="center"/>
            <w:hideMark/>
          </w:tcPr>
          <w:p w14:paraId="6100A06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177.0 ( 144.0, 209.0)</w:t>
            </w:r>
          </w:p>
        </w:tc>
        <w:tc>
          <w:tcPr>
            <w:tcW w:w="893" w:type="dxa"/>
            <w:tcMar>
              <w:top w:w="0" w:type="dxa"/>
              <w:left w:w="75" w:type="dxa"/>
              <w:bottom w:w="0" w:type="dxa"/>
              <w:right w:w="75" w:type="dxa"/>
            </w:tcMar>
            <w:vAlign w:val="center"/>
            <w:hideMark/>
          </w:tcPr>
          <w:p w14:paraId="70179C6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195.0 ( 159.0, 230.0)</w:t>
            </w:r>
          </w:p>
        </w:tc>
        <w:tc>
          <w:tcPr>
            <w:tcW w:w="893" w:type="dxa"/>
            <w:tcMar>
              <w:top w:w="0" w:type="dxa"/>
              <w:left w:w="75" w:type="dxa"/>
              <w:bottom w:w="0" w:type="dxa"/>
              <w:right w:w="75" w:type="dxa"/>
            </w:tcMar>
            <w:vAlign w:val="center"/>
            <w:hideMark/>
          </w:tcPr>
          <w:p w14:paraId="54D7688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130.0 ( 101.0, 160.0)</w:t>
            </w:r>
          </w:p>
        </w:tc>
        <w:tc>
          <w:tcPr>
            <w:tcW w:w="893" w:type="dxa"/>
            <w:tcMar>
              <w:top w:w="0" w:type="dxa"/>
              <w:left w:w="75" w:type="dxa"/>
              <w:bottom w:w="0" w:type="dxa"/>
              <w:right w:w="75" w:type="dxa"/>
            </w:tcMar>
            <w:vAlign w:val="center"/>
            <w:hideMark/>
          </w:tcPr>
          <w:p w14:paraId="66D2699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125.0 (  92.0, 158.0)</w:t>
            </w:r>
          </w:p>
        </w:tc>
        <w:tc>
          <w:tcPr>
            <w:tcW w:w="893" w:type="dxa"/>
            <w:tcMar>
              <w:top w:w="0" w:type="dxa"/>
              <w:left w:w="75" w:type="dxa"/>
              <w:bottom w:w="0" w:type="dxa"/>
              <w:right w:w="75" w:type="dxa"/>
            </w:tcMar>
            <w:vAlign w:val="center"/>
            <w:hideMark/>
          </w:tcPr>
          <w:p w14:paraId="3129E8E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133.0 (  96.0, 170.0)</w:t>
            </w:r>
          </w:p>
        </w:tc>
        <w:tc>
          <w:tcPr>
            <w:tcW w:w="893" w:type="dxa"/>
            <w:tcMar>
              <w:top w:w="0" w:type="dxa"/>
              <w:left w:w="75" w:type="dxa"/>
              <w:bottom w:w="0" w:type="dxa"/>
              <w:right w:w="75" w:type="dxa"/>
            </w:tcMar>
            <w:vAlign w:val="center"/>
            <w:hideMark/>
          </w:tcPr>
          <w:p w14:paraId="2FD8A2F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51.0 (  22.0,  80.0)</w:t>
            </w:r>
          </w:p>
        </w:tc>
        <w:tc>
          <w:tcPr>
            <w:tcW w:w="854" w:type="dxa"/>
            <w:tcMar>
              <w:top w:w="0" w:type="dxa"/>
              <w:left w:w="75" w:type="dxa"/>
              <w:bottom w:w="0" w:type="dxa"/>
              <w:right w:w="75" w:type="dxa"/>
            </w:tcMar>
            <w:vAlign w:val="center"/>
            <w:hideMark/>
          </w:tcPr>
          <w:p w14:paraId="24F178D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-24.0,  29.0)</w:t>
            </w:r>
          </w:p>
        </w:tc>
        <w:tc>
          <w:tcPr>
            <w:tcW w:w="854" w:type="dxa"/>
            <w:tcMar>
              <w:top w:w="0" w:type="dxa"/>
              <w:left w:w="75" w:type="dxa"/>
              <w:bottom w:w="0" w:type="dxa"/>
              <w:right w:w="75" w:type="dxa"/>
            </w:tcMar>
            <w:vAlign w:val="center"/>
            <w:hideMark/>
          </w:tcPr>
          <w:p w14:paraId="5EB4802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-32.0 ( -64.0,   0.0)</w:t>
            </w:r>
          </w:p>
        </w:tc>
        <w:tc>
          <w:tcPr>
            <w:tcW w:w="893" w:type="dxa"/>
            <w:tcMar>
              <w:top w:w="0" w:type="dxa"/>
              <w:left w:w="75" w:type="dxa"/>
              <w:bottom w:w="0" w:type="dxa"/>
              <w:right w:w="75" w:type="dxa"/>
            </w:tcMar>
            <w:vAlign w:val="center"/>
            <w:hideMark/>
          </w:tcPr>
          <w:p w14:paraId="4DA63C8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815.0 ( 721.0, 909.0)</w:t>
            </w:r>
          </w:p>
        </w:tc>
      </w:tr>
      <w:tr w:rsidR="004F7F15" w:rsidRPr="00636C9B" w14:paraId="45096C9C" w14:textId="77777777" w:rsidTr="004F7F15">
        <w:trPr>
          <w:trHeight w:val="480"/>
        </w:trPr>
        <w:tc>
          <w:tcPr>
            <w:tcW w:w="1328" w:type="dxa"/>
            <w:vMerge/>
            <w:vAlign w:val="center"/>
            <w:hideMark/>
          </w:tcPr>
          <w:p w14:paraId="544F9788"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0C75270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0567239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8.0 (   4.0,  12.0)</w:t>
            </w:r>
          </w:p>
        </w:tc>
        <w:tc>
          <w:tcPr>
            <w:tcW w:w="893" w:type="dxa"/>
            <w:tcMar>
              <w:top w:w="0" w:type="dxa"/>
              <w:left w:w="75" w:type="dxa"/>
              <w:bottom w:w="0" w:type="dxa"/>
              <w:right w:w="75" w:type="dxa"/>
            </w:tcMar>
            <w:vAlign w:val="center"/>
            <w:hideMark/>
          </w:tcPr>
          <w:p w14:paraId="60CD2ED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11.0 (   7.0,  16.0)</w:t>
            </w:r>
          </w:p>
        </w:tc>
        <w:tc>
          <w:tcPr>
            <w:tcW w:w="893" w:type="dxa"/>
            <w:tcMar>
              <w:top w:w="0" w:type="dxa"/>
              <w:left w:w="75" w:type="dxa"/>
              <w:bottom w:w="0" w:type="dxa"/>
              <w:right w:w="75" w:type="dxa"/>
            </w:tcMar>
            <w:vAlign w:val="center"/>
            <w:hideMark/>
          </w:tcPr>
          <w:p w14:paraId="3A8B104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35.0 (  21.0,  49.0)</w:t>
            </w:r>
          </w:p>
        </w:tc>
        <w:tc>
          <w:tcPr>
            <w:tcW w:w="893" w:type="dxa"/>
            <w:tcMar>
              <w:top w:w="0" w:type="dxa"/>
              <w:left w:w="75" w:type="dxa"/>
              <w:bottom w:w="0" w:type="dxa"/>
              <w:right w:w="75" w:type="dxa"/>
            </w:tcMar>
            <w:vAlign w:val="center"/>
            <w:hideMark/>
          </w:tcPr>
          <w:p w14:paraId="03FB43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22.0 (   6.0,  37.0)</w:t>
            </w:r>
          </w:p>
        </w:tc>
        <w:tc>
          <w:tcPr>
            <w:tcW w:w="893" w:type="dxa"/>
            <w:tcMar>
              <w:top w:w="0" w:type="dxa"/>
              <w:left w:w="75" w:type="dxa"/>
              <w:bottom w:w="0" w:type="dxa"/>
              <w:right w:w="75" w:type="dxa"/>
            </w:tcMar>
            <w:vAlign w:val="center"/>
            <w:hideMark/>
          </w:tcPr>
          <w:p w14:paraId="59645C5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23.0 (   9.0,  38.0)</w:t>
            </w:r>
          </w:p>
        </w:tc>
        <w:tc>
          <w:tcPr>
            <w:tcW w:w="893" w:type="dxa"/>
            <w:tcMar>
              <w:top w:w="0" w:type="dxa"/>
              <w:left w:w="75" w:type="dxa"/>
              <w:bottom w:w="0" w:type="dxa"/>
              <w:right w:w="75" w:type="dxa"/>
            </w:tcMar>
            <w:vAlign w:val="center"/>
            <w:hideMark/>
          </w:tcPr>
          <w:p w14:paraId="7A3886F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20.0 (   3.0,  38.0)</w:t>
            </w:r>
          </w:p>
        </w:tc>
        <w:tc>
          <w:tcPr>
            <w:tcW w:w="893" w:type="dxa"/>
            <w:tcMar>
              <w:top w:w="0" w:type="dxa"/>
              <w:left w:w="75" w:type="dxa"/>
              <w:bottom w:w="0" w:type="dxa"/>
              <w:right w:w="75" w:type="dxa"/>
            </w:tcMar>
            <w:vAlign w:val="center"/>
            <w:hideMark/>
          </w:tcPr>
          <w:p w14:paraId="659FC05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17.0 (  -2.0,  36.0)</w:t>
            </w:r>
          </w:p>
        </w:tc>
        <w:tc>
          <w:tcPr>
            <w:tcW w:w="893" w:type="dxa"/>
            <w:tcMar>
              <w:top w:w="0" w:type="dxa"/>
              <w:left w:w="75" w:type="dxa"/>
              <w:bottom w:w="0" w:type="dxa"/>
              <w:right w:w="75" w:type="dxa"/>
            </w:tcMar>
            <w:vAlign w:val="center"/>
            <w:hideMark/>
          </w:tcPr>
          <w:p w14:paraId="3CA2FCC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20.0 (   2.0,  37.0)</w:t>
            </w:r>
          </w:p>
        </w:tc>
        <w:tc>
          <w:tcPr>
            <w:tcW w:w="854" w:type="dxa"/>
            <w:tcMar>
              <w:top w:w="0" w:type="dxa"/>
              <w:left w:w="75" w:type="dxa"/>
              <w:bottom w:w="0" w:type="dxa"/>
              <w:right w:w="75" w:type="dxa"/>
            </w:tcMar>
            <w:vAlign w:val="center"/>
            <w:hideMark/>
          </w:tcPr>
          <w:p w14:paraId="53C783E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-17.0,  27.0)</w:t>
            </w:r>
          </w:p>
        </w:tc>
        <w:tc>
          <w:tcPr>
            <w:tcW w:w="854" w:type="dxa"/>
            <w:tcMar>
              <w:top w:w="0" w:type="dxa"/>
              <w:left w:w="75" w:type="dxa"/>
              <w:bottom w:w="0" w:type="dxa"/>
              <w:right w:w="75" w:type="dxa"/>
            </w:tcMar>
            <w:vAlign w:val="center"/>
            <w:hideMark/>
          </w:tcPr>
          <w:p w14:paraId="281D190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-34.0 ( -73.0,   4.0)</w:t>
            </w:r>
          </w:p>
        </w:tc>
        <w:tc>
          <w:tcPr>
            <w:tcW w:w="893" w:type="dxa"/>
            <w:tcMar>
              <w:top w:w="0" w:type="dxa"/>
              <w:left w:w="75" w:type="dxa"/>
              <w:bottom w:w="0" w:type="dxa"/>
              <w:right w:w="75" w:type="dxa"/>
            </w:tcMar>
            <w:vAlign w:val="center"/>
            <w:hideMark/>
          </w:tcPr>
          <w:p w14:paraId="7F56EE8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126.0 (  66.0, 185.0)</w:t>
            </w:r>
          </w:p>
        </w:tc>
      </w:tr>
      <w:tr w:rsidR="004F7F15" w:rsidRPr="00636C9B" w14:paraId="468E8436" w14:textId="77777777" w:rsidTr="004F7F15">
        <w:trPr>
          <w:trHeight w:val="510"/>
        </w:trPr>
        <w:tc>
          <w:tcPr>
            <w:tcW w:w="1328" w:type="dxa"/>
            <w:vMerge w:val="restart"/>
            <w:tcMar>
              <w:top w:w="0" w:type="dxa"/>
              <w:left w:w="75" w:type="dxa"/>
              <w:bottom w:w="0" w:type="dxa"/>
              <w:right w:w="75" w:type="dxa"/>
            </w:tcMar>
            <w:vAlign w:val="center"/>
            <w:hideMark/>
          </w:tcPr>
          <w:p w14:paraId="15988619" w14:textId="77777777" w:rsidR="004F7F15" w:rsidRPr="00636C9B" w:rsidRDefault="004F7F15" w:rsidP="004F7F15">
            <w:pPr>
              <w:spacing w:after="0" w:line="240" w:lineRule="auto"/>
              <w:rPr>
                <w:rFonts w:ascii="Times New Roman" w:eastAsiaTheme="minorHAnsi" w:hAnsi="Times New Roman"/>
                <w:sz w:val="18"/>
                <w:szCs w:val="18"/>
                <w:u w:val="single"/>
                <w:lang w:eastAsia="en-GB"/>
              </w:rPr>
            </w:pPr>
            <w:r w:rsidRPr="00636C9B">
              <w:rPr>
                <w:rFonts w:ascii="Times New Roman" w:eastAsiaTheme="minorHAnsi" w:hAnsi="Times New Roman"/>
                <w:color w:val="000000"/>
                <w:sz w:val="18"/>
                <w:szCs w:val="18"/>
                <w:u w:val="single"/>
                <w:lang w:eastAsia="en-GB"/>
              </w:rPr>
              <w:t>Unintentional</w:t>
            </w:r>
          </w:p>
        </w:tc>
        <w:tc>
          <w:tcPr>
            <w:tcW w:w="743" w:type="dxa"/>
            <w:tcMar>
              <w:top w:w="0" w:type="dxa"/>
              <w:left w:w="75" w:type="dxa"/>
              <w:bottom w:w="0" w:type="dxa"/>
              <w:right w:w="75" w:type="dxa"/>
            </w:tcMar>
            <w:vAlign w:val="center"/>
            <w:hideMark/>
          </w:tcPr>
          <w:p w14:paraId="175D365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6DFB59F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11.0,  19.0)</w:t>
            </w:r>
          </w:p>
        </w:tc>
        <w:tc>
          <w:tcPr>
            <w:tcW w:w="893" w:type="dxa"/>
            <w:tcMar>
              <w:top w:w="0" w:type="dxa"/>
              <w:left w:w="75" w:type="dxa"/>
              <w:bottom w:w="0" w:type="dxa"/>
              <w:right w:w="75" w:type="dxa"/>
            </w:tcMar>
            <w:vAlign w:val="center"/>
            <w:hideMark/>
          </w:tcPr>
          <w:p w14:paraId="5EB80E5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10.0,  20.0)</w:t>
            </w:r>
          </w:p>
        </w:tc>
        <w:tc>
          <w:tcPr>
            <w:tcW w:w="893" w:type="dxa"/>
            <w:tcMar>
              <w:top w:w="0" w:type="dxa"/>
              <w:left w:w="75" w:type="dxa"/>
              <w:bottom w:w="0" w:type="dxa"/>
              <w:right w:w="75" w:type="dxa"/>
            </w:tcMar>
            <w:vAlign w:val="center"/>
            <w:hideMark/>
          </w:tcPr>
          <w:p w14:paraId="560AC16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119.0 ( 100.0, 137.0)</w:t>
            </w:r>
          </w:p>
        </w:tc>
        <w:tc>
          <w:tcPr>
            <w:tcW w:w="893" w:type="dxa"/>
            <w:tcMar>
              <w:top w:w="0" w:type="dxa"/>
              <w:left w:w="75" w:type="dxa"/>
              <w:bottom w:w="0" w:type="dxa"/>
              <w:right w:w="75" w:type="dxa"/>
            </w:tcMar>
            <w:vAlign w:val="center"/>
            <w:hideMark/>
          </w:tcPr>
          <w:p w14:paraId="75AA3CD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99.0 (  78.0, 119.0)</w:t>
            </w:r>
          </w:p>
        </w:tc>
        <w:tc>
          <w:tcPr>
            <w:tcW w:w="893" w:type="dxa"/>
            <w:tcMar>
              <w:top w:w="0" w:type="dxa"/>
              <w:left w:w="75" w:type="dxa"/>
              <w:bottom w:w="0" w:type="dxa"/>
              <w:right w:w="75" w:type="dxa"/>
            </w:tcMar>
            <w:vAlign w:val="center"/>
            <w:hideMark/>
          </w:tcPr>
          <w:p w14:paraId="1EEC2B2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65.0 (  48.0,  82.0)</w:t>
            </w:r>
          </w:p>
        </w:tc>
        <w:tc>
          <w:tcPr>
            <w:tcW w:w="893" w:type="dxa"/>
            <w:tcMar>
              <w:top w:w="0" w:type="dxa"/>
              <w:left w:w="75" w:type="dxa"/>
              <w:bottom w:w="0" w:type="dxa"/>
              <w:right w:w="75" w:type="dxa"/>
            </w:tcMar>
            <w:vAlign w:val="center"/>
            <w:hideMark/>
          </w:tcPr>
          <w:p w14:paraId="6540D33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80.0 (  59.0, 101.0)</w:t>
            </w:r>
          </w:p>
        </w:tc>
        <w:tc>
          <w:tcPr>
            <w:tcW w:w="893" w:type="dxa"/>
            <w:tcMar>
              <w:top w:w="0" w:type="dxa"/>
              <w:left w:w="75" w:type="dxa"/>
              <w:bottom w:w="0" w:type="dxa"/>
              <w:right w:w="75" w:type="dxa"/>
            </w:tcMar>
            <w:vAlign w:val="center"/>
            <w:hideMark/>
          </w:tcPr>
          <w:p w14:paraId="02F46AA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65.0 (  40.0,  90.0)</w:t>
            </w:r>
          </w:p>
        </w:tc>
        <w:tc>
          <w:tcPr>
            <w:tcW w:w="893" w:type="dxa"/>
            <w:tcMar>
              <w:top w:w="0" w:type="dxa"/>
              <w:left w:w="75" w:type="dxa"/>
              <w:bottom w:w="0" w:type="dxa"/>
              <w:right w:w="75" w:type="dxa"/>
            </w:tcMar>
            <w:vAlign w:val="center"/>
            <w:hideMark/>
          </w:tcPr>
          <w:p w14:paraId="75AB876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23.0 (   0.0,  46.0)</w:t>
            </w:r>
          </w:p>
        </w:tc>
        <w:tc>
          <w:tcPr>
            <w:tcW w:w="854" w:type="dxa"/>
            <w:tcMar>
              <w:top w:w="0" w:type="dxa"/>
              <w:left w:w="75" w:type="dxa"/>
              <w:bottom w:w="0" w:type="dxa"/>
              <w:right w:w="75" w:type="dxa"/>
            </w:tcMar>
            <w:vAlign w:val="center"/>
            <w:hideMark/>
          </w:tcPr>
          <w:p w14:paraId="5076E10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-12.0 ( -36.0,  12.0)</w:t>
            </w:r>
          </w:p>
        </w:tc>
        <w:tc>
          <w:tcPr>
            <w:tcW w:w="854" w:type="dxa"/>
            <w:tcMar>
              <w:top w:w="0" w:type="dxa"/>
              <w:left w:w="75" w:type="dxa"/>
              <w:bottom w:w="0" w:type="dxa"/>
              <w:right w:w="75" w:type="dxa"/>
            </w:tcMar>
            <w:vAlign w:val="center"/>
            <w:hideMark/>
          </w:tcPr>
          <w:p w14:paraId="7BA47DB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-42.0 ( -73.0, -11.0)</w:t>
            </w:r>
          </w:p>
        </w:tc>
        <w:tc>
          <w:tcPr>
            <w:tcW w:w="893" w:type="dxa"/>
            <w:tcMar>
              <w:top w:w="0" w:type="dxa"/>
              <w:left w:w="75" w:type="dxa"/>
              <w:bottom w:w="0" w:type="dxa"/>
              <w:right w:w="75" w:type="dxa"/>
            </w:tcMar>
            <w:vAlign w:val="center"/>
            <w:hideMark/>
          </w:tcPr>
          <w:p w14:paraId="7077FF6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427.0 ( 361.0, 492.0)</w:t>
            </w:r>
          </w:p>
        </w:tc>
      </w:tr>
      <w:tr w:rsidR="004F7F15" w:rsidRPr="00636C9B" w14:paraId="310D5B76" w14:textId="77777777" w:rsidTr="004F7F15">
        <w:trPr>
          <w:trHeight w:val="510"/>
        </w:trPr>
        <w:tc>
          <w:tcPr>
            <w:tcW w:w="1328" w:type="dxa"/>
            <w:vMerge/>
            <w:vAlign w:val="center"/>
            <w:hideMark/>
          </w:tcPr>
          <w:p w14:paraId="6472EB73"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27BF80D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78BE2DF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2.0,   8.0)</w:t>
            </w:r>
          </w:p>
        </w:tc>
        <w:tc>
          <w:tcPr>
            <w:tcW w:w="893" w:type="dxa"/>
            <w:tcMar>
              <w:top w:w="0" w:type="dxa"/>
              <w:left w:w="75" w:type="dxa"/>
              <w:bottom w:w="0" w:type="dxa"/>
              <w:right w:w="75" w:type="dxa"/>
            </w:tcMar>
            <w:vAlign w:val="center"/>
            <w:hideMark/>
          </w:tcPr>
          <w:p w14:paraId="32F72F1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8.0 (   4.0,  12.0)</w:t>
            </w:r>
          </w:p>
        </w:tc>
        <w:tc>
          <w:tcPr>
            <w:tcW w:w="893" w:type="dxa"/>
            <w:tcMar>
              <w:top w:w="0" w:type="dxa"/>
              <w:left w:w="75" w:type="dxa"/>
              <w:bottom w:w="0" w:type="dxa"/>
              <w:right w:w="75" w:type="dxa"/>
            </w:tcMar>
            <w:vAlign w:val="center"/>
            <w:hideMark/>
          </w:tcPr>
          <w:p w14:paraId="4FD703B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19.0 (   9.0,  29.0)</w:t>
            </w:r>
          </w:p>
        </w:tc>
        <w:tc>
          <w:tcPr>
            <w:tcW w:w="893" w:type="dxa"/>
            <w:tcMar>
              <w:top w:w="0" w:type="dxa"/>
              <w:left w:w="75" w:type="dxa"/>
              <w:bottom w:w="0" w:type="dxa"/>
              <w:right w:w="75" w:type="dxa"/>
            </w:tcMar>
            <w:vAlign w:val="center"/>
            <w:hideMark/>
          </w:tcPr>
          <w:p w14:paraId="06B736D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-3.0,  17.0)</w:t>
            </w:r>
          </w:p>
        </w:tc>
        <w:tc>
          <w:tcPr>
            <w:tcW w:w="893" w:type="dxa"/>
            <w:tcMar>
              <w:top w:w="0" w:type="dxa"/>
              <w:left w:w="75" w:type="dxa"/>
              <w:bottom w:w="0" w:type="dxa"/>
              <w:right w:w="75" w:type="dxa"/>
            </w:tcMar>
            <w:vAlign w:val="center"/>
            <w:hideMark/>
          </w:tcPr>
          <w:p w14:paraId="3DBF8D0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6.0 (  -2.0,  14.0)</w:t>
            </w:r>
          </w:p>
        </w:tc>
        <w:tc>
          <w:tcPr>
            <w:tcW w:w="893" w:type="dxa"/>
            <w:tcMar>
              <w:top w:w="0" w:type="dxa"/>
              <w:left w:w="75" w:type="dxa"/>
              <w:bottom w:w="0" w:type="dxa"/>
              <w:right w:w="75" w:type="dxa"/>
            </w:tcMar>
            <w:vAlign w:val="center"/>
            <w:hideMark/>
          </w:tcPr>
          <w:p w14:paraId="789224D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-4.0,  18.0)</w:t>
            </w:r>
          </w:p>
        </w:tc>
        <w:tc>
          <w:tcPr>
            <w:tcW w:w="893" w:type="dxa"/>
            <w:tcMar>
              <w:top w:w="0" w:type="dxa"/>
              <w:left w:w="75" w:type="dxa"/>
              <w:bottom w:w="0" w:type="dxa"/>
              <w:right w:w="75" w:type="dxa"/>
            </w:tcMar>
            <w:vAlign w:val="center"/>
            <w:hideMark/>
          </w:tcPr>
          <w:p w14:paraId="199C9AD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-8.0,  16.0)</w:t>
            </w:r>
          </w:p>
        </w:tc>
        <w:tc>
          <w:tcPr>
            <w:tcW w:w="893" w:type="dxa"/>
            <w:tcMar>
              <w:top w:w="0" w:type="dxa"/>
              <w:left w:w="75" w:type="dxa"/>
              <w:bottom w:w="0" w:type="dxa"/>
              <w:right w:w="75" w:type="dxa"/>
            </w:tcMar>
            <w:vAlign w:val="center"/>
            <w:hideMark/>
          </w:tcPr>
          <w:p w14:paraId="27ECBCE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10.0 (  -5.0,  25.0)</w:t>
            </w:r>
          </w:p>
        </w:tc>
        <w:tc>
          <w:tcPr>
            <w:tcW w:w="854" w:type="dxa"/>
            <w:tcMar>
              <w:top w:w="0" w:type="dxa"/>
              <w:left w:w="75" w:type="dxa"/>
              <w:bottom w:w="0" w:type="dxa"/>
              <w:right w:w="75" w:type="dxa"/>
            </w:tcMar>
            <w:vAlign w:val="center"/>
            <w:hideMark/>
          </w:tcPr>
          <w:p w14:paraId="4018273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-17.0,  26.0)</w:t>
            </w:r>
          </w:p>
        </w:tc>
        <w:tc>
          <w:tcPr>
            <w:tcW w:w="854" w:type="dxa"/>
            <w:tcMar>
              <w:top w:w="0" w:type="dxa"/>
              <w:left w:w="75" w:type="dxa"/>
              <w:bottom w:w="0" w:type="dxa"/>
              <w:right w:w="75" w:type="dxa"/>
            </w:tcMar>
            <w:vAlign w:val="center"/>
            <w:hideMark/>
          </w:tcPr>
          <w:p w14:paraId="79A42F8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-36.0 ( -75.0,   2.0)</w:t>
            </w:r>
          </w:p>
        </w:tc>
        <w:tc>
          <w:tcPr>
            <w:tcW w:w="893" w:type="dxa"/>
            <w:tcMar>
              <w:top w:w="0" w:type="dxa"/>
              <w:left w:w="75" w:type="dxa"/>
              <w:bottom w:w="0" w:type="dxa"/>
              <w:right w:w="75" w:type="dxa"/>
            </w:tcMar>
            <w:vAlign w:val="center"/>
            <w:hideMark/>
          </w:tcPr>
          <w:p w14:paraId="2AC05F1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34.0 ( -19.0,  86.0)</w:t>
            </w:r>
          </w:p>
        </w:tc>
      </w:tr>
      <w:tr w:rsidR="004F7F15" w:rsidRPr="00636C9B" w14:paraId="210BF4BC" w14:textId="77777777" w:rsidTr="004F7F15">
        <w:trPr>
          <w:trHeight w:val="510"/>
        </w:trPr>
        <w:tc>
          <w:tcPr>
            <w:tcW w:w="1328" w:type="dxa"/>
            <w:vMerge w:val="restart"/>
            <w:tcMar>
              <w:top w:w="0" w:type="dxa"/>
              <w:left w:w="75" w:type="dxa"/>
              <w:bottom w:w="0" w:type="dxa"/>
              <w:right w:w="75" w:type="dxa"/>
            </w:tcMar>
            <w:vAlign w:val="center"/>
            <w:hideMark/>
          </w:tcPr>
          <w:p w14:paraId="687A90B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Transport</w:t>
            </w:r>
          </w:p>
        </w:tc>
        <w:tc>
          <w:tcPr>
            <w:tcW w:w="743" w:type="dxa"/>
            <w:tcMar>
              <w:top w:w="0" w:type="dxa"/>
              <w:left w:w="75" w:type="dxa"/>
              <w:bottom w:w="0" w:type="dxa"/>
              <w:right w:w="75" w:type="dxa"/>
            </w:tcMar>
            <w:vAlign w:val="center"/>
            <w:hideMark/>
          </w:tcPr>
          <w:p w14:paraId="410F787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098CD32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6.0 (   3.0,   8.0)</w:t>
            </w:r>
          </w:p>
        </w:tc>
        <w:tc>
          <w:tcPr>
            <w:tcW w:w="893" w:type="dxa"/>
            <w:tcMar>
              <w:top w:w="0" w:type="dxa"/>
              <w:left w:w="75" w:type="dxa"/>
              <w:bottom w:w="0" w:type="dxa"/>
              <w:right w:w="75" w:type="dxa"/>
            </w:tcMar>
            <w:vAlign w:val="center"/>
            <w:hideMark/>
          </w:tcPr>
          <w:p w14:paraId="7A8D774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1.0,   9.0)</w:t>
            </w:r>
          </w:p>
        </w:tc>
        <w:tc>
          <w:tcPr>
            <w:tcW w:w="893" w:type="dxa"/>
            <w:tcMar>
              <w:top w:w="0" w:type="dxa"/>
              <w:left w:w="75" w:type="dxa"/>
              <w:bottom w:w="0" w:type="dxa"/>
              <w:right w:w="75" w:type="dxa"/>
            </w:tcMar>
            <w:vAlign w:val="center"/>
            <w:hideMark/>
          </w:tcPr>
          <w:p w14:paraId="2025BF2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76.0 (  59.0,  94.0)</w:t>
            </w:r>
          </w:p>
        </w:tc>
        <w:tc>
          <w:tcPr>
            <w:tcW w:w="893" w:type="dxa"/>
            <w:tcMar>
              <w:top w:w="0" w:type="dxa"/>
              <w:left w:w="75" w:type="dxa"/>
              <w:bottom w:w="0" w:type="dxa"/>
              <w:right w:w="75" w:type="dxa"/>
            </w:tcMar>
            <w:vAlign w:val="center"/>
            <w:hideMark/>
          </w:tcPr>
          <w:p w14:paraId="6323056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71.0 (  51.0,  90.0)</w:t>
            </w:r>
          </w:p>
        </w:tc>
        <w:tc>
          <w:tcPr>
            <w:tcW w:w="893" w:type="dxa"/>
            <w:tcMar>
              <w:top w:w="0" w:type="dxa"/>
              <w:left w:w="75" w:type="dxa"/>
              <w:bottom w:w="0" w:type="dxa"/>
              <w:right w:w="75" w:type="dxa"/>
            </w:tcMar>
            <w:vAlign w:val="center"/>
            <w:hideMark/>
          </w:tcPr>
          <w:p w14:paraId="5193DA4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48.0 (  32.0,  64.0)</w:t>
            </w:r>
          </w:p>
        </w:tc>
        <w:tc>
          <w:tcPr>
            <w:tcW w:w="893" w:type="dxa"/>
            <w:tcMar>
              <w:top w:w="0" w:type="dxa"/>
              <w:left w:w="75" w:type="dxa"/>
              <w:bottom w:w="0" w:type="dxa"/>
              <w:right w:w="75" w:type="dxa"/>
            </w:tcMar>
            <w:vAlign w:val="center"/>
            <w:hideMark/>
          </w:tcPr>
          <w:p w14:paraId="302A7C3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65.0 (  47.0,  83.0)</w:t>
            </w:r>
          </w:p>
        </w:tc>
        <w:tc>
          <w:tcPr>
            <w:tcW w:w="893" w:type="dxa"/>
            <w:tcMar>
              <w:top w:w="0" w:type="dxa"/>
              <w:left w:w="75" w:type="dxa"/>
              <w:bottom w:w="0" w:type="dxa"/>
              <w:right w:w="75" w:type="dxa"/>
            </w:tcMar>
            <w:vAlign w:val="center"/>
            <w:hideMark/>
          </w:tcPr>
          <w:p w14:paraId="68EB0A7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73.0 (  51.0,  94.0)</w:t>
            </w:r>
          </w:p>
        </w:tc>
        <w:tc>
          <w:tcPr>
            <w:tcW w:w="893" w:type="dxa"/>
            <w:tcMar>
              <w:top w:w="0" w:type="dxa"/>
              <w:left w:w="75" w:type="dxa"/>
              <w:bottom w:w="0" w:type="dxa"/>
              <w:right w:w="75" w:type="dxa"/>
            </w:tcMar>
            <w:vAlign w:val="center"/>
            <w:hideMark/>
          </w:tcPr>
          <w:p w14:paraId="1BFD469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23.0 (   8.0,  38.0)</w:t>
            </w:r>
          </w:p>
        </w:tc>
        <w:tc>
          <w:tcPr>
            <w:tcW w:w="854" w:type="dxa"/>
            <w:tcMar>
              <w:top w:w="0" w:type="dxa"/>
              <w:left w:w="75" w:type="dxa"/>
              <w:bottom w:w="0" w:type="dxa"/>
              <w:right w:w="75" w:type="dxa"/>
            </w:tcMar>
            <w:vAlign w:val="center"/>
            <w:hideMark/>
          </w:tcPr>
          <w:p w14:paraId="5E89835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16.0 (   5.0,  26.0)</w:t>
            </w:r>
          </w:p>
        </w:tc>
        <w:tc>
          <w:tcPr>
            <w:tcW w:w="854" w:type="dxa"/>
            <w:tcMar>
              <w:top w:w="0" w:type="dxa"/>
              <w:left w:w="75" w:type="dxa"/>
              <w:bottom w:w="0" w:type="dxa"/>
              <w:right w:w="75" w:type="dxa"/>
            </w:tcMar>
            <w:vAlign w:val="center"/>
            <w:hideMark/>
          </w:tcPr>
          <w:p w14:paraId="5C7F955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-4.0,  11.0)</w:t>
            </w:r>
          </w:p>
        </w:tc>
        <w:tc>
          <w:tcPr>
            <w:tcW w:w="893" w:type="dxa"/>
            <w:tcMar>
              <w:top w:w="0" w:type="dxa"/>
              <w:left w:w="75" w:type="dxa"/>
              <w:bottom w:w="0" w:type="dxa"/>
              <w:right w:w="75" w:type="dxa"/>
            </w:tcMar>
            <w:vAlign w:val="center"/>
            <w:hideMark/>
          </w:tcPr>
          <w:p w14:paraId="2590049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385.0 ( 339.0, 431.0)</w:t>
            </w:r>
          </w:p>
        </w:tc>
      </w:tr>
      <w:tr w:rsidR="004F7F15" w:rsidRPr="00636C9B" w14:paraId="3CACDB85" w14:textId="77777777" w:rsidTr="004F7F15">
        <w:trPr>
          <w:trHeight w:val="510"/>
        </w:trPr>
        <w:tc>
          <w:tcPr>
            <w:tcW w:w="1328" w:type="dxa"/>
            <w:vMerge/>
            <w:vAlign w:val="center"/>
            <w:hideMark/>
          </w:tcPr>
          <w:p w14:paraId="62B8A3C4"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606F7D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3029D0A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4.0)</w:t>
            </w:r>
          </w:p>
        </w:tc>
        <w:tc>
          <w:tcPr>
            <w:tcW w:w="893" w:type="dxa"/>
            <w:tcMar>
              <w:top w:w="0" w:type="dxa"/>
              <w:left w:w="75" w:type="dxa"/>
              <w:bottom w:w="0" w:type="dxa"/>
              <w:right w:w="75" w:type="dxa"/>
            </w:tcMar>
            <w:vAlign w:val="center"/>
            <w:hideMark/>
          </w:tcPr>
          <w:p w14:paraId="4F36450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1.0,   8.0)</w:t>
            </w:r>
          </w:p>
        </w:tc>
        <w:tc>
          <w:tcPr>
            <w:tcW w:w="893" w:type="dxa"/>
            <w:tcMar>
              <w:top w:w="0" w:type="dxa"/>
              <w:left w:w="75" w:type="dxa"/>
              <w:bottom w:w="0" w:type="dxa"/>
              <w:right w:w="75" w:type="dxa"/>
            </w:tcMar>
            <w:vAlign w:val="center"/>
            <w:hideMark/>
          </w:tcPr>
          <w:p w14:paraId="7003C7E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18.0 (   8.0,  28.0)</w:t>
            </w:r>
          </w:p>
        </w:tc>
        <w:tc>
          <w:tcPr>
            <w:tcW w:w="893" w:type="dxa"/>
            <w:tcMar>
              <w:top w:w="0" w:type="dxa"/>
              <w:left w:w="75" w:type="dxa"/>
              <w:bottom w:w="0" w:type="dxa"/>
              <w:right w:w="75" w:type="dxa"/>
            </w:tcMar>
            <w:vAlign w:val="center"/>
            <w:hideMark/>
          </w:tcPr>
          <w:p w14:paraId="5C18F45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-6.0,  15.0)</w:t>
            </w:r>
          </w:p>
        </w:tc>
        <w:tc>
          <w:tcPr>
            <w:tcW w:w="893" w:type="dxa"/>
            <w:tcMar>
              <w:top w:w="0" w:type="dxa"/>
              <w:left w:w="75" w:type="dxa"/>
              <w:bottom w:w="0" w:type="dxa"/>
              <w:right w:w="75" w:type="dxa"/>
            </w:tcMar>
            <w:vAlign w:val="center"/>
            <w:hideMark/>
          </w:tcPr>
          <w:p w14:paraId="4463489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-3.0,  12.0)</w:t>
            </w:r>
          </w:p>
        </w:tc>
        <w:tc>
          <w:tcPr>
            <w:tcW w:w="893" w:type="dxa"/>
            <w:tcMar>
              <w:top w:w="0" w:type="dxa"/>
              <w:left w:w="75" w:type="dxa"/>
              <w:bottom w:w="0" w:type="dxa"/>
              <w:right w:w="75" w:type="dxa"/>
            </w:tcMar>
            <w:vAlign w:val="center"/>
            <w:hideMark/>
          </w:tcPr>
          <w:p w14:paraId="2FE564A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-5.0,  15.0)</w:t>
            </w:r>
          </w:p>
        </w:tc>
        <w:tc>
          <w:tcPr>
            <w:tcW w:w="893" w:type="dxa"/>
            <w:tcMar>
              <w:top w:w="0" w:type="dxa"/>
              <w:left w:w="75" w:type="dxa"/>
              <w:bottom w:w="0" w:type="dxa"/>
              <w:right w:w="75" w:type="dxa"/>
            </w:tcMar>
            <w:vAlign w:val="center"/>
            <w:hideMark/>
          </w:tcPr>
          <w:p w14:paraId="0E54698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-7.0,  12.0)</w:t>
            </w:r>
          </w:p>
        </w:tc>
        <w:tc>
          <w:tcPr>
            <w:tcW w:w="893" w:type="dxa"/>
            <w:tcMar>
              <w:top w:w="0" w:type="dxa"/>
              <w:left w:w="75" w:type="dxa"/>
              <w:bottom w:w="0" w:type="dxa"/>
              <w:right w:w="75" w:type="dxa"/>
            </w:tcMar>
            <w:vAlign w:val="center"/>
            <w:hideMark/>
          </w:tcPr>
          <w:p w14:paraId="57609B8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12.0 (   4.0,  20.0)</w:t>
            </w:r>
          </w:p>
        </w:tc>
        <w:tc>
          <w:tcPr>
            <w:tcW w:w="854" w:type="dxa"/>
            <w:tcMar>
              <w:top w:w="0" w:type="dxa"/>
              <w:left w:w="75" w:type="dxa"/>
              <w:bottom w:w="0" w:type="dxa"/>
              <w:right w:w="75" w:type="dxa"/>
            </w:tcMar>
            <w:vAlign w:val="center"/>
            <w:hideMark/>
          </w:tcPr>
          <w:p w14:paraId="303C960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0.0,  13.0)</w:t>
            </w:r>
          </w:p>
        </w:tc>
        <w:tc>
          <w:tcPr>
            <w:tcW w:w="854" w:type="dxa"/>
            <w:tcMar>
              <w:top w:w="0" w:type="dxa"/>
              <w:left w:w="75" w:type="dxa"/>
              <w:bottom w:w="0" w:type="dxa"/>
              <w:right w:w="75" w:type="dxa"/>
            </w:tcMar>
            <w:vAlign w:val="center"/>
            <w:hideMark/>
          </w:tcPr>
          <w:p w14:paraId="1F54D65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-1.0,  10.0)</w:t>
            </w:r>
          </w:p>
        </w:tc>
        <w:tc>
          <w:tcPr>
            <w:tcW w:w="893" w:type="dxa"/>
            <w:tcMar>
              <w:top w:w="0" w:type="dxa"/>
              <w:left w:w="75" w:type="dxa"/>
              <w:bottom w:w="0" w:type="dxa"/>
              <w:right w:w="75" w:type="dxa"/>
            </w:tcMar>
            <w:vAlign w:val="center"/>
            <w:hideMark/>
          </w:tcPr>
          <w:p w14:paraId="14AFF09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63.0 (  39.0,  88.0)</w:t>
            </w:r>
          </w:p>
        </w:tc>
      </w:tr>
      <w:tr w:rsidR="004F7F15" w:rsidRPr="00636C9B" w14:paraId="784D9932" w14:textId="77777777" w:rsidTr="004F7F15">
        <w:trPr>
          <w:trHeight w:val="510"/>
        </w:trPr>
        <w:tc>
          <w:tcPr>
            <w:tcW w:w="1328" w:type="dxa"/>
            <w:vMerge w:val="restart"/>
            <w:tcMar>
              <w:top w:w="0" w:type="dxa"/>
              <w:left w:w="75" w:type="dxa"/>
              <w:bottom w:w="0" w:type="dxa"/>
              <w:right w:w="75" w:type="dxa"/>
            </w:tcMar>
            <w:vAlign w:val="center"/>
            <w:hideMark/>
          </w:tcPr>
          <w:p w14:paraId="4E6E45E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Falls</w:t>
            </w:r>
          </w:p>
        </w:tc>
        <w:tc>
          <w:tcPr>
            <w:tcW w:w="743" w:type="dxa"/>
            <w:tcMar>
              <w:top w:w="0" w:type="dxa"/>
              <w:left w:w="75" w:type="dxa"/>
              <w:bottom w:w="0" w:type="dxa"/>
              <w:right w:w="75" w:type="dxa"/>
            </w:tcMar>
            <w:vAlign w:val="center"/>
            <w:hideMark/>
          </w:tcPr>
          <w:p w14:paraId="777D48F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1C64606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893" w:type="dxa"/>
            <w:tcMar>
              <w:top w:w="0" w:type="dxa"/>
              <w:left w:w="75" w:type="dxa"/>
              <w:bottom w:w="0" w:type="dxa"/>
              <w:right w:w="75" w:type="dxa"/>
            </w:tcMar>
            <w:vAlign w:val="center"/>
            <w:hideMark/>
          </w:tcPr>
          <w:p w14:paraId="51D420D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893" w:type="dxa"/>
            <w:tcMar>
              <w:top w:w="0" w:type="dxa"/>
              <w:left w:w="75" w:type="dxa"/>
              <w:bottom w:w="0" w:type="dxa"/>
              <w:right w:w="75" w:type="dxa"/>
            </w:tcMar>
            <w:vAlign w:val="center"/>
            <w:hideMark/>
          </w:tcPr>
          <w:p w14:paraId="51FBEF5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0.0,   4.0)</w:t>
            </w:r>
          </w:p>
        </w:tc>
        <w:tc>
          <w:tcPr>
            <w:tcW w:w="893" w:type="dxa"/>
            <w:tcMar>
              <w:top w:w="0" w:type="dxa"/>
              <w:left w:w="75" w:type="dxa"/>
              <w:bottom w:w="0" w:type="dxa"/>
              <w:right w:w="75" w:type="dxa"/>
            </w:tcMar>
            <w:vAlign w:val="center"/>
            <w:hideMark/>
          </w:tcPr>
          <w:p w14:paraId="491A527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1.0,   6.0)</w:t>
            </w:r>
          </w:p>
        </w:tc>
        <w:tc>
          <w:tcPr>
            <w:tcW w:w="893" w:type="dxa"/>
            <w:tcMar>
              <w:top w:w="0" w:type="dxa"/>
              <w:left w:w="75" w:type="dxa"/>
              <w:bottom w:w="0" w:type="dxa"/>
              <w:right w:w="75" w:type="dxa"/>
            </w:tcMar>
            <w:vAlign w:val="center"/>
            <w:hideMark/>
          </w:tcPr>
          <w:p w14:paraId="11D9B7D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-1.0,   6.0)</w:t>
            </w:r>
          </w:p>
        </w:tc>
        <w:tc>
          <w:tcPr>
            <w:tcW w:w="893" w:type="dxa"/>
            <w:tcMar>
              <w:top w:w="0" w:type="dxa"/>
              <w:left w:w="75" w:type="dxa"/>
              <w:bottom w:w="0" w:type="dxa"/>
              <w:right w:w="75" w:type="dxa"/>
            </w:tcMar>
            <w:vAlign w:val="center"/>
            <w:hideMark/>
          </w:tcPr>
          <w:p w14:paraId="686E26B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-3.0,  11.0)</w:t>
            </w:r>
          </w:p>
        </w:tc>
        <w:tc>
          <w:tcPr>
            <w:tcW w:w="893" w:type="dxa"/>
            <w:tcMar>
              <w:top w:w="0" w:type="dxa"/>
              <w:left w:w="75" w:type="dxa"/>
              <w:bottom w:w="0" w:type="dxa"/>
              <w:right w:w="75" w:type="dxa"/>
            </w:tcMar>
            <w:vAlign w:val="center"/>
            <w:hideMark/>
          </w:tcPr>
          <w:p w14:paraId="64D121F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-16.0 ( -29.0,  -3.0)</w:t>
            </w:r>
          </w:p>
        </w:tc>
        <w:tc>
          <w:tcPr>
            <w:tcW w:w="893" w:type="dxa"/>
            <w:tcMar>
              <w:top w:w="0" w:type="dxa"/>
              <w:left w:w="75" w:type="dxa"/>
              <w:bottom w:w="0" w:type="dxa"/>
              <w:right w:w="75" w:type="dxa"/>
            </w:tcMar>
            <w:vAlign w:val="center"/>
            <w:hideMark/>
          </w:tcPr>
          <w:p w14:paraId="4611AE0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-6.0 ( -23.0,  11.0)</w:t>
            </w:r>
          </w:p>
        </w:tc>
        <w:tc>
          <w:tcPr>
            <w:tcW w:w="854" w:type="dxa"/>
            <w:tcMar>
              <w:top w:w="0" w:type="dxa"/>
              <w:left w:w="75" w:type="dxa"/>
              <w:bottom w:w="0" w:type="dxa"/>
              <w:right w:w="75" w:type="dxa"/>
            </w:tcMar>
            <w:vAlign w:val="center"/>
            <w:hideMark/>
          </w:tcPr>
          <w:p w14:paraId="2F4DB7C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-31.0 ( -53.0,  -9.0)</w:t>
            </w:r>
          </w:p>
        </w:tc>
        <w:tc>
          <w:tcPr>
            <w:tcW w:w="854" w:type="dxa"/>
            <w:tcMar>
              <w:top w:w="0" w:type="dxa"/>
              <w:left w:w="75" w:type="dxa"/>
              <w:bottom w:w="0" w:type="dxa"/>
              <w:right w:w="75" w:type="dxa"/>
            </w:tcMar>
            <w:vAlign w:val="center"/>
            <w:hideMark/>
          </w:tcPr>
          <w:p w14:paraId="538F3AF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-46.0 ( -76.0, -15.0)</w:t>
            </w:r>
          </w:p>
        </w:tc>
        <w:tc>
          <w:tcPr>
            <w:tcW w:w="893" w:type="dxa"/>
            <w:tcMar>
              <w:top w:w="0" w:type="dxa"/>
              <w:left w:w="75" w:type="dxa"/>
              <w:bottom w:w="0" w:type="dxa"/>
              <w:right w:w="75" w:type="dxa"/>
            </w:tcMar>
            <w:vAlign w:val="center"/>
            <w:hideMark/>
          </w:tcPr>
          <w:p w14:paraId="38D5ACA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-87.0 (-130.0, -44.0)</w:t>
            </w:r>
          </w:p>
        </w:tc>
      </w:tr>
      <w:tr w:rsidR="004F7F15" w:rsidRPr="00636C9B" w14:paraId="55454E54" w14:textId="77777777" w:rsidTr="004F7F15">
        <w:trPr>
          <w:trHeight w:val="525"/>
        </w:trPr>
        <w:tc>
          <w:tcPr>
            <w:tcW w:w="1328" w:type="dxa"/>
            <w:vMerge/>
            <w:vAlign w:val="center"/>
            <w:hideMark/>
          </w:tcPr>
          <w:p w14:paraId="53FB1025"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61A734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66915E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893" w:type="dxa"/>
            <w:tcMar>
              <w:top w:w="0" w:type="dxa"/>
              <w:left w:w="75" w:type="dxa"/>
              <w:bottom w:w="0" w:type="dxa"/>
              <w:right w:w="75" w:type="dxa"/>
            </w:tcMar>
            <w:vAlign w:val="center"/>
            <w:hideMark/>
          </w:tcPr>
          <w:p w14:paraId="71DE93B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893" w:type="dxa"/>
            <w:tcMar>
              <w:top w:w="0" w:type="dxa"/>
              <w:left w:w="75" w:type="dxa"/>
              <w:bottom w:w="0" w:type="dxa"/>
              <w:right w:w="75" w:type="dxa"/>
            </w:tcMar>
            <w:vAlign w:val="center"/>
            <w:hideMark/>
          </w:tcPr>
          <w:p w14:paraId="02D5C39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1.0)</w:t>
            </w:r>
          </w:p>
        </w:tc>
        <w:tc>
          <w:tcPr>
            <w:tcW w:w="893" w:type="dxa"/>
            <w:tcMar>
              <w:top w:w="0" w:type="dxa"/>
              <w:left w:w="75" w:type="dxa"/>
              <w:bottom w:w="0" w:type="dxa"/>
              <w:right w:w="75" w:type="dxa"/>
            </w:tcMar>
            <w:vAlign w:val="center"/>
            <w:hideMark/>
          </w:tcPr>
          <w:p w14:paraId="5DBCAE0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893" w:type="dxa"/>
            <w:tcMar>
              <w:top w:w="0" w:type="dxa"/>
              <w:left w:w="75" w:type="dxa"/>
              <w:bottom w:w="0" w:type="dxa"/>
              <w:right w:w="75" w:type="dxa"/>
            </w:tcMar>
            <w:vAlign w:val="center"/>
            <w:hideMark/>
          </w:tcPr>
          <w:p w14:paraId="2A6E05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-1.0,   1.0)</w:t>
            </w:r>
          </w:p>
        </w:tc>
        <w:tc>
          <w:tcPr>
            <w:tcW w:w="893" w:type="dxa"/>
            <w:tcMar>
              <w:top w:w="0" w:type="dxa"/>
              <w:left w:w="75" w:type="dxa"/>
              <w:bottom w:w="0" w:type="dxa"/>
              <w:right w:w="75" w:type="dxa"/>
            </w:tcMar>
            <w:vAlign w:val="center"/>
            <w:hideMark/>
          </w:tcPr>
          <w:p w14:paraId="59E0D16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-3.0,   4.0)</w:t>
            </w:r>
          </w:p>
        </w:tc>
        <w:tc>
          <w:tcPr>
            <w:tcW w:w="893" w:type="dxa"/>
            <w:tcMar>
              <w:top w:w="0" w:type="dxa"/>
              <w:left w:w="75" w:type="dxa"/>
              <w:bottom w:w="0" w:type="dxa"/>
              <w:right w:w="75" w:type="dxa"/>
            </w:tcMar>
            <w:vAlign w:val="center"/>
            <w:hideMark/>
          </w:tcPr>
          <w:p w14:paraId="20CF218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-7.0,   8.0)</w:t>
            </w:r>
          </w:p>
        </w:tc>
        <w:tc>
          <w:tcPr>
            <w:tcW w:w="893" w:type="dxa"/>
            <w:tcMar>
              <w:top w:w="0" w:type="dxa"/>
              <w:left w:w="75" w:type="dxa"/>
              <w:bottom w:w="0" w:type="dxa"/>
              <w:right w:w="75" w:type="dxa"/>
            </w:tcMar>
            <w:vAlign w:val="center"/>
            <w:hideMark/>
          </w:tcPr>
          <w:p w14:paraId="45463D9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-16.0,   9.0)</w:t>
            </w:r>
          </w:p>
        </w:tc>
        <w:tc>
          <w:tcPr>
            <w:tcW w:w="854" w:type="dxa"/>
            <w:tcMar>
              <w:top w:w="0" w:type="dxa"/>
              <w:left w:w="75" w:type="dxa"/>
              <w:bottom w:w="0" w:type="dxa"/>
              <w:right w:w="75" w:type="dxa"/>
            </w:tcMar>
            <w:vAlign w:val="center"/>
            <w:hideMark/>
          </w:tcPr>
          <w:p w14:paraId="32B4B1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-23.0,  17.0)</w:t>
            </w:r>
          </w:p>
        </w:tc>
        <w:tc>
          <w:tcPr>
            <w:tcW w:w="854" w:type="dxa"/>
            <w:tcMar>
              <w:top w:w="0" w:type="dxa"/>
              <w:left w:w="75" w:type="dxa"/>
              <w:bottom w:w="0" w:type="dxa"/>
              <w:right w:w="75" w:type="dxa"/>
            </w:tcMar>
            <w:vAlign w:val="center"/>
            <w:hideMark/>
          </w:tcPr>
          <w:p w14:paraId="5905979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-41.0 ( -79.0,  -4.0)</w:t>
            </w:r>
          </w:p>
        </w:tc>
        <w:tc>
          <w:tcPr>
            <w:tcW w:w="893" w:type="dxa"/>
            <w:tcMar>
              <w:top w:w="0" w:type="dxa"/>
              <w:left w:w="75" w:type="dxa"/>
              <w:bottom w:w="0" w:type="dxa"/>
              <w:right w:w="75" w:type="dxa"/>
            </w:tcMar>
            <w:vAlign w:val="center"/>
            <w:hideMark/>
          </w:tcPr>
          <w:p w14:paraId="4694CB3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-44.0 ( -89.0,   2.0)</w:t>
            </w:r>
          </w:p>
        </w:tc>
      </w:tr>
      <w:tr w:rsidR="004F7F15" w:rsidRPr="00636C9B" w14:paraId="41C2C0E5" w14:textId="77777777" w:rsidTr="004F7F15">
        <w:trPr>
          <w:trHeight w:val="510"/>
        </w:trPr>
        <w:tc>
          <w:tcPr>
            <w:tcW w:w="1328" w:type="dxa"/>
            <w:vMerge w:val="restart"/>
            <w:tcMar>
              <w:top w:w="0" w:type="dxa"/>
              <w:left w:w="75" w:type="dxa"/>
              <w:bottom w:w="0" w:type="dxa"/>
              <w:right w:w="75" w:type="dxa"/>
            </w:tcMar>
            <w:vAlign w:val="center"/>
            <w:hideMark/>
          </w:tcPr>
          <w:p w14:paraId="5EDAD9A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Drownings</w:t>
            </w:r>
          </w:p>
        </w:tc>
        <w:tc>
          <w:tcPr>
            <w:tcW w:w="743" w:type="dxa"/>
            <w:tcMar>
              <w:top w:w="0" w:type="dxa"/>
              <w:left w:w="75" w:type="dxa"/>
              <w:bottom w:w="0" w:type="dxa"/>
              <w:right w:w="75" w:type="dxa"/>
            </w:tcMar>
            <w:vAlign w:val="center"/>
            <w:hideMark/>
          </w:tcPr>
          <w:p w14:paraId="0CDE015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3BE7311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6.0,  13.0)</w:t>
            </w:r>
          </w:p>
        </w:tc>
        <w:tc>
          <w:tcPr>
            <w:tcW w:w="893" w:type="dxa"/>
            <w:tcMar>
              <w:top w:w="0" w:type="dxa"/>
              <w:left w:w="75" w:type="dxa"/>
              <w:bottom w:w="0" w:type="dxa"/>
              <w:right w:w="75" w:type="dxa"/>
            </w:tcMar>
            <w:vAlign w:val="center"/>
            <w:hideMark/>
          </w:tcPr>
          <w:p w14:paraId="2F5407B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10.0 (   8.0,  13.0)</w:t>
            </w:r>
          </w:p>
        </w:tc>
        <w:tc>
          <w:tcPr>
            <w:tcW w:w="893" w:type="dxa"/>
            <w:tcMar>
              <w:top w:w="0" w:type="dxa"/>
              <w:left w:w="75" w:type="dxa"/>
              <w:bottom w:w="0" w:type="dxa"/>
              <w:right w:w="75" w:type="dxa"/>
            </w:tcMar>
            <w:vAlign w:val="center"/>
            <w:hideMark/>
          </w:tcPr>
          <w:p w14:paraId="45B7E93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40.0 (  35.0,  45.0)</w:t>
            </w:r>
          </w:p>
        </w:tc>
        <w:tc>
          <w:tcPr>
            <w:tcW w:w="893" w:type="dxa"/>
            <w:tcMar>
              <w:top w:w="0" w:type="dxa"/>
              <w:left w:w="75" w:type="dxa"/>
              <w:bottom w:w="0" w:type="dxa"/>
              <w:right w:w="75" w:type="dxa"/>
            </w:tcMar>
            <w:vAlign w:val="center"/>
            <w:hideMark/>
          </w:tcPr>
          <w:p w14:paraId="3B79D91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25.0 (  20.0,  29.0)</w:t>
            </w:r>
          </w:p>
        </w:tc>
        <w:tc>
          <w:tcPr>
            <w:tcW w:w="893" w:type="dxa"/>
            <w:tcMar>
              <w:top w:w="0" w:type="dxa"/>
              <w:left w:w="75" w:type="dxa"/>
              <w:bottom w:w="0" w:type="dxa"/>
              <w:right w:w="75" w:type="dxa"/>
            </w:tcMar>
            <w:vAlign w:val="center"/>
            <w:hideMark/>
          </w:tcPr>
          <w:p w14:paraId="4C8AFEF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11.0,  19.0)</w:t>
            </w:r>
          </w:p>
        </w:tc>
        <w:tc>
          <w:tcPr>
            <w:tcW w:w="893" w:type="dxa"/>
            <w:tcMar>
              <w:top w:w="0" w:type="dxa"/>
              <w:left w:w="75" w:type="dxa"/>
              <w:bottom w:w="0" w:type="dxa"/>
              <w:right w:w="75" w:type="dxa"/>
            </w:tcMar>
            <w:vAlign w:val="center"/>
            <w:hideMark/>
          </w:tcPr>
          <w:p w14:paraId="0B64CE0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12.0 (   7.0,  17.0)</w:t>
            </w:r>
          </w:p>
        </w:tc>
        <w:tc>
          <w:tcPr>
            <w:tcW w:w="893" w:type="dxa"/>
            <w:tcMar>
              <w:top w:w="0" w:type="dxa"/>
              <w:left w:w="75" w:type="dxa"/>
              <w:bottom w:w="0" w:type="dxa"/>
              <w:right w:w="75" w:type="dxa"/>
            </w:tcMar>
            <w:vAlign w:val="center"/>
            <w:hideMark/>
          </w:tcPr>
          <w:p w14:paraId="3540E37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8.0 (   4.0,  13.0)</w:t>
            </w:r>
          </w:p>
        </w:tc>
        <w:tc>
          <w:tcPr>
            <w:tcW w:w="893" w:type="dxa"/>
            <w:tcMar>
              <w:top w:w="0" w:type="dxa"/>
              <w:left w:w="75" w:type="dxa"/>
              <w:bottom w:w="0" w:type="dxa"/>
              <w:right w:w="75" w:type="dxa"/>
            </w:tcMar>
            <w:vAlign w:val="center"/>
            <w:hideMark/>
          </w:tcPr>
          <w:p w14:paraId="156449C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6.0 (   2.0,   9.0)</w:t>
            </w:r>
          </w:p>
        </w:tc>
        <w:tc>
          <w:tcPr>
            <w:tcW w:w="854" w:type="dxa"/>
            <w:tcMar>
              <w:top w:w="0" w:type="dxa"/>
              <w:left w:w="75" w:type="dxa"/>
              <w:bottom w:w="0" w:type="dxa"/>
              <w:right w:w="75" w:type="dxa"/>
            </w:tcMar>
            <w:vAlign w:val="center"/>
            <w:hideMark/>
          </w:tcPr>
          <w:p w14:paraId="436EBAB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1.0,   5.0)</w:t>
            </w:r>
          </w:p>
        </w:tc>
        <w:tc>
          <w:tcPr>
            <w:tcW w:w="854" w:type="dxa"/>
            <w:tcMar>
              <w:top w:w="0" w:type="dxa"/>
              <w:left w:w="75" w:type="dxa"/>
              <w:bottom w:w="0" w:type="dxa"/>
              <w:right w:w="75" w:type="dxa"/>
            </w:tcMar>
            <w:vAlign w:val="center"/>
            <w:hideMark/>
          </w:tcPr>
          <w:p w14:paraId="09FF035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-1.0,   1.0)</w:t>
            </w:r>
          </w:p>
        </w:tc>
        <w:tc>
          <w:tcPr>
            <w:tcW w:w="893" w:type="dxa"/>
            <w:tcMar>
              <w:top w:w="0" w:type="dxa"/>
              <w:left w:w="75" w:type="dxa"/>
              <w:bottom w:w="0" w:type="dxa"/>
              <w:right w:w="75" w:type="dxa"/>
            </w:tcMar>
            <w:vAlign w:val="center"/>
            <w:hideMark/>
          </w:tcPr>
          <w:p w14:paraId="1730AF5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128.0 ( 116.0, 141.0)</w:t>
            </w:r>
          </w:p>
        </w:tc>
      </w:tr>
      <w:tr w:rsidR="004F7F15" w:rsidRPr="00636C9B" w14:paraId="48954607" w14:textId="77777777" w:rsidTr="004F7F15">
        <w:trPr>
          <w:trHeight w:val="525"/>
        </w:trPr>
        <w:tc>
          <w:tcPr>
            <w:tcW w:w="1328" w:type="dxa"/>
            <w:vMerge/>
            <w:vAlign w:val="center"/>
            <w:hideMark/>
          </w:tcPr>
          <w:p w14:paraId="676EDE71"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2358794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1432808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1.0,   6.0)</w:t>
            </w:r>
          </w:p>
        </w:tc>
        <w:tc>
          <w:tcPr>
            <w:tcW w:w="893" w:type="dxa"/>
            <w:tcMar>
              <w:top w:w="0" w:type="dxa"/>
              <w:left w:w="75" w:type="dxa"/>
              <w:bottom w:w="0" w:type="dxa"/>
              <w:right w:w="75" w:type="dxa"/>
            </w:tcMar>
            <w:vAlign w:val="center"/>
            <w:hideMark/>
          </w:tcPr>
          <w:p w14:paraId="707970B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2.0,   5.0)</w:t>
            </w:r>
          </w:p>
        </w:tc>
        <w:tc>
          <w:tcPr>
            <w:tcW w:w="893" w:type="dxa"/>
            <w:tcMar>
              <w:top w:w="0" w:type="dxa"/>
              <w:left w:w="75" w:type="dxa"/>
              <w:bottom w:w="0" w:type="dxa"/>
              <w:right w:w="75" w:type="dxa"/>
            </w:tcMar>
            <w:vAlign w:val="center"/>
            <w:hideMark/>
          </w:tcPr>
          <w:p w14:paraId="7DE5123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1.0)</w:t>
            </w:r>
          </w:p>
        </w:tc>
        <w:tc>
          <w:tcPr>
            <w:tcW w:w="893" w:type="dxa"/>
            <w:tcMar>
              <w:top w:w="0" w:type="dxa"/>
              <w:left w:w="75" w:type="dxa"/>
              <w:bottom w:w="0" w:type="dxa"/>
              <w:right w:w="75" w:type="dxa"/>
            </w:tcMar>
            <w:vAlign w:val="center"/>
            <w:hideMark/>
          </w:tcPr>
          <w:p w14:paraId="57F9833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1.0,   3.0)</w:t>
            </w:r>
          </w:p>
        </w:tc>
        <w:tc>
          <w:tcPr>
            <w:tcW w:w="893" w:type="dxa"/>
            <w:tcMar>
              <w:top w:w="0" w:type="dxa"/>
              <w:left w:w="75" w:type="dxa"/>
              <w:bottom w:w="0" w:type="dxa"/>
              <w:right w:w="75" w:type="dxa"/>
            </w:tcMar>
            <w:vAlign w:val="center"/>
            <w:hideMark/>
          </w:tcPr>
          <w:p w14:paraId="1A2B420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893" w:type="dxa"/>
            <w:tcMar>
              <w:top w:w="0" w:type="dxa"/>
              <w:left w:w="75" w:type="dxa"/>
              <w:bottom w:w="0" w:type="dxa"/>
              <w:right w:w="75" w:type="dxa"/>
            </w:tcMar>
            <w:vAlign w:val="center"/>
            <w:hideMark/>
          </w:tcPr>
          <w:p w14:paraId="0890BBB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0.0,   3.0)</w:t>
            </w:r>
          </w:p>
        </w:tc>
        <w:tc>
          <w:tcPr>
            <w:tcW w:w="893" w:type="dxa"/>
            <w:tcMar>
              <w:top w:w="0" w:type="dxa"/>
              <w:left w:w="75" w:type="dxa"/>
              <w:bottom w:w="0" w:type="dxa"/>
              <w:right w:w="75" w:type="dxa"/>
            </w:tcMar>
            <w:vAlign w:val="center"/>
            <w:hideMark/>
          </w:tcPr>
          <w:p w14:paraId="337F408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893" w:type="dxa"/>
            <w:tcMar>
              <w:top w:w="0" w:type="dxa"/>
              <w:left w:w="75" w:type="dxa"/>
              <w:bottom w:w="0" w:type="dxa"/>
              <w:right w:w="75" w:type="dxa"/>
            </w:tcMar>
            <w:vAlign w:val="center"/>
            <w:hideMark/>
          </w:tcPr>
          <w:p w14:paraId="33DACF4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3.0)</w:t>
            </w:r>
          </w:p>
        </w:tc>
        <w:tc>
          <w:tcPr>
            <w:tcW w:w="854" w:type="dxa"/>
            <w:tcMar>
              <w:top w:w="0" w:type="dxa"/>
              <w:left w:w="75" w:type="dxa"/>
              <w:bottom w:w="0" w:type="dxa"/>
              <w:right w:w="75" w:type="dxa"/>
            </w:tcMar>
            <w:vAlign w:val="center"/>
            <w:hideMark/>
          </w:tcPr>
          <w:p w14:paraId="6C4EFA5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854" w:type="dxa"/>
            <w:tcMar>
              <w:top w:w="0" w:type="dxa"/>
              <w:left w:w="75" w:type="dxa"/>
              <w:bottom w:w="0" w:type="dxa"/>
              <w:right w:w="75" w:type="dxa"/>
            </w:tcMar>
            <w:vAlign w:val="center"/>
            <w:hideMark/>
          </w:tcPr>
          <w:p w14:paraId="2CE7894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1.0)</w:t>
            </w:r>
          </w:p>
        </w:tc>
        <w:tc>
          <w:tcPr>
            <w:tcW w:w="893" w:type="dxa"/>
            <w:tcMar>
              <w:top w:w="0" w:type="dxa"/>
              <w:left w:w="75" w:type="dxa"/>
              <w:bottom w:w="0" w:type="dxa"/>
              <w:right w:w="75" w:type="dxa"/>
            </w:tcMar>
            <w:vAlign w:val="center"/>
            <w:hideMark/>
          </w:tcPr>
          <w:p w14:paraId="4989DAA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11.0,  19.0)</w:t>
            </w:r>
          </w:p>
        </w:tc>
      </w:tr>
      <w:tr w:rsidR="004F7F15" w:rsidRPr="00636C9B" w14:paraId="6C2146AE" w14:textId="77777777" w:rsidTr="004F7F15">
        <w:trPr>
          <w:trHeight w:val="525"/>
        </w:trPr>
        <w:tc>
          <w:tcPr>
            <w:tcW w:w="1328" w:type="dxa"/>
            <w:vMerge w:val="restart"/>
            <w:tcMar>
              <w:top w:w="0" w:type="dxa"/>
              <w:left w:w="75" w:type="dxa"/>
              <w:bottom w:w="0" w:type="dxa"/>
              <w:right w:w="75" w:type="dxa"/>
            </w:tcMar>
            <w:vAlign w:val="center"/>
            <w:hideMark/>
          </w:tcPr>
          <w:p w14:paraId="21AC57D5" w14:textId="77777777" w:rsidR="004F7F15" w:rsidRPr="00636C9B" w:rsidRDefault="004F7F15" w:rsidP="004F7F15">
            <w:pPr>
              <w:spacing w:after="0" w:line="240" w:lineRule="auto"/>
              <w:rPr>
                <w:rFonts w:ascii="Times New Roman" w:eastAsiaTheme="minorHAnsi" w:hAnsi="Times New Roman"/>
                <w:sz w:val="18"/>
                <w:szCs w:val="18"/>
                <w:u w:val="single"/>
                <w:lang w:eastAsia="en-GB"/>
              </w:rPr>
            </w:pPr>
            <w:r w:rsidRPr="00636C9B">
              <w:rPr>
                <w:rFonts w:ascii="Times New Roman" w:eastAsiaTheme="minorHAnsi" w:hAnsi="Times New Roman"/>
                <w:color w:val="000000"/>
                <w:sz w:val="18"/>
                <w:szCs w:val="18"/>
                <w:u w:val="single"/>
                <w:lang w:eastAsia="en-GB"/>
              </w:rPr>
              <w:t>Intentional</w:t>
            </w:r>
          </w:p>
        </w:tc>
        <w:tc>
          <w:tcPr>
            <w:tcW w:w="743" w:type="dxa"/>
            <w:tcMar>
              <w:top w:w="0" w:type="dxa"/>
              <w:left w:w="75" w:type="dxa"/>
              <w:bottom w:w="0" w:type="dxa"/>
              <w:right w:w="75" w:type="dxa"/>
            </w:tcMar>
            <w:vAlign w:val="center"/>
            <w:hideMark/>
          </w:tcPr>
          <w:p w14:paraId="6BB23F5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30342E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-2.0,   4.0)</w:t>
            </w:r>
          </w:p>
        </w:tc>
        <w:tc>
          <w:tcPr>
            <w:tcW w:w="893" w:type="dxa"/>
            <w:tcMar>
              <w:top w:w="0" w:type="dxa"/>
              <w:left w:w="75" w:type="dxa"/>
              <w:bottom w:w="0" w:type="dxa"/>
              <w:right w:w="75" w:type="dxa"/>
            </w:tcMar>
            <w:vAlign w:val="center"/>
            <w:hideMark/>
          </w:tcPr>
          <w:p w14:paraId="5CF3DAE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-1.0,   6.0)</w:t>
            </w:r>
          </w:p>
        </w:tc>
        <w:tc>
          <w:tcPr>
            <w:tcW w:w="893" w:type="dxa"/>
            <w:tcMar>
              <w:top w:w="0" w:type="dxa"/>
              <w:left w:w="75" w:type="dxa"/>
              <w:bottom w:w="0" w:type="dxa"/>
              <w:right w:w="75" w:type="dxa"/>
            </w:tcMar>
            <w:vAlign w:val="center"/>
            <w:hideMark/>
          </w:tcPr>
          <w:p w14:paraId="1222338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58.0 (  31.0,  85.0)</w:t>
            </w:r>
          </w:p>
        </w:tc>
        <w:tc>
          <w:tcPr>
            <w:tcW w:w="893" w:type="dxa"/>
            <w:tcMar>
              <w:top w:w="0" w:type="dxa"/>
              <w:left w:w="75" w:type="dxa"/>
              <w:bottom w:w="0" w:type="dxa"/>
              <w:right w:w="75" w:type="dxa"/>
            </w:tcMar>
            <w:vAlign w:val="center"/>
            <w:hideMark/>
          </w:tcPr>
          <w:p w14:paraId="45207B5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96.0 (  67.0, 126.0)</w:t>
            </w:r>
          </w:p>
        </w:tc>
        <w:tc>
          <w:tcPr>
            <w:tcW w:w="893" w:type="dxa"/>
            <w:tcMar>
              <w:top w:w="0" w:type="dxa"/>
              <w:left w:w="75" w:type="dxa"/>
              <w:bottom w:w="0" w:type="dxa"/>
              <w:right w:w="75" w:type="dxa"/>
            </w:tcMar>
            <w:vAlign w:val="center"/>
            <w:hideMark/>
          </w:tcPr>
          <w:p w14:paraId="0A27BD2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65.0 (  41.0,  89.0)</w:t>
            </w:r>
          </w:p>
        </w:tc>
        <w:tc>
          <w:tcPr>
            <w:tcW w:w="893" w:type="dxa"/>
            <w:tcMar>
              <w:top w:w="0" w:type="dxa"/>
              <w:left w:w="75" w:type="dxa"/>
              <w:bottom w:w="0" w:type="dxa"/>
              <w:right w:w="75" w:type="dxa"/>
            </w:tcMar>
            <w:vAlign w:val="center"/>
            <w:hideMark/>
          </w:tcPr>
          <w:p w14:paraId="318F414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45.0 (  19.0,  70.0)</w:t>
            </w:r>
          </w:p>
        </w:tc>
        <w:tc>
          <w:tcPr>
            <w:tcW w:w="893" w:type="dxa"/>
            <w:tcMar>
              <w:top w:w="0" w:type="dxa"/>
              <w:left w:w="75" w:type="dxa"/>
              <w:bottom w:w="0" w:type="dxa"/>
              <w:right w:w="75" w:type="dxa"/>
            </w:tcMar>
            <w:vAlign w:val="center"/>
            <w:hideMark/>
          </w:tcPr>
          <w:p w14:paraId="5FC813A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68.0 (  41.0,  95.0)</w:t>
            </w:r>
          </w:p>
        </w:tc>
        <w:tc>
          <w:tcPr>
            <w:tcW w:w="893" w:type="dxa"/>
            <w:tcMar>
              <w:top w:w="0" w:type="dxa"/>
              <w:left w:w="75" w:type="dxa"/>
              <w:bottom w:w="0" w:type="dxa"/>
              <w:right w:w="75" w:type="dxa"/>
            </w:tcMar>
            <w:vAlign w:val="center"/>
            <w:hideMark/>
          </w:tcPr>
          <w:p w14:paraId="19A7368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28.0 (  11.0,  46.0)</w:t>
            </w:r>
          </w:p>
        </w:tc>
        <w:tc>
          <w:tcPr>
            <w:tcW w:w="854" w:type="dxa"/>
            <w:tcMar>
              <w:top w:w="0" w:type="dxa"/>
              <w:left w:w="75" w:type="dxa"/>
              <w:bottom w:w="0" w:type="dxa"/>
              <w:right w:w="75" w:type="dxa"/>
            </w:tcMar>
            <w:vAlign w:val="center"/>
            <w:hideMark/>
          </w:tcPr>
          <w:p w14:paraId="3EE4983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14.0 (   2.0,  26.0)</w:t>
            </w:r>
          </w:p>
        </w:tc>
        <w:tc>
          <w:tcPr>
            <w:tcW w:w="854" w:type="dxa"/>
            <w:tcMar>
              <w:top w:w="0" w:type="dxa"/>
              <w:left w:w="75" w:type="dxa"/>
              <w:bottom w:w="0" w:type="dxa"/>
              <w:right w:w="75" w:type="dxa"/>
            </w:tcMar>
            <w:vAlign w:val="center"/>
            <w:hideMark/>
          </w:tcPr>
          <w:p w14:paraId="62B12DE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10.0 (   1.0,  18.0)</w:t>
            </w:r>
          </w:p>
        </w:tc>
        <w:tc>
          <w:tcPr>
            <w:tcW w:w="893" w:type="dxa"/>
            <w:tcMar>
              <w:top w:w="0" w:type="dxa"/>
              <w:left w:w="75" w:type="dxa"/>
              <w:bottom w:w="0" w:type="dxa"/>
              <w:right w:w="75" w:type="dxa"/>
            </w:tcMar>
            <w:vAlign w:val="center"/>
            <w:hideMark/>
          </w:tcPr>
          <w:p w14:paraId="423AFDA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388.0 ( 323.0, 451.0)</w:t>
            </w:r>
          </w:p>
        </w:tc>
      </w:tr>
      <w:tr w:rsidR="004F7F15" w:rsidRPr="00636C9B" w14:paraId="4512D1AF" w14:textId="77777777" w:rsidTr="004F7F15">
        <w:trPr>
          <w:trHeight w:val="510"/>
        </w:trPr>
        <w:tc>
          <w:tcPr>
            <w:tcW w:w="1328" w:type="dxa"/>
            <w:vMerge/>
            <w:vAlign w:val="center"/>
            <w:hideMark/>
          </w:tcPr>
          <w:p w14:paraId="53A173B3"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73E088D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07EEB91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0.0,   6.0)</w:t>
            </w:r>
          </w:p>
        </w:tc>
        <w:tc>
          <w:tcPr>
            <w:tcW w:w="893" w:type="dxa"/>
            <w:tcMar>
              <w:top w:w="0" w:type="dxa"/>
              <w:left w:w="75" w:type="dxa"/>
              <w:bottom w:w="0" w:type="dxa"/>
              <w:right w:w="75" w:type="dxa"/>
            </w:tcMar>
            <w:vAlign w:val="center"/>
            <w:hideMark/>
          </w:tcPr>
          <w:p w14:paraId="6C403DB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1.0,   6.0)</w:t>
            </w:r>
          </w:p>
        </w:tc>
        <w:tc>
          <w:tcPr>
            <w:tcW w:w="893" w:type="dxa"/>
            <w:tcMar>
              <w:top w:w="0" w:type="dxa"/>
              <w:left w:w="75" w:type="dxa"/>
              <w:bottom w:w="0" w:type="dxa"/>
              <w:right w:w="75" w:type="dxa"/>
            </w:tcMar>
            <w:vAlign w:val="center"/>
            <w:hideMark/>
          </w:tcPr>
          <w:p w14:paraId="778C677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16.0 (   6.0,  26.0)</w:t>
            </w:r>
          </w:p>
        </w:tc>
        <w:tc>
          <w:tcPr>
            <w:tcW w:w="893" w:type="dxa"/>
            <w:tcMar>
              <w:top w:w="0" w:type="dxa"/>
              <w:left w:w="75" w:type="dxa"/>
              <w:bottom w:w="0" w:type="dxa"/>
              <w:right w:w="75" w:type="dxa"/>
            </w:tcMar>
            <w:vAlign w:val="center"/>
            <w:hideMark/>
          </w:tcPr>
          <w:p w14:paraId="60699C3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3.0,  26.0)</w:t>
            </w:r>
          </w:p>
        </w:tc>
        <w:tc>
          <w:tcPr>
            <w:tcW w:w="893" w:type="dxa"/>
            <w:tcMar>
              <w:top w:w="0" w:type="dxa"/>
              <w:left w:w="75" w:type="dxa"/>
              <w:bottom w:w="0" w:type="dxa"/>
              <w:right w:w="75" w:type="dxa"/>
            </w:tcMar>
            <w:vAlign w:val="center"/>
            <w:hideMark/>
          </w:tcPr>
          <w:p w14:paraId="4E99CF8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17.0 (   6.0,  29.0)</w:t>
            </w:r>
          </w:p>
        </w:tc>
        <w:tc>
          <w:tcPr>
            <w:tcW w:w="893" w:type="dxa"/>
            <w:tcMar>
              <w:top w:w="0" w:type="dxa"/>
              <w:left w:w="75" w:type="dxa"/>
              <w:bottom w:w="0" w:type="dxa"/>
              <w:right w:w="75" w:type="dxa"/>
            </w:tcMar>
            <w:vAlign w:val="center"/>
            <w:hideMark/>
          </w:tcPr>
          <w:p w14:paraId="7DBC468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13.0 (  -1.0,  27.0)</w:t>
            </w:r>
          </w:p>
        </w:tc>
        <w:tc>
          <w:tcPr>
            <w:tcW w:w="893" w:type="dxa"/>
            <w:tcMar>
              <w:top w:w="0" w:type="dxa"/>
              <w:left w:w="75" w:type="dxa"/>
              <w:bottom w:w="0" w:type="dxa"/>
              <w:right w:w="75" w:type="dxa"/>
            </w:tcMar>
            <w:vAlign w:val="center"/>
            <w:hideMark/>
          </w:tcPr>
          <w:p w14:paraId="3AEBE33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13.0 (  -2.0,  27.0)</w:t>
            </w:r>
          </w:p>
        </w:tc>
        <w:tc>
          <w:tcPr>
            <w:tcW w:w="893" w:type="dxa"/>
            <w:tcMar>
              <w:top w:w="0" w:type="dxa"/>
              <w:left w:w="75" w:type="dxa"/>
              <w:bottom w:w="0" w:type="dxa"/>
              <w:right w:w="75" w:type="dxa"/>
            </w:tcMar>
            <w:vAlign w:val="center"/>
            <w:hideMark/>
          </w:tcPr>
          <w:p w14:paraId="0677C9C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10.0 (   1.0,  18.0)</w:t>
            </w:r>
          </w:p>
        </w:tc>
        <w:tc>
          <w:tcPr>
            <w:tcW w:w="854" w:type="dxa"/>
            <w:tcMar>
              <w:top w:w="0" w:type="dxa"/>
              <w:left w:w="75" w:type="dxa"/>
              <w:bottom w:w="0" w:type="dxa"/>
              <w:right w:w="75" w:type="dxa"/>
            </w:tcMar>
            <w:vAlign w:val="center"/>
            <w:hideMark/>
          </w:tcPr>
          <w:p w14:paraId="3C83F41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-4.0,   4.0)</w:t>
            </w:r>
          </w:p>
        </w:tc>
        <w:tc>
          <w:tcPr>
            <w:tcW w:w="854" w:type="dxa"/>
            <w:tcMar>
              <w:top w:w="0" w:type="dxa"/>
              <w:left w:w="75" w:type="dxa"/>
              <w:bottom w:w="0" w:type="dxa"/>
              <w:right w:w="75" w:type="dxa"/>
            </w:tcMar>
            <w:vAlign w:val="center"/>
            <w:hideMark/>
          </w:tcPr>
          <w:p w14:paraId="2D37DD5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0.0,   4.0)</w:t>
            </w:r>
          </w:p>
        </w:tc>
        <w:tc>
          <w:tcPr>
            <w:tcW w:w="893" w:type="dxa"/>
            <w:tcMar>
              <w:top w:w="0" w:type="dxa"/>
              <w:left w:w="75" w:type="dxa"/>
              <w:bottom w:w="0" w:type="dxa"/>
              <w:right w:w="75" w:type="dxa"/>
            </w:tcMar>
            <w:vAlign w:val="center"/>
            <w:hideMark/>
          </w:tcPr>
          <w:p w14:paraId="5332206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92.0 (  63.0, 122.0)</w:t>
            </w:r>
          </w:p>
        </w:tc>
      </w:tr>
      <w:tr w:rsidR="004F7F15" w:rsidRPr="00636C9B" w14:paraId="5BC6C487" w14:textId="77777777" w:rsidTr="004F7F15">
        <w:trPr>
          <w:trHeight w:val="495"/>
        </w:trPr>
        <w:tc>
          <w:tcPr>
            <w:tcW w:w="1328" w:type="dxa"/>
            <w:vMerge w:val="restart"/>
            <w:tcMar>
              <w:top w:w="0" w:type="dxa"/>
              <w:left w:w="75" w:type="dxa"/>
              <w:bottom w:w="0" w:type="dxa"/>
              <w:right w:w="75" w:type="dxa"/>
            </w:tcMar>
            <w:vAlign w:val="center"/>
            <w:hideMark/>
          </w:tcPr>
          <w:p w14:paraId="7E03097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Assault</w:t>
            </w:r>
          </w:p>
        </w:tc>
        <w:tc>
          <w:tcPr>
            <w:tcW w:w="743" w:type="dxa"/>
            <w:tcMar>
              <w:top w:w="0" w:type="dxa"/>
              <w:left w:w="75" w:type="dxa"/>
              <w:bottom w:w="0" w:type="dxa"/>
              <w:right w:w="75" w:type="dxa"/>
            </w:tcMar>
            <w:vAlign w:val="center"/>
            <w:hideMark/>
          </w:tcPr>
          <w:p w14:paraId="558F848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7DDC2EF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-2.0,   4.0)</w:t>
            </w:r>
          </w:p>
        </w:tc>
        <w:tc>
          <w:tcPr>
            <w:tcW w:w="893" w:type="dxa"/>
            <w:tcMar>
              <w:top w:w="0" w:type="dxa"/>
              <w:left w:w="75" w:type="dxa"/>
              <w:bottom w:w="0" w:type="dxa"/>
              <w:right w:w="75" w:type="dxa"/>
            </w:tcMar>
            <w:vAlign w:val="center"/>
            <w:hideMark/>
          </w:tcPr>
          <w:p w14:paraId="0301D61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893" w:type="dxa"/>
            <w:tcMar>
              <w:top w:w="0" w:type="dxa"/>
              <w:left w:w="75" w:type="dxa"/>
              <w:bottom w:w="0" w:type="dxa"/>
              <w:right w:w="75" w:type="dxa"/>
            </w:tcMar>
            <w:vAlign w:val="center"/>
            <w:hideMark/>
          </w:tcPr>
          <w:p w14:paraId="787E80E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38.0 (  18.0,  58.0)</w:t>
            </w:r>
          </w:p>
        </w:tc>
        <w:tc>
          <w:tcPr>
            <w:tcW w:w="893" w:type="dxa"/>
            <w:tcMar>
              <w:top w:w="0" w:type="dxa"/>
              <w:left w:w="75" w:type="dxa"/>
              <w:bottom w:w="0" w:type="dxa"/>
              <w:right w:w="75" w:type="dxa"/>
            </w:tcMar>
            <w:vAlign w:val="center"/>
            <w:hideMark/>
          </w:tcPr>
          <w:p w14:paraId="2824DEC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55.0 (  35.0,  76.0)</w:t>
            </w:r>
          </w:p>
        </w:tc>
        <w:tc>
          <w:tcPr>
            <w:tcW w:w="893" w:type="dxa"/>
            <w:tcMar>
              <w:top w:w="0" w:type="dxa"/>
              <w:left w:w="75" w:type="dxa"/>
              <w:bottom w:w="0" w:type="dxa"/>
              <w:right w:w="75" w:type="dxa"/>
            </w:tcMar>
            <w:vAlign w:val="center"/>
            <w:hideMark/>
          </w:tcPr>
          <w:p w14:paraId="2982C78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18.0 (   4.0,  32.0)</w:t>
            </w:r>
          </w:p>
        </w:tc>
        <w:tc>
          <w:tcPr>
            <w:tcW w:w="893" w:type="dxa"/>
            <w:tcMar>
              <w:top w:w="0" w:type="dxa"/>
              <w:left w:w="75" w:type="dxa"/>
              <w:bottom w:w="0" w:type="dxa"/>
              <w:right w:w="75" w:type="dxa"/>
            </w:tcMar>
            <w:vAlign w:val="center"/>
            <w:hideMark/>
          </w:tcPr>
          <w:p w14:paraId="192CE34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-1.0,  19.0)</w:t>
            </w:r>
          </w:p>
        </w:tc>
        <w:tc>
          <w:tcPr>
            <w:tcW w:w="893" w:type="dxa"/>
            <w:tcMar>
              <w:top w:w="0" w:type="dxa"/>
              <w:left w:w="75" w:type="dxa"/>
              <w:bottom w:w="0" w:type="dxa"/>
              <w:right w:w="75" w:type="dxa"/>
            </w:tcMar>
            <w:vAlign w:val="center"/>
            <w:hideMark/>
          </w:tcPr>
          <w:p w14:paraId="6A17E9D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1.0,  18.0)</w:t>
            </w:r>
          </w:p>
        </w:tc>
        <w:tc>
          <w:tcPr>
            <w:tcW w:w="893" w:type="dxa"/>
            <w:tcMar>
              <w:top w:w="0" w:type="dxa"/>
              <w:left w:w="75" w:type="dxa"/>
              <w:bottom w:w="0" w:type="dxa"/>
              <w:right w:w="75" w:type="dxa"/>
            </w:tcMar>
            <w:vAlign w:val="center"/>
            <w:hideMark/>
          </w:tcPr>
          <w:p w14:paraId="3272CF2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-2.0,   6.0)</w:t>
            </w:r>
          </w:p>
        </w:tc>
        <w:tc>
          <w:tcPr>
            <w:tcW w:w="854" w:type="dxa"/>
            <w:tcMar>
              <w:top w:w="0" w:type="dxa"/>
              <w:left w:w="75" w:type="dxa"/>
              <w:bottom w:w="0" w:type="dxa"/>
              <w:right w:w="75" w:type="dxa"/>
            </w:tcMar>
            <w:vAlign w:val="center"/>
            <w:hideMark/>
          </w:tcPr>
          <w:p w14:paraId="7981A9C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854" w:type="dxa"/>
            <w:tcMar>
              <w:top w:w="0" w:type="dxa"/>
              <w:left w:w="75" w:type="dxa"/>
              <w:bottom w:w="0" w:type="dxa"/>
              <w:right w:w="75" w:type="dxa"/>
            </w:tcMar>
            <w:vAlign w:val="center"/>
            <w:hideMark/>
          </w:tcPr>
          <w:p w14:paraId="7E5C759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1.0)</w:t>
            </w:r>
          </w:p>
        </w:tc>
        <w:tc>
          <w:tcPr>
            <w:tcW w:w="893" w:type="dxa"/>
            <w:tcMar>
              <w:top w:w="0" w:type="dxa"/>
              <w:left w:w="75" w:type="dxa"/>
              <w:bottom w:w="0" w:type="dxa"/>
              <w:right w:w="75" w:type="dxa"/>
            </w:tcMar>
            <w:vAlign w:val="center"/>
            <w:hideMark/>
          </w:tcPr>
          <w:p w14:paraId="3C170FD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135.0 ( 100.0, 170.0)</w:t>
            </w:r>
          </w:p>
        </w:tc>
      </w:tr>
      <w:tr w:rsidR="004F7F15" w:rsidRPr="00636C9B" w14:paraId="42BC4A87" w14:textId="77777777" w:rsidTr="004F7F15">
        <w:trPr>
          <w:trHeight w:val="478"/>
        </w:trPr>
        <w:tc>
          <w:tcPr>
            <w:tcW w:w="1328" w:type="dxa"/>
            <w:vMerge/>
            <w:vAlign w:val="center"/>
            <w:hideMark/>
          </w:tcPr>
          <w:p w14:paraId="736E55B1"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6ADA61A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56E15BB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0.0,   6.0)</w:t>
            </w:r>
          </w:p>
        </w:tc>
        <w:tc>
          <w:tcPr>
            <w:tcW w:w="893" w:type="dxa"/>
            <w:tcMar>
              <w:top w:w="0" w:type="dxa"/>
              <w:left w:w="75" w:type="dxa"/>
              <w:bottom w:w="0" w:type="dxa"/>
              <w:right w:w="75" w:type="dxa"/>
            </w:tcMar>
            <w:vAlign w:val="center"/>
            <w:hideMark/>
          </w:tcPr>
          <w:p w14:paraId="1E87AAA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893" w:type="dxa"/>
            <w:tcMar>
              <w:top w:w="0" w:type="dxa"/>
              <w:left w:w="75" w:type="dxa"/>
              <w:bottom w:w="0" w:type="dxa"/>
              <w:right w:w="75" w:type="dxa"/>
            </w:tcMar>
            <w:vAlign w:val="center"/>
            <w:hideMark/>
          </w:tcPr>
          <w:p w14:paraId="55A9E31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3.0,  14.0)</w:t>
            </w:r>
          </w:p>
        </w:tc>
        <w:tc>
          <w:tcPr>
            <w:tcW w:w="893" w:type="dxa"/>
            <w:tcMar>
              <w:top w:w="0" w:type="dxa"/>
              <w:left w:w="75" w:type="dxa"/>
              <w:bottom w:w="0" w:type="dxa"/>
              <w:right w:w="75" w:type="dxa"/>
            </w:tcMar>
            <w:vAlign w:val="center"/>
            <w:hideMark/>
          </w:tcPr>
          <w:p w14:paraId="7178D15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-4.0,   8.0)</w:t>
            </w:r>
          </w:p>
        </w:tc>
        <w:tc>
          <w:tcPr>
            <w:tcW w:w="893" w:type="dxa"/>
            <w:tcMar>
              <w:top w:w="0" w:type="dxa"/>
              <w:left w:w="75" w:type="dxa"/>
              <w:bottom w:w="0" w:type="dxa"/>
              <w:right w:w="75" w:type="dxa"/>
            </w:tcMar>
            <w:vAlign w:val="center"/>
            <w:hideMark/>
          </w:tcPr>
          <w:p w14:paraId="4303484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2.0,  12.0)</w:t>
            </w:r>
          </w:p>
        </w:tc>
        <w:tc>
          <w:tcPr>
            <w:tcW w:w="893" w:type="dxa"/>
            <w:tcMar>
              <w:top w:w="0" w:type="dxa"/>
              <w:left w:w="75" w:type="dxa"/>
              <w:bottom w:w="0" w:type="dxa"/>
              <w:right w:w="75" w:type="dxa"/>
            </w:tcMar>
            <w:vAlign w:val="center"/>
            <w:hideMark/>
          </w:tcPr>
          <w:p w14:paraId="6FF9823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0.0,   9.0)</w:t>
            </w:r>
          </w:p>
        </w:tc>
        <w:tc>
          <w:tcPr>
            <w:tcW w:w="893" w:type="dxa"/>
            <w:tcMar>
              <w:top w:w="0" w:type="dxa"/>
              <w:left w:w="75" w:type="dxa"/>
              <w:bottom w:w="0" w:type="dxa"/>
              <w:right w:w="75" w:type="dxa"/>
            </w:tcMar>
            <w:vAlign w:val="center"/>
            <w:hideMark/>
          </w:tcPr>
          <w:p w14:paraId="52058C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-2.0,   6.0)</w:t>
            </w:r>
          </w:p>
        </w:tc>
        <w:tc>
          <w:tcPr>
            <w:tcW w:w="893" w:type="dxa"/>
            <w:tcMar>
              <w:top w:w="0" w:type="dxa"/>
              <w:left w:w="75" w:type="dxa"/>
              <w:bottom w:w="0" w:type="dxa"/>
              <w:right w:w="75" w:type="dxa"/>
            </w:tcMar>
            <w:vAlign w:val="center"/>
            <w:hideMark/>
          </w:tcPr>
          <w:p w14:paraId="39F6F15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854" w:type="dxa"/>
            <w:tcMar>
              <w:top w:w="0" w:type="dxa"/>
              <w:left w:w="75" w:type="dxa"/>
              <w:bottom w:w="0" w:type="dxa"/>
              <w:right w:w="75" w:type="dxa"/>
            </w:tcMar>
            <w:vAlign w:val="center"/>
            <w:hideMark/>
          </w:tcPr>
          <w:p w14:paraId="51951C7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-1.0,   1.0)</w:t>
            </w:r>
          </w:p>
        </w:tc>
        <w:tc>
          <w:tcPr>
            <w:tcW w:w="854" w:type="dxa"/>
            <w:tcMar>
              <w:top w:w="0" w:type="dxa"/>
              <w:left w:w="75" w:type="dxa"/>
              <w:bottom w:w="0" w:type="dxa"/>
              <w:right w:w="75" w:type="dxa"/>
            </w:tcMar>
            <w:vAlign w:val="center"/>
            <w:hideMark/>
          </w:tcPr>
          <w:p w14:paraId="6071480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893" w:type="dxa"/>
            <w:tcMar>
              <w:top w:w="0" w:type="dxa"/>
              <w:left w:w="75" w:type="dxa"/>
              <w:bottom w:w="0" w:type="dxa"/>
              <w:right w:w="75" w:type="dxa"/>
            </w:tcMar>
            <w:vAlign w:val="center"/>
            <w:hideMark/>
          </w:tcPr>
          <w:p w14:paraId="74E650F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30.0 (  18.0,  42.0)</w:t>
            </w:r>
          </w:p>
        </w:tc>
      </w:tr>
      <w:tr w:rsidR="004F7F15" w:rsidRPr="00636C9B" w14:paraId="45DCF60D" w14:textId="77777777" w:rsidTr="004F7F15">
        <w:trPr>
          <w:trHeight w:val="525"/>
        </w:trPr>
        <w:tc>
          <w:tcPr>
            <w:tcW w:w="1328" w:type="dxa"/>
            <w:vMerge w:val="restart"/>
            <w:tcMar>
              <w:top w:w="0" w:type="dxa"/>
              <w:left w:w="75" w:type="dxa"/>
              <w:bottom w:w="0" w:type="dxa"/>
              <w:right w:w="75" w:type="dxa"/>
            </w:tcMar>
            <w:vAlign w:val="center"/>
            <w:hideMark/>
          </w:tcPr>
          <w:p w14:paraId="4C83E533" w14:textId="77777777" w:rsidR="004F7F15" w:rsidRPr="00636C9B" w:rsidRDefault="004F7F15" w:rsidP="004F7F15">
            <w:pPr>
              <w:spacing w:after="0" w:line="240" w:lineRule="auto"/>
              <w:rPr>
                <w:rFonts w:ascii="Times New Roman" w:eastAsiaTheme="minorHAnsi" w:hAnsi="Times New Roman"/>
                <w:sz w:val="18"/>
                <w:szCs w:val="18"/>
                <w:lang w:eastAsia="en-GB"/>
              </w:rPr>
            </w:pPr>
            <w:commentRangeStart w:id="98"/>
            <w:r w:rsidRPr="00636C9B">
              <w:rPr>
                <w:rFonts w:ascii="Times New Roman" w:eastAsiaTheme="minorHAnsi" w:hAnsi="Times New Roman"/>
                <w:color w:val="000000"/>
                <w:sz w:val="18"/>
                <w:szCs w:val="18"/>
                <w:lang w:eastAsia="en-GB"/>
              </w:rPr>
              <w:t>Intentional self-harm</w:t>
            </w:r>
            <w:commentRangeEnd w:id="98"/>
            <w:r w:rsidR="00BE6574">
              <w:rPr>
                <w:rStyle w:val="CommentReference"/>
                <w:rFonts w:asciiTheme="minorHAnsi" w:eastAsiaTheme="minorHAnsi" w:hAnsiTheme="minorHAnsi" w:cstheme="minorBidi"/>
              </w:rPr>
              <w:commentReference w:id="98"/>
            </w:r>
          </w:p>
        </w:tc>
        <w:tc>
          <w:tcPr>
            <w:tcW w:w="743" w:type="dxa"/>
            <w:tcMar>
              <w:top w:w="0" w:type="dxa"/>
              <w:left w:w="75" w:type="dxa"/>
              <w:bottom w:w="0" w:type="dxa"/>
              <w:right w:w="75" w:type="dxa"/>
            </w:tcMar>
            <w:vAlign w:val="center"/>
            <w:hideMark/>
          </w:tcPr>
          <w:p w14:paraId="7AFCAC4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4A6AA01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893" w:type="dxa"/>
            <w:tcMar>
              <w:top w:w="0" w:type="dxa"/>
              <w:left w:w="75" w:type="dxa"/>
              <w:bottom w:w="0" w:type="dxa"/>
              <w:right w:w="75" w:type="dxa"/>
            </w:tcMar>
            <w:vAlign w:val="center"/>
            <w:hideMark/>
          </w:tcPr>
          <w:p w14:paraId="778DAE3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-2.0,   5.0)</w:t>
            </w:r>
          </w:p>
        </w:tc>
        <w:tc>
          <w:tcPr>
            <w:tcW w:w="893" w:type="dxa"/>
            <w:tcMar>
              <w:top w:w="0" w:type="dxa"/>
              <w:left w:w="75" w:type="dxa"/>
              <w:bottom w:w="0" w:type="dxa"/>
              <w:right w:w="75" w:type="dxa"/>
            </w:tcMar>
            <w:vAlign w:val="center"/>
            <w:hideMark/>
          </w:tcPr>
          <w:p w14:paraId="11621FF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20.0 (   3.0,  38.0)</w:t>
            </w:r>
          </w:p>
        </w:tc>
        <w:tc>
          <w:tcPr>
            <w:tcW w:w="893" w:type="dxa"/>
            <w:tcMar>
              <w:top w:w="0" w:type="dxa"/>
              <w:left w:w="75" w:type="dxa"/>
              <w:bottom w:w="0" w:type="dxa"/>
              <w:right w:w="75" w:type="dxa"/>
            </w:tcMar>
            <w:vAlign w:val="center"/>
            <w:hideMark/>
          </w:tcPr>
          <w:p w14:paraId="7C72383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41.0 (  20.0,  62.0)</w:t>
            </w:r>
          </w:p>
        </w:tc>
        <w:tc>
          <w:tcPr>
            <w:tcW w:w="893" w:type="dxa"/>
            <w:tcMar>
              <w:top w:w="0" w:type="dxa"/>
              <w:left w:w="75" w:type="dxa"/>
              <w:bottom w:w="0" w:type="dxa"/>
              <w:right w:w="75" w:type="dxa"/>
            </w:tcMar>
            <w:vAlign w:val="center"/>
            <w:hideMark/>
          </w:tcPr>
          <w:p w14:paraId="44E2F01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47.0 (  28.0,  67.0)</w:t>
            </w:r>
          </w:p>
        </w:tc>
        <w:tc>
          <w:tcPr>
            <w:tcW w:w="893" w:type="dxa"/>
            <w:tcMar>
              <w:top w:w="0" w:type="dxa"/>
              <w:left w:w="75" w:type="dxa"/>
              <w:bottom w:w="0" w:type="dxa"/>
              <w:right w:w="75" w:type="dxa"/>
            </w:tcMar>
            <w:vAlign w:val="center"/>
            <w:hideMark/>
          </w:tcPr>
          <w:p w14:paraId="5120999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36.0 (  12.0,  60.0)</w:t>
            </w:r>
          </w:p>
        </w:tc>
        <w:tc>
          <w:tcPr>
            <w:tcW w:w="893" w:type="dxa"/>
            <w:tcMar>
              <w:top w:w="0" w:type="dxa"/>
              <w:left w:w="75" w:type="dxa"/>
              <w:bottom w:w="0" w:type="dxa"/>
              <w:right w:w="75" w:type="dxa"/>
            </w:tcMar>
            <w:vAlign w:val="center"/>
            <w:hideMark/>
          </w:tcPr>
          <w:p w14:paraId="6AB1E2E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58.0 (  34.0,  84.0)</w:t>
            </w:r>
          </w:p>
        </w:tc>
        <w:tc>
          <w:tcPr>
            <w:tcW w:w="893" w:type="dxa"/>
            <w:tcMar>
              <w:top w:w="0" w:type="dxa"/>
              <w:left w:w="75" w:type="dxa"/>
              <w:bottom w:w="0" w:type="dxa"/>
              <w:right w:w="75" w:type="dxa"/>
            </w:tcMar>
            <w:vAlign w:val="center"/>
            <w:hideMark/>
          </w:tcPr>
          <w:p w14:paraId="455B24C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26.0 (   9.0,  43.0)</w:t>
            </w:r>
          </w:p>
        </w:tc>
        <w:tc>
          <w:tcPr>
            <w:tcW w:w="854" w:type="dxa"/>
            <w:tcMar>
              <w:top w:w="0" w:type="dxa"/>
              <w:left w:w="75" w:type="dxa"/>
              <w:bottom w:w="0" w:type="dxa"/>
              <w:right w:w="75" w:type="dxa"/>
            </w:tcMar>
            <w:vAlign w:val="center"/>
            <w:hideMark/>
          </w:tcPr>
          <w:p w14:paraId="549E536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14.0 (   2.0,  26.0)</w:t>
            </w:r>
          </w:p>
        </w:tc>
        <w:tc>
          <w:tcPr>
            <w:tcW w:w="854" w:type="dxa"/>
            <w:tcMar>
              <w:top w:w="0" w:type="dxa"/>
              <w:left w:w="75" w:type="dxa"/>
              <w:bottom w:w="0" w:type="dxa"/>
              <w:right w:w="75" w:type="dxa"/>
            </w:tcMar>
            <w:vAlign w:val="center"/>
            <w:hideMark/>
          </w:tcPr>
          <w:p w14:paraId="58F2C5A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1.0,  18.0)</w:t>
            </w:r>
          </w:p>
        </w:tc>
        <w:tc>
          <w:tcPr>
            <w:tcW w:w="893" w:type="dxa"/>
            <w:tcMar>
              <w:top w:w="0" w:type="dxa"/>
              <w:left w:w="75" w:type="dxa"/>
              <w:bottom w:w="0" w:type="dxa"/>
              <w:right w:w="75" w:type="dxa"/>
            </w:tcMar>
            <w:vAlign w:val="center"/>
            <w:hideMark/>
          </w:tcPr>
          <w:p w14:paraId="7496523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253.0 ( 200.0, 306.0)</w:t>
            </w:r>
          </w:p>
        </w:tc>
      </w:tr>
      <w:tr w:rsidR="004F7F15" w:rsidRPr="00636C9B" w14:paraId="6C4217F5" w14:textId="77777777" w:rsidTr="004F7F15">
        <w:trPr>
          <w:trHeight w:val="510"/>
        </w:trPr>
        <w:tc>
          <w:tcPr>
            <w:tcW w:w="1328" w:type="dxa"/>
            <w:vMerge/>
            <w:vAlign w:val="center"/>
            <w:hideMark/>
          </w:tcPr>
          <w:p w14:paraId="48D8241E"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26EE731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24C2B55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893" w:type="dxa"/>
            <w:tcMar>
              <w:top w:w="0" w:type="dxa"/>
              <w:left w:w="75" w:type="dxa"/>
              <w:bottom w:w="0" w:type="dxa"/>
              <w:right w:w="75" w:type="dxa"/>
            </w:tcMar>
            <w:vAlign w:val="center"/>
            <w:hideMark/>
          </w:tcPr>
          <w:p w14:paraId="5CB39EF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0.0,   5.0)</w:t>
            </w:r>
          </w:p>
        </w:tc>
        <w:tc>
          <w:tcPr>
            <w:tcW w:w="893" w:type="dxa"/>
            <w:tcMar>
              <w:top w:w="0" w:type="dxa"/>
              <w:left w:w="75" w:type="dxa"/>
              <w:bottom w:w="0" w:type="dxa"/>
              <w:right w:w="75" w:type="dxa"/>
            </w:tcMar>
            <w:vAlign w:val="center"/>
            <w:hideMark/>
          </w:tcPr>
          <w:p w14:paraId="71E6A48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-1.0,  16.0)</w:t>
            </w:r>
          </w:p>
        </w:tc>
        <w:tc>
          <w:tcPr>
            <w:tcW w:w="893" w:type="dxa"/>
            <w:tcMar>
              <w:top w:w="0" w:type="dxa"/>
              <w:left w:w="75" w:type="dxa"/>
              <w:bottom w:w="0" w:type="dxa"/>
              <w:right w:w="75" w:type="dxa"/>
            </w:tcMar>
            <w:vAlign w:val="center"/>
            <w:hideMark/>
          </w:tcPr>
          <w:p w14:paraId="3842A25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12.0 (   2.0,  22.0)</w:t>
            </w:r>
          </w:p>
        </w:tc>
        <w:tc>
          <w:tcPr>
            <w:tcW w:w="893" w:type="dxa"/>
            <w:tcMar>
              <w:top w:w="0" w:type="dxa"/>
              <w:left w:w="75" w:type="dxa"/>
              <w:bottom w:w="0" w:type="dxa"/>
              <w:right w:w="75" w:type="dxa"/>
            </w:tcMar>
            <w:vAlign w:val="center"/>
            <w:hideMark/>
          </w:tcPr>
          <w:p w14:paraId="6F5BA30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11.0 (   0.0,  21.0)</w:t>
            </w:r>
          </w:p>
        </w:tc>
        <w:tc>
          <w:tcPr>
            <w:tcW w:w="893" w:type="dxa"/>
            <w:tcMar>
              <w:top w:w="0" w:type="dxa"/>
              <w:left w:w="75" w:type="dxa"/>
              <w:bottom w:w="0" w:type="dxa"/>
              <w:right w:w="75" w:type="dxa"/>
            </w:tcMar>
            <w:vAlign w:val="center"/>
            <w:hideMark/>
          </w:tcPr>
          <w:p w14:paraId="298A03D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-4.0,  22.0)</w:t>
            </w:r>
          </w:p>
        </w:tc>
        <w:tc>
          <w:tcPr>
            <w:tcW w:w="893" w:type="dxa"/>
            <w:tcMar>
              <w:top w:w="0" w:type="dxa"/>
              <w:left w:w="75" w:type="dxa"/>
              <w:bottom w:w="0" w:type="dxa"/>
              <w:right w:w="75" w:type="dxa"/>
            </w:tcMar>
            <w:vAlign w:val="center"/>
            <w:hideMark/>
          </w:tcPr>
          <w:p w14:paraId="2EC1D68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11.0 (  -3.0,  25.0)</w:t>
            </w:r>
          </w:p>
        </w:tc>
        <w:tc>
          <w:tcPr>
            <w:tcW w:w="893" w:type="dxa"/>
            <w:tcMar>
              <w:top w:w="0" w:type="dxa"/>
              <w:left w:w="75" w:type="dxa"/>
              <w:bottom w:w="0" w:type="dxa"/>
              <w:right w:w="75" w:type="dxa"/>
            </w:tcMar>
            <w:vAlign w:val="center"/>
            <w:hideMark/>
          </w:tcPr>
          <w:p w14:paraId="5D4FABD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1.0,  17.0)</w:t>
            </w:r>
          </w:p>
        </w:tc>
        <w:tc>
          <w:tcPr>
            <w:tcW w:w="854" w:type="dxa"/>
            <w:tcMar>
              <w:top w:w="0" w:type="dxa"/>
              <w:left w:w="75" w:type="dxa"/>
              <w:bottom w:w="0" w:type="dxa"/>
              <w:right w:w="75" w:type="dxa"/>
            </w:tcMar>
            <w:vAlign w:val="center"/>
            <w:hideMark/>
          </w:tcPr>
          <w:p w14:paraId="54805D2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-4.0,   4.0)</w:t>
            </w:r>
          </w:p>
        </w:tc>
        <w:tc>
          <w:tcPr>
            <w:tcW w:w="854" w:type="dxa"/>
            <w:tcMar>
              <w:top w:w="0" w:type="dxa"/>
              <w:left w:w="75" w:type="dxa"/>
              <w:bottom w:w="0" w:type="dxa"/>
              <w:right w:w="75" w:type="dxa"/>
            </w:tcMar>
            <w:vAlign w:val="center"/>
            <w:hideMark/>
          </w:tcPr>
          <w:p w14:paraId="5B82794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893" w:type="dxa"/>
            <w:tcMar>
              <w:top w:w="0" w:type="dxa"/>
              <w:left w:w="75" w:type="dxa"/>
              <w:bottom w:w="0" w:type="dxa"/>
              <w:right w:w="75" w:type="dxa"/>
            </w:tcMar>
            <w:vAlign w:val="center"/>
            <w:hideMark/>
          </w:tcPr>
          <w:p w14:paraId="3773B06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62.0 (  35.0,  89.0)</w:t>
            </w:r>
          </w:p>
        </w:tc>
      </w:tr>
    </w:tbl>
    <w:p w14:paraId="73AE7653" w14:textId="77777777" w:rsidR="004F7F15" w:rsidRPr="00636C9B" w:rsidRDefault="004F7F15" w:rsidP="00D76DF7">
      <w:pPr>
        <w:spacing w:line="480" w:lineRule="auto"/>
        <w:jc w:val="both"/>
        <w:rPr>
          <w:rFonts w:ascii="Times New Roman" w:hAnsi="Times New Roman"/>
          <w:color w:val="000000" w:themeColor="text1"/>
          <w:sz w:val="24"/>
          <w:szCs w:val="24"/>
        </w:rPr>
        <w:sectPr w:rsidR="004F7F15" w:rsidRPr="00636C9B" w:rsidSect="004F7F15">
          <w:pgSz w:w="16840" w:h="11900" w:orient="landscape"/>
          <w:pgMar w:top="1440" w:right="1440" w:bottom="1440" w:left="1440" w:header="720" w:footer="720" w:gutter="0"/>
          <w:lnNumType w:countBy="1" w:restart="continuous"/>
          <w:cols w:space="720"/>
          <w:docGrid w:linePitch="360"/>
        </w:sectPr>
      </w:pPr>
    </w:p>
    <w:p w14:paraId="34674E17" w14:textId="32BA5F83" w:rsidR="00194696" w:rsidRPr="00636C9B" w:rsidRDefault="00845A19" w:rsidP="00D76DF7">
      <w:pPr>
        <w:spacing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Table </w:t>
      </w:r>
      <w:r w:rsidR="003F66F7">
        <w:rPr>
          <w:rFonts w:ascii="Times New Roman" w:hAnsi="Times New Roman"/>
          <w:b/>
          <w:color w:val="000000" w:themeColor="text1"/>
          <w:sz w:val="24"/>
          <w:szCs w:val="24"/>
        </w:rPr>
        <w:t>SX</w:t>
      </w:r>
      <w:r w:rsidRPr="00636C9B">
        <w:rPr>
          <w:rFonts w:ascii="Times New Roman" w:hAnsi="Times New Roman"/>
          <w:b/>
          <w:color w:val="000000" w:themeColor="text1"/>
          <w:sz w:val="24"/>
          <w:szCs w:val="24"/>
        </w:rPr>
        <w:t xml:space="preserve">. </w:t>
      </w:r>
      <w:r w:rsidR="00B648FB" w:rsidRPr="00636C9B">
        <w:rPr>
          <w:rFonts w:ascii="Times New Roman" w:hAnsi="Times New Roman"/>
          <w:color w:val="000000" w:themeColor="text1"/>
          <w:sz w:val="24"/>
          <w:szCs w:val="24"/>
        </w:rPr>
        <w:t>Excess risk</w:t>
      </w:r>
      <w:r w:rsidRPr="00636C9B">
        <w:rPr>
          <w:rFonts w:ascii="Times New Roman" w:hAnsi="Times New Roman"/>
          <w:color w:val="000000" w:themeColor="text1"/>
          <w:sz w:val="24"/>
          <w:szCs w:val="24"/>
        </w:rPr>
        <w:t xml:space="preserve"> with a national uniform increase of 1</w:t>
      </w:r>
      <w:r w:rsidRPr="00636C9B">
        <w:rPr>
          <w:rFonts w:ascii="Arial" w:eastAsia="Times New Roman" w:hAnsi="Arial" w:cs="Arial"/>
          <w:bCs/>
          <w:color w:val="222222"/>
          <w:sz w:val="24"/>
          <w:szCs w:val="24"/>
          <w:shd w:val="clear" w:color="auto" w:fill="FFFFFF"/>
          <w:lang w:eastAsia="en-GB"/>
        </w:rPr>
        <w:t>°</w:t>
      </w:r>
      <w:r w:rsidRPr="00636C9B">
        <w:rPr>
          <w:rFonts w:ascii="Times New Roman" w:hAnsi="Times New Roman"/>
          <w:color w:val="000000" w:themeColor="text1"/>
          <w:sz w:val="24"/>
          <w:szCs w:val="24"/>
        </w:rPr>
        <w:t xml:space="preserve">C above long-term monthly state mean, for deaths from all injuries by sex, age group, and </w:t>
      </w:r>
      <w:r w:rsidR="001C2178">
        <w:rPr>
          <w:rFonts w:ascii="Times New Roman" w:hAnsi="Times New Roman"/>
          <w:color w:val="000000" w:themeColor="text1"/>
          <w:sz w:val="24"/>
          <w:szCs w:val="24"/>
        </w:rPr>
        <w:t>type</w:t>
      </w:r>
      <w:r w:rsidR="001C2178" w:rsidRPr="00636C9B">
        <w:rPr>
          <w:rFonts w:ascii="Times New Roman" w:hAnsi="Times New Roman"/>
          <w:color w:val="000000" w:themeColor="text1"/>
          <w:sz w:val="24"/>
          <w:szCs w:val="24"/>
        </w:rPr>
        <w:t xml:space="preserve"> </w:t>
      </w:r>
      <w:r w:rsidRPr="00636C9B">
        <w:rPr>
          <w:rFonts w:ascii="Times New Roman" w:hAnsi="Times New Roman"/>
          <w:color w:val="000000" w:themeColor="text1"/>
          <w:sz w:val="24"/>
          <w:szCs w:val="24"/>
        </w:rPr>
        <w:t>of injury for 2016 population</w:t>
      </w:r>
      <w:r w:rsidR="00F84954" w:rsidRPr="00636C9B">
        <w:rPr>
          <w:rFonts w:ascii="Times New Roman" w:hAnsi="Times New Roman"/>
          <w:color w:val="000000" w:themeColor="text1"/>
          <w:sz w:val="24"/>
          <w:szCs w:val="24"/>
        </w:rPr>
        <w:t>.</w:t>
      </w:r>
    </w:p>
    <w:p w14:paraId="73373528" w14:textId="77777777" w:rsidR="00194696" w:rsidRPr="00636C9B" w:rsidRDefault="00194696">
      <w:pPr>
        <w:spacing w:after="0" w:line="240" w:lineRule="auto"/>
        <w:rPr>
          <w:rFonts w:ascii="Times New Roman" w:hAnsi="Times New Roman"/>
          <w:color w:val="000000" w:themeColor="text1"/>
          <w:sz w:val="24"/>
          <w:szCs w:val="24"/>
        </w:rPr>
      </w:pPr>
      <w:r w:rsidRPr="00636C9B">
        <w:rPr>
          <w:rFonts w:ascii="Times New Roman" w:hAnsi="Times New Roman"/>
          <w:color w:val="000000" w:themeColor="text1"/>
          <w:sz w:val="24"/>
          <w:szCs w:val="24"/>
        </w:rPr>
        <w:br w:type="page"/>
      </w:r>
    </w:p>
    <w:p w14:paraId="36B3D507" w14:textId="77777777" w:rsidR="00194696" w:rsidRPr="00636C9B" w:rsidRDefault="00194696" w:rsidP="00D76DF7">
      <w:pPr>
        <w:spacing w:line="480" w:lineRule="auto"/>
        <w:jc w:val="both"/>
        <w:rPr>
          <w:rFonts w:ascii="Times New Roman" w:hAnsi="Times New Roman"/>
          <w:color w:val="000000" w:themeColor="text1"/>
          <w:sz w:val="24"/>
          <w:szCs w:val="24"/>
        </w:rPr>
        <w:sectPr w:rsidR="00194696" w:rsidRPr="00636C9B" w:rsidSect="00C92E67">
          <w:pgSz w:w="11900" w:h="16840"/>
          <w:pgMar w:top="1440" w:right="1440" w:bottom="1440" w:left="1440" w:header="720" w:footer="720" w:gutter="0"/>
          <w:lnNumType w:countBy="1" w:restart="continuous"/>
          <w:cols w:space="720"/>
          <w:docGrid w:linePitch="360"/>
        </w:sectPr>
      </w:pPr>
    </w:p>
    <w:tbl>
      <w:tblPr>
        <w:tblW w:w="14688" w:type="dxa"/>
        <w:tblInd w:w="-733"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1293"/>
        <w:gridCol w:w="1380"/>
        <w:gridCol w:w="1335"/>
        <w:gridCol w:w="1335"/>
        <w:gridCol w:w="1335"/>
        <w:gridCol w:w="1335"/>
        <w:gridCol w:w="1335"/>
        <w:gridCol w:w="1335"/>
        <w:gridCol w:w="1335"/>
        <w:gridCol w:w="1335"/>
        <w:gridCol w:w="1335"/>
      </w:tblGrid>
      <w:tr w:rsidR="00BB1FD5" w:rsidRPr="00182A4C" w14:paraId="4E32506F" w14:textId="77777777" w:rsidTr="00182A4C">
        <w:trPr>
          <w:trHeight w:val="368"/>
        </w:trPr>
        <w:tc>
          <w:tcPr>
            <w:tcW w:w="1831" w:type="dxa"/>
            <w:shd w:val="clear" w:color="auto" w:fill="auto"/>
            <w:noWrap/>
            <w:vAlign w:val="bottom"/>
            <w:hideMark/>
          </w:tcPr>
          <w:p w14:paraId="7614BF97"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lastRenderedPageBreak/>
              <w:t>Sex</w:t>
            </w:r>
          </w:p>
        </w:tc>
        <w:tc>
          <w:tcPr>
            <w:tcW w:w="1963" w:type="dxa"/>
            <w:shd w:val="clear" w:color="auto" w:fill="auto"/>
            <w:noWrap/>
            <w:vAlign w:val="bottom"/>
            <w:hideMark/>
          </w:tcPr>
          <w:p w14:paraId="150701D0"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Cause</w:t>
            </w:r>
          </w:p>
        </w:tc>
        <w:tc>
          <w:tcPr>
            <w:tcW w:w="1897" w:type="dxa"/>
            <w:shd w:val="clear" w:color="auto" w:fill="auto"/>
            <w:noWrap/>
            <w:vAlign w:val="bottom"/>
            <w:hideMark/>
          </w:tcPr>
          <w:p w14:paraId="48DD4913"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0-4</w:t>
            </w:r>
          </w:p>
        </w:tc>
        <w:tc>
          <w:tcPr>
            <w:tcW w:w="1897" w:type="dxa"/>
            <w:shd w:val="clear" w:color="auto" w:fill="auto"/>
            <w:noWrap/>
            <w:vAlign w:val="bottom"/>
            <w:hideMark/>
          </w:tcPr>
          <w:p w14:paraId="6C4946CD" w14:textId="4BC497A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5-14</w:t>
            </w:r>
          </w:p>
        </w:tc>
        <w:tc>
          <w:tcPr>
            <w:tcW w:w="1897" w:type="dxa"/>
            <w:shd w:val="clear" w:color="auto" w:fill="auto"/>
            <w:noWrap/>
            <w:vAlign w:val="bottom"/>
            <w:hideMark/>
          </w:tcPr>
          <w:p w14:paraId="522E0BB3"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15-24</w:t>
            </w:r>
          </w:p>
        </w:tc>
        <w:tc>
          <w:tcPr>
            <w:tcW w:w="1897" w:type="dxa"/>
            <w:shd w:val="clear" w:color="auto" w:fill="auto"/>
            <w:noWrap/>
            <w:vAlign w:val="bottom"/>
            <w:hideMark/>
          </w:tcPr>
          <w:p w14:paraId="4B83BB27"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25-34</w:t>
            </w:r>
          </w:p>
        </w:tc>
        <w:tc>
          <w:tcPr>
            <w:tcW w:w="1897" w:type="dxa"/>
            <w:shd w:val="clear" w:color="auto" w:fill="auto"/>
            <w:noWrap/>
            <w:vAlign w:val="bottom"/>
            <w:hideMark/>
          </w:tcPr>
          <w:p w14:paraId="17AF9AF1"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35-44</w:t>
            </w:r>
          </w:p>
        </w:tc>
        <w:tc>
          <w:tcPr>
            <w:tcW w:w="1897" w:type="dxa"/>
            <w:shd w:val="clear" w:color="auto" w:fill="auto"/>
            <w:noWrap/>
            <w:vAlign w:val="bottom"/>
            <w:hideMark/>
          </w:tcPr>
          <w:p w14:paraId="46D7C5E0"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45-54</w:t>
            </w:r>
          </w:p>
        </w:tc>
        <w:tc>
          <w:tcPr>
            <w:tcW w:w="1897" w:type="dxa"/>
            <w:shd w:val="clear" w:color="auto" w:fill="auto"/>
            <w:noWrap/>
            <w:vAlign w:val="bottom"/>
            <w:hideMark/>
          </w:tcPr>
          <w:p w14:paraId="5ECEF04D"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55-64</w:t>
            </w:r>
          </w:p>
        </w:tc>
        <w:tc>
          <w:tcPr>
            <w:tcW w:w="1897" w:type="dxa"/>
            <w:shd w:val="clear" w:color="auto" w:fill="auto"/>
            <w:noWrap/>
            <w:vAlign w:val="bottom"/>
            <w:hideMark/>
          </w:tcPr>
          <w:p w14:paraId="43E59037"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65-74</w:t>
            </w:r>
          </w:p>
        </w:tc>
        <w:tc>
          <w:tcPr>
            <w:tcW w:w="1897" w:type="dxa"/>
            <w:shd w:val="clear" w:color="auto" w:fill="auto"/>
            <w:noWrap/>
            <w:vAlign w:val="bottom"/>
            <w:hideMark/>
          </w:tcPr>
          <w:p w14:paraId="58DA6A71"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85+</w:t>
            </w:r>
          </w:p>
        </w:tc>
      </w:tr>
      <w:tr w:rsidR="00BB1FD5" w:rsidRPr="00182A4C" w14:paraId="6AF36A6C" w14:textId="77777777" w:rsidTr="00182A4C">
        <w:trPr>
          <w:trHeight w:val="615"/>
        </w:trPr>
        <w:tc>
          <w:tcPr>
            <w:tcW w:w="1831" w:type="dxa"/>
            <w:shd w:val="clear" w:color="auto" w:fill="auto"/>
            <w:noWrap/>
            <w:vAlign w:val="bottom"/>
            <w:hideMark/>
          </w:tcPr>
          <w:p w14:paraId="7B4494E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111249C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Transport</w:t>
            </w:r>
          </w:p>
        </w:tc>
        <w:tc>
          <w:tcPr>
            <w:tcW w:w="1897" w:type="dxa"/>
            <w:shd w:val="clear" w:color="auto" w:fill="auto"/>
            <w:noWrap/>
            <w:vAlign w:val="bottom"/>
            <w:hideMark/>
          </w:tcPr>
          <w:p w14:paraId="05A6012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0.59 (-0.41, 1.60)</w:t>
            </w:r>
          </w:p>
        </w:tc>
        <w:tc>
          <w:tcPr>
            <w:tcW w:w="1897" w:type="dxa"/>
            <w:shd w:val="clear" w:color="auto" w:fill="auto"/>
            <w:noWrap/>
            <w:vAlign w:val="bottom"/>
            <w:hideMark/>
          </w:tcPr>
          <w:p w14:paraId="4C86500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1.05 ( 0.27, 1.85)</w:t>
            </w:r>
          </w:p>
        </w:tc>
        <w:tc>
          <w:tcPr>
            <w:tcW w:w="1897" w:type="dxa"/>
            <w:shd w:val="clear" w:color="auto" w:fill="auto"/>
            <w:noWrap/>
            <w:vAlign w:val="bottom"/>
            <w:hideMark/>
          </w:tcPr>
          <w:p w14:paraId="57B87B0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0.81 ( 0.36, 1.28)</w:t>
            </w:r>
          </w:p>
        </w:tc>
        <w:tc>
          <w:tcPr>
            <w:tcW w:w="1897" w:type="dxa"/>
            <w:shd w:val="clear" w:color="auto" w:fill="auto"/>
            <w:noWrap/>
            <w:vAlign w:val="bottom"/>
            <w:hideMark/>
          </w:tcPr>
          <w:p w14:paraId="5B55742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0.23 (-0.28, 0.76)</w:t>
            </w:r>
          </w:p>
        </w:tc>
        <w:tc>
          <w:tcPr>
            <w:tcW w:w="1897" w:type="dxa"/>
            <w:shd w:val="clear" w:color="auto" w:fill="auto"/>
            <w:noWrap/>
            <w:vAlign w:val="bottom"/>
            <w:hideMark/>
          </w:tcPr>
          <w:p w14:paraId="785581C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0.32 (-0.24, 0.89)</w:t>
            </w:r>
          </w:p>
        </w:tc>
        <w:tc>
          <w:tcPr>
            <w:tcW w:w="1897" w:type="dxa"/>
            <w:shd w:val="clear" w:color="auto" w:fill="auto"/>
            <w:noWrap/>
            <w:vAlign w:val="bottom"/>
            <w:hideMark/>
          </w:tcPr>
          <w:p w14:paraId="0360EDC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0.29 (-0.31, 0.91)</w:t>
            </w:r>
          </w:p>
        </w:tc>
        <w:tc>
          <w:tcPr>
            <w:tcW w:w="1897" w:type="dxa"/>
            <w:shd w:val="clear" w:color="auto" w:fill="auto"/>
            <w:noWrap/>
            <w:vAlign w:val="bottom"/>
            <w:hideMark/>
          </w:tcPr>
          <w:p w14:paraId="388E217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0.17 (-0.45, 0.81)</w:t>
            </w:r>
          </w:p>
        </w:tc>
        <w:tc>
          <w:tcPr>
            <w:tcW w:w="1897" w:type="dxa"/>
            <w:shd w:val="clear" w:color="auto" w:fill="auto"/>
            <w:noWrap/>
            <w:vAlign w:val="bottom"/>
            <w:hideMark/>
          </w:tcPr>
          <w:p w14:paraId="3FA795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0.93 ( 0.29, 1.56)</w:t>
            </w:r>
          </w:p>
        </w:tc>
        <w:tc>
          <w:tcPr>
            <w:tcW w:w="1897" w:type="dxa"/>
            <w:shd w:val="clear" w:color="auto" w:fill="auto"/>
            <w:noWrap/>
            <w:vAlign w:val="bottom"/>
            <w:hideMark/>
          </w:tcPr>
          <w:p w14:paraId="1B1E0D5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0.80 (-0.11, 1.71)</w:t>
            </w:r>
          </w:p>
        </w:tc>
      </w:tr>
      <w:tr w:rsidR="00BB1FD5" w:rsidRPr="00182A4C" w14:paraId="60A58E4A" w14:textId="77777777" w:rsidTr="00182A4C">
        <w:trPr>
          <w:trHeight w:val="320"/>
        </w:trPr>
        <w:tc>
          <w:tcPr>
            <w:tcW w:w="1831" w:type="dxa"/>
            <w:shd w:val="clear" w:color="auto" w:fill="auto"/>
            <w:noWrap/>
            <w:vAlign w:val="bottom"/>
            <w:hideMark/>
          </w:tcPr>
          <w:p w14:paraId="17468F9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08FEA1E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Falls</w:t>
            </w:r>
          </w:p>
        </w:tc>
        <w:tc>
          <w:tcPr>
            <w:tcW w:w="1897" w:type="dxa"/>
            <w:shd w:val="clear" w:color="auto" w:fill="auto"/>
            <w:noWrap/>
            <w:vAlign w:val="bottom"/>
            <w:hideMark/>
          </w:tcPr>
          <w:p w14:paraId="2B95771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1.02 (-0.51, 2.60)</w:t>
            </w:r>
          </w:p>
        </w:tc>
        <w:tc>
          <w:tcPr>
            <w:tcW w:w="1897" w:type="dxa"/>
            <w:shd w:val="clear" w:color="auto" w:fill="auto"/>
            <w:noWrap/>
            <w:vAlign w:val="bottom"/>
            <w:hideMark/>
          </w:tcPr>
          <w:p w14:paraId="2007010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0.91 (-0.59, 2.50)</w:t>
            </w:r>
          </w:p>
        </w:tc>
        <w:tc>
          <w:tcPr>
            <w:tcW w:w="1897" w:type="dxa"/>
            <w:shd w:val="clear" w:color="auto" w:fill="auto"/>
            <w:noWrap/>
            <w:vAlign w:val="bottom"/>
            <w:hideMark/>
          </w:tcPr>
          <w:p w14:paraId="47BF488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0.54 (-0.86, 1.99)</w:t>
            </w:r>
          </w:p>
        </w:tc>
        <w:tc>
          <w:tcPr>
            <w:tcW w:w="1897" w:type="dxa"/>
            <w:shd w:val="clear" w:color="auto" w:fill="auto"/>
            <w:noWrap/>
            <w:vAlign w:val="bottom"/>
            <w:hideMark/>
          </w:tcPr>
          <w:p w14:paraId="104F2F5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1.14 (-0.22, 2.51)</w:t>
            </w:r>
          </w:p>
        </w:tc>
        <w:tc>
          <w:tcPr>
            <w:tcW w:w="1897" w:type="dxa"/>
            <w:shd w:val="clear" w:color="auto" w:fill="auto"/>
            <w:noWrap/>
            <w:vAlign w:val="bottom"/>
            <w:hideMark/>
          </w:tcPr>
          <w:p w14:paraId="48D8594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0.10 (-1.16, 1.37)</w:t>
            </w:r>
          </w:p>
        </w:tc>
        <w:tc>
          <w:tcPr>
            <w:tcW w:w="1897" w:type="dxa"/>
            <w:shd w:val="clear" w:color="auto" w:fill="auto"/>
            <w:noWrap/>
            <w:vAlign w:val="bottom"/>
            <w:hideMark/>
          </w:tcPr>
          <w:p w14:paraId="2EE5BA8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0.10 (-0.99, 1.19)</w:t>
            </w:r>
          </w:p>
        </w:tc>
        <w:tc>
          <w:tcPr>
            <w:tcW w:w="1897" w:type="dxa"/>
            <w:shd w:val="clear" w:color="auto" w:fill="auto"/>
            <w:noWrap/>
            <w:vAlign w:val="bottom"/>
            <w:hideMark/>
          </w:tcPr>
          <w:p w14:paraId="3E30CC2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0.08 (-0.87, 1.03)</w:t>
            </w:r>
          </w:p>
        </w:tc>
        <w:tc>
          <w:tcPr>
            <w:tcW w:w="1897" w:type="dxa"/>
            <w:shd w:val="clear" w:color="auto" w:fill="auto"/>
            <w:noWrap/>
            <w:vAlign w:val="bottom"/>
            <w:hideMark/>
          </w:tcPr>
          <w:p w14:paraId="7115574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-0.19 (-0.89, 0.51)</w:t>
            </w:r>
          </w:p>
        </w:tc>
        <w:tc>
          <w:tcPr>
            <w:tcW w:w="1897" w:type="dxa"/>
            <w:shd w:val="clear" w:color="auto" w:fill="auto"/>
            <w:noWrap/>
            <w:vAlign w:val="bottom"/>
            <w:hideMark/>
          </w:tcPr>
          <w:p w14:paraId="5AC207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-0.40 (-0.78,-0.04)</w:t>
            </w:r>
          </w:p>
        </w:tc>
      </w:tr>
      <w:tr w:rsidR="00BB1FD5" w:rsidRPr="00182A4C" w14:paraId="390A3CD8" w14:textId="77777777" w:rsidTr="00182A4C">
        <w:trPr>
          <w:trHeight w:val="320"/>
        </w:trPr>
        <w:tc>
          <w:tcPr>
            <w:tcW w:w="1831" w:type="dxa"/>
            <w:shd w:val="clear" w:color="auto" w:fill="auto"/>
            <w:noWrap/>
            <w:vAlign w:val="bottom"/>
            <w:hideMark/>
          </w:tcPr>
          <w:p w14:paraId="4A5084D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0E055C1E"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Drownings</w:t>
            </w:r>
          </w:p>
        </w:tc>
        <w:tc>
          <w:tcPr>
            <w:tcW w:w="1897" w:type="dxa"/>
            <w:shd w:val="clear" w:color="auto" w:fill="auto"/>
            <w:noWrap/>
            <w:vAlign w:val="bottom"/>
            <w:hideMark/>
          </w:tcPr>
          <w:p w14:paraId="7EAB91D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2.14 ( 0.82, 3.50)</w:t>
            </w:r>
          </w:p>
        </w:tc>
        <w:tc>
          <w:tcPr>
            <w:tcW w:w="1897" w:type="dxa"/>
            <w:shd w:val="clear" w:color="auto" w:fill="auto"/>
            <w:noWrap/>
            <w:vAlign w:val="bottom"/>
            <w:hideMark/>
          </w:tcPr>
          <w:p w14:paraId="1707902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4.13 ( 2.23, 6.16)</w:t>
            </w:r>
          </w:p>
        </w:tc>
        <w:tc>
          <w:tcPr>
            <w:tcW w:w="1897" w:type="dxa"/>
            <w:shd w:val="clear" w:color="auto" w:fill="auto"/>
            <w:noWrap/>
            <w:vAlign w:val="bottom"/>
            <w:hideMark/>
          </w:tcPr>
          <w:p w14:paraId="1831B29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1.44 ( 0.03, 2.83)</w:t>
            </w:r>
          </w:p>
        </w:tc>
        <w:tc>
          <w:tcPr>
            <w:tcW w:w="1897" w:type="dxa"/>
            <w:shd w:val="clear" w:color="auto" w:fill="auto"/>
            <w:noWrap/>
            <w:vAlign w:val="bottom"/>
            <w:hideMark/>
          </w:tcPr>
          <w:p w14:paraId="459CE17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2.28 ( 0.86, 3.63)</w:t>
            </w:r>
          </w:p>
        </w:tc>
        <w:tc>
          <w:tcPr>
            <w:tcW w:w="1897" w:type="dxa"/>
            <w:shd w:val="clear" w:color="auto" w:fill="auto"/>
            <w:noWrap/>
            <w:vAlign w:val="bottom"/>
            <w:hideMark/>
          </w:tcPr>
          <w:p w14:paraId="2E83265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2.01 ( 0.53, 3.51)</w:t>
            </w:r>
          </w:p>
        </w:tc>
        <w:tc>
          <w:tcPr>
            <w:tcW w:w="1897" w:type="dxa"/>
            <w:shd w:val="clear" w:color="auto" w:fill="auto"/>
            <w:noWrap/>
            <w:vAlign w:val="bottom"/>
            <w:hideMark/>
          </w:tcPr>
          <w:p w14:paraId="7862BEB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1.60 ( 0.16, 3.08)</w:t>
            </w:r>
          </w:p>
        </w:tc>
        <w:tc>
          <w:tcPr>
            <w:tcW w:w="1897" w:type="dxa"/>
            <w:shd w:val="clear" w:color="auto" w:fill="auto"/>
            <w:noWrap/>
            <w:vAlign w:val="bottom"/>
            <w:hideMark/>
          </w:tcPr>
          <w:p w14:paraId="7F3AFD3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0.66 (-0.78, 2.10)</w:t>
            </w:r>
          </w:p>
        </w:tc>
        <w:tc>
          <w:tcPr>
            <w:tcW w:w="1897" w:type="dxa"/>
            <w:shd w:val="clear" w:color="auto" w:fill="auto"/>
            <w:noWrap/>
            <w:vAlign w:val="bottom"/>
            <w:hideMark/>
          </w:tcPr>
          <w:p w14:paraId="1510401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1.35 (-0.07, 2.78)</w:t>
            </w:r>
          </w:p>
        </w:tc>
        <w:tc>
          <w:tcPr>
            <w:tcW w:w="1897" w:type="dxa"/>
            <w:shd w:val="clear" w:color="auto" w:fill="auto"/>
            <w:noWrap/>
            <w:vAlign w:val="bottom"/>
            <w:hideMark/>
          </w:tcPr>
          <w:p w14:paraId="2B7816A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0.33 (-1.22, 1.96)</w:t>
            </w:r>
          </w:p>
        </w:tc>
      </w:tr>
      <w:tr w:rsidR="00BB1FD5" w:rsidRPr="00182A4C" w14:paraId="43681C2E" w14:textId="77777777" w:rsidTr="00182A4C">
        <w:trPr>
          <w:trHeight w:val="320"/>
        </w:trPr>
        <w:tc>
          <w:tcPr>
            <w:tcW w:w="1831" w:type="dxa"/>
            <w:shd w:val="clear" w:color="auto" w:fill="auto"/>
            <w:noWrap/>
            <w:vAlign w:val="bottom"/>
            <w:hideMark/>
          </w:tcPr>
          <w:p w14:paraId="58CCF01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4922FF4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Other unintentional injuries</w:t>
            </w:r>
          </w:p>
        </w:tc>
        <w:tc>
          <w:tcPr>
            <w:tcW w:w="1897" w:type="dxa"/>
            <w:shd w:val="clear" w:color="auto" w:fill="auto"/>
            <w:noWrap/>
            <w:vAlign w:val="bottom"/>
            <w:hideMark/>
          </w:tcPr>
          <w:p w14:paraId="5EA8936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-0.86 (-1.63,-0.06)</w:t>
            </w:r>
          </w:p>
        </w:tc>
        <w:tc>
          <w:tcPr>
            <w:tcW w:w="1897" w:type="dxa"/>
            <w:shd w:val="clear" w:color="auto" w:fill="auto"/>
            <w:noWrap/>
            <w:vAlign w:val="bottom"/>
            <w:hideMark/>
          </w:tcPr>
          <w:p w14:paraId="042C726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-0.74 (-1.58, 0.15)</w:t>
            </w:r>
          </w:p>
        </w:tc>
        <w:tc>
          <w:tcPr>
            <w:tcW w:w="1897" w:type="dxa"/>
            <w:shd w:val="clear" w:color="auto" w:fill="auto"/>
            <w:noWrap/>
            <w:vAlign w:val="bottom"/>
            <w:hideMark/>
          </w:tcPr>
          <w:p w14:paraId="382D769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0.12 (-0.69, 0.93)</w:t>
            </w:r>
          </w:p>
        </w:tc>
        <w:tc>
          <w:tcPr>
            <w:tcW w:w="1897" w:type="dxa"/>
            <w:shd w:val="clear" w:color="auto" w:fill="auto"/>
            <w:noWrap/>
            <w:vAlign w:val="bottom"/>
            <w:hideMark/>
          </w:tcPr>
          <w:p w14:paraId="432A656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0.03 (-0.76, 0.84)</w:t>
            </w:r>
          </w:p>
        </w:tc>
        <w:tc>
          <w:tcPr>
            <w:tcW w:w="1897" w:type="dxa"/>
            <w:shd w:val="clear" w:color="auto" w:fill="auto"/>
            <w:noWrap/>
            <w:vAlign w:val="bottom"/>
            <w:hideMark/>
          </w:tcPr>
          <w:p w14:paraId="4C80FA4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0.29 (-0.49, 1.10)</w:t>
            </w:r>
          </w:p>
        </w:tc>
        <w:tc>
          <w:tcPr>
            <w:tcW w:w="1897" w:type="dxa"/>
            <w:shd w:val="clear" w:color="auto" w:fill="auto"/>
            <w:noWrap/>
            <w:vAlign w:val="bottom"/>
            <w:hideMark/>
          </w:tcPr>
          <w:p w14:paraId="0B0D87A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-0.10 (-0.90, 0.72)</w:t>
            </w:r>
          </w:p>
        </w:tc>
        <w:tc>
          <w:tcPr>
            <w:tcW w:w="1897" w:type="dxa"/>
            <w:shd w:val="clear" w:color="auto" w:fill="auto"/>
            <w:noWrap/>
            <w:vAlign w:val="bottom"/>
            <w:hideMark/>
          </w:tcPr>
          <w:p w14:paraId="2119C4B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0.31 (-0.49, 1.09)</w:t>
            </w:r>
          </w:p>
        </w:tc>
        <w:tc>
          <w:tcPr>
            <w:tcW w:w="1897" w:type="dxa"/>
            <w:shd w:val="clear" w:color="auto" w:fill="auto"/>
            <w:noWrap/>
            <w:vAlign w:val="bottom"/>
            <w:hideMark/>
          </w:tcPr>
          <w:p w14:paraId="749BAEE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-0.10 (-0.89, 0.68)</w:t>
            </w:r>
          </w:p>
        </w:tc>
        <w:tc>
          <w:tcPr>
            <w:tcW w:w="1897" w:type="dxa"/>
            <w:shd w:val="clear" w:color="auto" w:fill="auto"/>
            <w:noWrap/>
            <w:vAlign w:val="bottom"/>
            <w:hideMark/>
          </w:tcPr>
          <w:p w14:paraId="13912C9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-0.31 (-1.19, 0.57)</w:t>
            </w:r>
          </w:p>
        </w:tc>
      </w:tr>
      <w:tr w:rsidR="00BB1FD5" w:rsidRPr="00182A4C" w14:paraId="01208710" w14:textId="77777777" w:rsidTr="00182A4C">
        <w:trPr>
          <w:trHeight w:val="320"/>
        </w:trPr>
        <w:tc>
          <w:tcPr>
            <w:tcW w:w="1831" w:type="dxa"/>
            <w:shd w:val="clear" w:color="auto" w:fill="auto"/>
            <w:noWrap/>
            <w:vAlign w:val="bottom"/>
            <w:hideMark/>
          </w:tcPr>
          <w:p w14:paraId="0C0DF89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0F057CB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Assault</w:t>
            </w:r>
          </w:p>
        </w:tc>
        <w:tc>
          <w:tcPr>
            <w:tcW w:w="1897" w:type="dxa"/>
            <w:shd w:val="clear" w:color="auto" w:fill="auto"/>
            <w:noWrap/>
            <w:vAlign w:val="bottom"/>
            <w:hideMark/>
          </w:tcPr>
          <w:p w14:paraId="608E282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0.99 (-0.05, 2.04)</w:t>
            </w:r>
          </w:p>
        </w:tc>
        <w:tc>
          <w:tcPr>
            <w:tcW w:w="1897" w:type="dxa"/>
            <w:shd w:val="clear" w:color="auto" w:fill="auto"/>
            <w:noWrap/>
            <w:vAlign w:val="bottom"/>
            <w:hideMark/>
          </w:tcPr>
          <w:p w14:paraId="48A68E4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0.83 (-0.41, 2.08)</w:t>
            </w:r>
          </w:p>
        </w:tc>
        <w:tc>
          <w:tcPr>
            <w:tcW w:w="1897" w:type="dxa"/>
            <w:shd w:val="clear" w:color="auto" w:fill="auto"/>
            <w:noWrap/>
            <w:vAlign w:val="bottom"/>
            <w:hideMark/>
          </w:tcPr>
          <w:p w14:paraId="38ACD8D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1.24 ( 0.49, 1.98)</w:t>
            </w:r>
          </w:p>
        </w:tc>
        <w:tc>
          <w:tcPr>
            <w:tcW w:w="1897" w:type="dxa"/>
            <w:shd w:val="clear" w:color="auto" w:fill="auto"/>
            <w:noWrap/>
            <w:vAlign w:val="bottom"/>
            <w:hideMark/>
          </w:tcPr>
          <w:p w14:paraId="5A06850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0.27 (-0.43, 0.99)</w:t>
            </w:r>
          </w:p>
        </w:tc>
        <w:tc>
          <w:tcPr>
            <w:tcW w:w="1897" w:type="dxa"/>
            <w:shd w:val="clear" w:color="auto" w:fill="auto"/>
            <w:noWrap/>
            <w:vAlign w:val="bottom"/>
            <w:hideMark/>
          </w:tcPr>
          <w:p w14:paraId="472ADCE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1.02 ( 0.28, 1.82)</w:t>
            </w:r>
          </w:p>
        </w:tc>
        <w:tc>
          <w:tcPr>
            <w:tcW w:w="1897" w:type="dxa"/>
            <w:shd w:val="clear" w:color="auto" w:fill="auto"/>
            <w:noWrap/>
            <w:vAlign w:val="bottom"/>
            <w:hideMark/>
          </w:tcPr>
          <w:p w14:paraId="52693E9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(-0.09, 1.76)</w:t>
            </w:r>
          </w:p>
        </w:tc>
        <w:tc>
          <w:tcPr>
            <w:tcW w:w="1897" w:type="dxa"/>
            <w:shd w:val="clear" w:color="auto" w:fill="auto"/>
            <w:noWrap/>
            <w:vAlign w:val="bottom"/>
            <w:hideMark/>
          </w:tcPr>
          <w:p w14:paraId="2A931B4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0.52 (-0.52, 1.56)</w:t>
            </w:r>
          </w:p>
        </w:tc>
        <w:tc>
          <w:tcPr>
            <w:tcW w:w="1897" w:type="dxa"/>
            <w:shd w:val="clear" w:color="auto" w:fill="auto"/>
            <w:noWrap/>
            <w:vAlign w:val="bottom"/>
            <w:hideMark/>
          </w:tcPr>
          <w:p w14:paraId="688AF06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0.64 (-0.47, 1.79)</w:t>
            </w:r>
          </w:p>
        </w:tc>
        <w:tc>
          <w:tcPr>
            <w:tcW w:w="1897" w:type="dxa"/>
            <w:shd w:val="clear" w:color="auto" w:fill="auto"/>
            <w:noWrap/>
            <w:vAlign w:val="bottom"/>
            <w:hideMark/>
          </w:tcPr>
          <w:p w14:paraId="353659D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0.87 (-0.54, 2.31)</w:t>
            </w:r>
          </w:p>
        </w:tc>
      </w:tr>
      <w:tr w:rsidR="00BB1FD5" w:rsidRPr="00182A4C" w14:paraId="70783327" w14:textId="77777777" w:rsidTr="00182A4C">
        <w:trPr>
          <w:trHeight w:val="639"/>
        </w:trPr>
        <w:tc>
          <w:tcPr>
            <w:tcW w:w="1831" w:type="dxa"/>
            <w:shd w:val="clear" w:color="auto" w:fill="auto"/>
            <w:noWrap/>
            <w:vAlign w:val="bottom"/>
            <w:hideMark/>
          </w:tcPr>
          <w:p w14:paraId="57EA260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4CC1199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Intentional self-harm</w:t>
            </w:r>
          </w:p>
        </w:tc>
        <w:tc>
          <w:tcPr>
            <w:tcW w:w="1897" w:type="dxa"/>
            <w:shd w:val="clear" w:color="auto" w:fill="auto"/>
            <w:noWrap/>
            <w:vAlign w:val="bottom"/>
            <w:hideMark/>
          </w:tcPr>
          <w:p w14:paraId="26FF3BED" w14:textId="64B5561C" w:rsidR="00334A3C" w:rsidRPr="00182A4C" w:rsidRDefault="00334A3C" w:rsidP="001F7DDE">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w:t>
            </w:r>
          </w:p>
        </w:tc>
        <w:tc>
          <w:tcPr>
            <w:tcW w:w="1897" w:type="dxa"/>
            <w:shd w:val="clear" w:color="auto" w:fill="auto"/>
            <w:noWrap/>
            <w:vAlign w:val="bottom"/>
            <w:hideMark/>
          </w:tcPr>
          <w:p w14:paraId="28AAC1E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1.47 ( 0.17, 2.82)</w:t>
            </w:r>
          </w:p>
        </w:tc>
        <w:tc>
          <w:tcPr>
            <w:tcW w:w="1897" w:type="dxa"/>
            <w:shd w:val="clear" w:color="auto" w:fill="auto"/>
            <w:noWrap/>
            <w:vAlign w:val="bottom"/>
            <w:hideMark/>
          </w:tcPr>
          <w:p w14:paraId="39DE57D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0.64 (-0.10, 1.40)</w:t>
            </w:r>
          </w:p>
        </w:tc>
        <w:tc>
          <w:tcPr>
            <w:tcW w:w="1897" w:type="dxa"/>
            <w:shd w:val="clear" w:color="auto" w:fill="auto"/>
            <w:noWrap/>
            <w:vAlign w:val="bottom"/>
            <w:hideMark/>
          </w:tcPr>
          <w:p w14:paraId="21DDD76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( 0.16, 1.49)</w:t>
            </w:r>
          </w:p>
        </w:tc>
        <w:tc>
          <w:tcPr>
            <w:tcW w:w="1897" w:type="dxa"/>
            <w:shd w:val="clear" w:color="auto" w:fill="auto"/>
            <w:noWrap/>
            <w:vAlign w:val="bottom"/>
            <w:hideMark/>
          </w:tcPr>
          <w:p w14:paraId="569CAE7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0.60 ( 0.00, 1.20)</w:t>
            </w:r>
          </w:p>
        </w:tc>
        <w:tc>
          <w:tcPr>
            <w:tcW w:w="1897" w:type="dxa"/>
            <w:shd w:val="clear" w:color="auto" w:fill="auto"/>
            <w:noWrap/>
            <w:vAlign w:val="bottom"/>
            <w:hideMark/>
          </w:tcPr>
          <w:p w14:paraId="53DE836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0.39 (-0.19, 0.98)</w:t>
            </w:r>
          </w:p>
        </w:tc>
        <w:tc>
          <w:tcPr>
            <w:tcW w:w="1897" w:type="dxa"/>
            <w:shd w:val="clear" w:color="auto" w:fill="auto"/>
            <w:noWrap/>
            <w:vAlign w:val="bottom"/>
            <w:hideMark/>
          </w:tcPr>
          <w:p w14:paraId="1A6383F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0.52 (-0.16, 1.21)</w:t>
            </w:r>
          </w:p>
        </w:tc>
        <w:tc>
          <w:tcPr>
            <w:tcW w:w="1897" w:type="dxa"/>
            <w:shd w:val="clear" w:color="auto" w:fill="auto"/>
            <w:noWrap/>
            <w:vAlign w:val="bottom"/>
            <w:hideMark/>
          </w:tcPr>
          <w:p w14:paraId="76C9B4F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0.91 ( 0.06, 1.77)</w:t>
            </w:r>
          </w:p>
        </w:tc>
        <w:tc>
          <w:tcPr>
            <w:tcW w:w="1897" w:type="dxa"/>
            <w:shd w:val="clear" w:color="auto" w:fill="auto"/>
            <w:noWrap/>
            <w:vAlign w:val="bottom"/>
            <w:hideMark/>
          </w:tcPr>
          <w:p w14:paraId="3330C16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0.78 (-0.53, 2.13)</w:t>
            </w:r>
          </w:p>
        </w:tc>
      </w:tr>
      <w:tr w:rsidR="00BB1FD5" w:rsidRPr="00182A4C" w14:paraId="5FBE5B5F" w14:textId="77777777" w:rsidTr="00182A4C">
        <w:trPr>
          <w:trHeight w:val="320"/>
        </w:trPr>
        <w:tc>
          <w:tcPr>
            <w:tcW w:w="1831" w:type="dxa"/>
            <w:shd w:val="clear" w:color="auto" w:fill="auto"/>
            <w:noWrap/>
            <w:vAlign w:val="bottom"/>
            <w:hideMark/>
          </w:tcPr>
          <w:p w14:paraId="4E4F5BD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5583774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Transport</w:t>
            </w:r>
          </w:p>
        </w:tc>
        <w:tc>
          <w:tcPr>
            <w:tcW w:w="1897" w:type="dxa"/>
            <w:shd w:val="clear" w:color="auto" w:fill="auto"/>
            <w:noWrap/>
            <w:vAlign w:val="bottom"/>
            <w:hideMark/>
          </w:tcPr>
          <w:p w14:paraId="2F83209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1.98 ( 1.09, 2.91)</w:t>
            </w:r>
          </w:p>
        </w:tc>
        <w:tc>
          <w:tcPr>
            <w:tcW w:w="1897" w:type="dxa"/>
            <w:shd w:val="clear" w:color="auto" w:fill="auto"/>
            <w:noWrap/>
            <w:vAlign w:val="bottom"/>
            <w:hideMark/>
          </w:tcPr>
          <w:p w14:paraId="548696E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( 0.15, 1.51)</w:t>
            </w:r>
          </w:p>
        </w:tc>
        <w:tc>
          <w:tcPr>
            <w:tcW w:w="1897" w:type="dxa"/>
            <w:shd w:val="clear" w:color="auto" w:fill="auto"/>
            <w:noWrap/>
            <w:vAlign w:val="bottom"/>
            <w:hideMark/>
          </w:tcPr>
          <w:p w14:paraId="4A58D9E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1.41 ( 1.08, 1.73)</w:t>
            </w:r>
          </w:p>
        </w:tc>
        <w:tc>
          <w:tcPr>
            <w:tcW w:w="1897" w:type="dxa"/>
            <w:shd w:val="clear" w:color="auto" w:fill="auto"/>
            <w:noWrap/>
            <w:vAlign w:val="bottom"/>
            <w:hideMark/>
          </w:tcPr>
          <w:p w14:paraId="4DACBB5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1.25 ( 0.90, 1.60)</w:t>
            </w:r>
          </w:p>
        </w:tc>
        <w:tc>
          <w:tcPr>
            <w:tcW w:w="1897" w:type="dxa"/>
            <w:shd w:val="clear" w:color="auto" w:fill="auto"/>
            <w:noWrap/>
            <w:vAlign w:val="bottom"/>
            <w:hideMark/>
          </w:tcPr>
          <w:p w14:paraId="769C414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1.15 ( 0.77, 1.54)</w:t>
            </w:r>
          </w:p>
        </w:tc>
        <w:tc>
          <w:tcPr>
            <w:tcW w:w="1897" w:type="dxa"/>
            <w:shd w:val="clear" w:color="auto" w:fill="auto"/>
            <w:noWrap/>
            <w:vAlign w:val="bottom"/>
            <w:hideMark/>
          </w:tcPr>
          <w:p w14:paraId="638091D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1.43 ( 1.03, 1.84)</w:t>
            </w:r>
          </w:p>
        </w:tc>
        <w:tc>
          <w:tcPr>
            <w:tcW w:w="1897" w:type="dxa"/>
            <w:shd w:val="clear" w:color="auto" w:fill="auto"/>
            <w:noWrap/>
            <w:vAlign w:val="bottom"/>
            <w:hideMark/>
          </w:tcPr>
          <w:p w14:paraId="5666B6B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1.59 ( 1.12, 2.05)</w:t>
            </w:r>
          </w:p>
        </w:tc>
        <w:tc>
          <w:tcPr>
            <w:tcW w:w="1897" w:type="dxa"/>
            <w:shd w:val="clear" w:color="auto" w:fill="auto"/>
            <w:noWrap/>
            <w:vAlign w:val="bottom"/>
            <w:hideMark/>
          </w:tcPr>
          <w:p w14:paraId="3D7DA39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0.80 ( 0.27, 1.33)</w:t>
            </w:r>
          </w:p>
        </w:tc>
        <w:tc>
          <w:tcPr>
            <w:tcW w:w="1897" w:type="dxa"/>
            <w:shd w:val="clear" w:color="auto" w:fill="auto"/>
            <w:noWrap/>
            <w:vAlign w:val="bottom"/>
            <w:hideMark/>
          </w:tcPr>
          <w:p w14:paraId="17F9A86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0.43 (-0.42, 1.26)</w:t>
            </w:r>
          </w:p>
        </w:tc>
      </w:tr>
      <w:tr w:rsidR="00BB1FD5" w:rsidRPr="00182A4C" w14:paraId="4197F77D" w14:textId="77777777" w:rsidTr="00182A4C">
        <w:trPr>
          <w:trHeight w:val="320"/>
        </w:trPr>
        <w:tc>
          <w:tcPr>
            <w:tcW w:w="1831" w:type="dxa"/>
            <w:shd w:val="clear" w:color="auto" w:fill="auto"/>
            <w:noWrap/>
            <w:vAlign w:val="bottom"/>
            <w:hideMark/>
          </w:tcPr>
          <w:p w14:paraId="24C4313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159FEAF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Falls</w:t>
            </w:r>
          </w:p>
        </w:tc>
        <w:tc>
          <w:tcPr>
            <w:tcW w:w="1897" w:type="dxa"/>
            <w:shd w:val="clear" w:color="auto" w:fill="auto"/>
            <w:noWrap/>
            <w:vAlign w:val="bottom"/>
            <w:hideMark/>
          </w:tcPr>
          <w:p w14:paraId="3304AD4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0.62 (-0.98, 2.24)</w:t>
            </w:r>
          </w:p>
        </w:tc>
        <w:tc>
          <w:tcPr>
            <w:tcW w:w="1897" w:type="dxa"/>
            <w:shd w:val="clear" w:color="auto" w:fill="auto"/>
            <w:noWrap/>
            <w:vAlign w:val="bottom"/>
            <w:hideMark/>
          </w:tcPr>
          <w:p w14:paraId="5577C66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0.85 (-0.74, 2.48)</w:t>
            </w:r>
          </w:p>
        </w:tc>
        <w:tc>
          <w:tcPr>
            <w:tcW w:w="1897" w:type="dxa"/>
            <w:shd w:val="clear" w:color="auto" w:fill="auto"/>
            <w:noWrap/>
            <w:vAlign w:val="bottom"/>
            <w:hideMark/>
          </w:tcPr>
          <w:p w14:paraId="6F02EF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1.42 ( 0.30, 2.57)</w:t>
            </w:r>
          </w:p>
        </w:tc>
        <w:tc>
          <w:tcPr>
            <w:tcW w:w="1897" w:type="dxa"/>
            <w:shd w:val="clear" w:color="auto" w:fill="auto"/>
            <w:noWrap/>
            <w:vAlign w:val="bottom"/>
            <w:hideMark/>
          </w:tcPr>
          <w:p w14:paraId="5EA9EC8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1.23 ( 0.22, 2.30)</w:t>
            </w:r>
          </w:p>
        </w:tc>
        <w:tc>
          <w:tcPr>
            <w:tcW w:w="1897" w:type="dxa"/>
            <w:shd w:val="clear" w:color="auto" w:fill="auto"/>
            <w:noWrap/>
            <w:vAlign w:val="bottom"/>
            <w:hideMark/>
          </w:tcPr>
          <w:p w14:paraId="37E4667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0.57 (-0.34, 1.51)</w:t>
            </w:r>
          </w:p>
        </w:tc>
        <w:tc>
          <w:tcPr>
            <w:tcW w:w="1897" w:type="dxa"/>
            <w:shd w:val="clear" w:color="auto" w:fill="auto"/>
            <w:noWrap/>
            <w:vAlign w:val="bottom"/>
            <w:hideMark/>
          </w:tcPr>
          <w:p w14:paraId="503ABDA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0.40 (-0.38, 1.15)</w:t>
            </w:r>
          </w:p>
        </w:tc>
        <w:tc>
          <w:tcPr>
            <w:tcW w:w="1897" w:type="dxa"/>
            <w:shd w:val="clear" w:color="auto" w:fill="auto"/>
            <w:noWrap/>
            <w:vAlign w:val="bottom"/>
            <w:hideMark/>
          </w:tcPr>
          <w:p w14:paraId="788A061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-0.84 (-1.53,-0.14)</w:t>
            </w:r>
          </w:p>
        </w:tc>
        <w:tc>
          <w:tcPr>
            <w:tcW w:w="1897" w:type="dxa"/>
            <w:shd w:val="clear" w:color="auto" w:fill="auto"/>
            <w:noWrap/>
            <w:vAlign w:val="bottom"/>
            <w:hideMark/>
          </w:tcPr>
          <w:p w14:paraId="621834B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-0.20 (-0.82, 0.41)</w:t>
            </w:r>
          </w:p>
        </w:tc>
        <w:tc>
          <w:tcPr>
            <w:tcW w:w="1897" w:type="dxa"/>
            <w:shd w:val="clear" w:color="auto" w:fill="auto"/>
            <w:noWrap/>
            <w:vAlign w:val="bottom"/>
            <w:hideMark/>
          </w:tcPr>
          <w:p w14:paraId="55ABF9B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-0.70 (-1.16,-0.24)</w:t>
            </w:r>
          </w:p>
        </w:tc>
      </w:tr>
      <w:tr w:rsidR="00BB1FD5" w:rsidRPr="00182A4C" w14:paraId="7727DCDB" w14:textId="77777777" w:rsidTr="00182A4C">
        <w:trPr>
          <w:trHeight w:val="320"/>
        </w:trPr>
        <w:tc>
          <w:tcPr>
            <w:tcW w:w="1831" w:type="dxa"/>
            <w:shd w:val="clear" w:color="auto" w:fill="auto"/>
            <w:noWrap/>
            <w:vAlign w:val="bottom"/>
            <w:hideMark/>
          </w:tcPr>
          <w:p w14:paraId="7DFE429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1E4E507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Drownings</w:t>
            </w:r>
          </w:p>
        </w:tc>
        <w:tc>
          <w:tcPr>
            <w:tcW w:w="1897" w:type="dxa"/>
            <w:shd w:val="clear" w:color="auto" w:fill="auto"/>
            <w:noWrap/>
            <w:vAlign w:val="bottom"/>
            <w:hideMark/>
          </w:tcPr>
          <w:p w14:paraId="3D71870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2.96 ( 1.81, 4.06)</w:t>
            </w:r>
          </w:p>
        </w:tc>
        <w:tc>
          <w:tcPr>
            <w:tcW w:w="1897" w:type="dxa"/>
            <w:shd w:val="clear" w:color="auto" w:fill="auto"/>
            <w:noWrap/>
            <w:vAlign w:val="bottom"/>
            <w:hideMark/>
          </w:tcPr>
          <w:p w14:paraId="4755C7F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5.97 ( 4.52, 7.43)</w:t>
            </w:r>
          </w:p>
        </w:tc>
        <w:tc>
          <w:tcPr>
            <w:tcW w:w="1897" w:type="dxa"/>
            <w:shd w:val="clear" w:color="auto" w:fill="auto"/>
            <w:noWrap/>
            <w:vAlign w:val="bottom"/>
            <w:hideMark/>
          </w:tcPr>
          <w:p w14:paraId="40E475C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8.29 ( 7.26, 9.32)</w:t>
            </w:r>
          </w:p>
        </w:tc>
        <w:tc>
          <w:tcPr>
            <w:tcW w:w="1897" w:type="dxa"/>
            <w:shd w:val="clear" w:color="auto" w:fill="auto"/>
            <w:noWrap/>
            <w:vAlign w:val="bottom"/>
            <w:hideMark/>
          </w:tcPr>
          <w:p w14:paraId="1787AF4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6.28 ( 5.10, 7.47)</w:t>
            </w:r>
          </w:p>
        </w:tc>
        <w:tc>
          <w:tcPr>
            <w:tcW w:w="1897" w:type="dxa"/>
            <w:shd w:val="clear" w:color="auto" w:fill="auto"/>
            <w:noWrap/>
            <w:vAlign w:val="bottom"/>
            <w:hideMark/>
          </w:tcPr>
          <w:p w14:paraId="4B5C426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4.27 ( 3.12, 5.53)</w:t>
            </w:r>
          </w:p>
        </w:tc>
        <w:tc>
          <w:tcPr>
            <w:tcW w:w="1897" w:type="dxa"/>
            <w:shd w:val="clear" w:color="auto" w:fill="auto"/>
            <w:noWrap/>
            <w:vAlign w:val="bottom"/>
            <w:hideMark/>
          </w:tcPr>
          <w:p w14:paraId="2D6B92A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3.11 ( 1.85, 4.43)</w:t>
            </w:r>
          </w:p>
        </w:tc>
        <w:tc>
          <w:tcPr>
            <w:tcW w:w="1897" w:type="dxa"/>
            <w:shd w:val="clear" w:color="auto" w:fill="auto"/>
            <w:noWrap/>
            <w:vAlign w:val="bottom"/>
            <w:hideMark/>
          </w:tcPr>
          <w:p w14:paraId="12E5DD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2.19 ( 0.94, 3.46)</w:t>
            </w:r>
          </w:p>
        </w:tc>
        <w:tc>
          <w:tcPr>
            <w:tcW w:w="1897" w:type="dxa"/>
            <w:shd w:val="clear" w:color="auto" w:fill="auto"/>
            <w:noWrap/>
            <w:vAlign w:val="bottom"/>
            <w:hideMark/>
          </w:tcPr>
          <w:p w14:paraId="176E256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2.10 ( 0.80, 3.43)</w:t>
            </w:r>
          </w:p>
        </w:tc>
        <w:tc>
          <w:tcPr>
            <w:tcW w:w="1897" w:type="dxa"/>
            <w:shd w:val="clear" w:color="auto" w:fill="auto"/>
            <w:noWrap/>
            <w:vAlign w:val="bottom"/>
            <w:hideMark/>
          </w:tcPr>
          <w:p w14:paraId="779DADF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0.60 (-0.98, 2.20)</w:t>
            </w:r>
          </w:p>
        </w:tc>
      </w:tr>
      <w:tr w:rsidR="00BB1FD5" w:rsidRPr="00182A4C" w14:paraId="711F0802" w14:textId="77777777" w:rsidTr="00182A4C">
        <w:trPr>
          <w:trHeight w:val="320"/>
        </w:trPr>
        <w:tc>
          <w:tcPr>
            <w:tcW w:w="1831" w:type="dxa"/>
            <w:shd w:val="clear" w:color="auto" w:fill="auto"/>
            <w:noWrap/>
            <w:vAlign w:val="bottom"/>
            <w:hideMark/>
          </w:tcPr>
          <w:p w14:paraId="4F50AEC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654DCD7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Other unintentional injuries</w:t>
            </w:r>
          </w:p>
        </w:tc>
        <w:tc>
          <w:tcPr>
            <w:tcW w:w="1897" w:type="dxa"/>
            <w:shd w:val="clear" w:color="auto" w:fill="auto"/>
            <w:noWrap/>
            <w:vAlign w:val="bottom"/>
            <w:hideMark/>
          </w:tcPr>
          <w:p w14:paraId="74CFA7B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-0.20 (-0.96, 0.59)</w:t>
            </w:r>
          </w:p>
        </w:tc>
        <w:tc>
          <w:tcPr>
            <w:tcW w:w="1897" w:type="dxa"/>
            <w:shd w:val="clear" w:color="auto" w:fill="auto"/>
            <w:noWrap/>
            <w:vAlign w:val="bottom"/>
            <w:hideMark/>
          </w:tcPr>
          <w:p w14:paraId="5D6209B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-0.36 (-1.16, 0.42)</w:t>
            </w:r>
          </w:p>
        </w:tc>
        <w:tc>
          <w:tcPr>
            <w:tcW w:w="1897" w:type="dxa"/>
            <w:shd w:val="clear" w:color="auto" w:fill="auto"/>
            <w:noWrap/>
            <w:vAlign w:val="bottom"/>
            <w:hideMark/>
          </w:tcPr>
          <w:p w14:paraId="151CBE6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0.62 (-0.15, 1.41)</w:t>
            </w:r>
          </w:p>
        </w:tc>
        <w:tc>
          <w:tcPr>
            <w:tcW w:w="1897" w:type="dxa"/>
            <w:shd w:val="clear" w:color="auto" w:fill="auto"/>
            <w:noWrap/>
            <w:vAlign w:val="bottom"/>
            <w:hideMark/>
          </w:tcPr>
          <w:p w14:paraId="0AC0487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0.37 (-0.49, 1.24)</w:t>
            </w:r>
          </w:p>
        </w:tc>
        <w:tc>
          <w:tcPr>
            <w:tcW w:w="1897" w:type="dxa"/>
            <w:shd w:val="clear" w:color="auto" w:fill="auto"/>
            <w:noWrap/>
            <w:vAlign w:val="bottom"/>
            <w:hideMark/>
          </w:tcPr>
          <w:p w14:paraId="0DA98E3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0.78 (-0.13, 1.69)</w:t>
            </w:r>
          </w:p>
        </w:tc>
        <w:tc>
          <w:tcPr>
            <w:tcW w:w="1897" w:type="dxa"/>
            <w:shd w:val="clear" w:color="auto" w:fill="auto"/>
            <w:noWrap/>
            <w:vAlign w:val="bottom"/>
            <w:hideMark/>
          </w:tcPr>
          <w:p w14:paraId="3CC0E32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0.39 (-0.48, 1.27)</w:t>
            </w:r>
          </w:p>
        </w:tc>
        <w:tc>
          <w:tcPr>
            <w:tcW w:w="1897" w:type="dxa"/>
            <w:shd w:val="clear" w:color="auto" w:fill="auto"/>
            <w:noWrap/>
            <w:vAlign w:val="bottom"/>
            <w:hideMark/>
          </w:tcPr>
          <w:p w14:paraId="4ED6A0C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-0.20 (-1.01, 0.62)</w:t>
            </w:r>
          </w:p>
        </w:tc>
        <w:tc>
          <w:tcPr>
            <w:tcW w:w="1897" w:type="dxa"/>
            <w:shd w:val="clear" w:color="auto" w:fill="auto"/>
            <w:noWrap/>
            <w:vAlign w:val="bottom"/>
            <w:hideMark/>
          </w:tcPr>
          <w:p w14:paraId="1AE32E8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0.11 (-0.68, 0.90)</w:t>
            </w:r>
          </w:p>
        </w:tc>
        <w:tc>
          <w:tcPr>
            <w:tcW w:w="1897" w:type="dxa"/>
            <w:shd w:val="clear" w:color="auto" w:fill="auto"/>
            <w:noWrap/>
            <w:vAlign w:val="bottom"/>
            <w:hideMark/>
          </w:tcPr>
          <w:p w14:paraId="187C3C3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-0.34 (-1.15, 0.45)</w:t>
            </w:r>
          </w:p>
        </w:tc>
      </w:tr>
      <w:tr w:rsidR="00BB1FD5" w:rsidRPr="00182A4C" w14:paraId="63FF7904" w14:textId="77777777" w:rsidTr="00182A4C">
        <w:trPr>
          <w:trHeight w:val="320"/>
        </w:trPr>
        <w:tc>
          <w:tcPr>
            <w:tcW w:w="1831" w:type="dxa"/>
            <w:shd w:val="clear" w:color="auto" w:fill="auto"/>
            <w:noWrap/>
            <w:vAlign w:val="bottom"/>
            <w:hideMark/>
          </w:tcPr>
          <w:p w14:paraId="4E83227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17CF400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Assault</w:t>
            </w:r>
          </w:p>
        </w:tc>
        <w:tc>
          <w:tcPr>
            <w:tcW w:w="1897" w:type="dxa"/>
            <w:shd w:val="clear" w:color="auto" w:fill="auto"/>
            <w:noWrap/>
            <w:vAlign w:val="bottom"/>
            <w:hideMark/>
          </w:tcPr>
          <w:p w14:paraId="04D7F08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0.35 (-0.61, 1.32)</w:t>
            </w:r>
          </w:p>
        </w:tc>
        <w:tc>
          <w:tcPr>
            <w:tcW w:w="1897" w:type="dxa"/>
            <w:shd w:val="clear" w:color="auto" w:fill="auto"/>
            <w:noWrap/>
            <w:vAlign w:val="bottom"/>
            <w:hideMark/>
          </w:tcPr>
          <w:p w14:paraId="6B328C4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0.70 (-0.37, 1.82)</w:t>
            </w:r>
          </w:p>
        </w:tc>
        <w:tc>
          <w:tcPr>
            <w:tcW w:w="1897" w:type="dxa"/>
            <w:shd w:val="clear" w:color="auto" w:fill="auto"/>
            <w:noWrap/>
            <w:vAlign w:val="bottom"/>
            <w:hideMark/>
          </w:tcPr>
          <w:p w14:paraId="0D3BA27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( 0.38, 1.27)</w:t>
            </w:r>
          </w:p>
        </w:tc>
        <w:tc>
          <w:tcPr>
            <w:tcW w:w="1897" w:type="dxa"/>
            <w:shd w:val="clear" w:color="auto" w:fill="auto"/>
            <w:noWrap/>
            <w:vAlign w:val="bottom"/>
            <w:hideMark/>
          </w:tcPr>
          <w:p w14:paraId="43D349E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1.16 ( 0.74, 1.60)</w:t>
            </w:r>
          </w:p>
        </w:tc>
        <w:tc>
          <w:tcPr>
            <w:tcW w:w="1897" w:type="dxa"/>
            <w:shd w:val="clear" w:color="auto" w:fill="auto"/>
            <w:noWrap/>
            <w:vAlign w:val="bottom"/>
            <w:hideMark/>
          </w:tcPr>
          <w:p w14:paraId="1BC5F02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0.64 ( 0.15, 1.13)</w:t>
            </w:r>
          </w:p>
        </w:tc>
        <w:tc>
          <w:tcPr>
            <w:tcW w:w="1897" w:type="dxa"/>
            <w:shd w:val="clear" w:color="auto" w:fill="auto"/>
            <w:noWrap/>
            <w:vAlign w:val="bottom"/>
            <w:hideMark/>
          </w:tcPr>
          <w:p w14:paraId="139A5FC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0.53 (-0.06, 1.12)</w:t>
            </w:r>
          </w:p>
        </w:tc>
        <w:tc>
          <w:tcPr>
            <w:tcW w:w="1897" w:type="dxa"/>
            <w:shd w:val="clear" w:color="auto" w:fill="auto"/>
            <w:noWrap/>
            <w:vAlign w:val="bottom"/>
            <w:hideMark/>
          </w:tcPr>
          <w:p w14:paraId="2459592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0.90 ( 0.14, 1.67)</w:t>
            </w:r>
          </w:p>
        </w:tc>
        <w:tc>
          <w:tcPr>
            <w:tcW w:w="1897" w:type="dxa"/>
            <w:shd w:val="clear" w:color="auto" w:fill="auto"/>
            <w:noWrap/>
            <w:vAlign w:val="bottom"/>
            <w:hideMark/>
          </w:tcPr>
          <w:p w14:paraId="12BE947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0.52 (-0.47, 1.49)</w:t>
            </w:r>
          </w:p>
        </w:tc>
        <w:tc>
          <w:tcPr>
            <w:tcW w:w="1897" w:type="dxa"/>
            <w:shd w:val="clear" w:color="auto" w:fill="auto"/>
            <w:noWrap/>
            <w:vAlign w:val="bottom"/>
            <w:hideMark/>
          </w:tcPr>
          <w:p w14:paraId="3452B53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0.71 (-0.75, 2.19)</w:t>
            </w:r>
          </w:p>
        </w:tc>
      </w:tr>
      <w:tr w:rsidR="00BB1FD5" w:rsidRPr="00182A4C" w14:paraId="500AB602" w14:textId="77777777" w:rsidTr="00182A4C">
        <w:trPr>
          <w:trHeight w:val="320"/>
        </w:trPr>
        <w:tc>
          <w:tcPr>
            <w:tcW w:w="1831" w:type="dxa"/>
            <w:shd w:val="clear" w:color="auto" w:fill="auto"/>
            <w:noWrap/>
            <w:vAlign w:val="bottom"/>
            <w:hideMark/>
          </w:tcPr>
          <w:p w14:paraId="5AD26D7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55BE2DFE"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Intentional self-harm</w:t>
            </w:r>
          </w:p>
        </w:tc>
        <w:tc>
          <w:tcPr>
            <w:tcW w:w="1897" w:type="dxa"/>
            <w:shd w:val="clear" w:color="auto" w:fill="auto"/>
            <w:noWrap/>
            <w:vAlign w:val="bottom"/>
            <w:hideMark/>
          </w:tcPr>
          <w:p w14:paraId="7BF75937" w14:textId="439B56E4" w:rsidR="00334A3C" w:rsidRPr="00182A4C" w:rsidRDefault="00334A3C" w:rsidP="001F7DDE">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w:t>
            </w:r>
          </w:p>
        </w:tc>
        <w:tc>
          <w:tcPr>
            <w:tcW w:w="1897" w:type="dxa"/>
            <w:shd w:val="clear" w:color="auto" w:fill="auto"/>
            <w:noWrap/>
            <w:vAlign w:val="bottom"/>
            <w:hideMark/>
          </w:tcPr>
          <w:p w14:paraId="5B267B0E"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0.53 (-0.61, 1.70)</w:t>
            </w:r>
          </w:p>
        </w:tc>
        <w:tc>
          <w:tcPr>
            <w:tcW w:w="1897" w:type="dxa"/>
            <w:shd w:val="clear" w:color="auto" w:fill="auto"/>
            <w:noWrap/>
            <w:vAlign w:val="bottom"/>
            <w:hideMark/>
          </w:tcPr>
          <w:p w14:paraId="6E4BAD7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0.44 ( 0.06, 0.81)</w:t>
            </w:r>
          </w:p>
        </w:tc>
        <w:tc>
          <w:tcPr>
            <w:tcW w:w="1897" w:type="dxa"/>
            <w:shd w:val="clear" w:color="auto" w:fill="auto"/>
            <w:noWrap/>
            <w:vAlign w:val="bottom"/>
            <w:hideMark/>
          </w:tcPr>
          <w:p w14:paraId="684A7ED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0.68 ( 0.33, 1.04)</w:t>
            </w:r>
          </w:p>
        </w:tc>
        <w:tc>
          <w:tcPr>
            <w:tcW w:w="1897" w:type="dxa"/>
            <w:shd w:val="clear" w:color="auto" w:fill="auto"/>
            <w:noWrap/>
            <w:vAlign w:val="bottom"/>
            <w:hideMark/>
          </w:tcPr>
          <w:p w14:paraId="0CF15C1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0.88 ( 0.51, 1.25)</w:t>
            </w:r>
          </w:p>
        </w:tc>
        <w:tc>
          <w:tcPr>
            <w:tcW w:w="1897" w:type="dxa"/>
            <w:shd w:val="clear" w:color="auto" w:fill="auto"/>
            <w:noWrap/>
            <w:vAlign w:val="bottom"/>
            <w:hideMark/>
          </w:tcPr>
          <w:p w14:paraId="2267CC7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0.57 ( 0.19, 0.95)</w:t>
            </w:r>
          </w:p>
        </w:tc>
        <w:tc>
          <w:tcPr>
            <w:tcW w:w="1897" w:type="dxa"/>
            <w:shd w:val="clear" w:color="auto" w:fill="auto"/>
            <w:noWrap/>
            <w:vAlign w:val="bottom"/>
            <w:hideMark/>
          </w:tcPr>
          <w:p w14:paraId="031B6B0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1.00 ( 0.58, 1.44)</w:t>
            </w:r>
          </w:p>
        </w:tc>
        <w:tc>
          <w:tcPr>
            <w:tcW w:w="1897" w:type="dxa"/>
            <w:shd w:val="clear" w:color="auto" w:fill="auto"/>
            <w:noWrap/>
            <w:vAlign w:val="bottom"/>
            <w:hideMark/>
          </w:tcPr>
          <w:p w14:paraId="4DE5290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0.75 ( 0.27, 1.22)</w:t>
            </w:r>
          </w:p>
        </w:tc>
        <w:tc>
          <w:tcPr>
            <w:tcW w:w="1897" w:type="dxa"/>
            <w:shd w:val="clear" w:color="auto" w:fill="auto"/>
            <w:noWrap/>
            <w:vAlign w:val="bottom"/>
            <w:hideMark/>
          </w:tcPr>
          <w:p w14:paraId="6B63002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0.86 ( 0.06, 1.65)</w:t>
            </w:r>
          </w:p>
        </w:tc>
      </w:tr>
    </w:tbl>
    <w:p w14:paraId="19085F5E" w14:textId="03796597" w:rsidR="00D04A37" w:rsidRPr="00182A4C" w:rsidRDefault="00D04A37" w:rsidP="00D76DF7">
      <w:pPr>
        <w:spacing w:line="480" w:lineRule="auto"/>
        <w:jc w:val="both"/>
        <w:rPr>
          <w:rFonts w:ascii="Times New Roman" w:hAnsi="Times New Roman"/>
          <w:color w:val="000000" w:themeColor="text1"/>
          <w:sz w:val="18"/>
          <w:szCs w:val="18"/>
        </w:rPr>
      </w:pPr>
    </w:p>
    <w:sectPr w:rsidR="00D04A37" w:rsidRPr="00182A4C" w:rsidSect="00BB1FD5">
      <w:pgSz w:w="16840" w:h="11900" w:orient="landscape"/>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Ezzati, Majid" w:date="2018-11-05T22:29:00Z" w:initials="EM">
    <w:p w14:paraId="403D184C" w14:textId="09F99BE9" w:rsidR="003126F0" w:rsidRDefault="003126F0">
      <w:pPr>
        <w:pStyle w:val="CommentText"/>
      </w:pPr>
      <w:r>
        <w:rPr>
          <w:rStyle w:val="CommentReference"/>
        </w:rPr>
        <w:annotationRef/>
      </w:r>
      <w:r>
        <w:t>Let’s discuss wording possibilities</w:t>
      </w:r>
    </w:p>
  </w:comment>
  <w:comment w:id="1" w:author="Ezzati, Majid" w:date="2018-11-06T06:13:00Z" w:initials="EM">
    <w:p w14:paraId="2F75B5A4" w14:textId="1F535BB8" w:rsidR="003126F0" w:rsidRDefault="003126F0">
      <w:pPr>
        <w:pStyle w:val="CommentText"/>
      </w:pPr>
      <w:r>
        <w:rPr>
          <w:rStyle w:val="CommentReference"/>
        </w:rPr>
        <w:annotationRef/>
      </w:r>
      <w:r>
        <w:t>I stopped editing the intro because we need to discuss its logic first. As is, it has a lot of statements but I am not sure if it has a strategy on why this work is needed</w:t>
      </w:r>
    </w:p>
  </w:comment>
  <w:comment w:id="4" w:author="Ezzati, Majid" w:date="2018-11-06T05:58:00Z" w:initials="EM">
    <w:p w14:paraId="580F34E7" w14:textId="77777777" w:rsidR="003126F0" w:rsidRDefault="003126F0" w:rsidP="00761A26">
      <w:pPr>
        <w:pStyle w:val="CommentText"/>
      </w:pPr>
      <w:r>
        <w:rPr>
          <w:rStyle w:val="CommentReference"/>
        </w:rPr>
        <w:annotationRef/>
      </w:r>
      <w:r>
        <w:t>Unclear. Work into the last one</w:t>
      </w:r>
    </w:p>
  </w:comment>
  <w:comment w:id="5" w:author="Ezzati, Majid" w:date="2018-11-06T05:58:00Z" w:initials="EM">
    <w:p w14:paraId="2AB653CB" w14:textId="51EA618F" w:rsidR="003126F0" w:rsidRDefault="003126F0">
      <w:pPr>
        <w:pStyle w:val="CommentText"/>
      </w:pPr>
      <w:r>
        <w:rPr>
          <w:rStyle w:val="CommentReference"/>
        </w:rPr>
        <w:annotationRef/>
      </w:r>
      <w:r>
        <w:t>Start from the beginning</w:t>
      </w:r>
    </w:p>
    <w:p w14:paraId="27AD8E88" w14:textId="43ADCE32" w:rsidR="003126F0" w:rsidRDefault="003126F0">
      <w:pPr>
        <w:pStyle w:val="CommentText"/>
      </w:pPr>
    </w:p>
    <w:p w14:paraId="7DCC38CA" w14:textId="09FD47E6" w:rsidR="003126F0" w:rsidRDefault="003126F0">
      <w:pPr>
        <w:pStyle w:val="CommentText"/>
      </w:pPr>
      <w:r>
        <w:t>We adapt to long-term weather patterns. Deviations can affect our health</w:t>
      </w:r>
    </w:p>
  </w:comment>
  <w:comment w:id="9" w:author="Parks, Robbie M" w:date="2018-11-16T09:50:00Z" w:initials="PRM">
    <w:p w14:paraId="5747E0EC" w14:textId="08CEF86B" w:rsidR="003126F0" w:rsidRDefault="003126F0">
      <w:pPr>
        <w:pStyle w:val="CommentText"/>
      </w:pPr>
      <w:r>
        <w:rPr>
          <w:rStyle w:val="CommentReference"/>
        </w:rPr>
        <w:annotationRef/>
      </w:r>
      <w:r>
        <w:t>Move to discussion</w:t>
      </w:r>
    </w:p>
  </w:comment>
  <w:comment w:id="17" w:author="Tamura-Wicks, Helen M" w:date="2018-11-29T17:47:00Z" w:initials="THM">
    <w:p w14:paraId="0AAC1114" w14:textId="3FBA990D" w:rsidR="00E3743C" w:rsidRDefault="00E3743C">
      <w:pPr>
        <w:pStyle w:val="CommentText"/>
      </w:pPr>
      <w:r>
        <w:rPr>
          <w:rStyle w:val="CommentReference"/>
        </w:rPr>
        <w:annotationRef/>
      </w:r>
      <w:r>
        <w:t xml:space="preserve">I can’t get my head around this sentence </w:t>
      </w:r>
    </w:p>
  </w:comment>
  <w:comment w:id="18" w:author="Tamura-Wicks, Helen M" w:date="2018-11-29T17:50:00Z" w:initials="THM">
    <w:p w14:paraId="15B2708D" w14:textId="472B8C3C" w:rsidR="00E3743C" w:rsidRDefault="00E3743C">
      <w:pPr>
        <w:pStyle w:val="CommentText"/>
      </w:pPr>
      <w:r>
        <w:rPr>
          <w:rStyle w:val="CommentReference"/>
        </w:rPr>
        <w:annotationRef/>
      </w:r>
      <w:r>
        <w:t>We carry out the first direct estimate of …</w:t>
      </w:r>
    </w:p>
  </w:comment>
  <w:comment w:id="19" w:author="Ezzati, Majid" w:date="2018-11-06T06:18:00Z" w:initials="EM">
    <w:p w14:paraId="1938203B" w14:textId="44B4F951" w:rsidR="003126F0" w:rsidRDefault="003126F0">
      <w:pPr>
        <w:pStyle w:val="CommentText"/>
      </w:pPr>
      <w:r>
        <w:rPr>
          <w:rStyle w:val="CommentReference"/>
        </w:rPr>
        <w:annotationRef/>
      </w:r>
      <w:r>
        <w:t>Discuss what goes in here</w:t>
      </w:r>
    </w:p>
    <w:p w14:paraId="6DCD752F" w14:textId="43D4137F" w:rsidR="003126F0" w:rsidRDefault="003126F0">
      <w:pPr>
        <w:pStyle w:val="CommentText"/>
      </w:pPr>
    </w:p>
    <w:p w14:paraId="39FCD6B0" w14:textId="1D0B3462" w:rsidR="003126F0" w:rsidRDefault="003126F0">
      <w:pPr>
        <w:pStyle w:val="CommentText"/>
      </w:pPr>
      <w:r>
        <w:t xml:space="preserve">What our aim was </w:t>
      </w:r>
    </w:p>
    <w:p w14:paraId="51E5485A" w14:textId="07C4C825" w:rsidR="003126F0" w:rsidRDefault="003126F0">
      <w:pPr>
        <w:pStyle w:val="CommentText"/>
      </w:pPr>
      <w:r>
        <w:t>Then what we did</w:t>
      </w:r>
    </w:p>
    <w:p w14:paraId="233EEDAA" w14:textId="67365CC6" w:rsidR="003126F0" w:rsidRDefault="003126F0">
      <w:pPr>
        <w:pStyle w:val="CommentText"/>
      </w:pPr>
    </w:p>
    <w:p w14:paraId="2B920ADF" w14:textId="02A279EB" w:rsidR="003126F0" w:rsidRDefault="003126F0">
      <w:pPr>
        <w:pStyle w:val="CommentText"/>
      </w:pPr>
      <w:r>
        <w:t>First defined a measure of anomaly (versus absolute temperature)</w:t>
      </w:r>
    </w:p>
    <w:p w14:paraId="2E2BCD91" w14:textId="77777777" w:rsidR="003126F0" w:rsidRDefault="003126F0">
      <w:pPr>
        <w:pStyle w:val="CommentText"/>
      </w:pPr>
    </w:p>
  </w:comment>
  <w:comment w:id="28" w:author="Tamura-Wicks, Helen M" w:date="2018-11-29T18:00:00Z" w:initials="THM">
    <w:p w14:paraId="16F3E2F3" w14:textId="4A9F8E39" w:rsidR="0036365A" w:rsidRDefault="0036365A">
      <w:pPr>
        <w:pStyle w:val="CommentText"/>
      </w:pPr>
      <w:r>
        <w:rPr>
          <w:rStyle w:val="CommentReference"/>
        </w:rPr>
        <w:annotationRef/>
      </w:r>
      <w:r>
        <w:t>See what you think. Just think this sentence needed breaking down or rewording as I spent a long time reading it</w:t>
      </w:r>
    </w:p>
  </w:comment>
  <w:comment w:id="27" w:author="Ezzati, Majid" w:date="2018-11-06T06:21:00Z" w:initials="EM">
    <w:p w14:paraId="45EFD5AD" w14:textId="4AD882B0" w:rsidR="003126F0" w:rsidRDefault="003126F0">
      <w:pPr>
        <w:pStyle w:val="CommentText"/>
      </w:pPr>
      <w:r>
        <w:rPr>
          <w:rStyle w:val="CommentReference"/>
        </w:rPr>
        <w:annotationRef/>
      </w:r>
      <w:r>
        <w:t>There must also be an “other” even if we don’t use it</w:t>
      </w:r>
    </w:p>
  </w:comment>
  <w:comment w:id="37" w:author="Tamura-Wicks, Helen M" w:date="2018-11-29T18:15:00Z" w:initials="THM">
    <w:p w14:paraId="0403AC0C" w14:textId="4938D145" w:rsidR="001B5CF0" w:rsidRDefault="001B5CF0">
      <w:pPr>
        <w:pStyle w:val="CommentText"/>
      </w:pPr>
      <w:r>
        <w:rPr>
          <w:rStyle w:val="CommentReference"/>
        </w:rPr>
        <w:annotationRef/>
      </w:r>
      <w:r>
        <w:t xml:space="preserve">Not sure if this is necessary. If </w:t>
      </w:r>
      <w:proofErr w:type="gramStart"/>
      <w:r>
        <w:t>necessary ,</w:t>
      </w:r>
      <w:proofErr w:type="gramEnd"/>
      <w:r>
        <w:t xml:space="preserve"> I would move towards the end of the paragraph. I would start the paragraph with “We calculated mean temperatures … “</w:t>
      </w:r>
    </w:p>
  </w:comment>
  <w:comment w:id="38" w:author="Ezzati, Majid" w:date="2018-11-06T06:23:00Z" w:initials="EM">
    <w:p w14:paraId="15D57AA0" w14:textId="5D5769D4" w:rsidR="003126F0" w:rsidRDefault="003126F0">
      <w:pPr>
        <w:pStyle w:val="CommentText"/>
      </w:pPr>
      <w:r>
        <w:rPr>
          <w:rStyle w:val="CommentReference"/>
        </w:rPr>
        <w:annotationRef/>
      </w:r>
      <w:r>
        <w:t>I know from discussions with Ralf but this needs clear wording: we wanted a baseline of usual/normal/long-term etc.  we used XX. The 30-year period is equivalent to scales used for climate assessment or something like this</w:t>
      </w:r>
    </w:p>
    <w:p w14:paraId="2D9BA92C" w14:textId="0316DA05" w:rsidR="003126F0" w:rsidRDefault="003126F0">
      <w:pPr>
        <w:pStyle w:val="CommentText"/>
      </w:pPr>
    </w:p>
    <w:p w14:paraId="1EB6AA64" w14:textId="68BA8F86" w:rsidR="003126F0" w:rsidRDefault="003126F0">
      <w:pPr>
        <w:pStyle w:val="CommentText"/>
      </w:pPr>
      <w:r>
        <w:t>More generally, avoid jargon or showing off technical language of physics/stats/epi</w:t>
      </w:r>
    </w:p>
  </w:comment>
  <w:comment w:id="40" w:author="Tamura-Wicks, Helen M" w:date="2018-11-29T18:20:00Z" w:initials="THM">
    <w:p w14:paraId="4FEC83C3" w14:textId="51FFA4E2" w:rsidR="00EE4EC9" w:rsidRDefault="00EE4EC9">
      <w:pPr>
        <w:pStyle w:val="CommentText"/>
      </w:pPr>
      <w:r>
        <w:rPr>
          <w:rStyle w:val="CommentReference"/>
        </w:rPr>
        <w:annotationRef/>
      </w:r>
      <w:r>
        <w:t xml:space="preserve">Some other wording, just because “state of death” can be confusing to a first time reader. </w:t>
      </w:r>
    </w:p>
  </w:comment>
  <w:comment w:id="43" w:author="Ezzati, Majid" w:date="2018-11-06T06:34:00Z" w:initials="EM">
    <w:p w14:paraId="48293A76" w14:textId="79A25B44" w:rsidR="003126F0" w:rsidRDefault="003126F0">
      <w:pPr>
        <w:pStyle w:val="CommentText"/>
      </w:pPr>
      <w:r>
        <w:rPr>
          <w:rStyle w:val="CommentReference"/>
        </w:rPr>
        <w:annotationRef/>
      </w:r>
      <w:r>
        <w:t>To discuss with James: so is it the remaining variation, above and beyond long-term trend and systematic monthly change that informs the role of temperature anomaly (in reality they trade off but this is an approximation)</w:t>
      </w:r>
    </w:p>
  </w:comment>
  <w:comment w:id="44" w:author="Parks, Robbie M" w:date="2018-11-26T11:21:00Z" w:initials="PRM">
    <w:p w14:paraId="13F4FC21" w14:textId="2EF8CE37" w:rsidR="003126F0" w:rsidRDefault="003126F0">
      <w:pPr>
        <w:pStyle w:val="CommentText"/>
      </w:pPr>
      <w:r>
        <w:rPr>
          <w:rStyle w:val="CommentReference"/>
        </w:rPr>
        <w:annotationRef/>
      </w:r>
      <w:r>
        <w:t>Yes that’s my understanding. James?</w:t>
      </w:r>
    </w:p>
  </w:comment>
  <w:comment w:id="46" w:author="Ezzati, Majid" w:date="2018-11-06T06:56:00Z" w:initials="EM">
    <w:p w14:paraId="6D296B72" w14:textId="197756FD" w:rsidR="003126F0" w:rsidRDefault="003126F0">
      <w:pPr>
        <w:pStyle w:val="CommentText"/>
      </w:pPr>
      <w:r>
        <w:rPr>
          <w:rStyle w:val="CommentReference"/>
        </w:rPr>
        <w:annotationRef/>
      </w:r>
      <w:r>
        <w:t>This is the key component</w:t>
      </w:r>
    </w:p>
  </w:comment>
  <w:comment w:id="47" w:author="Parks, Robbie M" w:date="2018-11-26T11:22:00Z" w:initials="PRM">
    <w:p w14:paraId="65592731" w14:textId="64B4AF82" w:rsidR="003126F0" w:rsidRDefault="003126F0">
      <w:pPr>
        <w:pStyle w:val="CommentText"/>
      </w:pPr>
      <w:r>
        <w:rPr>
          <w:rStyle w:val="CommentReference"/>
        </w:rPr>
        <w:annotationRef/>
      </w:r>
      <w:r>
        <w:rPr>
          <w:rStyle w:val="CommentReference"/>
        </w:rPr>
        <w:t>The second parameter is out by a factor of 10 from Vasilis’ and Helen’s paper, so can I still put this?</w:t>
      </w:r>
    </w:p>
  </w:comment>
  <w:comment w:id="48" w:author="Tamura-Wicks, Helen M" w:date="2018-11-29T18:23:00Z" w:initials="THM">
    <w:p w14:paraId="2B7A27F1" w14:textId="4547D9E6" w:rsidR="00EE4EC9" w:rsidRDefault="00EE4EC9">
      <w:pPr>
        <w:pStyle w:val="CommentText"/>
      </w:pPr>
      <w:r>
        <w:rPr>
          <w:rStyle w:val="CommentReference"/>
        </w:rPr>
        <w:annotationRef/>
      </w:r>
      <w:r>
        <w:t>Maybe start with “Based on previous work… “ ??</w:t>
      </w:r>
    </w:p>
  </w:comment>
  <w:comment w:id="49" w:author="Ezzati, Majid" w:date="2018-11-06T07:00:00Z" w:initials="EM">
    <w:p w14:paraId="15D2C47D" w14:textId="72BCD14B" w:rsidR="003126F0" w:rsidRDefault="003126F0">
      <w:pPr>
        <w:pStyle w:val="CommentText"/>
      </w:pPr>
      <w:r>
        <w:rPr>
          <w:rStyle w:val="CommentReference"/>
        </w:rPr>
        <w:annotationRef/>
      </w:r>
      <w:r>
        <w:t>To say why this counterfactual but to discuss before writing.</w:t>
      </w:r>
    </w:p>
  </w:comment>
  <w:comment w:id="50" w:author="Ezzati, Majid" w:date="2018-11-06T07:06:00Z" w:initials="EM">
    <w:p w14:paraId="29E49B50" w14:textId="1F1EEFBB" w:rsidR="003126F0" w:rsidRDefault="003126F0">
      <w:pPr>
        <w:pStyle w:val="CommentText"/>
      </w:pPr>
      <w:r>
        <w:rPr>
          <w:rStyle w:val="CommentReference"/>
        </w:rPr>
        <w:annotationRef/>
      </w:r>
      <w:r>
        <w:t>Not sure I understand. To discuss rewriting based on PM paper but leave as is until we discuss</w:t>
      </w:r>
    </w:p>
  </w:comment>
  <w:comment w:id="51" w:author="Tamura-Wicks, Helen M" w:date="2018-11-29T18:25:00Z" w:initials="THM">
    <w:p w14:paraId="5AFAE94A" w14:textId="7CF74860" w:rsidR="00EE4EC9" w:rsidRDefault="00EE4EC9">
      <w:pPr>
        <w:pStyle w:val="CommentText"/>
      </w:pPr>
      <w:r>
        <w:t xml:space="preserve">Might be able to skip this paragraph, at least we didn’t include it </w:t>
      </w:r>
      <w:r>
        <w:rPr>
          <w:rStyle w:val="CommentReference"/>
        </w:rPr>
        <w:annotationRef/>
      </w:r>
      <w:r>
        <w:t>for the PM paper</w:t>
      </w:r>
    </w:p>
  </w:comment>
  <w:comment w:id="52" w:author="Majid2" w:date="2018-11-06T10:25:00Z" w:initials="M">
    <w:p w14:paraId="45E26AF2" w14:textId="61140875" w:rsidR="003126F0" w:rsidRDefault="003126F0">
      <w:pPr>
        <w:pStyle w:val="CommentText"/>
      </w:pPr>
      <w:r>
        <w:rPr>
          <w:rStyle w:val="CommentReference"/>
        </w:rPr>
        <w:annotationRef/>
      </w:r>
      <w:r>
        <w:t xml:space="preserve">A bullet on whether seasonality has (visually) persisted or weakened as levels have gone down </w:t>
      </w:r>
    </w:p>
  </w:comment>
  <w:comment w:id="53" w:author="Parks, Robbie M" w:date="2018-11-21T13:37:00Z" w:initials="PRM">
    <w:p w14:paraId="68E90CCA" w14:textId="64E653AD" w:rsidR="003126F0" w:rsidRDefault="003126F0">
      <w:pPr>
        <w:pStyle w:val="CommentText"/>
      </w:pPr>
      <w:r>
        <w:rPr>
          <w:rStyle w:val="CommentReference"/>
        </w:rPr>
        <w:annotationRef/>
      </w:r>
      <w:r>
        <w:t>Below</w:t>
      </w:r>
    </w:p>
  </w:comment>
  <w:comment w:id="54" w:author="Majid2" w:date="2018-11-06T10:29:00Z" w:initials="M">
    <w:p w14:paraId="4250C762" w14:textId="3316156C" w:rsidR="003126F0" w:rsidRDefault="003126F0">
      <w:pPr>
        <w:pStyle w:val="CommentText"/>
      </w:pPr>
      <w:r>
        <w:rPr>
          <w:rStyle w:val="CommentReference"/>
        </w:rPr>
        <w:annotationRef/>
      </w:r>
      <w:r>
        <w:t>To discuss if we should also do another two panels here that show number of deaths – discuss with James something like the countdown bar chart</w:t>
      </w:r>
    </w:p>
  </w:comment>
  <w:comment w:id="55" w:author="Parks, Robbie M" w:date="2018-11-21T13:39:00Z" w:initials="PRM">
    <w:p w14:paraId="372C57E8" w14:textId="49906031" w:rsidR="003126F0" w:rsidRDefault="003126F0">
      <w:pPr>
        <w:pStyle w:val="CommentText"/>
      </w:pPr>
      <w:r>
        <w:rPr>
          <w:rStyle w:val="CommentReference"/>
        </w:rPr>
        <w:annotationRef/>
      </w:r>
      <w:r>
        <w:t>Have done a version</w:t>
      </w:r>
    </w:p>
  </w:comment>
  <w:comment w:id="57" w:author="Majid2" w:date="2018-11-06T10:36:00Z" w:initials="M">
    <w:p w14:paraId="20DCB6BC" w14:textId="77777777" w:rsidR="003126F0" w:rsidRDefault="003126F0" w:rsidP="001121F5">
      <w:pPr>
        <w:pStyle w:val="CommentText"/>
      </w:pPr>
      <w:r>
        <w:rPr>
          <w:rStyle w:val="CommentReference"/>
        </w:rPr>
        <w:annotationRef/>
      </w:r>
      <w:r>
        <w:t>Combine with the intentional bullet – see note above</w:t>
      </w:r>
    </w:p>
  </w:comment>
  <w:comment w:id="56" w:author="Majid2" w:date="2018-11-06T10:36:00Z" w:initials="M">
    <w:p w14:paraId="443F72F1" w14:textId="4A76DFCD" w:rsidR="003126F0" w:rsidRDefault="003126F0">
      <w:pPr>
        <w:pStyle w:val="CommentText"/>
      </w:pPr>
      <w:r>
        <w:rPr>
          <w:rStyle w:val="CommentReference"/>
        </w:rPr>
        <w:annotationRef/>
      </w:r>
      <w:r>
        <w:t xml:space="preserve">There is overlap in age groups between this and preceding bullet; best to remove </w:t>
      </w:r>
    </w:p>
  </w:comment>
  <w:comment w:id="58" w:author="Majid2" w:date="2018-11-06T10:52:00Z" w:initials="M">
    <w:p w14:paraId="3A9CE3C3" w14:textId="1341C336" w:rsidR="003126F0" w:rsidRDefault="003126F0">
      <w:pPr>
        <w:pStyle w:val="CommentText"/>
      </w:pPr>
      <w:r>
        <w:rPr>
          <w:rStyle w:val="CommentReference"/>
        </w:rPr>
        <w:annotationRef/>
      </w:r>
      <w:r>
        <w:t xml:space="preserve">Too much and too numerical. Just give the headlines for a supplementary figure. Perhaps discuss before attempting </w:t>
      </w:r>
    </w:p>
  </w:comment>
  <w:comment w:id="59" w:author="Parks, Robbie M" w:date="2018-11-26T11:01:00Z" w:initials="PRM">
    <w:p w14:paraId="0C8872D9" w14:textId="1649D911" w:rsidR="003126F0" w:rsidRDefault="003126F0">
      <w:pPr>
        <w:pStyle w:val="CommentText"/>
      </w:pPr>
      <w:r>
        <w:rPr>
          <w:rStyle w:val="CommentReference"/>
        </w:rPr>
        <w:annotationRef/>
      </w:r>
      <w:r>
        <w:t>I’ve streamlined</w:t>
      </w:r>
    </w:p>
  </w:comment>
  <w:comment w:id="60" w:author="Majid2" w:date="2018-11-06T10:54:00Z" w:initials="M">
    <w:p w14:paraId="756C8725" w14:textId="599D4EEB" w:rsidR="003126F0" w:rsidRDefault="003126F0">
      <w:pPr>
        <w:pStyle w:val="CommentText"/>
      </w:pPr>
      <w:r>
        <w:rPr>
          <w:rStyle w:val="CommentReference"/>
        </w:rPr>
        <w:annotationRef/>
      </w:r>
      <w:r>
        <w:t>To also discuss</w:t>
      </w:r>
    </w:p>
  </w:comment>
  <w:comment w:id="61" w:author="Ezzati, Majid" w:date="2018-11-06T06:14:00Z" w:initials="EM">
    <w:p w14:paraId="3982D60B" w14:textId="77777777" w:rsidR="003126F0" w:rsidRDefault="003126F0" w:rsidP="00362889">
      <w:pPr>
        <w:pStyle w:val="CommentText"/>
      </w:pPr>
      <w:r>
        <w:rPr>
          <w:rStyle w:val="CommentReference"/>
        </w:rPr>
        <w:annotationRef/>
      </w:r>
      <w:r>
        <w:t xml:space="preserve">These are not really intro; intro is not a place for literature review. </w:t>
      </w:r>
    </w:p>
    <w:p w14:paraId="6B5A428E" w14:textId="77777777" w:rsidR="003126F0" w:rsidRDefault="003126F0" w:rsidP="00362889">
      <w:pPr>
        <w:pStyle w:val="CommentText"/>
      </w:pPr>
    </w:p>
    <w:p w14:paraId="00B82445" w14:textId="77777777" w:rsidR="003126F0" w:rsidRDefault="003126F0" w:rsidP="00362889">
      <w:pPr>
        <w:pStyle w:val="CommentText"/>
      </w:pPr>
      <w:r>
        <w:t>But don’t change the intro until we discuss the logic</w:t>
      </w:r>
    </w:p>
  </w:comment>
  <w:comment w:id="62" w:author="Majid2" w:date="2018-11-06T10:59:00Z" w:initials="M">
    <w:p w14:paraId="5FF9511A" w14:textId="2B0ACFF6" w:rsidR="003126F0" w:rsidRDefault="003126F0">
      <w:pPr>
        <w:pStyle w:val="CommentText"/>
      </w:pPr>
      <w:r>
        <w:rPr>
          <w:rStyle w:val="CommentReference"/>
        </w:rPr>
        <w:annotationRef/>
      </w:r>
      <w:r>
        <w:t>To discuss which of these relevant – there is something that makes crashes high/low and something that changes it with temperature; they are not necessarily the same.  Same with all of the ones below</w:t>
      </w:r>
    </w:p>
  </w:comment>
  <w:comment w:id="63" w:author="Tamura-Wicks, Helen M" w:date="2018-11-29T18:27:00Z" w:initials="THM">
    <w:p w14:paraId="6F3E8023" w14:textId="3BD3D4EC" w:rsidR="00BE6574" w:rsidRDefault="00BE6574">
      <w:pPr>
        <w:pStyle w:val="CommentText"/>
      </w:pPr>
      <w:r>
        <w:rPr>
          <w:rStyle w:val="CommentReference"/>
        </w:rPr>
        <w:annotationRef/>
      </w:r>
      <w:r>
        <w:t xml:space="preserve">Think you need to insert standard EPA disclaimer after this, see PM paper. </w:t>
      </w:r>
    </w:p>
  </w:comment>
  <w:comment w:id="64" w:author="Tamura-Wicks, Helen M" w:date="2018-11-29T18:28:00Z" w:initials="THM">
    <w:p w14:paraId="14DF1BC3" w14:textId="77777777" w:rsidR="00BE6574" w:rsidRDefault="00BE6574">
      <w:pPr>
        <w:pStyle w:val="CommentText"/>
      </w:pPr>
      <w:r>
        <w:rPr>
          <w:rStyle w:val="CommentReference"/>
        </w:rPr>
        <w:annotationRef/>
      </w:r>
      <w:r>
        <w:t xml:space="preserve">One feedback I got for the PM paper was to standardise the capitalisation style for the references. </w:t>
      </w:r>
    </w:p>
    <w:p w14:paraId="6D6A9BAD" w14:textId="77777777" w:rsidR="00BE6574" w:rsidRDefault="00BE6574">
      <w:pPr>
        <w:pStyle w:val="CommentText"/>
      </w:pPr>
    </w:p>
    <w:p w14:paraId="7FD4D0D5" w14:textId="4E38BEB0" w:rsidR="00BE6574" w:rsidRDefault="00BE6574">
      <w:pPr>
        <w:pStyle w:val="CommentText"/>
      </w:pPr>
      <w:r>
        <w:t>E.g.</w:t>
      </w:r>
    </w:p>
    <w:p w14:paraId="16F94263" w14:textId="77777777" w:rsidR="00BE6574" w:rsidRDefault="00BE6574">
      <w:pPr>
        <w:pStyle w:val="CommentText"/>
      </w:pPr>
    </w:p>
    <w:p w14:paraId="09489FB8" w14:textId="70860CCC" w:rsidR="00BE6574" w:rsidRDefault="00BE6574">
      <w:pPr>
        <w:pStyle w:val="CommentText"/>
        <w:rPr>
          <w:rFonts w:ascii="Times New Roman" w:eastAsia="Times New Roman" w:hAnsi="Times New Roman"/>
          <w:noProof/>
          <w:sz w:val="24"/>
        </w:rPr>
      </w:pPr>
      <w:r w:rsidRPr="006800AB">
        <w:rPr>
          <w:rFonts w:ascii="Times New Roman" w:eastAsia="Times New Roman" w:hAnsi="Times New Roman"/>
          <w:noProof/>
          <w:sz w:val="24"/>
        </w:rPr>
        <w:t>Mortality risk attributable to high and low ambient temperature</w:t>
      </w:r>
    </w:p>
    <w:p w14:paraId="579CA56F" w14:textId="77777777" w:rsidR="00BE6574" w:rsidRDefault="00BE6574">
      <w:pPr>
        <w:pStyle w:val="CommentText"/>
        <w:rPr>
          <w:rFonts w:ascii="Times New Roman" w:eastAsia="Times New Roman" w:hAnsi="Times New Roman"/>
          <w:noProof/>
          <w:sz w:val="24"/>
        </w:rPr>
      </w:pPr>
    </w:p>
    <w:p w14:paraId="5765BA39" w14:textId="6581CEC8" w:rsidR="00BE6574" w:rsidRDefault="00BE6574">
      <w:pPr>
        <w:pStyle w:val="CommentText"/>
        <w:rPr>
          <w:rFonts w:ascii="Times New Roman" w:eastAsia="Times New Roman" w:hAnsi="Times New Roman"/>
          <w:noProof/>
          <w:sz w:val="24"/>
        </w:rPr>
      </w:pPr>
      <w:r>
        <w:rPr>
          <w:rFonts w:ascii="Times New Roman" w:eastAsia="Times New Roman" w:hAnsi="Times New Roman"/>
          <w:noProof/>
          <w:sz w:val="24"/>
        </w:rPr>
        <w:t xml:space="preserve">Or </w:t>
      </w:r>
    </w:p>
    <w:p w14:paraId="2C495DD6" w14:textId="77777777" w:rsidR="00BE6574" w:rsidRDefault="00BE6574">
      <w:pPr>
        <w:pStyle w:val="CommentText"/>
        <w:rPr>
          <w:rFonts w:ascii="Times New Roman" w:eastAsia="Times New Roman" w:hAnsi="Times New Roman"/>
          <w:noProof/>
          <w:sz w:val="24"/>
        </w:rPr>
      </w:pPr>
    </w:p>
    <w:p w14:paraId="0DAA136C" w14:textId="51CE2638" w:rsidR="00BE6574" w:rsidRDefault="00BE6574">
      <w:pPr>
        <w:pStyle w:val="CommentText"/>
        <w:rPr>
          <w:rFonts w:ascii="Times New Roman" w:eastAsia="Times New Roman" w:hAnsi="Times New Roman"/>
          <w:noProof/>
          <w:sz w:val="24"/>
        </w:rPr>
      </w:pPr>
      <w:r>
        <w:rPr>
          <w:rFonts w:ascii="Times New Roman" w:eastAsia="Times New Roman" w:hAnsi="Times New Roman"/>
          <w:noProof/>
          <w:sz w:val="24"/>
        </w:rPr>
        <w:t>Mortality R</w:t>
      </w:r>
      <w:r w:rsidRPr="006800AB">
        <w:rPr>
          <w:rFonts w:ascii="Times New Roman" w:eastAsia="Times New Roman" w:hAnsi="Times New Roman"/>
          <w:noProof/>
          <w:sz w:val="24"/>
        </w:rPr>
        <w:t xml:space="preserve">isk </w:t>
      </w:r>
      <w:r>
        <w:rPr>
          <w:rFonts w:ascii="Times New Roman" w:eastAsia="Times New Roman" w:hAnsi="Times New Roman"/>
          <w:noProof/>
          <w:sz w:val="24"/>
        </w:rPr>
        <w:t>A</w:t>
      </w:r>
      <w:r w:rsidRPr="006800AB">
        <w:rPr>
          <w:rFonts w:ascii="Times New Roman" w:eastAsia="Times New Roman" w:hAnsi="Times New Roman"/>
          <w:noProof/>
          <w:sz w:val="24"/>
        </w:rPr>
        <w:t xml:space="preserve">ttributable to </w:t>
      </w:r>
      <w:r>
        <w:rPr>
          <w:rFonts w:ascii="Times New Roman" w:eastAsia="Times New Roman" w:hAnsi="Times New Roman"/>
          <w:noProof/>
          <w:sz w:val="24"/>
        </w:rPr>
        <w:t>H</w:t>
      </w:r>
      <w:r w:rsidRPr="006800AB">
        <w:rPr>
          <w:rFonts w:ascii="Times New Roman" w:eastAsia="Times New Roman" w:hAnsi="Times New Roman"/>
          <w:noProof/>
          <w:sz w:val="24"/>
        </w:rPr>
        <w:t xml:space="preserve">igh and </w:t>
      </w:r>
      <w:r>
        <w:rPr>
          <w:rFonts w:ascii="Times New Roman" w:eastAsia="Times New Roman" w:hAnsi="Times New Roman"/>
          <w:noProof/>
          <w:sz w:val="24"/>
        </w:rPr>
        <w:t>L</w:t>
      </w:r>
      <w:r w:rsidRPr="006800AB">
        <w:rPr>
          <w:rFonts w:ascii="Times New Roman" w:eastAsia="Times New Roman" w:hAnsi="Times New Roman"/>
          <w:noProof/>
          <w:sz w:val="24"/>
        </w:rPr>
        <w:t xml:space="preserve">ow </w:t>
      </w:r>
      <w:r>
        <w:rPr>
          <w:rFonts w:ascii="Times New Roman" w:eastAsia="Times New Roman" w:hAnsi="Times New Roman"/>
          <w:noProof/>
          <w:sz w:val="24"/>
        </w:rPr>
        <w:t>A</w:t>
      </w:r>
      <w:r w:rsidRPr="006800AB">
        <w:rPr>
          <w:rFonts w:ascii="Times New Roman" w:eastAsia="Times New Roman" w:hAnsi="Times New Roman"/>
          <w:noProof/>
          <w:sz w:val="24"/>
        </w:rPr>
        <w:t xml:space="preserve">mbient </w:t>
      </w:r>
      <w:r>
        <w:rPr>
          <w:rFonts w:ascii="Times New Roman" w:eastAsia="Times New Roman" w:hAnsi="Times New Roman"/>
          <w:noProof/>
          <w:sz w:val="24"/>
        </w:rPr>
        <w:t>T</w:t>
      </w:r>
      <w:r w:rsidRPr="006800AB">
        <w:rPr>
          <w:rFonts w:ascii="Times New Roman" w:eastAsia="Times New Roman" w:hAnsi="Times New Roman"/>
          <w:noProof/>
          <w:sz w:val="24"/>
        </w:rPr>
        <w:t>emperature</w:t>
      </w:r>
    </w:p>
    <w:p w14:paraId="161B0C34" w14:textId="77777777" w:rsidR="00BE6574" w:rsidRDefault="00BE6574">
      <w:pPr>
        <w:pStyle w:val="CommentText"/>
        <w:rPr>
          <w:rFonts w:ascii="Times New Roman" w:eastAsia="Times New Roman" w:hAnsi="Times New Roman"/>
          <w:noProof/>
          <w:sz w:val="24"/>
        </w:rPr>
      </w:pPr>
    </w:p>
    <w:p w14:paraId="6D6FFD72" w14:textId="6E592838" w:rsidR="00BE6574" w:rsidRDefault="00BE6574">
      <w:pPr>
        <w:pStyle w:val="CommentText"/>
        <w:rPr>
          <w:rFonts w:ascii="Times New Roman" w:eastAsia="Times New Roman" w:hAnsi="Times New Roman"/>
          <w:noProof/>
          <w:sz w:val="24"/>
        </w:rPr>
      </w:pPr>
      <w:r>
        <w:rPr>
          <w:rFonts w:ascii="Times New Roman" w:eastAsia="Times New Roman" w:hAnsi="Times New Roman"/>
          <w:noProof/>
          <w:sz w:val="24"/>
        </w:rPr>
        <w:t>##</w:t>
      </w:r>
    </w:p>
    <w:p w14:paraId="11EA8E13" w14:textId="77777777" w:rsidR="00BE6574" w:rsidRDefault="00BE6574">
      <w:pPr>
        <w:pStyle w:val="CommentText"/>
        <w:rPr>
          <w:rFonts w:ascii="Times New Roman" w:eastAsia="Times New Roman" w:hAnsi="Times New Roman"/>
          <w:noProof/>
          <w:sz w:val="24"/>
        </w:rPr>
      </w:pPr>
    </w:p>
    <w:p w14:paraId="650221A2" w14:textId="5202BA9F" w:rsidR="00BE6574" w:rsidRDefault="00BE6574">
      <w:pPr>
        <w:pStyle w:val="CommentText"/>
      </w:pPr>
      <w:r>
        <w:rPr>
          <w:rFonts w:ascii="Times New Roman" w:eastAsia="Times New Roman" w:hAnsi="Times New Roman"/>
          <w:noProof/>
          <w:sz w:val="24"/>
        </w:rPr>
        <w:t>Also double check citation font style e.g.item 4 journal name not italicised but other items are</w:t>
      </w:r>
    </w:p>
    <w:p w14:paraId="4AF4E9D3" w14:textId="225C8972" w:rsidR="00BE6574" w:rsidRDefault="00BE6574">
      <w:pPr>
        <w:pStyle w:val="CommentText"/>
      </w:pPr>
      <w:r>
        <w:t xml:space="preserve"> </w:t>
      </w:r>
    </w:p>
  </w:comment>
  <w:comment w:id="67" w:author="Ezzati, Majid" w:date="2018-11-06T07:14:00Z" w:initials="EM">
    <w:p w14:paraId="06789800" w14:textId="305DD88E" w:rsidR="003126F0" w:rsidRDefault="003126F0">
      <w:pPr>
        <w:pStyle w:val="CommentText"/>
      </w:pPr>
      <w:r>
        <w:rPr>
          <w:rStyle w:val="CommentReference"/>
        </w:rPr>
        <w:annotationRef/>
      </w:r>
      <w:r>
        <w:t>Not needed; use the actual name</w:t>
      </w:r>
    </w:p>
  </w:comment>
  <w:comment w:id="71" w:author="Ezzati, Majid" w:date="2018-11-06T07:16:00Z" w:initials="EM">
    <w:p w14:paraId="3BE8691F" w14:textId="7AC00AE0" w:rsidR="003126F0" w:rsidRDefault="003126F0">
      <w:pPr>
        <w:pStyle w:val="CommentText"/>
      </w:pPr>
      <w:r>
        <w:rPr>
          <w:rStyle w:val="CommentReference"/>
        </w:rPr>
        <w:annotationRef/>
      </w:r>
      <w:r>
        <w:t>To discuss if we should show for the entire period</w:t>
      </w:r>
    </w:p>
  </w:comment>
  <w:comment w:id="72" w:author="Parks, Robbie M" w:date="2018-11-21T13:39:00Z" w:initials="PRM">
    <w:p w14:paraId="74A20D02" w14:textId="3D6B76F3" w:rsidR="003126F0" w:rsidRDefault="003126F0">
      <w:pPr>
        <w:pStyle w:val="CommentText"/>
      </w:pPr>
      <w:r>
        <w:rPr>
          <w:rStyle w:val="CommentReference"/>
        </w:rPr>
        <w:annotationRef/>
      </w:r>
      <w:r>
        <w:t>I’ve changed and no real difference</w:t>
      </w:r>
    </w:p>
  </w:comment>
  <w:comment w:id="73" w:author="Parks, Robbie M" w:date="2018-11-21T13:39:00Z" w:initials="PRM">
    <w:p w14:paraId="46DB57AB" w14:textId="07B342EF" w:rsidR="003126F0" w:rsidRDefault="003126F0">
      <w:pPr>
        <w:pStyle w:val="CommentText"/>
      </w:pPr>
      <w:r>
        <w:rPr>
          <w:rStyle w:val="CommentReference"/>
        </w:rPr>
        <w:annotationRef/>
      </w:r>
      <w:r>
        <w:t>Have also created number of deaths version to discuss</w:t>
      </w:r>
    </w:p>
  </w:comment>
  <w:comment w:id="74" w:author="Ezzati, Majid" w:date="2018-11-06T07:17:00Z" w:initials="EM">
    <w:p w14:paraId="2E56708E" w14:textId="674D6454" w:rsidR="003126F0" w:rsidRDefault="003126F0">
      <w:pPr>
        <w:pStyle w:val="CommentText"/>
      </w:pPr>
      <w:r>
        <w:rPr>
          <w:rStyle w:val="CommentReference"/>
        </w:rPr>
        <w:annotationRef/>
      </w:r>
      <w:r>
        <w:t xml:space="preserve">Keep your captions sharp and simple; give all the qualifications after. The graph shows </w:t>
      </w:r>
      <w:proofErr w:type="spellStart"/>
      <w:r>
        <w:t>XXXXx</w:t>
      </w:r>
      <w:proofErr w:type="spellEnd"/>
    </w:p>
  </w:comment>
  <w:comment w:id="75" w:author="Ezzati, Majid" w:date="2018-11-06T07:20:00Z" w:initials="EM">
    <w:p w14:paraId="5D72B834" w14:textId="17D406D3" w:rsidR="003126F0" w:rsidRDefault="003126F0">
      <w:pPr>
        <w:pStyle w:val="CommentText"/>
      </w:pPr>
      <w:r>
        <w:rPr>
          <w:rStyle w:val="CommentReference"/>
        </w:rPr>
        <w:annotationRef/>
      </w:r>
      <w:r>
        <w:t xml:space="preserve">Have stopped editing captions. </w:t>
      </w:r>
    </w:p>
  </w:comment>
  <w:comment w:id="98" w:author="Tamura-Wicks, Helen M" w:date="2018-11-29T18:37:00Z" w:initials="THM">
    <w:p w14:paraId="7E55A4BC" w14:textId="14FA14F1" w:rsidR="00BE6574" w:rsidRDefault="00BE6574">
      <w:pPr>
        <w:pStyle w:val="CommentText"/>
      </w:pPr>
      <w:r>
        <w:rPr>
          <w:rStyle w:val="CommentReference"/>
        </w:rPr>
        <w:annotationRef/>
      </w:r>
      <w:r>
        <w:t>I think I would do first column unintentional/intentional then second column unintentional total, transport, falls, drownings</w:t>
      </w:r>
      <w:r w:rsidR="00B324ED">
        <w:t xml:space="preserve"> and so on. Or if not enough space can colour numbers by intentional/unintentional, for example.</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403D184C" w15:done="0"/>
  <w15:commentEx w15:paraId="2F75B5A4" w15:done="0"/>
  <w15:commentEx w15:paraId="580F34E7" w15:done="0"/>
  <w15:commentEx w15:paraId="7DCC38CA" w15:done="0"/>
  <w15:commentEx w15:paraId="5747E0EC" w15:done="0"/>
  <w15:commentEx w15:paraId="0AAC1114" w15:done="0"/>
  <w15:commentEx w15:paraId="15B2708D" w15:done="0"/>
  <w15:commentEx w15:paraId="2E2BCD91" w15:done="0"/>
  <w15:commentEx w15:paraId="16F3E2F3" w15:done="0"/>
  <w15:commentEx w15:paraId="45EFD5AD" w15:done="0"/>
  <w15:commentEx w15:paraId="0403AC0C" w15:done="0"/>
  <w15:commentEx w15:paraId="1EB6AA64" w15:done="0"/>
  <w15:commentEx w15:paraId="4FEC83C3" w15:done="0"/>
  <w15:commentEx w15:paraId="48293A76" w15:done="0"/>
  <w15:commentEx w15:paraId="13F4FC21" w15:paraIdParent="48293A76" w15:done="0"/>
  <w15:commentEx w15:paraId="6D296B72" w15:done="0"/>
  <w15:commentEx w15:paraId="65592731" w15:done="0"/>
  <w15:commentEx w15:paraId="2B7A27F1" w15:paraIdParent="65592731" w15:done="0"/>
  <w15:commentEx w15:paraId="15D2C47D" w15:done="0"/>
  <w15:commentEx w15:paraId="29E49B50" w15:done="0"/>
  <w15:commentEx w15:paraId="5AFAE94A" w15:done="0"/>
  <w15:commentEx w15:paraId="45E26AF2" w15:done="0"/>
  <w15:commentEx w15:paraId="68E90CCA" w15:paraIdParent="45E26AF2" w15:done="0"/>
  <w15:commentEx w15:paraId="4250C762" w15:done="0"/>
  <w15:commentEx w15:paraId="372C57E8" w15:paraIdParent="4250C762" w15:done="0"/>
  <w15:commentEx w15:paraId="20DCB6BC" w15:done="0"/>
  <w15:commentEx w15:paraId="443F72F1" w15:done="0"/>
  <w15:commentEx w15:paraId="3A9CE3C3" w15:done="0"/>
  <w15:commentEx w15:paraId="0C8872D9" w15:paraIdParent="3A9CE3C3" w15:done="0"/>
  <w15:commentEx w15:paraId="756C8725" w15:done="0"/>
  <w15:commentEx w15:paraId="00B82445" w15:done="0"/>
  <w15:commentEx w15:paraId="5FF9511A" w15:done="0"/>
  <w15:commentEx w15:paraId="6F3E8023" w15:done="0"/>
  <w15:commentEx w15:paraId="4AF4E9D3" w15:done="0"/>
  <w15:commentEx w15:paraId="06789800" w15:done="0"/>
  <w15:commentEx w15:paraId="3BE8691F" w15:done="0"/>
  <w15:commentEx w15:paraId="74A20D02" w15:paraIdParent="3BE8691F" w15:done="0"/>
  <w15:commentEx w15:paraId="46DB57AB" w15:paraIdParent="3BE8691F" w15:done="0"/>
  <w15:commentEx w15:paraId="2E56708E" w15:done="0"/>
  <w15:commentEx w15:paraId="5D72B834" w15:done="0"/>
  <w15:commentEx w15:paraId="7E55A4BC"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6115F5A" w14:textId="77777777" w:rsidR="003B5817" w:rsidRDefault="003B5817">
      <w:pPr>
        <w:spacing w:after="0" w:line="240" w:lineRule="auto"/>
      </w:pPr>
      <w:r>
        <w:separator/>
      </w:r>
    </w:p>
  </w:endnote>
  <w:endnote w:type="continuationSeparator" w:id="0">
    <w:p w14:paraId="48593F2F" w14:textId="77777777" w:rsidR="003B5817" w:rsidRDefault="003B58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Calibri Light">
    <w:panose1 w:val="020F0302020204030204"/>
    <w:charset w:val="00"/>
    <w:family w:val="auto"/>
    <w:pitch w:val="variable"/>
    <w:sig w:usb0="A00002EF" w:usb1="4000207B" w:usb2="00000000" w:usb3="00000000" w:csb0="0000019F" w:csb1="00000000"/>
  </w:font>
  <w:font w:name="Tahoma">
    <w:panose1 w:val="020B0604030504040204"/>
    <w:charset w:val="00"/>
    <w:family w:val="auto"/>
    <w:pitch w:val="variable"/>
    <w:sig w:usb0="E1002EFF" w:usb1="C000605B" w:usb2="00000029" w:usb3="00000000" w:csb0="000101F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Cambria Math">
    <w:panose1 w:val="02040503050406030204"/>
    <w:charset w:val="00"/>
    <w:family w:val="auto"/>
    <w:pitch w:val="variable"/>
    <w:sig w:usb0="E00002FF" w:usb1="420024FF" w:usb2="00000000" w:usb3="00000000" w:csb0="0000019F" w:csb1="00000000"/>
  </w:font>
  <w:font w:name="MS Mincho">
    <w:panose1 w:val="02020609040205080304"/>
    <w:charset w:val="80"/>
    <w:family w:val="auto"/>
    <w:pitch w:val="variable"/>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1D3E" w14:textId="77777777" w:rsidR="003126F0" w:rsidRDefault="003126F0"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B25C2DF" w14:textId="77777777" w:rsidR="003126F0" w:rsidRDefault="003126F0" w:rsidP="00705B84">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0A84" w14:textId="730D5950" w:rsidR="003126F0" w:rsidRDefault="003126F0"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2B0757">
      <w:rPr>
        <w:rStyle w:val="PageNumber"/>
        <w:noProof/>
      </w:rPr>
      <w:t>23</w:t>
    </w:r>
    <w:r>
      <w:rPr>
        <w:rStyle w:val="PageNumber"/>
      </w:rPr>
      <w:fldChar w:fldCharType="end"/>
    </w:r>
  </w:p>
  <w:p w14:paraId="3F8F309C" w14:textId="77777777" w:rsidR="003126F0" w:rsidRDefault="003126F0" w:rsidP="00705B84">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080972F" w14:textId="77777777" w:rsidR="003B5817" w:rsidRDefault="003B5817">
      <w:pPr>
        <w:spacing w:after="0" w:line="240" w:lineRule="auto"/>
      </w:pPr>
      <w:r>
        <w:separator/>
      </w:r>
    </w:p>
  </w:footnote>
  <w:footnote w:type="continuationSeparator" w:id="0">
    <w:p w14:paraId="0F634BD6" w14:textId="77777777" w:rsidR="003B5817" w:rsidRDefault="003B5817">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9"/>
  </w:num>
  <w:num w:numId="3">
    <w:abstractNumId w:val="6"/>
  </w:num>
  <w:num w:numId="4">
    <w:abstractNumId w:val="8"/>
  </w:num>
  <w:num w:numId="5">
    <w:abstractNumId w:val="1"/>
  </w:num>
  <w:num w:numId="6">
    <w:abstractNumId w:val="2"/>
  </w:num>
  <w:num w:numId="7">
    <w:abstractNumId w:val="0"/>
  </w:num>
  <w:num w:numId="8">
    <w:abstractNumId w:val="5"/>
  </w:num>
  <w:num w:numId="9">
    <w:abstractNumId w:val="7"/>
  </w:num>
  <w:num w:numId="10">
    <w:abstractNumId w:val="4"/>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Ezzati, Majid">
    <w15:presenceInfo w15:providerId="None" w15:userId="Ezzati, Majid"/>
  </w15:person>
  <w15:person w15:author="Tamura-Wicks, Helen M">
    <w15:presenceInfo w15:providerId="AD" w15:userId="S-1-5-21-243037206-41955558-561332275-212623"/>
  </w15:person>
  <w15:person w15:author="Parks, Robbie M">
    <w15:presenceInfo w15:providerId="None" w15:userId="Parks, Robbie 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trackRevisions/>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20EE"/>
    <w:rsid w:val="00002A6D"/>
    <w:rsid w:val="00002D30"/>
    <w:rsid w:val="00003799"/>
    <w:rsid w:val="00003D82"/>
    <w:rsid w:val="0000416A"/>
    <w:rsid w:val="0000446B"/>
    <w:rsid w:val="00004888"/>
    <w:rsid w:val="00004B84"/>
    <w:rsid w:val="00004B85"/>
    <w:rsid w:val="00004F5B"/>
    <w:rsid w:val="00005365"/>
    <w:rsid w:val="000060C8"/>
    <w:rsid w:val="00006214"/>
    <w:rsid w:val="00011D62"/>
    <w:rsid w:val="00012A43"/>
    <w:rsid w:val="00012A91"/>
    <w:rsid w:val="00012E7D"/>
    <w:rsid w:val="00012FB9"/>
    <w:rsid w:val="0001322E"/>
    <w:rsid w:val="000135F4"/>
    <w:rsid w:val="0001432A"/>
    <w:rsid w:val="00015AFF"/>
    <w:rsid w:val="00016713"/>
    <w:rsid w:val="0001712A"/>
    <w:rsid w:val="000177DB"/>
    <w:rsid w:val="000210D1"/>
    <w:rsid w:val="000212F9"/>
    <w:rsid w:val="0002178B"/>
    <w:rsid w:val="00021BDE"/>
    <w:rsid w:val="000237D9"/>
    <w:rsid w:val="00023FB5"/>
    <w:rsid w:val="000246AA"/>
    <w:rsid w:val="000259CD"/>
    <w:rsid w:val="00025CAF"/>
    <w:rsid w:val="00026162"/>
    <w:rsid w:val="0002782B"/>
    <w:rsid w:val="00027DFE"/>
    <w:rsid w:val="00027F75"/>
    <w:rsid w:val="00030C36"/>
    <w:rsid w:val="00031324"/>
    <w:rsid w:val="000331F8"/>
    <w:rsid w:val="0003365F"/>
    <w:rsid w:val="000338D0"/>
    <w:rsid w:val="00033DDF"/>
    <w:rsid w:val="00034610"/>
    <w:rsid w:val="00034AA3"/>
    <w:rsid w:val="00034AC0"/>
    <w:rsid w:val="0003657E"/>
    <w:rsid w:val="000372D3"/>
    <w:rsid w:val="00040054"/>
    <w:rsid w:val="00040D7A"/>
    <w:rsid w:val="00040FE5"/>
    <w:rsid w:val="0004250C"/>
    <w:rsid w:val="00042FB2"/>
    <w:rsid w:val="0004316E"/>
    <w:rsid w:val="00043D68"/>
    <w:rsid w:val="00044630"/>
    <w:rsid w:val="00044D40"/>
    <w:rsid w:val="00045CC4"/>
    <w:rsid w:val="00046D2C"/>
    <w:rsid w:val="00047A51"/>
    <w:rsid w:val="00047AE4"/>
    <w:rsid w:val="000512E4"/>
    <w:rsid w:val="00051433"/>
    <w:rsid w:val="0005183C"/>
    <w:rsid w:val="00051A12"/>
    <w:rsid w:val="0005321C"/>
    <w:rsid w:val="00053283"/>
    <w:rsid w:val="000541E2"/>
    <w:rsid w:val="000543FC"/>
    <w:rsid w:val="000545FB"/>
    <w:rsid w:val="00054AB7"/>
    <w:rsid w:val="00055B65"/>
    <w:rsid w:val="00061E82"/>
    <w:rsid w:val="000632BD"/>
    <w:rsid w:val="00064EEB"/>
    <w:rsid w:val="000651A2"/>
    <w:rsid w:val="00065E50"/>
    <w:rsid w:val="0006625F"/>
    <w:rsid w:val="000663B0"/>
    <w:rsid w:val="00066C53"/>
    <w:rsid w:val="00066D9C"/>
    <w:rsid w:val="00067038"/>
    <w:rsid w:val="00067319"/>
    <w:rsid w:val="00067984"/>
    <w:rsid w:val="00067A04"/>
    <w:rsid w:val="00067A14"/>
    <w:rsid w:val="000702D8"/>
    <w:rsid w:val="000711BB"/>
    <w:rsid w:val="000732FB"/>
    <w:rsid w:val="00073B07"/>
    <w:rsid w:val="00073C2A"/>
    <w:rsid w:val="00073F1B"/>
    <w:rsid w:val="000752A7"/>
    <w:rsid w:val="00075501"/>
    <w:rsid w:val="000765BB"/>
    <w:rsid w:val="00077792"/>
    <w:rsid w:val="000818D3"/>
    <w:rsid w:val="000819BC"/>
    <w:rsid w:val="00082C81"/>
    <w:rsid w:val="0008315C"/>
    <w:rsid w:val="0008437C"/>
    <w:rsid w:val="000844F7"/>
    <w:rsid w:val="00085345"/>
    <w:rsid w:val="0008595D"/>
    <w:rsid w:val="00085A4E"/>
    <w:rsid w:val="0008612A"/>
    <w:rsid w:val="00086317"/>
    <w:rsid w:val="00087CF0"/>
    <w:rsid w:val="0009095B"/>
    <w:rsid w:val="00090A3A"/>
    <w:rsid w:val="00091721"/>
    <w:rsid w:val="00091B94"/>
    <w:rsid w:val="00091E48"/>
    <w:rsid w:val="00092224"/>
    <w:rsid w:val="000929B0"/>
    <w:rsid w:val="000937AB"/>
    <w:rsid w:val="000938C0"/>
    <w:rsid w:val="00093E1B"/>
    <w:rsid w:val="00093F25"/>
    <w:rsid w:val="00094F74"/>
    <w:rsid w:val="00095490"/>
    <w:rsid w:val="00095915"/>
    <w:rsid w:val="00095F25"/>
    <w:rsid w:val="000962A3"/>
    <w:rsid w:val="00097348"/>
    <w:rsid w:val="000A084D"/>
    <w:rsid w:val="000A0A5E"/>
    <w:rsid w:val="000A1061"/>
    <w:rsid w:val="000A1F07"/>
    <w:rsid w:val="000A2462"/>
    <w:rsid w:val="000A2637"/>
    <w:rsid w:val="000A38D2"/>
    <w:rsid w:val="000A4BC4"/>
    <w:rsid w:val="000A5ABC"/>
    <w:rsid w:val="000A6108"/>
    <w:rsid w:val="000A6BC8"/>
    <w:rsid w:val="000A6C26"/>
    <w:rsid w:val="000B0766"/>
    <w:rsid w:val="000B0D4A"/>
    <w:rsid w:val="000B1E93"/>
    <w:rsid w:val="000B3932"/>
    <w:rsid w:val="000B49C7"/>
    <w:rsid w:val="000B523F"/>
    <w:rsid w:val="000B57F2"/>
    <w:rsid w:val="000B5BB0"/>
    <w:rsid w:val="000B5D70"/>
    <w:rsid w:val="000B634E"/>
    <w:rsid w:val="000B6495"/>
    <w:rsid w:val="000B7625"/>
    <w:rsid w:val="000B7A12"/>
    <w:rsid w:val="000B7F6A"/>
    <w:rsid w:val="000C36FE"/>
    <w:rsid w:val="000C3F6D"/>
    <w:rsid w:val="000C6935"/>
    <w:rsid w:val="000C7277"/>
    <w:rsid w:val="000C791A"/>
    <w:rsid w:val="000C79CE"/>
    <w:rsid w:val="000C7E66"/>
    <w:rsid w:val="000D10D8"/>
    <w:rsid w:val="000D1253"/>
    <w:rsid w:val="000D2919"/>
    <w:rsid w:val="000D3380"/>
    <w:rsid w:val="000D5E5E"/>
    <w:rsid w:val="000D7491"/>
    <w:rsid w:val="000D7718"/>
    <w:rsid w:val="000E0A8A"/>
    <w:rsid w:val="000E0B58"/>
    <w:rsid w:val="000E0B8D"/>
    <w:rsid w:val="000E1DDA"/>
    <w:rsid w:val="000E2FBB"/>
    <w:rsid w:val="000E4726"/>
    <w:rsid w:val="000E48D7"/>
    <w:rsid w:val="000E49E0"/>
    <w:rsid w:val="000E6236"/>
    <w:rsid w:val="000F09F9"/>
    <w:rsid w:val="000F0C79"/>
    <w:rsid w:val="000F1035"/>
    <w:rsid w:val="000F1DF7"/>
    <w:rsid w:val="000F3189"/>
    <w:rsid w:val="000F3D7A"/>
    <w:rsid w:val="000F503A"/>
    <w:rsid w:val="000F58BA"/>
    <w:rsid w:val="000F5DC3"/>
    <w:rsid w:val="000F6677"/>
    <w:rsid w:val="00100327"/>
    <w:rsid w:val="00100FF8"/>
    <w:rsid w:val="00101D5D"/>
    <w:rsid w:val="00102040"/>
    <w:rsid w:val="00102EE5"/>
    <w:rsid w:val="00104231"/>
    <w:rsid w:val="0010440D"/>
    <w:rsid w:val="00105420"/>
    <w:rsid w:val="00105569"/>
    <w:rsid w:val="00105731"/>
    <w:rsid w:val="0010581C"/>
    <w:rsid w:val="001063E9"/>
    <w:rsid w:val="00107C70"/>
    <w:rsid w:val="00110568"/>
    <w:rsid w:val="00111694"/>
    <w:rsid w:val="00112077"/>
    <w:rsid w:val="001121F5"/>
    <w:rsid w:val="00112CB4"/>
    <w:rsid w:val="00112F7C"/>
    <w:rsid w:val="00113023"/>
    <w:rsid w:val="00113FD5"/>
    <w:rsid w:val="00115F35"/>
    <w:rsid w:val="0011649A"/>
    <w:rsid w:val="001167CB"/>
    <w:rsid w:val="001171AC"/>
    <w:rsid w:val="00120F44"/>
    <w:rsid w:val="00122769"/>
    <w:rsid w:val="00123D04"/>
    <w:rsid w:val="001242F1"/>
    <w:rsid w:val="00124496"/>
    <w:rsid w:val="00124F13"/>
    <w:rsid w:val="001266B6"/>
    <w:rsid w:val="001273EA"/>
    <w:rsid w:val="0012798D"/>
    <w:rsid w:val="001279A6"/>
    <w:rsid w:val="00130C47"/>
    <w:rsid w:val="00130EA5"/>
    <w:rsid w:val="00130F9A"/>
    <w:rsid w:val="00131404"/>
    <w:rsid w:val="00131442"/>
    <w:rsid w:val="00131AE8"/>
    <w:rsid w:val="00132C6C"/>
    <w:rsid w:val="0013308F"/>
    <w:rsid w:val="001343C0"/>
    <w:rsid w:val="00136284"/>
    <w:rsid w:val="00141129"/>
    <w:rsid w:val="00141E26"/>
    <w:rsid w:val="00143E18"/>
    <w:rsid w:val="00145784"/>
    <w:rsid w:val="00145E04"/>
    <w:rsid w:val="00145FEB"/>
    <w:rsid w:val="0014646A"/>
    <w:rsid w:val="00146A44"/>
    <w:rsid w:val="00146E70"/>
    <w:rsid w:val="00146F26"/>
    <w:rsid w:val="001505CF"/>
    <w:rsid w:val="00151901"/>
    <w:rsid w:val="001519F2"/>
    <w:rsid w:val="00152658"/>
    <w:rsid w:val="00152F5E"/>
    <w:rsid w:val="00156958"/>
    <w:rsid w:val="00156FC7"/>
    <w:rsid w:val="0016077E"/>
    <w:rsid w:val="00160AE2"/>
    <w:rsid w:val="00161E98"/>
    <w:rsid w:val="00162988"/>
    <w:rsid w:val="00162F6E"/>
    <w:rsid w:val="0016379A"/>
    <w:rsid w:val="00165B58"/>
    <w:rsid w:val="0016666B"/>
    <w:rsid w:val="001668BC"/>
    <w:rsid w:val="00166F4A"/>
    <w:rsid w:val="0016714C"/>
    <w:rsid w:val="0016746F"/>
    <w:rsid w:val="00167A90"/>
    <w:rsid w:val="00167FBF"/>
    <w:rsid w:val="0017106C"/>
    <w:rsid w:val="00171799"/>
    <w:rsid w:val="001734E9"/>
    <w:rsid w:val="00174BA9"/>
    <w:rsid w:val="00174FAE"/>
    <w:rsid w:val="001754B1"/>
    <w:rsid w:val="00176529"/>
    <w:rsid w:val="00176845"/>
    <w:rsid w:val="0017687E"/>
    <w:rsid w:val="00176D12"/>
    <w:rsid w:val="0017784F"/>
    <w:rsid w:val="001805FD"/>
    <w:rsid w:val="00180791"/>
    <w:rsid w:val="00180945"/>
    <w:rsid w:val="001810A3"/>
    <w:rsid w:val="0018191A"/>
    <w:rsid w:val="00181C14"/>
    <w:rsid w:val="00182817"/>
    <w:rsid w:val="0018293F"/>
    <w:rsid w:val="00182A4C"/>
    <w:rsid w:val="00182DA9"/>
    <w:rsid w:val="0018328F"/>
    <w:rsid w:val="00185879"/>
    <w:rsid w:val="001876DA"/>
    <w:rsid w:val="00190108"/>
    <w:rsid w:val="001910F8"/>
    <w:rsid w:val="0019142A"/>
    <w:rsid w:val="00192959"/>
    <w:rsid w:val="00194696"/>
    <w:rsid w:val="00194A92"/>
    <w:rsid w:val="001956B1"/>
    <w:rsid w:val="0019644B"/>
    <w:rsid w:val="00196C4A"/>
    <w:rsid w:val="00196C5E"/>
    <w:rsid w:val="00196E66"/>
    <w:rsid w:val="001A1F00"/>
    <w:rsid w:val="001A251A"/>
    <w:rsid w:val="001A2BB2"/>
    <w:rsid w:val="001A330C"/>
    <w:rsid w:val="001A3594"/>
    <w:rsid w:val="001A3870"/>
    <w:rsid w:val="001A3A57"/>
    <w:rsid w:val="001A4AD3"/>
    <w:rsid w:val="001A505D"/>
    <w:rsid w:val="001A545E"/>
    <w:rsid w:val="001A59CB"/>
    <w:rsid w:val="001A5AD8"/>
    <w:rsid w:val="001A74D3"/>
    <w:rsid w:val="001A7900"/>
    <w:rsid w:val="001B07C8"/>
    <w:rsid w:val="001B0FEB"/>
    <w:rsid w:val="001B1614"/>
    <w:rsid w:val="001B1822"/>
    <w:rsid w:val="001B225E"/>
    <w:rsid w:val="001B23D1"/>
    <w:rsid w:val="001B246F"/>
    <w:rsid w:val="001B2BE0"/>
    <w:rsid w:val="001B31F4"/>
    <w:rsid w:val="001B365D"/>
    <w:rsid w:val="001B41BA"/>
    <w:rsid w:val="001B4AE9"/>
    <w:rsid w:val="001B5646"/>
    <w:rsid w:val="001B5CF0"/>
    <w:rsid w:val="001B7D9F"/>
    <w:rsid w:val="001B7FB3"/>
    <w:rsid w:val="001C1104"/>
    <w:rsid w:val="001C157D"/>
    <w:rsid w:val="001C1730"/>
    <w:rsid w:val="001C2178"/>
    <w:rsid w:val="001C250A"/>
    <w:rsid w:val="001C2D6F"/>
    <w:rsid w:val="001C38C2"/>
    <w:rsid w:val="001C3E28"/>
    <w:rsid w:val="001C540F"/>
    <w:rsid w:val="001C608C"/>
    <w:rsid w:val="001C613C"/>
    <w:rsid w:val="001C61A2"/>
    <w:rsid w:val="001C658C"/>
    <w:rsid w:val="001D01A6"/>
    <w:rsid w:val="001D0A2C"/>
    <w:rsid w:val="001D0D5E"/>
    <w:rsid w:val="001D1463"/>
    <w:rsid w:val="001D21BD"/>
    <w:rsid w:val="001D2501"/>
    <w:rsid w:val="001D2D90"/>
    <w:rsid w:val="001D2E79"/>
    <w:rsid w:val="001D341F"/>
    <w:rsid w:val="001D36DD"/>
    <w:rsid w:val="001D450B"/>
    <w:rsid w:val="001D5083"/>
    <w:rsid w:val="001D52C0"/>
    <w:rsid w:val="001D54A6"/>
    <w:rsid w:val="001D5918"/>
    <w:rsid w:val="001D6E21"/>
    <w:rsid w:val="001D78FC"/>
    <w:rsid w:val="001D7BA9"/>
    <w:rsid w:val="001E0F71"/>
    <w:rsid w:val="001E0FAC"/>
    <w:rsid w:val="001E184E"/>
    <w:rsid w:val="001E298C"/>
    <w:rsid w:val="001E2DDB"/>
    <w:rsid w:val="001E5C03"/>
    <w:rsid w:val="001E5CD7"/>
    <w:rsid w:val="001E611A"/>
    <w:rsid w:val="001E6FA9"/>
    <w:rsid w:val="001E738D"/>
    <w:rsid w:val="001E73A0"/>
    <w:rsid w:val="001E7732"/>
    <w:rsid w:val="001F0274"/>
    <w:rsid w:val="001F07A4"/>
    <w:rsid w:val="001F0FFF"/>
    <w:rsid w:val="001F3665"/>
    <w:rsid w:val="001F37C4"/>
    <w:rsid w:val="001F4153"/>
    <w:rsid w:val="001F45F1"/>
    <w:rsid w:val="001F475B"/>
    <w:rsid w:val="001F5256"/>
    <w:rsid w:val="001F5A2E"/>
    <w:rsid w:val="001F6E49"/>
    <w:rsid w:val="001F704E"/>
    <w:rsid w:val="001F7DDE"/>
    <w:rsid w:val="002001DE"/>
    <w:rsid w:val="002016BA"/>
    <w:rsid w:val="00202290"/>
    <w:rsid w:val="00203599"/>
    <w:rsid w:val="0020482E"/>
    <w:rsid w:val="0020498A"/>
    <w:rsid w:val="0020532C"/>
    <w:rsid w:val="00205AEF"/>
    <w:rsid w:val="00206A3E"/>
    <w:rsid w:val="00206EE5"/>
    <w:rsid w:val="00207B14"/>
    <w:rsid w:val="00207F3E"/>
    <w:rsid w:val="002126B3"/>
    <w:rsid w:val="0021306D"/>
    <w:rsid w:val="002136E5"/>
    <w:rsid w:val="002166AE"/>
    <w:rsid w:val="00216745"/>
    <w:rsid w:val="002172DD"/>
    <w:rsid w:val="00217529"/>
    <w:rsid w:val="00217F61"/>
    <w:rsid w:val="00220930"/>
    <w:rsid w:val="00220C4B"/>
    <w:rsid w:val="00221A47"/>
    <w:rsid w:val="00222168"/>
    <w:rsid w:val="002231AC"/>
    <w:rsid w:val="00223D8A"/>
    <w:rsid w:val="002242C8"/>
    <w:rsid w:val="00225657"/>
    <w:rsid w:val="00226B11"/>
    <w:rsid w:val="0022709B"/>
    <w:rsid w:val="00227BD9"/>
    <w:rsid w:val="00227D5B"/>
    <w:rsid w:val="0023102E"/>
    <w:rsid w:val="002322ED"/>
    <w:rsid w:val="00232690"/>
    <w:rsid w:val="00233082"/>
    <w:rsid w:val="00233194"/>
    <w:rsid w:val="0023343A"/>
    <w:rsid w:val="002339FB"/>
    <w:rsid w:val="00233C77"/>
    <w:rsid w:val="00234E19"/>
    <w:rsid w:val="00235035"/>
    <w:rsid w:val="002351FA"/>
    <w:rsid w:val="00235CE2"/>
    <w:rsid w:val="00236869"/>
    <w:rsid w:val="00237B6F"/>
    <w:rsid w:val="00237CD0"/>
    <w:rsid w:val="0024077D"/>
    <w:rsid w:val="00240A26"/>
    <w:rsid w:val="00241289"/>
    <w:rsid w:val="002412E5"/>
    <w:rsid w:val="002414E9"/>
    <w:rsid w:val="0024175D"/>
    <w:rsid w:val="0024198F"/>
    <w:rsid w:val="0024218D"/>
    <w:rsid w:val="00242F17"/>
    <w:rsid w:val="00243549"/>
    <w:rsid w:val="00243E2C"/>
    <w:rsid w:val="002452E3"/>
    <w:rsid w:val="0024593C"/>
    <w:rsid w:val="00246B2D"/>
    <w:rsid w:val="0025016C"/>
    <w:rsid w:val="00250C33"/>
    <w:rsid w:val="00252185"/>
    <w:rsid w:val="002522D1"/>
    <w:rsid w:val="00252CB9"/>
    <w:rsid w:val="0025351B"/>
    <w:rsid w:val="002541F6"/>
    <w:rsid w:val="002545CA"/>
    <w:rsid w:val="00254B2A"/>
    <w:rsid w:val="00255125"/>
    <w:rsid w:val="002554A9"/>
    <w:rsid w:val="002554C0"/>
    <w:rsid w:val="0025682D"/>
    <w:rsid w:val="00257B8E"/>
    <w:rsid w:val="0026033D"/>
    <w:rsid w:val="0026048D"/>
    <w:rsid w:val="00260B02"/>
    <w:rsid w:val="00261076"/>
    <w:rsid w:val="002611BE"/>
    <w:rsid w:val="0026224F"/>
    <w:rsid w:val="00262BC5"/>
    <w:rsid w:val="00263DC1"/>
    <w:rsid w:val="00263F7E"/>
    <w:rsid w:val="00264EE8"/>
    <w:rsid w:val="00266F8F"/>
    <w:rsid w:val="002673A2"/>
    <w:rsid w:val="00267A9F"/>
    <w:rsid w:val="00273273"/>
    <w:rsid w:val="002733F3"/>
    <w:rsid w:val="002736F5"/>
    <w:rsid w:val="00273FC0"/>
    <w:rsid w:val="00274FC3"/>
    <w:rsid w:val="002754D2"/>
    <w:rsid w:val="00277143"/>
    <w:rsid w:val="002773C7"/>
    <w:rsid w:val="00280E5B"/>
    <w:rsid w:val="00281454"/>
    <w:rsid w:val="00283C48"/>
    <w:rsid w:val="00283E06"/>
    <w:rsid w:val="00284EE0"/>
    <w:rsid w:val="002855D6"/>
    <w:rsid w:val="00285791"/>
    <w:rsid w:val="00287584"/>
    <w:rsid w:val="00290E98"/>
    <w:rsid w:val="00292A75"/>
    <w:rsid w:val="0029420D"/>
    <w:rsid w:val="00294C1D"/>
    <w:rsid w:val="002953F0"/>
    <w:rsid w:val="00295451"/>
    <w:rsid w:val="002964A1"/>
    <w:rsid w:val="00296A5E"/>
    <w:rsid w:val="00297C0C"/>
    <w:rsid w:val="002A0C66"/>
    <w:rsid w:val="002A0D68"/>
    <w:rsid w:val="002A17EC"/>
    <w:rsid w:val="002A2B91"/>
    <w:rsid w:val="002A2B94"/>
    <w:rsid w:val="002A2FF6"/>
    <w:rsid w:val="002A4698"/>
    <w:rsid w:val="002A4CEA"/>
    <w:rsid w:val="002A4FB3"/>
    <w:rsid w:val="002A5534"/>
    <w:rsid w:val="002A58AD"/>
    <w:rsid w:val="002A658E"/>
    <w:rsid w:val="002A7720"/>
    <w:rsid w:val="002A772A"/>
    <w:rsid w:val="002B0757"/>
    <w:rsid w:val="002B2E37"/>
    <w:rsid w:val="002B40EE"/>
    <w:rsid w:val="002B42BF"/>
    <w:rsid w:val="002B5115"/>
    <w:rsid w:val="002B5412"/>
    <w:rsid w:val="002B7879"/>
    <w:rsid w:val="002B7F08"/>
    <w:rsid w:val="002C0846"/>
    <w:rsid w:val="002C1B3A"/>
    <w:rsid w:val="002C2D96"/>
    <w:rsid w:val="002C4371"/>
    <w:rsid w:val="002C4C73"/>
    <w:rsid w:val="002C5217"/>
    <w:rsid w:val="002C5765"/>
    <w:rsid w:val="002C5BFE"/>
    <w:rsid w:val="002C6259"/>
    <w:rsid w:val="002C7237"/>
    <w:rsid w:val="002C78AF"/>
    <w:rsid w:val="002C7D8D"/>
    <w:rsid w:val="002D1682"/>
    <w:rsid w:val="002D1F5C"/>
    <w:rsid w:val="002D23EC"/>
    <w:rsid w:val="002D24E6"/>
    <w:rsid w:val="002D2A7C"/>
    <w:rsid w:val="002D3368"/>
    <w:rsid w:val="002D45B8"/>
    <w:rsid w:val="002D4EED"/>
    <w:rsid w:val="002D7AC2"/>
    <w:rsid w:val="002E0397"/>
    <w:rsid w:val="002E2D77"/>
    <w:rsid w:val="002E33EC"/>
    <w:rsid w:val="002E3961"/>
    <w:rsid w:val="002E3F81"/>
    <w:rsid w:val="002E44F0"/>
    <w:rsid w:val="002E4C60"/>
    <w:rsid w:val="002E4CDE"/>
    <w:rsid w:val="002E4DE2"/>
    <w:rsid w:val="002E4FAE"/>
    <w:rsid w:val="002E5598"/>
    <w:rsid w:val="002E6923"/>
    <w:rsid w:val="002E7D09"/>
    <w:rsid w:val="002F11FA"/>
    <w:rsid w:val="002F14D2"/>
    <w:rsid w:val="002F2478"/>
    <w:rsid w:val="002F2B80"/>
    <w:rsid w:val="002F39C9"/>
    <w:rsid w:val="002F3DCF"/>
    <w:rsid w:val="002F3F68"/>
    <w:rsid w:val="002F4658"/>
    <w:rsid w:val="002F47DF"/>
    <w:rsid w:val="002F49F5"/>
    <w:rsid w:val="002F4A6E"/>
    <w:rsid w:val="002F4DC5"/>
    <w:rsid w:val="002F512B"/>
    <w:rsid w:val="002F5FDC"/>
    <w:rsid w:val="002F6A0C"/>
    <w:rsid w:val="002F6D34"/>
    <w:rsid w:val="002F7093"/>
    <w:rsid w:val="002F753E"/>
    <w:rsid w:val="003007A1"/>
    <w:rsid w:val="00300CD8"/>
    <w:rsid w:val="003015D6"/>
    <w:rsid w:val="003018AC"/>
    <w:rsid w:val="003030BF"/>
    <w:rsid w:val="00303180"/>
    <w:rsid w:val="00304262"/>
    <w:rsid w:val="00305856"/>
    <w:rsid w:val="0030587D"/>
    <w:rsid w:val="00306685"/>
    <w:rsid w:val="00306763"/>
    <w:rsid w:val="003075B4"/>
    <w:rsid w:val="003108C5"/>
    <w:rsid w:val="00310C65"/>
    <w:rsid w:val="003116E1"/>
    <w:rsid w:val="003126F0"/>
    <w:rsid w:val="00312E9A"/>
    <w:rsid w:val="003141A2"/>
    <w:rsid w:val="0031463F"/>
    <w:rsid w:val="0031601F"/>
    <w:rsid w:val="003161F2"/>
    <w:rsid w:val="003165B1"/>
    <w:rsid w:val="00317024"/>
    <w:rsid w:val="003171DD"/>
    <w:rsid w:val="00317407"/>
    <w:rsid w:val="00317BE3"/>
    <w:rsid w:val="00321373"/>
    <w:rsid w:val="00321590"/>
    <w:rsid w:val="00321DA9"/>
    <w:rsid w:val="0032273D"/>
    <w:rsid w:val="00322794"/>
    <w:rsid w:val="00322B2B"/>
    <w:rsid w:val="003231BD"/>
    <w:rsid w:val="003239BA"/>
    <w:rsid w:val="003257F8"/>
    <w:rsid w:val="00325C23"/>
    <w:rsid w:val="00327C97"/>
    <w:rsid w:val="003301C2"/>
    <w:rsid w:val="00332383"/>
    <w:rsid w:val="0033298B"/>
    <w:rsid w:val="0033375D"/>
    <w:rsid w:val="003340AF"/>
    <w:rsid w:val="00334A02"/>
    <w:rsid w:val="00334A3C"/>
    <w:rsid w:val="00334F2A"/>
    <w:rsid w:val="00335B57"/>
    <w:rsid w:val="00345A02"/>
    <w:rsid w:val="003462A6"/>
    <w:rsid w:val="003464A7"/>
    <w:rsid w:val="003467F3"/>
    <w:rsid w:val="00347A19"/>
    <w:rsid w:val="00347B7D"/>
    <w:rsid w:val="00350B39"/>
    <w:rsid w:val="00352D62"/>
    <w:rsid w:val="003530D4"/>
    <w:rsid w:val="00353D25"/>
    <w:rsid w:val="003542CE"/>
    <w:rsid w:val="00356025"/>
    <w:rsid w:val="0035659D"/>
    <w:rsid w:val="00357A10"/>
    <w:rsid w:val="00357D07"/>
    <w:rsid w:val="00357D26"/>
    <w:rsid w:val="00360A89"/>
    <w:rsid w:val="0036143F"/>
    <w:rsid w:val="003625E9"/>
    <w:rsid w:val="00362889"/>
    <w:rsid w:val="0036365A"/>
    <w:rsid w:val="00363A45"/>
    <w:rsid w:val="00364E5E"/>
    <w:rsid w:val="00365F79"/>
    <w:rsid w:val="0036664E"/>
    <w:rsid w:val="00367067"/>
    <w:rsid w:val="00370A14"/>
    <w:rsid w:val="00373407"/>
    <w:rsid w:val="00373ACD"/>
    <w:rsid w:val="003747E1"/>
    <w:rsid w:val="0037567B"/>
    <w:rsid w:val="00376963"/>
    <w:rsid w:val="00376EFE"/>
    <w:rsid w:val="003770F7"/>
    <w:rsid w:val="003774B4"/>
    <w:rsid w:val="00377557"/>
    <w:rsid w:val="00377DAC"/>
    <w:rsid w:val="003800D1"/>
    <w:rsid w:val="00380F48"/>
    <w:rsid w:val="00381B16"/>
    <w:rsid w:val="003822BB"/>
    <w:rsid w:val="003830D8"/>
    <w:rsid w:val="003841EC"/>
    <w:rsid w:val="00384336"/>
    <w:rsid w:val="00384AC9"/>
    <w:rsid w:val="00385306"/>
    <w:rsid w:val="00386251"/>
    <w:rsid w:val="003874DB"/>
    <w:rsid w:val="00387781"/>
    <w:rsid w:val="003906BD"/>
    <w:rsid w:val="00390950"/>
    <w:rsid w:val="0039106C"/>
    <w:rsid w:val="00391807"/>
    <w:rsid w:val="00392C44"/>
    <w:rsid w:val="00392CC0"/>
    <w:rsid w:val="003939B4"/>
    <w:rsid w:val="00394D30"/>
    <w:rsid w:val="00395BA5"/>
    <w:rsid w:val="00395CB4"/>
    <w:rsid w:val="00396351"/>
    <w:rsid w:val="0039751B"/>
    <w:rsid w:val="0039796B"/>
    <w:rsid w:val="003A006B"/>
    <w:rsid w:val="003A02EB"/>
    <w:rsid w:val="003A239F"/>
    <w:rsid w:val="003A3A3F"/>
    <w:rsid w:val="003A3DF2"/>
    <w:rsid w:val="003A4583"/>
    <w:rsid w:val="003A470E"/>
    <w:rsid w:val="003A52B4"/>
    <w:rsid w:val="003A5B07"/>
    <w:rsid w:val="003A6601"/>
    <w:rsid w:val="003A6E74"/>
    <w:rsid w:val="003A7C72"/>
    <w:rsid w:val="003B1420"/>
    <w:rsid w:val="003B1470"/>
    <w:rsid w:val="003B22D7"/>
    <w:rsid w:val="003B2A22"/>
    <w:rsid w:val="003B3A5E"/>
    <w:rsid w:val="003B456F"/>
    <w:rsid w:val="003B5817"/>
    <w:rsid w:val="003B71FE"/>
    <w:rsid w:val="003C0448"/>
    <w:rsid w:val="003C153C"/>
    <w:rsid w:val="003C1C54"/>
    <w:rsid w:val="003C214C"/>
    <w:rsid w:val="003C28C6"/>
    <w:rsid w:val="003C32BB"/>
    <w:rsid w:val="003C34DC"/>
    <w:rsid w:val="003C363E"/>
    <w:rsid w:val="003C3DF4"/>
    <w:rsid w:val="003C46F0"/>
    <w:rsid w:val="003C4FE4"/>
    <w:rsid w:val="003C52FC"/>
    <w:rsid w:val="003C6C93"/>
    <w:rsid w:val="003C7830"/>
    <w:rsid w:val="003C7D02"/>
    <w:rsid w:val="003D0A6C"/>
    <w:rsid w:val="003D1392"/>
    <w:rsid w:val="003D20F2"/>
    <w:rsid w:val="003D4196"/>
    <w:rsid w:val="003D6226"/>
    <w:rsid w:val="003D71A7"/>
    <w:rsid w:val="003E140C"/>
    <w:rsid w:val="003E1981"/>
    <w:rsid w:val="003E1EF4"/>
    <w:rsid w:val="003E296F"/>
    <w:rsid w:val="003E2E6E"/>
    <w:rsid w:val="003E2F68"/>
    <w:rsid w:val="003E31E1"/>
    <w:rsid w:val="003E383D"/>
    <w:rsid w:val="003E45E6"/>
    <w:rsid w:val="003E4B21"/>
    <w:rsid w:val="003E5691"/>
    <w:rsid w:val="003E664F"/>
    <w:rsid w:val="003E78CA"/>
    <w:rsid w:val="003F197D"/>
    <w:rsid w:val="003F1BCE"/>
    <w:rsid w:val="003F1E76"/>
    <w:rsid w:val="003F22B3"/>
    <w:rsid w:val="003F25C7"/>
    <w:rsid w:val="003F2DE8"/>
    <w:rsid w:val="003F383A"/>
    <w:rsid w:val="003F4B5A"/>
    <w:rsid w:val="003F50A5"/>
    <w:rsid w:val="003F55E2"/>
    <w:rsid w:val="003F5A68"/>
    <w:rsid w:val="003F5F47"/>
    <w:rsid w:val="003F66F7"/>
    <w:rsid w:val="003F6983"/>
    <w:rsid w:val="003F7230"/>
    <w:rsid w:val="003F75AF"/>
    <w:rsid w:val="004000D5"/>
    <w:rsid w:val="004001DC"/>
    <w:rsid w:val="00400851"/>
    <w:rsid w:val="0040113C"/>
    <w:rsid w:val="004018CB"/>
    <w:rsid w:val="00401E00"/>
    <w:rsid w:val="00402519"/>
    <w:rsid w:val="0040261A"/>
    <w:rsid w:val="00402D6F"/>
    <w:rsid w:val="0040311B"/>
    <w:rsid w:val="00403D93"/>
    <w:rsid w:val="0040449F"/>
    <w:rsid w:val="0040623A"/>
    <w:rsid w:val="00406943"/>
    <w:rsid w:val="00406F06"/>
    <w:rsid w:val="00407942"/>
    <w:rsid w:val="00410654"/>
    <w:rsid w:val="00411019"/>
    <w:rsid w:val="0041265F"/>
    <w:rsid w:val="0041272D"/>
    <w:rsid w:val="004127F2"/>
    <w:rsid w:val="00413062"/>
    <w:rsid w:val="004163E8"/>
    <w:rsid w:val="00416A32"/>
    <w:rsid w:val="00416B2F"/>
    <w:rsid w:val="00420EA0"/>
    <w:rsid w:val="00422A12"/>
    <w:rsid w:val="00422D34"/>
    <w:rsid w:val="00423243"/>
    <w:rsid w:val="00426492"/>
    <w:rsid w:val="004264D7"/>
    <w:rsid w:val="00426BE3"/>
    <w:rsid w:val="00427EA4"/>
    <w:rsid w:val="00430B68"/>
    <w:rsid w:val="004312AF"/>
    <w:rsid w:val="004313A3"/>
    <w:rsid w:val="00431E3F"/>
    <w:rsid w:val="00431E5E"/>
    <w:rsid w:val="004337CB"/>
    <w:rsid w:val="00433EDB"/>
    <w:rsid w:val="00434C0F"/>
    <w:rsid w:val="00434F33"/>
    <w:rsid w:val="00436EFD"/>
    <w:rsid w:val="00440177"/>
    <w:rsid w:val="00442AF2"/>
    <w:rsid w:val="00443AA8"/>
    <w:rsid w:val="00445372"/>
    <w:rsid w:val="004453B7"/>
    <w:rsid w:val="004455F1"/>
    <w:rsid w:val="004468EB"/>
    <w:rsid w:val="00446A46"/>
    <w:rsid w:val="00447BDD"/>
    <w:rsid w:val="004508FE"/>
    <w:rsid w:val="00450FA1"/>
    <w:rsid w:val="00451021"/>
    <w:rsid w:val="00452C20"/>
    <w:rsid w:val="00452DCF"/>
    <w:rsid w:val="00453854"/>
    <w:rsid w:val="00453A9A"/>
    <w:rsid w:val="004556E7"/>
    <w:rsid w:val="00455EC1"/>
    <w:rsid w:val="004565A9"/>
    <w:rsid w:val="004566FC"/>
    <w:rsid w:val="004571FF"/>
    <w:rsid w:val="00457B55"/>
    <w:rsid w:val="0046002E"/>
    <w:rsid w:val="00461017"/>
    <w:rsid w:val="004610E6"/>
    <w:rsid w:val="004613C7"/>
    <w:rsid w:val="00461892"/>
    <w:rsid w:val="00462AFB"/>
    <w:rsid w:val="00462CD5"/>
    <w:rsid w:val="00463270"/>
    <w:rsid w:val="00463A1C"/>
    <w:rsid w:val="00464B7F"/>
    <w:rsid w:val="004663B7"/>
    <w:rsid w:val="00466690"/>
    <w:rsid w:val="00466764"/>
    <w:rsid w:val="004668F4"/>
    <w:rsid w:val="00466E86"/>
    <w:rsid w:val="00467302"/>
    <w:rsid w:val="00467F67"/>
    <w:rsid w:val="00470703"/>
    <w:rsid w:val="00471233"/>
    <w:rsid w:val="00472234"/>
    <w:rsid w:val="00472D21"/>
    <w:rsid w:val="004752C7"/>
    <w:rsid w:val="00475B09"/>
    <w:rsid w:val="00475FD8"/>
    <w:rsid w:val="0047730E"/>
    <w:rsid w:val="004814FB"/>
    <w:rsid w:val="00481829"/>
    <w:rsid w:val="00483196"/>
    <w:rsid w:val="0048319E"/>
    <w:rsid w:val="00486F73"/>
    <w:rsid w:val="004905A3"/>
    <w:rsid w:val="00492074"/>
    <w:rsid w:val="00492230"/>
    <w:rsid w:val="0049494F"/>
    <w:rsid w:val="00494A58"/>
    <w:rsid w:val="00494FE8"/>
    <w:rsid w:val="00495116"/>
    <w:rsid w:val="0049545B"/>
    <w:rsid w:val="004960CC"/>
    <w:rsid w:val="004A01F7"/>
    <w:rsid w:val="004A04FD"/>
    <w:rsid w:val="004A11D9"/>
    <w:rsid w:val="004A1BC7"/>
    <w:rsid w:val="004A2303"/>
    <w:rsid w:val="004A2551"/>
    <w:rsid w:val="004A3366"/>
    <w:rsid w:val="004A3EC4"/>
    <w:rsid w:val="004A4077"/>
    <w:rsid w:val="004A48F3"/>
    <w:rsid w:val="004A5074"/>
    <w:rsid w:val="004A5369"/>
    <w:rsid w:val="004A5D7D"/>
    <w:rsid w:val="004B031E"/>
    <w:rsid w:val="004B0A34"/>
    <w:rsid w:val="004B16A0"/>
    <w:rsid w:val="004B2216"/>
    <w:rsid w:val="004B2C0D"/>
    <w:rsid w:val="004B5345"/>
    <w:rsid w:val="004B66E9"/>
    <w:rsid w:val="004B6C03"/>
    <w:rsid w:val="004B711E"/>
    <w:rsid w:val="004C0459"/>
    <w:rsid w:val="004C2047"/>
    <w:rsid w:val="004C3449"/>
    <w:rsid w:val="004C3F52"/>
    <w:rsid w:val="004C40E0"/>
    <w:rsid w:val="004C44F5"/>
    <w:rsid w:val="004C4565"/>
    <w:rsid w:val="004C67C0"/>
    <w:rsid w:val="004C7EE7"/>
    <w:rsid w:val="004D0498"/>
    <w:rsid w:val="004D0817"/>
    <w:rsid w:val="004D1163"/>
    <w:rsid w:val="004D134D"/>
    <w:rsid w:val="004D14C7"/>
    <w:rsid w:val="004D157A"/>
    <w:rsid w:val="004D2342"/>
    <w:rsid w:val="004D280A"/>
    <w:rsid w:val="004D2983"/>
    <w:rsid w:val="004D2A65"/>
    <w:rsid w:val="004D3AAB"/>
    <w:rsid w:val="004D3C7F"/>
    <w:rsid w:val="004D4C88"/>
    <w:rsid w:val="004D5642"/>
    <w:rsid w:val="004D68DE"/>
    <w:rsid w:val="004D6D31"/>
    <w:rsid w:val="004D6DF0"/>
    <w:rsid w:val="004D7526"/>
    <w:rsid w:val="004E2671"/>
    <w:rsid w:val="004E2756"/>
    <w:rsid w:val="004E5FB1"/>
    <w:rsid w:val="004E697F"/>
    <w:rsid w:val="004E6C06"/>
    <w:rsid w:val="004E7ADB"/>
    <w:rsid w:val="004E7DE8"/>
    <w:rsid w:val="004F17BD"/>
    <w:rsid w:val="004F225A"/>
    <w:rsid w:val="004F3685"/>
    <w:rsid w:val="004F3C1E"/>
    <w:rsid w:val="004F404D"/>
    <w:rsid w:val="004F42B5"/>
    <w:rsid w:val="004F5C2E"/>
    <w:rsid w:val="004F60F9"/>
    <w:rsid w:val="004F688A"/>
    <w:rsid w:val="004F6928"/>
    <w:rsid w:val="004F6D96"/>
    <w:rsid w:val="004F757A"/>
    <w:rsid w:val="004F7B5D"/>
    <w:rsid w:val="004F7F15"/>
    <w:rsid w:val="004F7FD8"/>
    <w:rsid w:val="0050154B"/>
    <w:rsid w:val="00501DC4"/>
    <w:rsid w:val="00502274"/>
    <w:rsid w:val="005024A4"/>
    <w:rsid w:val="005024AE"/>
    <w:rsid w:val="005028B3"/>
    <w:rsid w:val="00502DC7"/>
    <w:rsid w:val="00503D85"/>
    <w:rsid w:val="00503DE0"/>
    <w:rsid w:val="005050EC"/>
    <w:rsid w:val="00505130"/>
    <w:rsid w:val="00506AF4"/>
    <w:rsid w:val="00507D53"/>
    <w:rsid w:val="00510463"/>
    <w:rsid w:val="00510CB5"/>
    <w:rsid w:val="00510FD2"/>
    <w:rsid w:val="0051105A"/>
    <w:rsid w:val="0051175E"/>
    <w:rsid w:val="0051208B"/>
    <w:rsid w:val="005125DB"/>
    <w:rsid w:val="00512FD2"/>
    <w:rsid w:val="005130C5"/>
    <w:rsid w:val="00513F0D"/>
    <w:rsid w:val="00514A85"/>
    <w:rsid w:val="00516469"/>
    <w:rsid w:val="00516C02"/>
    <w:rsid w:val="005179F4"/>
    <w:rsid w:val="00517A53"/>
    <w:rsid w:val="00520742"/>
    <w:rsid w:val="005207BC"/>
    <w:rsid w:val="0052102A"/>
    <w:rsid w:val="00521EEA"/>
    <w:rsid w:val="00523C75"/>
    <w:rsid w:val="005259CD"/>
    <w:rsid w:val="00527229"/>
    <w:rsid w:val="00530793"/>
    <w:rsid w:val="00530F84"/>
    <w:rsid w:val="00534095"/>
    <w:rsid w:val="0053420F"/>
    <w:rsid w:val="0053484F"/>
    <w:rsid w:val="0053508A"/>
    <w:rsid w:val="00535171"/>
    <w:rsid w:val="005357E1"/>
    <w:rsid w:val="00537542"/>
    <w:rsid w:val="00541571"/>
    <w:rsid w:val="0054215F"/>
    <w:rsid w:val="005424BC"/>
    <w:rsid w:val="00542702"/>
    <w:rsid w:val="00542862"/>
    <w:rsid w:val="00542DD5"/>
    <w:rsid w:val="005450E2"/>
    <w:rsid w:val="005472F1"/>
    <w:rsid w:val="00550361"/>
    <w:rsid w:val="00552A75"/>
    <w:rsid w:val="00552C1A"/>
    <w:rsid w:val="005537B0"/>
    <w:rsid w:val="00553BFB"/>
    <w:rsid w:val="00554728"/>
    <w:rsid w:val="00554C35"/>
    <w:rsid w:val="0055543E"/>
    <w:rsid w:val="0055622E"/>
    <w:rsid w:val="005568F2"/>
    <w:rsid w:val="00556BCB"/>
    <w:rsid w:val="00556DC9"/>
    <w:rsid w:val="005570AC"/>
    <w:rsid w:val="00557131"/>
    <w:rsid w:val="00557198"/>
    <w:rsid w:val="0056020B"/>
    <w:rsid w:val="0056051E"/>
    <w:rsid w:val="00561617"/>
    <w:rsid w:val="00561C87"/>
    <w:rsid w:val="00561E45"/>
    <w:rsid w:val="005633D8"/>
    <w:rsid w:val="00563464"/>
    <w:rsid w:val="005643F0"/>
    <w:rsid w:val="00564890"/>
    <w:rsid w:val="00564FC2"/>
    <w:rsid w:val="005651E1"/>
    <w:rsid w:val="00565748"/>
    <w:rsid w:val="00565B41"/>
    <w:rsid w:val="00566BC9"/>
    <w:rsid w:val="00567A03"/>
    <w:rsid w:val="00571673"/>
    <w:rsid w:val="0057228F"/>
    <w:rsid w:val="00572C2D"/>
    <w:rsid w:val="005738F2"/>
    <w:rsid w:val="00576F95"/>
    <w:rsid w:val="00577AB6"/>
    <w:rsid w:val="00577C4A"/>
    <w:rsid w:val="0058211A"/>
    <w:rsid w:val="00582B8F"/>
    <w:rsid w:val="0058338A"/>
    <w:rsid w:val="00584286"/>
    <w:rsid w:val="0058439A"/>
    <w:rsid w:val="00584D18"/>
    <w:rsid w:val="00584EF8"/>
    <w:rsid w:val="00585001"/>
    <w:rsid w:val="005870DD"/>
    <w:rsid w:val="00587150"/>
    <w:rsid w:val="00592D17"/>
    <w:rsid w:val="005932B1"/>
    <w:rsid w:val="00593592"/>
    <w:rsid w:val="00593EAA"/>
    <w:rsid w:val="0059454C"/>
    <w:rsid w:val="0059496D"/>
    <w:rsid w:val="00594B8C"/>
    <w:rsid w:val="005950DE"/>
    <w:rsid w:val="00595227"/>
    <w:rsid w:val="00595DD1"/>
    <w:rsid w:val="00596525"/>
    <w:rsid w:val="005975FE"/>
    <w:rsid w:val="005976AB"/>
    <w:rsid w:val="00597FC9"/>
    <w:rsid w:val="005A2445"/>
    <w:rsid w:val="005A2455"/>
    <w:rsid w:val="005A3530"/>
    <w:rsid w:val="005A3B20"/>
    <w:rsid w:val="005A3FD0"/>
    <w:rsid w:val="005A490F"/>
    <w:rsid w:val="005A7068"/>
    <w:rsid w:val="005A7329"/>
    <w:rsid w:val="005A7A30"/>
    <w:rsid w:val="005B03DF"/>
    <w:rsid w:val="005B0A2B"/>
    <w:rsid w:val="005B25ED"/>
    <w:rsid w:val="005B36C6"/>
    <w:rsid w:val="005B39FC"/>
    <w:rsid w:val="005B40DC"/>
    <w:rsid w:val="005B4B00"/>
    <w:rsid w:val="005B4DFF"/>
    <w:rsid w:val="005B5156"/>
    <w:rsid w:val="005B69E7"/>
    <w:rsid w:val="005B71EA"/>
    <w:rsid w:val="005B744E"/>
    <w:rsid w:val="005B771B"/>
    <w:rsid w:val="005C2298"/>
    <w:rsid w:val="005C41BF"/>
    <w:rsid w:val="005C42CF"/>
    <w:rsid w:val="005C543C"/>
    <w:rsid w:val="005C5FCB"/>
    <w:rsid w:val="005C6E29"/>
    <w:rsid w:val="005C776A"/>
    <w:rsid w:val="005D0E66"/>
    <w:rsid w:val="005D0FB3"/>
    <w:rsid w:val="005D1ED5"/>
    <w:rsid w:val="005D1FD7"/>
    <w:rsid w:val="005D2340"/>
    <w:rsid w:val="005D23BE"/>
    <w:rsid w:val="005D379A"/>
    <w:rsid w:val="005D4926"/>
    <w:rsid w:val="005D5BB7"/>
    <w:rsid w:val="005D73D0"/>
    <w:rsid w:val="005D75D9"/>
    <w:rsid w:val="005D7922"/>
    <w:rsid w:val="005D7A85"/>
    <w:rsid w:val="005E0E67"/>
    <w:rsid w:val="005E2E4E"/>
    <w:rsid w:val="005E329F"/>
    <w:rsid w:val="005E32A5"/>
    <w:rsid w:val="005E3707"/>
    <w:rsid w:val="005E4E2B"/>
    <w:rsid w:val="005E5557"/>
    <w:rsid w:val="005E65AD"/>
    <w:rsid w:val="005E69CF"/>
    <w:rsid w:val="005E7132"/>
    <w:rsid w:val="005E752C"/>
    <w:rsid w:val="005F0409"/>
    <w:rsid w:val="005F12EF"/>
    <w:rsid w:val="005F29BC"/>
    <w:rsid w:val="005F2A56"/>
    <w:rsid w:val="005F2B9B"/>
    <w:rsid w:val="005F2F3B"/>
    <w:rsid w:val="005F3783"/>
    <w:rsid w:val="005F37D8"/>
    <w:rsid w:val="005F3838"/>
    <w:rsid w:val="005F3F6E"/>
    <w:rsid w:val="005F4556"/>
    <w:rsid w:val="005F54DC"/>
    <w:rsid w:val="005F6563"/>
    <w:rsid w:val="005F65A1"/>
    <w:rsid w:val="005F7E2C"/>
    <w:rsid w:val="00600D04"/>
    <w:rsid w:val="0060130A"/>
    <w:rsid w:val="006021A0"/>
    <w:rsid w:val="00602B35"/>
    <w:rsid w:val="00602B6B"/>
    <w:rsid w:val="00603B57"/>
    <w:rsid w:val="00603BCA"/>
    <w:rsid w:val="0060525A"/>
    <w:rsid w:val="0060531B"/>
    <w:rsid w:val="00605BD6"/>
    <w:rsid w:val="00606AED"/>
    <w:rsid w:val="00607D56"/>
    <w:rsid w:val="00610AD2"/>
    <w:rsid w:val="00611F5E"/>
    <w:rsid w:val="006124E6"/>
    <w:rsid w:val="006126B3"/>
    <w:rsid w:val="00612A70"/>
    <w:rsid w:val="00612AD9"/>
    <w:rsid w:val="006149A4"/>
    <w:rsid w:val="006151EC"/>
    <w:rsid w:val="00615A63"/>
    <w:rsid w:val="00615B5E"/>
    <w:rsid w:val="00617238"/>
    <w:rsid w:val="00617630"/>
    <w:rsid w:val="00621CCD"/>
    <w:rsid w:val="00622443"/>
    <w:rsid w:val="0062271A"/>
    <w:rsid w:val="006233AE"/>
    <w:rsid w:val="00625138"/>
    <w:rsid w:val="00625474"/>
    <w:rsid w:val="00625B27"/>
    <w:rsid w:val="00626906"/>
    <w:rsid w:val="00630617"/>
    <w:rsid w:val="006306EA"/>
    <w:rsid w:val="0063232C"/>
    <w:rsid w:val="00632709"/>
    <w:rsid w:val="0063378A"/>
    <w:rsid w:val="0063545F"/>
    <w:rsid w:val="006356EB"/>
    <w:rsid w:val="00636C9B"/>
    <w:rsid w:val="00636ED8"/>
    <w:rsid w:val="00637323"/>
    <w:rsid w:val="00637860"/>
    <w:rsid w:val="00641AF0"/>
    <w:rsid w:val="00641DBA"/>
    <w:rsid w:val="00643BB4"/>
    <w:rsid w:val="00644452"/>
    <w:rsid w:val="0064457B"/>
    <w:rsid w:val="00644C34"/>
    <w:rsid w:val="00645955"/>
    <w:rsid w:val="00645C3A"/>
    <w:rsid w:val="0064674D"/>
    <w:rsid w:val="00647252"/>
    <w:rsid w:val="00647483"/>
    <w:rsid w:val="0065029D"/>
    <w:rsid w:val="00650B40"/>
    <w:rsid w:val="00650CDF"/>
    <w:rsid w:val="00651062"/>
    <w:rsid w:val="00651564"/>
    <w:rsid w:val="00651FB2"/>
    <w:rsid w:val="00652AC7"/>
    <w:rsid w:val="006542C5"/>
    <w:rsid w:val="00654669"/>
    <w:rsid w:val="00655358"/>
    <w:rsid w:val="00657CEE"/>
    <w:rsid w:val="00660D5C"/>
    <w:rsid w:val="00660FA9"/>
    <w:rsid w:val="00661B1E"/>
    <w:rsid w:val="00661BB4"/>
    <w:rsid w:val="00662D9A"/>
    <w:rsid w:val="0066306F"/>
    <w:rsid w:val="006633AD"/>
    <w:rsid w:val="00664921"/>
    <w:rsid w:val="00665BF4"/>
    <w:rsid w:val="00670CE3"/>
    <w:rsid w:val="00670E5A"/>
    <w:rsid w:val="00670EC7"/>
    <w:rsid w:val="00671218"/>
    <w:rsid w:val="00671DC6"/>
    <w:rsid w:val="00671E7D"/>
    <w:rsid w:val="00673042"/>
    <w:rsid w:val="00673416"/>
    <w:rsid w:val="00675CCF"/>
    <w:rsid w:val="00675F82"/>
    <w:rsid w:val="006761AB"/>
    <w:rsid w:val="0067689E"/>
    <w:rsid w:val="00676F7E"/>
    <w:rsid w:val="00680088"/>
    <w:rsid w:val="006800AB"/>
    <w:rsid w:val="00680FBB"/>
    <w:rsid w:val="0068134B"/>
    <w:rsid w:val="00681F09"/>
    <w:rsid w:val="006824BA"/>
    <w:rsid w:val="00682E67"/>
    <w:rsid w:val="00682EB0"/>
    <w:rsid w:val="006838D1"/>
    <w:rsid w:val="00685383"/>
    <w:rsid w:val="006854A4"/>
    <w:rsid w:val="006864B0"/>
    <w:rsid w:val="00686509"/>
    <w:rsid w:val="006929D9"/>
    <w:rsid w:val="00692D95"/>
    <w:rsid w:val="00692E8C"/>
    <w:rsid w:val="006934E5"/>
    <w:rsid w:val="00694955"/>
    <w:rsid w:val="00695322"/>
    <w:rsid w:val="00696193"/>
    <w:rsid w:val="006965AD"/>
    <w:rsid w:val="00696668"/>
    <w:rsid w:val="00696DE6"/>
    <w:rsid w:val="0069733D"/>
    <w:rsid w:val="00697ADB"/>
    <w:rsid w:val="00697B34"/>
    <w:rsid w:val="006A059D"/>
    <w:rsid w:val="006A09FB"/>
    <w:rsid w:val="006A0A4C"/>
    <w:rsid w:val="006A1340"/>
    <w:rsid w:val="006A1F9B"/>
    <w:rsid w:val="006A2185"/>
    <w:rsid w:val="006A4710"/>
    <w:rsid w:val="006A473F"/>
    <w:rsid w:val="006A58EB"/>
    <w:rsid w:val="006A5B04"/>
    <w:rsid w:val="006B09B0"/>
    <w:rsid w:val="006B5B17"/>
    <w:rsid w:val="006C022C"/>
    <w:rsid w:val="006C0235"/>
    <w:rsid w:val="006C049E"/>
    <w:rsid w:val="006C11D1"/>
    <w:rsid w:val="006C19F5"/>
    <w:rsid w:val="006C1DBA"/>
    <w:rsid w:val="006C30B0"/>
    <w:rsid w:val="006C3AFE"/>
    <w:rsid w:val="006C43A4"/>
    <w:rsid w:val="006C4D3F"/>
    <w:rsid w:val="006C50E6"/>
    <w:rsid w:val="006C518A"/>
    <w:rsid w:val="006C5870"/>
    <w:rsid w:val="006C58FE"/>
    <w:rsid w:val="006C74C1"/>
    <w:rsid w:val="006C7884"/>
    <w:rsid w:val="006C7C0B"/>
    <w:rsid w:val="006D0B0D"/>
    <w:rsid w:val="006D0DFC"/>
    <w:rsid w:val="006D115E"/>
    <w:rsid w:val="006D1A39"/>
    <w:rsid w:val="006D1CDB"/>
    <w:rsid w:val="006D1F52"/>
    <w:rsid w:val="006D2083"/>
    <w:rsid w:val="006D2DB9"/>
    <w:rsid w:val="006D3143"/>
    <w:rsid w:val="006D410D"/>
    <w:rsid w:val="006D42B5"/>
    <w:rsid w:val="006D7A1E"/>
    <w:rsid w:val="006D7E94"/>
    <w:rsid w:val="006E0233"/>
    <w:rsid w:val="006E0C35"/>
    <w:rsid w:val="006E1126"/>
    <w:rsid w:val="006E17A8"/>
    <w:rsid w:val="006E247C"/>
    <w:rsid w:val="006E27C6"/>
    <w:rsid w:val="006E2954"/>
    <w:rsid w:val="006E4318"/>
    <w:rsid w:val="006E5D25"/>
    <w:rsid w:val="006E6001"/>
    <w:rsid w:val="006E6426"/>
    <w:rsid w:val="006E6609"/>
    <w:rsid w:val="006E6916"/>
    <w:rsid w:val="006E6A6C"/>
    <w:rsid w:val="006E730D"/>
    <w:rsid w:val="006F0E88"/>
    <w:rsid w:val="006F1EA9"/>
    <w:rsid w:val="006F382C"/>
    <w:rsid w:val="006F4CA6"/>
    <w:rsid w:val="006F56D4"/>
    <w:rsid w:val="006F59ED"/>
    <w:rsid w:val="006F5C3F"/>
    <w:rsid w:val="006F7396"/>
    <w:rsid w:val="006F7C26"/>
    <w:rsid w:val="006F7FE8"/>
    <w:rsid w:val="00701412"/>
    <w:rsid w:val="00702978"/>
    <w:rsid w:val="00704082"/>
    <w:rsid w:val="00704188"/>
    <w:rsid w:val="0070469D"/>
    <w:rsid w:val="007048AF"/>
    <w:rsid w:val="00705B84"/>
    <w:rsid w:val="007077B2"/>
    <w:rsid w:val="00707847"/>
    <w:rsid w:val="00707A42"/>
    <w:rsid w:val="00707AA7"/>
    <w:rsid w:val="00707E3F"/>
    <w:rsid w:val="00712E39"/>
    <w:rsid w:val="00713F87"/>
    <w:rsid w:val="00714847"/>
    <w:rsid w:val="0071557B"/>
    <w:rsid w:val="007175A1"/>
    <w:rsid w:val="007175CF"/>
    <w:rsid w:val="00720950"/>
    <w:rsid w:val="007217A9"/>
    <w:rsid w:val="00721ED8"/>
    <w:rsid w:val="007223F0"/>
    <w:rsid w:val="007233D6"/>
    <w:rsid w:val="00724217"/>
    <w:rsid w:val="00724226"/>
    <w:rsid w:val="00724680"/>
    <w:rsid w:val="00724A04"/>
    <w:rsid w:val="00725241"/>
    <w:rsid w:val="00725E92"/>
    <w:rsid w:val="00726356"/>
    <w:rsid w:val="0072641F"/>
    <w:rsid w:val="0072754A"/>
    <w:rsid w:val="00727E9B"/>
    <w:rsid w:val="00730CB0"/>
    <w:rsid w:val="00731F11"/>
    <w:rsid w:val="007327E1"/>
    <w:rsid w:val="00732F98"/>
    <w:rsid w:val="00733885"/>
    <w:rsid w:val="007343B8"/>
    <w:rsid w:val="0073460F"/>
    <w:rsid w:val="00737A8B"/>
    <w:rsid w:val="00740128"/>
    <w:rsid w:val="00740505"/>
    <w:rsid w:val="00741F21"/>
    <w:rsid w:val="0074271E"/>
    <w:rsid w:val="00742CEC"/>
    <w:rsid w:val="007434BC"/>
    <w:rsid w:val="00744113"/>
    <w:rsid w:val="00744B09"/>
    <w:rsid w:val="00744CD4"/>
    <w:rsid w:val="00746BF9"/>
    <w:rsid w:val="007471B0"/>
    <w:rsid w:val="007504B4"/>
    <w:rsid w:val="00750B80"/>
    <w:rsid w:val="00752388"/>
    <w:rsid w:val="0075393E"/>
    <w:rsid w:val="007548DC"/>
    <w:rsid w:val="00756E96"/>
    <w:rsid w:val="00757AB9"/>
    <w:rsid w:val="00761A26"/>
    <w:rsid w:val="00762ABB"/>
    <w:rsid w:val="0076378F"/>
    <w:rsid w:val="00763825"/>
    <w:rsid w:val="00764465"/>
    <w:rsid w:val="00764B5F"/>
    <w:rsid w:val="00764E00"/>
    <w:rsid w:val="007655FC"/>
    <w:rsid w:val="007657EB"/>
    <w:rsid w:val="00770A73"/>
    <w:rsid w:val="0077162C"/>
    <w:rsid w:val="00771920"/>
    <w:rsid w:val="00772531"/>
    <w:rsid w:val="0077284C"/>
    <w:rsid w:val="00774847"/>
    <w:rsid w:val="00775537"/>
    <w:rsid w:val="00776444"/>
    <w:rsid w:val="00777AB6"/>
    <w:rsid w:val="0078091F"/>
    <w:rsid w:val="00780977"/>
    <w:rsid w:val="00780D35"/>
    <w:rsid w:val="0078145E"/>
    <w:rsid w:val="007816AA"/>
    <w:rsid w:val="00782319"/>
    <w:rsid w:val="00782C8F"/>
    <w:rsid w:val="007836E6"/>
    <w:rsid w:val="00784530"/>
    <w:rsid w:val="00785965"/>
    <w:rsid w:val="00785C4C"/>
    <w:rsid w:val="007862FA"/>
    <w:rsid w:val="00786405"/>
    <w:rsid w:val="00787227"/>
    <w:rsid w:val="00787EAD"/>
    <w:rsid w:val="007902A9"/>
    <w:rsid w:val="00791079"/>
    <w:rsid w:val="00792201"/>
    <w:rsid w:val="00795C52"/>
    <w:rsid w:val="00795E96"/>
    <w:rsid w:val="00796152"/>
    <w:rsid w:val="00796BF1"/>
    <w:rsid w:val="00797CAA"/>
    <w:rsid w:val="00797D2E"/>
    <w:rsid w:val="007A02F0"/>
    <w:rsid w:val="007A322B"/>
    <w:rsid w:val="007A3650"/>
    <w:rsid w:val="007A53AC"/>
    <w:rsid w:val="007A64A7"/>
    <w:rsid w:val="007B0103"/>
    <w:rsid w:val="007B0511"/>
    <w:rsid w:val="007B210B"/>
    <w:rsid w:val="007B6A95"/>
    <w:rsid w:val="007B6BA4"/>
    <w:rsid w:val="007B7AFA"/>
    <w:rsid w:val="007B7B7F"/>
    <w:rsid w:val="007C014B"/>
    <w:rsid w:val="007C04E7"/>
    <w:rsid w:val="007C0AE5"/>
    <w:rsid w:val="007C122F"/>
    <w:rsid w:val="007C1278"/>
    <w:rsid w:val="007C2F38"/>
    <w:rsid w:val="007C39A5"/>
    <w:rsid w:val="007C427C"/>
    <w:rsid w:val="007C5659"/>
    <w:rsid w:val="007C6648"/>
    <w:rsid w:val="007D0628"/>
    <w:rsid w:val="007D17AC"/>
    <w:rsid w:val="007D3014"/>
    <w:rsid w:val="007D3C6D"/>
    <w:rsid w:val="007D5008"/>
    <w:rsid w:val="007D5C88"/>
    <w:rsid w:val="007D732F"/>
    <w:rsid w:val="007D792D"/>
    <w:rsid w:val="007E01CF"/>
    <w:rsid w:val="007E021F"/>
    <w:rsid w:val="007E03BF"/>
    <w:rsid w:val="007E0C39"/>
    <w:rsid w:val="007E13E7"/>
    <w:rsid w:val="007E25B1"/>
    <w:rsid w:val="007E2980"/>
    <w:rsid w:val="007E2E1B"/>
    <w:rsid w:val="007E3E66"/>
    <w:rsid w:val="007E458C"/>
    <w:rsid w:val="007E471C"/>
    <w:rsid w:val="007E4C5E"/>
    <w:rsid w:val="007E4DC1"/>
    <w:rsid w:val="007F13BB"/>
    <w:rsid w:val="007F1EBD"/>
    <w:rsid w:val="007F2E1E"/>
    <w:rsid w:val="007F35DF"/>
    <w:rsid w:val="007F3DC5"/>
    <w:rsid w:val="007F56A0"/>
    <w:rsid w:val="007F6BBD"/>
    <w:rsid w:val="007F774A"/>
    <w:rsid w:val="008000BE"/>
    <w:rsid w:val="0080045E"/>
    <w:rsid w:val="008005B5"/>
    <w:rsid w:val="00800663"/>
    <w:rsid w:val="008008CC"/>
    <w:rsid w:val="00800C70"/>
    <w:rsid w:val="00801DCF"/>
    <w:rsid w:val="0080289E"/>
    <w:rsid w:val="008028FD"/>
    <w:rsid w:val="00802A0B"/>
    <w:rsid w:val="00802B30"/>
    <w:rsid w:val="00802B74"/>
    <w:rsid w:val="00802E81"/>
    <w:rsid w:val="008070E4"/>
    <w:rsid w:val="008071E5"/>
    <w:rsid w:val="00807267"/>
    <w:rsid w:val="00807CE5"/>
    <w:rsid w:val="00807DD4"/>
    <w:rsid w:val="0081140B"/>
    <w:rsid w:val="0081196C"/>
    <w:rsid w:val="00811E91"/>
    <w:rsid w:val="008125BE"/>
    <w:rsid w:val="00813355"/>
    <w:rsid w:val="00813ABC"/>
    <w:rsid w:val="00814199"/>
    <w:rsid w:val="00815405"/>
    <w:rsid w:val="00815C28"/>
    <w:rsid w:val="00816655"/>
    <w:rsid w:val="0082159D"/>
    <w:rsid w:val="00821D05"/>
    <w:rsid w:val="00822192"/>
    <w:rsid w:val="008224C8"/>
    <w:rsid w:val="00822CD2"/>
    <w:rsid w:val="00822DBF"/>
    <w:rsid w:val="008237C8"/>
    <w:rsid w:val="008238A5"/>
    <w:rsid w:val="00823B30"/>
    <w:rsid w:val="00823EE6"/>
    <w:rsid w:val="008240D7"/>
    <w:rsid w:val="008241A9"/>
    <w:rsid w:val="0082437F"/>
    <w:rsid w:val="00824AE3"/>
    <w:rsid w:val="008250CC"/>
    <w:rsid w:val="008257E2"/>
    <w:rsid w:val="00825D81"/>
    <w:rsid w:val="00825E91"/>
    <w:rsid w:val="0082697A"/>
    <w:rsid w:val="00827D08"/>
    <w:rsid w:val="0083019B"/>
    <w:rsid w:val="008312D3"/>
    <w:rsid w:val="00831E60"/>
    <w:rsid w:val="008327BB"/>
    <w:rsid w:val="00832F80"/>
    <w:rsid w:val="00833E99"/>
    <w:rsid w:val="00835A76"/>
    <w:rsid w:val="0083712C"/>
    <w:rsid w:val="00841928"/>
    <w:rsid w:val="00841DF8"/>
    <w:rsid w:val="008432A9"/>
    <w:rsid w:val="008433DD"/>
    <w:rsid w:val="00843A73"/>
    <w:rsid w:val="00843ACB"/>
    <w:rsid w:val="00844300"/>
    <w:rsid w:val="0084454A"/>
    <w:rsid w:val="008446D6"/>
    <w:rsid w:val="00844E20"/>
    <w:rsid w:val="00845469"/>
    <w:rsid w:val="00845A19"/>
    <w:rsid w:val="00846033"/>
    <w:rsid w:val="0084714F"/>
    <w:rsid w:val="008474C9"/>
    <w:rsid w:val="0085055E"/>
    <w:rsid w:val="00850FD2"/>
    <w:rsid w:val="00851625"/>
    <w:rsid w:val="00851793"/>
    <w:rsid w:val="008522E2"/>
    <w:rsid w:val="008537D1"/>
    <w:rsid w:val="008539F0"/>
    <w:rsid w:val="008540FF"/>
    <w:rsid w:val="008544FE"/>
    <w:rsid w:val="00854507"/>
    <w:rsid w:val="00855E08"/>
    <w:rsid w:val="00856C0B"/>
    <w:rsid w:val="00856E68"/>
    <w:rsid w:val="00857306"/>
    <w:rsid w:val="00860B2E"/>
    <w:rsid w:val="00860F96"/>
    <w:rsid w:val="00861EA9"/>
    <w:rsid w:val="008621C2"/>
    <w:rsid w:val="008625E9"/>
    <w:rsid w:val="00864403"/>
    <w:rsid w:val="00865A38"/>
    <w:rsid w:val="008708D3"/>
    <w:rsid w:val="00871CFE"/>
    <w:rsid w:val="0087208E"/>
    <w:rsid w:val="008721C3"/>
    <w:rsid w:val="00873794"/>
    <w:rsid w:val="00874745"/>
    <w:rsid w:val="008747D5"/>
    <w:rsid w:val="00874830"/>
    <w:rsid w:val="008757AF"/>
    <w:rsid w:val="008762B0"/>
    <w:rsid w:val="00877510"/>
    <w:rsid w:val="008803AE"/>
    <w:rsid w:val="0088177A"/>
    <w:rsid w:val="00881B21"/>
    <w:rsid w:val="00883220"/>
    <w:rsid w:val="00883CAD"/>
    <w:rsid w:val="00883F1D"/>
    <w:rsid w:val="008844BD"/>
    <w:rsid w:val="00884DB1"/>
    <w:rsid w:val="0088535B"/>
    <w:rsid w:val="00885DE5"/>
    <w:rsid w:val="00891E4E"/>
    <w:rsid w:val="00892B0F"/>
    <w:rsid w:val="008943E5"/>
    <w:rsid w:val="00894665"/>
    <w:rsid w:val="00896670"/>
    <w:rsid w:val="0089667E"/>
    <w:rsid w:val="0089689A"/>
    <w:rsid w:val="00897847"/>
    <w:rsid w:val="008979DD"/>
    <w:rsid w:val="00897C3E"/>
    <w:rsid w:val="008A167D"/>
    <w:rsid w:val="008A218F"/>
    <w:rsid w:val="008A3AAD"/>
    <w:rsid w:val="008A4638"/>
    <w:rsid w:val="008A4D52"/>
    <w:rsid w:val="008A53AA"/>
    <w:rsid w:val="008A5971"/>
    <w:rsid w:val="008A6465"/>
    <w:rsid w:val="008A74DA"/>
    <w:rsid w:val="008A7B5B"/>
    <w:rsid w:val="008A7FB4"/>
    <w:rsid w:val="008A7FD3"/>
    <w:rsid w:val="008B0475"/>
    <w:rsid w:val="008B09D9"/>
    <w:rsid w:val="008B0CA5"/>
    <w:rsid w:val="008B1AD4"/>
    <w:rsid w:val="008B2746"/>
    <w:rsid w:val="008B34D1"/>
    <w:rsid w:val="008B4F1F"/>
    <w:rsid w:val="008B5845"/>
    <w:rsid w:val="008B7008"/>
    <w:rsid w:val="008B7DDD"/>
    <w:rsid w:val="008C0A87"/>
    <w:rsid w:val="008C1094"/>
    <w:rsid w:val="008C19F6"/>
    <w:rsid w:val="008C1D95"/>
    <w:rsid w:val="008C2083"/>
    <w:rsid w:val="008C253D"/>
    <w:rsid w:val="008C3347"/>
    <w:rsid w:val="008C3BEE"/>
    <w:rsid w:val="008C4931"/>
    <w:rsid w:val="008C4B74"/>
    <w:rsid w:val="008C56CB"/>
    <w:rsid w:val="008C5C18"/>
    <w:rsid w:val="008C6682"/>
    <w:rsid w:val="008C7EAE"/>
    <w:rsid w:val="008D09DD"/>
    <w:rsid w:val="008D1C1A"/>
    <w:rsid w:val="008D33C0"/>
    <w:rsid w:val="008D3953"/>
    <w:rsid w:val="008D4144"/>
    <w:rsid w:val="008D4556"/>
    <w:rsid w:val="008D56BA"/>
    <w:rsid w:val="008D6C53"/>
    <w:rsid w:val="008D7ED7"/>
    <w:rsid w:val="008D7FE8"/>
    <w:rsid w:val="008E075D"/>
    <w:rsid w:val="008E28FB"/>
    <w:rsid w:val="008E306C"/>
    <w:rsid w:val="008E3720"/>
    <w:rsid w:val="008E4099"/>
    <w:rsid w:val="008E4654"/>
    <w:rsid w:val="008E57DC"/>
    <w:rsid w:val="008E5F26"/>
    <w:rsid w:val="008E7BA0"/>
    <w:rsid w:val="008F00AD"/>
    <w:rsid w:val="008F16FF"/>
    <w:rsid w:val="008F2E65"/>
    <w:rsid w:val="008F3258"/>
    <w:rsid w:val="008F32CB"/>
    <w:rsid w:val="008F43E0"/>
    <w:rsid w:val="008F49D2"/>
    <w:rsid w:val="008F5B74"/>
    <w:rsid w:val="008F5F5B"/>
    <w:rsid w:val="008F6163"/>
    <w:rsid w:val="008F6F54"/>
    <w:rsid w:val="008F7DEA"/>
    <w:rsid w:val="009008B3"/>
    <w:rsid w:val="009011C5"/>
    <w:rsid w:val="00903C59"/>
    <w:rsid w:val="00903EED"/>
    <w:rsid w:val="00903F16"/>
    <w:rsid w:val="0090621A"/>
    <w:rsid w:val="00910EDE"/>
    <w:rsid w:val="0091147F"/>
    <w:rsid w:val="00911D26"/>
    <w:rsid w:val="00911EE8"/>
    <w:rsid w:val="00912A3F"/>
    <w:rsid w:val="00912ED6"/>
    <w:rsid w:val="0091337B"/>
    <w:rsid w:val="009134D2"/>
    <w:rsid w:val="00914307"/>
    <w:rsid w:val="00914974"/>
    <w:rsid w:val="0091722D"/>
    <w:rsid w:val="009177FF"/>
    <w:rsid w:val="0091791E"/>
    <w:rsid w:val="0092067E"/>
    <w:rsid w:val="0092068A"/>
    <w:rsid w:val="00920FF1"/>
    <w:rsid w:val="00921D87"/>
    <w:rsid w:val="00923BD5"/>
    <w:rsid w:val="00923C48"/>
    <w:rsid w:val="009325CE"/>
    <w:rsid w:val="00932BD5"/>
    <w:rsid w:val="009336CA"/>
    <w:rsid w:val="00933B60"/>
    <w:rsid w:val="00933C2F"/>
    <w:rsid w:val="00935167"/>
    <w:rsid w:val="00935806"/>
    <w:rsid w:val="00937AF1"/>
    <w:rsid w:val="009407EE"/>
    <w:rsid w:val="00941013"/>
    <w:rsid w:val="0094173C"/>
    <w:rsid w:val="009418CA"/>
    <w:rsid w:val="00942430"/>
    <w:rsid w:val="00942708"/>
    <w:rsid w:val="009431B8"/>
    <w:rsid w:val="0094330D"/>
    <w:rsid w:val="00943F70"/>
    <w:rsid w:val="009443A5"/>
    <w:rsid w:val="009446D6"/>
    <w:rsid w:val="009457A0"/>
    <w:rsid w:val="00947DBC"/>
    <w:rsid w:val="00947F4D"/>
    <w:rsid w:val="00950EDB"/>
    <w:rsid w:val="00950FA9"/>
    <w:rsid w:val="009518D9"/>
    <w:rsid w:val="00952D9C"/>
    <w:rsid w:val="00953FCA"/>
    <w:rsid w:val="009542B2"/>
    <w:rsid w:val="0095438D"/>
    <w:rsid w:val="009545F7"/>
    <w:rsid w:val="00954E62"/>
    <w:rsid w:val="00955652"/>
    <w:rsid w:val="0095697F"/>
    <w:rsid w:val="00956D2B"/>
    <w:rsid w:val="009575DD"/>
    <w:rsid w:val="00957D9F"/>
    <w:rsid w:val="00957F97"/>
    <w:rsid w:val="0096283C"/>
    <w:rsid w:val="00963CCF"/>
    <w:rsid w:val="0096536C"/>
    <w:rsid w:val="00965843"/>
    <w:rsid w:val="0096626C"/>
    <w:rsid w:val="00971006"/>
    <w:rsid w:val="00971906"/>
    <w:rsid w:val="00973147"/>
    <w:rsid w:val="0097561D"/>
    <w:rsid w:val="00975ED8"/>
    <w:rsid w:val="00976958"/>
    <w:rsid w:val="00976F0A"/>
    <w:rsid w:val="00977303"/>
    <w:rsid w:val="009777B8"/>
    <w:rsid w:val="0098094E"/>
    <w:rsid w:val="00980EBF"/>
    <w:rsid w:val="00983055"/>
    <w:rsid w:val="00983C6F"/>
    <w:rsid w:val="00983CEE"/>
    <w:rsid w:val="00984328"/>
    <w:rsid w:val="0098453F"/>
    <w:rsid w:val="00985A0D"/>
    <w:rsid w:val="0098603C"/>
    <w:rsid w:val="00986413"/>
    <w:rsid w:val="00987747"/>
    <w:rsid w:val="00987B41"/>
    <w:rsid w:val="00987F8E"/>
    <w:rsid w:val="00990906"/>
    <w:rsid w:val="009917CE"/>
    <w:rsid w:val="00991C6F"/>
    <w:rsid w:val="00991C78"/>
    <w:rsid w:val="009932B5"/>
    <w:rsid w:val="00993E8C"/>
    <w:rsid w:val="00995292"/>
    <w:rsid w:val="009952E8"/>
    <w:rsid w:val="00995DC6"/>
    <w:rsid w:val="009972A7"/>
    <w:rsid w:val="0099753F"/>
    <w:rsid w:val="00997E51"/>
    <w:rsid w:val="009A08A6"/>
    <w:rsid w:val="009A096C"/>
    <w:rsid w:val="009A0CFD"/>
    <w:rsid w:val="009A1883"/>
    <w:rsid w:val="009A2664"/>
    <w:rsid w:val="009A36CE"/>
    <w:rsid w:val="009A421A"/>
    <w:rsid w:val="009A442F"/>
    <w:rsid w:val="009A4603"/>
    <w:rsid w:val="009A475F"/>
    <w:rsid w:val="009A5D28"/>
    <w:rsid w:val="009A6892"/>
    <w:rsid w:val="009A7090"/>
    <w:rsid w:val="009A75E8"/>
    <w:rsid w:val="009A7BAF"/>
    <w:rsid w:val="009B0615"/>
    <w:rsid w:val="009B1940"/>
    <w:rsid w:val="009B275D"/>
    <w:rsid w:val="009B283A"/>
    <w:rsid w:val="009B2E74"/>
    <w:rsid w:val="009B30D5"/>
    <w:rsid w:val="009B4781"/>
    <w:rsid w:val="009B5576"/>
    <w:rsid w:val="009B5A29"/>
    <w:rsid w:val="009B7A5F"/>
    <w:rsid w:val="009C0E80"/>
    <w:rsid w:val="009C1AC8"/>
    <w:rsid w:val="009C2CAA"/>
    <w:rsid w:val="009C2FC1"/>
    <w:rsid w:val="009C3975"/>
    <w:rsid w:val="009C3D92"/>
    <w:rsid w:val="009C4D03"/>
    <w:rsid w:val="009C52A5"/>
    <w:rsid w:val="009C5745"/>
    <w:rsid w:val="009C69F0"/>
    <w:rsid w:val="009C7269"/>
    <w:rsid w:val="009D0078"/>
    <w:rsid w:val="009D1AA9"/>
    <w:rsid w:val="009D27BF"/>
    <w:rsid w:val="009D3641"/>
    <w:rsid w:val="009D4F56"/>
    <w:rsid w:val="009D5647"/>
    <w:rsid w:val="009D6B29"/>
    <w:rsid w:val="009E0C48"/>
    <w:rsid w:val="009E0D0F"/>
    <w:rsid w:val="009E25B4"/>
    <w:rsid w:val="009E3017"/>
    <w:rsid w:val="009E368F"/>
    <w:rsid w:val="009E450A"/>
    <w:rsid w:val="009E4AF1"/>
    <w:rsid w:val="009E4F95"/>
    <w:rsid w:val="009E66B1"/>
    <w:rsid w:val="009F0AD7"/>
    <w:rsid w:val="009F13D7"/>
    <w:rsid w:val="009F14CD"/>
    <w:rsid w:val="009F16DD"/>
    <w:rsid w:val="009F2476"/>
    <w:rsid w:val="009F2FE1"/>
    <w:rsid w:val="009F3F56"/>
    <w:rsid w:val="009F41F2"/>
    <w:rsid w:val="009F4257"/>
    <w:rsid w:val="009F4AEC"/>
    <w:rsid w:val="009F507F"/>
    <w:rsid w:val="00A00400"/>
    <w:rsid w:val="00A005BB"/>
    <w:rsid w:val="00A00953"/>
    <w:rsid w:val="00A01638"/>
    <w:rsid w:val="00A0222A"/>
    <w:rsid w:val="00A02BF6"/>
    <w:rsid w:val="00A03DE2"/>
    <w:rsid w:val="00A03F69"/>
    <w:rsid w:val="00A05CD2"/>
    <w:rsid w:val="00A07AE1"/>
    <w:rsid w:val="00A10491"/>
    <w:rsid w:val="00A106AC"/>
    <w:rsid w:val="00A10B0F"/>
    <w:rsid w:val="00A1135E"/>
    <w:rsid w:val="00A12752"/>
    <w:rsid w:val="00A13D22"/>
    <w:rsid w:val="00A14613"/>
    <w:rsid w:val="00A16AC7"/>
    <w:rsid w:val="00A20385"/>
    <w:rsid w:val="00A2095E"/>
    <w:rsid w:val="00A209D9"/>
    <w:rsid w:val="00A20EA3"/>
    <w:rsid w:val="00A20FE7"/>
    <w:rsid w:val="00A217AF"/>
    <w:rsid w:val="00A22685"/>
    <w:rsid w:val="00A227DA"/>
    <w:rsid w:val="00A237C7"/>
    <w:rsid w:val="00A245BF"/>
    <w:rsid w:val="00A24CA7"/>
    <w:rsid w:val="00A2504D"/>
    <w:rsid w:val="00A25BFD"/>
    <w:rsid w:val="00A27612"/>
    <w:rsid w:val="00A311CD"/>
    <w:rsid w:val="00A34256"/>
    <w:rsid w:val="00A343CC"/>
    <w:rsid w:val="00A346D0"/>
    <w:rsid w:val="00A36D28"/>
    <w:rsid w:val="00A36DAB"/>
    <w:rsid w:val="00A36DB1"/>
    <w:rsid w:val="00A40232"/>
    <w:rsid w:val="00A40BDE"/>
    <w:rsid w:val="00A41272"/>
    <w:rsid w:val="00A41D0D"/>
    <w:rsid w:val="00A42B03"/>
    <w:rsid w:val="00A44872"/>
    <w:rsid w:val="00A45F99"/>
    <w:rsid w:val="00A46B9A"/>
    <w:rsid w:val="00A46D68"/>
    <w:rsid w:val="00A51CE1"/>
    <w:rsid w:val="00A548DF"/>
    <w:rsid w:val="00A549A2"/>
    <w:rsid w:val="00A550AC"/>
    <w:rsid w:val="00A55581"/>
    <w:rsid w:val="00A556FB"/>
    <w:rsid w:val="00A55A47"/>
    <w:rsid w:val="00A60195"/>
    <w:rsid w:val="00A61AB2"/>
    <w:rsid w:val="00A62F33"/>
    <w:rsid w:val="00A63205"/>
    <w:rsid w:val="00A63579"/>
    <w:rsid w:val="00A63EF1"/>
    <w:rsid w:val="00A64073"/>
    <w:rsid w:val="00A6523E"/>
    <w:rsid w:val="00A67760"/>
    <w:rsid w:val="00A71797"/>
    <w:rsid w:val="00A718C6"/>
    <w:rsid w:val="00A73AD6"/>
    <w:rsid w:val="00A741D2"/>
    <w:rsid w:val="00A743A3"/>
    <w:rsid w:val="00A75713"/>
    <w:rsid w:val="00A75F06"/>
    <w:rsid w:val="00A7691F"/>
    <w:rsid w:val="00A77F87"/>
    <w:rsid w:val="00A821E1"/>
    <w:rsid w:val="00A825CE"/>
    <w:rsid w:val="00A82F83"/>
    <w:rsid w:val="00A83200"/>
    <w:rsid w:val="00A834C0"/>
    <w:rsid w:val="00A8418C"/>
    <w:rsid w:val="00A84DE4"/>
    <w:rsid w:val="00A85AD2"/>
    <w:rsid w:val="00A860FB"/>
    <w:rsid w:val="00A869BC"/>
    <w:rsid w:val="00A86D9D"/>
    <w:rsid w:val="00A87EFB"/>
    <w:rsid w:val="00A905D5"/>
    <w:rsid w:val="00A91090"/>
    <w:rsid w:val="00A92649"/>
    <w:rsid w:val="00A92732"/>
    <w:rsid w:val="00A927F7"/>
    <w:rsid w:val="00A92D38"/>
    <w:rsid w:val="00A92E54"/>
    <w:rsid w:val="00A93465"/>
    <w:rsid w:val="00A94197"/>
    <w:rsid w:val="00A9605A"/>
    <w:rsid w:val="00A96967"/>
    <w:rsid w:val="00AA0018"/>
    <w:rsid w:val="00AA0B3E"/>
    <w:rsid w:val="00AA142F"/>
    <w:rsid w:val="00AA16D4"/>
    <w:rsid w:val="00AA1780"/>
    <w:rsid w:val="00AA22B2"/>
    <w:rsid w:val="00AA2345"/>
    <w:rsid w:val="00AA2861"/>
    <w:rsid w:val="00AA353E"/>
    <w:rsid w:val="00AA371C"/>
    <w:rsid w:val="00AA4F34"/>
    <w:rsid w:val="00AA5746"/>
    <w:rsid w:val="00AA5EC2"/>
    <w:rsid w:val="00AA6776"/>
    <w:rsid w:val="00AA6CF1"/>
    <w:rsid w:val="00AB01B6"/>
    <w:rsid w:val="00AB0D0D"/>
    <w:rsid w:val="00AB132A"/>
    <w:rsid w:val="00AB205D"/>
    <w:rsid w:val="00AB343C"/>
    <w:rsid w:val="00AB3C5A"/>
    <w:rsid w:val="00AB3D4C"/>
    <w:rsid w:val="00AB4E6A"/>
    <w:rsid w:val="00AB5221"/>
    <w:rsid w:val="00AB5D33"/>
    <w:rsid w:val="00AB6087"/>
    <w:rsid w:val="00AB61AE"/>
    <w:rsid w:val="00AB6679"/>
    <w:rsid w:val="00AB76C0"/>
    <w:rsid w:val="00AB7FE9"/>
    <w:rsid w:val="00AC0065"/>
    <w:rsid w:val="00AC0413"/>
    <w:rsid w:val="00AC1C99"/>
    <w:rsid w:val="00AC217E"/>
    <w:rsid w:val="00AC28E9"/>
    <w:rsid w:val="00AC2FDE"/>
    <w:rsid w:val="00AC30AB"/>
    <w:rsid w:val="00AC4D0E"/>
    <w:rsid w:val="00AC5EFA"/>
    <w:rsid w:val="00AC6A7C"/>
    <w:rsid w:val="00AC6B2D"/>
    <w:rsid w:val="00AD1745"/>
    <w:rsid w:val="00AD19F6"/>
    <w:rsid w:val="00AD1E39"/>
    <w:rsid w:val="00AD2D64"/>
    <w:rsid w:val="00AD2DD2"/>
    <w:rsid w:val="00AD3106"/>
    <w:rsid w:val="00AD3B38"/>
    <w:rsid w:val="00AD3B42"/>
    <w:rsid w:val="00AD4712"/>
    <w:rsid w:val="00AD55FC"/>
    <w:rsid w:val="00AD60E9"/>
    <w:rsid w:val="00AE004C"/>
    <w:rsid w:val="00AE0241"/>
    <w:rsid w:val="00AE02C9"/>
    <w:rsid w:val="00AE077A"/>
    <w:rsid w:val="00AE2912"/>
    <w:rsid w:val="00AE3126"/>
    <w:rsid w:val="00AE4643"/>
    <w:rsid w:val="00AE5B81"/>
    <w:rsid w:val="00AE5FBB"/>
    <w:rsid w:val="00AE66F2"/>
    <w:rsid w:val="00AE7643"/>
    <w:rsid w:val="00AE7D1A"/>
    <w:rsid w:val="00AF0B65"/>
    <w:rsid w:val="00AF0F6F"/>
    <w:rsid w:val="00AF191B"/>
    <w:rsid w:val="00AF22B0"/>
    <w:rsid w:val="00AF2479"/>
    <w:rsid w:val="00AF294A"/>
    <w:rsid w:val="00AF3AE1"/>
    <w:rsid w:val="00AF5B75"/>
    <w:rsid w:val="00AF664C"/>
    <w:rsid w:val="00AF7BAB"/>
    <w:rsid w:val="00AF7D87"/>
    <w:rsid w:val="00B001EE"/>
    <w:rsid w:val="00B007A6"/>
    <w:rsid w:val="00B007F7"/>
    <w:rsid w:val="00B00E97"/>
    <w:rsid w:val="00B01264"/>
    <w:rsid w:val="00B01DD4"/>
    <w:rsid w:val="00B01E96"/>
    <w:rsid w:val="00B03D59"/>
    <w:rsid w:val="00B03E2D"/>
    <w:rsid w:val="00B050CA"/>
    <w:rsid w:val="00B05DC7"/>
    <w:rsid w:val="00B066BB"/>
    <w:rsid w:val="00B11556"/>
    <w:rsid w:val="00B128A3"/>
    <w:rsid w:val="00B1372B"/>
    <w:rsid w:val="00B139B4"/>
    <w:rsid w:val="00B143C0"/>
    <w:rsid w:val="00B14BE3"/>
    <w:rsid w:val="00B15041"/>
    <w:rsid w:val="00B152A1"/>
    <w:rsid w:val="00B15E8B"/>
    <w:rsid w:val="00B16699"/>
    <w:rsid w:val="00B166CB"/>
    <w:rsid w:val="00B16D82"/>
    <w:rsid w:val="00B17AA3"/>
    <w:rsid w:val="00B17B1A"/>
    <w:rsid w:val="00B20CE8"/>
    <w:rsid w:val="00B21DE1"/>
    <w:rsid w:val="00B23634"/>
    <w:rsid w:val="00B24751"/>
    <w:rsid w:val="00B2488E"/>
    <w:rsid w:val="00B24BE3"/>
    <w:rsid w:val="00B2527A"/>
    <w:rsid w:val="00B2547D"/>
    <w:rsid w:val="00B26B68"/>
    <w:rsid w:val="00B31621"/>
    <w:rsid w:val="00B3191E"/>
    <w:rsid w:val="00B31D70"/>
    <w:rsid w:val="00B324ED"/>
    <w:rsid w:val="00B3486D"/>
    <w:rsid w:val="00B35131"/>
    <w:rsid w:val="00B3541C"/>
    <w:rsid w:val="00B37097"/>
    <w:rsid w:val="00B373B7"/>
    <w:rsid w:val="00B3785E"/>
    <w:rsid w:val="00B40020"/>
    <w:rsid w:val="00B42638"/>
    <w:rsid w:val="00B42937"/>
    <w:rsid w:val="00B4508B"/>
    <w:rsid w:val="00B45714"/>
    <w:rsid w:val="00B46D1D"/>
    <w:rsid w:val="00B46F83"/>
    <w:rsid w:val="00B4709F"/>
    <w:rsid w:val="00B4751E"/>
    <w:rsid w:val="00B50C1D"/>
    <w:rsid w:val="00B5122E"/>
    <w:rsid w:val="00B51788"/>
    <w:rsid w:val="00B52347"/>
    <w:rsid w:val="00B52390"/>
    <w:rsid w:val="00B53582"/>
    <w:rsid w:val="00B53ABA"/>
    <w:rsid w:val="00B542D1"/>
    <w:rsid w:val="00B54B23"/>
    <w:rsid w:val="00B54E6E"/>
    <w:rsid w:val="00B60ACD"/>
    <w:rsid w:val="00B61232"/>
    <w:rsid w:val="00B61943"/>
    <w:rsid w:val="00B629C2"/>
    <w:rsid w:val="00B62E74"/>
    <w:rsid w:val="00B6332B"/>
    <w:rsid w:val="00B637BD"/>
    <w:rsid w:val="00B6484F"/>
    <w:rsid w:val="00B6485E"/>
    <w:rsid w:val="00B648FB"/>
    <w:rsid w:val="00B654F3"/>
    <w:rsid w:val="00B65805"/>
    <w:rsid w:val="00B65A52"/>
    <w:rsid w:val="00B66E0D"/>
    <w:rsid w:val="00B675A5"/>
    <w:rsid w:val="00B70782"/>
    <w:rsid w:val="00B70EE0"/>
    <w:rsid w:val="00B717BD"/>
    <w:rsid w:val="00B736FA"/>
    <w:rsid w:val="00B7393E"/>
    <w:rsid w:val="00B75359"/>
    <w:rsid w:val="00B75A9E"/>
    <w:rsid w:val="00B75C11"/>
    <w:rsid w:val="00B760B9"/>
    <w:rsid w:val="00B76C21"/>
    <w:rsid w:val="00B80D4C"/>
    <w:rsid w:val="00B810F0"/>
    <w:rsid w:val="00B8529A"/>
    <w:rsid w:val="00B85304"/>
    <w:rsid w:val="00B85526"/>
    <w:rsid w:val="00B85D02"/>
    <w:rsid w:val="00B8677B"/>
    <w:rsid w:val="00B86EC8"/>
    <w:rsid w:val="00B87613"/>
    <w:rsid w:val="00B87AB1"/>
    <w:rsid w:val="00B91584"/>
    <w:rsid w:val="00B94549"/>
    <w:rsid w:val="00B9455F"/>
    <w:rsid w:val="00B950F6"/>
    <w:rsid w:val="00B95386"/>
    <w:rsid w:val="00B95A90"/>
    <w:rsid w:val="00B95EDC"/>
    <w:rsid w:val="00B967D1"/>
    <w:rsid w:val="00B96BA7"/>
    <w:rsid w:val="00B97049"/>
    <w:rsid w:val="00BA156D"/>
    <w:rsid w:val="00BA15DC"/>
    <w:rsid w:val="00BA1AAB"/>
    <w:rsid w:val="00BA1EA5"/>
    <w:rsid w:val="00BA21C5"/>
    <w:rsid w:val="00BA2C5F"/>
    <w:rsid w:val="00BA3409"/>
    <w:rsid w:val="00BA4BA0"/>
    <w:rsid w:val="00BA6511"/>
    <w:rsid w:val="00BA697B"/>
    <w:rsid w:val="00BA6BAA"/>
    <w:rsid w:val="00BA6C66"/>
    <w:rsid w:val="00BA6CEE"/>
    <w:rsid w:val="00BA717C"/>
    <w:rsid w:val="00BA7417"/>
    <w:rsid w:val="00BA7AAF"/>
    <w:rsid w:val="00BB0182"/>
    <w:rsid w:val="00BB050A"/>
    <w:rsid w:val="00BB0E8E"/>
    <w:rsid w:val="00BB11F8"/>
    <w:rsid w:val="00BB15BD"/>
    <w:rsid w:val="00BB1DF1"/>
    <w:rsid w:val="00BB1FD5"/>
    <w:rsid w:val="00BB2EFB"/>
    <w:rsid w:val="00BB30EA"/>
    <w:rsid w:val="00BB3FAB"/>
    <w:rsid w:val="00BB4651"/>
    <w:rsid w:val="00BB465E"/>
    <w:rsid w:val="00BB6621"/>
    <w:rsid w:val="00BB6664"/>
    <w:rsid w:val="00BB6AF6"/>
    <w:rsid w:val="00BB739D"/>
    <w:rsid w:val="00BC0104"/>
    <w:rsid w:val="00BC0491"/>
    <w:rsid w:val="00BC0CCE"/>
    <w:rsid w:val="00BC0FB2"/>
    <w:rsid w:val="00BC1571"/>
    <w:rsid w:val="00BC1E9B"/>
    <w:rsid w:val="00BC2009"/>
    <w:rsid w:val="00BC2412"/>
    <w:rsid w:val="00BC291C"/>
    <w:rsid w:val="00BC2A9E"/>
    <w:rsid w:val="00BC36A6"/>
    <w:rsid w:val="00BC3F26"/>
    <w:rsid w:val="00BC4DCA"/>
    <w:rsid w:val="00BC51A4"/>
    <w:rsid w:val="00BC59CA"/>
    <w:rsid w:val="00BC5E54"/>
    <w:rsid w:val="00BC64C6"/>
    <w:rsid w:val="00BC6569"/>
    <w:rsid w:val="00BC66F6"/>
    <w:rsid w:val="00BC6B2F"/>
    <w:rsid w:val="00BC7092"/>
    <w:rsid w:val="00BC7B29"/>
    <w:rsid w:val="00BC7CC1"/>
    <w:rsid w:val="00BD0A0B"/>
    <w:rsid w:val="00BD0F84"/>
    <w:rsid w:val="00BD1820"/>
    <w:rsid w:val="00BD19A7"/>
    <w:rsid w:val="00BD2507"/>
    <w:rsid w:val="00BD32DD"/>
    <w:rsid w:val="00BD35C4"/>
    <w:rsid w:val="00BD3A13"/>
    <w:rsid w:val="00BD463F"/>
    <w:rsid w:val="00BD46D9"/>
    <w:rsid w:val="00BD4A20"/>
    <w:rsid w:val="00BD4C5F"/>
    <w:rsid w:val="00BD57A3"/>
    <w:rsid w:val="00BD5F4B"/>
    <w:rsid w:val="00BD6258"/>
    <w:rsid w:val="00BE2D71"/>
    <w:rsid w:val="00BE31C6"/>
    <w:rsid w:val="00BE31F9"/>
    <w:rsid w:val="00BE4125"/>
    <w:rsid w:val="00BE456B"/>
    <w:rsid w:val="00BE5840"/>
    <w:rsid w:val="00BE6302"/>
    <w:rsid w:val="00BE6574"/>
    <w:rsid w:val="00BE68D2"/>
    <w:rsid w:val="00BE7C5B"/>
    <w:rsid w:val="00BE7CD9"/>
    <w:rsid w:val="00BE7FCD"/>
    <w:rsid w:val="00BF0B90"/>
    <w:rsid w:val="00BF1591"/>
    <w:rsid w:val="00BF1D1B"/>
    <w:rsid w:val="00BF2101"/>
    <w:rsid w:val="00BF270B"/>
    <w:rsid w:val="00BF2AE2"/>
    <w:rsid w:val="00BF2C86"/>
    <w:rsid w:val="00BF362D"/>
    <w:rsid w:val="00BF4F62"/>
    <w:rsid w:val="00BF599D"/>
    <w:rsid w:val="00BF7A75"/>
    <w:rsid w:val="00BF7F64"/>
    <w:rsid w:val="00C00127"/>
    <w:rsid w:val="00C02149"/>
    <w:rsid w:val="00C023B9"/>
    <w:rsid w:val="00C02C51"/>
    <w:rsid w:val="00C031A2"/>
    <w:rsid w:val="00C0356A"/>
    <w:rsid w:val="00C042F3"/>
    <w:rsid w:val="00C05BF3"/>
    <w:rsid w:val="00C060D1"/>
    <w:rsid w:val="00C06CD4"/>
    <w:rsid w:val="00C07275"/>
    <w:rsid w:val="00C072F3"/>
    <w:rsid w:val="00C1008E"/>
    <w:rsid w:val="00C10593"/>
    <w:rsid w:val="00C112F9"/>
    <w:rsid w:val="00C1445B"/>
    <w:rsid w:val="00C14E6E"/>
    <w:rsid w:val="00C1578A"/>
    <w:rsid w:val="00C2004E"/>
    <w:rsid w:val="00C200FC"/>
    <w:rsid w:val="00C204F6"/>
    <w:rsid w:val="00C20DA6"/>
    <w:rsid w:val="00C2345C"/>
    <w:rsid w:val="00C237E7"/>
    <w:rsid w:val="00C248AC"/>
    <w:rsid w:val="00C24EC9"/>
    <w:rsid w:val="00C25541"/>
    <w:rsid w:val="00C25AA4"/>
    <w:rsid w:val="00C27011"/>
    <w:rsid w:val="00C270D0"/>
    <w:rsid w:val="00C276B2"/>
    <w:rsid w:val="00C30799"/>
    <w:rsid w:val="00C30C60"/>
    <w:rsid w:val="00C32E11"/>
    <w:rsid w:val="00C33FFB"/>
    <w:rsid w:val="00C3413F"/>
    <w:rsid w:val="00C345AC"/>
    <w:rsid w:val="00C34B7F"/>
    <w:rsid w:val="00C36066"/>
    <w:rsid w:val="00C36D90"/>
    <w:rsid w:val="00C3700C"/>
    <w:rsid w:val="00C37A74"/>
    <w:rsid w:val="00C40243"/>
    <w:rsid w:val="00C40303"/>
    <w:rsid w:val="00C412F5"/>
    <w:rsid w:val="00C41B74"/>
    <w:rsid w:val="00C436BA"/>
    <w:rsid w:val="00C43BA2"/>
    <w:rsid w:val="00C4447B"/>
    <w:rsid w:val="00C44565"/>
    <w:rsid w:val="00C45EE7"/>
    <w:rsid w:val="00C46331"/>
    <w:rsid w:val="00C4665D"/>
    <w:rsid w:val="00C46876"/>
    <w:rsid w:val="00C47C10"/>
    <w:rsid w:val="00C504FA"/>
    <w:rsid w:val="00C50974"/>
    <w:rsid w:val="00C50DB0"/>
    <w:rsid w:val="00C5158E"/>
    <w:rsid w:val="00C52535"/>
    <w:rsid w:val="00C52AF6"/>
    <w:rsid w:val="00C52F46"/>
    <w:rsid w:val="00C52FAB"/>
    <w:rsid w:val="00C540BA"/>
    <w:rsid w:val="00C542A6"/>
    <w:rsid w:val="00C55816"/>
    <w:rsid w:val="00C5765A"/>
    <w:rsid w:val="00C60B60"/>
    <w:rsid w:val="00C61364"/>
    <w:rsid w:val="00C62870"/>
    <w:rsid w:val="00C64DDC"/>
    <w:rsid w:val="00C659B7"/>
    <w:rsid w:val="00C65E19"/>
    <w:rsid w:val="00C65E56"/>
    <w:rsid w:val="00C66A15"/>
    <w:rsid w:val="00C70422"/>
    <w:rsid w:val="00C7080D"/>
    <w:rsid w:val="00C71A61"/>
    <w:rsid w:val="00C73948"/>
    <w:rsid w:val="00C757C4"/>
    <w:rsid w:val="00C75807"/>
    <w:rsid w:val="00C761D8"/>
    <w:rsid w:val="00C77FA7"/>
    <w:rsid w:val="00C80001"/>
    <w:rsid w:val="00C803DD"/>
    <w:rsid w:val="00C8115D"/>
    <w:rsid w:val="00C829B2"/>
    <w:rsid w:val="00C8324B"/>
    <w:rsid w:val="00C83454"/>
    <w:rsid w:val="00C8394A"/>
    <w:rsid w:val="00C83C83"/>
    <w:rsid w:val="00C84052"/>
    <w:rsid w:val="00C844E2"/>
    <w:rsid w:val="00C845EF"/>
    <w:rsid w:val="00C8523D"/>
    <w:rsid w:val="00C85C3F"/>
    <w:rsid w:val="00C86244"/>
    <w:rsid w:val="00C86276"/>
    <w:rsid w:val="00C865C4"/>
    <w:rsid w:val="00C8683B"/>
    <w:rsid w:val="00C86B36"/>
    <w:rsid w:val="00C86BC6"/>
    <w:rsid w:val="00C8708D"/>
    <w:rsid w:val="00C9146E"/>
    <w:rsid w:val="00C918AA"/>
    <w:rsid w:val="00C92E67"/>
    <w:rsid w:val="00C93B13"/>
    <w:rsid w:val="00C95829"/>
    <w:rsid w:val="00C95977"/>
    <w:rsid w:val="00C974B6"/>
    <w:rsid w:val="00CA0B8B"/>
    <w:rsid w:val="00CA0FA0"/>
    <w:rsid w:val="00CA1682"/>
    <w:rsid w:val="00CA2FE9"/>
    <w:rsid w:val="00CA729E"/>
    <w:rsid w:val="00CA73F8"/>
    <w:rsid w:val="00CB0396"/>
    <w:rsid w:val="00CB05AB"/>
    <w:rsid w:val="00CB0637"/>
    <w:rsid w:val="00CB1F90"/>
    <w:rsid w:val="00CB21DC"/>
    <w:rsid w:val="00CB5002"/>
    <w:rsid w:val="00CB61C9"/>
    <w:rsid w:val="00CB63CB"/>
    <w:rsid w:val="00CB72A4"/>
    <w:rsid w:val="00CC00E8"/>
    <w:rsid w:val="00CC012E"/>
    <w:rsid w:val="00CC019A"/>
    <w:rsid w:val="00CC01B1"/>
    <w:rsid w:val="00CC092F"/>
    <w:rsid w:val="00CC0E7E"/>
    <w:rsid w:val="00CC12D8"/>
    <w:rsid w:val="00CC1FF3"/>
    <w:rsid w:val="00CC2BEA"/>
    <w:rsid w:val="00CC34A2"/>
    <w:rsid w:val="00CC3B24"/>
    <w:rsid w:val="00CC47CE"/>
    <w:rsid w:val="00CC5323"/>
    <w:rsid w:val="00CC571C"/>
    <w:rsid w:val="00CC574F"/>
    <w:rsid w:val="00CC6021"/>
    <w:rsid w:val="00CC6E2B"/>
    <w:rsid w:val="00CC7B7E"/>
    <w:rsid w:val="00CD0710"/>
    <w:rsid w:val="00CD0A63"/>
    <w:rsid w:val="00CD1234"/>
    <w:rsid w:val="00CD1276"/>
    <w:rsid w:val="00CD1702"/>
    <w:rsid w:val="00CD196F"/>
    <w:rsid w:val="00CD2451"/>
    <w:rsid w:val="00CD2887"/>
    <w:rsid w:val="00CD3165"/>
    <w:rsid w:val="00CD3864"/>
    <w:rsid w:val="00CD43E4"/>
    <w:rsid w:val="00CD5FB0"/>
    <w:rsid w:val="00CD6295"/>
    <w:rsid w:val="00CD6F26"/>
    <w:rsid w:val="00CD71F4"/>
    <w:rsid w:val="00CD7E87"/>
    <w:rsid w:val="00CE18A4"/>
    <w:rsid w:val="00CE1DCB"/>
    <w:rsid w:val="00CE317B"/>
    <w:rsid w:val="00CE3780"/>
    <w:rsid w:val="00CE3A58"/>
    <w:rsid w:val="00CE3E2E"/>
    <w:rsid w:val="00CE3F4F"/>
    <w:rsid w:val="00CE4993"/>
    <w:rsid w:val="00CE6961"/>
    <w:rsid w:val="00CE77F8"/>
    <w:rsid w:val="00CF0736"/>
    <w:rsid w:val="00CF0FAB"/>
    <w:rsid w:val="00CF138F"/>
    <w:rsid w:val="00CF2B2F"/>
    <w:rsid w:val="00CF318B"/>
    <w:rsid w:val="00CF3383"/>
    <w:rsid w:val="00CF3EBF"/>
    <w:rsid w:val="00CF446F"/>
    <w:rsid w:val="00D02388"/>
    <w:rsid w:val="00D03516"/>
    <w:rsid w:val="00D044D3"/>
    <w:rsid w:val="00D04A37"/>
    <w:rsid w:val="00D05A03"/>
    <w:rsid w:val="00D05BDC"/>
    <w:rsid w:val="00D0651D"/>
    <w:rsid w:val="00D07DF2"/>
    <w:rsid w:val="00D07FBB"/>
    <w:rsid w:val="00D117B9"/>
    <w:rsid w:val="00D11B53"/>
    <w:rsid w:val="00D11D68"/>
    <w:rsid w:val="00D143B3"/>
    <w:rsid w:val="00D145DC"/>
    <w:rsid w:val="00D1489B"/>
    <w:rsid w:val="00D14F0C"/>
    <w:rsid w:val="00D163F5"/>
    <w:rsid w:val="00D16674"/>
    <w:rsid w:val="00D16B0F"/>
    <w:rsid w:val="00D16B2E"/>
    <w:rsid w:val="00D208C5"/>
    <w:rsid w:val="00D21DED"/>
    <w:rsid w:val="00D225F7"/>
    <w:rsid w:val="00D22A57"/>
    <w:rsid w:val="00D22FD3"/>
    <w:rsid w:val="00D24DC4"/>
    <w:rsid w:val="00D257FF"/>
    <w:rsid w:val="00D259CD"/>
    <w:rsid w:val="00D2681B"/>
    <w:rsid w:val="00D26D29"/>
    <w:rsid w:val="00D309F1"/>
    <w:rsid w:val="00D31674"/>
    <w:rsid w:val="00D31F7F"/>
    <w:rsid w:val="00D323B7"/>
    <w:rsid w:val="00D32C6C"/>
    <w:rsid w:val="00D341CD"/>
    <w:rsid w:val="00D349E0"/>
    <w:rsid w:val="00D34A10"/>
    <w:rsid w:val="00D35FA1"/>
    <w:rsid w:val="00D3784D"/>
    <w:rsid w:val="00D37EEA"/>
    <w:rsid w:val="00D41C09"/>
    <w:rsid w:val="00D422D0"/>
    <w:rsid w:val="00D424E6"/>
    <w:rsid w:val="00D435B3"/>
    <w:rsid w:val="00D44595"/>
    <w:rsid w:val="00D44AA8"/>
    <w:rsid w:val="00D47B6C"/>
    <w:rsid w:val="00D47D7C"/>
    <w:rsid w:val="00D502DF"/>
    <w:rsid w:val="00D51553"/>
    <w:rsid w:val="00D52154"/>
    <w:rsid w:val="00D52369"/>
    <w:rsid w:val="00D52DE5"/>
    <w:rsid w:val="00D53010"/>
    <w:rsid w:val="00D5380A"/>
    <w:rsid w:val="00D54ADF"/>
    <w:rsid w:val="00D54C9F"/>
    <w:rsid w:val="00D5554F"/>
    <w:rsid w:val="00D55654"/>
    <w:rsid w:val="00D55EB9"/>
    <w:rsid w:val="00D56719"/>
    <w:rsid w:val="00D56CDF"/>
    <w:rsid w:val="00D573C6"/>
    <w:rsid w:val="00D57972"/>
    <w:rsid w:val="00D57BB1"/>
    <w:rsid w:val="00D57D10"/>
    <w:rsid w:val="00D60234"/>
    <w:rsid w:val="00D6039E"/>
    <w:rsid w:val="00D60AC0"/>
    <w:rsid w:val="00D61489"/>
    <w:rsid w:val="00D618BD"/>
    <w:rsid w:val="00D61C8B"/>
    <w:rsid w:val="00D6392F"/>
    <w:rsid w:val="00D63B2B"/>
    <w:rsid w:val="00D63F60"/>
    <w:rsid w:val="00D64877"/>
    <w:rsid w:val="00D64956"/>
    <w:rsid w:val="00D64CF4"/>
    <w:rsid w:val="00D6607E"/>
    <w:rsid w:val="00D66DC2"/>
    <w:rsid w:val="00D6767B"/>
    <w:rsid w:val="00D67BBD"/>
    <w:rsid w:val="00D716D5"/>
    <w:rsid w:val="00D718E9"/>
    <w:rsid w:val="00D71F03"/>
    <w:rsid w:val="00D7364D"/>
    <w:rsid w:val="00D74744"/>
    <w:rsid w:val="00D74BA2"/>
    <w:rsid w:val="00D74F32"/>
    <w:rsid w:val="00D7511D"/>
    <w:rsid w:val="00D75325"/>
    <w:rsid w:val="00D75A68"/>
    <w:rsid w:val="00D76DF7"/>
    <w:rsid w:val="00D80F68"/>
    <w:rsid w:val="00D8274F"/>
    <w:rsid w:val="00D84009"/>
    <w:rsid w:val="00D84646"/>
    <w:rsid w:val="00D8591C"/>
    <w:rsid w:val="00D861CC"/>
    <w:rsid w:val="00D8629D"/>
    <w:rsid w:val="00D865E0"/>
    <w:rsid w:val="00D86E85"/>
    <w:rsid w:val="00D86ECA"/>
    <w:rsid w:val="00D86FFA"/>
    <w:rsid w:val="00D91CEC"/>
    <w:rsid w:val="00D92294"/>
    <w:rsid w:val="00D923AB"/>
    <w:rsid w:val="00D92672"/>
    <w:rsid w:val="00D92A88"/>
    <w:rsid w:val="00D93B41"/>
    <w:rsid w:val="00D94822"/>
    <w:rsid w:val="00D953B7"/>
    <w:rsid w:val="00D95BCB"/>
    <w:rsid w:val="00D96D1F"/>
    <w:rsid w:val="00D97AD2"/>
    <w:rsid w:val="00DA0B56"/>
    <w:rsid w:val="00DA1289"/>
    <w:rsid w:val="00DA17AC"/>
    <w:rsid w:val="00DA2BC8"/>
    <w:rsid w:val="00DA2D75"/>
    <w:rsid w:val="00DA60DB"/>
    <w:rsid w:val="00DA6133"/>
    <w:rsid w:val="00DA7296"/>
    <w:rsid w:val="00DB1F30"/>
    <w:rsid w:val="00DB27D5"/>
    <w:rsid w:val="00DB3ADC"/>
    <w:rsid w:val="00DB45A4"/>
    <w:rsid w:val="00DB4B8F"/>
    <w:rsid w:val="00DB5757"/>
    <w:rsid w:val="00DB5A63"/>
    <w:rsid w:val="00DB5AD4"/>
    <w:rsid w:val="00DB5E41"/>
    <w:rsid w:val="00DB5FF6"/>
    <w:rsid w:val="00DB74D6"/>
    <w:rsid w:val="00DC0D53"/>
    <w:rsid w:val="00DC161F"/>
    <w:rsid w:val="00DC1680"/>
    <w:rsid w:val="00DC16D6"/>
    <w:rsid w:val="00DC1B4B"/>
    <w:rsid w:val="00DC2765"/>
    <w:rsid w:val="00DC4352"/>
    <w:rsid w:val="00DC445A"/>
    <w:rsid w:val="00DC4B04"/>
    <w:rsid w:val="00DC4BBE"/>
    <w:rsid w:val="00DC6193"/>
    <w:rsid w:val="00DC662B"/>
    <w:rsid w:val="00DC7020"/>
    <w:rsid w:val="00DD0012"/>
    <w:rsid w:val="00DD1646"/>
    <w:rsid w:val="00DD2E2F"/>
    <w:rsid w:val="00DD303A"/>
    <w:rsid w:val="00DD39F1"/>
    <w:rsid w:val="00DD3CAB"/>
    <w:rsid w:val="00DD3F33"/>
    <w:rsid w:val="00DD5199"/>
    <w:rsid w:val="00DD5A3A"/>
    <w:rsid w:val="00DD5A48"/>
    <w:rsid w:val="00DD61A0"/>
    <w:rsid w:val="00DD7554"/>
    <w:rsid w:val="00DD7CE7"/>
    <w:rsid w:val="00DE0CCC"/>
    <w:rsid w:val="00DE1306"/>
    <w:rsid w:val="00DE45FC"/>
    <w:rsid w:val="00DE47D6"/>
    <w:rsid w:val="00DE484C"/>
    <w:rsid w:val="00DE4FFF"/>
    <w:rsid w:val="00DE5F29"/>
    <w:rsid w:val="00DE6C99"/>
    <w:rsid w:val="00DF072C"/>
    <w:rsid w:val="00DF0F82"/>
    <w:rsid w:val="00DF12D1"/>
    <w:rsid w:val="00DF172D"/>
    <w:rsid w:val="00DF21C5"/>
    <w:rsid w:val="00DF278B"/>
    <w:rsid w:val="00DF3FB6"/>
    <w:rsid w:val="00DF42F9"/>
    <w:rsid w:val="00DF44C4"/>
    <w:rsid w:val="00DF4A03"/>
    <w:rsid w:val="00DF5653"/>
    <w:rsid w:val="00DF782D"/>
    <w:rsid w:val="00E00482"/>
    <w:rsid w:val="00E013C3"/>
    <w:rsid w:val="00E01BC9"/>
    <w:rsid w:val="00E02007"/>
    <w:rsid w:val="00E03995"/>
    <w:rsid w:val="00E04629"/>
    <w:rsid w:val="00E0474D"/>
    <w:rsid w:val="00E049D4"/>
    <w:rsid w:val="00E07BAA"/>
    <w:rsid w:val="00E108B5"/>
    <w:rsid w:val="00E10B3F"/>
    <w:rsid w:val="00E12081"/>
    <w:rsid w:val="00E138DA"/>
    <w:rsid w:val="00E1416B"/>
    <w:rsid w:val="00E142C7"/>
    <w:rsid w:val="00E151AE"/>
    <w:rsid w:val="00E16C0A"/>
    <w:rsid w:val="00E17A66"/>
    <w:rsid w:val="00E17F7C"/>
    <w:rsid w:val="00E20E63"/>
    <w:rsid w:val="00E22191"/>
    <w:rsid w:val="00E22C3E"/>
    <w:rsid w:val="00E252C8"/>
    <w:rsid w:val="00E26D38"/>
    <w:rsid w:val="00E278E4"/>
    <w:rsid w:val="00E31070"/>
    <w:rsid w:val="00E3109E"/>
    <w:rsid w:val="00E31122"/>
    <w:rsid w:val="00E32605"/>
    <w:rsid w:val="00E332CB"/>
    <w:rsid w:val="00E3399E"/>
    <w:rsid w:val="00E346FE"/>
    <w:rsid w:val="00E34B73"/>
    <w:rsid w:val="00E34FC6"/>
    <w:rsid w:val="00E3514E"/>
    <w:rsid w:val="00E35B0F"/>
    <w:rsid w:val="00E35BE5"/>
    <w:rsid w:val="00E35FDF"/>
    <w:rsid w:val="00E366F8"/>
    <w:rsid w:val="00E36F12"/>
    <w:rsid w:val="00E3743C"/>
    <w:rsid w:val="00E37AE4"/>
    <w:rsid w:val="00E40183"/>
    <w:rsid w:val="00E4095A"/>
    <w:rsid w:val="00E40A77"/>
    <w:rsid w:val="00E41099"/>
    <w:rsid w:val="00E41432"/>
    <w:rsid w:val="00E426B8"/>
    <w:rsid w:val="00E42A6B"/>
    <w:rsid w:val="00E42E99"/>
    <w:rsid w:val="00E42FFD"/>
    <w:rsid w:val="00E433AE"/>
    <w:rsid w:val="00E4405F"/>
    <w:rsid w:val="00E45550"/>
    <w:rsid w:val="00E45FED"/>
    <w:rsid w:val="00E47949"/>
    <w:rsid w:val="00E50E8E"/>
    <w:rsid w:val="00E531D1"/>
    <w:rsid w:val="00E54236"/>
    <w:rsid w:val="00E54738"/>
    <w:rsid w:val="00E5509B"/>
    <w:rsid w:val="00E55B0A"/>
    <w:rsid w:val="00E6043D"/>
    <w:rsid w:val="00E60F2F"/>
    <w:rsid w:val="00E61186"/>
    <w:rsid w:val="00E6231C"/>
    <w:rsid w:val="00E62AEB"/>
    <w:rsid w:val="00E62B75"/>
    <w:rsid w:val="00E63EAE"/>
    <w:rsid w:val="00E63F26"/>
    <w:rsid w:val="00E6459A"/>
    <w:rsid w:val="00E6481D"/>
    <w:rsid w:val="00E65190"/>
    <w:rsid w:val="00E65B73"/>
    <w:rsid w:val="00E6609F"/>
    <w:rsid w:val="00E6665F"/>
    <w:rsid w:val="00E667E4"/>
    <w:rsid w:val="00E66B37"/>
    <w:rsid w:val="00E66DA7"/>
    <w:rsid w:val="00E67249"/>
    <w:rsid w:val="00E67D7F"/>
    <w:rsid w:val="00E67EC2"/>
    <w:rsid w:val="00E7061A"/>
    <w:rsid w:val="00E70EB0"/>
    <w:rsid w:val="00E70F0A"/>
    <w:rsid w:val="00E712AF"/>
    <w:rsid w:val="00E72CB5"/>
    <w:rsid w:val="00E72E60"/>
    <w:rsid w:val="00E73C21"/>
    <w:rsid w:val="00E75CC4"/>
    <w:rsid w:val="00E76992"/>
    <w:rsid w:val="00E800B4"/>
    <w:rsid w:val="00E8041A"/>
    <w:rsid w:val="00E80659"/>
    <w:rsid w:val="00E806D9"/>
    <w:rsid w:val="00E80BC8"/>
    <w:rsid w:val="00E81EF7"/>
    <w:rsid w:val="00E827DA"/>
    <w:rsid w:val="00E82AC6"/>
    <w:rsid w:val="00E82BDA"/>
    <w:rsid w:val="00E82FE9"/>
    <w:rsid w:val="00E839B1"/>
    <w:rsid w:val="00E849C3"/>
    <w:rsid w:val="00E85A6C"/>
    <w:rsid w:val="00E85B65"/>
    <w:rsid w:val="00E85CDA"/>
    <w:rsid w:val="00E86386"/>
    <w:rsid w:val="00E86F1B"/>
    <w:rsid w:val="00E878C3"/>
    <w:rsid w:val="00E879D2"/>
    <w:rsid w:val="00E908B1"/>
    <w:rsid w:val="00E91DA9"/>
    <w:rsid w:val="00E92CD8"/>
    <w:rsid w:val="00E948ED"/>
    <w:rsid w:val="00E974B1"/>
    <w:rsid w:val="00E97B3B"/>
    <w:rsid w:val="00EA0603"/>
    <w:rsid w:val="00EA1027"/>
    <w:rsid w:val="00EA1C1C"/>
    <w:rsid w:val="00EA2AAE"/>
    <w:rsid w:val="00EA41FA"/>
    <w:rsid w:val="00EA579D"/>
    <w:rsid w:val="00EB1BB4"/>
    <w:rsid w:val="00EB2856"/>
    <w:rsid w:val="00EB2987"/>
    <w:rsid w:val="00EB2B16"/>
    <w:rsid w:val="00EB2F43"/>
    <w:rsid w:val="00EB36BD"/>
    <w:rsid w:val="00EB3BDB"/>
    <w:rsid w:val="00EB6477"/>
    <w:rsid w:val="00EB679A"/>
    <w:rsid w:val="00EB79A2"/>
    <w:rsid w:val="00EB7B88"/>
    <w:rsid w:val="00EC128A"/>
    <w:rsid w:val="00EC29E7"/>
    <w:rsid w:val="00EC2A0B"/>
    <w:rsid w:val="00EC401C"/>
    <w:rsid w:val="00EC5C23"/>
    <w:rsid w:val="00EC6075"/>
    <w:rsid w:val="00EC687A"/>
    <w:rsid w:val="00EC796D"/>
    <w:rsid w:val="00ED00C3"/>
    <w:rsid w:val="00ED0A11"/>
    <w:rsid w:val="00ED0AAC"/>
    <w:rsid w:val="00ED27AF"/>
    <w:rsid w:val="00ED27C3"/>
    <w:rsid w:val="00ED3577"/>
    <w:rsid w:val="00ED3EB5"/>
    <w:rsid w:val="00ED4579"/>
    <w:rsid w:val="00ED6525"/>
    <w:rsid w:val="00ED673A"/>
    <w:rsid w:val="00ED6CCE"/>
    <w:rsid w:val="00ED7C0F"/>
    <w:rsid w:val="00EE0CA6"/>
    <w:rsid w:val="00EE14D8"/>
    <w:rsid w:val="00EE19FF"/>
    <w:rsid w:val="00EE3B3A"/>
    <w:rsid w:val="00EE41FE"/>
    <w:rsid w:val="00EE455B"/>
    <w:rsid w:val="00EE4EC9"/>
    <w:rsid w:val="00EE5F55"/>
    <w:rsid w:val="00EE6B7E"/>
    <w:rsid w:val="00EE6FFE"/>
    <w:rsid w:val="00EE7C1C"/>
    <w:rsid w:val="00EF0BC4"/>
    <w:rsid w:val="00EF0C40"/>
    <w:rsid w:val="00EF0DEC"/>
    <w:rsid w:val="00EF12B4"/>
    <w:rsid w:val="00EF16B2"/>
    <w:rsid w:val="00EF21EF"/>
    <w:rsid w:val="00EF3762"/>
    <w:rsid w:val="00EF3A8C"/>
    <w:rsid w:val="00EF483A"/>
    <w:rsid w:val="00EF5A5E"/>
    <w:rsid w:val="00EF68CB"/>
    <w:rsid w:val="00F00CDC"/>
    <w:rsid w:val="00F01090"/>
    <w:rsid w:val="00F01639"/>
    <w:rsid w:val="00F01B41"/>
    <w:rsid w:val="00F03638"/>
    <w:rsid w:val="00F03BCA"/>
    <w:rsid w:val="00F04E91"/>
    <w:rsid w:val="00F054CB"/>
    <w:rsid w:val="00F056CD"/>
    <w:rsid w:val="00F0641C"/>
    <w:rsid w:val="00F07326"/>
    <w:rsid w:val="00F07D09"/>
    <w:rsid w:val="00F07D5B"/>
    <w:rsid w:val="00F07EFE"/>
    <w:rsid w:val="00F1050B"/>
    <w:rsid w:val="00F118A0"/>
    <w:rsid w:val="00F12F85"/>
    <w:rsid w:val="00F147B2"/>
    <w:rsid w:val="00F14AA0"/>
    <w:rsid w:val="00F15120"/>
    <w:rsid w:val="00F17760"/>
    <w:rsid w:val="00F17BC9"/>
    <w:rsid w:val="00F2109F"/>
    <w:rsid w:val="00F21C0D"/>
    <w:rsid w:val="00F26092"/>
    <w:rsid w:val="00F30D29"/>
    <w:rsid w:val="00F31B02"/>
    <w:rsid w:val="00F33271"/>
    <w:rsid w:val="00F33FB4"/>
    <w:rsid w:val="00F346BC"/>
    <w:rsid w:val="00F3493A"/>
    <w:rsid w:val="00F350D3"/>
    <w:rsid w:val="00F36CA5"/>
    <w:rsid w:val="00F40DF4"/>
    <w:rsid w:val="00F416F9"/>
    <w:rsid w:val="00F43484"/>
    <w:rsid w:val="00F43908"/>
    <w:rsid w:val="00F44E3D"/>
    <w:rsid w:val="00F45468"/>
    <w:rsid w:val="00F46347"/>
    <w:rsid w:val="00F47B5D"/>
    <w:rsid w:val="00F5149E"/>
    <w:rsid w:val="00F52CE2"/>
    <w:rsid w:val="00F536DD"/>
    <w:rsid w:val="00F54B6B"/>
    <w:rsid w:val="00F552E0"/>
    <w:rsid w:val="00F55A45"/>
    <w:rsid w:val="00F55B6B"/>
    <w:rsid w:val="00F55BE3"/>
    <w:rsid w:val="00F56146"/>
    <w:rsid w:val="00F566A2"/>
    <w:rsid w:val="00F57AE3"/>
    <w:rsid w:val="00F57C98"/>
    <w:rsid w:val="00F6045C"/>
    <w:rsid w:val="00F605C3"/>
    <w:rsid w:val="00F605D8"/>
    <w:rsid w:val="00F60976"/>
    <w:rsid w:val="00F61D07"/>
    <w:rsid w:val="00F62450"/>
    <w:rsid w:val="00F62C99"/>
    <w:rsid w:val="00F636D9"/>
    <w:rsid w:val="00F63B6B"/>
    <w:rsid w:val="00F63E43"/>
    <w:rsid w:val="00F646E8"/>
    <w:rsid w:val="00F64D54"/>
    <w:rsid w:val="00F6506E"/>
    <w:rsid w:val="00F65391"/>
    <w:rsid w:val="00F6552A"/>
    <w:rsid w:val="00F65593"/>
    <w:rsid w:val="00F65BF4"/>
    <w:rsid w:val="00F666B9"/>
    <w:rsid w:val="00F667B5"/>
    <w:rsid w:val="00F67345"/>
    <w:rsid w:val="00F701B5"/>
    <w:rsid w:val="00F70241"/>
    <w:rsid w:val="00F7024E"/>
    <w:rsid w:val="00F7128C"/>
    <w:rsid w:val="00F713D6"/>
    <w:rsid w:val="00F715A1"/>
    <w:rsid w:val="00F73CE1"/>
    <w:rsid w:val="00F73E4A"/>
    <w:rsid w:val="00F742C5"/>
    <w:rsid w:val="00F74DF5"/>
    <w:rsid w:val="00F754F0"/>
    <w:rsid w:val="00F76044"/>
    <w:rsid w:val="00F7656F"/>
    <w:rsid w:val="00F76728"/>
    <w:rsid w:val="00F80435"/>
    <w:rsid w:val="00F80A73"/>
    <w:rsid w:val="00F81DAD"/>
    <w:rsid w:val="00F82FB0"/>
    <w:rsid w:val="00F83395"/>
    <w:rsid w:val="00F84954"/>
    <w:rsid w:val="00F84EF9"/>
    <w:rsid w:val="00F8696F"/>
    <w:rsid w:val="00F874F1"/>
    <w:rsid w:val="00F87BFE"/>
    <w:rsid w:val="00F90541"/>
    <w:rsid w:val="00F90E96"/>
    <w:rsid w:val="00F92F33"/>
    <w:rsid w:val="00F93C04"/>
    <w:rsid w:val="00F959FB"/>
    <w:rsid w:val="00F96250"/>
    <w:rsid w:val="00F96A01"/>
    <w:rsid w:val="00F96B80"/>
    <w:rsid w:val="00FA1DA9"/>
    <w:rsid w:val="00FA1E49"/>
    <w:rsid w:val="00FA24AD"/>
    <w:rsid w:val="00FA292F"/>
    <w:rsid w:val="00FA3045"/>
    <w:rsid w:val="00FA5554"/>
    <w:rsid w:val="00FA5998"/>
    <w:rsid w:val="00FA60A0"/>
    <w:rsid w:val="00FA6273"/>
    <w:rsid w:val="00FA65A5"/>
    <w:rsid w:val="00FB162A"/>
    <w:rsid w:val="00FB32C1"/>
    <w:rsid w:val="00FB44F4"/>
    <w:rsid w:val="00FB460B"/>
    <w:rsid w:val="00FB6151"/>
    <w:rsid w:val="00FB78EA"/>
    <w:rsid w:val="00FB7E3F"/>
    <w:rsid w:val="00FC1054"/>
    <w:rsid w:val="00FC12B5"/>
    <w:rsid w:val="00FC1658"/>
    <w:rsid w:val="00FC16DF"/>
    <w:rsid w:val="00FC385E"/>
    <w:rsid w:val="00FC58FF"/>
    <w:rsid w:val="00FC6F4E"/>
    <w:rsid w:val="00FC7AAB"/>
    <w:rsid w:val="00FC7E71"/>
    <w:rsid w:val="00FC7EF3"/>
    <w:rsid w:val="00FD1650"/>
    <w:rsid w:val="00FD1D75"/>
    <w:rsid w:val="00FD1EA9"/>
    <w:rsid w:val="00FD2234"/>
    <w:rsid w:val="00FD2F61"/>
    <w:rsid w:val="00FD616E"/>
    <w:rsid w:val="00FE079B"/>
    <w:rsid w:val="00FE1193"/>
    <w:rsid w:val="00FE15DD"/>
    <w:rsid w:val="00FE30FF"/>
    <w:rsid w:val="00FE32B9"/>
    <w:rsid w:val="00FE46A6"/>
    <w:rsid w:val="00FE4975"/>
    <w:rsid w:val="00FE5FE6"/>
    <w:rsid w:val="00FF1578"/>
    <w:rsid w:val="00FF1B4A"/>
    <w:rsid w:val="00FF3A97"/>
    <w:rsid w:val="00FF4470"/>
    <w:rsid w:val="00FF479A"/>
    <w:rsid w:val="00FF57A3"/>
    <w:rsid w:val="00FF5B78"/>
    <w:rsid w:val="00FF5CF2"/>
    <w:rsid w:val="00FF7A80"/>
    <w:rsid w:val="00FF7EA4"/>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0"/>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paragraph" w:styleId="Heading1">
    <w:name w:val="heading 1"/>
    <w:basedOn w:val="Normal"/>
    <w:next w:val="Normal"/>
    <w:link w:val="Heading1Char"/>
    <w:uiPriority w:val="9"/>
    <w:qFormat/>
    <w:rsid w:val="002B40E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rsid w:val="00BB30EA"/>
    <w:pPr>
      <w:spacing w:before="100" w:beforeAutospacing="1" w:after="100" w:afterAutospacing="1" w:line="240" w:lineRule="auto"/>
      <w:outlineLvl w:val="2"/>
    </w:pPr>
    <w:rPr>
      <w:rFonts w:ascii="Times New Roman" w:eastAsiaTheme="minorHAnsi" w:hAnsi="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rsid w:val="006C4D3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BB30EA"/>
    <w:rPr>
      <w:rFonts w:ascii="Times New Roman" w:hAnsi="Times New Roman" w:cs="Times New Roman"/>
      <w:b/>
      <w:bCs/>
      <w:sz w:val="27"/>
      <w:szCs w:val="27"/>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line="240" w:lineRule="auto"/>
    </w:pPr>
    <w:rPr>
      <w:rFonts w:ascii="Times New Roman" w:eastAsiaTheme="minorHAnsi" w:hAnsi="Times New Roman"/>
      <w:sz w:val="24"/>
      <w:szCs w:val="24"/>
      <w:lang w:eastAsia="en-GB"/>
    </w:r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pPr>
      <w:spacing w:after="0" w:line="240" w:lineRule="auto"/>
    </w:pPr>
    <w:rPr>
      <w:rFonts w:ascii="Times New Roman" w:eastAsia="Times New Roman" w:hAnsi="Times New Roman"/>
      <w:sz w:val="24"/>
      <w:szCs w:val="20"/>
      <w:u w:val="words"/>
      <w:lang w:val="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www.iihs.org/iihs/topics/t/teenagers/fatalityfacts/teenagers/2016" TargetMode="Externa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ntTable" Target="fontTable.xml"/><Relationship Id="rId15" Type="http://schemas.microsoft.com/office/2011/relationships/people" Target="people.xml"/><Relationship Id="rId16"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comments" Target="comments.xml"/><Relationship Id="rId9" Type="http://schemas.microsoft.com/office/2011/relationships/commentsExtended" Target="commentsExtended.xml"/><Relationship Id="rId10" Type="http://schemas.openxmlformats.org/officeDocument/2006/relationships/hyperlink" Target="http://www.iihs.org/iihs/topics/t/teenagers/fatalityfacts/teenagers/20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32A35CCF-2D36-3B44-B5F7-21D2C14E13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241</TotalTime>
  <Pages>28</Pages>
  <Words>41793</Words>
  <Characters>238222</Characters>
  <Application>Microsoft Macintosh Word</Application>
  <DocSecurity>0</DocSecurity>
  <Lines>1985</Lines>
  <Paragraphs>558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279457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Parks, Robbie M</cp:lastModifiedBy>
  <cp:revision>85</cp:revision>
  <dcterms:created xsi:type="dcterms:W3CDTF">2018-11-26T10:57:00Z</dcterms:created>
  <dcterms:modified xsi:type="dcterms:W3CDTF">2018-11-29T22:33:00Z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