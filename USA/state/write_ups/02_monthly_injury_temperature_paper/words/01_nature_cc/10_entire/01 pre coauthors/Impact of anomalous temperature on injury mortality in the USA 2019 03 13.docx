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ins w:id="0" w:author="Robbie Parks" w:date="2019-03-11T11:17:00Z"/>
          <w:rFonts w:eastAsia="Times New Roman"/>
          <w:b/>
        </w:rPr>
      </w:pPr>
      <w:commentRangeStart w:id="1"/>
      <w:r>
        <w:rPr>
          <w:rFonts w:eastAsia="Times New Roman"/>
          <w:b/>
        </w:rPr>
        <w:lastRenderedPageBreak/>
        <w:t>T</w:t>
      </w:r>
      <w:r w:rsidRPr="009A2853">
        <w:rPr>
          <w:rFonts w:eastAsia="Times New Roman"/>
          <w:b/>
        </w:rPr>
        <w:t>emperatures</w:t>
      </w:r>
      <w:commentRangeEnd w:id="1"/>
      <w:r w:rsidR="00D03977">
        <w:rPr>
          <w:rStyle w:val="CommentReference"/>
          <w:rFonts w:asciiTheme="minorHAnsi" w:hAnsiTheme="minorHAnsi" w:cstheme="minorBidi"/>
          <w:lang w:eastAsia="en-US"/>
        </w:rPr>
        <w:commentReference w:id="1"/>
      </w:r>
      <w:r w:rsidRPr="009A2853">
        <w:rPr>
          <w:rFonts w:eastAsia="Times New Roman"/>
          <w:b/>
        </w:rPr>
        <w:t xml:space="preserve">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 xml:space="preserve">decline in deaths </w:t>
      </w:r>
      <w:bookmarkStart w:id="2" w:name="_GoBack"/>
      <w:bookmarkEnd w:id="2"/>
      <w:r w:rsidR="00D25AD3">
        <w:rPr>
          <w:rFonts w:eastAsia="Times New Roman"/>
          <w:b/>
        </w:rPr>
        <w:t>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ins w:id="3" w:author="Robbie Parks" w:date="2019-03-11T11:21:00Z">
        <w:r w:rsidR="009C48DE">
          <w:t>,</w:t>
        </w:r>
      </w:ins>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E82A06"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E82A06"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w:t>
      </w:r>
      <w:proofErr w:type="spellStart"/>
      <w:r>
        <w:rPr>
          <w:rFonts w:eastAsiaTheme="minorEastAsia"/>
        </w:rPr>
        <w:t>og</w:t>
      </w:r>
      <w:proofErr w:type="spellEnd"/>
      <w:r>
        <w:rPr>
          <w:rFonts w:eastAsiaTheme="minorEastAsia"/>
        </w:rPr>
        <w:t xml:space="preserve">-transformed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730C720E" w14:textId="53AED221" w:rsidR="0065196B" w:rsidRPr="009F1115" w:rsidDel="00F07509" w:rsidRDefault="00BE2421" w:rsidP="0065196B">
      <w:pPr>
        <w:spacing w:line="480" w:lineRule="auto"/>
        <w:jc w:val="both"/>
        <w:rPr>
          <w:del w:id="4" w:author="Robbie Parks" w:date="2019-03-13T12:17:00Z"/>
        </w:rPr>
      </w:pPr>
      <w:r w:rsidRPr="009F1115">
        <w:t xml:space="preserve">Together with temperature anomaly based on daily mean temperatures, we </w:t>
      </w:r>
      <w:r w:rsidR="0065196B" w:rsidRPr="009F1115">
        <w:t xml:space="preserve">also </w:t>
      </w:r>
      <w:ins w:id="5" w:author="Robbie Parks" w:date="2019-03-13T13:52:00Z">
        <w:r w:rsidR="00AF43DE">
          <w:t xml:space="preserve">tested </w:t>
        </w:r>
      </w:ins>
      <w:r w:rsidR="0065196B" w:rsidRPr="009F1115">
        <w:t>includ</w:t>
      </w:r>
      <w:ins w:id="6" w:author="Robbie Parks" w:date="2019-03-13T13:52:00Z">
        <w:r w:rsidR="00AF43DE">
          <w:t>ing</w:t>
        </w:r>
      </w:ins>
      <w:del w:id="7" w:author="Robbie Parks" w:date="2019-03-13T13:52:00Z">
        <w:r w:rsidR="0065196B" w:rsidRPr="009F1115" w:rsidDel="00AF43DE">
          <w:delText>ed</w:delText>
        </w:r>
      </w:del>
      <w:r w:rsidR="0065196B" w:rsidRPr="009F1115">
        <w:t xml:space="preserve"> </w:t>
      </w:r>
      <w:r w:rsidRPr="009F1115">
        <w:t xml:space="preserve">a second </w:t>
      </w:r>
      <w:r w:rsidR="0065196B" w:rsidRPr="009F1115">
        <w:t>measure of temperature anomaly in the model. The additional measures we considered were</w:t>
      </w:r>
      <w:ins w:id="8" w:author="Robbie Parks" w:date="2019-03-13T12:17:00Z">
        <w:r w:rsidR="00F07509">
          <w:t xml:space="preserve"> </w:t>
        </w:r>
      </w:ins>
      <w:del w:id="9" w:author="Robbie Parks" w:date="2019-03-13T12:17:00Z">
        <w:r w:rsidR="0065196B" w:rsidRPr="009F1115" w:rsidDel="00F07509">
          <w:delText xml:space="preserve">: </w:delText>
        </w:r>
      </w:del>
    </w:p>
    <w:p w14:paraId="1AC77980" w14:textId="4A9A0AAA" w:rsidR="001F3A6B" w:rsidRPr="002E038D" w:rsidDel="00F07509" w:rsidRDefault="004E30F3" w:rsidP="00F07509">
      <w:pPr>
        <w:spacing w:line="480" w:lineRule="auto"/>
        <w:jc w:val="both"/>
        <w:rPr>
          <w:del w:id="10" w:author="Robbie Parks" w:date="2019-03-13T12:17:00Z"/>
          <w:i/>
          <w:color w:val="000000" w:themeColor="text1"/>
        </w:rPr>
        <w:pPrChange w:id="11" w:author="Robbie Parks" w:date="2019-03-13T12:17:00Z">
          <w:pPr>
            <w:pStyle w:val="ListParagraph"/>
            <w:numPr>
              <w:numId w:val="12"/>
            </w:numPr>
            <w:spacing w:line="480" w:lineRule="auto"/>
            <w:ind w:hanging="360"/>
            <w:jc w:val="both"/>
          </w:pPr>
        </w:pPrChange>
      </w:pPr>
      <w:del w:id="12" w:author="Robbie Parks" w:date="2019-03-13T12:17:00Z">
        <w:r w:rsidRPr="00F07509" w:rsidDel="00F07509">
          <w:delText xml:space="preserve">monthly standard deviation of daily mean temperatures, as </w:delText>
        </w:r>
        <w:r w:rsidR="0065196B" w:rsidRPr="00F07509" w:rsidDel="00F07509">
          <w:delText>a measure of variability within a given month</w:delText>
        </w:r>
      </w:del>
    </w:p>
    <w:p w14:paraId="3DC3FBE1" w14:textId="28108CB0" w:rsidR="0065196B" w:rsidRPr="00984C48" w:rsidRDefault="0065196B" w:rsidP="00984C48">
      <w:pPr>
        <w:spacing w:line="480" w:lineRule="auto"/>
        <w:jc w:val="both"/>
        <w:rPr>
          <w:rPrChange w:id="13" w:author="Robbie Parks" w:date="2019-03-13T13:48:00Z">
            <w:rPr>
              <w:color w:val="000000" w:themeColor="text1"/>
            </w:rPr>
          </w:rPrChange>
        </w:rPr>
        <w:pPrChange w:id="14" w:author="Robbie Parks" w:date="2019-03-13T13:48:00Z">
          <w:pPr>
            <w:pStyle w:val="ListParagraph"/>
            <w:numPr>
              <w:numId w:val="12"/>
            </w:numPr>
            <w:spacing w:line="480" w:lineRule="auto"/>
            <w:ind w:hanging="360"/>
            <w:jc w:val="both"/>
          </w:pPr>
        </w:pPrChange>
      </w:pPr>
      <w:del w:id="15" w:author="Robbie Parks" w:date="2019-03-12T13:52:00Z">
        <w:r w:rsidRPr="00790EA3" w:rsidDel="00437D42">
          <w:delText xml:space="preserve">four </w:delText>
        </w:r>
      </w:del>
      <w:r w:rsidRPr="00790EA3">
        <w:t>measures of extreme anomalous temperature (each adjusted for length of month):</w:t>
      </w:r>
      <w:del w:id="16" w:author="Robbie Parks" w:date="2019-03-13T13:48:00Z">
        <w:r w:rsidRPr="00790EA3" w:rsidDel="00984C48">
          <w:delText xml:space="preserve"> </w:delText>
        </w:r>
      </w:del>
    </w:p>
    <w:p w14:paraId="5E8AC7A2" w14:textId="77B0E994" w:rsidR="00984C48" w:rsidRPr="00984C48" w:rsidRDefault="0064666D" w:rsidP="0065196B">
      <w:pPr>
        <w:pStyle w:val="ListParagraph"/>
        <w:numPr>
          <w:ilvl w:val="1"/>
          <w:numId w:val="12"/>
        </w:numPr>
        <w:spacing w:line="480" w:lineRule="auto"/>
        <w:jc w:val="both"/>
        <w:rPr>
          <w:ins w:id="17" w:author="Robbie Parks" w:date="2019-03-13T13:48:00Z"/>
          <w:rFonts w:ascii="Times New Roman" w:hAnsi="Times New Roman"/>
          <w:i/>
          <w:color w:val="000000" w:themeColor="text1"/>
          <w:sz w:val="24"/>
          <w:szCs w:val="24"/>
          <w:rPrChange w:id="18" w:author="Robbie Parks" w:date="2019-03-13T13:48:00Z">
            <w:rPr>
              <w:ins w:id="19" w:author="Robbie Parks" w:date="2019-03-13T13:48:00Z"/>
              <w:rFonts w:ascii="Times New Roman" w:hAnsi="Times New Roman"/>
              <w:sz w:val="24"/>
              <w:szCs w:val="24"/>
            </w:rPr>
          </w:rPrChange>
        </w:rPr>
      </w:pPr>
      <w:ins w:id="20" w:author="Robbie Parks" w:date="2019-03-13T14:06:00Z">
        <w:r>
          <w:rPr>
            <w:rFonts w:ascii="Times New Roman" w:hAnsi="Times New Roman"/>
            <w:color w:val="000000" w:themeColor="text1"/>
            <w:sz w:val="24"/>
            <w:szCs w:val="24"/>
          </w:rPr>
          <w:t>a</w:t>
        </w:r>
      </w:ins>
      <w:ins w:id="21" w:author="Robbie Parks" w:date="2019-03-13T13:53:00Z">
        <w:r w:rsidR="00B34BDE">
          <w:rPr>
            <w:rFonts w:ascii="Times New Roman" w:hAnsi="Times New Roman"/>
            <w:color w:val="000000" w:themeColor="text1"/>
            <w:sz w:val="24"/>
            <w:szCs w:val="24"/>
          </w:rPr>
          <w:t xml:space="preserve">nomaly of </w:t>
        </w:r>
      </w:ins>
      <w:ins w:id="22" w:author="Robbie Parks" w:date="2019-03-13T13:48:00Z">
        <w:r w:rsidR="00AF43DE">
          <w:rPr>
            <w:rFonts w:ascii="Times New Roman" w:hAnsi="Times New Roman"/>
            <w:color w:val="000000" w:themeColor="text1"/>
            <w:sz w:val="24"/>
            <w:szCs w:val="24"/>
          </w:rPr>
          <w:t>90</w:t>
        </w:r>
        <w:r w:rsidR="00AF43DE" w:rsidRPr="00AF43DE">
          <w:rPr>
            <w:rFonts w:ascii="Times New Roman" w:hAnsi="Times New Roman"/>
            <w:color w:val="000000" w:themeColor="text1"/>
            <w:sz w:val="24"/>
            <w:szCs w:val="24"/>
            <w:vertAlign w:val="superscript"/>
            <w:rPrChange w:id="23" w:author="Robbie Parks" w:date="2019-03-13T13:48:00Z">
              <w:rPr>
                <w:rFonts w:ascii="Times New Roman" w:hAnsi="Times New Roman"/>
                <w:color w:val="000000" w:themeColor="text1"/>
                <w:sz w:val="24"/>
                <w:szCs w:val="24"/>
              </w:rPr>
            </w:rPrChange>
          </w:rPr>
          <w:t>th</w:t>
        </w:r>
        <w:r w:rsidR="00AF43DE">
          <w:rPr>
            <w:rFonts w:ascii="Times New Roman" w:hAnsi="Times New Roman"/>
            <w:color w:val="000000" w:themeColor="text1"/>
            <w:sz w:val="24"/>
            <w:szCs w:val="24"/>
          </w:rPr>
          <w:t xml:space="preserve"> </w:t>
        </w:r>
      </w:ins>
      <w:ins w:id="24" w:author="Robbie Parks" w:date="2019-03-13T13:49:00Z">
        <w:r w:rsidR="00AF43DE">
          <w:rPr>
            <w:rFonts w:ascii="Times New Roman" w:hAnsi="Times New Roman"/>
            <w:color w:val="000000" w:themeColor="text1"/>
            <w:sz w:val="24"/>
            <w:szCs w:val="24"/>
          </w:rPr>
          <w:t>percentile</w:t>
        </w:r>
      </w:ins>
      <w:ins w:id="25" w:author="Robbie Parks" w:date="2019-03-13T13:53:00Z">
        <w:r w:rsidR="00B34BDE">
          <w:rPr>
            <w:rFonts w:ascii="Times New Roman" w:hAnsi="Times New Roman"/>
            <w:color w:val="000000" w:themeColor="text1"/>
            <w:sz w:val="24"/>
            <w:szCs w:val="24"/>
          </w:rPr>
          <w:t xml:space="preserve"> (°C)</w:t>
        </w:r>
      </w:ins>
      <w:ins w:id="26" w:author="Robbie Parks" w:date="2019-03-13T13:49:00Z">
        <w:r w:rsidR="00AF43DE">
          <w:rPr>
            <w:rFonts w:ascii="Times New Roman" w:hAnsi="Times New Roman"/>
            <w:color w:val="000000" w:themeColor="text1"/>
            <w:sz w:val="24"/>
            <w:szCs w:val="24"/>
          </w:rPr>
          <w:t xml:space="preserve"> </w:t>
        </w:r>
      </w:ins>
      <w:ins w:id="27" w:author="Robbie Parks" w:date="2019-03-13T13:53:00Z">
        <w:r w:rsidR="00B34BDE">
          <w:rPr>
            <w:rFonts w:ascii="Times New Roman" w:hAnsi="Times New Roman"/>
            <w:color w:val="000000" w:themeColor="text1"/>
            <w:sz w:val="24"/>
            <w:szCs w:val="24"/>
          </w:rPr>
          <w:t>of monthly temperature</w:t>
        </w:r>
      </w:ins>
      <w:ins w:id="28" w:author="Robbie Parks" w:date="2019-03-13T13:54:00Z">
        <w:r w:rsidR="00F1584A">
          <w:rPr>
            <w:rFonts w:ascii="Times New Roman" w:hAnsi="Times New Roman"/>
            <w:color w:val="000000" w:themeColor="text1"/>
            <w:sz w:val="24"/>
            <w:szCs w:val="24"/>
          </w:rPr>
          <w:t xml:space="preserve"> relative to 30-year (long-term) norm </w:t>
        </w:r>
      </w:ins>
      <w:ins w:id="29" w:author="Robbie Parks" w:date="2019-03-13T14:02:00Z">
        <w:r w:rsidR="00EA78C3">
          <w:rPr>
            <w:rFonts w:ascii="Times New Roman" w:hAnsi="Times New Roman"/>
            <w:color w:val="000000" w:themeColor="text1"/>
            <w:sz w:val="24"/>
            <w:szCs w:val="24"/>
          </w:rPr>
          <w:t>of 90</w:t>
        </w:r>
        <w:r w:rsidR="00EA78C3" w:rsidRPr="00EA78C3">
          <w:rPr>
            <w:rFonts w:ascii="Times New Roman" w:hAnsi="Times New Roman"/>
            <w:color w:val="000000" w:themeColor="text1"/>
            <w:sz w:val="24"/>
            <w:szCs w:val="24"/>
            <w:vertAlign w:val="superscript"/>
            <w:rPrChange w:id="30" w:author="Robbie Parks" w:date="2019-03-13T14:02:00Z">
              <w:rPr>
                <w:rFonts w:ascii="Times New Roman" w:hAnsi="Times New Roman"/>
                <w:color w:val="000000" w:themeColor="text1"/>
                <w:sz w:val="24"/>
                <w:szCs w:val="24"/>
              </w:rPr>
            </w:rPrChange>
          </w:rPr>
          <w:t>th</w:t>
        </w:r>
        <w:r w:rsidR="00EA78C3">
          <w:rPr>
            <w:rFonts w:ascii="Times New Roman" w:hAnsi="Times New Roman"/>
            <w:color w:val="000000" w:themeColor="text1"/>
            <w:sz w:val="24"/>
            <w:szCs w:val="24"/>
          </w:rPr>
          <w:t xml:space="preserve"> percentile </w:t>
        </w:r>
      </w:ins>
      <w:ins w:id="31" w:author="Robbie Parks" w:date="2019-03-13T13:54:00Z">
        <w:r w:rsidR="00F1584A">
          <w:rPr>
            <w:rFonts w:ascii="Times New Roman" w:hAnsi="Times New Roman"/>
            <w:color w:val="000000" w:themeColor="text1"/>
            <w:sz w:val="24"/>
            <w:szCs w:val="24"/>
          </w:rPr>
          <w:t>for each state and month</w:t>
        </w:r>
      </w:ins>
      <w:ins w:id="32" w:author="Robbie Parks" w:date="2019-03-13T13:53:00Z">
        <w:r w:rsidR="00B34BDE">
          <w:rPr>
            <w:rFonts w:ascii="Times New Roman" w:hAnsi="Times New Roman"/>
            <w:color w:val="000000" w:themeColor="text1"/>
            <w:sz w:val="24"/>
            <w:szCs w:val="24"/>
          </w:rPr>
          <w:t xml:space="preserve"> </w:t>
        </w:r>
      </w:ins>
    </w:p>
    <w:p w14:paraId="22A2ADEC" w14:textId="7515C09A"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ins w:id="33" w:author="Robbie Parks" w:date="2019-03-12T13:54:00Z">
        <w:r w:rsidR="00EA7E0B">
          <w:rPr>
            <w:rFonts w:ascii="Times New Roman" w:hAnsi="Times New Roman"/>
            <w:sz w:val="24"/>
            <w:szCs w:val="24"/>
          </w:rPr>
          <w:t xml:space="preserve"> of norm te</w:t>
        </w:r>
      </w:ins>
      <w:ins w:id="34" w:author="Robbie Parks" w:date="2019-03-12T13:55:00Z">
        <w:r w:rsidR="00EA7E0B">
          <w:rPr>
            <w:rFonts w:ascii="Times New Roman" w:hAnsi="Times New Roman"/>
            <w:sz w:val="24"/>
            <w:szCs w:val="24"/>
          </w:rPr>
          <w:t>mperature</w:t>
        </w:r>
      </w:ins>
      <w:del w:id="35" w:author="Robbie Parks" w:date="2019-03-12T13:54:00Z">
        <w:r w:rsidRPr="00790EA3" w:rsidDel="00EA7E0B">
          <w:rPr>
            <w:rFonts w:ascii="Times New Roman" w:hAnsi="Times New Roman"/>
            <w:sz w:val="24"/>
            <w:szCs w:val="24"/>
          </w:rPr>
          <w:delText xml:space="preserve"> </w:delText>
        </w:r>
      </w:del>
    </w:p>
    <w:p w14:paraId="55F6FFA3" w14:textId="6E1D8F02" w:rsidR="0065196B" w:rsidRPr="00790EA3" w:rsidDel="00437D42" w:rsidRDefault="0065196B" w:rsidP="0065196B">
      <w:pPr>
        <w:pStyle w:val="ListParagraph"/>
        <w:numPr>
          <w:ilvl w:val="1"/>
          <w:numId w:val="12"/>
        </w:numPr>
        <w:spacing w:line="480" w:lineRule="auto"/>
        <w:jc w:val="both"/>
        <w:rPr>
          <w:del w:id="36" w:author="Robbie Parks" w:date="2019-03-12T13:53:00Z"/>
          <w:rFonts w:ascii="Times New Roman" w:hAnsi="Times New Roman"/>
          <w:i/>
          <w:color w:val="000000" w:themeColor="text1"/>
          <w:sz w:val="24"/>
          <w:szCs w:val="24"/>
        </w:rPr>
      </w:pPr>
      <w:del w:id="37" w:author="Robbie Parks" w:date="2019-03-12T13:53:00Z">
        <w:r w:rsidRPr="00790EA3" w:rsidDel="00437D42">
          <w:rPr>
            <w:rFonts w:ascii="Times New Roman" w:hAnsi="Times New Roman"/>
            <w:sz w:val="24"/>
            <w:szCs w:val="24"/>
          </w:rPr>
          <w:delText>number of days above an absolute threshold of 30°C</w:delText>
        </w:r>
      </w:del>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ins w:id="38" w:author="Robbie Parks" w:date="2019-03-12T13:55:00Z">
        <w:r w:rsidR="00EA7E0B">
          <w:rPr>
            <w:rFonts w:ascii="Times New Roman" w:hAnsi="Times New Roman"/>
            <w:sz w:val="24"/>
            <w:szCs w:val="24"/>
          </w:rPr>
          <w:t xml:space="preserve"> of norm temperature</w:t>
        </w:r>
      </w:ins>
    </w:p>
    <w:p w14:paraId="1E909C01" w14:textId="2E1D992D" w:rsidR="0065196B" w:rsidRPr="00790EA3" w:rsidDel="00437D42" w:rsidRDefault="00A20069" w:rsidP="0065196B">
      <w:pPr>
        <w:pStyle w:val="ListParagraph"/>
        <w:numPr>
          <w:ilvl w:val="1"/>
          <w:numId w:val="12"/>
        </w:numPr>
        <w:spacing w:line="480" w:lineRule="auto"/>
        <w:jc w:val="both"/>
        <w:rPr>
          <w:del w:id="39" w:author="Robbie Parks" w:date="2019-03-12T13:53:00Z"/>
          <w:rFonts w:ascii="Times New Roman" w:hAnsi="Times New Roman"/>
          <w:i/>
          <w:color w:val="000000" w:themeColor="text1"/>
          <w:sz w:val="24"/>
          <w:szCs w:val="24"/>
        </w:rPr>
      </w:pPr>
      <w:ins w:id="40" w:author="Robbie Parks" w:date="2019-03-13T12:20:00Z">
        <w:r>
          <w:t>The variables by state and by month were correlated</w:t>
        </w:r>
      </w:ins>
      <w:ins w:id="41" w:author="Robbie Parks" w:date="2019-03-13T13:40:00Z">
        <w:r w:rsidR="0047749E">
          <w:t xml:space="preserve"> </w:t>
        </w:r>
      </w:ins>
      <w:ins w:id="42" w:author="Robbie Parks" w:date="2019-03-13T12:20:00Z">
        <w:r>
          <w:t xml:space="preserve">(Supplementary </w:t>
        </w:r>
      </w:ins>
      <w:ins w:id="43" w:author="Robbie Parks" w:date="2019-03-13T13:29:00Z">
        <w:r w:rsidR="00CC7AAE">
          <w:t>Table</w:t>
        </w:r>
      </w:ins>
      <w:ins w:id="44" w:author="Robbie Parks" w:date="2019-03-13T12:20:00Z">
        <w:r>
          <w:t xml:space="preserve"> </w:t>
        </w:r>
      </w:ins>
      <w:ins w:id="45" w:author="Robbie Parks" w:date="2019-03-13T14:02:00Z">
        <w:r w:rsidR="0064666D">
          <w:t>3</w:t>
        </w:r>
      </w:ins>
      <w:ins w:id="46" w:author="Robbie Parks" w:date="2019-03-13T12:20:00Z">
        <w:r>
          <w:t>).</w:t>
        </w:r>
      </w:ins>
      <w:ins w:id="47" w:author="Robbie Parks" w:date="2019-03-13T12:27:00Z">
        <w:r w:rsidR="00AA3C2D">
          <w:t xml:space="preserve"> </w:t>
        </w:r>
      </w:ins>
      <w:del w:id="48" w:author="Robbie Parks" w:date="2019-03-12T13:53:00Z">
        <w:r w:rsidR="0065196B" w:rsidRPr="00790EA3" w:rsidDel="00437D42">
          <w:rPr>
            <w:rFonts w:ascii="Times New Roman" w:hAnsi="Times New Roman"/>
            <w:sz w:val="24"/>
            <w:szCs w:val="24"/>
          </w:rPr>
          <w:delText xml:space="preserve">number of </w:delText>
        </w:r>
        <w:r w:rsidR="00C1740D" w:rsidDel="00437D42">
          <w:rPr>
            <w:rFonts w:ascii="Times New Roman" w:hAnsi="Times New Roman"/>
            <w:sz w:val="24"/>
            <w:szCs w:val="24"/>
          </w:rPr>
          <w:delText xml:space="preserve">3+ </w:delText>
        </w:r>
        <w:r w:rsidR="0065196B" w:rsidRPr="00790EA3" w:rsidDel="00437D42">
          <w:rPr>
            <w:rFonts w:ascii="Times New Roman" w:hAnsi="Times New Roman"/>
            <w:sz w:val="24"/>
            <w:szCs w:val="24"/>
          </w:rPr>
          <w:delText>day episodes above an absolute threshold of 30°C</w:delText>
        </w:r>
      </w:del>
    </w:p>
    <w:p w14:paraId="2CBD98B9" w14:textId="63676861" w:rsidR="0065196B" w:rsidRDefault="0065196B" w:rsidP="0065196B">
      <w:pPr>
        <w:spacing w:line="480" w:lineRule="auto"/>
        <w:jc w:val="both"/>
      </w:pPr>
      <w:r w:rsidRPr="00C1740D">
        <w:t xml:space="preserve">The </w:t>
      </w:r>
      <w:del w:id="49" w:author="Robbie Parks" w:date="2019-03-11T12:48:00Z">
        <w:r w:rsidR="00BE2421" w:rsidRPr="00C1740D" w:rsidDel="0088548E">
          <w:delText xml:space="preserve">total </w:delText>
        </w:r>
      </w:del>
      <w:r w:rsidRPr="00C1740D">
        <w:t>estimated excess relative risk</w:t>
      </w:r>
      <w:ins w:id="50" w:author="Robbie Parks" w:date="2019-03-11T12:49:00Z">
        <w:r w:rsidR="00D86244">
          <w:t xml:space="preserve"> coefficients</w:t>
        </w:r>
      </w:ins>
      <w:r w:rsidRPr="00C1740D">
        <w:t xml:space="preserve"> </w:t>
      </w:r>
      <w:ins w:id="51" w:author="Robbie Parks" w:date="2019-03-11T12:47:00Z">
        <w:r w:rsidR="005922A2">
          <w:t>of temperature anomaly</w:t>
        </w:r>
      </w:ins>
      <w:ins w:id="52" w:author="Robbie Parks" w:date="2019-03-11T12:51:00Z">
        <w:r w:rsidR="000A0D93">
          <w:t xml:space="preserve"> </w:t>
        </w:r>
      </w:ins>
      <w:ins w:id="53" w:author="Robbie Parks" w:date="2019-03-11T12:47:00Z">
        <w:r w:rsidR="005922A2">
          <w:t xml:space="preserve">based on daily means </w:t>
        </w:r>
      </w:ins>
      <w:ins w:id="54" w:author="Robbie Parks" w:date="2019-03-11T12:52:00Z">
        <w:r w:rsidR="000A0D93">
          <w:t xml:space="preserve">(i.e., the anomaly value used in the main analysis) </w:t>
        </w:r>
      </w:ins>
      <w:del w:id="55" w:author="Robbie Parks" w:date="2019-03-11T12:43:00Z">
        <w:r w:rsidRPr="00C1740D" w:rsidDel="002D3F38">
          <w:delText xml:space="preserve">values </w:delText>
        </w:r>
      </w:del>
      <w:del w:id="56" w:author="Robbie Parks" w:date="2019-03-11T12:49:00Z">
        <w:r w:rsidRPr="00C1740D" w:rsidDel="0088548E">
          <w:delText xml:space="preserve">obtained in these sensitivity analyses </w:delText>
        </w:r>
        <w:r w:rsidRPr="00C1740D" w:rsidDel="00D86244">
          <w:delText>were</w:delText>
        </w:r>
      </w:del>
      <w:ins w:id="57" w:author="Robbie Parks" w:date="2019-03-11T12:49:00Z">
        <w:r w:rsidR="00D86244">
          <w:t>were</w:t>
        </w:r>
      </w:ins>
      <w:del w:id="58" w:author="Robbie Parks" w:date="2019-03-13T12:24:00Z">
        <w:r w:rsidRPr="00C1740D" w:rsidDel="008B092C">
          <w:delText xml:space="preserve"> </w:delText>
        </w:r>
      </w:del>
      <w:ins w:id="59" w:author="Robbie Parks" w:date="2019-03-13T12:20:00Z">
        <w:r w:rsidR="00A20069">
          <w:t xml:space="preserve"> also </w:t>
        </w:r>
      </w:ins>
      <w:del w:id="60" w:author="Robbie Parks" w:date="2019-03-11T12:47:00Z">
        <w:r w:rsidRPr="00C1740D" w:rsidDel="0088548E">
          <w:delText xml:space="preserve">similar </w:delText>
        </w:r>
      </w:del>
      <w:ins w:id="61" w:author="Robbie Parks" w:date="2019-03-11T12:47:00Z">
        <w:r w:rsidR="0088548E">
          <w:t>robust to the addition of alternative</w:t>
        </w:r>
      </w:ins>
      <w:ins w:id="62" w:author="Robbie Parks" w:date="2019-03-11T12:48:00Z">
        <w:r w:rsidR="0088548E">
          <w:t xml:space="preserve"> measures of anomaly</w:t>
        </w:r>
      </w:ins>
      <w:ins w:id="63" w:author="Robbie Parks" w:date="2019-03-13T14:59:00Z">
        <w:r w:rsidR="00EE5907">
          <w:t xml:space="preserve">, </w:t>
        </w:r>
      </w:ins>
      <w:ins w:id="64" w:author="Robbie Parks" w:date="2019-03-13T12:24:00Z">
        <w:r w:rsidR="008B092C">
          <w:t xml:space="preserve">while the </w:t>
        </w:r>
        <w:r w:rsidR="00110076">
          <w:t xml:space="preserve">coefficients from the additional </w:t>
        </w:r>
      </w:ins>
      <w:ins w:id="65" w:author="Robbie Parks" w:date="2019-03-13T13:41:00Z">
        <w:r w:rsidR="00860B34">
          <w:t>measures</w:t>
        </w:r>
      </w:ins>
      <w:ins w:id="66" w:author="Robbie Parks" w:date="2019-03-13T12:24:00Z">
        <w:r w:rsidR="00110076">
          <w:t xml:space="preserve"> were generally not significant</w:t>
        </w:r>
      </w:ins>
      <w:ins w:id="67" w:author="Robbie Parks" w:date="2019-03-13T13:41:00Z">
        <w:r w:rsidR="007D2592">
          <w:t xml:space="preserve"> and with large </w:t>
        </w:r>
      </w:ins>
      <w:ins w:id="68" w:author="Robbie Parks" w:date="2019-03-13T13:42:00Z">
        <w:r w:rsidR="007D2592">
          <w:t>credible intervals</w:t>
        </w:r>
      </w:ins>
      <w:ins w:id="69" w:author="Robbie Parks" w:date="2019-03-13T13:40:00Z">
        <w:r w:rsidR="003D575B">
          <w:t xml:space="preserve">. </w:t>
        </w:r>
      </w:ins>
      <w:ins w:id="70" w:author="Robbie Parks" w:date="2019-03-13T13:41:00Z">
        <w:r w:rsidR="003D575B">
          <w:t>We therefore did</w:t>
        </w:r>
      </w:ins>
      <w:ins w:id="71" w:author="Robbie Parks" w:date="2019-03-13T12:24:00Z">
        <w:r w:rsidR="00110076">
          <w:t xml:space="preserve"> not include</w:t>
        </w:r>
      </w:ins>
      <w:ins w:id="72" w:author="Robbie Parks" w:date="2019-03-13T13:41:00Z">
        <w:r w:rsidR="003D575B">
          <w:t xml:space="preserve"> the alternative additional measures</w:t>
        </w:r>
        <w:r w:rsidR="00C775D5">
          <w:t xml:space="preserve"> of extreme anomalous temperature</w:t>
        </w:r>
      </w:ins>
      <w:ins w:id="73" w:author="Robbie Parks" w:date="2019-03-13T12:24:00Z">
        <w:r w:rsidR="00110076">
          <w:t xml:space="preserve"> </w:t>
        </w:r>
      </w:ins>
      <w:ins w:id="74" w:author="Robbie Parks" w:date="2019-03-13T12:25:00Z">
        <w:r w:rsidR="00110076">
          <w:t>in the main analysis</w:t>
        </w:r>
      </w:ins>
      <w:del w:id="75" w:author="Robbie Parks" w:date="2019-03-11T12:48:00Z">
        <w:r w:rsidRPr="00C1740D" w:rsidDel="0088548E">
          <w:delText>to the model with anomaly in mean temperature alon</w:delText>
        </w:r>
        <w:r w:rsidR="00326ABE" w:rsidRPr="00C1740D" w:rsidDel="0088548E">
          <w:delText>e</w:delText>
        </w:r>
      </w:del>
      <w:r w:rsidR="00326ABE" w:rsidRPr="00C1740D">
        <w:t>.</w:t>
      </w:r>
      <w:del w:id="76" w:author="Robbie Parks" w:date="2019-03-11T12:48:00Z">
        <w:r w:rsidR="00326ABE" w:rsidRPr="00C1740D" w:rsidDel="0088548E">
          <w:delText xml:space="preserve"> </w:delText>
        </w:r>
        <w:r w:rsidR="00326ABE" w:rsidRPr="00790EA3" w:rsidDel="0088548E">
          <w:delText>W</w:delText>
        </w:r>
        <w:r w:rsidRPr="00790EA3" w:rsidDel="0088548E">
          <w:delText xml:space="preserve">e </w:delText>
        </w:r>
        <w:r w:rsidR="00172B5B" w:rsidDel="0088548E">
          <w:delText xml:space="preserve">therefore </w:delText>
        </w:r>
        <w:r w:rsidRPr="00790EA3" w:rsidDel="0088548E">
          <w:delText>did not use them in any further additional deaths calculation.</w:delText>
        </w:r>
        <w:r w:rsidRPr="007B6B4E" w:rsidDel="0088548E">
          <w:delText xml:space="preserve"> </w:delText>
        </w:r>
      </w:del>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ins w:id="77" w:author="Robbie Parks" w:date="2019-03-11T11:51:00Z">
        <w:r w:rsidR="00B05E64">
          <w:rPr>
            <w:color w:val="000000" w:themeColor="text1"/>
          </w:rPr>
          <w:t xml:space="preserve"> The cell for each state and month is </w:t>
        </w:r>
      </w:ins>
      <w:ins w:id="78" w:author="Robbie Parks" w:date="2019-03-11T12:54:00Z">
        <w:r w:rsidR="005608E9">
          <w:rPr>
            <w:color w:val="000000" w:themeColor="text1"/>
          </w:rPr>
          <w:t>the</w:t>
        </w:r>
      </w:ins>
      <w:ins w:id="79" w:author="Robbie Parks" w:date="2019-03-11T11:51:00Z">
        <w:r w:rsidR="00B05E64">
          <w:rPr>
            <w:color w:val="000000" w:themeColor="text1"/>
          </w:rPr>
          <w:t xml:space="preserve"> </w:t>
        </w:r>
      </w:ins>
      <w:ins w:id="80" w:author="Robbie Parks" w:date="2019-03-11T12:54:00Z">
        <w:r w:rsidR="006B1683">
          <w:rPr>
            <w:color w:val="000000" w:themeColor="text1"/>
          </w:rPr>
          <w:t>mean</w:t>
        </w:r>
      </w:ins>
      <w:ins w:id="81" w:author="Robbie Parks" w:date="2019-03-11T11:51:00Z">
        <w:r w:rsidR="00B05E64">
          <w:rPr>
            <w:color w:val="000000" w:themeColor="text1"/>
          </w:rPr>
          <w:t xml:space="preserve"> of the </w:t>
        </w:r>
      </w:ins>
      <w:ins w:id="82" w:author="Robbie Parks" w:date="2019-03-11T11:55:00Z">
        <w:r w:rsidR="00D07F9F">
          <w:rPr>
            <w:color w:val="000000" w:themeColor="text1"/>
          </w:rPr>
          <w:t>size</w:t>
        </w:r>
      </w:ins>
      <w:ins w:id="83" w:author="Robbie Parks" w:date="2019-03-11T12:02:00Z">
        <w:r w:rsidR="004630FC">
          <w:rPr>
            <w:color w:val="000000" w:themeColor="text1"/>
          </w:rPr>
          <w:t xml:space="preserve"> (i.e., </w:t>
        </w:r>
      </w:ins>
      <w:ins w:id="84" w:author="Robbie Parks" w:date="2019-03-11T12:03:00Z">
        <w:r w:rsidR="004630FC">
          <w:rPr>
            <w:color w:val="000000" w:themeColor="text1"/>
          </w:rPr>
          <w:t>ignoring sign)</w:t>
        </w:r>
        <w:r w:rsidR="00C06426">
          <w:rPr>
            <w:color w:val="000000" w:themeColor="text1"/>
          </w:rPr>
          <w:t xml:space="preserve"> </w:t>
        </w:r>
      </w:ins>
      <w:ins w:id="85" w:author="Robbie Parks" w:date="2019-03-11T11:55:00Z">
        <w:r w:rsidR="00D07F9F">
          <w:rPr>
            <w:color w:val="000000" w:themeColor="text1"/>
          </w:rPr>
          <w:t xml:space="preserve">of </w:t>
        </w:r>
      </w:ins>
      <w:ins w:id="86" w:author="Robbie Parks" w:date="2019-03-11T11:54:00Z">
        <w:r w:rsidR="00587168">
          <w:rPr>
            <w:color w:val="000000" w:themeColor="text1"/>
          </w:rPr>
          <w:t>anomalies</w:t>
        </w:r>
        <w:r w:rsidR="00EC1B4B">
          <w:rPr>
            <w:color w:val="000000" w:themeColor="text1"/>
          </w:rPr>
          <w:t xml:space="preserve">, giving an indication of the </w:t>
        </w:r>
      </w:ins>
      <w:ins w:id="87" w:author="Robbie Parks" w:date="2019-03-12T15:02:00Z">
        <w:r w:rsidR="00803C13">
          <w:rPr>
            <w:color w:val="000000" w:themeColor="text1"/>
          </w:rPr>
          <w:t xml:space="preserve">scale of </w:t>
        </w:r>
      </w:ins>
      <w:ins w:id="88" w:author="Robbie Parks" w:date="2019-03-11T11:54:00Z">
        <w:r w:rsidR="00EC1B4B">
          <w:rPr>
            <w:color w:val="000000" w:themeColor="text1"/>
          </w:rPr>
          <w:t xml:space="preserve">variation </w:t>
        </w:r>
      </w:ins>
      <w:ins w:id="89" w:author="Robbie Parks" w:date="2019-03-12T15:02:00Z">
        <w:r w:rsidR="0026389E">
          <w:rPr>
            <w:color w:val="000000" w:themeColor="text1"/>
          </w:rPr>
          <w:t xml:space="preserve">of anomalies </w:t>
        </w:r>
      </w:ins>
      <w:ins w:id="90" w:author="Robbie Parks" w:date="2019-03-11T11:54:00Z">
        <w:r w:rsidR="00D07F9F">
          <w:rPr>
            <w:color w:val="000000" w:themeColor="text1"/>
          </w:rPr>
          <w:t>around the</w:t>
        </w:r>
      </w:ins>
      <w:ins w:id="91" w:author="Robbie Parks" w:date="2019-03-11T11:58:00Z">
        <w:r w:rsidR="00164CC4">
          <w:rPr>
            <w:color w:val="000000" w:themeColor="text1"/>
          </w:rPr>
          <w:t xml:space="preserve"> 1980-2009 norm temperatures.</w:t>
        </w:r>
      </w:ins>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3-11T11:42:00Z" w:initials="RP">
    <w:p w14:paraId="4FE5D025" w14:textId="0415C2B7" w:rsidR="00E82A06" w:rsidRDefault="00E82A06">
      <w:pPr>
        <w:pStyle w:val="CommentText"/>
      </w:pPr>
      <w:r>
        <w:rPr>
          <w:rStyle w:val="CommentReference"/>
        </w:rPr>
        <w:annotationRef/>
      </w:r>
      <w:r>
        <w:t>Bold paragraph (intro) needs to be 200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E5D0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E5D025" w16cid:durableId="2030C8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C24FA3" w14:textId="77777777" w:rsidR="00E82FFA" w:rsidRDefault="00E82FFA">
      <w:r>
        <w:separator/>
      </w:r>
    </w:p>
  </w:endnote>
  <w:endnote w:type="continuationSeparator" w:id="0">
    <w:p w14:paraId="518DD6AE" w14:textId="77777777" w:rsidR="00E82FFA" w:rsidRDefault="00E82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F9EBA" w14:textId="77777777" w:rsidR="00E82FFA" w:rsidRDefault="00E82FFA">
      <w:r>
        <w:separator/>
      </w:r>
    </w:p>
  </w:footnote>
  <w:footnote w:type="continuationSeparator" w:id="0">
    <w:p w14:paraId="78487176" w14:textId="77777777" w:rsidR="00E82FFA" w:rsidRDefault="00E82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A53"/>
    <w:rsid w:val="0007192B"/>
    <w:rsid w:val="00073D01"/>
    <w:rsid w:val="000A0D93"/>
    <w:rsid w:val="000A355E"/>
    <w:rsid w:val="000C2776"/>
    <w:rsid w:val="000C563B"/>
    <w:rsid w:val="000D39DD"/>
    <w:rsid w:val="000D54C5"/>
    <w:rsid w:val="00110076"/>
    <w:rsid w:val="00123774"/>
    <w:rsid w:val="00140DB8"/>
    <w:rsid w:val="0014511F"/>
    <w:rsid w:val="00164CC4"/>
    <w:rsid w:val="00165E04"/>
    <w:rsid w:val="0017009F"/>
    <w:rsid w:val="00172B5B"/>
    <w:rsid w:val="00175B70"/>
    <w:rsid w:val="00180ECA"/>
    <w:rsid w:val="001D43B8"/>
    <w:rsid w:val="001E3D7C"/>
    <w:rsid w:val="001F307A"/>
    <w:rsid w:val="001F3A6B"/>
    <w:rsid w:val="0021470F"/>
    <w:rsid w:val="002323F2"/>
    <w:rsid w:val="00241EB9"/>
    <w:rsid w:val="0026389E"/>
    <w:rsid w:val="002B4DCB"/>
    <w:rsid w:val="002D3F38"/>
    <w:rsid w:val="002E038D"/>
    <w:rsid w:val="00326ABE"/>
    <w:rsid w:val="003953FB"/>
    <w:rsid w:val="003B10FF"/>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44811"/>
    <w:rsid w:val="0064666D"/>
    <w:rsid w:val="0065196B"/>
    <w:rsid w:val="00684591"/>
    <w:rsid w:val="00693003"/>
    <w:rsid w:val="006A4E8B"/>
    <w:rsid w:val="006B0D2B"/>
    <w:rsid w:val="006B1683"/>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6D92"/>
    <w:rsid w:val="008E26B6"/>
    <w:rsid w:val="008F2D1C"/>
    <w:rsid w:val="00901608"/>
    <w:rsid w:val="009256AE"/>
    <w:rsid w:val="0094745E"/>
    <w:rsid w:val="009678D3"/>
    <w:rsid w:val="00973F5B"/>
    <w:rsid w:val="00977058"/>
    <w:rsid w:val="00981B2C"/>
    <w:rsid w:val="00984C48"/>
    <w:rsid w:val="009941A7"/>
    <w:rsid w:val="009A2853"/>
    <w:rsid w:val="009A3E74"/>
    <w:rsid w:val="009A6724"/>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E0385"/>
    <w:rsid w:val="00BE2421"/>
    <w:rsid w:val="00C06426"/>
    <w:rsid w:val="00C16BDD"/>
    <w:rsid w:val="00C1740D"/>
    <w:rsid w:val="00C45D42"/>
    <w:rsid w:val="00C60D3C"/>
    <w:rsid w:val="00C6277D"/>
    <w:rsid w:val="00C775D5"/>
    <w:rsid w:val="00C94C31"/>
    <w:rsid w:val="00CC7AAE"/>
    <w:rsid w:val="00D03977"/>
    <w:rsid w:val="00D07F9F"/>
    <w:rsid w:val="00D25AD3"/>
    <w:rsid w:val="00D80EC0"/>
    <w:rsid w:val="00D86244"/>
    <w:rsid w:val="00DB2CBB"/>
    <w:rsid w:val="00DC0A97"/>
    <w:rsid w:val="00DF6AC4"/>
    <w:rsid w:val="00E40851"/>
    <w:rsid w:val="00E82A06"/>
    <w:rsid w:val="00E82FFA"/>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282BF-BB3C-B349-81B0-97DD8A53F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Pages>
  <Words>31297</Words>
  <Characters>178398</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34</cp:revision>
  <cp:lastPrinted>2019-03-11T13:02:00Z</cp:lastPrinted>
  <dcterms:created xsi:type="dcterms:W3CDTF">2019-03-13T10:50:00Z</dcterms:created>
  <dcterms:modified xsi:type="dcterms:W3CDTF">2019-03-13T15:01:00Z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