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1ECE3A37"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w:t>
      </w:r>
      <w:del w:id="0" w:author="Clark, Sierra N" w:date="2019-03-13T15:11:00Z">
        <w:r w:rsidRPr="009A2853" w:rsidDel="009A4C55">
          <w:rPr>
            <w:rFonts w:eastAsia="Times New Roman"/>
            <w:b/>
          </w:rPr>
          <w:delText xml:space="preserve">it </w:delText>
        </w:r>
      </w:del>
      <w:ins w:id="1" w:author="Clark, Sierra N" w:date="2019-03-13T15:11:00Z">
        <w:r w:rsidR="009A4C55">
          <w:rPr>
            <w:rFonts w:eastAsia="Times New Roman"/>
            <w:b/>
          </w:rPr>
          <w:t>the model</w:t>
        </w:r>
        <w:r w:rsidR="009A4C55" w:rsidRPr="009A2853">
          <w:rPr>
            <w:rFonts w:eastAsia="Times New Roman"/>
            <w:b/>
          </w:rPr>
          <w:t xml:space="preserve"> </w:t>
        </w:r>
      </w:ins>
      <w:r w:rsidRPr="009A2853">
        <w:rPr>
          <w:rFonts w:eastAsia="Times New Roman"/>
          <w:b/>
        </w:rPr>
        <w:t xml:space="preserve">associates monthly injury death rate to inter-annual variation of temperature from the average 30-year climate. </w:t>
      </w:r>
      <w:commentRangeStart w:id="2"/>
      <w:ins w:id="3" w:author="Clark, Sierra N" w:date="2019-03-13T15:12:00Z">
        <w:r w:rsidR="009A4C55">
          <w:rPr>
            <w:rFonts w:eastAsia="Times New Roman"/>
            <w:b/>
          </w:rPr>
          <w:t xml:space="preserve">Our results indicate that </w:t>
        </w:r>
        <w:commentRangeEnd w:id="2"/>
        <w:r w:rsidR="009A4C55">
          <w:rPr>
            <w:rStyle w:val="CommentReference"/>
            <w:rFonts w:asciiTheme="minorHAnsi" w:hAnsiTheme="minorHAnsi" w:cstheme="minorBidi"/>
            <w:lang w:eastAsia="en-US"/>
          </w:rPr>
          <w:commentReference w:id="2"/>
        </w:r>
      </w:ins>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 xml:space="preserve">with 87% </w:t>
      </w:r>
      <w:ins w:id="4" w:author="Clark, Sierra N" w:date="2019-03-13T15:13:00Z">
        <w:r w:rsidR="009A4C55">
          <w:rPr>
            <w:rFonts w:eastAsia="Times New Roman"/>
            <w:b/>
          </w:rPr>
          <w:t xml:space="preserve">of deaths </w:t>
        </w:r>
      </w:ins>
      <w:r w:rsidR="008717EE">
        <w:rPr>
          <w:rFonts w:eastAsia="Times New Roman"/>
          <w:b/>
        </w:rPr>
        <w:t>in males</w:t>
      </w:r>
      <w:r w:rsidR="005C3355">
        <w:rPr>
          <w:rFonts w:eastAsia="Times New Roman"/>
          <w:b/>
        </w:rPr>
        <w:t xml:space="preserve"> concentrated mostly in adolescent to middle ages</w:t>
      </w:r>
      <w:r w:rsidR="00EC54F7">
        <w:rPr>
          <w:rFonts w:eastAsia="Times New Roman"/>
          <w:b/>
        </w:rPr>
        <w:t xml:space="preserve">. These </w:t>
      </w:r>
      <w:commentRangeStart w:id="5"/>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deaths </w:t>
      </w:r>
      <w:commentRangeEnd w:id="5"/>
      <w:r w:rsidR="009A4C55">
        <w:rPr>
          <w:rStyle w:val="CommentReference"/>
          <w:rFonts w:asciiTheme="minorHAnsi" w:hAnsiTheme="minorHAnsi" w:cstheme="minorBidi"/>
          <w:lang w:eastAsia="en-US"/>
        </w:rPr>
        <w:commentReference w:id="5"/>
      </w:r>
      <w:r w:rsidR="00D25AD3">
        <w:rPr>
          <w:rFonts w:eastAsia="Times New Roman"/>
          <w:b/>
        </w:rPr>
        <w:t>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commentRangeStart w:id="6"/>
      <w:ins w:id="7" w:author="Clark, Sierra N" w:date="2019-03-13T15:18:00Z">
        <w:r w:rsidR="009A4C55">
          <w:rPr>
            <w:rFonts w:eastAsia="Times New Roman"/>
            <w:b/>
          </w:rPr>
          <w:t>in the USA</w:t>
        </w:r>
        <w:commentRangeEnd w:id="6"/>
        <w:r w:rsidR="009A4C55">
          <w:rPr>
            <w:rStyle w:val="CommentReference"/>
            <w:rFonts w:asciiTheme="minorHAnsi" w:hAnsiTheme="minorHAnsi" w:cstheme="minorBidi"/>
            <w:lang w:eastAsia="en-US"/>
          </w:rPr>
          <w:commentReference w:id="6"/>
        </w:r>
        <w:r w:rsidR="009A4C55">
          <w:rPr>
            <w:rFonts w:eastAsia="Times New Roman"/>
            <w:b/>
          </w:rPr>
          <w:t xml:space="preserve"> </w:t>
        </w:r>
      </w:ins>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w:t>
      </w:r>
      <w:r w:rsidRPr="003017A9">
        <w:lastRenderedPageBreak/>
        <w:t xml:space="preserve">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w:t>
      </w:r>
      <w:r>
        <w:rPr>
          <w:color w:val="000000" w:themeColor="text1"/>
        </w:rPr>
        <w:lastRenderedPageBreak/>
        <w:t>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lastRenderedPageBreak/>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lastRenderedPageBreak/>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9A4C55"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9A4C55"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w:t>
      </w:r>
      <w:r w:rsidRPr="00C7759C">
        <w:rPr>
          <w:color w:val="000000" w:themeColor="text1"/>
        </w:rPr>
        <w:lastRenderedPageBreak/>
        <w:t>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lastRenderedPageBreak/>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75C459A7" w:rsidR="0065196B" w:rsidRPr="006F036A" w:rsidRDefault="00BE2421" w:rsidP="006F036A">
      <w:pPr>
        <w:spacing w:line="480" w:lineRule="auto"/>
        <w:jc w:val="both"/>
      </w:pPr>
      <w:r w:rsidRPr="009F1115">
        <w:t xml:space="preserve">Together with temperature anomaly based on daily mean temperatures, we </w:t>
      </w:r>
      <w:r w:rsidR="0065196B" w:rsidRPr="009F1115">
        <w:t xml:space="preserve">also </w:t>
      </w:r>
      <w:r w:rsidR="00AF43DE">
        <w:t xml:space="preserve">tested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 (each adjusted for length of month):</w:t>
      </w:r>
    </w:p>
    <w:p w14:paraId="5E8AC7A2" w14:textId="77B0E994" w:rsidR="00984C48" w:rsidRPr="006F036A"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w:t>
      </w:r>
      <w:r w:rsidR="00B34BDE">
        <w:rPr>
          <w:rFonts w:ascii="Times New Roman" w:hAnsi="Times New Roman"/>
          <w:color w:val="000000" w:themeColor="text1"/>
          <w:sz w:val="24"/>
          <w:szCs w:val="24"/>
        </w:rPr>
        <w:t xml:space="preserve">nomaly of </w:t>
      </w:r>
      <w:r w:rsidR="00AF43DE">
        <w:rPr>
          <w:rFonts w:ascii="Times New Roman" w:hAnsi="Times New Roman"/>
          <w:color w:val="000000" w:themeColor="text1"/>
          <w:sz w:val="24"/>
          <w:szCs w:val="24"/>
        </w:rPr>
        <w:t>90</w:t>
      </w:r>
      <w:r w:rsidR="00AF43DE" w:rsidRPr="006F036A">
        <w:rPr>
          <w:rFonts w:ascii="Times New Roman" w:hAnsi="Times New Roman"/>
          <w:color w:val="000000" w:themeColor="text1"/>
          <w:sz w:val="24"/>
          <w:szCs w:val="24"/>
          <w:vertAlign w:val="superscript"/>
        </w:rPr>
        <w:t>th</w:t>
      </w:r>
      <w:r w:rsidR="00AF43DE">
        <w:rPr>
          <w:rFonts w:ascii="Times New Roman" w:hAnsi="Times New Roman"/>
          <w:color w:val="000000" w:themeColor="text1"/>
          <w:sz w:val="24"/>
          <w:szCs w:val="24"/>
        </w:rPr>
        <w:t xml:space="preserve"> percentile</w:t>
      </w:r>
      <w:r w:rsidR="00B34BDE">
        <w:rPr>
          <w:rFonts w:ascii="Times New Roman" w:hAnsi="Times New Roman"/>
          <w:color w:val="000000" w:themeColor="text1"/>
          <w:sz w:val="24"/>
          <w:szCs w:val="24"/>
        </w:rPr>
        <w:t xml:space="preserve"> (°C)</w:t>
      </w:r>
      <w:r w:rsidR="00AF43DE">
        <w:rPr>
          <w:rFonts w:ascii="Times New Roman" w:hAnsi="Times New Roman"/>
          <w:color w:val="000000" w:themeColor="text1"/>
          <w:sz w:val="24"/>
          <w:szCs w:val="24"/>
        </w:rPr>
        <w:t xml:space="preserve"> </w:t>
      </w:r>
      <w:r w:rsidR="00B34BDE">
        <w:rPr>
          <w:rFonts w:ascii="Times New Roman" w:hAnsi="Times New Roman"/>
          <w:color w:val="000000" w:themeColor="text1"/>
          <w:sz w:val="24"/>
          <w:szCs w:val="24"/>
        </w:rPr>
        <w:t>of monthly temperature</w:t>
      </w:r>
      <w:r w:rsidR="00F1584A">
        <w:rPr>
          <w:rFonts w:ascii="Times New Roman" w:hAnsi="Times New Roman"/>
          <w:color w:val="000000" w:themeColor="text1"/>
          <w:sz w:val="24"/>
          <w:szCs w:val="24"/>
        </w:rPr>
        <w:t xml:space="preserve"> relative to 30-year (long-term) norm </w:t>
      </w:r>
      <w:r w:rsidR="00EA78C3">
        <w:rPr>
          <w:rFonts w:ascii="Times New Roman" w:hAnsi="Times New Roman"/>
          <w:color w:val="000000" w:themeColor="text1"/>
          <w:sz w:val="24"/>
          <w:szCs w:val="24"/>
        </w:rPr>
        <w:t>of 90</w:t>
      </w:r>
      <w:r w:rsidR="00EA78C3" w:rsidRPr="006F036A">
        <w:rPr>
          <w:rFonts w:ascii="Times New Roman" w:hAnsi="Times New Roman"/>
          <w:color w:val="000000" w:themeColor="text1"/>
          <w:sz w:val="24"/>
          <w:szCs w:val="24"/>
          <w:vertAlign w:val="superscript"/>
        </w:rPr>
        <w:t>th</w:t>
      </w:r>
      <w:r w:rsidR="00EA78C3">
        <w:rPr>
          <w:rFonts w:ascii="Times New Roman" w:hAnsi="Times New Roman"/>
          <w:color w:val="000000" w:themeColor="text1"/>
          <w:sz w:val="24"/>
          <w:szCs w:val="24"/>
        </w:rPr>
        <w:t xml:space="preserve"> percentile </w:t>
      </w:r>
      <w:r w:rsidR="00F1584A">
        <w:rPr>
          <w:rFonts w:ascii="Times New Roman" w:hAnsi="Times New Roman"/>
          <w:color w:val="000000" w:themeColor="text1"/>
          <w:sz w:val="24"/>
          <w:szCs w:val="24"/>
        </w:rPr>
        <w:t>for each state and month</w:t>
      </w:r>
      <w:r w:rsidR="00B34BDE">
        <w:rPr>
          <w:rFonts w:ascii="Times New Roman" w:hAnsi="Times New Roman"/>
          <w:color w:val="000000" w:themeColor="text1"/>
          <w:sz w:val="24"/>
          <w:szCs w:val="24"/>
        </w:rPr>
        <w:t xml:space="preserve"> </w:t>
      </w:r>
    </w:p>
    <w:p w14:paraId="22A2ADEC" w14:textId="08B04073"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7FBA064C" w14:textId="4164278C"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lastRenderedPageBreak/>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2CBD98B9" w14:textId="7384EB25" w:rsidR="0065196B" w:rsidRDefault="00A20069" w:rsidP="0065196B">
      <w:pPr>
        <w:spacing w:line="480" w:lineRule="auto"/>
        <w:jc w:val="both"/>
      </w:pPr>
      <w:r>
        <w:t>The variables by state and by month were correlated</w:t>
      </w:r>
      <w:r w:rsidR="0047749E">
        <w:t xml:space="preserve"> </w:t>
      </w:r>
      <w:r>
        <w:t xml:space="preserve">(Supplementary </w:t>
      </w:r>
      <w:r w:rsidR="00CC7AAE">
        <w:t>Table</w:t>
      </w:r>
      <w:r>
        <w:t xml:space="preserve"> </w:t>
      </w:r>
      <w:r w:rsidR="0064666D">
        <w:t>3</w:t>
      </w:r>
      <w:r>
        <w:t>).</w:t>
      </w:r>
      <w:r w:rsidR="00AA3C2D">
        <w:t xml:space="preserve"> </w:t>
      </w:r>
      <w:r w:rsidR="0065196B" w:rsidRPr="00C1740D">
        <w:t>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also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w:t>
      </w:r>
      <w:r w:rsidRPr="005C694B">
        <w:rPr>
          <w:noProof/>
          <w:lang w:val="en-US"/>
        </w:rPr>
        <w:lastRenderedPageBreak/>
        <w:t xml:space="preserve">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1980-2009 norm temperatures.</w:t>
      </w: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lark, Sierra N" w:date="2019-03-13T15:12:00Z" w:initials="CSN">
    <w:p w14:paraId="0CB6C2FD" w14:textId="1AC5A779" w:rsidR="009A4C55" w:rsidRDefault="009A4C55">
      <w:pPr>
        <w:pStyle w:val="CommentText"/>
      </w:pPr>
      <w:r>
        <w:rPr>
          <w:rStyle w:val="CommentReference"/>
        </w:rPr>
        <w:annotationRef/>
      </w:r>
      <w:r>
        <w:t>Can take this out. Just thought there was not much of a transition from the methods sentences to the results</w:t>
      </w:r>
    </w:p>
  </w:comment>
  <w:comment w:id="5" w:author="Clark, Sierra N" w:date="2019-03-13T15:14:00Z" w:initials="CSN">
    <w:p w14:paraId="44DE2BD5" w14:textId="21261F2B" w:rsidR="009A4C55" w:rsidRDefault="009A4C55">
      <w:pPr>
        <w:pStyle w:val="CommentText"/>
      </w:pPr>
      <w:r>
        <w:rPr>
          <w:rStyle w:val="CommentReference"/>
        </w:rPr>
        <w:annotationRef/>
      </w:r>
      <w:r>
        <w:t xml:space="preserve">I got a bit confused with this wording. After reading it 3 times I got it. I tried to reword it </w:t>
      </w:r>
      <w:proofErr w:type="gramStart"/>
      <w:r>
        <w:t>and  couldn’t</w:t>
      </w:r>
      <w:proofErr w:type="gramEnd"/>
      <w:r>
        <w:t xml:space="preserve"> actually find a better alternative.. but maybe there is one out there. </w:t>
      </w:r>
    </w:p>
  </w:comment>
  <w:comment w:id="6" w:author="Clark, Sierra N" w:date="2019-03-13T15:18:00Z" w:initials="CSN">
    <w:p w14:paraId="092B5D19" w14:textId="12E32E14" w:rsidR="009A4C55" w:rsidRDefault="009A4C55">
      <w:pPr>
        <w:pStyle w:val="CommentText"/>
      </w:pPr>
      <w:r>
        <w:rPr>
          <w:rStyle w:val="CommentReference"/>
        </w:rPr>
        <w:annotationRef/>
      </w:r>
      <w:r>
        <w:t xml:space="preserve">Add in? </w:t>
      </w:r>
      <w:bookmarkStart w:id="8" w:name="_GoBack"/>
      <w:bookmarkEnd w:id="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B6C2FD" w15:done="0"/>
  <w15:commentEx w15:paraId="44DE2BD5" w15:done="0"/>
  <w15:commentEx w15:paraId="092B5D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B6C2FD" w16cid:durableId="20339C74"/>
  <w16cid:commentId w16cid:paraId="44DE2BD5" w16cid:durableId="20339CC4"/>
  <w16cid:commentId w16cid:paraId="092B5D19" w16cid:durableId="20339D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B346B" w14:textId="77777777" w:rsidR="009A5494" w:rsidRDefault="009A5494">
      <w:r>
        <w:separator/>
      </w:r>
    </w:p>
  </w:endnote>
  <w:endnote w:type="continuationSeparator" w:id="0">
    <w:p w14:paraId="2B9820CE" w14:textId="77777777" w:rsidR="009A5494" w:rsidRDefault="009A5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9A4C55" w:rsidRDefault="009A4C55"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9A4C55" w:rsidRDefault="009A4C55"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9A4C55" w:rsidRDefault="009A4C55"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9A4C55" w:rsidRDefault="009A4C55"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7BD69" w14:textId="77777777" w:rsidR="009A5494" w:rsidRDefault="009A5494">
      <w:r>
        <w:separator/>
      </w:r>
    </w:p>
  </w:footnote>
  <w:footnote w:type="continuationSeparator" w:id="0">
    <w:p w14:paraId="3AE60561" w14:textId="77777777" w:rsidR="009A5494" w:rsidRDefault="009A5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ark, Sierra N">
    <w15:presenceInfo w15:providerId="AD" w15:userId="S-1-5-21-243037206-41955558-561332275-15422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63068"/>
    <w:rsid w:val="00064A53"/>
    <w:rsid w:val="0007192B"/>
    <w:rsid w:val="00073D01"/>
    <w:rsid w:val="000A0D93"/>
    <w:rsid w:val="000A355E"/>
    <w:rsid w:val="000C2776"/>
    <w:rsid w:val="000C563B"/>
    <w:rsid w:val="000D39DD"/>
    <w:rsid w:val="000D54C5"/>
    <w:rsid w:val="00110076"/>
    <w:rsid w:val="00123774"/>
    <w:rsid w:val="00140DB8"/>
    <w:rsid w:val="0014511F"/>
    <w:rsid w:val="00164CC4"/>
    <w:rsid w:val="00165E04"/>
    <w:rsid w:val="0017009F"/>
    <w:rsid w:val="00172B5B"/>
    <w:rsid w:val="00175B70"/>
    <w:rsid w:val="00180ECA"/>
    <w:rsid w:val="001D43B8"/>
    <w:rsid w:val="001E3D7C"/>
    <w:rsid w:val="001F307A"/>
    <w:rsid w:val="001F3A6B"/>
    <w:rsid w:val="0021470F"/>
    <w:rsid w:val="002323F2"/>
    <w:rsid w:val="00241EB9"/>
    <w:rsid w:val="0026389E"/>
    <w:rsid w:val="002B4DCB"/>
    <w:rsid w:val="002D3F38"/>
    <w:rsid w:val="002E038D"/>
    <w:rsid w:val="00326ABE"/>
    <w:rsid w:val="003953FB"/>
    <w:rsid w:val="003B10FF"/>
    <w:rsid w:val="003D3E4E"/>
    <w:rsid w:val="003D575B"/>
    <w:rsid w:val="003F11C1"/>
    <w:rsid w:val="00431D95"/>
    <w:rsid w:val="00437D42"/>
    <w:rsid w:val="00460D94"/>
    <w:rsid w:val="004630FC"/>
    <w:rsid w:val="0047749E"/>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27087"/>
    <w:rsid w:val="00644811"/>
    <w:rsid w:val="0064666D"/>
    <w:rsid w:val="0065196B"/>
    <w:rsid w:val="00684591"/>
    <w:rsid w:val="00693003"/>
    <w:rsid w:val="006A4E8B"/>
    <w:rsid w:val="006B0D2B"/>
    <w:rsid w:val="006B1683"/>
    <w:rsid w:val="006F036A"/>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6D92"/>
    <w:rsid w:val="008E26B6"/>
    <w:rsid w:val="008F2D1C"/>
    <w:rsid w:val="00901608"/>
    <w:rsid w:val="009256AE"/>
    <w:rsid w:val="0094745E"/>
    <w:rsid w:val="009678D3"/>
    <w:rsid w:val="00973F5B"/>
    <w:rsid w:val="00977058"/>
    <w:rsid w:val="00981B2C"/>
    <w:rsid w:val="00984C48"/>
    <w:rsid w:val="009941A7"/>
    <w:rsid w:val="009A2853"/>
    <w:rsid w:val="009A3E74"/>
    <w:rsid w:val="009A4C55"/>
    <w:rsid w:val="009A5494"/>
    <w:rsid w:val="009A6724"/>
    <w:rsid w:val="009B20FE"/>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7911"/>
    <w:rsid w:val="00BB3506"/>
    <w:rsid w:val="00BB74F7"/>
    <w:rsid w:val="00BE0385"/>
    <w:rsid w:val="00BE2421"/>
    <w:rsid w:val="00C06426"/>
    <w:rsid w:val="00C16BDD"/>
    <w:rsid w:val="00C1740D"/>
    <w:rsid w:val="00C21811"/>
    <w:rsid w:val="00C45D42"/>
    <w:rsid w:val="00C60D3C"/>
    <w:rsid w:val="00C6277D"/>
    <w:rsid w:val="00C775D5"/>
    <w:rsid w:val="00C94C31"/>
    <w:rsid w:val="00CC7AAE"/>
    <w:rsid w:val="00CE51D9"/>
    <w:rsid w:val="00D03977"/>
    <w:rsid w:val="00D07F9F"/>
    <w:rsid w:val="00D25AD3"/>
    <w:rsid w:val="00D80EC0"/>
    <w:rsid w:val="00D86244"/>
    <w:rsid w:val="00DB2CBB"/>
    <w:rsid w:val="00DC0A97"/>
    <w:rsid w:val="00DD2C41"/>
    <w:rsid w:val="00DF6AC4"/>
    <w:rsid w:val="00E40851"/>
    <w:rsid w:val="00E82A06"/>
    <w:rsid w:val="00E9761E"/>
    <w:rsid w:val="00EA78C3"/>
    <w:rsid w:val="00EA7E0B"/>
    <w:rsid w:val="00EC1B4B"/>
    <w:rsid w:val="00EC54F7"/>
    <w:rsid w:val="00ED2C27"/>
    <w:rsid w:val="00EE590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9588D-E19C-44F0-A86C-4D1AEF46D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31243</Words>
  <Characters>178089</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Clark, Sierra N</cp:lastModifiedBy>
  <cp:revision>2</cp:revision>
  <cp:lastPrinted>2019-03-11T13:02:00Z</cp:lastPrinted>
  <dcterms:created xsi:type="dcterms:W3CDTF">2019-03-13T15:19:00Z</dcterms:created>
  <dcterms:modified xsi:type="dcterms:W3CDTF">2019-03-13T15:19:00Z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