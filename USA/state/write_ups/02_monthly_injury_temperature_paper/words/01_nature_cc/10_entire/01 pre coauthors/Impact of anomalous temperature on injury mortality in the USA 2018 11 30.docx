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A national analysis of </w:t>
      </w:r>
      <w:commentRangeStart w:id="0"/>
      <w:r>
        <w:rPr>
          <w:rFonts w:ascii="Times New Roman" w:hAnsi="Times New Roman"/>
          <w:b/>
          <w:color w:val="000000" w:themeColor="text1"/>
          <w:sz w:val="24"/>
          <w:szCs w:val="24"/>
        </w:rPr>
        <w:t>a</w:t>
      </w:r>
      <w:r w:rsidR="00300CD8" w:rsidRPr="00636C9B">
        <w:rPr>
          <w:rFonts w:ascii="Times New Roman" w:hAnsi="Times New Roman"/>
          <w:b/>
          <w:color w:val="000000" w:themeColor="text1"/>
          <w:sz w:val="24"/>
          <w:szCs w:val="24"/>
        </w:rPr>
        <w:t>nomalous</w:t>
      </w:r>
      <w:commentRangeEnd w:id="0"/>
      <w:r w:rsidR="00237B6F">
        <w:rPr>
          <w:rStyle w:val="CommentReference"/>
          <w:rFonts w:asciiTheme="minorHAnsi" w:eastAsiaTheme="minorHAnsi" w:hAnsiTheme="minorHAnsi" w:cstheme="minorBidi"/>
        </w:rPr>
        <w:commentReference w:id="0"/>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A467749"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2371B258"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1"/>
      <w:commentRangeStart w:id="2"/>
      <w:r w:rsidRPr="00636C9B">
        <w:rPr>
          <w:rFonts w:ascii="Times New Roman" w:hAnsi="Times New Roman"/>
          <w:b/>
          <w:color w:val="000000" w:themeColor="text1"/>
          <w:sz w:val="24"/>
          <w:szCs w:val="24"/>
        </w:rPr>
        <w:lastRenderedPageBreak/>
        <w:t>Introduction</w:t>
      </w:r>
      <w:commentRangeEnd w:id="1"/>
      <w:r w:rsidR="00670E5A">
        <w:rPr>
          <w:rStyle w:val="CommentReference"/>
          <w:rFonts w:asciiTheme="minorHAnsi" w:eastAsiaTheme="minorHAnsi" w:hAnsiTheme="minorHAnsi" w:cstheme="minorBidi"/>
        </w:rPr>
        <w:commentReference w:id="1"/>
      </w:r>
      <w:commentRangeEnd w:id="2"/>
      <w:r w:rsidR="00CF70C8">
        <w:rPr>
          <w:rStyle w:val="CommentReference"/>
          <w:rFonts w:asciiTheme="minorHAnsi" w:eastAsiaTheme="minorHAnsi" w:hAnsiTheme="minorHAnsi" w:cstheme="minorBidi"/>
        </w:rPr>
        <w:commentReference w:id="2"/>
      </w:r>
    </w:p>
    <w:p w14:paraId="2AB19F72" w14:textId="5E707423" w:rsidR="006D0B0D" w:rsidRPr="00636C9B" w:rsidRDefault="00D573C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Climate change has caused global warming, with several degrees </w:t>
      </w:r>
      <w:r w:rsidR="00E6609F">
        <w:rPr>
          <w:rFonts w:ascii="Times New Roman" w:hAnsi="Times New Roman"/>
          <w:color w:val="000000" w:themeColor="text1"/>
          <w:sz w:val="24"/>
          <w:szCs w:val="24"/>
        </w:rPr>
        <w:t>increase in temperature</w:t>
      </w:r>
      <w:r w:rsidR="00BA21C5">
        <w:rPr>
          <w:rFonts w:ascii="Times New Roman" w:hAnsi="Times New Roman"/>
          <w:color w:val="000000" w:themeColor="text1"/>
          <w:sz w:val="24"/>
          <w:szCs w:val="24"/>
        </w:rPr>
        <w:t xml:space="preserve"> compared with pre-industrial levels</w:t>
      </w:r>
      <w:r w:rsidR="00595DD1">
        <w:rPr>
          <w:rFonts w:ascii="Times New Roman" w:hAnsi="Times New Roman"/>
          <w:color w:val="000000" w:themeColor="text1"/>
          <w:sz w:val="24"/>
          <w:szCs w:val="24"/>
        </w:rPr>
        <w:t xml:space="preserve"> expected by the end of the 21</w:t>
      </w:r>
      <w:r w:rsidR="00595DD1" w:rsidRPr="00843ACB">
        <w:rPr>
          <w:rFonts w:ascii="Times New Roman" w:hAnsi="Times New Roman"/>
          <w:color w:val="000000" w:themeColor="text1"/>
          <w:sz w:val="24"/>
          <w:szCs w:val="24"/>
          <w:vertAlign w:val="superscript"/>
        </w:rPr>
        <w:t>st</w:t>
      </w:r>
      <w:r w:rsidR="00595DD1">
        <w:rPr>
          <w:rFonts w:ascii="Times New Roman" w:hAnsi="Times New Roman"/>
          <w:color w:val="000000" w:themeColor="text1"/>
          <w:sz w:val="24"/>
          <w:szCs w:val="24"/>
        </w:rPr>
        <w:t xml:space="preserve"> century.</w:t>
      </w:r>
      <w:r w:rsidR="00162F6E">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r w:rsidR="00162F6E">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0063378A">
        <w:rPr>
          <w:rFonts w:ascii="Times New Roman" w:hAnsi="Times New Roman"/>
          <w:color w:val="000000" w:themeColor="text1"/>
          <w:sz w:val="24"/>
          <w:szCs w:val="24"/>
        </w:rPr>
        <w:t xml:space="preserve">Societies </w:t>
      </w:r>
      <w:r w:rsidR="00DC4BBE">
        <w:rPr>
          <w:rFonts w:ascii="Times New Roman" w:hAnsi="Times New Roman"/>
          <w:color w:val="000000" w:themeColor="text1"/>
          <w:sz w:val="24"/>
          <w:szCs w:val="24"/>
        </w:rPr>
        <w:t>have</w:t>
      </w:r>
      <w:r w:rsidR="00B1372B">
        <w:rPr>
          <w:rFonts w:ascii="Times New Roman" w:hAnsi="Times New Roman"/>
          <w:color w:val="000000" w:themeColor="text1"/>
          <w:sz w:val="24"/>
          <w:szCs w:val="24"/>
        </w:rPr>
        <w:t xml:space="preserve"> </w:t>
      </w:r>
      <w:r w:rsidR="001B7D9F">
        <w:rPr>
          <w:rFonts w:ascii="Times New Roman" w:hAnsi="Times New Roman"/>
          <w:color w:val="000000" w:themeColor="text1"/>
          <w:sz w:val="24"/>
          <w:szCs w:val="24"/>
        </w:rPr>
        <w:t xml:space="preserve">biologically and behaviourally </w:t>
      </w:r>
      <w:r w:rsidR="0063378A">
        <w:rPr>
          <w:rFonts w:ascii="Times New Roman" w:hAnsi="Times New Roman"/>
          <w:color w:val="000000" w:themeColor="text1"/>
          <w:sz w:val="24"/>
          <w:szCs w:val="24"/>
        </w:rPr>
        <w:t>adapt</w:t>
      </w:r>
      <w:r w:rsidR="00BD5F4B">
        <w:rPr>
          <w:rFonts w:ascii="Times New Roman" w:hAnsi="Times New Roman"/>
          <w:color w:val="000000" w:themeColor="text1"/>
          <w:sz w:val="24"/>
          <w:szCs w:val="24"/>
        </w:rPr>
        <w:t>ed</w:t>
      </w:r>
      <w:r w:rsidR="0063378A">
        <w:rPr>
          <w:rFonts w:ascii="Times New Roman" w:hAnsi="Times New Roman"/>
          <w:color w:val="000000" w:themeColor="text1"/>
          <w:sz w:val="24"/>
          <w:szCs w:val="24"/>
        </w:rPr>
        <w:t xml:space="preserve"> to long-term local </w:t>
      </w:r>
      <w:r w:rsidR="00322B2B">
        <w:rPr>
          <w:rFonts w:ascii="Times New Roman" w:hAnsi="Times New Roman"/>
          <w:color w:val="000000" w:themeColor="text1"/>
          <w:sz w:val="24"/>
          <w:szCs w:val="24"/>
        </w:rPr>
        <w:t>temperature</w:t>
      </w:r>
      <w:r w:rsidR="00695322">
        <w:rPr>
          <w:rFonts w:ascii="Times New Roman" w:hAnsi="Times New Roman"/>
          <w:color w:val="000000" w:themeColor="text1"/>
          <w:sz w:val="24"/>
          <w:szCs w:val="24"/>
        </w:rPr>
        <w:t xml:space="preserve"> </w:t>
      </w:r>
      <w:r w:rsidR="00DC4BBE">
        <w:rPr>
          <w:rFonts w:ascii="Times New Roman" w:hAnsi="Times New Roman"/>
          <w:color w:val="000000" w:themeColor="text1"/>
          <w:sz w:val="24"/>
          <w:szCs w:val="24"/>
        </w:rPr>
        <w:t>and seasonal variation with the</w:t>
      </w:r>
      <w:r w:rsidR="00695322">
        <w:rPr>
          <w:rFonts w:ascii="Times New Roman" w:hAnsi="Times New Roman"/>
          <w:color w:val="000000" w:themeColor="text1"/>
          <w:sz w:val="24"/>
          <w:szCs w:val="24"/>
        </w:rPr>
        <w:t xml:space="preserve"> year</w:t>
      </w:r>
      <w:r w:rsidR="0063378A">
        <w:rPr>
          <w:rFonts w:ascii="Times New Roman" w:hAnsi="Times New Roman"/>
          <w:color w:val="000000" w:themeColor="text1"/>
          <w:sz w:val="24"/>
          <w:szCs w:val="24"/>
        </w:rPr>
        <w:t>.</w:t>
      </w:r>
      <w:r w:rsidR="00761A26" w:rsidRPr="00636C9B">
        <w:rPr>
          <w:rFonts w:ascii="Times New Roman" w:hAnsi="Times New Roman"/>
          <w:color w:val="000000" w:themeColor="text1"/>
          <w:sz w:val="24"/>
          <w:szCs w:val="24"/>
        </w:rPr>
        <w:fldChar w:fldCharType="begin" w:fldLock="1"/>
      </w:r>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r w:rsidR="00761A26" w:rsidRPr="00636C9B">
        <w:rPr>
          <w:rFonts w:ascii="Times New Roman" w:hAnsi="Times New Roman"/>
          <w:color w:val="000000" w:themeColor="text1"/>
          <w:sz w:val="24"/>
          <w:szCs w:val="24"/>
        </w:rPr>
        <w:fldChar w:fldCharType="separate"/>
      </w:r>
      <w:r w:rsidR="000E2FBB" w:rsidRPr="000E2FBB">
        <w:rPr>
          <w:rFonts w:ascii="Times New Roman" w:hAnsi="Times New Roman"/>
          <w:noProof/>
          <w:color w:val="000000" w:themeColor="text1"/>
          <w:sz w:val="24"/>
          <w:szCs w:val="24"/>
          <w:vertAlign w:val="superscript"/>
        </w:rPr>
        <w:t>2</w:t>
      </w:r>
      <w:r w:rsidR="00761A26" w:rsidRPr="00636C9B">
        <w:rPr>
          <w:rFonts w:ascii="Times New Roman" w:hAnsi="Times New Roman"/>
          <w:color w:val="000000" w:themeColor="text1"/>
          <w:sz w:val="24"/>
          <w:szCs w:val="24"/>
        </w:rPr>
        <w:fldChar w:fldCharType="end"/>
      </w:r>
      <w:r w:rsidR="0063378A">
        <w:rPr>
          <w:rFonts w:ascii="Times New Roman" w:hAnsi="Times New Roman"/>
          <w:color w:val="000000" w:themeColor="text1"/>
          <w:sz w:val="24"/>
          <w:szCs w:val="24"/>
        </w:rPr>
        <w:t xml:space="preserve"> </w:t>
      </w:r>
      <w:r w:rsidR="00322794">
        <w:rPr>
          <w:rFonts w:ascii="Times New Roman" w:hAnsi="Times New Roman"/>
          <w:color w:val="000000" w:themeColor="text1"/>
          <w:sz w:val="24"/>
          <w:szCs w:val="24"/>
        </w:rPr>
        <w:t xml:space="preserve">However, </w:t>
      </w:r>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r w:rsidR="00DA60DB">
        <w:rPr>
          <w:rFonts w:ascii="Times New Roman" w:hAnsi="Times New Roman"/>
          <w:color w:val="000000" w:themeColor="text1"/>
          <w:sz w:val="24"/>
          <w:szCs w:val="24"/>
        </w:rPr>
        <w:t>slight</w:t>
      </w:r>
      <w:r w:rsidR="0063378A">
        <w:rPr>
          <w:rFonts w:ascii="Times New Roman" w:hAnsi="Times New Roman"/>
          <w:color w:val="000000" w:themeColor="text1"/>
          <w:sz w:val="24"/>
          <w:szCs w:val="24"/>
        </w:rPr>
        <w:t xml:space="preserve"> d</w:t>
      </w:r>
      <w:r w:rsidR="001E0F71" w:rsidRPr="00636C9B">
        <w:rPr>
          <w:rFonts w:ascii="Times New Roman" w:hAnsi="Times New Roman"/>
          <w:color w:val="000000" w:themeColor="text1"/>
          <w:sz w:val="24"/>
          <w:szCs w:val="24"/>
        </w:rPr>
        <w:t>eviation</w:t>
      </w:r>
      <w:r w:rsidR="00F60976">
        <w:rPr>
          <w:rFonts w:ascii="Times New Roman" w:hAnsi="Times New Roman"/>
          <w:color w:val="000000" w:themeColor="text1"/>
          <w:sz w:val="24"/>
          <w:szCs w:val="24"/>
        </w:rPr>
        <w:t>s</w:t>
      </w:r>
      <w:r w:rsidR="003D4196" w:rsidRPr="00636C9B">
        <w:rPr>
          <w:rFonts w:ascii="Times New Roman" w:hAnsi="Times New Roman"/>
          <w:color w:val="000000" w:themeColor="text1"/>
          <w:sz w:val="24"/>
          <w:szCs w:val="24"/>
        </w:rPr>
        <w:t xml:space="preserve"> from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r w:rsidR="00CE3780">
        <w:rPr>
          <w:rFonts w:ascii="Times New Roman" w:hAnsi="Times New Roman"/>
          <w:color w:val="000000" w:themeColor="text1"/>
          <w:sz w:val="24"/>
          <w:szCs w:val="24"/>
        </w:rPr>
        <w:t xml:space="preserve"> temperatures</w:t>
      </w:r>
      <w:r w:rsidR="00535171">
        <w:rPr>
          <w:rFonts w:ascii="Times New Roman" w:hAnsi="Times New Roman"/>
          <w:color w:val="000000" w:themeColor="text1"/>
          <w:sz w:val="24"/>
          <w:szCs w:val="24"/>
        </w:rPr>
        <w:t xml:space="preserve">, or </w:t>
      </w:r>
      <w:r w:rsidR="00F536DD">
        <w:rPr>
          <w:rFonts w:ascii="Times New Roman" w:hAnsi="Times New Roman"/>
          <w:color w:val="000000" w:themeColor="text1"/>
          <w:sz w:val="24"/>
          <w:szCs w:val="24"/>
        </w:rPr>
        <w:t xml:space="preserve">temperature </w:t>
      </w:r>
      <w:r w:rsidR="00AA142F">
        <w:rPr>
          <w:rFonts w:ascii="Times New Roman" w:hAnsi="Times New Roman"/>
          <w:color w:val="000000" w:themeColor="text1"/>
          <w:sz w:val="24"/>
          <w:szCs w:val="24"/>
        </w:rPr>
        <w:t>anomalies,</w:t>
      </w:r>
      <w:r w:rsidR="00D0651D" w:rsidRPr="00636C9B">
        <w:rPr>
          <w:rFonts w:ascii="Times New Roman" w:hAnsi="Times New Roman"/>
          <w:color w:val="000000" w:themeColor="text1"/>
          <w:sz w:val="24"/>
          <w:szCs w:val="24"/>
        </w:rPr>
        <w:t xml:space="preserve">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9431B8">
        <w:rPr>
          <w:rFonts w:ascii="Times New Roman" w:hAnsi="Times New Roman"/>
          <w:color w:val="000000" w:themeColor="text1"/>
          <w:sz w:val="24"/>
          <w:szCs w:val="24"/>
        </w:rPr>
        <w:t>, due to disruption to adaptation</w:t>
      </w:r>
      <w:r w:rsidR="009E3017">
        <w:rPr>
          <w:rFonts w:ascii="Times New Roman" w:hAnsi="Times New Roman"/>
          <w:color w:val="000000" w:themeColor="text1"/>
          <w:sz w:val="24"/>
          <w:szCs w:val="24"/>
        </w:rPr>
        <w:t xml:space="preserve"> and changes in behaviour</w:t>
      </w:r>
      <w:r w:rsidR="001A4AD3" w:rsidRPr="00636C9B">
        <w:rPr>
          <w:rFonts w:ascii="Times New Roman" w:hAnsi="Times New Roman"/>
          <w:color w:val="000000" w:themeColor="text1"/>
          <w:sz w:val="24"/>
          <w:szCs w:val="24"/>
        </w:rPr>
        <w:t>.</w:t>
      </w:r>
      <w:r w:rsidR="00A07AE1">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r w:rsidR="00A07AE1">
        <w:rPr>
          <w:rFonts w:ascii="Times New Roman" w:hAnsi="Times New Roman"/>
          <w:color w:val="000000" w:themeColor="text1"/>
          <w:sz w:val="24"/>
          <w:szCs w:val="24"/>
        </w:rPr>
        <w:fldChar w:fldCharType="end"/>
      </w:r>
      <w:r w:rsidR="00BD5F4B">
        <w:rPr>
          <w:rFonts w:ascii="Times New Roman" w:hAnsi="Times New Roman"/>
          <w:color w:val="000000" w:themeColor="text1"/>
          <w:sz w:val="24"/>
          <w:szCs w:val="24"/>
        </w:rPr>
        <w:t xml:space="preserve"> </w:t>
      </w:r>
      <w:r w:rsidR="004C7EE7">
        <w:rPr>
          <w:rFonts w:ascii="Times New Roman" w:hAnsi="Times New Roman"/>
          <w:color w:val="000000" w:themeColor="text1"/>
          <w:sz w:val="24"/>
          <w:szCs w:val="24"/>
        </w:rPr>
        <w:t>The increasing frequency of anomalous temperature</w:t>
      </w:r>
      <w:r w:rsidR="007175CF">
        <w:rPr>
          <w:rFonts w:ascii="Times New Roman" w:hAnsi="Times New Roman"/>
          <w:color w:val="000000" w:themeColor="text1"/>
          <w:sz w:val="24"/>
          <w:szCs w:val="24"/>
        </w:rPr>
        <w:t xml:space="preserve"> caused by 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r w:rsidR="00CB61C9">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F87BFE">
        <w:rPr>
          <w:rFonts w:ascii="Times New Roman" w:hAnsi="Times New Roman"/>
          <w:color w:val="000000" w:themeColor="text1"/>
          <w:sz w:val="24"/>
          <w:szCs w:val="24"/>
        </w:rPr>
        <w:t>.</w:t>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656B552C" w:rsidR="005C543C" w:rsidRDefault="00446A46"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EC401C">
        <w:rPr>
          <w:rFonts w:ascii="Times New Roman" w:hAnsi="Times New Roman"/>
          <w:color w:val="000000" w:themeColor="text1"/>
          <w:sz w:val="24"/>
          <w:szCs w:val="24"/>
        </w:rPr>
        <w:t xml:space="preserve">n analysis of how </w:t>
      </w:r>
      <w:r w:rsidR="008F5B74">
        <w:rPr>
          <w:rFonts w:ascii="Times New Roman" w:hAnsi="Times New Roman"/>
          <w:color w:val="000000" w:themeColor="text1"/>
          <w:sz w:val="24"/>
          <w:szCs w:val="24"/>
        </w:rPr>
        <w:t>temperature anomalies</w:t>
      </w:r>
      <w:r w:rsidR="00EC401C">
        <w:rPr>
          <w:rFonts w:ascii="Times New Roman" w:hAnsi="Times New Roman"/>
          <w:color w:val="000000" w:themeColor="text1"/>
          <w:sz w:val="24"/>
          <w:szCs w:val="24"/>
        </w:rPr>
        <w:t xml:space="preserve"> are associated wit</w:t>
      </w:r>
      <w:r w:rsidR="00C93D61">
        <w:rPr>
          <w:rFonts w:ascii="Times New Roman" w:hAnsi="Times New Roman"/>
          <w:color w:val="000000" w:themeColor="text1"/>
          <w:sz w:val="24"/>
          <w:szCs w:val="24"/>
        </w:rPr>
        <w:t>h change in</w:t>
      </w:r>
      <w:r w:rsidR="00EC401C">
        <w:rPr>
          <w:rFonts w:ascii="Times New Roman" w:hAnsi="Times New Roman"/>
          <w:color w:val="000000" w:themeColor="text1"/>
          <w:sz w:val="24"/>
          <w:szCs w:val="24"/>
        </w:rPr>
        <w:t xml:space="preserve"> health outcomes for </w:t>
      </w:r>
      <w:r w:rsidR="00E04629">
        <w:rPr>
          <w:rFonts w:ascii="Times New Roman" w:hAnsi="Times New Roman"/>
          <w:color w:val="000000" w:themeColor="text1"/>
          <w:sz w:val="24"/>
          <w:szCs w:val="24"/>
        </w:rPr>
        <w:t>the entire</w:t>
      </w:r>
      <w:r w:rsidR="00EC401C">
        <w:rPr>
          <w:rFonts w:ascii="Times New Roman" w:hAnsi="Times New Roman"/>
          <w:color w:val="000000" w:themeColor="text1"/>
          <w:sz w:val="24"/>
          <w:szCs w:val="24"/>
        </w:rPr>
        <w:t xml:space="preserve"> spectrum of health outcomes</w:t>
      </w:r>
      <w:r w:rsidR="00E04629">
        <w:rPr>
          <w:rFonts w:ascii="Times New Roman" w:hAnsi="Times New Roman"/>
          <w:color w:val="000000" w:themeColor="text1"/>
          <w:sz w:val="24"/>
          <w:szCs w:val="24"/>
        </w:rPr>
        <w:t xml:space="preserve">, including </w:t>
      </w:r>
      <w:r w:rsidR="00004B85">
        <w:rPr>
          <w:rFonts w:ascii="Times New Roman" w:hAnsi="Times New Roman"/>
          <w:color w:val="000000" w:themeColor="text1"/>
          <w:sz w:val="24"/>
          <w:szCs w:val="24"/>
        </w:rPr>
        <w:t>injuries</w:t>
      </w:r>
      <w:r w:rsidR="009C2CAA">
        <w:rPr>
          <w:rFonts w:ascii="Times New Roman" w:hAnsi="Times New Roman"/>
          <w:color w:val="000000" w:themeColor="text1"/>
          <w:sz w:val="24"/>
          <w:szCs w:val="24"/>
        </w:rPr>
        <w:t>,</w:t>
      </w:r>
      <w:r>
        <w:rPr>
          <w:rFonts w:ascii="Times New Roman" w:hAnsi="Times New Roman"/>
          <w:color w:val="000000" w:themeColor="text1"/>
          <w:sz w:val="24"/>
          <w:szCs w:val="24"/>
        </w:rPr>
        <w:t xml:space="preserve"> is needed</w:t>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focused on how mortality from natural causes is affected by daily or multi-day hot/cold episode</w:t>
      </w:r>
      <w:r w:rsidR="009F14CD">
        <w:rPr>
          <w:rFonts w:ascii="Times New Roman" w:hAnsi="Times New Roman"/>
          <w:color w:val="000000" w:themeColor="text1"/>
          <w:sz w:val="24"/>
          <w:szCs w:val="24"/>
        </w:rPr>
        <w:t>s</w:t>
      </w:r>
      <w:r w:rsidR="002339FB" w:rsidRPr="00636C9B">
        <w:rPr>
          <w:rFonts w:ascii="Times New Roman" w:hAnsi="Times New Roman"/>
          <w:color w:val="000000" w:themeColor="text1"/>
          <w:sz w:val="24"/>
          <w:szCs w:val="24"/>
        </w:rPr>
        <w:t>.</w:t>
      </w:r>
      <w:r w:rsidR="00357D07">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r w:rsidR="00357D07">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r w:rsidR="00095F25">
        <w:rPr>
          <w:rFonts w:ascii="Times New Roman" w:hAnsi="Times New Roman"/>
          <w:color w:val="000000" w:themeColor="text1"/>
          <w:sz w:val="24"/>
          <w:szCs w:val="24"/>
        </w:rPr>
        <w:t xml:space="preserve">The impact of extreme heat on mortality </w:t>
      </w:r>
      <w:r w:rsidR="00E108B5">
        <w:rPr>
          <w:rFonts w:ascii="Times New Roman" w:hAnsi="Times New Roman"/>
          <w:color w:val="000000" w:themeColor="text1"/>
          <w:sz w:val="24"/>
          <w:szCs w:val="24"/>
        </w:rPr>
        <w:t xml:space="preserve">from natural causes </w:t>
      </w:r>
      <w:r w:rsidR="00095F25">
        <w:rPr>
          <w:rFonts w:ascii="Times New Roman" w:hAnsi="Times New Roman"/>
          <w:color w:val="000000" w:themeColor="text1"/>
          <w:sz w:val="24"/>
          <w:szCs w:val="24"/>
        </w:rPr>
        <w:t>has also attracted interest.</w:t>
      </w:r>
      <w:r w:rsidR="00095F25">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r w:rsidR="00095F25">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7–12</w:t>
      </w:r>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r w:rsidR="001D21BD">
        <w:rPr>
          <w:rFonts w:ascii="Times New Roman" w:hAnsi="Times New Roman"/>
          <w:color w:val="000000" w:themeColor="text1"/>
          <w:sz w:val="24"/>
          <w:szCs w:val="24"/>
        </w:rPr>
        <w:t>modulated via</w:t>
      </w:r>
      <w:r w:rsidR="005C543C" w:rsidRPr="00636C9B">
        <w:rPr>
          <w:rFonts w:ascii="Times New Roman" w:hAnsi="Times New Roman"/>
          <w:color w:val="000000" w:themeColor="text1"/>
          <w:sz w:val="24"/>
          <w:szCs w:val="24"/>
        </w:rPr>
        <w:t xml:space="preserve"> more complicated behavioural and psychological </w:t>
      </w:r>
      <w:r w:rsidR="001D21BD">
        <w:rPr>
          <w:rFonts w:ascii="Times New Roman" w:hAnsi="Times New Roman"/>
          <w:color w:val="000000" w:themeColor="text1"/>
          <w:sz w:val="24"/>
          <w:szCs w:val="24"/>
        </w:rPr>
        <w:t>pathways</w:t>
      </w:r>
      <w:r w:rsidR="005C543C" w:rsidRPr="00636C9B">
        <w:rPr>
          <w:rFonts w:ascii="Times New Roman" w:hAnsi="Times New Roman"/>
          <w:color w:val="000000" w:themeColor="text1"/>
          <w:sz w:val="24"/>
          <w:szCs w:val="24"/>
        </w:rPr>
        <w:t>, is less well-researched</w:t>
      </w:r>
      <w:r w:rsidR="00064EEB">
        <w:rPr>
          <w:rFonts w:ascii="Times New Roman" w:hAnsi="Times New Roman"/>
          <w:color w:val="000000" w:themeColor="text1"/>
          <w:sz w:val="24"/>
          <w:szCs w:val="24"/>
        </w:rPr>
        <w:t xml:space="preserve"> and often neglected</w:t>
      </w:r>
      <w:r w:rsidR="00707847">
        <w:rPr>
          <w:rFonts w:ascii="Times New Roman" w:hAnsi="Times New Roman"/>
          <w:color w:val="000000" w:themeColor="text1"/>
          <w:sz w:val="24"/>
          <w:szCs w:val="24"/>
        </w:rPr>
        <w:t xml:space="preserve"> in analysis</w:t>
      </w:r>
      <w:r w:rsidR="005C543C" w:rsidRPr="00636C9B">
        <w:rPr>
          <w:rFonts w:ascii="Times New Roman" w:hAnsi="Times New Roman"/>
          <w:color w:val="000000" w:themeColor="text1"/>
          <w:sz w:val="24"/>
          <w:szCs w:val="24"/>
        </w:rPr>
        <w:t>.</w:t>
      </w:r>
    </w:p>
    <w:p w14:paraId="64079337" w14:textId="75420D72" w:rsidR="002339FB" w:rsidRPr="00636C9B" w:rsidRDefault="002339FB" w:rsidP="002339FB">
      <w:pPr>
        <w:spacing w:after="0" w:line="480" w:lineRule="auto"/>
        <w:jc w:val="both"/>
        <w:rPr>
          <w:rFonts w:ascii="Times New Roman" w:hAnsi="Times New Roman"/>
          <w:color w:val="000000" w:themeColor="text1"/>
          <w:sz w:val="24"/>
          <w:szCs w:val="24"/>
        </w:rPr>
      </w:pPr>
      <w:commentRangeStart w:id="3"/>
      <w:commentRangeEnd w:id="3"/>
    </w:p>
    <w:p w14:paraId="59E5EACC" w14:textId="5D209987" w:rsidR="00252CB9" w:rsidRPr="00636C9B" w:rsidRDefault="00092224"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5C543C" w:rsidRPr="005C543C">
        <w:rPr>
          <w:rFonts w:ascii="Times New Roman" w:hAnsi="Times New Roman"/>
          <w:color w:val="000000" w:themeColor="text1"/>
          <w:sz w:val="24"/>
          <w:szCs w:val="24"/>
        </w:rPr>
        <w:t xml:space="preserve"> thoroug</w:t>
      </w:r>
      <w:r w:rsidR="005C543C">
        <w:rPr>
          <w:rFonts w:ascii="Times New Roman" w:hAnsi="Times New Roman"/>
          <w:color w:val="000000" w:themeColor="text1"/>
          <w:sz w:val="24"/>
          <w:szCs w:val="24"/>
        </w:rPr>
        <w:t xml:space="preserve">h understanding of the </w:t>
      </w:r>
      <w:r w:rsidR="00AF294A">
        <w:rPr>
          <w:rFonts w:ascii="Times New Roman" w:hAnsi="Times New Roman"/>
          <w:color w:val="000000" w:themeColor="text1"/>
          <w:sz w:val="24"/>
          <w:szCs w:val="24"/>
        </w:rPr>
        <w:t xml:space="preserve">effect of deviations of temperature from long-term averages on types of injury mortality </w:t>
      </w:r>
      <w:r w:rsidR="005C543C" w:rsidRPr="005C543C">
        <w:rPr>
          <w:rFonts w:ascii="Times New Roman" w:hAnsi="Times New Roman"/>
          <w:color w:val="000000" w:themeColor="text1"/>
          <w:sz w:val="24"/>
          <w:szCs w:val="24"/>
        </w:rPr>
        <w:t xml:space="preserve">is needed to identify at-risk groups, plan responses </w:t>
      </w:r>
      <w:r w:rsidR="00AF294A" w:rsidRPr="005C543C">
        <w:rPr>
          <w:rFonts w:ascii="Times New Roman" w:hAnsi="Times New Roman"/>
          <w:color w:val="000000" w:themeColor="text1"/>
          <w:sz w:val="24"/>
          <w:szCs w:val="24"/>
        </w:rPr>
        <w:t>now</w:t>
      </w:r>
      <w:r w:rsidR="005C543C" w:rsidRPr="005C543C">
        <w:rPr>
          <w:rFonts w:ascii="Times New Roman" w:hAnsi="Times New Roman"/>
          <w:color w:val="000000" w:themeColor="text1"/>
          <w:sz w:val="24"/>
          <w:szCs w:val="24"/>
        </w:rPr>
        <w:t xml:space="preserve"> as well as under changing climat</w:t>
      </w:r>
      <w:r w:rsidR="00AF294A">
        <w:rPr>
          <w:rFonts w:ascii="Times New Roman" w:hAnsi="Times New Roman"/>
          <w:color w:val="000000" w:themeColor="text1"/>
          <w:sz w:val="24"/>
          <w:szCs w:val="24"/>
        </w:rPr>
        <w:t xml:space="preserve">e conditions. </w:t>
      </w:r>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 xml:space="preserve">possess varying levels of resilience to </w:t>
      </w:r>
      <w:del w:id="4" w:author="Parks, Robbie M" w:date="2018-11-30T01:12:00Z">
        <w:r w:rsidR="001810A3" w:rsidRPr="00636C9B" w:rsidDel="008307F7">
          <w:rPr>
            <w:rFonts w:ascii="Times New Roman" w:hAnsi="Times New Roman"/>
            <w:color w:val="000000" w:themeColor="text1"/>
            <w:sz w:val="24"/>
            <w:szCs w:val="24"/>
          </w:rPr>
          <w:delText xml:space="preserve">temperature </w:delText>
        </w:r>
      </w:del>
      <w:r w:rsidR="001810A3" w:rsidRPr="00636C9B">
        <w:rPr>
          <w:rFonts w:ascii="Times New Roman" w:hAnsi="Times New Roman"/>
          <w:color w:val="000000" w:themeColor="text1"/>
          <w:sz w:val="24"/>
          <w:szCs w:val="24"/>
        </w:rPr>
        <w:t>anomal</w:t>
      </w:r>
      <w:ins w:id="5" w:author="Parks, Robbie M" w:date="2018-11-30T01:12:00Z">
        <w:r w:rsidR="008307F7">
          <w:rPr>
            <w:rFonts w:ascii="Times New Roman" w:hAnsi="Times New Roman"/>
            <w:color w:val="000000" w:themeColor="text1"/>
            <w:sz w:val="24"/>
            <w:szCs w:val="24"/>
          </w:rPr>
          <w:t>ous temperature</w:t>
        </w:r>
      </w:ins>
      <w:del w:id="6" w:author="Parks, Robbie M" w:date="2018-11-30T01:12:00Z">
        <w:r w:rsidR="001810A3" w:rsidRPr="00636C9B" w:rsidDel="008307F7">
          <w:rPr>
            <w:rFonts w:ascii="Times New Roman" w:hAnsi="Times New Roman"/>
            <w:color w:val="000000" w:themeColor="text1"/>
            <w:sz w:val="24"/>
            <w:szCs w:val="24"/>
          </w:rPr>
          <w:delText>ies</w:delText>
        </w:r>
      </w:del>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r w:rsidR="000A38D2">
        <w:rPr>
          <w:rFonts w:ascii="Times New Roman" w:hAnsi="Times New Roman"/>
          <w:color w:val="000000" w:themeColor="text1"/>
          <w:sz w:val="24"/>
          <w:szCs w:val="24"/>
        </w:rPr>
        <w:t>T</w:t>
      </w:r>
      <w:r w:rsidR="005C543C" w:rsidRPr="005C543C">
        <w:rPr>
          <w:rFonts w:ascii="Times New Roman" w:hAnsi="Times New Roman"/>
          <w:color w:val="000000" w:themeColor="text1"/>
          <w:sz w:val="24"/>
          <w:szCs w:val="24"/>
        </w:rPr>
        <w:t xml:space="preserve">here is </w:t>
      </w:r>
      <w:r w:rsidR="00073F1B">
        <w:rPr>
          <w:rFonts w:ascii="Times New Roman" w:hAnsi="Times New Roman"/>
          <w:color w:val="000000" w:themeColor="text1"/>
          <w:sz w:val="24"/>
          <w:szCs w:val="24"/>
        </w:rPr>
        <w:t>currently</w:t>
      </w:r>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r w:rsidR="000A38D2">
        <w:rPr>
          <w:rFonts w:ascii="Times New Roman" w:hAnsi="Times New Roman"/>
          <w:color w:val="000000" w:themeColor="text1"/>
          <w:sz w:val="24"/>
          <w:szCs w:val="24"/>
        </w:rPr>
        <w:t xml:space="preserve"> detailed</w:t>
      </w:r>
      <w:r w:rsidR="005C543C" w:rsidRPr="005C543C">
        <w:rPr>
          <w:rFonts w:ascii="Times New Roman" w:hAnsi="Times New Roman"/>
          <w:color w:val="000000" w:themeColor="text1"/>
          <w:sz w:val="24"/>
          <w:szCs w:val="24"/>
        </w:rPr>
        <w:t xml:space="preserve"> information on how </w:t>
      </w:r>
      <w:r w:rsidR="000A38D2">
        <w:rPr>
          <w:rFonts w:ascii="Times New Roman" w:hAnsi="Times New Roman"/>
          <w:color w:val="000000" w:themeColor="text1"/>
          <w:sz w:val="24"/>
          <w:szCs w:val="24"/>
        </w:rPr>
        <w:t xml:space="preserve">different types of injury mortality respond with temperature in relation to age group and </w:t>
      </w:r>
      <w:r w:rsidR="005C543C" w:rsidRPr="005C543C">
        <w:rPr>
          <w:rFonts w:ascii="Times New Roman" w:hAnsi="Times New Roman"/>
          <w:color w:val="000000" w:themeColor="text1"/>
          <w:sz w:val="24"/>
          <w:szCs w:val="24"/>
        </w:rPr>
        <w:t>sex</w:t>
      </w:r>
      <w:r w:rsidR="00073F1B">
        <w:rPr>
          <w:rFonts w:ascii="Times New Roman" w:hAnsi="Times New Roman"/>
          <w:color w:val="000000" w:themeColor="text1"/>
          <w:sz w:val="24"/>
          <w:szCs w:val="24"/>
        </w:rPr>
        <w:t xml:space="preserve"> in the USA</w:t>
      </w:r>
      <w:r w:rsidR="00B24BE3">
        <w:rPr>
          <w:rFonts w:ascii="Times New Roman" w:hAnsi="Times New Roman"/>
          <w:color w:val="000000" w:themeColor="text1"/>
          <w:sz w:val="24"/>
          <w:szCs w:val="24"/>
        </w:rPr>
        <w:t xml:space="preserve">. </w:t>
      </w:r>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w:t>
      </w:r>
      <w:r w:rsidR="00C93D61">
        <w:rPr>
          <w:rFonts w:ascii="Times New Roman" w:hAnsi="Times New Roman"/>
          <w:color w:val="000000" w:themeColor="text1"/>
          <w:sz w:val="24"/>
          <w:szCs w:val="24"/>
        </w:rPr>
        <w:t>stinguishing by these features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79A684BB"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w:t>
      </w:r>
      <w:r w:rsidR="00644C34">
        <w:rPr>
          <w:rFonts w:ascii="Times New Roman" w:hAnsi="Times New Roman"/>
          <w:color w:val="000000" w:themeColor="text1"/>
          <w:sz w:val="24"/>
          <w:szCs w:val="24"/>
        </w:rPr>
        <w:t>-</w:t>
      </w:r>
      <w:r w:rsidR="00E70EB0" w:rsidRPr="00636C9B">
        <w:rPr>
          <w:rFonts w:ascii="Times New Roman" w:hAnsi="Times New Roman"/>
          <w:color w:val="000000" w:themeColor="text1"/>
          <w:sz w:val="24"/>
          <w:szCs w:val="24"/>
        </w:rPr>
        <w:t xml:space="preserve">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r w:rsidR="006838D1">
        <w:rPr>
          <w:rFonts w:ascii="Times New Roman" w:hAnsi="Times New Roman"/>
          <w:color w:val="000000" w:themeColor="text1"/>
          <w:sz w:val="24"/>
          <w:szCs w:val="24"/>
        </w:rPr>
        <w:t>multiple</w:t>
      </w:r>
      <w:r w:rsidR="00E62AEB">
        <w:rPr>
          <w:rFonts w:ascii="Times New Roman" w:hAnsi="Times New Roman"/>
          <w:color w:val="000000" w:themeColor="text1"/>
          <w:sz w:val="24"/>
          <w:szCs w:val="24"/>
        </w:rPr>
        <w:t xml:space="preserve"> </w:t>
      </w:r>
      <w:r w:rsidR="00CA0B8B">
        <w:rPr>
          <w:rFonts w:ascii="Times New Roman" w:hAnsi="Times New Roman"/>
          <w:color w:val="000000" w:themeColor="text1"/>
          <w:sz w:val="24"/>
          <w:szCs w:val="24"/>
        </w:rPr>
        <w:t>types</w:t>
      </w:r>
      <w:r w:rsidR="00CA0B8B" w:rsidRPr="00636C9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of injury</w:t>
      </w:r>
      <w:r w:rsidR="00CF446F" w:rsidRPr="00636C9B">
        <w:rPr>
          <w:rFonts w:ascii="Times New Roman" w:hAnsi="Times New Roman"/>
          <w:color w:val="000000" w:themeColor="text1"/>
          <w:sz w:val="24"/>
          <w:szCs w:val="24"/>
        </w:rPr>
        <w:t xml:space="preserve"> by </w:t>
      </w:r>
      <w:r w:rsidR="0014646A">
        <w:rPr>
          <w:rFonts w:ascii="Times New Roman" w:hAnsi="Times New Roman"/>
          <w:color w:val="000000" w:themeColor="text1"/>
          <w:sz w:val="24"/>
          <w:szCs w:val="24"/>
        </w:rPr>
        <w:t>age group and sex</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4178A95E" w14:textId="5FFEB771" w:rsidR="00E65B73" w:rsidRPr="00636C9B" w:rsidRDefault="00A03DE2" w:rsidP="005B39FC">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Our aim was </w:t>
      </w:r>
      <w:r w:rsidR="00A17E43">
        <w:rPr>
          <w:rFonts w:ascii="Times New Roman" w:hAnsi="Times New Roman"/>
          <w:color w:val="000000" w:themeColor="text1"/>
          <w:sz w:val="24"/>
          <w:szCs w:val="24"/>
        </w:rPr>
        <w:t xml:space="preserve">to </w:t>
      </w:r>
      <w:ins w:id="7" w:author="Bennett, James E" w:date="2018-11-29T22:11:00Z">
        <w:r w:rsidR="00A17E43">
          <w:rPr>
            <w:rFonts w:ascii="Times New Roman" w:hAnsi="Times New Roman"/>
            <w:color w:val="000000" w:themeColor="text1"/>
            <w:sz w:val="24"/>
            <w:szCs w:val="24"/>
          </w:rPr>
          <w:t xml:space="preserve">understand the </w:t>
        </w:r>
        <w:r w:rsidR="003757BC">
          <w:rPr>
            <w:rFonts w:ascii="Times New Roman" w:hAnsi="Times New Roman"/>
            <w:color w:val="000000" w:themeColor="text1"/>
            <w:sz w:val="24"/>
            <w:szCs w:val="24"/>
          </w:rPr>
          <w:t xml:space="preserve">mortality </w:t>
        </w:r>
        <w:r w:rsidR="00A17E43">
          <w:rPr>
            <w:rFonts w:ascii="Times New Roman" w:hAnsi="Times New Roman"/>
            <w:color w:val="000000" w:themeColor="text1"/>
            <w:sz w:val="24"/>
            <w:szCs w:val="24"/>
          </w:rPr>
          <w:t>impact of deviation of temperature from long-term averages</w:t>
        </w:r>
        <w:r w:rsidR="003757BC">
          <w:rPr>
            <w:rFonts w:ascii="Times New Roman" w:hAnsi="Times New Roman"/>
            <w:color w:val="000000" w:themeColor="text1"/>
            <w:sz w:val="24"/>
            <w:szCs w:val="24"/>
          </w:rPr>
          <w:t xml:space="preserve"> which local populations have</w:t>
        </w:r>
        <w:r w:rsidR="003757BC" w:rsidRPr="003757BC">
          <w:rPr>
            <w:rFonts w:ascii="Times New Roman" w:hAnsi="Times New Roman"/>
            <w:color w:val="000000" w:themeColor="text1"/>
            <w:sz w:val="24"/>
            <w:szCs w:val="24"/>
          </w:rPr>
          <w:t xml:space="preserve"> </w:t>
        </w:r>
        <w:r w:rsidR="003757BC">
          <w:rPr>
            <w:rFonts w:ascii="Times New Roman" w:hAnsi="Times New Roman"/>
            <w:color w:val="000000" w:themeColor="text1"/>
            <w:sz w:val="24"/>
            <w:szCs w:val="24"/>
          </w:rPr>
          <w:t>acclimatised to</w:t>
        </w:r>
        <w:r w:rsidR="00A17E43">
          <w:rPr>
            <w:rFonts w:ascii="Times New Roman" w:hAnsi="Times New Roman"/>
            <w:color w:val="000000" w:themeColor="text1"/>
            <w:sz w:val="24"/>
            <w:szCs w:val="24"/>
          </w:rPr>
          <w:t xml:space="preserve">, rather than </w:t>
        </w:r>
        <w:r w:rsidR="003819E7">
          <w:rPr>
            <w:rFonts w:ascii="Times New Roman" w:hAnsi="Times New Roman"/>
            <w:color w:val="000000" w:themeColor="text1"/>
            <w:sz w:val="24"/>
            <w:szCs w:val="24"/>
          </w:rPr>
          <w:t xml:space="preserve">short term </w:t>
        </w:r>
        <w:r w:rsidR="00716FA3">
          <w:rPr>
            <w:rFonts w:ascii="Times New Roman" w:hAnsi="Times New Roman"/>
            <w:color w:val="000000" w:themeColor="text1"/>
            <w:sz w:val="24"/>
            <w:szCs w:val="24"/>
          </w:rPr>
          <w:t xml:space="preserve">changes in </w:t>
        </w:r>
        <w:r w:rsidR="00A17E43">
          <w:rPr>
            <w:rFonts w:ascii="Times New Roman" w:hAnsi="Times New Roman"/>
            <w:color w:val="000000" w:themeColor="text1"/>
            <w:sz w:val="24"/>
            <w:szCs w:val="24"/>
          </w:rPr>
          <w:t>absolute temperature. In particular</w:t>
        </w:r>
      </w:ins>
      <w:r w:rsidR="00FB610D">
        <w:rPr>
          <w:rFonts w:ascii="Times New Roman" w:hAnsi="Times New Roman"/>
          <w:color w:val="000000" w:themeColor="text1"/>
          <w:sz w:val="24"/>
          <w:szCs w:val="24"/>
        </w:rPr>
        <w:t xml:space="preserve"> </w:t>
      </w:r>
      <w:ins w:id="8" w:author="Bennett, James E" w:date="2018-11-29T22:11:00Z">
        <w:r w:rsidR="00716FA3">
          <w:rPr>
            <w:rFonts w:ascii="Times New Roman" w:hAnsi="Times New Roman"/>
            <w:color w:val="000000" w:themeColor="text1"/>
            <w:sz w:val="24"/>
            <w:szCs w:val="24"/>
          </w:rPr>
          <w:t>we used monthly temperatures and death records</w:t>
        </w:r>
        <w:r w:rsidR="00A17E43">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to </w:t>
        </w:r>
      </w:ins>
      <w:r w:rsidR="00C542A6">
        <w:rPr>
          <w:rFonts w:ascii="Times New Roman" w:hAnsi="Times New Roman"/>
          <w:color w:val="000000" w:themeColor="text1"/>
          <w:sz w:val="24"/>
          <w:szCs w:val="24"/>
        </w:rPr>
        <w:t>quantify</w:t>
      </w:r>
      <w:r>
        <w:rPr>
          <w:rFonts w:ascii="Times New Roman" w:hAnsi="Times New Roman"/>
          <w:color w:val="000000" w:themeColor="text1"/>
          <w:sz w:val="24"/>
          <w:szCs w:val="24"/>
        </w:rPr>
        <w:t xml:space="preserve"> </w:t>
      </w:r>
      <w:del w:id="9" w:author="Bennett, James E" w:date="2018-11-29T22:11:00Z">
        <w:r w:rsidR="004B2216">
          <w:rPr>
            <w:rFonts w:ascii="Times New Roman" w:hAnsi="Times New Roman"/>
            <w:color w:val="000000" w:themeColor="text1"/>
            <w:sz w:val="24"/>
            <w:szCs w:val="24"/>
          </w:rPr>
          <w:delText xml:space="preserve">national </w:delText>
        </w:r>
      </w:del>
      <w:r w:rsidR="00173613">
        <w:rPr>
          <w:rStyle w:val="CommentReference"/>
          <w:rFonts w:asciiTheme="minorHAnsi" w:eastAsiaTheme="minorHAnsi" w:hAnsiTheme="minorHAnsi" w:cstheme="minorBidi"/>
        </w:rPr>
        <w:commentReference w:id="10"/>
      </w:r>
      <w:r>
        <w:rPr>
          <w:rFonts w:ascii="Times New Roman" w:hAnsi="Times New Roman"/>
          <w:color w:val="000000" w:themeColor="text1"/>
          <w:sz w:val="24"/>
          <w:szCs w:val="24"/>
        </w:rPr>
        <w:t xml:space="preserve">additional </w:t>
      </w:r>
      <w:r w:rsidR="00C542A6">
        <w:rPr>
          <w:rFonts w:ascii="Times New Roman" w:hAnsi="Times New Roman"/>
          <w:color w:val="000000" w:themeColor="text1"/>
          <w:sz w:val="24"/>
          <w:szCs w:val="24"/>
        </w:rPr>
        <w:t>injury deaths</w:t>
      </w:r>
      <w:r>
        <w:rPr>
          <w:rFonts w:ascii="Times New Roman" w:hAnsi="Times New Roman"/>
          <w:color w:val="000000" w:themeColor="text1"/>
          <w:sz w:val="24"/>
          <w:szCs w:val="24"/>
        </w:rPr>
        <w:t xml:space="preserve"> in </w:t>
      </w:r>
      <w:del w:id="11" w:author="Bennett, James E" w:date="2018-11-29T22:11:00Z">
        <w:r>
          <w:rPr>
            <w:rFonts w:ascii="Times New Roman" w:hAnsi="Times New Roman"/>
            <w:color w:val="000000" w:themeColor="text1"/>
            <w:sz w:val="24"/>
            <w:szCs w:val="24"/>
          </w:rPr>
          <w:delText>a</w:delText>
        </w:r>
      </w:del>
      <w:ins w:id="12" w:author="Bennett, James E" w:date="2018-11-29T22:11:00Z">
        <w:r w:rsidR="00A17E43">
          <w:rPr>
            <w:rFonts w:ascii="Times New Roman" w:hAnsi="Times New Roman"/>
            <w:color w:val="000000" w:themeColor="text1"/>
            <w:sz w:val="24"/>
            <w:szCs w:val="24"/>
          </w:rPr>
          <w:t>months</w:t>
        </w:r>
      </w:ins>
      <w:r w:rsidR="00A17E43">
        <w:rPr>
          <w:rFonts w:ascii="Times New Roman" w:hAnsi="Times New Roman"/>
          <w:color w:val="000000" w:themeColor="text1"/>
          <w:sz w:val="24"/>
          <w:szCs w:val="24"/>
        </w:rPr>
        <w:t xml:space="preserve"> warmer </w:t>
      </w:r>
      <w:del w:id="13" w:author="Bennett, James E" w:date="2018-11-29T22:11:00Z">
        <w:r>
          <w:rPr>
            <w:rFonts w:ascii="Times New Roman" w:hAnsi="Times New Roman"/>
            <w:color w:val="000000" w:themeColor="text1"/>
            <w:sz w:val="24"/>
            <w:szCs w:val="24"/>
          </w:rPr>
          <w:delText>world in</w:delText>
        </w:r>
      </w:del>
      <w:ins w:id="14" w:author="Bennett, James E" w:date="2018-11-29T22:11:00Z">
        <w:r w:rsidR="00A17E43">
          <w:rPr>
            <w:rFonts w:ascii="Times New Roman" w:hAnsi="Times New Roman"/>
            <w:color w:val="000000" w:themeColor="text1"/>
            <w:sz w:val="24"/>
            <w:szCs w:val="24"/>
          </w:rPr>
          <w:t xml:space="preserve">than the </w:t>
        </w:r>
        <w:r w:rsidR="00716FA3">
          <w:rPr>
            <w:rFonts w:ascii="Times New Roman" w:hAnsi="Times New Roman"/>
            <w:color w:val="000000" w:themeColor="text1"/>
            <w:sz w:val="24"/>
            <w:szCs w:val="24"/>
          </w:rPr>
          <w:t xml:space="preserve">acclimatised level </w:t>
        </w:r>
        <w:r>
          <w:rPr>
            <w:rFonts w:ascii="Times New Roman" w:hAnsi="Times New Roman"/>
            <w:color w:val="000000" w:themeColor="text1"/>
            <w:sz w:val="24"/>
            <w:szCs w:val="24"/>
          </w:rPr>
          <w:t xml:space="preserve">in </w:t>
        </w:r>
        <w:r w:rsidR="00716FA3">
          <w:rPr>
            <w:rFonts w:ascii="Times New Roman" w:hAnsi="Times New Roman"/>
            <w:color w:val="000000" w:themeColor="text1"/>
            <w:sz w:val="24"/>
            <w:szCs w:val="24"/>
          </w:rPr>
          <w:t>states of</w:t>
        </w:r>
      </w:ins>
      <w:r w:rsidR="00716FA3">
        <w:rPr>
          <w:rFonts w:ascii="Times New Roman" w:hAnsi="Times New Roman"/>
          <w:color w:val="000000" w:themeColor="text1"/>
          <w:sz w:val="24"/>
          <w:szCs w:val="24"/>
        </w:rPr>
        <w:t xml:space="preserve"> </w:t>
      </w:r>
      <w:r>
        <w:rPr>
          <w:rFonts w:ascii="Times New Roman" w:hAnsi="Times New Roman"/>
          <w:color w:val="000000" w:themeColor="text1"/>
          <w:sz w:val="24"/>
          <w:szCs w:val="24"/>
        </w:rPr>
        <w:t>the</w:t>
      </w:r>
      <w:r w:rsidR="009A2664">
        <w:rPr>
          <w:rFonts w:ascii="Times New Roman" w:hAnsi="Times New Roman"/>
          <w:color w:val="000000" w:themeColor="text1"/>
          <w:sz w:val="24"/>
          <w:szCs w:val="24"/>
        </w:rPr>
        <w:t xml:space="preserve"> contiguous</w:t>
      </w:r>
      <w:r>
        <w:rPr>
          <w:rFonts w:ascii="Times New Roman" w:hAnsi="Times New Roman"/>
          <w:color w:val="000000" w:themeColor="text1"/>
          <w:sz w:val="24"/>
          <w:szCs w:val="24"/>
        </w:rPr>
        <w:t xml:space="preserve"> USA</w:t>
      </w:r>
      <w:r w:rsidR="002D23EC">
        <w:rPr>
          <w:rFonts w:ascii="Times New Roman" w:hAnsi="Times New Roman"/>
          <w:color w:val="000000" w:themeColor="text1"/>
          <w:sz w:val="24"/>
          <w:szCs w:val="24"/>
        </w:rPr>
        <w:t xml:space="preserve"> (i.e., excluding Alaska and Hawaii)</w:t>
      </w:r>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r w:rsidR="00332383">
        <w:rPr>
          <w:rFonts w:ascii="Times New Roman" w:hAnsi="Times New Roman"/>
          <w:color w:val="000000" w:themeColor="text1"/>
          <w:sz w:val="24"/>
          <w:szCs w:val="24"/>
        </w:rPr>
        <w:t>type</w:t>
      </w:r>
      <w:r w:rsidR="008C19F6">
        <w:rPr>
          <w:rFonts w:ascii="Times New Roman" w:hAnsi="Times New Roman"/>
          <w:color w:val="000000" w:themeColor="text1"/>
          <w:sz w:val="24"/>
          <w:szCs w:val="24"/>
        </w:rPr>
        <w:t xml:space="preserve"> of injury. Previous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r w:rsidR="00C02C51">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instrText>
      </w:r>
      <w:r w:rsidR="00C02C51">
        <w:rPr>
          <w:rFonts w:ascii="Times New Roman" w:hAnsi="Times New Roman"/>
          <w:color w:val="000000" w:themeColor="text1"/>
          <w:sz w:val="24"/>
          <w:szCs w:val="24"/>
        </w:rPr>
        <w:fldChar w:fldCharType="separate"/>
      </w:r>
      <w:r w:rsidR="00347BC4" w:rsidRPr="00347BC4">
        <w:rPr>
          <w:rFonts w:ascii="Times New Roman" w:hAnsi="Times New Roman"/>
          <w:noProof/>
          <w:color w:val="000000" w:themeColor="text1"/>
          <w:sz w:val="24"/>
          <w:szCs w:val="24"/>
          <w:vertAlign w:val="superscript"/>
        </w:rPr>
        <w:t>2–12</w:t>
      </w:r>
      <w:r w:rsidR="00C02C51">
        <w:rPr>
          <w:rFonts w:ascii="Times New Roman" w:hAnsi="Times New Roman"/>
          <w:color w:val="000000" w:themeColor="text1"/>
          <w:sz w:val="24"/>
          <w:szCs w:val="24"/>
        </w:rPr>
        <w:fldChar w:fldCharType="end"/>
      </w:r>
      <w:ins w:id="15" w:author="Parks, Robbie M" w:date="2018-11-30T07:49:00Z">
        <w:r w:rsidR="00FF2107">
          <w:rPr>
            <w:rFonts w:ascii="Times New Roman" w:hAnsi="Times New Roman"/>
            <w:color w:val="000000" w:themeColor="text1"/>
            <w:sz w:val="24"/>
            <w:szCs w:val="24"/>
          </w:rPr>
          <w:t xml:space="preserve"> </w:t>
        </w:r>
      </w:ins>
      <w:r w:rsidR="00FF5B78">
        <w:rPr>
          <w:rFonts w:ascii="Times New Roman" w:hAnsi="Times New Roman"/>
          <w:color w:val="000000" w:themeColor="text1"/>
          <w:sz w:val="24"/>
          <w:szCs w:val="24"/>
        </w:rPr>
        <w:t>W</w:t>
      </w:r>
      <w:r w:rsidR="003C52FC">
        <w:rPr>
          <w:rFonts w:ascii="Times New Roman" w:hAnsi="Times New Roman"/>
          <w:color w:val="000000" w:themeColor="text1"/>
          <w:sz w:val="24"/>
          <w:szCs w:val="24"/>
        </w:rPr>
        <w:t>e first defined a state-month temperature anomaly</w:t>
      </w:r>
      <w:r w:rsidR="00350B39">
        <w:rPr>
          <w:rFonts w:ascii="Times New Roman" w:hAnsi="Times New Roman"/>
          <w:color w:val="000000" w:themeColor="text1"/>
          <w:sz w:val="24"/>
          <w:szCs w:val="24"/>
        </w:rPr>
        <w:t xml:space="preserve"> </w:t>
      </w:r>
      <w:r w:rsidR="003C52FC">
        <w:rPr>
          <w:rFonts w:ascii="Times New Roman" w:hAnsi="Times New Roman"/>
          <w:color w:val="000000" w:themeColor="text1"/>
          <w:sz w:val="24"/>
          <w:szCs w:val="24"/>
        </w:rPr>
        <w:t xml:space="preserve">as </w:t>
      </w:r>
      <w:r w:rsidR="00B2527A">
        <w:rPr>
          <w:rFonts w:ascii="Times New Roman" w:hAnsi="Times New Roman"/>
          <w:color w:val="000000" w:themeColor="text1"/>
          <w:sz w:val="24"/>
          <w:szCs w:val="24"/>
        </w:rPr>
        <w:t xml:space="preserve">each </w:t>
      </w:r>
      <w:r w:rsidR="00B2527A" w:rsidRPr="00636C9B">
        <w:rPr>
          <w:rFonts w:ascii="Times New Roman" w:eastAsiaTheme="minorHAnsi" w:hAnsi="Times New Roman"/>
          <w:sz w:val="24"/>
          <w:szCs w:val="24"/>
          <w:lang w:eastAsia="en-GB"/>
        </w:rPr>
        <w:t xml:space="preserve">state-month </w:t>
      </w:r>
      <w:r w:rsidR="00B2527A">
        <w:rPr>
          <w:rFonts w:ascii="Times New Roman" w:eastAsiaTheme="minorHAnsi" w:hAnsi="Times New Roman"/>
          <w:sz w:val="24"/>
          <w:szCs w:val="24"/>
          <w:lang w:eastAsia="en-GB"/>
        </w:rPr>
        <w:t xml:space="preserve">temperature </w:t>
      </w:r>
      <w:r w:rsidR="00B2527A" w:rsidRPr="00636C9B">
        <w:rPr>
          <w:rFonts w:ascii="Times New Roman" w:eastAsiaTheme="minorHAnsi" w:hAnsi="Times New Roman"/>
          <w:sz w:val="24"/>
          <w:szCs w:val="24"/>
          <w:lang w:eastAsia="en-GB"/>
        </w:rPr>
        <w:t xml:space="preserve">value over time </w:t>
      </w:r>
      <w:r w:rsidR="00B2527A">
        <w:rPr>
          <w:rFonts w:ascii="Times New Roman" w:eastAsiaTheme="minorHAnsi" w:hAnsi="Times New Roman"/>
          <w:sz w:val="24"/>
          <w:szCs w:val="24"/>
          <w:lang w:eastAsia="en-GB"/>
        </w:rPr>
        <w:t>minus</w:t>
      </w:r>
      <w:r w:rsidR="00B2527A" w:rsidRPr="00636C9B">
        <w:rPr>
          <w:rFonts w:ascii="Times New Roman" w:eastAsiaTheme="minorHAnsi" w:hAnsi="Times New Roman"/>
          <w:sz w:val="24"/>
          <w:szCs w:val="24"/>
          <w:lang w:eastAsia="en-GB"/>
        </w:rPr>
        <w:t xml:space="preserve"> the </w:t>
      </w:r>
      <w:r w:rsidR="00FF7A80">
        <w:rPr>
          <w:rFonts w:ascii="Times New Roman" w:eastAsiaTheme="minorHAnsi" w:hAnsi="Times New Roman"/>
          <w:sz w:val="24"/>
          <w:szCs w:val="24"/>
          <w:lang w:eastAsia="en-GB"/>
        </w:rPr>
        <w:t xml:space="preserve">respective </w:t>
      </w:r>
      <w:r w:rsidR="00B2527A" w:rsidRPr="00636C9B">
        <w:rPr>
          <w:rFonts w:ascii="Times New Roman" w:eastAsiaTheme="minorHAnsi" w:hAnsi="Times New Roman"/>
          <w:sz w:val="24"/>
          <w:szCs w:val="24"/>
          <w:lang w:eastAsia="en-GB"/>
        </w:rPr>
        <w:t>long-term mean temperature</w:t>
      </w:r>
      <w:r w:rsidR="003C52FC">
        <w:rPr>
          <w:rFonts w:ascii="Times New Roman" w:hAnsi="Times New Roman"/>
          <w:color w:val="000000" w:themeColor="text1"/>
          <w:sz w:val="24"/>
          <w:szCs w:val="24"/>
        </w:rPr>
        <w:t xml:space="preserve">. </w:t>
      </w:r>
      <w:del w:id="16" w:author="Bennett, James E" w:date="2018-11-29T22:11:00Z">
        <w:r w:rsidR="003C52FC">
          <w:rPr>
            <w:rFonts w:ascii="Times New Roman" w:hAnsi="Times New Roman"/>
            <w:color w:val="000000" w:themeColor="text1"/>
            <w:sz w:val="24"/>
            <w:szCs w:val="24"/>
          </w:rPr>
          <w:delText>W</w:delText>
        </w:r>
        <w:r w:rsidR="00921D87" w:rsidRPr="00636C9B">
          <w:rPr>
            <w:rFonts w:ascii="Times New Roman" w:hAnsi="Times New Roman"/>
            <w:color w:val="000000" w:themeColor="text1"/>
            <w:sz w:val="24"/>
            <w:szCs w:val="24"/>
          </w:rPr>
          <w:delText>e</w:delText>
        </w:r>
        <w:r w:rsidR="003C52FC">
          <w:rPr>
            <w:rFonts w:ascii="Times New Roman" w:hAnsi="Times New Roman"/>
            <w:color w:val="000000" w:themeColor="text1"/>
            <w:sz w:val="24"/>
            <w:szCs w:val="24"/>
          </w:rPr>
          <w:delText xml:space="preserve"> then</w:delText>
        </w:r>
        <w:r w:rsidR="00921D87" w:rsidRPr="00636C9B">
          <w:rPr>
            <w:rFonts w:ascii="Times New Roman" w:hAnsi="Times New Roman"/>
            <w:color w:val="000000" w:themeColor="text1"/>
            <w:sz w:val="24"/>
            <w:szCs w:val="24"/>
          </w:rPr>
          <w:delText xml:space="preserve"> used </w:delText>
        </w:r>
        <w:r w:rsidR="00095490" w:rsidRPr="00636C9B">
          <w:rPr>
            <w:rFonts w:ascii="Times New Roman" w:hAnsi="Times New Roman"/>
            <w:color w:val="000000" w:themeColor="text1"/>
            <w:sz w:val="24"/>
            <w:szCs w:val="24"/>
          </w:rPr>
          <w:delText>geo</w:delText>
        </w:r>
        <w:r w:rsidR="004C4565" w:rsidRPr="00636C9B">
          <w:rPr>
            <w:rFonts w:ascii="Times New Roman" w:hAnsi="Times New Roman"/>
            <w:color w:val="000000" w:themeColor="text1"/>
            <w:sz w:val="24"/>
            <w:szCs w:val="24"/>
          </w:rPr>
          <w:delText>-</w:delText>
        </w:r>
        <w:r w:rsidR="00095490" w:rsidRPr="00636C9B">
          <w:rPr>
            <w:rFonts w:ascii="Times New Roman" w:hAnsi="Times New Roman"/>
            <w:color w:val="000000" w:themeColor="text1"/>
            <w:sz w:val="24"/>
            <w:szCs w:val="24"/>
          </w:rPr>
          <w:delText xml:space="preserve">coded </w:delText>
        </w:r>
        <w:r w:rsidR="00921D87" w:rsidRPr="00636C9B">
          <w:rPr>
            <w:rFonts w:ascii="Times New Roman" w:hAnsi="Times New Roman"/>
            <w:color w:val="000000" w:themeColor="text1"/>
            <w:sz w:val="24"/>
            <w:szCs w:val="24"/>
          </w:rPr>
          <w:delText>population-based data</w:delText>
        </w:r>
        <w:r w:rsidR="004C4565" w:rsidRPr="00636C9B">
          <w:rPr>
            <w:rFonts w:ascii="Times New Roman" w:hAnsi="Times New Roman"/>
            <w:color w:val="000000" w:themeColor="text1"/>
            <w:sz w:val="24"/>
            <w:szCs w:val="24"/>
          </w:rPr>
          <w:delText xml:space="preserve"> and temperature data</w:delText>
        </w:r>
        <w:r w:rsidR="00085A4E" w:rsidRPr="00636C9B">
          <w:rPr>
            <w:rFonts w:ascii="Times New Roman" w:hAnsi="Times New Roman"/>
            <w:color w:val="000000" w:themeColor="text1"/>
            <w:sz w:val="24"/>
            <w:szCs w:val="24"/>
          </w:rPr>
          <w:delText xml:space="preserve"> in</w:delText>
        </w:r>
        <w:r w:rsidR="008E3720" w:rsidRPr="00636C9B">
          <w:rPr>
            <w:rFonts w:ascii="Times New Roman" w:hAnsi="Times New Roman"/>
            <w:color w:val="000000" w:themeColor="text1"/>
            <w:sz w:val="24"/>
            <w:szCs w:val="24"/>
          </w:rPr>
          <w:delText xml:space="preserve"> the</w:delText>
        </w:r>
        <w:r w:rsidR="00085A4E" w:rsidRPr="00636C9B">
          <w:rPr>
            <w:rFonts w:ascii="Times New Roman" w:hAnsi="Times New Roman"/>
            <w:color w:val="000000" w:themeColor="text1"/>
            <w:sz w:val="24"/>
            <w:szCs w:val="24"/>
          </w:rPr>
          <w:delText xml:space="preserve"> contiguous USA from 1980 to 2016</w:delText>
        </w:r>
        <w:r w:rsidR="00921D87" w:rsidRPr="00636C9B">
          <w:rPr>
            <w:rFonts w:ascii="Times New Roman" w:hAnsi="Times New Roman"/>
            <w:color w:val="000000" w:themeColor="text1"/>
            <w:sz w:val="24"/>
            <w:szCs w:val="24"/>
          </w:rPr>
          <w:delText xml:space="preserve"> to estimate the association between anomalous temperature</w:delText>
        </w:r>
        <w:r w:rsidR="006D1F52" w:rsidRPr="00636C9B">
          <w:rPr>
            <w:rFonts w:ascii="Times New Roman" w:hAnsi="Times New Roman"/>
            <w:color w:val="000000" w:themeColor="text1"/>
            <w:sz w:val="24"/>
            <w:szCs w:val="24"/>
          </w:rPr>
          <w:delText xml:space="preserve"> and vari</w:delText>
        </w:r>
        <w:r w:rsidR="003F50A5" w:rsidRPr="00636C9B">
          <w:rPr>
            <w:rFonts w:ascii="Times New Roman" w:hAnsi="Times New Roman"/>
            <w:color w:val="000000" w:themeColor="text1"/>
            <w:sz w:val="24"/>
            <w:szCs w:val="24"/>
          </w:rPr>
          <w:delText xml:space="preserve">ous </w:delText>
        </w:r>
        <w:r w:rsidR="00402519">
          <w:rPr>
            <w:rFonts w:ascii="Times New Roman" w:hAnsi="Times New Roman"/>
            <w:color w:val="000000" w:themeColor="text1"/>
            <w:sz w:val="24"/>
            <w:szCs w:val="24"/>
          </w:rPr>
          <w:delText>types</w:delText>
        </w:r>
        <w:r w:rsidR="00402519" w:rsidRPr="00636C9B">
          <w:rPr>
            <w:rFonts w:ascii="Times New Roman" w:hAnsi="Times New Roman"/>
            <w:color w:val="000000" w:themeColor="text1"/>
            <w:sz w:val="24"/>
            <w:szCs w:val="24"/>
          </w:rPr>
          <w:delText xml:space="preserve"> </w:delText>
        </w:r>
        <w:r w:rsidR="003F50A5" w:rsidRPr="00636C9B">
          <w:rPr>
            <w:rFonts w:ascii="Times New Roman" w:hAnsi="Times New Roman"/>
            <w:color w:val="000000" w:themeColor="text1"/>
            <w:sz w:val="24"/>
            <w:szCs w:val="24"/>
          </w:rPr>
          <w:delText xml:space="preserve">of injury deaths, </w:delText>
        </w:r>
        <w:r w:rsidR="003A6E74" w:rsidRPr="00636C9B">
          <w:rPr>
            <w:rFonts w:ascii="Times New Roman" w:hAnsi="Times New Roman"/>
            <w:color w:val="000000" w:themeColor="text1"/>
            <w:sz w:val="24"/>
            <w:szCs w:val="24"/>
          </w:rPr>
          <w:delText xml:space="preserve">by age group, </w:delText>
        </w:r>
        <w:r w:rsidR="003F50A5" w:rsidRPr="00636C9B">
          <w:rPr>
            <w:rFonts w:ascii="Times New Roman" w:hAnsi="Times New Roman"/>
            <w:color w:val="000000" w:themeColor="text1"/>
            <w:sz w:val="24"/>
            <w:szCs w:val="24"/>
          </w:rPr>
          <w:delText>sex</w:delText>
        </w:r>
        <w:r w:rsidR="003A6E74" w:rsidRPr="00636C9B">
          <w:rPr>
            <w:rFonts w:ascii="Times New Roman" w:hAnsi="Times New Roman"/>
            <w:color w:val="000000" w:themeColor="text1"/>
            <w:sz w:val="24"/>
            <w:szCs w:val="24"/>
          </w:rPr>
          <w:delText xml:space="preserve"> and month</w:delText>
        </w:r>
        <w:r w:rsidR="003F50A5" w:rsidRPr="00636C9B">
          <w:rPr>
            <w:rFonts w:ascii="Times New Roman" w:hAnsi="Times New Roman"/>
            <w:color w:val="000000" w:themeColor="text1"/>
            <w:sz w:val="24"/>
            <w:szCs w:val="24"/>
          </w:rPr>
          <w:delText>.</w:delText>
        </w:r>
        <w:r w:rsidR="00F056CD" w:rsidRPr="00636C9B">
          <w:rPr>
            <w:rFonts w:ascii="Times New Roman" w:hAnsi="Times New Roman"/>
            <w:color w:val="000000" w:themeColor="text1"/>
            <w:sz w:val="24"/>
            <w:szCs w:val="24"/>
          </w:rPr>
          <w:delText xml:space="preserve"> We used a</w:delText>
        </w:r>
        <w:r w:rsidR="003F50A5" w:rsidRPr="00636C9B">
          <w:rPr>
            <w:rFonts w:ascii="Times New Roman" w:hAnsi="Times New Roman"/>
            <w:color w:val="000000" w:themeColor="text1"/>
            <w:sz w:val="24"/>
            <w:szCs w:val="24"/>
          </w:rPr>
          <w:delText xml:space="preserve"> </w:delText>
        </w:r>
        <w:r w:rsidR="00F056CD" w:rsidRPr="00636C9B">
          <w:rPr>
            <w:rFonts w:ascii="Times New Roman" w:hAnsi="Times New Roman"/>
            <w:color w:val="000000" w:themeColor="text1"/>
            <w:sz w:val="24"/>
            <w:szCs w:val="24"/>
          </w:rPr>
          <w:delText>Bayesian spatio</w:delText>
        </w:r>
        <w:r w:rsidR="00644C34">
          <w:rPr>
            <w:rFonts w:ascii="Times New Roman" w:hAnsi="Times New Roman"/>
            <w:color w:val="000000" w:themeColor="text1"/>
            <w:sz w:val="24"/>
            <w:szCs w:val="24"/>
          </w:rPr>
          <w:delText>-</w:delText>
        </w:r>
        <w:r w:rsidR="00F056CD" w:rsidRPr="00636C9B">
          <w:rPr>
            <w:rFonts w:ascii="Times New Roman" w:hAnsi="Times New Roman"/>
            <w:color w:val="000000" w:themeColor="text1"/>
            <w:sz w:val="24"/>
            <w:szCs w:val="24"/>
          </w:rPr>
          <w:delText xml:space="preserve">temporal model </w:delText>
        </w:r>
        <w:r w:rsidR="00727E9B" w:rsidRPr="00636C9B">
          <w:rPr>
            <w:rFonts w:ascii="Times New Roman" w:hAnsi="Times New Roman"/>
            <w:color w:val="000000" w:themeColor="text1"/>
            <w:sz w:val="24"/>
            <w:szCs w:val="24"/>
          </w:rPr>
          <w:delText>of</w:delText>
        </w:r>
        <w:r w:rsidR="00F62C99" w:rsidRPr="00636C9B">
          <w:rPr>
            <w:rFonts w:ascii="Times New Roman" w:hAnsi="Times New Roman"/>
            <w:color w:val="000000" w:themeColor="text1"/>
            <w:sz w:val="24"/>
            <w:szCs w:val="24"/>
          </w:rPr>
          <w:delText xml:space="preserve"> death rates</w:delText>
        </w:r>
        <w:r w:rsidR="00DF172D" w:rsidRPr="00636C9B">
          <w:rPr>
            <w:rFonts w:ascii="Times New Roman" w:hAnsi="Times New Roman"/>
            <w:color w:val="000000" w:themeColor="text1"/>
            <w:sz w:val="24"/>
            <w:szCs w:val="24"/>
          </w:rPr>
          <w:delText>. Our statistical model, described below,</w:delText>
        </w:r>
      </w:del>
      <w:ins w:id="17" w:author="Bennett, James E" w:date="2018-11-29T22:11:00Z">
        <w:r w:rsidR="00F056CD" w:rsidRPr="00636C9B">
          <w:rPr>
            <w:rFonts w:ascii="Times New Roman" w:hAnsi="Times New Roman"/>
            <w:color w:val="000000" w:themeColor="text1"/>
            <w:sz w:val="24"/>
            <w:szCs w:val="24"/>
          </w:rPr>
          <w:t xml:space="preserve"> We </w:t>
        </w:r>
        <w:r w:rsidR="00C924DF">
          <w:rPr>
            <w:rFonts w:ascii="Times New Roman" w:hAnsi="Times New Roman"/>
            <w:color w:val="000000" w:themeColor="text1"/>
            <w:sz w:val="24"/>
            <w:szCs w:val="24"/>
          </w:rPr>
          <w:t>modelled deaths using</w:t>
        </w:r>
        <w:r w:rsidR="00C924DF"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Bayesian spatio</w:t>
        </w:r>
        <w:r w:rsidR="00644C34">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temporal model</w:t>
        </w:r>
      </w:ins>
      <w:r w:rsidR="00847EE7">
        <w:rPr>
          <w:rFonts w:ascii="Times New Roman" w:hAnsi="Times New Roman"/>
          <w:color w:val="000000" w:themeColor="text1"/>
          <w:sz w:val="24"/>
          <w:szCs w:val="24"/>
        </w:rPr>
        <w:t xml:space="preserve">, </w:t>
      </w:r>
      <w:ins w:id="18" w:author="Bennett, James E" w:date="2018-11-29T22:11:00Z">
        <w:r w:rsidR="00C924DF">
          <w:rPr>
            <w:rFonts w:ascii="Times New Roman" w:hAnsi="Times New Roman"/>
            <w:color w:val="000000" w:themeColor="text1"/>
            <w:sz w:val="24"/>
            <w:szCs w:val="24"/>
          </w:rPr>
          <w:t>which</w:t>
        </w:r>
      </w:ins>
      <w:r w:rsidR="00DF172D" w:rsidRPr="00636C9B">
        <w:rPr>
          <w:rFonts w:ascii="Times New Roman" w:hAnsi="Times New Roman"/>
          <w:color w:val="000000" w:themeColor="text1"/>
          <w:sz w:val="24"/>
          <w:szCs w:val="24"/>
        </w:rPr>
        <w:t xml:space="preserve"> </w:t>
      </w:r>
      <w:r w:rsidR="004264D7" w:rsidRPr="00636C9B">
        <w:rPr>
          <w:rFonts w:ascii="Times New Roman" w:hAnsi="Times New Roman"/>
          <w:color w:val="000000" w:themeColor="text1"/>
          <w:sz w:val="24"/>
          <w:szCs w:val="24"/>
        </w:rPr>
        <w:t xml:space="preserve">allowed death rates to vary </w:t>
      </w:r>
      <w:r w:rsidR="006D2E75">
        <w:rPr>
          <w:rFonts w:ascii="Times New Roman" w:hAnsi="Times New Roman"/>
          <w:color w:val="000000" w:themeColor="text1"/>
          <w:sz w:val="24"/>
          <w:szCs w:val="24"/>
        </w:rPr>
        <w:t xml:space="preserve">over time as well as </w:t>
      </w:r>
      <w:r w:rsidR="004264D7" w:rsidRPr="00636C9B">
        <w:rPr>
          <w:rFonts w:ascii="Times New Roman" w:hAnsi="Times New Roman"/>
          <w:color w:val="000000" w:themeColor="text1"/>
          <w:sz w:val="24"/>
          <w:szCs w:val="24"/>
        </w:rPr>
        <w:t xml:space="preserve">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and 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ins w:id="19" w:author="Parks, Robbie M" w:date="2018-11-30T07:50:00Z">
        <w:r w:rsidR="009B5522">
          <w:rPr>
            <w:rFonts w:ascii="Times New Roman" w:hAnsi="Times New Roman"/>
            <w:color w:val="000000" w:themeColor="text1"/>
            <w:sz w:val="24"/>
            <w:szCs w:val="24"/>
          </w:rPr>
          <w:t xml:space="preserve"> for a 2016 population</w:t>
        </w:r>
      </w:ins>
      <w:r w:rsidR="00CE3F4F" w:rsidRPr="00636C9B">
        <w:rPr>
          <w:rFonts w:ascii="Times New Roman" w:hAnsi="Times New Roman"/>
          <w:color w:val="000000" w:themeColor="text1"/>
          <w:sz w:val="24"/>
          <w:szCs w:val="24"/>
        </w:rPr>
        <w:t>.</w:t>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7E1402E9" w14:textId="1B52D37B" w:rsidR="0001322E" w:rsidRDefault="000210D1" w:rsidP="00D76DF7">
      <w:pPr>
        <w:spacing w:after="0" w:line="480" w:lineRule="auto"/>
        <w:jc w:val="both"/>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w:t>
      </w:r>
      <w:ins w:id="20" w:author="Parks, Robbie M" w:date="2018-11-30T07:50:00Z">
        <w:r w:rsidR="00CF41F8">
          <w:rPr>
            <w:rFonts w:ascii="Times New Roman" w:hAnsi="Times New Roman"/>
            <w:color w:val="000000" w:themeColor="text1"/>
            <w:sz w:val="24"/>
            <w:szCs w:val="24"/>
          </w:rPr>
          <w:t>location (</w:t>
        </w:r>
      </w:ins>
      <w:r w:rsidR="00100327" w:rsidRPr="00636C9B">
        <w:rPr>
          <w:rFonts w:ascii="Times New Roman" w:hAnsi="Times New Roman"/>
          <w:color w:val="000000" w:themeColor="text1"/>
          <w:sz w:val="24"/>
          <w:szCs w:val="24"/>
        </w:rPr>
        <w:t>state</w:t>
      </w:r>
      <w:ins w:id="21" w:author="Parks, Robbie M" w:date="2018-11-30T07:50:00Z">
        <w:r w:rsidR="00CF41F8">
          <w:rPr>
            <w:rFonts w:ascii="Times New Roman" w:hAnsi="Times New Roman"/>
            <w:color w:val="000000" w:themeColor="text1"/>
            <w:sz w:val="24"/>
            <w:szCs w:val="24"/>
          </w:rPr>
          <w:t>)</w:t>
        </w:r>
      </w:ins>
      <w:r w:rsidR="00100327" w:rsidRPr="00636C9B">
        <w:rPr>
          <w:rFonts w:ascii="Times New Roman" w:hAnsi="Times New Roman"/>
          <w:color w:val="000000" w:themeColor="text1"/>
          <w:sz w:val="24"/>
          <w:szCs w:val="24"/>
        </w:rPr>
        <w:t xml:space="preserve"> of residence, month of </w:t>
      </w:r>
      <w:r w:rsidR="00100327" w:rsidRPr="00636C9B">
        <w:rPr>
          <w:rFonts w:ascii="Times New Roman" w:hAnsi="Times New Roman"/>
          <w:color w:val="000000" w:themeColor="text1"/>
          <w:sz w:val="24"/>
          <w:szCs w:val="24"/>
        </w:rPr>
        <w:lastRenderedPageBreak/>
        <w:t xml:space="preserve">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r w:rsidR="004B66E9">
        <w:rPr>
          <w:rStyle w:val="apple-style-span"/>
          <w:rFonts w:ascii="Times New Roman" w:hAnsi="Times New Roman"/>
          <w:color w:val="000000" w:themeColor="text1"/>
          <w:sz w:val="24"/>
          <w:szCs w:val="24"/>
        </w:rPr>
        <w:t>fell into</w:t>
      </w:r>
      <w:r w:rsidR="00D22A57" w:rsidRPr="00636C9B">
        <w:rPr>
          <w:rStyle w:val="apple-style-span"/>
          <w:rFonts w:ascii="Times New Roman" w:hAnsi="Times New Roman"/>
          <w:color w:val="000000" w:themeColor="text1"/>
          <w:sz w:val="24"/>
          <w:szCs w:val="24"/>
        </w:rPr>
        <w:t xml:space="preserve"> </w:t>
      </w:r>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categories: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r w:rsidR="00AE2912">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r w:rsidR="00AE2912">
        <w:rPr>
          <w:rStyle w:val="apple-style-span"/>
          <w:rFonts w:ascii="Times New Roman" w:hAnsi="Times New Roman"/>
          <w:color w:val="000000" w:themeColor="text1"/>
          <w:sz w:val="24"/>
          <w:szCs w:val="24"/>
        </w:rPr>
        <w:t xml:space="preserve"> and other</w:t>
      </w:r>
      <w:r w:rsidR="00273273">
        <w:rPr>
          <w:rStyle w:val="apple-style-span"/>
          <w:rFonts w:ascii="Times New Roman" w:hAnsi="Times New Roman"/>
          <w:color w:val="000000" w:themeColor="text1"/>
          <w:sz w:val="24"/>
          <w:szCs w:val="24"/>
        </w:rPr>
        <w:t xml:space="preserve"> unintentional injuries</w:t>
      </w:r>
      <w:r w:rsidR="00100327" w:rsidRPr="00636C9B">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We report the results of all but other unintentional injuries</w:t>
      </w:r>
      <w:r w:rsidR="00C91784">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as no coherent relationship between deaths of this type and temperature were evident, nor were the absolute numbers of additional deaths of a magnitude comparable with the other injury types.</w:t>
      </w:r>
    </w:p>
    <w:p w14:paraId="1FA1566D" w14:textId="77777777" w:rsidR="0001322E" w:rsidRDefault="0001322E" w:rsidP="00D76DF7">
      <w:pPr>
        <w:spacing w:after="0" w:line="480" w:lineRule="auto"/>
        <w:jc w:val="both"/>
        <w:rPr>
          <w:rStyle w:val="apple-style-span"/>
          <w:rFonts w:ascii="Times New Roman" w:hAnsi="Times New Roman"/>
          <w:color w:val="000000" w:themeColor="text1"/>
          <w:sz w:val="24"/>
          <w:szCs w:val="24"/>
        </w:rPr>
      </w:pPr>
    </w:p>
    <w:p w14:paraId="1DB0D957" w14:textId="0060354B" w:rsidR="000210D1" w:rsidRPr="00636C9B" w:rsidRDefault="00987F8E"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549B587" w:rsidR="00B373B7" w:rsidRPr="00636C9B" w:rsidRDefault="00885DE5" w:rsidP="00D76DF7">
      <w:pPr>
        <w:spacing w:after="0" w:line="480" w:lineRule="auto"/>
        <w:jc w:val="both"/>
        <w:rPr>
          <w:rFonts w:ascii="Times New Roman" w:hAnsi="Times New Roman"/>
          <w:color w:val="000000" w:themeColor="text1"/>
          <w:sz w:val="24"/>
          <w:szCs w:val="24"/>
        </w:rPr>
      </w:pPr>
      <w:del w:id="22" w:author="Bennett, James E" w:date="2018-11-29T22:11:00Z">
        <w:r w:rsidRPr="00636C9B">
          <w:rPr>
            <w:rFonts w:ascii="Times New Roman" w:hAnsi="Times New Roman"/>
            <w:color w:val="000000" w:themeColor="text1"/>
            <w:sz w:val="24"/>
            <w:szCs w:val="24"/>
          </w:rPr>
          <w:delText>We calculated monthly death r</w:delText>
        </w:r>
        <w:r w:rsidR="00BF7A75" w:rsidRPr="00636C9B">
          <w:rPr>
            <w:rFonts w:ascii="Times New Roman" w:hAnsi="Times New Roman"/>
            <w:color w:val="000000" w:themeColor="text1"/>
            <w:sz w:val="24"/>
            <w:szCs w:val="24"/>
          </w:rPr>
          <w:delText>ates</w:delText>
        </w:r>
      </w:del>
      <w:ins w:id="23" w:author="Bennett, James E" w:date="2018-11-29T22:11:00Z">
        <w:r w:rsidR="00A30264">
          <w:rPr>
            <w:rFonts w:ascii="Times New Roman" w:hAnsi="Times New Roman"/>
            <w:color w:val="000000" w:themeColor="text1"/>
            <w:sz w:val="24"/>
            <w:szCs w:val="24"/>
          </w:rPr>
          <w:t>Death counts were aggregated</w:t>
        </w:r>
      </w:ins>
      <w:r w:rsidRPr="00636C9B">
        <w:rPr>
          <w:rFonts w:ascii="Times New Roman" w:hAnsi="Times New Roman"/>
          <w:color w:val="000000" w:themeColor="text1"/>
          <w:sz w:val="24"/>
          <w:szCs w:val="24"/>
        </w:rPr>
        <w:t xml:space="preserve"> </w:t>
      </w:r>
      <w:r w:rsidR="00BF7A75" w:rsidRPr="00636C9B">
        <w:rPr>
          <w:rFonts w:ascii="Times New Roman" w:hAnsi="Times New Roman"/>
          <w:color w:val="000000" w:themeColor="text1"/>
          <w:sz w:val="24"/>
          <w:szCs w:val="24"/>
        </w:rPr>
        <w:t>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r w:rsidR="008433DD" w:rsidRPr="00636C9B">
        <w:rPr>
          <w:rFonts w:ascii="Times New Roman" w:hAnsi="Times New Roman"/>
          <w:color w:val="000000" w:themeColor="text1"/>
          <w:sz w:val="24"/>
          <w:szCs w:val="24"/>
        </w:rPr>
        <w:t>of injury</w:t>
      </w:r>
      <w:del w:id="24" w:author="Bennett, James E" w:date="2018-11-29T22:11:00Z">
        <w:r w:rsidR="008433DD" w:rsidRPr="00636C9B">
          <w:rPr>
            <w:rFonts w:ascii="Times New Roman" w:hAnsi="Times New Roman"/>
            <w:color w:val="000000" w:themeColor="text1"/>
            <w:sz w:val="24"/>
            <w:szCs w:val="24"/>
          </w:rPr>
          <w:delText xml:space="preserve"> death</w:delText>
        </w:r>
        <w:r w:rsidR="00BA7AAF" w:rsidRPr="00636C9B">
          <w:rPr>
            <w:rFonts w:ascii="Times New Roman" w:hAnsi="Times New Roman"/>
            <w:color w:val="000000" w:themeColor="text1"/>
            <w:sz w:val="24"/>
            <w:szCs w:val="24"/>
          </w:rPr>
          <w:delText>.</w:delText>
        </w:r>
        <w:r w:rsidRPr="00636C9B">
          <w:rPr>
            <w:rFonts w:ascii="Times New Roman" w:hAnsi="Times New Roman"/>
            <w:color w:val="000000" w:themeColor="text1"/>
            <w:sz w:val="24"/>
            <w:szCs w:val="24"/>
          </w:rPr>
          <w:delText xml:space="preserve"> Death rate calculations</w:delText>
        </w:r>
      </w:del>
      <w:ins w:id="25" w:author="Bennett, James E" w:date="2018-11-29T22:11:00Z">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sidR="00A30264">
          <w:rPr>
            <w:rFonts w:ascii="Times New Roman" w:hAnsi="Times New Roman"/>
            <w:color w:val="000000" w:themeColor="text1"/>
            <w:sz w:val="24"/>
            <w:szCs w:val="24"/>
          </w:rPr>
          <w:t>We</w:t>
        </w:r>
      </w:ins>
      <w:r w:rsidR="00A30264">
        <w:rPr>
          <w:rFonts w:ascii="Times New Roman" w:hAnsi="Times New Roman"/>
          <w:color w:val="000000" w:themeColor="text1"/>
          <w:sz w:val="24"/>
          <w:szCs w:val="24"/>
        </w:rPr>
        <w:t xml:space="preserve"> </w:t>
      </w:r>
      <w:commentRangeStart w:id="26"/>
      <w:commentRangeStart w:id="27"/>
      <w:r w:rsidRPr="00636C9B">
        <w:rPr>
          <w:rFonts w:ascii="Times New Roman" w:hAnsi="Times New Roman"/>
          <w:color w:val="000000" w:themeColor="text1"/>
          <w:sz w:val="24"/>
          <w:szCs w:val="24"/>
        </w:rPr>
        <w:t>accounted for varying length of months</w:t>
      </w:r>
      <w:del w:id="28" w:author="Bennett, James E" w:date="2018-11-29T22:11:00Z">
        <w:r w:rsidRPr="00636C9B">
          <w:rPr>
            <w:rFonts w:ascii="Times New Roman" w:hAnsi="Times New Roman"/>
            <w:color w:val="000000" w:themeColor="text1"/>
            <w:sz w:val="24"/>
            <w:szCs w:val="24"/>
          </w:rPr>
          <w:delText>,</w:delText>
        </w:r>
      </w:del>
      <w:r w:rsidRPr="00636C9B">
        <w:rPr>
          <w:rFonts w:ascii="Times New Roman" w:hAnsi="Times New Roman"/>
          <w:color w:val="000000" w:themeColor="text1"/>
          <w:sz w:val="24"/>
          <w:szCs w:val="24"/>
        </w:rPr>
        <w:t xml:space="preserve"> by multiplying each month’s death count by a factor that </w:t>
      </w:r>
      <w:del w:id="29" w:author="Bennett, James E" w:date="2018-11-29T22:11:00Z">
        <w:r w:rsidRPr="00636C9B">
          <w:rPr>
            <w:rFonts w:ascii="Times New Roman" w:hAnsi="Times New Roman"/>
            <w:color w:val="000000" w:themeColor="text1"/>
            <w:sz w:val="24"/>
            <w:szCs w:val="24"/>
          </w:rPr>
          <w:delText>would make</w:delText>
        </w:r>
      </w:del>
      <w:ins w:id="30" w:author="Bennett, James E" w:date="2018-11-29T22:11:00Z">
        <w:r w:rsidR="00322FC6">
          <w:rPr>
            <w:rFonts w:ascii="Times New Roman" w:hAnsi="Times New Roman"/>
            <w:color w:val="000000" w:themeColor="text1"/>
            <w:sz w:val="24"/>
            <w:szCs w:val="24"/>
          </w:rPr>
          <w:t>made</w:t>
        </w:r>
      </w:ins>
      <w:r w:rsidRPr="00636C9B">
        <w:rPr>
          <w:rFonts w:ascii="Times New Roman" w:hAnsi="Times New Roman"/>
          <w:color w:val="000000" w:themeColor="text1"/>
          <w:sz w:val="24"/>
          <w:szCs w:val="24"/>
        </w:rPr>
        <w:t xml:space="preserve"> it equivalent to a 31-day month.</w:t>
      </w:r>
      <w:commentRangeEnd w:id="26"/>
      <w:r w:rsidR="00A30264">
        <w:rPr>
          <w:rStyle w:val="CommentReference"/>
          <w:rFonts w:asciiTheme="minorHAnsi" w:eastAsiaTheme="minorHAnsi" w:hAnsiTheme="minorHAnsi" w:cstheme="minorBidi"/>
        </w:rPr>
        <w:commentReference w:id="26"/>
      </w:r>
      <w:commentRangeEnd w:id="27"/>
      <w:r w:rsidR="00DD06A5">
        <w:rPr>
          <w:rStyle w:val="CommentReference"/>
          <w:rFonts w:asciiTheme="minorHAnsi" w:eastAsiaTheme="minorHAnsi" w:hAnsiTheme="minorHAnsi" w:cstheme="minorBidi"/>
        </w:rPr>
        <w:commentReference w:id="27"/>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20A24D55"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r>
        <w:rPr>
          <w:rFonts w:ascii="Times New Roman" w:eastAsiaTheme="minorHAnsi" w:hAnsi="Times New Roman"/>
          <w:sz w:val="24"/>
          <w:szCs w:val="24"/>
          <w:lang w:eastAsia="en-GB"/>
        </w:rPr>
        <w:lastRenderedPageBreak/>
        <w:t xml:space="preserve">We </w:t>
      </w:r>
      <w:r w:rsidR="005B4DFF">
        <w:rPr>
          <w:rFonts w:ascii="Times New Roman" w:eastAsiaTheme="minorHAnsi" w:hAnsi="Times New Roman"/>
          <w:sz w:val="24"/>
          <w:szCs w:val="24"/>
          <w:lang w:eastAsia="en-GB"/>
        </w:rPr>
        <w:t>required</w:t>
      </w:r>
      <w:r>
        <w:rPr>
          <w:rFonts w:ascii="Times New Roman" w:eastAsiaTheme="minorHAnsi" w:hAnsi="Times New Roman"/>
          <w:sz w:val="24"/>
          <w:szCs w:val="24"/>
          <w:lang w:eastAsia="en-GB"/>
        </w:rPr>
        <w:t xml:space="preserve"> a baseline of long-term temperatures for each state and month</w:t>
      </w:r>
      <w:r w:rsidR="00B2547D">
        <w:rPr>
          <w:rFonts w:ascii="Times New Roman" w:eastAsiaTheme="minorHAnsi" w:hAnsi="Times New Roman"/>
          <w:sz w:val="24"/>
          <w:szCs w:val="24"/>
          <w:lang w:eastAsia="en-GB"/>
        </w:rPr>
        <w:t xml:space="preserve"> to measure </w:t>
      </w:r>
      <w:r w:rsidR="00BC5E54">
        <w:rPr>
          <w:rFonts w:ascii="Times New Roman" w:eastAsiaTheme="minorHAnsi" w:hAnsi="Times New Roman"/>
          <w:sz w:val="24"/>
          <w:szCs w:val="24"/>
          <w:lang w:eastAsia="en-GB"/>
        </w:rPr>
        <w:t>values</w:t>
      </w:r>
      <w:r w:rsidR="00B2547D">
        <w:rPr>
          <w:rFonts w:ascii="Times New Roman" w:eastAsiaTheme="minorHAnsi" w:hAnsi="Times New Roman"/>
          <w:sz w:val="24"/>
          <w:szCs w:val="24"/>
          <w:lang w:eastAsia="en-GB"/>
        </w:rPr>
        <w:t xml:space="preserve"> against</w:t>
      </w:r>
      <w:r w:rsidR="001C608C">
        <w:rPr>
          <w:rFonts w:ascii="Times New Roman" w:eastAsiaTheme="minorHAnsi" w:hAnsi="Times New Roman"/>
          <w:sz w:val="24"/>
          <w:szCs w:val="24"/>
          <w:lang w:eastAsia="en-GB"/>
        </w:rPr>
        <w:t>.</w:t>
      </w:r>
      <w:r w:rsidR="008A7B5B">
        <w:rPr>
          <w:rFonts w:ascii="Times New Roman" w:eastAsiaTheme="minorHAnsi" w:hAnsi="Times New Roman"/>
          <w:sz w:val="24"/>
          <w:szCs w:val="24"/>
          <w:lang w:eastAsia="en-GB"/>
        </w:rPr>
        <w:t xml:space="preserve"> </w:t>
      </w:r>
      <w:del w:id="31" w:author="Bennett, James E" w:date="2018-11-29T22:11:00Z">
        <w:r w:rsidR="00471233">
          <w:rPr>
            <w:rFonts w:ascii="Times New Roman" w:eastAsiaTheme="minorHAnsi" w:hAnsi="Times New Roman"/>
            <w:sz w:val="24"/>
            <w:szCs w:val="24"/>
            <w:lang w:eastAsia="en-GB"/>
          </w:rPr>
          <w:delText>These temperatures represent local adaptation tempe</w:delText>
        </w:r>
        <w:r w:rsidR="008A7B5B">
          <w:rPr>
            <w:rFonts w:ascii="Times New Roman" w:eastAsiaTheme="minorHAnsi" w:hAnsi="Times New Roman"/>
            <w:sz w:val="24"/>
            <w:szCs w:val="24"/>
            <w:lang w:eastAsia="en-GB"/>
          </w:rPr>
          <w:delText xml:space="preserve">rature for each state and month. </w:delText>
        </w:r>
      </w:del>
      <w:r w:rsidR="008A7B5B">
        <w:rPr>
          <w:rFonts w:ascii="Times New Roman" w:eastAsiaTheme="minorHAnsi" w:hAnsi="Times New Roman"/>
          <w:sz w:val="24"/>
          <w:szCs w:val="24"/>
          <w:lang w:eastAsia="en-GB"/>
        </w:rPr>
        <w:t xml:space="preserve">These values </w:t>
      </w:r>
      <w:r w:rsidR="00450FA1">
        <w:rPr>
          <w:rFonts w:ascii="Times New Roman" w:eastAsiaTheme="minorHAnsi" w:hAnsi="Times New Roman"/>
          <w:sz w:val="24"/>
          <w:szCs w:val="24"/>
          <w:lang w:eastAsia="en-GB"/>
        </w:rPr>
        <w:t>can be different even for neighbouring months in the same state</w:t>
      </w:r>
      <w:r w:rsidR="00D86FFA">
        <w:rPr>
          <w:rFonts w:ascii="Times New Roman" w:eastAsiaTheme="minorHAnsi" w:hAnsi="Times New Roman"/>
          <w:sz w:val="24"/>
          <w:szCs w:val="24"/>
          <w:lang w:eastAsia="en-GB"/>
        </w:rPr>
        <w:t>, or neighbouring states in the same month</w:t>
      </w:r>
      <w:r w:rsidR="00802A0B">
        <w:rPr>
          <w:rFonts w:ascii="Times New Roman" w:eastAsiaTheme="minorHAnsi" w:hAnsi="Times New Roman"/>
          <w:sz w:val="24"/>
          <w:szCs w:val="24"/>
          <w:lang w:eastAsia="en-GB"/>
        </w:rPr>
        <w:t>, and represent monthly acclimatisation temperatures in each state</w:t>
      </w:r>
      <w:r w:rsidR="00A84DE4">
        <w:rPr>
          <w:rFonts w:ascii="Times New Roman" w:eastAsiaTheme="minorHAnsi" w:hAnsi="Times New Roman"/>
          <w:sz w:val="24"/>
          <w:szCs w:val="24"/>
          <w:lang w:eastAsia="en-GB"/>
        </w:rPr>
        <w:t xml:space="preserve">. </w:t>
      </w:r>
      <w:r w:rsidR="00802A0B">
        <w:rPr>
          <w:rFonts w:ascii="Times New Roman" w:eastAsiaTheme="minorHAnsi" w:hAnsi="Times New Roman"/>
          <w:sz w:val="24"/>
          <w:szCs w:val="24"/>
          <w:lang w:eastAsia="en-GB"/>
        </w:rPr>
        <w:t xml:space="preserve">For </w:t>
      </w:r>
      <w:del w:id="32" w:author="Bennett, James E" w:date="2018-11-29T22:11:00Z">
        <w:r w:rsidR="00802A0B">
          <w:rPr>
            <w:rFonts w:ascii="Times New Roman" w:eastAsiaTheme="minorHAnsi" w:hAnsi="Times New Roman"/>
            <w:sz w:val="24"/>
            <w:szCs w:val="24"/>
            <w:lang w:eastAsia="en-GB"/>
          </w:rPr>
          <w:delText>this</w:delText>
        </w:r>
      </w:del>
      <w:ins w:id="33" w:author="Bennett, James E" w:date="2018-11-29T22:11:00Z">
        <w:r w:rsidR="00322FC6">
          <w:rPr>
            <w:rFonts w:ascii="Times New Roman" w:eastAsiaTheme="minorHAnsi" w:hAnsi="Times New Roman"/>
            <w:sz w:val="24"/>
            <w:szCs w:val="24"/>
            <w:lang w:eastAsia="en-GB"/>
          </w:rPr>
          <w:t>each month in each state</w:t>
        </w:r>
      </w:ins>
      <w:r w:rsidR="00802A0B">
        <w:rPr>
          <w:rFonts w:ascii="Times New Roman" w:eastAsiaTheme="minorHAnsi" w:hAnsi="Times New Roman"/>
          <w:sz w:val="24"/>
          <w:szCs w:val="24"/>
          <w:lang w:eastAsia="en-GB"/>
        </w:rPr>
        <w:t xml:space="preserve">, </w:t>
      </w:r>
      <w:r w:rsidR="00B2547D">
        <w:rPr>
          <w:rFonts w:ascii="Times New Roman" w:eastAsiaTheme="minorHAnsi" w:hAnsi="Times New Roman"/>
          <w:sz w:val="24"/>
          <w:szCs w:val="24"/>
          <w:lang w:eastAsia="en-GB"/>
        </w:rPr>
        <w:t>w</w:t>
      </w:r>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w:t>
      </w:r>
      <w:ins w:id="34" w:author="Bennett, James E" w:date="2018-11-29T22:11:00Z">
        <w:r w:rsidR="00322FC6">
          <w:rPr>
            <w:rFonts w:ascii="Times New Roman" w:eastAsiaTheme="minorHAnsi" w:hAnsi="Times New Roman"/>
            <w:sz w:val="24"/>
            <w:szCs w:val="24"/>
            <w:lang w:eastAsia="en-GB"/>
          </w:rPr>
          <w:t xml:space="preserve">the </w:t>
        </w:r>
      </w:ins>
      <w:r w:rsidR="00665BF4" w:rsidRPr="00636C9B">
        <w:rPr>
          <w:rFonts w:ascii="Times New Roman" w:eastAsiaTheme="minorHAnsi" w:hAnsi="Times New Roman"/>
          <w:sz w:val="24"/>
          <w:szCs w:val="24"/>
          <w:lang w:eastAsia="en-GB"/>
        </w:rPr>
        <w:t xml:space="preserve">mean </w:t>
      </w:r>
      <w:del w:id="35" w:author="Bennett, James E" w:date="2018-11-29T22:11:00Z">
        <w:r w:rsidR="00665BF4" w:rsidRPr="00636C9B">
          <w:rPr>
            <w:rFonts w:ascii="Times New Roman" w:eastAsiaTheme="minorHAnsi" w:hAnsi="Times New Roman"/>
            <w:sz w:val="24"/>
            <w:szCs w:val="24"/>
            <w:lang w:eastAsia="en-GB"/>
          </w:rPr>
          <w:delText>t</w:delText>
        </w:r>
        <w:r w:rsidR="004814FB" w:rsidRPr="00636C9B">
          <w:rPr>
            <w:rFonts w:ascii="Times New Roman" w:eastAsiaTheme="minorHAnsi" w:hAnsi="Times New Roman"/>
            <w:sz w:val="24"/>
            <w:szCs w:val="24"/>
            <w:lang w:eastAsia="en-GB"/>
          </w:rPr>
          <w:delText>emperatures</w:delText>
        </w:r>
        <w:r w:rsidR="009C7269">
          <w:rPr>
            <w:rFonts w:ascii="Times New Roman" w:eastAsiaTheme="minorHAnsi" w:hAnsi="Times New Roman"/>
            <w:sz w:val="24"/>
            <w:szCs w:val="24"/>
            <w:lang w:eastAsia="en-GB"/>
          </w:rPr>
          <w:delText xml:space="preserve"> </w:delText>
        </w:r>
      </w:del>
      <w:r w:rsidR="009C7269">
        <w:rPr>
          <w:rFonts w:ascii="Times New Roman" w:eastAsiaTheme="minorHAnsi" w:hAnsi="Times New Roman"/>
          <w:sz w:val="24"/>
          <w:szCs w:val="24"/>
          <w:lang w:eastAsia="en-GB"/>
        </w:rPr>
        <w:t xml:space="preserve">of daily </w:t>
      </w:r>
      <w:del w:id="36" w:author="Bennett, James E" w:date="2018-11-29T22:11:00Z">
        <w:r w:rsidR="009C7269">
          <w:rPr>
            <w:rFonts w:ascii="Times New Roman" w:eastAsiaTheme="minorHAnsi" w:hAnsi="Times New Roman"/>
            <w:sz w:val="24"/>
            <w:szCs w:val="24"/>
            <w:lang w:eastAsia="en-GB"/>
          </w:rPr>
          <w:delText>means</w:delText>
        </w:r>
        <w:r w:rsidR="00B80D4C" w:rsidRPr="00636C9B">
          <w:rPr>
            <w:rFonts w:ascii="Times New Roman" w:eastAsiaTheme="minorHAnsi" w:hAnsi="Times New Roman"/>
            <w:sz w:val="24"/>
            <w:szCs w:val="24"/>
            <w:lang w:eastAsia="en-GB"/>
          </w:rPr>
          <w:delText xml:space="preserve"> by month and state </w:delText>
        </w:r>
      </w:del>
      <w:ins w:id="37" w:author="Bennett, James E" w:date="2018-11-29T22:11:00Z">
        <w:r w:rsidR="009C7269">
          <w:rPr>
            <w:rFonts w:ascii="Times New Roman" w:eastAsiaTheme="minorHAnsi" w:hAnsi="Times New Roman"/>
            <w:sz w:val="24"/>
            <w:szCs w:val="24"/>
            <w:lang w:eastAsia="en-GB"/>
          </w:rPr>
          <w:t>mean</w:t>
        </w:r>
        <w:r w:rsidR="00322FC6">
          <w:rPr>
            <w:rFonts w:ascii="Times New Roman" w:eastAsiaTheme="minorHAnsi" w:hAnsi="Times New Roman"/>
            <w:sz w:val="24"/>
            <w:szCs w:val="24"/>
            <w:lang w:eastAsia="en-GB"/>
          </w:rPr>
          <w:t xml:space="preserve"> temperature</w:t>
        </w:r>
        <w:r w:rsidR="009C7269">
          <w:rPr>
            <w:rFonts w:ascii="Times New Roman" w:eastAsiaTheme="minorHAnsi" w:hAnsi="Times New Roman"/>
            <w:sz w:val="24"/>
            <w:szCs w:val="24"/>
            <w:lang w:eastAsia="en-GB"/>
          </w:rPr>
          <w:t>s</w:t>
        </w:r>
        <w:r w:rsidR="00B80D4C" w:rsidRPr="00636C9B">
          <w:rPr>
            <w:rFonts w:ascii="Times New Roman" w:eastAsiaTheme="minorHAnsi" w:hAnsi="Times New Roman"/>
            <w:sz w:val="24"/>
            <w:szCs w:val="24"/>
            <w:lang w:eastAsia="en-GB"/>
          </w:rPr>
          <w:t xml:space="preserve"> </w:t>
        </w:r>
      </w:ins>
      <w:r w:rsidR="005B4DFF">
        <w:rPr>
          <w:rFonts w:ascii="Times New Roman" w:eastAsiaTheme="minorHAnsi" w:hAnsi="Times New Roman"/>
          <w:sz w:val="24"/>
          <w:szCs w:val="24"/>
          <w:lang w:eastAsia="en-GB"/>
        </w:rPr>
        <w:t>covering a 30-year period</w:t>
      </w:r>
      <w:ins w:id="38" w:author="Bennett, James E" w:date="2018-11-29T22:11:00Z">
        <w:r w:rsidR="00322FC6">
          <w:rPr>
            <w:rFonts w:ascii="Times New Roman" w:eastAsiaTheme="minorHAnsi" w:hAnsi="Times New Roman"/>
            <w:sz w:val="24"/>
            <w:szCs w:val="24"/>
            <w:lang w:eastAsia="en-GB"/>
          </w:rPr>
          <w:t>;</w:t>
        </w:r>
        <w:r w:rsidR="005B4DFF">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this time scale </w:t>
        </w:r>
        <w:r w:rsidR="00322FC6" w:rsidRPr="00636C9B">
          <w:rPr>
            <w:rFonts w:ascii="Times New Roman" w:eastAsiaTheme="minorHAnsi" w:hAnsi="Times New Roman"/>
            <w:sz w:val="24"/>
            <w:szCs w:val="24"/>
            <w:lang w:eastAsia="en-GB"/>
          </w:rPr>
          <w:t>(here 1980-2009)</w:t>
        </w:r>
        <w:r w:rsidR="00322FC6">
          <w:rPr>
            <w:rFonts w:ascii="Times New Roman" w:eastAsiaTheme="minorHAnsi" w:hAnsi="Times New Roman"/>
            <w:sz w:val="24"/>
            <w:szCs w:val="24"/>
            <w:lang w:eastAsia="en-GB"/>
          </w:rPr>
          <w:t xml:space="preserve"> is</w:t>
        </w:r>
      </w:ins>
      <w:r w:rsidR="00322FC6">
        <w:rPr>
          <w:rFonts w:ascii="Times New Roman" w:eastAsiaTheme="minorHAnsi" w:hAnsi="Times New Roman"/>
          <w:sz w:val="24"/>
          <w:szCs w:val="24"/>
          <w:lang w:eastAsia="en-GB"/>
        </w:rPr>
        <w:t xml:space="preserve"> </w:t>
      </w:r>
      <w:r w:rsidR="005B4DFF">
        <w:rPr>
          <w:rFonts w:ascii="Times New Roman" w:eastAsiaTheme="minorHAnsi" w:hAnsi="Times New Roman"/>
          <w:sz w:val="24"/>
          <w:szCs w:val="24"/>
          <w:lang w:eastAsia="en-GB"/>
        </w:rPr>
        <w:t xml:space="preserve">equivalent to </w:t>
      </w:r>
      <w:del w:id="39" w:author="Bennett, James E" w:date="2018-11-29T22:11:00Z">
        <w:r w:rsidR="005B4DFF">
          <w:rPr>
            <w:rFonts w:ascii="Times New Roman" w:eastAsiaTheme="minorHAnsi" w:hAnsi="Times New Roman"/>
            <w:sz w:val="24"/>
            <w:szCs w:val="24"/>
            <w:lang w:eastAsia="en-GB"/>
          </w:rPr>
          <w:delText>scales</w:delText>
        </w:r>
      </w:del>
      <w:ins w:id="40" w:author="Bennett, James E" w:date="2018-11-29T22:11:00Z">
        <w:r w:rsidR="00322FC6">
          <w:rPr>
            <w:rFonts w:ascii="Times New Roman" w:eastAsiaTheme="minorHAnsi" w:hAnsi="Times New Roman"/>
            <w:sz w:val="24"/>
            <w:szCs w:val="24"/>
            <w:lang w:eastAsia="en-GB"/>
          </w:rPr>
          <w:t>those</w:t>
        </w:r>
      </w:ins>
      <w:r w:rsidR="00322FC6">
        <w:rPr>
          <w:rFonts w:ascii="Times New Roman" w:eastAsiaTheme="minorHAnsi" w:hAnsi="Times New Roman"/>
          <w:sz w:val="24"/>
          <w:szCs w:val="24"/>
          <w:lang w:eastAsia="en-GB"/>
        </w:rPr>
        <w:t xml:space="preserve"> </w:t>
      </w:r>
      <w:r w:rsidR="005B4DFF">
        <w:rPr>
          <w:rFonts w:ascii="Times New Roman" w:eastAsiaTheme="minorHAnsi" w:hAnsi="Times New Roman"/>
          <w:sz w:val="24"/>
          <w:szCs w:val="24"/>
          <w:lang w:eastAsia="en-GB"/>
        </w:rPr>
        <w:t xml:space="preserve">used </w:t>
      </w:r>
      <w:r w:rsidR="00BC51A4">
        <w:rPr>
          <w:rFonts w:ascii="Times New Roman" w:eastAsiaTheme="minorHAnsi" w:hAnsi="Times New Roman"/>
          <w:sz w:val="24"/>
          <w:szCs w:val="24"/>
          <w:lang w:eastAsia="en-GB"/>
        </w:rPr>
        <w:t xml:space="preserve">in </w:t>
      </w:r>
      <w:r w:rsidR="005B4DFF">
        <w:rPr>
          <w:rFonts w:ascii="Times New Roman" w:eastAsiaTheme="minorHAnsi" w:hAnsi="Times New Roman"/>
          <w:sz w:val="24"/>
          <w:szCs w:val="24"/>
          <w:lang w:eastAsia="en-GB"/>
        </w:rPr>
        <w:t>climate assessment</w:t>
      </w:r>
      <w:del w:id="41" w:author="Bennett, James E" w:date="2018-11-29T22:11:00Z">
        <w:r w:rsidR="005B4DFF">
          <w:rPr>
            <w:rFonts w:ascii="Times New Roman" w:eastAsiaTheme="minorHAnsi" w:hAnsi="Times New Roman"/>
            <w:sz w:val="24"/>
            <w:szCs w:val="24"/>
            <w:lang w:eastAsia="en-GB"/>
          </w:rPr>
          <w:delText xml:space="preserve"> </w:delText>
        </w:r>
        <w:r w:rsidR="00B80D4C" w:rsidRPr="00636C9B">
          <w:rPr>
            <w:rFonts w:ascii="Times New Roman" w:eastAsiaTheme="minorHAnsi" w:hAnsi="Times New Roman"/>
            <w:sz w:val="24"/>
            <w:szCs w:val="24"/>
            <w:lang w:eastAsia="en-GB"/>
          </w:rPr>
          <w:delText>(here 1980-2009)</w:delText>
        </w:r>
        <w:r w:rsidR="008F32CB" w:rsidRPr="00636C9B">
          <w:rPr>
            <w:rFonts w:ascii="Times New Roman" w:eastAsiaTheme="minorHAnsi" w:hAnsi="Times New Roman"/>
            <w:sz w:val="24"/>
            <w:szCs w:val="24"/>
            <w:lang w:eastAsia="en-GB"/>
          </w:rPr>
          <w:delText>.</w:delText>
        </w:r>
      </w:del>
      <w:ins w:id="42" w:author="Bennett, James E" w:date="2018-11-29T22:11:00Z">
        <w:r w:rsidR="008F32CB" w:rsidRPr="00636C9B">
          <w:rPr>
            <w:rFonts w:ascii="Times New Roman" w:eastAsiaTheme="minorHAnsi" w:hAnsi="Times New Roman"/>
            <w:sz w:val="24"/>
            <w:szCs w:val="24"/>
            <w:lang w:eastAsia="en-GB"/>
          </w:rPr>
          <w:t>.</w:t>
        </w:r>
      </w:ins>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ins w:id="43" w:author="Parks, Robbie M" w:date="2018-11-29T22:59:00Z">
        <w:r w:rsidR="007D1E78">
          <w:rPr>
            <w:rFonts w:ascii="Times New Roman" w:eastAsiaTheme="minorHAnsi" w:hAnsi="Times New Roman"/>
            <w:sz w:val="24"/>
            <w:szCs w:val="24"/>
            <w:lang w:eastAsia="en-GB"/>
          </w:rPr>
          <w:t xml:space="preserve">To do this, we </w:t>
        </w:r>
      </w:ins>
      <w:ins w:id="44" w:author="Parks, Robbie M" w:date="2018-11-29T23:04:00Z">
        <w:r w:rsidR="00D84233">
          <w:rPr>
            <w:rFonts w:ascii="Times New Roman" w:eastAsiaTheme="minorHAnsi" w:hAnsi="Times New Roman"/>
            <w:sz w:val="24"/>
            <w:szCs w:val="24"/>
            <w:lang w:eastAsia="en-GB"/>
          </w:rPr>
          <w:t xml:space="preserve">first </w:t>
        </w:r>
      </w:ins>
      <w:ins w:id="45" w:author="Parks, Robbie M" w:date="2018-11-29T23:00:00Z">
        <w:r w:rsidR="007D1E78">
          <w:rPr>
            <w:rFonts w:ascii="Times New Roman" w:eastAsiaTheme="minorHAnsi" w:hAnsi="Times New Roman"/>
            <w:sz w:val="24"/>
            <w:szCs w:val="24"/>
            <w:lang w:eastAsia="en-GB"/>
          </w:rPr>
          <w:t>generated</w:t>
        </w:r>
      </w:ins>
      <w:ins w:id="46" w:author="Parks, Robbie M" w:date="2018-11-29T22:59:00Z">
        <w:r w:rsidR="007D1E78">
          <w:rPr>
            <w:rFonts w:ascii="Times New Roman" w:eastAsiaTheme="minorHAnsi" w:hAnsi="Times New Roman"/>
            <w:sz w:val="24"/>
            <w:szCs w:val="24"/>
            <w:lang w:eastAsia="en-GB"/>
          </w:rPr>
          <w:t xml:space="preserve"> county-</w:t>
        </w:r>
        <w:r w:rsidR="00F77D80">
          <w:rPr>
            <w:rFonts w:ascii="Times New Roman" w:eastAsiaTheme="minorHAnsi" w:hAnsi="Times New Roman"/>
            <w:sz w:val="24"/>
            <w:szCs w:val="24"/>
            <w:lang w:eastAsia="en-GB"/>
          </w:rPr>
          <w:t xml:space="preserve">level monthly mean temperatures. </w:t>
        </w:r>
      </w:ins>
      <w:ins w:id="47" w:author="Parks, Robbie M" w:date="2018-11-30T01:11:00Z">
        <w:r w:rsidR="00F77D80">
          <w:rPr>
            <w:rFonts w:ascii="Times New Roman" w:eastAsiaTheme="minorHAnsi" w:hAnsi="Times New Roman"/>
            <w:sz w:val="24"/>
            <w:szCs w:val="24"/>
            <w:lang w:eastAsia="en-GB"/>
          </w:rPr>
          <w:t>F</w:t>
        </w:r>
        <w:r w:rsidR="00901409">
          <w:rPr>
            <w:rFonts w:ascii="Times New Roman" w:eastAsiaTheme="minorHAnsi" w:hAnsi="Times New Roman"/>
            <w:sz w:val="24"/>
            <w:szCs w:val="24"/>
            <w:lang w:eastAsia="en-GB"/>
          </w:rPr>
          <w:t>rom these</w:t>
        </w:r>
      </w:ins>
      <w:ins w:id="48" w:author="Parks, Robbie M" w:date="2018-11-29T22:59:00Z">
        <w:r w:rsidR="007D1E78">
          <w:rPr>
            <w:rFonts w:ascii="Times New Roman" w:eastAsiaTheme="minorHAnsi" w:hAnsi="Times New Roman"/>
            <w:sz w:val="24"/>
            <w:szCs w:val="24"/>
            <w:lang w:eastAsia="en-GB"/>
          </w:rPr>
          <w:t xml:space="preserve"> </w:t>
        </w:r>
      </w:ins>
      <w:ins w:id="49" w:author="Parks, Robbie M" w:date="2018-11-30T07:52:00Z">
        <w:r w:rsidR="00F77D80">
          <w:rPr>
            <w:rFonts w:ascii="Times New Roman" w:eastAsiaTheme="minorHAnsi" w:hAnsi="Times New Roman"/>
            <w:sz w:val="24"/>
            <w:szCs w:val="24"/>
            <w:lang w:eastAsia="en-GB"/>
          </w:rPr>
          <w:t xml:space="preserve">we </w:t>
        </w:r>
      </w:ins>
      <w:ins w:id="50" w:author="Parks, Robbie M" w:date="2018-11-29T22:59:00Z">
        <w:r w:rsidR="007D1E78">
          <w:rPr>
            <w:rFonts w:ascii="Times New Roman" w:eastAsiaTheme="minorHAnsi" w:hAnsi="Times New Roman"/>
            <w:sz w:val="24"/>
            <w:szCs w:val="24"/>
            <w:lang w:eastAsia="en-GB"/>
          </w:rPr>
          <w:t>calculated population</w:t>
        </w:r>
      </w:ins>
      <w:ins w:id="51" w:author="Parks, Robbie M" w:date="2018-11-29T23:00:00Z">
        <w:r w:rsidR="007D1E78">
          <w:rPr>
            <w:rFonts w:ascii="Times New Roman" w:eastAsiaTheme="minorHAnsi" w:hAnsi="Times New Roman"/>
            <w:sz w:val="24"/>
            <w:szCs w:val="24"/>
            <w:lang w:eastAsia="en-GB"/>
          </w:rPr>
          <w:t>-weighted state monthly means</w:t>
        </w:r>
      </w:ins>
      <w:ins w:id="52" w:author="Parks, Robbie M" w:date="2018-11-30T07:52:00Z">
        <w:r w:rsidR="0010539E">
          <w:rPr>
            <w:rFonts w:ascii="Times New Roman" w:eastAsiaTheme="minorHAnsi" w:hAnsi="Times New Roman"/>
            <w:sz w:val="24"/>
            <w:szCs w:val="24"/>
            <w:lang w:eastAsia="en-GB"/>
          </w:rPr>
          <w:t xml:space="preserve"> for each month of the year through the period of study</w:t>
        </w:r>
      </w:ins>
      <w:ins w:id="53" w:author="Parks, Robbie M" w:date="2018-11-29T23:04:00Z">
        <w:r w:rsidR="0002550F">
          <w:rPr>
            <w:rFonts w:ascii="Times New Roman" w:eastAsiaTheme="minorHAnsi" w:hAnsi="Times New Roman"/>
            <w:sz w:val="24"/>
            <w:szCs w:val="24"/>
            <w:lang w:eastAsia="en-GB"/>
          </w:rPr>
          <w:t xml:space="preserve">. </w:t>
        </w:r>
      </w:ins>
      <w:ins w:id="54" w:author="Parks, Robbie M" w:date="2018-11-30T01:12:00Z">
        <w:r w:rsidR="00341789">
          <w:rPr>
            <w:rFonts w:ascii="Times New Roman" w:eastAsiaTheme="minorHAnsi" w:hAnsi="Times New Roman"/>
            <w:sz w:val="24"/>
            <w:szCs w:val="24"/>
            <w:lang w:eastAsia="en-GB"/>
          </w:rPr>
          <w:t xml:space="preserve">We calculated </w:t>
        </w:r>
      </w:ins>
      <w:ins w:id="55" w:author="Parks, Robbie M" w:date="2018-11-29T23:05:00Z">
        <w:r w:rsidR="00341789">
          <w:rPr>
            <w:rFonts w:ascii="Times New Roman" w:eastAsiaTheme="minorHAnsi" w:hAnsi="Times New Roman"/>
            <w:sz w:val="24"/>
            <w:szCs w:val="24"/>
            <w:lang w:eastAsia="en-GB"/>
          </w:rPr>
          <w:t>t</w:t>
        </w:r>
        <w:r w:rsidR="0002550F">
          <w:rPr>
            <w:rFonts w:ascii="Times New Roman" w:eastAsiaTheme="minorHAnsi" w:hAnsi="Times New Roman"/>
            <w:sz w:val="24"/>
            <w:szCs w:val="24"/>
            <w:lang w:eastAsia="en-GB"/>
          </w:rPr>
          <w:t xml:space="preserve">he mean values over 1980-2009 </w:t>
        </w:r>
      </w:ins>
      <w:ins w:id="56" w:author="Parks, Robbie M" w:date="2018-11-30T01:12:00Z">
        <w:r w:rsidR="00341789">
          <w:rPr>
            <w:rFonts w:ascii="Times New Roman" w:eastAsiaTheme="minorHAnsi" w:hAnsi="Times New Roman"/>
            <w:sz w:val="24"/>
            <w:szCs w:val="24"/>
            <w:lang w:eastAsia="en-GB"/>
          </w:rPr>
          <w:t>from</w:t>
        </w:r>
      </w:ins>
      <w:ins w:id="57" w:author="Parks, Robbie M" w:date="2018-11-29T23:05:00Z">
        <w:r w:rsidR="0002550F">
          <w:rPr>
            <w:rFonts w:ascii="Times New Roman" w:eastAsiaTheme="minorHAnsi" w:hAnsi="Times New Roman"/>
            <w:sz w:val="24"/>
            <w:szCs w:val="24"/>
            <w:lang w:eastAsia="en-GB"/>
          </w:rPr>
          <w:t xml:space="preserve"> these </w:t>
        </w:r>
      </w:ins>
      <w:ins w:id="58" w:author="Parks, Robbie M" w:date="2018-11-29T23:04:00Z">
        <w:r w:rsidR="0002550F">
          <w:rPr>
            <w:rFonts w:ascii="Times New Roman" w:eastAsiaTheme="minorHAnsi" w:hAnsi="Times New Roman"/>
            <w:sz w:val="24"/>
            <w:szCs w:val="24"/>
            <w:lang w:eastAsia="en-GB"/>
          </w:rPr>
          <w:t>f</w:t>
        </w:r>
      </w:ins>
      <w:ins w:id="59" w:author="Parks, Robbie M" w:date="2018-11-29T23:05:00Z">
        <w:r w:rsidR="0002550F">
          <w:rPr>
            <w:rFonts w:ascii="Times New Roman" w:eastAsiaTheme="minorHAnsi" w:hAnsi="Times New Roman"/>
            <w:sz w:val="24"/>
            <w:szCs w:val="24"/>
            <w:lang w:eastAsia="en-GB"/>
          </w:rPr>
          <w:t>or each month and state</w:t>
        </w:r>
      </w:ins>
      <w:ins w:id="60" w:author="Parks, Robbie M" w:date="2018-11-29T23:06:00Z">
        <w:r w:rsidR="0002550F">
          <w:rPr>
            <w:rFonts w:ascii="Times New Roman" w:eastAsiaTheme="minorHAnsi" w:hAnsi="Times New Roman"/>
            <w:sz w:val="24"/>
            <w:szCs w:val="24"/>
            <w:lang w:eastAsia="en-GB"/>
          </w:rPr>
          <w:t xml:space="preserve"> combination</w:t>
        </w:r>
      </w:ins>
      <w:ins w:id="61" w:author="Parks, Robbie M" w:date="2018-11-29T23:05:00Z">
        <w:r w:rsidR="0002550F">
          <w:rPr>
            <w:rFonts w:ascii="Times New Roman" w:eastAsiaTheme="minorHAnsi" w:hAnsi="Times New Roman"/>
            <w:sz w:val="24"/>
            <w:szCs w:val="24"/>
            <w:lang w:eastAsia="en-GB"/>
          </w:rPr>
          <w:t xml:space="preserve">. </w:t>
        </w:r>
      </w:ins>
      <w:commentRangeStart w:id="62"/>
      <w:commentRangeStart w:id="63"/>
      <w:ins w:id="64" w:author="Parks, Robbie M" w:date="2018-11-29T23:11:00Z">
        <w:r w:rsidR="00265FDC">
          <w:rPr>
            <w:rFonts w:ascii="Times New Roman" w:eastAsiaTheme="minorHAnsi" w:hAnsi="Times New Roman"/>
            <w:sz w:val="24"/>
            <w:szCs w:val="24"/>
            <w:lang w:eastAsia="en-GB"/>
          </w:rPr>
          <w:t xml:space="preserve">We found that </w:t>
        </w:r>
      </w:ins>
      <w:ins w:id="65" w:author="Parks, Robbie M" w:date="2018-11-30T01:07:00Z">
        <w:r w:rsidR="0081748C">
          <w:rPr>
            <w:rFonts w:ascii="Times New Roman" w:eastAsiaTheme="minorHAnsi" w:hAnsi="Times New Roman"/>
            <w:sz w:val="24"/>
            <w:szCs w:val="24"/>
            <w:lang w:eastAsia="en-GB"/>
          </w:rPr>
          <w:t xml:space="preserve">county </w:t>
        </w:r>
      </w:ins>
      <w:ins w:id="66" w:author="Parks, Robbie M" w:date="2018-11-30T01:13:00Z">
        <w:r w:rsidR="008307F7">
          <w:rPr>
            <w:rFonts w:ascii="Times New Roman" w:eastAsiaTheme="minorHAnsi" w:hAnsi="Times New Roman"/>
            <w:sz w:val="24"/>
            <w:szCs w:val="24"/>
            <w:lang w:eastAsia="en-GB"/>
          </w:rPr>
          <w:t xml:space="preserve">temperature </w:t>
        </w:r>
      </w:ins>
      <w:ins w:id="67" w:author="Parks, Robbie M" w:date="2018-11-30T01:07:00Z">
        <w:r w:rsidR="0081748C">
          <w:rPr>
            <w:rFonts w:ascii="Times New Roman" w:eastAsiaTheme="minorHAnsi" w:hAnsi="Times New Roman"/>
            <w:sz w:val="24"/>
            <w:szCs w:val="24"/>
            <w:lang w:eastAsia="en-GB"/>
          </w:rPr>
          <w:t>anomalies per state</w:t>
        </w:r>
      </w:ins>
      <w:ins w:id="68" w:author="Parks, Robbie M" w:date="2018-11-29T23:11:00Z">
        <w:r w:rsidR="00265FDC">
          <w:rPr>
            <w:rFonts w:ascii="Times New Roman" w:eastAsiaTheme="minorHAnsi" w:hAnsi="Times New Roman"/>
            <w:sz w:val="24"/>
            <w:szCs w:val="24"/>
            <w:lang w:eastAsia="en-GB"/>
          </w:rPr>
          <w:t xml:space="preserve"> were </w:t>
        </w:r>
      </w:ins>
      <w:ins w:id="69" w:author="Parks, Robbie M" w:date="2018-11-30T01:07:00Z">
        <w:r w:rsidR="00F90BB9">
          <w:rPr>
            <w:rFonts w:ascii="Times New Roman" w:eastAsiaTheme="minorHAnsi" w:hAnsi="Times New Roman"/>
            <w:sz w:val="24"/>
            <w:szCs w:val="24"/>
            <w:lang w:eastAsia="en-GB"/>
          </w:rPr>
          <w:t>strongly</w:t>
        </w:r>
      </w:ins>
      <w:ins w:id="70" w:author="Parks, Robbie M" w:date="2018-11-29T23:11:00Z">
        <w:r w:rsidR="00265FDC">
          <w:rPr>
            <w:rFonts w:ascii="Times New Roman" w:eastAsiaTheme="minorHAnsi" w:hAnsi="Times New Roman"/>
            <w:sz w:val="24"/>
            <w:szCs w:val="24"/>
            <w:lang w:eastAsia="en-GB"/>
          </w:rPr>
          <w:t xml:space="preserve"> correlated with the direction of the </w:t>
        </w:r>
      </w:ins>
      <w:ins w:id="71" w:author="Parks, Robbie M" w:date="2018-11-30T01:07:00Z">
        <w:r w:rsidR="002369CA">
          <w:rPr>
            <w:rFonts w:ascii="Times New Roman" w:eastAsiaTheme="minorHAnsi" w:hAnsi="Times New Roman"/>
            <w:sz w:val="24"/>
            <w:szCs w:val="24"/>
            <w:lang w:eastAsia="en-GB"/>
          </w:rPr>
          <w:t>state-</w:t>
        </w:r>
      </w:ins>
      <w:ins w:id="72" w:author="Parks, Robbie M" w:date="2018-11-29T23:11:00Z">
        <w:r w:rsidR="002369CA">
          <w:rPr>
            <w:rFonts w:ascii="Times New Roman" w:eastAsiaTheme="minorHAnsi" w:hAnsi="Times New Roman"/>
            <w:sz w:val="24"/>
            <w:szCs w:val="24"/>
            <w:lang w:eastAsia="en-GB"/>
          </w:rPr>
          <w:t xml:space="preserve">summarised </w:t>
        </w:r>
        <w:r w:rsidR="00265FDC">
          <w:rPr>
            <w:rFonts w:ascii="Times New Roman" w:eastAsiaTheme="minorHAnsi" w:hAnsi="Times New Roman"/>
            <w:sz w:val="24"/>
            <w:szCs w:val="24"/>
            <w:lang w:eastAsia="en-GB"/>
          </w:rPr>
          <w:t xml:space="preserve">anomaly. </w:t>
        </w:r>
        <w:commentRangeEnd w:id="62"/>
        <w:r w:rsidR="00265FDC">
          <w:rPr>
            <w:rStyle w:val="CommentReference"/>
            <w:rFonts w:asciiTheme="minorHAnsi" w:eastAsiaTheme="minorHAnsi" w:hAnsiTheme="minorHAnsi" w:cstheme="minorBidi"/>
          </w:rPr>
          <w:commentReference w:id="62"/>
        </w:r>
        <w:commentRangeEnd w:id="63"/>
        <w:r w:rsidR="00265FDC">
          <w:rPr>
            <w:rStyle w:val="CommentReference"/>
            <w:rFonts w:asciiTheme="minorHAnsi" w:eastAsiaTheme="minorHAnsi" w:hAnsiTheme="minorHAnsi" w:cstheme="minorBidi"/>
          </w:rPr>
          <w:commentReference w:id="63"/>
        </w:r>
      </w:ins>
      <w:r w:rsidR="00534095" w:rsidRPr="00636C9B">
        <w:rPr>
          <w:rFonts w:ascii="Times New Roman" w:eastAsiaTheme="minorHAnsi" w:hAnsi="Times New Roman"/>
          <w:sz w:val="24"/>
          <w:szCs w:val="24"/>
          <w:lang w:eastAsia="en-GB"/>
        </w:rPr>
        <w:t xml:space="preserve">We </w:t>
      </w:r>
      <w:del w:id="73" w:author="Parks, Robbie M" w:date="2018-11-29T23:11:00Z">
        <w:r w:rsidR="00534095" w:rsidRPr="00636C9B" w:rsidDel="00265FDC">
          <w:rPr>
            <w:rFonts w:ascii="Times New Roman" w:eastAsiaTheme="minorHAnsi" w:hAnsi="Times New Roman"/>
            <w:sz w:val="24"/>
            <w:szCs w:val="24"/>
            <w:lang w:eastAsia="en-GB"/>
          </w:rPr>
          <w:delText xml:space="preserve">then </w:delText>
        </w:r>
      </w:del>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th</w:t>
      </w:r>
      <w:del w:id="74" w:author="Bennett, James E" w:date="2018-11-29T22:11:00Z">
        <w:r w:rsidR="00AD1745" w:rsidRPr="00636C9B">
          <w:rPr>
            <w:rFonts w:ascii="Times New Roman" w:eastAsiaTheme="minorHAnsi" w:hAnsi="Times New Roman"/>
            <w:sz w:val="24"/>
            <w:szCs w:val="24"/>
            <w:lang w:eastAsia="en-GB"/>
          </w:rPr>
          <w:delText>e</w:delText>
        </w:r>
      </w:del>
      <w:ins w:id="75" w:author="Parks, Robbie M" w:date="2018-11-29T23:00:00Z">
        <w:r w:rsidR="007D1E78">
          <w:rPr>
            <w:rFonts w:ascii="Times New Roman" w:eastAsiaTheme="minorHAnsi" w:hAnsi="Times New Roman"/>
            <w:sz w:val="24"/>
            <w:szCs w:val="24"/>
            <w:lang w:eastAsia="en-GB"/>
          </w:rPr>
          <w:t>ese</w:t>
        </w:r>
      </w:ins>
      <w:ins w:id="76" w:author="Bennett, James E" w:date="2018-11-29T22:11:00Z">
        <w:del w:id="77" w:author="Parks, Robbie M" w:date="2018-11-29T23:00:00Z">
          <w:r w:rsidR="00322FC6" w:rsidDel="007D1E78">
            <w:rPr>
              <w:rFonts w:ascii="Times New Roman" w:eastAsiaTheme="minorHAnsi" w:hAnsi="Times New Roman"/>
              <w:sz w:val="24"/>
              <w:szCs w:val="24"/>
              <w:lang w:eastAsia="en-GB"/>
            </w:rPr>
            <w:delText>is</w:delText>
          </w:r>
        </w:del>
      </w:ins>
      <w:r w:rsidR="00AD1745" w:rsidRPr="00636C9B">
        <w:rPr>
          <w:rFonts w:ascii="Times New Roman" w:eastAsiaTheme="minorHAnsi" w:hAnsi="Times New Roman"/>
          <w:sz w:val="24"/>
          <w:szCs w:val="24"/>
          <w:lang w:eastAsia="en-GB"/>
        </w:rPr>
        <w:t xml:space="preserve"> long-term mean temperature</w:t>
      </w:r>
      <w:ins w:id="78" w:author="Parks, Robbie M" w:date="2018-11-29T23:00:00Z">
        <w:r w:rsidR="007D1E78">
          <w:rPr>
            <w:rFonts w:ascii="Times New Roman" w:eastAsiaTheme="minorHAnsi" w:hAnsi="Times New Roman"/>
            <w:sz w:val="24"/>
            <w:szCs w:val="24"/>
            <w:lang w:eastAsia="en-GB"/>
          </w:rPr>
          <w:t>s</w:t>
        </w:r>
      </w:ins>
      <w:r w:rsidR="00AD1745" w:rsidRPr="00636C9B">
        <w:rPr>
          <w:rFonts w:ascii="Times New Roman" w:eastAsiaTheme="minorHAnsi" w:hAnsi="Times New Roman"/>
          <w:sz w:val="24"/>
          <w:szCs w:val="24"/>
          <w:lang w:eastAsia="en-GB"/>
        </w:rPr>
        <w:t xml:space="preserv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r w:rsidR="00C84052">
        <w:rPr>
          <w:rFonts w:ascii="Times New Roman" w:eastAsiaTheme="minorHAnsi" w:hAnsi="Times New Roman"/>
          <w:sz w:val="24"/>
          <w:szCs w:val="24"/>
          <w:lang w:eastAsia="en-GB"/>
        </w:rPr>
        <w:t xml:space="preserve"> </w:t>
      </w:r>
      <w:r w:rsidR="00B54E6E">
        <w:rPr>
          <w:rFonts w:ascii="Times New Roman" w:eastAsiaTheme="minorHAnsi" w:hAnsi="Times New Roman"/>
          <w:sz w:val="24"/>
          <w:szCs w:val="24"/>
          <w:lang w:eastAsia="en-GB"/>
        </w:rPr>
        <w:t>The temperature anomaly can be thought of as whether, for a specific month in a specific year in a specific state, the temperature experienced is warmer or cooler than the long-term average.</w:t>
      </w:r>
      <w:r w:rsidR="005D75D9">
        <w:rPr>
          <w:rFonts w:ascii="Times New Roman" w:eastAsiaTheme="minorHAnsi" w:hAnsi="Times New Roman"/>
          <w:sz w:val="24"/>
          <w:szCs w:val="24"/>
          <w:lang w:eastAsia="en-GB"/>
        </w:rPr>
        <w:t xml:space="preserve"> </w:t>
      </w:r>
      <w:commentRangeStart w:id="79"/>
      <w:commentRangeStart w:id="80"/>
      <w:del w:id="81" w:author="Parks, Robbie M" w:date="2018-11-29T23:11:00Z">
        <w:r w:rsidR="005D75D9" w:rsidDel="00265FDC">
          <w:rPr>
            <w:rFonts w:ascii="Times New Roman" w:eastAsiaTheme="minorHAnsi" w:hAnsi="Times New Roman"/>
            <w:sz w:val="24"/>
            <w:szCs w:val="24"/>
            <w:lang w:eastAsia="en-GB"/>
          </w:rPr>
          <w:delText xml:space="preserve">We found that within-state anomalies (i.e., county anomalies) were highly correlated. </w:delText>
        </w:r>
        <w:commentRangeEnd w:id="79"/>
        <w:r w:rsidR="00126580" w:rsidDel="00265FDC">
          <w:rPr>
            <w:rStyle w:val="CommentReference"/>
            <w:rFonts w:asciiTheme="minorHAnsi" w:eastAsiaTheme="minorHAnsi" w:hAnsiTheme="minorHAnsi" w:cstheme="minorBidi"/>
          </w:rPr>
          <w:commentReference w:id="79"/>
        </w:r>
        <w:commentRangeEnd w:id="80"/>
        <w:r w:rsidR="00ED2E28" w:rsidDel="00265FDC">
          <w:rPr>
            <w:rStyle w:val="CommentReference"/>
            <w:rFonts w:asciiTheme="minorHAnsi" w:eastAsiaTheme="minorHAnsi" w:hAnsiTheme="minorHAnsi" w:cstheme="minorBidi"/>
          </w:rPr>
          <w:commentReference w:id="80"/>
        </w:r>
      </w:del>
    </w:p>
    <w:p w14:paraId="5EF932C2" w14:textId="69B1DF7D" w:rsidR="009B0615" w:rsidRDefault="009B0615" w:rsidP="00D76DF7">
      <w:pPr>
        <w:spacing w:after="0" w:line="480" w:lineRule="auto"/>
        <w:jc w:val="both"/>
        <w:outlineLvl w:val="0"/>
        <w:rPr>
          <w:rFonts w:ascii="Times New Roman" w:hAnsi="Times New Roman"/>
          <w:sz w:val="24"/>
          <w:szCs w:val="24"/>
        </w:rPr>
      </w:pPr>
    </w:p>
    <w:p w14:paraId="1C673E49" w14:textId="718157F3" w:rsidR="00416B2F" w:rsidRDefault="009418CA" w:rsidP="00D76DF7">
      <w:pPr>
        <w:spacing w:after="0" w:line="480" w:lineRule="auto"/>
        <w:jc w:val="both"/>
        <w:outlineLvl w:val="0"/>
        <w:rPr>
          <w:rFonts w:ascii="Times New Roman" w:hAnsi="Times New Roman"/>
          <w:sz w:val="24"/>
          <w:szCs w:val="24"/>
        </w:rPr>
      </w:pPr>
      <w:del w:id="82" w:author="Bennett, James E" w:date="2018-11-29T22:11:00Z">
        <w:r>
          <w:rPr>
            <w:rFonts w:ascii="Times New Roman" w:hAnsi="Times New Roman"/>
            <w:sz w:val="24"/>
            <w:szCs w:val="24"/>
          </w:rPr>
          <w:delText>O</w:delText>
        </w:r>
        <w:r w:rsidR="00BF2AE2">
          <w:rPr>
            <w:rFonts w:ascii="Times New Roman" w:hAnsi="Times New Roman"/>
            <w:sz w:val="24"/>
            <w:szCs w:val="24"/>
          </w:rPr>
          <w:delText>ur results were</w:delText>
        </w:r>
        <w:r w:rsidR="00C1008E">
          <w:rPr>
            <w:rFonts w:ascii="Times New Roman" w:hAnsi="Times New Roman"/>
            <w:sz w:val="24"/>
            <w:szCs w:val="24"/>
          </w:rPr>
          <w:delText xml:space="preserve"> </w:delText>
        </w:r>
        <w:r w:rsidR="00BF2AE2">
          <w:rPr>
            <w:rFonts w:ascii="Times New Roman" w:hAnsi="Times New Roman"/>
            <w:sz w:val="24"/>
            <w:szCs w:val="24"/>
          </w:rPr>
          <w:delText xml:space="preserve">similar when we used </w:delText>
        </w:r>
        <w:r w:rsidR="00C1008E">
          <w:rPr>
            <w:rFonts w:ascii="Times New Roman" w:hAnsi="Times New Roman"/>
            <w:sz w:val="24"/>
            <w:szCs w:val="24"/>
          </w:rPr>
          <w:delText xml:space="preserve">monthly mean </w:delText>
        </w:r>
      </w:del>
      <w:ins w:id="83" w:author="Bennett, James E" w:date="2018-11-29T22:11:00Z">
        <w:r w:rsidR="00587C72">
          <w:rPr>
            <w:rFonts w:ascii="Times New Roman" w:hAnsi="Times New Roman"/>
            <w:sz w:val="24"/>
            <w:szCs w:val="24"/>
          </w:rPr>
          <w:t>In addition t</w:t>
        </w:r>
      </w:ins>
      <w:ins w:id="84" w:author="Parks, Robbie M" w:date="2018-11-30T01:13:00Z">
        <w:r w:rsidR="008307F7">
          <w:rPr>
            <w:rFonts w:ascii="Times New Roman" w:hAnsi="Times New Roman"/>
            <w:sz w:val="24"/>
            <w:szCs w:val="24"/>
          </w:rPr>
          <w:t>emperature</w:t>
        </w:r>
      </w:ins>
      <w:ins w:id="85" w:author="Bennett, James E" w:date="2018-11-29T22:11:00Z">
        <w:del w:id="86" w:author="Parks, Robbie M" w:date="2018-11-30T01:13:00Z">
          <w:r w:rsidR="00587C72" w:rsidDel="008307F7">
            <w:rPr>
              <w:rFonts w:ascii="Times New Roman" w:hAnsi="Times New Roman"/>
              <w:sz w:val="24"/>
              <w:szCs w:val="24"/>
            </w:rPr>
            <w:delText>o</w:delText>
          </w:r>
        </w:del>
        <w:r w:rsidR="00587C72">
          <w:rPr>
            <w:rFonts w:ascii="Times New Roman" w:hAnsi="Times New Roman"/>
            <w:sz w:val="24"/>
            <w:szCs w:val="24"/>
          </w:rPr>
          <w:t xml:space="preserve"> anomalies </w:t>
        </w:r>
      </w:ins>
      <w:del w:id="87" w:author="Parks, Robbie M" w:date="2018-11-30T01:13:00Z">
        <w:r w:rsidR="00587C72" w:rsidDel="008307F7">
          <w:rPr>
            <w:rFonts w:ascii="Times New Roman" w:hAnsi="Times New Roman"/>
            <w:sz w:val="24"/>
            <w:szCs w:val="24"/>
          </w:rPr>
          <w:delText xml:space="preserve">of </w:delText>
        </w:r>
      </w:del>
      <w:ins w:id="88" w:author="Parks, Robbie M" w:date="2018-11-30T01:13:00Z">
        <w:r w:rsidR="008307F7">
          <w:rPr>
            <w:rFonts w:ascii="Times New Roman" w:hAnsi="Times New Roman"/>
            <w:sz w:val="24"/>
            <w:szCs w:val="24"/>
          </w:rPr>
          <w:t>based on</w:t>
        </w:r>
        <w:r w:rsidR="008307F7">
          <w:rPr>
            <w:rFonts w:ascii="Times New Roman" w:hAnsi="Times New Roman"/>
            <w:sz w:val="24"/>
            <w:szCs w:val="24"/>
          </w:rPr>
          <w:t xml:space="preserve"> </w:t>
        </w:r>
      </w:ins>
      <w:r w:rsidR="00587C72">
        <w:rPr>
          <w:rFonts w:ascii="Times New Roman" w:hAnsi="Times New Roman"/>
          <w:sz w:val="24"/>
          <w:szCs w:val="24"/>
        </w:rPr>
        <w:t xml:space="preserve">daily </w:t>
      </w:r>
      <w:ins w:id="89" w:author="Bennett, James E" w:date="2018-11-29T22:11:00Z">
        <w:r w:rsidR="00587C72">
          <w:rPr>
            <w:rFonts w:ascii="Times New Roman" w:hAnsi="Times New Roman"/>
            <w:sz w:val="24"/>
            <w:szCs w:val="24"/>
          </w:rPr>
          <w:t xml:space="preserve">mean temperature we calculated in a similar way those for daily </w:t>
        </w:r>
      </w:ins>
      <w:r w:rsidR="00587C72">
        <w:rPr>
          <w:rFonts w:ascii="Times New Roman" w:hAnsi="Times New Roman"/>
          <w:sz w:val="24"/>
          <w:szCs w:val="24"/>
        </w:rPr>
        <w:t xml:space="preserve">maximum, minimum </w:t>
      </w:r>
      <w:del w:id="90" w:author="Bennett, James E" w:date="2018-11-29T22:11:00Z">
        <w:r w:rsidR="00C1008E">
          <w:rPr>
            <w:rFonts w:ascii="Times New Roman" w:hAnsi="Times New Roman"/>
            <w:sz w:val="24"/>
            <w:szCs w:val="24"/>
          </w:rPr>
          <w:delText xml:space="preserve">temperature </w:delText>
        </w:r>
      </w:del>
      <w:r w:rsidR="00587C72">
        <w:rPr>
          <w:rFonts w:ascii="Times New Roman" w:hAnsi="Times New Roman"/>
          <w:sz w:val="24"/>
          <w:szCs w:val="24"/>
        </w:rPr>
        <w:t>or range of temperature</w:t>
      </w:r>
      <w:del w:id="91" w:author="Bennett, James E" w:date="2018-11-29T22:11:00Z">
        <w:r w:rsidR="00F63E43">
          <w:rPr>
            <w:rFonts w:ascii="Times New Roman" w:hAnsi="Times New Roman"/>
            <w:sz w:val="24"/>
            <w:szCs w:val="24"/>
          </w:rPr>
          <w:delText xml:space="preserve"> instead</w:delText>
        </w:r>
        <w:r>
          <w:rPr>
            <w:rFonts w:ascii="Times New Roman" w:hAnsi="Times New Roman"/>
            <w:sz w:val="24"/>
            <w:szCs w:val="24"/>
          </w:rPr>
          <w:delText xml:space="preserve"> of monthly</w:delText>
        </w:r>
      </w:del>
      <w:ins w:id="92" w:author="Bennett, James E" w:date="2018-11-29T22:11:00Z">
        <w:r w:rsidR="00587C72">
          <w:rPr>
            <w:rFonts w:ascii="Times New Roman" w:hAnsi="Times New Roman"/>
            <w:sz w:val="24"/>
            <w:szCs w:val="24"/>
          </w:rPr>
          <w:t xml:space="preserve">. However, </w:t>
        </w:r>
        <w:r w:rsidR="00252CDC">
          <w:rPr>
            <w:rFonts w:ascii="Times New Roman" w:hAnsi="Times New Roman"/>
            <w:sz w:val="24"/>
            <w:szCs w:val="24"/>
          </w:rPr>
          <w:t>o</w:t>
        </w:r>
        <w:r w:rsidR="00BF2AE2">
          <w:rPr>
            <w:rFonts w:ascii="Times New Roman" w:hAnsi="Times New Roman"/>
            <w:sz w:val="24"/>
            <w:szCs w:val="24"/>
          </w:rPr>
          <w:t xml:space="preserve">ur results </w:t>
        </w:r>
        <w:r w:rsidR="00252CDC">
          <w:rPr>
            <w:rFonts w:ascii="Times New Roman" w:hAnsi="Times New Roman"/>
            <w:sz w:val="24"/>
            <w:szCs w:val="24"/>
          </w:rPr>
          <w:t xml:space="preserve">for these measures </w:t>
        </w:r>
        <w:r w:rsidR="00BF2AE2">
          <w:rPr>
            <w:rFonts w:ascii="Times New Roman" w:hAnsi="Times New Roman"/>
            <w:sz w:val="24"/>
            <w:szCs w:val="24"/>
          </w:rPr>
          <w:t>were</w:t>
        </w:r>
        <w:r w:rsidR="00C1008E">
          <w:rPr>
            <w:rFonts w:ascii="Times New Roman" w:hAnsi="Times New Roman"/>
            <w:sz w:val="24"/>
            <w:szCs w:val="24"/>
          </w:rPr>
          <w:t xml:space="preserve"> </w:t>
        </w:r>
        <w:r w:rsidR="00BF2AE2">
          <w:rPr>
            <w:rFonts w:ascii="Times New Roman" w:hAnsi="Times New Roman"/>
            <w:sz w:val="24"/>
            <w:szCs w:val="24"/>
          </w:rPr>
          <w:t xml:space="preserve">similar </w:t>
        </w:r>
        <w:r w:rsidR="00252CDC">
          <w:rPr>
            <w:rFonts w:ascii="Times New Roman" w:hAnsi="Times New Roman"/>
            <w:sz w:val="24"/>
            <w:szCs w:val="24"/>
          </w:rPr>
          <w:t>to those from daily</w:t>
        </w:r>
      </w:ins>
      <w:r w:rsidR="00252CDC">
        <w:rPr>
          <w:rFonts w:ascii="Times New Roman" w:hAnsi="Times New Roman"/>
          <w:sz w:val="24"/>
          <w:szCs w:val="24"/>
        </w:rPr>
        <w:t xml:space="preserve"> mean </w:t>
      </w:r>
      <w:del w:id="93" w:author="Bennett, James E" w:date="2018-11-29T22:11:00Z">
        <w:r>
          <w:rPr>
            <w:rFonts w:ascii="Times New Roman" w:hAnsi="Times New Roman"/>
            <w:sz w:val="24"/>
            <w:szCs w:val="24"/>
          </w:rPr>
          <w:delText xml:space="preserve">of daily mean </w:delText>
        </w:r>
        <w:r w:rsidR="009A6892">
          <w:rPr>
            <w:rFonts w:ascii="Times New Roman" w:hAnsi="Times New Roman"/>
            <w:sz w:val="24"/>
            <w:szCs w:val="24"/>
          </w:rPr>
          <w:delText>temperature.</w:delText>
        </w:r>
        <w:r w:rsidR="00F63E43">
          <w:rPr>
            <w:rFonts w:ascii="Times New Roman" w:hAnsi="Times New Roman"/>
            <w:sz w:val="24"/>
            <w:szCs w:val="24"/>
          </w:rPr>
          <w:delText xml:space="preserve"> </w:delText>
        </w:r>
        <w:r w:rsidR="00B6332B">
          <w:rPr>
            <w:rFonts w:ascii="Times New Roman" w:hAnsi="Times New Roman"/>
            <w:sz w:val="24"/>
            <w:szCs w:val="24"/>
          </w:rPr>
          <w:delText>When</w:delText>
        </w:r>
      </w:del>
      <w:ins w:id="94" w:author="Bennett, James E" w:date="2018-11-29T22:11:00Z">
        <w:r w:rsidR="00252CDC">
          <w:rPr>
            <w:rFonts w:ascii="Times New Roman" w:hAnsi="Times New Roman"/>
            <w:sz w:val="24"/>
            <w:szCs w:val="24"/>
          </w:rPr>
          <w:t>and are not presented here</w:t>
        </w:r>
        <w:r w:rsidR="009A6892">
          <w:rPr>
            <w:rFonts w:ascii="Times New Roman" w:hAnsi="Times New Roman"/>
            <w:sz w:val="24"/>
            <w:szCs w:val="24"/>
          </w:rPr>
          <w:t>.</w:t>
        </w:r>
        <w:r w:rsidR="00F63E43">
          <w:rPr>
            <w:rFonts w:ascii="Times New Roman" w:hAnsi="Times New Roman"/>
            <w:sz w:val="24"/>
            <w:szCs w:val="24"/>
          </w:rPr>
          <w:t xml:space="preserve"> </w:t>
        </w:r>
        <w:r w:rsidR="00252CDC">
          <w:rPr>
            <w:rFonts w:ascii="Times New Roman" w:hAnsi="Times New Roman"/>
            <w:sz w:val="24"/>
            <w:szCs w:val="24"/>
          </w:rPr>
          <w:t>Similarly, w</w:t>
        </w:r>
        <w:r w:rsidR="00B6332B">
          <w:rPr>
            <w:rFonts w:ascii="Times New Roman" w:hAnsi="Times New Roman"/>
            <w:sz w:val="24"/>
            <w:szCs w:val="24"/>
          </w:rPr>
          <w:t>hen</w:t>
        </w:r>
      </w:ins>
      <w:r w:rsidR="00B6332B">
        <w:rPr>
          <w:rFonts w:ascii="Times New Roman" w:hAnsi="Times New Roman"/>
          <w:sz w:val="24"/>
          <w:szCs w:val="24"/>
        </w:rPr>
        <w:t xml:space="preserve"> </w:t>
      </w:r>
      <w:r w:rsidR="00416B2F">
        <w:rPr>
          <w:rFonts w:ascii="Times New Roman" w:hAnsi="Times New Roman"/>
          <w:sz w:val="24"/>
          <w:szCs w:val="24"/>
        </w:rPr>
        <w:t>including more than one temperature metric in the model</w:t>
      </w:r>
      <w:r w:rsidR="00F55B6B">
        <w:rPr>
          <w:rFonts w:ascii="Times New Roman" w:hAnsi="Times New Roman"/>
          <w:sz w:val="24"/>
          <w:szCs w:val="24"/>
        </w:rPr>
        <w:t xml:space="preserve"> (in addition to</w:t>
      </w:r>
      <w:ins w:id="95" w:author="Bennett, James E" w:date="2018-11-29T22:11:00Z">
        <w:r w:rsidR="00F55B6B">
          <w:rPr>
            <w:rFonts w:ascii="Times New Roman" w:hAnsi="Times New Roman"/>
            <w:sz w:val="24"/>
            <w:szCs w:val="24"/>
          </w:rPr>
          <w:t xml:space="preserve"> </w:t>
        </w:r>
      </w:ins>
      <w:ins w:id="96" w:author="Parks, Robbie M" w:date="2018-11-30T01:14:00Z">
        <w:r w:rsidR="008307F7">
          <w:rPr>
            <w:rFonts w:ascii="Times New Roman" w:hAnsi="Times New Roman"/>
            <w:sz w:val="24"/>
            <w:szCs w:val="24"/>
          </w:rPr>
          <w:t xml:space="preserve">temperature </w:t>
        </w:r>
      </w:ins>
      <w:ins w:id="97" w:author="Bennett, James E" w:date="2018-11-29T22:11:00Z">
        <w:r w:rsidR="005F660A">
          <w:rPr>
            <w:rFonts w:ascii="Times New Roman" w:hAnsi="Times New Roman"/>
            <w:sz w:val="24"/>
            <w:szCs w:val="24"/>
          </w:rPr>
          <w:t>anomalies of</w:t>
        </w:r>
      </w:ins>
      <w:r w:rsidR="005F660A">
        <w:rPr>
          <w:rFonts w:ascii="Times New Roman" w:hAnsi="Times New Roman"/>
          <w:sz w:val="24"/>
          <w:szCs w:val="24"/>
        </w:rPr>
        <w:t xml:space="preserve"> </w:t>
      </w:r>
      <w:del w:id="98" w:author="Parks, Robbie M" w:date="2018-11-30T01:14:00Z">
        <w:r w:rsidR="00F55B6B" w:rsidDel="008307F7">
          <w:rPr>
            <w:rFonts w:ascii="Times New Roman" w:hAnsi="Times New Roman"/>
            <w:sz w:val="24"/>
            <w:szCs w:val="24"/>
          </w:rPr>
          <w:delText xml:space="preserve">mean </w:delText>
        </w:r>
      </w:del>
      <w:r w:rsidR="00F55B6B">
        <w:rPr>
          <w:rFonts w:ascii="Times New Roman" w:hAnsi="Times New Roman"/>
          <w:sz w:val="24"/>
          <w:szCs w:val="24"/>
        </w:rPr>
        <w:t xml:space="preserve">monthly </w:t>
      </w:r>
      <w:ins w:id="99" w:author="Parks, Robbie M" w:date="2018-11-30T01:14:00Z">
        <w:r w:rsidR="008307F7">
          <w:rPr>
            <w:rFonts w:ascii="Times New Roman" w:hAnsi="Times New Roman"/>
            <w:sz w:val="24"/>
            <w:szCs w:val="24"/>
          </w:rPr>
          <w:t>means</w:t>
        </w:r>
      </w:ins>
      <w:del w:id="100" w:author="Parks, Robbie M" w:date="2018-11-30T01:14:00Z">
        <w:r w:rsidR="00F55B6B" w:rsidDel="008307F7">
          <w:rPr>
            <w:rFonts w:ascii="Times New Roman" w:hAnsi="Times New Roman"/>
            <w:sz w:val="24"/>
            <w:szCs w:val="24"/>
          </w:rPr>
          <w:delText>temperature</w:delText>
        </w:r>
      </w:del>
      <w:r w:rsidR="00F55B6B">
        <w:rPr>
          <w:rFonts w:ascii="Times New Roman" w:hAnsi="Times New Roman"/>
          <w:sz w:val="24"/>
          <w:szCs w:val="24"/>
        </w:rPr>
        <w:t>)</w:t>
      </w:r>
      <w:r w:rsidR="00416B2F">
        <w:rPr>
          <w:rFonts w:ascii="Times New Roman" w:hAnsi="Times New Roman"/>
          <w:sz w:val="24"/>
          <w:szCs w:val="24"/>
        </w:rPr>
        <w:t xml:space="preserve">, </w:t>
      </w:r>
      <w:r w:rsidR="00B6332B">
        <w:rPr>
          <w:rFonts w:ascii="Times New Roman" w:hAnsi="Times New Roman"/>
          <w:sz w:val="24"/>
          <w:szCs w:val="24"/>
        </w:rPr>
        <w:t xml:space="preserve">such as </w:t>
      </w:r>
      <w:r w:rsidR="00F55B6B">
        <w:rPr>
          <w:rFonts w:ascii="Times New Roman" w:hAnsi="Times New Roman"/>
          <w:sz w:val="24"/>
          <w:szCs w:val="24"/>
        </w:rPr>
        <w:t xml:space="preserve">standard deviation; </w:t>
      </w:r>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r w:rsidR="00C504FA">
        <w:rPr>
          <w:rFonts w:ascii="Times New Roman" w:hAnsi="Times New Roman"/>
          <w:sz w:val="24"/>
          <w:szCs w:val="24"/>
        </w:rPr>
        <w:t xml:space="preserve"> </w:t>
      </w:r>
      <w:r w:rsidR="00FD2234">
        <w:rPr>
          <w:rFonts w:ascii="Times New Roman" w:hAnsi="Times New Roman"/>
          <w:sz w:val="24"/>
          <w:szCs w:val="24"/>
        </w:rPr>
        <w:t>additional deaths result</w:t>
      </w:r>
      <w:r w:rsidR="00416B2F">
        <w:rPr>
          <w:rFonts w:ascii="Times New Roman" w:hAnsi="Times New Roman"/>
          <w:sz w:val="24"/>
          <w:szCs w:val="24"/>
        </w:rPr>
        <w:t xml:space="preserve"> remained similar to the single variable model, due to the collinearity of other measures with mean monthly temperature.</w:t>
      </w:r>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D5144C1" w:rsidR="009F41F2" w:rsidRPr="00636C9B" w:rsidRDefault="0024175D"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w:t>
      </w:r>
      <w:r w:rsidR="00EA1C1C">
        <w:rPr>
          <w:rFonts w:ascii="Times New Roman" w:hAnsi="Times New Roman"/>
          <w:i/>
          <w:color w:val="000000" w:themeColor="text1"/>
          <w:sz w:val="24"/>
          <w:szCs w:val="24"/>
        </w:rPr>
        <w:t xml:space="preserve"> methods</w:t>
      </w:r>
    </w:p>
    <w:p w14:paraId="73B3120F" w14:textId="55E07006" w:rsidR="0000416A"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W</w:t>
      </w:r>
      <w:r w:rsidR="00B050CA" w:rsidRPr="00636C9B">
        <w:rPr>
          <w:rFonts w:ascii="Times New Roman" w:hAnsi="Times New Roman"/>
          <w:color w:val="000000" w:themeColor="text1"/>
          <w:sz w:val="24"/>
          <w:szCs w:val="24"/>
        </w:rPr>
        <w:t xml:space="preserve">e </w:t>
      </w:r>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r w:rsidR="00B050CA" w:rsidRPr="00636C9B">
        <w:rPr>
          <w:rFonts w:ascii="Times New Roman" w:hAnsi="Times New Roman"/>
          <w:color w:val="000000" w:themeColor="text1"/>
          <w:sz w:val="24"/>
          <w:szCs w:val="24"/>
        </w:rPr>
        <w:t>a Bayesian spatio</w:t>
      </w:r>
      <w:r w:rsidR="00644C34">
        <w:rPr>
          <w:rFonts w:ascii="Times New Roman" w:hAnsi="Times New Roman"/>
          <w:color w:val="000000" w:themeColor="text1"/>
          <w:sz w:val="24"/>
          <w:szCs w:val="24"/>
        </w:rPr>
        <w:t>-</w:t>
      </w:r>
      <w:r w:rsidR="00B050CA" w:rsidRPr="00636C9B">
        <w:rPr>
          <w:rFonts w:ascii="Times New Roman" w:hAnsi="Times New Roman"/>
          <w:color w:val="000000" w:themeColor="text1"/>
          <w:sz w:val="24"/>
          <w:szCs w:val="24"/>
        </w:rPr>
        <w:t xml:space="preserve">temporal model </w:t>
      </w:r>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w:t>
      </w:r>
      <w:commentRangeStart w:id="101"/>
      <w:r w:rsidR="0059454C">
        <w:rPr>
          <w:rFonts w:ascii="Times New Roman" w:hAnsi="Times New Roman"/>
          <w:color w:val="000000" w:themeColor="text1"/>
          <w:sz w:val="24"/>
          <w:szCs w:val="24"/>
        </w:rPr>
        <w:t xml:space="preserve">anomalous temperature </w:t>
      </w:r>
      <w:commentRangeEnd w:id="101"/>
      <w:r w:rsidR="004D2AEF">
        <w:rPr>
          <w:rStyle w:val="CommentReference"/>
          <w:rFonts w:asciiTheme="minorHAnsi" w:eastAsiaTheme="minorHAnsi" w:hAnsiTheme="minorHAnsi" w:cstheme="minorBidi"/>
        </w:rPr>
        <w:commentReference w:id="101"/>
      </w:r>
      <w:r w:rsidR="0059454C">
        <w:rPr>
          <w:rFonts w:ascii="Times New Roman" w:hAnsi="Times New Roman"/>
          <w:color w:val="000000" w:themeColor="text1"/>
          <w:sz w:val="24"/>
          <w:szCs w:val="24"/>
        </w:rPr>
        <w:t xml:space="preserve">on injury deaths rates at the state level. The outcome was </w:t>
      </w:r>
      <w:del w:id="102" w:author="Bennett, James E" w:date="2018-11-29T22:11:00Z">
        <w:r w:rsidR="0059454C">
          <w:rPr>
            <w:rFonts w:ascii="Times New Roman" w:hAnsi="Times New Roman"/>
            <w:color w:val="000000" w:themeColor="text1"/>
            <w:sz w:val="24"/>
            <w:szCs w:val="24"/>
          </w:rPr>
          <w:delText>death rates</w:delText>
        </w:r>
      </w:del>
      <w:ins w:id="103" w:author="Bennett, James E" w:date="2018-11-29T22:11:00Z">
        <w:r w:rsidR="0059454C">
          <w:rPr>
            <w:rFonts w:ascii="Times New Roman" w:hAnsi="Times New Roman"/>
            <w:color w:val="000000" w:themeColor="text1"/>
            <w:sz w:val="24"/>
            <w:szCs w:val="24"/>
          </w:rPr>
          <w:t>deaths</w:t>
        </w:r>
      </w:ins>
      <w:r w:rsidR="0059454C">
        <w:rPr>
          <w:rFonts w:ascii="Times New Roman" w:hAnsi="Times New Roman"/>
          <w:color w:val="000000" w:themeColor="text1"/>
          <w:sz w:val="24"/>
          <w:szCs w:val="24"/>
        </w:rPr>
        <w:t xml:space="preserve"> from several </w:t>
      </w:r>
      <w:r w:rsidR="008A5971">
        <w:rPr>
          <w:rFonts w:ascii="Times New Roman" w:hAnsi="Times New Roman"/>
          <w:color w:val="000000" w:themeColor="text1"/>
          <w:sz w:val="24"/>
          <w:szCs w:val="24"/>
        </w:rPr>
        <w:t>types</w:t>
      </w:r>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r w:rsidR="003340AF">
        <w:rPr>
          <w:rFonts w:ascii="Times New Roman" w:hAnsi="Times New Roman"/>
          <w:color w:val="000000" w:themeColor="text1"/>
          <w:sz w:val="24"/>
          <w:szCs w:val="24"/>
        </w:rPr>
        <w:t xml:space="preserve"> and ICD10 (1999-2016)</w:t>
      </w:r>
      <w:r w:rsidR="0039106C">
        <w:rPr>
          <w:rFonts w:ascii="Times New Roman" w:hAnsi="Times New Roman"/>
          <w:color w:val="000000" w:themeColor="text1"/>
          <w:sz w:val="24"/>
          <w:szCs w:val="24"/>
        </w:rPr>
        <w:t xml:space="preserve"> (Table XX)</w:t>
      </w:r>
      <w:r w:rsidR="00B7393E">
        <w:rPr>
          <w:rFonts w:ascii="Times New Roman" w:hAnsi="Times New Roman"/>
          <w:color w:val="000000" w:themeColor="text1"/>
          <w:sz w:val="24"/>
          <w:szCs w:val="24"/>
        </w:rPr>
        <w:t xml:space="preserve">. </w:t>
      </w:r>
      <w:r w:rsidR="00E332CB">
        <w:rPr>
          <w:rFonts w:ascii="Times New Roman" w:hAnsi="Times New Roman"/>
          <w:color w:val="000000" w:themeColor="text1"/>
          <w:sz w:val="24"/>
          <w:szCs w:val="24"/>
        </w:rPr>
        <w:t xml:space="preserve">We carried out all analyses </w:t>
      </w:r>
      <w:r w:rsidR="00B7393E">
        <w:rPr>
          <w:rFonts w:ascii="Times New Roman" w:hAnsi="Times New Roman"/>
          <w:color w:val="000000" w:themeColor="text1"/>
          <w:sz w:val="24"/>
          <w:szCs w:val="24"/>
        </w:rPr>
        <w:t>separately by sex and age group</w:t>
      </w:r>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years also) because deaths rates vary by age group and sex, as might their associations with </w:t>
      </w:r>
      <w:r w:rsidR="008A5971">
        <w:rPr>
          <w:rFonts w:ascii="Times New Roman" w:hAnsi="Times New Roman"/>
          <w:color w:val="000000" w:themeColor="text1"/>
          <w:sz w:val="24"/>
          <w:szCs w:val="24"/>
        </w:rPr>
        <w:t>typ</w:t>
      </w:r>
      <w:r w:rsidR="002D7AC2">
        <w:rPr>
          <w:rFonts w:ascii="Times New Roman" w:hAnsi="Times New Roman"/>
          <w:color w:val="000000" w:themeColor="text1"/>
          <w:sz w:val="24"/>
          <w:szCs w:val="24"/>
        </w:rPr>
        <w:t>e</w:t>
      </w:r>
      <w:r w:rsidR="0000416A">
        <w:rPr>
          <w:rFonts w:ascii="Times New Roman" w:hAnsi="Times New Roman"/>
          <w:color w:val="000000" w:themeColor="text1"/>
          <w:sz w:val="24"/>
          <w:szCs w:val="24"/>
        </w:rPr>
        <w:t xml:space="preserve"> of injury and temperature.</w:t>
      </w:r>
    </w:p>
    <w:p w14:paraId="3FC20791" w14:textId="77777777" w:rsidR="0000416A" w:rsidRDefault="0000416A" w:rsidP="00D76DF7">
      <w:pPr>
        <w:spacing w:after="0" w:line="480" w:lineRule="auto"/>
        <w:jc w:val="both"/>
        <w:outlineLvl w:val="0"/>
        <w:rPr>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We modelled, for a given state, sex, month, and age group, the numbers of deaths in each year as following a Poisson distribution:</w:t>
      </w:r>
    </w:p>
    <w:p w14:paraId="388E09CF"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286251CB" w14:textId="77777777" w:rsidR="00D424E6" w:rsidRDefault="00976958" w:rsidP="00843ACB">
      <w:pPr>
        <w:pStyle w:val="SMSubheading"/>
        <w:spacing w:line="480" w:lineRule="auto"/>
        <w:ind w:firstLine="720"/>
        <w:jc w:val="both"/>
        <w:rPr>
          <w:u w:val="none"/>
        </w:rPr>
      </w:pPr>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p>
    <w:p w14:paraId="60B18BFC"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155E1D29" w14:textId="4933CAF8" w:rsidR="00DE0CCC" w:rsidRDefault="00335B5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 the model, </w:t>
      </w:r>
      <w:r w:rsidR="00021BDE">
        <w:rPr>
          <w:rFonts w:ascii="Times New Roman" w:hAnsi="Times New Roman"/>
          <w:color w:val="000000" w:themeColor="text1"/>
          <w:sz w:val="24"/>
          <w:szCs w:val="24"/>
        </w:rPr>
        <w:t>log-transformed death rates were modelled as a sum of components that depend on time</w:t>
      </w:r>
      <w:ins w:id="104" w:author="Parks, Robbie M" w:date="2018-11-30T01:08:00Z">
        <w:r w:rsidR="00F275C0">
          <w:rPr>
            <w:rFonts w:ascii="Times New Roman" w:hAnsi="Times New Roman"/>
            <w:color w:val="000000" w:themeColor="text1"/>
            <w:sz w:val="24"/>
            <w:szCs w:val="24"/>
          </w:rPr>
          <w:t xml:space="preserve"> </w:t>
        </w:r>
        <w:r w:rsidR="000E048C">
          <w:rPr>
            <w:rFonts w:ascii="Times New Roman" w:hAnsi="Times New Roman"/>
            <w:color w:val="000000" w:themeColor="text1"/>
            <w:sz w:val="24"/>
            <w:szCs w:val="24"/>
          </w:rPr>
          <w:t>(month-year)</w:t>
        </w:r>
      </w:ins>
      <w:r w:rsidR="00D424E6">
        <w:rPr>
          <w:rFonts w:ascii="Times New Roman" w:hAnsi="Times New Roman"/>
          <w:color w:val="000000" w:themeColor="text1"/>
          <w:sz w:val="24"/>
          <w:szCs w:val="24"/>
        </w:rPr>
        <w:t xml:space="preserve">, </w:t>
      </w:r>
      <w:r w:rsidR="00266616">
        <w:rPr>
          <w:rFonts w:ascii="Times New Roman" w:hAnsi="Times New Roman"/>
          <w:color w:val="000000" w:themeColor="text1"/>
          <w:sz w:val="24"/>
          <w:szCs w:val="24"/>
        </w:rPr>
        <w:t>location (state)</w:t>
      </w:r>
      <w:r w:rsidR="006A58EB">
        <w:rPr>
          <w:rFonts w:ascii="Times New Roman" w:hAnsi="Times New Roman"/>
          <w:color w:val="000000" w:themeColor="text1"/>
          <w:sz w:val="24"/>
          <w:szCs w:val="24"/>
        </w:rPr>
        <w:t xml:space="preserve"> of death, </w:t>
      </w:r>
      <w:r w:rsidR="00D424E6">
        <w:rPr>
          <w:rFonts w:ascii="Times New Roman" w:hAnsi="Times New Roman"/>
          <w:color w:val="000000" w:themeColor="text1"/>
          <w:sz w:val="24"/>
          <w:szCs w:val="24"/>
        </w:rPr>
        <w:t>month</w:t>
      </w:r>
      <w:r w:rsidR="00B03D59">
        <w:rPr>
          <w:rFonts w:ascii="Times New Roman" w:hAnsi="Times New Roman"/>
          <w:color w:val="000000" w:themeColor="text1"/>
          <w:sz w:val="24"/>
          <w:szCs w:val="24"/>
        </w:rPr>
        <w:t xml:space="preserve"> of year</w:t>
      </w:r>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r w:rsidR="00A01638">
        <w:rPr>
          <w:rFonts w:ascii="Times New Roman" w:hAnsi="Times New Roman"/>
          <w:color w:val="000000" w:themeColor="text1"/>
          <w:sz w:val="24"/>
          <w:szCs w:val="24"/>
        </w:rPr>
        <w:t xml:space="preserve"> The mathematical representation of the model is given </w:t>
      </w:r>
      <w:r w:rsidR="00D341CD">
        <w:rPr>
          <w:rFonts w:ascii="Times New Roman" w:hAnsi="Times New Roman"/>
          <w:color w:val="000000" w:themeColor="text1"/>
          <w:sz w:val="24"/>
          <w:szCs w:val="24"/>
        </w:rPr>
        <w:t>below:</w:t>
      </w:r>
    </w:p>
    <w:p w14:paraId="2EEDF585" w14:textId="77777777" w:rsidR="002C0846" w:rsidRDefault="002C0846" w:rsidP="00D76DF7">
      <w:pPr>
        <w:spacing w:after="0" w:line="480" w:lineRule="auto"/>
        <w:jc w:val="both"/>
        <w:outlineLvl w:val="0"/>
        <w:rPr>
          <w:rFonts w:ascii="Times New Roman" w:hAnsi="Times New Roman"/>
          <w:color w:val="000000" w:themeColor="text1"/>
          <w:sz w:val="24"/>
          <w:szCs w:val="24"/>
        </w:rPr>
      </w:pPr>
    </w:p>
    <w:p w14:paraId="03DF48E1" w14:textId="474054FB" w:rsidR="000B7F6A" w:rsidRPr="0015113F" w:rsidRDefault="003542CE" w:rsidP="00843ACB">
      <w:pPr>
        <w:spacing w:after="0" w:line="360" w:lineRule="auto"/>
        <w:jc w:val="both"/>
        <w:outlineLvl w:val="0"/>
        <w:rPr>
          <w:rFonts w:ascii="Times New Roman" w:hAnsi="Times New Roman"/>
          <w:sz w:val="24"/>
          <w:szCs w:val="24"/>
          <w:rPrChange w:id="105" w:author="Parks, Robbie M" w:date="2018-11-30T01:08:00Z">
            <w:rPr>
              <w:rFonts w:ascii="Times New Roman" w:hAnsi="Times New Roman"/>
            </w:rPr>
          </w:rPrChange>
        </w:rPr>
      </w:pPr>
      <w:r w:rsidRPr="0015113F">
        <w:rPr>
          <w:rFonts w:ascii="Times New Roman" w:hAnsi="Times New Roman"/>
          <w:sz w:val="24"/>
          <w:szCs w:val="24"/>
          <w:rPrChange w:id="106" w:author="Parks, Robbie M" w:date="2018-11-30T01:08:00Z">
            <w:rPr>
              <w:rFonts w:ascii="Times New Roman" w:hAnsi="Times New Roman"/>
            </w:rPr>
          </w:rPrChange>
        </w:rPr>
        <w:t>log(death rates</w:t>
      </w:r>
      <w:r w:rsidRPr="0015113F">
        <w:rPr>
          <w:rFonts w:ascii="Times New Roman" w:hAnsi="Times New Roman"/>
          <w:sz w:val="24"/>
          <w:szCs w:val="24"/>
          <w:vertAlign w:val="subscript"/>
          <w:rPrChange w:id="107" w:author="Parks, Robbie M" w:date="2018-11-30T01:08:00Z">
            <w:rPr>
              <w:rFonts w:ascii="Times New Roman" w:hAnsi="Times New Roman"/>
              <w:vertAlign w:val="subscript"/>
            </w:rPr>
          </w:rPrChange>
        </w:rPr>
        <w:t>state-year</w:t>
      </w:r>
      <w:r w:rsidRPr="0015113F">
        <w:rPr>
          <w:rFonts w:ascii="Times New Roman" w:hAnsi="Times New Roman"/>
          <w:sz w:val="24"/>
          <w:szCs w:val="24"/>
          <w:rPrChange w:id="108" w:author="Parks, Robbie M" w:date="2018-11-30T01:08:00Z">
            <w:rPr>
              <w:rFonts w:ascii="Times New Roman" w:hAnsi="Times New Roman"/>
            </w:rPr>
          </w:rPrChange>
        </w:rPr>
        <w:t xml:space="preserve">) = </w:t>
      </w:r>
      <w:r w:rsidR="000B7F6A" w:rsidRPr="0015113F">
        <w:rPr>
          <w:rFonts w:ascii="Times New Roman" w:hAnsi="Times New Roman"/>
          <w:sz w:val="24"/>
          <w:szCs w:val="24"/>
          <w:rPrChange w:id="109" w:author="Parks, Robbie M" w:date="2018-11-30T01:08:00Z">
            <w:rPr>
              <w:rFonts w:ascii="Times New Roman" w:hAnsi="Times New Roman"/>
            </w:rPr>
          </w:rPrChange>
        </w:rPr>
        <w:tab/>
      </w:r>
      <w:del w:id="110" w:author="Parks, Robbie M" w:date="2018-11-30T01:08:00Z">
        <w:r w:rsidR="000B7F6A" w:rsidRPr="0015113F" w:rsidDel="0015113F">
          <w:rPr>
            <w:rFonts w:ascii="Times New Roman" w:hAnsi="Times New Roman"/>
            <w:sz w:val="24"/>
            <w:szCs w:val="24"/>
            <w:rPrChange w:id="111" w:author="Parks, Robbie M" w:date="2018-11-30T01:08:00Z">
              <w:rPr>
                <w:rFonts w:ascii="Times New Roman" w:hAnsi="Times New Roman"/>
              </w:rPr>
            </w:rPrChange>
          </w:rPr>
          <w:tab/>
        </w:r>
      </w:del>
      <w:r w:rsidRPr="0015113F">
        <w:rPr>
          <w:rFonts w:ascii="Times New Roman" w:hAnsi="Times New Roman"/>
          <w:sz w:val="24"/>
          <w:szCs w:val="24"/>
          <w:rPrChange w:id="112" w:author="Parks, Robbie M" w:date="2018-11-30T01:08:00Z">
            <w:rPr>
              <w:rFonts w:ascii="Times New Roman" w:hAnsi="Times New Roman"/>
            </w:rPr>
          </w:rPrChange>
        </w:rPr>
        <w:t>α</w:t>
      </w:r>
      <w:r w:rsidRPr="0015113F">
        <w:rPr>
          <w:rFonts w:ascii="Times New Roman" w:hAnsi="Times New Roman"/>
          <w:sz w:val="24"/>
          <w:szCs w:val="24"/>
          <w:vertAlign w:val="subscript"/>
          <w:rPrChange w:id="113" w:author="Parks, Robbie M" w:date="2018-11-30T01:08:00Z">
            <w:rPr>
              <w:rFonts w:ascii="Times New Roman" w:hAnsi="Times New Roman"/>
              <w:vertAlign w:val="subscript"/>
            </w:rPr>
          </w:rPrChange>
        </w:rPr>
        <w:t xml:space="preserve">0 </w:t>
      </w:r>
      <w:r w:rsidRPr="0015113F">
        <w:rPr>
          <w:rFonts w:ascii="Times New Roman" w:hAnsi="Times New Roman"/>
          <w:sz w:val="24"/>
          <w:szCs w:val="24"/>
          <w:rPrChange w:id="114" w:author="Parks, Robbie M" w:date="2018-11-30T01:08:00Z">
            <w:rPr>
              <w:rFonts w:ascii="Times New Roman" w:hAnsi="Times New Roman"/>
            </w:rPr>
          </w:rPrChange>
        </w:rPr>
        <w:t>+ β</w:t>
      </w:r>
      <w:r w:rsidRPr="0015113F">
        <w:rPr>
          <w:rFonts w:ascii="Times New Roman" w:hAnsi="Times New Roman"/>
          <w:sz w:val="24"/>
          <w:szCs w:val="24"/>
          <w:vertAlign w:val="subscript"/>
          <w:rPrChange w:id="115" w:author="Parks, Robbie M" w:date="2018-11-30T01:08:00Z">
            <w:rPr>
              <w:rFonts w:ascii="Times New Roman" w:hAnsi="Times New Roman"/>
              <w:vertAlign w:val="subscript"/>
            </w:rPr>
          </w:rPrChange>
        </w:rPr>
        <w:t>0</w:t>
      </w:r>
      <w:r w:rsidRPr="0015113F">
        <w:rPr>
          <w:rFonts w:ascii="Times New Roman" w:hAnsi="Times New Roman"/>
          <w:sz w:val="24"/>
          <w:szCs w:val="24"/>
          <w:rPrChange w:id="116" w:author="Parks, Robbie M" w:date="2018-11-30T01:08:00Z">
            <w:rPr>
              <w:rFonts w:ascii="Times New Roman" w:hAnsi="Times New Roman"/>
            </w:rPr>
          </w:rPrChange>
        </w:rPr>
        <w:t xml:space="preserve">·(month-year) </w:t>
      </w:r>
      <w:r w:rsidR="007C014B" w:rsidRPr="0015113F">
        <w:rPr>
          <w:rFonts w:ascii="Times New Roman" w:hAnsi="Times New Roman"/>
          <w:sz w:val="24"/>
          <w:szCs w:val="24"/>
          <w:rPrChange w:id="117" w:author="Parks, Robbie M" w:date="2018-11-30T01:08:00Z">
            <w:rPr>
              <w:rFonts w:ascii="Times New Roman" w:hAnsi="Times New Roman"/>
            </w:rPr>
          </w:rPrChange>
        </w:rPr>
        <w:t>+</w:t>
      </w:r>
    </w:p>
    <w:p w14:paraId="5399A156" w14:textId="1F4CB606" w:rsidR="000B7F6A" w:rsidRPr="0015113F" w:rsidRDefault="000B7F6A" w:rsidP="00843ACB">
      <w:pPr>
        <w:spacing w:after="0" w:line="360" w:lineRule="auto"/>
        <w:jc w:val="both"/>
        <w:outlineLvl w:val="0"/>
        <w:rPr>
          <w:rFonts w:ascii="Times New Roman" w:hAnsi="Times New Roman"/>
          <w:sz w:val="24"/>
          <w:szCs w:val="24"/>
          <w:rPrChange w:id="118" w:author="Parks, Robbie M" w:date="2018-11-30T01:08:00Z">
            <w:rPr>
              <w:rFonts w:ascii="Times New Roman" w:hAnsi="Times New Roman"/>
            </w:rPr>
          </w:rPrChange>
        </w:rPr>
      </w:pPr>
      <w:r w:rsidRPr="0015113F">
        <w:rPr>
          <w:rFonts w:ascii="Times New Roman" w:hAnsi="Times New Roman"/>
          <w:sz w:val="24"/>
          <w:szCs w:val="24"/>
          <w:vertAlign w:val="subscript"/>
          <w:rPrChange w:id="119" w:author="Parks, Robbie M" w:date="2018-11-30T01:08:00Z">
            <w:rPr>
              <w:rFonts w:ascii="Times New Roman" w:hAnsi="Times New Roman"/>
              <w:vertAlign w:val="subscript"/>
            </w:rPr>
          </w:rPrChange>
        </w:rPr>
        <w:tab/>
      </w:r>
      <w:r w:rsidRPr="0015113F">
        <w:rPr>
          <w:rFonts w:ascii="Times New Roman" w:hAnsi="Times New Roman"/>
          <w:sz w:val="24"/>
          <w:szCs w:val="24"/>
          <w:vertAlign w:val="subscript"/>
          <w:rPrChange w:id="120" w:author="Parks, Robbie M" w:date="2018-11-30T01:08:00Z">
            <w:rPr>
              <w:rFonts w:ascii="Times New Roman" w:hAnsi="Times New Roman"/>
              <w:vertAlign w:val="subscript"/>
            </w:rPr>
          </w:rPrChange>
        </w:rPr>
        <w:tab/>
      </w:r>
      <w:r w:rsidRPr="0015113F">
        <w:rPr>
          <w:rFonts w:ascii="Times New Roman" w:hAnsi="Times New Roman"/>
          <w:sz w:val="24"/>
          <w:szCs w:val="24"/>
          <w:vertAlign w:val="subscript"/>
          <w:rPrChange w:id="121" w:author="Parks, Robbie M" w:date="2018-11-30T01:08:00Z">
            <w:rPr>
              <w:rFonts w:ascii="Times New Roman" w:hAnsi="Times New Roman"/>
              <w:vertAlign w:val="subscript"/>
            </w:rPr>
          </w:rPrChange>
        </w:rPr>
        <w:tab/>
      </w:r>
      <w:r w:rsidRPr="0015113F">
        <w:rPr>
          <w:rFonts w:ascii="Times New Roman" w:hAnsi="Times New Roman"/>
          <w:sz w:val="24"/>
          <w:szCs w:val="24"/>
          <w:vertAlign w:val="subscript"/>
          <w:rPrChange w:id="122" w:author="Parks, Robbie M" w:date="2018-11-30T01:08:00Z">
            <w:rPr>
              <w:rFonts w:ascii="Times New Roman" w:hAnsi="Times New Roman"/>
              <w:vertAlign w:val="subscript"/>
            </w:rPr>
          </w:rPrChange>
        </w:rPr>
        <w:tab/>
      </w:r>
      <w:r w:rsidR="003542CE" w:rsidRPr="0015113F">
        <w:rPr>
          <w:rFonts w:ascii="Times New Roman" w:hAnsi="Times New Roman"/>
          <w:sz w:val="24"/>
          <w:szCs w:val="24"/>
          <w:rPrChange w:id="123" w:author="Parks, Robbie M" w:date="2018-11-30T01:08:00Z">
            <w:rPr>
              <w:rFonts w:ascii="Times New Roman" w:hAnsi="Times New Roman"/>
            </w:rPr>
          </w:rPrChange>
        </w:rPr>
        <w:t>α</w:t>
      </w:r>
      <w:r w:rsidR="003542CE" w:rsidRPr="0015113F">
        <w:rPr>
          <w:rFonts w:ascii="Times New Roman" w:hAnsi="Times New Roman"/>
          <w:sz w:val="24"/>
          <w:szCs w:val="24"/>
          <w:vertAlign w:val="subscript"/>
          <w:rPrChange w:id="124" w:author="Parks, Robbie M" w:date="2018-11-30T01:08:00Z">
            <w:rPr>
              <w:rFonts w:ascii="Times New Roman" w:hAnsi="Times New Roman"/>
              <w:vertAlign w:val="subscript"/>
            </w:rPr>
          </w:rPrChange>
        </w:rPr>
        <w:t xml:space="preserve">state </w:t>
      </w:r>
      <w:r w:rsidR="003542CE" w:rsidRPr="0015113F">
        <w:rPr>
          <w:rFonts w:ascii="Times New Roman" w:hAnsi="Times New Roman"/>
          <w:sz w:val="24"/>
          <w:szCs w:val="24"/>
          <w:rPrChange w:id="125" w:author="Parks, Robbie M" w:date="2018-11-30T01:08:00Z">
            <w:rPr>
              <w:rFonts w:ascii="Times New Roman" w:hAnsi="Times New Roman"/>
            </w:rPr>
          </w:rPrChange>
        </w:rPr>
        <w:t>+ β</w:t>
      </w:r>
      <w:r w:rsidR="003542CE" w:rsidRPr="0015113F">
        <w:rPr>
          <w:rFonts w:ascii="Times New Roman" w:hAnsi="Times New Roman"/>
          <w:sz w:val="24"/>
          <w:szCs w:val="24"/>
          <w:vertAlign w:val="subscript"/>
          <w:rPrChange w:id="126" w:author="Parks, Robbie M" w:date="2018-11-30T01:08:00Z">
            <w:rPr>
              <w:rFonts w:ascii="Times New Roman" w:hAnsi="Times New Roman"/>
              <w:vertAlign w:val="subscript"/>
            </w:rPr>
          </w:rPrChange>
        </w:rPr>
        <w:t>state</w:t>
      </w:r>
      <w:r w:rsidR="003542CE" w:rsidRPr="0015113F">
        <w:rPr>
          <w:rFonts w:ascii="Times New Roman" w:hAnsi="Times New Roman"/>
          <w:sz w:val="24"/>
          <w:szCs w:val="24"/>
          <w:rPrChange w:id="127" w:author="Parks, Robbie M" w:date="2018-11-30T01:08:00Z">
            <w:rPr>
              <w:rFonts w:ascii="Times New Roman" w:hAnsi="Times New Roman"/>
            </w:rPr>
          </w:rPrChange>
        </w:rPr>
        <w:t>·(month-year)</w:t>
      </w:r>
      <w:r w:rsidRPr="0015113F">
        <w:rPr>
          <w:rFonts w:ascii="Times New Roman" w:hAnsi="Times New Roman"/>
          <w:sz w:val="24"/>
          <w:szCs w:val="24"/>
          <w:rPrChange w:id="128" w:author="Parks, Robbie M" w:date="2018-11-30T01:08:00Z">
            <w:rPr>
              <w:rFonts w:ascii="Times New Roman" w:hAnsi="Times New Roman"/>
            </w:rPr>
          </w:rPrChange>
        </w:rPr>
        <w:t xml:space="preserve"> </w:t>
      </w:r>
      <w:r w:rsidR="007C014B" w:rsidRPr="0015113F">
        <w:rPr>
          <w:rFonts w:ascii="Times New Roman" w:hAnsi="Times New Roman"/>
          <w:sz w:val="24"/>
          <w:szCs w:val="24"/>
          <w:rPrChange w:id="129" w:author="Parks, Robbie M" w:date="2018-11-30T01:08:00Z">
            <w:rPr>
              <w:rFonts w:ascii="Times New Roman" w:hAnsi="Times New Roman"/>
            </w:rPr>
          </w:rPrChange>
        </w:rPr>
        <w:t>+</w:t>
      </w:r>
    </w:p>
    <w:p w14:paraId="42992391" w14:textId="7BBAA809" w:rsidR="003542CE" w:rsidRPr="0015113F" w:rsidRDefault="000B7F6A" w:rsidP="00843ACB">
      <w:pPr>
        <w:spacing w:after="0" w:line="360" w:lineRule="auto"/>
        <w:jc w:val="both"/>
        <w:outlineLvl w:val="0"/>
        <w:rPr>
          <w:rFonts w:ascii="Times New Roman" w:hAnsi="Times New Roman"/>
          <w:sz w:val="24"/>
          <w:szCs w:val="24"/>
          <w:rPrChange w:id="130" w:author="Parks, Robbie M" w:date="2018-11-30T01:08:00Z">
            <w:rPr>
              <w:rFonts w:ascii="Times New Roman" w:hAnsi="Times New Roman"/>
            </w:rPr>
          </w:rPrChange>
        </w:rPr>
      </w:pPr>
      <w:r w:rsidRPr="0015113F">
        <w:rPr>
          <w:rFonts w:ascii="Times New Roman" w:hAnsi="Times New Roman"/>
          <w:sz w:val="24"/>
          <w:szCs w:val="24"/>
          <w:rPrChange w:id="131" w:author="Parks, Robbie M" w:date="2018-11-30T01:08:00Z">
            <w:rPr>
              <w:rFonts w:ascii="Times New Roman" w:hAnsi="Times New Roman"/>
            </w:rPr>
          </w:rPrChange>
        </w:rPr>
        <w:tab/>
      </w:r>
      <w:r w:rsidRPr="0015113F">
        <w:rPr>
          <w:rFonts w:ascii="Times New Roman" w:hAnsi="Times New Roman"/>
          <w:sz w:val="24"/>
          <w:szCs w:val="24"/>
          <w:rPrChange w:id="132" w:author="Parks, Robbie M" w:date="2018-11-30T01:08:00Z">
            <w:rPr>
              <w:rFonts w:ascii="Times New Roman" w:hAnsi="Times New Roman"/>
            </w:rPr>
          </w:rPrChange>
        </w:rPr>
        <w:tab/>
      </w:r>
      <w:r w:rsidRPr="0015113F">
        <w:rPr>
          <w:rFonts w:ascii="Times New Roman" w:hAnsi="Times New Roman"/>
          <w:sz w:val="24"/>
          <w:szCs w:val="24"/>
          <w:rPrChange w:id="133" w:author="Parks, Robbie M" w:date="2018-11-30T01:08:00Z">
            <w:rPr>
              <w:rFonts w:ascii="Times New Roman" w:hAnsi="Times New Roman"/>
            </w:rPr>
          </w:rPrChange>
        </w:rPr>
        <w:tab/>
      </w:r>
      <w:r w:rsidRPr="0015113F">
        <w:rPr>
          <w:rFonts w:ascii="Times New Roman" w:hAnsi="Times New Roman"/>
          <w:sz w:val="24"/>
          <w:szCs w:val="24"/>
          <w:rPrChange w:id="134" w:author="Parks, Robbie M" w:date="2018-11-30T01:08:00Z">
            <w:rPr>
              <w:rFonts w:ascii="Times New Roman" w:hAnsi="Times New Roman"/>
            </w:rPr>
          </w:rPrChange>
        </w:rPr>
        <w:tab/>
        <w:t>α</w:t>
      </w:r>
      <w:r w:rsidRPr="0015113F">
        <w:rPr>
          <w:rFonts w:ascii="Times New Roman" w:hAnsi="Times New Roman"/>
          <w:sz w:val="24"/>
          <w:szCs w:val="24"/>
          <w:vertAlign w:val="subscript"/>
          <w:rPrChange w:id="135" w:author="Parks, Robbie M" w:date="2018-11-30T01:08:00Z">
            <w:rPr>
              <w:rFonts w:ascii="Times New Roman" w:hAnsi="Times New Roman"/>
              <w:vertAlign w:val="subscript"/>
            </w:rPr>
          </w:rPrChange>
        </w:rPr>
        <w:t xml:space="preserve">month </w:t>
      </w:r>
      <w:r w:rsidRPr="0015113F">
        <w:rPr>
          <w:rFonts w:ascii="Times New Roman" w:hAnsi="Times New Roman"/>
          <w:sz w:val="24"/>
          <w:szCs w:val="24"/>
          <w:rPrChange w:id="136" w:author="Parks, Robbie M" w:date="2018-11-30T01:08:00Z">
            <w:rPr>
              <w:rFonts w:ascii="Times New Roman" w:hAnsi="Times New Roman"/>
            </w:rPr>
          </w:rPrChange>
        </w:rPr>
        <w:t>+ β</w:t>
      </w:r>
      <w:r w:rsidRPr="0015113F">
        <w:rPr>
          <w:rFonts w:ascii="Times New Roman" w:hAnsi="Times New Roman"/>
          <w:sz w:val="24"/>
          <w:szCs w:val="24"/>
          <w:vertAlign w:val="subscript"/>
          <w:rPrChange w:id="137" w:author="Parks, Robbie M" w:date="2018-11-30T01:08:00Z">
            <w:rPr>
              <w:rFonts w:ascii="Times New Roman" w:hAnsi="Times New Roman"/>
              <w:vertAlign w:val="subscript"/>
            </w:rPr>
          </w:rPrChange>
        </w:rPr>
        <w:t>month</w:t>
      </w:r>
      <w:r w:rsidRPr="0015113F">
        <w:rPr>
          <w:rFonts w:ascii="Times New Roman" w:hAnsi="Times New Roman"/>
          <w:sz w:val="24"/>
          <w:szCs w:val="24"/>
          <w:rPrChange w:id="138" w:author="Parks, Robbie M" w:date="2018-11-30T01:08:00Z">
            <w:rPr>
              <w:rFonts w:ascii="Times New Roman" w:hAnsi="Times New Roman"/>
            </w:rPr>
          </w:rPrChange>
        </w:rPr>
        <w:t>·(month-year)</w:t>
      </w:r>
      <w:r w:rsidR="007C014B" w:rsidRPr="0015113F">
        <w:rPr>
          <w:rFonts w:ascii="Times New Roman" w:hAnsi="Times New Roman"/>
          <w:sz w:val="24"/>
          <w:szCs w:val="24"/>
          <w:rPrChange w:id="139" w:author="Parks, Robbie M" w:date="2018-11-30T01:08:00Z">
            <w:rPr>
              <w:rFonts w:ascii="Times New Roman" w:hAnsi="Times New Roman"/>
            </w:rPr>
          </w:rPrChange>
        </w:rPr>
        <w:t xml:space="preserve"> +</w:t>
      </w:r>
    </w:p>
    <w:p w14:paraId="5BB789BB" w14:textId="68E5777B" w:rsidR="002C0846" w:rsidRPr="0015113F" w:rsidRDefault="000B7F6A" w:rsidP="00843ACB">
      <w:pPr>
        <w:spacing w:after="0" w:line="240" w:lineRule="auto"/>
        <w:jc w:val="both"/>
        <w:outlineLvl w:val="0"/>
        <w:rPr>
          <w:rFonts w:ascii="Times New Roman" w:hAnsi="Times New Roman"/>
          <w:sz w:val="24"/>
          <w:szCs w:val="24"/>
          <w:rPrChange w:id="140" w:author="Parks, Robbie M" w:date="2018-11-30T01:08:00Z">
            <w:rPr>
              <w:rFonts w:ascii="Times New Roman" w:hAnsi="Times New Roman"/>
            </w:rPr>
          </w:rPrChange>
        </w:rPr>
      </w:pPr>
      <w:r w:rsidRPr="0015113F">
        <w:rPr>
          <w:rFonts w:ascii="Times New Roman" w:hAnsi="Times New Roman"/>
          <w:sz w:val="24"/>
          <w:szCs w:val="24"/>
          <w:rPrChange w:id="141" w:author="Parks, Robbie M" w:date="2018-11-30T01:08:00Z">
            <w:rPr>
              <w:rFonts w:ascii="Times New Roman" w:hAnsi="Times New Roman"/>
            </w:rPr>
          </w:rPrChange>
        </w:rPr>
        <w:tab/>
      </w:r>
      <w:r w:rsidRPr="0015113F">
        <w:rPr>
          <w:rFonts w:ascii="Times New Roman" w:hAnsi="Times New Roman"/>
          <w:sz w:val="24"/>
          <w:szCs w:val="24"/>
          <w:rPrChange w:id="142" w:author="Parks, Robbie M" w:date="2018-11-30T01:08:00Z">
            <w:rPr>
              <w:rFonts w:ascii="Times New Roman" w:hAnsi="Times New Roman"/>
            </w:rPr>
          </w:rPrChange>
        </w:rPr>
        <w:tab/>
      </w:r>
      <w:r w:rsidRPr="0015113F">
        <w:rPr>
          <w:rFonts w:ascii="Times New Roman" w:hAnsi="Times New Roman"/>
          <w:sz w:val="24"/>
          <w:szCs w:val="24"/>
          <w:rPrChange w:id="143" w:author="Parks, Robbie M" w:date="2018-11-30T01:08:00Z">
            <w:rPr>
              <w:rFonts w:ascii="Times New Roman" w:hAnsi="Times New Roman"/>
            </w:rPr>
          </w:rPrChange>
        </w:rPr>
        <w:tab/>
      </w:r>
      <w:r w:rsidRPr="0015113F">
        <w:rPr>
          <w:rFonts w:ascii="Times New Roman" w:hAnsi="Times New Roman"/>
          <w:sz w:val="24"/>
          <w:szCs w:val="24"/>
          <w:rPrChange w:id="144" w:author="Parks, Robbie M" w:date="2018-11-30T01:08:00Z">
            <w:rPr>
              <w:rFonts w:ascii="Times New Roman" w:hAnsi="Times New Roman"/>
            </w:rPr>
          </w:rPrChange>
        </w:rPr>
        <w:tab/>
        <w:t>ν</w:t>
      </w:r>
      <w:r w:rsidRPr="0015113F">
        <w:rPr>
          <w:rFonts w:ascii="Times New Roman" w:hAnsi="Times New Roman"/>
          <w:sz w:val="24"/>
          <w:szCs w:val="24"/>
          <w:vertAlign w:val="subscript"/>
          <w:rPrChange w:id="145" w:author="Parks, Robbie M" w:date="2018-11-30T01:08:00Z">
            <w:rPr>
              <w:rFonts w:ascii="Times New Roman" w:hAnsi="Times New Roman"/>
              <w:vertAlign w:val="subscript"/>
            </w:rPr>
          </w:rPrChange>
        </w:rPr>
        <w:t xml:space="preserve">month-year </w:t>
      </w:r>
      <w:r w:rsidR="007C014B" w:rsidRPr="0015113F">
        <w:rPr>
          <w:rFonts w:ascii="Times New Roman" w:hAnsi="Times New Roman"/>
          <w:sz w:val="24"/>
          <w:szCs w:val="24"/>
          <w:rPrChange w:id="146" w:author="Parks, Robbie M" w:date="2018-11-30T01:08:00Z">
            <w:rPr>
              <w:rFonts w:ascii="Times New Roman" w:hAnsi="Times New Roman"/>
            </w:rPr>
          </w:rPrChange>
        </w:rPr>
        <w:t>+</w:t>
      </w:r>
    </w:p>
    <w:p w14:paraId="36974A32" w14:textId="77777777" w:rsidR="00650BAB" w:rsidRPr="0015113F" w:rsidRDefault="002C0846" w:rsidP="00843ACB">
      <w:pPr>
        <w:pStyle w:val="SMHeading"/>
        <w:jc w:val="both"/>
        <w:rPr>
          <w:ins w:id="147" w:author="Bennett, James E" w:date="2018-11-29T22:11:00Z"/>
          <w:b w:val="0"/>
          <w:rPrChange w:id="148" w:author="Parks, Robbie M" w:date="2018-11-30T01:08:00Z">
            <w:rPr>
              <w:ins w:id="149" w:author="Bennett, James E" w:date="2018-11-29T22:11:00Z"/>
              <w:b w:val="0"/>
              <w:sz w:val="22"/>
              <w:szCs w:val="22"/>
            </w:rPr>
          </w:rPrChange>
        </w:rPr>
      </w:pPr>
      <w:r w:rsidRPr="0015113F">
        <w:rPr>
          <w:vertAlign w:val="subscript"/>
          <w:rPrChange w:id="150" w:author="Parks, Robbie M" w:date="2018-11-30T01:08:00Z">
            <w:rPr>
              <w:sz w:val="22"/>
              <w:szCs w:val="22"/>
              <w:vertAlign w:val="subscript"/>
            </w:rPr>
          </w:rPrChange>
        </w:rPr>
        <w:tab/>
      </w:r>
      <w:r w:rsidRPr="0015113F">
        <w:rPr>
          <w:vertAlign w:val="subscript"/>
          <w:rPrChange w:id="151" w:author="Parks, Robbie M" w:date="2018-11-30T01:08:00Z">
            <w:rPr>
              <w:sz w:val="22"/>
              <w:szCs w:val="22"/>
              <w:vertAlign w:val="subscript"/>
            </w:rPr>
          </w:rPrChange>
        </w:rPr>
        <w:tab/>
      </w:r>
      <w:r w:rsidRPr="0015113F">
        <w:rPr>
          <w:vertAlign w:val="subscript"/>
          <w:rPrChange w:id="152" w:author="Parks, Robbie M" w:date="2018-11-30T01:08:00Z">
            <w:rPr>
              <w:sz w:val="22"/>
              <w:szCs w:val="22"/>
              <w:vertAlign w:val="subscript"/>
            </w:rPr>
          </w:rPrChange>
        </w:rPr>
        <w:tab/>
      </w:r>
      <w:r w:rsidRPr="0015113F">
        <w:rPr>
          <w:vertAlign w:val="subscript"/>
          <w:rPrChange w:id="153" w:author="Parks, Robbie M" w:date="2018-11-30T01:08:00Z">
            <w:rPr>
              <w:sz w:val="22"/>
              <w:szCs w:val="22"/>
              <w:vertAlign w:val="subscript"/>
            </w:rPr>
          </w:rPrChange>
        </w:rPr>
        <w:tab/>
      </w:r>
      <w:ins w:id="154" w:author="Bennett, James E" w:date="2018-11-29T22:11:00Z">
        <w:r w:rsidR="00650BAB" w:rsidRPr="0015113F">
          <w:t>ɛ</w:t>
        </w:r>
        <w:r w:rsidR="00650BAB" w:rsidRPr="0015113F">
          <w:rPr>
            <w:vertAlign w:val="subscript"/>
          </w:rPr>
          <w:t>state-month-year</w:t>
        </w:r>
        <w:r w:rsidR="00650BAB" w:rsidRPr="0015113F">
          <w:rPr>
            <w:b w:val="0"/>
            <w:rPrChange w:id="155" w:author="Parks, Robbie M" w:date="2018-11-30T01:08:00Z">
              <w:rPr>
                <w:b w:val="0"/>
                <w:sz w:val="22"/>
                <w:szCs w:val="22"/>
              </w:rPr>
            </w:rPrChange>
          </w:rPr>
          <w:t xml:space="preserve"> +</w:t>
        </w:r>
      </w:ins>
    </w:p>
    <w:p w14:paraId="65CB393A" w14:textId="46BDF0A6" w:rsidR="002C0846" w:rsidRPr="0015113F" w:rsidRDefault="002C0846">
      <w:pPr>
        <w:pStyle w:val="SMHeading"/>
        <w:ind w:left="2160" w:firstLine="720"/>
        <w:jc w:val="both"/>
        <w:pPrChange w:id="156" w:author="Bennett, James E" w:date="2018-11-29T22:11:00Z">
          <w:pPr>
            <w:pStyle w:val="SMHeading"/>
            <w:jc w:val="both"/>
          </w:pPr>
        </w:pPrChange>
      </w:pPr>
      <w:commentRangeStart w:id="157"/>
      <w:r w:rsidRPr="0015113F">
        <w:rPr>
          <w:b w:val="0"/>
          <w:rPrChange w:id="158" w:author="Parks, Robbie M" w:date="2018-11-30T01:08:00Z">
            <w:rPr>
              <w:b w:val="0"/>
              <w:sz w:val="22"/>
              <w:szCs w:val="22"/>
            </w:rPr>
          </w:rPrChange>
        </w:rPr>
        <w:t>γ</w:t>
      </w:r>
      <w:r w:rsidR="0042446C" w:rsidRPr="0015113F">
        <w:rPr>
          <w:b w:val="0"/>
          <w:vertAlign w:val="subscript"/>
          <w:rPrChange w:id="159" w:author="Parks, Robbie M" w:date="2018-11-30T01:08:00Z">
            <w:rPr>
              <w:b w:val="0"/>
              <w:sz w:val="22"/>
              <w:szCs w:val="22"/>
              <w:vertAlign w:val="subscript"/>
            </w:rPr>
          </w:rPrChange>
        </w:rPr>
        <w:t>month</w:t>
      </w:r>
      <w:r w:rsidRPr="0015113F">
        <w:rPr>
          <w:b w:val="0"/>
          <w:rPrChange w:id="160" w:author="Parks, Robbie M" w:date="2018-11-30T01:08:00Z">
            <w:rPr>
              <w:b w:val="0"/>
              <w:sz w:val="22"/>
              <w:szCs w:val="22"/>
            </w:rPr>
          </w:rPrChange>
        </w:rPr>
        <w:t>·Anomaly</w:t>
      </w:r>
      <w:r w:rsidRPr="0015113F">
        <w:rPr>
          <w:b w:val="0"/>
          <w:vertAlign w:val="subscript"/>
          <w:rPrChange w:id="161" w:author="Parks, Robbie M" w:date="2018-11-30T01:08:00Z">
            <w:rPr>
              <w:b w:val="0"/>
              <w:sz w:val="22"/>
              <w:szCs w:val="22"/>
              <w:vertAlign w:val="subscript"/>
            </w:rPr>
          </w:rPrChange>
        </w:rPr>
        <w:t>state-month</w:t>
      </w:r>
      <w:r w:rsidR="007C014B" w:rsidRPr="0015113F">
        <w:rPr>
          <w:b w:val="0"/>
          <w:vertAlign w:val="subscript"/>
          <w:rPrChange w:id="162" w:author="Parks, Robbie M" w:date="2018-11-30T01:08:00Z">
            <w:rPr>
              <w:b w:val="0"/>
              <w:sz w:val="22"/>
              <w:szCs w:val="22"/>
              <w:vertAlign w:val="subscript"/>
            </w:rPr>
          </w:rPrChange>
        </w:rPr>
        <w:t xml:space="preserve"> </w:t>
      </w:r>
      <w:commentRangeEnd w:id="157"/>
      <w:del w:id="163" w:author="Bennett, James E" w:date="2018-11-29T22:11:00Z">
        <w:r w:rsidR="007C014B" w:rsidRPr="0015113F">
          <w:rPr>
            <w:b w:val="0"/>
            <w:rPrChange w:id="164" w:author="Parks, Robbie M" w:date="2018-11-30T01:08:00Z">
              <w:rPr>
                <w:b w:val="0"/>
                <w:sz w:val="22"/>
                <w:szCs w:val="22"/>
              </w:rPr>
            </w:rPrChange>
          </w:rPr>
          <w:delText>+</w:delText>
        </w:r>
      </w:del>
      <w:r w:rsidR="00650BAB" w:rsidRPr="0015113F">
        <w:rPr>
          <w:rStyle w:val="CommentReference"/>
          <w:rFonts w:asciiTheme="minorHAnsi" w:eastAsiaTheme="minorHAnsi" w:hAnsiTheme="minorHAnsi" w:cstheme="minorBidi"/>
          <w:b w:val="0"/>
          <w:bCs w:val="0"/>
          <w:kern w:val="0"/>
          <w:sz w:val="24"/>
          <w:szCs w:val="24"/>
          <w:lang w:val="en-GB"/>
          <w:rPrChange w:id="165" w:author="Parks, Robbie M" w:date="2018-11-30T01:08:00Z">
            <w:rPr>
              <w:rStyle w:val="CommentReference"/>
              <w:rFonts w:asciiTheme="minorHAnsi" w:eastAsiaTheme="minorHAnsi" w:hAnsiTheme="minorHAnsi" w:cstheme="minorBidi"/>
              <w:b w:val="0"/>
              <w:bCs w:val="0"/>
              <w:kern w:val="0"/>
              <w:lang w:val="en-GB"/>
            </w:rPr>
          </w:rPrChange>
        </w:rPr>
        <w:commentReference w:id="157"/>
      </w:r>
    </w:p>
    <w:p w14:paraId="797DE730" w14:textId="2D59B49D" w:rsidR="000B7F6A" w:rsidRPr="00843ACB" w:rsidRDefault="000B7F6A" w:rsidP="00843ACB">
      <w:pPr>
        <w:spacing w:after="0" w:line="360" w:lineRule="auto"/>
        <w:jc w:val="both"/>
        <w:outlineLvl w:val="0"/>
        <w:rPr>
          <w:rFonts w:ascii="Times New Roman" w:hAnsi="Times New Roman"/>
          <w:vertAlign w:val="subscript"/>
        </w:rPr>
      </w:pP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del w:id="166" w:author="Bennett, James E" w:date="2018-11-29T22:11:00Z">
        <w:r w:rsidRPr="00843ACB">
          <w:rPr>
            <w:rFonts w:ascii="Times New Roman" w:hAnsi="Times New Roman"/>
          </w:rPr>
          <w:delText>ɛ</w:delText>
        </w:r>
        <w:r w:rsidRPr="00843ACB">
          <w:rPr>
            <w:rFonts w:ascii="Times New Roman" w:hAnsi="Times New Roman"/>
            <w:vertAlign w:val="subscript"/>
          </w:rPr>
          <w:delText>state-month-year</w:delText>
        </w:r>
      </w:del>
    </w:p>
    <w:p w14:paraId="5DD38B8F" w14:textId="77777777" w:rsidR="003542CE" w:rsidRPr="00C1578A" w:rsidRDefault="003542CE" w:rsidP="00D76DF7">
      <w:pPr>
        <w:spacing w:after="0" w:line="480" w:lineRule="auto"/>
        <w:jc w:val="both"/>
        <w:outlineLvl w:val="0"/>
        <w:rPr>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rFonts w:ascii="Times New Roman" w:hAnsi="Times New Roman"/>
          <w:color w:val="000000" w:themeColor="text1"/>
          <w:sz w:val="24"/>
          <w:szCs w:val="24"/>
        </w:rPr>
      </w:pPr>
      <w:r w:rsidRPr="00843ACB">
        <w:rPr>
          <w:rFonts w:ascii="Times New Roman" w:hAnsi="Times New Roman"/>
          <w:sz w:val="24"/>
          <w:szCs w:val="24"/>
        </w:rPr>
        <w:t>The model</w:t>
      </w:r>
      <w:r w:rsidR="002F512B" w:rsidRPr="00843ACB">
        <w:rPr>
          <w:rFonts w:ascii="Times New Roman" w:hAnsi="Times New Roman"/>
          <w:sz w:val="24"/>
          <w:szCs w:val="24"/>
        </w:rPr>
        <w:t xml:space="preserve"> contained terms to capture the overall level and rate of change of mortality, with α</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as the common intercept for log-transformed death rates, and β</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the common time slope.</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6572B9DC" w:rsidR="00D64877" w:rsidRPr="00636C9B" w:rsidRDefault="0071557B"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r w:rsidR="00B950F6">
        <w:rPr>
          <w:rFonts w:ascii="Times New Roman" w:hAnsi="Times New Roman"/>
          <w:color w:val="000000" w:themeColor="text1"/>
          <w:sz w:val="24"/>
          <w:szCs w:val="24"/>
        </w:rPr>
        <w:t xml:space="preserve">tend to smoothly vary across </w:t>
      </w:r>
      <w:r w:rsidR="00554C35" w:rsidRPr="00636C9B">
        <w:rPr>
          <w:rFonts w:ascii="Times New Roman" w:hAnsi="Times New Roman"/>
          <w:color w:val="000000" w:themeColor="text1"/>
          <w:sz w:val="24"/>
          <w:szCs w:val="24"/>
        </w:rPr>
        <w:t>neighbouring months</w:t>
      </w:r>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r w:rsidR="006C3AFE">
        <w:rPr>
          <w:rFonts w:ascii="Times New Roman" w:hAnsi="Times New Roman"/>
          <w:color w:val="000000" w:themeColor="text1"/>
          <w:sz w:val="24"/>
          <w:szCs w:val="24"/>
        </w:rPr>
        <w:t>systematically have</w:t>
      </w:r>
      <w:r w:rsidR="006C3AFE"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r w:rsidR="002541F6">
        <w:rPr>
          <w:rFonts w:ascii="Times New Roman" w:hAnsi="Times New Roman"/>
          <w:color w:val="000000" w:themeColor="text1"/>
          <w:sz w:val="24"/>
          <w:szCs w:val="24"/>
        </w:rPr>
        <w:t xml:space="preserve"> and trend</w:t>
      </w:r>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r w:rsidR="00430B68">
        <w:rPr>
          <w:rFonts w:ascii="Times New Roman" w:hAnsi="Times New Roman"/>
          <w:sz w:val="24"/>
          <w:szCs w:val="24"/>
        </w:rPr>
        <w:t>month-specific</w:t>
      </w:r>
      <w:r w:rsidR="00347A19" w:rsidRPr="00F0573E">
        <w:rPr>
          <w:rFonts w:ascii="Times New Roman" w:hAnsi="Times New Roman"/>
          <w:sz w:val="24"/>
          <w:szCs w:val="24"/>
        </w:rPr>
        <w:t xml:space="preserve"> time slope</w:t>
      </w:r>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 xml:space="preserve">month </w:t>
      </w:r>
      <w:r w:rsidR="00811E91" w:rsidRPr="00843ACB">
        <w:rPr>
          <w:rFonts w:ascii="Times New Roman" w:hAnsi="Times New Roman"/>
          <w:sz w:val="24"/>
          <w:szCs w:val="24"/>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r w:rsidR="00813355" w:rsidRPr="00636C9B">
        <w:rPr>
          <w:rFonts w:ascii="Times New Roman" w:hAnsi="Times New Roman"/>
          <w:color w:val="000000" w:themeColor="text1"/>
          <w:sz w:val="24"/>
          <w:szCs w:val="24"/>
        </w:rPr>
        <w:t>, widely used to characterise smoothly varying associations</w:t>
      </w:r>
      <w:r w:rsidR="006E0233">
        <w:rPr>
          <w:rFonts w:ascii="Times New Roman" w:hAnsi="Times New Roman"/>
          <w:sz w:val="24"/>
          <w:szCs w:val="24"/>
        </w:rPr>
        <w:t>.</w:t>
      </w:r>
      <w:r w:rsidR="006E0233">
        <w:rPr>
          <w:rFonts w:ascii="Times New Roman" w:hAnsi="Times New Roman"/>
          <w:sz w:val="24"/>
          <w:szCs w:val="24"/>
        </w:rPr>
        <w:fldChar w:fldCharType="begin" w:fldLock="1"/>
      </w:r>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r w:rsidR="006E0233">
        <w:rPr>
          <w:rFonts w:ascii="Times New Roman" w:hAnsi="Times New Roman"/>
          <w:sz w:val="24"/>
          <w:szCs w:val="24"/>
        </w:rPr>
        <w:fldChar w:fldCharType="separate"/>
      </w:r>
      <w:r w:rsidR="003015D6" w:rsidRPr="003015D6">
        <w:rPr>
          <w:rFonts w:ascii="Times New Roman" w:hAnsi="Times New Roman"/>
          <w:noProof/>
          <w:sz w:val="24"/>
          <w:szCs w:val="24"/>
          <w:vertAlign w:val="superscript"/>
        </w:rPr>
        <w:t>20</w:t>
      </w:r>
      <w:r w:rsidR="006E0233">
        <w:rPr>
          <w:rFonts w:ascii="Times New Roman" w:hAnsi="Times New Roman"/>
          <w:sz w:val="24"/>
          <w:szCs w:val="24"/>
        </w:rPr>
        <w:fldChar w:fldCharType="end"/>
      </w:r>
      <w:r w:rsidR="00813355" w:rsidRPr="00636C9B">
        <w:rPr>
          <w:rFonts w:ascii="Times New Roman" w:hAnsi="Times New Roman"/>
          <w:color w:val="000000" w:themeColor="text1"/>
          <w:sz w:val="24"/>
          <w:szCs w:val="24"/>
        </w:rPr>
        <w:t xml:space="preserve"> </w:t>
      </w:r>
      <w:r w:rsidR="00254B2A">
        <w:rPr>
          <w:rFonts w:ascii="Times New Roman" w:hAnsi="Times New Roman"/>
          <w:color w:val="000000" w:themeColor="text1"/>
          <w:sz w:val="24"/>
          <w:szCs w:val="24"/>
        </w:rPr>
        <w:t>The random walk had a</w:t>
      </w:r>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r w:rsidR="006C3AFE">
        <w:rPr>
          <w:rFonts w:ascii="Times New Roman" w:hAnsi="Times New Roman"/>
          <w:color w:val="000000" w:themeColor="text1"/>
          <w:sz w:val="24"/>
          <w:szCs w:val="24"/>
        </w:rPr>
        <w:t>so that</w:t>
      </w:r>
      <w:r w:rsidR="007A53AC" w:rsidRPr="00636C9B">
        <w:rPr>
          <w:rFonts w:ascii="Times New Roman" w:hAnsi="Times New Roman"/>
          <w:color w:val="000000" w:themeColor="text1"/>
          <w:sz w:val="24"/>
          <w:szCs w:val="24"/>
        </w:rPr>
        <w:t xml:space="preserve"> December neighbour</w:t>
      </w:r>
      <w:r w:rsidR="006C3AFE">
        <w:rPr>
          <w:rFonts w:ascii="Times New Roman" w:hAnsi="Times New Roman"/>
          <w:color w:val="000000" w:themeColor="text1"/>
          <w:sz w:val="24"/>
          <w:szCs w:val="24"/>
        </w:rPr>
        <w:t>ed</w:t>
      </w:r>
      <w:r w:rsidR="007A53AC" w:rsidRPr="00636C9B">
        <w:rPr>
          <w:rFonts w:ascii="Times New Roman" w:hAnsi="Times New Roman"/>
          <w:color w:val="000000" w:themeColor="text1"/>
          <w:sz w:val="24"/>
          <w:szCs w:val="24"/>
        </w:rPr>
        <w:t xml:space="preserve"> </w:t>
      </w:r>
      <w:commentRangeStart w:id="167"/>
      <w:commentRangeStart w:id="168"/>
      <w:commentRangeStart w:id="169"/>
      <w:r w:rsidR="007A53AC" w:rsidRPr="00636C9B">
        <w:rPr>
          <w:rFonts w:ascii="Times New Roman" w:hAnsi="Times New Roman"/>
          <w:color w:val="000000" w:themeColor="text1"/>
          <w:sz w:val="24"/>
          <w:szCs w:val="24"/>
        </w:rPr>
        <w:t>January</w:t>
      </w:r>
      <w:commentRangeEnd w:id="168"/>
      <w:r w:rsidR="00105569">
        <w:rPr>
          <w:rStyle w:val="CommentReference"/>
          <w:rFonts w:asciiTheme="minorHAnsi" w:eastAsiaTheme="minorHAnsi" w:hAnsiTheme="minorHAnsi" w:cstheme="minorBidi"/>
        </w:rPr>
        <w:commentReference w:id="167"/>
      </w:r>
      <w:commentRangeEnd w:id="167"/>
      <w:r w:rsidR="006C3AFE">
        <w:rPr>
          <w:rStyle w:val="CommentReference"/>
          <w:rFonts w:asciiTheme="minorHAnsi" w:eastAsiaTheme="minorHAnsi" w:hAnsiTheme="minorHAnsi" w:cstheme="minorBidi"/>
        </w:rPr>
        <w:commentReference w:id="168"/>
      </w:r>
      <w:commentRangeEnd w:id="169"/>
      <w:r w:rsidR="00105569">
        <w:rPr>
          <w:rStyle w:val="CommentReference"/>
          <w:rFonts w:asciiTheme="minorHAnsi" w:eastAsiaTheme="minorHAnsi" w:hAnsiTheme="minorHAnsi" w:cstheme="minorBidi"/>
        </w:rPr>
        <w:commentReference w:id="169"/>
      </w:r>
      <w:r w:rsidR="00CC47CE" w:rsidRPr="00636C9B">
        <w:rPr>
          <w:rFonts w:ascii="Times New Roman" w:hAnsi="Times New Roman"/>
          <w:color w:val="000000" w:themeColor="text1"/>
          <w:sz w:val="24"/>
          <w:szCs w:val="24"/>
        </w:rPr>
        <w:t>.</w:t>
      </w:r>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3302A781" w:rsidR="00A46B9A"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AE02C9">
        <w:rPr>
          <w:rFonts w:ascii="Times New Roman" w:hAnsi="Times New Roman"/>
          <w:color w:val="000000" w:themeColor="text1"/>
          <w:sz w:val="24"/>
          <w:szCs w:val="24"/>
        </w:rPr>
        <w:t xml:space="preserve">also </w:t>
      </w:r>
      <w:r w:rsidR="00430B68">
        <w:rPr>
          <w:rFonts w:ascii="Times New Roman" w:hAnsi="Times New Roman"/>
          <w:color w:val="000000" w:themeColor="text1"/>
          <w:sz w:val="24"/>
          <w:szCs w:val="24"/>
        </w:rPr>
        <w:t xml:space="preserve">included state random </w:t>
      </w:r>
      <w:r w:rsidR="00933B60">
        <w:rPr>
          <w:rFonts w:ascii="Times New Roman" w:hAnsi="Times New Roman"/>
          <w:color w:val="000000" w:themeColor="text1"/>
          <w:sz w:val="24"/>
          <w:szCs w:val="24"/>
        </w:rPr>
        <w:t>intercepts</w:t>
      </w:r>
      <w:r w:rsidR="00430B68">
        <w:rPr>
          <w:rFonts w:ascii="Times New Roman" w:hAnsi="Times New Roman"/>
          <w:color w:val="000000" w:themeColor="text1"/>
          <w:sz w:val="24"/>
          <w:szCs w:val="24"/>
        </w:rPr>
        <w:t xml:space="preserve"> and trends</w:t>
      </w:r>
      <w:del w:id="170" w:author="Bennett, James E" w:date="2018-11-29T22:11:00Z">
        <w:r w:rsidR="00430B68">
          <w:rPr>
            <w:rFonts w:ascii="Times New Roman" w:hAnsi="Times New Roman"/>
            <w:color w:val="000000" w:themeColor="text1"/>
            <w:sz w:val="24"/>
            <w:szCs w:val="24"/>
          </w:rPr>
          <w:delText xml:space="preserve"> </w:delText>
        </w:r>
        <w:r>
          <w:rPr>
            <w:rFonts w:ascii="Times New Roman" w:hAnsi="Times New Roman"/>
            <w:color w:val="000000" w:themeColor="text1"/>
            <w:sz w:val="24"/>
            <w:szCs w:val="24"/>
          </w:rPr>
          <w:delText>for</w:delText>
        </w:r>
      </w:del>
      <w:r w:rsidR="00430B68">
        <w:rPr>
          <w:rFonts w:ascii="Times New Roman" w:hAnsi="Times New Roman"/>
          <w:color w:val="000000" w:themeColor="text1"/>
          <w:sz w:val="24"/>
          <w:szCs w:val="24"/>
        </w:rPr>
        <w:t xml:space="preserve"> </w:t>
      </w:r>
      <w:r w:rsidR="00DB0E1A">
        <w:rPr>
          <w:rFonts w:ascii="Times New Roman" w:hAnsi="Times New Roman"/>
          <w:color w:val="000000" w:themeColor="text1"/>
          <w:sz w:val="24"/>
          <w:szCs w:val="24"/>
        </w:rPr>
        <w:t>for</w:t>
      </w:r>
      <w:r>
        <w:rPr>
          <w:rFonts w:ascii="Times New Roman" w:hAnsi="Times New Roman"/>
          <w:color w:val="000000" w:themeColor="text1"/>
          <w:sz w:val="24"/>
          <w:szCs w:val="24"/>
        </w:rPr>
        <w:t xml:space="preserve"> death rates to </w:t>
      </w:r>
      <w:r w:rsidR="00C40243">
        <w:rPr>
          <w:rFonts w:ascii="Times New Roman" w:hAnsi="Times New Roman"/>
          <w:color w:val="000000" w:themeColor="text1"/>
          <w:sz w:val="24"/>
          <w:szCs w:val="24"/>
        </w:rPr>
        <w:t xml:space="preserve">allow variation </w:t>
      </w:r>
      <w:r>
        <w:rPr>
          <w:rFonts w:ascii="Times New Roman" w:hAnsi="Times New Roman"/>
          <w:color w:val="000000" w:themeColor="text1"/>
          <w:sz w:val="24"/>
          <w:szCs w:val="24"/>
        </w:rPr>
        <w:t>by state</w:t>
      </w:r>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r w:rsidR="00933B60">
        <w:rPr>
          <w:rFonts w:ascii="Times New Roman" w:hAnsi="Times New Roman"/>
          <w:sz w:val="24"/>
          <w:szCs w:val="24"/>
        </w:rPr>
        <w:t>intercept</w:t>
      </w:r>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 xml:space="preserve">those further away.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rFonts w:ascii="Times New Roman" w:hAnsi="Times New Roman"/>
          <w:color w:val="000000" w:themeColor="text1"/>
          <w:sz w:val="24"/>
          <w:szCs w:val="24"/>
        </w:rPr>
      </w:pPr>
    </w:p>
    <w:p w14:paraId="7CC726CA" w14:textId="740F9FA3" w:rsidR="007C1278" w:rsidRPr="00843ACB" w:rsidRDefault="00BE6302" w:rsidP="00D76DF7">
      <w:pPr>
        <w:spacing w:after="0" w:line="480" w:lineRule="auto"/>
        <w:jc w:val="both"/>
        <w:outlineLvl w:val="0"/>
        <w:rPr>
          <w:rFonts w:ascii="Times New Roman" w:hAnsi="Times New Roman"/>
          <w:color w:val="000000" w:themeColor="text1"/>
          <w:sz w:val="24"/>
          <w:szCs w:val="24"/>
          <w:lang w:val="en-US"/>
        </w:rPr>
      </w:pPr>
      <w:r w:rsidRPr="00F0573E">
        <w:rPr>
          <w:rFonts w:ascii="Times New Roman" w:hAnsi="Times New Roman"/>
          <w:sz w:val="24"/>
          <w:szCs w:val="24"/>
        </w:rPr>
        <w:t>Non-linear trends were captured by a first-order random walk ν</w:t>
      </w:r>
      <w:r>
        <w:rPr>
          <w:rFonts w:ascii="Times New Roman" w:hAnsi="Times New Roman"/>
          <w:sz w:val="24"/>
          <w:szCs w:val="24"/>
          <w:vertAlign w:val="subscript"/>
        </w:rPr>
        <w:t>month-y</w:t>
      </w:r>
      <w:r w:rsidRPr="00F0573E">
        <w:rPr>
          <w:rFonts w:ascii="Times New Roman" w:hAnsi="Times New Roman"/>
          <w:sz w:val="24"/>
          <w:szCs w:val="24"/>
          <w:vertAlign w:val="subscript"/>
        </w:rPr>
        <w:t>ear</w:t>
      </w:r>
      <w:r w:rsidRPr="00F0573E">
        <w:rPr>
          <w:rFonts w:ascii="Times New Roman" w:hAnsi="Times New Roman"/>
          <w:sz w:val="24"/>
          <w:szCs w:val="24"/>
        </w:rPr>
        <w:t>.</w:t>
      </w:r>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r>
        <w:rPr>
          <w:rFonts w:ascii="Times New Roman" w:hAnsi="Times New Roman"/>
          <w:sz w:val="24"/>
          <w:szCs w:val="24"/>
        </w:rPr>
        <w:t xml:space="preserve"> </w:t>
      </w:r>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58FF04F5" w14:textId="7D6DBECF" w:rsidR="001E2DDB" w:rsidRPr="00284EE0" w:rsidRDefault="00592D17" w:rsidP="00D76DF7">
      <w:pPr>
        <w:spacing w:after="0" w:line="480" w:lineRule="auto"/>
        <w:jc w:val="both"/>
        <w:outlineLvl w:val="0"/>
        <w:rPr>
          <w:rFonts w:ascii="Times New Roman" w:hAnsi="Times New Roman"/>
          <w:color w:val="000000" w:themeColor="text1"/>
          <w:sz w:val="24"/>
          <w:szCs w:val="24"/>
        </w:rPr>
      </w:pPr>
      <w:r w:rsidRPr="00284EE0">
        <w:rPr>
          <w:rFonts w:ascii="Times New Roman" w:hAnsi="Times New Roman"/>
          <w:color w:val="000000" w:themeColor="text1"/>
          <w:sz w:val="24"/>
          <w:szCs w:val="24"/>
        </w:rPr>
        <w:t xml:space="preserve">Finally, </w:t>
      </w:r>
      <w:r w:rsidR="00971906" w:rsidRPr="002F11FA">
        <w:rPr>
          <w:rFonts w:ascii="Times New Roman" w:hAnsi="Times New Roman"/>
          <w:color w:val="000000" w:themeColor="text1"/>
          <w:sz w:val="24"/>
          <w:szCs w:val="24"/>
        </w:rPr>
        <w:t>we</w:t>
      </w:r>
      <w:r w:rsidR="00B66E0D" w:rsidRPr="00284EE0">
        <w:rPr>
          <w:rFonts w:ascii="Times New Roman" w:hAnsi="Times New Roman"/>
          <w:color w:val="000000" w:themeColor="text1"/>
          <w:sz w:val="24"/>
          <w:szCs w:val="24"/>
        </w:rPr>
        <w:t xml:space="preserve"> included a term that </w:t>
      </w:r>
      <w:r w:rsidR="00334A02" w:rsidRPr="00284EE0">
        <w:rPr>
          <w:rFonts w:ascii="Times New Roman" w:hAnsi="Times New Roman"/>
          <w:color w:val="000000" w:themeColor="text1"/>
          <w:sz w:val="24"/>
          <w:szCs w:val="24"/>
        </w:rPr>
        <w:t>relates log-transformed death rate to</w:t>
      </w:r>
      <w:r w:rsidR="00B66E0D"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the </w:t>
      </w:r>
      <w:r w:rsidR="00B66E0D" w:rsidRPr="00284EE0">
        <w:rPr>
          <w:rFonts w:ascii="Times New Roman" w:hAnsi="Times New Roman"/>
          <w:color w:val="000000" w:themeColor="text1"/>
          <w:sz w:val="24"/>
          <w:szCs w:val="24"/>
        </w:rPr>
        <w:t xml:space="preserve">above-defined </w:t>
      </w:r>
      <w:ins w:id="171" w:author="Bennett, James E" w:date="2018-11-29T22:11:00Z">
        <w:r w:rsidR="00252CDC">
          <w:rPr>
            <w:rFonts w:ascii="Times New Roman" w:hAnsi="Times New Roman"/>
            <w:color w:val="000000" w:themeColor="text1"/>
            <w:sz w:val="24"/>
            <w:szCs w:val="24"/>
          </w:rPr>
          <w:t xml:space="preserve">state-month </w:t>
        </w:r>
      </w:ins>
      <w:r w:rsidR="00B66E0D" w:rsidRPr="00284EE0">
        <w:rPr>
          <w:rFonts w:ascii="Times New Roman" w:hAnsi="Times New Roman"/>
          <w:color w:val="000000" w:themeColor="text1"/>
          <w:sz w:val="24"/>
          <w:szCs w:val="24"/>
        </w:rPr>
        <w:t>temperature anomaly</w:t>
      </w:r>
      <w:del w:id="172" w:author="Bennett, James E" w:date="2018-11-29T22:11:00Z">
        <w:r w:rsidR="00B66E0D" w:rsidRPr="00284EE0">
          <w:rPr>
            <w:rFonts w:ascii="Times New Roman" w:hAnsi="Times New Roman"/>
            <w:color w:val="000000" w:themeColor="text1"/>
            <w:sz w:val="24"/>
            <w:szCs w:val="24"/>
          </w:rPr>
          <w:delText xml:space="preserve"> for each month</w:delText>
        </w:r>
        <w:r w:rsidR="00F90541" w:rsidRPr="00284EE0">
          <w:rPr>
            <w:rFonts w:ascii="Times New Roman" w:hAnsi="Times New Roman"/>
            <w:color w:val="000000" w:themeColor="text1"/>
            <w:sz w:val="24"/>
            <w:szCs w:val="24"/>
          </w:rPr>
          <w:delText>,</w:delText>
        </w:r>
        <w:r w:rsidR="00564890">
          <w:rPr>
            <w:rFonts w:ascii="Times New Roman" w:hAnsi="Times New Roman"/>
            <w:color w:val="000000" w:themeColor="text1"/>
            <w:sz w:val="24"/>
            <w:szCs w:val="24"/>
          </w:rPr>
          <w:delText xml:space="preserve"> </w:delText>
        </w:r>
        <w:r w:rsidR="00564890" w:rsidRPr="00564890">
          <w:rPr>
            <w:rFonts w:ascii="Times New Roman" w:hAnsi="Times New Roman"/>
            <w:color w:val="000000" w:themeColor="text1"/>
            <w:sz w:val="24"/>
            <w:szCs w:val="24"/>
          </w:rPr>
          <w:delText>γ·</w:delText>
        </w:r>
      </w:del>
      <w:ins w:id="173" w:author="Bennett, James E" w:date="2018-11-29T22:11:00Z">
        <w:r w:rsidR="00F90541" w:rsidRPr="00284EE0">
          <w:rPr>
            <w:rFonts w:ascii="Times New Roman" w:hAnsi="Times New Roman"/>
            <w:color w:val="000000" w:themeColor="text1"/>
            <w:sz w:val="24"/>
            <w:szCs w:val="24"/>
          </w:rPr>
          <w:t>,</w:t>
        </w:r>
        <w:r w:rsidR="00564890">
          <w:rPr>
            <w:rFonts w:ascii="Times New Roman" w:hAnsi="Times New Roman"/>
            <w:color w:val="000000" w:themeColor="text1"/>
            <w:sz w:val="24"/>
            <w:szCs w:val="24"/>
          </w:rPr>
          <w:t xml:space="preserve"> </w:t>
        </w:r>
        <w:r w:rsidR="00564890" w:rsidRPr="00564890">
          <w:rPr>
            <w:rFonts w:ascii="Times New Roman" w:hAnsi="Times New Roman"/>
            <w:color w:val="000000" w:themeColor="text1"/>
            <w:sz w:val="24"/>
            <w:szCs w:val="24"/>
          </w:rPr>
          <w:t>γ</w:t>
        </w:r>
        <w:r w:rsidR="00252CDC" w:rsidRPr="00277948">
          <w:rPr>
            <w:rFonts w:ascii="Times New Roman" w:hAnsi="Times New Roman"/>
            <w:color w:val="000000" w:themeColor="text1"/>
            <w:sz w:val="24"/>
            <w:szCs w:val="24"/>
            <w:vertAlign w:val="subscript"/>
          </w:rPr>
          <w:t>month</w:t>
        </w:r>
        <w:del w:id="174" w:author="Parks, Robbie M" w:date="2018-11-30T07:54:00Z">
          <w:r w:rsidR="00252CDC" w:rsidRPr="00277948" w:rsidDel="00F275C0">
            <w:rPr>
              <w:rFonts w:ascii="Times New Roman" w:hAnsi="Times New Roman"/>
              <w:color w:val="000000" w:themeColor="text1"/>
              <w:sz w:val="24"/>
              <w:szCs w:val="24"/>
              <w:vertAlign w:val="subscript"/>
            </w:rPr>
            <w:delText>?</w:delText>
          </w:r>
        </w:del>
        <w:r w:rsidR="00564890" w:rsidRPr="00277948">
          <w:rPr>
            <w:rFonts w:ascii="Times New Roman" w:hAnsi="Times New Roman"/>
            <w:color w:val="000000" w:themeColor="text1"/>
            <w:sz w:val="24"/>
            <w:szCs w:val="24"/>
            <w:vertAlign w:val="subscript"/>
          </w:rPr>
          <w:t>·</w:t>
        </w:r>
      </w:ins>
      <w:r w:rsidR="00564890" w:rsidRPr="00564890">
        <w:rPr>
          <w:rFonts w:ascii="Times New Roman" w:hAnsi="Times New Roman"/>
          <w:color w:val="000000" w:themeColor="text1"/>
          <w:sz w:val="24"/>
          <w:szCs w:val="24"/>
        </w:rPr>
        <w:t>Anomaly</w:t>
      </w:r>
      <w:r w:rsidR="00564890" w:rsidRPr="00843ACB">
        <w:rPr>
          <w:rFonts w:ascii="Times New Roman" w:hAnsi="Times New Roman"/>
          <w:color w:val="000000" w:themeColor="text1"/>
          <w:sz w:val="24"/>
          <w:szCs w:val="24"/>
          <w:vertAlign w:val="subscript"/>
        </w:rPr>
        <w:t>state-month</w:t>
      </w:r>
      <w:r w:rsidR="00564890">
        <w:rPr>
          <w:rFonts w:ascii="Times New Roman" w:hAnsi="Times New Roman"/>
          <w:color w:val="000000" w:themeColor="text1"/>
          <w:sz w:val="24"/>
          <w:szCs w:val="24"/>
        </w:rPr>
        <w:t>,</w:t>
      </w:r>
      <w:r w:rsidR="00F90541" w:rsidRPr="00284EE0">
        <w:rPr>
          <w:rFonts w:ascii="Times New Roman" w:hAnsi="Times New Roman"/>
          <w:color w:val="000000" w:themeColor="text1"/>
          <w:sz w:val="24"/>
          <w:szCs w:val="24"/>
        </w:rPr>
        <w:t xml:space="preserve"> </w:t>
      </w:r>
      <w:r w:rsidR="001279A6" w:rsidRPr="00843ACB">
        <w:rPr>
          <w:rFonts w:ascii="Times New Roman" w:hAnsi="Times New Roman"/>
          <w:sz w:val="24"/>
          <w:szCs w:val="24"/>
        </w:rPr>
        <w:t>with the coefficient</w:t>
      </w:r>
      <w:r w:rsidR="00725241">
        <w:rPr>
          <w:rFonts w:ascii="Times New Roman" w:hAnsi="Times New Roman"/>
          <w:sz w:val="24"/>
          <w:szCs w:val="24"/>
        </w:rPr>
        <w:t>s</w:t>
      </w:r>
      <w:r w:rsidR="001279A6" w:rsidRPr="00843ACB">
        <w:rPr>
          <w:rFonts w:ascii="Times New Roman" w:hAnsi="Times New Roman"/>
          <w:sz w:val="24"/>
          <w:szCs w:val="24"/>
        </w:rPr>
        <w:t xml:space="preserve"> </w:t>
      </w:r>
      <w:del w:id="175" w:author="Bennett, James E" w:date="2018-11-29T22:11:00Z">
        <w:r w:rsidR="001279A6" w:rsidRPr="00843ACB">
          <w:rPr>
            <w:rFonts w:ascii="Times New Roman" w:hAnsi="Times New Roman"/>
            <w:sz w:val="24"/>
            <w:szCs w:val="24"/>
          </w:rPr>
          <w:delText>γ</w:delText>
        </w:r>
      </w:del>
      <w:ins w:id="176" w:author="Bennett, James E" w:date="2018-11-29T22:11:00Z">
        <w:r w:rsidR="001279A6" w:rsidRPr="00843ACB">
          <w:rPr>
            <w:rFonts w:ascii="Times New Roman" w:hAnsi="Times New Roman"/>
            <w:sz w:val="24"/>
            <w:szCs w:val="24"/>
          </w:rPr>
          <w:t>γ</w:t>
        </w:r>
        <w:r w:rsidR="00252CDC" w:rsidRPr="00277948">
          <w:rPr>
            <w:rFonts w:ascii="Times New Roman" w:hAnsi="Times New Roman"/>
            <w:sz w:val="24"/>
            <w:szCs w:val="24"/>
            <w:vertAlign w:val="subscript"/>
          </w:rPr>
          <w:t>month</w:t>
        </w:r>
      </w:ins>
      <w:r w:rsidR="001279A6" w:rsidRPr="00843ACB">
        <w:rPr>
          <w:rFonts w:ascii="Times New Roman" w:hAnsi="Times New Roman"/>
          <w:sz w:val="24"/>
          <w:szCs w:val="24"/>
        </w:rPr>
        <w:t xml:space="preserve"> representing the logarithm of the rate ratio per 1°C increase in monthly anomaly</w:t>
      </w:r>
      <w:r w:rsidR="00725241">
        <w:rPr>
          <w:rFonts w:ascii="Times New Roman" w:hAnsi="Times New Roman"/>
          <w:sz w:val="24"/>
          <w:szCs w:val="24"/>
        </w:rPr>
        <w:t xml:space="preserve"> </w:t>
      </w:r>
      <w:del w:id="177" w:author="Parks, Robbie M" w:date="2018-11-30T01:15:00Z">
        <w:r w:rsidR="00725241" w:rsidDel="003D11EE">
          <w:rPr>
            <w:rFonts w:ascii="Times New Roman" w:hAnsi="Times New Roman"/>
            <w:sz w:val="24"/>
            <w:szCs w:val="24"/>
          </w:rPr>
          <w:delText>for each</w:delText>
        </w:r>
      </w:del>
      <w:ins w:id="178" w:author="Parks, Robbie M" w:date="2018-11-30T01:15:00Z">
        <w:r w:rsidR="003D11EE">
          <w:rPr>
            <w:rFonts w:ascii="Times New Roman" w:hAnsi="Times New Roman"/>
            <w:sz w:val="24"/>
            <w:szCs w:val="24"/>
          </w:rPr>
          <w:t>by</w:t>
        </w:r>
      </w:ins>
      <w:r w:rsidR="00725241">
        <w:rPr>
          <w:rFonts w:ascii="Times New Roman" w:hAnsi="Times New Roman"/>
          <w:sz w:val="24"/>
          <w:szCs w:val="24"/>
        </w:rPr>
        <w:t xml:space="preserve"> month</w:t>
      </w:r>
      <w:r w:rsidR="00334A02"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0CC3CAE4" w14:textId="40FEF0A8" w:rsidR="00953E3D" w:rsidRDefault="00953E3D" w:rsidP="00953E3D">
      <w:pPr>
        <w:spacing w:after="0" w:line="480" w:lineRule="auto"/>
        <w:jc w:val="both"/>
        <w:outlineLvl w:val="0"/>
        <w:rPr>
          <w:rFonts w:ascii="Times New Roman" w:hAnsi="Times New Roman"/>
          <w:sz w:val="24"/>
          <w:szCs w:val="24"/>
        </w:rPr>
      </w:pPr>
      <w:r>
        <w:rPr>
          <w:rFonts w:ascii="Times New Roman" w:hAnsi="Times New Roman"/>
          <w:sz w:val="24"/>
          <w:szCs w:val="24"/>
        </w:rPr>
        <w:t>As previous studies have found little consistent evidence of effect modification by pollutants,</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r>
        <w:rPr>
          <w:rFonts w:ascii="Times New Roman" w:hAnsi="Times New Roman"/>
          <w:sz w:val="24"/>
          <w:szCs w:val="24"/>
        </w:rPr>
        <w:fldChar w:fldCharType="separate"/>
      </w:r>
      <w:r w:rsidRPr="00067038">
        <w:rPr>
          <w:rFonts w:ascii="Times New Roman" w:hAnsi="Times New Roman"/>
          <w:noProof/>
          <w:sz w:val="24"/>
          <w:szCs w:val="24"/>
          <w:vertAlign w:val="superscript"/>
        </w:rPr>
        <w:t>4</w:t>
      </w:r>
      <w:r>
        <w:rPr>
          <w:rFonts w:ascii="Times New Roman" w:hAnsi="Times New Roman"/>
          <w:sz w:val="24"/>
          <w:szCs w:val="24"/>
        </w:rPr>
        <w:fldChar w:fldCharType="end"/>
      </w:r>
      <w:r>
        <w:rPr>
          <w:rFonts w:ascii="Times New Roman" w:hAnsi="Times New Roman"/>
          <w:sz w:val="24"/>
          <w:szCs w:val="24"/>
        </w:rPr>
        <w:t xml:space="preserve"> we did not include measures of pollution in the model. </w:t>
      </w:r>
    </w:p>
    <w:p w14:paraId="4CE11A5F" w14:textId="77777777" w:rsidR="00953E3D" w:rsidRPr="00636C9B" w:rsidRDefault="00953E3D" w:rsidP="00D76DF7">
      <w:pPr>
        <w:spacing w:after="0" w:line="480" w:lineRule="auto"/>
        <w:jc w:val="both"/>
        <w:outlineLvl w:val="0"/>
        <w:rPr>
          <w:rFonts w:ascii="Times New Roman" w:hAnsi="Times New Roman"/>
          <w:color w:val="000000" w:themeColor="text1"/>
          <w:sz w:val="24"/>
          <w:szCs w:val="24"/>
        </w:rPr>
      </w:pPr>
    </w:p>
    <w:p w14:paraId="02B5C291" w14:textId="7DB76729" w:rsidR="008F6F54" w:rsidRPr="00843ACB" w:rsidRDefault="00520742" w:rsidP="00860F96">
      <w:pPr>
        <w:spacing w:after="0" w:line="480" w:lineRule="auto"/>
        <w:jc w:val="both"/>
        <w:outlineLvl w:val="0"/>
        <w:rPr>
          <w:rFonts w:ascii="Times New Roman" w:hAnsi="Times New Roman"/>
          <w:color w:val="000000" w:themeColor="text1"/>
          <w:sz w:val="24"/>
          <w:szCs w:val="24"/>
          <w:lang w:val="en-US"/>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r w:rsidR="00D861CC">
        <w:rPr>
          <w:rFonts w:ascii="Times New Roman" w:hAnsi="Times New Roman"/>
          <w:color w:val="000000" w:themeColor="text1"/>
          <w:sz w:val="24"/>
          <w:szCs w:val="24"/>
        </w:rPr>
        <w:t xml:space="preserve">type of </w:t>
      </w:r>
      <w:r w:rsidRPr="00636C9B">
        <w:rPr>
          <w:rFonts w:ascii="Times New Roman" w:hAnsi="Times New Roman"/>
          <w:color w:val="000000" w:themeColor="text1"/>
          <w:sz w:val="24"/>
          <w:szCs w:val="24"/>
        </w:rPr>
        <w:t xml:space="preserve">injury, age group, and sex. </w:t>
      </w:r>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sidR="0065029D">
        <w:rPr>
          <w:rFonts w:ascii="Times New Roman" w:hAnsi="Times New Roman"/>
          <w:color w:val="000000" w:themeColor="text1"/>
          <w:sz w:val="24"/>
          <w:szCs w:val="24"/>
          <w:lang w:val="en-US"/>
        </w:rPr>
        <w:fldChar w:fldCharType="begin" w:fldLock="1"/>
      </w:r>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r w:rsidR="0065029D">
        <w:rPr>
          <w:rFonts w:ascii="Times New Roman" w:hAnsi="Times New Roman"/>
          <w:color w:val="000000" w:themeColor="text1"/>
          <w:sz w:val="24"/>
          <w:szCs w:val="24"/>
          <w:lang w:val="en-US"/>
        </w:rPr>
        <w:fldChar w:fldCharType="end"/>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79CBA0E5"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t>
      </w:r>
      <w:r w:rsidR="0046151D">
        <w:rPr>
          <w:rFonts w:ascii="Times New Roman" w:hAnsi="Times New Roman"/>
          <w:i/>
          <w:color w:val="000000" w:themeColor="text1"/>
          <w:sz w:val="24"/>
          <w:szCs w:val="24"/>
        </w:rPr>
        <w:t>year</w:t>
      </w:r>
    </w:p>
    <w:p w14:paraId="648FF79F" w14:textId="1EEA1628" w:rsidR="006C11D1" w:rsidRDefault="00782C8F" w:rsidP="00004B84">
      <w:pPr>
        <w:spacing w:after="0" w:line="480" w:lineRule="auto"/>
        <w:jc w:val="both"/>
        <w:outlineLvl w:val="0"/>
        <w:rPr>
          <w:rFonts w:ascii="Times New Roman" w:hAnsi="Times New Roman"/>
          <w:color w:val="000000" w:themeColor="text1"/>
          <w:sz w:val="24"/>
          <w:szCs w:val="24"/>
        </w:rPr>
      </w:pPr>
      <w:del w:id="179" w:author="Bennett, James E" w:date="2018-11-29T22:11:00Z">
        <w:r w:rsidRPr="00636C9B">
          <w:rPr>
            <w:rFonts w:ascii="Times New Roman" w:hAnsi="Times New Roman"/>
            <w:color w:val="000000" w:themeColor="text1"/>
            <w:sz w:val="24"/>
            <w:szCs w:val="24"/>
          </w:rPr>
          <w:delText>W</w:delText>
        </w:r>
        <w:r w:rsidR="00F76728" w:rsidRPr="00636C9B">
          <w:rPr>
            <w:rFonts w:ascii="Times New Roman" w:hAnsi="Times New Roman"/>
            <w:color w:val="000000" w:themeColor="text1"/>
            <w:sz w:val="24"/>
            <w:szCs w:val="24"/>
          </w:rPr>
          <w:delText xml:space="preserve">e </w:delText>
        </w:r>
        <w:r w:rsidR="00093E1B" w:rsidRPr="00636C9B">
          <w:rPr>
            <w:rFonts w:ascii="Times New Roman" w:hAnsi="Times New Roman"/>
            <w:color w:val="000000" w:themeColor="text1"/>
            <w:sz w:val="24"/>
            <w:szCs w:val="24"/>
          </w:rPr>
          <w:delText>calculated expected change in deaths by month in 2</w:delText>
        </w:r>
        <w:r w:rsidR="00E16C0A" w:rsidRPr="00636C9B">
          <w:rPr>
            <w:rFonts w:ascii="Times New Roman" w:hAnsi="Times New Roman"/>
            <w:color w:val="000000" w:themeColor="text1"/>
            <w:sz w:val="24"/>
            <w:szCs w:val="24"/>
          </w:rPr>
          <w:delText>016 for a uniform increase of 1°</w:delText>
        </w:r>
        <w:r w:rsidR="00093E1B" w:rsidRPr="00636C9B">
          <w:rPr>
            <w:rFonts w:ascii="Times New Roman" w:hAnsi="Times New Roman"/>
            <w:color w:val="000000" w:themeColor="text1"/>
            <w:sz w:val="24"/>
            <w:szCs w:val="24"/>
          </w:rPr>
          <w:delText>C</w:delText>
        </w:r>
        <w:r w:rsidR="005179F4" w:rsidRPr="00636C9B">
          <w:rPr>
            <w:rFonts w:ascii="Times New Roman" w:hAnsi="Times New Roman"/>
            <w:color w:val="000000" w:themeColor="text1"/>
            <w:sz w:val="24"/>
            <w:szCs w:val="24"/>
          </w:rPr>
          <w:delText xml:space="preserve"> in each state and month</w:delText>
        </w:r>
        <w:r w:rsidR="00093E1B" w:rsidRPr="00636C9B">
          <w:rPr>
            <w:rFonts w:ascii="Times New Roman" w:hAnsi="Times New Roman"/>
            <w:color w:val="000000" w:themeColor="text1"/>
            <w:sz w:val="24"/>
            <w:szCs w:val="24"/>
          </w:rPr>
          <w:delText xml:space="preserve"> for each</w:delText>
        </w:r>
        <w:r w:rsidR="00CA2FE9" w:rsidRPr="00636C9B">
          <w:rPr>
            <w:rFonts w:ascii="Times New Roman" w:hAnsi="Times New Roman"/>
            <w:color w:val="000000" w:themeColor="text1"/>
            <w:sz w:val="24"/>
            <w:szCs w:val="24"/>
          </w:rPr>
          <w:delText xml:space="preserve"> age group, sex and cause</w:delText>
        </w:r>
        <w:r w:rsidR="00E3399E" w:rsidRPr="00636C9B">
          <w:rPr>
            <w:rFonts w:ascii="Times New Roman" w:hAnsi="Times New Roman"/>
            <w:color w:val="000000" w:themeColor="text1"/>
            <w:sz w:val="24"/>
            <w:szCs w:val="24"/>
          </w:rPr>
          <w:delText xml:space="preserve"> to give us additional deaths</w:delText>
        </w:r>
        <w:r w:rsidR="00A005BB">
          <w:rPr>
            <w:rFonts w:ascii="Times New Roman" w:hAnsi="Times New Roman"/>
            <w:color w:val="000000" w:themeColor="text1"/>
            <w:sz w:val="24"/>
            <w:szCs w:val="24"/>
          </w:rPr>
          <w:delText>.</w:delText>
        </w:r>
      </w:del>
      <w:ins w:id="180" w:author="Bennett, James E" w:date="2018-11-29T22:11:00Z">
        <w:r w:rsidR="00B97458">
          <w:rPr>
            <w:rFonts w:ascii="Times New Roman" w:hAnsi="Times New Roman"/>
            <w:color w:val="000000" w:themeColor="text1"/>
            <w:sz w:val="24"/>
            <w:szCs w:val="24"/>
          </w:rPr>
          <w:t>We estimated the mortality effect of a year in which mean monthly temperatures were uniformly warmer by 1</w:t>
        </w:r>
        <w:r w:rsidR="00B97458" w:rsidRPr="00636C9B">
          <w:rPr>
            <w:rFonts w:ascii="Times New Roman" w:hAnsi="Times New Roman"/>
            <w:color w:val="000000" w:themeColor="text1"/>
            <w:sz w:val="24"/>
            <w:szCs w:val="24"/>
          </w:rPr>
          <w:t>°C</w:t>
        </w:r>
        <w:r w:rsidR="00B97458">
          <w:rPr>
            <w:rFonts w:ascii="Times New Roman" w:hAnsi="Times New Roman"/>
            <w:color w:val="000000" w:themeColor="text1"/>
            <w:sz w:val="24"/>
            <w:szCs w:val="24"/>
          </w:rPr>
          <w:t xml:space="preserve"> than the </w:t>
        </w:r>
        <w:del w:id="181" w:author="Parks, Robbie M" w:date="2018-11-30T07:55:00Z">
          <w:r w:rsidR="00B97458" w:rsidDel="0066096F">
            <w:rPr>
              <w:rFonts w:ascii="Times New Roman" w:hAnsi="Times New Roman"/>
              <w:color w:val="000000" w:themeColor="text1"/>
              <w:sz w:val="24"/>
              <w:szCs w:val="24"/>
            </w:rPr>
            <w:delText>long run average</w:delText>
          </w:r>
        </w:del>
      </w:ins>
      <w:ins w:id="182" w:author="Parks, Robbie M" w:date="2018-11-30T07:55:00Z">
        <w:r w:rsidR="0066096F">
          <w:rPr>
            <w:rFonts w:ascii="Times New Roman" w:hAnsi="Times New Roman"/>
            <w:color w:val="000000" w:themeColor="text1"/>
            <w:sz w:val="24"/>
            <w:szCs w:val="24"/>
          </w:rPr>
          <w:t>actual values</w:t>
        </w:r>
      </w:ins>
      <w:ins w:id="183" w:author="Bennett, James E" w:date="2018-11-29T22:11:00Z">
        <w:r w:rsidR="00B97458">
          <w:rPr>
            <w:rFonts w:ascii="Times New Roman" w:hAnsi="Times New Roman"/>
            <w:color w:val="000000" w:themeColor="text1"/>
            <w:sz w:val="24"/>
            <w:szCs w:val="24"/>
          </w:rPr>
          <w:t>, and assum</w:t>
        </w:r>
      </w:ins>
      <w:ins w:id="184" w:author="Parks, Robbie M" w:date="2018-11-29T23:14:00Z">
        <w:r w:rsidR="00C065EC">
          <w:rPr>
            <w:rFonts w:ascii="Times New Roman" w:hAnsi="Times New Roman"/>
            <w:color w:val="000000" w:themeColor="text1"/>
            <w:sz w:val="24"/>
            <w:szCs w:val="24"/>
          </w:rPr>
          <w:t>ed</w:t>
        </w:r>
      </w:ins>
      <w:ins w:id="185" w:author="Bennett, James E" w:date="2018-11-29T22:11:00Z">
        <w:del w:id="186" w:author="Parks, Robbie M" w:date="2018-11-29T23:14:00Z">
          <w:r w:rsidR="00B97458" w:rsidDel="00C065EC">
            <w:rPr>
              <w:rFonts w:ascii="Times New Roman" w:hAnsi="Times New Roman"/>
              <w:color w:val="000000" w:themeColor="text1"/>
              <w:sz w:val="24"/>
              <w:szCs w:val="24"/>
            </w:rPr>
            <w:delText>ing</w:delText>
          </w:r>
        </w:del>
        <w:r w:rsidR="00B97458">
          <w:rPr>
            <w:rFonts w:ascii="Times New Roman" w:hAnsi="Times New Roman"/>
            <w:color w:val="000000" w:themeColor="text1"/>
            <w:sz w:val="24"/>
            <w:szCs w:val="24"/>
          </w:rPr>
          <w:t xml:space="preserve"> that no further adaptation has taken place beyond the long</w:t>
        </w:r>
      </w:ins>
      <w:ins w:id="187" w:author="Parks, Robbie M" w:date="2018-11-29T23:14:00Z">
        <w:r w:rsidR="00516839">
          <w:rPr>
            <w:rFonts w:ascii="Times New Roman" w:hAnsi="Times New Roman"/>
            <w:color w:val="000000" w:themeColor="text1"/>
            <w:sz w:val="24"/>
            <w:szCs w:val="24"/>
          </w:rPr>
          <w:t>-</w:t>
        </w:r>
      </w:ins>
      <w:ins w:id="188" w:author="Bennett, James E" w:date="2018-11-29T22:11:00Z">
        <w:del w:id="189" w:author="Parks, Robbie M" w:date="2018-11-29T23:14:00Z">
          <w:r w:rsidR="00B97458" w:rsidDel="00516839">
            <w:rPr>
              <w:rFonts w:ascii="Times New Roman" w:hAnsi="Times New Roman"/>
              <w:color w:val="000000" w:themeColor="text1"/>
              <w:sz w:val="24"/>
              <w:szCs w:val="24"/>
            </w:rPr>
            <w:delText xml:space="preserve"> </w:delText>
          </w:r>
        </w:del>
        <w:r w:rsidR="00B97458">
          <w:rPr>
            <w:rFonts w:ascii="Times New Roman" w:hAnsi="Times New Roman"/>
            <w:color w:val="000000" w:themeColor="text1"/>
            <w:sz w:val="24"/>
            <w:szCs w:val="24"/>
          </w:rPr>
          <w:t>term average.</w:t>
        </w:r>
      </w:ins>
      <w:r w:rsidR="00B97458">
        <w:rPr>
          <w:rFonts w:ascii="Times New Roman" w:hAnsi="Times New Roman"/>
          <w:color w:val="000000" w:themeColor="text1"/>
          <w:sz w:val="24"/>
          <w:szCs w:val="24"/>
        </w:rPr>
        <w:t xml:space="preserve"> </w:t>
      </w:r>
      <w:r w:rsidR="00B96863">
        <w:rPr>
          <w:rFonts w:ascii="Times New Roman" w:hAnsi="Times New Roman"/>
          <w:color w:val="000000" w:themeColor="text1"/>
          <w:sz w:val="24"/>
          <w:szCs w:val="24"/>
        </w:rPr>
        <w:t>This is a realistic scenario given that several degrees warming is expected over the next century</w:t>
      </w:r>
      <w:r w:rsidR="00B96863" w:rsidRPr="00636C9B">
        <w:rPr>
          <w:rFonts w:ascii="Times New Roman" w:hAnsi="Times New Roman"/>
          <w:color w:val="000000" w:themeColor="text1"/>
          <w:sz w:val="24"/>
          <w:szCs w:val="24"/>
        </w:rPr>
        <w:t>.</w:t>
      </w:r>
      <w:ins w:id="190" w:author="Parks, Robbie M" w:date="2018-11-30T07:56:00Z">
        <w:r w:rsidR="009B07C2">
          <w:rPr>
            <w:rFonts w:ascii="Times New Roman" w:hAnsi="Times New Roman"/>
            <w:color w:val="000000" w:themeColor="text1"/>
            <w:sz w:val="24"/>
            <w:szCs w:val="24"/>
          </w:rPr>
          <w:fldChar w:fldCharType="begin" w:fldLock="1"/>
        </w:r>
        <w:r w:rsidR="009B07C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9B07C2">
          <w:rPr>
            <w:rFonts w:ascii="Times New Roman" w:hAnsi="Times New Roman"/>
            <w:color w:val="000000" w:themeColor="text1"/>
            <w:sz w:val="24"/>
            <w:szCs w:val="24"/>
          </w:rPr>
          <w:fldChar w:fldCharType="separate"/>
        </w:r>
        <w:r w:rsidR="009B07C2" w:rsidRPr="00162F6E">
          <w:rPr>
            <w:rFonts w:ascii="Times New Roman" w:hAnsi="Times New Roman"/>
            <w:noProof/>
            <w:color w:val="000000" w:themeColor="text1"/>
            <w:sz w:val="24"/>
            <w:szCs w:val="24"/>
            <w:vertAlign w:val="superscript"/>
          </w:rPr>
          <w:t>1</w:t>
        </w:r>
        <w:r w:rsidR="009B07C2">
          <w:rPr>
            <w:rFonts w:ascii="Times New Roman" w:hAnsi="Times New Roman"/>
            <w:color w:val="000000" w:themeColor="text1"/>
            <w:sz w:val="24"/>
            <w:szCs w:val="24"/>
          </w:rPr>
          <w:fldChar w:fldCharType="end"/>
        </w:r>
      </w:ins>
      <w:del w:id="191" w:author="Parks, Robbie M" w:date="2018-11-30T07:56:00Z">
        <w:r w:rsidR="00116782" w:rsidDel="009B07C2">
          <w:rPr>
            <w:rFonts w:ascii="Times New Roman" w:hAnsi="Times New Roman"/>
            <w:color w:val="000000" w:themeColor="text1"/>
            <w:sz w:val="24"/>
            <w:szCs w:val="24"/>
          </w:rPr>
          <w:delText xml:space="preserve"> </w:delText>
        </w:r>
      </w:del>
      <w:ins w:id="192" w:author="Parks, Robbie M" w:date="2018-11-29T23:15:00Z">
        <w:r w:rsidR="002B1398">
          <w:rPr>
            <w:rFonts w:ascii="Times New Roman" w:hAnsi="Times New Roman"/>
            <w:color w:val="000000" w:themeColor="text1"/>
            <w:sz w:val="24"/>
            <w:szCs w:val="24"/>
          </w:rPr>
          <w:t xml:space="preserve"> </w:t>
        </w:r>
      </w:ins>
      <w:ins w:id="193" w:author="Bennett, James E" w:date="2018-11-29T22:11:00Z">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calculated 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w:t>
        </w:r>
        <w:r w:rsidR="00B97458">
          <w:rPr>
            <w:rFonts w:ascii="Times New Roman" w:hAnsi="Times New Roman"/>
            <w:color w:val="000000" w:themeColor="text1"/>
            <w:sz w:val="24"/>
            <w:szCs w:val="24"/>
          </w:rPr>
          <w:t xml:space="preserve"> mean monthly temperature in</w:t>
        </w:r>
        <w:r w:rsidR="005179F4" w:rsidRPr="00636C9B">
          <w:rPr>
            <w:rFonts w:ascii="Times New Roman" w:hAnsi="Times New Roman"/>
            <w:color w:val="000000" w:themeColor="text1"/>
            <w:sz w:val="24"/>
            <w:szCs w:val="24"/>
          </w:rPr>
          <w:t xml:space="preserve">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A005BB">
          <w:rPr>
            <w:rFonts w:ascii="Times New Roman" w:hAnsi="Times New Roman"/>
            <w:color w:val="000000" w:themeColor="text1"/>
            <w:sz w:val="24"/>
            <w:szCs w:val="24"/>
          </w:rPr>
          <w:t xml:space="preserve">. </w:t>
        </w:r>
      </w:ins>
      <w:r w:rsidR="0082437F" w:rsidRPr="00636C9B">
        <w:rPr>
          <w:rFonts w:ascii="Times New Roman" w:hAnsi="Times New Roman"/>
          <w:color w:val="000000" w:themeColor="text1"/>
          <w:sz w:val="24"/>
          <w:szCs w:val="24"/>
        </w:rPr>
        <w:t xml:space="preserve">For these </w:t>
      </w:r>
      <w:r w:rsidR="007B6BA4" w:rsidRPr="00636C9B">
        <w:rPr>
          <w:rFonts w:ascii="Times New Roman" w:hAnsi="Times New Roman"/>
          <w:color w:val="000000" w:themeColor="text1"/>
          <w:sz w:val="24"/>
          <w:szCs w:val="24"/>
        </w:rPr>
        <w:t>calculations,</w:t>
      </w:r>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w:t>
      </w:r>
      <w:commentRangeStart w:id="194"/>
      <w:r w:rsidR="00FE46A6" w:rsidRPr="00636C9B">
        <w:rPr>
          <w:rFonts w:ascii="Times New Roman" w:hAnsi="Times New Roman"/>
          <w:color w:val="000000" w:themeColor="text1"/>
          <w:sz w:val="24"/>
          <w:szCs w:val="24"/>
        </w:rPr>
        <w:t xml:space="preserve">death counts </w:t>
      </w:r>
      <w:r w:rsidR="00D97AD2" w:rsidRPr="00636C9B">
        <w:rPr>
          <w:rFonts w:ascii="Times New Roman" w:hAnsi="Times New Roman"/>
          <w:color w:val="000000" w:themeColor="text1"/>
          <w:sz w:val="24"/>
          <w:szCs w:val="24"/>
        </w:rPr>
        <w:t xml:space="preserve">in 2016 </w:t>
      </w:r>
      <w:commentRangeEnd w:id="194"/>
      <w:r w:rsidR="00116782">
        <w:rPr>
          <w:rStyle w:val="CommentReference"/>
          <w:rFonts w:asciiTheme="minorHAnsi" w:eastAsiaTheme="minorHAnsi" w:hAnsiTheme="minorHAnsi" w:cstheme="minorBidi"/>
        </w:rPr>
        <w:commentReference w:id="194"/>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r w:rsidR="00EB2987" w:rsidRPr="00636C9B">
        <w:rPr>
          <w:rFonts w:ascii="Times New Roman" w:hAnsi="Times New Roman"/>
          <w:color w:val="000000" w:themeColor="text1"/>
          <w:sz w:val="24"/>
          <w:szCs w:val="24"/>
        </w:rPr>
        <w:t xml:space="preserve"> 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r w:rsidR="00987B41">
        <w:rPr>
          <w:rFonts w:ascii="Times New Roman" w:hAnsi="Times New Roman"/>
          <w:color w:val="000000" w:themeColor="text1"/>
          <w:sz w:val="24"/>
          <w:szCs w:val="24"/>
        </w:rPr>
        <w:t xml:space="preserve">type of </w:t>
      </w:r>
      <w:r w:rsidR="00A209D9" w:rsidRPr="00636C9B">
        <w:rPr>
          <w:rFonts w:ascii="Times New Roman" w:hAnsi="Times New Roman"/>
          <w:color w:val="000000" w:themeColor="text1"/>
          <w:sz w:val="24"/>
          <w:szCs w:val="24"/>
        </w:rPr>
        <w:t>injury</w:t>
      </w:r>
      <w:r w:rsidR="0060531B" w:rsidRPr="00636C9B">
        <w:rPr>
          <w:rFonts w:ascii="Times New Roman" w:hAnsi="Times New Roman"/>
          <w:color w:val="000000" w:themeColor="text1"/>
          <w:sz w:val="24"/>
          <w:szCs w:val="24"/>
        </w:rPr>
        <w:t>.</w:t>
      </w:r>
    </w:p>
    <w:p w14:paraId="23CF8AE9" w14:textId="77777777" w:rsidR="006C11D1" w:rsidRDefault="006C11D1" w:rsidP="00004B84">
      <w:pPr>
        <w:spacing w:after="0" w:line="480" w:lineRule="auto"/>
        <w:jc w:val="both"/>
        <w:outlineLvl w:val="0"/>
        <w:rPr>
          <w:rFonts w:ascii="Times New Roman" w:hAnsi="Times New Roman"/>
          <w:color w:val="000000" w:themeColor="text1"/>
          <w:sz w:val="24"/>
          <w:szCs w:val="24"/>
        </w:rPr>
      </w:pPr>
    </w:p>
    <w:p w14:paraId="73A9E14D" w14:textId="7B8B22D7" w:rsidR="006C11D1" w:rsidRPr="00636C9B" w:rsidRDefault="006C11D1" w:rsidP="00004B84">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sidR="00B967D1">
        <w:rPr>
          <w:rFonts w:ascii="Times New Roman" w:hAnsi="Times New Roman"/>
          <w:color w:val="000000" w:themeColor="text1"/>
          <w:sz w:val="24"/>
          <w:szCs w:val="24"/>
        </w:rPr>
        <w:t xml:space="preserve"> (CrIs)</w:t>
      </w:r>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r w:rsidRPr="00636C9B">
        <w:rPr>
          <w:rFonts w:ascii="Times New Roman" w:hAnsi="Times New Roman"/>
          <w:color w:val="000000" w:themeColor="text1"/>
          <w:sz w:val="24"/>
          <w:szCs w:val="24"/>
        </w:rPr>
        <w:t xml:space="preserve"> are </w:t>
      </w:r>
      <w:r w:rsidRPr="00636C9B">
        <w:rPr>
          <w:rFonts w:ascii="Times New Roman" w:hAnsi="Times New Roman"/>
          <w:color w:val="000000" w:themeColor="text1"/>
          <w:sz w:val="24"/>
          <w:szCs w:val="24"/>
        </w:rPr>
        <w:lastRenderedPageBreak/>
        <w:t>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116782">
        <w:rPr>
          <w:rFonts w:ascii="Times New Roman" w:hAnsi="Times New Roman"/>
          <w:color w:val="000000" w:themeColor="text1"/>
          <w:sz w:val="24"/>
          <w:szCs w:val="24"/>
        </w:rPr>
        <w:t xml:space="preserve"> </w:t>
      </w:r>
      <w:ins w:id="195" w:author="Bennett, James E" w:date="2018-11-29T22:11:00Z">
        <w:r w:rsidR="00116782">
          <w:rPr>
            <w:rFonts w:ascii="Times New Roman" w:hAnsi="Times New Roman"/>
            <w:color w:val="000000" w:themeColor="text1"/>
            <w:sz w:val="24"/>
            <w:szCs w:val="24"/>
          </w:rPr>
          <w:t>in a</w:t>
        </w:r>
        <w:r w:rsidR="00F57AE3">
          <w:rPr>
            <w:rFonts w:ascii="Times New Roman" w:hAnsi="Times New Roman"/>
            <w:color w:val="000000" w:themeColor="text1"/>
            <w:sz w:val="24"/>
            <w:szCs w:val="24"/>
          </w:rPr>
          <w:t xml:space="preserve"> </w:t>
        </w:r>
      </w:ins>
      <w:r w:rsidR="00F57AE3" w:rsidRPr="00843ACB">
        <w:rPr>
          <w:rFonts w:ascii="Times New Roman" w:hAnsi="Times New Roman"/>
          <w:color w:val="000000" w:themeColor="text1"/>
          <w:sz w:val="24"/>
          <w:szCs w:val="24"/>
        </w:rPr>
        <w:t xml:space="preserve">1°C warmer </w:t>
      </w:r>
      <w:del w:id="196" w:author="Parks, Robbie M" w:date="2018-11-30T01:38:00Z">
        <w:r w:rsidR="00F57AE3" w:rsidRPr="00843ACB" w:rsidDel="00E45FE8">
          <w:rPr>
            <w:rFonts w:ascii="Times New Roman" w:hAnsi="Times New Roman"/>
            <w:color w:val="000000" w:themeColor="text1"/>
            <w:sz w:val="24"/>
            <w:szCs w:val="24"/>
          </w:rPr>
          <w:delText>world</w:delText>
        </w:r>
      </w:del>
      <w:ins w:id="197" w:author="Parks, Robbie M" w:date="2018-11-30T01:38:00Z">
        <w:r w:rsidR="00E45FE8">
          <w:rPr>
            <w:rFonts w:ascii="Times New Roman" w:hAnsi="Times New Roman"/>
            <w:color w:val="000000" w:themeColor="text1"/>
            <w:sz w:val="24"/>
            <w:szCs w:val="24"/>
          </w:rPr>
          <w:t>year</w:t>
        </w:r>
      </w:ins>
      <w:r w:rsidRPr="00636C9B">
        <w:rPr>
          <w:rFonts w:ascii="Times New Roman" w:hAnsi="Times New Roman"/>
          <w:color w:val="000000" w:themeColor="text1"/>
          <w:sz w:val="24"/>
          <w:szCs w:val="24"/>
        </w:rPr>
        <w:t>.</w:t>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Some categories exhibit clear seasonality within year throughout period of study (transport, drownings) with peak in the summer</w:t>
      </w:r>
    </w:p>
    <w:p w14:paraId="786C4B1D" w14:textId="0787E137" w:rsidR="00030C36" w:rsidRPr="00636C9B" w:rsidRDefault="00030C36">
      <w:pPr>
        <w:pStyle w:val="ListParagraph"/>
        <w:numPr>
          <w:ilvl w:val="0"/>
          <w:numId w:val="10"/>
        </w:numPr>
        <w:spacing w:after="0" w:line="240" w:lineRule="auto"/>
        <w:jc w:val="both"/>
        <w:outlineLvl w:val="0"/>
        <w:rPr>
          <w:rFonts w:ascii="Times New Roman" w:hAnsi="Times New Roman"/>
          <w:b/>
          <w:sz w:val="24"/>
          <w:szCs w:val="24"/>
        </w:rPr>
      </w:pPr>
      <w:commentRangeStart w:id="198"/>
      <w:commentRangeStart w:id="199"/>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198"/>
      <w:r w:rsidR="0078091F">
        <w:rPr>
          <w:rStyle w:val="CommentReference"/>
          <w:rFonts w:asciiTheme="minorHAnsi" w:eastAsiaTheme="minorHAnsi" w:hAnsiTheme="minorHAnsi" w:cstheme="minorBidi"/>
        </w:rPr>
        <w:commentReference w:id="198"/>
      </w:r>
      <w:commentRangeEnd w:id="199"/>
      <w:r w:rsidR="00AC28E9">
        <w:rPr>
          <w:rStyle w:val="CommentReference"/>
          <w:rFonts w:asciiTheme="minorHAnsi" w:eastAsiaTheme="minorHAnsi" w:hAnsiTheme="minorHAnsi" w:cstheme="minorBidi"/>
        </w:rPr>
        <w:commentReference w:id="199"/>
      </w:r>
    </w:p>
    <w:p w14:paraId="57BC2D77" w14:textId="0A9D2705" w:rsidR="00797D2E" w:rsidRPr="00636C9B" w:rsidRDefault="00724A04">
      <w:pPr>
        <w:spacing w:after="0" w:line="240" w:lineRule="auto"/>
        <w:jc w:val="both"/>
        <w:outlineLvl w:val="0"/>
        <w:rPr>
          <w:rFonts w:ascii="Times New Roman" w:hAnsi="Times New Roman"/>
          <w:sz w:val="24"/>
          <w:szCs w:val="24"/>
        </w:rPr>
      </w:pPr>
      <w:r>
        <w:rPr>
          <w:rFonts w:ascii="Times New Roman" w:hAnsi="Times New Roman"/>
          <w:sz w:val="24"/>
          <w:szCs w:val="24"/>
        </w:rPr>
        <w:t xml:space="preserve">Seasonality has visually </w:t>
      </w:r>
      <w:r w:rsidR="00033DDF">
        <w:rPr>
          <w:rFonts w:ascii="Times New Roman" w:hAnsi="Times New Roman"/>
          <w:sz w:val="24"/>
          <w:szCs w:val="24"/>
        </w:rPr>
        <w:t xml:space="preserve">persisted </w:t>
      </w:r>
      <w:r w:rsidR="00004B84">
        <w:rPr>
          <w:rFonts w:ascii="Times New Roman" w:hAnsi="Times New Roman"/>
          <w:sz w:val="24"/>
          <w:szCs w:val="24"/>
        </w:rPr>
        <w:t xml:space="preserve">in transport </w:t>
      </w:r>
      <w:r w:rsidR="00824AE3">
        <w:rPr>
          <w:rFonts w:ascii="Times New Roman" w:hAnsi="Times New Roman"/>
          <w:sz w:val="24"/>
          <w:szCs w:val="24"/>
        </w:rPr>
        <w:t>and drownings deaths</w:t>
      </w:r>
      <w:r w:rsidR="00645955">
        <w:rPr>
          <w:rFonts w:ascii="Times New Roman" w:hAnsi="Times New Roman"/>
          <w:sz w:val="24"/>
          <w:szCs w:val="24"/>
        </w:rPr>
        <w:t>, backed up by evidence in previous study of intentional and unintentional seasonality persisting throughout 1980-2016</w:t>
      </w:r>
      <w:r w:rsidR="006542C5">
        <w:rPr>
          <w:rFonts w:ascii="Times New Roman" w:hAnsi="Times New Roman"/>
          <w:sz w:val="24"/>
          <w:szCs w:val="24"/>
        </w:rPr>
        <w:t>.</w:t>
      </w:r>
      <w:r w:rsidR="006542C5">
        <w:rPr>
          <w:rFonts w:ascii="Times New Roman" w:hAnsi="Times New Roman"/>
          <w:sz w:val="24"/>
          <w:szCs w:val="24"/>
        </w:rPr>
        <w:fldChar w:fldCharType="begin" w:fldLock="1"/>
      </w:r>
      <w:r w:rsidR="0009095B">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Pr>
          <w:rFonts w:ascii="Times New Roman" w:hAnsi="Times New Roman"/>
          <w:sz w:val="24"/>
          <w:szCs w:val="24"/>
        </w:rPr>
        <w:fldChar w:fldCharType="separate"/>
      </w:r>
      <w:r w:rsidR="006542C5" w:rsidRPr="006542C5">
        <w:rPr>
          <w:rFonts w:ascii="Times New Roman" w:hAnsi="Times New Roman"/>
          <w:noProof/>
          <w:sz w:val="24"/>
          <w:szCs w:val="24"/>
          <w:vertAlign w:val="superscript"/>
        </w:rPr>
        <w:t>19</w:t>
      </w:r>
      <w:r w:rsidR="006542C5">
        <w:rPr>
          <w:rFonts w:ascii="Times New Roman" w:hAnsi="Times New Roman"/>
          <w:sz w:val="24"/>
          <w:szCs w:val="24"/>
        </w:rPr>
        <w:fldChar w:fldCharType="end"/>
      </w:r>
      <w:r w:rsidR="00AF22B0">
        <w:rPr>
          <w:rFonts w:ascii="Times New Roman" w:hAnsi="Times New Roman"/>
          <w:sz w:val="24"/>
          <w:szCs w:val="24"/>
        </w:rPr>
        <w:t xml:space="preserve"> Other causes of death do not visually have a seasonality.</w:t>
      </w:r>
      <w:commentRangeStart w:id="200"/>
      <w:commentRangeStart w:id="201"/>
      <w:r w:rsidR="00797D2E"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200"/>
      <w:r w:rsidR="0078091F">
        <w:rPr>
          <w:rStyle w:val="CommentReference"/>
          <w:rFonts w:asciiTheme="minorHAnsi" w:eastAsiaTheme="minorHAnsi" w:hAnsiTheme="minorHAnsi" w:cstheme="minorBidi"/>
        </w:rPr>
        <w:commentReference w:id="200"/>
      </w:r>
      <w:commentRangeEnd w:id="201"/>
      <w:r w:rsidR="00AB6087">
        <w:rPr>
          <w:rStyle w:val="CommentReference"/>
          <w:rFonts w:asciiTheme="minorHAnsi" w:eastAsiaTheme="minorHAnsi" w:hAnsiTheme="minorHAnsi" w:cstheme="minorBidi"/>
        </w:rPr>
        <w:commentReference w:id="201"/>
      </w:r>
    </w:p>
    <w:p w14:paraId="628FA14F" w14:textId="25BD0526"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key age patterns in distribution of deaths among </w:t>
      </w:r>
      <w:r w:rsidR="00C75807">
        <w:rPr>
          <w:rFonts w:ascii="Times New Roman" w:hAnsi="Times New Roman"/>
          <w:sz w:val="24"/>
          <w:szCs w:val="24"/>
        </w:rPr>
        <w:t xml:space="preserve">types of </w:t>
      </w:r>
      <w:r>
        <w:rPr>
          <w:rFonts w:ascii="Times New Roman" w:hAnsi="Times New Roman"/>
          <w:sz w:val="24"/>
          <w:szCs w:val="24"/>
        </w:rPr>
        <w:t xml:space="preserve">injury </w:t>
      </w:r>
    </w:p>
    <w:p w14:paraId="43C9851C" w14:textId="20B655A8" w:rsidR="004F7B5D" w:rsidRPr="0009095B" w:rsidRDefault="0011649A"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r w:rsidRPr="00636C9B">
        <w:rPr>
          <w:rFonts w:ascii="Times New Roman" w:hAnsi="Times New Roman"/>
          <w:sz w:val="24"/>
          <w:szCs w:val="24"/>
        </w:rPr>
        <w:t xml:space="preserve">the majority (over 50%) in </w:t>
      </w:r>
      <w:r w:rsidR="00F55BE3">
        <w:rPr>
          <w:rFonts w:ascii="Times New Roman" w:hAnsi="Times New Roman"/>
          <w:sz w:val="24"/>
          <w:szCs w:val="24"/>
        </w:rPr>
        <w:t>2</w:t>
      </w:r>
      <w:commentRangeStart w:id="202"/>
      <w:r w:rsidR="00E974B1" w:rsidRPr="00636C9B">
        <w:rPr>
          <w:rFonts w:ascii="Times New Roman" w:hAnsi="Times New Roman"/>
          <w:sz w:val="24"/>
          <w:szCs w:val="24"/>
        </w:rPr>
        <w:t xml:space="preserve">5 to </w:t>
      </w:r>
      <w:r w:rsidR="008D33C0">
        <w:rPr>
          <w:rFonts w:ascii="Times New Roman" w:hAnsi="Times New Roman"/>
          <w:sz w:val="24"/>
          <w:szCs w:val="24"/>
        </w:rPr>
        <w:t>5</w:t>
      </w:r>
      <w:r w:rsidRPr="00636C9B">
        <w:rPr>
          <w:rFonts w:ascii="Times New Roman" w:hAnsi="Times New Roman"/>
          <w:sz w:val="24"/>
          <w:szCs w:val="24"/>
        </w:rPr>
        <w:t>4</w:t>
      </w:r>
      <w:r w:rsidR="00CC6E2B">
        <w:rPr>
          <w:rFonts w:ascii="Times New Roman" w:hAnsi="Times New Roman"/>
          <w:sz w:val="24"/>
          <w:szCs w:val="24"/>
        </w:rPr>
        <w:t>-</w:t>
      </w:r>
      <w:r w:rsidRPr="00636C9B">
        <w:rPr>
          <w:rFonts w:ascii="Times New Roman" w:hAnsi="Times New Roman"/>
          <w:sz w:val="24"/>
          <w:szCs w:val="24"/>
        </w:rPr>
        <w:t>year-old</w:t>
      </w:r>
      <w:r w:rsidR="00E974B1" w:rsidRPr="00636C9B">
        <w:rPr>
          <w:rFonts w:ascii="Times New Roman" w:hAnsi="Times New Roman"/>
          <w:sz w:val="24"/>
          <w:szCs w:val="24"/>
        </w:rPr>
        <w:t xml:space="preserve"> males </w:t>
      </w:r>
      <w:r w:rsidR="008D33C0">
        <w:rPr>
          <w:rFonts w:ascii="Times New Roman" w:hAnsi="Times New Roman"/>
          <w:sz w:val="24"/>
          <w:szCs w:val="24"/>
        </w:rPr>
        <w:t xml:space="preserve">and </w:t>
      </w:r>
      <w:r w:rsidRPr="00636C9B">
        <w:rPr>
          <w:rFonts w:ascii="Times New Roman" w:hAnsi="Times New Roman"/>
          <w:sz w:val="24"/>
          <w:szCs w:val="24"/>
        </w:rPr>
        <w:t>female</w:t>
      </w:r>
      <w:r w:rsidR="008D33C0">
        <w:rPr>
          <w:rFonts w:ascii="Times New Roman" w:hAnsi="Times New Roman"/>
          <w:sz w:val="24"/>
          <w:szCs w:val="24"/>
        </w:rPr>
        <w:t>s</w:t>
      </w:r>
      <w:r w:rsidR="0008612A">
        <w:rPr>
          <w:rFonts w:ascii="Times New Roman" w:hAnsi="Times New Roman"/>
          <w:sz w:val="24"/>
          <w:szCs w:val="24"/>
        </w:rPr>
        <w:t xml:space="preserve"> (as well as </w:t>
      </w:r>
      <w:r w:rsidR="00673416">
        <w:rPr>
          <w:rFonts w:ascii="Times New Roman" w:hAnsi="Times New Roman"/>
          <w:sz w:val="24"/>
          <w:szCs w:val="24"/>
        </w:rPr>
        <w:t>55-74-year-old males)</w:t>
      </w:r>
      <w:r w:rsidR="001121F5">
        <w:rPr>
          <w:rFonts w:ascii="Times New Roman" w:hAnsi="Times New Roman"/>
          <w:sz w:val="24"/>
          <w:szCs w:val="24"/>
        </w:rPr>
        <w:t>, with i</w:t>
      </w:r>
      <w:commentRangeStart w:id="203"/>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r w:rsidR="006A2185">
        <w:rPr>
          <w:rFonts w:ascii="Times New Roman" w:hAnsi="Times New Roman"/>
          <w:sz w:val="24"/>
          <w:szCs w:val="24"/>
        </w:rPr>
        <w:t>years in</w:t>
      </w:r>
      <w:r w:rsidR="001121F5" w:rsidRPr="00636C9B">
        <w:rPr>
          <w:rFonts w:ascii="Times New Roman" w:hAnsi="Times New Roman"/>
          <w:sz w:val="24"/>
          <w:szCs w:val="24"/>
        </w:rPr>
        <w:t xml:space="preserve"> males and </w:t>
      </w:r>
      <w:r w:rsidR="00A42B03">
        <w:rPr>
          <w:rFonts w:ascii="Times New Roman" w:hAnsi="Times New Roman"/>
          <w:sz w:val="24"/>
          <w:szCs w:val="24"/>
        </w:rPr>
        <w:t>45-54</w:t>
      </w:r>
      <w:r w:rsidR="001121F5" w:rsidRPr="00636C9B">
        <w:rPr>
          <w:rFonts w:ascii="Times New Roman" w:hAnsi="Times New Roman"/>
          <w:sz w:val="24"/>
          <w:szCs w:val="24"/>
        </w:rPr>
        <w:t xml:space="preserve"> </w:t>
      </w:r>
      <w:r w:rsidR="006A2185">
        <w:rPr>
          <w:rFonts w:ascii="Times New Roman" w:hAnsi="Times New Roman"/>
          <w:sz w:val="24"/>
          <w:szCs w:val="24"/>
        </w:rPr>
        <w:t>years in</w:t>
      </w:r>
      <w:r w:rsidR="001121F5" w:rsidRPr="00636C9B">
        <w:rPr>
          <w:rFonts w:ascii="Times New Roman" w:hAnsi="Times New Roman"/>
          <w:sz w:val="24"/>
          <w:szCs w:val="24"/>
        </w:rPr>
        <w:t xml:space="preserve"> females</w:t>
      </w:r>
      <w:commentRangeEnd w:id="203"/>
      <w:r w:rsidR="001121F5">
        <w:rPr>
          <w:rStyle w:val="CommentReference"/>
          <w:rFonts w:asciiTheme="minorHAnsi" w:eastAsiaTheme="minorHAnsi" w:hAnsiTheme="minorHAnsi" w:cstheme="minorBidi"/>
        </w:rPr>
        <w:commentReference w:id="203"/>
      </w:r>
    </w:p>
    <w:p w14:paraId="4E18095F" w14:textId="0441FEE3" w:rsidR="00A12752" w:rsidRDefault="00A127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Transport deaths largest single cause in </w:t>
      </w:r>
      <w:r w:rsidR="00E82FE9">
        <w:rPr>
          <w:rFonts w:ascii="Times New Roman" w:hAnsi="Times New Roman"/>
          <w:sz w:val="24"/>
          <w:szCs w:val="24"/>
        </w:rPr>
        <w:t>0</w:t>
      </w:r>
      <w:r w:rsidRPr="00636C9B">
        <w:rPr>
          <w:rFonts w:ascii="Times New Roman" w:hAnsi="Times New Roman"/>
          <w:sz w:val="24"/>
          <w:szCs w:val="24"/>
        </w:rPr>
        <w:t>-</w:t>
      </w:r>
      <w:r w:rsidR="00E82FE9">
        <w:rPr>
          <w:rFonts w:ascii="Times New Roman" w:hAnsi="Times New Roman"/>
          <w:sz w:val="24"/>
          <w:szCs w:val="24"/>
        </w:rPr>
        <w:t>44</w:t>
      </w:r>
      <w:r w:rsidR="00E82FE9" w:rsidRPr="00636C9B">
        <w:rPr>
          <w:rFonts w:ascii="Times New Roman" w:hAnsi="Times New Roman"/>
          <w:sz w:val="24"/>
          <w:szCs w:val="24"/>
        </w:rPr>
        <w:t xml:space="preserve"> </w:t>
      </w:r>
      <w:r w:rsidR="001A3A57">
        <w:rPr>
          <w:rFonts w:ascii="Times New Roman" w:hAnsi="Times New Roman"/>
          <w:sz w:val="24"/>
          <w:szCs w:val="24"/>
        </w:rPr>
        <w:t>years in</w:t>
      </w:r>
      <w:r w:rsidRPr="00636C9B">
        <w:rPr>
          <w:rFonts w:ascii="Times New Roman" w:hAnsi="Times New Roman"/>
          <w:sz w:val="24"/>
          <w:szCs w:val="24"/>
        </w:rPr>
        <w:t xml:space="preserve"> males and </w:t>
      </w:r>
      <w:r w:rsidR="002C4C73">
        <w:rPr>
          <w:rFonts w:ascii="Times New Roman" w:hAnsi="Times New Roman"/>
          <w:sz w:val="24"/>
          <w:szCs w:val="24"/>
        </w:rPr>
        <w:t xml:space="preserve">0-44 and 55-74 years in </w:t>
      </w:r>
      <w:r w:rsidRPr="00636C9B">
        <w:rPr>
          <w:rFonts w:ascii="Times New Roman" w:hAnsi="Times New Roman"/>
          <w:sz w:val="24"/>
          <w:szCs w:val="24"/>
        </w:rPr>
        <w:t>females</w:t>
      </w:r>
      <w:commentRangeEnd w:id="202"/>
      <w:r w:rsidR="00795C52">
        <w:rPr>
          <w:rStyle w:val="CommentReference"/>
          <w:rFonts w:asciiTheme="minorHAnsi" w:eastAsiaTheme="minorHAnsi" w:hAnsiTheme="minorHAnsi" w:cstheme="minorBidi"/>
        </w:rPr>
        <w:commentReference w:id="202"/>
      </w:r>
    </w:p>
    <w:p w14:paraId="36901C36" w14:textId="3EC42C90" w:rsidR="006C7C0B" w:rsidRPr="0009095B" w:rsidRDefault="00F701B5"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p>
    <w:p w14:paraId="1989EC87" w14:textId="611DE2D1" w:rsidR="00650CDF" w:rsidRPr="00636C9B" w:rsidRDefault="00650CDF"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Largest overall absolute number of deaths in 15-24 </w:t>
      </w:r>
      <w:r w:rsidR="00CC3B24">
        <w:rPr>
          <w:rFonts w:ascii="Times New Roman" w:hAnsi="Times New Roman"/>
          <w:sz w:val="24"/>
          <w:szCs w:val="24"/>
        </w:rPr>
        <w:t xml:space="preserve">years in males </w:t>
      </w:r>
      <w:r w:rsidR="006C7C0B">
        <w:rPr>
          <w:rFonts w:ascii="Times New Roman" w:hAnsi="Times New Roman"/>
          <w:sz w:val="24"/>
          <w:szCs w:val="24"/>
        </w:rPr>
        <w:t>(</w:t>
      </w:r>
      <w:r w:rsidR="00F36CA5">
        <w:rPr>
          <w:rFonts w:ascii="Times New Roman" w:hAnsi="Times New Roman"/>
          <w:sz w:val="24"/>
          <w:szCs w:val="24"/>
        </w:rPr>
        <w:t>684,051</w:t>
      </w:r>
      <w:r w:rsidR="006C7C0B">
        <w:rPr>
          <w:rFonts w:ascii="Times New Roman" w:hAnsi="Times New Roman"/>
          <w:sz w:val="24"/>
          <w:szCs w:val="24"/>
        </w:rPr>
        <w:t xml:space="preserve">) </w:t>
      </w:r>
      <w:r w:rsidR="00CC3B24">
        <w:rPr>
          <w:rFonts w:ascii="Times New Roman" w:hAnsi="Times New Roman"/>
          <w:sz w:val="24"/>
          <w:szCs w:val="24"/>
        </w:rPr>
        <w:t>and 85+ years in females</w:t>
      </w:r>
      <w:r w:rsidR="00F36CA5">
        <w:rPr>
          <w:rFonts w:ascii="Times New Roman" w:hAnsi="Times New Roman"/>
          <w:sz w:val="24"/>
          <w:szCs w:val="24"/>
        </w:rPr>
        <w:t xml:space="preserve"> </w:t>
      </w:r>
      <w:r w:rsidR="006C7C0B">
        <w:rPr>
          <w:rFonts w:ascii="Times New Roman" w:hAnsi="Times New Roman"/>
          <w:sz w:val="24"/>
          <w:szCs w:val="24"/>
        </w:rPr>
        <w:t>(</w:t>
      </w:r>
      <w:r w:rsidR="00F36CA5">
        <w:rPr>
          <w:rFonts w:ascii="Times New Roman" w:hAnsi="Times New Roman"/>
          <w:sz w:val="24"/>
          <w:szCs w:val="24"/>
        </w:rPr>
        <w:t>196,363</w:t>
      </w:r>
      <w:r w:rsidR="006C7C0B">
        <w:rPr>
          <w:rFonts w:ascii="Times New Roman" w:hAnsi="Times New Roman"/>
          <w:sz w:val="24"/>
          <w:szCs w:val="24"/>
        </w:rPr>
        <w:t xml:space="preserve">) </w:t>
      </w:r>
    </w:p>
    <w:p w14:paraId="366603DC" w14:textId="255385A5"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87% deaths males and 13% in females</w:t>
      </w:r>
    </w:p>
    <w:p w14:paraId="7909817F" w14:textId="77777777" w:rsidR="009F4AEC" w:rsidRDefault="00697ADB" w:rsidP="00843ACB">
      <w:pPr>
        <w:pStyle w:val="ListParagraph"/>
        <w:numPr>
          <w:ilvl w:val="0"/>
          <w:numId w:val="10"/>
        </w:numPr>
        <w:spacing w:line="240" w:lineRule="auto"/>
        <w:jc w:val="both"/>
        <w:rPr>
          <w:rFonts w:ascii="Times New Roman" w:hAnsi="Times New Roman"/>
          <w:sz w:val="24"/>
          <w:szCs w:val="24"/>
        </w:rPr>
      </w:pPr>
      <w:r w:rsidRPr="00697ADB">
        <w:rPr>
          <w:rFonts w:ascii="Times New Roman" w:hAnsi="Times New Roman"/>
          <w:sz w:val="24"/>
          <w:szCs w:val="24"/>
        </w:rPr>
        <w:t>Additional deaths mostly concentrated in adolescent to middle-aged males from 15-64 years, with 81% of all additional deaths there.</w:t>
      </w:r>
    </w:p>
    <w:p w14:paraId="577219A9" w14:textId="0E7D4836" w:rsidR="009F4AEC" w:rsidRDefault="009F4AEC"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Net decrease in 75+ years in males and 85+ years in females due to decrease in falls deaths</w:t>
      </w:r>
    </w:p>
    <w:p w14:paraId="53C8AF1A" w14:textId="63A1E914" w:rsidR="00B21DE1" w:rsidRPr="00636C9B"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2DF7451F" w14:textId="36D2498D" w:rsidR="00BC291C" w:rsidRPr="00636C9B"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480 (410, 550) intentional injury deaths, with most in intentional self-harm</w:t>
      </w:r>
      <w:r w:rsidR="00BC291C" w:rsidRPr="00636C9B">
        <w:rPr>
          <w:rFonts w:ascii="Times New Roman" w:hAnsi="Times New Roman"/>
          <w:sz w:val="24"/>
          <w:szCs w:val="24"/>
        </w:rPr>
        <w:t xml:space="preserve">Largest single increase in an injury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00BC291C" w:rsidRPr="00636C9B">
        <w:rPr>
          <w:rFonts w:ascii="Times New Roman" w:hAnsi="Times New Roman"/>
          <w:sz w:val="24"/>
          <w:szCs w:val="24"/>
        </w:rPr>
        <w:t>for males and females alike would be in transport deaths with an increase of 385 (339,431) for males and 63 (39,88) for females</w:t>
      </w:r>
    </w:p>
    <w:p w14:paraId="3E2ACC04" w14:textId="40BE591C"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r w:rsidR="00697ADB">
        <w:rPr>
          <w:rFonts w:ascii="Times New Roman" w:hAnsi="Times New Roman"/>
          <w:sz w:val="24"/>
          <w:szCs w:val="24"/>
        </w:rPr>
        <w:t>middle/older ages</w:t>
      </w:r>
    </w:p>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6E048FD2" w:rsidR="00645C3A"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p>
    <w:p w14:paraId="0556E370" w14:textId="23C7D7D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If we look at these as percent increase, then</w:t>
      </w:r>
    </w:p>
    <w:p w14:paraId="44AFB3FC" w14:textId="2BBD863C" w:rsidR="00B95386" w:rsidRPr="00636C9B" w:rsidRDefault="00A83200" w:rsidP="00843ACB">
      <w:pPr>
        <w:pStyle w:val="ListParagraph"/>
        <w:numPr>
          <w:ilvl w:val="0"/>
          <w:numId w:val="10"/>
        </w:numPr>
        <w:spacing w:line="240" w:lineRule="auto"/>
        <w:jc w:val="both"/>
        <w:rPr>
          <w:rFonts w:ascii="Times New Roman" w:hAnsi="Times New Roman"/>
          <w:sz w:val="24"/>
          <w:szCs w:val="24"/>
        </w:rPr>
      </w:pPr>
      <w:commentRangeStart w:id="204"/>
      <w:commentRangeStart w:id="205"/>
      <w:r w:rsidRPr="00636C9B">
        <w:rPr>
          <w:rFonts w:ascii="Times New Roman" w:hAnsi="Times New Roman"/>
          <w:sz w:val="24"/>
          <w:szCs w:val="24"/>
        </w:rPr>
        <w:lastRenderedPageBreak/>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Pr="00636C9B">
        <w:rPr>
          <w:rFonts w:ascii="Times New Roman" w:hAnsi="Times New Roman"/>
          <w:sz w:val="24"/>
          <w:szCs w:val="24"/>
        </w:rPr>
        <w:t>)</w:t>
      </w:r>
    </w:p>
    <w:p w14:paraId="5CB22ACD" w14:textId="4252D0C5" w:rsidR="003B3A5E"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decrease in fall deaths in men age 85+ years at -0.7% (-1.1%,</w:t>
      </w:r>
      <w:r w:rsidR="00980EBF">
        <w:rPr>
          <w:rFonts w:ascii="Times New Roman" w:hAnsi="Times New Roman"/>
          <w:sz w:val="24"/>
          <w:szCs w:val="24"/>
        </w:rPr>
        <w:t xml:space="preserve"> </w:t>
      </w:r>
      <w:r w:rsidRPr="00636C9B">
        <w:rPr>
          <w:rFonts w:ascii="Times New Roman" w:hAnsi="Times New Roman"/>
          <w:sz w:val="24"/>
          <w:szCs w:val="24"/>
        </w:rPr>
        <w:t>-0.2%)</w:t>
      </w:r>
    </w:p>
    <w:p w14:paraId="2A4F5236" w14:textId="0D1FA9FB" w:rsidR="00A83200"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256C0CA2" w14:textId="10AF0903"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commentRangeEnd w:id="204"/>
      <w:r w:rsidR="005E65AD">
        <w:rPr>
          <w:rStyle w:val="CommentReference"/>
          <w:rFonts w:asciiTheme="minorHAnsi" w:eastAsiaTheme="minorHAnsi" w:hAnsiTheme="minorHAnsi" w:cstheme="minorBidi"/>
        </w:rPr>
        <w:commentReference w:id="204"/>
      </w:r>
      <w:commentRangeEnd w:id="205"/>
      <w:r w:rsidR="00E26D38">
        <w:rPr>
          <w:rStyle w:val="CommentReference"/>
          <w:rFonts w:asciiTheme="minorHAnsi" w:eastAsiaTheme="minorHAnsi" w:hAnsiTheme="minorHAnsi" w:cstheme="minorBidi"/>
        </w:rPr>
        <w:commentReference w:id="205"/>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3A21377C" w:rsidR="00AC30AB"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Pr="00843ACB">
        <w:rPr>
          <w:rFonts w:ascii="Times New Roman" w:hAnsi="Times New Roman"/>
          <w:sz w:val="24"/>
          <w:szCs w:val="24"/>
          <w:u w:val="single"/>
        </w:rPr>
        <w:t>across all months</w:t>
      </w:r>
    </w:p>
    <w:p w14:paraId="363AC220" w14:textId="4F10A401" w:rsidR="00B95386" w:rsidRPr="00636C9B" w:rsidRDefault="00012A43" w:rsidP="00843ACB">
      <w:pPr>
        <w:pStyle w:val="ListParagraph"/>
        <w:numPr>
          <w:ilvl w:val="0"/>
          <w:numId w:val="10"/>
        </w:numPr>
        <w:spacing w:line="240" w:lineRule="auto"/>
        <w:jc w:val="both"/>
        <w:rPr>
          <w:rFonts w:ascii="Times New Roman" w:hAnsi="Times New Roman"/>
          <w:i/>
          <w:sz w:val="24"/>
          <w:szCs w:val="24"/>
        </w:rPr>
      </w:pPr>
      <w:commentRangeStart w:id="206"/>
      <w:r w:rsidRPr="00636C9B">
        <w:rPr>
          <w:rFonts w:ascii="Times New Roman" w:hAnsi="Times New Roman"/>
          <w:sz w:val="24"/>
          <w:szCs w:val="24"/>
        </w:rPr>
        <w:t xml:space="preserve">Variation in excess risk over month was less evident in all injury categories apart from drownings, which demonstrated a peak in the summer for males and </w:t>
      </w:r>
      <w:r w:rsidR="001A74D3">
        <w:rPr>
          <w:rFonts w:ascii="Times New Roman" w:hAnsi="Times New Roman"/>
          <w:sz w:val="24"/>
          <w:szCs w:val="24"/>
        </w:rPr>
        <w:t xml:space="preserve">also </w:t>
      </w:r>
      <w:r w:rsidRPr="00636C9B">
        <w:rPr>
          <w:rFonts w:ascii="Times New Roman" w:hAnsi="Times New Roman"/>
          <w:sz w:val="24"/>
          <w:szCs w:val="24"/>
        </w:rPr>
        <w:t>females</w:t>
      </w:r>
      <w:commentRangeEnd w:id="206"/>
      <w:r w:rsidR="005E65AD">
        <w:rPr>
          <w:rStyle w:val="CommentReference"/>
          <w:rFonts w:asciiTheme="minorHAnsi" w:eastAsiaTheme="minorHAnsi" w:hAnsiTheme="minorHAnsi" w:cstheme="minorBidi"/>
        </w:rPr>
        <w:commentReference w:id="206"/>
      </w:r>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103B0D82" w:rsidR="00670EC7"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42C38E3B" w14:textId="767D6603" w:rsidR="00F03BCA" w:rsidRDefault="00105420" w:rsidP="00843ACB">
      <w:pPr>
        <w:spacing w:after="0" w:line="240" w:lineRule="auto"/>
        <w:jc w:val="both"/>
        <w:rPr>
          <w:rFonts w:ascii="Times New Roman" w:hAnsi="Times New Roman"/>
          <w:i/>
          <w:sz w:val="24"/>
          <w:szCs w:val="24"/>
        </w:rPr>
      </w:pPr>
      <w:r w:rsidRPr="00843ACB">
        <w:rPr>
          <w:rFonts w:ascii="Times New Roman" w:hAnsi="Times New Roman"/>
          <w:i/>
          <w:sz w:val="24"/>
          <w:szCs w:val="24"/>
        </w:rPr>
        <w:t>General</w:t>
      </w:r>
    </w:p>
    <w:p w14:paraId="1E37F28D" w14:textId="585914C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23–26&lt;/sup&gt;","plainTextFormattedCitation":"23–26","previouslyFormattedCitation":"&lt;sup&gt;23–26&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23–26</w:t>
      </w:r>
      <w:r w:rsidRPr="00843ACB">
        <w:rPr>
          <w:rFonts w:ascii="Times New Roman" w:hAnsi="Times New Roman"/>
          <w:color w:val="000000" w:themeColor="text1"/>
          <w:sz w:val="24"/>
          <w:szCs w:val="24"/>
        </w:rPr>
        <w:fldChar w:fldCharType="end"/>
      </w:r>
    </w:p>
    <w:p w14:paraId="579F2A8B" w14:textId="009B371E"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104231" w:rsidRPr="00843AC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843ACB">
        <w:rPr>
          <w:rFonts w:ascii="Times New Roman" w:hAnsi="Times New Roman"/>
          <w:sz w:val="24"/>
          <w:szCs w:val="24"/>
        </w:rPr>
        <w:fldChar w:fldCharType="separate"/>
      </w:r>
      <w:r w:rsidR="00104231" w:rsidRPr="00843ACB">
        <w:rPr>
          <w:rFonts w:ascii="Times New Roman" w:hAnsi="Times New Roman"/>
          <w:noProof/>
          <w:sz w:val="24"/>
          <w:szCs w:val="24"/>
          <w:vertAlign w:val="superscript"/>
        </w:rPr>
        <w:t>6</w:t>
      </w:r>
      <w:r w:rsidR="00914974" w:rsidRPr="00843ACB">
        <w:rPr>
          <w:rFonts w:ascii="Times New Roman" w:hAnsi="Times New Roman"/>
          <w:sz w:val="24"/>
          <w:szCs w:val="24"/>
        </w:rPr>
        <w:fldChar w:fldCharType="end"/>
      </w:r>
    </w:p>
    <w:p w14:paraId="27852255" w14:textId="4934ABDD"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color w:val="000000" w:themeColor="text1"/>
          <w:sz w:val="24"/>
          <w:szCs w:val="24"/>
        </w:rPr>
        <w:instrText>∼</w:instrText>
      </w:r>
      <w:r w:rsidR="00347BC4">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27–32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23–26&lt;/sup&gt;","plainTextFormattedCitation":"23–26","previouslyFormattedCitation":"&lt;sup&gt;23–26&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23–26</w:t>
      </w:r>
      <w:r w:rsidRPr="00843ACB">
        <w:rPr>
          <w:rFonts w:ascii="Times New Roman" w:hAnsi="Times New Roman"/>
          <w:color w:val="000000" w:themeColor="text1"/>
          <w:sz w:val="24"/>
          <w:szCs w:val="24"/>
        </w:rPr>
        <w:fldChar w:fldCharType="end"/>
      </w:r>
    </w:p>
    <w:p w14:paraId="6ED609D4" w14:textId="3A1FF16D" w:rsidR="00B95A90" w:rsidRPr="00843ACB" w:rsidRDefault="00B95A90" w:rsidP="00843ACB">
      <w:pPr>
        <w:pStyle w:val="ListParagraph"/>
        <w:numPr>
          <w:ilvl w:val="0"/>
          <w:numId w:val="10"/>
        </w:numPr>
        <w:spacing w:after="0" w:line="240" w:lineRule="auto"/>
        <w:jc w:val="both"/>
        <w:rPr>
          <w:rFonts w:ascii="Times New Roman" w:hAnsi="Times New Roman"/>
          <w:sz w:val="24"/>
          <w:szCs w:val="24"/>
        </w:rPr>
      </w:pPr>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33&lt;/sup&gt;","plainTextFormattedCitation":"33","previouslyFormattedCitation":"&lt;sup&gt;33&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33</w:t>
      </w:r>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r w:rsidR="008D7FE8">
        <w:rPr>
          <w:rFonts w:ascii="Times New Roman" w:hAnsi="Times New Roman"/>
          <w:sz w:val="24"/>
          <w:szCs w:val="24"/>
        </w:rPr>
        <w:t>still looking for this evidence</w:t>
      </w:r>
      <w:r>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20030D2D"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p>
    <w:p w14:paraId="63E9AEB5" w14:textId="2C6FC9A5" w:rsidR="00E17F7C" w:rsidRPr="008D4556" w:rsidRDefault="00C204F6"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road traffic when there is less snow</w:t>
      </w:r>
      <w:r w:rsidR="00730CB0">
        <w:rPr>
          <w:rFonts w:ascii="Times New Roman" w:hAnsi="Times New Roman"/>
          <w:sz w:val="24"/>
          <w:szCs w:val="24"/>
        </w:rPr>
        <w:t xml:space="preserve"> (i.e., correlated with higher temperature)</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34–37&lt;/sup&gt;","plainTextFormattedCitation":"34–37","previouslyFormattedCitation":"&lt;sup&gt;34–37&lt;/sup&gt;"},"properties":{"noteIndex":0},"schema":"https://github.com/citation-style-language/schema/raw/master/csl-citation.json"}</w:instrText>
      </w:r>
      <w:r w:rsidR="00AD55FC">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34–37</w:t>
      </w:r>
      <w:r w:rsidR="00AD55FC">
        <w:rPr>
          <w:rFonts w:ascii="Times New Roman" w:hAnsi="Times New Roman"/>
          <w:sz w:val="24"/>
          <w:szCs w:val="24"/>
        </w:rPr>
        <w:fldChar w:fldCharType="end"/>
      </w:r>
      <w:r w:rsidR="00E17F7C">
        <w:rPr>
          <w:rFonts w:ascii="Times New Roman" w:hAnsi="Times New Roman"/>
          <w:sz w:val="24"/>
          <w:szCs w:val="24"/>
        </w:rPr>
        <w:t xml:space="preserve"> </w:t>
      </w:r>
      <w:r w:rsidR="00E17F7C" w:rsidRPr="008D4556">
        <w:rPr>
          <w:rFonts w:ascii="Times New Roman" w:hAnsi="Times New Roman"/>
          <w:sz w:val="24"/>
          <w:szCs w:val="24"/>
        </w:rPr>
        <w:t xml:space="preserve">Young people (16-29 </w:t>
      </w:r>
      <w:r w:rsidR="00E17F7C" w:rsidRPr="002C78AF">
        <w:rPr>
          <w:rFonts w:ascii="Times New Roman" w:hAnsi="Times New Roman"/>
          <w:sz w:val="24"/>
          <w:szCs w:val="24"/>
        </w:rPr>
        <w:t>years) have highest crash involvements per 100 million miles, along with 80+</w:t>
      </w:r>
      <w:r w:rsidR="00E17F7C">
        <w:rPr>
          <w:rFonts w:ascii="Times New Roman" w:hAnsi="Times New Roman"/>
          <w:sz w:val="24"/>
          <w:szCs w:val="24"/>
        </w:rPr>
        <w:t>, so more crashes with unit increase in temperature</w:t>
      </w:r>
      <w:r w:rsidR="00E17F7C" w:rsidRPr="008D4556">
        <w:rPr>
          <w:rFonts w:ascii="Times New Roman" w:hAnsi="Times New Roman"/>
          <w:sz w:val="24"/>
          <w:szCs w:val="24"/>
        </w:rPr>
        <w:t xml:space="preserve"> (</w:t>
      </w:r>
      <w:hyperlink r:id="rId11" w:history="1">
        <w:r w:rsidR="00E17F7C" w:rsidRPr="008D4556">
          <w:rPr>
            <w:rStyle w:val="Hyperlink"/>
            <w:rFonts w:ascii="Times New Roman" w:hAnsi="Times New Roman"/>
            <w:sz w:val="24"/>
            <w:szCs w:val="24"/>
          </w:rPr>
          <w:t>link</w:t>
        </w:r>
      </w:hyperlink>
      <w:r w:rsidR="00E17F7C" w:rsidRPr="008D4556">
        <w:rPr>
          <w:rFonts w:ascii="Times New Roman" w:hAnsi="Times New Roman"/>
          <w:sz w:val="24"/>
          <w:szCs w:val="24"/>
        </w:rPr>
        <w:t>)</w:t>
      </w:r>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hyperlink r:id="rId12" w:history="1">
        <w:r w:rsidR="00E17F7C" w:rsidRPr="00636C9B">
          <w:rPr>
            <w:rStyle w:val="Hyperlink"/>
            <w:rFonts w:ascii="Times New Roman" w:hAnsi="Times New Roman"/>
            <w:sz w:val="24"/>
            <w:szCs w:val="24"/>
          </w:rPr>
          <w:t>link</w:t>
        </w:r>
      </w:hyperlink>
      <w:r w:rsidR="00E17F7C" w:rsidRPr="00636C9B">
        <w:rPr>
          <w:rFonts w:ascii="Times New Roman" w:hAnsi="Times New Roman"/>
          <w:sz w:val="24"/>
          <w:szCs w:val="24"/>
        </w:rPr>
        <w:t>)</w:t>
      </w:r>
    </w:p>
    <w:p w14:paraId="0AC5D084" w14:textId="07A8FAD0" w:rsidR="00CD196F" w:rsidRPr="008D4556" w:rsidRDefault="007E25B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Driving performance deteriorates at higher temperatures</w:t>
      </w:r>
      <w:r>
        <w:rPr>
          <w:rFonts w:ascii="Times New Roman" w:hAnsi="Times New Roman"/>
          <w:sz w:val="24"/>
          <w:szCs w:val="24"/>
        </w:rPr>
        <w:fldChar w:fldCharType="begin" w:fldLock="1"/>
      </w:r>
      <w:r w:rsidR="004B40CB">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38–41&lt;/sup&gt;","plainTextFormattedCitation":"38–41","previouslyFormattedCitation":"&lt;sup&gt;38–41&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38–41</w:t>
      </w:r>
      <w:r>
        <w:rPr>
          <w:rFonts w:ascii="Times New Roman" w:hAnsi="Times New Roman"/>
          <w:sz w:val="24"/>
          <w:szCs w:val="24"/>
        </w:rPr>
        <w:fldChar w:fldCharType="end"/>
      </w:r>
    </w:p>
    <w:p w14:paraId="03D1BB6D" w14:textId="127A5F96" w:rsidR="00975ED8" w:rsidRPr="008D4556" w:rsidRDefault="00207F3E" w:rsidP="00843ACB">
      <w:pPr>
        <w:pStyle w:val="ListParagraph"/>
        <w:numPr>
          <w:ilvl w:val="0"/>
          <w:numId w:val="7"/>
        </w:numPr>
        <w:spacing w:after="0" w:line="240" w:lineRule="auto"/>
        <w:jc w:val="both"/>
        <w:rPr>
          <w:rFonts w:ascii="Times New Roman" w:hAnsi="Times New Roman"/>
          <w:sz w:val="24"/>
          <w:szCs w:val="24"/>
        </w:rPr>
      </w:pPr>
      <w:commentRangeStart w:id="207"/>
      <w:r w:rsidRPr="008D4556">
        <w:rPr>
          <w:rFonts w:ascii="Times New Roman" w:hAnsi="Times New Roman"/>
          <w:sz w:val="24"/>
          <w:szCs w:val="24"/>
        </w:rPr>
        <w:t>Wh</w:t>
      </w:r>
      <w:r w:rsidRPr="002C78AF">
        <w:rPr>
          <w:rFonts w:ascii="Times New Roman" w:hAnsi="Times New Roman"/>
          <w:sz w:val="24"/>
          <w:szCs w:val="24"/>
        </w:rPr>
        <w:t>en</w:t>
      </w:r>
      <w:r w:rsidRPr="00696193">
        <w:rPr>
          <w:rFonts w:ascii="Times New Roman" w:hAnsi="Times New Roman"/>
          <w:sz w:val="24"/>
          <w:szCs w:val="24"/>
        </w:rPr>
        <w:t xml:space="preserve"> </w:t>
      </w:r>
      <w:r w:rsidRPr="002C78AF">
        <w:rPr>
          <w:rFonts w:ascii="Times New Roman" w:hAnsi="Times New Roman"/>
          <w:sz w:val="24"/>
          <w:szCs w:val="24"/>
        </w:rPr>
        <w:t>intoxicated,</w:t>
      </w:r>
      <w:r w:rsidRPr="00362889">
        <w:rPr>
          <w:rFonts w:ascii="Times New Roman" w:hAnsi="Times New Roman"/>
          <w:sz w:val="24"/>
          <w:szCs w:val="24"/>
        </w:rPr>
        <w:t xml:space="preserve"> teenagers </w:t>
      </w:r>
      <w:r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42&lt;/sup&gt;","plainTextFormattedCitation":"42","previouslyFormattedCitation":"&lt;sup&gt;42&lt;/sup&gt;"},"properties":{"noteIndex":0},"schema":"https://github.com/citation-style-language/schema/raw/master/csl-citation.json"}</w:instrText>
      </w:r>
      <w:r w:rsidR="002C78AF">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42</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p>
    <w:p w14:paraId="7E63F45F" w14:textId="1797F9AD" w:rsidR="001E5CD7" w:rsidRPr="00696193" w:rsidRDefault="00D47D7C" w:rsidP="00843ACB">
      <w:pPr>
        <w:pStyle w:val="ListParagraph"/>
        <w:numPr>
          <w:ilvl w:val="0"/>
          <w:numId w:val="7"/>
        </w:numPr>
        <w:spacing w:after="0" w:line="240" w:lineRule="auto"/>
        <w:jc w:val="both"/>
        <w:rPr>
          <w:rStyle w:val="Hyperlink"/>
          <w:rFonts w:ascii="Times New Roman" w:hAnsi="Times New Roman"/>
          <w:i/>
          <w:sz w:val="24"/>
          <w:szCs w:val="24"/>
        </w:rPr>
      </w:pPr>
      <w:r>
        <w:rPr>
          <w:rFonts w:ascii="Times New Roman" w:hAnsi="Times New Roman"/>
          <w:sz w:val="24"/>
          <w:szCs w:val="24"/>
        </w:rPr>
        <w:t xml:space="preserve">Regression of barrels of oil by temperature over time </w:t>
      </w:r>
      <w:r w:rsidR="00612AD9">
        <w:rPr>
          <w:rFonts w:ascii="Times New Roman" w:hAnsi="Times New Roman"/>
          <w:sz w:val="24"/>
          <w:szCs w:val="24"/>
        </w:rPr>
        <w:t xml:space="preserve">to do nationally </w:t>
      </w:r>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fldChar w:fldCharType="separate"/>
      </w:r>
      <w:r w:rsidRPr="00696193">
        <w:rPr>
          <w:rStyle w:val="Hyperlink"/>
          <w:rFonts w:ascii="Times New Roman" w:hAnsi="Times New Roman"/>
          <w:sz w:val="24"/>
          <w:szCs w:val="24"/>
        </w:rPr>
        <w:t>(</w:t>
      </w:r>
      <w:r w:rsidRPr="002C78AF">
        <w:rPr>
          <w:rStyle w:val="Hyperlink"/>
          <w:rFonts w:ascii="Times New Roman" w:hAnsi="Times New Roman"/>
          <w:sz w:val="24"/>
          <w:szCs w:val="24"/>
        </w:rPr>
        <w:t>link</w:t>
      </w:r>
      <w:r w:rsidRPr="00696193">
        <w:rPr>
          <w:rStyle w:val="Hyperlink"/>
          <w:rFonts w:ascii="Times New Roman" w:hAnsi="Times New Roman"/>
          <w:sz w:val="24"/>
          <w:szCs w:val="24"/>
        </w:rPr>
        <w:t>)</w:t>
      </w:r>
      <w:commentRangeEnd w:id="207"/>
      <w:r w:rsidR="005E65AD" w:rsidRPr="00696193">
        <w:rPr>
          <w:rStyle w:val="Hyperlink"/>
          <w:rFonts w:asciiTheme="minorHAnsi" w:eastAsiaTheme="minorHAnsi" w:hAnsiTheme="minorHAnsi" w:cstheme="minorBidi"/>
          <w:sz w:val="16"/>
          <w:szCs w:val="16"/>
        </w:rPr>
        <w:commentReference w:id="207"/>
      </w:r>
    </w:p>
    <w:p w14:paraId="72B8DC0A" w14:textId="4149CD27" w:rsidR="001E5CD7" w:rsidRPr="00843ACB" w:rsidRDefault="00696193" w:rsidP="00843ACB">
      <w:pPr>
        <w:spacing w:after="0" w:line="240" w:lineRule="auto"/>
        <w:jc w:val="both"/>
        <w:rPr>
          <w:rFonts w:ascii="Times New Roman" w:hAnsi="Times New Roman"/>
          <w:i/>
          <w:sz w:val="24"/>
          <w:szCs w:val="24"/>
        </w:rPr>
      </w:pPr>
      <w:r>
        <w:rPr>
          <w:rFonts w:ascii="Times New Roman" w:hAnsi="Times New Roman"/>
          <w:sz w:val="24"/>
          <w:szCs w:val="24"/>
        </w:rPr>
        <w:fldChar w:fldCharType="end"/>
      </w:r>
    </w:p>
    <w:p w14:paraId="4D854535" w14:textId="1BAAEC21"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p>
    <w:p w14:paraId="1C1D54B7" w14:textId="10500934"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43&lt;/sup&gt;","plainTextFormattedCitation":"43","previouslyFormattedCitation":"&lt;sup&gt;43&lt;/sup&gt;"},"properties":{"noteIndex":0},"schema":"https://github.com/citation-style-language/schema/raw/master/csl-citation.json"}</w:instrText>
      </w:r>
      <w:r w:rsidR="00D21DED"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43</w:t>
      </w:r>
      <w:r w:rsidR="00D21DED" w:rsidRPr="00636C9B">
        <w:rPr>
          <w:rFonts w:ascii="Times New Roman" w:hAnsi="Times New Roman"/>
          <w:sz w:val="24"/>
          <w:szCs w:val="24"/>
        </w:rPr>
        <w:fldChar w:fldCharType="end"/>
      </w:r>
    </w:p>
    <w:p w14:paraId="12B3C93A" w14:textId="602A99B0" w:rsidR="00597FC9" w:rsidRPr="00636C9B" w:rsidRDefault="00423243"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will fall more outdoors than indoors.</w:t>
      </w:r>
      <w:r w:rsidR="002953F0">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44&lt;/sup&gt;","plainTextFormattedCitation":"44","previouslyFormattedCitation":"&lt;sup&gt;44&lt;/sup&gt;"},"properties":{"noteIndex":0},"schema":"https://github.com/citation-style-language/schema/raw/master/csl-citation.json"}</w:instrText>
      </w:r>
      <w:r w:rsidR="002953F0">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44</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0F74F50C"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p>
    <w:p w14:paraId="00046339" w14:textId="7F57FDF1"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Swimming more likely in anomalously warmer temperatures.</w:t>
      </w:r>
    </w:p>
    <w:p w14:paraId="45D8204E" w14:textId="50808FE1"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p>
    <w:p w14:paraId="0B5788A7" w14:textId="22EB4E90"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lastRenderedPageBreak/>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p>
    <w:p w14:paraId="02DEB20A" w14:textId="3C6E1AB1" w:rsidR="00903EED" w:rsidRPr="00815C28" w:rsidRDefault="00FD2F61"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16666B"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16666B" w:rsidRPr="00636C9B">
        <w:rPr>
          <w:rFonts w:ascii="Times New Roman" w:hAnsi="Times New Roman"/>
          <w:sz w:val="24"/>
          <w:szCs w:val="24"/>
        </w:rPr>
        <w:fldChar w:fldCharType="end"/>
      </w:r>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319D004F"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p>
    <w:p w14:paraId="6E6FF6C5" w14:textId="5368A5E4" w:rsidR="00DE484C" w:rsidRDefault="00DE484C"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time spent outdoors in warmer temperatures which leads to more interaction.</w:t>
      </w:r>
      <w:r w:rsidR="007C2F38">
        <w:rPr>
          <w:rFonts w:ascii="Times New Roman" w:hAnsi="Times New Roman"/>
          <w:sz w:val="24"/>
          <w:szCs w:val="24"/>
        </w:rPr>
        <w:fldChar w:fldCharType="begin" w:fldLock="1"/>
      </w:r>
      <w:r w:rsidR="004B40CB">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46,47&lt;/sup&gt;","plainTextFormattedCitation":"46,47","previouslyFormattedCitation":"&lt;sup&gt;46,47&lt;/sup&gt;"},"properties":{"noteIndex":0},"schema":"https://github.com/citation-style-language/schema/raw/master/csl-citation.json"}</w:instrText>
      </w:r>
      <w:r w:rsidR="007C2F38">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46,47</w:t>
      </w:r>
      <w:r w:rsidR="007C2F38">
        <w:rPr>
          <w:rFonts w:ascii="Times New Roman" w:hAnsi="Times New Roman"/>
          <w:sz w:val="24"/>
          <w:szCs w:val="24"/>
        </w:rPr>
        <w:fldChar w:fldCharType="end"/>
      </w:r>
    </w:p>
    <w:p w14:paraId="353C1173" w14:textId="5E84E4AF" w:rsid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Possible that people think of probability of carrying out successful crime without getting caught different under warmer conditions.</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48,49&lt;/sup&gt;","plainTextFormattedCitation":"48,49","previouslyFormattedCitation":"&lt;sup&gt;48,49&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48,49</w:t>
      </w:r>
      <w:r>
        <w:rPr>
          <w:rFonts w:ascii="Times New Roman" w:hAnsi="Times New Roman"/>
          <w:sz w:val="24"/>
          <w:szCs w:val="24"/>
        </w:rPr>
        <w:fldChar w:fldCharType="end"/>
      </w:r>
    </w:p>
    <w:p w14:paraId="5BBDFF26" w14:textId="5A644C8A" w:rsidR="007C2F38" w:rsidRP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Link between anger and temperature.</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50,51&lt;/sup&gt;","plainTextFormattedCitation":"50,51","previouslyFormattedCitation":"&lt;sup&gt;50,51&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50,51</w:t>
      </w:r>
      <w:r>
        <w:rPr>
          <w:rFonts w:ascii="Times New Roman" w:hAnsi="Times New Roman"/>
          <w:sz w:val="24"/>
          <w:szCs w:val="24"/>
        </w:rPr>
        <w:fldChar w:fldCharType="end"/>
      </w:r>
    </w:p>
    <w:p w14:paraId="14018E80" w14:textId="21ECB613" w:rsidR="00A22685" w:rsidRDefault="00A22685"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27&lt;/sup&gt;","plainTextFormattedCitation":"27","previouslyFormattedCitation":"&lt;sup&gt;27&lt;/sup&gt;"},"properties":{"noteIndex":0},"schema":"https://github.com/citation-style-language/schema/raw/master/csl-citation.json"}</w:instrText>
      </w:r>
      <w:r w:rsidR="00775537">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27</w:t>
      </w:r>
      <w:r w:rsidR="00775537">
        <w:rPr>
          <w:rFonts w:ascii="Times New Roman" w:hAnsi="Times New Roman"/>
          <w:sz w:val="24"/>
          <w:szCs w:val="24"/>
        </w:rPr>
        <w:fldChar w:fldCharType="end"/>
      </w:r>
    </w:p>
    <w:p w14:paraId="1BBEDDF7" w14:textId="3DD7CAEC" w:rsidR="003A470E" w:rsidRPr="00843ACB" w:rsidRDefault="003A470E" w:rsidP="00843ACB">
      <w:pPr>
        <w:pStyle w:val="ListParagraph"/>
        <w:numPr>
          <w:ilvl w:val="0"/>
          <w:numId w:val="7"/>
        </w:numPr>
        <w:spacing w:after="0" w:line="240" w:lineRule="auto"/>
        <w:jc w:val="both"/>
        <w:rPr>
          <w:rFonts w:ascii="Times New Roman" w:hAnsi="Times New Roman"/>
          <w:sz w:val="24"/>
          <w:szCs w:val="24"/>
        </w:rPr>
      </w:pPr>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color w:val="000000" w:themeColor="text1"/>
          <w:sz w:val="24"/>
          <w:szCs w:val="24"/>
        </w:rPr>
        <w:instrText>∼</w:instrText>
      </w:r>
      <w:r w:rsidR="00347BC4">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3A470E">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27–32</w:t>
      </w:r>
      <w:r w:rsidRPr="003A470E">
        <w:rPr>
          <w:rFonts w:ascii="Times New Roman" w:hAnsi="Times New Roman"/>
          <w:color w:val="000000" w:themeColor="text1"/>
          <w:sz w:val="24"/>
          <w:szCs w:val="24"/>
        </w:rPr>
        <w:fldChar w:fldCharType="end"/>
      </w:r>
    </w:p>
    <w:p w14:paraId="5E17D259" w14:textId="23091847" w:rsidR="008312D3" w:rsidRPr="00636C9B" w:rsidRDefault="00602B35" w:rsidP="00843ACB">
      <w:pPr>
        <w:pStyle w:val="ListParagraph"/>
        <w:numPr>
          <w:ilvl w:val="0"/>
          <w:numId w:val="7"/>
        </w:numPr>
        <w:spacing w:after="0" w:line="24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sz w:val="24"/>
          <w:szCs w:val="24"/>
        </w:rPr>
        <w:instrText>∼</w:instrText>
      </w:r>
      <w:r w:rsidR="00347BC4">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29–32,52&lt;/sup&gt;","plainTextFormattedCitation":"29–32,52","previouslyFormattedCitation":"&lt;sup&gt;29–32,52&lt;/sup&gt;"},"properties":{"noteIndex":0},"schema":"https://github.com/citation-style-language/schema/raw/master/csl-citation.json"}</w:instrText>
      </w:r>
      <w:r w:rsidR="00FA5998"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29–32,52</w:t>
      </w:r>
      <w:r w:rsidR="00FA5998" w:rsidRPr="00636C9B">
        <w:rPr>
          <w:rFonts w:ascii="Times New Roman" w:hAnsi="Times New Roman"/>
          <w:sz w:val="24"/>
          <w:szCs w:val="24"/>
        </w:rPr>
        <w:fldChar w:fldCharType="end"/>
      </w:r>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489B7467"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3A0733E" w:rsidR="009B7A5F" w:rsidRPr="00636C9B" w:rsidRDefault="00DD39F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Raised d</w:t>
      </w:r>
      <w:r w:rsidR="000A0A5E" w:rsidRPr="00636C9B">
        <w:rPr>
          <w:rFonts w:ascii="Times New Roman" w:hAnsi="Times New Roman"/>
          <w:sz w:val="24"/>
          <w:szCs w:val="24"/>
        </w:rPr>
        <w:t>epression levels associated with</w:t>
      </w:r>
      <w:r>
        <w:rPr>
          <w:rFonts w:ascii="Times New Roman" w:hAnsi="Times New Roman"/>
          <w:sz w:val="24"/>
          <w:szCs w:val="24"/>
        </w:rPr>
        <w:t xml:space="preserve"> increasing</w:t>
      </w:r>
      <w:r w:rsidR="000A0A5E" w:rsidRPr="00636C9B">
        <w:rPr>
          <w:rFonts w:ascii="Times New Roman" w:hAnsi="Times New Roman"/>
          <w:sz w:val="24"/>
          <w:szCs w:val="24"/>
        </w:rPr>
        <w:t xml:space="preserve"> temperature in Twitter mood analysis</w:t>
      </w:r>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24&lt;/sup&gt;","plainTextFormattedCitation":"24","previouslyFormattedCitation":"&lt;sup&gt;24&lt;/sup&gt;"},"properties":{"noteIndex":0},"schema":"https://github.com/citation-style-language/schema/raw/master/csl-citation.json"}</w:instrText>
      </w:r>
      <w:r w:rsidR="001B365D"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24</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w:t>
      </w:r>
      <w:r w:rsidR="003575A7" w:rsidRPr="003575A7">
        <w:rPr>
          <w:rFonts w:ascii="Times New Roman" w:hAnsi="Times New Roman"/>
          <w:sz w:val="24"/>
          <w:szCs w:val="24"/>
        </w:rPr>
        <w:t>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31503AF7" w14:textId="3BC1DE46" w:rsidR="000A79C8" w:rsidRPr="000A79C8" w:rsidRDefault="00A55581"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A79C8" w:rsidRPr="000A79C8">
        <w:rPr>
          <w:rFonts w:ascii="Times New Roman" w:eastAsia="Times New Roman" w:hAnsi="Times New Roman"/>
          <w:noProof/>
          <w:sz w:val="24"/>
        </w:rPr>
        <w:t>1</w:t>
      </w:r>
      <w:r w:rsidR="000A79C8" w:rsidRPr="000A79C8">
        <w:rPr>
          <w:rFonts w:ascii="Times New Roman" w:eastAsia="Times New Roman" w:hAnsi="Times New Roman"/>
          <w:noProof/>
          <w:sz w:val="24"/>
        </w:rPr>
        <w:tab/>
        <w:t>IPCC. IPCC special report on the impacts of global warming of 1.5 °C - Summary for policy makers. 2018. http://www.ipcc.ch/report/sr15/.</w:t>
      </w:r>
    </w:p>
    <w:p w14:paraId="6DF2D81D"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w:t>
      </w:r>
      <w:r w:rsidRPr="000A79C8">
        <w:rPr>
          <w:rFonts w:ascii="Times New Roman" w:eastAsia="Times New Roman" w:hAnsi="Times New Roman"/>
          <w:noProof/>
          <w:sz w:val="24"/>
        </w:rPr>
        <w:tab/>
        <w:t xml:space="preserve">Gasparrini A, Guo Y, Hashizume M,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Mortality risk attributable to high and low ambient temperature: A multicountry observational study. </w:t>
      </w:r>
      <w:r w:rsidRPr="000A79C8">
        <w:rPr>
          <w:rFonts w:ascii="Times New Roman" w:eastAsia="Times New Roman" w:hAnsi="Times New Roman"/>
          <w:i/>
          <w:iCs/>
          <w:noProof/>
          <w:sz w:val="24"/>
        </w:rPr>
        <w:t>Lancet</w:t>
      </w:r>
      <w:r w:rsidRPr="000A79C8">
        <w:rPr>
          <w:rFonts w:ascii="Times New Roman" w:eastAsia="Times New Roman" w:hAnsi="Times New Roman"/>
          <w:noProof/>
          <w:sz w:val="24"/>
        </w:rPr>
        <w:t xml:space="preserve"> 2015; </w:t>
      </w:r>
      <w:r w:rsidRPr="000A79C8">
        <w:rPr>
          <w:rFonts w:ascii="Times New Roman" w:eastAsia="Times New Roman" w:hAnsi="Times New Roman"/>
          <w:b/>
          <w:bCs/>
          <w:noProof/>
          <w:sz w:val="24"/>
        </w:rPr>
        <w:t>386</w:t>
      </w:r>
      <w:r w:rsidRPr="000A79C8">
        <w:rPr>
          <w:rFonts w:ascii="Times New Roman" w:eastAsia="Times New Roman" w:hAnsi="Times New Roman"/>
          <w:noProof/>
          <w:sz w:val="24"/>
        </w:rPr>
        <w:t>: 369–75.</w:t>
      </w:r>
    </w:p>
    <w:p w14:paraId="1859CE3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w:t>
      </w:r>
      <w:r w:rsidRPr="000A79C8">
        <w:rPr>
          <w:rFonts w:ascii="Times New Roman" w:eastAsia="Times New Roman" w:hAnsi="Times New Roman"/>
          <w:noProof/>
          <w:sz w:val="24"/>
        </w:rPr>
        <w:tab/>
        <w:t xml:space="preserve">Ye X, Wolff R, Yu W, Vaneckova P, Pan X, Tong S. Ambient temperature and morbidity: a review of epidemiological evidence. </w:t>
      </w:r>
      <w:r w:rsidRPr="000A79C8">
        <w:rPr>
          <w:rFonts w:ascii="Times New Roman" w:eastAsia="Times New Roman" w:hAnsi="Times New Roman"/>
          <w:i/>
          <w:iCs/>
          <w:noProof/>
          <w:sz w:val="24"/>
        </w:rPr>
        <w:t>Environ Health Perspect</w:t>
      </w:r>
      <w:r w:rsidRPr="000A79C8">
        <w:rPr>
          <w:rFonts w:ascii="Times New Roman" w:eastAsia="Times New Roman" w:hAnsi="Times New Roman"/>
          <w:noProof/>
          <w:sz w:val="24"/>
        </w:rPr>
        <w:t xml:space="preserve"> 2012; </w:t>
      </w:r>
      <w:r w:rsidRPr="000A79C8">
        <w:rPr>
          <w:rFonts w:ascii="Times New Roman" w:eastAsia="Times New Roman" w:hAnsi="Times New Roman"/>
          <w:b/>
          <w:bCs/>
          <w:noProof/>
          <w:sz w:val="24"/>
        </w:rPr>
        <w:t>120</w:t>
      </w:r>
      <w:r w:rsidRPr="000A79C8">
        <w:rPr>
          <w:rFonts w:ascii="Times New Roman" w:eastAsia="Times New Roman" w:hAnsi="Times New Roman"/>
          <w:noProof/>
          <w:sz w:val="24"/>
        </w:rPr>
        <w:t>: 19–28.</w:t>
      </w:r>
    </w:p>
    <w:p w14:paraId="4847F8C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w:t>
      </w:r>
      <w:r w:rsidRPr="000A79C8">
        <w:rPr>
          <w:rFonts w:ascii="Times New Roman" w:eastAsia="Times New Roman" w:hAnsi="Times New Roman"/>
          <w:noProof/>
          <w:sz w:val="24"/>
        </w:rPr>
        <w:tab/>
        <w:t xml:space="preserve">Basu R. High ambient temperature and mortality: A review of epidemiologic studies from 2001 to 2008. </w:t>
      </w:r>
      <w:r w:rsidRPr="000A79C8">
        <w:rPr>
          <w:rFonts w:ascii="Times New Roman" w:eastAsia="Times New Roman" w:hAnsi="Times New Roman"/>
          <w:i/>
          <w:iCs/>
          <w:noProof/>
          <w:sz w:val="24"/>
        </w:rPr>
        <w:t>Environ Heal A Glob Access Sci Source</w:t>
      </w:r>
      <w:r w:rsidRPr="000A79C8">
        <w:rPr>
          <w:rFonts w:ascii="Times New Roman" w:eastAsia="Times New Roman" w:hAnsi="Times New Roman"/>
          <w:noProof/>
          <w:sz w:val="24"/>
        </w:rPr>
        <w:t xml:space="preserve"> 2009; </w:t>
      </w:r>
      <w:r w:rsidRPr="000A79C8">
        <w:rPr>
          <w:rFonts w:ascii="Times New Roman" w:eastAsia="Times New Roman" w:hAnsi="Times New Roman"/>
          <w:b/>
          <w:bCs/>
          <w:noProof/>
          <w:sz w:val="24"/>
        </w:rPr>
        <w:t>8</w:t>
      </w:r>
      <w:r w:rsidRPr="000A79C8">
        <w:rPr>
          <w:rFonts w:ascii="Times New Roman" w:eastAsia="Times New Roman" w:hAnsi="Times New Roman"/>
          <w:noProof/>
          <w:sz w:val="24"/>
        </w:rPr>
        <w:t>: 40.</w:t>
      </w:r>
    </w:p>
    <w:p w14:paraId="0C20C9D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5</w:t>
      </w:r>
      <w:r w:rsidRPr="000A79C8">
        <w:rPr>
          <w:rFonts w:ascii="Times New Roman" w:eastAsia="Times New Roman" w:hAnsi="Times New Roman"/>
          <w:noProof/>
          <w:sz w:val="24"/>
        </w:rPr>
        <w:tab/>
        <w:t xml:space="preserve">Song X, Wang S, Hu Y,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Impact of ambient temperature on morbidity and mortality: An overview of reviews. </w:t>
      </w:r>
      <w:r w:rsidRPr="000A79C8">
        <w:rPr>
          <w:rFonts w:ascii="Times New Roman" w:eastAsia="Times New Roman" w:hAnsi="Times New Roman"/>
          <w:i/>
          <w:iCs/>
          <w:noProof/>
          <w:sz w:val="24"/>
        </w:rPr>
        <w:t>Sci Total Environ</w:t>
      </w:r>
      <w:r w:rsidRPr="000A79C8">
        <w:rPr>
          <w:rFonts w:ascii="Times New Roman" w:eastAsia="Times New Roman" w:hAnsi="Times New Roman"/>
          <w:noProof/>
          <w:sz w:val="24"/>
        </w:rPr>
        <w:t xml:space="preserve"> 2017; </w:t>
      </w:r>
      <w:r w:rsidRPr="000A79C8">
        <w:rPr>
          <w:rFonts w:ascii="Times New Roman" w:eastAsia="Times New Roman" w:hAnsi="Times New Roman"/>
          <w:b/>
          <w:bCs/>
          <w:noProof/>
          <w:sz w:val="24"/>
        </w:rPr>
        <w:t>586</w:t>
      </w:r>
      <w:r w:rsidRPr="000A79C8">
        <w:rPr>
          <w:rFonts w:ascii="Times New Roman" w:eastAsia="Times New Roman" w:hAnsi="Times New Roman"/>
          <w:noProof/>
          <w:sz w:val="24"/>
        </w:rPr>
        <w:t>: 241–54.</w:t>
      </w:r>
    </w:p>
    <w:p w14:paraId="60ECBA4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6</w:t>
      </w:r>
      <w:r w:rsidRPr="000A79C8">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0A79C8">
        <w:rPr>
          <w:rFonts w:ascii="Times New Roman" w:eastAsia="Times New Roman" w:hAnsi="Times New Roman"/>
          <w:i/>
          <w:iCs/>
          <w:noProof/>
          <w:sz w:val="24"/>
        </w:rPr>
        <w:t>Nat Clim Chang</w:t>
      </w:r>
      <w:r w:rsidRPr="000A79C8">
        <w:rPr>
          <w:rFonts w:ascii="Times New Roman" w:eastAsia="Times New Roman" w:hAnsi="Times New Roman"/>
          <w:noProof/>
          <w:sz w:val="24"/>
        </w:rPr>
        <w:t xml:space="preserve"> 2014; </w:t>
      </w:r>
      <w:r w:rsidRPr="000A79C8">
        <w:rPr>
          <w:rFonts w:ascii="Times New Roman" w:eastAsia="Times New Roman" w:hAnsi="Times New Roman"/>
          <w:b/>
          <w:bCs/>
          <w:noProof/>
          <w:sz w:val="24"/>
        </w:rPr>
        <w:t>4</w:t>
      </w:r>
      <w:r w:rsidRPr="000A79C8">
        <w:rPr>
          <w:rFonts w:ascii="Times New Roman" w:eastAsia="Times New Roman" w:hAnsi="Times New Roman"/>
          <w:noProof/>
          <w:sz w:val="24"/>
        </w:rPr>
        <w:t>: 269–73.</w:t>
      </w:r>
    </w:p>
    <w:p w14:paraId="74B379A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7</w:t>
      </w:r>
      <w:r w:rsidRPr="000A79C8">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0A79C8">
        <w:rPr>
          <w:rFonts w:ascii="Times New Roman" w:eastAsia="Times New Roman" w:hAnsi="Times New Roman"/>
          <w:i/>
          <w:iCs/>
          <w:noProof/>
          <w:sz w:val="24"/>
        </w:rPr>
        <w:t>Environ Int</w:t>
      </w:r>
      <w:r w:rsidRPr="000A79C8">
        <w:rPr>
          <w:rFonts w:ascii="Times New Roman" w:eastAsia="Times New Roman" w:hAnsi="Times New Roman"/>
          <w:noProof/>
          <w:sz w:val="24"/>
        </w:rPr>
        <w:t xml:space="preserve"> 2016. DOI:10.1016/j.envint.2016.02.018.</w:t>
      </w:r>
    </w:p>
    <w:p w14:paraId="244EF488"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8</w:t>
      </w:r>
      <w:r w:rsidRPr="000A79C8">
        <w:rPr>
          <w:rFonts w:ascii="Times New Roman" w:eastAsia="Times New Roman" w:hAnsi="Times New Roman"/>
          <w:noProof/>
          <w:sz w:val="24"/>
        </w:rPr>
        <w:tab/>
        <w:t xml:space="preserve">Le Tertre A, Lefranc AA, Eilstein D,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Impact of the 2003 Heatwave on All-Cause Mortality in 9 French Cities. </w:t>
      </w:r>
      <w:r w:rsidRPr="000A79C8">
        <w:rPr>
          <w:rFonts w:ascii="Times New Roman" w:eastAsia="Times New Roman" w:hAnsi="Times New Roman"/>
          <w:i/>
          <w:iCs/>
          <w:noProof/>
          <w:sz w:val="24"/>
        </w:rPr>
        <w:t>Epidemiology</w:t>
      </w:r>
      <w:r w:rsidRPr="000A79C8">
        <w:rPr>
          <w:rFonts w:ascii="Times New Roman" w:eastAsia="Times New Roman" w:hAnsi="Times New Roman"/>
          <w:noProof/>
          <w:sz w:val="24"/>
        </w:rPr>
        <w:t xml:space="preserve"> 2006; </w:t>
      </w:r>
      <w:r w:rsidRPr="000A79C8">
        <w:rPr>
          <w:rFonts w:ascii="Times New Roman" w:eastAsia="Times New Roman" w:hAnsi="Times New Roman"/>
          <w:b/>
          <w:bCs/>
          <w:noProof/>
          <w:sz w:val="24"/>
        </w:rPr>
        <w:t>17</w:t>
      </w:r>
      <w:r w:rsidRPr="000A79C8">
        <w:rPr>
          <w:rFonts w:ascii="Times New Roman" w:eastAsia="Times New Roman" w:hAnsi="Times New Roman"/>
          <w:noProof/>
          <w:sz w:val="24"/>
        </w:rPr>
        <w:t>: 75–9.</w:t>
      </w:r>
    </w:p>
    <w:p w14:paraId="0407B87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9</w:t>
      </w:r>
      <w:r w:rsidRPr="000A79C8">
        <w:rPr>
          <w:rFonts w:ascii="Times New Roman" w:eastAsia="Times New Roman" w:hAnsi="Times New Roman"/>
          <w:noProof/>
          <w:sz w:val="24"/>
        </w:rPr>
        <w:tab/>
        <w:t xml:space="preserve">Semenza JC, Rubin CH, Falter KH,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Heat-Related Deaths during the July 1995 Heat Wave in Chicago. </w:t>
      </w:r>
      <w:r w:rsidRPr="000A79C8">
        <w:rPr>
          <w:rFonts w:ascii="Times New Roman" w:eastAsia="Times New Roman" w:hAnsi="Times New Roman"/>
          <w:i/>
          <w:iCs/>
          <w:noProof/>
          <w:sz w:val="24"/>
        </w:rPr>
        <w:t>N Engl J Med</w:t>
      </w:r>
      <w:r w:rsidRPr="000A79C8">
        <w:rPr>
          <w:rFonts w:ascii="Times New Roman" w:eastAsia="Times New Roman" w:hAnsi="Times New Roman"/>
          <w:noProof/>
          <w:sz w:val="24"/>
        </w:rPr>
        <w:t xml:space="preserve"> 1996. DOI:10.1056/NEJM199607113350203.</w:t>
      </w:r>
    </w:p>
    <w:p w14:paraId="373B488D"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10</w:t>
      </w:r>
      <w:r w:rsidRPr="000A79C8">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0A79C8">
        <w:rPr>
          <w:rFonts w:ascii="Times New Roman" w:eastAsia="Times New Roman" w:hAnsi="Times New Roman"/>
          <w:i/>
          <w:iCs/>
          <w:noProof/>
          <w:sz w:val="24"/>
        </w:rPr>
        <w:t>Int J Environ Res Public Health</w:t>
      </w:r>
      <w:r w:rsidRPr="000A79C8">
        <w:rPr>
          <w:rFonts w:ascii="Times New Roman" w:eastAsia="Times New Roman" w:hAnsi="Times New Roman"/>
          <w:noProof/>
          <w:sz w:val="24"/>
        </w:rPr>
        <w:t xml:space="preserve"> 2015. DOI:10.3390/ijerph120201279.</w:t>
      </w:r>
    </w:p>
    <w:p w14:paraId="785B14F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11</w:t>
      </w:r>
      <w:r w:rsidRPr="000A79C8">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0A79C8">
        <w:rPr>
          <w:rFonts w:ascii="Times New Roman" w:eastAsia="Times New Roman" w:hAnsi="Times New Roman"/>
          <w:i/>
          <w:iCs/>
          <w:noProof/>
          <w:sz w:val="24"/>
        </w:rPr>
        <w:t>Environ Health Perspect</w:t>
      </w:r>
      <w:r w:rsidRPr="000A79C8">
        <w:rPr>
          <w:rFonts w:ascii="Times New Roman" w:eastAsia="Times New Roman" w:hAnsi="Times New Roman"/>
          <w:noProof/>
          <w:sz w:val="24"/>
        </w:rPr>
        <w:t xml:space="preserve"> 2011. DOI:10.1289/ehp.1002313.</w:t>
      </w:r>
    </w:p>
    <w:p w14:paraId="594086C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12</w:t>
      </w:r>
      <w:r w:rsidRPr="000A79C8">
        <w:rPr>
          <w:rFonts w:ascii="Times New Roman" w:eastAsia="Times New Roman" w:hAnsi="Times New Roman"/>
          <w:noProof/>
          <w:sz w:val="24"/>
        </w:rPr>
        <w:tab/>
        <w:t xml:space="preserve">Anderson BG, Bell ML. Weather-related mortality: how heat, cold, and heat waves affect mortality in the United States. </w:t>
      </w:r>
      <w:r w:rsidRPr="000A79C8">
        <w:rPr>
          <w:rFonts w:ascii="Times New Roman" w:eastAsia="Times New Roman" w:hAnsi="Times New Roman"/>
          <w:i/>
          <w:iCs/>
          <w:noProof/>
          <w:sz w:val="24"/>
        </w:rPr>
        <w:t>Epidemiology</w:t>
      </w:r>
      <w:r w:rsidRPr="000A79C8">
        <w:rPr>
          <w:rFonts w:ascii="Times New Roman" w:eastAsia="Times New Roman" w:hAnsi="Times New Roman"/>
          <w:noProof/>
          <w:sz w:val="24"/>
        </w:rPr>
        <w:t xml:space="preserve"> 2009; </w:t>
      </w:r>
      <w:r w:rsidRPr="000A79C8">
        <w:rPr>
          <w:rFonts w:ascii="Times New Roman" w:eastAsia="Times New Roman" w:hAnsi="Times New Roman"/>
          <w:b/>
          <w:bCs/>
          <w:noProof/>
          <w:sz w:val="24"/>
        </w:rPr>
        <w:t>20</w:t>
      </w:r>
      <w:r w:rsidRPr="000A79C8">
        <w:rPr>
          <w:rFonts w:ascii="Times New Roman" w:eastAsia="Times New Roman" w:hAnsi="Times New Roman"/>
          <w:noProof/>
          <w:sz w:val="24"/>
        </w:rPr>
        <w:t>: 205.</w:t>
      </w:r>
    </w:p>
    <w:p w14:paraId="1B802125"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13</w:t>
      </w:r>
      <w:r w:rsidRPr="000A79C8">
        <w:rPr>
          <w:rFonts w:ascii="Times New Roman" w:eastAsia="Times New Roman" w:hAnsi="Times New Roman"/>
          <w:noProof/>
          <w:sz w:val="24"/>
        </w:rPr>
        <w:tab/>
        <w:t xml:space="preserve">Hajat S, Kovats RS, Lachowycz K. Heat-related and cold-related deaths in England and Wales: Who is at risk? </w:t>
      </w:r>
      <w:r w:rsidRPr="000A79C8">
        <w:rPr>
          <w:rFonts w:ascii="Times New Roman" w:eastAsia="Times New Roman" w:hAnsi="Times New Roman"/>
          <w:i/>
          <w:iCs/>
          <w:noProof/>
          <w:sz w:val="24"/>
        </w:rPr>
        <w:t>Occup Environ Med</w:t>
      </w:r>
      <w:r w:rsidRPr="000A79C8">
        <w:rPr>
          <w:rFonts w:ascii="Times New Roman" w:eastAsia="Times New Roman" w:hAnsi="Times New Roman"/>
          <w:noProof/>
          <w:sz w:val="24"/>
        </w:rPr>
        <w:t xml:space="preserve"> 2007. DOI:10.1136/oem.2006.029017.</w:t>
      </w:r>
    </w:p>
    <w:p w14:paraId="1D84448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14</w:t>
      </w:r>
      <w:r w:rsidRPr="000A79C8">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2012. DOI:10.1073/pnas.1113070109.</w:t>
      </w:r>
    </w:p>
    <w:p w14:paraId="7646092B"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15</w:t>
      </w:r>
      <w:r w:rsidRPr="000A79C8">
        <w:rPr>
          <w:rFonts w:ascii="Times New Roman" w:eastAsia="Times New Roman" w:hAnsi="Times New Roman"/>
          <w:noProof/>
          <w:sz w:val="24"/>
        </w:rPr>
        <w:tab/>
        <w:t xml:space="preserve">Li T, Horton RM, Bader DA,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Aging Will Amplify the Heat-related Mortality Risk under a Changing Climate: Projection for the Elderly in Beijing, China. </w:t>
      </w:r>
      <w:r w:rsidRPr="000A79C8">
        <w:rPr>
          <w:rFonts w:ascii="Times New Roman" w:eastAsia="Times New Roman" w:hAnsi="Times New Roman"/>
          <w:i/>
          <w:iCs/>
          <w:noProof/>
          <w:sz w:val="24"/>
        </w:rPr>
        <w:t>Sci Rep</w:t>
      </w:r>
      <w:r w:rsidRPr="000A79C8">
        <w:rPr>
          <w:rFonts w:ascii="Times New Roman" w:eastAsia="Times New Roman" w:hAnsi="Times New Roman"/>
          <w:noProof/>
          <w:sz w:val="24"/>
        </w:rPr>
        <w:t xml:space="preserve"> 2016. DOI:10.1038/srep28161.</w:t>
      </w:r>
    </w:p>
    <w:p w14:paraId="77DAA8C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lastRenderedPageBreak/>
        <w:t>16</w:t>
      </w:r>
      <w:r w:rsidRPr="000A79C8">
        <w:rPr>
          <w:rFonts w:ascii="Times New Roman" w:eastAsia="Times New Roman" w:hAnsi="Times New Roman"/>
          <w:noProof/>
          <w:sz w:val="24"/>
        </w:rPr>
        <w:tab/>
        <w:t xml:space="preserve">Ingram DD, Parker JD, Schenker N,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United States Census 2000 population with bridged race categories. </w:t>
      </w:r>
      <w:r w:rsidRPr="000A79C8">
        <w:rPr>
          <w:rFonts w:ascii="Times New Roman" w:eastAsia="Times New Roman" w:hAnsi="Times New Roman"/>
          <w:i/>
          <w:iCs/>
          <w:noProof/>
          <w:sz w:val="24"/>
        </w:rPr>
        <w:t>Vital Health Stat 2</w:t>
      </w:r>
      <w:r w:rsidRPr="000A79C8">
        <w:rPr>
          <w:rFonts w:ascii="Times New Roman" w:eastAsia="Times New Roman" w:hAnsi="Times New Roman"/>
          <w:noProof/>
          <w:sz w:val="24"/>
        </w:rPr>
        <w:t xml:space="preserve"> 2003; : 1–55.</w:t>
      </w:r>
    </w:p>
    <w:p w14:paraId="1A8B0683"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17</w:t>
      </w:r>
      <w:r w:rsidRPr="000A79C8">
        <w:rPr>
          <w:rFonts w:ascii="Times New Roman" w:eastAsia="Times New Roman" w:hAnsi="Times New Roman"/>
          <w:noProof/>
          <w:sz w:val="24"/>
        </w:rPr>
        <w:tab/>
        <w:t xml:space="preserve">Dee DP, Uppala SM, Simmons AJ,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The ERA-Interim reanalysis: configuration and performance of the data assimilation system. </w:t>
      </w:r>
      <w:r w:rsidRPr="000A79C8">
        <w:rPr>
          <w:rFonts w:ascii="Times New Roman" w:eastAsia="Times New Roman" w:hAnsi="Times New Roman"/>
          <w:i/>
          <w:iCs/>
          <w:noProof/>
          <w:sz w:val="24"/>
        </w:rPr>
        <w:t>Q J R Meteorol Soc</w:t>
      </w:r>
      <w:r w:rsidRPr="000A79C8">
        <w:rPr>
          <w:rFonts w:ascii="Times New Roman" w:eastAsia="Times New Roman" w:hAnsi="Times New Roman"/>
          <w:noProof/>
          <w:sz w:val="24"/>
        </w:rPr>
        <w:t xml:space="preserve"> 2011; </w:t>
      </w:r>
      <w:r w:rsidRPr="000A79C8">
        <w:rPr>
          <w:rFonts w:ascii="Times New Roman" w:eastAsia="Times New Roman" w:hAnsi="Times New Roman"/>
          <w:b/>
          <w:bCs/>
          <w:noProof/>
          <w:sz w:val="24"/>
        </w:rPr>
        <w:t>137</w:t>
      </w:r>
      <w:r w:rsidRPr="000A79C8">
        <w:rPr>
          <w:rFonts w:ascii="Times New Roman" w:eastAsia="Times New Roman" w:hAnsi="Times New Roman"/>
          <w:noProof/>
          <w:sz w:val="24"/>
        </w:rPr>
        <w:t>: 553–97.</w:t>
      </w:r>
    </w:p>
    <w:p w14:paraId="6285861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18</w:t>
      </w:r>
      <w:r w:rsidRPr="000A79C8">
        <w:rPr>
          <w:rFonts w:ascii="Times New Roman" w:eastAsia="Times New Roman" w:hAnsi="Times New Roman"/>
          <w:noProof/>
          <w:sz w:val="24"/>
        </w:rPr>
        <w:tab/>
        <w:t>Wallace JM, Hobbs P V. Atmospheric Science: An Introductory Survey: Second Edition. 2006 DOI:10.1016/C2009-0-00034-8.</w:t>
      </w:r>
    </w:p>
    <w:p w14:paraId="3774EFAD"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19</w:t>
      </w:r>
      <w:r w:rsidRPr="000A79C8">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0A79C8">
        <w:rPr>
          <w:rFonts w:ascii="Times New Roman" w:eastAsia="Times New Roman" w:hAnsi="Times New Roman"/>
          <w:i/>
          <w:iCs/>
          <w:noProof/>
          <w:sz w:val="24"/>
        </w:rPr>
        <w:t>Elife</w:t>
      </w:r>
      <w:r w:rsidRPr="000A79C8">
        <w:rPr>
          <w:rFonts w:ascii="Times New Roman" w:eastAsia="Times New Roman" w:hAnsi="Times New Roman"/>
          <w:noProof/>
          <w:sz w:val="24"/>
        </w:rPr>
        <w:t xml:space="preserve"> 2018; </w:t>
      </w:r>
      <w:r w:rsidRPr="000A79C8">
        <w:rPr>
          <w:rFonts w:ascii="Times New Roman" w:eastAsia="Times New Roman" w:hAnsi="Times New Roman"/>
          <w:b/>
          <w:bCs/>
          <w:noProof/>
          <w:sz w:val="24"/>
        </w:rPr>
        <w:t>7</w:t>
      </w:r>
      <w:r w:rsidRPr="000A79C8">
        <w:rPr>
          <w:rFonts w:ascii="Times New Roman" w:eastAsia="Times New Roman" w:hAnsi="Times New Roman"/>
          <w:noProof/>
          <w:sz w:val="24"/>
        </w:rPr>
        <w:t>. DOI:10.7554/eLife.35500.</w:t>
      </w:r>
    </w:p>
    <w:p w14:paraId="1C1B8DD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20</w:t>
      </w:r>
      <w:r w:rsidRPr="000A79C8">
        <w:rPr>
          <w:rFonts w:ascii="Times New Roman" w:eastAsia="Times New Roman" w:hAnsi="Times New Roman"/>
          <w:noProof/>
          <w:sz w:val="24"/>
        </w:rPr>
        <w:tab/>
        <w:t>Rue H, Held L. Gaussian Markov random fields. Theory and applications. 2005 DOI:10.1007/s00184-007-0162-3.</w:t>
      </w:r>
    </w:p>
    <w:p w14:paraId="681D9B0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21</w:t>
      </w:r>
      <w:r w:rsidRPr="000A79C8">
        <w:rPr>
          <w:rFonts w:ascii="Times New Roman" w:eastAsia="Times New Roman" w:hAnsi="Times New Roman"/>
          <w:noProof/>
          <w:sz w:val="24"/>
        </w:rPr>
        <w:tab/>
        <w:t xml:space="preserve">Besag J. Spatial interaction and the statistical snalysis of lattice systems. </w:t>
      </w:r>
      <w:r w:rsidRPr="000A79C8">
        <w:rPr>
          <w:rFonts w:ascii="Times New Roman" w:eastAsia="Times New Roman" w:hAnsi="Times New Roman"/>
          <w:i/>
          <w:iCs/>
          <w:noProof/>
          <w:sz w:val="24"/>
        </w:rPr>
        <w:t>J R Stat Soc Ser B (Statistical Methodol</w:t>
      </w:r>
      <w:r w:rsidRPr="000A79C8">
        <w:rPr>
          <w:rFonts w:ascii="Times New Roman" w:eastAsia="Times New Roman" w:hAnsi="Times New Roman"/>
          <w:noProof/>
          <w:sz w:val="24"/>
        </w:rPr>
        <w:t xml:space="preserve"> 1974. DOI:10.2307/2984812.</w:t>
      </w:r>
    </w:p>
    <w:p w14:paraId="52D1CD5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22</w:t>
      </w:r>
      <w:r w:rsidRPr="000A79C8">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0A79C8">
        <w:rPr>
          <w:rFonts w:ascii="Times New Roman" w:eastAsia="Times New Roman" w:hAnsi="Times New Roman"/>
          <w:i/>
          <w:iCs/>
          <w:noProof/>
          <w:sz w:val="24"/>
        </w:rPr>
        <w:t>J R Stat Soc Ser B Stat Methodol</w:t>
      </w:r>
      <w:r w:rsidRPr="000A79C8">
        <w:rPr>
          <w:rFonts w:ascii="Times New Roman" w:eastAsia="Times New Roman" w:hAnsi="Times New Roman"/>
          <w:noProof/>
          <w:sz w:val="24"/>
        </w:rPr>
        <w:t xml:space="preserve"> 2009. DOI:10.1111/j.1467-9868.2008.00700.x.</w:t>
      </w:r>
    </w:p>
    <w:p w14:paraId="55BF3C0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23</w:t>
      </w:r>
      <w:r w:rsidRPr="000A79C8">
        <w:rPr>
          <w:rFonts w:ascii="Times New Roman" w:eastAsia="Times New Roman" w:hAnsi="Times New Roman"/>
          <w:noProof/>
          <w:sz w:val="24"/>
        </w:rPr>
        <w:tab/>
        <w:t xml:space="preserve">Page LA, Hajat S, Kovats RS. Relationship between daily suicide counts and temperature in England and Wales. </w:t>
      </w:r>
      <w:r w:rsidRPr="000A79C8">
        <w:rPr>
          <w:rFonts w:ascii="Times New Roman" w:eastAsia="Times New Roman" w:hAnsi="Times New Roman"/>
          <w:i/>
          <w:iCs/>
          <w:noProof/>
          <w:sz w:val="24"/>
        </w:rPr>
        <w:t>Br J Psychiatry</w:t>
      </w:r>
      <w:r w:rsidRPr="000A79C8">
        <w:rPr>
          <w:rFonts w:ascii="Times New Roman" w:eastAsia="Times New Roman" w:hAnsi="Times New Roman"/>
          <w:noProof/>
          <w:sz w:val="24"/>
        </w:rPr>
        <w:t xml:space="preserve"> 2007. DOI:10.1192/bjp.bp.106.031948.</w:t>
      </w:r>
    </w:p>
    <w:p w14:paraId="246DAB1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24</w:t>
      </w:r>
      <w:r w:rsidRPr="000A79C8">
        <w:rPr>
          <w:rFonts w:ascii="Times New Roman" w:eastAsia="Times New Roman" w:hAnsi="Times New Roman"/>
          <w:noProof/>
          <w:sz w:val="24"/>
        </w:rPr>
        <w:tab/>
        <w:t xml:space="preserve">Burke M, González F, Baylis P,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Higher temperatures increase suicide rates in the United States and Mexico. </w:t>
      </w:r>
      <w:r w:rsidRPr="000A79C8">
        <w:rPr>
          <w:rFonts w:ascii="Times New Roman" w:eastAsia="Times New Roman" w:hAnsi="Times New Roman"/>
          <w:i/>
          <w:iCs/>
          <w:noProof/>
          <w:sz w:val="24"/>
        </w:rPr>
        <w:t>Nat Clim Chang</w:t>
      </w:r>
      <w:r w:rsidRPr="000A79C8">
        <w:rPr>
          <w:rFonts w:ascii="Times New Roman" w:eastAsia="Times New Roman" w:hAnsi="Times New Roman"/>
          <w:noProof/>
          <w:sz w:val="24"/>
        </w:rPr>
        <w:t xml:space="preserve"> 2018. DOI:10.1038/s41558-018-0222-x.</w:t>
      </w:r>
    </w:p>
    <w:p w14:paraId="1E4931B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25</w:t>
      </w:r>
      <w:r w:rsidRPr="000A79C8">
        <w:rPr>
          <w:rFonts w:ascii="Times New Roman" w:eastAsia="Times New Roman" w:hAnsi="Times New Roman"/>
          <w:noProof/>
          <w:sz w:val="24"/>
        </w:rPr>
        <w:tab/>
        <w:t xml:space="preserve">Orru H, Åström DO. Increases in external cause mortality due to high and low temperatures: evidence from northeastern Europe. </w:t>
      </w:r>
      <w:r w:rsidRPr="000A79C8">
        <w:rPr>
          <w:rFonts w:ascii="Times New Roman" w:eastAsia="Times New Roman" w:hAnsi="Times New Roman"/>
          <w:i/>
          <w:iCs/>
          <w:noProof/>
          <w:sz w:val="24"/>
        </w:rPr>
        <w:t>Int J Biometeorol</w:t>
      </w:r>
      <w:r w:rsidRPr="000A79C8">
        <w:rPr>
          <w:rFonts w:ascii="Times New Roman" w:eastAsia="Times New Roman" w:hAnsi="Times New Roman"/>
          <w:noProof/>
          <w:sz w:val="24"/>
        </w:rPr>
        <w:t xml:space="preserve"> 2017. DOI:10.1007/s00484-016-1270-4.</w:t>
      </w:r>
    </w:p>
    <w:p w14:paraId="7905720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26</w:t>
      </w:r>
      <w:r w:rsidRPr="000A79C8">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0A79C8">
        <w:rPr>
          <w:rFonts w:ascii="Times New Roman" w:eastAsia="Times New Roman" w:hAnsi="Times New Roman"/>
          <w:i/>
          <w:iCs/>
          <w:noProof/>
          <w:sz w:val="24"/>
        </w:rPr>
        <w:t>BMJ Open</w:t>
      </w:r>
      <w:r w:rsidRPr="000A79C8">
        <w:rPr>
          <w:rFonts w:ascii="Times New Roman" w:eastAsia="Times New Roman" w:hAnsi="Times New Roman"/>
          <w:noProof/>
          <w:sz w:val="24"/>
        </w:rPr>
        <w:t xml:space="preserve"> 2016. DOI:10.1136/bmjopen-2015-010399.</w:t>
      </w:r>
    </w:p>
    <w:p w14:paraId="60F45EF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27</w:t>
      </w:r>
      <w:r w:rsidRPr="000A79C8">
        <w:rPr>
          <w:rFonts w:ascii="Times New Roman" w:eastAsia="Times New Roman" w:hAnsi="Times New Roman"/>
          <w:noProof/>
          <w:sz w:val="24"/>
        </w:rPr>
        <w:tab/>
        <w:t xml:space="preserve">Ranson M. Crime, weather, and climate change. </w:t>
      </w:r>
      <w:r w:rsidRPr="000A79C8">
        <w:rPr>
          <w:rFonts w:ascii="Times New Roman" w:eastAsia="Times New Roman" w:hAnsi="Times New Roman"/>
          <w:i/>
          <w:iCs/>
          <w:noProof/>
          <w:sz w:val="24"/>
        </w:rPr>
        <w:t>J Environ Econ Manage</w:t>
      </w:r>
      <w:r w:rsidRPr="000A79C8">
        <w:rPr>
          <w:rFonts w:ascii="Times New Roman" w:eastAsia="Times New Roman" w:hAnsi="Times New Roman"/>
          <w:noProof/>
          <w:sz w:val="24"/>
        </w:rPr>
        <w:t xml:space="preserve"> 2014. DOI:10.1016/j.jeem.2013.11.008.</w:t>
      </w:r>
    </w:p>
    <w:p w14:paraId="19ED1835"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28</w:t>
      </w:r>
      <w:r w:rsidRPr="000A79C8">
        <w:rPr>
          <w:rFonts w:ascii="Times New Roman" w:eastAsia="Times New Roman" w:hAnsi="Times New Roman"/>
          <w:noProof/>
          <w:sz w:val="24"/>
        </w:rPr>
        <w:tab/>
        <w:t xml:space="preserve">Mares D. Climate change and levels of violence in socially disadvantaged neighborhood groups. </w:t>
      </w:r>
      <w:r w:rsidRPr="000A79C8">
        <w:rPr>
          <w:rFonts w:ascii="Times New Roman" w:eastAsia="Times New Roman" w:hAnsi="Times New Roman"/>
          <w:i/>
          <w:iCs/>
          <w:noProof/>
          <w:sz w:val="24"/>
        </w:rPr>
        <w:t>J Urban Heal</w:t>
      </w:r>
      <w:r w:rsidRPr="000A79C8">
        <w:rPr>
          <w:rFonts w:ascii="Times New Roman" w:eastAsia="Times New Roman" w:hAnsi="Times New Roman"/>
          <w:noProof/>
          <w:sz w:val="24"/>
        </w:rPr>
        <w:t xml:space="preserve"> 2013. DOI:10.1007/s11524-013-9791-1.</w:t>
      </w:r>
    </w:p>
    <w:p w14:paraId="37C66C3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29</w:t>
      </w:r>
      <w:r w:rsidRPr="000A79C8">
        <w:rPr>
          <w:rFonts w:ascii="Times New Roman" w:eastAsia="Times New Roman" w:hAnsi="Times New Roman"/>
          <w:noProof/>
          <w:sz w:val="24"/>
        </w:rPr>
        <w:tab/>
        <w:t xml:space="preserve">Burke MB, Miguel E, Satyanath S, Dykema JA, Lobell DB. Warming increases the risk of civil war in Africa.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2009. DOI:10.1073/pnas.0907998106.</w:t>
      </w:r>
    </w:p>
    <w:p w14:paraId="523348D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30</w:t>
      </w:r>
      <w:r w:rsidRPr="000A79C8">
        <w:rPr>
          <w:rFonts w:ascii="Times New Roman" w:eastAsia="Times New Roman" w:hAnsi="Times New Roman"/>
          <w:noProof/>
          <w:sz w:val="24"/>
        </w:rPr>
        <w:tab/>
        <w:t xml:space="preserve">Hsiang SM, Burke M, Miguel E. Quantifying the Influence of Climate on Human Conflict. </w:t>
      </w:r>
      <w:r w:rsidRPr="000A79C8">
        <w:rPr>
          <w:rFonts w:ascii="Times New Roman" w:eastAsia="Times New Roman" w:hAnsi="Times New Roman"/>
          <w:i/>
          <w:iCs/>
          <w:noProof/>
          <w:sz w:val="24"/>
        </w:rPr>
        <w:t>Science (80- )</w:t>
      </w:r>
      <w:r w:rsidRPr="000A79C8">
        <w:rPr>
          <w:rFonts w:ascii="Times New Roman" w:eastAsia="Times New Roman" w:hAnsi="Times New Roman"/>
          <w:noProof/>
          <w:sz w:val="24"/>
        </w:rPr>
        <w:t xml:space="preserve"> 2013. DOI:10.1126/science.1235367.</w:t>
      </w:r>
    </w:p>
    <w:p w14:paraId="147E0A1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31</w:t>
      </w:r>
      <w:r w:rsidRPr="000A79C8">
        <w:rPr>
          <w:rFonts w:ascii="Times New Roman" w:eastAsia="Times New Roman" w:hAnsi="Times New Roman"/>
          <w:noProof/>
          <w:sz w:val="24"/>
        </w:rPr>
        <w:tab/>
        <w:t xml:space="preserve">Hsiang SM, Meng KC, Cane MA. Civil conflicts are associated with the global climate. </w:t>
      </w:r>
      <w:r w:rsidRPr="000A79C8">
        <w:rPr>
          <w:rFonts w:ascii="Times New Roman" w:eastAsia="Times New Roman" w:hAnsi="Times New Roman"/>
          <w:i/>
          <w:iCs/>
          <w:noProof/>
          <w:sz w:val="24"/>
        </w:rPr>
        <w:t>Nature</w:t>
      </w:r>
      <w:r w:rsidRPr="000A79C8">
        <w:rPr>
          <w:rFonts w:ascii="Times New Roman" w:eastAsia="Times New Roman" w:hAnsi="Times New Roman"/>
          <w:noProof/>
          <w:sz w:val="24"/>
        </w:rPr>
        <w:t xml:space="preserve"> 2011. DOI:10.1038/nature10311.</w:t>
      </w:r>
    </w:p>
    <w:p w14:paraId="4254FD3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lastRenderedPageBreak/>
        <w:t>32</w:t>
      </w:r>
      <w:r w:rsidRPr="000A79C8">
        <w:rPr>
          <w:rFonts w:ascii="Times New Roman" w:eastAsia="Times New Roman" w:hAnsi="Times New Roman"/>
          <w:noProof/>
          <w:sz w:val="24"/>
        </w:rPr>
        <w:tab/>
        <w:t xml:space="preserve">O’Loughlin J, Witmer FDW, Linke AM, Laing A, Gettelman A, Dudhia J. Climate variability and conflict risk in East Africa, 1990-2009.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2012. DOI:10.1073/pnas.1205130109.</w:t>
      </w:r>
    </w:p>
    <w:p w14:paraId="518365B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33</w:t>
      </w:r>
      <w:r w:rsidRPr="000A79C8">
        <w:rPr>
          <w:rFonts w:ascii="Times New Roman" w:eastAsia="Times New Roman" w:hAnsi="Times New Roman"/>
          <w:noProof/>
          <w:sz w:val="24"/>
        </w:rPr>
        <w:tab/>
        <w:t xml:space="preserve">Shah ND, Cruz-Lemini M, Stein E, Abraldes J, Altamirano J. Colder weather and fewer sunlight hours increase the weight of alcohol as a cause of cirrhosis worldwide. </w:t>
      </w:r>
      <w:r w:rsidRPr="000A79C8">
        <w:rPr>
          <w:rFonts w:ascii="Times New Roman" w:eastAsia="Times New Roman" w:hAnsi="Times New Roman"/>
          <w:i/>
          <w:iCs/>
          <w:noProof/>
          <w:sz w:val="24"/>
        </w:rPr>
        <w:t>Gastroenterology</w:t>
      </w:r>
      <w:r w:rsidRPr="000A79C8">
        <w:rPr>
          <w:rFonts w:ascii="Times New Roman" w:eastAsia="Times New Roman" w:hAnsi="Times New Roman"/>
          <w:noProof/>
          <w:sz w:val="24"/>
        </w:rPr>
        <w:t xml:space="preserve"> 2017.</w:t>
      </w:r>
    </w:p>
    <w:p w14:paraId="38E33BC2"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34</w:t>
      </w:r>
      <w:r w:rsidRPr="000A79C8">
        <w:rPr>
          <w:rFonts w:ascii="Times New Roman" w:eastAsia="Times New Roman" w:hAnsi="Times New Roman"/>
          <w:noProof/>
          <w:sz w:val="24"/>
        </w:rPr>
        <w:tab/>
        <w:t xml:space="preserve">Datla S, Sahu P, Roh H-J, Sharma S. A comprehensive analysis of the association of highway traffic with winter weather conditions. </w:t>
      </w:r>
      <w:r w:rsidRPr="000A79C8">
        <w:rPr>
          <w:rFonts w:ascii="Times New Roman" w:eastAsia="Times New Roman" w:hAnsi="Times New Roman"/>
          <w:i/>
          <w:iCs/>
          <w:noProof/>
          <w:sz w:val="24"/>
        </w:rPr>
        <w:t>Procedia - Soc Behav Sci</w:t>
      </w:r>
      <w:r w:rsidRPr="000A79C8">
        <w:rPr>
          <w:rFonts w:ascii="Times New Roman" w:eastAsia="Times New Roman" w:hAnsi="Times New Roman"/>
          <w:noProof/>
          <w:sz w:val="24"/>
        </w:rPr>
        <w:t xml:space="preserve"> 2013. DOI:10.1016/j.sbspro.2013.11.143.</w:t>
      </w:r>
    </w:p>
    <w:p w14:paraId="0078667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35</w:t>
      </w:r>
      <w:r w:rsidRPr="000A79C8">
        <w:rPr>
          <w:rFonts w:ascii="Times New Roman" w:eastAsia="Times New Roman" w:hAnsi="Times New Roman"/>
          <w:noProof/>
          <w:sz w:val="24"/>
        </w:rPr>
        <w:tab/>
        <w:t xml:space="preserve">Roh H-J, Sahu PK, Sharma S, Datla S, Mehran B. Statistical Investigations of Snowfall and Temperature Interaction with Passenger Car and Truck Traffic on Primary Highways in Canada. </w:t>
      </w:r>
      <w:r w:rsidRPr="000A79C8">
        <w:rPr>
          <w:rFonts w:ascii="Times New Roman" w:eastAsia="Times New Roman" w:hAnsi="Times New Roman"/>
          <w:i/>
          <w:iCs/>
          <w:noProof/>
          <w:sz w:val="24"/>
        </w:rPr>
        <w:t>J Cold Reg Eng</w:t>
      </w:r>
      <w:r w:rsidRPr="000A79C8">
        <w:rPr>
          <w:rFonts w:ascii="Times New Roman" w:eastAsia="Times New Roman" w:hAnsi="Times New Roman"/>
          <w:noProof/>
          <w:sz w:val="24"/>
        </w:rPr>
        <w:t xml:space="preserve"> 2016. DOI:10.1061/(ASCE)CR.1943-5495.0000099.</w:t>
      </w:r>
    </w:p>
    <w:p w14:paraId="260050D4"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36</w:t>
      </w:r>
      <w:r w:rsidRPr="000A79C8">
        <w:rPr>
          <w:rFonts w:ascii="Times New Roman" w:eastAsia="Times New Roman" w:hAnsi="Times New Roman"/>
          <w:noProof/>
          <w:sz w:val="24"/>
        </w:rPr>
        <w:tab/>
        <w:t xml:space="preserve">Roh H-J, Datla S, Sharma S. Effect of snow, temperature and their interaction on highway truck traffic. </w:t>
      </w:r>
      <w:r w:rsidRPr="000A79C8">
        <w:rPr>
          <w:rFonts w:ascii="Times New Roman" w:eastAsia="Times New Roman" w:hAnsi="Times New Roman"/>
          <w:i/>
          <w:iCs/>
          <w:noProof/>
          <w:sz w:val="24"/>
        </w:rPr>
        <w:t>J Transp Techn</w:t>
      </w:r>
      <w:r w:rsidRPr="000A79C8">
        <w:rPr>
          <w:rFonts w:ascii="Times New Roman" w:eastAsia="Times New Roman" w:hAnsi="Times New Roman"/>
          <w:noProof/>
          <w:sz w:val="24"/>
        </w:rPr>
        <w:t xml:space="preserve"> 2013. DOI:10.4236/jtts.2013.31003.</w:t>
      </w:r>
    </w:p>
    <w:p w14:paraId="7529AE2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37</w:t>
      </w:r>
      <w:r w:rsidRPr="000A79C8">
        <w:rPr>
          <w:rFonts w:ascii="Times New Roman" w:eastAsia="Times New Roman" w:hAnsi="Times New Roman"/>
          <w:noProof/>
          <w:sz w:val="24"/>
        </w:rPr>
        <w:tab/>
        <w:t xml:space="preserve">Roh HJ, Sharma S, Sahu PK. Modeling snow and cold effects for classified highway traffic volumes. </w:t>
      </w:r>
      <w:r w:rsidRPr="000A79C8">
        <w:rPr>
          <w:rFonts w:ascii="Times New Roman" w:eastAsia="Times New Roman" w:hAnsi="Times New Roman"/>
          <w:i/>
          <w:iCs/>
          <w:noProof/>
          <w:sz w:val="24"/>
        </w:rPr>
        <w:t>KSCE J Civ Eng</w:t>
      </w:r>
      <w:r w:rsidRPr="000A79C8">
        <w:rPr>
          <w:rFonts w:ascii="Times New Roman" w:eastAsia="Times New Roman" w:hAnsi="Times New Roman"/>
          <w:noProof/>
          <w:sz w:val="24"/>
        </w:rPr>
        <w:t xml:space="preserve"> 2016. DOI:10.1007/s12205-015-0236-0.</w:t>
      </w:r>
    </w:p>
    <w:p w14:paraId="5B0C05E5"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38</w:t>
      </w:r>
      <w:r w:rsidRPr="000A79C8">
        <w:rPr>
          <w:rFonts w:ascii="Times New Roman" w:eastAsia="Times New Roman" w:hAnsi="Times New Roman"/>
          <w:noProof/>
          <w:sz w:val="24"/>
        </w:rPr>
        <w:tab/>
        <w:t xml:space="preserve">Daanen HAM, Van De Vliert E, Huang X. Driving performance in cold, warm, and thermoneutral environments. </w:t>
      </w:r>
      <w:r w:rsidRPr="000A79C8">
        <w:rPr>
          <w:rFonts w:ascii="Times New Roman" w:eastAsia="Times New Roman" w:hAnsi="Times New Roman"/>
          <w:i/>
          <w:iCs/>
          <w:noProof/>
          <w:sz w:val="24"/>
        </w:rPr>
        <w:t>Appl Ergon</w:t>
      </w:r>
      <w:r w:rsidRPr="000A79C8">
        <w:rPr>
          <w:rFonts w:ascii="Times New Roman" w:eastAsia="Times New Roman" w:hAnsi="Times New Roman"/>
          <w:noProof/>
          <w:sz w:val="24"/>
        </w:rPr>
        <w:t xml:space="preserve"> 2003. DOI:10.1016/S0003-6870(03)00055-3.</w:t>
      </w:r>
    </w:p>
    <w:p w14:paraId="774B091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39</w:t>
      </w:r>
      <w:r w:rsidRPr="000A79C8">
        <w:rPr>
          <w:rFonts w:ascii="Times New Roman" w:eastAsia="Times New Roman" w:hAnsi="Times New Roman"/>
          <w:noProof/>
          <w:sz w:val="24"/>
        </w:rPr>
        <w:tab/>
        <w:t xml:space="preserve">Zlatoper TJ. Determinants of motor vehicle deaths in the United States: A cross-sectional analysis. </w:t>
      </w:r>
      <w:r w:rsidRPr="000A79C8">
        <w:rPr>
          <w:rFonts w:ascii="Times New Roman" w:eastAsia="Times New Roman" w:hAnsi="Times New Roman"/>
          <w:i/>
          <w:iCs/>
          <w:noProof/>
          <w:sz w:val="24"/>
        </w:rPr>
        <w:t>Accid Anal Prev</w:t>
      </w:r>
      <w:r w:rsidRPr="000A79C8">
        <w:rPr>
          <w:rFonts w:ascii="Times New Roman" w:eastAsia="Times New Roman" w:hAnsi="Times New Roman"/>
          <w:noProof/>
          <w:sz w:val="24"/>
        </w:rPr>
        <w:t xml:space="preserve"> 1991. DOI:10.1016/0001-4575(91)90062-A.</w:t>
      </w:r>
    </w:p>
    <w:p w14:paraId="14A7BA14"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40</w:t>
      </w:r>
      <w:r w:rsidRPr="000A79C8">
        <w:rPr>
          <w:rFonts w:ascii="Times New Roman" w:eastAsia="Times New Roman" w:hAnsi="Times New Roman"/>
          <w:noProof/>
          <w:sz w:val="24"/>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019A5022"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41</w:t>
      </w:r>
      <w:r w:rsidRPr="000A79C8">
        <w:rPr>
          <w:rFonts w:ascii="Times New Roman" w:eastAsia="Times New Roman" w:hAnsi="Times New Roman"/>
          <w:noProof/>
          <w:sz w:val="24"/>
        </w:rPr>
        <w:tab/>
        <w:t xml:space="preserve">Wyon DP, Wyon I, Norin F. Effects of moderate heat stress on driver vigilance in a moving vehicle. </w:t>
      </w:r>
      <w:r w:rsidRPr="000A79C8">
        <w:rPr>
          <w:rFonts w:ascii="Times New Roman" w:eastAsia="Times New Roman" w:hAnsi="Times New Roman"/>
          <w:i/>
          <w:iCs/>
          <w:noProof/>
          <w:sz w:val="24"/>
        </w:rPr>
        <w:t>Ergonomics</w:t>
      </w:r>
      <w:r w:rsidRPr="000A79C8">
        <w:rPr>
          <w:rFonts w:ascii="Times New Roman" w:eastAsia="Times New Roman" w:hAnsi="Times New Roman"/>
          <w:noProof/>
          <w:sz w:val="24"/>
        </w:rPr>
        <w:t xml:space="preserve"> 1996. DOI:10.1080/00140139608964434.</w:t>
      </w:r>
    </w:p>
    <w:p w14:paraId="1800EB0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42</w:t>
      </w:r>
      <w:r w:rsidRPr="000A79C8">
        <w:rPr>
          <w:rFonts w:ascii="Times New Roman" w:eastAsia="Times New Roman" w:hAnsi="Times New Roman"/>
          <w:noProof/>
          <w:sz w:val="24"/>
        </w:rPr>
        <w:tab/>
        <w:t xml:space="preserve">Voas RB, Torres P, Romano E, Lacey JH. Alcohol-Related Risk of Driver Fatalities: An Update Using 2007 Data. </w:t>
      </w:r>
      <w:r w:rsidRPr="000A79C8">
        <w:rPr>
          <w:rFonts w:ascii="Times New Roman" w:eastAsia="Times New Roman" w:hAnsi="Times New Roman"/>
          <w:i/>
          <w:iCs/>
          <w:noProof/>
          <w:sz w:val="24"/>
        </w:rPr>
        <w:t>J Stud Alcohol Drugs</w:t>
      </w:r>
      <w:r w:rsidRPr="000A79C8">
        <w:rPr>
          <w:rFonts w:ascii="Times New Roman" w:eastAsia="Times New Roman" w:hAnsi="Times New Roman"/>
          <w:noProof/>
          <w:sz w:val="24"/>
        </w:rPr>
        <w:t xml:space="preserve"> 2012. DOI:10.15288/jsad.2012.73.341.</w:t>
      </w:r>
    </w:p>
    <w:p w14:paraId="7645AB6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43</w:t>
      </w:r>
      <w:r w:rsidRPr="000A79C8">
        <w:rPr>
          <w:rFonts w:ascii="Times New Roman" w:eastAsia="Times New Roman" w:hAnsi="Times New Roman"/>
          <w:noProof/>
          <w:sz w:val="24"/>
        </w:rPr>
        <w:tab/>
        <w:t>Ambrose AF, Paul G, Hausdorff JM. Risk factors for falls among older adults: A review of the literature. Maturitas. 2013. DOI:10.1016/j.maturitas.2013.02.009.</w:t>
      </w:r>
    </w:p>
    <w:p w14:paraId="69CEADA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44</w:t>
      </w:r>
      <w:r w:rsidRPr="000A79C8">
        <w:rPr>
          <w:rFonts w:ascii="Times New Roman" w:eastAsia="Times New Roman" w:hAnsi="Times New Roman"/>
          <w:noProof/>
          <w:sz w:val="24"/>
        </w:rPr>
        <w:tab/>
        <w:t xml:space="preserve">Kelsey JL, Berry SD, Procter-Gray E,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0A79C8">
        <w:rPr>
          <w:rFonts w:ascii="Times New Roman" w:eastAsia="Times New Roman" w:hAnsi="Times New Roman"/>
          <w:i/>
          <w:iCs/>
          <w:noProof/>
          <w:sz w:val="24"/>
        </w:rPr>
        <w:t>J Am Geriatr Soc</w:t>
      </w:r>
      <w:r w:rsidRPr="000A79C8">
        <w:rPr>
          <w:rFonts w:ascii="Times New Roman" w:eastAsia="Times New Roman" w:hAnsi="Times New Roman"/>
          <w:noProof/>
          <w:sz w:val="24"/>
        </w:rPr>
        <w:t xml:space="preserve"> 2010. DOI:10.1111/j.1532-5415.2010.03062.x.</w:t>
      </w:r>
    </w:p>
    <w:p w14:paraId="38E7FC1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45</w:t>
      </w:r>
      <w:r w:rsidRPr="000A79C8">
        <w:rPr>
          <w:rFonts w:ascii="Times New Roman" w:eastAsia="Times New Roman" w:hAnsi="Times New Roman"/>
          <w:noProof/>
          <w:sz w:val="24"/>
        </w:rPr>
        <w:tab/>
        <w:t xml:space="preserve">Xu J. Unintentional drowning deaths in the United States, 1999-2010. </w:t>
      </w:r>
      <w:r w:rsidRPr="000A79C8">
        <w:rPr>
          <w:rFonts w:ascii="Times New Roman" w:eastAsia="Times New Roman" w:hAnsi="Times New Roman"/>
          <w:i/>
          <w:iCs/>
          <w:noProof/>
          <w:sz w:val="24"/>
        </w:rPr>
        <w:t>NCHS Data Brief</w:t>
      </w:r>
      <w:r w:rsidRPr="000A79C8">
        <w:rPr>
          <w:rFonts w:ascii="Times New Roman" w:eastAsia="Times New Roman" w:hAnsi="Times New Roman"/>
          <w:noProof/>
          <w:sz w:val="24"/>
        </w:rPr>
        <w:t xml:space="preserve"> 2014.</w:t>
      </w:r>
    </w:p>
    <w:p w14:paraId="36BEC8D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46</w:t>
      </w:r>
      <w:r w:rsidRPr="000A79C8">
        <w:rPr>
          <w:rFonts w:ascii="Times New Roman" w:eastAsia="Times New Roman" w:hAnsi="Times New Roman"/>
          <w:noProof/>
          <w:sz w:val="24"/>
        </w:rPr>
        <w:tab/>
        <w:t xml:space="preserve">Glaeser EL, Sacerdote B, Scheinkman JA. Crime and social interactions. </w:t>
      </w:r>
      <w:r w:rsidRPr="000A79C8">
        <w:rPr>
          <w:rFonts w:ascii="Times New Roman" w:eastAsia="Times New Roman" w:hAnsi="Times New Roman"/>
          <w:i/>
          <w:iCs/>
          <w:noProof/>
          <w:sz w:val="24"/>
        </w:rPr>
        <w:t>Q J Econ</w:t>
      </w:r>
      <w:r w:rsidRPr="000A79C8">
        <w:rPr>
          <w:rFonts w:ascii="Times New Roman" w:eastAsia="Times New Roman" w:hAnsi="Times New Roman"/>
          <w:noProof/>
          <w:sz w:val="24"/>
        </w:rPr>
        <w:t xml:space="preserve"> 1996. DOI:10.2307/2946686.</w:t>
      </w:r>
    </w:p>
    <w:p w14:paraId="502B825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lastRenderedPageBreak/>
        <w:t>47</w:t>
      </w:r>
      <w:r w:rsidRPr="000A79C8">
        <w:rPr>
          <w:rFonts w:ascii="Times New Roman" w:eastAsia="Times New Roman" w:hAnsi="Times New Roman"/>
          <w:noProof/>
          <w:sz w:val="24"/>
        </w:rPr>
        <w:tab/>
        <w:t xml:space="preserve">Rotton J, Cohn EG. Global warming and U.S. crime rates: An application of routine activity theory. </w:t>
      </w:r>
      <w:r w:rsidRPr="000A79C8">
        <w:rPr>
          <w:rFonts w:ascii="Times New Roman" w:eastAsia="Times New Roman" w:hAnsi="Times New Roman"/>
          <w:i/>
          <w:iCs/>
          <w:noProof/>
          <w:sz w:val="24"/>
        </w:rPr>
        <w:t>Environ Behav</w:t>
      </w:r>
      <w:r w:rsidRPr="000A79C8">
        <w:rPr>
          <w:rFonts w:ascii="Times New Roman" w:eastAsia="Times New Roman" w:hAnsi="Times New Roman"/>
          <w:noProof/>
          <w:sz w:val="24"/>
        </w:rPr>
        <w:t xml:space="preserve"> 2003. DOI:10.1177/0013916503255565.</w:t>
      </w:r>
    </w:p>
    <w:p w14:paraId="30346A8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48</w:t>
      </w:r>
      <w:r w:rsidRPr="000A79C8">
        <w:rPr>
          <w:rFonts w:ascii="Times New Roman" w:eastAsia="Times New Roman" w:hAnsi="Times New Roman"/>
          <w:noProof/>
          <w:sz w:val="24"/>
        </w:rPr>
        <w:tab/>
        <w:t>Becker GS. Crime and punishment: An economic approach. In: Economic Analysis of the Law: Selected Readings. 2007. DOI:10.1002/9780470752135.ch25.</w:t>
      </w:r>
    </w:p>
    <w:p w14:paraId="65E84B02"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49</w:t>
      </w:r>
      <w:r w:rsidRPr="000A79C8">
        <w:rPr>
          <w:rFonts w:ascii="Times New Roman" w:eastAsia="Times New Roman" w:hAnsi="Times New Roman"/>
          <w:noProof/>
          <w:sz w:val="24"/>
        </w:rPr>
        <w:tab/>
        <w:t>Jacob B, Lefgren LJ, Moretti E. The dynamics of criminal behavior: Evidence from weather shocks. 2005 DOI:10.2139/ssrn.647644.</w:t>
      </w:r>
    </w:p>
    <w:p w14:paraId="1B9276E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50</w:t>
      </w:r>
      <w:r w:rsidRPr="000A79C8">
        <w:rPr>
          <w:rFonts w:ascii="Times New Roman" w:eastAsia="Times New Roman" w:hAnsi="Times New Roman"/>
          <w:noProof/>
          <w:sz w:val="24"/>
        </w:rPr>
        <w:tab/>
        <w:t xml:space="preserve">Anderson CA. Temperature and aggression: Ubiquitous effects of heat on occurrence of human violence. </w:t>
      </w:r>
      <w:r w:rsidRPr="000A79C8">
        <w:rPr>
          <w:rFonts w:ascii="Times New Roman" w:eastAsia="Times New Roman" w:hAnsi="Times New Roman"/>
          <w:i/>
          <w:iCs/>
          <w:noProof/>
          <w:sz w:val="24"/>
        </w:rPr>
        <w:t>Psychol Bull</w:t>
      </w:r>
      <w:r w:rsidRPr="000A79C8">
        <w:rPr>
          <w:rFonts w:ascii="Times New Roman" w:eastAsia="Times New Roman" w:hAnsi="Times New Roman"/>
          <w:noProof/>
          <w:sz w:val="24"/>
        </w:rPr>
        <w:t xml:space="preserve"> 1989. DOI:10.1037/0033-2909.106.1.74.</w:t>
      </w:r>
    </w:p>
    <w:p w14:paraId="5CE73F7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51</w:t>
      </w:r>
      <w:r w:rsidRPr="000A79C8">
        <w:rPr>
          <w:rFonts w:ascii="Times New Roman" w:eastAsia="Times New Roman" w:hAnsi="Times New Roman"/>
          <w:noProof/>
          <w:sz w:val="24"/>
        </w:rPr>
        <w:tab/>
        <w:t xml:space="preserve">Baron RA, Bell PA. Aggression and heat: The influence of ambient temperature, negative affect, and a cooling drink on physical aggression. </w:t>
      </w:r>
      <w:r w:rsidRPr="000A79C8">
        <w:rPr>
          <w:rFonts w:ascii="Times New Roman" w:eastAsia="Times New Roman" w:hAnsi="Times New Roman"/>
          <w:i/>
          <w:iCs/>
          <w:noProof/>
          <w:sz w:val="24"/>
        </w:rPr>
        <w:t>J Pers Soc Psychol</w:t>
      </w:r>
      <w:r w:rsidRPr="000A79C8">
        <w:rPr>
          <w:rFonts w:ascii="Times New Roman" w:eastAsia="Times New Roman" w:hAnsi="Times New Roman"/>
          <w:noProof/>
          <w:sz w:val="24"/>
        </w:rPr>
        <w:t xml:space="preserve"> 1976. DOI:10.1037/0022-3514.33.3.245.</w:t>
      </w:r>
    </w:p>
    <w:p w14:paraId="2E7AE577" w14:textId="77777777" w:rsidR="000A79C8" w:rsidRPr="000A79C8" w:rsidRDefault="000A79C8" w:rsidP="000A79C8">
      <w:pPr>
        <w:widowControl w:val="0"/>
        <w:autoSpaceDE w:val="0"/>
        <w:autoSpaceDN w:val="0"/>
        <w:adjustRightInd w:val="0"/>
        <w:spacing w:line="240" w:lineRule="auto"/>
        <w:ind w:left="640" w:hanging="640"/>
        <w:rPr>
          <w:rFonts w:ascii="Times New Roman" w:hAnsi="Times New Roman"/>
          <w:noProof/>
          <w:sz w:val="24"/>
        </w:rPr>
      </w:pPr>
      <w:r w:rsidRPr="000A79C8">
        <w:rPr>
          <w:rFonts w:ascii="Times New Roman" w:eastAsia="Times New Roman" w:hAnsi="Times New Roman"/>
          <w:noProof/>
          <w:sz w:val="24"/>
        </w:rPr>
        <w:t>52</w:t>
      </w:r>
      <w:r w:rsidRPr="000A79C8">
        <w:rPr>
          <w:rFonts w:ascii="Times New Roman" w:eastAsia="Times New Roman" w:hAnsi="Times New Roman"/>
          <w:noProof/>
          <w:sz w:val="24"/>
        </w:rPr>
        <w:tab/>
        <w:t xml:space="preserve">Maystadt JF, Ecker O. Extreme weather and civil war: Does drought fuel conflict in Somalia through livestock price shocks? </w:t>
      </w:r>
      <w:r w:rsidRPr="000A79C8">
        <w:rPr>
          <w:rFonts w:ascii="Times New Roman" w:eastAsia="Times New Roman" w:hAnsi="Times New Roman"/>
          <w:i/>
          <w:iCs/>
          <w:noProof/>
          <w:sz w:val="24"/>
        </w:rPr>
        <w:t>Am J Agric Econ</w:t>
      </w:r>
      <w:r w:rsidRPr="000A79C8">
        <w:rPr>
          <w:rFonts w:ascii="Times New Roman" w:eastAsia="Times New Roman" w:hAnsi="Times New Roman"/>
          <w:noProof/>
          <w:sz w:val="24"/>
        </w:rPr>
        <w:t xml:space="preserve"> 2014. DOI:10.1093/ajae/aau010.</w:t>
      </w:r>
    </w:p>
    <w:p w14:paraId="14D0E6E5" w14:textId="3A523F57" w:rsidR="009011C5" w:rsidRPr="00636C9B" w:rsidRDefault="00A55581" w:rsidP="000A79C8">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1C51AF1C" w:rsidR="008A218F" w:rsidRDefault="003007A1" w:rsidP="00043D68">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r w:rsidR="008A218F">
        <w:rPr>
          <w:rFonts w:ascii="Times New Roman" w:hAnsi="Times New Roman"/>
          <w:color w:val="000000" w:themeColor="text1"/>
          <w:sz w:val="24"/>
          <w:szCs w:val="24"/>
        </w:rPr>
        <w:t xml:space="preserve">representation </w:t>
      </w:r>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r w:rsidR="008A218F">
        <w:rPr>
          <w:rFonts w:ascii="Times New Roman" w:hAnsi="Times New Roman"/>
          <w:color w:val="000000" w:themeColor="text1"/>
          <w:sz w:val="24"/>
          <w:szCs w:val="24"/>
        </w:rPr>
        <w:t xml:space="preserve">temperature </w:t>
      </w:r>
      <w:r w:rsidR="00AA16D4">
        <w:rPr>
          <w:rFonts w:ascii="Times New Roman" w:hAnsi="Times New Roman"/>
          <w:color w:val="000000" w:themeColor="text1"/>
          <w:sz w:val="24"/>
          <w:szCs w:val="24"/>
        </w:rPr>
        <w:t>anomalies</w:t>
      </w:r>
      <w:r w:rsidR="008A218F">
        <w:rPr>
          <w:rFonts w:ascii="Times New Roman" w:hAnsi="Times New Roman"/>
          <w:color w:val="000000" w:themeColor="text1"/>
          <w:sz w:val="24"/>
          <w:szCs w:val="24"/>
        </w:rPr>
        <w:t>. The graph shows how monthly temperatures</w:t>
      </w:r>
      <w:r w:rsidR="008A218F" w:rsidRPr="00636C9B">
        <w:rPr>
          <w:rFonts w:ascii="Times New Roman" w:hAnsi="Times New Roman"/>
          <w:color w:val="000000" w:themeColor="text1"/>
          <w:sz w:val="24"/>
          <w:szCs w:val="24"/>
        </w:rPr>
        <w:t xml:space="preserve"> </w:t>
      </w:r>
      <w:r w:rsidR="00732CB4">
        <w:rPr>
          <w:rFonts w:ascii="Times New Roman" w:hAnsi="Times New Roman"/>
          <w:color w:val="000000" w:themeColor="text1"/>
          <w:sz w:val="24"/>
          <w:szCs w:val="24"/>
        </w:rPr>
        <w:t>in two example</w:t>
      </w:r>
      <w:r w:rsidR="008A218F">
        <w:rPr>
          <w:rFonts w:ascii="Times New Roman" w:hAnsi="Times New Roman"/>
          <w:color w:val="000000" w:themeColor="text1"/>
          <w:sz w:val="24"/>
          <w:szCs w:val="24"/>
        </w:rPr>
        <w:t xml:space="preserve"> states (</w:t>
      </w:r>
      <w:r w:rsidR="00DD0012">
        <w:rPr>
          <w:rFonts w:ascii="Times New Roman" w:hAnsi="Times New Roman"/>
          <w:color w:val="000000" w:themeColor="text1"/>
          <w:sz w:val="24"/>
          <w:szCs w:val="24"/>
        </w:rPr>
        <w:t>Florida</w:t>
      </w:r>
      <w:r w:rsidR="008A218F">
        <w:rPr>
          <w:rFonts w:ascii="Times New Roman" w:hAnsi="Times New Roman"/>
          <w:color w:val="000000" w:themeColor="text1"/>
          <w:sz w:val="24"/>
          <w:szCs w:val="24"/>
        </w:rPr>
        <w:t xml:space="preserve"> and </w:t>
      </w:r>
      <w:r w:rsidR="00DD0012">
        <w:rPr>
          <w:rFonts w:ascii="Times New Roman" w:hAnsi="Times New Roman"/>
          <w:color w:val="000000" w:themeColor="text1"/>
          <w:sz w:val="24"/>
          <w:szCs w:val="24"/>
        </w:rPr>
        <w:t>Washington</w:t>
      </w:r>
      <w:r w:rsidR="008A218F">
        <w:rPr>
          <w:rFonts w:ascii="Times New Roman" w:hAnsi="Times New Roman"/>
          <w:color w:val="000000" w:themeColor="text1"/>
          <w:sz w:val="24"/>
          <w:szCs w:val="24"/>
        </w:rPr>
        <w:t>)</w:t>
      </w:r>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r w:rsidR="008A218F">
        <w:rPr>
          <w:rFonts w:ascii="Times New Roman" w:hAnsi="Times New Roman"/>
          <w:color w:val="000000" w:themeColor="text1"/>
          <w:sz w:val="24"/>
          <w:szCs w:val="24"/>
        </w:rPr>
        <w:t xml:space="preserve"> for the entire period</w:t>
      </w:r>
      <w:r w:rsidR="009972A7">
        <w:rPr>
          <w:rFonts w:ascii="Times New Roman" w:hAnsi="Times New Roman"/>
          <w:color w:val="000000" w:themeColor="text1"/>
          <w:sz w:val="24"/>
          <w:szCs w:val="24"/>
        </w:rPr>
        <w:t xml:space="preserve"> </w:t>
      </w:r>
      <w:r w:rsidR="00AA16D4">
        <w:rPr>
          <w:rFonts w:ascii="Times New Roman" w:hAnsi="Times New Roman"/>
          <w:color w:val="000000" w:themeColor="text1"/>
          <w:sz w:val="24"/>
          <w:szCs w:val="24"/>
        </w:rPr>
        <w:t xml:space="preserve">1980-2009 </w:t>
      </w:r>
      <w:r w:rsidR="008A218F">
        <w:rPr>
          <w:rFonts w:ascii="Times New Roman" w:hAnsi="Times New Roman"/>
          <w:color w:val="000000" w:themeColor="text1"/>
          <w:sz w:val="24"/>
          <w:szCs w:val="24"/>
        </w:rPr>
        <w:t>are used to calculate</w:t>
      </w:r>
      <w:r w:rsidR="00AA16D4">
        <w:rPr>
          <w:rFonts w:ascii="Times New Roman" w:hAnsi="Times New Roman"/>
          <w:color w:val="000000" w:themeColor="text1"/>
          <w:sz w:val="24"/>
          <w:szCs w:val="24"/>
        </w:rPr>
        <w:t xml:space="preserve"> July 1980-2016 temperature</w:t>
      </w:r>
      <w:r w:rsidR="003C3DF4">
        <w:rPr>
          <w:rFonts w:ascii="Times New Roman" w:hAnsi="Times New Roman"/>
          <w:color w:val="000000" w:themeColor="text1"/>
          <w:sz w:val="24"/>
          <w:szCs w:val="24"/>
        </w:rPr>
        <w:t xml:space="preserve"> anomalies</w:t>
      </w:r>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r w:rsidR="00043D68">
        <w:rPr>
          <w:rFonts w:ascii="Times New Roman" w:hAnsi="Times New Roman"/>
          <w:color w:val="000000" w:themeColor="text1"/>
          <w:sz w:val="24"/>
          <w:szCs w:val="24"/>
        </w:rPr>
        <w:t>. A</w:t>
      </w:r>
      <w:r w:rsidR="008A218F">
        <w:rPr>
          <w:rFonts w:ascii="Times New Roman" w:hAnsi="Times New Roman"/>
          <w:color w:val="000000" w:themeColor="text1"/>
          <w:sz w:val="24"/>
          <w:szCs w:val="24"/>
        </w:rPr>
        <w:t xml:space="preserve">s seen, </w:t>
      </w:r>
      <w:r w:rsidR="00DD0012">
        <w:rPr>
          <w:rFonts w:ascii="Times New Roman" w:hAnsi="Times New Roman"/>
          <w:color w:val="000000" w:themeColor="text1"/>
          <w:sz w:val="24"/>
          <w:szCs w:val="24"/>
        </w:rPr>
        <w:t xml:space="preserve">a warmer state like </w:t>
      </w:r>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(here, July)</w:t>
      </w:r>
      <w:r w:rsidR="00043D68">
        <w:rPr>
          <w:rFonts w:ascii="Times New Roman" w:hAnsi="Times New Roman"/>
          <w:color w:val="000000" w:themeColor="text1"/>
          <w:sz w:val="24"/>
          <w:szCs w:val="24"/>
        </w:rPr>
        <w:t xml:space="preserve"> compared with a cooler state like Washington.</w:t>
      </w:r>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182BD132"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commentRangeStart w:id="209"/>
      <w:commentRangeEnd w:id="209"/>
      <w:r w:rsidR="008A218F">
        <w:rPr>
          <w:rStyle w:val="CommentReference"/>
          <w:rFonts w:asciiTheme="minorHAnsi" w:eastAsiaTheme="minorHAnsi" w:hAnsiTheme="minorHAnsi" w:cstheme="minorBidi"/>
        </w:rPr>
        <w:commentReference w:id="209"/>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21040366"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ins w:id="210" w:author="Parks, Robbie M" w:date="2018-11-30T01:27:00Z">
        <w:r w:rsidR="009147AB">
          <w:rPr>
            <w:rFonts w:ascii="Times New Roman" w:hAnsi="Times New Roman"/>
            <w:b/>
            <w:color w:val="000000" w:themeColor="text1"/>
            <w:sz w:val="24"/>
            <w:szCs w:val="24"/>
          </w:rPr>
          <w:t>[[[</w:t>
        </w:r>
      </w:ins>
      <w:r w:rsidR="008E075D">
        <w:rPr>
          <w:rFonts w:ascii="Times New Roman" w:hAnsi="Times New Roman"/>
          <w:color w:val="000000" w:themeColor="text1"/>
          <w:sz w:val="24"/>
          <w:szCs w:val="24"/>
        </w:rPr>
        <w:t>P</w:t>
      </w:r>
      <w:r w:rsidRPr="00636C9B">
        <w:rPr>
          <w:rFonts w:ascii="Times New Roman" w:hAnsi="Times New Roman"/>
          <w:color w:val="000000" w:themeColor="text1"/>
          <w:sz w:val="24"/>
          <w:szCs w:val="24"/>
        </w:rPr>
        <w:t>ercentage breakdown</w:t>
      </w:r>
      <w:r w:rsidR="00732CB4">
        <w:rPr>
          <w:rFonts w:ascii="Times New Roman" w:hAnsi="Times New Roman"/>
          <w:color w:val="000000" w:themeColor="text1"/>
          <w:sz w:val="24"/>
          <w:szCs w:val="24"/>
        </w:rPr>
        <w:t xml:space="preserve"> </w:t>
      </w:r>
      <w:del w:id="211" w:author="Parks, Robbie M" w:date="2018-11-30T01:27:00Z">
        <w:r w:rsidR="00732CB4" w:rsidDel="009147AB">
          <w:rPr>
            <w:rFonts w:ascii="Times New Roman" w:hAnsi="Times New Roman"/>
            <w:color w:val="000000" w:themeColor="text1"/>
            <w:sz w:val="24"/>
            <w:szCs w:val="24"/>
          </w:rPr>
          <w:delText xml:space="preserve">and </w:delText>
        </w:r>
      </w:del>
      <w:ins w:id="212" w:author="Parks, Robbie M" w:date="2018-11-30T01:27:00Z">
        <w:r w:rsidR="009147AB">
          <w:rPr>
            <w:rFonts w:ascii="Times New Roman" w:hAnsi="Times New Roman"/>
            <w:color w:val="000000" w:themeColor="text1"/>
            <w:sz w:val="24"/>
            <w:szCs w:val="24"/>
          </w:rPr>
          <w:t>/</w:t>
        </w:r>
        <w:r w:rsidR="009147AB">
          <w:rPr>
            <w:rFonts w:ascii="Times New Roman" w:hAnsi="Times New Roman"/>
            <w:color w:val="000000" w:themeColor="text1"/>
            <w:sz w:val="24"/>
            <w:szCs w:val="24"/>
          </w:rPr>
          <w:t xml:space="preserve"> </w:t>
        </w:r>
      </w:ins>
      <w:r w:rsidR="008E075D">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ins w:id="213" w:author="Parks, Robbie M" w:date="2018-11-30T01:27:00Z">
        <w:r w:rsidR="009147AB">
          <w:rPr>
            <w:rFonts w:ascii="Times New Roman" w:hAnsi="Times New Roman"/>
            <w:color w:val="000000" w:themeColor="text1"/>
            <w:sz w:val="24"/>
            <w:szCs w:val="24"/>
          </w:rPr>
          <w:t>]]]</w:t>
        </w:r>
      </w:ins>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0194A">
        <w:rPr>
          <w:rFonts w:ascii="Times New Roman" w:hAnsi="Times New Roman"/>
          <w:color w:val="000000" w:themeColor="text1"/>
          <w:sz w:val="24"/>
          <w:szCs w:val="24"/>
        </w:rPr>
        <w:t xml:space="preserve">and intentional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commentRangeStart w:id="214"/>
      <w:commentRangeStart w:id="215"/>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End w:id="214"/>
      <w:r w:rsidR="008A218F">
        <w:rPr>
          <w:rStyle w:val="CommentReference"/>
          <w:rFonts w:asciiTheme="minorHAnsi" w:eastAsiaTheme="minorHAnsi" w:hAnsiTheme="minorHAnsi" w:cstheme="minorBidi"/>
        </w:rPr>
        <w:commentReference w:id="214"/>
      </w:r>
      <w:commentRangeEnd w:id="215"/>
      <w:r w:rsidR="00697B34">
        <w:rPr>
          <w:rStyle w:val="CommentReference"/>
          <w:rFonts w:asciiTheme="minorHAnsi" w:eastAsiaTheme="minorHAnsi" w:hAnsiTheme="minorHAnsi" w:cstheme="minorBidi"/>
        </w:rPr>
        <w:commentReference w:id="215"/>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64315E95" w:rsidR="0018328F" w:rsidRPr="0018328F" w:rsidRDefault="004A3366" w:rsidP="0018328F">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in 2016</w:t>
      </w:r>
      <w:commentRangeStart w:id="216"/>
      <w:commentRangeEnd w:id="216"/>
      <w:r w:rsidR="008A218F">
        <w:rPr>
          <w:rStyle w:val="CommentReference"/>
          <w:rFonts w:asciiTheme="minorHAnsi" w:eastAsiaTheme="minorHAnsi" w:hAnsiTheme="minorHAnsi" w:cstheme="minorBidi"/>
        </w:rPr>
        <w:commentReference w:id="216"/>
      </w:r>
      <w:r w:rsidR="008621C2">
        <w:rPr>
          <w:rFonts w:ascii="Times New Roman" w:hAnsi="Times New Roman"/>
          <w:color w:val="000000" w:themeColor="text1"/>
          <w:sz w:val="24"/>
          <w:szCs w:val="24"/>
        </w:rPr>
        <w:t xml:space="preserve">, if </w:t>
      </w:r>
      <w:r w:rsidR="002B5115">
        <w:rPr>
          <w:rFonts w:ascii="Times New Roman" w:hAnsi="Times New Roman"/>
          <w:color w:val="000000" w:themeColor="text1"/>
          <w:sz w:val="24"/>
          <w:szCs w:val="24"/>
        </w:rPr>
        <w:t>national temperature anomaly was +</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p>
    <w:p w14:paraId="1370BF1C" w14:textId="0512B572" w:rsidR="00234E19" w:rsidRPr="00636C9B" w:rsidRDefault="002B5115"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14ABBECE" w14:textId="39438782" w:rsidR="00E67249" w:rsidRPr="0018328F" w:rsidRDefault="00234E19"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65DA6F14" w14:textId="5E45C59D" w:rsidR="005870DD" w:rsidRPr="00636C9B" w:rsidRDefault="00E67249" w:rsidP="005870DD">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temperatures</w:t>
      </w:r>
      <w:r w:rsidR="00280E5B">
        <w:rPr>
          <w:rFonts w:ascii="Times New Roman" w:hAnsi="Times New Roman"/>
          <w:color w:val="000000" w:themeColor="text1"/>
          <w:sz w:val="24"/>
          <w:szCs w:val="24"/>
        </w:rPr>
        <w:t>. They are broken down</w:t>
      </w:r>
      <w:r w:rsidR="00AE077A" w:rsidRPr="00636C9B">
        <w:rPr>
          <w:rFonts w:ascii="Times New Roman" w:hAnsi="Times New Roman"/>
          <w:color w:val="000000" w:themeColor="text1"/>
          <w:sz w:val="24"/>
          <w:szCs w:val="24"/>
        </w:rPr>
        <w:t xml:space="preserve">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r w:rsidR="005870DD" w:rsidRPr="00636C9B">
        <w:rPr>
          <w:rFonts w:ascii="Times New Roman" w:hAnsi="Times New Roman"/>
          <w:color w:val="000000" w:themeColor="text1"/>
          <w:sz w:val="24"/>
          <w:szCs w:val="24"/>
        </w:rPr>
        <w:br w:type="page"/>
      </w:r>
    </w:p>
    <w:p w14:paraId="5849500D" w14:textId="1D7E3300" w:rsidR="00E67249" w:rsidRPr="0018328F"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r w:rsidR="00E67249">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risk</w:t>
      </w:r>
      <w:r w:rsidR="00E67249">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560CC2DB" w14:textId="07F3A12C" w:rsidR="00B4508B" w:rsidRPr="00636C9B" w:rsidRDefault="00E67249" w:rsidP="00E67249">
      <w:pPr>
        <w:spacing w:after="0" w:line="480" w:lineRule="auto"/>
        <w:jc w:val="both"/>
        <w:rPr>
          <w:rFonts w:ascii="Times New Roman" w:eastAsia="Times New Roman" w:hAnsi="Times New Roman"/>
          <w:sz w:val="24"/>
          <w:szCs w:val="24"/>
          <w:lang w:eastAsia="en-GB"/>
        </w:rPr>
      </w:pPr>
      <w:r>
        <w:rPr>
          <w:rFonts w:ascii="Times New Roman" w:hAnsi="Times New Roman"/>
          <w:color w:val="000000" w:themeColor="text1"/>
          <w:sz w:val="24"/>
          <w:szCs w:val="24"/>
        </w:rPr>
        <w:t xml:space="preserve"> compared with 1980-2009 long-term average temperatures.</w:t>
      </w:r>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Change w:id="217" w:author="Bennett, James E" w:date="2018-11-29T22:11:00Z">
          <w:tblPr>
            <w:tblW w:w="0" w:type="auto"/>
            <w:tblCellMar>
              <w:left w:w="0" w:type="dxa"/>
              <w:right w:w="0" w:type="dxa"/>
            </w:tblCellMar>
            <w:tblLook w:val="04A0" w:firstRow="1" w:lastRow="0" w:firstColumn="1" w:lastColumn="0" w:noHBand="0" w:noVBand="1"/>
          </w:tblPr>
        </w:tblPrChange>
      </w:tblPr>
      <w:tblGrid>
        <w:gridCol w:w="1853"/>
        <w:gridCol w:w="3546"/>
        <w:gridCol w:w="1190"/>
        <w:gridCol w:w="1201"/>
        <w:gridCol w:w="1214"/>
        <w:tblGridChange w:id="218">
          <w:tblGrid>
            <w:gridCol w:w="1918"/>
            <w:gridCol w:w="3636"/>
            <w:gridCol w:w="1193"/>
            <w:gridCol w:w="1205"/>
            <w:gridCol w:w="1218"/>
          </w:tblGrid>
        </w:tblGridChange>
      </w:tblGrid>
      <w:tr w:rsidR="004E2756" w:rsidRPr="00636C9B" w14:paraId="1814841C" w14:textId="77777777" w:rsidTr="008D6C53">
        <w:trPr>
          <w:trHeight w:val="495"/>
          <w:trPrChange w:id="219" w:author="Bennett, James E" w:date="2018-11-29T22:11:00Z">
            <w:trPr>
              <w:trHeight w:val="495"/>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20" w:author="Bennett, James E" w:date="2018-11-29T22:11: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21"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22"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23"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24417B">
        <w:trPr>
          <w:trHeight w:val="375"/>
          <w:trPrChange w:id="224" w:author="Parks, Robbie M" w:date="2018-11-30T01:28:00Z">
            <w:trPr>
              <w:trHeight w:val="375"/>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Change w:id="225" w:author="Parks, Robbie M" w:date="2018-11-30T01:28: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Change w:id="226" w:author="Parks, Robbie M" w:date="2018-11-30T01:28: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Change w:id="227" w:author="Parks, Robbie M" w:date="2018-11-30T01:28:00Z">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Change w:id="228" w:author="Parks, Robbie M" w:date="2018-11-30T01:28:00Z">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Change w:id="229" w:author="Bennett, James E" w:date="2018-11-29T22:11:00Z">
            <w:trPr>
              <w:trHeight w:val="390"/>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30" w:author="Bennett, James E" w:date="2018-11-29T22:11: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31" w:author="Bennett, James E" w:date="2018-11-29T22:11: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32"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33"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34"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Change w:id="235" w:author="Bennett, James E" w:date="2018-11-29T22:11:00Z">
            <w:trPr>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36" w:author="Bennett, James E" w:date="2018-11-29T22:11: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37" w:author="Bennett, James E" w:date="2018-11-29T22:11: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38"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39"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40"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Change w:id="241" w:author="Bennett, James E" w:date="2018-11-29T22:11:00Z">
            <w:trPr>
              <w:trHeight w:val="49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42" w:author="Bennett, James E" w:date="2018-11-29T22:11: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43" w:author="Bennett, James E" w:date="2018-11-29T22:11: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44"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45"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46"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24417B">
        <w:trPr>
          <w:trHeight w:val="510"/>
          <w:trPrChange w:id="247" w:author="Parks, Robbie M" w:date="2018-11-30T01:28:00Z">
            <w:trPr>
              <w:trHeight w:val="510"/>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Change w:id="248" w:author="Parks, Robbie M" w:date="2018-11-30T01:28: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Change w:id="249" w:author="Parks, Robbie M" w:date="2018-11-30T01:28: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Change w:id="250" w:author="Parks, Robbie M" w:date="2018-11-30T01:28: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Change w:id="251" w:author="Parks, Robbie M" w:date="2018-11-30T01:28: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Change w:id="252" w:author="Bennett, James E" w:date="2018-11-29T22:11:00Z">
            <w:trPr>
              <w:trHeight w:val="375"/>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53" w:author="Bennett, James E" w:date="2018-11-29T22:11: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54" w:author="Bennett, James E" w:date="2018-11-29T22:11: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55"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56"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Change w:id="257"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tcPrChange>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Change w:id="258" w:author="Bennett, James E" w:date="2018-11-29T22:11:00Z">
            <w:trPr>
              <w:trHeight w:val="534"/>
            </w:trPr>
          </w:trPrChange>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59" w:author="Bennett, James E" w:date="2018-11-29T22:11:00Z">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Change w:id="260" w:author="Bennett, James E" w:date="2018-11-29T22:11:00Z">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61" w:author="Bennett, James E" w:date="2018-11-29T22:11: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62" w:author="Bennett, James E" w:date="2018-11-29T22:11: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Change w:id="263" w:author="Bennett, James E" w:date="2018-11-29T22:11: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24417B">
        <w:trPr>
          <w:trHeight w:val="510"/>
          <w:trPrChange w:id="264" w:author="Parks, Robbie M" w:date="2018-11-30T01:28:00Z">
            <w:trPr>
              <w:trHeight w:val="510"/>
            </w:trPr>
          </w:trPrChange>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Change w:id="265" w:author="Parks, Robbie M" w:date="2018-11-30T01:28:00Z">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tcPrChange>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Change w:id="266" w:author="Parks, Robbie M" w:date="2018-11-30T01:28:00Z">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Change w:id="267" w:author="Parks, Robbie M" w:date="2018-11-30T01:28:00Z">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Change w:id="268" w:author="Parks, Robbie M" w:date="2018-11-30T01:28:00Z">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tcPrChange>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C92E67">
          <w:footerReference w:type="even" r:id="rId13"/>
          <w:footerReference w:type="default" r:id="rId14"/>
          <w:pgSz w:w="11900" w:h="16840"/>
          <w:pgMar w:top="1440" w:right="1440" w:bottom="1440" w:left="1440" w:header="720" w:footer="720" w:gutter="0"/>
          <w:lnNumType w:countBy="1" w:restart="continuous"/>
          <w:cols w:space="720"/>
          <w:docGrid w:linePitch="360"/>
        </w:sectPr>
      </w:pPr>
    </w:p>
    <w:p w14:paraId="286DAE42" w14:textId="4C4607AA" w:rsidR="00E54738" w:rsidRPr="00636C9B"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345E72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70194A">
        <w:rPr>
          <w:rFonts w:ascii="Times New Roman" w:hAnsi="Times New Roman"/>
          <w:color w:val="000000" w:themeColor="text1"/>
          <w:sz w:val="24"/>
          <w:szCs w:val="24"/>
        </w:rPr>
        <w:t xml:space="preserve">of injury for 2016 </w:t>
      </w:r>
      <w:r w:rsidR="003939B4" w:rsidRPr="00636C9B">
        <w:rPr>
          <w:rFonts w:ascii="Times New Roman" w:hAnsi="Times New Roman"/>
          <w:color w:val="000000" w:themeColor="text1"/>
          <w:sz w:val="24"/>
          <w:szCs w:val="24"/>
        </w:rPr>
        <w:t>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Change w:id="269" w:author="Parks, Robbie M" w:date="2018-11-30T01:29:00Z">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PrChange>
      </w:tblPr>
      <w:tblGrid>
        <w:gridCol w:w="1128"/>
        <w:gridCol w:w="673"/>
        <w:gridCol w:w="1113"/>
        <w:gridCol w:w="1113"/>
        <w:gridCol w:w="1113"/>
        <w:gridCol w:w="1113"/>
        <w:gridCol w:w="1113"/>
        <w:gridCol w:w="1113"/>
        <w:gridCol w:w="1113"/>
        <w:gridCol w:w="1113"/>
        <w:gridCol w:w="1068"/>
        <w:gridCol w:w="1068"/>
        <w:gridCol w:w="1113"/>
        <w:tblGridChange w:id="270">
          <w:tblGrid>
            <w:gridCol w:w="1140"/>
            <w:gridCol w:w="680"/>
            <w:gridCol w:w="1125"/>
            <w:gridCol w:w="1125"/>
            <w:gridCol w:w="1125"/>
            <w:gridCol w:w="1125"/>
            <w:gridCol w:w="1125"/>
            <w:gridCol w:w="1125"/>
            <w:gridCol w:w="1125"/>
            <w:gridCol w:w="1125"/>
            <w:gridCol w:w="1080"/>
            <w:gridCol w:w="1080"/>
            <w:gridCol w:w="1125"/>
          </w:tblGrid>
        </w:tblGridChange>
      </w:tblGrid>
      <w:tr w:rsidR="004F7F15" w:rsidRPr="00636C9B" w14:paraId="7D0BCB25" w14:textId="77777777" w:rsidTr="00B95C5A">
        <w:trPr>
          <w:trHeight w:val="495"/>
          <w:trPrChange w:id="271" w:author="Parks, Robbie M" w:date="2018-11-30T01:29:00Z">
            <w:trPr>
              <w:trHeight w:val="495"/>
            </w:trPr>
          </w:trPrChange>
        </w:trPr>
        <w:tc>
          <w:tcPr>
            <w:tcW w:w="1128" w:type="dxa"/>
            <w:tcMar>
              <w:top w:w="0" w:type="dxa"/>
              <w:left w:w="75" w:type="dxa"/>
              <w:bottom w:w="0" w:type="dxa"/>
              <w:right w:w="75" w:type="dxa"/>
            </w:tcMar>
            <w:vAlign w:val="center"/>
            <w:hideMark/>
            <w:tcPrChange w:id="272" w:author="Parks, Robbie M" w:date="2018-11-30T01:29:00Z">
              <w:tcPr>
                <w:tcW w:w="1328" w:type="dxa"/>
                <w:tcMar>
                  <w:top w:w="0" w:type="dxa"/>
                  <w:left w:w="75" w:type="dxa"/>
                  <w:bottom w:w="0" w:type="dxa"/>
                  <w:right w:w="75" w:type="dxa"/>
                </w:tcMar>
                <w:vAlign w:val="center"/>
                <w:hideMark/>
              </w:tcPr>
            </w:tcPrChange>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Change w:id="273" w:author="Parks, Robbie M" w:date="2018-11-30T01:29:00Z">
              <w:tcPr>
                <w:tcW w:w="743" w:type="dxa"/>
                <w:tcMar>
                  <w:top w:w="0" w:type="dxa"/>
                  <w:left w:w="75" w:type="dxa"/>
                  <w:bottom w:w="0" w:type="dxa"/>
                  <w:right w:w="75" w:type="dxa"/>
                </w:tcMar>
                <w:vAlign w:val="center"/>
                <w:hideMark/>
              </w:tcPr>
            </w:tcPrChange>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Change w:id="274" w:author="Parks, Robbie M" w:date="2018-11-30T01:29:00Z">
              <w:tcPr>
                <w:tcW w:w="893" w:type="dxa"/>
                <w:tcMar>
                  <w:top w:w="0" w:type="dxa"/>
                  <w:left w:w="75" w:type="dxa"/>
                  <w:bottom w:w="0" w:type="dxa"/>
                  <w:right w:w="75" w:type="dxa"/>
                </w:tcMar>
                <w:vAlign w:val="center"/>
                <w:hideMark/>
              </w:tcPr>
            </w:tcPrChange>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Change w:id="275" w:author="Parks, Robbie M" w:date="2018-11-30T01:29:00Z">
              <w:tcPr>
                <w:tcW w:w="893" w:type="dxa"/>
                <w:tcMar>
                  <w:top w:w="0" w:type="dxa"/>
                  <w:left w:w="75" w:type="dxa"/>
                  <w:bottom w:w="0" w:type="dxa"/>
                  <w:right w:w="75" w:type="dxa"/>
                </w:tcMar>
                <w:vAlign w:val="center"/>
                <w:hideMark/>
              </w:tcPr>
            </w:tcPrChange>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Change w:id="276" w:author="Parks, Robbie M" w:date="2018-11-30T01:29:00Z">
              <w:tcPr>
                <w:tcW w:w="893" w:type="dxa"/>
                <w:tcMar>
                  <w:top w:w="0" w:type="dxa"/>
                  <w:left w:w="75" w:type="dxa"/>
                  <w:bottom w:w="0" w:type="dxa"/>
                  <w:right w:w="75" w:type="dxa"/>
                </w:tcMar>
                <w:vAlign w:val="center"/>
                <w:hideMark/>
              </w:tcPr>
            </w:tcPrChange>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Change w:id="277" w:author="Parks, Robbie M" w:date="2018-11-30T01:29:00Z">
              <w:tcPr>
                <w:tcW w:w="893" w:type="dxa"/>
                <w:tcMar>
                  <w:top w:w="0" w:type="dxa"/>
                  <w:left w:w="75" w:type="dxa"/>
                  <w:bottom w:w="0" w:type="dxa"/>
                  <w:right w:w="75" w:type="dxa"/>
                </w:tcMar>
                <w:vAlign w:val="center"/>
                <w:hideMark/>
              </w:tcPr>
            </w:tcPrChange>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Change w:id="278" w:author="Parks, Robbie M" w:date="2018-11-30T01:29:00Z">
              <w:tcPr>
                <w:tcW w:w="893" w:type="dxa"/>
                <w:tcMar>
                  <w:top w:w="0" w:type="dxa"/>
                  <w:left w:w="75" w:type="dxa"/>
                  <w:bottom w:w="0" w:type="dxa"/>
                  <w:right w:w="75" w:type="dxa"/>
                </w:tcMar>
                <w:vAlign w:val="center"/>
                <w:hideMark/>
              </w:tcPr>
            </w:tcPrChange>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Change w:id="279" w:author="Parks, Robbie M" w:date="2018-11-30T01:29:00Z">
              <w:tcPr>
                <w:tcW w:w="893" w:type="dxa"/>
                <w:tcMar>
                  <w:top w:w="0" w:type="dxa"/>
                  <w:left w:w="75" w:type="dxa"/>
                  <w:bottom w:w="0" w:type="dxa"/>
                  <w:right w:w="75" w:type="dxa"/>
                </w:tcMar>
                <w:vAlign w:val="center"/>
                <w:hideMark/>
              </w:tcPr>
            </w:tcPrChange>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Change w:id="280" w:author="Parks, Robbie M" w:date="2018-11-30T01:29:00Z">
              <w:tcPr>
                <w:tcW w:w="893" w:type="dxa"/>
                <w:tcMar>
                  <w:top w:w="0" w:type="dxa"/>
                  <w:left w:w="75" w:type="dxa"/>
                  <w:bottom w:w="0" w:type="dxa"/>
                  <w:right w:w="75" w:type="dxa"/>
                </w:tcMar>
                <w:vAlign w:val="center"/>
                <w:hideMark/>
              </w:tcPr>
            </w:tcPrChange>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Change w:id="281" w:author="Parks, Robbie M" w:date="2018-11-30T01:29:00Z">
              <w:tcPr>
                <w:tcW w:w="893" w:type="dxa"/>
                <w:tcMar>
                  <w:top w:w="0" w:type="dxa"/>
                  <w:left w:w="75" w:type="dxa"/>
                  <w:bottom w:w="0" w:type="dxa"/>
                  <w:right w:w="75" w:type="dxa"/>
                </w:tcMar>
                <w:vAlign w:val="center"/>
                <w:hideMark/>
              </w:tcPr>
            </w:tcPrChange>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Change w:id="282" w:author="Parks, Robbie M" w:date="2018-11-30T01:29:00Z">
              <w:tcPr>
                <w:tcW w:w="854" w:type="dxa"/>
                <w:tcMar>
                  <w:top w:w="0" w:type="dxa"/>
                  <w:left w:w="75" w:type="dxa"/>
                  <w:bottom w:w="0" w:type="dxa"/>
                  <w:right w:w="75" w:type="dxa"/>
                </w:tcMar>
                <w:vAlign w:val="center"/>
                <w:hideMark/>
              </w:tcPr>
            </w:tcPrChange>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Change w:id="283" w:author="Parks, Robbie M" w:date="2018-11-30T01:29:00Z">
              <w:tcPr>
                <w:tcW w:w="854" w:type="dxa"/>
                <w:tcMar>
                  <w:top w:w="0" w:type="dxa"/>
                  <w:left w:w="75" w:type="dxa"/>
                  <w:bottom w:w="0" w:type="dxa"/>
                  <w:right w:w="75" w:type="dxa"/>
                </w:tcMar>
                <w:vAlign w:val="center"/>
                <w:hideMark/>
              </w:tcPr>
            </w:tcPrChange>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Change w:id="284" w:author="Parks, Robbie M" w:date="2018-11-30T01:29:00Z">
              <w:tcPr>
                <w:tcW w:w="893" w:type="dxa"/>
                <w:tcMar>
                  <w:top w:w="0" w:type="dxa"/>
                  <w:left w:w="75" w:type="dxa"/>
                  <w:bottom w:w="0" w:type="dxa"/>
                  <w:right w:w="75" w:type="dxa"/>
                </w:tcMar>
                <w:vAlign w:val="center"/>
                <w:hideMark/>
              </w:tcPr>
            </w:tcPrChange>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B95C5A">
        <w:trPr>
          <w:trHeight w:val="510"/>
          <w:trPrChange w:id="285" w:author="Parks, Robbie M" w:date="2018-11-30T01:29:00Z">
            <w:trPr>
              <w:trHeight w:val="510"/>
            </w:trPr>
          </w:trPrChange>
        </w:trPr>
        <w:tc>
          <w:tcPr>
            <w:tcW w:w="1128" w:type="dxa"/>
            <w:vMerge w:val="restart"/>
            <w:tcMar>
              <w:top w:w="0" w:type="dxa"/>
              <w:left w:w="75" w:type="dxa"/>
              <w:bottom w:w="0" w:type="dxa"/>
              <w:right w:w="75" w:type="dxa"/>
            </w:tcMar>
            <w:vAlign w:val="center"/>
            <w:hideMark/>
            <w:tcPrChange w:id="286" w:author="Parks, Robbie M" w:date="2018-11-30T01:29:00Z">
              <w:tcPr>
                <w:tcW w:w="1328" w:type="dxa"/>
                <w:vMerge w:val="restart"/>
                <w:tcMar>
                  <w:top w:w="0" w:type="dxa"/>
                  <w:left w:w="75" w:type="dxa"/>
                  <w:bottom w:w="0" w:type="dxa"/>
                  <w:right w:w="75" w:type="dxa"/>
                </w:tcMar>
                <w:vAlign w:val="center"/>
                <w:hideMark/>
              </w:tcPr>
            </w:tcPrChange>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Change w:id="287" w:author="Parks, Robbie M" w:date="2018-11-30T01:29:00Z">
              <w:tcPr>
                <w:tcW w:w="743" w:type="dxa"/>
                <w:tcMar>
                  <w:top w:w="0" w:type="dxa"/>
                  <w:left w:w="75" w:type="dxa"/>
                  <w:bottom w:w="0" w:type="dxa"/>
                  <w:right w:w="75" w:type="dxa"/>
                </w:tcMar>
                <w:vAlign w:val="center"/>
                <w:hideMark/>
              </w:tcPr>
            </w:tcPrChange>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Change w:id="288" w:author="Parks, Robbie M" w:date="2018-11-30T01:29:00Z">
              <w:tcPr>
                <w:tcW w:w="893" w:type="dxa"/>
                <w:tcMar>
                  <w:top w:w="0" w:type="dxa"/>
                  <w:left w:w="75" w:type="dxa"/>
                  <w:bottom w:w="0" w:type="dxa"/>
                  <w:right w:w="75" w:type="dxa"/>
                </w:tcMar>
                <w:vAlign w:val="center"/>
                <w:hideMark/>
              </w:tcPr>
            </w:tcPrChange>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Change w:id="289" w:author="Parks, Robbie M" w:date="2018-11-30T01:29:00Z">
              <w:tcPr>
                <w:tcW w:w="893" w:type="dxa"/>
                <w:tcMar>
                  <w:top w:w="0" w:type="dxa"/>
                  <w:left w:w="75" w:type="dxa"/>
                  <w:bottom w:w="0" w:type="dxa"/>
                  <w:right w:w="75" w:type="dxa"/>
                </w:tcMar>
                <w:vAlign w:val="center"/>
                <w:hideMark/>
              </w:tcPr>
            </w:tcPrChange>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Change w:id="290" w:author="Parks, Robbie M" w:date="2018-11-30T01:29:00Z">
              <w:tcPr>
                <w:tcW w:w="893" w:type="dxa"/>
                <w:tcMar>
                  <w:top w:w="0" w:type="dxa"/>
                  <w:left w:w="75" w:type="dxa"/>
                  <w:bottom w:w="0" w:type="dxa"/>
                  <w:right w:w="75" w:type="dxa"/>
                </w:tcMar>
                <w:vAlign w:val="center"/>
                <w:hideMark/>
              </w:tcPr>
            </w:tcPrChange>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Change w:id="291" w:author="Parks, Robbie M" w:date="2018-11-30T01:29:00Z">
              <w:tcPr>
                <w:tcW w:w="893" w:type="dxa"/>
                <w:tcMar>
                  <w:top w:w="0" w:type="dxa"/>
                  <w:left w:w="75" w:type="dxa"/>
                  <w:bottom w:w="0" w:type="dxa"/>
                  <w:right w:w="75" w:type="dxa"/>
                </w:tcMar>
                <w:vAlign w:val="center"/>
                <w:hideMark/>
              </w:tcPr>
            </w:tcPrChange>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Change w:id="292" w:author="Parks, Robbie M" w:date="2018-11-30T01:29:00Z">
              <w:tcPr>
                <w:tcW w:w="893" w:type="dxa"/>
                <w:tcMar>
                  <w:top w:w="0" w:type="dxa"/>
                  <w:left w:w="75" w:type="dxa"/>
                  <w:bottom w:w="0" w:type="dxa"/>
                  <w:right w:w="75" w:type="dxa"/>
                </w:tcMar>
                <w:vAlign w:val="center"/>
                <w:hideMark/>
              </w:tcPr>
            </w:tcPrChange>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Change w:id="293" w:author="Parks, Robbie M" w:date="2018-11-30T01:29:00Z">
              <w:tcPr>
                <w:tcW w:w="893" w:type="dxa"/>
                <w:tcMar>
                  <w:top w:w="0" w:type="dxa"/>
                  <w:left w:w="75" w:type="dxa"/>
                  <w:bottom w:w="0" w:type="dxa"/>
                  <w:right w:w="75" w:type="dxa"/>
                </w:tcMar>
                <w:vAlign w:val="center"/>
                <w:hideMark/>
              </w:tcPr>
            </w:tcPrChange>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Change w:id="294" w:author="Parks, Robbie M" w:date="2018-11-30T01:29:00Z">
              <w:tcPr>
                <w:tcW w:w="893" w:type="dxa"/>
                <w:tcMar>
                  <w:top w:w="0" w:type="dxa"/>
                  <w:left w:w="75" w:type="dxa"/>
                  <w:bottom w:w="0" w:type="dxa"/>
                  <w:right w:w="75" w:type="dxa"/>
                </w:tcMar>
                <w:vAlign w:val="center"/>
                <w:hideMark/>
              </w:tcPr>
            </w:tcPrChange>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Change w:id="295" w:author="Parks, Robbie M" w:date="2018-11-30T01:29:00Z">
              <w:tcPr>
                <w:tcW w:w="893" w:type="dxa"/>
                <w:tcMar>
                  <w:top w:w="0" w:type="dxa"/>
                  <w:left w:w="75" w:type="dxa"/>
                  <w:bottom w:w="0" w:type="dxa"/>
                  <w:right w:w="75" w:type="dxa"/>
                </w:tcMar>
                <w:vAlign w:val="center"/>
                <w:hideMark/>
              </w:tcPr>
            </w:tcPrChange>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Change w:id="296" w:author="Parks, Robbie M" w:date="2018-11-30T01:29:00Z">
              <w:tcPr>
                <w:tcW w:w="854" w:type="dxa"/>
                <w:tcMar>
                  <w:top w:w="0" w:type="dxa"/>
                  <w:left w:w="75" w:type="dxa"/>
                  <w:bottom w:w="0" w:type="dxa"/>
                  <w:right w:w="75" w:type="dxa"/>
                </w:tcMar>
                <w:vAlign w:val="center"/>
                <w:hideMark/>
              </w:tcPr>
            </w:tcPrChange>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Change w:id="297" w:author="Parks, Robbie M" w:date="2018-11-30T01:29:00Z">
              <w:tcPr>
                <w:tcW w:w="854" w:type="dxa"/>
                <w:tcMar>
                  <w:top w:w="0" w:type="dxa"/>
                  <w:left w:w="75" w:type="dxa"/>
                  <w:bottom w:w="0" w:type="dxa"/>
                  <w:right w:w="75" w:type="dxa"/>
                </w:tcMar>
                <w:vAlign w:val="center"/>
                <w:hideMark/>
              </w:tcPr>
            </w:tcPrChange>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Change w:id="298" w:author="Parks, Robbie M" w:date="2018-11-30T01:29:00Z">
              <w:tcPr>
                <w:tcW w:w="893" w:type="dxa"/>
                <w:tcMar>
                  <w:top w:w="0" w:type="dxa"/>
                  <w:left w:w="75" w:type="dxa"/>
                  <w:bottom w:w="0" w:type="dxa"/>
                  <w:right w:w="75" w:type="dxa"/>
                </w:tcMar>
                <w:vAlign w:val="center"/>
                <w:hideMark/>
              </w:tcPr>
            </w:tcPrChange>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B95C5A">
        <w:trPr>
          <w:trHeight w:val="480"/>
          <w:trPrChange w:id="299" w:author="Parks, Robbie M" w:date="2018-11-30T01:29:00Z">
            <w:trPr>
              <w:trHeight w:val="480"/>
            </w:trPr>
          </w:trPrChange>
        </w:trPr>
        <w:tc>
          <w:tcPr>
            <w:tcW w:w="1128" w:type="dxa"/>
            <w:vMerge/>
            <w:vAlign w:val="center"/>
            <w:hideMark/>
            <w:tcPrChange w:id="300" w:author="Parks, Robbie M" w:date="2018-11-30T01:29:00Z">
              <w:tcPr>
                <w:tcW w:w="1328" w:type="dxa"/>
                <w:vMerge/>
                <w:vAlign w:val="center"/>
                <w:hideMark/>
              </w:tcPr>
            </w:tcPrChange>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Change w:id="301" w:author="Parks, Robbie M" w:date="2018-11-30T01:29:00Z">
              <w:tcPr>
                <w:tcW w:w="743" w:type="dxa"/>
                <w:tcMar>
                  <w:top w:w="0" w:type="dxa"/>
                  <w:left w:w="75" w:type="dxa"/>
                  <w:bottom w:w="0" w:type="dxa"/>
                  <w:right w:w="75" w:type="dxa"/>
                </w:tcMar>
                <w:vAlign w:val="center"/>
                <w:hideMark/>
              </w:tcPr>
            </w:tcPrChange>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Change w:id="302" w:author="Parks, Robbie M" w:date="2018-11-30T01:29:00Z">
              <w:tcPr>
                <w:tcW w:w="893" w:type="dxa"/>
                <w:tcMar>
                  <w:top w:w="0" w:type="dxa"/>
                  <w:left w:w="75" w:type="dxa"/>
                  <w:bottom w:w="0" w:type="dxa"/>
                  <w:right w:w="75" w:type="dxa"/>
                </w:tcMar>
                <w:vAlign w:val="center"/>
                <w:hideMark/>
              </w:tcPr>
            </w:tcPrChange>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Change w:id="303" w:author="Parks, Robbie M" w:date="2018-11-30T01:29:00Z">
              <w:tcPr>
                <w:tcW w:w="893" w:type="dxa"/>
                <w:tcMar>
                  <w:top w:w="0" w:type="dxa"/>
                  <w:left w:w="75" w:type="dxa"/>
                  <w:bottom w:w="0" w:type="dxa"/>
                  <w:right w:w="75" w:type="dxa"/>
                </w:tcMar>
                <w:vAlign w:val="center"/>
                <w:hideMark/>
              </w:tcPr>
            </w:tcPrChange>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Change w:id="304" w:author="Parks, Robbie M" w:date="2018-11-30T01:29:00Z">
              <w:tcPr>
                <w:tcW w:w="893" w:type="dxa"/>
                <w:tcMar>
                  <w:top w:w="0" w:type="dxa"/>
                  <w:left w:w="75" w:type="dxa"/>
                  <w:bottom w:w="0" w:type="dxa"/>
                  <w:right w:w="75" w:type="dxa"/>
                </w:tcMar>
                <w:vAlign w:val="center"/>
                <w:hideMark/>
              </w:tcPr>
            </w:tcPrChange>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Change w:id="305" w:author="Parks, Robbie M" w:date="2018-11-30T01:29:00Z">
              <w:tcPr>
                <w:tcW w:w="893" w:type="dxa"/>
                <w:tcMar>
                  <w:top w:w="0" w:type="dxa"/>
                  <w:left w:w="75" w:type="dxa"/>
                  <w:bottom w:w="0" w:type="dxa"/>
                  <w:right w:w="75" w:type="dxa"/>
                </w:tcMar>
                <w:vAlign w:val="center"/>
                <w:hideMark/>
              </w:tcPr>
            </w:tcPrChange>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Change w:id="306" w:author="Parks, Robbie M" w:date="2018-11-30T01:29:00Z">
              <w:tcPr>
                <w:tcW w:w="893" w:type="dxa"/>
                <w:tcMar>
                  <w:top w:w="0" w:type="dxa"/>
                  <w:left w:w="75" w:type="dxa"/>
                  <w:bottom w:w="0" w:type="dxa"/>
                  <w:right w:w="75" w:type="dxa"/>
                </w:tcMar>
                <w:vAlign w:val="center"/>
                <w:hideMark/>
              </w:tcPr>
            </w:tcPrChange>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Change w:id="307" w:author="Parks, Robbie M" w:date="2018-11-30T01:29:00Z">
              <w:tcPr>
                <w:tcW w:w="893" w:type="dxa"/>
                <w:tcMar>
                  <w:top w:w="0" w:type="dxa"/>
                  <w:left w:w="75" w:type="dxa"/>
                  <w:bottom w:w="0" w:type="dxa"/>
                  <w:right w:w="75" w:type="dxa"/>
                </w:tcMar>
                <w:vAlign w:val="center"/>
                <w:hideMark/>
              </w:tcPr>
            </w:tcPrChange>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Change w:id="308" w:author="Parks, Robbie M" w:date="2018-11-30T01:29:00Z">
              <w:tcPr>
                <w:tcW w:w="893" w:type="dxa"/>
                <w:tcMar>
                  <w:top w:w="0" w:type="dxa"/>
                  <w:left w:w="75" w:type="dxa"/>
                  <w:bottom w:w="0" w:type="dxa"/>
                  <w:right w:w="75" w:type="dxa"/>
                </w:tcMar>
                <w:vAlign w:val="center"/>
                <w:hideMark/>
              </w:tcPr>
            </w:tcPrChange>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Change w:id="309" w:author="Parks, Robbie M" w:date="2018-11-30T01:29:00Z">
              <w:tcPr>
                <w:tcW w:w="893" w:type="dxa"/>
                <w:tcMar>
                  <w:top w:w="0" w:type="dxa"/>
                  <w:left w:w="75" w:type="dxa"/>
                  <w:bottom w:w="0" w:type="dxa"/>
                  <w:right w:w="75" w:type="dxa"/>
                </w:tcMar>
                <w:vAlign w:val="center"/>
                <w:hideMark/>
              </w:tcPr>
            </w:tcPrChange>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Change w:id="310" w:author="Parks, Robbie M" w:date="2018-11-30T01:29:00Z">
              <w:tcPr>
                <w:tcW w:w="854" w:type="dxa"/>
                <w:tcMar>
                  <w:top w:w="0" w:type="dxa"/>
                  <w:left w:w="75" w:type="dxa"/>
                  <w:bottom w:w="0" w:type="dxa"/>
                  <w:right w:w="75" w:type="dxa"/>
                </w:tcMar>
                <w:vAlign w:val="center"/>
                <w:hideMark/>
              </w:tcPr>
            </w:tcPrChange>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Change w:id="311" w:author="Parks, Robbie M" w:date="2018-11-30T01:29:00Z">
              <w:tcPr>
                <w:tcW w:w="854" w:type="dxa"/>
                <w:tcMar>
                  <w:top w:w="0" w:type="dxa"/>
                  <w:left w:w="75" w:type="dxa"/>
                  <w:bottom w:w="0" w:type="dxa"/>
                  <w:right w:w="75" w:type="dxa"/>
                </w:tcMar>
                <w:vAlign w:val="center"/>
                <w:hideMark/>
              </w:tcPr>
            </w:tcPrChange>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Change w:id="312" w:author="Parks, Robbie M" w:date="2018-11-30T01:29:00Z">
              <w:tcPr>
                <w:tcW w:w="893" w:type="dxa"/>
                <w:tcMar>
                  <w:top w:w="0" w:type="dxa"/>
                  <w:left w:w="75" w:type="dxa"/>
                  <w:bottom w:w="0" w:type="dxa"/>
                  <w:right w:w="75" w:type="dxa"/>
                </w:tcMar>
                <w:vAlign w:val="center"/>
                <w:hideMark/>
              </w:tcPr>
            </w:tcPrChange>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B95C5A">
        <w:trPr>
          <w:trHeight w:val="510"/>
          <w:trPrChange w:id="313" w:author="Parks, Robbie M" w:date="2018-11-30T01:29:00Z">
            <w:trPr>
              <w:trHeight w:val="510"/>
            </w:trPr>
          </w:trPrChange>
        </w:trPr>
        <w:tc>
          <w:tcPr>
            <w:tcW w:w="1128" w:type="dxa"/>
            <w:vMerge w:val="restart"/>
            <w:tcMar>
              <w:top w:w="0" w:type="dxa"/>
              <w:left w:w="75" w:type="dxa"/>
              <w:bottom w:w="0" w:type="dxa"/>
              <w:right w:w="75" w:type="dxa"/>
            </w:tcMar>
            <w:vAlign w:val="center"/>
            <w:hideMark/>
            <w:tcPrChange w:id="314" w:author="Parks, Robbie M" w:date="2018-11-30T01:29:00Z">
              <w:tcPr>
                <w:tcW w:w="1328" w:type="dxa"/>
                <w:vMerge w:val="restart"/>
                <w:tcMar>
                  <w:top w:w="0" w:type="dxa"/>
                  <w:left w:w="75" w:type="dxa"/>
                  <w:bottom w:w="0" w:type="dxa"/>
                  <w:right w:w="75" w:type="dxa"/>
                </w:tcMar>
                <w:vAlign w:val="center"/>
                <w:hideMark/>
              </w:tcPr>
            </w:tcPrChange>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Change w:id="315" w:author="Parks, Robbie M" w:date="2018-11-30T01:29:00Z">
              <w:tcPr>
                <w:tcW w:w="743" w:type="dxa"/>
                <w:tcMar>
                  <w:top w:w="0" w:type="dxa"/>
                  <w:left w:w="75" w:type="dxa"/>
                  <w:bottom w:w="0" w:type="dxa"/>
                  <w:right w:w="75" w:type="dxa"/>
                </w:tcMar>
                <w:vAlign w:val="center"/>
                <w:hideMark/>
              </w:tcPr>
            </w:tcPrChange>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Change w:id="316" w:author="Parks, Robbie M" w:date="2018-11-30T01:29:00Z">
              <w:tcPr>
                <w:tcW w:w="893" w:type="dxa"/>
                <w:tcMar>
                  <w:top w:w="0" w:type="dxa"/>
                  <w:left w:w="75" w:type="dxa"/>
                  <w:bottom w:w="0" w:type="dxa"/>
                  <w:right w:w="75" w:type="dxa"/>
                </w:tcMar>
                <w:vAlign w:val="center"/>
                <w:hideMark/>
              </w:tcPr>
            </w:tcPrChange>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Change w:id="317" w:author="Parks, Robbie M" w:date="2018-11-30T01:29:00Z">
              <w:tcPr>
                <w:tcW w:w="893" w:type="dxa"/>
                <w:tcMar>
                  <w:top w:w="0" w:type="dxa"/>
                  <w:left w:w="75" w:type="dxa"/>
                  <w:bottom w:w="0" w:type="dxa"/>
                  <w:right w:w="75" w:type="dxa"/>
                </w:tcMar>
                <w:vAlign w:val="center"/>
                <w:hideMark/>
              </w:tcPr>
            </w:tcPrChange>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Change w:id="318" w:author="Parks, Robbie M" w:date="2018-11-30T01:29:00Z">
              <w:tcPr>
                <w:tcW w:w="893" w:type="dxa"/>
                <w:tcMar>
                  <w:top w:w="0" w:type="dxa"/>
                  <w:left w:w="75" w:type="dxa"/>
                  <w:bottom w:w="0" w:type="dxa"/>
                  <w:right w:w="75" w:type="dxa"/>
                </w:tcMar>
                <w:vAlign w:val="center"/>
                <w:hideMark/>
              </w:tcPr>
            </w:tcPrChange>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Change w:id="319" w:author="Parks, Robbie M" w:date="2018-11-30T01:29:00Z">
              <w:tcPr>
                <w:tcW w:w="893" w:type="dxa"/>
                <w:tcMar>
                  <w:top w:w="0" w:type="dxa"/>
                  <w:left w:w="75" w:type="dxa"/>
                  <w:bottom w:w="0" w:type="dxa"/>
                  <w:right w:w="75" w:type="dxa"/>
                </w:tcMar>
                <w:vAlign w:val="center"/>
                <w:hideMark/>
              </w:tcPr>
            </w:tcPrChange>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Change w:id="320" w:author="Parks, Robbie M" w:date="2018-11-30T01:29:00Z">
              <w:tcPr>
                <w:tcW w:w="893" w:type="dxa"/>
                <w:tcMar>
                  <w:top w:w="0" w:type="dxa"/>
                  <w:left w:w="75" w:type="dxa"/>
                  <w:bottom w:w="0" w:type="dxa"/>
                  <w:right w:w="75" w:type="dxa"/>
                </w:tcMar>
                <w:vAlign w:val="center"/>
                <w:hideMark/>
              </w:tcPr>
            </w:tcPrChange>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Change w:id="321" w:author="Parks, Robbie M" w:date="2018-11-30T01:29:00Z">
              <w:tcPr>
                <w:tcW w:w="893" w:type="dxa"/>
                <w:tcMar>
                  <w:top w:w="0" w:type="dxa"/>
                  <w:left w:w="75" w:type="dxa"/>
                  <w:bottom w:w="0" w:type="dxa"/>
                  <w:right w:w="75" w:type="dxa"/>
                </w:tcMar>
                <w:vAlign w:val="center"/>
                <w:hideMark/>
              </w:tcPr>
            </w:tcPrChange>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Change w:id="322" w:author="Parks, Robbie M" w:date="2018-11-30T01:29:00Z">
              <w:tcPr>
                <w:tcW w:w="893" w:type="dxa"/>
                <w:tcMar>
                  <w:top w:w="0" w:type="dxa"/>
                  <w:left w:w="75" w:type="dxa"/>
                  <w:bottom w:w="0" w:type="dxa"/>
                  <w:right w:w="75" w:type="dxa"/>
                </w:tcMar>
                <w:vAlign w:val="center"/>
                <w:hideMark/>
              </w:tcPr>
            </w:tcPrChange>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Change w:id="323" w:author="Parks, Robbie M" w:date="2018-11-30T01:29:00Z">
              <w:tcPr>
                <w:tcW w:w="893" w:type="dxa"/>
                <w:tcMar>
                  <w:top w:w="0" w:type="dxa"/>
                  <w:left w:w="75" w:type="dxa"/>
                  <w:bottom w:w="0" w:type="dxa"/>
                  <w:right w:w="75" w:type="dxa"/>
                </w:tcMar>
                <w:vAlign w:val="center"/>
                <w:hideMark/>
              </w:tcPr>
            </w:tcPrChange>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Change w:id="324" w:author="Parks, Robbie M" w:date="2018-11-30T01:29:00Z">
              <w:tcPr>
                <w:tcW w:w="854" w:type="dxa"/>
                <w:tcMar>
                  <w:top w:w="0" w:type="dxa"/>
                  <w:left w:w="75" w:type="dxa"/>
                  <w:bottom w:w="0" w:type="dxa"/>
                  <w:right w:w="75" w:type="dxa"/>
                </w:tcMar>
                <w:vAlign w:val="center"/>
                <w:hideMark/>
              </w:tcPr>
            </w:tcPrChange>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Change w:id="325" w:author="Parks, Robbie M" w:date="2018-11-30T01:29:00Z">
              <w:tcPr>
                <w:tcW w:w="854" w:type="dxa"/>
                <w:tcMar>
                  <w:top w:w="0" w:type="dxa"/>
                  <w:left w:w="75" w:type="dxa"/>
                  <w:bottom w:w="0" w:type="dxa"/>
                  <w:right w:w="75" w:type="dxa"/>
                </w:tcMar>
                <w:vAlign w:val="center"/>
                <w:hideMark/>
              </w:tcPr>
            </w:tcPrChange>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Change w:id="326" w:author="Parks, Robbie M" w:date="2018-11-30T01:29:00Z">
              <w:tcPr>
                <w:tcW w:w="893" w:type="dxa"/>
                <w:tcMar>
                  <w:top w:w="0" w:type="dxa"/>
                  <w:left w:w="75" w:type="dxa"/>
                  <w:bottom w:w="0" w:type="dxa"/>
                  <w:right w:w="75" w:type="dxa"/>
                </w:tcMar>
                <w:vAlign w:val="center"/>
                <w:hideMark/>
              </w:tcPr>
            </w:tcPrChange>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B95C5A">
        <w:trPr>
          <w:trHeight w:val="510"/>
          <w:trPrChange w:id="327" w:author="Parks, Robbie M" w:date="2018-11-30T01:29:00Z">
            <w:trPr>
              <w:trHeight w:val="510"/>
            </w:trPr>
          </w:trPrChange>
        </w:trPr>
        <w:tc>
          <w:tcPr>
            <w:tcW w:w="1128" w:type="dxa"/>
            <w:vMerge/>
            <w:vAlign w:val="center"/>
            <w:hideMark/>
            <w:tcPrChange w:id="328" w:author="Parks, Robbie M" w:date="2018-11-30T01:29:00Z">
              <w:tcPr>
                <w:tcW w:w="1328" w:type="dxa"/>
                <w:vMerge/>
                <w:vAlign w:val="center"/>
                <w:hideMark/>
              </w:tcPr>
            </w:tcPrChange>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Change w:id="329" w:author="Parks, Robbie M" w:date="2018-11-30T01:29:00Z">
              <w:tcPr>
                <w:tcW w:w="743" w:type="dxa"/>
                <w:tcMar>
                  <w:top w:w="0" w:type="dxa"/>
                  <w:left w:w="75" w:type="dxa"/>
                  <w:bottom w:w="0" w:type="dxa"/>
                  <w:right w:w="75" w:type="dxa"/>
                </w:tcMar>
                <w:vAlign w:val="center"/>
                <w:hideMark/>
              </w:tcPr>
            </w:tcPrChange>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Change w:id="330" w:author="Parks, Robbie M" w:date="2018-11-30T01:29:00Z">
              <w:tcPr>
                <w:tcW w:w="893" w:type="dxa"/>
                <w:tcMar>
                  <w:top w:w="0" w:type="dxa"/>
                  <w:left w:w="75" w:type="dxa"/>
                  <w:bottom w:w="0" w:type="dxa"/>
                  <w:right w:w="75" w:type="dxa"/>
                </w:tcMar>
                <w:vAlign w:val="center"/>
                <w:hideMark/>
              </w:tcPr>
            </w:tcPrChange>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Change w:id="331" w:author="Parks, Robbie M" w:date="2018-11-30T01:29:00Z">
              <w:tcPr>
                <w:tcW w:w="893" w:type="dxa"/>
                <w:tcMar>
                  <w:top w:w="0" w:type="dxa"/>
                  <w:left w:w="75" w:type="dxa"/>
                  <w:bottom w:w="0" w:type="dxa"/>
                  <w:right w:w="75" w:type="dxa"/>
                </w:tcMar>
                <w:vAlign w:val="center"/>
                <w:hideMark/>
              </w:tcPr>
            </w:tcPrChange>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Change w:id="332" w:author="Parks, Robbie M" w:date="2018-11-30T01:29:00Z">
              <w:tcPr>
                <w:tcW w:w="893" w:type="dxa"/>
                <w:tcMar>
                  <w:top w:w="0" w:type="dxa"/>
                  <w:left w:w="75" w:type="dxa"/>
                  <w:bottom w:w="0" w:type="dxa"/>
                  <w:right w:w="75" w:type="dxa"/>
                </w:tcMar>
                <w:vAlign w:val="center"/>
                <w:hideMark/>
              </w:tcPr>
            </w:tcPrChange>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Change w:id="333" w:author="Parks, Robbie M" w:date="2018-11-30T01:29:00Z">
              <w:tcPr>
                <w:tcW w:w="893" w:type="dxa"/>
                <w:tcMar>
                  <w:top w:w="0" w:type="dxa"/>
                  <w:left w:w="75" w:type="dxa"/>
                  <w:bottom w:w="0" w:type="dxa"/>
                  <w:right w:w="75" w:type="dxa"/>
                </w:tcMar>
                <w:vAlign w:val="center"/>
                <w:hideMark/>
              </w:tcPr>
            </w:tcPrChange>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Change w:id="334" w:author="Parks, Robbie M" w:date="2018-11-30T01:29:00Z">
              <w:tcPr>
                <w:tcW w:w="893" w:type="dxa"/>
                <w:tcMar>
                  <w:top w:w="0" w:type="dxa"/>
                  <w:left w:w="75" w:type="dxa"/>
                  <w:bottom w:w="0" w:type="dxa"/>
                  <w:right w:w="75" w:type="dxa"/>
                </w:tcMar>
                <w:vAlign w:val="center"/>
                <w:hideMark/>
              </w:tcPr>
            </w:tcPrChange>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Change w:id="335" w:author="Parks, Robbie M" w:date="2018-11-30T01:29:00Z">
              <w:tcPr>
                <w:tcW w:w="893" w:type="dxa"/>
                <w:tcMar>
                  <w:top w:w="0" w:type="dxa"/>
                  <w:left w:w="75" w:type="dxa"/>
                  <w:bottom w:w="0" w:type="dxa"/>
                  <w:right w:w="75" w:type="dxa"/>
                </w:tcMar>
                <w:vAlign w:val="center"/>
                <w:hideMark/>
              </w:tcPr>
            </w:tcPrChange>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Change w:id="336" w:author="Parks, Robbie M" w:date="2018-11-30T01:29:00Z">
              <w:tcPr>
                <w:tcW w:w="893" w:type="dxa"/>
                <w:tcMar>
                  <w:top w:w="0" w:type="dxa"/>
                  <w:left w:w="75" w:type="dxa"/>
                  <w:bottom w:w="0" w:type="dxa"/>
                  <w:right w:w="75" w:type="dxa"/>
                </w:tcMar>
                <w:vAlign w:val="center"/>
                <w:hideMark/>
              </w:tcPr>
            </w:tcPrChange>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Change w:id="337" w:author="Parks, Robbie M" w:date="2018-11-30T01:29:00Z">
              <w:tcPr>
                <w:tcW w:w="893" w:type="dxa"/>
                <w:tcMar>
                  <w:top w:w="0" w:type="dxa"/>
                  <w:left w:w="75" w:type="dxa"/>
                  <w:bottom w:w="0" w:type="dxa"/>
                  <w:right w:w="75" w:type="dxa"/>
                </w:tcMar>
                <w:vAlign w:val="center"/>
                <w:hideMark/>
              </w:tcPr>
            </w:tcPrChange>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Change w:id="338" w:author="Parks, Robbie M" w:date="2018-11-30T01:29:00Z">
              <w:tcPr>
                <w:tcW w:w="854" w:type="dxa"/>
                <w:tcMar>
                  <w:top w:w="0" w:type="dxa"/>
                  <w:left w:w="75" w:type="dxa"/>
                  <w:bottom w:w="0" w:type="dxa"/>
                  <w:right w:w="75" w:type="dxa"/>
                </w:tcMar>
                <w:vAlign w:val="center"/>
                <w:hideMark/>
              </w:tcPr>
            </w:tcPrChange>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Change w:id="339" w:author="Parks, Robbie M" w:date="2018-11-30T01:29:00Z">
              <w:tcPr>
                <w:tcW w:w="854" w:type="dxa"/>
                <w:tcMar>
                  <w:top w:w="0" w:type="dxa"/>
                  <w:left w:w="75" w:type="dxa"/>
                  <w:bottom w:w="0" w:type="dxa"/>
                  <w:right w:w="75" w:type="dxa"/>
                </w:tcMar>
                <w:vAlign w:val="center"/>
                <w:hideMark/>
              </w:tcPr>
            </w:tcPrChange>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Change w:id="340" w:author="Parks, Robbie M" w:date="2018-11-30T01:29:00Z">
              <w:tcPr>
                <w:tcW w:w="893" w:type="dxa"/>
                <w:tcMar>
                  <w:top w:w="0" w:type="dxa"/>
                  <w:left w:w="75" w:type="dxa"/>
                  <w:bottom w:w="0" w:type="dxa"/>
                  <w:right w:w="75" w:type="dxa"/>
                </w:tcMar>
                <w:vAlign w:val="center"/>
                <w:hideMark/>
              </w:tcPr>
            </w:tcPrChange>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B95C5A">
        <w:trPr>
          <w:trHeight w:val="510"/>
          <w:trPrChange w:id="341" w:author="Parks, Robbie M" w:date="2018-11-30T01:29:00Z">
            <w:trPr>
              <w:trHeight w:val="510"/>
            </w:trPr>
          </w:trPrChange>
        </w:trPr>
        <w:tc>
          <w:tcPr>
            <w:tcW w:w="1128" w:type="dxa"/>
            <w:vMerge w:val="restart"/>
            <w:tcMar>
              <w:top w:w="0" w:type="dxa"/>
              <w:left w:w="75" w:type="dxa"/>
              <w:bottom w:w="0" w:type="dxa"/>
              <w:right w:w="75" w:type="dxa"/>
            </w:tcMar>
            <w:vAlign w:val="center"/>
            <w:hideMark/>
            <w:tcPrChange w:id="342" w:author="Parks, Robbie M" w:date="2018-11-30T01:29:00Z">
              <w:tcPr>
                <w:tcW w:w="1328" w:type="dxa"/>
                <w:vMerge w:val="restart"/>
                <w:tcMar>
                  <w:top w:w="0" w:type="dxa"/>
                  <w:left w:w="75" w:type="dxa"/>
                  <w:bottom w:w="0" w:type="dxa"/>
                  <w:right w:w="75" w:type="dxa"/>
                </w:tcMar>
                <w:vAlign w:val="center"/>
                <w:hideMark/>
              </w:tcPr>
            </w:tcPrChange>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Change w:id="343" w:author="Parks, Robbie M" w:date="2018-11-30T01:29:00Z">
              <w:tcPr>
                <w:tcW w:w="743" w:type="dxa"/>
                <w:tcMar>
                  <w:top w:w="0" w:type="dxa"/>
                  <w:left w:w="75" w:type="dxa"/>
                  <w:bottom w:w="0" w:type="dxa"/>
                  <w:right w:w="75" w:type="dxa"/>
                </w:tcMar>
                <w:vAlign w:val="center"/>
                <w:hideMark/>
              </w:tcPr>
            </w:tcPrChange>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Change w:id="344" w:author="Parks, Robbie M" w:date="2018-11-30T01:29:00Z">
              <w:tcPr>
                <w:tcW w:w="893" w:type="dxa"/>
                <w:tcMar>
                  <w:top w:w="0" w:type="dxa"/>
                  <w:left w:w="75" w:type="dxa"/>
                  <w:bottom w:w="0" w:type="dxa"/>
                  <w:right w:w="75" w:type="dxa"/>
                </w:tcMar>
                <w:vAlign w:val="center"/>
                <w:hideMark/>
              </w:tcPr>
            </w:tcPrChange>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Change w:id="345" w:author="Parks, Robbie M" w:date="2018-11-30T01:29:00Z">
              <w:tcPr>
                <w:tcW w:w="893" w:type="dxa"/>
                <w:tcMar>
                  <w:top w:w="0" w:type="dxa"/>
                  <w:left w:w="75" w:type="dxa"/>
                  <w:bottom w:w="0" w:type="dxa"/>
                  <w:right w:w="75" w:type="dxa"/>
                </w:tcMar>
                <w:vAlign w:val="center"/>
                <w:hideMark/>
              </w:tcPr>
            </w:tcPrChange>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Change w:id="346" w:author="Parks, Robbie M" w:date="2018-11-30T01:29:00Z">
              <w:tcPr>
                <w:tcW w:w="893" w:type="dxa"/>
                <w:tcMar>
                  <w:top w:w="0" w:type="dxa"/>
                  <w:left w:w="75" w:type="dxa"/>
                  <w:bottom w:w="0" w:type="dxa"/>
                  <w:right w:w="75" w:type="dxa"/>
                </w:tcMar>
                <w:vAlign w:val="center"/>
                <w:hideMark/>
              </w:tcPr>
            </w:tcPrChange>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Change w:id="347" w:author="Parks, Robbie M" w:date="2018-11-30T01:29:00Z">
              <w:tcPr>
                <w:tcW w:w="893" w:type="dxa"/>
                <w:tcMar>
                  <w:top w:w="0" w:type="dxa"/>
                  <w:left w:w="75" w:type="dxa"/>
                  <w:bottom w:w="0" w:type="dxa"/>
                  <w:right w:w="75" w:type="dxa"/>
                </w:tcMar>
                <w:vAlign w:val="center"/>
                <w:hideMark/>
              </w:tcPr>
            </w:tcPrChange>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Change w:id="348" w:author="Parks, Robbie M" w:date="2018-11-30T01:29:00Z">
              <w:tcPr>
                <w:tcW w:w="893" w:type="dxa"/>
                <w:tcMar>
                  <w:top w:w="0" w:type="dxa"/>
                  <w:left w:w="75" w:type="dxa"/>
                  <w:bottom w:w="0" w:type="dxa"/>
                  <w:right w:w="75" w:type="dxa"/>
                </w:tcMar>
                <w:vAlign w:val="center"/>
                <w:hideMark/>
              </w:tcPr>
            </w:tcPrChange>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Change w:id="349" w:author="Parks, Robbie M" w:date="2018-11-30T01:29:00Z">
              <w:tcPr>
                <w:tcW w:w="893" w:type="dxa"/>
                <w:tcMar>
                  <w:top w:w="0" w:type="dxa"/>
                  <w:left w:w="75" w:type="dxa"/>
                  <w:bottom w:w="0" w:type="dxa"/>
                  <w:right w:w="75" w:type="dxa"/>
                </w:tcMar>
                <w:vAlign w:val="center"/>
                <w:hideMark/>
              </w:tcPr>
            </w:tcPrChange>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Change w:id="350" w:author="Parks, Robbie M" w:date="2018-11-30T01:29:00Z">
              <w:tcPr>
                <w:tcW w:w="893" w:type="dxa"/>
                <w:tcMar>
                  <w:top w:w="0" w:type="dxa"/>
                  <w:left w:w="75" w:type="dxa"/>
                  <w:bottom w:w="0" w:type="dxa"/>
                  <w:right w:w="75" w:type="dxa"/>
                </w:tcMar>
                <w:vAlign w:val="center"/>
                <w:hideMark/>
              </w:tcPr>
            </w:tcPrChange>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Change w:id="351" w:author="Parks, Robbie M" w:date="2018-11-30T01:29:00Z">
              <w:tcPr>
                <w:tcW w:w="893" w:type="dxa"/>
                <w:tcMar>
                  <w:top w:w="0" w:type="dxa"/>
                  <w:left w:w="75" w:type="dxa"/>
                  <w:bottom w:w="0" w:type="dxa"/>
                  <w:right w:w="75" w:type="dxa"/>
                </w:tcMar>
                <w:vAlign w:val="center"/>
                <w:hideMark/>
              </w:tcPr>
            </w:tcPrChange>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Change w:id="352" w:author="Parks, Robbie M" w:date="2018-11-30T01:29:00Z">
              <w:tcPr>
                <w:tcW w:w="854" w:type="dxa"/>
                <w:tcMar>
                  <w:top w:w="0" w:type="dxa"/>
                  <w:left w:w="75" w:type="dxa"/>
                  <w:bottom w:w="0" w:type="dxa"/>
                  <w:right w:w="75" w:type="dxa"/>
                </w:tcMar>
                <w:vAlign w:val="center"/>
                <w:hideMark/>
              </w:tcPr>
            </w:tcPrChange>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Change w:id="353" w:author="Parks, Robbie M" w:date="2018-11-30T01:29:00Z">
              <w:tcPr>
                <w:tcW w:w="854" w:type="dxa"/>
                <w:tcMar>
                  <w:top w:w="0" w:type="dxa"/>
                  <w:left w:w="75" w:type="dxa"/>
                  <w:bottom w:w="0" w:type="dxa"/>
                  <w:right w:w="75" w:type="dxa"/>
                </w:tcMar>
                <w:vAlign w:val="center"/>
                <w:hideMark/>
              </w:tcPr>
            </w:tcPrChange>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Change w:id="354" w:author="Parks, Robbie M" w:date="2018-11-30T01:29:00Z">
              <w:tcPr>
                <w:tcW w:w="893" w:type="dxa"/>
                <w:tcMar>
                  <w:top w:w="0" w:type="dxa"/>
                  <w:left w:w="75" w:type="dxa"/>
                  <w:bottom w:w="0" w:type="dxa"/>
                  <w:right w:w="75" w:type="dxa"/>
                </w:tcMar>
                <w:vAlign w:val="center"/>
                <w:hideMark/>
              </w:tcPr>
            </w:tcPrChange>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B95C5A">
        <w:trPr>
          <w:trHeight w:val="510"/>
          <w:trPrChange w:id="355" w:author="Parks, Robbie M" w:date="2018-11-30T01:29:00Z">
            <w:trPr>
              <w:trHeight w:val="510"/>
            </w:trPr>
          </w:trPrChange>
        </w:trPr>
        <w:tc>
          <w:tcPr>
            <w:tcW w:w="1128" w:type="dxa"/>
            <w:vMerge/>
            <w:vAlign w:val="center"/>
            <w:hideMark/>
            <w:tcPrChange w:id="356" w:author="Parks, Robbie M" w:date="2018-11-30T01:29:00Z">
              <w:tcPr>
                <w:tcW w:w="1328" w:type="dxa"/>
                <w:vMerge/>
                <w:vAlign w:val="center"/>
                <w:hideMark/>
              </w:tcPr>
            </w:tcPrChange>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Change w:id="357" w:author="Parks, Robbie M" w:date="2018-11-30T01:29:00Z">
              <w:tcPr>
                <w:tcW w:w="743" w:type="dxa"/>
                <w:tcMar>
                  <w:top w:w="0" w:type="dxa"/>
                  <w:left w:w="75" w:type="dxa"/>
                  <w:bottom w:w="0" w:type="dxa"/>
                  <w:right w:w="75" w:type="dxa"/>
                </w:tcMar>
                <w:vAlign w:val="center"/>
                <w:hideMark/>
              </w:tcPr>
            </w:tcPrChange>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Change w:id="358" w:author="Parks, Robbie M" w:date="2018-11-30T01:29:00Z">
              <w:tcPr>
                <w:tcW w:w="893" w:type="dxa"/>
                <w:tcMar>
                  <w:top w:w="0" w:type="dxa"/>
                  <w:left w:w="75" w:type="dxa"/>
                  <w:bottom w:w="0" w:type="dxa"/>
                  <w:right w:w="75" w:type="dxa"/>
                </w:tcMar>
                <w:vAlign w:val="center"/>
                <w:hideMark/>
              </w:tcPr>
            </w:tcPrChange>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Change w:id="359" w:author="Parks, Robbie M" w:date="2018-11-30T01:29:00Z">
              <w:tcPr>
                <w:tcW w:w="893" w:type="dxa"/>
                <w:tcMar>
                  <w:top w:w="0" w:type="dxa"/>
                  <w:left w:w="75" w:type="dxa"/>
                  <w:bottom w:w="0" w:type="dxa"/>
                  <w:right w:w="75" w:type="dxa"/>
                </w:tcMar>
                <w:vAlign w:val="center"/>
                <w:hideMark/>
              </w:tcPr>
            </w:tcPrChange>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Change w:id="360" w:author="Parks, Robbie M" w:date="2018-11-30T01:29:00Z">
              <w:tcPr>
                <w:tcW w:w="893" w:type="dxa"/>
                <w:tcMar>
                  <w:top w:w="0" w:type="dxa"/>
                  <w:left w:w="75" w:type="dxa"/>
                  <w:bottom w:w="0" w:type="dxa"/>
                  <w:right w:w="75" w:type="dxa"/>
                </w:tcMar>
                <w:vAlign w:val="center"/>
                <w:hideMark/>
              </w:tcPr>
            </w:tcPrChange>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Change w:id="361" w:author="Parks, Robbie M" w:date="2018-11-30T01:29:00Z">
              <w:tcPr>
                <w:tcW w:w="893" w:type="dxa"/>
                <w:tcMar>
                  <w:top w:w="0" w:type="dxa"/>
                  <w:left w:w="75" w:type="dxa"/>
                  <w:bottom w:w="0" w:type="dxa"/>
                  <w:right w:w="75" w:type="dxa"/>
                </w:tcMar>
                <w:vAlign w:val="center"/>
                <w:hideMark/>
              </w:tcPr>
            </w:tcPrChange>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Change w:id="362" w:author="Parks, Robbie M" w:date="2018-11-30T01:29:00Z">
              <w:tcPr>
                <w:tcW w:w="893" w:type="dxa"/>
                <w:tcMar>
                  <w:top w:w="0" w:type="dxa"/>
                  <w:left w:w="75" w:type="dxa"/>
                  <w:bottom w:w="0" w:type="dxa"/>
                  <w:right w:w="75" w:type="dxa"/>
                </w:tcMar>
                <w:vAlign w:val="center"/>
                <w:hideMark/>
              </w:tcPr>
            </w:tcPrChange>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Change w:id="363" w:author="Parks, Robbie M" w:date="2018-11-30T01:29:00Z">
              <w:tcPr>
                <w:tcW w:w="893" w:type="dxa"/>
                <w:tcMar>
                  <w:top w:w="0" w:type="dxa"/>
                  <w:left w:w="75" w:type="dxa"/>
                  <w:bottom w:w="0" w:type="dxa"/>
                  <w:right w:w="75" w:type="dxa"/>
                </w:tcMar>
                <w:vAlign w:val="center"/>
                <w:hideMark/>
              </w:tcPr>
            </w:tcPrChange>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Change w:id="364" w:author="Parks, Robbie M" w:date="2018-11-30T01:29:00Z">
              <w:tcPr>
                <w:tcW w:w="893" w:type="dxa"/>
                <w:tcMar>
                  <w:top w:w="0" w:type="dxa"/>
                  <w:left w:w="75" w:type="dxa"/>
                  <w:bottom w:w="0" w:type="dxa"/>
                  <w:right w:w="75" w:type="dxa"/>
                </w:tcMar>
                <w:vAlign w:val="center"/>
                <w:hideMark/>
              </w:tcPr>
            </w:tcPrChange>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Change w:id="365" w:author="Parks, Robbie M" w:date="2018-11-30T01:29:00Z">
              <w:tcPr>
                <w:tcW w:w="893" w:type="dxa"/>
                <w:tcMar>
                  <w:top w:w="0" w:type="dxa"/>
                  <w:left w:w="75" w:type="dxa"/>
                  <w:bottom w:w="0" w:type="dxa"/>
                  <w:right w:w="75" w:type="dxa"/>
                </w:tcMar>
                <w:vAlign w:val="center"/>
                <w:hideMark/>
              </w:tcPr>
            </w:tcPrChange>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Change w:id="366" w:author="Parks, Robbie M" w:date="2018-11-30T01:29:00Z">
              <w:tcPr>
                <w:tcW w:w="854" w:type="dxa"/>
                <w:tcMar>
                  <w:top w:w="0" w:type="dxa"/>
                  <w:left w:w="75" w:type="dxa"/>
                  <w:bottom w:w="0" w:type="dxa"/>
                  <w:right w:w="75" w:type="dxa"/>
                </w:tcMar>
                <w:vAlign w:val="center"/>
                <w:hideMark/>
              </w:tcPr>
            </w:tcPrChange>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Change w:id="367" w:author="Parks, Robbie M" w:date="2018-11-30T01:29:00Z">
              <w:tcPr>
                <w:tcW w:w="854" w:type="dxa"/>
                <w:tcMar>
                  <w:top w:w="0" w:type="dxa"/>
                  <w:left w:w="75" w:type="dxa"/>
                  <w:bottom w:w="0" w:type="dxa"/>
                  <w:right w:w="75" w:type="dxa"/>
                </w:tcMar>
                <w:vAlign w:val="center"/>
                <w:hideMark/>
              </w:tcPr>
            </w:tcPrChange>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Change w:id="368" w:author="Parks, Robbie M" w:date="2018-11-30T01:29:00Z">
              <w:tcPr>
                <w:tcW w:w="893" w:type="dxa"/>
                <w:tcMar>
                  <w:top w:w="0" w:type="dxa"/>
                  <w:left w:w="75" w:type="dxa"/>
                  <w:bottom w:w="0" w:type="dxa"/>
                  <w:right w:w="75" w:type="dxa"/>
                </w:tcMar>
                <w:vAlign w:val="center"/>
                <w:hideMark/>
              </w:tcPr>
            </w:tcPrChange>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B95C5A">
        <w:trPr>
          <w:trHeight w:val="510"/>
          <w:trPrChange w:id="369" w:author="Parks, Robbie M" w:date="2018-11-30T01:29:00Z">
            <w:trPr>
              <w:trHeight w:val="510"/>
            </w:trPr>
          </w:trPrChange>
        </w:trPr>
        <w:tc>
          <w:tcPr>
            <w:tcW w:w="1128" w:type="dxa"/>
            <w:vMerge w:val="restart"/>
            <w:tcMar>
              <w:top w:w="0" w:type="dxa"/>
              <w:left w:w="75" w:type="dxa"/>
              <w:bottom w:w="0" w:type="dxa"/>
              <w:right w:w="75" w:type="dxa"/>
            </w:tcMar>
            <w:vAlign w:val="center"/>
            <w:hideMark/>
            <w:tcPrChange w:id="370" w:author="Parks, Robbie M" w:date="2018-11-30T01:29:00Z">
              <w:tcPr>
                <w:tcW w:w="1328" w:type="dxa"/>
                <w:vMerge w:val="restart"/>
                <w:tcMar>
                  <w:top w:w="0" w:type="dxa"/>
                  <w:left w:w="75" w:type="dxa"/>
                  <w:bottom w:w="0" w:type="dxa"/>
                  <w:right w:w="75" w:type="dxa"/>
                </w:tcMar>
                <w:vAlign w:val="center"/>
                <w:hideMark/>
              </w:tcPr>
            </w:tcPrChange>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Change w:id="371" w:author="Parks, Robbie M" w:date="2018-11-30T01:29:00Z">
              <w:tcPr>
                <w:tcW w:w="743" w:type="dxa"/>
                <w:tcMar>
                  <w:top w:w="0" w:type="dxa"/>
                  <w:left w:w="75" w:type="dxa"/>
                  <w:bottom w:w="0" w:type="dxa"/>
                  <w:right w:w="75" w:type="dxa"/>
                </w:tcMar>
                <w:vAlign w:val="center"/>
                <w:hideMark/>
              </w:tcPr>
            </w:tcPrChange>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Change w:id="372" w:author="Parks, Robbie M" w:date="2018-11-30T01:29:00Z">
              <w:tcPr>
                <w:tcW w:w="893" w:type="dxa"/>
                <w:tcMar>
                  <w:top w:w="0" w:type="dxa"/>
                  <w:left w:w="75" w:type="dxa"/>
                  <w:bottom w:w="0" w:type="dxa"/>
                  <w:right w:w="75" w:type="dxa"/>
                </w:tcMar>
                <w:vAlign w:val="center"/>
                <w:hideMark/>
              </w:tcPr>
            </w:tcPrChange>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Change w:id="373" w:author="Parks, Robbie M" w:date="2018-11-30T01:29:00Z">
              <w:tcPr>
                <w:tcW w:w="893" w:type="dxa"/>
                <w:tcMar>
                  <w:top w:w="0" w:type="dxa"/>
                  <w:left w:w="75" w:type="dxa"/>
                  <w:bottom w:w="0" w:type="dxa"/>
                  <w:right w:w="75" w:type="dxa"/>
                </w:tcMar>
                <w:vAlign w:val="center"/>
                <w:hideMark/>
              </w:tcPr>
            </w:tcPrChange>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Change w:id="374" w:author="Parks, Robbie M" w:date="2018-11-30T01:29:00Z">
              <w:tcPr>
                <w:tcW w:w="893" w:type="dxa"/>
                <w:tcMar>
                  <w:top w:w="0" w:type="dxa"/>
                  <w:left w:w="75" w:type="dxa"/>
                  <w:bottom w:w="0" w:type="dxa"/>
                  <w:right w:w="75" w:type="dxa"/>
                </w:tcMar>
                <w:vAlign w:val="center"/>
                <w:hideMark/>
              </w:tcPr>
            </w:tcPrChange>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Change w:id="375" w:author="Parks, Robbie M" w:date="2018-11-30T01:29:00Z">
              <w:tcPr>
                <w:tcW w:w="893" w:type="dxa"/>
                <w:tcMar>
                  <w:top w:w="0" w:type="dxa"/>
                  <w:left w:w="75" w:type="dxa"/>
                  <w:bottom w:w="0" w:type="dxa"/>
                  <w:right w:w="75" w:type="dxa"/>
                </w:tcMar>
                <w:vAlign w:val="center"/>
                <w:hideMark/>
              </w:tcPr>
            </w:tcPrChange>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Change w:id="376" w:author="Parks, Robbie M" w:date="2018-11-30T01:29:00Z">
              <w:tcPr>
                <w:tcW w:w="893" w:type="dxa"/>
                <w:tcMar>
                  <w:top w:w="0" w:type="dxa"/>
                  <w:left w:w="75" w:type="dxa"/>
                  <w:bottom w:w="0" w:type="dxa"/>
                  <w:right w:w="75" w:type="dxa"/>
                </w:tcMar>
                <w:vAlign w:val="center"/>
                <w:hideMark/>
              </w:tcPr>
            </w:tcPrChange>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Change w:id="377" w:author="Parks, Robbie M" w:date="2018-11-30T01:29:00Z">
              <w:tcPr>
                <w:tcW w:w="893" w:type="dxa"/>
                <w:tcMar>
                  <w:top w:w="0" w:type="dxa"/>
                  <w:left w:w="75" w:type="dxa"/>
                  <w:bottom w:w="0" w:type="dxa"/>
                  <w:right w:w="75" w:type="dxa"/>
                </w:tcMar>
                <w:vAlign w:val="center"/>
                <w:hideMark/>
              </w:tcPr>
            </w:tcPrChange>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Change w:id="378" w:author="Parks, Robbie M" w:date="2018-11-30T01:29:00Z">
              <w:tcPr>
                <w:tcW w:w="893" w:type="dxa"/>
                <w:tcMar>
                  <w:top w:w="0" w:type="dxa"/>
                  <w:left w:w="75" w:type="dxa"/>
                  <w:bottom w:w="0" w:type="dxa"/>
                  <w:right w:w="75" w:type="dxa"/>
                </w:tcMar>
                <w:vAlign w:val="center"/>
                <w:hideMark/>
              </w:tcPr>
            </w:tcPrChange>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Change w:id="379" w:author="Parks, Robbie M" w:date="2018-11-30T01:29:00Z">
              <w:tcPr>
                <w:tcW w:w="893" w:type="dxa"/>
                <w:tcMar>
                  <w:top w:w="0" w:type="dxa"/>
                  <w:left w:w="75" w:type="dxa"/>
                  <w:bottom w:w="0" w:type="dxa"/>
                  <w:right w:w="75" w:type="dxa"/>
                </w:tcMar>
                <w:vAlign w:val="center"/>
                <w:hideMark/>
              </w:tcPr>
            </w:tcPrChange>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Change w:id="380" w:author="Parks, Robbie M" w:date="2018-11-30T01:29:00Z">
              <w:tcPr>
                <w:tcW w:w="854" w:type="dxa"/>
                <w:tcMar>
                  <w:top w:w="0" w:type="dxa"/>
                  <w:left w:w="75" w:type="dxa"/>
                  <w:bottom w:w="0" w:type="dxa"/>
                  <w:right w:w="75" w:type="dxa"/>
                </w:tcMar>
                <w:vAlign w:val="center"/>
                <w:hideMark/>
              </w:tcPr>
            </w:tcPrChange>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Change w:id="381" w:author="Parks, Robbie M" w:date="2018-11-30T01:29:00Z">
              <w:tcPr>
                <w:tcW w:w="854" w:type="dxa"/>
                <w:tcMar>
                  <w:top w:w="0" w:type="dxa"/>
                  <w:left w:w="75" w:type="dxa"/>
                  <w:bottom w:w="0" w:type="dxa"/>
                  <w:right w:w="75" w:type="dxa"/>
                </w:tcMar>
                <w:vAlign w:val="center"/>
                <w:hideMark/>
              </w:tcPr>
            </w:tcPrChange>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Change w:id="382" w:author="Parks, Robbie M" w:date="2018-11-30T01:29:00Z">
              <w:tcPr>
                <w:tcW w:w="893" w:type="dxa"/>
                <w:tcMar>
                  <w:top w:w="0" w:type="dxa"/>
                  <w:left w:w="75" w:type="dxa"/>
                  <w:bottom w:w="0" w:type="dxa"/>
                  <w:right w:w="75" w:type="dxa"/>
                </w:tcMar>
                <w:vAlign w:val="center"/>
                <w:hideMark/>
              </w:tcPr>
            </w:tcPrChange>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B95C5A">
        <w:trPr>
          <w:trHeight w:val="525"/>
          <w:trPrChange w:id="383" w:author="Parks, Robbie M" w:date="2018-11-30T01:29:00Z">
            <w:trPr>
              <w:trHeight w:val="525"/>
            </w:trPr>
          </w:trPrChange>
        </w:trPr>
        <w:tc>
          <w:tcPr>
            <w:tcW w:w="1128" w:type="dxa"/>
            <w:vMerge/>
            <w:vAlign w:val="center"/>
            <w:hideMark/>
            <w:tcPrChange w:id="384" w:author="Parks, Robbie M" w:date="2018-11-30T01:29:00Z">
              <w:tcPr>
                <w:tcW w:w="1328" w:type="dxa"/>
                <w:vMerge/>
                <w:vAlign w:val="center"/>
                <w:hideMark/>
              </w:tcPr>
            </w:tcPrChange>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Change w:id="385" w:author="Parks, Robbie M" w:date="2018-11-30T01:29:00Z">
              <w:tcPr>
                <w:tcW w:w="743" w:type="dxa"/>
                <w:tcMar>
                  <w:top w:w="0" w:type="dxa"/>
                  <w:left w:w="75" w:type="dxa"/>
                  <w:bottom w:w="0" w:type="dxa"/>
                  <w:right w:w="75" w:type="dxa"/>
                </w:tcMar>
                <w:vAlign w:val="center"/>
                <w:hideMark/>
              </w:tcPr>
            </w:tcPrChange>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Change w:id="386" w:author="Parks, Robbie M" w:date="2018-11-30T01:29:00Z">
              <w:tcPr>
                <w:tcW w:w="893" w:type="dxa"/>
                <w:tcMar>
                  <w:top w:w="0" w:type="dxa"/>
                  <w:left w:w="75" w:type="dxa"/>
                  <w:bottom w:w="0" w:type="dxa"/>
                  <w:right w:w="75" w:type="dxa"/>
                </w:tcMar>
                <w:vAlign w:val="center"/>
                <w:hideMark/>
              </w:tcPr>
            </w:tcPrChange>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Change w:id="387" w:author="Parks, Robbie M" w:date="2018-11-30T01:29:00Z">
              <w:tcPr>
                <w:tcW w:w="893" w:type="dxa"/>
                <w:tcMar>
                  <w:top w:w="0" w:type="dxa"/>
                  <w:left w:w="75" w:type="dxa"/>
                  <w:bottom w:w="0" w:type="dxa"/>
                  <w:right w:w="75" w:type="dxa"/>
                </w:tcMar>
                <w:vAlign w:val="center"/>
                <w:hideMark/>
              </w:tcPr>
            </w:tcPrChange>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Change w:id="388" w:author="Parks, Robbie M" w:date="2018-11-30T01:29:00Z">
              <w:tcPr>
                <w:tcW w:w="893" w:type="dxa"/>
                <w:tcMar>
                  <w:top w:w="0" w:type="dxa"/>
                  <w:left w:w="75" w:type="dxa"/>
                  <w:bottom w:w="0" w:type="dxa"/>
                  <w:right w:w="75" w:type="dxa"/>
                </w:tcMar>
                <w:vAlign w:val="center"/>
                <w:hideMark/>
              </w:tcPr>
            </w:tcPrChange>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Change w:id="389" w:author="Parks, Robbie M" w:date="2018-11-30T01:29:00Z">
              <w:tcPr>
                <w:tcW w:w="893" w:type="dxa"/>
                <w:tcMar>
                  <w:top w:w="0" w:type="dxa"/>
                  <w:left w:w="75" w:type="dxa"/>
                  <w:bottom w:w="0" w:type="dxa"/>
                  <w:right w:w="75" w:type="dxa"/>
                </w:tcMar>
                <w:vAlign w:val="center"/>
                <w:hideMark/>
              </w:tcPr>
            </w:tcPrChange>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Change w:id="390" w:author="Parks, Robbie M" w:date="2018-11-30T01:29:00Z">
              <w:tcPr>
                <w:tcW w:w="893" w:type="dxa"/>
                <w:tcMar>
                  <w:top w:w="0" w:type="dxa"/>
                  <w:left w:w="75" w:type="dxa"/>
                  <w:bottom w:w="0" w:type="dxa"/>
                  <w:right w:w="75" w:type="dxa"/>
                </w:tcMar>
                <w:vAlign w:val="center"/>
                <w:hideMark/>
              </w:tcPr>
            </w:tcPrChange>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Change w:id="391" w:author="Parks, Robbie M" w:date="2018-11-30T01:29:00Z">
              <w:tcPr>
                <w:tcW w:w="893" w:type="dxa"/>
                <w:tcMar>
                  <w:top w:w="0" w:type="dxa"/>
                  <w:left w:w="75" w:type="dxa"/>
                  <w:bottom w:w="0" w:type="dxa"/>
                  <w:right w:w="75" w:type="dxa"/>
                </w:tcMar>
                <w:vAlign w:val="center"/>
                <w:hideMark/>
              </w:tcPr>
            </w:tcPrChange>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Change w:id="392" w:author="Parks, Robbie M" w:date="2018-11-30T01:29:00Z">
              <w:tcPr>
                <w:tcW w:w="893" w:type="dxa"/>
                <w:tcMar>
                  <w:top w:w="0" w:type="dxa"/>
                  <w:left w:w="75" w:type="dxa"/>
                  <w:bottom w:w="0" w:type="dxa"/>
                  <w:right w:w="75" w:type="dxa"/>
                </w:tcMar>
                <w:vAlign w:val="center"/>
                <w:hideMark/>
              </w:tcPr>
            </w:tcPrChange>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Change w:id="393" w:author="Parks, Robbie M" w:date="2018-11-30T01:29:00Z">
              <w:tcPr>
                <w:tcW w:w="893" w:type="dxa"/>
                <w:tcMar>
                  <w:top w:w="0" w:type="dxa"/>
                  <w:left w:w="75" w:type="dxa"/>
                  <w:bottom w:w="0" w:type="dxa"/>
                  <w:right w:w="75" w:type="dxa"/>
                </w:tcMar>
                <w:vAlign w:val="center"/>
                <w:hideMark/>
              </w:tcPr>
            </w:tcPrChange>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Change w:id="394" w:author="Parks, Robbie M" w:date="2018-11-30T01:29:00Z">
              <w:tcPr>
                <w:tcW w:w="854" w:type="dxa"/>
                <w:tcMar>
                  <w:top w:w="0" w:type="dxa"/>
                  <w:left w:w="75" w:type="dxa"/>
                  <w:bottom w:w="0" w:type="dxa"/>
                  <w:right w:w="75" w:type="dxa"/>
                </w:tcMar>
                <w:vAlign w:val="center"/>
                <w:hideMark/>
              </w:tcPr>
            </w:tcPrChange>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Change w:id="395" w:author="Parks, Robbie M" w:date="2018-11-30T01:29:00Z">
              <w:tcPr>
                <w:tcW w:w="854" w:type="dxa"/>
                <w:tcMar>
                  <w:top w:w="0" w:type="dxa"/>
                  <w:left w:w="75" w:type="dxa"/>
                  <w:bottom w:w="0" w:type="dxa"/>
                  <w:right w:w="75" w:type="dxa"/>
                </w:tcMar>
                <w:vAlign w:val="center"/>
                <w:hideMark/>
              </w:tcPr>
            </w:tcPrChange>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Change w:id="396" w:author="Parks, Robbie M" w:date="2018-11-30T01:29:00Z">
              <w:tcPr>
                <w:tcW w:w="893" w:type="dxa"/>
                <w:tcMar>
                  <w:top w:w="0" w:type="dxa"/>
                  <w:left w:w="75" w:type="dxa"/>
                  <w:bottom w:w="0" w:type="dxa"/>
                  <w:right w:w="75" w:type="dxa"/>
                </w:tcMar>
                <w:vAlign w:val="center"/>
                <w:hideMark/>
              </w:tcPr>
            </w:tcPrChange>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B95C5A">
        <w:trPr>
          <w:trHeight w:val="510"/>
          <w:trPrChange w:id="397" w:author="Parks, Robbie M" w:date="2018-11-30T01:29:00Z">
            <w:trPr>
              <w:trHeight w:val="510"/>
            </w:trPr>
          </w:trPrChange>
        </w:trPr>
        <w:tc>
          <w:tcPr>
            <w:tcW w:w="1128" w:type="dxa"/>
            <w:vMerge w:val="restart"/>
            <w:tcMar>
              <w:top w:w="0" w:type="dxa"/>
              <w:left w:w="75" w:type="dxa"/>
              <w:bottom w:w="0" w:type="dxa"/>
              <w:right w:w="75" w:type="dxa"/>
            </w:tcMar>
            <w:vAlign w:val="center"/>
            <w:hideMark/>
            <w:tcPrChange w:id="398" w:author="Parks, Robbie M" w:date="2018-11-30T01:29:00Z">
              <w:tcPr>
                <w:tcW w:w="1328" w:type="dxa"/>
                <w:vMerge w:val="restart"/>
                <w:tcMar>
                  <w:top w:w="0" w:type="dxa"/>
                  <w:left w:w="75" w:type="dxa"/>
                  <w:bottom w:w="0" w:type="dxa"/>
                  <w:right w:w="75" w:type="dxa"/>
                </w:tcMar>
                <w:vAlign w:val="center"/>
                <w:hideMark/>
              </w:tcPr>
            </w:tcPrChange>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Change w:id="399" w:author="Parks, Robbie M" w:date="2018-11-30T01:29:00Z">
              <w:tcPr>
                <w:tcW w:w="743" w:type="dxa"/>
                <w:tcMar>
                  <w:top w:w="0" w:type="dxa"/>
                  <w:left w:w="75" w:type="dxa"/>
                  <w:bottom w:w="0" w:type="dxa"/>
                  <w:right w:w="75" w:type="dxa"/>
                </w:tcMar>
                <w:vAlign w:val="center"/>
                <w:hideMark/>
              </w:tcPr>
            </w:tcPrChange>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Change w:id="400" w:author="Parks, Robbie M" w:date="2018-11-30T01:29:00Z">
              <w:tcPr>
                <w:tcW w:w="893" w:type="dxa"/>
                <w:tcMar>
                  <w:top w:w="0" w:type="dxa"/>
                  <w:left w:w="75" w:type="dxa"/>
                  <w:bottom w:w="0" w:type="dxa"/>
                  <w:right w:w="75" w:type="dxa"/>
                </w:tcMar>
                <w:vAlign w:val="center"/>
                <w:hideMark/>
              </w:tcPr>
            </w:tcPrChange>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Change w:id="401" w:author="Parks, Robbie M" w:date="2018-11-30T01:29:00Z">
              <w:tcPr>
                <w:tcW w:w="893" w:type="dxa"/>
                <w:tcMar>
                  <w:top w:w="0" w:type="dxa"/>
                  <w:left w:w="75" w:type="dxa"/>
                  <w:bottom w:w="0" w:type="dxa"/>
                  <w:right w:w="75" w:type="dxa"/>
                </w:tcMar>
                <w:vAlign w:val="center"/>
                <w:hideMark/>
              </w:tcPr>
            </w:tcPrChange>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Change w:id="402" w:author="Parks, Robbie M" w:date="2018-11-30T01:29:00Z">
              <w:tcPr>
                <w:tcW w:w="893" w:type="dxa"/>
                <w:tcMar>
                  <w:top w:w="0" w:type="dxa"/>
                  <w:left w:w="75" w:type="dxa"/>
                  <w:bottom w:w="0" w:type="dxa"/>
                  <w:right w:w="75" w:type="dxa"/>
                </w:tcMar>
                <w:vAlign w:val="center"/>
                <w:hideMark/>
              </w:tcPr>
            </w:tcPrChange>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Change w:id="403" w:author="Parks, Robbie M" w:date="2018-11-30T01:29:00Z">
              <w:tcPr>
                <w:tcW w:w="893" w:type="dxa"/>
                <w:tcMar>
                  <w:top w:w="0" w:type="dxa"/>
                  <w:left w:w="75" w:type="dxa"/>
                  <w:bottom w:w="0" w:type="dxa"/>
                  <w:right w:w="75" w:type="dxa"/>
                </w:tcMar>
                <w:vAlign w:val="center"/>
                <w:hideMark/>
              </w:tcPr>
            </w:tcPrChange>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Change w:id="404" w:author="Parks, Robbie M" w:date="2018-11-30T01:29:00Z">
              <w:tcPr>
                <w:tcW w:w="893" w:type="dxa"/>
                <w:tcMar>
                  <w:top w:w="0" w:type="dxa"/>
                  <w:left w:w="75" w:type="dxa"/>
                  <w:bottom w:w="0" w:type="dxa"/>
                  <w:right w:w="75" w:type="dxa"/>
                </w:tcMar>
                <w:vAlign w:val="center"/>
                <w:hideMark/>
              </w:tcPr>
            </w:tcPrChange>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Change w:id="405" w:author="Parks, Robbie M" w:date="2018-11-30T01:29:00Z">
              <w:tcPr>
                <w:tcW w:w="893" w:type="dxa"/>
                <w:tcMar>
                  <w:top w:w="0" w:type="dxa"/>
                  <w:left w:w="75" w:type="dxa"/>
                  <w:bottom w:w="0" w:type="dxa"/>
                  <w:right w:w="75" w:type="dxa"/>
                </w:tcMar>
                <w:vAlign w:val="center"/>
                <w:hideMark/>
              </w:tcPr>
            </w:tcPrChange>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Change w:id="406" w:author="Parks, Robbie M" w:date="2018-11-30T01:29:00Z">
              <w:tcPr>
                <w:tcW w:w="893" w:type="dxa"/>
                <w:tcMar>
                  <w:top w:w="0" w:type="dxa"/>
                  <w:left w:w="75" w:type="dxa"/>
                  <w:bottom w:w="0" w:type="dxa"/>
                  <w:right w:w="75" w:type="dxa"/>
                </w:tcMar>
                <w:vAlign w:val="center"/>
                <w:hideMark/>
              </w:tcPr>
            </w:tcPrChange>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Change w:id="407" w:author="Parks, Robbie M" w:date="2018-11-30T01:29:00Z">
              <w:tcPr>
                <w:tcW w:w="893" w:type="dxa"/>
                <w:tcMar>
                  <w:top w:w="0" w:type="dxa"/>
                  <w:left w:w="75" w:type="dxa"/>
                  <w:bottom w:w="0" w:type="dxa"/>
                  <w:right w:w="75" w:type="dxa"/>
                </w:tcMar>
                <w:vAlign w:val="center"/>
                <w:hideMark/>
              </w:tcPr>
            </w:tcPrChange>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Change w:id="408" w:author="Parks, Robbie M" w:date="2018-11-30T01:29:00Z">
              <w:tcPr>
                <w:tcW w:w="854" w:type="dxa"/>
                <w:tcMar>
                  <w:top w:w="0" w:type="dxa"/>
                  <w:left w:w="75" w:type="dxa"/>
                  <w:bottom w:w="0" w:type="dxa"/>
                  <w:right w:w="75" w:type="dxa"/>
                </w:tcMar>
                <w:vAlign w:val="center"/>
                <w:hideMark/>
              </w:tcPr>
            </w:tcPrChange>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Change w:id="409" w:author="Parks, Robbie M" w:date="2018-11-30T01:29:00Z">
              <w:tcPr>
                <w:tcW w:w="854" w:type="dxa"/>
                <w:tcMar>
                  <w:top w:w="0" w:type="dxa"/>
                  <w:left w:w="75" w:type="dxa"/>
                  <w:bottom w:w="0" w:type="dxa"/>
                  <w:right w:w="75" w:type="dxa"/>
                </w:tcMar>
                <w:vAlign w:val="center"/>
                <w:hideMark/>
              </w:tcPr>
            </w:tcPrChange>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Change w:id="410" w:author="Parks, Robbie M" w:date="2018-11-30T01:29:00Z">
              <w:tcPr>
                <w:tcW w:w="893" w:type="dxa"/>
                <w:tcMar>
                  <w:top w:w="0" w:type="dxa"/>
                  <w:left w:w="75" w:type="dxa"/>
                  <w:bottom w:w="0" w:type="dxa"/>
                  <w:right w:w="75" w:type="dxa"/>
                </w:tcMar>
                <w:vAlign w:val="center"/>
                <w:hideMark/>
              </w:tcPr>
            </w:tcPrChange>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B95C5A">
        <w:trPr>
          <w:trHeight w:val="525"/>
          <w:trPrChange w:id="411" w:author="Parks, Robbie M" w:date="2018-11-30T01:29:00Z">
            <w:trPr>
              <w:trHeight w:val="525"/>
            </w:trPr>
          </w:trPrChange>
        </w:trPr>
        <w:tc>
          <w:tcPr>
            <w:tcW w:w="1128" w:type="dxa"/>
            <w:vMerge/>
            <w:vAlign w:val="center"/>
            <w:hideMark/>
            <w:tcPrChange w:id="412" w:author="Parks, Robbie M" w:date="2018-11-30T01:29:00Z">
              <w:tcPr>
                <w:tcW w:w="1328" w:type="dxa"/>
                <w:vMerge/>
                <w:vAlign w:val="center"/>
                <w:hideMark/>
              </w:tcPr>
            </w:tcPrChange>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Change w:id="413" w:author="Parks, Robbie M" w:date="2018-11-30T01:29:00Z">
              <w:tcPr>
                <w:tcW w:w="743" w:type="dxa"/>
                <w:tcMar>
                  <w:top w:w="0" w:type="dxa"/>
                  <w:left w:w="75" w:type="dxa"/>
                  <w:bottom w:w="0" w:type="dxa"/>
                  <w:right w:w="75" w:type="dxa"/>
                </w:tcMar>
                <w:vAlign w:val="center"/>
                <w:hideMark/>
              </w:tcPr>
            </w:tcPrChange>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Change w:id="414" w:author="Parks, Robbie M" w:date="2018-11-30T01:29:00Z">
              <w:tcPr>
                <w:tcW w:w="893" w:type="dxa"/>
                <w:tcMar>
                  <w:top w:w="0" w:type="dxa"/>
                  <w:left w:w="75" w:type="dxa"/>
                  <w:bottom w:w="0" w:type="dxa"/>
                  <w:right w:w="75" w:type="dxa"/>
                </w:tcMar>
                <w:vAlign w:val="center"/>
                <w:hideMark/>
              </w:tcPr>
            </w:tcPrChange>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Change w:id="415" w:author="Parks, Robbie M" w:date="2018-11-30T01:29:00Z">
              <w:tcPr>
                <w:tcW w:w="893" w:type="dxa"/>
                <w:tcMar>
                  <w:top w:w="0" w:type="dxa"/>
                  <w:left w:w="75" w:type="dxa"/>
                  <w:bottom w:w="0" w:type="dxa"/>
                  <w:right w:w="75" w:type="dxa"/>
                </w:tcMar>
                <w:vAlign w:val="center"/>
                <w:hideMark/>
              </w:tcPr>
            </w:tcPrChange>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Change w:id="416" w:author="Parks, Robbie M" w:date="2018-11-30T01:29:00Z">
              <w:tcPr>
                <w:tcW w:w="893" w:type="dxa"/>
                <w:tcMar>
                  <w:top w:w="0" w:type="dxa"/>
                  <w:left w:w="75" w:type="dxa"/>
                  <w:bottom w:w="0" w:type="dxa"/>
                  <w:right w:w="75" w:type="dxa"/>
                </w:tcMar>
                <w:vAlign w:val="center"/>
                <w:hideMark/>
              </w:tcPr>
            </w:tcPrChange>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Change w:id="417" w:author="Parks, Robbie M" w:date="2018-11-30T01:29:00Z">
              <w:tcPr>
                <w:tcW w:w="893" w:type="dxa"/>
                <w:tcMar>
                  <w:top w:w="0" w:type="dxa"/>
                  <w:left w:w="75" w:type="dxa"/>
                  <w:bottom w:w="0" w:type="dxa"/>
                  <w:right w:w="75" w:type="dxa"/>
                </w:tcMar>
                <w:vAlign w:val="center"/>
                <w:hideMark/>
              </w:tcPr>
            </w:tcPrChange>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Change w:id="418" w:author="Parks, Robbie M" w:date="2018-11-30T01:29:00Z">
              <w:tcPr>
                <w:tcW w:w="893" w:type="dxa"/>
                <w:tcMar>
                  <w:top w:w="0" w:type="dxa"/>
                  <w:left w:w="75" w:type="dxa"/>
                  <w:bottom w:w="0" w:type="dxa"/>
                  <w:right w:w="75" w:type="dxa"/>
                </w:tcMar>
                <w:vAlign w:val="center"/>
                <w:hideMark/>
              </w:tcPr>
            </w:tcPrChange>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Change w:id="419" w:author="Parks, Robbie M" w:date="2018-11-30T01:29:00Z">
              <w:tcPr>
                <w:tcW w:w="893" w:type="dxa"/>
                <w:tcMar>
                  <w:top w:w="0" w:type="dxa"/>
                  <w:left w:w="75" w:type="dxa"/>
                  <w:bottom w:w="0" w:type="dxa"/>
                  <w:right w:w="75" w:type="dxa"/>
                </w:tcMar>
                <w:vAlign w:val="center"/>
                <w:hideMark/>
              </w:tcPr>
            </w:tcPrChange>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Change w:id="420" w:author="Parks, Robbie M" w:date="2018-11-30T01:29:00Z">
              <w:tcPr>
                <w:tcW w:w="893" w:type="dxa"/>
                <w:tcMar>
                  <w:top w:w="0" w:type="dxa"/>
                  <w:left w:w="75" w:type="dxa"/>
                  <w:bottom w:w="0" w:type="dxa"/>
                  <w:right w:w="75" w:type="dxa"/>
                </w:tcMar>
                <w:vAlign w:val="center"/>
                <w:hideMark/>
              </w:tcPr>
            </w:tcPrChange>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Change w:id="421" w:author="Parks, Robbie M" w:date="2018-11-30T01:29:00Z">
              <w:tcPr>
                <w:tcW w:w="893" w:type="dxa"/>
                <w:tcMar>
                  <w:top w:w="0" w:type="dxa"/>
                  <w:left w:w="75" w:type="dxa"/>
                  <w:bottom w:w="0" w:type="dxa"/>
                  <w:right w:w="75" w:type="dxa"/>
                </w:tcMar>
                <w:vAlign w:val="center"/>
                <w:hideMark/>
              </w:tcPr>
            </w:tcPrChange>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Change w:id="422" w:author="Parks, Robbie M" w:date="2018-11-30T01:29:00Z">
              <w:tcPr>
                <w:tcW w:w="854" w:type="dxa"/>
                <w:tcMar>
                  <w:top w:w="0" w:type="dxa"/>
                  <w:left w:w="75" w:type="dxa"/>
                  <w:bottom w:w="0" w:type="dxa"/>
                  <w:right w:w="75" w:type="dxa"/>
                </w:tcMar>
                <w:vAlign w:val="center"/>
                <w:hideMark/>
              </w:tcPr>
            </w:tcPrChange>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Change w:id="423" w:author="Parks, Robbie M" w:date="2018-11-30T01:29:00Z">
              <w:tcPr>
                <w:tcW w:w="854" w:type="dxa"/>
                <w:tcMar>
                  <w:top w:w="0" w:type="dxa"/>
                  <w:left w:w="75" w:type="dxa"/>
                  <w:bottom w:w="0" w:type="dxa"/>
                  <w:right w:w="75" w:type="dxa"/>
                </w:tcMar>
                <w:vAlign w:val="center"/>
                <w:hideMark/>
              </w:tcPr>
            </w:tcPrChange>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Change w:id="424" w:author="Parks, Robbie M" w:date="2018-11-30T01:29:00Z">
              <w:tcPr>
                <w:tcW w:w="893" w:type="dxa"/>
                <w:tcMar>
                  <w:top w:w="0" w:type="dxa"/>
                  <w:left w:w="75" w:type="dxa"/>
                  <w:bottom w:w="0" w:type="dxa"/>
                  <w:right w:w="75" w:type="dxa"/>
                </w:tcMar>
                <w:vAlign w:val="center"/>
                <w:hideMark/>
              </w:tcPr>
            </w:tcPrChange>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B95C5A">
        <w:trPr>
          <w:trHeight w:val="525"/>
          <w:trPrChange w:id="425" w:author="Parks, Robbie M" w:date="2018-11-30T01:29:00Z">
            <w:trPr>
              <w:trHeight w:val="525"/>
            </w:trPr>
          </w:trPrChange>
        </w:trPr>
        <w:tc>
          <w:tcPr>
            <w:tcW w:w="1128" w:type="dxa"/>
            <w:vMerge w:val="restart"/>
            <w:tcMar>
              <w:top w:w="0" w:type="dxa"/>
              <w:left w:w="75" w:type="dxa"/>
              <w:bottom w:w="0" w:type="dxa"/>
              <w:right w:w="75" w:type="dxa"/>
            </w:tcMar>
            <w:vAlign w:val="center"/>
            <w:hideMark/>
            <w:tcPrChange w:id="426" w:author="Parks, Robbie M" w:date="2018-11-30T01:29:00Z">
              <w:tcPr>
                <w:tcW w:w="1328" w:type="dxa"/>
                <w:vMerge w:val="restart"/>
                <w:tcMar>
                  <w:top w:w="0" w:type="dxa"/>
                  <w:left w:w="75" w:type="dxa"/>
                  <w:bottom w:w="0" w:type="dxa"/>
                  <w:right w:w="75" w:type="dxa"/>
                </w:tcMar>
                <w:vAlign w:val="center"/>
                <w:hideMark/>
              </w:tcPr>
            </w:tcPrChange>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Change w:id="427" w:author="Parks, Robbie M" w:date="2018-11-30T01:29:00Z">
              <w:tcPr>
                <w:tcW w:w="743" w:type="dxa"/>
                <w:tcMar>
                  <w:top w:w="0" w:type="dxa"/>
                  <w:left w:w="75" w:type="dxa"/>
                  <w:bottom w:w="0" w:type="dxa"/>
                  <w:right w:w="75" w:type="dxa"/>
                </w:tcMar>
                <w:vAlign w:val="center"/>
                <w:hideMark/>
              </w:tcPr>
            </w:tcPrChange>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Change w:id="428" w:author="Parks, Robbie M" w:date="2018-11-30T01:29:00Z">
              <w:tcPr>
                <w:tcW w:w="893" w:type="dxa"/>
                <w:tcMar>
                  <w:top w:w="0" w:type="dxa"/>
                  <w:left w:w="75" w:type="dxa"/>
                  <w:bottom w:w="0" w:type="dxa"/>
                  <w:right w:w="75" w:type="dxa"/>
                </w:tcMar>
                <w:vAlign w:val="center"/>
                <w:hideMark/>
              </w:tcPr>
            </w:tcPrChange>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Change w:id="429" w:author="Parks, Robbie M" w:date="2018-11-30T01:29:00Z">
              <w:tcPr>
                <w:tcW w:w="893" w:type="dxa"/>
                <w:tcMar>
                  <w:top w:w="0" w:type="dxa"/>
                  <w:left w:w="75" w:type="dxa"/>
                  <w:bottom w:w="0" w:type="dxa"/>
                  <w:right w:w="75" w:type="dxa"/>
                </w:tcMar>
                <w:vAlign w:val="center"/>
                <w:hideMark/>
              </w:tcPr>
            </w:tcPrChange>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Change w:id="430" w:author="Parks, Robbie M" w:date="2018-11-30T01:29:00Z">
              <w:tcPr>
                <w:tcW w:w="893" w:type="dxa"/>
                <w:tcMar>
                  <w:top w:w="0" w:type="dxa"/>
                  <w:left w:w="75" w:type="dxa"/>
                  <w:bottom w:w="0" w:type="dxa"/>
                  <w:right w:w="75" w:type="dxa"/>
                </w:tcMar>
                <w:vAlign w:val="center"/>
                <w:hideMark/>
              </w:tcPr>
            </w:tcPrChange>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Change w:id="431" w:author="Parks, Robbie M" w:date="2018-11-30T01:29:00Z">
              <w:tcPr>
                <w:tcW w:w="893" w:type="dxa"/>
                <w:tcMar>
                  <w:top w:w="0" w:type="dxa"/>
                  <w:left w:w="75" w:type="dxa"/>
                  <w:bottom w:w="0" w:type="dxa"/>
                  <w:right w:w="75" w:type="dxa"/>
                </w:tcMar>
                <w:vAlign w:val="center"/>
                <w:hideMark/>
              </w:tcPr>
            </w:tcPrChange>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Change w:id="432" w:author="Parks, Robbie M" w:date="2018-11-30T01:29:00Z">
              <w:tcPr>
                <w:tcW w:w="893" w:type="dxa"/>
                <w:tcMar>
                  <w:top w:w="0" w:type="dxa"/>
                  <w:left w:w="75" w:type="dxa"/>
                  <w:bottom w:w="0" w:type="dxa"/>
                  <w:right w:w="75" w:type="dxa"/>
                </w:tcMar>
                <w:vAlign w:val="center"/>
                <w:hideMark/>
              </w:tcPr>
            </w:tcPrChange>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Change w:id="433" w:author="Parks, Robbie M" w:date="2018-11-30T01:29:00Z">
              <w:tcPr>
                <w:tcW w:w="893" w:type="dxa"/>
                <w:tcMar>
                  <w:top w:w="0" w:type="dxa"/>
                  <w:left w:w="75" w:type="dxa"/>
                  <w:bottom w:w="0" w:type="dxa"/>
                  <w:right w:w="75" w:type="dxa"/>
                </w:tcMar>
                <w:vAlign w:val="center"/>
                <w:hideMark/>
              </w:tcPr>
            </w:tcPrChange>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Change w:id="434" w:author="Parks, Robbie M" w:date="2018-11-30T01:29:00Z">
              <w:tcPr>
                <w:tcW w:w="893" w:type="dxa"/>
                <w:tcMar>
                  <w:top w:w="0" w:type="dxa"/>
                  <w:left w:w="75" w:type="dxa"/>
                  <w:bottom w:w="0" w:type="dxa"/>
                  <w:right w:w="75" w:type="dxa"/>
                </w:tcMar>
                <w:vAlign w:val="center"/>
                <w:hideMark/>
              </w:tcPr>
            </w:tcPrChange>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Change w:id="435" w:author="Parks, Robbie M" w:date="2018-11-30T01:29:00Z">
              <w:tcPr>
                <w:tcW w:w="893" w:type="dxa"/>
                <w:tcMar>
                  <w:top w:w="0" w:type="dxa"/>
                  <w:left w:w="75" w:type="dxa"/>
                  <w:bottom w:w="0" w:type="dxa"/>
                  <w:right w:w="75" w:type="dxa"/>
                </w:tcMar>
                <w:vAlign w:val="center"/>
                <w:hideMark/>
              </w:tcPr>
            </w:tcPrChange>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Change w:id="436" w:author="Parks, Robbie M" w:date="2018-11-30T01:29:00Z">
              <w:tcPr>
                <w:tcW w:w="854" w:type="dxa"/>
                <w:tcMar>
                  <w:top w:w="0" w:type="dxa"/>
                  <w:left w:w="75" w:type="dxa"/>
                  <w:bottom w:w="0" w:type="dxa"/>
                  <w:right w:w="75" w:type="dxa"/>
                </w:tcMar>
                <w:vAlign w:val="center"/>
                <w:hideMark/>
              </w:tcPr>
            </w:tcPrChange>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Change w:id="437" w:author="Parks, Robbie M" w:date="2018-11-30T01:29:00Z">
              <w:tcPr>
                <w:tcW w:w="854" w:type="dxa"/>
                <w:tcMar>
                  <w:top w:w="0" w:type="dxa"/>
                  <w:left w:w="75" w:type="dxa"/>
                  <w:bottom w:w="0" w:type="dxa"/>
                  <w:right w:w="75" w:type="dxa"/>
                </w:tcMar>
                <w:vAlign w:val="center"/>
                <w:hideMark/>
              </w:tcPr>
            </w:tcPrChange>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Change w:id="438" w:author="Parks, Robbie M" w:date="2018-11-30T01:29:00Z">
              <w:tcPr>
                <w:tcW w:w="893" w:type="dxa"/>
                <w:tcMar>
                  <w:top w:w="0" w:type="dxa"/>
                  <w:left w:w="75" w:type="dxa"/>
                  <w:bottom w:w="0" w:type="dxa"/>
                  <w:right w:w="75" w:type="dxa"/>
                </w:tcMar>
                <w:vAlign w:val="center"/>
                <w:hideMark/>
              </w:tcPr>
            </w:tcPrChange>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B95C5A">
        <w:trPr>
          <w:trHeight w:val="510"/>
          <w:trPrChange w:id="439" w:author="Parks, Robbie M" w:date="2018-11-30T01:29:00Z">
            <w:trPr>
              <w:trHeight w:val="510"/>
            </w:trPr>
          </w:trPrChange>
        </w:trPr>
        <w:tc>
          <w:tcPr>
            <w:tcW w:w="1128" w:type="dxa"/>
            <w:vMerge/>
            <w:vAlign w:val="center"/>
            <w:hideMark/>
            <w:tcPrChange w:id="440" w:author="Parks, Robbie M" w:date="2018-11-30T01:29:00Z">
              <w:tcPr>
                <w:tcW w:w="1328" w:type="dxa"/>
                <w:vMerge/>
                <w:vAlign w:val="center"/>
                <w:hideMark/>
              </w:tcPr>
            </w:tcPrChange>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Change w:id="441" w:author="Parks, Robbie M" w:date="2018-11-30T01:29:00Z">
              <w:tcPr>
                <w:tcW w:w="743" w:type="dxa"/>
                <w:tcMar>
                  <w:top w:w="0" w:type="dxa"/>
                  <w:left w:w="75" w:type="dxa"/>
                  <w:bottom w:w="0" w:type="dxa"/>
                  <w:right w:w="75" w:type="dxa"/>
                </w:tcMar>
                <w:vAlign w:val="center"/>
                <w:hideMark/>
              </w:tcPr>
            </w:tcPrChange>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Change w:id="442" w:author="Parks, Robbie M" w:date="2018-11-30T01:29:00Z">
              <w:tcPr>
                <w:tcW w:w="893" w:type="dxa"/>
                <w:tcMar>
                  <w:top w:w="0" w:type="dxa"/>
                  <w:left w:w="75" w:type="dxa"/>
                  <w:bottom w:w="0" w:type="dxa"/>
                  <w:right w:w="75" w:type="dxa"/>
                </w:tcMar>
                <w:vAlign w:val="center"/>
                <w:hideMark/>
              </w:tcPr>
            </w:tcPrChange>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Change w:id="443" w:author="Parks, Robbie M" w:date="2018-11-30T01:29:00Z">
              <w:tcPr>
                <w:tcW w:w="893" w:type="dxa"/>
                <w:tcMar>
                  <w:top w:w="0" w:type="dxa"/>
                  <w:left w:w="75" w:type="dxa"/>
                  <w:bottom w:w="0" w:type="dxa"/>
                  <w:right w:w="75" w:type="dxa"/>
                </w:tcMar>
                <w:vAlign w:val="center"/>
                <w:hideMark/>
              </w:tcPr>
            </w:tcPrChange>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Change w:id="444" w:author="Parks, Robbie M" w:date="2018-11-30T01:29:00Z">
              <w:tcPr>
                <w:tcW w:w="893" w:type="dxa"/>
                <w:tcMar>
                  <w:top w:w="0" w:type="dxa"/>
                  <w:left w:w="75" w:type="dxa"/>
                  <w:bottom w:w="0" w:type="dxa"/>
                  <w:right w:w="75" w:type="dxa"/>
                </w:tcMar>
                <w:vAlign w:val="center"/>
                <w:hideMark/>
              </w:tcPr>
            </w:tcPrChange>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Change w:id="445" w:author="Parks, Robbie M" w:date="2018-11-30T01:29:00Z">
              <w:tcPr>
                <w:tcW w:w="893" w:type="dxa"/>
                <w:tcMar>
                  <w:top w:w="0" w:type="dxa"/>
                  <w:left w:w="75" w:type="dxa"/>
                  <w:bottom w:w="0" w:type="dxa"/>
                  <w:right w:w="75" w:type="dxa"/>
                </w:tcMar>
                <w:vAlign w:val="center"/>
                <w:hideMark/>
              </w:tcPr>
            </w:tcPrChange>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Change w:id="446" w:author="Parks, Robbie M" w:date="2018-11-30T01:29:00Z">
              <w:tcPr>
                <w:tcW w:w="893" w:type="dxa"/>
                <w:tcMar>
                  <w:top w:w="0" w:type="dxa"/>
                  <w:left w:w="75" w:type="dxa"/>
                  <w:bottom w:w="0" w:type="dxa"/>
                  <w:right w:w="75" w:type="dxa"/>
                </w:tcMar>
                <w:vAlign w:val="center"/>
                <w:hideMark/>
              </w:tcPr>
            </w:tcPrChange>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Change w:id="447" w:author="Parks, Robbie M" w:date="2018-11-30T01:29:00Z">
              <w:tcPr>
                <w:tcW w:w="893" w:type="dxa"/>
                <w:tcMar>
                  <w:top w:w="0" w:type="dxa"/>
                  <w:left w:w="75" w:type="dxa"/>
                  <w:bottom w:w="0" w:type="dxa"/>
                  <w:right w:w="75" w:type="dxa"/>
                </w:tcMar>
                <w:vAlign w:val="center"/>
                <w:hideMark/>
              </w:tcPr>
            </w:tcPrChange>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Change w:id="448" w:author="Parks, Robbie M" w:date="2018-11-30T01:29:00Z">
              <w:tcPr>
                <w:tcW w:w="893" w:type="dxa"/>
                <w:tcMar>
                  <w:top w:w="0" w:type="dxa"/>
                  <w:left w:w="75" w:type="dxa"/>
                  <w:bottom w:w="0" w:type="dxa"/>
                  <w:right w:w="75" w:type="dxa"/>
                </w:tcMar>
                <w:vAlign w:val="center"/>
                <w:hideMark/>
              </w:tcPr>
            </w:tcPrChange>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Change w:id="449" w:author="Parks, Robbie M" w:date="2018-11-30T01:29:00Z">
              <w:tcPr>
                <w:tcW w:w="893" w:type="dxa"/>
                <w:tcMar>
                  <w:top w:w="0" w:type="dxa"/>
                  <w:left w:w="75" w:type="dxa"/>
                  <w:bottom w:w="0" w:type="dxa"/>
                  <w:right w:w="75" w:type="dxa"/>
                </w:tcMar>
                <w:vAlign w:val="center"/>
                <w:hideMark/>
              </w:tcPr>
            </w:tcPrChange>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Change w:id="450" w:author="Parks, Robbie M" w:date="2018-11-30T01:29:00Z">
              <w:tcPr>
                <w:tcW w:w="854" w:type="dxa"/>
                <w:tcMar>
                  <w:top w:w="0" w:type="dxa"/>
                  <w:left w:w="75" w:type="dxa"/>
                  <w:bottom w:w="0" w:type="dxa"/>
                  <w:right w:w="75" w:type="dxa"/>
                </w:tcMar>
                <w:vAlign w:val="center"/>
                <w:hideMark/>
              </w:tcPr>
            </w:tcPrChange>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Change w:id="451" w:author="Parks, Robbie M" w:date="2018-11-30T01:29:00Z">
              <w:tcPr>
                <w:tcW w:w="854" w:type="dxa"/>
                <w:tcMar>
                  <w:top w:w="0" w:type="dxa"/>
                  <w:left w:w="75" w:type="dxa"/>
                  <w:bottom w:w="0" w:type="dxa"/>
                  <w:right w:w="75" w:type="dxa"/>
                </w:tcMar>
                <w:vAlign w:val="center"/>
                <w:hideMark/>
              </w:tcPr>
            </w:tcPrChange>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Change w:id="452" w:author="Parks, Robbie M" w:date="2018-11-30T01:29:00Z">
              <w:tcPr>
                <w:tcW w:w="893" w:type="dxa"/>
                <w:tcMar>
                  <w:top w:w="0" w:type="dxa"/>
                  <w:left w:w="75" w:type="dxa"/>
                  <w:bottom w:w="0" w:type="dxa"/>
                  <w:right w:w="75" w:type="dxa"/>
                </w:tcMar>
                <w:vAlign w:val="center"/>
                <w:hideMark/>
              </w:tcPr>
            </w:tcPrChange>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B95C5A">
        <w:trPr>
          <w:trHeight w:val="495"/>
          <w:trPrChange w:id="453" w:author="Parks, Robbie M" w:date="2018-11-30T01:29:00Z">
            <w:trPr>
              <w:trHeight w:val="495"/>
            </w:trPr>
          </w:trPrChange>
        </w:trPr>
        <w:tc>
          <w:tcPr>
            <w:tcW w:w="1128" w:type="dxa"/>
            <w:vMerge w:val="restart"/>
            <w:tcMar>
              <w:top w:w="0" w:type="dxa"/>
              <w:left w:w="75" w:type="dxa"/>
              <w:bottom w:w="0" w:type="dxa"/>
              <w:right w:w="75" w:type="dxa"/>
            </w:tcMar>
            <w:vAlign w:val="center"/>
            <w:hideMark/>
            <w:tcPrChange w:id="454" w:author="Parks, Robbie M" w:date="2018-11-30T01:29:00Z">
              <w:tcPr>
                <w:tcW w:w="1328" w:type="dxa"/>
                <w:vMerge w:val="restart"/>
                <w:tcMar>
                  <w:top w:w="0" w:type="dxa"/>
                  <w:left w:w="75" w:type="dxa"/>
                  <w:bottom w:w="0" w:type="dxa"/>
                  <w:right w:w="75" w:type="dxa"/>
                </w:tcMar>
                <w:vAlign w:val="center"/>
                <w:hideMark/>
              </w:tcPr>
            </w:tcPrChange>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Change w:id="455" w:author="Parks, Robbie M" w:date="2018-11-30T01:29:00Z">
              <w:tcPr>
                <w:tcW w:w="743" w:type="dxa"/>
                <w:tcMar>
                  <w:top w:w="0" w:type="dxa"/>
                  <w:left w:w="75" w:type="dxa"/>
                  <w:bottom w:w="0" w:type="dxa"/>
                  <w:right w:w="75" w:type="dxa"/>
                </w:tcMar>
                <w:vAlign w:val="center"/>
                <w:hideMark/>
              </w:tcPr>
            </w:tcPrChange>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Change w:id="456" w:author="Parks, Robbie M" w:date="2018-11-30T01:29:00Z">
              <w:tcPr>
                <w:tcW w:w="893" w:type="dxa"/>
                <w:tcMar>
                  <w:top w:w="0" w:type="dxa"/>
                  <w:left w:w="75" w:type="dxa"/>
                  <w:bottom w:w="0" w:type="dxa"/>
                  <w:right w:w="75" w:type="dxa"/>
                </w:tcMar>
                <w:vAlign w:val="center"/>
                <w:hideMark/>
              </w:tcPr>
            </w:tcPrChange>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Change w:id="457" w:author="Parks, Robbie M" w:date="2018-11-30T01:29:00Z">
              <w:tcPr>
                <w:tcW w:w="893" w:type="dxa"/>
                <w:tcMar>
                  <w:top w:w="0" w:type="dxa"/>
                  <w:left w:w="75" w:type="dxa"/>
                  <w:bottom w:w="0" w:type="dxa"/>
                  <w:right w:w="75" w:type="dxa"/>
                </w:tcMar>
                <w:vAlign w:val="center"/>
                <w:hideMark/>
              </w:tcPr>
            </w:tcPrChange>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Change w:id="458" w:author="Parks, Robbie M" w:date="2018-11-30T01:29:00Z">
              <w:tcPr>
                <w:tcW w:w="893" w:type="dxa"/>
                <w:tcMar>
                  <w:top w:w="0" w:type="dxa"/>
                  <w:left w:w="75" w:type="dxa"/>
                  <w:bottom w:w="0" w:type="dxa"/>
                  <w:right w:w="75" w:type="dxa"/>
                </w:tcMar>
                <w:vAlign w:val="center"/>
                <w:hideMark/>
              </w:tcPr>
            </w:tcPrChange>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Change w:id="459" w:author="Parks, Robbie M" w:date="2018-11-30T01:29:00Z">
              <w:tcPr>
                <w:tcW w:w="893" w:type="dxa"/>
                <w:tcMar>
                  <w:top w:w="0" w:type="dxa"/>
                  <w:left w:w="75" w:type="dxa"/>
                  <w:bottom w:w="0" w:type="dxa"/>
                  <w:right w:w="75" w:type="dxa"/>
                </w:tcMar>
                <w:vAlign w:val="center"/>
                <w:hideMark/>
              </w:tcPr>
            </w:tcPrChange>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Change w:id="460" w:author="Parks, Robbie M" w:date="2018-11-30T01:29:00Z">
              <w:tcPr>
                <w:tcW w:w="893" w:type="dxa"/>
                <w:tcMar>
                  <w:top w:w="0" w:type="dxa"/>
                  <w:left w:w="75" w:type="dxa"/>
                  <w:bottom w:w="0" w:type="dxa"/>
                  <w:right w:w="75" w:type="dxa"/>
                </w:tcMar>
                <w:vAlign w:val="center"/>
                <w:hideMark/>
              </w:tcPr>
            </w:tcPrChange>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Change w:id="461" w:author="Parks, Robbie M" w:date="2018-11-30T01:29:00Z">
              <w:tcPr>
                <w:tcW w:w="893" w:type="dxa"/>
                <w:tcMar>
                  <w:top w:w="0" w:type="dxa"/>
                  <w:left w:w="75" w:type="dxa"/>
                  <w:bottom w:w="0" w:type="dxa"/>
                  <w:right w:w="75" w:type="dxa"/>
                </w:tcMar>
                <w:vAlign w:val="center"/>
                <w:hideMark/>
              </w:tcPr>
            </w:tcPrChange>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Change w:id="462" w:author="Parks, Robbie M" w:date="2018-11-30T01:29:00Z">
              <w:tcPr>
                <w:tcW w:w="893" w:type="dxa"/>
                <w:tcMar>
                  <w:top w:w="0" w:type="dxa"/>
                  <w:left w:w="75" w:type="dxa"/>
                  <w:bottom w:w="0" w:type="dxa"/>
                  <w:right w:w="75" w:type="dxa"/>
                </w:tcMar>
                <w:vAlign w:val="center"/>
                <w:hideMark/>
              </w:tcPr>
            </w:tcPrChange>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Change w:id="463" w:author="Parks, Robbie M" w:date="2018-11-30T01:29:00Z">
              <w:tcPr>
                <w:tcW w:w="893" w:type="dxa"/>
                <w:tcMar>
                  <w:top w:w="0" w:type="dxa"/>
                  <w:left w:w="75" w:type="dxa"/>
                  <w:bottom w:w="0" w:type="dxa"/>
                  <w:right w:w="75" w:type="dxa"/>
                </w:tcMar>
                <w:vAlign w:val="center"/>
                <w:hideMark/>
              </w:tcPr>
            </w:tcPrChange>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Change w:id="464" w:author="Parks, Robbie M" w:date="2018-11-30T01:29:00Z">
              <w:tcPr>
                <w:tcW w:w="854" w:type="dxa"/>
                <w:tcMar>
                  <w:top w:w="0" w:type="dxa"/>
                  <w:left w:w="75" w:type="dxa"/>
                  <w:bottom w:w="0" w:type="dxa"/>
                  <w:right w:w="75" w:type="dxa"/>
                </w:tcMar>
                <w:vAlign w:val="center"/>
                <w:hideMark/>
              </w:tcPr>
            </w:tcPrChange>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Change w:id="465" w:author="Parks, Robbie M" w:date="2018-11-30T01:29:00Z">
              <w:tcPr>
                <w:tcW w:w="854" w:type="dxa"/>
                <w:tcMar>
                  <w:top w:w="0" w:type="dxa"/>
                  <w:left w:w="75" w:type="dxa"/>
                  <w:bottom w:w="0" w:type="dxa"/>
                  <w:right w:w="75" w:type="dxa"/>
                </w:tcMar>
                <w:vAlign w:val="center"/>
                <w:hideMark/>
              </w:tcPr>
            </w:tcPrChange>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Change w:id="466" w:author="Parks, Robbie M" w:date="2018-11-30T01:29:00Z">
              <w:tcPr>
                <w:tcW w:w="893" w:type="dxa"/>
                <w:tcMar>
                  <w:top w:w="0" w:type="dxa"/>
                  <w:left w:w="75" w:type="dxa"/>
                  <w:bottom w:w="0" w:type="dxa"/>
                  <w:right w:w="75" w:type="dxa"/>
                </w:tcMar>
                <w:vAlign w:val="center"/>
                <w:hideMark/>
              </w:tcPr>
            </w:tcPrChange>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B95C5A">
        <w:trPr>
          <w:trHeight w:val="478"/>
          <w:trPrChange w:id="467" w:author="Parks, Robbie M" w:date="2018-11-30T01:29:00Z">
            <w:trPr>
              <w:trHeight w:val="478"/>
            </w:trPr>
          </w:trPrChange>
        </w:trPr>
        <w:tc>
          <w:tcPr>
            <w:tcW w:w="1128" w:type="dxa"/>
            <w:vMerge/>
            <w:vAlign w:val="center"/>
            <w:hideMark/>
            <w:tcPrChange w:id="468" w:author="Parks, Robbie M" w:date="2018-11-30T01:29:00Z">
              <w:tcPr>
                <w:tcW w:w="1328" w:type="dxa"/>
                <w:vMerge/>
                <w:vAlign w:val="center"/>
                <w:hideMark/>
              </w:tcPr>
            </w:tcPrChange>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Change w:id="469" w:author="Parks, Robbie M" w:date="2018-11-30T01:29:00Z">
              <w:tcPr>
                <w:tcW w:w="743" w:type="dxa"/>
                <w:tcMar>
                  <w:top w:w="0" w:type="dxa"/>
                  <w:left w:w="75" w:type="dxa"/>
                  <w:bottom w:w="0" w:type="dxa"/>
                  <w:right w:w="75" w:type="dxa"/>
                </w:tcMar>
                <w:vAlign w:val="center"/>
                <w:hideMark/>
              </w:tcPr>
            </w:tcPrChange>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Change w:id="470" w:author="Parks, Robbie M" w:date="2018-11-30T01:29:00Z">
              <w:tcPr>
                <w:tcW w:w="893" w:type="dxa"/>
                <w:tcMar>
                  <w:top w:w="0" w:type="dxa"/>
                  <w:left w:w="75" w:type="dxa"/>
                  <w:bottom w:w="0" w:type="dxa"/>
                  <w:right w:w="75" w:type="dxa"/>
                </w:tcMar>
                <w:vAlign w:val="center"/>
                <w:hideMark/>
              </w:tcPr>
            </w:tcPrChange>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Change w:id="471" w:author="Parks, Robbie M" w:date="2018-11-30T01:29:00Z">
              <w:tcPr>
                <w:tcW w:w="893" w:type="dxa"/>
                <w:tcMar>
                  <w:top w:w="0" w:type="dxa"/>
                  <w:left w:w="75" w:type="dxa"/>
                  <w:bottom w:w="0" w:type="dxa"/>
                  <w:right w:w="75" w:type="dxa"/>
                </w:tcMar>
                <w:vAlign w:val="center"/>
                <w:hideMark/>
              </w:tcPr>
            </w:tcPrChange>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Change w:id="472" w:author="Parks, Robbie M" w:date="2018-11-30T01:29:00Z">
              <w:tcPr>
                <w:tcW w:w="893" w:type="dxa"/>
                <w:tcMar>
                  <w:top w:w="0" w:type="dxa"/>
                  <w:left w:w="75" w:type="dxa"/>
                  <w:bottom w:w="0" w:type="dxa"/>
                  <w:right w:w="75" w:type="dxa"/>
                </w:tcMar>
                <w:vAlign w:val="center"/>
                <w:hideMark/>
              </w:tcPr>
            </w:tcPrChange>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Change w:id="473" w:author="Parks, Robbie M" w:date="2018-11-30T01:29:00Z">
              <w:tcPr>
                <w:tcW w:w="893" w:type="dxa"/>
                <w:tcMar>
                  <w:top w:w="0" w:type="dxa"/>
                  <w:left w:w="75" w:type="dxa"/>
                  <w:bottom w:w="0" w:type="dxa"/>
                  <w:right w:w="75" w:type="dxa"/>
                </w:tcMar>
                <w:vAlign w:val="center"/>
                <w:hideMark/>
              </w:tcPr>
            </w:tcPrChange>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Change w:id="474" w:author="Parks, Robbie M" w:date="2018-11-30T01:29:00Z">
              <w:tcPr>
                <w:tcW w:w="893" w:type="dxa"/>
                <w:tcMar>
                  <w:top w:w="0" w:type="dxa"/>
                  <w:left w:w="75" w:type="dxa"/>
                  <w:bottom w:w="0" w:type="dxa"/>
                  <w:right w:w="75" w:type="dxa"/>
                </w:tcMar>
                <w:vAlign w:val="center"/>
                <w:hideMark/>
              </w:tcPr>
            </w:tcPrChange>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Change w:id="475" w:author="Parks, Robbie M" w:date="2018-11-30T01:29:00Z">
              <w:tcPr>
                <w:tcW w:w="893" w:type="dxa"/>
                <w:tcMar>
                  <w:top w:w="0" w:type="dxa"/>
                  <w:left w:w="75" w:type="dxa"/>
                  <w:bottom w:w="0" w:type="dxa"/>
                  <w:right w:w="75" w:type="dxa"/>
                </w:tcMar>
                <w:vAlign w:val="center"/>
                <w:hideMark/>
              </w:tcPr>
            </w:tcPrChange>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Change w:id="476" w:author="Parks, Robbie M" w:date="2018-11-30T01:29:00Z">
              <w:tcPr>
                <w:tcW w:w="893" w:type="dxa"/>
                <w:tcMar>
                  <w:top w:w="0" w:type="dxa"/>
                  <w:left w:w="75" w:type="dxa"/>
                  <w:bottom w:w="0" w:type="dxa"/>
                  <w:right w:w="75" w:type="dxa"/>
                </w:tcMar>
                <w:vAlign w:val="center"/>
                <w:hideMark/>
              </w:tcPr>
            </w:tcPrChange>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Change w:id="477" w:author="Parks, Robbie M" w:date="2018-11-30T01:29:00Z">
              <w:tcPr>
                <w:tcW w:w="893" w:type="dxa"/>
                <w:tcMar>
                  <w:top w:w="0" w:type="dxa"/>
                  <w:left w:w="75" w:type="dxa"/>
                  <w:bottom w:w="0" w:type="dxa"/>
                  <w:right w:w="75" w:type="dxa"/>
                </w:tcMar>
                <w:vAlign w:val="center"/>
                <w:hideMark/>
              </w:tcPr>
            </w:tcPrChange>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Change w:id="478" w:author="Parks, Robbie M" w:date="2018-11-30T01:29:00Z">
              <w:tcPr>
                <w:tcW w:w="854" w:type="dxa"/>
                <w:tcMar>
                  <w:top w:w="0" w:type="dxa"/>
                  <w:left w:w="75" w:type="dxa"/>
                  <w:bottom w:w="0" w:type="dxa"/>
                  <w:right w:w="75" w:type="dxa"/>
                </w:tcMar>
                <w:vAlign w:val="center"/>
                <w:hideMark/>
              </w:tcPr>
            </w:tcPrChange>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Change w:id="479" w:author="Parks, Robbie M" w:date="2018-11-30T01:29:00Z">
              <w:tcPr>
                <w:tcW w:w="854" w:type="dxa"/>
                <w:tcMar>
                  <w:top w:w="0" w:type="dxa"/>
                  <w:left w:w="75" w:type="dxa"/>
                  <w:bottom w:w="0" w:type="dxa"/>
                  <w:right w:w="75" w:type="dxa"/>
                </w:tcMar>
                <w:vAlign w:val="center"/>
                <w:hideMark/>
              </w:tcPr>
            </w:tcPrChange>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Change w:id="480" w:author="Parks, Robbie M" w:date="2018-11-30T01:29:00Z">
              <w:tcPr>
                <w:tcW w:w="893" w:type="dxa"/>
                <w:tcMar>
                  <w:top w:w="0" w:type="dxa"/>
                  <w:left w:w="75" w:type="dxa"/>
                  <w:bottom w:w="0" w:type="dxa"/>
                  <w:right w:w="75" w:type="dxa"/>
                </w:tcMar>
                <w:vAlign w:val="center"/>
                <w:hideMark/>
              </w:tcPr>
            </w:tcPrChange>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B95C5A">
        <w:trPr>
          <w:trHeight w:val="525"/>
          <w:trPrChange w:id="481" w:author="Parks, Robbie M" w:date="2018-11-30T01:29:00Z">
            <w:trPr>
              <w:trHeight w:val="525"/>
            </w:trPr>
          </w:trPrChange>
        </w:trPr>
        <w:tc>
          <w:tcPr>
            <w:tcW w:w="1128" w:type="dxa"/>
            <w:vMerge w:val="restart"/>
            <w:tcMar>
              <w:top w:w="0" w:type="dxa"/>
              <w:left w:w="75" w:type="dxa"/>
              <w:bottom w:w="0" w:type="dxa"/>
              <w:right w:w="75" w:type="dxa"/>
            </w:tcMar>
            <w:vAlign w:val="center"/>
            <w:hideMark/>
            <w:tcPrChange w:id="482" w:author="Parks, Robbie M" w:date="2018-11-30T01:29:00Z">
              <w:tcPr>
                <w:tcW w:w="1328" w:type="dxa"/>
                <w:vMerge w:val="restart"/>
                <w:tcMar>
                  <w:top w:w="0" w:type="dxa"/>
                  <w:left w:w="75" w:type="dxa"/>
                  <w:bottom w:w="0" w:type="dxa"/>
                  <w:right w:w="75" w:type="dxa"/>
                </w:tcMar>
                <w:vAlign w:val="center"/>
                <w:hideMark/>
              </w:tcPr>
            </w:tcPrChange>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Change w:id="483" w:author="Parks, Robbie M" w:date="2018-11-30T01:29:00Z">
              <w:tcPr>
                <w:tcW w:w="743" w:type="dxa"/>
                <w:tcMar>
                  <w:top w:w="0" w:type="dxa"/>
                  <w:left w:w="75" w:type="dxa"/>
                  <w:bottom w:w="0" w:type="dxa"/>
                  <w:right w:w="75" w:type="dxa"/>
                </w:tcMar>
                <w:vAlign w:val="center"/>
                <w:hideMark/>
              </w:tcPr>
            </w:tcPrChange>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Change w:id="484" w:author="Parks, Robbie M" w:date="2018-11-30T01:29:00Z">
              <w:tcPr>
                <w:tcW w:w="893" w:type="dxa"/>
                <w:tcMar>
                  <w:top w:w="0" w:type="dxa"/>
                  <w:left w:w="75" w:type="dxa"/>
                  <w:bottom w:w="0" w:type="dxa"/>
                  <w:right w:w="75" w:type="dxa"/>
                </w:tcMar>
                <w:vAlign w:val="center"/>
                <w:hideMark/>
              </w:tcPr>
            </w:tcPrChange>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Change w:id="485" w:author="Parks, Robbie M" w:date="2018-11-30T01:29:00Z">
              <w:tcPr>
                <w:tcW w:w="893" w:type="dxa"/>
                <w:tcMar>
                  <w:top w:w="0" w:type="dxa"/>
                  <w:left w:w="75" w:type="dxa"/>
                  <w:bottom w:w="0" w:type="dxa"/>
                  <w:right w:w="75" w:type="dxa"/>
                </w:tcMar>
                <w:vAlign w:val="center"/>
                <w:hideMark/>
              </w:tcPr>
            </w:tcPrChange>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Change w:id="486" w:author="Parks, Robbie M" w:date="2018-11-30T01:29:00Z">
              <w:tcPr>
                <w:tcW w:w="893" w:type="dxa"/>
                <w:tcMar>
                  <w:top w:w="0" w:type="dxa"/>
                  <w:left w:w="75" w:type="dxa"/>
                  <w:bottom w:w="0" w:type="dxa"/>
                  <w:right w:w="75" w:type="dxa"/>
                </w:tcMar>
                <w:vAlign w:val="center"/>
                <w:hideMark/>
              </w:tcPr>
            </w:tcPrChange>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Change w:id="487" w:author="Parks, Robbie M" w:date="2018-11-30T01:29:00Z">
              <w:tcPr>
                <w:tcW w:w="893" w:type="dxa"/>
                <w:tcMar>
                  <w:top w:w="0" w:type="dxa"/>
                  <w:left w:w="75" w:type="dxa"/>
                  <w:bottom w:w="0" w:type="dxa"/>
                  <w:right w:w="75" w:type="dxa"/>
                </w:tcMar>
                <w:vAlign w:val="center"/>
                <w:hideMark/>
              </w:tcPr>
            </w:tcPrChange>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Change w:id="488" w:author="Parks, Robbie M" w:date="2018-11-30T01:29:00Z">
              <w:tcPr>
                <w:tcW w:w="893" w:type="dxa"/>
                <w:tcMar>
                  <w:top w:w="0" w:type="dxa"/>
                  <w:left w:w="75" w:type="dxa"/>
                  <w:bottom w:w="0" w:type="dxa"/>
                  <w:right w:w="75" w:type="dxa"/>
                </w:tcMar>
                <w:vAlign w:val="center"/>
                <w:hideMark/>
              </w:tcPr>
            </w:tcPrChange>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Change w:id="489" w:author="Parks, Robbie M" w:date="2018-11-30T01:29:00Z">
              <w:tcPr>
                <w:tcW w:w="893" w:type="dxa"/>
                <w:tcMar>
                  <w:top w:w="0" w:type="dxa"/>
                  <w:left w:w="75" w:type="dxa"/>
                  <w:bottom w:w="0" w:type="dxa"/>
                  <w:right w:w="75" w:type="dxa"/>
                </w:tcMar>
                <w:vAlign w:val="center"/>
                <w:hideMark/>
              </w:tcPr>
            </w:tcPrChange>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Change w:id="490" w:author="Parks, Robbie M" w:date="2018-11-30T01:29:00Z">
              <w:tcPr>
                <w:tcW w:w="893" w:type="dxa"/>
                <w:tcMar>
                  <w:top w:w="0" w:type="dxa"/>
                  <w:left w:w="75" w:type="dxa"/>
                  <w:bottom w:w="0" w:type="dxa"/>
                  <w:right w:w="75" w:type="dxa"/>
                </w:tcMar>
                <w:vAlign w:val="center"/>
                <w:hideMark/>
              </w:tcPr>
            </w:tcPrChange>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Change w:id="491" w:author="Parks, Robbie M" w:date="2018-11-30T01:29:00Z">
              <w:tcPr>
                <w:tcW w:w="893" w:type="dxa"/>
                <w:tcMar>
                  <w:top w:w="0" w:type="dxa"/>
                  <w:left w:w="75" w:type="dxa"/>
                  <w:bottom w:w="0" w:type="dxa"/>
                  <w:right w:w="75" w:type="dxa"/>
                </w:tcMar>
                <w:vAlign w:val="center"/>
                <w:hideMark/>
              </w:tcPr>
            </w:tcPrChange>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Change w:id="492" w:author="Parks, Robbie M" w:date="2018-11-30T01:29:00Z">
              <w:tcPr>
                <w:tcW w:w="854" w:type="dxa"/>
                <w:tcMar>
                  <w:top w:w="0" w:type="dxa"/>
                  <w:left w:w="75" w:type="dxa"/>
                  <w:bottom w:w="0" w:type="dxa"/>
                  <w:right w:w="75" w:type="dxa"/>
                </w:tcMar>
                <w:vAlign w:val="center"/>
                <w:hideMark/>
              </w:tcPr>
            </w:tcPrChange>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Change w:id="493" w:author="Parks, Robbie M" w:date="2018-11-30T01:29:00Z">
              <w:tcPr>
                <w:tcW w:w="854" w:type="dxa"/>
                <w:tcMar>
                  <w:top w:w="0" w:type="dxa"/>
                  <w:left w:w="75" w:type="dxa"/>
                  <w:bottom w:w="0" w:type="dxa"/>
                  <w:right w:w="75" w:type="dxa"/>
                </w:tcMar>
                <w:vAlign w:val="center"/>
                <w:hideMark/>
              </w:tcPr>
            </w:tcPrChange>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Change w:id="494" w:author="Parks, Robbie M" w:date="2018-11-30T01:29:00Z">
              <w:tcPr>
                <w:tcW w:w="893" w:type="dxa"/>
                <w:tcMar>
                  <w:top w:w="0" w:type="dxa"/>
                  <w:left w:w="75" w:type="dxa"/>
                  <w:bottom w:w="0" w:type="dxa"/>
                  <w:right w:w="75" w:type="dxa"/>
                </w:tcMar>
                <w:vAlign w:val="center"/>
                <w:hideMark/>
              </w:tcPr>
            </w:tcPrChange>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B95C5A">
        <w:trPr>
          <w:trHeight w:val="510"/>
          <w:trPrChange w:id="495" w:author="Parks, Robbie M" w:date="2018-11-30T01:29:00Z">
            <w:trPr>
              <w:trHeight w:val="510"/>
            </w:trPr>
          </w:trPrChange>
        </w:trPr>
        <w:tc>
          <w:tcPr>
            <w:tcW w:w="1128" w:type="dxa"/>
            <w:vMerge/>
            <w:vAlign w:val="center"/>
            <w:hideMark/>
            <w:tcPrChange w:id="496" w:author="Parks, Robbie M" w:date="2018-11-30T01:29:00Z">
              <w:tcPr>
                <w:tcW w:w="1328" w:type="dxa"/>
                <w:vMerge/>
                <w:vAlign w:val="center"/>
                <w:hideMark/>
              </w:tcPr>
            </w:tcPrChange>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Change w:id="497" w:author="Parks, Robbie M" w:date="2018-11-30T01:29:00Z">
              <w:tcPr>
                <w:tcW w:w="743" w:type="dxa"/>
                <w:tcMar>
                  <w:top w:w="0" w:type="dxa"/>
                  <w:left w:w="75" w:type="dxa"/>
                  <w:bottom w:w="0" w:type="dxa"/>
                  <w:right w:w="75" w:type="dxa"/>
                </w:tcMar>
                <w:vAlign w:val="center"/>
                <w:hideMark/>
              </w:tcPr>
            </w:tcPrChange>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Change w:id="498" w:author="Parks, Robbie M" w:date="2018-11-30T01:29:00Z">
              <w:tcPr>
                <w:tcW w:w="893" w:type="dxa"/>
                <w:tcMar>
                  <w:top w:w="0" w:type="dxa"/>
                  <w:left w:w="75" w:type="dxa"/>
                  <w:bottom w:w="0" w:type="dxa"/>
                  <w:right w:w="75" w:type="dxa"/>
                </w:tcMar>
                <w:vAlign w:val="center"/>
                <w:hideMark/>
              </w:tcPr>
            </w:tcPrChange>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Change w:id="499" w:author="Parks, Robbie M" w:date="2018-11-30T01:29:00Z">
              <w:tcPr>
                <w:tcW w:w="893" w:type="dxa"/>
                <w:tcMar>
                  <w:top w:w="0" w:type="dxa"/>
                  <w:left w:w="75" w:type="dxa"/>
                  <w:bottom w:w="0" w:type="dxa"/>
                  <w:right w:w="75" w:type="dxa"/>
                </w:tcMar>
                <w:vAlign w:val="center"/>
                <w:hideMark/>
              </w:tcPr>
            </w:tcPrChange>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Change w:id="500" w:author="Parks, Robbie M" w:date="2018-11-30T01:29:00Z">
              <w:tcPr>
                <w:tcW w:w="893" w:type="dxa"/>
                <w:tcMar>
                  <w:top w:w="0" w:type="dxa"/>
                  <w:left w:w="75" w:type="dxa"/>
                  <w:bottom w:w="0" w:type="dxa"/>
                  <w:right w:w="75" w:type="dxa"/>
                </w:tcMar>
                <w:vAlign w:val="center"/>
                <w:hideMark/>
              </w:tcPr>
            </w:tcPrChange>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Change w:id="501" w:author="Parks, Robbie M" w:date="2018-11-30T01:29:00Z">
              <w:tcPr>
                <w:tcW w:w="893" w:type="dxa"/>
                <w:tcMar>
                  <w:top w:w="0" w:type="dxa"/>
                  <w:left w:w="75" w:type="dxa"/>
                  <w:bottom w:w="0" w:type="dxa"/>
                  <w:right w:w="75" w:type="dxa"/>
                </w:tcMar>
                <w:vAlign w:val="center"/>
                <w:hideMark/>
              </w:tcPr>
            </w:tcPrChange>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Change w:id="502" w:author="Parks, Robbie M" w:date="2018-11-30T01:29:00Z">
              <w:tcPr>
                <w:tcW w:w="893" w:type="dxa"/>
                <w:tcMar>
                  <w:top w:w="0" w:type="dxa"/>
                  <w:left w:w="75" w:type="dxa"/>
                  <w:bottom w:w="0" w:type="dxa"/>
                  <w:right w:w="75" w:type="dxa"/>
                </w:tcMar>
                <w:vAlign w:val="center"/>
                <w:hideMark/>
              </w:tcPr>
            </w:tcPrChange>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Change w:id="503" w:author="Parks, Robbie M" w:date="2018-11-30T01:29:00Z">
              <w:tcPr>
                <w:tcW w:w="893" w:type="dxa"/>
                <w:tcMar>
                  <w:top w:w="0" w:type="dxa"/>
                  <w:left w:w="75" w:type="dxa"/>
                  <w:bottom w:w="0" w:type="dxa"/>
                  <w:right w:w="75" w:type="dxa"/>
                </w:tcMar>
                <w:vAlign w:val="center"/>
                <w:hideMark/>
              </w:tcPr>
            </w:tcPrChange>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Change w:id="504" w:author="Parks, Robbie M" w:date="2018-11-30T01:29:00Z">
              <w:tcPr>
                <w:tcW w:w="893" w:type="dxa"/>
                <w:tcMar>
                  <w:top w:w="0" w:type="dxa"/>
                  <w:left w:w="75" w:type="dxa"/>
                  <w:bottom w:w="0" w:type="dxa"/>
                  <w:right w:w="75" w:type="dxa"/>
                </w:tcMar>
                <w:vAlign w:val="center"/>
                <w:hideMark/>
              </w:tcPr>
            </w:tcPrChange>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Change w:id="505" w:author="Parks, Robbie M" w:date="2018-11-30T01:29:00Z">
              <w:tcPr>
                <w:tcW w:w="893" w:type="dxa"/>
                <w:tcMar>
                  <w:top w:w="0" w:type="dxa"/>
                  <w:left w:w="75" w:type="dxa"/>
                  <w:bottom w:w="0" w:type="dxa"/>
                  <w:right w:w="75" w:type="dxa"/>
                </w:tcMar>
                <w:vAlign w:val="center"/>
                <w:hideMark/>
              </w:tcPr>
            </w:tcPrChange>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Change w:id="506" w:author="Parks, Robbie M" w:date="2018-11-30T01:29:00Z">
              <w:tcPr>
                <w:tcW w:w="854" w:type="dxa"/>
                <w:tcMar>
                  <w:top w:w="0" w:type="dxa"/>
                  <w:left w:w="75" w:type="dxa"/>
                  <w:bottom w:w="0" w:type="dxa"/>
                  <w:right w:w="75" w:type="dxa"/>
                </w:tcMar>
                <w:vAlign w:val="center"/>
                <w:hideMark/>
              </w:tcPr>
            </w:tcPrChange>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Change w:id="507" w:author="Parks, Robbie M" w:date="2018-11-30T01:29:00Z">
              <w:tcPr>
                <w:tcW w:w="854" w:type="dxa"/>
                <w:tcMar>
                  <w:top w:w="0" w:type="dxa"/>
                  <w:left w:w="75" w:type="dxa"/>
                  <w:bottom w:w="0" w:type="dxa"/>
                  <w:right w:w="75" w:type="dxa"/>
                </w:tcMar>
                <w:vAlign w:val="center"/>
                <w:hideMark/>
              </w:tcPr>
            </w:tcPrChange>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Change w:id="508" w:author="Parks, Robbie M" w:date="2018-11-30T01:29:00Z">
              <w:tcPr>
                <w:tcW w:w="893" w:type="dxa"/>
                <w:tcMar>
                  <w:top w:w="0" w:type="dxa"/>
                  <w:left w:w="75" w:type="dxa"/>
                  <w:bottom w:w="0" w:type="dxa"/>
                  <w:right w:w="75" w:type="dxa"/>
                </w:tcMar>
                <w:vAlign w:val="center"/>
                <w:hideMark/>
              </w:tcPr>
            </w:tcPrChange>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32BA5F83"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11-05T22:29:00Z" w:initials="EM">
    <w:p w14:paraId="403D184C" w14:textId="09F99BE9" w:rsidR="009A3C25" w:rsidRDefault="009A3C25">
      <w:pPr>
        <w:pStyle w:val="CommentText"/>
      </w:pPr>
      <w:r>
        <w:rPr>
          <w:rStyle w:val="CommentReference"/>
        </w:rPr>
        <w:annotationRef/>
      </w:r>
      <w:r>
        <w:t>Let’s discuss wording possibilities</w:t>
      </w:r>
    </w:p>
  </w:comment>
  <w:comment w:id="1" w:author="Ezzati, Majid" w:date="2018-11-06T06:13:00Z" w:initials="EM">
    <w:p w14:paraId="2F75B5A4" w14:textId="1F535BB8" w:rsidR="009A3C25" w:rsidRDefault="009A3C25">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2" w:author="Parks, Robbie M" w:date="2018-11-29T23:19:00Z" w:initials="PRM">
    <w:p w14:paraId="1ADAF304" w14:textId="109D5729" w:rsidR="00CF70C8" w:rsidRDefault="00CF70C8">
      <w:pPr>
        <w:pStyle w:val="CommentText"/>
      </w:pPr>
      <w:r>
        <w:rPr>
          <w:rStyle w:val="CommentReference"/>
        </w:rPr>
        <w:annotationRef/>
      </w:r>
      <w:r>
        <w:t>I’ve reworked bas</w:t>
      </w:r>
      <w:r w:rsidR="00360759">
        <w:t>ed on our conversation last meeting</w:t>
      </w:r>
    </w:p>
  </w:comment>
  <w:comment w:id="10" w:author="Bennett, James E" w:date="2018-11-29T10:53:00Z" w:initials="BJE">
    <w:p w14:paraId="425C25D2" w14:textId="06E5F318" w:rsidR="009A3C25" w:rsidRDefault="009A3C25">
      <w:pPr>
        <w:pStyle w:val="CommentText"/>
      </w:pPr>
      <w:r>
        <w:rPr>
          <w:rStyle w:val="CommentReference"/>
        </w:rPr>
        <w:annotationRef/>
      </w:r>
      <w:r>
        <w:t>Feel that national is redundant as we say contiguous USA also</w:t>
      </w:r>
    </w:p>
  </w:comment>
  <w:comment w:id="26" w:author="Bennett, James E" w:date="2018-11-29T14:44:00Z" w:initials="BJE">
    <w:p w14:paraId="3CAF6C00" w14:textId="251367E2" w:rsidR="009A3C25" w:rsidRDefault="009A3C25">
      <w:pPr>
        <w:pStyle w:val="CommentText"/>
      </w:pPr>
      <w:r>
        <w:rPr>
          <w:rStyle w:val="CommentReference"/>
        </w:rPr>
        <w:annotationRef/>
      </w:r>
      <w:r>
        <w:t>Did you need to “reverse” this calculation when estimating numbers of deaths from +1C?</w:t>
      </w:r>
    </w:p>
  </w:comment>
  <w:comment w:id="27" w:author="Parks, Robbie M" w:date="2018-11-29T23:20:00Z" w:initials="PRM">
    <w:p w14:paraId="21869A0C" w14:textId="1BDAFDF9" w:rsidR="00DD06A5" w:rsidRDefault="00DD06A5">
      <w:pPr>
        <w:pStyle w:val="CommentText"/>
      </w:pPr>
      <w:r>
        <w:rPr>
          <w:rStyle w:val="CommentReference"/>
        </w:rPr>
        <w:annotationRef/>
      </w:r>
      <w:r>
        <w:t>Yes</w:t>
      </w:r>
    </w:p>
  </w:comment>
  <w:comment w:id="62" w:author="Bennett, James E" w:date="2018-11-29T15:00:00Z" w:initials="BJE">
    <w:p w14:paraId="2E056849" w14:textId="77777777" w:rsidR="00265FDC" w:rsidRDefault="00265FDC"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63" w:author="Parks, Robbie M" w:date="2018-11-29T23:08:00Z" w:initials="PRM">
    <w:p w14:paraId="207E839A" w14:textId="77777777" w:rsidR="00265FDC" w:rsidRDefault="00265FDC" w:rsidP="00265FDC">
      <w:pPr>
        <w:pStyle w:val="CommentText"/>
      </w:pPr>
      <w:r>
        <w:rPr>
          <w:rStyle w:val="CommentReference"/>
        </w:rPr>
        <w:annotationRef/>
      </w:r>
      <w:r>
        <w:t>Have expanded just above</w:t>
      </w:r>
    </w:p>
  </w:comment>
  <w:comment w:id="79" w:author="Bennett, James E" w:date="2018-11-29T15:00:00Z" w:initials="BJE">
    <w:p w14:paraId="18D5CD45" w14:textId="1696F082" w:rsidR="009A3C25" w:rsidRDefault="009A3C25">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80" w:author="Parks, Robbie M" w:date="2018-11-29T23:08:00Z" w:initials="PRM">
    <w:p w14:paraId="558450ED" w14:textId="59D0BEAF" w:rsidR="00ED2E28" w:rsidRDefault="00ED2E28">
      <w:pPr>
        <w:pStyle w:val="CommentText"/>
      </w:pPr>
      <w:r>
        <w:rPr>
          <w:rStyle w:val="CommentReference"/>
        </w:rPr>
        <w:annotationRef/>
      </w:r>
      <w:r>
        <w:t>Have expanded just above</w:t>
      </w:r>
    </w:p>
  </w:comment>
  <w:comment w:id="101" w:author="Bennett, James E" w:date="2018-11-29T15:24:00Z" w:initials="BJE">
    <w:p w14:paraId="4377A92A" w14:textId="2133E833" w:rsidR="009A3C25" w:rsidRDefault="009A3C25">
      <w:pPr>
        <w:pStyle w:val="CommentText"/>
      </w:pPr>
      <w:r>
        <w:rPr>
          <w:rStyle w:val="CommentReference"/>
        </w:rPr>
        <w:annotationRef/>
      </w:r>
      <w:r>
        <w:t>For future discussion whether we need to be consistent in calling this variable exactly the same thing e.g state-month anomalous temperature, every time we refer to it?</w:t>
      </w:r>
    </w:p>
    <w:p w14:paraId="7A390E9B" w14:textId="77777777" w:rsidR="009A3C25" w:rsidRDefault="009A3C25">
      <w:pPr>
        <w:pStyle w:val="CommentText"/>
      </w:pPr>
    </w:p>
    <w:p w14:paraId="7DFBF459" w14:textId="4892B90C" w:rsidR="009A3C25" w:rsidRDefault="009A3C25" w:rsidP="00F30D74">
      <w:pPr>
        <w:pStyle w:val="BalloonText"/>
      </w:pPr>
      <w:r>
        <w:t xml:space="preserve">This might help prevent confusion. </w:t>
      </w:r>
    </w:p>
  </w:comment>
  <w:comment w:id="157" w:author="Bennett, James E" w:date="2018-11-29T15:39:00Z" w:initials="BJE">
    <w:p w14:paraId="04D5D120" w14:textId="77777777" w:rsidR="009A3C25" w:rsidRDefault="009A3C25">
      <w:pPr>
        <w:pStyle w:val="CommentText"/>
      </w:pPr>
      <w:r>
        <w:rPr>
          <w:rStyle w:val="CommentReference"/>
        </w:rPr>
        <w:annotationRef/>
      </w:r>
      <w:r>
        <w:t>Hopefully not screwed up the equation but since gamma mentioned at end I put it at the end of the equation.</w:t>
      </w:r>
    </w:p>
    <w:p w14:paraId="60BA5411" w14:textId="23B845FD" w:rsidR="009A3C25" w:rsidRDefault="009A3C25">
      <w:pPr>
        <w:pStyle w:val="CommentText"/>
      </w:pPr>
      <w:r>
        <w:t>See my addition later – does gamma need a month subscript?</w:t>
      </w:r>
    </w:p>
  </w:comment>
  <w:comment w:id="167" w:author="Parks, Robbie M" w:date="2018-11-26T11:21:00Z" w:initials="PRM">
    <w:p w14:paraId="7D510A0E" w14:textId="77777777" w:rsidR="009A3C25" w:rsidRDefault="009A3C25">
      <w:pPr>
        <w:pStyle w:val="CommentText"/>
      </w:pPr>
      <w:r>
        <w:rPr>
          <w:rStyle w:val="CommentReference"/>
        </w:rPr>
        <w:annotationRef/>
      </w:r>
      <w:r>
        <w:t>Yes that’s my understanding. James?</w:t>
      </w:r>
    </w:p>
  </w:comment>
  <w:comment w:id="168" w:author="Ezzati, Majid" w:date="2018-11-06T06:34:00Z" w:initials="EM">
    <w:p w14:paraId="48293A76" w14:textId="79A25B44" w:rsidR="009A3C25" w:rsidRDefault="009A3C25">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169" w:author="Parks, Robbie M" w:date="2018-11-26T11:21:00Z" w:initials="PRM">
    <w:p w14:paraId="7A946B86" w14:textId="77777777" w:rsidR="009A3C25" w:rsidRDefault="009A3C25">
      <w:pPr>
        <w:pStyle w:val="CommentText"/>
      </w:pPr>
      <w:r>
        <w:rPr>
          <w:rStyle w:val="CommentReference"/>
        </w:rPr>
        <w:annotationRef/>
      </w:r>
      <w:r>
        <w:t>Yes that’s my understanding. James?</w:t>
      </w:r>
    </w:p>
    <w:p w14:paraId="0ED3E426" w14:textId="1C811FF0" w:rsidR="009A3C25" w:rsidRDefault="009A3C25">
      <w:pPr>
        <w:pStyle w:val="CommentText"/>
      </w:pPr>
      <w:r>
        <w:t>JB - Yes</w:t>
      </w:r>
    </w:p>
    <w:p w14:paraId="13F4FC21" w14:textId="6482F3E7" w:rsidR="009A3C25" w:rsidRDefault="009A3C25">
      <w:pPr>
        <w:pStyle w:val="CommentText"/>
      </w:pPr>
    </w:p>
  </w:comment>
  <w:comment w:id="194" w:author="Bennett, James E" w:date="2018-11-29T19:15:00Z" w:initials="BJE">
    <w:p w14:paraId="4DF59636" w14:textId="47CF656A" w:rsidR="009A3C25" w:rsidRDefault="009A3C25">
      <w:pPr>
        <w:pStyle w:val="CommentText"/>
      </w:pPr>
      <w:r>
        <w:rPr>
          <w:rStyle w:val="CommentReference"/>
        </w:rPr>
        <w:annotationRef/>
      </w:r>
      <w:r>
        <w:t xml:space="preserve">See my </w:t>
      </w:r>
      <w:r w:rsidR="0029382A">
        <w:t>e</w:t>
      </w:r>
      <w:r>
        <w:t>arlier question about whether you removed the effect of length of month harmonisation?</w:t>
      </w:r>
    </w:p>
  </w:comment>
  <w:comment w:id="198" w:author="Majid2" w:date="2018-11-06T10:25:00Z" w:initials="M">
    <w:p w14:paraId="45E26AF2" w14:textId="61140875" w:rsidR="009A3C25" w:rsidRDefault="009A3C25">
      <w:pPr>
        <w:pStyle w:val="CommentText"/>
      </w:pPr>
      <w:r>
        <w:rPr>
          <w:rStyle w:val="CommentReference"/>
        </w:rPr>
        <w:annotationRef/>
      </w:r>
      <w:r>
        <w:t xml:space="preserve">A bullet on whether seasonality has (visually) persisted or weakened as levels have gone down </w:t>
      </w:r>
    </w:p>
  </w:comment>
  <w:comment w:id="199" w:author="Parks, Robbie M" w:date="2018-11-21T13:37:00Z" w:initials="PRM">
    <w:p w14:paraId="68E90CCA" w14:textId="64E653AD" w:rsidR="009A3C25" w:rsidRDefault="009A3C25">
      <w:pPr>
        <w:pStyle w:val="CommentText"/>
      </w:pPr>
      <w:r>
        <w:rPr>
          <w:rStyle w:val="CommentReference"/>
        </w:rPr>
        <w:annotationRef/>
      </w:r>
      <w:r>
        <w:t>Below</w:t>
      </w:r>
    </w:p>
  </w:comment>
  <w:comment w:id="200" w:author="Majid2" w:date="2018-11-06T10:29:00Z" w:initials="M">
    <w:p w14:paraId="4250C762" w14:textId="3316156C" w:rsidR="009A3C25" w:rsidRDefault="009A3C25">
      <w:pPr>
        <w:pStyle w:val="CommentText"/>
      </w:pPr>
      <w:r>
        <w:rPr>
          <w:rStyle w:val="CommentReference"/>
        </w:rPr>
        <w:annotationRef/>
      </w:r>
      <w:r>
        <w:t>To discuss if we should also do another two panels here that show number of deaths – discuss with James something like the countdown bar chart</w:t>
      </w:r>
    </w:p>
  </w:comment>
  <w:comment w:id="201" w:author="Parks, Robbie M" w:date="2018-11-21T13:39:00Z" w:initials="PRM">
    <w:p w14:paraId="372C57E8" w14:textId="49906031" w:rsidR="009A3C25" w:rsidRDefault="009A3C25">
      <w:pPr>
        <w:pStyle w:val="CommentText"/>
      </w:pPr>
      <w:r>
        <w:rPr>
          <w:rStyle w:val="CommentReference"/>
        </w:rPr>
        <w:annotationRef/>
      </w:r>
      <w:r>
        <w:t>Have done a version</w:t>
      </w:r>
    </w:p>
  </w:comment>
  <w:comment w:id="203" w:author="Majid2" w:date="2018-11-06T10:36:00Z" w:initials="M">
    <w:p w14:paraId="20DCB6BC" w14:textId="77777777" w:rsidR="009A3C25" w:rsidRDefault="009A3C25" w:rsidP="001121F5">
      <w:pPr>
        <w:pStyle w:val="CommentText"/>
      </w:pPr>
      <w:r>
        <w:rPr>
          <w:rStyle w:val="CommentReference"/>
        </w:rPr>
        <w:annotationRef/>
      </w:r>
      <w:r>
        <w:t>Combine with the intentional bullet – see note above</w:t>
      </w:r>
    </w:p>
  </w:comment>
  <w:comment w:id="202" w:author="Majid2" w:date="2018-11-06T10:36:00Z" w:initials="M">
    <w:p w14:paraId="443F72F1" w14:textId="4A76DFCD" w:rsidR="009A3C25" w:rsidRDefault="009A3C25">
      <w:pPr>
        <w:pStyle w:val="CommentText"/>
      </w:pPr>
      <w:r>
        <w:rPr>
          <w:rStyle w:val="CommentReference"/>
        </w:rPr>
        <w:annotationRef/>
      </w:r>
      <w:r>
        <w:t xml:space="preserve">There is overlap in age groups between this and preceding bullet; best to remove </w:t>
      </w:r>
    </w:p>
  </w:comment>
  <w:comment w:id="204" w:author="Majid2" w:date="2018-11-06T10:52:00Z" w:initials="M">
    <w:p w14:paraId="3A9CE3C3" w14:textId="1341C336" w:rsidR="009A3C25" w:rsidRDefault="009A3C25">
      <w:pPr>
        <w:pStyle w:val="CommentText"/>
      </w:pPr>
      <w:r>
        <w:rPr>
          <w:rStyle w:val="CommentReference"/>
        </w:rPr>
        <w:annotationRef/>
      </w:r>
      <w:r>
        <w:t xml:space="preserve">Too much and too numerical. Just give the headlines for a supplementary figure. Perhaps discuss before attempting </w:t>
      </w:r>
    </w:p>
  </w:comment>
  <w:comment w:id="205" w:author="Parks, Robbie M" w:date="2018-11-26T11:01:00Z" w:initials="PRM">
    <w:p w14:paraId="0C8872D9" w14:textId="1649D911" w:rsidR="009A3C25" w:rsidRDefault="009A3C25">
      <w:pPr>
        <w:pStyle w:val="CommentText"/>
      </w:pPr>
      <w:r>
        <w:rPr>
          <w:rStyle w:val="CommentReference"/>
        </w:rPr>
        <w:annotationRef/>
      </w:r>
      <w:r>
        <w:t>I’ve streamlined</w:t>
      </w:r>
    </w:p>
  </w:comment>
  <w:comment w:id="206" w:author="Majid2" w:date="2018-11-06T10:54:00Z" w:initials="M">
    <w:p w14:paraId="756C8725" w14:textId="599D4EEB" w:rsidR="009A3C25" w:rsidRDefault="009A3C25">
      <w:pPr>
        <w:pStyle w:val="CommentText"/>
      </w:pPr>
      <w:r>
        <w:rPr>
          <w:rStyle w:val="CommentReference"/>
        </w:rPr>
        <w:annotationRef/>
      </w:r>
      <w:r>
        <w:t>To also discuss</w:t>
      </w:r>
    </w:p>
  </w:comment>
  <w:comment w:id="207" w:author="Majid2" w:date="2018-11-06T10:59:00Z" w:initials="M">
    <w:p w14:paraId="5FF9511A" w14:textId="2B0ACFF6" w:rsidR="009A3C25" w:rsidRDefault="009A3C25">
      <w:pPr>
        <w:pStyle w:val="CommentText"/>
      </w:pPr>
      <w:r>
        <w:rPr>
          <w:rStyle w:val="CommentReference"/>
        </w:rPr>
        <w:annotationRef/>
      </w:r>
      <w:r>
        <w:t>To discuss which of these relevant – there is something tha</w:t>
      </w:r>
      <w:bookmarkStart w:id="208" w:name="_GoBack"/>
      <w:bookmarkEnd w:id="208"/>
      <w:r>
        <w:t>t makes crashes high/low and something that changes it with temperature; they are not necessarily the same.  Same with all of the ones below</w:t>
      </w:r>
    </w:p>
  </w:comment>
  <w:comment w:id="209" w:author="Ezzati, Majid" w:date="2018-11-06T07:14:00Z" w:initials="EM">
    <w:p w14:paraId="06789800" w14:textId="305DD88E" w:rsidR="009A3C25" w:rsidRDefault="009A3C25">
      <w:pPr>
        <w:pStyle w:val="CommentText"/>
      </w:pPr>
      <w:r>
        <w:rPr>
          <w:rStyle w:val="CommentReference"/>
        </w:rPr>
        <w:annotationRef/>
      </w:r>
      <w:r>
        <w:t>Not needed; use the actual name</w:t>
      </w:r>
    </w:p>
  </w:comment>
  <w:comment w:id="214" w:author="Ezzati, Majid" w:date="2018-11-06T07:16:00Z" w:initials="EM">
    <w:p w14:paraId="3BE8691F" w14:textId="7AC00AE0" w:rsidR="009A3C25" w:rsidRDefault="009A3C25">
      <w:pPr>
        <w:pStyle w:val="CommentText"/>
      </w:pPr>
      <w:r>
        <w:rPr>
          <w:rStyle w:val="CommentReference"/>
        </w:rPr>
        <w:annotationRef/>
      </w:r>
      <w:r>
        <w:t>To discuss if we should show for the entire period</w:t>
      </w:r>
    </w:p>
  </w:comment>
  <w:comment w:id="215" w:author="Parks, Robbie M" w:date="2018-11-21T13:39:00Z" w:initials="PRM">
    <w:p w14:paraId="46DB57AB" w14:textId="07B342EF" w:rsidR="009A3C25" w:rsidRDefault="009A3C25">
      <w:pPr>
        <w:pStyle w:val="CommentText"/>
      </w:pPr>
      <w:r>
        <w:rPr>
          <w:rStyle w:val="CommentReference"/>
        </w:rPr>
        <w:annotationRef/>
      </w:r>
      <w:r>
        <w:t>Have also created number of deaths version to discuss</w:t>
      </w:r>
    </w:p>
  </w:comment>
  <w:comment w:id="216" w:author="Ezzati, Majid" w:date="2018-11-06T07:17:00Z" w:initials="EM">
    <w:p w14:paraId="2E56708E" w14:textId="674D6454" w:rsidR="009A3C25" w:rsidRDefault="009A3C25">
      <w:pPr>
        <w:pStyle w:val="CommentText"/>
      </w:pPr>
      <w:r>
        <w:rPr>
          <w:rStyle w:val="CommentReference"/>
        </w:rPr>
        <w:annotationRef/>
      </w:r>
      <w:r>
        <w:t>Keep your captions sharp and simple; give all the qualifications after. The graph shows XXXXx</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1ADAF304" w15:paraIdParent="2F75B5A4" w15:done="0"/>
  <w15:commentEx w15:paraId="425C25D2" w15:done="0"/>
  <w15:commentEx w15:paraId="3CAF6C00" w15:done="0"/>
  <w15:commentEx w15:paraId="21869A0C" w15:paraIdParent="3CAF6C00" w15:done="0"/>
  <w15:commentEx w15:paraId="2E056849" w15:done="0"/>
  <w15:commentEx w15:paraId="207E839A" w15:paraIdParent="2E056849" w15:done="0"/>
  <w15:commentEx w15:paraId="18D5CD45" w15:done="0"/>
  <w15:commentEx w15:paraId="558450ED" w15:paraIdParent="18D5CD45" w15:done="0"/>
  <w15:commentEx w15:paraId="7DFBF459" w15:done="0"/>
  <w15:commentEx w15:paraId="60BA5411" w15:done="0"/>
  <w15:commentEx w15:paraId="7D510A0E" w15:paraIdParent="60BA5411" w15:done="0"/>
  <w15:commentEx w15:paraId="48293A76" w15:done="0"/>
  <w15:commentEx w15:paraId="13F4FC21" w15:paraIdParent="48293A76" w15:done="0"/>
  <w15:commentEx w15:paraId="4DF59636" w15:done="0"/>
  <w15:commentEx w15:paraId="45E26AF2" w15:done="0"/>
  <w15:commentEx w15:paraId="68E90CCA" w15:paraIdParent="45E26AF2" w15:done="0"/>
  <w15:commentEx w15:paraId="4250C762" w15:done="0"/>
  <w15:commentEx w15:paraId="372C57E8" w15:paraIdParent="4250C762" w15:done="0"/>
  <w15:commentEx w15:paraId="20DCB6BC" w15:done="0"/>
  <w15:commentEx w15:paraId="443F72F1" w15:done="0"/>
  <w15:commentEx w15:paraId="3A9CE3C3" w15:done="0"/>
  <w15:commentEx w15:paraId="0C8872D9" w15:paraIdParent="3A9CE3C3" w15:done="0"/>
  <w15:commentEx w15:paraId="756C8725" w15:done="0"/>
  <w15:commentEx w15:paraId="5FF9511A" w15:done="0"/>
  <w15:commentEx w15:paraId="06789800" w15:done="0"/>
  <w15:commentEx w15:paraId="3BE8691F" w15:done="0"/>
  <w15:commentEx w15:paraId="46DB57AB" w15:paraIdParent="3BE8691F" w15:done="0"/>
  <w15:commentEx w15:paraId="2E5670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85874E" w14:textId="77777777" w:rsidR="004D243F" w:rsidRDefault="004D243F">
      <w:pPr>
        <w:spacing w:after="0" w:line="240" w:lineRule="auto"/>
      </w:pPr>
      <w:r>
        <w:separator/>
      </w:r>
    </w:p>
  </w:endnote>
  <w:endnote w:type="continuationSeparator" w:id="0">
    <w:p w14:paraId="6D66BA46" w14:textId="77777777" w:rsidR="004D243F" w:rsidRDefault="004D243F">
      <w:pPr>
        <w:spacing w:after="0" w:line="240" w:lineRule="auto"/>
      </w:pPr>
      <w:r>
        <w:continuationSeparator/>
      </w:r>
    </w:p>
  </w:endnote>
  <w:endnote w:type="continuationNotice" w:id="1">
    <w:p w14:paraId="6DEE5CF2" w14:textId="77777777" w:rsidR="004D243F" w:rsidRDefault="004D24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9A3C25" w:rsidRDefault="009A3C2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9A3C25" w:rsidRDefault="009A3C25"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9A3C25" w:rsidRDefault="009A3C2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E205F">
      <w:rPr>
        <w:rStyle w:val="PageNumber"/>
        <w:noProof/>
      </w:rPr>
      <w:t>10</w:t>
    </w:r>
    <w:r>
      <w:rPr>
        <w:rStyle w:val="PageNumber"/>
      </w:rPr>
      <w:fldChar w:fldCharType="end"/>
    </w:r>
  </w:p>
  <w:p w14:paraId="3F8F309C" w14:textId="77777777" w:rsidR="009A3C25" w:rsidRDefault="009A3C25"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B9D983" w14:textId="77777777" w:rsidR="004D243F" w:rsidRDefault="004D243F">
      <w:pPr>
        <w:spacing w:after="0" w:line="240" w:lineRule="auto"/>
      </w:pPr>
      <w:r>
        <w:separator/>
      </w:r>
    </w:p>
  </w:footnote>
  <w:footnote w:type="continuationSeparator" w:id="0">
    <w:p w14:paraId="10E2026C" w14:textId="77777777" w:rsidR="004D243F" w:rsidRDefault="004D243F">
      <w:pPr>
        <w:spacing w:after="0" w:line="240" w:lineRule="auto"/>
      </w:pPr>
      <w:r>
        <w:continuationSeparator/>
      </w:r>
    </w:p>
  </w:footnote>
  <w:footnote w:type="continuationNotice" w:id="1">
    <w:p w14:paraId="58E9263F" w14:textId="77777777" w:rsidR="004D243F" w:rsidRDefault="004D243F">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50F"/>
    <w:rsid w:val="000259CD"/>
    <w:rsid w:val="00025CAF"/>
    <w:rsid w:val="00026162"/>
    <w:rsid w:val="0002782B"/>
    <w:rsid w:val="00027DFE"/>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12A"/>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28F6"/>
    <w:rsid w:val="000C36FE"/>
    <w:rsid w:val="000C3F6D"/>
    <w:rsid w:val="000C6935"/>
    <w:rsid w:val="000C7277"/>
    <w:rsid w:val="000C791A"/>
    <w:rsid w:val="000C79CE"/>
    <w:rsid w:val="000C7E66"/>
    <w:rsid w:val="000D10D8"/>
    <w:rsid w:val="000D1253"/>
    <w:rsid w:val="000D2919"/>
    <w:rsid w:val="000D3380"/>
    <w:rsid w:val="000D5E5E"/>
    <w:rsid w:val="000D7491"/>
    <w:rsid w:val="000D7718"/>
    <w:rsid w:val="000E048C"/>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82"/>
    <w:rsid w:val="001167CB"/>
    <w:rsid w:val="001171AC"/>
    <w:rsid w:val="00120F44"/>
    <w:rsid w:val="00122769"/>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46A"/>
    <w:rsid w:val="00146A44"/>
    <w:rsid w:val="00146E70"/>
    <w:rsid w:val="00146F26"/>
    <w:rsid w:val="001505CF"/>
    <w:rsid w:val="0015113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3613"/>
    <w:rsid w:val="00174BA9"/>
    <w:rsid w:val="00174FAE"/>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450B"/>
    <w:rsid w:val="001D5083"/>
    <w:rsid w:val="001D52C0"/>
    <w:rsid w:val="001D54A6"/>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21E6"/>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9CA"/>
    <w:rsid w:val="00237B6F"/>
    <w:rsid w:val="00237CD0"/>
    <w:rsid w:val="0024077D"/>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5FDC"/>
    <w:rsid w:val="00266616"/>
    <w:rsid w:val="0026667C"/>
    <w:rsid w:val="00266F8F"/>
    <w:rsid w:val="002673A2"/>
    <w:rsid w:val="00267A9F"/>
    <w:rsid w:val="00273273"/>
    <w:rsid w:val="002733F3"/>
    <w:rsid w:val="002736F5"/>
    <w:rsid w:val="00273FC0"/>
    <w:rsid w:val="00274FC3"/>
    <w:rsid w:val="002754D2"/>
    <w:rsid w:val="00277143"/>
    <w:rsid w:val="002773C7"/>
    <w:rsid w:val="00277948"/>
    <w:rsid w:val="00280E5B"/>
    <w:rsid w:val="00281454"/>
    <w:rsid w:val="00283C48"/>
    <w:rsid w:val="00283D8C"/>
    <w:rsid w:val="00283E06"/>
    <w:rsid w:val="00284EE0"/>
    <w:rsid w:val="002855D6"/>
    <w:rsid w:val="00285791"/>
    <w:rsid w:val="00285866"/>
    <w:rsid w:val="00287584"/>
    <w:rsid w:val="00290E98"/>
    <w:rsid w:val="00292A75"/>
    <w:rsid w:val="0029382A"/>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398"/>
    <w:rsid w:val="002B2E37"/>
    <w:rsid w:val="002B40EE"/>
    <w:rsid w:val="002B42BF"/>
    <w:rsid w:val="002B5115"/>
    <w:rsid w:val="002B5412"/>
    <w:rsid w:val="002B7879"/>
    <w:rsid w:val="002B7F08"/>
    <w:rsid w:val="002C0846"/>
    <w:rsid w:val="002C1B3A"/>
    <w:rsid w:val="002C2D96"/>
    <w:rsid w:val="002C390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1789"/>
    <w:rsid w:val="00345A02"/>
    <w:rsid w:val="003462A6"/>
    <w:rsid w:val="003464A7"/>
    <w:rsid w:val="003467F3"/>
    <w:rsid w:val="00347A19"/>
    <w:rsid w:val="00347B7D"/>
    <w:rsid w:val="00347BC4"/>
    <w:rsid w:val="00350B39"/>
    <w:rsid w:val="00352D62"/>
    <w:rsid w:val="003530D4"/>
    <w:rsid w:val="00353D25"/>
    <w:rsid w:val="003542CE"/>
    <w:rsid w:val="00356025"/>
    <w:rsid w:val="0035659D"/>
    <w:rsid w:val="003575A7"/>
    <w:rsid w:val="00357A10"/>
    <w:rsid w:val="00357D07"/>
    <w:rsid w:val="00357D26"/>
    <w:rsid w:val="00360759"/>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044"/>
    <w:rsid w:val="0041265F"/>
    <w:rsid w:val="0041272D"/>
    <w:rsid w:val="004127F2"/>
    <w:rsid w:val="00413062"/>
    <w:rsid w:val="004163E8"/>
    <w:rsid w:val="00416A32"/>
    <w:rsid w:val="00416B2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EC1"/>
    <w:rsid w:val="004565A9"/>
    <w:rsid w:val="004566FC"/>
    <w:rsid w:val="00457B55"/>
    <w:rsid w:val="0046002E"/>
    <w:rsid w:val="00461017"/>
    <w:rsid w:val="004610E6"/>
    <w:rsid w:val="004613C7"/>
    <w:rsid w:val="0046151D"/>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14FB"/>
    <w:rsid w:val="00481829"/>
    <w:rsid w:val="00481F11"/>
    <w:rsid w:val="00483196"/>
    <w:rsid w:val="0048319E"/>
    <w:rsid w:val="00486F73"/>
    <w:rsid w:val="00490017"/>
    <w:rsid w:val="004905A3"/>
    <w:rsid w:val="00492074"/>
    <w:rsid w:val="00492230"/>
    <w:rsid w:val="0049494F"/>
    <w:rsid w:val="00494A58"/>
    <w:rsid w:val="00494FE8"/>
    <w:rsid w:val="00495116"/>
    <w:rsid w:val="0049545B"/>
    <w:rsid w:val="004960CC"/>
    <w:rsid w:val="004A01F7"/>
    <w:rsid w:val="004A04FD"/>
    <w:rsid w:val="004A09C3"/>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0CB"/>
    <w:rsid w:val="004B5345"/>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157A"/>
    <w:rsid w:val="004D2342"/>
    <w:rsid w:val="004D243F"/>
    <w:rsid w:val="004D280A"/>
    <w:rsid w:val="004D2983"/>
    <w:rsid w:val="004D2A65"/>
    <w:rsid w:val="004D2AEF"/>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01A"/>
    <w:rsid w:val="00507258"/>
    <w:rsid w:val="00507D53"/>
    <w:rsid w:val="00510463"/>
    <w:rsid w:val="00510CB5"/>
    <w:rsid w:val="00510FD2"/>
    <w:rsid w:val="0051105A"/>
    <w:rsid w:val="0051175E"/>
    <w:rsid w:val="0051208B"/>
    <w:rsid w:val="005125DB"/>
    <w:rsid w:val="00512FD2"/>
    <w:rsid w:val="005130C5"/>
    <w:rsid w:val="00513F0D"/>
    <w:rsid w:val="00514A85"/>
    <w:rsid w:val="00516469"/>
    <w:rsid w:val="0051683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87C72"/>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474"/>
    <w:rsid w:val="00625B27"/>
    <w:rsid w:val="00626906"/>
    <w:rsid w:val="00630264"/>
    <w:rsid w:val="00630617"/>
    <w:rsid w:val="006306EA"/>
    <w:rsid w:val="0063232C"/>
    <w:rsid w:val="00632709"/>
    <w:rsid w:val="0063378A"/>
    <w:rsid w:val="0063545F"/>
    <w:rsid w:val="006356EB"/>
    <w:rsid w:val="00636C9B"/>
    <w:rsid w:val="00636ED8"/>
    <w:rsid w:val="00637323"/>
    <w:rsid w:val="00637860"/>
    <w:rsid w:val="00641AF0"/>
    <w:rsid w:val="00641DBA"/>
    <w:rsid w:val="00643BB4"/>
    <w:rsid w:val="00644452"/>
    <w:rsid w:val="0064457B"/>
    <w:rsid w:val="00644C34"/>
    <w:rsid w:val="006455FA"/>
    <w:rsid w:val="00645955"/>
    <w:rsid w:val="00645C3A"/>
    <w:rsid w:val="0064674D"/>
    <w:rsid w:val="00647252"/>
    <w:rsid w:val="00647483"/>
    <w:rsid w:val="0065029D"/>
    <w:rsid w:val="00650B40"/>
    <w:rsid w:val="00650BAB"/>
    <w:rsid w:val="00650CDF"/>
    <w:rsid w:val="00651062"/>
    <w:rsid w:val="00651564"/>
    <w:rsid w:val="00651FB2"/>
    <w:rsid w:val="00652AC7"/>
    <w:rsid w:val="006542C5"/>
    <w:rsid w:val="00654669"/>
    <w:rsid w:val="00655358"/>
    <w:rsid w:val="00657CEE"/>
    <w:rsid w:val="0066096F"/>
    <w:rsid w:val="00660D5C"/>
    <w:rsid w:val="00660FA9"/>
    <w:rsid w:val="00661B1E"/>
    <w:rsid w:val="00661BB4"/>
    <w:rsid w:val="00662D9A"/>
    <w:rsid w:val="0066306F"/>
    <w:rsid w:val="006633AD"/>
    <w:rsid w:val="0066454A"/>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194A"/>
    <w:rsid w:val="00702978"/>
    <w:rsid w:val="00704082"/>
    <w:rsid w:val="00704188"/>
    <w:rsid w:val="0070469D"/>
    <w:rsid w:val="007048AF"/>
    <w:rsid w:val="00705B84"/>
    <w:rsid w:val="007077B2"/>
    <w:rsid w:val="00707847"/>
    <w:rsid w:val="00707A42"/>
    <w:rsid w:val="00707AA7"/>
    <w:rsid w:val="00707E3F"/>
    <w:rsid w:val="00712E39"/>
    <w:rsid w:val="00713F87"/>
    <w:rsid w:val="0071414D"/>
    <w:rsid w:val="00714847"/>
    <w:rsid w:val="0071557B"/>
    <w:rsid w:val="00716FA3"/>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E9B"/>
    <w:rsid w:val="00730CB0"/>
    <w:rsid w:val="00731F11"/>
    <w:rsid w:val="007327E1"/>
    <w:rsid w:val="00732CB4"/>
    <w:rsid w:val="00732F98"/>
    <w:rsid w:val="00733885"/>
    <w:rsid w:val="007343B8"/>
    <w:rsid w:val="0073460F"/>
    <w:rsid w:val="00737A8B"/>
    <w:rsid w:val="00740128"/>
    <w:rsid w:val="00740505"/>
    <w:rsid w:val="00741F21"/>
    <w:rsid w:val="0074271E"/>
    <w:rsid w:val="00742CEC"/>
    <w:rsid w:val="007434BC"/>
    <w:rsid w:val="00744113"/>
    <w:rsid w:val="00744B09"/>
    <w:rsid w:val="00744CD4"/>
    <w:rsid w:val="00746BF9"/>
    <w:rsid w:val="007471B0"/>
    <w:rsid w:val="007504B4"/>
    <w:rsid w:val="00750B80"/>
    <w:rsid w:val="00752388"/>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70A73"/>
    <w:rsid w:val="0077162C"/>
    <w:rsid w:val="00771920"/>
    <w:rsid w:val="00772531"/>
    <w:rsid w:val="0077284C"/>
    <w:rsid w:val="00774847"/>
    <w:rsid w:val="00775060"/>
    <w:rsid w:val="00775537"/>
    <w:rsid w:val="00776444"/>
    <w:rsid w:val="00777AB6"/>
    <w:rsid w:val="0078091F"/>
    <w:rsid w:val="00780977"/>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050E"/>
    <w:rsid w:val="007A322B"/>
    <w:rsid w:val="007A3650"/>
    <w:rsid w:val="007A53AC"/>
    <w:rsid w:val="007A64A7"/>
    <w:rsid w:val="007B0103"/>
    <w:rsid w:val="007B0511"/>
    <w:rsid w:val="007B210B"/>
    <w:rsid w:val="007B6A95"/>
    <w:rsid w:val="007B6BA4"/>
    <w:rsid w:val="007B7AFA"/>
    <w:rsid w:val="007B7B7F"/>
    <w:rsid w:val="007C014B"/>
    <w:rsid w:val="007C04E7"/>
    <w:rsid w:val="007C0AE5"/>
    <w:rsid w:val="007C122F"/>
    <w:rsid w:val="007C1278"/>
    <w:rsid w:val="007C2F38"/>
    <w:rsid w:val="007C39A5"/>
    <w:rsid w:val="007C427C"/>
    <w:rsid w:val="007C5659"/>
    <w:rsid w:val="007C6648"/>
    <w:rsid w:val="007D0628"/>
    <w:rsid w:val="007D130C"/>
    <w:rsid w:val="007D17AC"/>
    <w:rsid w:val="007D1E78"/>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5A76"/>
    <w:rsid w:val="0083712C"/>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1409"/>
    <w:rsid w:val="00903C59"/>
    <w:rsid w:val="00903EED"/>
    <w:rsid w:val="00903F16"/>
    <w:rsid w:val="0090621A"/>
    <w:rsid w:val="00910568"/>
    <w:rsid w:val="00910EDE"/>
    <w:rsid w:val="0091147F"/>
    <w:rsid w:val="00911D26"/>
    <w:rsid w:val="00911EE8"/>
    <w:rsid w:val="00912A3F"/>
    <w:rsid w:val="00912ED6"/>
    <w:rsid w:val="0091337B"/>
    <w:rsid w:val="009134D2"/>
    <w:rsid w:val="00914307"/>
    <w:rsid w:val="009147AB"/>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3C2F"/>
    <w:rsid w:val="00935167"/>
    <w:rsid w:val="00935806"/>
    <w:rsid w:val="00937AF1"/>
    <w:rsid w:val="009407EE"/>
    <w:rsid w:val="00941013"/>
    <w:rsid w:val="0094173C"/>
    <w:rsid w:val="009418CA"/>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5A0D"/>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3C25"/>
    <w:rsid w:val="009A421A"/>
    <w:rsid w:val="009A442F"/>
    <w:rsid w:val="009A4603"/>
    <w:rsid w:val="009A475F"/>
    <w:rsid w:val="009A5D28"/>
    <w:rsid w:val="009A6892"/>
    <w:rsid w:val="009A7090"/>
    <w:rsid w:val="009A75E8"/>
    <w:rsid w:val="009A7BAF"/>
    <w:rsid w:val="009B0615"/>
    <w:rsid w:val="009B07C2"/>
    <w:rsid w:val="009B1940"/>
    <w:rsid w:val="009B275D"/>
    <w:rsid w:val="009B283A"/>
    <w:rsid w:val="009B2E74"/>
    <w:rsid w:val="009B30D5"/>
    <w:rsid w:val="009B4781"/>
    <w:rsid w:val="009B5522"/>
    <w:rsid w:val="009B5576"/>
    <w:rsid w:val="009B5A29"/>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0264"/>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2C1A"/>
    <w:rsid w:val="00AA353E"/>
    <w:rsid w:val="00AA371C"/>
    <w:rsid w:val="00AA4F34"/>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55FC"/>
    <w:rsid w:val="00AD60E9"/>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486D"/>
    <w:rsid w:val="00B35131"/>
    <w:rsid w:val="00B3541C"/>
    <w:rsid w:val="00B37097"/>
    <w:rsid w:val="00B373B7"/>
    <w:rsid w:val="00B3785E"/>
    <w:rsid w:val="00B40020"/>
    <w:rsid w:val="00B42638"/>
    <w:rsid w:val="00B42937"/>
    <w:rsid w:val="00B43563"/>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50F9"/>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3D8F"/>
    <w:rsid w:val="00BD463F"/>
    <w:rsid w:val="00BD46D9"/>
    <w:rsid w:val="00BD4A20"/>
    <w:rsid w:val="00BD4C5F"/>
    <w:rsid w:val="00BD57A3"/>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24DF"/>
    <w:rsid w:val="00C92E67"/>
    <w:rsid w:val="00C93B13"/>
    <w:rsid w:val="00C93D61"/>
    <w:rsid w:val="00C95829"/>
    <w:rsid w:val="00C95977"/>
    <w:rsid w:val="00C974B6"/>
    <w:rsid w:val="00CA0B8B"/>
    <w:rsid w:val="00CA0FA0"/>
    <w:rsid w:val="00CA1682"/>
    <w:rsid w:val="00CA2FE9"/>
    <w:rsid w:val="00CA6D9F"/>
    <w:rsid w:val="00CA729E"/>
    <w:rsid w:val="00CA73F8"/>
    <w:rsid w:val="00CB0396"/>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205F"/>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1F8"/>
    <w:rsid w:val="00CF446F"/>
    <w:rsid w:val="00CF70C8"/>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42C"/>
    <w:rsid w:val="00D24DC4"/>
    <w:rsid w:val="00D257FF"/>
    <w:rsid w:val="00D259CD"/>
    <w:rsid w:val="00D2681B"/>
    <w:rsid w:val="00D26D29"/>
    <w:rsid w:val="00D309F1"/>
    <w:rsid w:val="00D31674"/>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233"/>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8"/>
    <w:rsid w:val="00E45FED"/>
    <w:rsid w:val="00E47949"/>
    <w:rsid w:val="00E50E8E"/>
    <w:rsid w:val="00E531D1"/>
    <w:rsid w:val="00E54236"/>
    <w:rsid w:val="00E54738"/>
    <w:rsid w:val="00E5509B"/>
    <w:rsid w:val="00E55B0A"/>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2E28"/>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0D6"/>
    <w:rsid w:val="00EF3762"/>
    <w:rsid w:val="00EF3A8C"/>
    <w:rsid w:val="00EF483A"/>
    <w:rsid w:val="00EF5A5E"/>
    <w:rsid w:val="00EF68CB"/>
    <w:rsid w:val="00F00CDC"/>
    <w:rsid w:val="00F01090"/>
    <w:rsid w:val="00F01639"/>
    <w:rsid w:val="00F01B41"/>
    <w:rsid w:val="00F03638"/>
    <w:rsid w:val="00F03BCA"/>
    <w:rsid w:val="00F04E91"/>
    <w:rsid w:val="00F054CB"/>
    <w:rsid w:val="00F056CD"/>
    <w:rsid w:val="00F0641C"/>
    <w:rsid w:val="00F07326"/>
    <w:rsid w:val="00F07D09"/>
    <w:rsid w:val="00F07D5B"/>
    <w:rsid w:val="00F07EFE"/>
    <w:rsid w:val="00F1050B"/>
    <w:rsid w:val="00F118A0"/>
    <w:rsid w:val="00F12F85"/>
    <w:rsid w:val="00F13BAF"/>
    <w:rsid w:val="00F147B2"/>
    <w:rsid w:val="00F14AA0"/>
    <w:rsid w:val="00F15120"/>
    <w:rsid w:val="00F17760"/>
    <w:rsid w:val="00F17BC9"/>
    <w:rsid w:val="00F2109F"/>
    <w:rsid w:val="00F21C0D"/>
    <w:rsid w:val="00F26092"/>
    <w:rsid w:val="00F275C0"/>
    <w:rsid w:val="00F30D29"/>
    <w:rsid w:val="00F30D74"/>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77D80"/>
    <w:rsid w:val="00F80435"/>
    <w:rsid w:val="00F80A73"/>
    <w:rsid w:val="00F81DAD"/>
    <w:rsid w:val="00F82FB0"/>
    <w:rsid w:val="00F83395"/>
    <w:rsid w:val="00F84954"/>
    <w:rsid w:val="00F84EF9"/>
    <w:rsid w:val="00F8696F"/>
    <w:rsid w:val="00F874F1"/>
    <w:rsid w:val="00F87BFE"/>
    <w:rsid w:val="00F90541"/>
    <w:rsid w:val="00F90BB9"/>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0D"/>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9"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6535BEA-67D1-BC45-A72B-1E1EC2E93F35}">
  <ds:schemaRefs>
    <ds:schemaRef ds:uri="http://schemas.openxmlformats.org/officeDocument/2006/bibliography"/>
  </ds:schemaRefs>
</ds:datastoreItem>
</file>

<file path=customXml/itemProps2.xml><?xml version="1.0" encoding="utf-8"?>
<ds:datastoreItem xmlns:ds="http://schemas.openxmlformats.org/officeDocument/2006/customXml" ds:itemID="{6C3BA439-B27E-D543-B838-85BB0EB9B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29</Pages>
  <Words>41447</Words>
  <Characters>236250</Characters>
  <Application>Microsoft Macintosh Word</Application>
  <DocSecurity>0</DocSecurity>
  <Lines>1968</Lines>
  <Paragraphs>554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23</cp:revision>
  <dcterms:created xsi:type="dcterms:W3CDTF">2018-11-30T01:12:00Z</dcterms:created>
  <dcterms:modified xsi:type="dcterms:W3CDTF">2018-11-30T07:57:00Z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