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Kontis: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6DAA717B" w:rsidR="003B10FF" w:rsidRPr="009A2853" w:rsidRDefault="00140DB8" w:rsidP="00140DB8">
      <w:pPr>
        <w:spacing w:line="480" w:lineRule="auto"/>
        <w:jc w:val="both"/>
        <w:rPr>
          <w:ins w:id="0" w:author="Robbie Parks" w:date="2019-03-11T11:17:00Z"/>
          <w:rFonts w:eastAsia="Times New Roman"/>
          <w:b/>
        </w:rPr>
      </w:pPr>
      <w:commentRangeStart w:id="1"/>
      <w:r>
        <w:rPr>
          <w:rFonts w:eastAsia="Times New Roman"/>
          <w:b/>
        </w:rPr>
        <w:lastRenderedPageBreak/>
        <w:t>T</w:t>
      </w:r>
      <w:r w:rsidRPr="009A2853">
        <w:rPr>
          <w:rFonts w:eastAsia="Times New Roman"/>
          <w:b/>
        </w:rPr>
        <w:t>emperatures</w:t>
      </w:r>
      <w:commentRangeEnd w:id="1"/>
      <w:r w:rsidR="00D03977">
        <w:rPr>
          <w:rStyle w:val="CommentReference"/>
          <w:rFonts w:asciiTheme="minorHAnsi" w:hAnsiTheme="minorHAnsi" w:cstheme="minorBidi"/>
          <w:lang w:eastAsia="en-US"/>
        </w:rPr>
        <w:commentReference w:id="1"/>
      </w:r>
      <w:r w:rsidRPr="009A2853">
        <w:rPr>
          <w:rFonts w:eastAsia="Times New Roman"/>
          <w:b/>
        </w:rPr>
        <w:t xml:space="preserve"> which deviate </w:t>
      </w:r>
      <w:r w:rsidR="00BB3506">
        <w:rPr>
          <w:rFonts w:eastAsia="Times New Roman"/>
          <w:b/>
        </w:rPr>
        <w:t xml:space="preserve">even modestly </w:t>
      </w:r>
      <w:r w:rsidRPr="009A2853">
        <w:rPr>
          <w:rFonts w:eastAsia="Times New Roman"/>
          <w:b/>
        </w:rPr>
        <w:t xml:space="preserve">from long-term averages </w:t>
      </w:r>
      <w:r w:rsidR="007B498A" w:rsidRPr="00620D06">
        <w:rPr>
          <w:rFonts w:eastAsia="Times New Roman"/>
          <w:b/>
        </w:rPr>
        <w:t>have adverse health consequences</w:t>
      </w:r>
      <w:r w:rsidR="007B498A">
        <w:rPr>
          <w:rFonts w:eastAsia="Times New Roman"/>
          <w:b/>
        </w:rPr>
        <w:t>,</w:t>
      </w:r>
      <w:r w:rsidR="005C694B">
        <w:rPr>
          <w:rFonts w:eastAsia="Times New Roman"/>
          <w:b/>
        </w:rPr>
        <w:fldChar w:fldCharType="begin" w:fldLock="1"/>
      </w:r>
      <w:r w:rsidR="005C694B">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5C694B">
        <w:rPr>
          <w:rFonts w:eastAsia="Times New Roman"/>
          <w:b/>
        </w:rPr>
        <w:fldChar w:fldCharType="separate"/>
      </w:r>
      <w:r w:rsidR="005C694B" w:rsidRPr="005C694B">
        <w:rPr>
          <w:rFonts w:eastAsia="Times New Roman"/>
          <w:noProof/>
          <w:vertAlign w:val="superscript"/>
        </w:rPr>
        <w:t>1</w:t>
      </w:r>
      <w:r w:rsidR="005C694B">
        <w:rPr>
          <w:rFonts w:eastAsia="Times New Roman"/>
          <w:b/>
        </w:rPr>
        <w:fldChar w:fldCharType="end"/>
      </w:r>
      <w:r w:rsidR="007B498A">
        <w:rPr>
          <w:rFonts w:eastAsia="Times New Roman"/>
          <w:b/>
        </w:rPr>
        <w:t xml:space="preserve"> and </w:t>
      </w:r>
      <w:r w:rsidRPr="009A2853">
        <w:rPr>
          <w:rFonts w:eastAsia="Times New Roman"/>
          <w:b/>
        </w:rPr>
        <w:t>will be more frequent as the global climate changes</w:t>
      </w:r>
      <w:r w:rsidR="00684591">
        <w:rPr>
          <w:rFonts w:eastAsia="Times New Roman"/>
          <w:b/>
        </w:rPr>
        <w:t>.</w:t>
      </w:r>
      <w:r w:rsidRPr="009A2853">
        <w:rPr>
          <w:rFonts w:eastAsia="Times New Roman"/>
          <w:b/>
        </w:rPr>
        <w:t xml:space="preserve"> Much previous work has focussed on how mortality from natural causes is affected by daily or multi-day hot/cold episodes, and not on weather patterns that reflect inter-annual variations, as expected under global climate change, nor on injuries. </w:t>
      </w:r>
      <w:r w:rsidR="002B4DCB">
        <w:rPr>
          <w:rFonts w:eastAsia="Times New Roman"/>
          <w:b/>
        </w:rPr>
        <w:t>Using geo-coded mortality and temperature data</w:t>
      </w:r>
      <w:r w:rsidR="002B4DCB" w:rsidRPr="00620D06">
        <w:rPr>
          <w:rFonts w:eastAsia="Times New Roman"/>
          <w:b/>
        </w:rPr>
        <w:t xml:space="preserve"> over a 37-year period (1980 to 2016)</w:t>
      </w:r>
      <w:r w:rsidR="002B4DCB">
        <w:rPr>
          <w:rFonts w:eastAsia="Times New Roman"/>
          <w:b/>
        </w:rPr>
        <w:t xml:space="preserve"> in the contiguous United States,</w:t>
      </w:r>
      <w:r w:rsidR="002B4DCB" w:rsidRPr="005C694B">
        <w:rPr>
          <w:rFonts w:eastAsia="Times New Roman"/>
          <w:b/>
        </w:rPr>
        <w:t xml:space="preserve"> </w:t>
      </w:r>
      <w:r w:rsidR="002B4DCB">
        <w:rPr>
          <w:rFonts w:eastAsia="Times New Roman"/>
          <w:b/>
        </w:rPr>
        <w:t>w</w:t>
      </w:r>
      <w:r w:rsidRPr="009A2853">
        <w:rPr>
          <w:rFonts w:eastAsia="Times New Roman"/>
          <w:b/>
        </w:rPr>
        <w:t xml:space="preserve">e formulated a Bayesian spatiotemporal model to estimate how deviations from long-term averages of mean monthly temperature affect injury mortality. Our model incorporates how mortality varies by age, sex, state of residence, and month and year. Importantly, it associates monthly injury death rate to inter-annual variation of temperature from the average 30-year climate. </w:t>
      </w:r>
      <w:r w:rsidR="005B7992">
        <w:rPr>
          <w:rFonts w:eastAsia="Times New Roman"/>
          <w:b/>
        </w:rPr>
        <w:t xml:space="preserve">A 1°C anomalously warm year may result in 941 (95% credible interval </w:t>
      </w:r>
      <w:r w:rsidR="009C48DE">
        <w:rPr>
          <w:rFonts w:eastAsia="Times New Roman"/>
          <w:b/>
        </w:rPr>
        <w:t>831-1053)</w:t>
      </w:r>
      <w:r w:rsidR="00BB3506">
        <w:rPr>
          <w:rFonts w:eastAsia="Times New Roman"/>
          <w:b/>
        </w:rPr>
        <w:t xml:space="preserve"> </w:t>
      </w:r>
      <w:r w:rsidR="00D25AD3">
        <w:rPr>
          <w:rFonts w:eastAsia="Times New Roman"/>
          <w:b/>
        </w:rPr>
        <w:t>excess injury deaths</w:t>
      </w:r>
      <w:r w:rsidR="0075249E">
        <w:rPr>
          <w:rFonts w:eastAsia="Times New Roman"/>
          <w:b/>
        </w:rPr>
        <w:t xml:space="preserve"> nationwide</w:t>
      </w:r>
      <w:r w:rsidR="00D25AD3">
        <w:rPr>
          <w:rFonts w:eastAsia="Times New Roman"/>
          <w:b/>
        </w:rPr>
        <w:t>,</w:t>
      </w:r>
      <w:r w:rsidR="0021470F">
        <w:rPr>
          <w:rFonts w:eastAsia="Times New Roman"/>
          <w:b/>
        </w:rPr>
        <w:t xml:space="preserve"> </w:t>
      </w:r>
      <w:r w:rsidR="008717EE">
        <w:rPr>
          <w:rFonts w:eastAsia="Times New Roman"/>
          <w:b/>
        </w:rPr>
        <w:t>with 87% in males</w:t>
      </w:r>
      <w:r w:rsidR="005C3355">
        <w:rPr>
          <w:rFonts w:eastAsia="Times New Roman"/>
          <w:b/>
        </w:rPr>
        <w:t xml:space="preserve"> concentrated mostly in adolescent to middle ages</w:t>
      </w:r>
      <w:r w:rsidR="00EC54F7">
        <w:rPr>
          <w:rFonts w:eastAsia="Times New Roman"/>
          <w:b/>
        </w:rPr>
        <w:t>. These deaths would</w:t>
      </w:r>
      <w:r w:rsidR="008717EE">
        <w:rPr>
          <w:rFonts w:eastAsia="Times New Roman"/>
          <w:b/>
        </w:rPr>
        <w:t xml:space="preserve"> </w:t>
      </w:r>
      <w:r w:rsidR="00D25AD3">
        <w:rPr>
          <w:rFonts w:eastAsia="Times New Roman"/>
          <w:b/>
        </w:rPr>
        <w:t>comprise of increases in deaths from drowning, transport injuries, assault and intentional self-harm offset by a</w:t>
      </w:r>
      <w:r w:rsidR="00EC54F7">
        <w:rPr>
          <w:rFonts w:eastAsia="Times New Roman"/>
          <w:b/>
        </w:rPr>
        <w:t xml:space="preserve">n overall </w:t>
      </w:r>
      <w:r w:rsidR="00D25AD3">
        <w:rPr>
          <w:rFonts w:eastAsia="Times New Roman"/>
          <w:b/>
        </w:rPr>
        <w:t>decline in deaths from falls</w:t>
      </w:r>
      <w:r w:rsidR="008717EE">
        <w:rPr>
          <w:rFonts w:eastAsia="Times New Roman"/>
          <w:b/>
        </w:rPr>
        <w:t xml:space="preserve">. </w:t>
      </w:r>
      <w:r w:rsidR="0021470F">
        <w:rPr>
          <w:rFonts w:eastAsia="Times New Roman"/>
          <w:b/>
        </w:rPr>
        <w:t>The findings</w:t>
      </w:r>
      <w:r w:rsidR="0075249E">
        <w:rPr>
          <w:rFonts w:eastAsia="Times New Roman"/>
          <w:b/>
        </w:rPr>
        <w:t xml:space="preserve"> enable </w:t>
      </w:r>
      <w:r w:rsidR="00431D95">
        <w:rPr>
          <w:rFonts w:eastAsia="Times New Roman"/>
          <w:b/>
        </w:rPr>
        <w:t xml:space="preserve">strategies 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4E8C288F"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047C9128"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 xml:space="preserve">2016. Age-standardised death rates </w:t>
      </w:r>
      <w:r w:rsidRPr="003017A9">
        <w:lastRenderedPageBreak/>
        <w:t>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 xml:space="preserve">Analyses were done separately </w:t>
      </w:r>
      <w:r>
        <w:rPr>
          <w:color w:val="000000" w:themeColor="text1"/>
        </w:rPr>
        <w:lastRenderedPageBreak/>
        <w:t>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CE0E234"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95% CrI 831, 1</w:t>
      </w:r>
      <w:ins w:id="2" w:author="Robbie Parks" w:date="2019-03-11T11:21:00Z">
        <w:r w:rsidR="009C48DE">
          <w:t>,</w:t>
        </w:r>
      </w:ins>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25-34 year old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366238F7"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w:t>
      </w:r>
      <w:r>
        <w:rPr>
          <w:bCs/>
          <w:color w:val="000000" w:themeColor="text1"/>
        </w:rPr>
        <w:lastRenderedPageBreak/>
        <w:t>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4EC53CE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72F73057"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03B42041" w:rsidR="0065196B" w:rsidRPr="00542390" w:rsidRDefault="0065196B" w:rsidP="0065196B">
      <w:pPr>
        <w:spacing w:line="480" w:lineRule="auto"/>
        <w:jc w:val="both"/>
        <w:rPr>
          <w:i/>
          <w:color w:val="000000" w:themeColor="text1"/>
        </w:rPr>
      </w:pPr>
      <w:r>
        <w:t xml:space="preserve">Pathways linking anomalously high temperatures and deaths from assault and self-harm are less established. One hypothesis is that, similar to transport, more time spent outdoors in </w:t>
      </w:r>
      <w:r>
        <w:lastRenderedPageBreak/>
        <w:t>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t>Regarding 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w:t>
      </w:r>
      <w:r>
        <w:lastRenderedPageBreak/>
        <w:t>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lastRenderedPageBreak/>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3C779D"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4B197304" w:rsidR="0065196B" w:rsidRDefault="003C779D"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7B05FAA1"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 of the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deviations of each state from national value</w:t>
      </w:r>
      <w:r>
        <w:rPr>
          <w:color w:val="000000" w:themeColor="text1"/>
        </w:rPr>
        <w:t>s, and</w:t>
      </w:r>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 xml:space="preserve">m </w:t>
      </w:r>
      <w:r>
        <w:rPr>
          <w:color w:val="000000" w:themeColor="text1"/>
          <w:lang w:val="en-US"/>
        </w:rPr>
        <w:lastRenderedPageBreak/>
        <w:t>(</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687C31E"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1EE53665"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(CrIs),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CE6BD63" w:rsidR="0065196B" w:rsidRPr="009F1115" w:rsidRDefault="0065196B" w:rsidP="0065196B">
      <w:pPr>
        <w:spacing w:line="480" w:lineRule="auto"/>
        <w:jc w:val="both"/>
      </w:pPr>
      <w:r w:rsidRPr="009F1115">
        <w:lastRenderedPageBreak/>
        <w:t xml:space="preserve">We also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However, 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730C720E" w14:textId="1EE41E0D" w:rsidR="0065196B" w:rsidRPr="009F1115" w:rsidDel="00F07509" w:rsidRDefault="00BE2421" w:rsidP="0065196B">
      <w:pPr>
        <w:spacing w:line="480" w:lineRule="auto"/>
        <w:jc w:val="both"/>
        <w:rPr>
          <w:del w:id="3" w:author="Robbie Parks" w:date="2019-03-13T12:17:00Z"/>
        </w:rPr>
      </w:pPr>
      <w:r w:rsidRPr="009F1115">
        <w:t xml:space="preserve">Together with temperature anomaly based on daily mean temperatures, we </w:t>
      </w:r>
      <w:r w:rsidR="0065196B" w:rsidRPr="009F1115">
        <w:t xml:space="preserve">also </w:t>
      </w:r>
      <w:ins w:id="4" w:author="Robbie Parks" w:date="2019-03-13T15:55:00Z">
        <w:r w:rsidR="00691CB8">
          <w:t xml:space="preserve">considered </w:t>
        </w:r>
      </w:ins>
      <w:r w:rsidR="0065196B" w:rsidRPr="009F1115">
        <w:t>includ</w:t>
      </w:r>
      <w:ins w:id="5" w:author="Robbie Parks" w:date="2019-03-13T13:52:00Z">
        <w:r w:rsidR="00AF43DE">
          <w:t>ing</w:t>
        </w:r>
      </w:ins>
      <w:del w:id="6" w:author="Robbie Parks" w:date="2019-03-13T13:52:00Z">
        <w:r w:rsidR="0065196B" w:rsidRPr="009F1115" w:rsidDel="00AF43DE">
          <w:delText>ed</w:delText>
        </w:r>
      </w:del>
      <w:r w:rsidR="0065196B" w:rsidRPr="009F1115">
        <w:t xml:space="preserve"> </w:t>
      </w:r>
      <w:r w:rsidRPr="009F1115">
        <w:t xml:space="preserve">a second </w:t>
      </w:r>
      <w:r w:rsidR="0065196B" w:rsidRPr="009F1115">
        <w:t>measure of temperature anomaly in the model. The additional measures we considered were</w:t>
      </w:r>
      <w:ins w:id="7" w:author="Robbie Parks" w:date="2019-03-13T12:17:00Z">
        <w:r w:rsidR="00F07509">
          <w:t xml:space="preserve"> </w:t>
        </w:r>
      </w:ins>
      <w:del w:id="8" w:author="Robbie Parks" w:date="2019-03-13T12:17:00Z">
        <w:r w:rsidR="0065196B" w:rsidRPr="009F1115" w:rsidDel="00F07509">
          <w:delText xml:space="preserve">: </w:delText>
        </w:r>
      </w:del>
    </w:p>
    <w:p w14:paraId="1AC77980" w14:textId="4A9A0AAA" w:rsidR="001F3A6B" w:rsidRPr="002E038D" w:rsidDel="00F07509" w:rsidRDefault="004E30F3">
      <w:pPr>
        <w:spacing w:line="480" w:lineRule="auto"/>
        <w:jc w:val="both"/>
        <w:rPr>
          <w:del w:id="9" w:author="Robbie Parks" w:date="2019-03-13T12:17:00Z"/>
          <w:i/>
          <w:color w:val="000000" w:themeColor="text1"/>
        </w:rPr>
        <w:pPrChange w:id="10" w:author="Robbie Parks" w:date="2019-03-13T12:17:00Z">
          <w:pPr>
            <w:pStyle w:val="ListParagraph"/>
            <w:numPr>
              <w:numId w:val="12"/>
            </w:numPr>
            <w:spacing w:line="480" w:lineRule="auto"/>
            <w:ind w:hanging="360"/>
            <w:jc w:val="both"/>
          </w:pPr>
        </w:pPrChange>
      </w:pPr>
      <w:del w:id="11" w:author="Robbie Parks" w:date="2019-03-13T12:17:00Z">
        <w:r w:rsidRPr="00F07509" w:rsidDel="00F07509">
          <w:delText xml:space="preserve">monthly standard deviation of daily mean temperatures, as </w:delText>
        </w:r>
        <w:r w:rsidR="0065196B" w:rsidRPr="00F07509" w:rsidDel="00F07509">
          <w:delText>a measure of variability within a given month</w:delText>
        </w:r>
      </w:del>
    </w:p>
    <w:p w14:paraId="3DC3FBE1" w14:textId="4FC12F99" w:rsidR="0065196B" w:rsidRPr="00984C48" w:rsidRDefault="0065196B">
      <w:pPr>
        <w:spacing w:line="480" w:lineRule="auto"/>
        <w:jc w:val="both"/>
        <w:rPr>
          <w:rPrChange w:id="12" w:author="Robbie Parks" w:date="2019-03-13T13:48:00Z">
            <w:rPr>
              <w:color w:val="000000" w:themeColor="text1"/>
            </w:rPr>
          </w:rPrChange>
        </w:rPr>
        <w:pPrChange w:id="13" w:author="Robbie Parks" w:date="2019-03-13T13:48:00Z">
          <w:pPr>
            <w:pStyle w:val="ListParagraph"/>
            <w:numPr>
              <w:numId w:val="12"/>
            </w:numPr>
            <w:spacing w:line="480" w:lineRule="auto"/>
            <w:ind w:hanging="360"/>
            <w:jc w:val="both"/>
          </w:pPr>
        </w:pPrChange>
      </w:pPr>
      <w:del w:id="14" w:author="Robbie Parks" w:date="2019-03-12T13:52:00Z">
        <w:r w:rsidRPr="00790EA3" w:rsidDel="00437D42">
          <w:delText xml:space="preserve">four </w:delText>
        </w:r>
      </w:del>
      <w:r w:rsidRPr="00790EA3">
        <w:t>measures of extreme anomalous temperature</w:t>
      </w:r>
      <w:ins w:id="15" w:author="Robbie Parks" w:date="2019-03-13T15:55:00Z">
        <w:r w:rsidR="00D077B9">
          <w:t>:</w:t>
        </w:r>
      </w:ins>
      <w:del w:id="16" w:author="Robbie Parks" w:date="2019-03-13T15:55:00Z">
        <w:r w:rsidRPr="00790EA3" w:rsidDel="00D077B9">
          <w:delText xml:space="preserve"> (each adjusted for length of month):</w:delText>
        </w:r>
      </w:del>
      <w:del w:id="17" w:author="Robbie Parks" w:date="2019-03-13T13:48:00Z">
        <w:r w:rsidRPr="00790EA3" w:rsidDel="00984C48">
          <w:delText xml:space="preserve"> </w:delText>
        </w:r>
      </w:del>
    </w:p>
    <w:p w14:paraId="5E8AC7A2" w14:textId="1D5A8A22" w:rsidR="00984C48" w:rsidRPr="00D077B9" w:rsidRDefault="0064666D" w:rsidP="0065196B">
      <w:pPr>
        <w:pStyle w:val="ListParagraph"/>
        <w:numPr>
          <w:ilvl w:val="1"/>
          <w:numId w:val="12"/>
        </w:numPr>
        <w:spacing w:line="480" w:lineRule="auto"/>
        <w:jc w:val="both"/>
        <w:rPr>
          <w:ins w:id="18" w:author="Robbie Parks" w:date="2019-03-13T13:48:00Z"/>
          <w:rFonts w:ascii="Times New Roman" w:hAnsi="Times New Roman"/>
          <w:i/>
          <w:color w:val="000000" w:themeColor="text1"/>
          <w:sz w:val="24"/>
          <w:szCs w:val="24"/>
          <w:rPrChange w:id="19" w:author="Robbie Parks" w:date="2019-03-13T15:55:00Z">
            <w:rPr>
              <w:ins w:id="20" w:author="Robbie Parks" w:date="2019-03-13T13:48:00Z"/>
              <w:rFonts w:ascii="Times New Roman" w:hAnsi="Times New Roman"/>
              <w:sz w:val="24"/>
              <w:szCs w:val="24"/>
            </w:rPr>
          </w:rPrChange>
        </w:rPr>
      </w:pPr>
      <w:ins w:id="21" w:author="Robbie Parks" w:date="2019-03-13T14:06:00Z">
        <w:r w:rsidRPr="00D077B9">
          <w:rPr>
            <w:rFonts w:ascii="Times New Roman" w:hAnsi="Times New Roman"/>
            <w:color w:val="000000" w:themeColor="text1"/>
            <w:sz w:val="24"/>
            <w:szCs w:val="24"/>
          </w:rPr>
          <w:t>a</w:t>
        </w:r>
      </w:ins>
      <w:ins w:id="22" w:author="Robbie Parks" w:date="2019-03-13T13:53:00Z">
        <w:r w:rsidR="00B34BDE" w:rsidRPr="00D077B9">
          <w:rPr>
            <w:rFonts w:ascii="Times New Roman" w:hAnsi="Times New Roman"/>
            <w:color w:val="000000" w:themeColor="text1"/>
            <w:sz w:val="24"/>
            <w:szCs w:val="24"/>
          </w:rPr>
          <w:t xml:space="preserve">nomaly of </w:t>
        </w:r>
      </w:ins>
      <w:ins w:id="23" w:author="Robbie Parks" w:date="2019-03-13T13:48:00Z">
        <w:r w:rsidR="00AF43DE" w:rsidRPr="00D077B9">
          <w:rPr>
            <w:rFonts w:ascii="Times New Roman" w:hAnsi="Times New Roman"/>
            <w:color w:val="000000" w:themeColor="text1"/>
            <w:sz w:val="24"/>
            <w:szCs w:val="24"/>
          </w:rPr>
          <w:t>90</w:t>
        </w:r>
        <w:r w:rsidR="00AF43DE" w:rsidRPr="00D077B9">
          <w:rPr>
            <w:rFonts w:ascii="Times New Roman" w:hAnsi="Times New Roman"/>
            <w:color w:val="000000" w:themeColor="text1"/>
            <w:sz w:val="24"/>
            <w:szCs w:val="24"/>
            <w:vertAlign w:val="superscript"/>
            <w:rPrChange w:id="24" w:author="Robbie Parks" w:date="2019-03-13T15:55:00Z">
              <w:rPr>
                <w:rFonts w:ascii="Times New Roman" w:hAnsi="Times New Roman"/>
                <w:color w:val="000000" w:themeColor="text1"/>
                <w:sz w:val="24"/>
                <w:szCs w:val="24"/>
              </w:rPr>
            </w:rPrChange>
          </w:rPr>
          <w:t>th</w:t>
        </w:r>
        <w:r w:rsidR="00AF43DE" w:rsidRPr="00D077B9">
          <w:rPr>
            <w:rFonts w:ascii="Times New Roman" w:hAnsi="Times New Roman"/>
            <w:color w:val="000000" w:themeColor="text1"/>
            <w:sz w:val="24"/>
            <w:szCs w:val="24"/>
          </w:rPr>
          <w:t xml:space="preserve"> </w:t>
        </w:r>
      </w:ins>
      <w:ins w:id="25" w:author="Robbie Parks" w:date="2019-03-13T13:49:00Z">
        <w:r w:rsidR="00AF43DE" w:rsidRPr="00D077B9">
          <w:rPr>
            <w:rFonts w:ascii="Times New Roman" w:hAnsi="Times New Roman"/>
            <w:color w:val="000000" w:themeColor="text1"/>
            <w:sz w:val="24"/>
            <w:szCs w:val="24"/>
          </w:rPr>
          <w:t>percentile</w:t>
        </w:r>
      </w:ins>
      <w:ins w:id="26" w:author="Robbie Parks" w:date="2019-03-13T13:53:00Z">
        <w:r w:rsidR="00B34BDE" w:rsidRPr="00D077B9">
          <w:rPr>
            <w:rFonts w:ascii="Times New Roman" w:hAnsi="Times New Roman"/>
            <w:color w:val="000000" w:themeColor="text1"/>
            <w:sz w:val="24"/>
            <w:szCs w:val="24"/>
          </w:rPr>
          <w:t xml:space="preserve"> (°C)</w:t>
        </w:r>
      </w:ins>
      <w:ins w:id="27" w:author="Robbie Parks" w:date="2019-03-13T13:49:00Z">
        <w:r w:rsidR="00AF43DE" w:rsidRPr="00D077B9">
          <w:rPr>
            <w:rFonts w:ascii="Times New Roman" w:hAnsi="Times New Roman"/>
            <w:color w:val="000000" w:themeColor="text1"/>
            <w:sz w:val="24"/>
            <w:szCs w:val="24"/>
          </w:rPr>
          <w:t xml:space="preserve"> </w:t>
        </w:r>
      </w:ins>
      <w:ins w:id="28" w:author="Robbie Parks" w:date="2019-03-13T13:53:00Z">
        <w:r w:rsidR="00B34BDE" w:rsidRPr="00D077B9">
          <w:rPr>
            <w:rFonts w:ascii="Times New Roman" w:hAnsi="Times New Roman"/>
            <w:color w:val="000000" w:themeColor="text1"/>
            <w:sz w:val="24"/>
            <w:szCs w:val="24"/>
          </w:rPr>
          <w:t xml:space="preserve">of </w:t>
        </w:r>
        <w:del w:id="29" w:author="Bennett, James E" w:date="2019-03-13T15:36:00Z">
          <w:r w:rsidR="00B34BDE" w:rsidRPr="00D077B9" w:rsidDel="009037EA">
            <w:rPr>
              <w:rFonts w:ascii="Times New Roman" w:hAnsi="Times New Roman"/>
              <w:color w:val="000000" w:themeColor="text1"/>
              <w:sz w:val="24"/>
              <w:szCs w:val="24"/>
            </w:rPr>
            <w:delText>monthly</w:delText>
          </w:r>
        </w:del>
      </w:ins>
      <w:ins w:id="30" w:author="Bennett, James E" w:date="2019-03-13T15:36:00Z">
        <w:r w:rsidR="001A752D" w:rsidRPr="00D077B9">
          <w:rPr>
            <w:rFonts w:ascii="Times New Roman" w:hAnsi="Times New Roman"/>
            <w:color w:val="000000" w:themeColor="text1"/>
            <w:sz w:val="24"/>
            <w:szCs w:val="24"/>
          </w:rPr>
          <w:t>daily</w:t>
        </w:r>
      </w:ins>
      <w:ins w:id="31" w:author="Robbie Parks" w:date="2019-03-13T13:53:00Z">
        <w:r w:rsidR="00B34BDE" w:rsidRPr="008B4CDA">
          <w:rPr>
            <w:rFonts w:ascii="Times New Roman" w:hAnsi="Times New Roman"/>
            <w:color w:val="000000" w:themeColor="text1"/>
            <w:sz w:val="24"/>
            <w:szCs w:val="24"/>
          </w:rPr>
          <w:t xml:space="preserve"> </w:t>
        </w:r>
      </w:ins>
      <w:ins w:id="32" w:author="Bennett, James E" w:date="2019-03-13T15:37:00Z">
        <w:r w:rsidR="001A752D" w:rsidRPr="008B4CDA">
          <w:rPr>
            <w:rFonts w:ascii="Times New Roman" w:hAnsi="Times New Roman"/>
            <w:color w:val="000000" w:themeColor="text1"/>
            <w:sz w:val="24"/>
            <w:szCs w:val="24"/>
          </w:rPr>
          <w:t xml:space="preserve">mean </w:t>
        </w:r>
      </w:ins>
      <w:ins w:id="33" w:author="Robbie Parks" w:date="2019-03-13T13:53:00Z">
        <w:r w:rsidR="00B34BDE" w:rsidRPr="008B4CDA">
          <w:rPr>
            <w:rFonts w:ascii="Times New Roman" w:hAnsi="Times New Roman"/>
            <w:color w:val="000000" w:themeColor="text1"/>
            <w:sz w:val="24"/>
            <w:szCs w:val="24"/>
          </w:rPr>
          <w:t>temperature</w:t>
        </w:r>
      </w:ins>
      <w:ins w:id="34" w:author="Bennett, James E" w:date="2019-03-13T15:37:00Z">
        <w:r w:rsidR="001A752D" w:rsidRPr="008B4CDA">
          <w:rPr>
            <w:rFonts w:ascii="Times New Roman" w:hAnsi="Times New Roman"/>
            <w:color w:val="000000" w:themeColor="text1"/>
            <w:sz w:val="24"/>
            <w:szCs w:val="24"/>
          </w:rPr>
          <w:t>s within a month</w:t>
        </w:r>
      </w:ins>
      <w:ins w:id="35" w:author="Robbie Parks" w:date="2019-03-13T13:54:00Z">
        <w:r w:rsidR="00F1584A" w:rsidRPr="008B4CDA">
          <w:rPr>
            <w:rFonts w:ascii="Times New Roman" w:hAnsi="Times New Roman"/>
            <w:color w:val="000000" w:themeColor="text1"/>
            <w:sz w:val="24"/>
            <w:szCs w:val="24"/>
          </w:rPr>
          <w:t xml:space="preserve"> relative to 30-year (long-term) norm </w:t>
        </w:r>
      </w:ins>
      <w:ins w:id="36" w:author="Robbie Parks" w:date="2019-03-13T14:02:00Z">
        <w:r w:rsidR="00EA78C3" w:rsidRPr="008B4CDA">
          <w:rPr>
            <w:rFonts w:ascii="Times New Roman" w:hAnsi="Times New Roman"/>
            <w:color w:val="000000" w:themeColor="text1"/>
            <w:sz w:val="24"/>
            <w:szCs w:val="24"/>
          </w:rPr>
          <w:t>of 90</w:t>
        </w:r>
        <w:r w:rsidR="00EA78C3" w:rsidRPr="00D077B9">
          <w:rPr>
            <w:rFonts w:ascii="Times New Roman" w:hAnsi="Times New Roman"/>
            <w:color w:val="000000" w:themeColor="text1"/>
            <w:sz w:val="24"/>
            <w:szCs w:val="24"/>
            <w:vertAlign w:val="superscript"/>
            <w:rPrChange w:id="37" w:author="Robbie Parks" w:date="2019-03-13T15:55:00Z">
              <w:rPr>
                <w:rFonts w:ascii="Times New Roman" w:hAnsi="Times New Roman"/>
                <w:color w:val="000000" w:themeColor="text1"/>
                <w:sz w:val="24"/>
                <w:szCs w:val="24"/>
              </w:rPr>
            </w:rPrChange>
          </w:rPr>
          <w:t>th</w:t>
        </w:r>
        <w:r w:rsidR="00EA78C3" w:rsidRPr="00D077B9">
          <w:rPr>
            <w:rFonts w:ascii="Times New Roman" w:hAnsi="Times New Roman"/>
            <w:color w:val="000000" w:themeColor="text1"/>
            <w:sz w:val="24"/>
            <w:szCs w:val="24"/>
          </w:rPr>
          <w:t xml:space="preserve"> percentile </w:t>
        </w:r>
      </w:ins>
      <w:ins w:id="38" w:author="Robbie Parks" w:date="2019-03-13T13:54:00Z">
        <w:r w:rsidR="00F1584A" w:rsidRPr="00D077B9">
          <w:rPr>
            <w:rFonts w:ascii="Times New Roman" w:hAnsi="Times New Roman"/>
            <w:color w:val="000000" w:themeColor="text1"/>
            <w:sz w:val="24"/>
            <w:szCs w:val="24"/>
          </w:rPr>
          <w:t>for each state and month</w:t>
        </w:r>
      </w:ins>
      <w:ins w:id="39" w:author="Robbie Parks" w:date="2019-03-13T13:53:00Z">
        <w:r w:rsidR="00B34BDE" w:rsidRPr="00D077B9">
          <w:rPr>
            <w:rFonts w:ascii="Times New Roman" w:hAnsi="Times New Roman"/>
            <w:color w:val="000000" w:themeColor="text1"/>
            <w:sz w:val="24"/>
            <w:szCs w:val="24"/>
          </w:rPr>
          <w:t xml:space="preserve"> </w:t>
        </w:r>
      </w:ins>
    </w:p>
    <w:p w14:paraId="22A2ADEC" w14:textId="03A7C38A" w:rsidR="0065196B" w:rsidRPr="00D077B9"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ins w:id="40" w:author="Robbie Parks" w:date="2019-03-12T13:54:00Z">
        <w:r w:rsidR="00EA7E0B" w:rsidRPr="00D077B9">
          <w:rPr>
            <w:rFonts w:ascii="Times New Roman" w:hAnsi="Times New Roman"/>
            <w:sz w:val="24"/>
            <w:szCs w:val="24"/>
          </w:rPr>
          <w:t xml:space="preserve"> of norm te</w:t>
        </w:r>
      </w:ins>
      <w:ins w:id="41" w:author="Robbie Parks" w:date="2019-03-12T13:55:00Z">
        <w:r w:rsidR="00EA7E0B" w:rsidRPr="00D077B9">
          <w:rPr>
            <w:rFonts w:ascii="Times New Roman" w:hAnsi="Times New Roman"/>
            <w:sz w:val="24"/>
            <w:szCs w:val="24"/>
          </w:rPr>
          <w:t>mperature</w:t>
        </w:r>
      </w:ins>
      <w:ins w:id="42" w:author="Robbie Parks" w:date="2019-03-13T15:55:00Z">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D077B9">
          <w:rPr>
            <w:rFonts w:ascii="Times New Roman" w:hAnsi="Times New Roman"/>
            <w:sz w:val="24"/>
            <w:szCs w:val="24"/>
            <w:rPrChange w:id="43" w:author="Robbie Parks" w:date="2019-03-13T15:55:00Z">
              <w:rPr/>
            </w:rPrChange>
          </w:rPr>
          <w:t>adjusted for length of month)</w:t>
        </w:r>
      </w:ins>
      <w:del w:id="44" w:author="Robbie Parks" w:date="2019-03-12T13:54:00Z">
        <w:r w:rsidRPr="00D077B9" w:rsidDel="00EA7E0B">
          <w:rPr>
            <w:rFonts w:ascii="Times New Roman" w:hAnsi="Times New Roman"/>
            <w:sz w:val="24"/>
            <w:szCs w:val="24"/>
          </w:rPr>
          <w:delText xml:space="preserve"> </w:delText>
        </w:r>
      </w:del>
    </w:p>
    <w:p w14:paraId="55F6FFA3" w14:textId="6E1D8F02" w:rsidR="0065196B" w:rsidRPr="00790EA3" w:rsidDel="00437D42" w:rsidRDefault="0065196B" w:rsidP="0065196B">
      <w:pPr>
        <w:pStyle w:val="ListParagraph"/>
        <w:numPr>
          <w:ilvl w:val="1"/>
          <w:numId w:val="12"/>
        </w:numPr>
        <w:spacing w:line="480" w:lineRule="auto"/>
        <w:jc w:val="both"/>
        <w:rPr>
          <w:del w:id="45" w:author="Robbie Parks" w:date="2019-03-12T13:53:00Z"/>
          <w:rFonts w:ascii="Times New Roman" w:hAnsi="Times New Roman"/>
          <w:i/>
          <w:color w:val="000000" w:themeColor="text1"/>
          <w:sz w:val="24"/>
          <w:szCs w:val="24"/>
        </w:rPr>
      </w:pPr>
      <w:del w:id="46" w:author="Robbie Parks" w:date="2019-03-12T13:53:00Z">
        <w:r w:rsidRPr="00790EA3" w:rsidDel="00437D42">
          <w:rPr>
            <w:rFonts w:ascii="Times New Roman" w:hAnsi="Times New Roman"/>
            <w:sz w:val="24"/>
            <w:szCs w:val="24"/>
          </w:rPr>
          <w:delText>number of days above an absolute threshold of 30°C</w:delText>
        </w:r>
      </w:del>
    </w:p>
    <w:p w14:paraId="7FBA064C" w14:textId="5B609C9E"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ins w:id="47" w:author="Robbie Parks" w:date="2019-03-12T13:55:00Z">
        <w:r w:rsidR="00EA7E0B">
          <w:rPr>
            <w:rFonts w:ascii="Times New Roman" w:hAnsi="Times New Roman"/>
            <w:sz w:val="24"/>
            <w:szCs w:val="24"/>
          </w:rPr>
          <w:t xml:space="preserve"> of norm temperature</w:t>
        </w:r>
      </w:ins>
      <w:ins w:id="48" w:author="Robbie Parks" w:date="2019-03-13T15:56:00Z">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ins>
    </w:p>
    <w:p w14:paraId="1E909C01" w14:textId="3A1F590A" w:rsidR="0065196B" w:rsidRPr="00790EA3" w:rsidDel="00437D42" w:rsidRDefault="00A20069" w:rsidP="0065196B">
      <w:pPr>
        <w:pStyle w:val="ListParagraph"/>
        <w:numPr>
          <w:ilvl w:val="1"/>
          <w:numId w:val="12"/>
        </w:numPr>
        <w:spacing w:line="480" w:lineRule="auto"/>
        <w:jc w:val="both"/>
        <w:rPr>
          <w:del w:id="49" w:author="Robbie Parks" w:date="2019-03-12T13:53:00Z"/>
          <w:rFonts w:ascii="Times New Roman" w:hAnsi="Times New Roman"/>
          <w:i/>
          <w:color w:val="000000" w:themeColor="text1"/>
          <w:sz w:val="24"/>
          <w:szCs w:val="24"/>
        </w:rPr>
      </w:pPr>
      <w:ins w:id="50" w:author="Robbie Parks" w:date="2019-03-13T12:20:00Z">
        <w:r>
          <w:t xml:space="preserve">The </w:t>
        </w:r>
      </w:ins>
      <w:ins w:id="51" w:author="Bennett, James E" w:date="2019-03-13T15:40:00Z">
        <w:r w:rsidR="001A752D">
          <w:t>correlation</w:t>
        </w:r>
      </w:ins>
      <w:ins w:id="52" w:author="Bennett, James E" w:date="2019-03-13T15:42:00Z">
        <w:r w:rsidR="001A752D">
          <w:t>s</w:t>
        </w:r>
      </w:ins>
      <w:ins w:id="53" w:author="Bennett, James E" w:date="2019-03-13T15:40:00Z">
        <w:r w:rsidR="001A752D">
          <w:t xml:space="preserve"> between the </w:t>
        </w:r>
      </w:ins>
      <w:ins w:id="54" w:author="Robbie Parks" w:date="2019-03-13T12:20:00Z">
        <w:r>
          <w:t xml:space="preserve">variables by state and by month were </w:t>
        </w:r>
      </w:ins>
      <w:ins w:id="55" w:author="Bennett, James E" w:date="2019-03-13T15:42:00Z">
        <w:r w:rsidR="001A752D">
          <w:t xml:space="preserve">between </w:t>
        </w:r>
        <w:del w:id="56" w:author="Robbie Parks" w:date="2019-03-13T15:56:00Z">
          <w:r w:rsidR="001A752D" w:rsidDel="008B4CDA">
            <w:delText>XX</w:delText>
          </w:r>
        </w:del>
      </w:ins>
      <w:ins w:id="57" w:author="Robbie Parks" w:date="2019-03-13T15:56:00Z">
        <w:r w:rsidR="008B4CDA">
          <w:t>0.6</w:t>
        </w:r>
      </w:ins>
      <w:ins w:id="58" w:author="Bennett, James E" w:date="2019-03-13T15:42:00Z">
        <w:r w:rsidR="001A752D">
          <w:t xml:space="preserve"> and </w:t>
        </w:r>
        <w:del w:id="59" w:author="Robbie Parks" w:date="2019-03-13T15:56:00Z">
          <w:r w:rsidR="001A752D" w:rsidDel="008B4CDA">
            <w:delText>XX</w:delText>
          </w:r>
        </w:del>
      </w:ins>
      <w:ins w:id="60" w:author="Robbie Parks" w:date="2019-03-13T15:56:00Z">
        <w:r w:rsidR="008B4CDA">
          <w:t>0.89</w:t>
        </w:r>
      </w:ins>
      <w:bookmarkStart w:id="61" w:name="_GoBack"/>
      <w:bookmarkEnd w:id="61"/>
      <w:ins w:id="62" w:author="Robbie Parks" w:date="2019-03-13T13:40:00Z">
        <w:r w:rsidR="0047749E">
          <w:t xml:space="preserve"> </w:t>
        </w:r>
      </w:ins>
      <w:ins w:id="63" w:author="Robbie Parks" w:date="2019-03-13T12:20:00Z">
        <w:r>
          <w:t xml:space="preserve">(Supplementary </w:t>
        </w:r>
      </w:ins>
      <w:ins w:id="64" w:author="Robbie Parks" w:date="2019-03-13T13:29:00Z">
        <w:r w:rsidR="00CC7AAE">
          <w:t>Table</w:t>
        </w:r>
      </w:ins>
      <w:ins w:id="65" w:author="Robbie Parks" w:date="2019-03-13T12:20:00Z">
        <w:r>
          <w:t xml:space="preserve"> </w:t>
        </w:r>
      </w:ins>
      <w:ins w:id="66" w:author="Robbie Parks" w:date="2019-03-13T14:02:00Z">
        <w:r w:rsidR="0064666D">
          <w:t>3</w:t>
        </w:r>
      </w:ins>
      <w:ins w:id="67" w:author="Robbie Parks" w:date="2019-03-13T12:20:00Z">
        <w:r>
          <w:t>).</w:t>
        </w:r>
      </w:ins>
      <w:ins w:id="68" w:author="Robbie Parks" w:date="2019-03-13T12:27:00Z">
        <w:r w:rsidR="00AA3C2D">
          <w:t xml:space="preserve"> </w:t>
        </w:r>
      </w:ins>
      <w:ins w:id="69" w:author="Bennett, James E" w:date="2019-03-13T15:43:00Z">
        <w:r w:rsidR="001A752D">
          <w:t xml:space="preserve">Further, </w:t>
        </w:r>
      </w:ins>
      <w:del w:id="70" w:author="Robbie Parks" w:date="2019-03-12T13:53:00Z">
        <w:r w:rsidR="0065196B" w:rsidRPr="00790EA3" w:rsidDel="00437D42">
          <w:rPr>
            <w:rFonts w:ascii="Times New Roman" w:hAnsi="Times New Roman"/>
            <w:sz w:val="24"/>
            <w:szCs w:val="24"/>
          </w:rPr>
          <w:delText xml:space="preserve">number of </w:delText>
        </w:r>
        <w:r w:rsidR="00C1740D" w:rsidDel="00437D42">
          <w:rPr>
            <w:rFonts w:ascii="Times New Roman" w:hAnsi="Times New Roman"/>
            <w:sz w:val="24"/>
            <w:szCs w:val="24"/>
          </w:rPr>
          <w:delText xml:space="preserve">3+ </w:delText>
        </w:r>
        <w:r w:rsidR="0065196B" w:rsidRPr="00790EA3" w:rsidDel="00437D42">
          <w:rPr>
            <w:rFonts w:ascii="Times New Roman" w:hAnsi="Times New Roman"/>
            <w:sz w:val="24"/>
            <w:szCs w:val="24"/>
          </w:rPr>
          <w:delText>day episodes above an absolute threshold of 30°C</w:delText>
        </w:r>
      </w:del>
    </w:p>
    <w:p w14:paraId="2CBD98B9" w14:textId="1D767FBF" w:rsidR="0065196B" w:rsidRDefault="001A752D" w:rsidP="0065196B">
      <w:pPr>
        <w:spacing w:line="480" w:lineRule="auto"/>
        <w:jc w:val="both"/>
      </w:pPr>
      <w:ins w:id="71" w:author="Bennett, James E" w:date="2019-03-13T15:43:00Z">
        <w:r>
          <w:t>t</w:t>
        </w:r>
      </w:ins>
      <w:del w:id="72" w:author="Bennett, James E" w:date="2019-03-13T15:43:00Z">
        <w:r w:rsidR="0065196B" w:rsidRPr="00C1740D" w:rsidDel="001A752D">
          <w:delText>T</w:delText>
        </w:r>
      </w:del>
      <w:r w:rsidR="0065196B" w:rsidRPr="00C1740D">
        <w:t xml:space="preserve">he </w:t>
      </w:r>
      <w:del w:id="73" w:author="Robbie Parks" w:date="2019-03-11T12:48:00Z">
        <w:r w:rsidR="00BE2421" w:rsidRPr="00C1740D" w:rsidDel="0088548E">
          <w:delText xml:space="preserve">total </w:delText>
        </w:r>
      </w:del>
      <w:r w:rsidR="0065196B" w:rsidRPr="00C1740D">
        <w:t>estimated excess relative risk</w:t>
      </w:r>
      <w:ins w:id="74" w:author="Robbie Parks" w:date="2019-03-11T12:49:00Z">
        <w:r w:rsidR="00D86244">
          <w:t xml:space="preserve"> coefficients</w:t>
        </w:r>
      </w:ins>
      <w:r w:rsidR="0065196B" w:rsidRPr="00C1740D">
        <w:t xml:space="preserve"> </w:t>
      </w:r>
      <w:ins w:id="75" w:author="Robbie Parks" w:date="2019-03-11T12:47:00Z">
        <w:r w:rsidR="005922A2">
          <w:t>of temperature anomaly</w:t>
        </w:r>
      </w:ins>
      <w:ins w:id="76" w:author="Robbie Parks" w:date="2019-03-11T12:51:00Z">
        <w:r w:rsidR="000A0D93">
          <w:t xml:space="preserve"> </w:t>
        </w:r>
      </w:ins>
      <w:ins w:id="77" w:author="Robbie Parks" w:date="2019-03-11T12:47:00Z">
        <w:r w:rsidR="005922A2">
          <w:t xml:space="preserve">based on daily means </w:t>
        </w:r>
      </w:ins>
      <w:ins w:id="78" w:author="Robbie Parks" w:date="2019-03-11T12:52:00Z">
        <w:r w:rsidR="000A0D93">
          <w:t xml:space="preserve">(i.e., the anomaly value used in the main analysis) </w:t>
        </w:r>
      </w:ins>
      <w:del w:id="79" w:author="Robbie Parks" w:date="2019-03-11T12:43:00Z">
        <w:r w:rsidR="0065196B" w:rsidRPr="00C1740D" w:rsidDel="002D3F38">
          <w:delText xml:space="preserve">values </w:delText>
        </w:r>
      </w:del>
      <w:del w:id="80" w:author="Robbie Parks" w:date="2019-03-11T12:49:00Z">
        <w:r w:rsidR="0065196B" w:rsidRPr="00C1740D" w:rsidDel="0088548E">
          <w:delText xml:space="preserve">obtained in these sensitivity analyses </w:delText>
        </w:r>
        <w:r w:rsidR="0065196B" w:rsidRPr="00C1740D" w:rsidDel="00D86244">
          <w:delText>were</w:delText>
        </w:r>
      </w:del>
      <w:ins w:id="81" w:author="Robbie Parks" w:date="2019-03-11T12:49:00Z">
        <w:r w:rsidR="00D86244">
          <w:t>were</w:t>
        </w:r>
      </w:ins>
      <w:del w:id="82" w:author="Robbie Parks" w:date="2019-03-13T12:24:00Z">
        <w:r w:rsidR="0065196B" w:rsidRPr="00C1740D" w:rsidDel="008B092C">
          <w:delText xml:space="preserve"> </w:delText>
        </w:r>
      </w:del>
      <w:ins w:id="83" w:author="Robbie Parks" w:date="2019-03-13T12:20:00Z">
        <w:r w:rsidR="00A20069">
          <w:t xml:space="preserve"> </w:t>
        </w:r>
        <w:del w:id="84" w:author="Bennett, James E" w:date="2019-03-13T15:43:00Z">
          <w:r w:rsidR="00A20069" w:rsidDel="001A752D">
            <w:delText xml:space="preserve">also </w:delText>
          </w:r>
        </w:del>
      </w:ins>
      <w:del w:id="85" w:author="Robbie Parks" w:date="2019-03-11T12:47:00Z">
        <w:r w:rsidR="0065196B" w:rsidRPr="00C1740D" w:rsidDel="0088548E">
          <w:delText xml:space="preserve">similar </w:delText>
        </w:r>
      </w:del>
      <w:ins w:id="86" w:author="Robbie Parks" w:date="2019-03-11T12:47:00Z">
        <w:r w:rsidR="0088548E">
          <w:t>robust to the addition of alternative</w:t>
        </w:r>
      </w:ins>
      <w:ins w:id="87" w:author="Robbie Parks" w:date="2019-03-11T12:48:00Z">
        <w:r w:rsidR="0088548E">
          <w:t xml:space="preserve"> measures of anomaly</w:t>
        </w:r>
      </w:ins>
      <w:ins w:id="88" w:author="Robbie Parks" w:date="2019-03-13T14:59:00Z">
        <w:r w:rsidR="00EE5907">
          <w:t xml:space="preserve">, </w:t>
        </w:r>
      </w:ins>
      <w:ins w:id="89" w:author="Robbie Parks" w:date="2019-03-13T12:24:00Z">
        <w:r w:rsidR="008B092C">
          <w:t xml:space="preserve">while the </w:t>
        </w:r>
        <w:r w:rsidR="00110076">
          <w:t xml:space="preserve">coefficients from the additional </w:t>
        </w:r>
      </w:ins>
      <w:ins w:id="90" w:author="Robbie Parks" w:date="2019-03-13T13:41:00Z">
        <w:r w:rsidR="00860B34">
          <w:t>measures</w:t>
        </w:r>
      </w:ins>
      <w:ins w:id="91" w:author="Robbie Parks" w:date="2019-03-13T12:24:00Z">
        <w:r w:rsidR="00110076">
          <w:t xml:space="preserve"> were generally not significant</w:t>
        </w:r>
      </w:ins>
      <w:ins w:id="92" w:author="Robbie Parks" w:date="2019-03-13T13:41:00Z">
        <w:r w:rsidR="007D2592">
          <w:t xml:space="preserve"> and with large </w:t>
        </w:r>
      </w:ins>
      <w:ins w:id="93" w:author="Robbie Parks" w:date="2019-03-13T13:42:00Z">
        <w:r w:rsidR="007D2592">
          <w:t>credible intervals</w:t>
        </w:r>
      </w:ins>
      <w:ins w:id="94" w:author="Robbie Parks" w:date="2019-03-13T13:40:00Z">
        <w:r w:rsidR="003D575B">
          <w:t xml:space="preserve">. </w:t>
        </w:r>
      </w:ins>
      <w:ins w:id="95" w:author="Robbie Parks" w:date="2019-03-13T13:41:00Z">
        <w:r w:rsidR="003D575B">
          <w:t>We therefore did</w:t>
        </w:r>
      </w:ins>
      <w:ins w:id="96" w:author="Robbie Parks" w:date="2019-03-13T12:24:00Z">
        <w:r w:rsidR="00110076">
          <w:t xml:space="preserve"> not include</w:t>
        </w:r>
      </w:ins>
      <w:ins w:id="97" w:author="Robbie Parks" w:date="2019-03-13T13:41:00Z">
        <w:r w:rsidR="003D575B">
          <w:t xml:space="preserve"> the alternative additional measures</w:t>
        </w:r>
        <w:r w:rsidR="00C775D5">
          <w:t xml:space="preserve"> of extreme anomalous temperature</w:t>
        </w:r>
      </w:ins>
      <w:ins w:id="98" w:author="Robbie Parks" w:date="2019-03-13T12:24:00Z">
        <w:r w:rsidR="00110076">
          <w:t xml:space="preserve"> </w:t>
        </w:r>
      </w:ins>
      <w:ins w:id="99" w:author="Robbie Parks" w:date="2019-03-13T12:25:00Z">
        <w:r w:rsidR="00110076">
          <w:t>in the main analysis</w:t>
        </w:r>
      </w:ins>
      <w:del w:id="100" w:author="Robbie Parks" w:date="2019-03-11T12:48:00Z">
        <w:r w:rsidR="0065196B" w:rsidRPr="00C1740D" w:rsidDel="0088548E">
          <w:delText>to the model with anomaly in mean temperature alon</w:delText>
        </w:r>
        <w:r w:rsidR="00326ABE" w:rsidRPr="00C1740D" w:rsidDel="0088548E">
          <w:delText>e</w:delText>
        </w:r>
      </w:del>
      <w:r w:rsidR="00326ABE" w:rsidRPr="00C1740D">
        <w:t>.</w:t>
      </w:r>
      <w:del w:id="101" w:author="Robbie Parks" w:date="2019-03-11T12:48:00Z">
        <w:r w:rsidR="00326ABE" w:rsidRPr="00C1740D" w:rsidDel="0088548E">
          <w:delText xml:space="preserve"> </w:delText>
        </w:r>
        <w:r w:rsidR="00326ABE" w:rsidRPr="00790EA3" w:rsidDel="0088548E">
          <w:delText>W</w:delText>
        </w:r>
        <w:r w:rsidR="0065196B" w:rsidRPr="00790EA3" w:rsidDel="0088548E">
          <w:delText xml:space="preserve">e </w:delText>
        </w:r>
        <w:r w:rsidR="00172B5B" w:rsidDel="0088548E">
          <w:delText xml:space="preserve">therefore </w:delText>
        </w:r>
        <w:r w:rsidR="0065196B" w:rsidRPr="00790EA3" w:rsidDel="0088548E">
          <w:delText>did not use them in any further additional deaths calculation.</w:delText>
        </w:r>
        <w:r w:rsidR="0065196B" w:rsidRPr="007B6B4E" w:rsidDel="0088548E">
          <w:delText xml:space="preserve"> </w:delText>
        </w:r>
      </w:del>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Competing interests statement</w:t>
      </w:r>
      <w:r w:rsidRPr="00636C9B">
        <w:t xml:space="preserve"> </w:t>
      </w:r>
    </w:p>
    <w:p w14:paraId="031C1C85" w14:textId="77777777" w:rsidR="0065196B" w:rsidRPr="005614F4" w:rsidRDefault="0065196B" w:rsidP="0065196B">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7953ADD8"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ins w:id="102" w:author="Robbie Parks" w:date="2019-03-11T11:51:00Z">
        <w:r w:rsidR="00B05E64">
          <w:rPr>
            <w:color w:val="000000" w:themeColor="text1"/>
          </w:rPr>
          <w:t xml:space="preserve"> The cell for each state and month is </w:t>
        </w:r>
      </w:ins>
      <w:ins w:id="103" w:author="Robbie Parks" w:date="2019-03-11T12:54:00Z">
        <w:r w:rsidR="005608E9">
          <w:rPr>
            <w:color w:val="000000" w:themeColor="text1"/>
          </w:rPr>
          <w:t>the</w:t>
        </w:r>
      </w:ins>
      <w:ins w:id="104" w:author="Robbie Parks" w:date="2019-03-11T11:51:00Z">
        <w:r w:rsidR="00B05E64">
          <w:rPr>
            <w:color w:val="000000" w:themeColor="text1"/>
          </w:rPr>
          <w:t xml:space="preserve"> </w:t>
        </w:r>
      </w:ins>
      <w:ins w:id="105" w:author="Robbie Parks" w:date="2019-03-11T12:54:00Z">
        <w:r w:rsidR="006B1683">
          <w:rPr>
            <w:color w:val="000000" w:themeColor="text1"/>
          </w:rPr>
          <w:t>mean</w:t>
        </w:r>
      </w:ins>
      <w:ins w:id="106" w:author="Robbie Parks" w:date="2019-03-11T11:51:00Z">
        <w:r w:rsidR="00B05E64">
          <w:rPr>
            <w:color w:val="000000" w:themeColor="text1"/>
          </w:rPr>
          <w:t xml:space="preserve"> of the </w:t>
        </w:r>
      </w:ins>
      <w:ins w:id="107" w:author="Robbie Parks" w:date="2019-03-11T11:55:00Z">
        <w:r w:rsidR="00D07F9F">
          <w:rPr>
            <w:color w:val="000000" w:themeColor="text1"/>
          </w:rPr>
          <w:t>size</w:t>
        </w:r>
      </w:ins>
      <w:ins w:id="108" w:author="Robbie Parks" w:date="2019-03-11T12:02:00Z">
        <w:r w:rsidR="004630FC">
          <w:rPr>
            <w:color w:val="000000" w:themeColor="text1"/>
          </w:rPr>
          <w:t xml:space="preserve"> (i.e., </w:t>
        </w:r>
      </w:ins>
      <w:ins w:id="109" w:author="Robbie Parks" w:date="2019-03-11T12:03:00Z">
        <w:r w:rsidR="004630FC">
          <w:rPr>
            <w:color w:val="000000" w:themeColor="text1"/>
          </w:rPr>
          <w:t>ignoring sign)</w:t>
        </w:r>
        <w:r w:rsidR="00C06426">
          <w:rPr>
            <w:color w:val="000000" w:themeColor="text1"/>
          </w:rPr>
          <w:t xml:space="preserve"> </w:t>
        </w:r>
      </w:ins>
      <w:ins w:id="110" w:author="Robbie Parks" w:date="2019-03-11T11:55:00Z">
        <w:r w:rsidR="00D07F9F">
          <w:rPr>
            <w:color w:val="000000" w:themeColor="text1"/>
          </w:rPr>
          <w:t xml:space="preserve">of </w:t>
        </w:r>
      </w:ins>
      <w:ins w:id="111" w:author="Robbie Parks" w:date="2019-03-11T11:54:00Z">
        <w:r w:rsidR="00587168">
          <w:rPr>
            <w:color w:val="000000" w:themeColor="text1"/>
          </w:rPr>
          <w:t>anomalies</w:t>
        </w:r>
        <w:r w:rsidR="00EC1B4B">
          <w:rPr>
            <w:color w:val="000000" w:themeColor="text1"/>
          </w:rPr>
          <w:t xml:space="preserve">, giving an indication of the </w:t>
        </w:r>
      </w:ins>
      <w:ins w:id="112" w:author="Robbie Parks" w:date="2019-03-12T15:02:00Z">
        <w:r w:rsidR="00803C13">
          <w:rPr>
            <w:color w:val="000000" w:themeColor="text1"/>
          </w:rPr>
          <w:t xml:space="preserve">scale of </w:t>
        </w:r>
      </w:ins>
      <w:ins w:id="113" w:author="Robbie Parks" w:date="2019-03-11T11:54:00Z">
        <w:r w:rsidR="00EC1B4B">
          <w:rPr>
            <w:color w:val="000000" w:themeColor="text1"/>
          </w:rPr>
          <w:t xml:space="preserve">variation </w:t>
        </w:r>
      </w:ins>
      <w:ins w:id="114" w:author="Robbie Parks" w:date="2019-03-12T15:02:00Z">
        <w:r w:rsidR="0026389E">
          <w:rPr>
            <w:color w:val="000000" w:themeColor="text1"/>
          </w:rPr>
          <w:t xml:space="preserve">of anomalies </w:t>
        </w:r>
      </w:ins>
      <w:ins w:id="115" w:author="Robbie Parks" w:date="2019-03-11T11:54:00Z">
        <w:r w:rsidR="00D07F9F">
          <w:rPr>
            <w:color w:val="000000" w:themeColor="text1"/>
          </w:rPr>
          <w:t>around the</w:t>
        </w:r>
      </w:ins>
      <w:ins w:id="116" w:author="Robbie Parks" w:date="2019-03-11T11:58:00Z">
        <w:r w:rsidR="00164CC4">
          <w:rPr>
            <w:color w:val="000000" w:themeColor="text1"/>
          </w:rPr>
          <w:t xml:space="preserve"> 1980-2009 norm temperatures.</w:t>
        </w:r>
      </w:ins>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bie Parks" w:date="2019-03-11T11:42:00Z" w:initials="RP">
    <w:p w14:paraId="4FE5D025" w14:textId="0415C2B7" w:rsidR="00E82A06" w:rsidRDefault="00E82A06">
      <w:pPr>
        <w:pStyle w:val="CommentText"/>
      </w:pPr>
      <w:r>
        <w:rPr>
          <w:rStyle w:val="CommentReference"/>
        </w:rPr>
        <w:annotationRef/>
      </w:r>
      <w:r>
        <w:t>Bold paragraph (intro) needs to be 200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FE5D0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FE5D025" w16cid:durableId="2030C8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C1C06A" w14:textId="77777777" w:rsidR="003C779D" w:rsidRDefault="003C779D">
      <w:r>
        <w:separator/>
      </w:r>
    </w:p>
  </w:endnote>
  <w:endnote w:type="continuationSeparator" w:id="0">
    <w:p w14:paraId="36998E3E" w14:textId="77777777" w:rsidR="003C779D" w:rsidRDefault="003C7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2E4EE00A"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84422B" w14:textId="77777777" w:rsidR="003C779D" w:rsidRDefault="003C779D">
      <w:r>
        <w:separator/>
      </w:r>
    </w:p>
  </w:footnote>
  <w:footnote w:type="continuationSeparator" w:id="0">
    <w:p w14:paraId="257895AE" w14:textId="77777777" w:rsidR="003C779D" w:rsidRDefault="003C77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8"/>
  </w:num>
  <w:num w:numId="4">
    <w:abstractNumId w:val="11"/>
  </w:num>
  <w:num w:numId="5">
    <w:abstractNumId w:val="2"/>
  </w:num>
  <w:num w:numId="6">
    <w:abstractNumId w:val="4"/>
  </w:num>
  <w:num w:numId="7">
    <w:abstractNumId w:val="0"/>
  </w:num>
  <w:num w:numId="8">
    <w:abstractNumId w:val="7"/>
  </w:num>
  <w:num w:numId="9">
    <w:abstractNumId w:val="9"/>
  </w:num>
  <w:num w:numId="10">
    <w:abstractNumId w:val="6"/>
  </w:num>
  <w:num w:numId="11">
    <w:abstractNumId w:val="1"/>
  </w:num>
  <w:num w:numId="12">
    <w:abstractNumId w:val="10"/>
  </w:num>
  <w:num w:numId="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Bennett, James E">
    <w15:presenceInfo w15:providerId="AD" w15:userId="S-1-5-21-243037206-41955558-561332275-108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25B49"/>
    <w:rsid w:val="000330EC"/>
    <w:rsid w:val="00063068"/>
    <w:rsid w:val="00064A53"/>
    <w:rsid w:val="0007192B"/>
    <w:rsid w:val="00073D01"/>
    <w:rsid w:val="00092EE2"/>
    <w:rsid w:val="000A0D93"/>
    <w:rsid w:val="000A355E"/>
    <w:rsid w:val="000C2776"/>
    <w:rsid w:val="000C563B"/>
    <w:rsid w:val="000D39DD"/>
    <w:rsid w:val="000D54C5"/>
    <w:rsid w:val="00110076"/>
    <w:rsid w:val="00123774"/>
    <w:rsid w:val="00140DB8"/>
    <w:rsid w:val="0014511F"/>
    <w:rsid w:val="00164CC4"/>
    <w:rsid w:val="00165E04"/>
    <w:rsid w:val="0017009F"/>
    <w:rsid w:val="00172B5B"/>
    <w:rsid w:val="00175B70"/>
    <w:rsid w:val="00180ECA"/>
    <w:rsid w:val="001A752D"/>
    <w:rsid w:val="001D43B8"/>
    <w:rsid w:val="001E3D7C"/>
    <w:rsid w:val="001E6A53"/>
    <w:rsid w:val="001F307A"/>
    <w:rsid w:val="001F3A6B"/>
    <w:rsid w:val="0021470F"/>
    <w:rsid w:val="002323F2"/>
    <w:rsid w:val="00241EB9"/>
    <w:rsid w:val="0026389E"/>
    <w:rsid w:val="002B4DCB"/>
    <w:rsid w:val="002D3F38"/>
    <w:rsid w:val="002E038D"/>
    <w:rsid w:val="00326ABE"/>
    <w:rsid w:val="003953FB"/>
    <w:rsid w:val="003B10FF"/>
    <w:rsid w:val="003C779D"/>
    <w:rsid w:val="003D3E4E"/>
    <w:rsid w:val="003D575B"/>
    <w:rsid w:val="003F11C1"/>
    <w:rsid w:val="00431D95"/>
    <w:rsid w:val="00437D42"/>
    <w:rsid w:val="00460D94"/>
    <w:rsid w:val="004630FC"/>
    <w:rsid w:val="0047749E"/>
    <w:rsid w:val="004D148F"/>
    <w:rsid w:val="004E30F3"/>
    <w:rsid w:val="004F761B"/>
    <w:rsid w:val="00516255"/>
    <w:rsid w:val="00537426"/>
    <w:rsid w:val="00551EAA"/>
    <w:rsid w:val="005608E9"/>
    <w:rsid w:val="005725C8"/>
    <w:rsid w:val="00574DB7"/>
    <w:rsid w:val="00587168"/>
    <w:rsid w:val="00591920"/>
    <w:rsid w:val="005922A2"/>
    <w:rsid w:val="005B7992"/>
    <w:rsid w:val="005C3355"/>
    <w:rsid w:val="005C694B"/>
    <w:rsid w:val="005D4C0F"/>
    <w:rsid w:val="006174C6"/>
    <w:rsid w:val="00644811"/>
    <w:rsid w:val="0064666D"/>
    <w:rsid w:val="0065196B"/>
    <w:rsid w:val="00684591"/>
    <w:rsid w:val="00691CB8"/>
    <w:rsid w:val="00693003"/>
    <w:rsid w:val="006A4E8B"/>
    <w:rsid w:val="006B0D2B"/>
    <w:rsid w:val="006B1683"/>
    <w:rsid w:val="00710E1D"/>
    <w:rsid w:val="00714300"/>
    <w:rsid w:val="00720887"/>
    <w:rsid w:val="0075249E"/>
    <w:rsid w:val="007551F1"/>
    <w:rsid w:val="00790EA3"/>
    <w:rsid w:val="007A74F0"/>
    <w:rsid w:val="007B498A"/>
    <w:rsid w:val="007D2592"/>
    <w:rsid w:val="00803C13"/>
    <w:rsid w:val="00851BBD"/>
    <w:rsid w:val="00860B34"/>
    <w:rsid w:val="008717EE"/>
    <w:rsid w:val="0088548E"/>
    <w:rsid w:val="008B092C"/>
    <w:rsid w:val="008B1803"/>
    <w:rsid w:val="008B4CDA"/>
    <w:rsid w:val="008B6D92"/>
    <w:rsid w:val="008E26B6"/>
    <w:rsid w:val="008F2D1C"/>
    <w:rsid w:val="00901608"/>
    <w:rsid w:val="009037EA"/>
    <w:rsid w:val="009256AE"/>
    <w:rsid w:val="0094745E"/>
    <w:rsid w:val="009678D3"/>
    <w:rsid w:val="00973F5B"/>
    <w:rsid w:val="00977058"/>
    <w:rsid w:val="00981B2C"/>
    <w:rsid w:val="00984C48"/>
    <w:rsid w:val="009941A7"/>
    <w:rsid w:val="009A2853"/>
    <w:rsid w:val="009A3E74"/>
    <w:rsid w:val="009A6724"/>
    <w:rsid w:val="009B223E"/>
    <w:rsid w:val="009C48DE"/>
    <w:rsid w:val="009C70D9"/>
    <w:rsid w:val="009D4505"/>
    <w:rsid w:val="009E6662"/>
    <w:rsid w:val="009F1115"/>
    <w:rsid w:val="009F642C"/>
    <w:rsid w:val="00A20069"/>
    <w:rsid w:val="00A427C1"/>
    <w:rsid w:val="00A67CDD"/>
    <w:rsid w:val="00A7105A"/>
    <w:rsid w:val="00A9112D"/>
    <w:rsid w:val="00AA3C2D"/>
    <w:rsid w:val="00AA4C93"/>
    <w:rsid w:val="00AF43DE"/>
    <w:rsid w:val="00B05E64"/>
    <w:rsid w:val="00B16F19"/>
    <w:rsid w:val="00B16FA1"/>
    <w:rsid w:val="00B34BDE"/>
    <w:rsid w:val="00B57911"/>
    <w:rsid w:val="00BB3506"/>
    <w:rsid w:val="00BB74F7"/>
    <w:rsid w:val="00BC74E6"/>
    <w:rsid w:val="00BE0385"/>
    <w:rsid w:val="00BE2421"/>
    <w:rsid w:val="00C06426"/>
    <w:rsid w:val="00C16BDD"/>
    <w:rsid w:val="00C1740D"/>
    <w:rsid w:val="00C45D42"/>
    <w:rsid w:val="00C60D3C"/>
    <w:rsid w:val="00C6277D"/>
    <w:rsid w:val="00C775D5"/>
    <w:rsid w:val="00C94C31"/>
    <w:rsid w:val="00CC7AAE"/>
    <w:rsid w:val="00D03977"/>
    <w:rsid w:val="00D077B9"/>
    <w:rsid w:val="00D07F9F"/>
    <w:rsid w:val="00D25AD3"/>
    <w:rsid w:val="00D80EC0"/>
    <w:rsid w:val="00D86244"/>
    <w:rsid w:val="00DB2CBB"/>
    <w:rsid w:val="00DC0A97"/>
    <w:rsid w:val="00DF6AC4"/>
    <w:rsid w:val="00E40851"/>
    <w:rsid w:val="00E82A06"/>
    <w:rsid w:val="00E82FFA"/>
    <w:rsid w:val="00E9761E"/>
    <w:rsid w:val="00EA78C3"/>
    <w:rsid w:val="00EA7E0B"/>
    <w:rsid w:val="00EC1B4B"/>
    <w:rsid w:val="00EC54F7"/>
    <w:rsid w:val="00ED2C27"/>
    <w:rsid w:val="00EE5907"/>
    <w:rsid w:val="00F07509"/>
    <w:rsid w:val="00F1584A"/>
    <w:rsid w:val="00F52C65"/>
    <w:rsid w:val="00F95910"/>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492E0-395E-934A-BF2E-43E1F1D1B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31318</Words>
  <Characters>178519</Characters>
  <Application>Microsoft Office Word</Application>
  <DocSecurity>0</DocSecurity>
  <Lines>1487</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6</cp:revision>
  <cp:lastPrinted>2019-03-11T13:02:00Z</cp:lastPrinted>
  <dcterms:created xsi:type="dcterms:W3CDTF">2019-03-13T15:54:00Z</dcterms:created>
  <dcterms:modified xsi:type="dcterms:W3CDTF">2019-03-13T15:56:00Z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