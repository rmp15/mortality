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157D9990" w:rsidR="006D0B0D" w:rsidRPr="00636C9B" w:rsidRDefault="00D573C6" w:rsidP="00D76DF7">
      <w:pPr>
        <w:spacing w:after="0" w:line="480" w:lineRule="auto"/>
        <w:jc w:val="both"/>
        <w:rPr>
          <w:rFonts w:ascii="Times New Roman" w:hAnsi="Times New Roman"/>
          <w:color w:val="000000" w:themeColor="text1"/>
          <w:sz w:val="24"/>
          <w:szCs w:val="24"/>
        </w:rPr>
      </w:pPr>
      <w:ins w:id="4" w:author="Parks, Robbie M" w:date="2018-11-17T09:38:00Z">
        <w:r>
          <w:rPr>
            <w:rFonts w:ascii="Times New Roman" w:hAnsi="Times New Roman"/>
            <w:color w:val="000000" w:themeColor="text1"/>
            <w:sz w:val="24"/>
            <w:szCs w:val="24"/>
          </w:rPr>
          <w:t>Climate change has caused global warming, with several</w:t>
        </w:r>
      </w:ins>
      <w:ins w:id="5" w:author="Parks, Robbie M" w:date="2018-11-17T09:39:00Z">
        <w:r>
          <w:rPr>
            <w:rFonts w:ascii="Times New Roman" w:hAnsi="Times New Roman"/>
            <w:color w:val="000000" w:themeColor="text1"/>
            <w:sz w:val="24"/>
            <w:szCs w:val="24"/>
          </w:rPr>
          <w:t xml:space="preserve"> degrees </w:t>
        </w:r>
      </w:ins>
      <w:ins w:id="6" w:author="Parks, Robbie M" w:date="2018-11-17T09:48:00Z">
        <w:r w:rsidR="00E6609F">
          <w:rPr>
            <w:rFonts w:ascii="Times New Roman" w:hAnsi="Times New Roman"/>
            <w:color w:val="000000" w:themeColor="text1"/>
            <w:sz w:val="24"/>
            <w:szCs w:val="24"/>
          </w:rPr>
          <w:t>increase in temperature</w:t>
        </w:r>
      </w:ins>
      <w:ins w:id="7"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8"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 compared with pre-industrial levels.</w:t>
        </w:r>
      </w:ins>
      <w:ins w:id="9"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0" w:author="Parks, Robbie M" w:date="2018-11-17T09:57:00Z">
        <w:r w:rsidR="00162F6E">
          <w:rPr>
            <w:rFonts w:ascii="Times New Roman" w:hAnsi="Times New Roman"/>
            <w:color w:val="000000" w:themeColor="text1"/>
            <w:sz w:val="24"/>
            <w:szCs w:val="24"/>
          </w:rPr>
          <w:fldChar w:fldCharType="end"/>
        </w:r>
      </w:ins>
      <w:ins w:id="11" w:author="Parks, Robbie M" w:date="2018-11-17T09:38:00Z">
        <w:r>
          <w:rPr>
            <w:rFonts w:ascii="Times New Roman" w:hAnsi="Times New Roman"/>
            <w:color w:val="000000" w:themeColor="text1"/>
            <w:sz w:val="24"/>
            <w:szCs w:val="24"/>
          </w:rPr>
          <w:t xml:space="preserve"> </w:t>
        </w:r>
      </w:ins>
      <w:ins w:id="12" w:author="Parks, Robbie M" w:date="2018-11-17T09:59:00Z">
        <w:r w:rsidR="0063378A">
          <w:rPr>
            <w:rFonts w:ascii="Times New Roman" w:hAnsi="Times New Roman"/>
            <w:color w:val="000000" w:themeColor="text1"/>
            <w:sz w:val="24"/>
            <w:szCs w:val="24"/>
          </w:rPr>
          <w:t xml:space="preserve">Societies </w:t>
        </w:r>
      </w:ins>
      <w:ins w:id="13" w:author="Parks, Robbie M" w:date="2018-11-17T10:10:00Z">
        <w:r w:rsidR="00BD5F4B">
          <w:rPr>
            <w:rFonts w:ascii="Times New Roman" w:hAnsi="Times New Roman"/>
            <w:color w:val="000000" w:themeColor="text1"/>
            <w:sz w:val="24"/>
            <w:szCs w:val="24"/>
          </w:rPr>
          <w:t xml:space="preserve">over many centuries have </w:t>
        </w:r>
      </w:ins>
      <w:ins w:id="14" w:author="Parks, Robbie M" w:date="2018-11-17T09:59:00Z">
        <w:r w:rsidR="0063378A">
          <w:rPr>
            <w:rFonts w:ascii="Times New Roman" w:hAnsi="Times New Roman"/>
            <w:color w:val="000000" w:themeColor="text1"/>
            <w:sz w:val="24"/>
            <w:szCs w:val="24"/>
          </w:rPr>
          <w:t>adapt</w:t>
        </w:r>
      </w:ins>
      <w:ins w:id="15" w:author="Parks, Robbie M" w:date="2018-11-17T10:10:00Z">
        <w:r w:rsidR="00BD5F4B">
          <w:rPr>
            <w:rFonts w:ascii="Times New Roman" w:hAnsi="Times New Roman"/>
            <w:color w:val="000000" w:themeColor="text1"/>
            <w:sz w:val="24"/>
            <w:szCs w:val="24"/>
          </w:rPr>
          <w:t>ed</w:t>
        </w:r>
      </w:ins>
      <w:ins w:id="16" w:author="Parks, Robbie M" w:date="2018-11-17T09:59:00Z">
        <w:r w:rsidR="0063378A">
          <w:rPr>
            <w:rFonts w:ascii="Times New Roman" w:hAnsi="Times New Roman"/>
            <w:color w:val="000000" w:themeColor="text1"/>
            <w:sz w:val="24"/>
            <w:szCs w:val="24"/>
          </w:rPr>
          <w:t xml:space="preserve"> to long-term local </w:t>
        </w:r>
      </w:ins>
      <w:ins w:id="17" w:author="Parks, Robbie M" w:date="2018-11-17T10:11:00Z">
        <w:r w:rsidR="00322B2B">
          <w:rPr>
            <w:rFonts w:ascii="Times New Roman" w:hAnsi="Times New Roman"/>
            <w:color w:val="000000" w:themeColor="text1"/>
            <w:sz w:val="24"/>
            <w:szCs w:val="24"/>
          </w:rPr>
          <w:t>temperature</w:t>
        </w:r>
      </w:ins>
      <w:ins w:id="18" w:author="Parks, Robbie M" w:date="2018-11-17T09:59:00Z">
        <w:r w:rsidR="0063378A">
          <w:rPr>
            <w:rFonts w:ascii="Times New Roman" w:hAnsi="Times New Roman"/>
            <w:color w:val="000000" w:themeColor="text1"/>
            <w:sz w:val="24"/>
            <w:szCs w:val="24"/>
          </w:rPr>
          <w:t xml:space="preserve">, both biologically and </w:t>
        </w:r>
      </w:ins>
      <w:ins w:id="19" w:author="Parks, Robbie M" w:date="2018-11-17T10:06:00Z">
        <w:r w:rsidR="009431B8">
          <w:rPr>
            <w:rFonts w:ascii="Times New Roman" w:hAnsi="Times New Roman"/>
            <w:color w:val="000000" w:themeColor="text1"/>
            <w:sz w:val="24"/>
            <w:szCs w:val="24"/>
          </w:rPr>
          <w:t>behaviourally</w:t>
        </w:r>
      </w:ins>
      <w:ins w:id="20" w:author="Parks, Robbie M" w:date="2018-11-17T09:59:00Z">
        <w:r w:rsidR="0063378A">
          <w:rPr>
            <w:rFonts w:ascii="Times New Roman" w:hAnsi="Times New Roman"/>
            <w:color w:val="000000" w:themeColor="text1"/>
            <w:sz w:val="24"/>
            <w:szCs w:val="24"/>
          </w:rPr>
          <w:t xml:space="preserve">. </w:t>
        </w:r>
      </w:ins>
      <w:ins w:id="21" w:author="Parks, Robbie M" w:date="2018-11-17T10:06:00Z">
        <w:r w:rsidR="0055622E">
          <w:rPr>
            <w:rFonts w:ascii="Times New Roman" w:hAnsi="Times New Roman"/>
            <w:color w:val="000000" w:themeColor="text1"/>
            <w:sz w:val="24"/>
            <w:szCs w:val="24"/>
          </w:rPr>
          <w:t xml:space="preserve">However, </w:t>
        </w:r>
      </w:ins>
      <w:ins w:id="22"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en small</w:t>
        </w:r>
      </w:ins>
      <w:ins w:id="23" w:author="Parks, Robbie M" w:date="2018-11-17T09:59:00Z">
        <w:r w:rsidR="0063378A">
          <w:rPr>
            <w:rFonts w:ascii="Times New Roman" w:hAnsi="Times New Roman"/>
            <w:color w:val="000000" w:themeColor="text1"/>
            <w:sz w:val="24"/>
            <w:szCs w:val="24"/>
          </w:rPr>
          <w:t xml:space="preserve"> d</w:t>
        </w:r>
      </w:ins>
      <w:commentRangeStart w:id="24"/>
      <w:commentRangeStart w:id="25"/>
      <w:del w:id="26"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27" w:author="Parks, Robbie M" w:date="2018-11-17T10:00:00Z">
        <w:r w:rsidR="00F60976">
          <w:rPr>
            <w:rFonts w:ascii="Times New Roman" w:hAnsi="Times New Roman"/>
            <w:color w:val="000000" w:themeColor="text1"/>
            <w:sz w:val="24"/>
            <w:szCs w:val="24"/>
          </w:rPr>
          <w:t>s</w:t>
        </w:r>
      </w:ins>
      <w:del w:id="28"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29" w:author="Parks, Robbie M" w:date="2018-11-17T09:58:00Z">
        <w:r w:rsidR="00CE3780">
          <w:rPr>
            <w:rFonts w:ascii="Times New Roman" w:hAnsi="Times New Roman"/>
            <w:color w:val="000000" w:themeColor="text1"/>
            <w:sz w:val="24"/>
            <w:szCs w:val="24"/>
          </w:rPr>
          <w:t xml:space="preserve"> temperatures</w:t>
        </w:r>
      </w:ins>
      <w:del w:id="30"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31"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32"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33" w:author="Parks, Robbie M" w:date="2018-11-17T10:07:00Z">
        <w:r w:rsidR="009431B8">
          <w:rPr>
            <w:rFonts w:ascii="Times New Roman" w:hAnsi="Times New Roman"/>
            <w:color w:val="000000" w:themeColor="text1"/>
            <w:sz w:val="24"/>
            <w:szCs w:val="24"/>
          </w:rPr>
          <w:t>, due to disruption to long-term adaptation</w:t>
        </w:r>
      </w:ins>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2,3&lt;/sup&gt;","plainTextFormattedCitation":"2,3","previouslyFormattedCitation":"&lt;sup&gt;2,3&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2,3</w:t>
      </w:r>
      <w:r w:rsidR="00F646E8" w:rsidRPr="00636C9B">
        <w:rPr>
          <w:rFonts w:ascii="Times New Roman" w:hAnsi="Times New Roman"/>
          <w:color w:val="000000" w:themeColor="text1"/>
          <w:sz w:val="24"/>
          <w:szCs w:val="24"/>
        </w:rPr>
        <w:fldChar w:fldCharType="end"/>
      </w:r>
      <w:commentRangeEnd w:id="24"/>
      <w:r w:rsidR="009545F7">
        <w:rPr>
          <w:rStyle w:val="CommentReference"/>
          <w:rFonts w:asciiTheme="minorHAnsi" w:eastAsiaTheme="minorHAnsi" w:hAnsiTheme="minorHAnsi" w:cstheme="minorBidi"/>
        </w:rPr>
        <w:commentReference w:id="24"/>
      </w:r>
      <w:del w:id="3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35"/>
      <w:r w:rsidR="00621CCD"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4&lt;/sup&gt;","plainTextFormattedCitation":"4","previouslyFormattedCitation":"&lt;sup&gt;4&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4</w:t>
      </w:r>
      <w:r w:rsidR="00621CCD" w:rsidRPr="00636C9B">
        <w:rPr>
          <w:rFonts w:ascii="Times New Roman" w:hAnsi="Times New Roman"/>
          <w:color w:val="000000" w:themeColor="text1"/>
          <w:sz w:val="24"/>
          <w:szCs w:val="24"/>
        </w:rPr>
        <w:fldChar w:fldCharType="end"/>
      </w:r>
      <w:commentRangeEnd w:id="35"/>
      <w:r w:rsidR="009545F7">
        <w:rPr>
          <w:rStyle w:val="CommentReference"/>
          <w:rFonts w:asciiTheme="minorHAnsi" w:eastAsiaTheme="minorHAnsi" w:hAnsiTheme="minorHAnsi" w:cstheme="minorBidi"/>
        </w:rPr>
        <w:commentReference w:id="35"/>
      </w:r>
      <w:ins w:id="36" w:author="Parks, Robbie M" w:date="2018-11-17T10:11:00Z">
        <w:r w:rsidR="00BD5F4B">
          <w:rPr>
            <w:rFonts w:ascii="Times New Roman" w:hAnsi="Times New Roman"/>
            <w:color w:val="000000" w:themeColor="text1"/>
            <w:sz w:val="24"/>
            <w:szCs w:val="24"/>
          </w:rPr>
          <w:t xml:space="preserve"> </w:t>
        </w:r>
        <w:r w:rsidR="00FA1E49">
          <w:rPr>
            <w:rFonts w:ascii="Times New Roman" w:hAnsi="Times New Roman"/>
            <w:color w:val="000000" w:themeColor="text1"/>
            <w:sz w:val="24"/>
            <w:szCs w:val="24"/>
          </w:rPr>
          <w:t xml:space="preserve">Climate change is expected to cause changes in temperature more quickly </w:t>
        </w:r>
      </w:ins>
      <w:ins w:id="37" w:author="Parks, Robbie M" w:date="2018-11-17T10:12:00Z">
        <w:r w:rsidR="00FA1E49">
          <w:rPr>
            <w:rFonts w:ascii="Times New Roman" w:hAnsi="Times New Roman"/>
            <w:color w:val="000000" w:themeColor="text1"/>
            <w:sz w:val="24"/>
            <w:szCs w:val="24"/>
          </w:rPr>
          <w:t>than humans and society are able to necessarily adapt.</w:t>
        </w:r>
      </w:ins>
      <w:ins w:id="38" w:author="Parks, Robbie M" w:date="2018-11-18T18:07:00Z">
        <w:r w:rsidR="004C7EE7">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5&lt;/sup&gt;","plainTextFormattedCitation":"5"},"properties":{"noteIndex":0},"schema":"https://github.com/citation-style-language/schema/raw/master/csl-citation.json"}</w:instrText>
      </w:r>
      <w:r w:rsidR="004C7EE7">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5</w:t>
      </w:r>
      <w:ins w:id="39" w:author="Parks, Robbie M" w:date="2018-11-18T18:07:00Z">
        <w:r w:rsidR="004C7EE7">
          <w:rPr>
            <w:rFonts w:ascii="Times New Roman" w:hAnsi="Times New Roman"/>
            <w:color w:val="000000" w:themeColor="text1"/>
            <w:sz w:val="24"/>
            <w:szCs w:val="24"/>
          </w:rPr>
          <w:fldChar w:fldCharType="end"/>
        </w:r>
      </w:ins>
      <w:ins w:id="40" w:author="Parks, Robbie M" w:date="2018-11-17T10:12:00Z">
        <w:r w:rsidR="00FA1E49">
          <w:rPr>
            <w:rFonts w:ascii="Times New Roman" w:hAnsi="Times New Roman"/>
            <w:color w:val="000000" w:themeColor="text1"/>
            <w:sz w:val="24"/>
            <w:szCs w:val="24"/>
          </w:rPr>
          <w:t xml:space="preserve"> </w:t>
        </w:r>
      </w:ins>
      <w:ins w:id="41" w:author="Parks, Robbie M" w:date="2018-11-18T18:08:00Z">
        <w:r w:rsidR="004C7EE7">
          <w:rPr>
            <w:rFonts w:ascii="Times New Roman" w:hAnsi="Times New Roman"/>
            <w:color w:val="000000" w:themeColor="text1"/>
            <w:sz w:val="24"/>
            <w:szCs w:val="24"/>
          </w:rPr>
          <w:t xml:space="preserve">The increasing frequency of </w:t>
        </w:r>
      </w:ins>
      <w:del w:id="42" w:author="Parks, Robbie M" w:date="2018-11-17T10:11:00Z">
        <w:r w:rsidR="001A4AD3" w:rsidRPr="00636C9B" w:rsidDel="00BD5F4B">
          <w:rPr>
            <w:rFonts w:ascii="Times New Roman" w:hAnsi="Times New Roman"/>
            <w:color w:val="000000" w:themeColor="text1"/>
            <w:sz w:val="24"/>
            <w:szCs w:val="24"/>
          </w:rPr>
          <w:delText xml:space="preserve"> </w:delText>
        </w:r>
      </w:del>
      <w:ins w:id="43"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44"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45" w:author="Parks, Robbie M" w:date="2018-11-17T10:00:00Z">
        <w:r w:rsidR="00F87BFE">
          <w:rPr>
            <w:rFonts w:ascii="Times New Roman" w:hAnsi="Times New Roman"/>
            <w:color w:val="000000" w:themeColor="text1"/>
            <w:sz w:val="24"/>
            <w:szCs w:val="24"/>
          </w:rPr>
          <w:t>.</w:t>
        </w:r>
      </w:ins>
      <w:del w:id="46"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commentRangeEnd w:id="25"/>
        <w:r w:rsidR="004D7526" w:rsidDel="00F87BFE">
          <w:rPr>
            <w:rStyle w:val="CommentReference"/>
            <w:rFonts w:asciiTheme="minorHAnsi" w:eastAsiaTheme="minorHAnsi" w:hAnsiTheme="minorHAnsi" w:cstheme="minorBidi"/>
          </w:rPr>
          <w:commentReference w:id="25"/>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421843D" w:rsidR="005C543C" w:rsidRDefault="00446A46" w:rsidP="002339FB">
      <w:pPr>
        <w:spacing w:after="0" w:line="480" w:lineRule="auto"/>
        <w:jc w:val="both"/>
        <w:rPr>
          <w:ins w:id="47" w:author="Parks, Robbie M" w:date="2018-11-17T10:15:00Z"/>
          <w:rFonts w:ascii="Times New Roman" w:hAnsi="Times New Roman"/>
          <w:color w:val="000000" w:themeColor="text1"/>
          <w:sz w:val="24"/>
          <w:szCs w:val="24"/>
        </w:rPr>
      </w:pPr>
      <w:ins w:id="48"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n analysis of how shifts in temperature are associated with changing health outcomes for a whole spectrum of health outcomes</w:t>
        </w:r>
      </w:ins>
      <w:ins w:id="49" w:author="Parks, Robbie M" w:date="2018-11-18T18:08:00Z">
        <w:r>
          <w:rPr>
            <w:rFonts w:ascii="Times New Roman" w:hAnsi="Times New Roman"/>
            <w:color w:val="000000" w:themeColor="text1"/>
            <w:sz w:val="24"/>
            <w:szCs w:val="24"/>
          </w:rPr>
          <w:t xml:space="preserve"> is needed</w:t>
        </w:r>
      </w:ins>
      <w:commentRangeStart w:id="50"/>
      <w:del w:id="51"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50"/>
        <w:r w:rsidR="00737A8B" w:rsidDel="00507D53">
          <w:rPr>
            <w:rStyle w:val="CommentReference"/>
            <w:rFonts w:asciiTheme="minorHAnsi" w:eastAsiaTheme="minorHAnsi" w:hAnsiTheme="minorHAnsi" w:cstheme="minorBidi"/>
          </w:rPr>
          <w:commentReference w:id="50"/>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52"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6,7</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ins w:id="53"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he causal link between injury deaths and temperature, where the interaction is likely to be related with more complicated behavioural and psychological modulations, is less well-researched.</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54"/>
      <w:commentRangeStart w:id="55"/>
      <w:del w:id="56"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57" w:author="Parks, Robbie M" w:date="2018-11-13T17:12:00Z">
        <w:r w:rsidR="00F52CE2" w:rsidRPr="00636C9B" w:rsidDel="001C2178">
          <w:rPr>
            <w:rFonts w:ascii="Times New Roman" w:hAnsi="Times New Roman"/>
            <w:color w:val="000000" w:themeColor="text1"/>
            <w:sz w:val="24"/>
            <w:szCs w:val="24"/>
          </w:rPr>
          <w:delText xml:space="preserve">category </w:delText>
        </w:r>
      </w:del>
      <w:del w:id="58"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54"/>
        <w:r w:rsidR="00670E5A" w:rsidDel="00146F26">
          <w:rPr>
            <w:rStyle w:val="CommentReference"/>
            <w:rFonts w:asciiTheme="minorHAnsi" w:eastAsiaTheme="minorHAnsi" w:hAnsiTheme="minorHAnsi" w:cstheme="minorBidi"/>
          </w:rPr>
          <w:commentReference w:id="54"/>
        </w:r>
      </w:del>
      <w:commentRangeEnd w:id="55"/>
      <w:r w:rsidR="00737A8B">
        <w:rPr>
          <w:rStyle w:val="CommentReference"/>
          <w:rFonts w:asciiTheme="minorHAnsi" w:eastAsiaTheme="minorHAnsi" w:hAnsiTheme="minorHAnsi" w:cstheme="minorBidi"/>
        </w:rPr>
        <w:commentReference w:id="55"/>
      </w:r>
    </w:p>
    <w:p w14:paraId="185106AA" w14:textId="10A15670" w:rsidR="002339FB" w:rsidDel="005C543C" w:rsidRDefault="00AF294A" w:rsidP="00D76DF7">
      <w:pPr>
        <w:spacing w:after="0" w:line="480" w:lineRule="auto"/>
        <w:jc w:val="both"/>
        <w:rPr>
          <w:del w:id="59" w:author="Parks, Robbie M" w:date="2018-11-17T10:15:00Z"/>
          <w:rFonts w:ascii="Times New Roman" w:hAnsi="Times New Roman"/>
          <w:color w:val="000000" w:themeColor="text1"/>
          <w:sz w:val="24"/>
          <w:szCs w:val="24"/>
        </w:rPr>
      </w:pPr>
      <w:ins w:id="60" w:author="Parks, Robbie M" w:date="2018-11-17T10:16:00Z">
        <w:r>
          <w:rPr>
            <w:rFonts w:ascii="Times New Roman" w:hAnsi="Times New Roman"/>
            <w:color w:val="000000" w:themeColor="text1"/>
            <w:sz w:val="24"/>
            <w:szCs w:val="24"/>
          </w:rPr>
          <w:t xml:space="preserve">Therefore, </w:t>
        </w:r>
      </w:ins>
    </w:p>
    <w:p w14:paraId="59E5EACC" w14:textId="30590929" w:rsidR="00252CB9" w:rsidRPr="00636C9B" w:rsidRDefault="00AF294A" w:rsidP="00252CB9">
      <w:pPr>
        <w:spacing w:after="0" w:line="480" w:lineRule="auto"/>
        <w:jc w:val="both"/>
        <w:rPr>
          <w:rFonts w:ascii="Times New Roman" w:hAnsi="Times New Roman"/>
          <w:color w:val="000000" w:themeColor="text1"/>
          <w:sz w:val="24"/>
          <w:szCs w:val="24"/>
        </w:rPr>
      </w:pPr>
      <w:ins w:id="61" w:author="Parks, Robbie M" w:date="2018-11-17T10:15:00Z">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ins>
      <w:ins w:id="62" w:author="Parks, Robbie M" w:date="2018-11-17T10:16:00Z">
        <w:r>
          <w:rPr>
            <w:rFonts w:ascii="Times New Roman" w:hAnsi="Times New Roman"/>
            <w:color w:val="000000" w:themeColor="text1"/>
            <w:sz w:val="24"/>
            <w:szCs w:val="24"/>
          </w:rPr>
          <w:t>effect of deviations of temperature from long-term averages on</w:t>
        </w:r>
      </w:ins>
      <w:ins w:id="63" w:author="Parks, Robbie M" w:date="2018-11-17T10:17:00Z">
        <w:r>
          <w:rPr>
            <w:rFonts w:ascii="Times New Roman" w:hAnsi="Times New Roman"/>
            <w:color w:val="000000" w:themeColor="text1"/>
            <w:sz w:val="24"/>
            <w:szCs w:val="24"/>
          </w:rPr>
          <w:t xml:space="preserve"> types of injury mortality</w:t>
        </w:r>
      </w:ins>
      <w:ins w:id="64" w:author="Parks, Robbie M" w:date="2018-11-17T10:16:00Z">
        <w:r>
          <w:rPr>
            <w:rFonts w:ascii="Times New Roman" w:hAnsi="Times New Roman"/>
            <w:color w:val="000000" w:themeColor="text1"/>
            <w:sz w:val="24"/>
            <w:szCs w:val="24"/>
          </w:rPr>
          <w:t xml:space="preserve"> </w:t>
        </w:r>
      </w:ins>
      <w:ins w:id="65" w:author="Parks, Robbie M" w:date="2018-11-17T10:15:00Z">
        <w:r w:rsidR="005C543C" w:rsidRPr="005C543C">
          <w:rPr>
            <w:rFonts w:ascii="Times New Roman" w:hAnsi="Times New Roman"/>
            <w:color w:val="000000" w:themeColor="text1"/>
            <w:sz w:val="24"/>
            <w:szCs w:val="24"/>
          </w:rPr>
          <w:t xml:space="preserve">is needed to identify at-risk groups, plan responses </w:t>
        </w:r>
      </w:ins>
      <w:ins w:id="66" w:author="Parks, Robbie M" w:date="2018-11-17T10:18:00Z">
        <w:r w:rsidRPr="005C543C">
          <w:rPr>
            <w:rFonts w:ascii="Times New Roman" w:hAnsi="Times New Roman"/>
            <w:color w:val="000000" w:themeColor="text1"/>
            <w:sz w:val="24"/>
            <w:szCs w:val="24"/>
          </w:rPr>
          <w:t>now</w:t>
        </w:r>
      </w:ins>
      <w:ins w:id="67" w:author="Parks, Robbie M" w:date="2018-11-17T10:15:00Z">
        <w:r w:rsidR="005C543C" w:rsidRPr="005C543C">
          <w:rPr>
            <w:rFonts w:ascii="Times New Roman" w:hAnsi="Times New Roman"/>
            <w:color w:val="000000" w:themeColor="text1"/>
            <w:sz w:val="24"/>
            <w:szCs w:val="24"/>
          </w:rPr>
          <w:t xml:space="preserve"> as well as under changing climat</w:t>
        </w:r>
        <w:r>
          <w:rPr>
            <w:rFonts w:ascii="Times New Roman" w:hAnsi="Times New Roman"/>
            <w:color w:val="000000" w:themeColor="text1"/>
            <w:sz w:val="24"/>
            <w:szCs w:val="24"/>
          </w:rPr>
          <w:t xml:space="preserve">e conditions.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ins>
      <w:ins w:id="68" w:author="Parks, Robbie M" w:date="2018-11-18T18:09:00Z">
        <w:r w:rsidR="00073F1B">
          <w:rPr>
            <w:rFonts w:ascii="Times New Roman" w:hAnsi="Times New Roman"/>
            <w:color w:val="000000" w:themeColor="text1"/>
            <w:sz w:val="24"/>
            <w:szCs w:val="24"/>
          </w:rPr>
          <w:t>currently</w:t>
        </w:r>
      </w:ins>
      <w:ins w:id="69"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70" w:author="Parks, Robbie M" w:date="2018-11-17T10:18:00Z">
        <w:r w:rsidR="000A38D2">
          <w:rPr>
            <w:rFonts w:ascii="Times New Roman" w:hAnsi="Times New Roman"/>
            <w:color w:val="000000" w:themeColor="text1"/>
            <w:sz w:val="24"/>
            <w:szCs w:val="24"/>
          </w:rPr>
          <w:t xml:space="preserve"> detailed</w:t>
        </w:r>
      </w:ins>
      <w:ins w:id="71" w:author="Parks, Robbie M" w:date="2018-11-17T10:15:00Z">
        <w:r w:rsidR="005C543C" w:rsidRPr="005C543C">
          <w:rPr>
            <w:rFonts w:ascii="Times New Roman" w:hAnsi="Times New Roman"/>
            <w:color w:val="000000" w:themeColor="text1"/>
            <w:sz w:val="24"/>
            <w:szCs w:val="24"/>
          </w:rPr>
          <w:t xml:space="preserve"> information on how </w:t>
        </w:r>
      </w:ins>
      <w:ins w:id="72" w:author="Parks, Robbie M" w:date="2018-11-17T10:19:00Z">
        <w:r w:rsidR="000A38D2">
          <w:rPr>
            <w:rFonts w:ascii="Times New Roman" w:hAnsi="Times New Roman"/>
            <w:color w:val="000000" w:themeColor="text1"/>
            <w:sz w:val="24"/>
            <w:szCs w:val="24"/>
          </w:rPr>
          <w:t xml:space="preserve">different types of </w:t>
        </w:r>
      </w:ins>
      <w:ins w:id="73" w:author="Parks, Robbie M" w:date="2018-11-17T10:18:00Z">
        <w:r w:rsidR="000A38D2">
          <w:rPr>
            <w:rFonts w:ascii="Times New Roman" w:hAnsi="Times New Roman"/>
            <w:color w:val="000000" w:themeColor="text1"/>
            <w:sz w:val="24"/>
            <w:szCs w:val="24"/>
          </w:rPr>
          <w:t xml:space="preserve">injury mortality </w:t>
        </w:r>
      </w:ins>
      <w:ins w:id="74" w:author="Parks, Robbie M" w:date="2018-11-17T10:19:00Z">
        <w:r w:rsidR="000A38D2">
          <w:rPr>
            <w:rFonts w:ascii="Times New Roman" w:hAnsi="Times New Roman"/>
            <w:color w:val="000000" w:themeColor="text1"/>
            <w:sz w:val="24"/>
            <w:szCs w:val="24"/>
          </w:rPr>
          <w:t xml:space="preserve">respond with temperature </w:t>
        </w:r>
      </w:ins>
      <w:ins w:id="75" w:author="Parks, Robbie M" w:date="2018-11-17T10:15:00Z">
        <w:r w:rsidR="000A38D2">
          <w:rPr>
            <w:rFonts w:ascii="Times New Roman" w:hAnsi="Times New Roman"/>
            <w:color w:val="000000" w:themeColor="text1"/>
            <w:sz w:val="24"/>
            <w:szCs w:val="24"/>
          </w:rPr>
          <w:t xml:space="preserve">in relation to age group and </w:t>
        </w:r>
        <w:r w:rsidR="005C543C" w:rsidRPr="005C543C">
          <w:rPr>
            <w:rFonts w:ascii="Times New Roman" w:hAnsi="Times New Roman"/>
            <w:color w:val="000000" w:themeColor="text1"/>
            <w:sz w:val="24"/>
            <w:szCs w:val="24"/>
          </w:rPr>
          <w:t>sex</w:t>
        </w:r>
      </w:ins>
      <w:ins w:id="76" w:author="Parks, Robbie M" w:date="2018-11-18T18:09:00Z">
        <w:r w:rsidR="00073F1B">
          <w:rPr>
            <w:rFonts w:ascii="Times New Roman" w:hAnsi="Times New Roman"/>
            <w:color w:val="000000" w:themeColor="text1"/>
            <w:sz w:val="24"/>
            <w:szCs w:val="24"/>
          </w:rPr>
          <w:t xml:space="preserve"> in the USA</w:t>
        </w:r>
      </w:ins>
      <w:ins w:id="77" w:author="Parks, Robbie M" w:date="2018-11-17T10:19:00Z">
        <w:r w:rsidR="00B24BE3">
          <w:rPr>
            <w:rFonts w:ascii="Times New Roman" w:hAnsi="Times New Roman"/>
            <w:color w:val="000000" w:themeColor="text1"/>
            <w:sz w:val="24"/>
            <w:szCs w:val="24"/>
          </w:rPr>
          <w:t>. D</w:t>
        </w:r>
        <w:r w:rsidR="007E4DC1">
          <w:rPr>
            <w:rFonts w:ascii="Times New Roman" w:hAnsi="Times New Roman"/>
            <w:color w:val="000000" w:themeColor="text1"/>
            <w:sz w:val="24"/>
            <w:szCs w:val="24"/>
          </w:rPr>
          <w:t xml:space="preserve">iffering age groups and sexes can </w:t>
        </w:r>
      </w:ins>
      <w:del w:id="78"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79"/>
        <w:commentRangeStart w:id="80"/>
        <w:r w:rsidR="000C6935" w:rsidRPr="00636C9B" w:rsidDel="007E4DC1">
          <w:rPr>
            <w:rFonts w:ascii="Times New Roman" w:hAnsi="Times New Roman"/>
            <w:color w:val="000000" w:themeColor="text1"/>
            <w:sz w:val="24"/>
            <w:szCs w:val="24"/>
          </w:rPr>
          <w:delText xml:space="preserve">socio-demographic </w:delText>
        </w:r>
        <w:commentRangeEnd w:id="79"/>
        <w:r w:rsidR="00737A8B" w:rsidDel="007E4DC1">
          <w:rPr>
            <w:rStyle w:val="CommentReference"/>
            <w:rFonts w:asciiTheme="minorHAnsi" w:eastAsiaTheme="minorHAnsi" w:hAnsiTheme="minorHAnsi" w:cstheme="minorBidi"/>
          </w:rPr>
          <w:commentReference w:id="79"/>
        </w:r>
        <w:commentRangeEnd w:id="80"/>
        <w:r w:rsidR="009F507F" w:rsidDel="007E4DC1">
          <w:rPr>
            <w:rStyle w:val="CommentReference"/>
            <w:rFonts w:asciiTheme="minorHAnsi" w:eastAsiaTheme="minorHAnsi" w:hAnsiTheme="minorHAnsi" w:cstheme="minorBidi"/>
          </w:rPr>
          <w:commentReference w:id="80"/>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ins w:id="81" w:author="Parks, Robbie M" w:date="2018-11-18T18:10:00Z">
        <w:r w:rsidR="00B53ABA">
          <w:rPr>
            <w:rFonts w:ascii="Times New Roman" w:hAnsi="Times New Roman"/>
            <w:color w:val="000000" w:themeColor="text1"/>
            <w:sz w:val="24"/>
            <w:szCs w:val="24"/>
          </w:rPr>
          <w:t>. As such,</w:t>
        </w:r>
      </w:ins>
      <w:ins w:id="82" w:author="Parks, Robbie M" w:date="2018-11-17T10:21:00Z">
        <w:r w:rsidR="00BC66F6">
          <w:rPr>
            <w:rFonts w:ascii="Times New Roman" w:hAnsi="Times New Roman"/>
            <w:color w:val="000000" w:themeColor="text1"/>
            <w:sz w:val="24"/>
            <w:szCs w:val="24"/>
          </w:rPr>
          <w:t xml:space="preserve"> it is important to build an analysis distinguishing by </w:t>
        </w:r>
      </w:ins>
      <w:ins w:id="83" w:author="Parks, Robbie M" w:date="2018-11-17T10:22:00Z">
        <w:r w:rsidR="00BC66F6">
          <w:rPr>
            <w:rFonts w:ascii="Times New Roman" w:hAnsi="Times New Roman"/>
            <w:color w:val="000000" w:themeColor="text1"/>
            <w:sz w:val="24"/>
            <w:szCs w:val="24"/>
          </w:rPr>
          <w:t>these features of a population</w:t>
        </w:r>
      </w:ins>
      <w:del w:id="84"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85" w:author="Parks, Robbie M" w:date="2018-11-17T10:20:00Z">
        <w:r w:rsidR="007E4DC1">
          <w:rPr>
            <w:rFonts w:ascii="Times New Roman" w:hAnsi="Times New Roman"/>
            <w:color w:val="000000" w:themeColor="text1"/>
            <w:sz w:val="24"/>
            <w:szCs w:val="24"/>
          </w:rPr>
          <w:t>.</w:t>
        </w:r>
      </w:ins>
      <w:del w:id="86"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r w:rsidR="00321DA9"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2,3,8,9&lt;/sup&gt;","plainTextFormattedCitation":"2,3,8,9","previouslyFormattedCitation":"&lt;sup&gt;2,3,17,18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2,3,8,9</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del w:id="87"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88" w:author="Parks, Robbie M" w:date="2018-11-13T17:12:00Z">
        <w:r w:rsidR="00EA41FA" w:rsidRPr="00636C9B" w:rsidDel="001C2178">
          <w:rPr>
            <w:rFonts w:ascii="Times New Roman" w:hAnsi="Times New Roman"/>
            <w:color w:val="000000" w:themeColor="text1"/>
            <w:sz w:val="24"/>
            <w:szCs w:val="24"/>
          </w:rPr>
          <w:delText xml:space="preserve">category </w:delText>
        </w:r>
      </w:del>
      <w:del w:id="89"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90"/>
      <w:del w:id="91" w:author="Parks, Robbie M" w:date="2018-11-13T11:07:00Z">
        <w:r w:rsidR="00567A03" w:rsidDel="006838D1">
          <w:rPr>
            <w:rFonts w:ascii="Times New Roman" w:hAnsi="Times New Roman"/>
            <w:color w:val="000000" w:themeColor="text1"/>
            <w:sz w:val="24"/>
            <w:szCs w:val="24"/>
          </w:rPr>
          <w:delText>mutiple</w:delText>
        </w:r>
      </w:del>
      <w:ins w:id="92"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90"/>
      <w:r w:rsidR="00B950F6">
        <w:rPr>
          <w:rStyle w:val="CommentReference"/>
          <w:rFonts w:asciiTheme="minorHAnsi" w:eastAsiaTheme="minorHAnsi" w:hAnsiTheme="minorHAnsi" w:cstheme="minorBidi"/>
        </w:rPr>
        <w:commentReference w:id="90"/>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3B977CCD" w:rsidR="00881B21" w:rsidRDefault="00A03DE2" w:rsidP="005B39FC">
      <w:pPr>
        <w:spacing w:after="0" w:line="480" w:lineRule="auto"/>
        <w:jc w:val="both"/>
        <w:rPr>
          <w:ins w:id="93" w:author="Parks, Robbie M" w:date="2018-11-13T14:14:00Z"/>
          <w:rFonts w:ascii="Times New Roman" w:hAnsi="Times New Roman"/>
          <w:color w:val="000000" w:themeColor="text1"/>
          <w:sz w:val="24"/>
          <w:szCs w:val="24"/>
        </w:rPr>
      </w:pPr>
      <w:ins w:id="94" w:author="Parks, Robbie M" w:date="2018-11-13T11:18:00Z">
        <w:r>
          <w:rPr>
            <w:rFonts w:ascii="Times New Roman" w:hAnsi="Times New Roman"/>
            <w:color w:val="000000" w:themeColor="text1"/>
            <w:sz w:val="24"/>
            <w:szCs w:val="24"/>
          </w:rPr>
          <w:t xml:space="preserve">Our aim was to </w:t>
        </w:r>
      </w:ins>
      <w:ins w:id="95" w:author="Parks, Robbie M" w:date="2018-11-13T13:49:00Z">
        <w:r w:rsidR="00C542A6">
          <w:rPr>
            <w:rFonts w:ascii="Times New Roman" w:hAnsi="Times New Roman"/>
            <w:color w:val="000000" w:themeColor="text1"/>
            <w:sz w:val="24"/>
            <w:szCs w:val="24"/>
          </w:rPr>
          <w:t>quantify</w:t>
        </w:r>
      </w:ins>
      <w:ins w:id="96" w:author="Parks, Robbie M" w:date="2018-11-13T11:18:00Z">
        <w:r>
          <w:rPr>
            <w:rFonts w:ascii="Times New Roman" w:hAnsi="Times New Roman"/>
            <w:color w:val="000000" w:themeColor="text1"/>
            <w:sz w:val="24"/>
            <w:szCs w:val="24"/>
          </w:rPr>
          <w:t xml:space="preserve"> </w:t>
        </w:r>
      </w:ins>
      <w:ins w:id="97" w:author="Parks, Robbie M" w:date="2018-11-13T13:56:00Z">
        <w:r w:rsidR="004B2216">
          <w:rPr>
            <w:rFonts w:ascii="Times New Roman" w:hAnsi="Times New Roman"/>
            <w:color w:val="000000" w:themeColor="text1"/>
            <w:sz w:val="24"/>
            <w:szCs w:val="24"/>
          </w:rPr>
          <w:t xml:space="preserve">national </w:t>
        </w:r>
      </w:ins>
      <w:ins w:id="98" w:author="Parks, Robbie M" w:date="2018-11-13T11:18:00Z">
        <w:r>
          <w:rPr>
            <w:rFonts w:ascii="Times New Roman" w:hAnsi="Times New Roman"/>
            <w:color w:val="000000" w:themeColor="text1"/>
            <w:sz w:val="24"/>
            <w:szCs w:val="24"/>
          </w:rPr>
          <w:t xml:space="preserve">additional </w:t>
        </w:r>
      </w:ins>
      <w:ins w:id="99" w:author="Parks, Robbie M" w:date="2018-11-13T13:49:00Z">
        <w:r w:rsidR="00C542A6">
          <w:rPr>
            <w:rFonts w:ascii="Times New Roman" w:hAnsi="Times New Roman"/>
            <w:color w:val="000000" w:themeColor="text1"/>
            <w:sz w:val="24"/>
            <w:szCs w:val="24"/>
          </w:rPr>
          <w:t>injury deaths</w:t>
        </w:r>
      </w:ins>
      <w:ins w:id="100" w:author="Parks, Robbie M" w:date="2018-11-13T11:18:00Z">
        <w:r>
          <w:rPr>
            <w:rFonts w:ascii="Times New Roman" w:hAnsi="Times New Roman"/>
            <w:color w:val="000000" w:themeColor="text1"/>
            <w:sz w:val="24"/>
            <w:szCs w:val="24"/>
          </w:rPr>
          <w:t xml:space="preserve"> in a warmer world in the USA, by sex,</w:t>
        </w:r>
        <w:r w:rsidR="008C19F6">
          <w:rPr>
            <w:rFonts w:ascii="Times New Roman" w:hAnsi="Times New Roman"/>
            <w:color w:val="000000" w:themeColor="text1"/>
            <w:sz w:val="24"/>
            <w:szCs w:val="24"/>
          </w:rPr>
          <w:t xml:space="preserve"> age group and class of injury. P</w:t>
        </w:r>
      </w:ins>
      <w:ins w:id="101"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02" w:author="Parks, Robbie M" w:date="2018-11-13T15:43:00Z">
        <w:r w:rsidR="00C95977" w:rsidRPr="00636C9B">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5,6&lt;/sup&gt;"},"properties":{"noteIndex":0},"schema":"https://github.com/citation-style-language/schema/raw/master/csl-citation.json"}</w:instrText>
      </w:r>
      <w:ins w:id="103" w:author="Parks, Robbie M" w:date="2018-11-13T15:43:00Z">
        <w:r w:rsidR="00C95977" w:rsidRPr="00636C9B">
          <w:rPr>
            <w:rFonts w:ascii="Times New Roman" w:hAnsi="Times New Roman"/>
            <w:color w:val="000000" w:themeColor="text1"/>
            <w:sz w:val="24"/>
            <w:szCs w:val="24"/>
          </w:rPr>
          <w:fldChar w:fldCharType="separate"/>
        </w:r>
      </w:ins>
      <w:r w:rsidR="004C7EE7" w:rsidRPr="004C7EE7">
        <w:rPr>
          <w:rFonts w:ascii="Times New Roman" w:hAnsi="Times New Roman"/>
          <w:noProof/>
          <w:color w:val="000000" w:themeColor="text1"/>
          <w:sz w:val="24"/>
          <w:szCs w:val="24"/>
          <w:vertAlign w:val="superscript"/>
        </w:rPr>
        <w:t>6,7</w:t>
      </w:r>
      <w:ins w:id="104" w:author="Parks, Robbie M" w:date="2018-11-13T15:43:00Z">
        <w:r w:rsidR="00C95977" w:rsidRPr="00636C9B">
          <w:rPr>
            <w:rFonts w:ascii="Times New Roman" w:hAnsi="Times New Roman"/>
            <w:color w:val="000000" w:themeColor="text1"/>
            <w:sz w:val="24"/>
            <w:szCs w:val="24"/>
          </w:rPr>
          <w:fldChar w:fldCharType="end"/>
        </w:r>
      </w:ins>
      <w:ins w:id="105"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106" w:author="Parks, Robbie M" w:date="2018-11-13T14:14:00Z"/>
          <w:rFonts w:ascii="Times New Roman" w:hAnsi="Times New Roman"/>
          <w:color w:val="000000" w:themeColor="text1"/>
          <w:sz w:val="24"/>
          <w:szCs w:val="24"/>
        </w:rPr>
      </w:pPr>
    </w:p>
    <w:p w14:paraId="4178A95E" w14:textId="14D55547" w:rsidR="00E65B73" w:rsidRPr="00636C9B" w:rsidRDefault="003030BF" w:rsidP="005B39FC">
      <w:pPr>
        <w:spacing w:after="0" w:line="480" w:lineRule="auto"/>
        <w:jc w:val="both"/>
        <w:rPr>
          <w:rFonts w:ascii="Times New Roman" w:hAnsi="Times New Roman"/>
          <w:color w:val="000000" w:themeColor="text1"/>
          <w:sz w:val="24"/>
          <w:szCs w:val="24"/>
        </w:rPr>
      </w:pPr>
      <w:ins w:id="107" w:author="Parks, Robbie M" w:date="2018-11-13T14:06:00Z">
        <w:r>
          <w:rPr>
            <w:rFonts w:ascii="Times New Roman" w:hAnsi="Times New Roman"/>
            <w:color w:val="000000" w:themeColor="text1"/>
            <w:sz w:val="24"/>
            <w:szCs w:val="24"/>
          </w:rPr>
          <w:t xml:space="preserve">We wanted to understand the impact of deviation of temperature from long-term acclimatised means, rather than absolute temperature. </w:t>
        </w:r>
      </w:ins>
      <w:ins w:id="108"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09"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10" w:author="Parks, Robbie M" w:date="2018-11-13T17:24:00Z">
        <w:r w:rsidR="00E36F12">
          <w:rPr>
            <w:rFonts w:ascii="Times New Roman" w:hAnsi="Times New Roman"/>
            <w:color w:val="000000" w:themeColor="text1"/>
            <w:sz w:val="24"/>
            <w:szCs w:val="24"/>
          </w:rPr>
          <w:t xml:space="preserve">also </w:t>
        </w:r>
      </w:ins>
      <w:ins w:id="111" w:author="Parks, Robbie M" w:date="2018-11-13T14:04:00Z">
        <w:r w:rsidR="00E36F12">
          <w:rPr>
            <w:rFonts w:ascii="Times New Roman" w:hAnsi="Times New Roman"/>
            <w:color w:val="000000" w:themeColor="text1"/>
            <w:sz w:val="24"/>
            <w:szCs w:val="24"/>
          </w:rPr>
          <w:t xml:space="preserve">uses </w:t>
        </w:r>
      </w:ins>
      <w:ins w:id="112" w:author="Parks, Robbie M" w:date="2018-11-13T14:06:00Z">
        <w:r>
          <w:rPr>
            <w:rFonts w:ascii="Times New Roman" w:hAnsi="Times New Roman"/>
            <w:color w:val="000000" w:themeColor="text1"/>
            <w:sz w:val="24"/>
            <w:szCs w:val="24"/>
          </w:rPr>
          <w:t>monthly temperatures</w:t>
        </w:r>
      </w:ins>
      <w:ins w:id="113" w:author="Parks, Robbie M" w:date="2018-11-13T14:15:00Z">
        <w:r w:rsidR="00E34B73">
          <w:rPr>
            <w:rFonts w:ascii="Times New Roman" w:hAnsi="Times New Roman"/>
            <w:color w:val="000000" w:themeColor="text1"/>
            <w:sz w:val="24"/>
            <w:szCs w:val="24"/>
          </w:rPr>
          <w:t xml:space="preserve"> and death records</w:t>
        </w:r>
      </w:ins>
      <w:ins w:id="114" w:author="Parks, Robbie M" w:date="2018-11-13T14:06:00Z">
        <w:r>
          <w:rPr>
            <w:rFonts w:ascii="Times New Roman" w:hAnsi="Times New Roman"/>
            <w:color w:val="000000" w:themeColor="text1"/>
            <w:sz w:val="24"/>
            <w:szCs w:val="24"/>
          </w:rPr>
          <w:t xml:space="preserve"> for </w:t>
        </w:r>
      </w:ins>
      <w:ins w:id="115" w:author="Parks, Robbie M" w:date="2018-11-13T14:15:00Z">
        <w:r w:rsidR="00E34B73">
          <w:rPr>
            <w:rFonts w:ascii="Times New Roman" w:hAnsi="Times New Roman"/>
            <w:color w:val="000000" w:themeColor="text1"/>
            <w:sz w:val="24"/>
            <w:szCs w:val="24"/>
          </w:rPr>
          <w:t>entire US population</w:t>
        </w:r>
      </w:ins>
      <w:ins w:id="116"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117"/>
      <w:del w:id="118"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19" w:author="Parks, Robbie M" w:date="2018-11-13T17:12:00Z">
        <w:r w:rsidR="000545FB" w:rsidRPr="00636C9B" w:rsidDel="001C2178">
          <w:rPr>
            <w:rFonts w:ascii="Times New Roman" w:hAnsi="Times New Roman"/>
            <w:color w:val="000000" w:themeColor="text1"/>
            <w:sz w:val="24"/>
            <w:szCs w:val="24"/>
          </w:rPr>
          <w:delText xml:space="preserve">category </w:delText>
        </w:r>
      </w:del>
      <w:ins w:id="12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17"/>
      <w:r w:rsidR="00B950F6">
        <w:rPr>
          <w:rStyle w:val="CommentReference"/>
          <w:rFonts w:asciiTheme="minorHAnsi" w:eastAsiaTheme="minorHAnsi" w:hAnsiTheme="minorHAnsi" w:cstheme="minorBidi"/>
        </w:rPr>
        <w:commentReference w:id="117"/>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21"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22"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23"/>
      <w:del w:id="124"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23"/>
        <w:r w:rsidR="00B950F6" w:rsidDel="005472F1">
          <w:rPr>
            <w:rStyle w:val="CommentReference"/>
            <w:rFonts w:asciiTheme="minorHAnsi" w:eastAsiaTheme="minorHAnsi" w:hAnsiTheme="minorHAnsi" w:cstheme="minorBidi"/>
          </w:rPr>
          <w:commentReference w:id="123"/>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25"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26"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127"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128"/>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129" w:author="Parks, Robbie M" w:date="2018-11-13T11:24:00Z">
        <w:r w:rsidR="00AE2912">
          <w:rPr>
            <w:rStyle w:val="apple-style-span"/>
            <w:rFonts w:ascii="Times New Roman" w:hAnsi="Times New Roman"/>
            <w:color w:val="000000" w:themeColor="text1"/>
            <w:sz w:val="24"/>
            <w:szCs w:val="24"/>
          </w:rPr>
          <w:t xml:space="preserve">, </w:t>
        </w:r>
      </w:ins>
      <w:del w:id="130"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131" w:author="Parks, Robbie M" w:date="2018-11-13T11:24:00Z">
        <w:r w:rsidR="00AE2912">
          <w:rPr>
            <w:rStyle w:val="apple-style-span"/>
            <w:rFonts w:ascii="Times New Roman" w:hAnsi="Times New Roman"/>
            <w:color w:val="000000" w:themeColor="text1"/>
            <w:sz w:val="24"/>
            <w:szCs w:val="24"/>
          </w:rPr>
          <w:t xml:space="preserve"> and other</w:t>
        </w:r>
      </w:ins>
      <w:ins w:id="132"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133"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134"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135" w:author="Parks, Robbie M" w:date="2018-11-18T18:16:00Z"/>
          <w:rStyle w:val="apple-style-span"/>
          <w:rFonts w:ascii="Times New Roman" w:hAnsi="Times New Roman"/>
          <w:color w:val="000000" w:themeColor="text1"/>
          <w:sz w:val="24"/>
          <w:szCs w:val="24"/>
        </w:rPr>
      </w:pPr>
    </w:p>
    <w:p w14:paraId="1DB0D957" w14:textId="60C0A0F3" w:rsidR="000210D1" w:rsidRPr="00636C9B" w:rsidRDefault="00100327" w:rsidP="00D76DF7">
      <w:pPr>
        <w:spacing w:after="0" w:line="480" w:lineRule="auto"/>
        <w:jc w:val="both"/>
        <w:rPr>
          <w:rFonts w:ascii="Times New Roman" w:hAnsi="Times New Roman"/>
          <w:color w:val="000000" w:themeColor="text1"/>
          <w:sz w:val="24"/>
          <w:szCs w:val="24"/>
        </w:rPr>
      </w:pPr>
      <w:del w:id="136"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128"/>
      <w:r w:rsidR="00B950F6">
        <w:rPr>
          <w:rStyle w:val="CommentReference"/>
          <w:rFonts w:asciiTheme="minorHAnsi" w:eastAsiaTheme="minorHAnsi" w:hAnsiTheme="minorHAnsi" w:cstheme="minorBidi"/>
        </w:rPr>
        <w:commentReference w:id="128"/>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10&lt;/sup&gt;","plainTextFormattedCitation":"10","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10</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137"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138"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3FA7B361"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4C7EE7">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11&lt;/sup&gt;","plainTextFormattedCitation":"11","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4C7EE7" w:rsidRPr="004C7EE7">
        <w:rPr>
          <w:rFonts w:ascii="Times New Roman" w:eastAsiaTheme="minorHAnsi" w:hAnsi="Times New Roman"/>
          <w:noProof/>
          <w:sz w:val="24"/>
          <w:szCs w:val="24"/>
          <w:vertAlign w:val="superscript"/>
          <w:lang w:eastAsia="en-GB"/>
        </w:rPr>
        <w:t>11</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w:t>
      </w:r>
      <w:r w:rsidRPr="00636C9B">
        <w:rPr>
          <w:rFonts w:ascii="Times New Roman" w:eastAsiaTheme="minorHAnsi" w:hAnsi="Times New Roman"/>
          <w:sz w:val="24"/>
          <w:szCs w:val="24"/>
          <w:lang w:eastAsia="en-GB"/>
        </w:rPr>
        <w:lastRenderedPageBreak/>
        <w:t xml:space="preserve">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34B8888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139" w:author="Parks, Robbie M" w:date="2018-11-13T11:26:00Z">
        <w:r>
          <w:rPr>
            <w:rFonts w:ascii="Times New Roman" w:eastAsiaTheme="minorHAnsi" w:hAnsi="Times New Roman"/>
            <w:sz w:val="24"/>
            <w:szCs w:val="24"/>
            <w:lang w:eastAsia="en-GB"/>
          </w:rPr>
          <w:t xml:space="preserve">We </w:t>
        </w:r>
      </w:ins>
      <w:ins w:id="140" w:author="Parks, Robbie M" w:date="2018-11-13T13:36:00Z">
        <w:r w:rsidR="005B4DFF">
          <w:rPr>
            <w:rFonts w:ascii="Times New Roman" w:eastAsiaTheme="minorHAnsi" w:hAnsi="Times New Roman"/>
            <w:sz w:val="24"/>
            <w:szCs w:val="24"/>
            <w:lang w:eastAsia="en-GB"/>
          </w:rPr>
          <w:t>required</w:t>
        </w:r>
      </w:ins>
      <w:ins w:id="141" w:author="Parks, Robbie M" w:date="2018-11-13T11:26:00Z">
        <w:r>
          <w:rPr>
            <w:rFonts w:ascii="Times New Roman" w:eastAsiaTheme="minorHAnsi" w:hAnsi="Times New Roman"/>
            <w:sz w:val="24"/>
            <w:szCs w:val="24"/>
            <w:lang w:eastAsia="en-GB"/>
          </w:rPr>
          <w:t xml:space="preserve"> a baseline of long-term temperatures for each state and month</w:t>
        </w:r>
      </w:ins>
      <w:ins w:id="142" w:author="Parks, Robbie M" w:date="2018-11-13T13:29:00Z">
        <w:r w:rsidR="00B2547D">
          <w:rPr>
            <w:rFonts w:ascii="Times New Roman" w:eastAsiaTheme="minorHAnsi" w:hAnsi="Times New Roman"/>
            <w:sz w:val="24"/>
            <w:szCs w:val="24"/>
            <w:lang w:eastAsia="en-GB"/>
          </w:rPr>
          <w:t xml:space="preserve"> to measure </w:t>
        </w:r>
      </w:ins>
      <w:ins w:id="143" w:author="Parks, Robbie M" w:date="2018-11-13T14:39:00Z">
        <w:r w:rsidR="00BC5E54">
          <w:rPr>
            <w:rFonts w:ascii="Times New Roman" w:eastAsiaTheme="minorHAnsi" w:hAnsi="Times New Roman"/>
            <w:sz w:val="24"/>
            <w:szCs w:val="24"/>
            <w:lang w:eastAsia="en-GB"/>
          </w:rPr>
          <w:t>values</w:t>
        </w:r>
      </w:ins>
      <w:ins w:id="144" w:author="Parks, Robbie M" w:date="2018-11-13T13:29:00Z">
        <w:r w:rsidR="00B2547D">
          <w:rPr>
            <w:rFonts w:ascii="Times New Roman" w:eastAsiaTheme="minorHAnsi" w:hAnsi="Times New Roman"/>
            <w:sz w:val="24"/>
            <w:szCs w:val="24"/>
            <w:lang w:eastAsia="en-GB"/>
          </w:rPr>
          <w:t xml:space="preserve"> against</w:t>
        </w:r>
      </w:ins>
      <w:ins w:id="145" w:author="Parks, Robbie M" w:date="2018-11-13T11:30:00Z">
        <w:r w:rsidR="001C608C">
          <w:rPr>
            <w:rFonts w:ascii="Times New Roman" w:eastAsiaTheme="minorHAnsi" w:hAnsi="Times New Roman"/>
            <w:sz w:val="24"/>
            <w:szCs w:val="24"/>
            <w:lang w:eastAsia="en-GB"/>
          </w:rPr>
          <w:t xml:space="preserve">. </w:t>
        </w:r>
      </w:ins>
      <w:ins w:id="146"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147" w:author="Parks, Robbie M" w:date="2018-11-13T13:44:00Z">
        <w:r w:rsidR="00450FA1">
          <w:rPr>
            <w:rFonts w:ascii="Times New Roman" w:eastAsiaTheme="minorHAnsi" w:hAnsi="Times New Roman"/>
            <w:sz w:val="24"/>
            <w:szCs w:val="24"/>
            <w:lang w:eastAsia="en-GB"/>
          </w:rPr>
          <w:t>can be different even for neighbouring months in the same state</w:t>
        </w:r>
      </w:ins>
      <w:ins w:id="148"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149" w:author="Parks, Robbie M" w:date="2018-11-13T13:38:00Z">
        <w:r w:rsidR="00A84DE4">
          <w:rPr>
            <w:rFonts w:ascii="Times New Roman" w:eastAsiaTheme="minorHAnsi" w:hAnsi="Times New Roman"/>
            <w:sz w:val="24"/>
            <w:szCs w:val="24"/>
            <w:lang w:eastAsia="en-GB"/>
          </w:rPr>
          <w:t xml:space="preserve">. </w:t>
        </w:r>
      </w:ins>
      <w:ins w:id="150" w:author="Parks, Robbie M" w:date="2018-11-13T13:45:00Z">
        <w:r w:rsidR="00802A0B">
          <w:rPr>
            <w:rFonts w:ascii="Times New Roman" w:eastAsiaTheme="minorHAnsi" w:hAnsi="Times New Roman"/>
            <w:sz w:val="24"/>
            <w:szCs w:val="24"/>
            <w:lang w:eastAsia="en-GB"/>
          </w:rPr>
          <w:t xml:space="preserve">For this, </w:t>
        </w:r>
      </w:ins>
      <w:ins w:id="151" w:author="Parks, Robbie M" w:date="2018-11-13T13:29:00Z">
        <w:r w:rsidR="00B2547D">
          <w:rPr>
            <w:rFonts w:ascii="Times New Roman" w:eastAsiaTheme="minorHAnsi" w:hAnsi="Times New Roman"/>
            <w:sz w:val="24"/>
            <w:szCs w:val="24"/>
            <w:lang w:eastAsia="en-GB"/>
          </w:rPr>
          <w:t>w</w:t>
        </w:r>
      </w:ins>
      <w:commentRangeStart w:id="152"/>
      <w:commentRangeStart w:id="153"/>
      <w:del w:id="154"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155"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156"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157"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158" w:author="Parks, Robbie M" w:date="2018-11-13T13:37:00Z">
        <w:r w:rsidR="00BC51A4">
          <w:rPr>
            <w:rFonts w:ascii="Times New Roman" w:eastAsiaTheme="minorHAnsi" w:hAnsi="Times New Roman"/>
            <w:sz w:val="24"/>
            <w:szCs w:val="24"/>
            <w:lang w:eastAsia="en-GB"/>
          </w:rPr>
          <w:t xml:space="preserve">in </w:t>
        </w:r>
      </w:ins>
      <w:ins w:id="159"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4C7EE7">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12&lt;/sup&gt;","plainTextFormattedCitation":"12","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4C7EE7" w:rsidRPr="004C7EE7">
        <w:rPr>
          <w:rFonts w:ascii="Times New Roman" w:eastAsiaTheme="minorHAnsi" w:hAnsi="Times New Roman"/>
          <w:noProof/>
          <w:sz w:val="24"/>
          <w:szCs w:val="24"/>
          <w:vertAlign w:val="superscript"/>
          <w:lang w:eastAsia="en-GB"/>
        </w:rPr>
        <w:t>12</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52"/>
      <w:r w:rsidR="00B950F6">
        <w:rPr>
          <w:rStyle w:val="CommentReference"/>
          <w:rFonts w:asciiTheme="minorHAnsi" w:eastAsiaTheme="minorHAnsi" w:hAnsiTheme="minorHAnsi" w:cstheme="minorBidi"/>
        </w:rPr>
        <w:commentReference w:id="152"/>
      </w:r>
      <w:commentRangeEnd w:id="153"/>
      <w:r w:rsidR="008F49D2">
        <w:rPr>
          <w:rStyle w:val="CommentReference"/>
          <w:rFonts w:asciiTheme="minorHAnsi" w:eastAsiaTheme="minorHAnsi" w:hAnsiTheme="minorHAnsi" w:cstheme="minorBidi"/>
        </w:rPr>
        <w:commentReference w:id="153"/>
      </w:r>
      <w:del w:id="160" w:author="Parks, Robbie M" w:date="2018-11-13T13:38:00Z">
        <w:r w:rsidR="00514A85" w:rsidRPr="00636C9B" w:rsidDel="00471233">
          <w:rPr>
            <w:rFonts w:ascii="Times New Roman" w:hAnsi="Times New Roman"/>
            <w:color w:val="000000" w:themeColor="text1"/>
            <w:sz w:val="24"/>
            <w:szCs w:val="24"/>
          </w:rPr>
          <w:delText>T</w:delText>
        </w:r>
        <w:commentRangeStart w:id="161"/>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161"/>
        <w:r w:rsidR="00B950F6" w:rsidDel="00471233">
          <w:rPr>
            <w:rStyle w:val="CommentReference"/>
            <w:rFonts w:asciiTheme="minorHAnsi" w:eastAsiaTheme="minorHAnsi" w:hAnsiTheme="minorHAnsi" w:cstheme="minorBidi"/>
          </w:rPr>
          <w:commentReference w:id="161"/>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162" w:author="Ezzati, Majid" w:date="2018-11-06T07:00:00Z">
        <w:r w:rsidR="00C84052">
          <w:rPr>
            <w:rFonts w:ascii="Times New Roman" w:eastAsiaTheme="minorHAnsi" w:hAnsi="Times New Roman"/>
            <w:sz w:val="24"/>
            <w:szCs w:val="24"/>
            <w:lang w:eastAsia="en-GB"/>
          </w:rPr>
          <w:t xml:space="preserve"> </w:t>
        </w:r>
      </w:ins>
      <w:ins w:id="163" w:author="Parks, Robbie M" w:date="2018-11-13T13:39:00Z">
        <w:r w:rsidR="00B54E6E">
          <w:rPr>
            <w:rFonts w:ascii="Times New Roman" w:eastAsiaTheme="minorHAnsi" w:hAnsi="Times New Roman"/>
            <w:sz w:val="24"/>
            <w:szCs w:val="24"/>
            <w:lang w:eastAsia="en-GB"/>
          </w:rPr>
          <w:t>The temperature anomaly can be thought of as whether</w:t>
        </w:r>
      </w:ins>
      <w:ins w:id="164" w:author="Parks, Robbie M" w:date="2018-11-13T13:40:00Z">
        <w:r w:rsidR="00B54E6E">
          <w:rPr>
            <w:rFonts w:ascii="Times New Roman" w:eastAsiaTheme="minorHAnsi" w:hAnsi="Times New Roman"/>
            <w:sz w:val="24"/>
            <w:szCs w:val="24"/>
            <w:lang w:eastAsia="en-GB"/>
          </w:rPr>
          <w:t>, for a specific month in a specific year in a specific state,</w:t>
        </w:r>
      </w:ins>
      <w:ins w:id="165"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166" w:author="Parks, Robbie M" w:date="2018-11-13T13:40:00Z">
        <w:r w:rsidR="00B54E6E">
          <w:rPr>
            <w:rFonts w:ascii="Times New Roman" w:eastAsiaTheme="minorHAnsi" w:hAnsi="Times New Roman"/>
            <w:sz w:val="24"/>
            <w:szCs w:val="24"/>
            <w:lang w:eastAsia="en-GB"/>
          </w:rPr>
          <w:t xml:space="preserve"> than the long-term average.</w:t>
        </w:r>
      </w:ins>
      <w:ins w:id="167" w:author="Ezzati, Majid" w:date="2018-11-06T07:00:00Z">
        <w:del w:id="168"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169" w:author="Ezzati, Majid" w:date="2018-11-06T07:00:00Z"/>
          <w:rFonts w:ascii="Times New Roman" w:hAnsi="Times New Roman"/>
          <w:sz w:val="24"/>
          <w:szCs w:val="24"/>
        </w:rPr>
      </w:pPr>
    </w:p>
    <w:p w14:paraId="1C673E49" w14:textId="088EB986" w:rsidR="00416B2F" w:rsidRDefault="009418CA" w:rsidP="00D76DF7">
      <w:pPr>
        <w:spacing w:after="0" w:line="480" w:lineRule="auto"/>
        <w:jc w:val="both"/>
        <w:outlineLvl w:val="0"/>
        <w:rPr>
          <w:ins w:id="170" w:author="Parks, Robbie M" w:date="2018-11-16T13:21:00Z"/>
          <w:rFonts w:ascii="Times New Roman" w:hAnsi="Times New Roman"/>
          <w:sz w:val="24"/>
          <w:szCs w:val="24"/>
        </w:rPr>
      </w:pPr>
      <w:ins w:id="171"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172" w:author="Parks, Robbie M" w:date="2018-11-16T12:58:00Z">
        <w:r w:rsidR="00C1008E">
          <w:rPr>
            <w:rFonts w:ascii="Times New Roman" w:hAnsi="Times New Roman"/>
            <w:sz w:val="24"/>
            <w:szCs w:val="24"/>
          </w:rPr>
          <w:t xml:space="preserve"> </w:t>
        </w:r>
      </w:ins>
      <w:ins w:id="173" w:author="Parks, Robbie M" w:date="2018-11-16T12:48:00Z">
        <w:r w:rsidR="00BF2AE2">
          <w:rPr>
            <w:rFonts w:ascii="Times New Roman" w:hAnsi="Times New Roman"/>
            <w:sz w:val="24"/>
            <w:szCs w:val="24"/>
          </w:rPr>
          <w:t xml:space="preserve">similar when </w:t>
        </w:r>
      </w:ins>
      <w:ins w:id="174" w:author="Parks, Robbie M" w:date="2018-11-16T12:55:00Z">
        <w:r w:rsidR="00BF2AE2">
          <w:rPr>
            <w:rFonts w:ascii="Times New Roman" w:hAnsi="Times New Roman"/>
            <w:sz w:val="24"/>
            <w:szCs w:val="24"/>
          </w:rPr>
          <w:t xml:space="preserve">we used </w:t>
        </w:r>
      </w:ins>
      <w:ins w:id="175" w:author="Parks, Robbie M" w:date="2018-11-16T12:58:00Z">
        <w:r w:rsidR="00C1008E">
          <w:rPr>
            <w:rFonts w:ascii="Times New Roman" w:hAnsi="Times New Roman"/>
            <w:sz w:val="24"/>
            <w:szCs w:val="24"/>
          </w:rPr>
          <w:t xml:space="preserve">monthly mean of daily maximum, minimum </w:t>
        </w:r>
      </w:ins>
      <w:ins w:id="176" w:author="Parks, Robbie M" w:date="2018-11-16T12:59:00Z">
        <w:r w:rsidR="00C1008E">
          <w:rPr>
            <w:rFonts w:ascii="Times New Roman" w:hAnsi="Times New Roman"/>
            <w:sz w:val="24"/>
            <w:szCs w:val="24"/>
          </w:rPr>
          <w:t xml:space="preserve">temperature </w:t>
        </w:r>
      </w:ins>
      <w:ins w:id="177" w:author="Parks, Robbie M" w:date="2018-11-16T12:58:00Z">
        <w:r w:rsidR="00C1008E">
          <w:rPr>
            <w:rFonts w:ascii="Times New Roman" w:hAnsi="Times New Roman"/>
            <w:sz w:val="24"/>
            <w:szCs w:val="24"/>
          </w:rPr>
          <w:t>or range of temperature</w:t>
        </w:r>
      </w:ins>
      <w:ins w:id="178" w:author="Parks, Robbie M" w:date="2018-11-16T13:01:00Z">
        <w:r w:rsidR="00F63E43">
          <w:rPr>
            <w:rFonts w:ascii="Times New Roman" w:hAnsi="Times New Roman"/>
            <w:sz w:val="24"/>
            <w:szCs w:val="24"/>
          </w:rPr>
          <w:t xml:space="preserve"> instead</w:t>
        </w:r>
      </w:ins>
      <w:ins w:id="179"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180" w:author="Parks, Robbie M" w:date="2018-11-16T13:01:00Z">
        <w:r w:rsidR="00F63E43">
          <w:rPr>
            <w:rFonts w:ascii="Times New Roman" w:hAnsi="Times New Roman"/>
            <w:sz w:val="24"/>
            <w:szCs w:val="24"/>
          </w:rPr>
          <w:t xml:space="preserve"> </w:t>
        </w:r>
      </w:ins>
      <w:ins w:id="181" w:author="Parks, Robbie M" w:date="2018-11-16T13:08:00Z">
        <w:r w:rsidR="003E31E1">
          <w:rPr>
            <w:rFonts w:ascii="Times New Roman" w:hAnsi="Times New Roman"/>
            <w:sz w:val="24"/>
            <w:szCs w:val="24"/>
          </w:rPr>
          <w:t xml:space="preserve">We also obtained similar results when using heat wave measures, </w:t>
        </w:r>
      </w:ins>
      <w:ins w:id="182" w:author="Parks, Robbie M" w:date="2018-11-16T13:15:00Z">
        <w:r w:rsidR="007B7AFA">
          <w:rPr>
            <w:rFonts w:ascii="Times New Roman" w:hAnsi="Times New Roman"/>
            <w:sz w:val="24"/>
            <w:szCs w:val="24"/>
          </w:rPr>
          <w:t>including</w:t>
        </w:r>
      </w:ins>
      <w:ins w:id="183" w:author="Parks, Robbie M" w:date="2018-11-16T13:08:00Z">
        <w:r w:rsidR="003E31E1">
          <w:rPr>
            <w:rFonts w:ascii="Times New Roman" w:hAnsi="Times New Roman"/>
            <w:sz w:val="24"/>
            <w:szCs w:val="24"/>
          </w:rPr>
          <w:t xml:space="preserve"> the number of days in a month (adjusted for length of month)</w:t>
        </w:r>
      </w:ins>
      <w:ins w:id="184" w:author="Parks, Robbie M" w:date="2018-11-16T13:01:00Z">
        <w:r w:rsidR="00513F0D">
          <w:rPr>
            <w:rFonts w:ascii="Times New Roman" w:hAnsi="Times New Roman"/>
            <w:sz w:val="24"/>
            <w:szCs w:val="24"/>
          </w:rPr>
          <w:t xml:space="preserve"> </w:t>
        </w:r>
      </w:ins>
      <w:ins w:id="185" w:author="Parks, Robbie M" w:date="2018-11-16T13:15:00Z">
        <w:r w:rsidR="007B7AFA">
          <w:rPr>
            <w:rFonts w:ascii="Times New Roman" w:hAnsi="Times New Roman"/>
            <w:sz w:val="24"/>
            <w:szCs w:val="24"/>
          </w:rPr>
          <w:t>above</w:t>
        </w:r>
      </w:ins>
      <w:ins w:id="186" w:author="Parks, Robbie M" w:date="2018-11-16T13:19:00Z">
        <w:r w:rsidR="008943E5">
          <w:rPr>
            <w:rFonts w:ascii="Times New Roman" w:hAnsi="Times New Roman"/>
            <w:sz w:val="24"/>
            <w:szCs w:val="24"/>
          </w:rPr>
          <w:t xml:space="preserve"> the 90</w:t>
        </w:r>
        <w:r w:rsidR="008943E5" w:rsidRPr="008943E5">
          <w:rPr>
            <w:rFonts w:ascii="Times New Roman" w:hAnsi="Times New Roman"/>
            <w:sz w:val="24"/>
            <w:szCs w:val="24"/>
            <w:vertAlign w:val="superscript"/>
            <w:rPrChange w:id="187" w:author="Parks, Robbie M" w:date="2018-11-16T13:19:00Z">
              <w:rPr>
                <w:rFonts w:ascii="Times New Roman" w:hAnsi="Times New Roman"/>
                <w:sz w:val="24"/>
                <w:szCs w:val="24"/>
              </w:rPr>
            </w:rPrChange>
          </w:rPr>
          <w:t>th</w:t>
        </w:r>
        <w:r w:rsidR="008943E5">
          <w:rPr>
            <w:rFonts w:ascii="Times New Roman" w:hAnsi="Times New Roman"/>
            <w:sz w:val="24"/>
            <w:szCs w:val="24"/>
          </w:rPr>
          <w:t xml:space="preserve"> percentile or above an absolute threshold of 30</w:t>
        </w:r>
        <w:r w:rsidR="00AD3106" w:rsidRPr="00AD3106">
          <w:rPr>
            <w:rFonts w:ascii="Times New Roman" w:hAnsi="Times New Roman"/>
            <w:sz w:val="24"/>
            <w:szCs w:val="24"/>
            <w:rPrChange w:id="188" w:author="Parks, Robbie M" w:date="2018-11-18T18:17:00Z">
              <w:rPr>
                <w:rFonts w:ascii="Times New Roman" w:hAnsi="Times New Roman"/>
                <w:sz w:val="24"/>
                <w:szCs w:val="24"/>
                <w:highlight w:val="yellow"/>
              </w:rPr>
            </w:rPrChange>
          </w:rPr>
          <w:t>°</w:t>
        </w:r>
        <w:r w:rsidR="008943E5">
          <w:rPr>
            <w:rFonts w:ascii="Times New Roman" w:hAnsi="Times New Roman"/>
            <w:sz w:val="24"/>
            <w:szCs w:val="24"/>
          </w:rPr>
          <w:t>C.</w:t>
        </w:r>
      </w:ins>
      <w:ins w:id="189" w:author="Parks, Robbie M" w:date="2018-11-16T13:15:00Z">
        <w:r w:rsidR="007B7AFA">
          <w:rPr>
            <w:rFonts w:ascii="Times New Roman" w:hAnsi="Times New Roman"/>
            <w:sz w:val="24"/>
            <w:szCs w:val="24"/>
          </w:rPr>
          <w:t xml:space="preserve"> </w:t>
        </w:r>
      </w:ins>
      <w:ins w:id="190" w:author="Parks, Robbie M" w:date="2018-11-16T13:20:00Z">
        <w:r w:rsidR="00416B2F">
          <w:rPr>
            <w:rFonts w:ascii="Times New Roman" w:hAnsi="Times New Roman"/>
            <w:sz w:val="24"/>
            <w:szCs w:val="24"/>
          </w:rPr>
          <w:t>When including more than one temperature metric in the model, the mean monthly value</w:t>
        </w:r>
      </w:ins>
      <w:ins w:id="191" w:author="Parks, Robbie M" w:date="2018-11-18T18:17:00Z">
        <w:r w:rsidR="00C504FA">
          <w:rPr>
            <w:rFonts w:ascii="Times New Roman" w:hAnsi="Times New Roman"/>
            <w:sz w:val="24"/>
            <w:szCs w:val="24"/>
          </w:rPr>
          <w:t xml:space="preserve"> result</w:t>
        </w:r>
      </w:ins>
      <w:ins w:id="192" w:author="Parks, Robbie M" w:date="2018-11-16T13:20:00Z">
        <w:r w:rsidR="00416B2F">
          <w:rPr>
            <w:rFonts w:ascii="Times New Roman" w:hAnsi="Times New Roman"/>
            <w:sz w:val="24"/>
            <w:szCs w:val="24"/>
          </w:rPr>
          <w:t xml:space="preserve"> remained similar to the single variable model, due to the </w:t>
        </w:r>
      </w:ins>
      <w:ins w:id="193" w:author="Parks, Robbie M" w:date="2018-11-16T13:21:00Z">
        <w:r w:rsidR="00416B2F">
          <w:rPr>
            <w:rFonts w:ascii="Times New Roman" w:hAnsi="Times New Roman"/>
            <w:sz w:val="24"/>
            <w:szCs w:val="24"/>
          </w:rPr>
          <w:t>collinearity</w:t>
        </w:r>
      </w:ins>
      <w:ins w:id="194" w:author="Parks, Robbie M" w:date="2018-11-16T13:20:00Z">
        <w:r w:rsidR="00416B2F">
          <w:rPr>
            <w:rFonts w:ascii="Times New Roman" w:hAnsi="Times New Roman"/>
            <w:sz w:val="24"/>
            <w:szCs w:val="24"/>
          </w:rPr>
          <w:t xml:space="preserve"> </w:t>
        </w:r>
      </w:ins>
      <w:ins w:id="195" w:author="Parks, Robbie M" w:date="2018-11-16T13:21:00Z">
        <w:r w:rsidR="00416B2F">
          <w:rPr>
            <w:rFonts w:ascii="Times New Roman" w:hAnsi="Times New Roman"/>
            <w:sz w:val="24"/>
            <w:szCs w:val="24"/>
          </w:rPr>
          <w:t>of other measures with mean monthly temperature.</w:t>
        </w:r>
      </w:ins>
    </w:p>
    <w:p w14:paraId="67D7BFE2" w14:textId="3FCD2F17" w:rsidR="00C84052" w:rsidDel="00416B2F" w:rsidRDefault="00C84052" w:rsidP="00D76DF7">
      <w:pPr>
        <w:spacing w:after="0" w:line="480" w:lineRule="auto"/>
        <w:jc w:val="both"/>
        <w:outlineLvl w:val="0"/>
        <w:rPr>
          <w:ins w:id="196" w:author="Ezzati, Majid" w:date="2018-11-06T07:00:00Z"/>
          <w:del w:id="197" w:author="Parks, Robbie M" w:date="2018-11-16T13:21:00Z"/>
          <w:rFonts w:ascii="Times New Roman" w:hAnsi="Times New Roman"/>
          <w:sz w:val="24"/>
          <w:szCs w:val="24"/>
        </w:rPr>
      </w:pPr>
      <w:commentRangeStart w:id="198"/>
      <w:ins w:id="199" w:author="Ezzati, Majid" w:date="2018-11-06T07:00:00Z">
        <w:del w:id="200"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01" w:author="Ezzati, Majid" w:date="2018-11-06T07:01:00Z">
        <w:del w:id="202" w:author="Parks, Robbie M" w:date="2018-11-16T13:21:00Z">
          <w:r w:rsidDel="00416B2F">
            <w:rPr>
              <w:rFonts w:ascii="Times New Roman" w:hAnsi="Times New Roman"/>
              <w:sz w:val="24"/>
              <w:szCs w:val="24"/>
            </w:rPr>
            <w:delText xml:space="preserve"> before any attempt to write]]]</w:delText>
          </w:r>
        </w:del>
      </w:ins>
      <w:commentRangeEnd w:id="198"/>
      <w:del w:id="203" w:author="Parks, Robbie M" w:date="2018-11-16T13:21:00Z">
        <w:r w:rsidR="00D16674" w:rsidDel="00416B2F">
          <w:rPr>
            <w:rStyle w:val="CommentReference"/>
            <w:rFonts w:asciiTheme="minorHAnsi" w:eastAsiaTheme="minorHAnsi" w:hAnsiTheme="minorHAnsi" w:cstheme="minorBidi"/>
          </w:rPr>
          <w:commentReference w:id="198"/>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04" w:author="Parks, Robbie M" w:date="2018-11-13T14:37:00Z">
        <w:r w:rsidRPr="00636C9B" w:rsidDel="00EA1C1C">
          <w:rPr>
            <w:rFonts w:ascii="Times New Roman" w:hAnsi="Times New Roman"/>
            <w:i/>
            <w:color w:val="000000" w:themeColor="text1"/>
            <w:sz w:val="24"/>
            <w:szCs w:val="24"/>
          </w:rPr>
          <w:delText>Bayesian spatiotemporal model</w:delText>
        </w:r>
      </w:del>
      <w:ins w:id="205" w:author="Parks, Robbie M" w:date="2018-11-13T15:27:00Z">
        <w:r w:rsidR="0024175D">
          <w:rPr>
            <w:rFonts w:ascii="Times New Roman" w:hAnsi="Times New Roman"/>
            <w:i/>
            <w:color w:val="000000" w:themeColor="text1"/>
            <w:sz w:val="24"/>
            <w:szCs w:val="24"/>
          </w:rPr>
          <w:t>Statistical</w:t>
        </w:r>
      </w:ins>
      <w:ins w:id="206" w:author="Parks, Robbie M" w:date="2018-11-13T14:37:00Z">
        <w:r w:rsidR="00EA1C1C">
          <w:rPr>
            <w:rFonts w:ascii="Times New Roman" w:hAnsi="Times New Roman"/>
            <w:i/>
            <w:color w:val="000000" w:themeColor="text1"/>
            <w:sz w:val="24"/>
            <w:szCs w:val="24"/>
          </w:rPr>
          <w:t xml:space="preserve"> methods</w:t>
        </w:r>
      </w:ins>
    </w:p>
    <w:p w14:paraId="73B3120F" w14:textId="5B20735B" w:rsidR="0000416A" w:rsidRDefault="00AB4E6A" w:rsidP="00D76DF7">
      <w:pPr>
        <w:spacing w:after="0" w:line="480" w:lineRule="auto"/>
        <w:jc w:val="both"/>
        <w:outlineLvl w:val="0"/>
        <w:rPr>
          <w:ins w:id="207"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08" w:author="Parks, Robbie M" w:date="2018-11-13T14:27:00Z">
        <w:r w:rsidR="00B050CA" w:rsidRPr="00636C9B" w:rsidDel="004127F2">
          <w:rPr>
            <w:rFonts w:ascii="Times New Roman" w:hAnsi="Times New Roman"/>
            <w:color w:val="000000" w:themeColor="text1"/>
            <w:sz w:val="24"/>
            <w:szCs w:val="24"/>
          </w:rPr>
          <w:delText xml:space="preserve">developed </w:delText>
        </w:r>
      </w:del>
      <w:ins w:id="209"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10"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w:t>
        </w:r>
        <w:r w:rsidR="0059454C">
          <w:rPr>
            <w:rFonts w:ascii="Times New Roman" w:hAnsi="Times New Roman"/>
            <w:color w:val="000000" w:themeColor="text1"/>
            <w:sz w:val="24"/>
            <w:szCs w:val="24"/>
          </w:rPr>
          <w:lastRenderedPageBreak/>
          <w:t>several class</w:t>
        </w:r>
        <w:r w:rsidR="003340AF">
          <w:rPr>
            <w:rFonts w:ascii="Times New Roman" w:hAnsi="Times New Roman"/>
            <w:color w:val="000000" w:themeColor="text1"/>
            <w:sz w:val="24"/>
            <w:szCs w:val="24"/>
          </w:rPr>
          <w:t>es of injury, based on ICD9 (1980</w:t>
        </w:r>
        <w:r w:rsidR="0059454C">
          <w:rPr>
            <w:rFonts w:ascii="Times New Roman" w:hAnsi="Times New Roman"/>
            <w:color w:val="000000" w:themeColor="text1"/>
            <w:sz w:val="24"/>
            <w:szCs w:val="24"/>
          </w:rPr>
          <w:t>-1999)</w:t>
        </w:r>
      </w:ins>
      <w:ins w:id="211" w:author="Parks, Robbie M" w:date="2018-11-13T14:29:00Z">
        <w:r w:rsidR="003340AF">
          <w:rPr>
            <w:rFonts w:ascii="Times New Roman" w:hAnsi="Times New Roman"/>
            <w:color w:val="000000" w:themeColor="text1"/>
            <w:sz w:val="24"/>
            <w:szCs w:val="24"/>
          </w:rPr>
          <w:t xml:space="preserve"> and ICD10 (1999-2016)</w:t>
        </w:r>
      </w:ins>
      <w:ins w:id="212" w:author="Parks, Robbie M" w:date="2018-11-13T14:35:00Z">
        <w:r w:rsidR="0039106C">
          <w:rPr>
            <w:rFonts w:ascii="Times New Roman" w:hAnsi="Times New Roman"/>
            <w:color w:val="000000" w:themeColor="text1"/>
            <w:sz w:val="24"/>
            <w:szCs w:val="24"/>
          </w:rPr>
          <w:t xml:space="preserve"> (Table XX)</w:t>
        </w:r>
      </w:ins>
      <w:ins w:id="213" w:author="Parks, Robbie M" w:date="2018-11-13T14:29:00Z">
        <w:r w:rsidR="00B7393E">
          <w:rPr>
            <w:rFonts w:ascii="Times New Roman" w:hAnsi="Times New Roman"/>
            <w:color w:val="000000" w:themeColor="text1"/>
            <w:sz w:val="24"/>
            <w:szCs w:val="24"/>
          </w:rPr>
          <w:t>. All analyses were done separately by se</w:t>
        </w:r>
      </w:ins>
      <w:ins w:id="214" w:author="Parks, Robbie M" w:date="2018-11-13T14:30:00Z">
        <w:r w:rsidR="00B7393E">
          <w:rPr>
            <w:rFonts w:ascii="Times New Roman" w:hAnsi="Times New Roman"/>
            <w:color w:val="000000" w:themeColor="text1"/>
            <w:sz w:val="24"/>
            <w:szCs w:val="24"/>
          </w:rPr>
          <w:t>x</w:t>
        </w:r>
      </w:ins>
      <w:ins w:id="215" w:author="Parks, Robbie M" w:date="2018-11-13T14:29:00Z">
        <w:r w:rsidR="00B7393E">
          <w:rPr>
            <w:rFonts w:ascii="Times New Roman" w:hAnsi="Times New Roman"/>
            <w:color w:val="000000" w:themeColor="text1"/>
            <w:sz w:val="24"/>
            <w:szCs w:val="24"/>
          </w:rPr>
          <w:t xml:space="preserve"> and age group</w:t>
        </w:r>
      </w:ins>
      <w:ins w:id="216"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217" w:author="Parks, Robbie M" w:date="2018-11-13T14:31:00Z">
        <w:r w:rsidR="0000416A">
          <w:rPr>
            <w:rFonts w:ascii="Times New Roman" w:hAnsi="Times New Roman"/>
            <w:color w:val="000000" w:themeColor="text1"/>
            <w:sz w:val="24"/>
            <w:szCs w:val="24"/>
          </w:rPr>
          <w:t xml:space="preserve">years </w:t>
        </w:r>
      </w:ins>
      <w:ins w:id="218" w:author="Parks, Robbie M" w:date="2018-11-13T14:30:00Z">
        <w:r w:rsidR="0000416A">
          <w:rPr>
            <w:rFonts w:ascii="Times New Roman" w:hAnsi="Times New Roman"/>
            <w:color w:val="000000" w:themeColor="text1"/>
            <w:sz w:val="24"/>
            <w:szCs w:val="24"/>
          </w:rPr>
          <w:t>also</w:t>
        </w:r>
      </w:ins>
      <w:ins w:id="219" w:author="Parks, Robbie M" w:date="2018-11-13T14:31:00Z">
        <w:r w:rsidR="0000416A">
          <w:rPr>
            <w:rFonts w:ascii="Times New Roman" w:hAnsi="Times New Roman"/>
            <w:color w:val="000000" w:themeColor="text1"/>
            <w:sz w:val="24"/>
            <w:szCs w:val="24"/>
          </w:rPr>
          <w:t>) because deaths rates vary by age group and sex, as might their associations with class of injury and temperature.</w:t>
        </w:r>
      </w:ins>
    </w:p>
    <w:p w14:paraId="3FC20791" w14:textId="77777777" w:rsidR="0000416A" w:rsidRDefault="0000416A" w:rsidP="00D76DF7">
      <w:pPr>
        <w:spacing w:after="0" w:line="480" w:lineRule="auto"/>
        <w:jc w:val="both"/>
        <w:outlineLvl w:val="0"/>
        <w:rPr>
          <w:ins w:id="220"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221" w:author="Parks, Robbie M" w:date="2018-11-13T14:40:00Z"/>
          <w:rFonts w:ascii="Times New Roman" w:hAnsi="Times New Roman"/>
          <w:color w:val="000000" w:themeColor="text1"/>
          <w:sz w:val="24"/>
          <w:szCs w:val="24"/>
        </w:rPr>
      </w:pPr>
      <w:ins w:id="222"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223" w:author="Parks, Robbie M" w:date="2018-11-13T14:40:00Z"/>
          <w:rFonts w:ascii="Times New Roman" w:hAnsi="Times New Roman"/>
          <w:color w:val="000000" w:themeColor="text1"/>
          <w:sz w:val="24"/>
          <w:szCs w:val="24"/>
        </w:rPr>
      </w:pPr>
    </w:p>
    <w:p w14:paraId="286251CB" w14:textId="1F6FE1A3" w:rsidR="00D424E6" w:rsidRDefault="00976958">
      <w:pPr>
        <w:pStyle w:val="SMSubheading"/>
        <w:spacing w:line="480" w:lineRule="auto"/>
        <w:ind w:firstLine="720"/>
        <w:jc w:val="both"/>
        <w:rPr>
          <w:ins w:id="224" w:author="Parks, Robbie M" w:date="2018-11-13T14:44:00Z"/>
          <w:u w:val="none"/>
        </w:rPr>
        <w:pPrChange w:id="225" w:author="Parks, Robbie M" w:date="2018-11-13T14:44:00Z">
          <w:pPr>
            <w:pStyle w:val="SMSubheading"/>
            <w:ind w:firstLine="720"/>
            <w:jc w:val="both"/>
          </w:pPr>
        </w:pPrChange>
      </w:pPr>
      <w:ins w:id="226"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227" w:author="Parks, Robbie M" w:date="2018-11-13T14:39:00Z"/>
          <w:rFonts w:ascii="Times New Roman" w:hAnsi="Times New Roman"/>
          <w:color w:val="000000" w:themeColor="text1"/>
          <w:sz w:val="24"/>
          <w:szCs w:val="24"/>
        </w:rPr>
      </w:pPr>
    </w:p>
    <w:p w14:paraId="51034656" w14:textId="59568EE8" w:rsidR="00C46876" w:rsidRDefault="00335B57" w:rsidP="00D76DF7">
      <w:pPr>
        <w:spacing w:after="0" w:line="480" w:lineRule="auto"/>
        <w:jc w:val="both"/>
        <w:outlineLvl w:val="0"/>
        <w:rPr>
          <w:ins w:id="228" w:author="Parks, Robbie M" w:date="2018-11-13T14:59:00Z"/>
          <w:rFonts w:ascii="Times New Roman" w:hAnsi="Times New Roman"/>
          <w:color w:val="000000" w:themeColor="text1"/>
          <w:sz w:val="24"/>
          <w:szCs w:val="24"/>
        </w:rPr>
      </w:pPr>
      <w:ins w:id="229" w:author="Parks, Robbie M" w:date="2018-11-13T14:41:00Z">
        <w:r>
          <w:rPr>
            <w:rFonts w:ascii="Times New Roman" w:hAnsi="Times New Roman"/>
            <w:color w:val="000000" w:themeColor="text1"/>
            <w:sz w:val="24"/>
            <w:szCs w:val="24"/>
          </w:rPr>
          <w:t xml:space="preserve">In the model, </w:t>
        </w:r>
      </w:ins>
      <w:ins w:id="230"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231" w:author="Parks, Robbie M" w:date="2018-11-13T14:46:00Z">
        <w:r w:rsidR="00D424E6">
          <w:rPr>
            <w:rFonts w:ascii="Times New Roman" w:hAnsi="Times New Roman"/>
            <w:color w:val="000000" w:themeColor="text1"/>
            <w:sz w:val="24"/>
            <w:szCs w:val="24"/>
          </w:rPr>
          <w:t>, month</w:t>
        </w:r>
      </w:ins>
      <w:ins w:id="232" w:author="Parks, Robbie M" w:date="2018-11-13T17:11:00Z">
        <w:r w:rsidR="00B03D59">
          <w:rPr>
            <w:rFonts w:ascii="Times New Roman" w:hAnsi="Times New Roman"/>
            <w:color w:val="000000" w:themeColor="text1"/>
            <w:sz w:val="24"/>
            <w:szCs w:val="24"/>
          </w:rPr>
          <w:t xml:space="preserve"> of year</w:t>
        </w:r>
      </w:ins>
      <w:ins w:id="233" w:author="Parks, Robbie M" w:date="2018-11-13T14:42:00Z">
        <w:r w:rsidR="00021BDE">
          <w:rPr>
            <w:rFonts w:ascii="Times New Roman" w:hAnsi="Times New Roman"/>
            <w:color w:val="000000" w:themeColor="text1"/>
            <w:sz w:val="24"/>
            <w:szCs w:val="24"/>
          </w:rPr>
          <w:t xml:space="preserve"> and temperature, as well as other time-varying state characteristics.</w:t>
        </w:r>
      </w:ins>
    </w:p>
    <w:p w14:paraId="1B282DB5" w14:textId="282F7D1B" w:rsidR="007C6648" w:rsidRPr="00636C9B" w:rsidDel="00335B57" w:rsidRDefault="00B050CA" w:rsidP="00D76DF7">
      <w:pPr>
        <w:spacing w:after="0" w:line="480" w:lineRule="auto"/>
        <w:jc w:val="both"/>
        <w:outlineLvl w:val="0"/>
        <w:rPr>
          <w:del w:id="234" w:author="Parks, Robbie M" w:date="2018-11-13T14:41:00Z"/>
          <w:rFonts w:ascii="Times New Roman" w:hAnsi="Times New Roman"/>
          <w:color w:val="000000" w:themeColor="text1"/>
          <w:sz w:val="24"/>
          <w:szCs w:val="24"/>
        </w:rPr>
      </w:pPr>
      <w:del w:id="235" w:author="Parks, Robbie M" w:date="2018-11-13T14:28:00Z">
        <w:r w:rsidRPr="00636C9B" w:rsidDel="00AA371C">
          <w:rPr>
            <w:rFonts w:ascii="Times New Roman" w:hAnsi="Times New Roman"/>
            <w:color w:val="000000" w:themeColor="text1"/>
            <w:sz w:val="24"/>
            <w:szCs w:val="24"/>
          </w:rPr>
          <w:delText xml:space="preserve">that was formulated to </w:delText>
        </w:r>
      </w:del>
      <w:del w:id="236"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237"/>
        <w:r w:rsidRPr="00636C9B" w:rsidDel="00335B57">
          <w:rPr>
            <w:rFonts w:ascii="Times New Roman" w:hAnsi="Times New Roman"/>
            <w:color w:val="000000" w:themeColor="text1"/>
            <w:sz w:val="24"/>
            <w:szCs w:val="24"/>
          </w:rPr>
          <w:delText xml:space="preserve">relation to state </w:delText>
        </w:r>
      </w:del>
      <w:ins w:id="238" w:author="Ezzati, Majid" w:date="2018-11-06T06:28:00Z">
        <w:del w:id="239"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240" w:author="Parks, Robbie M" w:date="2018-11-13T14:41:00Z">
        <w:r w:rsidRPr="00636C9B" w:rsidDel="00335B57">
          <w:rPr>
            <w:rFonts w:ascii="Times New Roman" w:hAnsi="Times New Roman"/>
            <w:color w:val="000000" w:themeColor="text1"/>
            <w:sz w:val="24"/>
            <w:szCs w:val="24"/>
          </w:rPr>
          <w:delText>of residence,</w:delText>
        </w:r>
        <w:commentRangeEnd w:id="237"/>
        <w:r w:rsidR="00B950F6" w:rsidDel="00335B57">
          <w:rPr>
            <w:rStyle w:val="CommentReference"/>
            <w:rFonts w:asciiTheme="minorHAnsi" w:eastAsiaTheme="minorHAnsi" w:hAnsiTheme="minorHAnsi" w:cstheme="minorBidi"/>
          </w:rPr>
          <w:commentReference w:id="237"/>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8F893C6"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241" w:author="Ezzati, Majid" w:date="2018-11-06T06:35:00Z" w:name="move529249459"/>
      <w:commentRangeStart w:id="242"/>
      <w:moveTo w:id="243" w:author="Ezzati, Majid" w:date="2018-11-06T06:35:00Z">
        <w:del w:id="244"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241"/>
      <w:commentRangeEnd w:id="242"/>
      <w:del w:id="245" w:author="Parks, Robbie M" w:date="2018-11-13T14:46:00Z">
        <w:r w:rsidDel="00D424E6">
          <w:rPr>
            <w:rStyle w:val="CommentReference"/>
            <w:rFonts w:asciiTheme="minorHAnsi" w:eastAsiaTheme="minorHAnsi" w:hAnsiTheme="minorHAnsi" w:cstheme="minorBidi"/>
          </w:rPr>
          <w:commentReference w:id="242"/>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246"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247" w:author="Parks, Robbie M" w:date="2018-11-13T14:58:00Z">
        <w:r w:rsidR="00554C35" w:rsidRPr="00636C9B" w:rsidDel="000177DB">
          <w:rPr>
            <w:rFonts w:ascii="Times New Roman" w:hAnsi="Times New Roman"/>
            <w:color w:val="000000" w:themeColor="text1"/>
            <w:sz w:val="24"/>
            <w:szCs w:val="24"/>
          </w:rPr>
          <w:delText xml:space="preserve"> </w:delText>
        </w:r>
      </w:del>
      <w:del w:id="248"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13&lt;/sup&gt;","plainTextFormattedCitation":"13","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13</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249" w:author="Ezzati, Majid" w:date="2018-11-06T06:31:00Z">
        <w:r>
          <w:rPr>
            <w:rFonts w:ascii="Times New Roman" w:hAnsi="Times New Roman"/>
            <w:color w:val="000000" w:themeColor="text1"/>
            <w:sz w:val="24"/>
            <w:szCs w:val="24"/>
          </w:rPr>
          <w:t xml:space="preserve">systematically </w:t>
        </w:r>
      </w:ins>
      <w:del w:id="250"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251"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252"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253" w:author="Ezzati, Majid" w:date="2018-11-06T06:34:00Z">
        <w:r w:rsidR="00813355" w:rsidRPr="00636C9B" w:rsidDel="006C3AFE">
          <w:rPr>
            <w:rFonts w:ascii="Times New Roman" w:hAnsi="Times New Roman"/>
            <w:color w:val="000000" w:themeColor="text1"/>
            <w:sz w:val="24"/>
            <w:szCs w:val="24"/>
          </w:rPr>
          <w:delText>.</w:delText>
        </w:r>
      </w:del>
      <w:ins w:id="254"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14&lt;/sup&gt;","plainTextFormattedCitation":"14","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14</w:t>
      </w:r>
      <w:r w:rsidR="00813355" w:rsidRPr="00636C9B">
        <w:rPr>
          <w:rFonts w:ascii="Times New Roman" w:hAnsi="Times New Roman"/>
          <w:color w:val="000000" w:themeColor="text1"/>
          <w:sz w:val="24"/>
          <w:szCs w:val="24"/>
        </w:rPr>
        <w:fldChar w:fldCharType="end"/>
      </w:r>
      <w:del w:id="255"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256"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257"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258"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259"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260"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261"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262"/>
      <w:r w:rsidR="007A53AC" w:rsidRPr="00636C9B">
        <w:rPr>
          <w:rFonts w:ascii="Times New Roman" w:hAnsi="Times New Roman"/>
          <w:color w:val="000000" w:themeColor="text1"/>
          <w:sz w:val="24"/>
          <w:szCs w:val="24"/>
        </w:rPr>
        <w:t>January</w:t>
      </w:r>
      <w:commentRangeEnd w:id="262"/>
      <w:r>
        <w:rPr>
          <w:rStyle w:val="CommentReference"/>
          <w:rFonts w:asciiTheme="minorHAnsi" w:eastAsiaTheme="minorHAnsi" w:hAnsiTheme="minorHAnsi" w:cstheme="minorBidi"/>
        </w:rPr>
        <w:commentReference w:id="262"/>
      </w:r>
      <w:r w:rsidR="00CC47CE" w:rsidRPr="00636C9B">
        <w:rPr>
          <w:rFonts w:ascii="Times New Roman" w:hAnsi="Times New Roman"/>
          <w:color w:val="000000" w:themeColor="text1"/>
          <w:sz w:val="24"/>
          <w:szCs w:val="24"/>
        </w:rPr>
        <w:t>.</w:t>
      </w:r>
      <w:del w:id="263"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78BDEDA" w:rsidR="007C1278" w:rsidRDefault="00CD2451" w:rsidP="00D76DF7">
      <w:pPr>
        <w:spacing w:after="0" w:line="480" w:lineRule="auto"/>
        <w:jc w:val="both"/>
        <w:outlineLvl w:val="0"/>
        <w:rPr>
          <w:ins w:id="264" w:author="Parks, Robbie M" w:date="2018-11-13T15:06: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265" w:author="Parks, Robbie M" w:date="2018-11-13T15:29:00Z">
        <w:r w:rsidR="00AE02C9">
          <w:rPr>
            <w:rFonts w:ascii="Times New Roman" w:hAnsi="Times New Roman"/>
            <w:color w:val="000000" w:themeColor="text1"/>
            <w:sz w:val="24"/>
            <w:szCs w:val="24"/>
          </w:rPr>
          <w:t xml:space="preserve">also </w:t>
        </w:r>
      </w:ins>
      <w:r>
        <w:rPr>
          <w:rFonts w:ascii="Times New Roman" w:hAnsi="Times New Roman"/>
          <w:color w:val="000000" w:themeColor="text1"/>
          <w:sz w:val="24"/>
          <w:szCs w:val="24"/>
        </w:rPr>
        <w:t xml:space="preserve">allowed for </w:t>
      </w:r>
      <w:commentRangeStart w:id="266"/>
      <w:del w:id="267" w:author="Parks, Robbie M" w:date="2018-11-13T17:15:00Z">
        <w:r w:rsidDel="009A75E8">
          <w:rPr>
            <w:rFonts w:ascii="Times New Roman" w:hAnsi="Times New Roman"/>
            <w:color w:val="000000" w:themeColor="text1"/>
            <w:sz w:val="24"/>
            <w:szCs w:val="24"/>
          </w:rPr>
          <w:delText xml:space="preserve">levels </w:delText>
        </w:r>
      </w:del>
      <w:ins w:id="268" w:author="Parks, Robbie M" w:date="2018-11-13T17:15:00Z">
        <w:r w:rsidR="009A75E8">
          <w:rPr>
            <w:rFonts w:ascii="Times New Roman" w:hAnsi="Times New Roman"/>
            <w:color w:val="000000" w:themeColor="text1"/>
            <w:sz w:val="24"/>
            <w:szCs w:val="24"/>
          </w:rPr>
          <w:t xml:space="preserve">intercepts </w:t>
        </w:r>
      </w:ins>
      <w:r>
        <w:rPr>
          <w:rFonts w:ascii="Times New Roman" w:hAnsi="Times New Roman"/>
          <w:color w:val="000000" w:themeColor="text1"/>
          <w:sz w:val="24"/>
          <w:szCs w:val="24"/>
        </w:rPr>
        <w:t xml:space="preserve">and </w:t>
      </w:r>
      <w:ins w:id="269" w:author="Parks, Robbie M" w:date="2018-11-13T17:15:00Z">
        <w:r w:rsidR="009A75E8">
          <w:rPr>
            <w:rFonts w:ascii="Times New Roman" w:hAnsi="Times New Roman"/>
            <w:color w:val="000000" w:themeColor="text1"/>
            <w:sz w:val="24"/>
            <w:szCs w:val="24"/>
          </w:rPr>
          <w:t xml:space="preserve">time </w:t>
        </w:r>
      </w:ins>
      <w:r>
        <w:rPr>
          <w:rFonts w:ascii="Times New Roman" w:hAnsi="Times New Roman"/>
          <w:color w:val="000000" w:themeColor="text1"/>
          <w:sz w:val="24"/>
          <w:szCs w:val="24"/>
        </w:rPr>
        <w:t xml:space="preserve">trends </w:t>
      </w:r>
      <w:commentRangeEnd w:id="266"/>
      <w:r w:rsidR="006C3AFE">
        <w:rPr>
          <w:rStyle w:val="CommentReference"/>
          <w:rFonts w:asciiTheme="minorHAnsi" w:eastAsiaTheme="minorHAnsi" w:hAnsiTheme="minorHAnsi" w:cstheme="minorBidi"/>
        </w:rPr>
        <w:commentReference w:id="266"/>
      </w:r>
      <w:r>
        <w:rPr>
          <w:rFonts w:ascii="Times New Roman" w:hAnsi="Times New Roman"/>
          <w:color w:val="000000" w:themeColor="text1"/>
          <w:sz w:val="24"/>
          <w:szCs w:val="24"/>
        </w:rPr>
        <w:t>in death rates to vary by state</w:t>
      </w:r>
      <w:del w:id="270"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271"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272"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15&lt;/sup&gt;","plainTextFormattedCitation":"15","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15</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273"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3B892572" w14:textId="195B0DD4" w:rsidR="00B6484F" w:rsidRPr="00636C9B" w:rsidDel="003F6983" w:rsidRDefault="00B6484F" w:rsidP="00D76DF7">
      <w:pPr>
        <w:spacing w:after="0" w:line="480" w:lineRule="auto"/>
        <w:jc w:val="both"/>
        <w:outlineLvl w:val="0"/>
        <w:rPr>
          <w:del w:id="274"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Del="00C865C4" w:rsidRDefault="00141129" w:rsidP="00D76DF7">
      <w:pPr>
        <w:spacing w:after="0" w:line="480" w:lineRule="auto"/>
        <w:jc w:val="both"/>
        <w:outlineLvl w:val="0"/>
        <w:rPr>
          <w:del w:id="275" w:author="Parks, Robbie M" w:date="2018-11-13T13:33:00Z"/>
          <w:rFonts w:ascii="Times New Roman" w:hAnsi="Times New Roman"/>
          <w:color w:val="000000" w:themeColor="text1"/>
          <w:sz w:val="24"/>
          <w:szCs w:val="24"/>
        </w:rPr>
      </w:pPr>
      <w:moveFromRangeStart w:id="276" w:author="Ezzati, Majid" w:date="2018-11-06T06:35:00Z" w:name="move529249459"/>
      <w:moveFrom w:id="277"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276"/>
      <w:commentRangeStart w:id="278"/>
      <w:del w:id="279"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278"/>
        <w:r w:rsidR="006C3AFE" w:rsidDel="006C3AFE">
          <w:rPr>
            <w:rStyle w:val="CommentReference"/>
            <w:rFonts w:asciiTheme="minorHAnsi" w:eastAsiaTheme="minorHAnsi" w:hAnsiTheme="minorHAnsi" w:cstheme="minorBidi"/>
          </w:rPr>
          <w:commentReference w:id="278"/>
        </w:r>
      </w:del>
    </w:p>
    <w:p w14:paraId="55A5A2EC" w14:textId="77777777" w:rsidR="001E2DDB" w:rsidRPr="00636C9B" w:rsidDel="00C865C4" w:rsidRDefault="001E2DDB" w:rsidP="00D76DF7">
      <w:pPr>
        <w:spacing w:after="0" w:line="480" w:lineRule="auto"/>
        <w:jc w:val="both"/>
        <w:outlineLvl w:val="0"/>
        <w:rPr>
          <w:del w:id="280" w:author="Parks, Robbie M" w:date="2018-11-13T13:33:00Z"/>
          <w:rFonts w:ascii="Times New Roman" w:hAnsi="Times New Roman"/>
          <w:color w:val="000000" w:themeColor="text1"/>
          <w:sz w:val="24"/>
          <w:szCs w:val="24"/>
        </w:rPr>
      </w:pPr>
    </w:p>
    <w:p w14:paraId="58FF04F5" w14:textId="595D65B8"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281"/>
      <w:r w:rsidRPr="00636C9B">
        <w:rPr>
          <w:rFonts w:ascii="Times New Roman" w:hAnsi="Times New Roman"/>
          <w:color w:val="000000" w:themeColor="text1"/>
          <w:sz w:val="24"/>
          <w:szCs w:val="24"/>
        </w:rPr>
        <w:t xml:space="preserve">Finally, </w:t>
      </w:r>
      <w:ins w:id="282" w:author="Ezzati, Majid" w:date="2018-11-06T06:56:00Z">
        <w:r w:rsidR="00B66E0D">
          <w:rPr>
            <w:rFonts w:ascii="Times New Roman" w:hAnsi="Times New Roman"/>
            <w:color w:val="000000" w:themeColor="text1"/>
            <w:sz w:val="24"/>
            <w:szCs w:val="24"/>
          </w:rPr>
          <w:t xml:space="preserve">the model included a term that </w:t>
        </w:r>
        <w:del w:id="283" w:author="Parks, Robbie M" w:date="2018-11-13T17:25:00Z">
          <w:r w:rsidR="00B66E0D" w:rsidDel="00334A02">
            <w:rPr>
              <w:rFonts w:ascii="Times New Roman" w:hAnsi="Times New Roman"/>
              <w:color w:val="000000" w:themeColor="text1"/>
              <w:sz w:val="24"/>
              <w:szCs w:val="24"/>
            </w:rPr>
            <w:delText>represents</w:delText>
          </w:r>
        </w:del>
      </w:ins>
      <w:ins w:id="284" w:author="Parks, Robbie M" w:date="2018-11-13T17:25:00Z">
        <w:r w:rsidR="00334A02">
          <w:rPr>
            <w:rFonts w:ascii="Times New Roman" w:hAnsi="Times New Roman"/>
            <w:color w:val="000000" w:themeColor="text1"/>
            <w:sz w:val="24"/>
            <w:szCs w:val="24"/>
          </w:rPr>
          <w:t>relates log-transformed death rate to</w:t>
        </w:r>
      </w:ins>
      <w:ins w:id="285" w:author="Ezzati, Majid" w:date="2018-11-06T06:56:00Z">
        <w:r w:rsidR="00B66E0D">
          <w:rPr>
            <w:rFonts w:ascii="Times New Roman" w:hAnsi="Times New Roman"/>
            <w:color w:val="000000" w:themeColor="text1"/>
            <w:sz w:val="24"/>
            <w:szCs w:val="24"/>
          </w:rPr>
          <w:t xml:space="preserve"> </w:t>
        </w:r>
      </w:ins>
      <w:del w:id="286"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 xml:space="preserve">the </w:t>
      </w:r>
      <w:del w:id="287" w:author="Parks, Robbie M" w:date="2018-11-13T17:25:00Z">
        <w:r w:rsidR="00D95BCB" w:rsidRPr="00636C9B" w:rsidDel="00334A02">
          <w:rPr>
            <w:rFonts w:ascii="Times New Roman" w:hAnsi="Times New Roman"/>
            <w:color w:val="000000" w:themeColor="text1"/>
            <w:sz w:val="24"/>
            <w:szCs w:val="24"/>
          </w:rPr>
          <w:delText>effect</w:delText>
        </w:r>
        <w:r w:rsidR="00B80D4C" w:rsidRPr="00636C9B" w:rsidDel="00334A02">
          <w:rPr>
            <w:rFonts w:ascii="Times New Roman" w:hAnsi="Times New Roman"/>
            <w:color w:val="000000" w:themeColor="text1"/>
            <w:sz w:val="24"/>
            <w:szCs w:val="24"/>
          </w:rPr>
          <w:delText xml:space="preserve"> of temperature’s deviation from a long-term m</w:delText>
        </w:r>
        <w:r w:rsidR="004455F1" w:rsidRPr="00636C9B" w:rsidDel="00334A02">
          <w:rPr>
            <w:rFonts w:ascii="Times New Roman" w:hAnsi="Times New Roman"/>
            <w:color w:val="000000" w:themeColor="text1"/>
            <w:sz w:val="24"/>
            <w:szCs w:val="24"/>
          </w:rPr>
          <w:delText>ean</w:delText>
        </w:r>
      </w:del>
      <w:ins w:id="288" w:author="Ezzati, Majid" w:date="2018-11-06T06:56:00Z">
        <w:del w:id="289" w:author="Parks, Robbie M" w:date="2018-11-13T17:25:00Z">
          <w:r w:rsidR="00B66E0D" w:rsidDel="00334A02">
            <w:rPr>
              <w:rFonts w:ascii="Times New Roman" w:hAnsi="Times New Roman"/>
              <w:color w:val="000000" w:themeColor="text1"/>
              <w:sz w:val="24"/>
              <w:szCs w:val="24"/>
            </w:rPr>
            <w:delText xml:space="preserve">the </w:delText>
          </w:r>
        </w:del>
        <w:r w:rsidR="00B66E0D">
          <w:rPr>
            <w:rFonts w:ascii="Times New Roman" w:hAnsi="Times New Roman"/>
            <w:color w:val="000000" w:themeColor="text1"/>
            <w:sz w:val="24"/>
            <w:szCs w:val="24"/>
          </w:rPr>
          <w:t xml:space="preserve">above-defined temperature </w:t>
        </w:r>
      </w:ins>
      <w:ins w:id="290" w:author="Ezzati, Majid" w:date="2018-11-06T06:57:00Z">
        <w:r w:rsidR="00B66E0D">
          <w:rPr>
            <w:rFonts w:ascii="Times New Roman" w:hAnsi="Times New Roman"/>
            <w:color w:val="000000" w:themeColor="text1"/>
            <w:sz w:val="24"/>
            <w:szCs w:val="24"/>
          </w:rPr>
          <w:t>anomaly</w:t>
        </w:r>
      </w:ins>
      <w:ins w:id="291" w:author="Ezzati, Majid" w:date="2018-11-06T06:56:00Z">
        <w:r w:rsidR="00B66E0D">
          <w:rPr>
            <w:rFonts w:ascii="Times New Roman" w:hAnsi="Times New Roman"/>
            <w:color w:val="000000" w:themeColor="text1"/>
            <w:sz w:val="24"/>
            <w:szCs w:val="24"/>
          </w:rPr>
          <w:t xml:space="preserve"> </w:t>
        </w:r>
      </w:ins>
      <w:ins w:id="292" w:author="Ezzati, Majid" w:date="2018-11-06T06:57:00Z">
        <w:r w:rsidR="00B66E0D">
          <w:rPr>
            <w:rFonts w:ascii="Times New Roman" w:hAnsi="Times New Roman"/>
            <w:color w:val="000000" w:themeColor="text1"/>
            <w:sz w:val="24"/>
            <w:szCs w:val="24"/>
          </w:rPr>
          <w:t>for each month</w:t>
        </w:r>
      </w:ins>
      <w:ins w:id="293" w:author="Parks, Robbie M" w:date="2018-11-13T17:25:00Z">
        <w:r w:rsidR="00334A02">
          <w:rPr>
            <w:rFonts w:ascii="Times New Roman" w:hAnsi="Times New Roman"/>
            <w:color w:val="000000" w:themeColor="text1"/>
            <w:sz w:val="24"/>
            <w:szCs w:val="24"/>
          </w:rPr>
          <w:t xml:space="preserve">. </w:t>
        </w:r>
      </w:ins>
      <w:del w:id="294" w:author="Parks, Robbie M" w:date="2018-11-13T17:25:00Z">
        <w:r w:rsidR="001E2DDB" w:rsidRPr="00636C9B" w:rsidDel="00334A02">
          <w:rPr>
            <w:rFonts w:ascii="Times New Roman" w:hAnsi="Times New Roman"/>
            <w:color w:val="000000" w:themeColor="text1"/>
            <w:sz w:val="24"/>
            <w:szCs w:val="24"/>
          </w:rPr>
          <w:delText>.</w:delText>
        </w:r>
        <w:r w:rsidR="008008CC" w:rsidRPr="00636C9B" w:rsidDel="00334A02">
          <w:rPr>
            <w:rFonts w:ascii="Times New Roman" w:hAnsi="Times New Roman"/>
            <w:color w:val="000000" w:themeColor="text1"/>
            <w:sz w:val="24"/>
            <w:szCs w:val="24"/>
          </w:rPr>
          <w:delText xml:space="preserve"> </w:delText>
        </w:r>
      </w:del>
      <w:ins w:id="295" w:author="Ezzati, Majid" w:date="2018-11-06T06:57:00Z">
        <w:del w:id="296" w:author="Parks, Robbie M" w:date="2018-11-13T17:25:00Z">
          <w:r w:rsidR="00B66E0D" w:rsidDel="00334A02">
            <w:rPr>
              <w:rFonts w:ascii="Times New Roman" w:hAnsi="Times New Roman"/>
              <w:color w:val="000000" w:themeColor="text1"/>
              <w:sz w:val="24"/>
              <w:szCs w:val="24"/>
            </w:rPr>
            <w:delText>[[[the coefficient represents the logarithm of rate ratio. We also allo</w:delText>
          </w:r>
        </w:del>
      </w:ins>
      <w:ins w:id="297" w:author="Ezzati, Majid" w:date="2018-11-06T06:58:00Z">
        <w:del w:id="298" w:author="Parks, Robbie M" w:date="2018-11-13T17:25:00Z">
          <w:r w:rsidR="00B66E0D" w:rsidDel="00334A02">
            <w:rPr>
              <w:rFonts w:ascii="Times New Roman" w:hAnsi="Times New Roman"/>
              <w:color w:val="000000" w:themeColor="text1"/>
              <w:sz w:val="24"/>
              <w:szCs w:val="24"/>
            </w:rPr>
            <w:delText>wed this effect to vary smoothly over month</w:delText>
          </w:r>
        </w:del>
      </w:ins>
      <w:ins w:id="299" w:author="Ezzati, Majid" w:date="2018-11-06T06:57:00Z">
        <w:del w:id="300" w:author="Parks, Robbie M" w:date="2018-11-13T17:25:00Z">
          <w:r w:rsidR="00B66E0D" w:rsidDel="00334A02">
            <w:rPr>
              <w:rFonts w:ascii="Times New Roman" w:hAnsi="Times New Roman"/>
              <w:color w:val="000000" w:themeColor="text1"/>
              <w:sz w:val="24"/>
              <w:szCs w:val="24"/>
            </w:rPr>
            <w:delText xml:space="preserve">]]] </w:delText>
          </w:r>
        </w:del>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281"/>
      <w:r w:rsidR="00B66E0D">
        <w:rPr>
          <w:rStyle w:val="CommentReference"/>
          <w:rFonts w:asciiTheme="minorHAnsi" w:eastAsiaTheme="minorHAnsi" w:hAnsiTheme="minorHAnsi" w:cstheme="minorBidi"/>
        </w:rPr>
        <w:commentReference w:id="281"/>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4AB9A58B" w:rsidR="00A86D9D" w:rsidRPr="00A86D9D" w:rsidRDefault="00520742" w:rsidP="00A86D9D">
      <w:pPr>
        <w:spacing w:after="0" w:line="480" w:lineRule="auto"/>
        <w:jc w:val="both"/>
        <w:outlineLvl w:val="0"/>
        <w:rPr>
          <w:ins w:id="301"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302" w:author="Parks, Robbie M" w:date="2018-11-13T17:11:00Z">
        <w:r w:rsidR="00D861CC">
          <w:rPr>
            <w:rFonts w:ascii="Times New Roman" w:hAnsi="Times New Roman"/>
            <w:color w:val="000000" w:themeColor="text1"/>
            <w:sz w:val="24"/>
            <w:szCs w:val="24"/>
          </w:rPr>
          <w:t xml:space="preserve">type of </w:t>
        </w:r>
      </w:ins>
      <w:del w:id="303"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304"/>
      <w:r w:rsidRPr="00636C9B">
        <w:rPr>
          <w:rFonts w:ascii="Times New Roman" w:hAnsi="Times New Roman"/>
          <w:color w:val="000000" w:themeColor="text1"/>
          <w:sz w:val="24"/>
          <w:szCs w:val="24"/>
        </w:rPr>
        <w:t xml:space="preserve">injury </w:t>
      </w:r>
      <w:del w:id="305" w:author="Parks, Robbie M" w:date="2018-11-13T17:11:00Z">
        <w:r w:rsidRPr="00636C9B" w:rsidDel="004610E6">
          <w:rPr>
            <w:rFonts w:ascii="Times New Roman" w:hAnsi="Times New Roman"/>
            <w:color w:val="000000" w:themeColor="text1"/>
            <w:sz w:val="24"/>
            <w:szCs w:val="24"/>
          </w:rPr>
          <w:delText>category</w:delText>
        </w:r>
        <w:commentRangeEnd w:id="304"/>
        <w:r w:rsidR="00B66E0D" w:rsidDel="004610E6">
          <w:rPr>
            <w:rStyle w:val="CommentReference"/>
            <w:rFonts w:asciiTheme="minorHAnsi" w:eastAsiaTheme="minorHAnsi" w:hAnsiTheme="minorHAnsi" w:cstheme="minorBidi"/>
          </w:rPr>
          <w:commentReference w:id="304"/>
        </w:r>
      </w:del>
      <w:r w:rsidRPr="00636C9B">
        <w:rPr>
          <w:rFonts w:ascii="Times New Roman" w:hAnsi="Times New Roman"/>
          <w:color w:val="000000" w:themeColor="text1"/>
          <w:sz w:val="24"/>
          <w:szCs w:val="24"/>
        </w:rPr>
        <w:t xml:space="preserve">, age group, and sex. </w:t>
      </w:r>
      <w:ins w:id="306"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307" w:author="Parks, Robbie M" w:date="2018-11-13T17:29:00Z">
        <w:r w:rsidR="0065029D">
          <w:rPr>
            <w:rFonts w:ascii="Times New Roman" w:hAnsi="Times New Roman"/>
            <w:color w:val="000000" w:themeColor="text1"/>
            <w:sz w:val="24"/>
            <w:szCs w:val="24"/>
            <w:lang w:val="en-US"/>
          </w:rPr>
          <w:fldChar w:fldCharType="begin" w:fldLock="1"/>
        </w:r>
      </w:ins>
      <w:r w:rsidR="004C7EE7">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16&lt;/sup&gt;","plainTextFormattedCitation":"16","previouslyFormattedCitation":"&lt;sup&gt;25&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4C7EE7" w:rsidRPr="004C7EE7">
        <w:rPr>
          <w:rFonts w:ascii="Times New Roman" w:hAnsi="Times New Roman"/>
          <w:noProof/>
          <w:color w:val="000000" w:themeColor="text1"/>
          <w:sz w:val="24"/>
          <w:szCs w:val="24"/>
          <w:vertAlign w:val="superscript"/>
          <w:lang w:val="en-US"/>
        </w:rPr>
        <w:t>16</w:t>
      </w:r>
      <w:ins w:id="308" w:author="Parks, Robbie M" w:date="2018-11-13T17:29:00Z">
        <w:r w:rsidR="0065029D">
          <w:rPr>
            <w:rFonts w:ascii="Times New Roman" w:hAnsi="Times New Roman"/>
            <w:color w:val="000000" w:themeColor="text1"/>
            <w:sz w:val="24"/>
            <w:szCs w:val="24"/>
            <w:lang w:val="en-US"/>
          </w:rPr>
          <w:fldChar w:fldCharType="end"/>
        </w:r>
      </w:ins>
      <w:ins w:id="309"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310" w:author="Parks, Robbie M" w:date="2018-11-13T17:08:00Z">
        <w:r w:rsidR="003B2A22">
          <w:rPr>
            <w:rFonts w:ascii="Times New Roman" w:hAnsi="Times New Roman"/>
            <w:color w:val="000000" w:themeColor="text1"/>
            <w:sz w:val="24"/>
            <w:szCs w:val="24"/>
            <w:lang w:val="en-US"/>
          </w:rPr>
          <w:fldChar w:fldCharType="begin" w:fldLock="1"/>
        </w:r>
      </w:ins>
      <w:r w:rsidR="004C7EE7">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17&lt;/sup&gt;","plainTextFormattedCitation":"17","previouslyFormattedCitation":"&lt;sup&gt;26&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4C7EE7" w:rsidRPr="004C7EE7">
        <w:rPr>
          <w:rFonts w:ascii="Times New Roman" w:hAnsi="Times New Roman"/>
          <w:noProof/>
          <w:color w:val="000000" w:themeColor="text1"/>
          <w:sz w:val="24"/>
          <w:szCs w:val="24"/>
          <w:vertAlign w:val="superscript"/>
          <w:lang w:val="en-US"/>
        </w:rPr>
        <w:t>17</w:t>
      </w:r>
      <w:ins w:id="311" w:author="Parks, Robbie M" w:date="2018-11-13T17:08:00Z">
        <w:r w:rsidR="003B2A22">
          <w:rPr>
            <w:rFonts w:ascii="Times New Roman" w:hAnsi="Times New Roman"/>
            <w:color w:val="000000" w:themeColor="text1"/>
            <w:sz w:val="24"/>
            <w:szCs w:val="24"/>
            <w:lang w:val="en-US"/>
          </w:rPr>
          <w:fldChar w:fldCharType="end"/>
        </w:r>
      </w:ins>
      <w:ins w:id="312"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313" w:author="Parks, Robbie M" w:date="2018-11-13T17:06:00Z">
        <w:r w:rsidR="0016077E">
          <w:rPr>
            <w:rFonts w:ascii="Times New Roman" w:hAnsi="Times New Roman"/>
            <w:color w:val="000000" w:themeColor="text1"/>
            <w:sz w:val="24"/>
            <w:szCs w:val="24"/>
            <w:lang w:val="en-US"/>
          </w:rPr>
          <w:t>.0</w:t>
        </w:r>
      </w:ins>
      <w:ins w:id="314"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315"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316" w:author="Parks, Robbie M" w:date="2018-11-13T14:50:00Z">
        <w:r w:rsidRPr="00636C9B" w:rsidDel="00A86D9D">
          <w:rPr>
            <w:rFonts w:ascii="Times New Roman" w:hAnsi="Times New Roman"/>
            <w:color w:val="000000" w:themeColor="text1"/>
            <w:sz w:val="24"/>
            <w:szCs w:val="24"/>
          </w:rPr>
          <w:delText xml:space="preserve">We </w:delText>
        </w:r>
        <w:commentRangeStart w:id="317"/>
        <w:r w:rsidR="0072641F" w:rsidRPr="00636C9B" w:rsidDel="00A86D9D">
          <w:rPr>
            <w:rFonts w:ascii="Times New Roman" w:hAnsi="Times New Roman"/>
            <w:color w:val="000000" w:themeColor="text1"/>
            <w:sz w:val="24"/>
            <w:szCs w:val="24"/>
          </w:rPr>
          <w:delText>performed the Bayesian inference</w:delText>
        </w:r>
        <w:commentRangeEnd w:id="317"/>
        <w:r w:rsidR="00B66E0D" w:rsidDel="00A86D9D">
          <w:rPr>
            <w:rStyle w:val="CommentReference"/>
            <w:rFonts w:asciiTheme="minorHAnsi" w:eastAsiaTheme="minorHAnsi" w:hAnsiTheme="minorHAnsi" w:cstheme="minorBidi"/>
          </w:rPr>
          <w:commentReference w:id="317"/>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318"/>
      <w:del w:id="319" w:author="Parks, Robbie M" w:date="2018-11-13T14:46:00Z">
        <w:r w:rsidR="00860F96" w:rsidRPr="00636C9B" w:rsidDel="00047AE4">
          <w:rPr>
            <w:rFonts w:ascii="Times New Roman" w:hAnsi="Times New Roman"/>
            <w:color w:val="000000" w:themeColor="text1"/>
            <w:sz w:val="24"/>
            <w:szCs w:val="24"/>
          </w:rPr>
          <w:delText>collected</w:delText>
        </w:r>
        <w:commentRangeEnd w:id="318"/>
        <w:r w:rsidR="00B66E0D" w:rsidDel="00047AE4">
          <w:rPr>
            <w:rStyle w:val="CommentReference"/>
            <w:rFonts w:asciiTheme="minorHAnsi" w:eastAsiaTheme="minorHAnsi" w:hAnsiTheme="minorHAnsi" w:cstheme="minorBidi"/>
          </w:rPr>
          <w:commentReference w:id="318"/>
        </w:r>
        <w:r w:rsidR="00860F96" w:rsidRPr="00636C9B" w:rsidDel="00047AE4">
          <w:rPr>
            <w:rFonts w:ascii="Times New Roman" w:hAnsi="Times New Roman"/>
            <w:color w:val="000000" w:themeColor="text1"/>
            <w:sz w:val="24"/>
            <w:szCs w:val="24"/>
          </w:rPr>
          <w:delText xml:space="preserve"> </w:delText>
        </w:r>
      </w:del>
      <w:ins w:id="320"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321"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5172BC5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322"/>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323"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324"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bookmarkStart w:id="325" w:name="_GoBack"/>
      <w:bookmarkEnd w:id="325"/>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322"/>
      <w:r w:rsidR="00B66E0D">
        <w:rPr>
          <w:rStyle w:val="CommentReference"/>
          <w:rFonts w:asciiTheme="minorHAnsi" w:eastAsiaTheme="minorHAnsi" w:hAnsiTheme="minorHAnsi" w:cstheme="minorBidi"/>
        </w:rPr>
        <w:commentReference w:id="322"/>
      </w:r>
      <w:commentRangeStart w:id="326"/>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327" w:author="Parks, Robbie M" w:date="2018-11-13T17:11:00Z">
        <w:r w:rsidR="00352D62" w:rsidRPr="00636C9B" w:rsidDel="00987B41">
          <w:rPr>
            <w:rFonts w:ascii="Times New Roman" w:hAnsi="Times New Roman"/>
            <w:color w:val="000000" w:themeColor="text1"/>
            <w:sz w:val="24"/>
            <w:szCs w:val="24"/>
          </w:rPr>
          <w:delText xml:space="preserve">category </w:delText>
        </w:r>
      </w:del>
      <w:ins w:id="328"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326"/>
      <w:r w:rsidR="008A218F">
        <w:rPr>
          <w:rStyle w:val="CommentReference"/>
          <w:rFonts w:asciiTheme="minorHAnsi" w:eastAsiaTheme="minorHAnsi" w:hAnsiTheme="minorHAnsi" w:cstheme="minorBidi"/>
        </w:rPr>
        <w:commentReference w:id="326"/>
      </w:r>
      <w:r w:rsidR="00EB2987" w:rsidRPr="00636C9B">
        <w:rPr>
          <w:rFonts w:ascii="Times New Roman" w:hAnsi="Times New Roman"/>
          <w:color w:val="000000" w:themeColor="text1"/>
          <w:sz w:val="24"/>
          <w:szCs w:val="24"/>
        </w:rPr>
        <w:t xml:space="preserve"> </w:t>
      </w:r>
      <w:commentRangeStart w:id="329"/>
      <w:commentRangeStart w:id="330"/>
      <w:r w:rsidR="00EB2987" w:rsidRPr="00636C9B">
        <w:rPr>
          <w:rFonts w:ascii="Times New Roman" w:hAnsi="Times New Roman"/>
          <w:color w:val="000000" w:themeColor="text1"/>
          <w:sz w:val="24"/>
          <w:szCs w:val="24"/>
        </w:rPr>
        <w:t>We also divided the additional expected deaths by t</w:t>
      </w:r>
      <w:ins w:id="331" w:author="Majid2" w:date="2018-11-06T10:24:00Z">
        <w:del w:id="332"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333"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334"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329"/>
      <w:r w:rsidR="0082437F" w:rsidRPr="00636C9B">
        <w:rPr>
          <w:rStyle w:val="CommentReference"/>
          <w:rFonts w:asciiTheme="minorHAnsi" w:eastAsiaTheme="minorHAnsi" w:hAnsiTheme="minorHAnsi" w:cstheme="minorBidi"/>
          <w:sz w:val="24"/>
          <w:szCs w:val="24"/>
        </w:rPr>
        <w:commentReference w:id="329"/>
      </w:r>
      <w:commentRangeEnd w:id="330"/>
      <w:r w:rsidR="00463A1C" w:rsidRPr="00636C9B">
        <w:rPr>
          <w:rStyle w:val="CommentReference"/>
          <w:rFonts w:asciiTheme="minorHAnsi" w:eastAsiaTheme="minorHAnsi" w:hAnsiTheme="minorHAnsi" w:cstheme="minorBidi"/>
          <w:sz w:val="24"/>
          <w:szCs w:val="24"/>
        </w:rPr>
        <w:commentReference w:id="330"/>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335" w:author="Majid2" w:date="2018-11-06T10:23:00Z" w:name="move529263166"/>
      <w:moveTo w:id="336"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335"/>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337"/>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337"/>
      <w:r w:rsidR="0078091F">
        <w:rPr>
          <w:rStyle w:val="CommentReference"/>
          <w:rFonts w:asciiTheme="minorHAnsi" w:eastAsiaTheme="minorHAnsi" w:hAnsiTheme="minorHAnsi" w:cstheme="minorBidi"/>
        </w:rPr>
        <w:commentReference w:id="337"/>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338" w:author="Majid2" w:date="2018-11-06T10:23:00Z" w:name="move529263166"/>
      <w:moveFrom w:id="339"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338"/>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340"/>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340"/>
      <w:r w:rsidR="0078091F">
        <w:rPr>
          <w:rStyle w:val="CommentReference"/>
          <w:rFonts w:asciiTheme="minorHAnsi" w:eastAsiaTheme="minorHAnsi" w:hAnsiTheme="minorHAnsi" w:cstheme="minorBidi"/>
        </w:rPr>
        <w:commentReference w:id="340"/>
      </w:r>
    </w:p>
    <w:p w14:paraId="628FA14F" w14:textId="06B77E9A" w:rsidR="0078091F" w:rsidRDefault="00795C52" w:rsidP="00CC6021">
      <w:pPr>
        <w:pStyle w:val="ListParagraph"/>
        <w:numPr>
          <w:ilvl w:val="0"/>
          <w:numId w:val="10"/>
        </w:numPr>
        <w:spacing w:line="240" w:lineRule="auto"/>
        <w:rPr>
          <w:ins w:id="341" w:author="Majid2" w:date="2018-11-06T10:26:00Z"/>
          <w:rFonts w:ascii="Times New Roman" w:hAnsi="Times New Roman"/>
          <w:sz w:val="24"/>
          <w:szCs w:val="24"/>
        </w:rPr>
      </w:pPr>
      <w:ins w:id="342"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343" w:author="Majid2" w:date="2018-11-06T10:32:00Z">
        <w:r w:rsidR="00795C52">
          <w:rPr>
            <w:rFonts w:ascii="Times New Roman" w:hAnsi="Times New Roman"/>
            <w:sz w:val="24"/>
            <w:szCs w:val="24"/>
          </w:rPr>
          <w:t xml:space="preserve"> [[[? Say </w:t>
        </w:r>
      </w:ins>
      <w:ins w:id="344"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345"/>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346"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345"/>
      <w:r w:rsidR="00795C52">
        <w:rPr>
          <w:rStyle w:val="CommentReference"/>
          <w:rFonts w:asciiTheme="minorHAnsi" w:eastAsiaTheme="minorHAnsi" w:hAnsiTheme="minorHAnsi" w:cstheme="minorBidi"/>
        </w:rPr>
        <w:commentReference w:id="345"/>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347"/>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347"/>
      <w:r w:rsidR="00795C52">
        <w:rPr>
          <w:rStyle w:val="CommentReference"/>
          <w:rFonts w:asciiTheme="minorHAnsi" w:eastAsiaTheme="minorHAnsi" w:hAnsiTheme="minorHAnsi" w:cstheme="minorBidi"/>
        </w:rPr>
        <w:commentReference w:id="347"/>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348"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349" w:author="Majid2" w:date="2018-11-06T10:39:00Z"/>
          <w:rFonts w:ascii="Times New Roman" w:hAnsi="Times New Roman"/>
          <w:sz w:val="24"/>
          <w:szCs w:val="24"/>
        </w:rPr>
      </w:pPr>
      <w:moveToRangeStart w:id="350" w:author="Majid2" w:date="2018-11-06T10:38:00Z" w:name="move529264051"/>
      <w:moveTo w:id="351"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352" w:author="Majid2" w:date="2018-11-06T10:38:00Z">
        <w:r w:rsidRPr="00697ADB">
          <w:rPr>
            <w:rFonts w:ascii="Times New Roman" w:hAnsi="Times New Roman"/>
            <w:sz w:val="24"/>
            <w:szCs w:val="24"/>
          </w:rPr>
          <w:t>. [[[point out the reduction in older ages]]]</w:t>
        </w:r>
      </w:ins>
    </w:p>
    <w:moveToRangeEnd w:id="350"/>
    <w:p w14:paraId="03E85AB7" w14:textId="40D889C9" w:rsidR="00697ADB" w:rsidRPr="00697ADB" w:rsidDel="00697ADB" w:rsidRDefault="00697ADB" w:rsidP="00697ADB">
      <w:pPr>
        <w:pStyle w:val="ListParagraph"/>
        <w:numPr>
          <w:ilvl w:val="0"/>
          <w:numId w:val="10"/>
        </w:numPr>
        <w:spacing w:line="240" w:lineRule="auto"/>
        <w:rPr>
          <w:del w:id="353"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354" w:author="Majid2" w:date="2018-11-06T10:38:00Z" w:name="move529264051"/>
      <w:moveFrom w:id="355"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354"/>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356" w:author="Parks, Robbie M" w:date="2018-11-13T17:11:00Z">
        <w:r w:rsidRPr="00636C9B" w:rsidDel="00987B41">
          <w:rPr>
            <w:rFonts w:ascii="Times New Roman" w:hAnsi="Times New Roman"/>
            <w:sz w:val="24"/>
            <w:szCs w:val="24"/>
          </w:rPr>
          <w:delText xml:space="preserve">category </w:delText>
        </w:r>
      </w:del>
      <w:ins w:id="357"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358" w:author="Parks, Robbie M" w:date="2018-11-13T17:11:00Z">
        <w:r w:rsidRPr="00636C9B" w:rsidDel="00987B41">
          <w:rPr>
            <w:rFonts w:ascii="Times New Roman" w:hAnsi="Times New Roman"/>
            <w:sz w:val="24"/>
            <w:szCs w:val="24"/>
          </w:rPr>
          <w:delText xml:space="preserve">category </w:delText>
        </w:r>
      </w:del>
      <w:ins w:id="359"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360" w:author="Majid2" w:date="2018-11-06T10:42:00Z">
        <w:r w:rsidRPr="00636C9B" w:rsidDel="00697ADB">
          <w:rPr>
            <w:rFonts w:ascii="Times New Roman" w:hAnsi="Times New Roman"/>
            <w:sz w:val="24"/>
            <w:szCs w:val="24"/>
          </w:rPr>
          <w:delText>males 55 years and over and females 65 years and over</w:delText>
        </w:r>
      </w:del>
      <w:ins w:id="361"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362"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363"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364"/>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364"/>
      <w:r w:rsidR="005E65AD">
        <w:rPr>
          <w:rStyle w:val="CommentReference"/>
          <w:rFonts w:asciiTheme="minorHAnsi" w:eastAsiaTheme="minorHAnsi" w:hAnsiTheme="minorHAnsi" w:cstheme="minorBidi"/>
        </w:rPr>
        <w:commentReference w:id="364"/>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365"/>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365"/>
      <w:r w:rsidR="005E65AD">
        <w:rPr>
          <w:rStyle w:val="CommentReference"/>
          <w:rFonts w:asciiTheme="minorHAnsi" w:eastAsiaTheme="minorHAnsi" w:hAnsiTheme="minorHAnsi" w:cstheme="minorBidi"/>
        </w:rPr>
        <w:commentReference w:id="365"/>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40EC58BA" w:rsidR="00146F26" w:rsidRDefault="00090A3A" w:rsidP="00D76DF7">
      <w:pPr>
        <w:spacing w:after="0" w:line="480" w:lineRule="auto"/>
        <w:jc w:val="both"/>
        <w:rPr>
          <w:ins w:id="366"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367" w:author="Parks, Robbie M" w:date="2018-11-17T10:08:00Z"/>
          <w:rFonts w:ascii="Times New Roman" w:hAnsi="Times New Roman"/>
          <w:sz w:val="24"/>
          <w:szCs w:val="24"/>
        </w:rPr>
      </w:pPr>
    </w:p>
    <w:p w14:paraId="52E16F62" w14:textId="108A7AEB" w:rsidR="00146F26" w:rsidRPr="00636C9B" w:rsidRDefault="00146F26" w:rsidP="00D76DF7">
      <w:pPr>
        <w:spacing w:after="0" w:line="480" w:lineRule="auto"/>
        <w:jc w:val="both"/>
        <w:rPr>
          <w:rFonts w:ascii="Times New Roman" w:hAnsi="Times New Roman"/>
          <w:sz w:val="24"/>
          <w:szCs w:val="24"/>
        </w:rPr>
      </w:pPr>
      <w:commentRangeStart w:id="368"/>
      <w:ins w:id="369"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4C7EE7">
        <w:rPr>
          <w:rFonts w:ascii="MS Mincho" w:eastAsia="MS Mincho" w:hAnsi="MS Mincho" w:cs="MS Mincho"/>
          <w:color w:val="000000" w:themeColor="text1"/>
          <w:sz w:val="24"/>
          <w:szCs w:val="24"/>
        </w:rPr>
        <w:instrText>∼</w:instrText>
      </w:r>
      <w:r w:rsidR="004C7EE7">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18–23&lt;/sup&gt;","plainTextFormattedCitation":"18–23","previouslyFormattedCitation":"&lt;sup&gt;7–12&lt;/sup&gt;"},"properties":{"noteIndex":0},"schema":"https://github.com/citation-style-language/schema/raw/master/csl-citation.json"}</w:instrText>
      </w:r>
      <w:ins w:id="370" w:author="Parks, Robbie M" w:date="2018-11-17T10:08:00Z">
        <w:r w:rsidRPr="00636C9B">
          <w:rPr>
            <w:rFonts w:ascii="Times New Roman" w:hAnsi="Times New Roman"/>
            <w:color w:val="000000" w:themeColor="text1"/>
            <w:sz w:val="24"/>
            <w:szCs w:val="24"/>
          </w:rPr>
          <w:fldChar w:fldCharType="separate"/>
        </w:r>
      </w:ins>
      <w:r w:rsidR="004C7EE7" w:rsidRPr="004C7EE7">
        <w:rPr>
          <w:rFonts w:ascii="Times New Roman" w:hAnsi="Times New Roman"/>
          <w:noProof/>
          <w:color w:val="000000" w:themeColor="text1"/>
          <w:sz w:val="24"/>
          <w:szCs w:val="24"/>
          <w:vertAlign w:val="superscript"/>
        </w:rPr>
        <w:t>18–23</w:t>
      </w:r>
      <w:ins w:id="371"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13–16&lt;/sup&gt;"},"properties":{"noteIndex":0},"schema":"https://github.com/citation-style-language/schema/raw/master/csl-citation.json"}</w:instrText>
      </w:r>
      <w:ins w:id="372" w:author="Parks, Robbie M" w:date="2018-11-17T10:08:00Z">
        <w:r w:rsidRPr="00636C9B">
          <w:rPr>
            <w:rFonts w:ascii="Times New Roman" w:hAnsi="Times New Roman"/>
            <w:color w:val="000000" w:themeColor="text1"/>
            <w:sz w:val="24"/>
            <w:szCs w:val="24"/>
          </w:rPr>
          <w:fldChar w:fldCharType="separate"/>
        </w:r>
      </w:ins>
      <w:r w:rsidR="004C7EE7" w:rsidRPr="004C7EE7">
        <w:rPr>
          <w:rFonts w:ascii="Times New Roman" w:hAnsi="Times New Roman"/>
          <w:noProof/>
          <w:color w:val="000000" w:themeColor="text1"/>
          <w:sz w:val="24"/>
          <w:szCs w:val="24"/>
          <w:vertAlign w:val="superscript"/>
        </w:rPr>
        <w:t>24–27</w:t>
      </w:r>
      <w:ins w:id="373" w:author="Parks, Robbie M" w:date="2018-11-17T10:08:00Z">
        <w:r w:rsidRPr="00636C9B">
          <w:rPr>
            <w:rFonts w:ascii="Times New Roman" w:hAnsi="Times New Roman"/>
            <w:color w:val="000000" w:themeColor="text1"/>
            <w:sz w:val="24"/>
            <w:szCs w:val="24"/>
          </w:rPr>
          <w:fldChar w:fldCharType="end"/>
        </w:r>
        <w:commentRangeEnd w:id="368"/>
        <w:r>
          <w:rPr>
            <w:rStyle w:val="CommentReference"/>
            <w:rFonts w:asciiTheme="minorHAnsi" w:eastAsiaTheme="minorHAnsi" w:hAnsiTheme="minorHAnsi" w:cstheme="minorBidi"/>
          </w:rPr>
          <w:commentReference w:id="368"/>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374"/>
      <w:commentRangeStart w:id="375"/>
      <w:r w:rsidRPr="00636C9B">
        <w:rPr>
          <w:rFonts w:ascii="Times New Roman" w:hAnsi="Times New Roman"/>
          <w:i/>
          <w:sz w:val="24"/>
          <w:szCs w:val="24"/>
        </w:rPr>
        <w:t>Transport</w:t>
      </w:r>
      <w:commentRangeEnd w:id="374"/>
      <w:r w:rsidR="00EC29E7">
        <w:rPr>
          <w:rStyle w:val="CommentReference"/>
          <w:rFonts w:asciiTheme="minorHAnsi" w:eastAsiaTheme="minorHAnsi" w:hAnsiTheme="minorHAnsi" w:cstheme="minorBidi"/>
        </w:rPr>
        <w:commentReference w:id="374"/>
      </w:r>
      <w:commentRangeEnd w:id="375"/>
      <w:r w:rsidR="00C436BA">
        <w:rPr>
          <w:rStyle w:val="CommentReference"/>
          <w:rFonts w:asciiTheme="minorHAnsi" w:eastAsiaTheme="minorHAnsi" w:hAnsiTheme="minorHAnsi" w:cstheme="minorBidi"/>
        </w:rPr>
        <w:commentReference w:id="375"/>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376"/>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69599320"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 xml:space="preserve">Temperature second highest </w:t>
      </w:r>
      <w:r w:rsidR="00CC1FF3" w:rsidRPr="00636C9B">
        <w:rPr>
          <w:rFonts w:ascii="Times New Roman" w:hAnsi="Times New Roman"/>
          <w:sz w:val="24"/>
          <w:szCs w:val="24"/>
        </w:rPr>
        <w:lastRenderedPageBreak/>
        <w:t>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28&lt;/sup&gt;","plainTextFormattedCitation":"28","previouslyFormattedCitation":"&lt;sup&gt;27&lt;/sup&gt;"},"properties":{"noteIndex":0},"schema":"https://github.com/citation-style-language/schema/raw/master/csl-citation.json"}</w:instrText>
      </w:r>
      <w:r w:rsidR="000765BB"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28</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{"citationItems":[{"id":"ITEM-1","itemData":{"DOI":"10.1080/00140138408963605","ISSN":"13665847","abstract":"\"</w:instrText>
      </w:r>
      <w:r w:rsidR="004C7EE7">
        <w:rPr>
          <w:rFonts w:ascii="Times New Roman" w:hAnsi="Times New Roman" w:hint="eastAsia"/>
          <w:sz w:val="24"/>
          <w:szCs w:val="24"/>
        </w:rPr>
        <w:instrText>視力に及ぼす熱の影響</w:instrText>
      </w:r>
      <w:r w:rsidR="004C7EE7">
        <w:rPr>
          <w:rFonts w:ascii="Times New Roman" w:hAnsi="Times New Roman"/>
          <w:sz w:val="24"/>
          <w:szCs w:val="24"/>
        </w:rPr>
        <w:instrText xml:space="preserve">  </w:instrText>
      </w:r>
      <w:r w:rsidR="004C7EE7">
        <w:rPr>
          <w:rFonts w:ascii="Times New Roman" w:hAnsi="Times New Roman" w:hint="eastAsia"/>
          <w:sz w:val="24"/>
          <w:szCs w:val="24"/>
        </w:rPr>
        <w:instrText xml:space="preserve">　</w:instrText>
      </w:r>
      <w:r w:rsidR="004C7EE7">
        <w:rPr>
          <w:rFonts w:ascii="Times New Roman" w:hAnsi="Times New Roman"/>
          <w:sz w:val="24"/>
          <w:szCs w:val="24"/>
        </w:rPr>
        <w:instrText>9</w:instrText>
      </w:r>
      <w:r w:rsidR="004C7EE7">
        <w:rPr>
          <w:rFonts w:ascii="Times New Roman" w:hAnsi="Times New Roman" w:hint="eastAsia"/>
          <w:sz w:val="24"/>
          <w:szCs w:val="24"/>
        </w:rPr>
        <w:instrText>名の被験者の視力を</w:instrText>
      </w:r>
      <w:r w:rsidR="004C7EE7">
        <w:rPr>
          <w:rFonts w:ascii="Times New Roman" w:hAnsi="Times New Roman"/>
          <w:sz w:val="24"/>
          <w:szCs w:val="24"/>
        </w:rPr>
        <w:instrText>3</w:instrText>
      </w:r>
      <w:r w:rsidR="004C7EE7">
        <w:rPr>
          <w:rFonts w:ascii="Times New Roman" w:hAnsi="Times New Roman" w:hint="eastAsia"/>
          <w:sz w:val="24"/>
          <w:szCs w:val="24"/>
        </w:rPr>
        <w:instrText>つの条件下でランドルト環を用いて測定した。</w:instrText>
      </w:r>
      <w:r w:rsidR="004C7EE7">
        <w:rPr>
          <w:rFonts w:ascii="Times New Roman" w:hAnsi="Times New Roman"/>
          <w:sz w:val="24"/>
          <w:szCs w:val="24"/>
        </w:rPr>
        <w:instrText>3</w:instrText>
      </w:r>
      <w:r w:rsidR="004C7EE7">
        <w:rPr>
          <w:rFonts w:ascii="Times New Roman" w:hAnsi="Times New Roman" w:hint="eastAsia"/>
          <w:sz w:val="24"/>
          <w:szCs w:val="24"/>
        </w:rPr>
        <w:instrText>つの条件とは（</w:instrText>
      </w:r>
      <w:r w:rsidR="004C7EE7">
        <w:rPr>
          <w:rFonts w:ascii="Times New Roman" w:hAnsi="Times New Roman"/>
          <w:sz w:val="24"/>
          <w:szCs w:val="24"/>
        </w:rPr>
        <w:instrText>1</w:instrText>
      </w:r>
      <w:r w:rsidR="004C7EE7">
        <w:rPr>
          <w:rFonts w:ascii="Times New Roman" w:hAnsi="Times New Roman" w:hint="eastAsia"/>
          <w:sz w:val="24"/>
          <w:szCs w:val="24"/>
        </w:rPr>
        <w:instrText>）熱的中立のコントロール、（</w:instrText>
      </w:r>
      <w:r w:rsidR="004C7EE7">
        <w:rPr>
          <w:rFonts w:ascii="Times New Roman" w:hAnsi="Times New Roman"/>
          <w:sz w:val="24"/>
          <w:szCs w:val="24"/>
        </w:rPr>
        <w:instrText>2</w:instrText>
      </w:r>
      <w:r w:rsidR="004C7EE7">
        <w:rPr>
          <w:rFonts w:ascii="Times New Roman" w:hAnsi="Times New Roman" w:hint="eastAsia"/>
          <w:sz w:val="24"/>
          <w:szCs w:val="24"/>
        </w:rPr>
        <w:instrText>）温暖湿潤、（</w:instrText>
      </w:r>
      <w:r w:rsidR="004C7EE7">
        <w:rPr>
          <w:rFonts w:ascii="Times New Roman" w:hAnsi="Times New Roman"/>
          <w:sz w:val="24"/>
          <w:szCs w:val="24"/>
        </w:rPr>
        <w:instrText>3</w:instrText>
      </w:r>
      <w:r w:rsidR="004C7EE7">
        <w:rPr>
          <w:rFonts w:ascii="Times New Roman" w:hAnsi="Times New Roman" w:hint="eastAsia"/>
          <w:sz w:val="24"/>
          <w:szCs w:val="24"/>
        </w:rPr>
        <w:instrText>）高温乾燥の環境で、各条件とも被験者を</w:instrText>
      </w:r>
      <w:r w:rsidR="004C7EE7">
        <w:rPr>
          <w:rFonts w:ascii="Times New Roman" w:hAnsi="Times New Roman"/>
          <w:sz w:val="24"/>
          <w:szCs w:val="24"/>
        </w:rPr>
        <w:instrText>3</w:instrText>
      </w:r>
      <w:r w:rsidR="004C7EE7">
        <w:rPr>
          <w:rFonts w:ascii="Times New Roman" w:hAnsi="Times New Roman" w:hint="eastAsia"/>
          <w:sz w:val="24"/>
          <w:szCs w:val="24"/>
        </w:rPr>
        <w:instrText>時間放置した。背景照度は</w:instrText>
      </w:r>
      <w:r w:rsidR="004C7EE7">
        <w:rPr>
          <w:rFonts w:ascii="Times New Roman" w:hAnsi="Times New Roman"/>
          <w:sz w:val="24"/>
          <w:szCs w:val="24"/>
        </w:rPr>
        <w:instrText>450</w:instrText>
      </w:r>
      <w:r w:rsidR="004C7EE7">
        <w:rPr>
          <w:rFonts w:ascii="Times New Roman" w:hAnsi="Times New Roman" w:hint="eastAsia"/>
          <w:sz w:val="24"/>
          <w:szCs w:val="24"/>
        </w:rPr>
        <w:instrText>と</w:instrText>
      </w:r>
      <w:r w:rsidR="004C7EE7">
        <w:rPr>
          <w:rFonts w:ascii="Times New Roman" w:hAnsi="Times New Roman"/>
          <w:sz w:val="24"/>
          <w:szCs w:val="24"/>
        </w:rPr>
        <w:instrText>5cd/m2</w:instrText>
      </w:r>
      <w:r w:rsidR="004C7EE7">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4C7EE7">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29&lt;/sup&gt;","plainTextFormattedCitation":"29","previouslyFormattedCitation":"&lt;sup&gt;28&lt;/sup&gt;"},"properties":{"noteIndex":0},"schema":"https://github.com/citation-style-language/schema/raw/master/csl-citation.json"}</w:instrText>
      </w:r>
      <w:r w:rsidR="00176D12"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29</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376"/>
      <w:r w:rsidR="005E65AD">
        <w:rPr>
          <w:rStyle w:val="CommentReference"/>
          <w:rFonts w:asciiTheme="minorHAnsi" w:eastAsiaTheme="minorHAnsi" w:hAnsiTheme="minorHAnsi" w:cstheme="minorBidi"/>
        </w:rPr>
        <w:commentReference w:id="376"/>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2006D057"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00B152A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00B152A1" w:rsidRPr="00636C9B">
        <w:rPr>
          <w:rFonts w:ascii="Times New Roman" w:hAnsi="Times New Roman"/>
          <w:sz w:val="24"/>
          <w:szCs w:val="24"/>
        </w:rPr>
        <w:fldChar w:fldCharType="end"/>
      </w:r>
    </w:p>
    <w:p w14:paraId="40B33F0D" w14:textId="5FB9E98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00223D8A"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31&lt;/sup&gt;","plainTextFormattedCitation":"31","previouslyFormattedCitation":"&lt;sup&gt;30&lt;/sup&gt;"},"properties":{"noteIndex":0},"schema":"https://github.com/citation-style-language/schema/raw/master/csl-citation.json"}</w:instrText>
      </w:r>
      <w:r w:rsidR="00BE68D2"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31</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31B7AF39"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Pr="00636C9B">
        <w:rPr>
          <w:rFonts w:ascii="Times New Roman" w:hAnsi="Times New Roman"/>
          <w:sz w:val="24"/>
          <w:szCs w:val="24"/>
        </w:rPr>
        <w:fldChar w:fldCharType="end"/>
      </w:r>
    </w:p>
    <w:p w14:paraId="71818B0F" w14:textId="7D8C46A0"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31&lt;/sup&gt;"},"properties":{"noteIndex":0},"schema":"https://github.com/citation-style-language/schema/raw/master/csl-citation.json"}</w:instrText>
      </w:r>
      <w:r w:rsidR="00D21DED"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C1D54B7" w14:textId="61587CA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3DB32E7"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31&lt;/sup&gt;"},"properties":{"noteIndex":0},"schema":"https://github.com/citation-style-language/schema/raw/master/csl-citation.json"}</w:instrText>
      </w:r>
      <w:r w:rsidR="000663B0"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32</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3631E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69676FEE" w14:textId="5AF957FE"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0B5788A7" w14:textId="77305BC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398FCB1D" w14:textId="7171D8D8"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47C30B21" w14:textId="6C544711"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16666B"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654ACD68"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4C7EE7">
        <w:rPr>
          <w:rFonts w:ascii="MS Mincho" w:eastAsia="MS Mincho" w:hAnsi="MS Mincho" w:cs="MS Mincho"/>
          <w:sz w:val="24"/>
          <w:szCs w:val="24"/>
        </w:rPr>
        <w:instrText>∼</w:instrText>
      </w:r>
      <w:r w:rsidR="004C7EE7">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23,34&lt;/sup&gt;","plainTextFormattedCitation":"20–23,34","previouslyFormattedCitation":"&lt;sup&gt;9–12,33&lt;/sup&gt;"},"properties":{"noteIndex":0},"schema":"https://github.com/citation-style-language/schema/raw/master/csl-citation.json"}</w:instrText>
      </w:r>
      <w:r w:rsidR="00FA5998"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20–23,34</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7D178BF8"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14&lt;/sup&gt;"},"properties":{"noteIndex":0},"schema":"https://github.com/citation-style-language/schema/raw/master/csl-citation.json"}</w:instrText>
      </w:r>
      <w:r w:rsidR="001B365D"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2BDF9DF" w14:textId="2ED03EDB" w:rsidR="004C7EE7" w:rsidRPr="004C7EE7" w:rsidRDefault="00A55581"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4C7EE7" w:rsidRPr="004C7EE7">
        <w:rPr>
          <w:rFonts w:ascii="Times New Roman" w:eastAsia="Times New Roman" w:hAnsi="Times New Roman"/>
          <w:noProof/>
          <w:sz w:val="24"/>
        </w:rPr>
        <w:t>1</w:t>
      </w:r>
      <w:r w:rsidR="004C7EE7" w:rsidRPr="004C7EE7">
        <w:rPr>
          <w:rFonts w:ascii="Times New Roman" w:eastAsia="Times New Roman" w:hAnsi="Times New Roman"/>
          <w:noProof/>
          <w:sz w:val="24"/>
        </w:rPr>
        <w:tab/>
        <w:t>IPCC. IPCC special report on the impacts of global warming of 1.5 °C - Summary for policy makers. 2018. http://www.ipcc.ch/report/sr15/.</w:t>
      </w:r>
    </w:p>
    <w:p w14:paraId="5D27B10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w:t>
      </w:r>
      <w:r w:rsidRPr="004C7EE7">
        <w:rPr>
          <w:rFonts w:ascii="Times New Roman" w:eastAsia="Times New Roman" w:hAnsi="Times New Roman"/>
          <w:noProof/>
          <w:sz w:val="24"/>
        </w:rPr>
        <w:tab/>
        <w:t xml:space="preserve">Ye X, Wolff R, Yu W, Vaneckova P, Pan X, Tong S. Ambient temperature and morbidity: a review of epidemiological evidence. </w:t>
      </w:r>
      <w:r w:rsidRPr="004C7EE7">
        <w:rPr>
          <w:rFonts w:ascii="Times New Roman" w:eastAsia="Times New Roman" w:hAnsi="Times New Roman"/>
          <w:i/>
          <w:iCs/>
          <w:noProof/>
          <w:sz w:val="24"/>
        </w:rPr>
        <w:t>Environ Health Perspect</w:t>
      </w:r>
      <w:r w:rsidRPr="004C7EE7">
        <w:rPr>
          <w:rFonts w:ascii="Times New Roman" w:eastAsia="Times New Roman" w:hAnsi="Times New Roman"/>
          <w:noProof/>
          <w:sz w:val="24"/>
        </w:rPr>
        <w:t xml:space="preserve"> 2012; </w:t>
      </w:r>
      <w:r w:rsidRPr="004C7EE7">
        <w:rPr>
          <w:rFonts w:ascii="Times New Roman" w:eastAsia="Times New Roman" w:hAnsi="Times New Roman"/>
          <w:b/>
          <w:bCs/>
          <w:noProof/>
          <w:sz w:val="24"/>
        </w:rPr>
        <w:t>120</w:t>
      </w:r>
      <w:r w:rsidRPr="004C7EE7">
        <w:rPr>
          <w:rFonts w:ascii="Times New Roman" w:eastAsia="Times New Roman" w:hAnsi="Times New Roman"/>
          <w:noProof/>
          <w:sz w:val="24"/>
        </w:rPr>
        <w:t>: 19–28.</w:t>
      </w:r>
    </w:p>
    <w:p w14:paraId="56BE812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w:t>
      </w:r>
      <w:r w:rsidRPr="004C7EE7">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4C7EE7">
        <w:rPr>
          <w:rFonts w:ascii="Times New Roman" w:eastAsia="Times New Roman" w:hAnsi="Times New Roman"/>
          <w:b/>
          <w:bCs/>
          <w:noProof/>
          <w:sz w:val="24"/>
        </w:rPr>
        <w:t>8</w:t>
      </w:r>
      <w:r w:rsidRPr="004C7EE7">
        <w:rPr>
          <w:rFonts w:ascii="Times New Roman" w:eastAsia="Times New Roman" w:hAnsi="Times New Roman"/>
          <w:noProof/>
          <w:sz w:val="24"/>
        </w:rPr>
        <w:t>: 40.</w:t>
      </w:r>
    </w:p>
    <w:p w14:paraId="656C9BF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4</w:t>
      </w:r>
      <w:r w:rsidRPr="004C7EE7">
        <w:rPr>
          <w:rFonts w:ascii="Times New Roman" w:eastAsia="Times New Roman" w:hAnsi="Times New Roman"/>
          <w:noProof/>
          <w:sz w:val="24"/>
        </w:rPr>
        <w:tab/>
        <w:t xml:space="preserve">Gasparrini A, Guo Y, Hashizume M,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Mortality risk attributable to high and low ambient temperature: A multicountry observational study. </w:t>
      </w:r>
      <w:r w:rsidRPr="004C7EE7">
        <w:rPr>
          <w:rFonts w:ascii="Times New Roman" w:eastAsia="Times New Roman" w:hAnsi="Times New Roman"/>
          <w:i/>
          <w:iCs/>
          <w:noProof/>
          <w:sz w:val="24"/>
        </w:rPr>
        <w:t>Lancet</w:t>
      </w:r>
      <w:r w:rsidRPr="004C7EE7">
        <w:rPr>
          <w:rFonts w:ascii="Times New Roman" w:eastAsia="Times New Roman" w:hAnsi="Times New Roman"/>
          <w:noProof/>
          <w:sz w:val="24"/>
        </w:rPr>
        <w:t xml:space="preserve"> 2015; </w:t>
      </w:r>
      <w:r w:rsidRPr="004C7EE7">
        <w:rPr>
          <w:rFonts w:ascii="Times New Roman" w:eastAsia="Times New Roman" w:hAnsi="Times New Roman"/>
          <w:b/>
          <w:bCs/>
          <w:noProof/>
          <w:sz w:val="24"/>
        </w:rPr>
        <w:t>386</w:t>
      </w:r>
      <w:r w:rsidRPr="004C7EE7">
        <w:rPr>
          <w:rFonts w:ascii="Times New Roman" w:eastAsia="Times New Roman" w:hAnsi="Times New Roman"/>
          <w:noProof/>
          <w:sz w:val="24"/>
        </w:rPr>
        <w:t>: 369–75.</w:t>
      </w:r>
    </w:p>
    <w:p w14:paraId="12A734EF"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5</w:t>
      </w:r>
      <w:r w:rsidRPr="004C7EE7">
        <w:rPr>
          <w:rFonts w:ascii="Times New Roman" w:eastAsia="Times New Roman" w:hAnsi="Times New Roman"/>
          <w:noProof/>
          <w:sz w:val="24"/>
        </w:rPr>
        <w:tab/>
        <w:t xml:space="preserve">Costello A, Abbas M, Allen A,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Managing the health effects of climate change. </w:t>
      </w:r>
      <w:r w:rsidRPr="004C7EE7">
        <w:rPr>
          <w:rFonts w:ascii="Times New Roman" w:eastAsia="Times New Roman" w:hAnsi="Times New Roman"/>
          <w:i/>
          <w:iCs/>
          <w:noProof/>
          <w:sz w:val="24"/>
        </w:rPr>
        <w:t>Lancet</w:t>
      </w:r>
      <w:r w:rsidRPr="004C7EE7">
        <w:rPr>
          <w:rFonts w:ascii="Times New Roman" w:eastAsia="Times New Roman" w:hAnsi="Times New Roman"/>
          <w:noProof/>
          <w:sz w:val="24"/>
        </w:rPr>
        <w:t xml:space="preserve"> 2009; </w:t>
      </w:r>
      <w:r w:rsidRPr="004C7EE7">
        <w:rPr>
          <w:rFonts w:ascii="Times New Roman" w:eastAsia="Times New Roman" w:hAnsi="Times New Roman"/>
          <w:b/>
          <w:bCs/>
          <w:noProof/>
          <w:sz w:val="24"/>
        </w:rPr>
        <w:t>373</w:t>
      </w:r>
      <w:r w:rsidRPr="004C7EE7">
        <w:rPr>
          <w:rFonts w:ascii="Times New Roman" w:eastAsia="Times New Roman" w:hAnsi="Times New Roman"/>
          <w:noProof/>
          <w:sz w:val="24"/>
        </w:rPr>
        <w:t>: 1693–733.</w:t>
      </w:r>
    </w:p>
    <w:p w14:paraId="33A67A2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6</w:t>
      </w:r>
      <w:r w:rsidRPr="004C7EE7">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4C7EE7">
        <w:rPr>
          <w:rFonts w:ascii="Times New Roman" w:eastAsia="Times New Roman" w:hAnsi="Times New Roman"/>
          <w:i/>
          <w:iCs/>
          <w:noProof/>
          <w:sz w:val="24"/>
        </w:rPr>
        <w:t>Nat Clim Chang</w:t>
      </w:r>
      <w:r w:rsidRPr="004C7EE7">
        <w:rPr>
          <w:rFonts w:ascii="Times New Roman" w:eastAsia="Times New Roman" w:hAnsi="Times New Roman"/>
          <w:noProof/>
          <w:sz w:val="24"/>
        </w:rPr>
        <w:t xml:space="preserve"> 2014; </w:t>
      </w:r>
      <w:r w:rsidRPr="004C7EE7">
        <w:rPr>
          <w:rFonts w:ascii="Times New Roman" w:eastAsia="Times New Roman" w:hAnsi="Times New Roman"/>
          <w:b/>
          <w:bCs/>
          <w:noProof/>
          <w:sz w:val="24"/>
        </w:rPr>
        <w:t>4</w:t>
      </w:r>
      <w:r w:rsidRPr="004C7EE7">
        <w:rPr>
          <w:rFonts w:ascii="Times New Roman" w:eastAsia="Times New Roman" w:hAnsi="Times New Roman"/>
          <w:noProof/>
          <w:sz w:val="24"/>
        </w:rPr>
        <w:t>: 269–73.</w:t>
      </w:r>
    </w:p>
    <w:p w14:paraId="14A844DE"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7</w:t>
      </w:r>
      <w:r w:rsidRPr="004C7EE7">
        <w:rPr>
          <w:rFonts w:ascii="Times New Roman" w:eastAsia="Times New Roman" w:hAnsi="Times New Roman"/>
          <w:noProof/>
          <w:sz w:val="24"/>
        </w:rPr>
        <w:tab/>
        <w:t xml:space="preserve">Song X, Wang S, Hu Y,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Impact of ambient temperature on morbidity and mortality: An overview of reviews. </w:t>
      </w:r>
      <w:r w:rsidRPr="004C7EE7">
        <w:rPr>
          <w:rFonts w:ascii="Times New Roman" w:eastAsia="Times New Roman" w:hAnsi="Times New Roman"/>
          <w:i/>
          <w:iCs/>
          <w:noProof/>
          <w:sz w:val="24"/>
        </w:rPr>
        <w:t>Sci Total Environ</w:t>
      </w:r>
      <w:r w:rsidRPr="004C7EE7">
        <w:rPr>
          <w:rFonts w:ascii="Times New Roman" w:eastAsia="Times New Roman" w:hAnsi="Times New Roman"/>
          <w:noProof/>
          <w:sz w:val="24"/>
        </w:rPr>
        <w:t xml:space="preserve"> 2017; </w:t>
      </w:r>
      <w:r w:rsidRPr="004C7EE7">
        <w:rPr>
          <w:rFonts w:ascii="Times New Roman" w:eastAsia="Times New Roman" w:hAnsi="Times New Roman"/>
          <w:b/>
          <w:bCs/>
          <w:noProof/>
          <w:sz w:val="24"/>
        </w:rPr>
        <w:t>586</w:t>
      </w:r>
      <w:r w:rsidRPr="004C7EE7">
        <w:rPr>
          <w:rFonts w:ascii="Times New Roman" w:eastAsia="Times New Roman" w:hAnsi="Times New Roman"/>
          <w:noProof/>
          <w:sz w:val="24"/>
        </w:rPr>
        <w:t>: 241–54.</w:t>
      </w:r>
    </w:p>
    <w:p w14:paraId="1666BC5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8</w:t>
      </w:r>
      <w:r w:rsidRPr="004C7EE7">
        <w:rPr>
          <w:rFonts w:ascii="Times New Roman" w:eastAsia="Times New Roman" w:hAnsi="Times New Roman"/>
          <w:noProof/>
          <w:sz w:val="24"/>
        </w:rPr>
        <w:tab/>
        <w:t xml:space="preserve">Hajat S, Kovats RS, Lachowycz K. Heat-related and cold-related deaths in England and Wales: Who is at risk? </w:t>
      </w:r>
      <w:r w:rsidRPr="004C7EE7">
        <w:rPr>
          <w:rFonts w:ascii="Times New Roman" w:eastAsia="Times New Roman" w:hAnsi="Times New Roman"/>
          <w:i/>
          <w:iCs/>
          <w:noProof/>
          <w:sz w:val="24"/>
        </w:rPr>
        <w:t>Occup Environ Med</w:t>
      </w:r>
      <w:r w:rsidRPr="004C7EE7">
        <w:rPr>
          <w:rFonts w:ascii="Times New Roman" w:eastAsia="Times New Roman" w:hAnsi="Times New Roman"/>
          <w:noProof/>
          <w:sz w:val="24"/>
        </w:rPr>
        <w:t xml:space="preserve"> 2007. DOI:10.1136/oem.2006.029017.</w:t>
      </w:r>
    </w:p>
    <w:p w14:paraId="7E52FD5C"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9</w:t>
      </w:r>
      <w:r w:rsidRPr="004C7EE7">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4C7EE7">
        <w:rPr>
          <w:rFonts w:ascii="Times New Roman" w:eastAsia="Times New Roman" w:hAnsi="Times New Roman"/>
          <w:i/>
          <w:iCs/>
          <w:noProof/>
          <w:sz w:val="24"/>
        </w:rPr>
        <w:t>Proc Natl Acad Sci</w:t>
      </w:r>
      <w:r w:rsidRPr="004C7EE7">
        <w:rPr>
          <w:rFonts w:ascii="Times New Roman" w:eastAsia="Times New Roman" w:hAnsi="Times New Roman"/>
          <w:noProof/>
          <w:sz w:val="24"/>
        </w:rPr>
        <w:t xml:space="preserve"> 2012. DOI:10.1073/pnas.1113070109.</w:t>
      </w:r>
    </w:p>
    <w:p w14:paraId="50CEAA6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10</w:t>
      </w:r>
      <w:r w:rsidRPr="004C7EE7">
        <w:rPr>
          <w:rFonts w:ascii="Times New Roman" w:eastAsia="Times New Roman" w:hAnsi="Times New Roman"/>
          <w:noProof/>
          <w:sz w:val="24"/>
        </w:rPr>
        <w:tab/>
        <w:t xml:space="preserve">Ingram DD, Parker JD, Schenker N,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United States Census 2000 population with bridged race categories. </w:t>
      </w:r>
      <w:r w:rsidRPr="004C7EE7">
        <w:rPr>
          <w:rFonts w:ascii="Times New Roman" w:eastAsia="Times New Roman" w:hAnsi="Times New Roman"/>
          <w:i/>
          <w:iCs/>
          <w:noProof/>
          <w:sz w:val="24"/>
        </w:rPr>
        <w:t>Vital Health Stat 2</w:t>
      </w:r>
      <w:r w:rsidRPr="004C7EE7">
        <w:rPr>
          <w:rFonts w:ascii="Times New Roman" w:eastAsia="Times New Roman" w:hAnsi="Times New Roman"/>
          <w:noProof/>
          <w:sz w:val="24"/>
        </w:rPr>
        <w:t xml:space="preserve"> 2003; : 1–55.</w:t>
      </w:r>
    </w:p>
    <w:p w14:paraId="236B441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11</w:t>
      </w:r>
      <w:r w:rsidRPr="004C7EE7">
        <w:rPr>
          <w:rFonts w:ascii="Times New Roman" w:eastAsia="Times New Roman" w:hAnsi="Times New Roman"/>
          <w:noProof/>
          <w:sz w:val="24"/>
        </w:rPr>
        <w:tab/>
        <w:t xml:space="preserve">Dee DP, Uppala SM, Simmons AJ,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The ERA-Interim reanalysis: configuration and performance of the data assimilation system. </w:t>
      </w:r>
      <w:r w:rsidRPr="004C7EE7">
        <w:rPr>
          <w:rFonts w:ascii="Times New Roman" w:eastAsia="Times New Roman" w:hAnsi="Times New Roman"/>
          <w:i/>
          <w:iCs/>
          <w:noProof/>
          <w:sz w:val="24"/>
        </w:rPr>
        <w:t>Q J R Meteorol Soc</w:t>
      </w:r>
      <w:r w:rsidRPr="004C7EE7">
        <w:rPr>
          <w:rFonts w:ascii="Times New Roman" w:eastAsia="Times New Roman" w:hAnsi="Times New Roman"/>
          <w:noProof/>
          <w:sz w:val="24"/>
        </w:rPr>
        <w:t xml:space="preserve"> 2011; </w:t>
      </w:r>
      <w:r w:rsidRPr="004C7EE7">
        <w:rPr>
          <w:rFonts w:ascii="Times New Roman" w:eastAsia="Times New Roman" w:hAnsi="Times New Roman"/>
          <w:b/>
          <w:bCs/>
          <w:noProof/>
          <w:sz w:val="24"/>
        </w:rPr>
        <w:t>137</w:t>
      </w:r>
      <w:r w:rsidRPr="004C7EE7">
        <w:rPr>
          <w:rFonts w:ascii="Times New Roman" w:eastAsia="Times New Roman" w:hAnsi="Times New Roman"/>
          <w:noProof/>
          <w:sz w:val="24"/>
        </w:rPr>
        <w:t>: 553–97.</w:t>
      </w:r>
    </w:p>
    <w:p w14:paraId="65204C65"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12</w:t>
      </w:r>
      <w:r w:rsidRPr="004C7EE7">
        <w:rPr>
          <w:rFonts w:ascii="Times New Roman" w:eastAsia="Times New Roman" w:hAnsi="Times New Roman"/>
          <w:noProof/>
          <w:sz w:val="24"/>
        </w:rPr>
        <w:tab/>
        <w:t>Wallace JM, Hobbs P V. Atmospheric Science: An Introductory Survey: Second Edition. 2006 DOI:10.1016/C2009-0-00034-8.</w:t>
      </w:r>
    </w:p>
    <w:p w14:paraId="231FAC5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13</w:t>
      </w:r>
      <w:r w:rsidRPr="004C7EE7">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4C7EE7">
        <w:rPr>
          <w:rFonts w:ascii="Times New Roman" w:eastAsia="Times New Roman" w:hAnsi="Times New Roman"/>
          <w:i/>
          <w:iCs/>
          <w:noProof/>
          <w:sz w:val="24"/>
        </w:rPr>
        <w:t>Elife</w:t>
      </w:r>
      <w:r w:rsidRPr="004C7EE7">
        <w:rPr>
          <w:rFonts w:ascii="Times New Roman" w:eastAsia="Times New Roman" w:hAnsi="Times New Roman"/>
          <w:noProof/>
          <w:sz w:val="24"/>
        </w:rPr>
        <w:t xml:space="preserve"> 2018; </w:t>
      </w:r>
      <w:r w:rsidRPr="004C7EE7">
        <w:rPr>
          <w:rFonts w:ascii="Times New Roman" w:eastAsia="Times New Roman" w:hAnsi="Times New Roman"/>
          <w:b/>
          <w:bCs/>
          <w:noProof/>
          <w:sz w:val="24"/>
        </w:rPr>
        <w:t>7</w:t>
      </w:r>
      <w:r w:rsidRPr="004C7EE7">
        <w:rPr>
          <w:rFonts w:ascii="Times New Roman" w:eastAsia="Times New Roman" w:hAnsi="Times New Roman"/>
          <w:noProof/>
          <w:sz w:val="24"/>
        </w:rPr>
        <w:t>. DOI:10.7554/eLife.35500.</w:t>
      </w:r>
    </w:p>
    <w:p w14:paraId="112248F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14</w:t>
      </w:r>
      <w:r w:rsidRPr="004C7EE7">
        <w:rPr>
          <w:rFonts w:ascii="Times New Roman" w:eastAsia="Times New Roman" w:hAnsi="Times New Roman"/>
          <w:noProof/>
          <w:sz w:val="24"/>
        </w:rPr>
        <w:tab/>
        <w:t>Rue H, Held L. Gaussian Markov random fields. Theory and applications. 2005 DOI:10.1007/s00184-007-0162-3.</w:t>
      </w:r>
    </w:p>
    <w:p w14:paraId="6B54EAC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15</w:t>
      </w:r>
      <w:r w:rsidRPr="004C7EE7">
        <w:rPr>
          <w:rFonts w:ascii="Times New Roman" w:eastAsia="Times New Roman" w:hAnsi="Times New Roman"/>
          <w:noProof/>
          <w:sz w:val="24"/>
        </w:rPr>
        <w:tab/>
        <w:t xml:space="preserve">Besag J. Spatial interaction and the statistical snalysis of lattice systems. </w:t>
      </w:r>
      <w:r w:rsidRPr="004C7EE7">
        <w:rPr>
          <w:rFonts w:ascii="Times New Roman" w:eastAsia="Times New Roman" w:hAnsi="Times New Roman"/>
          <w:i/>
          <w:iCs/>
          <w:noProof/>
          <w:sz w:val="24"/>
        </w:rPr>
        <w:t>J R Stat Soc Ser B (Statistical Methodol</w:t>
      </w:r>
      <w:r w:rsidRPr="004C7EE7">
        <w:rPr>
          <w:rFonts w:ascii="Times New Roman" w:eastAsia="Times New Roman" w:hAnsi="Times New Roman"/>
          <w:noProof/>
          <w:sz w:val="24"/>
        </w:rPr>
        <w:t xml:space="preserve"> 1974. DOI:10.2307/2984812.</w:t>
      </w:r>
    </w:p>
    <w:p w14:paraId="33C02BC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16</w:t>
      </w:r>
      <w:r w:rsidRPr="004C7EE7">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4C7EE7">
        <w:rPr>
          <w:rFonts w:ascii="Times New Roman" w:eastAsia="Times New Roman" w:hAnsi="Times New Roman"/>
          <w:i/>
          <w:iCs/>
          <w:noProof/>
          <w:sz w:val="24"/>
        </w:rPr>
        <w:t xml:space="preserve">J R Stat Soc Ser B Stat </w:t>
      </w:r>
      <w:r w:rsidRPr="004C7EE7">
        <w:rPr>
          <w:rFonts w:ascii="Times New Roman" w:eastAsia="Times New Roman" w:hAnsi="Times New Roman"/>
          <w:i/>
          <w:iCs/>
          <w:noProof/>
          <w:sz w:val="24"/>
        </w:rPr>
        <w:lastRenderedPageBreak/>
        <w:t>Methodol</w:t>
      </w:r>
      <w:r w:rsidRPr="004C7EE7">
        <w:rPr>
          <w:rFonts w:ascii="Times New Roman" w:eastAsia="Times New Roman" w:hAnsi="Times New Roman"/>
          <w:noProof/>
          <w:sz w:val="24"/>
        </w:rPr>
        <w:t xml:space="preserve"> 2009. DOI:10.1111/j.1467-9868.2008.00700.x.</w:t>
      </w:r>
    </w:p>
    <w:p w14:paraId="6E5CA724"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17</w:t>
      </w:r>
      <w:r w:rsidRPr="004C7EE7">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4C7EE7">
        <w:rPr>
          <w:rFonts w:ascii="Times New Roman" w:eastAsia="Times New Roman" w:hAnsi="Times New Roman"/>
          <w:i/>
          <w:iCs/>
          <w:noProof/>
          <w:sz w:val="24"/>
        </w:rPr>
        <w:t>Lancet</w:t>
      </w:r>
      <w:r w:rsidRPr="004C7EE7">
        <w:rPr>
          <w:rFonts w:ascii="Times New Roman" w:eastAsia="Times New Roman" w:hAnsi="Times New Roman"/>
          <w:noProof/>
          <w:sz w:val="24"/>
        </w:rPr>
        <w:t xml:space="preserve"> 2017. DOI:10.1016/S0140-6736(16)32381-9.</w:t>
      </w:r>
    </w:p>
    <w:p w14:paraId="73850A35"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18</w:t>
      </w:r>
      <w:r w:rsidRPr="004C7EE7">
        <w:rPr>
          <w:rFonts w:ascii="Times New Roman" w:eastAsia="Times New Roman" w:hAnsi="Times New Roman"/>
          <w:noProof/>
          <w:sz w:val="24"/>
        </w:rPr>
        <w:tab/>
        <w:t xml:space="preserve">Ranson M. Crime, weather, and climate change. </w:t>
      </w:r>
      <w:r w:rsidRPr="004C7EE7">
        <w:rPr>
          <w:rFonts w:ascii="Times New Roman" w:eastAsia="Times New Roman" w:hAnsi="Times New Roman"/>
          <w:i/>
          <w:iCs/>
          <w:noProof/>
          <w:sz w:val="24"/>
        </w:rPr>
        <w:t>J Environ Econ Manage</w:t>
      </w:r>
      <w:r w:rsidRPr="004C7EE7">
        <w:rPr>
          <w:rFonts w:ascii="Times New Roman" w:eastAsia="Times New Roman" w:hAnsi="Times New Roman"/>
          <w:noProof/>
          <w:sz w:val="24"/>
        </w:rPr>
        <w:t xml:space="preserve"> 2014. DOI:10.1016/j.jeem.2013.11.008.</w:t>
      </w:r>
    </w:p>
    <w:p w14:paraId="51E59674"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19</w:t>
      </w:r>
      <w:r w:rsidRPr="004C7EE7">
        <w:rPr>
          <w:rFonts w:ascii="Times New Roman" w:eastAsia="Times New Roman" w:hAnsi="Times New Roman"/>
          <w:noProof/>
          <w:sz w:val="24"/>
        </w:rPr>
        <w:tab/>
        <w:t xml:space="preserve">Mares D. Climate change and levels of violence in socially disadvantaged neighborhood groups. </w:t>
      </w:r>
      <w:r w:rsidRPr="004C7EE7">
        <w:rPr>
          <w:rFonts w:ascii="Times New Roman" w:eastAsia="Times New Roman" w:hAnsi="Times New Roman"/>
          <w:i/>
          <w:iCs/>
          <w:noProof/>
          <w:sz w:val="24"/>
        </w:rPr>
        <w:t>J Urban Heal</w:t>
      </w:r>
      <w:r w:rsidRPr="004C7EE7">
        <w:rPr>
          <w:rFonts w:ascii="Times New Roman" w:eastAsia="Times New Roman" w:hAnsi="Times New Roman"/>
          <w:noProof/>
          <w:sz w:val="24"/>
        </w:rPr>
        <w:t xml:space="preserve"> 2013. DOI:10.1007/s11524-013-9791-1.</w:t>
      </w:r>
    </w:p>
    <w:p w14:paraId="6FC9BC13"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20</w:t>
      </w:r>
      <w:r w:rsidRPr="004C7EE7">
        <w:rPr>
          <w:rFonts w:ascii="Times New Roman" w:eastAsia="Times New Roman" w:hAnsi="Times New Roman"/>
          <w:noProof/>
          <w:sz w:val="24"/>
        </w:rPr>
        <w:tab/>
        <w:t xml:space="preserve">Burke MB, Miguel E, Satyanath S, Dykema JA, Lobell DB. Warming increases the risk of civil war in Africa. </w:t>
      </w:r>
      <w:r w:rsidRPr="004C7EE7">
        <w:rPr>
          <w:rFonts w:ascii="Times New Roman" w:eastAsia="Times New Roman" w:hAnsi="Times New Roman"/>
          <w:i/>
          <w:iCs/>
          <w:noProof/>
          <w:sz w:val="24"/>
        </w:rPr>
        <w:t>Proc Natl Acad Sci</w:t>
      </w:r>
      <w:r w:rsidRPr="004C7EE7">
        <w:rPr>
          <w:rFonts w:ascii="Times New Roman" w:eastAsia="Times New Roman" w:hAnsi="Times New Roman"/>
          <w:noProof/>
          <w:sz w:val="24"/>
        </w:rPr>
        <w:t xml:space="preserve"> 2009. DOI:10.1073/pnas.0907998106.</w:t>
      </w:r>
    </w:p>
    <w:p w14:paraId="2941203C"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21</w:t>
      </w:r>
      <w:r w:rsidRPr="004C7EE7">
        <w:rPr>
          <w:rFonts w:ascii="Times New Roman" w:eastAsia="Times New Roman" w:hAnsi="Times New Roman"/>
          <w:noProof/>
          <w:sz w:val="24"/>
        </w:rPr>
        <w:tab/>
        <w:t xml:space="preserve">Hsiang SM, Burke M, Miguel E. Quantifying the Influence of Climate on Human Conflict. </w:t>
      </w:r>
      <w:r w:rsidRPr="004C7EE7">
        <w:rPr>
          <w:rFonts w:ascii="Times New Roman" w:eastAsia="Times New Roman" w:hAnsi="Times New Roman"/>
          <w:i/>
          <w:iCs/>
          <w:noProof/>
          <w:sz w:val="24"/>
        </w:rPr>
        <w:t>Science (80- )</w:t>
      </w:r>
      <w:r w:rsidRPr="004C7EE7">
        <w:rPr>
          <w:rFonts w:ascii="Times New Roman" w:eastAsia="Times New Roman" w:hAnsi="Times New Roman"/>
          <w:noProof/>
          <w:sz w:val="24"/>
        </w:rPr>
        <w:t xml:space="preserve"> 2013. DOI:10.1126/science.1235367.</w:t>
      </w:r>
    </w:p>
    <w:p w14:paraId="427E7709"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22</w:t>
      </w:r>
      <w:r w:rsidRPr="004C7EE7">
        <w:rPr>
          <w:rFonts w:ascii="Times New Roman" w:eastAsia="Times New Roman" w:hAnsi="Times New Roman"/>
          <w:noProof/>
          <w:sz w:val="24"/>
        </w:rPr>
        <w:tab/>
        <w:t xml:space="preserve">Hsiang SM, Meng KC, Cane MA. Civil conflicts are associated with the global climate. </w:t>
      </w:r>
      <w:r w:rsidRPr="004C7EE7">
        <w:rPr>
          <w:rFonts w:ascii="Times New Roman" w:eastAsia="Times New Roman" w:hAnsi="Times New Roman"/>
          <w:i/>
          <w:iCs/>
          <w:noProof/>
          <w:sz w:val="24"/>
        </w:rPr>
        <w:t>Nature</w:t>
      </w:r>
      <w:r w:rsidRPr="004C7EE7">
        <w:rPr>
          <w:rFonts w:ascii="Times New Roman" w:eastAsia="Times New Roman" w:hAnsi="Times New Roman"/>
          <w:noProof/>
          <w:sz w:val="24"/>
        </w:rPr>
        <w:t xml:space="preserve"> 2011. DOI:10.1038/nature10311.</w:t>
      </w:r>
    </w:p>
    <w:p w14:paraId="08A97AED"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23</w:t>
      </w:r>
      <w:r w:rsidRPr="004C7EE7">
        <w:rPr>
          <w:rFonts w:ascii="Times New Roman" w:eastAsia="Times New Roman" w:hAnsi="Times New Roman"/>
          <w:noProof/>
          <w:sz w:val="24"/>
        </w:rPr>
        <w:tab/>
        <w:t xml:space="preserve">O’Loughlin J, Witmer FDW, Linke AM, Laing A, Gettelman A, Dudhia J. Climate variability and conflict risk in East Africa, 1990-2009. </w:t>
      </w:r>
      <w:r w:rsidRPr="004C7EE7">
        <w:rPr>
          <w:rFonts w:ascii="Times New Roman" w:eastAsia="Times New Roman" w:hAnsi="Times New Roman"/>
          <w:i/>
          <w:iCs/>
          <w:noProof/>
          <w:sz w:val="24"/>
        </w:rPr>
        <w:t>Proc Natl Acad Sci</w:t>
      </w:r>
      <w:r w:rsidRPr="004C7EE7">
        <w:rPr>
          <w:rFonts w:ascii="Times New Roman" w:eastAsia="Times New Roman" w:hAnsi="Times New Roman"/>
          <w:noProof/>
          <w:sz w:val="24"/>
        </w:rPr>
        <w:t xml:space="preserve"> 2012. DOI:10.1073/pnas.1205130109.</w:t>
      </w:r>
    </w:p>
    <w:p w14:paraId="68DD83B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24</w:t>
      </w:r>
      <w:r w:rsidRPr="004C7EE7">
        <w:rPr>
          <w:rFonts w:ascii="Times New Roman" w:eastAsia="Times New Roman" w:hAnsi="Times New Roman"/>
          <w:noProof/>
          <w:sz w:val="24"/>
        </w:rPr>
        <w:tab/>
        <w:t xml:space="preserve">Page LA, Hajat S, Kovats RS. Relationship between daily suicide counts and temperature in England and Wales. </w:t>
      </w:r>
      <w:r w:rsidRPr="004C7EE7">
        <w:rPr>
          <w:rFonts w:ascii="Times New Roman" w:eastAsia="Times New Roman" w:hAnsi="Times New Roman"/>
          <w:i/>
          <w:iCs/>
          <w:noProof/>
          <w:sz w:val="24"/>
        </w:rPr>
        <w:t>Br J Psychiatry</w:t>
      </w:r>
      <w:r w:rsidRPr="004C7EE7">
        <w:rPr>
          <w:rFonts w:ascii="Times New Roman" w:eastAsia="Times New Roman" w:hAnsi="Times New Roman"/>
          <w:noProof/>
          <w:sz w:val="24"/>
        </w:rPr>
        <w:t xml:space="preserve"> 2007. DOI:10.1192/bjp.bp.106.031948.</w:t>
      </w:r>
    </w:p>
    <w:p w14:paraId="1513682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25</w:t>
      </w:r>
      <w:r w:rsidRPr="004C7EE7">
        <w:rPr>
          <w:rFonts w:ascii="Times New Roman" w:eastAsia="Times New Roman" w:hAnsi="Times New Roman"/>
          <w:noProof/>
          <w:sz w:val="24"/>
        </w:rPr>
        <w:tab/>
        <w:t xml:space="preserve">Burke M, González F, Baylis P,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Higher temperatures increase suicide rates in the United States and Mexico. </w:t>
      </w:r>
      <w:r w:rsidRPr="004C7EE7">
        <w:rPr>
          <w:rFonts w:ascii="Times New Roman" w:eastAsia="Times New Roman" w:hAnsi="Times New Roman"/>
          <w:i/>
          <w:iCs/>
          <w:noProof/>
          <w:sz w:val="24"/>
        </w:rPr>
        <w:t>Nat Clim Chang</w:t>
      </w:r>
      <w:r w:rsidRPr="004C7EE7">
        <w:rPr>
          <w:rFonts w:ascii="Times New Roman" w:eastAsia="Times New Roman" w:hAnsi="Times New Roman"/>
          <w:noProof/>
          <w:sz w:val="24"/>
        </w:rPr>
        <w:t xml:space="preserve"> 2018. DOI:10.1038/s41558-018-0222-x.</w:t>
      </w:r>
    </w:p>
    <w:p w14:paraId="248FD4D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26</w:t>
      </w:r>
      <w:r w:rsidRPr="004C7EE7">
        <w:rPr>
          <w:rFonts w:ascii="Times New Roman" w:eastAsia="Times New Roman" w:hAnsi="Times New Roman"/>
          <w:noProof/>
          <w:sz w:val="24"/>
        </w:rPr>
        <w:tab/>
        <w:t xml:space="preserve">Orru H, Åström DO. Increases in external cause mortality due to high and low temperatures: evidence from northeastern Europe. </w:t>
      </w:r>
      <w:r w:rsidRPr="004C7EE7">
        <w:rPr>
          <w:rFonts w:ascii="Times New Roman" w:eastAsia="Times New Roman" w:hAnsi="Times New Roman"/>
          <w:i/>
          <w:iCs/>
          <w:noProof/>
          <w:sz w:val="24"/>
        </w:rPr>
        <w:t>Int J Biometeorol</w:t>
      </w:r>
      <w:r w:rsidRPr="004C7EE7">
        <w:rPr>
          <w:rFonts w:ascii="Times New Roman" w:eastAsia="Times New Roman" w:hAnsi="Times New Roman"/>
          <w:noProof/>
          <w:sz w:val="24"/>
        </w:rPr>
        <w:t xml:space="preserve"> 2017. DOI:10.1007/s00484-016-1270-4.</w:t>
      </w:r>
    </w:p>
    <w:p w14:paraId="3CE453A8"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27</w:t>
      </w:r>
      <w:r w:rsidRPr="004C7EE7">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4C7EE7">
        <w:rPr>
          <w:rFonts w:ascii="Times New Roman" w:eastAsia="Times New Roman" w:hAnsi="Times New Roman"/>
          <w:i/>
          <w:iCs/>
          <w:noProof/>
          <w:sz w:val="24"/>
        </w:rPr>
        <w:t>BMJ Open</w:t>
      </w:r>
      <w:r w:rsidRPr="004C7EE7">
        <w:rPr>
          <w:rFonts w:ascii="Times New Roman" w:eastAsia="Times New Roman" w:hAnsi="Times New Roman"/>
          <w:noProof/>
          <w:sz w:val="24"/>
        </w:rPr>
        <w:t xml:space="preserve"> 2016. DOI:10.1136/bmjopen-2015-010399.</w:t>
      </w:r>
    </w:p>
    <w:p w14:paraId="1E6A25EE"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28</w:t>
      </w:r>
      <w:r w:rsidRPr="004C7EE7">
        <w:rPr>
          <w:rFonts w:ascii="Times New Roman" w:eastAsia="Times New Roman" w:hAnsi="Times New Roman"/>
          <w:noProof/>
          <w:sz w:val="24"/>
        </w:rPr>
        <w:tab/>
        <w:t xml:space="preserve">Al-Harbi M, Yassin MF, Shams M Bin. Stochastic modeling of the impact of meteorological conditions on road traffic accidents. </w:t>
      </w:r>
      <w:r w:rsidRPr="004C7EE7">
        <w:rPr>
          <w:rFonts w:ascii="Times New Roman" w:eastAsia="Times New Roman" w:hAnsi="Times New Roman"/>
          <w:i/>
          <w:iCs/>
          <w:noProof/>
          <w:sz w:val="24"/>
        </w:rPr>
        <w:t>Stoch Environ Res Risk Assess</w:t>
      </w:r>
      <w:r w:rsidRPr="004C7EE7">
        <w:rPr>
          <w:rFonts w:ascii="Times New Roman" w:eastAsia="Times New Roman" w:hAnsi="Times New Roman"/>
          <w:noProof/>
          <w:sz w:val="24"/>
        </w:rPr>
        <w:t xml:space="preserve"> 2012. DOI:10.1007/s00477-012-0584-y.</w:t>
      </w:r>
    </w:p>
    <w:p w14:paraId="693DE364"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29</w:t>
      </w:r>
      <w:r w:rsidRPr="004C7EE7">
        <w:rPr>
          <w:rFonts w:ascii="Times New Roman" w:eastAsia="Times New Roman" w:hAnsi="Times New Roman"/>
          <w:noProof/>
          <w:sz w:val="24"/>
        </w:rPr>
        <w:tab/>
        <w:t xml:space="preserve">Hohnsbein J, Piekarski C, Kampmann B, Noack T. Effects of heat on visual acuity. </w:t>
      </w:r>
      <w:r w:rsidRPr="004C7EE7">
        <w:rPr>
          <w:rFonts w:ascii="Times New Roman" w:eastAsia="Times New Roman" w:hAnsi="Times New Roman"/>
          <w:i/>
          <w:iCs/>
          <w:noProof/>
          <w:sz w:val="24"/>
        </w:rPr>
        <w:t>Ergonomics</w:t>
      </w:r>
      <w:r w:rsidRPr="004C7EE7">
        <w:rPr>
          <w:rFonts w:ascii="Times New Roman" w:eastAsia="Times New Roman" w:hAnsi="Times New Roman"/>
          <w:noProof/>
          <w:sz w:val="24"/>
        </w:rPr>
        <w:t xml:space="preserve"> 1984. DOI:10.1080/00140138408963605.</w:t>
      </w:r>
    </w:p>
    <w:p w14:paraId="06495B8F"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30</w:t>
      </w:r>
      <w:r w:rsidRPr="004C7EE7">
        <w:rPr>
          <w:rFonts w:ascii="Times New Roman" w:eastAsia="Times New Roman" w:hAnsi="Times New Roman"/>
          <w:noProof/>
          <w:sz w:val="24"/>
        </w:rPr>
        <w:tab/>
        <w:t xml:space="preserve">Kramarow E, Chen L-H, Hedegaard H, Warner M. Deaths From Unintentional Injury Among Adults Aged 65 and Over: United States, 2000–2013. </w:t>
      </w:r>
      <w:r w:rsidRPr="004C7EE7">
        <w:rPr>
          <w:rFonts w:ascii="Times New Roman" w:eastAsia="Times New Roman" w:hAnsi="Times New Roman"/>
          <w:i/>
          <w:iCs/>
          <w:noProof/>
          <w:sz w:val="24"/>
        </w:rPr>
        <w:t>Natl Cent Heal Stat Data Br</w:t>
      </w:r>
      <w:r w:rsidRPr="004C7EE7">
        <w:rPr>
          <w:rFonts w:ascii="Times New Roman" w:eastAsia="Times New Roman" w:hAnsi="Times New Roman"/>
          <w:noProof/>
          <w:sz w:val="24"/>
        </w:rPr>
        <w:t xml:space="preserve"> 2015.</w:t>
      </w:r>
    </w:p>
    <w:p w14:paraId="474A2376"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31</w:t>
      </w:r>
      <w:r w:rsidRPr="004C7EE7">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023F4DA6"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lastRenderedPageBreak/>
        <w:t>32</w:t>
      </w:r>
      <w:r w:rsidRPr="004C7EE7">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1927C5F"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33</w:t>
      </w:r>
      <w:r w:rsidRPr="004C7EE7">
        <w:rPr>
          <w:rFonts w:ascii="Times New Roman" w:eastAsia="Times New Roman" w:hAnsi="Times New Roman"/>
          <w:noProof/>
          <w:sz w:val="24"/>
        </w:rPr>
        <w:tab/>
        <w:t xml:space="preserve">Xu J. Unintentional drowning deaths in the United States, 1999-2010. </w:t>
      </w:r>
      <w:r w:rsidRPr="004C7EE7">
        <w:rPr>
          <w:rFonts w:ascii="Times New Roman" w:eastAsia="Times New Roman" w:hAnsi="Times New Roman"/>
          <w:i/>
          <w:iCs/>
          <w:noProof/>
          <w:sz w:val="24"/>
        </w:rPr>
        <w:t>NCHS Data Brief</w:t>
      </w:r>
      <w:r w:rsidRPr="004C7EE7">
        <w:rPr>
          <w:rFonts w:ascii="Times New Roman" w:eastAsia="Times New Roman" w:hAnsi="Times New Roman"/>
          <w:noProof/>
          <w:sz w:val="24"/>
        </w:rPr>
        <w:t xml:space="preserve"> 2014.</w:t>
      </w:r>
    </w:p>
    <w:p w14:paraId="7BBA22A6" w14:textId="77777777" w:rsidR="004C7EE7" w:rsidRPr="004C7EE7" w:rsidRDefault="004C7EE7" w:rsidP="004C7EE7">
      <w:pPr>
        <w:widowControl w:val="0"/>
        <w:autoSpaceDE w:val="0"/>
        <w:autoSpaceDN w:val="0"/>
        <w:adjustRightInd w:val="0"/>
        <w:spacing w:line="240" w:lineRule="auto"/>
        <w:ind w:left="640" w:hanging="640"/>
        <w:rPr>
          <w:rFonts w:ascii="Times New Roman" w:hAnsi="Times New Roman"/>
          <w:noProof/>
          <w:sz w:val="24"/>
        </w:rPr>
      </w:pPr>
      <w:r w:rsidRPr="004C7EE7">
        <w:rPr>
          <w:rFonts w:ascii="Times New Roman" w:eastAsia="Times New Roman" w:hAnsi="Times New Roman"/>
          <w:noProof/>
          <w:sz w:val="24"/>
        </w:rPr>
        <w:t>34</w:t>
      </w:r>
      <w:r w:rsidRPr="004C7EE7">
        <w:rPr>
          <w:rFonts w:ascii="Times New Roman" w:eastAsia="Times New Roman" w:hAnsi="Times New Roman"/>
          <w:noProof/>
          <w:sz w:val="24"/>
        </w:rPr>
        <w:tab/>
        <w:t xml:space="preserve">Maystadt JF, Ecker O. Extreme weather and civil war: Does drought fuel conflict in Somalia through livestock price shocks? </w:t>
      </w:r>
      <w:r w:rsidRPr="004C7EE7">
        <w:rPr>
          <w:rFonts w:ascii="Times New Roman" w:eastAsia="Times New Roman" w:hAnsi="Times New Roman"/>
          <w:i/>
          <w:iCs/>
          <w:noProof/>
          <w:sz w:val="24"/>
        </w:rPr>
        <w:t>Am J Agric Econ</w:t>
      </w:r>
      <w:r w:rsidRPr="004C7EE7">
        <w:rPr>
          <w:rFonts w:ascii="Times New Roman" w:eastAsia="Times New Roman" w:hAnsi="Times New Roman"/>
          <w:noProof/>
          <w:sz w:val="24"/>
        </w:rPr>
        <w:t xml:space="preserve"> 2014. DOI:10.1093/ajae/aau010.</w:t>
      </w:r>
    </w:p>
    <w:p w14:paraId="14D0E6E5" w14:textId="0B61A4F4" w:rsidR="009011C5" w:rsidRPr="00636C9B" w:rsidRDefault="00A55581" w:rsidP="004C7EE7">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377" w:author="Ezzati, Majid" w:date="2018-11-06T07:11:00Z"/>
          <w:del w:id="378"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379"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380"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381"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382"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383"/>
      <w:r w:rsidR="00AA16D4">
        <w:rPr>
          <w:rFonts w:ascii="Times New Roman" w:hAnsi="Times New Roman"/>
          <w:color w:val="000000" w:themeColor="text1"/>
          <w:sz w:val="24"/>
          <w:szCs w:val="24"/>
        </w:rPr>
        <w:t>alies</w:t>
      </w:r>
      <w:ins w:id="384" w:author="Ezzati, Majid" w:date="2018-11-06T07:09:00Z">
        <w:r w:rsidR="008A218F">
          <w:rPr>
            <w:rFonts w:ascii="Times New Roman" w:hAnsi="Times New Roman"/>
            <w:color w:val="000000" w:themeColor="text1"/>
            <w:sz w:val="24"/>
            <w:szCs w:val="24"/>
          </w:rPr>
          <w:t xml:space="preserve">. The graph shows how </w:t>
        </w:r>
      </w:ins>
      <w:ins w:id="385" w:author="Ezzati, Majid" w:date="2018-11-06T07:10:00Z">
        <w:r w:rsidR="008A218F">
          <w:rPr>
            <w:rFonts w:ascii="Times New Roman" w:hAnsi="Times New Roman"/>
            <w:color w:val="000000" w:themeColor="text1"/>
            <w:sz w:val="24"/>
            <w:szCs w:val="24"/>
          </w:rPr>
          <w:t>monthly temperatures</w:t>
        </w:r>
      </w:ins>
      <w:ins w:id="386" w:author="Ezzati, Majid" w:date="2018-11-06T07:09:00Z">
        <w:r w:rsidR="008A218F" w:rsidRPr="00636C9B">
          <w:rPr>
            <w:rFonts w:ascii="Times New Roman" w:hAnsi="Times New Roman"/>
            <w:color w:val="000000" w:themeColor="text1"/>
            <w:sz w:val="24"/>
            <w:szCs w:val="24"/>
          </w:rPr>
          <w:t xml:space="preserve"> </w:t>
        </w:r>
      </w:ins>
      <w:ins w:id="387" w:author="Ezzati, Majid" w:date="2018-11-06T07:10:00Z">
        <w:r w:rsidR="008A218F">
          <w:rPr>
            <w:rFonts w:ascii="Times New Roman" w:hAnsi="Times New Roman"/>
            <w:color w:val="000000" w:themeColor="text1"/>
            <w:sz w:val="24"/>
            <w:szCs w:val="24"/>
          </w:rPr>
          <w:t>in two examples states (</w:t>
        </w:r>
        <w:del w:id="388" w:author="Parks, Robbie M" w:date="2018-11-13T15:30:00Z">
          <w:r w:rsidR="008A218F" w:rsidDel="00DD0012">
            <w:rPr>
              <w:rFonts w:ascii="Times New Roman" w:hAnsi="Times New Roman"/>
              <w:color w:val="000000" w:themeColor="text1"/>
              <w:sz w:val="24"/>
              <w:szCs w:val="24"/>
            </w:rPr>
            <w:delText>XX</w:delText>
          </w:r>
        </w:del>
      </w:ins>
      <w:ins w:id="389" w:author="Parks, Robbie M" w:date="2018-11-13T15:30:00Z">
        <w:r w:rsidR="00DD0012">
          <w:rPr>
            <w:rFonts w:ascii="Times New Roman" w:hAnsi="Times New Roman"/>
            <w:color w:val="000000" w:themeColor="text1"/>
            <w:sz w:val="24"/>
            <w:szCs w:val="24"/>
          </w:rPr>
          <w:t>Florida</w:t>
        </w:r>
      </w:ins>
      <w:ins w:id="390" w:author="Ezzati, Majid" w:date="2018-11-06T07:10:00Z">
        <w:r w:rsidR="008A218F">
          <w:rPr>
            <w:rFonts w:ascii="Times New Roman" w:hAnsi="Times New Roman"/>
            <w:color w:val="000000" w:themeColor="text1"/>
            <w:sz w:val="24"/>
            <w:szCs w:val="24"/>
          </w:rPr>
          <w:t xml:space="preserve"> and </w:t>
        </w:r>
        <w:del w:id="391" w:author="Parks, Robbie M" w:date="2018-11-13T15:30:00Z">
          <w:r w:rsidR="008A218F" w:rsidDel="00DD0012">
            <w:rPr>
              <w:rFonts w:ascii="Times New Roman" w:hAnsi="Times New Roman"/>
              <w:color w:val="000000" w:themeColor="text1"/>
              <w:sz w:val="24"/>
              <w:szCs w:val="24"/>
            </w:rPr>
            <w:delText>XX</w:delText>
          </w:r>
        </w:del>
      </w:ins>
      <w:ins w:id="392" w:author="Parks, Robbie M" w:date="2018-11-13T15:30:00Z">
        <w:r w:rsidR="00DD0012">
          <w:rPr>
            <w:rFonts w:ascii="Times New Roman" w:hAnsi="Times New Roman"/>
            <w:color w:val="000000" w:themeColor="text1"/>
            <w:sz w:val="24"/>
            <w:szCs w:val="24"/>
          </w:rPr>
          <w:t>Washington</w:t>
        </w:r>
      </w:ins>
      <w:ins w:id="393" w:author="Ezzati, Majid" w:date="2018-11-06T07:10:00Z">
        <w:r w:rsidR="008A218F">
          <w:rPr>
            <w:rFonts w:ascii="Times New Roman" w:hAnsi="Times New Roman"/>
            <w:color w:val="000000" w:themeColor="text1"/>
            <w:sz w:val="24"/>
            <w:szCs w:val="24"/>
          </w:rPr>
          <w:t>)</w:t>
        </w:r>
      </w:ins>
      <w:ins w:id="394"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395" w:author="Ezzati, Majid" w:date="2018-11-06T07:10:00Z">
        <w:r w:rsidR="008A218F">
          <w:rPr>
            <w:rFonts w:ascii="Times New Roman" w:hAnsi="Times New Roman"/>
            <w:color w:val="000000" w:themeColor="text1"/>
            <w:sz w:val="24"/>
            <w:szCs w:val="24"/>
          </w:rPr>
          <w:t xml:space="preserve"> for the entire period</w:t>
        </w:r>
      </w:ins>
      <w:ins w:id="396" w:author="Parks, Robbie M" w:date="2018-11-13T15:32:00Z">
        <w:r w:rsidR="009972A7">
          <w:rPr>
            <w:rFonts w:ascii="Times New Roman" w:hAnsi="Times New Roman"/>
            <w:color w:val="000000" w:themeColor="text1"/>
            <w:sz w:val="24"/>
            <w:szCs w:val="24"/>
          </w:rPr>
          <w:t xml:space="preserve"> </w:t>
        </w:r>
      </w:ins>
      <w:del w:id="397"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398" w:author="Ezzati, Majid" w:date="2018-11-06T07:10:00Z">
        <w:r w:rsidR="008A218F">
          <w:rPr>
            <w:rFonts w:ascii="Times New Roman" w:hAnsi="Times New Roman"/>
            <w:color w:val="000000" w:themeColor="text1"/>
            <w:sz w:val="24"/>
            <w:szCs w:val="24"/>
          </w:rPr>
          <w:t>are used to calculate</w:t>
        </w:r>
        <w:del w:id="399" w:author="Parks, Robbie M" w:date="2018-11-13T15:31:00Z">
          <w:r w:rsidR="008A218F" w:rsidDel="009972A7">
            <w:rPr>
              <w:rFonts w:ascii="Times New Roman" w:hAnsi="Times New Roman"/>
              <w:color w:val="000000" w:themeColor="text1"/>
              <w:sz w:val="24"/>
              <w:szCs w:val="24"/>
            </w:rPr>
            <w:delText xml:space="preserve"> XXXX</w:delText>
          </w:r>
        </w:del>
      </w:ins>
      <w:del w:id="400" w:author="Ezzati, Majid" w:date="2018-11-06T07:11:00Z">
        <w:r w:rsidR="00AA16D4" w:rsidDel="008A218F">
          <w:rPr>
            <w:rFonts w:ascii="Times New Roman" w:hAnsi="Times New Roman"/>
            <w:color w:val="000000" w:themeColor="text1"/>
            <w:sz w:val="24"/>
            <w:szCs w:val="24"/>
          </w:rPr>
          <w:delText>mean</w:delText>
        </w:r>
      </w:del>
      <w:del w:id="401"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402"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403" w:author="Parks, Robbie M" w:date="2018-11-13T15:32:00Z">
        <w:r w:rsidR="00043D68">
          <w:rPr>
            <w:rFonts w:ascii="Times New Roman" w:hAnsi="Times New Roman"/>
            <w:color w:val="000000" w:themeColor="text1"/>
            <w:sz w:val="24"/>
            <w:szCs w:val="24"/>
          </w:rPr>
          <w:t>. A</w:t>
        </w:r>
      </w:ins>
      <w:del w:id="404"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383"/>
        <w:r w:rsidR="008A218F" w:rsidDel="00043D68">
          <w:rPr>
            <w:rStyle w:val="CommentReference"/>
            <w:rFonts w:asciiTheme="minorHAnsi" w:eastAsiaTheme="minorHAnsi" w:hAnsiTheme="minorHAnsi" w:cstheme="minorBidi"/>
          </w:rPr>
          <w:commentReference w:id="383"/>
        </w:r>
      </w:del>
    </w:p>
    <w:p w14:paraId="2D8244E3" w14:textId="30C8DB40" w:rsidR="008A218F" w:rsidDel="00043D68" w:rsidRDefault="008A218F">
      <w:pPr>
        <w:spacing w:after="0" w:line="480" w:lineRule="auto"/>
        <w:jc w:val="both"/>
        <w:rPr>
          <w:ins w:id="405" w:author="Ezzati, Majid" w:date="2018-11-06T07:11:00Z"/>
          <w:del w:id="406"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407" w:author="Ezzati, Majid" w:date="2018-11-06T07:11:00Z">
        <w:del w:id="408"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409" w:author="Parks, Robbie M" w:date="2018-11-13T15:30:00Z">
          <w:r w:rsidDel="00DD0012">
            <w:rPr>
              <w:rFonts w:ascii="Times New Roman" w:hAnsi="Times New Roman"/>
              <w:color w:val="000000" w:themeColor="text1"/>
              <w:sz w:val="24"/>
              <w:szCs w:val="24"/>
            </w:rPr>
            <w:delText>[[[a warmer state may have less anomaly etc]]]</w:delText>
          </w:r>
        </w:del>
      </w:ins>
      <w:ins w:id="410" w:author="Parks, Robbie M" w:date="2018-11-13T15:30:00Z">
        <w:r w:rsidR="00DD0012">
          <w:rPr>
            <w:rFonts w:ascii="Times New Roman" w:hAnsi="Times New Roman"/>
            <w:color w:val="000000" w:themeColor="text1"/>
            <w:sz w:val="24"/>
            <w:szCs w:val="24"/>
          </w:rPr>
          <w:t xml:space="preserve">a warmer state like </w:t>
        </w:r>
      </w:ins>
      <w:ins w:id="411"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412" w:author="Parks, Robbie M" w:date="2018-11-13T15:33:00Z">
        <w:r w:rsidR="00ED3577">
          <w:rPr>
            <w:rFonts w:ascii="Times New Roman" w:hAnsi="Times New Roman"/>
            <w:color w:val="000000" w:themeColor="text1"/>
            <w:sz w:val="24"/>
            <w:szCs w:val="24"/>
          </w:rPr>
          <w:t>(here, July)</w:t>
        </w:r>
      </w:ins>
      <w:ins w:id="413"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414" w:author="Ezzati, Majid" w:date="2018-11-06T07:14:00Z">
        <w:r w:rsidR="006C049E" w:rsidRPr="00636C9B" w:rsidDel="008A218F">
          <w:rPr>
            <w:rFonts w:ascii="Times New Roman" w:hAnsi="Times New Roman"/>
            <w:color w:val="000000" w:themeColor="text1"/>
            <w:sz w:val="24"/>
            <w:szCs w:val="24"/>
          </w:rPr>
          <w:delText>Age</w:delText>
        </w:r>
      </w:del>
      <w:ins w:id="415"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416" w:author="Ezzati, Majid" w:date="2018-11-06T07:14:00Z">
        <w:r w:rsidR="006C049E" w:rsidRPr="00636C9B" w:rsidDel="008A218F">
          <w:rPr>
            <w:rFonts w:ascii="Times New Roman" w:hAnsi="Times New Roman"/>
            <w:color w:val="000000" w:themeColor="text1"/>
            <w:sz w:val="24"/>
            <w:szCs w:val="24"/>
          </w:rPr>
          <w:delText xml:space="preserve">Standardised </w:delText>
        </w:r>
      </w:del>
      <w:ins w:id="417"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418" w:author="Ezzati, Majid" w:date="2018-11-06T07:14:00Z">
        <w:r w:rsidR="006C049E" w:rsidRPr="00636C9B" w:rsidDel="008A218F">
          <w:rPr>
            <w:rFonts w:ascii="Times New Roman" w:hAnsi="Times New Roman"/>
            <w:color w:val="000000" w:themeColor="text1"/>
            <w:sz w:val="24"/>
            <w:szCs w:val="24"/>
          </w:rPr>
          <w:delText xml:space="preserve">Death </w:delText>
        </w:r>
      </w:del>
      <w:ins w:id="419"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420" w:author="Ezzati, Majid" w:date="2018-11-06T07:14:00Z">
        <w:r w:rsidR="006C049E" w:rsidRPr="00636C9B" w:rsidDel="008A218F">
          <w:rPr>
            <w:rFonts w:ascii="Times New Roman" w:hAnsi="Times New Roman"/>
            <w:color w:val="000000" w:themeColor="text1"/>
            <w:sz w:val="24"/>
            <w:szCs w:val="24"/>
          </w:rPr>
          <w:delText xml:space="preserve">Rates </w:delText>
        </w:r>
      </w:del>
      <w:ins w:id="421"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422"/>
      <w:del w:id="423" w:author="Ezzati, Majid" w:date="2018-11-06T07:14:00Z">
        <w:r w:rsidR="006C049E" w:rsidRPr="00636C9B" w:rsidDel="008A218F">
          <w:rPr>
            <w:rFonts w:ascii="Times New Roman" w:hAnsi="Times New Roman"/>
            <w:color w:val="000000" w:themeColor="text1"/>
            <w:sz w:val="24"/>
            <w:szCs w:val="24"/>
          </w:rPr>
          <w:delText>(ASDRs)</w:delText>
        </w:r>
      </w:del>
      <w:commentRangeEnd w:id="422"/>
      <w:r w:rsidR="008A218F">
        <w:rPr>
          <w:rStyle w:val="CommentReference"/>
          <w:rFonts w:asciiTheme="minorHAnsi" w:eastAsiaTheme="minorHAnsi" w:hAnsiTheme="minorHAnsi" w:cstheme="minorBidi"/>
        </w:rPr>
        <w:commentReference w:id="422"/>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424" w:author="Parks, Robbie M" w:date="2018-11-13T17:11:00Z">
        <w:r w:rsidR="006C049E" w:rsidRPr="008A218F" w:rsidDel="00987B41">
          <w:rPr>
            <w:rFonts w:ascii="Times New Roman" w:hAnsi="Times New Roman"/>
            <w:color w:val="000000" w:themeColor="text1"/>
            <w:sz w:val="24"/>
            <w:szCs w:val="24"/>
            <w:highlight w:val="yellow"/>
            <w:rPrChange w:id="425"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426"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427"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428" w:author="Parks, Robbie M" w:date="2018-11-13T17:11:00Z">
        <w:r w:rsidRPr="00636C9B" w:rsidDel="00987B41">
          <w:rPr>
            <w:rFonts w:ascii="Times New Roman" w:hAnsi="Times New Roman"/>
            <w:color w:val="000000" w:themeColor="text1"/>
            <w:sz w:val="24"/>
            <w:szCs w:val="24"/>
          </w:rPr>
          <w:delText xml:space="preserve">category </w:delText>
        </w:r>
      </w:del>
      <w:ins w:id="429"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430"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431"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432"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433"/>
      <w:r w:rsidR="00BA15DC" w:rsidRPr="00636C9B">
        <w:rPr>
          <w:rFonts w:ascii="Times New Roman" w:hAnsi="Times New Roman"/>
          <w:color w:val="000000" w:themeColor="text1"/>
          <w:sz w:val="24"/>
          <w:szCs w:val="24"/>
        </w:rPr>
        <w:t>2012-2016</w:t>
      </w:r>
      <w:commentRangeEnd w:id="433"/>
      <w:r w:rsidR="008A218F">
        <w:rPr>
          <w:rStyle w:val="CommentReference"/>
          <w:rFonts w:asciiTheme="minorHAnsi" w:eastAsiaTheme="minorHAnsi" w:hAnsiTheme="minorHAnsi" w:cstheme="minorBidi"/>
        </w:rPr>
        <w:commentReference w:id="433"/>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434"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435"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436" w:author="Ezzati, Majid" w:date="2018-11-06T07:17:00Z">
        <w:r w:rsidR="008621C2" w:rsidDel="008A218F">
          <w:rPr>
            <w:rFonts w:ascii="Times New Roman" w:hAnsi="Times New Roman"/>
            <w:color w:val="000000" w:themeColor="text1"/>
            <w:sz w:val="24"/>
            <w:szCs w:val="24"/>
          </w:rPr>
          <w:delText>Estimated a</w:delText>
        </w:r>
      </w:del>
      <w:ins w:id="437"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438" w:author="Parks, Robbie M" w:date="2018-11-13T15:36:00Z">
        <w:r w:rsidR="00DB74D6">
          <w:rPr>
            <w:rFonts w:ascii="Times New Roman" w:hAnsi="Times New Roman"/>
            <w:color w:val="000000" w:themeColor="text1"/>
            <w:sz w:val="24"/>
            <w:szCs w:val="24"/>
          </w:rPr>
          <w:t xml:space="preserve"> in 2016</w:t>
        </w:r>
      </w:ins>
      <w:commentRangeStart w:id="439"/>
      <w:del w:id="440"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439"/>
      <w:r w:rsidR="008A218F">
        <w:rPr>
          <w:rStyle w:val="CommentReference"/>
          <w:rFonts w:asciiTheme="minorHAnsi" w:eastAsiaTheme="minorHAnsi" w:hAnsiTheme="minorHAnsi" w:cstheme="minorBidi"/>
        </w:rPr>
        <w:commentReference w:id="439"/>
      </w:r>
      <w:r w:rsidR="008621C2">
        <w:rPr>
          <w:rFonts w:ascii="Times New Roman" w:hAnsi="Times New Roman"/>
          <w:color w:val="000000" w:themeColor="text1"/>
          <w:sz w:val="24"/>
          <w:szCs w:val="24"/>
        </w:rPr>
        <w:t xml:space="preserve">, </w:t>
      </w:r>
      <w:commentRangeStart w:id="441"/>
      <w:r w:rsidR="008621C2">
        <w:rPr>
          <w:rFonts w:ascii="Times New Roman" w:hAnsi="Times New Roman"/>
          <w:color w:val="000000" w:themeColor="text1"/>
          <w:sz w:val="24"/>
          <w:szCs w:val="24"/>
        </w:rPr>
        <w:t xml:space="preserve">if </w:t>
      </w:r>
      <w:del w:id="442"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441"/>
        <w:r w:rsidR="008A218F" w:rsidDel="002B5115">
          <w:rPr>
            <w:rStyle w:val="CommentReference"/>
            <w:rFonts w:asciiTheme="minorHAnsi" w:eastAsiaTheme="minorHAnsi" w:hAnsiTheme="minorHAnsi" w:cstheme="minorBidi"/>
          </w:rPr>
          <w:commentReference w:id="441"/>
        </w:r>
      </w:del>
      <w:ins w:id="443" w:author="Parks, Robbie M" w:date="2018-11-13T15:36:00Z">
        <w:r w:rsidR="002B5115">
          <w:rPr>
            <w:rFonts w:ascii="Times New Roman" w:hAnsi="Times New Roman"/>
            <w:color w:val="000000" w:themeColor="text1"/>
            <w:sz w:val="24"/>
            <w:szCs w:val="24"/>
          </w:rPr>
          <w:t>national temperature anomaly was +</w:t>
        </w:r>
      </w:ins>
      <w:ins w:id="444" w:author="Parks, Robbie M" w:date="2018-11-13T17:17:00Z">
        <w:r w:rsidR="0018328F" w:rsidRPr="0018328F">
          <w:rPr>
            <w:rFonts w:ascii="Helvetica" w:eastAsia="Times New Roman" w:hAnsi="Helvetica"/>
            <w:bCs/>
            <w:color w:val="222222"/>
            <w:sz w:val="21"/>
            <w:szCs w:val="21"/>
            <w:shd w:val="clear" w:color="auto" w:fill="FFFFFF"/>
            <w:lang w:eastAsia="en-GB"/>
            <w:rPrChange w:id="445"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446"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447" w:author="Parks, Robbie M" w:date="2018-11-13T15:37:00Z"/>
          <w:rFonts w:ascii="Times New Roman" w:hAnsi="Times New Roman"/>
          <w:color w:val="000000" w:themeColor="text1"/>
          <w:sz w:val="24"/>
          <w:szCs w:val="24"/>
        </w:rPr>
      </w:pPr>
      <w:ins w:id="448" w:author="Parks, Robbie M" w:date="2018-11-13T15:36:00Z">
        <w:r>
          <w:rPr>
            <w:rFonts w:ascii="Times New Roman" w:hAnsi="Times New Roman"/>
            <w:color w:val="000000" w:themeColor="text1"/>
            <w:sz w:val="24"/>
            <w:szCs w:val="24"/>
          </w:rPr>
          <w:t xml:space="preserve"> compared with 1980-2009 long-term average </w:t>
        </w:r>
      </w:ins>
      <w:ins w:id="449"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450" w:author="Parks, Robbie M" w:date="2018-11-13T17:11:00Z">
        <w:r w:rsidR="009A0CFD" w:rsidRPr="00636C9B" w:rsidDel="00987B41">
          <w:rPr>
            <w:rFonts w:ascii="Times New Roman" w:hAnsi="Times New Roman"/>
            <w:color w:val="000000" w:themeColor="text1"/>
            <w:sz w:val="24"/>
            <w:szCs w:val="24"/>
          </w:rPr>
          <w:delText xml:space="preserve">category </w:delText>
        </w:r>
      </w:del>
      <w:ins w:id="451"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452" w:author="Parks, Robbie M" w:date="2018-11-13T15:37:00Z">
        <w:r w:rsidR="009F0AD7">
          <w:rPr>
            <w:rFonts w:ascii="Times New Roman" w:hAnsi="Times New Roman"/>
            <w:color w:val="000000" w:themeColor="text1"/>
            <w:sz w:val="24"/>
            <w:szCs w:val="24"/>
          </w:rPr>
          <w:t>for each set of bars</w:t>
        </w:r>
      </w:ins>
      <w:del w:id="453" w:author="Parks, Robbie M" w:date="2018-11-13T15:37:00Z">
        <w:r w:rsidR="005F3F6E" w:rsidDel="009F0AD7">
          <w:rPr>
            <w:rFonts w:ascii="Times New Roman" w:hAnsi="Times New Roman"/>
            <w:color w:val="000000" w:themeColor="text1"/>
            <w:sz w:val="24"/>
            <w:szCs w:val="24"/>
          </w:rPr>
          <w:delText xml:space="preserve">per </w:delText>
        </w:r>
        <w:commentRangeStart w:id="454"/>
        <w:r w:rsidR="005F3F6E" w:rsidDel="009F0AD7">
          <w:rPr>
            <w:rFonts w:ascii="Times New Roman" w:hAnsi="Times New Roman"/>
            <w:color w:val="000000" w:themeColor="text1"/>
            <w:sz w:val="24"/>
            <w:szCs w:val="24"/>
          </w:rPr>
          <w:delText>grouping</w:delText>
        </w:r>
        <w:commentRangeEnd w:id="454"/>
        <w:r w:rsidR="00D61C8B" w:rsidDel="009F0AD7">
          <w:rPr>
            <w:rStyle w:val="CommentReference"/>
            <w:rFonts w:asciiTheme="minorHAnsi" w:eastAsiaTheme="minorHAnsi" w:hAnsiTheme="minorHAnsi" w:cstheme="minorBidi"/>
          </w:rPr>
          <w:commentReference w:id="454"/>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455" w:author="Parks, Robbie M" w:date="2018-11-13T15:37:00Z"/>
          <w:rFonts w:ascii="Times New Roman" w:hAnsi="Times New Roman"/>
          <w:color w:val="000000" w:themeColor="text1"/>
          <w:sz w:val="24"/>
          <w:szCs w:val="24"/>
        </w:rPr>
      </w:pPr>
      <w:commentRangeStart w:id="456"/>
    </w:p>
    <w:p w14:paraId="7CD7214A" w14:textId="613569C8" w:rsidR="008621C2" w:rsidDel="00E61186" w:rsidRDefault="008621C2" w:rsidP="00D76DF7">
      <w:pPr>
        <w:spacing w:after="0" w:line="480" w:lineRule="auto"/>
        <w:jc w:val="both"/>
        <w:rPr>
          <w:del w:id="457"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458"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459"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460"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461"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462" w:author="Parks, Robbie M" w:date="2018-11-13T17:11:00Z">
        <w:r w:rsidR="00AE077A" w:rsidRPr="00636C9B" w:rsidDel="00987B41">
          <w:rPr>
            <w:rFonts w:ascii="Times New Roman" w:hAnsi="Times New Roman"/>
            <w:color w:val="000000" w:themeColor="text1"/>
            <w:sz w:val="24"/>
            <w:szCs w:val="24"/>
          </w:rPr>
          <w:delText xml:space="preserve">category </w:delText>
        </w:r>
      </w:del>
      <w:ins w:id="463"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464"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465"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466" w:author="Parks, Robbie M" w:date="2018-11-13T17:12:00Z">
        <w:r w:rsidRPr="00636C9B" w:rsidDel="001C2178">
          <w:rPr>
            <w:rFonts w:ascii="Times New Roman" w:hAnsi="Times New Roman"/>
            <w:color w:val="000000" w:themeColor="text1"/>
            <w:sz w:val="24"/>
            <w:szCs w:val="24"/>
          </w:rPr>
          <w:delText xml:space="preserve">category </w:delText>
        </w:r>
      </w:del>
      <w:ins w:id="46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456"/>
      <w:r w:rsidR="006C74C1">
        <w:rPr>
          <w:rStyle w:val="CommentReference"/>
          <w:rFonts w:asciiTheme="minorHAnsi" w:eastAsiaTheme="minorHAnsi" w:hAnsiTheme="minorHAnsi" w:cstheme="minorBidi"/>
        </w:rPr>
        <w:commentReference w:id="456"/>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5AD3222E"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468" w:author="Parks, Robbie M" w:date="2018-11-13T17:12:00Z">
        <w:r w:rsidR="00CC34A2" w:rsidRPr="00636C9B" w:rsidDel="001C2178">
          <w:rPr>
            <w:rFonts w:ascii="Times New Roman" w:hAnsi="Times New Roman"/>
            <w:color w:val="000000" w:themeColor="text1"/>
            <w:sz w:val="24"/>
            <w:szCs w:val="24"/>
          </w:rPr>
          <w:delText xml:space="preserve">category </w:delText>
        </w:r>
      </w:del>
      <w:ins w:id="46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F9826D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470" w:author="Parks, Robbie M" w:date="2018-11-13T17:12:00Z">
        <w:r w:rsidR="003939B4" w:rsidRPr="00636C9B" w:rsidDel="001C2178">
          <w:rPr>
            <w:rFonts w:ascii="Times New Roman" w:hAnsi="Times New Roman"/>
            <w:color w:val="000000" w:themeColor="text1"/>
            <w:sz w:val="24"/>
            <w:szCs w:val="24"/>
          </w:rPr>
          <w:delText xml:space="preserve">category </w:delText>
        </w:r>
      </w:del>
      <w:ins w:id="471"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472" w:author="Parks, Robbie M" w:date="2018-11-13T17:12:00Z">
        <w:r w:rsidRPr="00636C9B" w:rsidDel="001C2178">
          <w:rPr>
            <w:rFonts w:ascii="Times New Roman" w:hAnsi="Times New Roman"/>
            <w:color w:val="000000" w:themeColor="text1"/>
            <w:sz w:val="24"/>
            <w:szCs w:val="24"/>
          </w:rPr>
          <w:delText xml:space="preserve">category </w:delText>
        </w:r>
      </w:del>
      <w:ins w:id="47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732F98" w:rsidRDefault="00732F98">
      <w:pPr>
        <w:pStyle w:val="CommentText"/>
      </w:pPr>
      <w:r>
        <w:rPr>
          <w:rStyle w:val="CommentReference"/>
        </w:rPr>
        <w:annotationRef/>
      </w:r>
      <w:r>
        <w:t>Let’s discuss wording possibilities</w:t>
      </w:r>
    </w:p>
  </w:comment>
  <w:comment w:id="3" w:author="Ezzati, Majid" w:date="2018-11-06T06:13:00Z" w:initials="EM">
    <w:p w14:paraId="2F75B5A4" w14:textId="1F535BB8" w:rsidR="00732F98" w:rsidRDefault="00732F98">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4" w:author="Ezzati, Majid" w:date="2018-11-06T05:58:00Z" w:initials="EM">
    <w:p w14:paraId="2AB653CB" w14:textId="51EA618F" w:rsidR="00732F98" w:rsidRDefault="00732F98">
      <w:pPr>
        <w:pStyle w:val="CommentText"/>
      </w:pPr>
      <w:r>
        <w:rPr>
          <w:rStyle w:val="CommentReference"/>
        </w:rPr>
        <w:annotationRef/>
      </w:r>
      <w:r>
        <w:t>Start from the beginning</w:t>
      </w:r>
    </w:p>
    <w:p w14:paraId="27AD8E88" w14:textId="43ADCE32" w:rsidR="00732F98" w:rsidRDefault="00732F98">
      <w:pPr>
        <w:pStyle w:val="CommentText"/>
      </w:pPr>
    </w:p>
    <w:p w14:paraId="7DCC38CA" w14:textId="09FD47E6" w:rsidR="00732F98" w:rsidRDefault="00732F98">
      <w:pPr>
        <w:pStyle w:val="CommentText"/>
      </w:pPr>
      <w:r>
        <w:t>We adapt to long-term weather patterns. Deviations can affect our health</w:t>
      </w:r>
    </w:p>
  </w:comment>
  <w:comment w:id="35" w:author="Ezzati, Majid" w:date="2018-11-06T05:58:00Z" w:initials="EM">
    <w:p w14:paraId="034B7E9D" w14:textId="7FA018F1" w:rsidR="00732F98" w:rsidRDefault="00732F98">
      <w:pPr>
        <w:pStyle w:val="CommentText"/>
      </w:pPr>
      <w:r>
        <w:rPr>
          <w:rStyle w:val="CommentReference"/>
        </w:rPr>
        <w:annotationRef/>
      </w:r>
      <w:r>
        <w:t>Unclear. Work into the last one</w:t>
      </w:r>
    </w:p>
  </w:comment>
  <w:comment w:id="25" w:author="Parks, Robbie M" w:date="2018-11-16T09:47:00Z" w:initials="PRM">
    <w:p w14:paraId="06A3FE38" w14:textId="04D7AAF4" w:rsidR="00732F98" w:rsidRDefault="00732F98">
      <w:pPr>
        <w:pStyle w:val="CommentText"/>
      </w:pPr>
      <w:r>
        <w:rPr>
          <w:rStyle w:val="CommentReference"/>
        </w:rPr>
        <w:annotationRef/>
      </w:r>
      <w:r>
        <w:rPr>
          <w:rStyle w:val="CommentReference"/>
        </w:rPr>
        <w:t xml:space="preserve">Climate change is going to change weather patterns, therefore it will have impacts on health because anomalous temperature does. Therefore we need an analysis of shifts in temperature and how it’s </w:t>
      </w:r>
      <w:r>
        <w:t xml:space="preserve">  </w:t>
      </w:r>
    </w:p>
  </w:comment>
  <w:comment w:id="50" w:author="Parks, Robbie M" w:date="2018-11-16T09:49:00Z" w:initials="PRM">
    <w:p w14:paraId="3ABBCABE" w14:textId="115E9CC0" w:rsidR="00732F98" w:rsidRDefault="00732F98">
      <w:pPr>
        <w:pStyle w:val="CommentText"/>
      </w:pPr>
      <w:r>
        <w:rPr>
          <w:rStyle w:val="CommentReference"/>
        </w:rPr>
        <w:annotationRef/>
      </w:r>
      <w:r>
        <w:t>Not exciting</w:t>
      </w:r>
    </w:p>
  </w:comment>
  <w:comment w:id="54" w:author="Ezzati, Majid" w:date="2018-11-06T06:14:00Z" w:initials="EM">
    <w:p w14:paraId="342C9D34" w14:textId="7EAA7F45" w:rsidR="00732F98" w:rsidRDefault="00732F98">
      <w:pPr>
        <w:pStyle w:val="CommentText"/>
      </w:pPr>
      <w:r>
        <w:rPr>
          <w:rStyle w:val="CommentReference"/>
        </w:rPr>
        <w:annotationRef/>
      </w:r>
      <w:r>
        <w:t xml:space="preserve">These are not really intro; intro is not a place for literature review. </w:t>
      </w:r>
    </w:p>
    <w:p w14:paraId="6DE18342" w14:textId="0D5CB370" w:rsidR="00732F98" w:rsidRDefault="00732F98">
      <w:pPr>
        <w:pStyle w:val="CommentText"/>
      </w:pPr>
    </w:p>
    <w:p w14:paraId="385C7C7F" w14:textId="5BC74CED" w:rsidR="00732F98" w:rsidRDefault="00732F98">
      <w:pPr>
        <w:pStyle w:val="CommentText"/>
      </w:pPr>
      <w:r>
        <w:t>But don’t change the intro until we discuss the logic</w:t>
      </w:r>
    </w:p>
  </w:comment>
  <w:comment w:id="55" w:author="Parks, Robbie M" w:date="2018-11-16T09:50:00Z" w:initials="PRM">
    <w:p w14:paraId="5747E0EC" w14:textId="08CEF86B" w:rsidR="00732F98" w:rsidRDefault="00732F98">
      <w:pPr>
        <w:pStyle w:val="CommentText"/>
      </w:pPr>
      <w:r>
        <w:rPr>
          <w:rStyle w:val="CommentReference"/>
        </w:rPr>
        <w:annotationRef/>
      </w:r>
      <w:r>
        <w:t>Move to discussion</w:t>
      </w:r>
    </w:p>
  </w:comment>
  <w:comment w:id="79" w:author="Parks, Robbie M" w:date="2018-11-16T09:50:00Z" w:initials="PRM">
    <w:p w14:paraId="2B0A837F" w14:textId="7A7D0279" w:rsidR="00732F98" w:rsidRDefault="00732F98">
      <w:pPr>
        <w:pStyle w:val="CommentText"/>
      </w:pPr>
      <w:r>
        <w:rPr>
          <w:rStyle w:val="CommentReference"/>
        </w:rPr>
        <w:annotationRef/>
      </w:r>
      <w:r>
        <w:t>Age group and sex</w:t>
      </w:r>
    </w:p>
  </w:comment>
  <w:comment w:id="80" w:author="Parks, Robbie M" w:date="2018-11-16T09:51:00Z" w:initials="PRM">
    <w:p w14:paraId="05F86BAB" w14:textId="0B844F73" w:rsidR="00732F98" w:rsidRDefault="00732F98">
      <w:pPr>
        <w:pStyle w:val="CommentText"/>
      </w:pPr>
      <w:r>
        <w:rPr>
          <w:rStyle w:val="CommentReference"/>
        </w:rPr>
        <w:annotationRef/>
      </w:r>
      <w:r>
        <w:t>Go back to seasonality paper</w:t>
      </w:r>
    </w:p>
  </w:comment>
  <w:comment w:id="90" w:author="Ezzati, Majid" w:date="2018-11-06T06:18:00Z" w:initials="EM">
    <w:p w14:paraId="34E4DA66" w14:textId="25A8847A" w:rsidR="00732F98" w:rsidRDefault="00732F98">
      <w:pPr>
        <w:pStyle w:val="CommentText"/>
      </w:pPr>
      <w:r>
        <w:rPr>
          <w:rStyle w:val="CommentReference"/>
        </w:rPr>
        <w:annotationRef/>
      </w:r>
      <w:r>
        <w:t>Spellcheck in each version</w:t>
      </w:r>
    </w:p>
  </w:comment>
  <w:comment w:id="117" w:author="Ezzati, Majid" w:date="2018-11-06T06:18:00Z" w:initials="EM">
    <w:p w14:paraId="1938203B" w14:textId="44B4F951" w:rsidR="00732F98" w:rsidRDefault="00732F98">
      <w:pPr>
        <w:pStyle w:val="CommentText"/>
      </w:pPr>
      <w:r>
        <w:rPr>
          <w:rStyle w:val="CommentReference"/>
        </w:rPr>
        <w:annotationRef/>
      </w:r>
      <w:r>
        <w:t>Discuss what goes in here</w:t>
      </w:r>
    </w:p>
    <w:p w14:paraId="6DCD752F" w14:textId="43D4137F" w:rsidR="00732F98" w:rsidRDefault="00732F98">
      <w:pPr>
        <w:pStyle w:val="CommentText"/>
      </w:pPr>
    </w:p>
    <w:p w14:paraId="39FCD6B0" w14:textId="1D0B3462" w:rsidR="00732F98" w:rsidRDefault="00732F98">
      <w:pPr>
        <w:pStyle w:val="CommentText"/>
      </w:pPr>
      <w:r>
        <w:t xml:space="preserve">What our aim was </w:t>
      </w:r>
    </w:p>
    <w:p w14:paraId="51E5485A" w14:textId="07C4C825" w:rsidR="00732F98" w:rsidRDefault="00732F98">
      <w:pPr>
        <w:pStyle w:val="CommentText"/>
      </w:pPr>
      <w:r>
        <w:t>Then what we did</w:t>
      </w:r>
    </w:p>
    <w:p w14:paraId="233EEDAA" w14:textId="67365CC6" w:rsidR="00732F98" w:rsidRDefault="00732F98">
      <w:pPr>
        <w:pStyle w:val="CommentText"/>
      </w:pPr>
    </w:p>
    <w:p w14:paraId="2B920ADF" w14:textId="02A279EB" w:rsidR="00732F98" w:rsidRDefault="00732F98">
      <w:pPr>
        <w:pStyle w:val="CommentText"/>
      </w:pPr>
      <w:r>
        <w:t>First defined a measure of anomaly (versus absolute temperature)</w:t>
      </w:r>
    </w:p>
    <w:p w14:paraId="2E2BCD91" w14:textId="77777777" w:rsidR="00732F98" w:rsidRDefault="00732F98">
      <w:pPr>
        <w:pStyle w:val="CommentText"/>
      </w:pPr>
    </w:p>
  </w:comment>
  <w:comment w:id="123" w:author="Ezzati, Majid" w:date="2018-11-06T06:20:00Z" w:initials="EM">
    <w:p w14:paraId="3E168734" w14:textId="50F33433" w:rsidR="00732F98" w:rsidRDefault="00732F98">
      <w:pPr>
        <w:pStyle w:val="CommentText"/>
      </w:pPr>
      <w:r>
        <w:rPr>
          <w:rStyle w:val="CommentReference"/>
        </w:rPr>
        <w:annotationRef/>
      </w:r>
      <w:r>
        <w:t>???</w:t>
      </w:r>
    </w:p>
  </w:comment>
  <w:comment w:id="128" w:author="Ezzati, Majid" w:date="2018-11-06T06:21:00Z" w:initials="EM">
    <w:p w14:paraId="45EFD5AD" w14:textId="4AD882B0" w:rsidR="00732F98" w:rsidRDefault="00732F98">
      <w:pPr>
        <w:pStyle w:val="CommentText"/>
      </w:pPr>
      <w:r>
        <w:rPr>
          <w:rStyle w:val="CommentReference"/>
        </w:rPr>
        <w:annotationRef/>
      </w:r>
      <w:r>
        <w:t>There must also be an “other” even if we don’t use it</w:t>
      </w:r>
    </w:p>
  </w:comment>
  <w:comment w:id="152" w:author="Ezzati, Majid" w:date="2018-11-06T06:23:00Z" w:initials="EM">
    <w:p w14:paraId="15D57AA0" w14:textId="5D5769D4" w:rsidR="00732F98" w:rsidRDefault="00732F98">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732F98" w:rsidRDefault="00732F98">
      <w:pPr>
        <w:pStyle w:val="CommentText"/>
      </w:pPr>
    </w:p>
    <w:p w14:paraId="1EB6AA64" w14:textId="68BA8F86" w:rsidR="00732F98" w:rsidRDefault="00732F98">
      <w:pPr>
        <w:pStyle w:val="CommentText"/>
      </w:pPr>
      <w:r>
        <w:t>More generally, avoid jargon or showing off technical language of physics/stats/epi</w:t>
      </w:r>
    </w:p>
  </w:comment>
  <w:comment w:id="153" w:author="Parks, Robbie M" w:date="2018-11-13T17:13:00Z" w:initials="PRM">
    <w:p w14:paraId="73376970" w14:textId="2FE3EDA9" w:rsidR="00732F98" w:rsidRDefault="00732F98">
      <w:pPr>
        <w:pStyle w:val="CommentText"/>
      </w:pPr>
      <w:r>
        <w:rPr>
          <w:rStyle w:val="CommentReference"/>
        </w:rPr>
        <w:annotationRef/>
      </w:r>
      <w:r>
        <w:t>I’ve tried to fix</w:t>
      </w:r>
    </w:p>
  </w:comment>
  <w:comment w:id="161" w:author="Ezzati, Majid" w:date="2018-11-06T06:26:00Z" w:initials="EM">
    <w:p w14:paraId="369D4055" w14:textId="6BE6345B" w:rsidR="00732F98" w:rsidRDefault="00732F98">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732F98" w:rsidRDefault="00732F98">
      <w:pPr>
        <w:pStyle w:val="CommentText"/>
      </w:pPr>
    </w:p>
    <w:p w14:paraId="716863B5" w14:textId="15A4CDB1" w:rsidR="00732F98" w:rsidRDefault="00732F98">
      <w:pPr>
        <w:pStyle w:val="CommentText"/>
      </w:pPr>
      <w:r>
        <w:t>Give people your logic not your mechanics and do so in clear ways</w:t>
      </w:r>
    </w:p>
  </w:comment>
  <w:comment w:id="198" w:author="Parks, Robbie M" w:date="2018-11-16T09:41:00Z" w:initials="PRM">
    <w:p w14:paraId="73DA8181" w14:textId="2D209574" w:rsidR="00732F98" w:rsidRDefault="00732F98">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237" w:author="Ezzati, Majid" w:date="2018-11-06T06:28:00Z" w:initials="EM">
    <w:p w14:paraId="4B0E15A7" w14:textId="5E088CBD" w:rsidR="00732F98" w:rsidRDefault="00732F98">
      <w:pPr>
        <w:pStyle w:val="CommentText"/>
      </w:pPr>
      <w:r>
        <w:rPr>
          <w:rStyle w:val="CommentReference"/>
        </w:rPr>
        <w:annotationRef/>
      </w:r>
      <w:r>
        <w:t>Unclear what in relation to place of residence means</w:t>
      </w:r>
    </w:p>
  </w:comment>
  <w:comment w:id="242" w:author="Ezzati, Majid" w:date="2018-11-06T06:35:00Z" w:initials="EM">
    <w:p w14:paraId="191E0A2D" w14:textId="434231D4" w:rsidR="00732F98" w:rsidRDefault="00732F98">
      <w:pPr>
        <w:pStyle w:val="CommentText"/>
      </w:pPr>
      <w:r>
        <w:rPr>
          <w:rStyle w:val="CommentReference"/>
        </w:rPr>
        <w:annotationRef/>
      </w:r>
      <w:r>
        <w:t>The two time components to be together</w:t>
      </w:r>
    </w:p>
    <w:p w14:paraId="5D7E7658" w14:textId="202D504E" w:rsidR="00732F98" w:rsidRDefault="00732F98">
      <w:pPr>
        <w:pStyle w:val="CommentText"/>
      </w:pPr>
    </w:p>
    <w:p w14:paraId="056E752A" w14:textId="45FD5535" w:rsidR="00732F98" w:rsidRDefault="00732F98">
      <w:pPr>
        <w:pStyle w:val="CommentText"/>
      </w:pPr>
      <w:r>
        <w:t>Should more of a logic be stated here</w:t>
      </w:r>
    </w:p>
    <w:p w14:paraId="4DD8F18F" w14:textId="0C446C60" w:rsidR="00732F98" w:rsidRDefault="00732F98">
      <w:pPr>
        <w:pStyle w:val="CommentText"/>
      </w:pPr>
    </w:p>
    <w:p w14:paraId="37FE4F0E" w14:textId="720316D2" w:rsidR="00732F98" w:rsidRDefault="00732F98">
      <w:pPr>
        <w:pStyle w:val="CommentText"/>
      </w:pPr>
      <w:r>
        <w:t>There  is a long term trend and there is a systematic monthly pattern</w:t>
      </w:r>
    </w:p>
    <w:p w14:paraId="7B8F5884" w14:textId="15B4F4F4" w:rsidR="00732F98" w:rsidRDefault="00732F98">
      <w:pPr>
        <w:pStyle w:val="CommentText"/>
      </w:pPr>
      <w:r>
        <w:t>Then give what is in this paragraph now</w:t>
      </w:r>
    </w:p>
    <w:p w14:paraId="3F1C943D" w14:textId="1B50AFE2" w:rsidR="00732F98" w:rsidRDefault="00732F98">
      <w:pPr>
        <w:pStyle w:val="CommentText"/>
      </w:pPr>
    </w:p>
    <w:p w14:paraId="01782003" w14:textId="2EFBA886" w:rsidR="00732F98" w:rsidRDefault="00732F98">
      <w:pPr>
        <w:pStyle w:val="CommentText"/>
      </w:pPr>
    </w:p>
  </w:comment>
  <w:comment w:id="262" w:author="Ezzati, Majid" w:date="2018-11-06T06:34:00Z" w:initials="EM">
    <w:p w14:paraId="48293A76" w14:textId="79A25B44" w:rsidR="00732F98" w:rsidRDefault="00732F98">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266" w:author="Ezzati, Majid" w:date="2018-11-06T06:39:00Z" w:initials="EM">
    <w:p w14:paraId="5423DF21" w14:textId="3E452628" w:rsidR="00732F98" w:rsidRDefault="00732F98">
      <w:pPr>
        <w:pStyle w:val="CommentText"/>
      </w:pPr>
      <w:r>
        <w:rPr>
          <w:rStyle w:val="CommentReference"/>
        </w:rPr>
        <w:annotationRef/>
      </w:r>
      <w:r>
        <w:t xml:space="preserve">Vague given all the time terms above now. Which trend </w:t>
      </w:r>
    </w:p>
  </w:comment>
  <w:comment w:id="278" w:author="Ezzati, Majid" w:date="2018-11-06T06:38:00Z" w:initials="EM">
    <w:p w14:paraId="42E5810B" w14:textId="4706A8CE" w:rsidR="00732F98" w:rsidRDefault="00732F98">
      <w:pPr>
        <w:pStyle w:val="CommentText"/>
      </w:pPr>
      <w:r>
        <w:rPr>
          <w:rStyle w:val="CommentReference"/>
        </w:rPr>
        <w:annotationRef/>
      </w:r>
      <w:r>
        <w:t>I don’t think this non-linearity. It is everything else. And I don’t think it should stay here; it should go where detailed description given</w:t>
      </w:r>
    </w:p>
  </w:comment>
  <w:comment w:id="281" w:author="Ezzati, Majid" w:date="2018-11-06T06:56:00Z" w:initials="EM">
    <w:p w14:paraId="6D296B72" w14:textId="197756FD" w:rsidR="00732F98" w:rsidRDefault="00732F98">
      <w:pPr>
        <w:pStyle w:val="CommentText"/>
      </w:pPr>
      <w:r>
        <w:rPr>
          <w:rStyle w:val="CommentReference"/>
        </w:rPr>
        <w:annotationRef/>
      </w:r>
      <w:r>
        <w:t>This is the key component</w:t>
      </w:r>
    </w:p>
  </w:comment>
  <w:comment w:id="304" w:author="Ezzati, Majid" w:date="2018-11-06T06:58:00Z" w:initials="EM">
    <w:p w14:paraId="4A5B04E6" w14:textId="39FD4F8E" w:rsidR="00732F98" w:rsidRDefault="00732F98">
      <w:pPr>
        <w:pStyle w:val="CommentText"/>
      </w:pPr>
      <w:r>
        <w:rPr>
          <w:rStyle w:val="CommentReference"/>
        </w:rPr>
        <w:annotationRef/>
      </w:r>
      <w:r>
        <w:t>Can we have a more reader friendly term like type of injury or class of injury</w:t>
      </w:r>
    </w:p>
  </w:comment>
  <w:comment w:id="317" w:author="Ezzati, Majid" w:date="2018-11-06T06:59:00Z" w:initials="EM">
    <w:p w14:paraId="527CF713" w14:textId="31DEF30D" w:rsidR="00732F98" w:rsidRDefault="00732F98">
      <w:pPr>
        <w:pStyle w:val="CommentText"/>
      </w:pPr>
      <w:r>
        <w:rPr>
          <w:rStyle w:val="CommentReference"/>
        </w:rPr>
        <w:annotationRef/>
      </w:r>
      <w:r>
        <w:t>Fitted the model??</w:t>
      </w:r>
    </w:p>
  </w:comment>
  <w:comment w:id="318" w:author="Ezzati, Majid" w:date="2018-11-06T06:59:00Z" w:initials="EM">
    <w:p w14:paraId="2F1A0960" w14:textId="13C50478" w:rsidR="00732F98" w:rsidRDefault="00732F98">
      <w:pPr>
        <w:pStyle w:val="CommentText"/>
      </w:pPr>
      <w:r>
        <w:rPr>
          <w:rStyle w:val="CommentReference"/>
        </w:rPr>
        <w:annotationRef/>
      </w:r>
      <w:r>
        <w:t>Sounds like you are standing with a bucket of basket collecting but fine if this is what people use</w:t>
      </w:r>
    </w:p>
  </w:comment>
  <w:comment w:id="322" w:author="Ezzati, Majid" w:date="2018-11-06T07:00:00Z" w:initials="EM">
    <w:p w14:paraId="15D2C47D" w14:textId="72BCD14B" w:rsidR="00732F98" w:rsidRDefault="00732F98">
      <w:pPr>
        <w:pStyle w:val="CommentText"/>
      </w:pPr>
      <w:r>
        <w:rPr>
          <w:rStyle w:val="CommentReference"/>
        </w:rPr>
        <w:annotationRef/>
      </w:r>
      <w:r>
        <w:t>To say why this counterfactual but to discuss before writing.</w:t>
      </w:r>
    </w:p>
  </w:comment>
  <w:comment w:id="326" w:author="Ezzati, Majid" w:date="2018-11-06T07:06:00Z" w:initials="EM">
    <w:p w14:paraId="29E49B50" w14:textId="1F1EEFBB" w:rsidR="00732F98" w:rsidRDefault="00732F98">
      <w:pPr>
        <w:pStyle w:val="CommentText"/>
      </w:pPr>
      <w:r>
        <w:rPr>
          <w:rStyle w:val="CommentReference"/>
        </w:rPr>
        <w:annotationRef/>
      </w:r>
      <w:r>
        <w:t>Not sure I understand. To discuss rewriting based on PM paper but leave as is until we discuss</w:t>
      </w:r>
    </w:p>
  </w:comment>
  <w:comment w:id="329" w:author="Ezzati, Majid" w:date="2018-10-22T19:35:00Z" w:initials="EM">
    <w:p w14:paraId="0B814888" w14:textId="2B4C3065" w:rsidR="00732F98" w:rsidRDefault="00732F98">
      <w:pPr>
        <w:pStyle w:val="CommentText"/>
      </w:pPr>
      <w:r>
        <w:rPr>
          <w:rStyle w:val="CommentReference"/>
        </w:rPr>
        <w:annotationRef/>
      </w:r>
      <w:r>
        <w:t xml:space="preserve">are these the forest plots? </w:t>
      </w:r>
    </w:p>
  </w:comment>
  <w:comment w:id="330" w:author="Parks, Robbie M" w:date="2018-10-29T12:15:00Z" w:initials="PRM">
    <w:p w14:paraId="351E5D0B" w14:textId="3CA9A6C0" w:rsidR="00732F98" w:rsidRDefault="00732F98">
      <w:pPr>
        <w:pStyle w:val="CommentText"/>
      </w:pPr>
      <w:r>
        <w:rPr>
          <w:rStyle w:val="CommentReference"/>
        </w:rPr>
        <w:annotationRef/>
      </w:r>
      <w:r>
        <w:t>Yes</w:t>
      </w:r>
    </w:p>
  </w:comment>
  <w:comment w:id="337" w:author="Majid2" w:date="2018-11-06T10:25:00Z" w:initials="M">
    <w:p w14:paraId="45E26AF2" w14:textId="61140875" w:rsidR="00732F98" w:rsidRDefault="00732F98">
      <w:pPr>
        <w:pStyle w:val="CommentText"/>
      </w:pPr>
      <w:r>
        <w:rPr>
          <w:rStyle w:val="CommentReference"/>
        </w:rPr>
        <w:annotationRef/>
      </w:r>
      <w:r>
        <w:t xml:space="preserve">A bullet on whether seasonality has (visually) persisted or weakened as levels have gone down </w:t>
      </w:r>
    </w:p>
  </w:comment>
  <w:comment w:id="340" w:author="Majid2" w:date="2018-11-06T10:29:00Z" w:initials="M">
    <w:p w14:paraId="4250C762" w14:textId="3316156C" w:rsidR="00732F98" w:rsidRDefault="00732F98">
      <w:pPr>
        <w:pStyle w:val="CommentText"/>
      </w:pPr>
      <w:r>
        <w:rPr>
          <w:rStyle w:val="CommentReference"/>
        </w:rPr>
        <w:annotationRef/>
      </w:r>
      <w:r>
        <w:t>To discuss if we should also do another two panels here that show number of deaths – discuss with James something like the countdown bar chart</w:t>
      </w:r>
    </w:p>
  </w:comment>
  <w:comment w:id="345" w:author="Majid2" w:date="2018-11-06T10:36:00Z" w:initials="M">
    <w:p w14:paraId="443F72F1" w14:textId="4A76DFCD" w:rsidR="00732F98" w:rsidRDefault="00732F98">
      <w:pPr>
        <w:pStyle w:val="CommentText"/>
      </w:pPr>
      <w:r>
        <w:rPr>
          <w:rStyle w:val="CommentReference"/>
        </w:rPr>
        <w:annotationRef/>
      </w:r>
      <w:r>
        <w:t xml:space="preserve">There is overlap in age groups between this and preceding bullet; best to remove </w:t>
      </w:r>
    </w:p>
  </w:comment>
  <w:comment w:id="347" w:author="Majid2" w:date="2018-11-06T10:36:00Z" w:initials="M">
    <w:p w14:paraId="3A21F006" w14:textId="4AAB088B" w:rsidR="00732F98" w:rsidRDefault="00732F98">
      <w:pPr>
        <w:pStyle w:val="CommentText"/>
      </w:pPr>
      <w:r>
        <w:rPr>
          <w:rStyle w:val="CommentReference"/>
        </w:rPr>
        <w:annotationRef/>
      </w:r>
      <w:r>
        <w:t>Combine with the intentional bullet – see note above</w:t>
      </w:r>
    </w:p>
  </w:comment>
  <w:comment w:id="364" w:author="Majid2" w:date="2018-11-06T10:52:00Z" w:initials="M">
    <w:p w14:paraId="3A9CE3C3" w14:textId="1341C336" w:rsidR="00732F98" w:rsidRDefault="00732F98">
      <w:pPr>
        <w:pStyle w:val="CommentText"/>
      </w:pPr>
      <w:r>
        <w:rPr>
          <w:rStyle w:val="CommentReference"/>
        </w:rPr>
        <w:annotationRef/>
      </w:r>
      <w:r>
        <w:t xml:space="preserve">Too much and too numerical. Just give the headlines for a supplementary figure. Perhaps discuss before attempting </w:t>
      </w:r>
    </w:p>
  </w:comment>
  <w:comment w:id="365" w:author="Majid2" w:date="2018-11-06T10:54:00Z" w:initials="M">
    <w:p w14:paraId="756C8725" w14:textId="248E7D3F" w:rsidR="00732F98" w:rsidRDefault="00732F98">
      <w:pPr>
        <w:pStyle w:val="CommentText"/>
      </w:pPr>
      <w:r>
        <w:rPr>
          <w:rStyle w:val="CommentReference"/>
        </w:rPr>
        <w:annotationRef/>
      </w:r>
      <w:r>
        <w:t>To also discsuss</w:t>
      </w:r>
    </w:p>
  </w:comment>
  <w:comment w:id="368" w:author="Ezzati, Majid" w:date="2018-11-06T06:14:00Z" w:initials="EM">
    <w:p w14:paraId="0D5E222F" w14:textId="77777777" w:rsidR="00732F98" w:rsidRDefault="00732F98" w:rsidP="00146F26">
      <w:pPr>
        <w:pStyle w:val="CommentText"/>
      </w:pPr>
      <w:r>
        <w:rPr>
          <w:rStyle w:val="CommentReference"/>
        </w:rPr>
        <w:annotationRef/>
      </w:r>
      <w:r>
        <w:t xml:space="preserve">These are not really intro; intro is not a place for literature review. </w:t>
      </w:r>
    </w:p>
    <w:p w14:paraId="6F522D27" w14:textId="77777777" w:rsidR="00732F98" w:rsidRDefault="00732F98" w:rsidP="00146F26">
      <w:pPr>
        <w:pStyle w:val="CommentText"/>
      </w:pPr>
    </w:p>
    <w:p w14:paraId="3E9B2755" w14:textId="77777777" w:rsidR="00732F98" w:rsidRDefault="00732F98" w:rsidP="00146F26">
      <w:pPr>
        <w:pStyle w:val="CommentText"/>
      </w:pPr>
      <w:r>
        <w:t>But don’t change the intro until we discuss the logic</w:t>
      </w:r>
    </w:p>
  </w:comment>
  <w:comment w:id="374" w:author="Parks, Robbie M" w:date="2018-11-16T09:53:00Z" w:initials="PRM">
    <w:p w14:paraId="73644F72" w14:textId="73425E64" w:rsidR="00732F98" w:rsidRDefault="00732F98">
      <w:pPr>
        <w:pStyle w:val="CommentText"/>
      </w:pPr>
      <w:r>
        <w:rPr>
          <w:rStyle w:val="CommentReference"/>
        </w:rPr>
        <w:annotationRef/>
      </w:r>
      <w:r>
        <w:t>Inter-year variation causation</w:t>
      </w:r>
    </w:p>
  </w:comment>
  <w:comment w:id="375" w:author="Parks, Robbie M" w:date="2018-11-16T09:53:00Z" w:initials="PRM">
    <w:p w14:paraId="4AB090EC" w14:textId="72B47AD5" w:rsidR="00732F98" w:rsidRDefault="00732F98">
      <w:pPr>
        <w:pStyle w:val="CommentText"/>
      </w:pPr>
      <w:r>
        <w:rPr>
          <w:rStyle w:val="CommentReference"/>
        </w:rPr>
        <w:annotationRef/>
      </w:r>
    </w:p>
  </w:comment>
  <w:comment w:id="376" w:author="Majid2" w:date="2018-11-06T10:59:00Z" w:initials="M">
    <w:p w14:paraId="5FF9511A" w14:textId="2B0ACFF6" w:rsidR="00732F98" w:rsidRDefault="00732F98">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383" w:author="Ezzati, Majid" w:date="2018-11-06T07:11:00Z" w:initials="EM">
    <w:p w14:paraId="1AB4113B" w14:textId="21D55A1D" w:rsidR="00732F98" w:rsidRDefault="00732F98">
      <w:pPr>
        <w:pStyle w:val="CommentText"/>
      </w:pPr>
      <w:r>
        <w:rPr>
          <w:rStyle w:val="CommentReference"/>
        </w:rPr>
        <w:annotationRef/>
      </w:r>
      <w:r>
        <w:t>Say it clearly</w:t>
      </w:r>
    </w:p>
  </w:comment>
  <w:comment w:id="422" w:author="Ezzati, Majid" w:date="2018-11-06T07:14:00Z" w:initials="EM">
    <w:p w14:paraId="06789800" w14:textId="305DD88E" w:rsidR="00732F98" w:rsidRDefault="00732F98">
      <w:pPr>
        <w:pStyle w:val="CommentText"/>
      </w:pPr>
      <w:r>
        <w:rPr>
          <w:rStyle w:val="CommentReference"/>
        </w:rPr>
        <w:annotationRef/>
      </w:r>
      <w:r>
        <w:t>Not needed; use the actual name</w:t>
      </w:r>
    </w:p>
  </w:comment>
  <w:comment w:id="433" w:author="Ezzati, Majid" w:date="2018-11-06T07:16:00Z" w:initials="EM">
    <w:p w14:paraId="3BE8691F" w14:textId="7AC00AE0" w:rsidR="00732F98" w:rsidRDefault="00732F98">
      <w:pPr>
        <w:pStyle w:val="CommentText"/>
      </w:pPr>
      <w:r>
        <w:rPr>
          <w:rStyle w:val="CommentReference"/>
        </w:rPr>
        <w:annotationRef/>
      </w:r>
      <w:r>
        <w:t>To discuss if we should show for the entire period</w:t>
      </w:r>
    </w:p>
  </w:comment>
  <w:comment w:id="439" w:author="Ezzati, Majid" w:date="2018-11-06T07:17:00Z" w:initials="EM">
    <w:p w14:paraId="2E56708E" w14:textId="674D6454" w:rsidR="00732F98" w:rsidRDefault="00732F98">
      <w:pPr>
        <w:pStyle w:val="CommentText"/>
      </w:pPr>
      <w:r>
        <w:rPr>
          <w:rStyle w:val="CommentReference"/>
        </w:rPr>
        <w:annotationRef/>
      </w:r>
      <w:r>
        <w:t>Keep your captions sharp and simple; give all the qualifications after. The graph shows XXXXx</w:t>
      </w:r>
    </w:p>
  </w:comment>
  <w:comment w:id="441" w:author="Ezzati, Majid" w:date="2018-11-06T07:18:00Z" w:initials="EM">
    <w:p w14:paraId="0F9E36B2" w14:textId="098B625D" w:rsidR="00732F98" w:rsidRDefault="00732F98">
      <w:pPr>
        <w:pStyle w:val="CommentText"/>
      </w:pPr>
      <w:r>
        <w:rPr>
          <w:rStyle w:val="CommentReference"/>
        </w:rPr>
        <w:annotationRef/>
      </w:r>
      <w:r>
        <w:t xml:space="preserve">Complex and hard to follow. Look at PM figure captions and go for clarity/simplicity/readability. </w:t>
      </w:r>
    </w:p>
  </w:comment>
  <w:comment w:id="454" w:author="Ezzati, Majid" w:date="2018-11-06T07:19:00Z" w:initials="EM">
    <w:p w14:paraId="37EB3C4F" w14:textId="484040F0" w:rsidR="00732F98" w:rsidRDefault="00732F98">
      <w:pPr>
        <w:pStyle w:val="CommentText"/>
      </w:pPr>
      <w:r>
        <w:rPr>
          <w:rStyle w:val="CommentReference"/>
        </w:rPr>
        <w:annotationRef/>
      </w:r>
      <w:r>
        <w:t>???? for each set of bars or ….</w:t>
      </w:r>
    </w:p>
  </w:comment>
  <w:comment w:id="456" w:author="Ezzati, Majid" w:date="2018-11-06T07:20:00Z" w:initials="EM">
    <w:p w14:paraId="5D72B834" w14:textId="17D406D3" w:rsidR="00732F98" w:rsidRDefault="00732F98">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06A3FE38" w15:done="0"/>
  <w15:commentEx w15:paraId="3ABBCABE" w15:done="0"/>
  <w15:commentEx w15:paraId="385C7C7F" w15:done="0"/>
  <w15:commentEx w15:paraId="5747E0EC" w15:done="0"/>
  <w15:commentEx w15:paraId="2B0A837F" w15:done="0"/>
  <w15:commentEx w15:paraId="05F86BAB" w15:paraIdParent="2B0A837F" w15:done="0"/>
  <w15:commentEx w15:paraId="34E4DA66" w15:done="0"/>
  <w15:commentEx w15:paraId="2E2BCD91" w15:done="0"/>
  <w15:commentEx w15:paraId="3E168734" w15:done="0"/>
  <w15:commentEx w15:paraId="45EFD5AD" w15:done="0"/>
  <w15:commentEx w15:paraId="1EB6AA64" w15:done="0"/>
  <w15:commentEx w15:paraId="73376970" w15:paraIdParent="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FAAAF" w14:textId="77777777" w:rsidR="00C70AF0" w:rsidRDefault="00C70AF0">
      <w:pPr>
        <w:spacing w:after="0" w:line="240" w:lineRule="auto"/>
      </w:pPr>
      <w:r>
        <w:separator/>
      </w:r>
    </w:p>
  </w:endnote>
  <w:endnote w:type="continuationSeparator" w:id="0">
    <w:p w14:paraId="2F53F10B" w14:textId="77777777" w:rsidR="00C70AF0" w:rsidRDefault="00C70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32F98" w:rsidRDefault="00732F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32F98" w:rsidRDefault="00732F98"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732F98" w:rsidRDefault="00732F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63E8">
      <w:rPr>
        <w:rStyle w:val="PageNumber"/>
        <w:noProof/>
      </w:rPr>
      <w:t>7</w:t>
    </w:r>
    <w:r>
      <w:rPr>
        <w:rStyle w:val="PageNumber"/>
      </w:rPr>
      <w:fldChar w:fldCharType="end"/>
    </w:r>
  </w:p>
  <w:p w14:paraId="3F8F309C" w14:textId="77777777" w:rsidR="00732F98" w:rsidRDefault="00732F98"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3AAC9D" w14:textId="77777777" w:rsidR="00C70AF0" w:rsidRDefault="00C70AF0">
      <w:pPr>
        <w:spacing w:after="0" w:line="240" w:lineRule="auto"/>
      </w:pPr>
      <w:r>
        <w:separator/>
      </w:r>
    </w:p>
  </w:footnote>
  <w:footnote w:type="continuationSeparator" w:id="0">
    <w:p w14:paraId="0014B8B2" w14:textId="77777777" w:rsidR="00C70AF0" w:rsidRDefault="00C70AF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16A"/>
    <w:rsid w:val="0000446B"/>
    <w:rsid w:val="00004888"/>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3F1B"/>
    <w:rsid w:val="000752A7"/>
    <w:rsid w:val="00075501"/>
    <w:rsid w:val="000765BB"/>
    <w:rsid w:val="00077792"/>
    <w:rsid w:val="000819BC"/>
    <w:rsid w:val="00082C81"/>
    <w:rsid w:val="0008315C"/>
    <w:rsid w:val="0008437C"/>
    <w:rsid w:val="000844F7"/>
    <w:rsid w:val="00085345"/>
    <w:rsid w:val="0008595D"/>
    <w:rsid w:val="00085A4E"/>
    <w:rsid w:val="00086317"/>
    <w:rsid w:val="00090A3A"/>
    <w:rsid w:val="00091721"/>
    <w:rsid w:val="00091B94"/>
    <w:rsid w:val="00091E48"/>
    <w:rsid w:val="000937AB"/>
    <w:rsid w:val="000938C0"/>
    <w:rsid w:val="00093E1B"/>
    <w:rsid w:val="00093F25"/>
    <w:rsid w:val="00094F74"/>
    <w:rsid w:val="00095490"/>
    <w:rsid w:val="0009591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40D"/>
    <w:rsid w:val="00105731"/>
    <w:rsid w:val="0010581C"/>
    <w:rsid w:val="001063E9"/>
    <w:rsid w:val="00110568"/>
    <w:rsid w:val="00111694"/>
    <w:rsid w:val="00113023"/>
    <w:rsid w:val="00113FD5"/>
    <w:rsid w:val="00115F35"/>
    <w:rsid w:val="0011649A"/>
    <w:rsid w:val="001171AC"/>
    <w:rsid w:val="00120F44"/>
    <w:rsid w:val="00122769"/>
    <w:rsid w:val="00123D04"/>
    <w:rsid w:val="001242F1"/>
    <w:rsid w:val="00124496"/>
    <w:rsid w:val="00124F13"/>
    <w:rsid w:val="001266B6"/>
    <w:rsid w:val="001273EA"/>
    <w:rsid w:val="0012798D"/>
    <w:rsid w:val="00130C47"/>
    <w:rsid w:val="00130EA5"/>
    <w:rsid w:val="00130F9A"/>
    <w:rsid w:val="00131404"/>
    <w:rsid w:val="00131AE8"/>
    <w:rsid w:val="00132C6C"/>
    <w:rsid w:val="0013308F"/>
    <w:rsid w:val="001343C0"/>
    <w:rsid w:val="00136284"/>
    <w:rsid w:val="00141129"/>
    <w:rsid w:val="00141E26"/>
    <w:rsid w:val="00143E18"/>
    <w:rsid w:val="00145784"/>
    <w:rsid w:val="00145E04"/>
    <w:rsid w:val="00145FEB"/>
    <w:rsid w:val="00146A44"/>
    <w:rsid w:val="00146E70"/>
    <w:rsid w:val="00146F26"/>
    <w:rsid w:val="001505CF"/>
    <w:rsid w:val="00151901"/>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5115"/>
    <w:rsid w:val="002B7879"/>
    <w:rsid w:val="002B7F08"/>
    <w:rsid w:val="002C2D96"/>
    <w:rsid w:val="002C4371"/>
    <w:rsid w:val="002C5217"/>
    <w:rsid w:val="002C5765"/>
    <w:rsid w:val="002C5BFE"/>
    <w:rsid w:val="002C7D8D"/>
    <w:rsid w:val="002D1682"/>
    <w:rsid w:val="002D1F5C"/>
    <w:rsid w:val="002D3368"/>
    <w:rsid w:val="002D4EED"/>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9C9"/>
    <w:rsid w:val="002F3F68"/>
    <w:rsid w:val="002F4658"/>
    <w:rsid w:val="002F49F5"/>
    <w:rsid w:val="002F4A6E"/>
    <w:rsid w:val="002F4DC5"/>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B2B"/>
    <w:rsid w:val="003231BD"/>
    <w:rsid w:val="003239BA"/>
    <w:rsid w:val="003257F8"/>
    <w:rsid w:val="00327C97"/>
    <w:rsid w:val="003301C2"/>
    <w:rsid w:val="0033375D"/>
    <w:rsid w:val="003340AF"/>
    <w:rsid w:val="00334A02"/>
    <w:rsid w:val="00334A3C"/>
    <w:rsid w:val="00334F2A"/>
    <w:rsid w:val="00335B57"/>
    <w:rsid w:val="003462A6"/>
    <w:rsid w:val="003464A7"/>
    <w:rsid w:val="003467F3"/>
    <w:rsid w:val="00347B7D"/>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27F2"/>
    <w:rsid w:val="00413062"/>
    <w:rsid w:val="004163E8"/>
    <w:rsid w:val="00416A32"/>
    <w:rsid w:val="00416B2F"/>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71233"/>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817"/>
    <w:rsid w:val="004D1163"/>
    <w:rsid w:val="004D134D"/>
    <w:rsid w:val="004D14C7"/>
    <w:rsid w:val="004D2342"/>
    <w:rsid w:val="004D280A"/>
    <w:rsid w:val="004D2A65"/>
    <w:rsid w:val="004D3AAB"/>
    <w:rsid w:val="004D3C7F"/>
    <w:rsid w:val="004D5642"/>
    <w:rsid w:val="004D68DE"/>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7E1"/>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22E"/>
    <w:rsid w:val="005568F2"/>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6F95"/>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0409"/>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378A"/>
    <w:rsid w:val="0063545F"/>
    <w:rsid w:val="006356EB"/>
    <w:rsid w:val="00636C9B"/>
    <w:rsid w:val="00637323"/>
    <w:rsid w:val="00637860"/>
    <w:rsid w:val="00641AF0"/>
    <w:rsid w:val="00643BB4"/>
    <w:rsid w:val="00644452"/>
    <w:rsid w:val="0064457B"/>
    <w:rsid w:val="00645C3A"/>
    <w:rsid w:val="0064674D"/>
    <w:rsid w:val="00647252"/>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A42"/>
    <w:rsid w:val="00707AA7"/>
    <w:rsid w:val="00707E3F"/>
    <w:rsid w:val="00712E39"/>
    <w:rsid w:val="00713F87"/>
    <w:rsid w:val="00714847"/>
    <w:rsid w:val="0071557B"/>
    <w:rsid w:val="007175CF"/>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689A"/>
    <w:rsid w:val="00897847"/>
    <w:rsid w:val="008979DD"/>
    <w:rsid w:val="00897C3E"/>
    <w:rsid w:val="008A167D"/>
    <w:rsid w:val="008A218F"/>
    <w:rsid w:val="008A3AAD"/>
    <w:rsid w:val="008A4D52"/>
    <w:rsid w:val="008A53AA"/>
    <w:rsid w:val="008A6465"/>
    <w:rsid w:val="008A74DA"/>
    <w:rsid w:val="008A7B5B"/>
    <w:rsid w:val="008A7FB4"/>
    <w:rsid w:val="008A7FD3"/>
    <w:rsid w:val="008B0475"/>
    <w:rsid w:val="008B09D9"/>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18CA"/>
    <w:rsid w:val="00942430"/>
    <w:rsid w:val="00942708"/>
    <w:rsid w:val="009431B8"/>
    <w:rsid w:val="0094330D"/>
    <w:rsid w:val="00943F70"/>
    <w:rsid w:val="009457A0"/>
    <w:rsid w:val="00947DBC"/>
    <w:rsid w:val="00947F4D"/>
    <w:rsid w:val="00950EDB"/>
    <w:rsid w:val="00950FA9"/>
    <w:rsid w:val="009518D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958"/>
    <w:rsid w:val="00976F0A"/>
    <w:rsid w:val="00977303"/>
    <w:rsid w:val="009777B8"/>
    <w:rsid w:val="0098094E"/>
    <w:rsid w:val="00983055"/>
    <w:rsid w:val="00983C6F"/>
    <w:rsid w:val="00983CEE"/>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75F"/>
    <w:rsid w:val="009A5D28"/>
    <w:rsid w:val="009A6892"/>
    <w:rsid w:val="009A7090"/>
    <w:rsid w:val="009A75E8"/>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68F"/>
    <w:rsid w:val="009E450A"/>
    <w:rsid w:val="009E4AF1"/>
    <w:rsid w:val="009E4F95"/>
    <w:rsid w:val="009E66B1"/>
    <w:rsid w:val="009F0AD7"/>
    <w:rsid w:val="009F13D7"/>
    <w:rsid w:val="009F16DD"/>
    <w:rsid w:val="009F2476"/>
    <w:rsid w:val="009F2FE1"/>
    <w:rsid w:val="009F3F56"/>
    <w:rsid w:val="009F41F2"/>
    <w:rsid w:val="009F4257"/>
    <w:rsid w:val="009F507F"/>
    <w:rsid w:val="00A00400"/>
    <w:rsid w:val="00A005BB"/>
    <w:rsid w:val="00A00953"/>
    <w:rsid w:val="00A0222A"/>
    <w:rsid w:val="00A02BF6"/>
    <w:rsid w:val="00A03DE2"/>
    <w:rsid w:val="00A03F69"/>
    <w:rsid w:val="00A05CD2"/>
    <w:rsid w:val="00A10491"/>
    <w:rsid w:val="00A106AC"/>
    <w:rsid w:val="00A10B0F"/>
    <w:rsid w:val="00A1135E"/>
    <w:rsid w:val="00A12752"/>
    <w:rsid w:val="00A13D22"/>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7F87"/>
    <w:rsid w:val="00A82F83"/>
    <w:rsid w:val="00A83200"/>
    <w:rsid w:val="00A834C0"/>
    <w:rsid w:val="00A8418C"/>
    <w:rsid w:val="00A84DE4"/>
    <w:rsid w:val="00A85AD2"/>
    <w:rsid w:val="00A860FB"/>
    <w:rsid w:val="00A869BC"/>
    <w:rsid w:val="00A86D9D"/>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2FDE"/>
    <w:rsid w:val="00AC30AB"/>
    <w:rsid w:val="00AC4D0E"/>
    <w:rsid w:val="00AC5EFA"/>
    <w:rsid w:val="00AC6A7C"/>
    <w:rsid w:val="00AC6B2D"/>
    <w:rsid w:val="00AD1745"/>
    <w:rsid w:val="00AD19F6"/>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751"/>
    <w:rsid w:val="00B2488E"/>
    <w:rsid w:val="00B24BE3"/>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943"/>
    <w:rsid w:val="00B629C2"/>
    <w:rsid w:val="00B62E74"/>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417"/>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2507"/>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8D2"/>
    <w:rsid w:val="00BE7C5B"/>
    <w:rsid w:val="00BE7CD9"/>
    <w:rsid w:val="00BE7FCD"/>
    <w:rsid w:val="00BF0B90"/>
    <w:rsid w:val="00BF1D1B"/>
    <w:rsid w:val="00BF2101"/>
    <w:rsid w:val="00BF2AE2"/>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08E"/>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066"/>
    <w:rsid w:val="00C36D90"/>
    <w:rsid w:val="00C3700C"/>
    <w:rsid w:val="00C37A74"/>
    <w:rsid w:val="00C40303"/>
    <w:rsid w:val="00C412F5"/>
    <w:rsid w:val="00C436BA"/>
    <w:rsid w:val="00C4447B"/>
    <w:rsid w:val="00C44565"/>
    <w:rsid w:val="00C45EE7"/>
    <w:rsid w:val="00C4665D"/>
    <w:rsid w:val="00C46876"/>
    <w:rsid w:val="00C47C10"/>
    <w:rsid w:val="00C504FA"/>
    <w:rsid w:val="00C50DB0"/>
    <w:rsid w:val="00C5158E"/>
    <w:rsid w:val="00C52535"/>
    <w:rsid w:val="00C52AF6"/>
    <w:rsid w:val="00C52F46"/>
    <w:rsid w:val="00C52FAB"/>
    <w:rsid w:val="00C540BA"/>
    <w:rsid w:val="00C542A6"/>
    <w:rsid w:val="00C55816"/>
    <w:rsid w:val="00C5765A"/>
    <w:rsid w:val="00C61364"/>
    <w:rsid w:val="00C62870"/>
    <w:rsid w:val="00C64DDC"/>
    <w:rsid w:val="00C659B7"/>
    <w:rsid w:val="00C65E19"/>
    <w:rsid w:val="00C65E56"/>
    <w:rsid w:val="00C66A15"/>
    <w:rsid w:val="00C70422"/>
    <w:rsid w:val="00C70AF0"/>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B74D6"/>
    <w:rsid w:val="00DC161F"/>
    <w:rsid w:val="00DC1680"/>
    <w:rsid w:val="00DC16D6"/>
    <w:rsid w:val="00DC1B4B"/>
    <w:rsid w:val="00DC2765"/>
    <w:rsid w:val="00DC4352"/>
    <w:rsid w:val="00DC445A"/>
    <w:rsid w:val="00DC4B04"/>
    <w:rsid w:val="00DC6193"/>
    <w:rsid w:val="00DC662B"/>
    <w:rsid w:val="00DC7020"/>
    <w:rsid w:val="00DD0012"/>
    <w:rsid w:val="00DD2E2F"/>
    <w:rsid w:val="00DD303A"/>
    <w:rsid w:val="00DD3CAB"/>
    <w:rsid w:val="00DD3F33"/>
    <w:rsid w:val="00DD5199"/>
    <w:rsid w:val="00DD5A3A"/>
    <w:rsid w:val="00DD5A48"/>
    <w:rsid w:val="00DD61A0"/>
    <w:rsid w:val="00DD7CE7"/>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17A66"/>
    <w:rsid w:val="00E20E63"/>
    <w:rsid w:val="00E22191"/>
    <w:rsid w:val="00E22C3E"/>
    <w:rsid w:val="00E252C8"/>
    <w:rsid w:val="00E278E4"/>
    <w:rsid w:val="00E3109E"/>
    <w:rsid w:val="00E31122"/>
    <w:rsid w:val="00E32605"/>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1DA9"/>
    <w:rsid w:val="00E948ED"/>
    <w:rsid w:val="00E974B1"/>
    <w:rsid w:val="00E97B3B"/>
    <w:rsid w:val="00EA0603"/>
    <w:rsid w:val="00EA1027"/>
    <w:rsid w:val="00EA1C1C"/>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5F55"/>
    <w:rsid w:val="00EE6B7E"/>
    <w:rsid w:val="00EE6FFE"/>
    <w:rsid w:val="00EE7C1C"/>
    <w:rsid w:val="00EF0BC4"/>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05D8"/>
    <w:rsid w:val="00F60976"/>
    <w:rsid w:val="00F62450"/>
    <w:rsid w:val="00F62C99"/>
    <w:rsid w:val="00F636D9"/>
    <w:rsid w:val="00F63B6B"/>
    <w:rsid w:val="00F63E43"/>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6F4E"/>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48FD58C-482C-6A40-9F12-E9B3B547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28118</Words>
  <Characters>160279</Characters>
  <Application>Microsoft Macintosh Word</Application>
  <DocSecurity>0</DocSecurity>
  <Lines>1335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24</cp:revision>
  <dcterms:created xsi:type="dcterms:W3CDTF">2018-11-18T23:06:00Z</dcterms:created>
  <dcterms:modified xsi:type="dcterms:W3CDTF">2018-11-18T23:18:00Z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