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C61364" w:rsidRDefault="00300CD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D76DF7">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Majid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2216F31D" w14:textId="3F9C721C" w:rsidR="00A87EFB" w:rsidRPr="00C61364" w:rsidRDefault="005F37D8"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r w:rsidR="00A87EFB" w:rsidRPr="00C61364">
        <w:rPr>
          <w:rFonts w:ascii="Times New Roman" w:hAnsi="Times New Roman"/>
          <w:color w:val="000000" w:themeColor="text1"/>
          <w:sz w:val="24"/>
          <w:szCs w:val="24"/>
        </w:rPr>
        <w:br w:type="page"/>
      </w:r>
    </w:p>
    <w:p w14:paraId="32EFA1B4" w14:textId="77777777" w:rsidR="000210D1" w:rsidRPr="00C61364" w:rsidRDefault="000210D1" w:rsidP="00D76DF7">
      <w:pPr>
        <w:spacing w:after="0" w:line="480" w:lineRule="auto"/>
        <w:jc w:val="both"/>
        <w:rPr>
          <w:rFonts w:ascii="Times New Roman" w:hAnsi="Times New Roman"/>
          <w:b/>
          <w:color w:val="000000" w:themeColor="text1"/>
          <w:sz w:val="24"/>
          <w:szCs w:val="24"/>
        </w:rPr>
      </w:pPr>
      <w:commentRangeStart w:id="0"/>
      <w:r w:rsidRPr="00C61364">
        <w:rPr>
          <w:rFonts w:ascii="Times New Roman" w:hAnsi="Times New Roman"/>
          <w:b/>
          <w:color w:val="000000" w:themeColor="text1"/>
          <w:sz w:val="24"/>
          <w:szCs w:val="24"/>
        </w:rPr>
        <w:lastRenderedPageBreak/>
        <w:t>Introduction</w:t>
      </w:r>
      <w:commentRangeEnd w:id="0"/>
      <w:r w:rsidR="005B4B00">
        <w:rPr>
          <w:rStyle w:val="CommentReference"/>
          <w:rFonts w:asciiTheme="minorHAnsi" w:eastAsiaTheme="minorHAnsi" w:hAnsiTheme="minorHAnsi" w:cstheme="minorBidi"/>
        </w:rPr>
        <w:commentReference w:id="0"/>
      </w:r>
    </w:p>
    <w:p w14:paraId="2AB19F72" w14:textId="4F99FA49" w:rsidR="006D0B0D" w:rsidRDefault="0081140B"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An</w:t>
      </w:r>
      <w:r w:rsidR="00D0651D">
        <w:rPr>
          <w:rFonts w:ascii="Times New Roman" w:hAnsi="Times New Roman"/>
          <w:color w:val="000000" w:themeColor="text1"/>
          <w:sz w:val="24"/>
          <w:szCs w:val="24"/>
        </w:rPr>
        <w:t>omalous temperature</w:t>
      </w:r>
      <w:r w:rsidR="00123D04">
        <w:rPr>
          <w:rFonts w:ascii="Times New Roman" w:hAnsi="Times New Roman"/>
          <w:color w:val="000000" w:themeColor="text1"/>
          <w:sz w:val="24"/>
          <w:szCs w:val="24"/>
        </w:rPr>
        <w:t>s</w:t>
      </w:r>
      <w:r w:rsidR="00D0651D">
        <w:rPr>
          <w:rFonts w:ascii="Times New Roman" w:hAnsi="Times New Roman"/>
          <w:color w:val="000000" w:themeColor="text1"/>
          <w:sz w:val="24"/>
          <w:szCs w:val="24"/>
        </w:rPr>
        <w:t>,</w:t>
      </w:r>
      <w:r w:rsidR="003D4196" w:rsidRPr="00C61364">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or</w:t>
      </w:r>
      <w:r w:rsidR="00D0651D">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deviations</w:t>
      </w:r>
      <w:r w:rsidR="003D4196" w:rsidRPr="00C61364">
        <w:rPr>
          <w:rFonts w:ascii="Times New Roman" w:hAnsi="Times New Roman"/>
          <w:color w:val="000000" w:themeColor="text1"/>
          <w:sz w:val="24"/>
          <w:szCs w:val="24"/>
        </w:rPr>
        <w:t xml:space="preserve"> from long-term </w:t>
      </w:r>
      <w:r w:rsidR="00EF21EF">
        <w:rPr>
          <w:rFonts w:ascii="Times New Roman" w:hAnsi="Times New Roman"/>
          <w:color w:val="000000" w:themeColor="text1"/>
          <w:sz w:val="24"/>
          <w:szCs w:val="24"/>
        </w:rPr>
        <w:t xml:space="preserve">historical </w:t>
      </w:r>
      <w:r w:rsidR="003D4196" w:rsidRPr="00C61364">
        <w:rPr>
          <w:rFonts w:ascii="Times New Roman" w:hAnsi="Times New Roman"/>
          <w:color w:val="000000" w:themeColor="text1"/>
          <w:sz w:val="24"/>
          <w:szCs w:val="24"/>
        </w:rPr>
        <w:t>averages</w:t>
      </w:r>
      <w:r w:rsidR="00D0651D">
        <w:rPr>
          <w:rFonts w:ascii="Times New Roman" w:hAnsi="Times New Roman"/>
          <w:color w:val="000000" w:themeColor="text1"/>
          <w:sz w:val="24"/>
          <w:szCs w:val="24"/>
        </w:rPr>
        <w:t xml:space="preserve"> to which a society has adapted to, </w:t>
      </w:r>
      <w:r w:rsidR="002F6D34">
        <w:rPr>
          <w:rFonts w:ascii="Times New Roman" w:hAnsi="Times New Roman"/>
          <w:color w:val="000000" w:themeColor="text1"/>
          <w:sz w:val="24"/>
          <w:szCs w:val="24"/>
        </w:rPr>
        <w:t xml:space="preserve">can </w:t>
      </w:r>
      <w:r w:rsidR="009008B3">
        <w:rPr>
          <w:rFonts w:ascii="Times New Roman" w:hAnsi="Times New Roman"/>
          <w:color w:val="000000" w:themeColor="text1"/>
          <w:sz w:val="24"/>
          <w:szCs w:val="24"/>
        </w:rPr>
        <w:t>produce</w:t>
      </w:r>
      <w:r w:rsidR="00822DBF">
        <w:rPr>
          <w:rFonts w:ascii="Times New Roman" w:hAnsi="Times New Roman"/>
          <w:color w:val="000000" w:themeColor="text1"/>
          <w:sz w:val="24"/>
          <w:szCs w:val="24"/>
        </w:rPr>
        <w:t xml:space="preserve"> </w:t>
      </w:r>
      <w:r w:rsidR="00E806D9">
        <w:rPr>
          <w:rFonts w:ascii="Times New Roman" w:hAnsi="Times New Roman"/>
          <w:color w:val="000000" w:themeColor="text1"/>
          <w:sz w:val="24"/>
          <w:szCs w:val="24"/>
        </w:rPr>
        <w:t>changes in</w:t>
      </w:r>
      <w:r w:rsidR="001A4AD3">
        <w:rPr>
          <w:rFonts w:ascii="Times New Roman" w:hAnsi="Times New Roman"/>
          <w:color w:val="000000" w:themeColor="text1"/>
          <w:sz w:val="24"/>
          <w:szCs w:val="24"/>
        </w:rPr>
        <w:t xml:space="preserve"> </w:t>
      </w:r>
      <w:r w:rsidR="00822DBF">
        <w:rPr>
          <w:rFonts w:ascii="Times New Roman" w:hAnsi="Times New Roman"/>
          <w:color w:val="000000" w:themeColor="text1"/>
          <w:sz w:val="24"/>
          <w:szCs w:val="24"/>
        </w:rPr>
        <w:t>health outcomes</w:t>
      </w:r>
      <w:r w:rsidR="001A4AD3">
        <w:rPr>
          <w:rFonts w:ascii="Times New Roman" w:hAnsi="Times New Roman"/>
          <w:color w:val="000000" w:themeColor="text1"/>
          <w:sz w:val="24"/>
          <w:szCs w:val="24"/>
        </w:rPr>
        <w:t>.</w:t>
      </w:r>
      <w:r w:rsidR="00F646E8">
        <w:rPr>
          <w:rFonts w:ascii="Times New Roman" w:hAnsi="Times New Roman"/>
          <w:color w:val="000000" w:themeColor="text1"/>
          <w:sz w:val="24"/>
          <w:szCs w:val="24"/>
        </w:rPr>
        <w:fldChar w:fldCharType="begin" w:fldLock="1"/>
      </w:r>
      <w:r w:rsidR="00621CC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Pr>
          <w:rFonts w:ascii="Times New Roman" w:hAnsi="Times New Roman"/>
          <w:color w:val="000000" w:themeColor="text1"/>
          <w:sz w:val="24"/>
          <w:szCs w:val="24"/>
        </w:rPr>
        <w:fldChar w:fldCharType="separate"/>
      </w:r>
      <w:r w:rsidR="00F646E8" w:rsidRPr="00F646E8">
        <w:rPr>
          <w:rFonts w:ascii="Times New Roman" w:hAnsi="Times New Roman"/>
          <w:noProof/>
          <w:color w:val="000000" w:themeColor="text1"/>
          <w:sz w:val="24"/>
          <w:szCs w:val="24"/>
          <w:vertAlign w:val="superscript"/>
        </w:rPr>
        <w:t>1,2</w:t>
      </w:r>
      <w:r w:rsidR="00F646E8">
        <w:rPr>
          <w:rFonts w:ascii="Times New Roman" w:hAnsi="Times New Roman"/>
          <w:color w:val="000000" w:themeColor="text1"/>
          <w:sz w:val="24"/>
          <w:szCs w:val="24"/>
        </w:rPr>
        <w:fldChar w:fldCharType="end"/>
      </w:r>
      <w:r w:rsidR="00D0651D">
        <w:rPr>
          <w:rFonts w:ascii="Times New Roman" w:hAnsi="Times New Roman"/>
          <w:color w:val="000000" w:themeColor="text1"/>
          <w:sz w:val="24"/>
          <w:szCs w:val="24"/>
        </w:rPr>
        <w:t xml:space="preserve"> This is true even of modestly warm anomalies</w:t>
      </w:r>
      <w:r w:rsidR="0036143F">
        <w:rPr>
          <w:rFonts w:ascii="Times New Roman" w:hAnsi="Times New Roman"/>
          <w:color w:val="000000" w:themeColor="text1"/>
          <w:sz w:val="24"/>
          <w:szCs w:val="24"/>
        </w:rPr>
        <w:t>.</w:t>
      </w:r>
      <w:r w:rsidR="00621CCD">
        <w:rPr>
          <w:rFonts w:ascii="Times New Roman" w:hAnsi="Times New Roman"/>
          <w:color w:val="000000" w:themeColor="text1"/>
          <w:sz w:val="24"/>
          <w:szCs w:val="24"/>
        </w:rPr>
        <w:fldChar w:fldCharType="begin" w:fldLock="1"/>
      </w:r>
      <w:r w:rsidR="0054286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Pr>
          <w:rFonts w:ascii="Times New Roman" w:hAnsi="Times New Roman"/>
          <w:color w:val="000000" w:themeColor="text1"/>
          <w:sz w:val="24"/>
          <w:szCs w:val="24"/>
        </w:rPr>
        <w:fldChar w:fldCharType="separate"/>
      </w:r>
      <w:r w:rsidR="00621CCD" w:rsidRPr="00621CCD">
        <w:rPr>
          <w:rFonts w:ascii="Times New Roman" w:hAnsi="Times New Roman"/>
          <w:noProof/>
          <w:color w:val="000000" w:themeColor="text1"/>
          <w:sz w:val="24"/>
          <w:szCs w:val="24"/>
          <w:vertAlign w:val="superscript"/>
        </w:rPr>
        <w:t>3</w:t>
      </w:r>
      <w:r w:rsidR="00621CCD">
        <w:rPr>
          <w:rFonts w:ascii="Times New Roman" w:hAnsi="Times New Roman"/>
          <w:color w:val="000000" w:themeColor="text1"/>
          <w:sz w:val="24"/>
          <w:szCs w:val="24"/>
        </w:rPr>
        <w:fldChar w:fldCharType="end"/>
      </w:r>
      <w:r w:rsidR="001A4AD3" w:rsidRPr="001A4AD3">
        <w:rPr>
          <w:rFonts w:ascii="Times New Roman" w:hAnsi="Times New Roman"/>
          <w:color w:val="000000" w:themeColor="text1"/>
          <w:sz w:val="24"/>
          <w:szCs w:val="24"/>
        </w:rPr>
        <w:t xml:space="preserve"> </w:t>
      </w:r>
      <w:r w:rsidR="0084714F">
        <w:rPr>
          <w:rFonts w:ascii="Times New Roman" w:hAnsi="Times New Roman"/>
          <w:color w:val="000000" w:themeColor="text1"/>
          <w:sz w:val="24"/>
          <w:szCs w:val="24"/>
        </w:rPr>
        <w:t>Th</w:t>
      </w:r>
      <w:r w:rsidR="00680088">
        <w:rPr>
          <w:rFonts w:ascii="Times New Roman" w:hAnsi="Times New Roman"/>
          <w:color w:val="000000" w:themeColor="text1"/>
          <w:sz w:val="24"/>
          <w:szCs w:val="24"/>
        </w:rPr>
        <w:t>us</w:t>
      </w:r>
      <w:r w:rsidR="001A4AD3">
        <w:rPr>
          <w:rFonts w:ascii="Times New Roman" w:hAnsi="Times New Roman"/>
          <w:color w:val="000000" w:themeColor="text1"/>
          <w:sz w:val="24"/>
          <w:szCs w:val="24"/>
        </w:rPr>
        <w:t xml:space="preserve"> climate change, which is expected to increase </w:t>
      </w:r>
      <w:r w:rsidR="00EF5A5E">
        <w:rPr>
          <w:rFonts w:ascii="Times New Roman" w:hAnsi="Times New Roman"/>
          <w:color w:val="000000" w:themeColor="text1"/>
          <w:sz w:val="24"/>
          <w:szCs w:val="24"/>
        </w:rPr>
        <w:t xml:space="preserve">the </w:t>
      </w:r>
      <w:r w:rsidR="001A4AD3">
        <w:rPr>
          <w:rFonts w:ascii="Times New Roman" w:hAnsi="Times New Roman"/>
          <w:color w:val="000000" w:themeColor="text1"/>
          <w:sz w:val="24"/>
          <w:szCs w:val="24"/>
        </w:rPr>
        <w:t xml:space="preserve">magnitude and frequency </w:t>
      </w:r>
      <w:r w:rsidR="00A73AD6">
        <w:rPr>
          <w:rFonts w:ascii="Times New Roman" w:hAnsi="Times New Roman"/>
          <w:color w:val="000000" w:themeColor="text1"/>
          <w:sz w:val="24"/>
          <w:szCs w:val="24"/>
        </w:rPr>
        <w:t xml:space="preserve">of </w:t>
      </w:r>
      <w:r w:rsidR="00310C65">
        <w:rPr>
          <w:rFonts w:ascii="Times New Roman" w:hAnsi="Times New Roman"/>
          <w:color w:val="000000" w:themeColor="text1"/>
          <w:sz w:val="24"/>
          <w:szCs w:val="24"/>
        </w:rPr>
        <w:t>anomalous events</w:t>
      </w:r>
      <w:r w:rsidR="004C2047">
        <w:rPr>
          <w:rFonts w:ascii="Times New Roman" w:hAnsi="Times New Roman"/>
          <w:color w:val="000000" w:themeColor="text1"/>
          <w:sz w:val="24"/>
          <w:szCs w:val="24"/>
        </w:rPr>
        <w:t>,</w:t>
      </w:r>
      <w:r w:rsidR="00542862">
        <w:rPr>
          <w:rFonts w:ascii="Times New Roman" w:hAnsi="Times New Roman"/>
          <w:color w:val="000000" w:themeColor="text1"/>
          <w:sz w:val="24"/>
          <w:szCs w:val="24"/>
        </w:rPr>
        <w:fldChar w:fldCharType="begin" w:fldLock="1"/>
      </w:r>
      <w:r w:rsidR="00227D5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542862">
        <w:rPr>
          <w:rFonts w:ascii="Times New Roman" w:hAnsi="Times New Roman"/>
          <w:color w:val="000000" w:themeColor="text1"/>
          <w:sz w:val="24"/>
          <w:szCs w:val="24"/>
        </w:rPr>
        <w:fldChar w:fldCharType="separate"/>
      </w:r>
      <w:r w:rsidR="00542862" w:rsidRPr="00542862">
        <w:rPr>
          <w:rFonts w:ascii="Times New Roman" w:hAnsi="Times New Roman"/>
          <w:noProof/>
          <w:color w:val="000000" w:themeColor="text1"/>
          <w:sz w:val="24"/>
          <w:szCs w:val="24"/>
          <w:vertAlign w:val="superscript"/>
        </w:rPr>
        <w:t>4</w:t>
      </w:r>
      <w:r w:rsidR="00542862">
        <w:rPr>
          <w:rFonts w:ascii="Times New Roman" w:hAnsi="Times New Roman"/>
          <w:color w:val="000000" w:themeColor="text1"/>
          <w:sz w:val="24"/>
          <w:szCs w:val="24"/>
        </w:rPr>
        <w:fldChar w:fldCharType="end"/>
      </w:r>
      <w:r w:rsidR="004C2047">
        <w:rPr>
          <w:rFonts w:ascii="Times New Roman" w:hAnsi="Times New Roman"/>
          <w:color w:val="000000" w:themeColor="text1"/>
          <w:sz w:val="24"/>
          <w:szCs w:val="24"/>
        </w:rPr>
        <w:t xml:space="preserve"> is likely to impact h</w:t>
      </w:r>
      <w:r w:rsidR="00466764">
        <w:rPr>
          <w:rFonts w:ascii="Times New Roman" w:hAnsi="Times New Roman"/>
          <w:color w:val="000000" w:themeColor="text1"/>
          <w:sz w:val="24"/>
          <w:szCs w:val="24"/>
        </w:rPr>
        <w:t xml:space="preserve">ealth even in temperate </w:t>
      </w:r>
      <w:r w:rsidR="004C2047">
        <w:rPr>
          <w:rFonts w:ascii="Times New Roman" w:hAnsi="Times New Roman"/>
          <w:color w:val="000000" w:themeColor="text1"/>
          <w:sz w:val="24"/>
          <w:szCs w:val="24"/>
        </w:rPr>
        <w:t>countries</w:t>
      </w:r>
      <w:r w:rsidR="002339FB">
        <w:rPr>
          <w:rFonts w:ascii="Times New Roman" w:hAnsi="Times New Roman"/>
          <w:color w:val="000000" w:themeColor="text1"/>
          <w:sz w:val="24"/>
          <w:szCs w:val="24"/>
        </w:rPr>
        <w:t xml:space="preserve"> like the USA</w:t>
      </w:r>
      <w:r w:rsidR="00813ABC">
        <w:rPr>
          <w:rFonts w:ascii="Times New Roman" w:hAnsi="Times New Roman"/>
          <w:color w:val="000000" w:themeColor="text1"/>
          <w:sz w:val="24"/>
          <w:szCs w:val="24"/>
        </w:rPr>
        <w:t>.</w:t>
      </w:r>
    </w:p>
    <w:p w14:paraId="423CA46E" w14:textId="77777777" w:rsidR="00530F84" w:rsidRDefault="00530F84" w:rsidP="00D76DF7">
      <w:pPr>
        <w:spacing w:after="0" w:line="480" w:lineRule="auto"/>
        <w:jc w:val="both"/>
        <w:rPr>
          <w:rFonts w:ascii="Times New Roman" w:hAnsi="Times New Roman"/>
          <w:color w:val="000000" w:themeColor="text1"/>
          <w:sz w:val="24"/>
          <w:szCs w:val="24"/>
        </w:rPr>
      </w:pPr>
    </w:p>
    <w:p w14:paraId="64079337" w14:textId="74CA7F16" w:rsidR="002339FB" w:rsidRDefault="003239BA"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Any climate change r</w:t>
      </w:r>
      <w:r w:rsidRPr="00C61364">
        <w:rPr>
          <w:rFonts w:ascii="Times New Roman" w:hAnsi="Times New Roman"/>
          <w:color w:val="000000" w:themeColor="text1"/>
          <w:sz w:val="24"/>
          <w:szCs w:val="24"/>
        </w:rPr>
        <w:t xml:space="preserve">isk </w:t>
      </w:r>
      <w:r>
        <w:rPr>
          <w:rFonts w:ascii="Times New Roman" w:hAnsi="Times New Roman"/>
          <w:color w:val="000000" w:themeColor="text1"/>
          <w:sz w:val="24"/>
          <w:szCs w:val="24"/>
        </w:rPr>
        <w:t xml:space="preserve">assessment will be improved with an understanding of vulnerability and risk of a population to anomalous temperatures. </w:t>
      </w:r>
      <w:r w:rsidR="00F96A01">
        <w:rPr>
          <w:rFonts w:ascii="Times New Roman" w:hAnsi="Times New Roman"/>
          <w:color w:val="000000" w:themeColor="text1"/>
          <w:sz w:val="24"/>
          <w:szCs w:val="24"/>
        </w:rPr>
        <w:t>P</w:t>
      </w:r>
      <w:r w:rsidR="002339FB" w:rsidRPr="00C61364">
        <w:rPr>
          <w:rFonts w:ascii="Times New Roman" w:hAnsi="Times New Roman"/>
          <w:color w:val="000000" w:themeColor="text1"/>
          <w:sz w:val="24"/>
          <w:szCs w:val="24"/>
        </w:rPr>
        <w:t>revious work has focussed on how mortality from natural causes is affected by daily</w:t>
      </w:r>
      <w:r w:rsidR="002339FB">
        <w:rPr>
          <w:rFonts w:ascii="Times New Roman" w:hAnsi="Times New Roman"/>
          <w:color w:val="000000" w:themeColor="text1"/>
          <w:sz w:val="24"/>
          <w:szCs w:val="24"/>
        </w:rPr>
        <w:t xml:space="preserve"> or multi-day hot/cold episodes</w:t>
      </w:r>
      <w:r w:rsidR="004F5C2E">
        <w:rPr>
          <w:rFonts w:ascii="Times New Roman" w:hAnsi="Times New Roman"/>
          <w:color w:val="000000" w:themeColor="text1"/>
          <w:sz w:val="24"/>
          <w:szCs w:val="24"/>
        </w:rPr>
        <w:t>, of which the biological pathways are well-documented</w:t>
      </w:r>
      <w:r w:rsidR="002339FB">
        <w:rPr>
          <w:rFonts w:ascii="Times New Roman" w:hAnsi="Times New Roman"/>
          <w:color w:val="000000" w:themeColor="text1"/>
          <w:sz w:val="24"/>
          <w:szCs w:val="24"/>
        </w:rPr>
        <w:t>.</w:t>
      </w:r>
      <w:r w:rsidR="002339FB">
        <w:rPr>
          <w:rFonts w:ascii="Times New Roman" w:hAnsi="Times New Roman"/>
          <w:color w:val="000000" w:themeColor="text1"/>
          <w:sz w:val="24"/>
          <w:szCs w:val="24"/>
        </w:rPr>
        <w:fldChar w:fldCharType="begin" w:fldLock="1"/>
      </w:r>
      <w:r w:rsidR="00227D5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Pr>
          <w:rFonts w:ascii="Times New Roman" w:hAnsi="Times New Roman"/>
          <w:color w:val="000000" w:themeColor="text1"/>
          <w:sz w:val="24"/>
          <w:szCs w:val="24"/>
        </w:rPr>
        <w:fldChar w:fldCharType="separate"/>
      </w:r>
      <w:r w:rsidR="00542862" w:rsidRPr="00542862">
        <w:rPr>
          <w:rFonts w:ascii="Times New Roman" w:hAnsi="Times New Roman"/>
          <w:noProof/>
          <w:color w:val="000000" w:themeColor="text1"/>
          <w:sz w:val="24"/>
          <w:szCs w:val="24"/>
          <w:vertAlign w:val="superscript"/>
        </w:rPr>
        <w:t>5,6</w:t>
      </w:r>
      <w:r w:rsidR="002339FB">
        <w:rPr>
          <w:rFonts w:ascii="Times New Roman" w:hAnsi="Times New Roman"/>
          <w:color w:val="000000" w:themeColor="text1"/>
          <w:sz w:val="24"/>
          <w:szCs w:val="24"/>
        </w:rPr>
        <w:fldChar w:fldCharType="end"/>
      </w:r>
      <w:r w:rsidR="002339FB">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 xml:space="preserve">The causal link </w:t>
      </w:r>
      <w:r w:rsidR="002339FB">
        <w:rPr>
          <w:rFonts w:ascii="Times New Roman" w:hAnsi="Times New Roman"/>
          <w:color w:val="000000" w:themeColor="text1"/>
          <w:sz w:val="24"/>
          <w:szCs w:val="24"/>
        </w:rPr>
        <w:t xml:space="preserve">between </w:t>
      </w:r>
      <w:r w:rsidR="004F5C2E">
        <w:rPr>
          <w:rFonts w:ascii="Times New Roman" w:hAnsi="Times New Roman"/>
          <w:color w:val="000000" w:themeColor="text1"/>
          <w:sz w:val="24"/>
          <w:szCs w:val="24"/>
        </w:rPr>
        <w:t>injury</w:t>
      </w:r>
      <w:r w:rsidR="002339FB">
        <w:rPr>
          <w:rFonts w:ascii="Times New Roman" w:hAnsi="Times New Roman"/>
          <w:color w:val="000000" w:themeColor="text1"/>
          <w:sz w:val="24"/>
          <w:szCs w:val="24"/>
        </w:rPr>
        <w:t xml:space="preserve"> </w:t>
      </w:r>
      <w:r w:rsidR="004F5C2E">
        <w:rPr>
          <w:rFonts w:ascii="Times New Roman" w:hAnsi="Times New Roman"/>
          <w:color w:val="000000" w:themeColor="text1"/>
          <w:sz w:val="24"/>
          <w:szCs w:val="24"/>
        </w:rPr>
        <w:t xml:space="preserve">deaths </w:t>
      </w:r>
      <w:r w:rsidR="002339FB">
        <w:rPr>
          <w:rFonts w:ascii="Times New Roman" w:hAnsi="Times New Roman"/>
          <w:color w:val="000000" w:themeColor="text1"/>
          <w:sz w:val="24"/>
          <w:szCs w:val="24"/>
        </w:rPr>
        <w:t>and temperature</w:t>
      </w:r>
      <w:r w:rsidR="009A096C">
        <w:rPr>
          <w:rFonts w:ascii="Times New Roman" w:hAnsi="Times New Roman"/>
          <w:color w:val="000000" w:themeColor="text1"/>
          <w:sz w:val="24"/>
          <w:szCs w:val="24"/>
        </w:rPr>
        <w:t>,</w:t>
      </w:r>
      <w:r w:rsidR="00394D30">
        <w:rPr>
          <w:rFonts w:ascii="Times New Roman" w:hAnsi="Times New Roman"/>
          <w:color w:val="000000" w:themeColor="text1"/>
          <w:sz w:val="24"/>
          <w:szCs w:val="24"/>
        </w:rPr>
        <w:t xml:space="preserve"> however,</w:t>
      </w:r>
      <w:r w:rsidR="002339FB">
        <w:rPr>
          <w:rFonts w:ascii="Times New Roman" w:hAnsi="Times New Roman"/>
          <w:color w:val="000000" w:themeColor="text1"/>
          <w:sz w:val="24"/>
          <w:szCs w:val="24"/>
        </w:rPr>
        <w:t xml:space="preserve"> </w:t>
      </w:r>
      <w:r w:rsidR="009A096C">
        <w:rPr>
          <w:rFonts w:ascii="Times New Roman" w:hAnsi="Times New Roman"/>
          <w:color w:val="000000" w:themeColor="text1"/>
          <w:sz w:val="24"/>
          <w:szCs w:val="24"/>
        </w:rPr>
        <w:t xml:space="preserve">where the interaction </w:t>
      </w:r>
      <w:r w:rsidR="000135F4">
        <w:rPr>
          <w:rFonts w:ascii="Times New Roman" w:hAnsi="Times New Roman"/>
          <w:color w:val="000000" w:themeColor="text1"/>
          <w:sz w:val="24"/>
          <w:szCs w:val="24"/>
        </w:rPr>
        <w:t xml:space="preserve">is </w:t>
      </w:r>
      <w:r w:rsidR="009A096C">
        <w:rPr>
          <w:rFonts w:ascii="Times New Roman" w:hAnsi="Times New Roman"/>
          <w:color w:val="000000" w:themeColor="text1"/>
          <w:sz w:val="24"/>
          <w:szCs w:val="24"/>
        </w:rPr>
        <w:t xml:space="preserve">likely to be related </w:t>
      </w:r>
      <w:r w:rsidR="004D3C7F">
        <w:rPr>
          <w:rFonts w:ascii="Times New Roman" w:hAnsi="Times New Roman"/>
          <w:color w:val="000000" w:themeColor="text1"/>
          <w:sz w:val="24"/>
          <w:szCs w:val="24"/>
        </w:rPr>
        <w:t xml:space="preserve">with </w:t>
      </w:r>
      <w:r w:rsidR="008B1AD4">
        <w:rPr>
          <w:rFonts w:ascii="Times New Roman" w:hAnsi="Times New Roman"/>
          <w:color w:val="000000" w:themeColor="text1"/>
          <w:sz w:val="24"/>
          <w:szCs w:val="24"/>
        </w:rPr>
        <w:t xml:space="preserve">more </w:t>
      </w:r>
      <w:r w:rsidR="008A74DA">
        <w:rPr>
          <w:rFonts w:ascii="Times New Roman" w:hAnsi="Times New Roman"/>
          <w:color w:val="000000" w:themeColor="text1"/>
          <w:sz w:val="24"/>
          <w:szCs w:val="24"/>
        </w:rPr>
        <w:t>complicated</w:t>
      </w:r>
      <w:r w:rsidR="009A096C">
        <w:rPr>
          <w:rFonts w:ascii="Times New Roman" w:hAnsi="Times New Roman"/>
          <w:color w:val="000000" w:themeColor="text1"/>
          <w:sz w:val="24"/>
          <w:szCs w:val="24"/>
        </w:rPr>
        <w:t xml:space="preserve"> behaviour</w:t>
      </w:r>
      <w:r w:rsidR="00E80659">
        <w:rPr>
          <w:rFonts w:ascii="Times New Roman" w:hAnsi="Times New Roman"/>
          <w:color w:val="000000" w:themeColor="text1"/>
          <w:sz w:val="24"/>
          <w:szCs w:val="24"/>
        </w:rPr>
        <w:t>al and psychological</w:t>
      </w:r>
      <w:r w:rsidR="009A096C">
        <w:rPr>
          <w:rFonts w:ascii="Times New Roman" w:hAnsi="Times New Roman"/>
          <w:color w:val="000000" w:themeColor="text1"/>
          <w:sz w:val="24"/>
          <w:szCs w:val="24"/>
        </w:rPr>
        <w:t xml:space="preserve"> modulations</w:t>
      </w:r>
      <w:r w:rsidR="00E07BAA">
        <w:rPr>
          <w:rFonts w:ascii="Times New Roman" w:hAnsi="Times New Roman"/>
          <w:color w:val="000000" w:themeColor="text1"/>
          <w:sz w:val="24"/>
          <w:szCs w:val="24"/>
        </w:rPr>
        <w:t>, is less well-</w:t>
      </w:r>
      <w:r w:rsidR="002773C7">
        <w:rPr>
          <w:rFonts w:ascii="Times New Roman" w:hAnsi="Times New Roman"/>
          <w:color w:val="000000" w:themeColor="text1"/>
          <w:sz w:val="24"/>
          <w:szCs w:val="24"/>
        </w:rPr>
        <w:t>researched</w:t>
      </w:r>
      <w:r w:rsidR="001D6E21">
        <w:rPr>
          <w:rFonts w:ascii="Times New Roman" w:hAnsi="Times New Roman"/>
          <w:color w:val="000000" w:themeColor="text1"/>
          <w:sz w:val="24"/>
          <w:szCs w:val="24"/>
        </w:rPr>
        <w:t xml:space="preserve">. There are studies which indirectly examine relationships of violent behaviour and conflict with </w:t>
      </w:r>
      <w:r w:rsidR="003F55E2">
        <w:rPr>
          <w:rFonts w:ascii="Times New Roman" w:hAnsi="Times New Roman"/>
          <w:color w:val="000000" w:themeColor="text1"/>
          <w:sz w:val="24"/>
          <w:szCs w:val="24"/>
        </w:rPr>
        <w:t>climate change</w:t>
      </w:r>
      <w:r w:rsidR="001D6E21">
        <w:rPr>
          <w:rFonts w:ascii="Times New Roman" w:hAnsi="Times New Roman"/>
          <w:color w:val="000000" w:themeColor="text1"/>
          <w:sz w:val="24"/>
          <w:szCs w:val="24"/>
        </w:rPr>
        <w:t>,</w:t>
      </w:r>
      <w:r w:rsidR="001D6E21">
        <w:rPr>
          <w:rFonts w:ascii="Times New Roman" w:hAnsi="Times New Roman"/>
          <w:color w:val="000000" w:themeColor="text1"/>
          <w:sz w:val="24"/>
          <w:szCs w:val="24"/>
        </w:rPr>
        <w:fldChar w:fldCharType="begin" w:fldLock="1"/>
      </w:r>
      <w:r w:rsidR="003F55E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Pr>
          <w:rFonts w:ascii="MS Mincho" w:eastAsia="MS Mincho" w:hAnsi="MS Mincho" w:cs="MS Mincho"/>
          <w:color w:val="000000" w:themeColor="text1"/>
          <w:sz w:val="24"/>
          <w:szCs w:val="24"/>
        </w:rPr>
        <w:instrText>∼</w:instrText>
      </w:r>
      <w:r w:rsidR="003F55E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Pr>
          <w:rFonts w:ascii="Times New Roman" w:hAnsi="Times New Roman"/>
          <w:color w:val="000000" w:themeColor="text1"/>
          <w:sz w:val="24"/>
          <w:szCs w:val="24"/>
        </w:rPr>
        <w:fldChar w:fldCharType="separate"/>
      </w:r>
      <w:r w:rsidR="003F55E2" w:rsidRPr="003F55E2">
        <w:rPr>
          <w:rFonts w:ascii="Times New Roman" w:hAnsi="Times New Roman"/>
          <w:noProof/>
          <w:color w:val="000000" w:themeColor="text1"/>
          <w:sz w:val="24"/>
          <w:szCs w:val="24"/>
          <w:vertAlign w:val="superscript"/>
        </w:rPr>
        <w:t>7–12</w:t>
      </w:r>
      <w:r w:rsidR="001D6E21">
        <w:rPr>
          <w:rFonts w:ascii="Times New Roman" w:hAnsi="Times New Roman"/>
          <w:color w:val="000000" w:themeColor="text1"/>
          <w:sz w:val="24"/>
          <w:szCs w:val="24"/>
        </w:rPr>
        <w:fldChar w:fldCharType="end"/>
      </w:r>
      <w:r w:rsidR="001D6E21">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with</w:t>
      </w:r>
      <w:r w:rsidR="00CD5FB0">
        <w:rPr>
          <w:rFonts w:ascii="Times New Roman" w:hAnsi="Times New Roman"/>
          <w:color w:val="000000" w:themeColor="text1"/>
          <w:sz w:val="24"/>
          <w:szCs w:val="24"/>
        </w:rPr>
        <w:t xml:space="preserve"> only </w:t>
      </w:r>
      <w:r w:rsidR="001D6E21">
        <w:rPr>
          <w:rFonts w:ascii="Times New Roman" w:hAnsi="Times New Roman"/>
          <w:color w:val="000000" w:themeColor="text1"/>
          <w:sz w:val="24"/>
          <w:szCs w:val="24"/>
        </w:rPr>
        <w:t>a</w:t>
      </w:r>
      <w:r w:rsidR="002773C7">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 xml:space="preserve">few to date </w:t>
      </w:r>
      <w:r w:rsidR="001D6E21">
        <w:rPr>
          <w:rFonts w:ascii="Times New Roman" w:hAnsi="Times New Roman"/>
          <w:color w:val="000000" w:themeColor="text1"/>
          <w:sz w:val="24"/>
          <w:szCs w:val="24"/>
        </w:rPr>
        <w:t>linking a</w:t>
      </w:r>
      <w:r w:rsidR="00264EE8">
        <w:rPr>
          <w:rFonts w:ascii="Times New Roman" w:hAnsi="Times New Roman"/>
          <w:color w:val="000000" w:themeColor="text1"/>
          <w:sz w:val="24"/>
          <w:szCs w:val="24"/>
        </w:rPr>
        <w:t>n outcome for a</w:t>
      </w:r>
      <w:r w:rsidR="00DC16D6">
        <w:rPr>
          <w:rFonts w:ascii="Times New Roman" w:hAnsi="Times New Roman"/>
          <w:color w:val="000000" w:themeColor="text1"/>
          <w:sz w:val="24"/>
          <w:szCs w:val="24"/>
        </w:rPr>
        <w:t xml:space="preserve"> particular </w:t>
      </w:r>
      <w:r w:rsidR="00F52CE2">
        <w:rPr>
          <w:rFonts w:ascii="Times New Roman" w:hAnsi="Times New Roman"/>
          <w:color w:val="000000" w:themeColor="text1"/>
          <w:sz w:val="24"/>
          <w:szCs w:val="24"/>
        </w:rPr>
        <w:t xml:space="preserve">category of </w:t>
      </w:r>
      <w:r w:rsidR="00264EE8">
        <w:rPr>
          <w:rFonts w:ascii="Times New Roman" w:hAnsi="Times New Roman"/>
          <w:color w:val="000000" w:themeColor="text1"/>
          <w:sz w:val="24"/>
          <w:szCs w:val="24"/>
        </w:rPr>
        <w:t xml:space="preserve">injury </w:t>
      </w:r>
      <w:r w:rsidR="001D6E21">
        <w:rPr>
          <w:rFonts w:ascii="Times New Roman" w:hAnsi="Times New Roman"/>
          <w:color w:val="000000" w:themeColor="text1"/>
          <w:sz w:val="24"/>
          <w:szCs w:val="24"/>
        </w:rPr>
        <w:t>with increasing temperature</w:t>
      </w:r>
      <w:r w:rsidR="009A096C">
        <w:rPr>
          <w:rFonts w:ascii="Times New Roman" w:hAnsi="Times New Roman"/>
          <w:color w:val="000000" w:themeColor="text1"/>
          <w:sz w:val="24"/>
          <w:szCs w:val="24"/>
        </w:rPr>
        <w:t>.</w:t>
      </w:r>
      <w:r w:rsidR="00227D5B">
        <w:rPr>
          <w:rFonts w:ascii="Times New Roman" w:hAnsi="Times New Roman"/>
          <w:color w:val="000000" w:themeColor="text1"/>
          <w:sz w:val="24"/>
          <w:szCs w:val="24"/>
        </w:rPr>
        <w:fldChar w:fldCharType="begin" w:fldLock="1"/>
      </w:r>
      <w:r w:rsidR="00321DA9">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13–16</w:t>
      </w:r>
      <w:r w:rsidR="00227D5B">
        <w:rPr>
          <w:rFonts w:ascii="Times New Roman" w:hAnsi="Times New Roman"/>
          <w:color w:val="000000" w:themeColor="text1"/>
          <w:sz w:val="24"/>
          <w:szCs w:val="24"/>
        </w:rPr>
        <w:fldChar w:fldCharType="end"/>
      </w:r>
    </w:p>
    <w:p w14:paraId="185106AA" w14:textId="77777777" w:rsidR="002339FB" w:rsidRDefault="002339FB" w:rsidP="00D76DF7">
      <w:pPr>
        <w:spacing w:after="0" w:line="480" w:lineRule="auto"/>
        <w:jc w:val="both"/>
        <w:rPr>
          <w:rFonts w:ascii="Times New Roman" w:hAnsi="Times New Roman"/>
          <w:color w:val="000000" w:themeColor="text1"/>
          <w:sz w:val="24"/>
          <w:szCs w:val="24"/>
        </w:rPr>
      </w:pPr>
    </w:p>
    <w:p w14:paraId="59E5EACC" w14:textId="25B3AEBB" w:rsidR="00252CB9" w:rsidRDefault="00327C97"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Distinguishing by</w:t>
      </w:r>
      <w:r w:rsidR="00252CB9">
        <w:rPr>
          <w:rFonts w:ascii="Times New Roman" w:hAnsi="Times New Roman"/>
          <w:color w:val="000000" w:themeColor="text1"/>
          <w:sz w:val="24"/>
          <w:szCs w:val="24"/>
        </w:rPr>
        <w:t xml:space="preserve"> </w:t>
      </w:r>
      <w:r w:rsidR="000C6935">
        <w:rPr>
          <w:rFonts w:ascii="Times New Roman" w:hAnsi="Times New Roman"/>
          <w:color w:val="000000" w:themeColor="text1"/>
          <w:sz w:val="24"/>
          <w:szCs w:val="24"/>
        </w:rPr>
        <w:t xml:space="preserve">socio-demographic </w:t>
      </w:r>
      <w:r>
        <w:rPr>
          <w:rFonts w:ascii="Times New Roman" w:hAnsi="Times New Roman"/>
          <w:color w:val="000000" w:themeColor="text1"/>
          <w:sz w:val="24"/>
          <w:szCs w:val="24"/>
        </w:rPr>
        <w:t>groups</w:t>
      </w:r>
      <w:r w:rsidR="00530F84">
        <w:rPr>
          <w:rFonts w:ascii="Times New Roman" w:hAnsi="Times New Roman"/>
          <w:color w:val="000000" w:themeColor="text1"/>
          <w:sz w:val="24"/>
          <w:szCs w:val="24"/>
        </w:rPr>
        <w:t xml:space="preserve">, </w:t>
      </w:r>
      <w:r w:rsidR="00903C59">
        <w:rPr>
          <w:rFonts w:ascii="Times New Roman" w:hAnsi="Times New Roman"/>
          <w:color w:val="000000" w:themeColor="text1"/>
          <w:sz w:val="24"/>
          <w:szCs w:val="24"/>
        </w:rPr>
        <w:t xml:space="preserve">which </w:t>
      </w:r>
      <w:r w:rsidR="000C6935">
        <w:rPr>
          <w:rFonts w:ascii="Times New Roman" w:hAnsi="Times New Roman"/>
          <w:color w:val="000000" w:themeColor="text1"/>
          <w:sz w:val="24"/>
          <w:szCs w:val="24"/>
        </w:rPr>
        <w:t xml:space="preserve">potentially </w:t>
      </w:r>
      <w:r w:rsidR="00903C59">
        <w:rPr>
          <w:rFonts w:ascii="Times New Roman" w:hAnsi="Times New Roman"/>
          <w:color w:val="000000" w:themeColor="text1"/>
          <w:sz w:val="24"/>
          <w:szCs w:val="24"/>
        </w:rPr>
        <w:t xml:space="preserve">possess varying </w:t>
      </w:r>
      <w:r w:rsidR="00C52FAB">
        <w:rPr>
          <w:rFonts w:ascii="Times New Roman" w:hAnsi="Times New Roman"/>
          <w:color w:val="000000" w:themeColor="text1"/>
          <w:sz w:val="24"/>
          <w:szCs w:val="24"/>
        </w:rPr>
        <w:t>levels of resilience</w:t>
      </w:r>
      <w:r w:rsidR="000C6935">
        <w:rPr>
          <w:rFonts w:ascii="Times New Roman" w:hAnsi="Times New Roman"/>
          <w:color w:val="000000" w:themeColor="text1"/>
          <w:sz w:val="24"/>
          <w:szCs w:val="24"/>
        </w:rPr>
        <w:t xml:space="preserve"> to temperature anomalies</w:t>
      </w:r>
      <w:r w:rsidR="00EB7B88">
        <w:rPr>
          <w:rFonts w:ascii="Times New Roman" w:hAnsi="Times New Roman"/>
          <w:color w:val="000000" w:themeColor="text1"/>
          <w:sz w:val="24"/>
          <w:szCs w:val="24"/>
        </w:rPr>
        <w:t xml:space="preserve"> as well as differing compositions of injury deaths,</w:t>
      </w:r>
      <w:r w:rsidR="00C3413F">
        <w:rPr>
          <w:rFonts w:ascii="Times New Roman" w:hAnsi="Times New Roman"/>
          <w:color w:val="000000" w:themeColor="text1"/>
          <w:sz w:val="24"/>
          <w:szCs w:val="24"/>
        </w:rPr>
        <w:t xml:space="preserve"> can help identify vulnerable communities within a population</w:t>
      </w:r>
      <w:r w:rsidR="00321DA9">
        <w:rPr>
          <w:rFonts w:ascii="Times New Roman" w:hAnsi="Times New Roman"/>
          <w:color w:val="000000" w:themeColor="text1"/>
          <w:sz w:val="24"/>
          <w:szCs w:val="24"/>
        </w:rPr>
        <w:t>.</w:t>
      </w:r>
      <w:r w:rsidR="00321DA9" w:rsidRPr="00321DA9">
        <w:rPr>
          <w:rFonts w:ascii="Times New Roman" w:hAnsi="Times New Roman"/>
          <w:color w:val="000000" w:themeColor="text1"/>
          <w:sz w:val="24"/>
          <w:szCs w:val="24"/>
        </w:rPr>
        <w:t xml:space="preserve"> </w:t>
      </w:r>
      <w:r w:rsidR="00321DA9">
        <w:rPr>
          <w:rFonts w:ascii="Times New Roman" w:hAnsi="Times New Roman"/>
          <w:color w:val="000000" w:themeColor="text1"/>
          <w:sz w:val="24"/>
          <w:szCs w:val="24"/>
        </w:rPr>
        <w:fldChar w:fldCharType="begin" w:fldLock="1"/>
      </w:r>
      <w:r w:rsidR="00BE7FC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1,2,17,18</w:t>
      </w:r>
      <w:r w:rsidR="00321DA9">
        <w:rPr>
          <w:rFonts w:ascii="Times New Roman" w:hAnsi="Times New Roman"/>
          <w:color w:val="000000" w:themeColor="text1"/>
          <w:sz w:val="24"/>
          <w:szCs w:val="24"/>
        </w:rPr>
        <w:fldChar w:fldCharType="end"/>
      </w:r>
      <w:r w:rsidR="00321DA9">
        <w:rPr>
          <w:rFonts w:ascii="Times New Roman" w:hAnsi="Times New Roman"/>
          <w:color w:val="000000" w:themeColor="text1"/>
          <w:sz w:val="24"/>
          <w:szCs w:val="24"/>
        </w:rPr>
        <w:t xml:space="preserve"> </w:t>
      </w:r>
      <w:r w:rsidR="00B86EC8">
        <w:rPr>
          <w:rFonts w:ascii="Times New Roman" w:hAnsi="Times New Roman"/>
          <w:color w:val="000000" w:themeColor="text1"/>
          <w:sz w:val="24"/>
          <w:szCs w:val="24"/>
        </w:rPr>
        <w:t>T</w:t>
      </w:r>
      <w:r w:rsidR="00287584">
        <w:rPr>
          <w:rFonts w:ascii="Times New Roman" w:hAnsi="Times New Roman"/>
          <w:color w:val="000000" w:themeColor="text1"/>
          <w:sz w:val="24"/>
          <w:szCs w:val="24"/>
        </w:rPr>
        <w:t xml:space="preserve">emperature </w:t>
      </w:r>
      <w:r w:rsidR="000C36FE">
        <w:rPr>
          <w:rFonts w:ascii="Times New Roman" w:hAnsi="Times New Roman"/>
          <w:color w:val="000000" w:themeColor="text1"/>
          <w:sz w:val="24"/>
          <w:szCs w:val="24"/>
        </w:rPr>
        <w:t>can</w:t>
      </w:r>
      <w:r w:rsidR="00BC7B29">
        <w:rPr>
          <w:rFonts w:ascii="Times New Roman" w:hAnsi="Times New Roman"/>
          <w:color w:val="000000" w:themeColor="text1"/>
          <w:sz w:val="24"/>
          <w:szCs w:val="24"/>
        </w:rPr>
        <w:t xml:space="preserve"> potentially</w:t>
      </w:r>
      <w:r w:rsidR="00B86EC8">
        <w:rPr>
          <w:rFonts w:ascii="Times New Roman" w:hAnsi="Times New Roman"/>
          <w:color w:val="000000" w:themeColor="text1"/>
          <w:sz w:val="24"/>
          <w:szCs w:val="24"/>
        </w:rPr>
        <w:t xml:space="preserve"> </w:t>
      </w:r>
      <w:r w:rsidR="00287584">
        <w:rPr>
          <w:rFonts w:ascii="Times New Roman" w:hAnsi="Times New Roman"/>
          <w:color w:val="000000" w:themeColor="text1"/>
          <w:sz w:val="24"/>
          <w:szCs w:val="24"/>
        </w:rPr>
        <w:t xml:space="preserve">modify </w:t>
      </w:r>
      <w:r w:rsidR="00EB79A2">
        <w:rPr>
          <w:rFonts w:ascii="Times New Roman" w:hAnsi="Times New Roman"/>
          <w:color w:val="000000" w:themeColor="text1"/>
          <w:sz w:val="24"/>
          <w:szCs w:val="24"/>
        </w:rPr>
        <w:t>risk</w:t>
      </w:r>
      <w:r w:rsidR="003E2F68">
        <w:rPr>
          <w:rFonts w:ascii="Times New Roman" w:hAnsi="Times New Roman"/>
          <w:color w:val="000000" w:themeColor="text1"/>
          <w:sz w:val="24"/>
          <w:szCs w:val="24"/>
        </w:rPr>
        <w:t xml:space="preserve"> of death differently</w:t>
      </w:r>
      <w:r w:rsidR="00287584">
        <w:rPr>
          <w:rFonts w:ascii="Times New Roman" w:hAnsi="Times New Roman"/>
          <w:color w:val="000000" w:themeColor="text1"/>
          <w:sz w:val="24"/>
          <w:szCs w:val="24"/>
        </w:rPr>
        <w:t xml:space="preserve"> </w:t>
      </w:r>
      <w:r w:rsidR="00EA41FA">
        <w:rPr>
          <w:rFonts w:ascii="Times New Roman" w:hAnsi="Times New Roman"/>
          <w:color w:val="000000" w:themeColor="text1"/>
          <w:sz w:val="24"/>
          <w:szCs w:val="24"/>
        </w:rPr>
        <w:t>by category of injury</w:t>
      </w:r>
      <w:r w:rsidR="00C55816">
        <w:rPr>
          <w:rFonts w:ascii="Times New Roman" w:hAnsi="Times New Roman"/>
          <w:color w:val="000000" w:themeColor="text1"/>
          <w:sz w:val="24"/>
          <w:szCs w:val="24"/>
        </w:rPr>
        <w:t xml:space="preserve"> within each socio-demographic group</w:t>
      </w:r>
      <w:r w:rsidR="004C67C0">
        <w:rPr>
          <w:rFonts w:ascii="Times New Roman" w:hAnsi="Times New Roman"/>
          <w:color w:val="000000" w:themeColor="text1"/>
          <w:sz w:val="24"/>
          <w:szCs w:val="24"/>
        </w:rPr>
        <w:t>.</w:t>
      </w:r>
      <w:r w:rsidR="000C36FE">
        <w:rPr>
          <w:rFonts w:ascii="Times New Roman" w:hAnsi="Times New Roman"/>
          <w:color w:val="000000" w:themeColor="text1"/>
          <w:sz w:val="24"/>
          <w:szCs w:val="24"/>
        </w:rPr>
        <w:t xml:space="preserve"> It is therefore also important to analyse </w:t>
      </w:r>
      <w:r w:rsidR="0006625F">
        <w:rPr>
          <w:rFonts w:ascii="Times New Roman" w:hAnsi="Times New Roman"/>
          <w:color w:val="000000" w:themeColor="text1"/>
          <w:sz w:val="24"/>
          <w:szCs w:val="24"/>
        </w:rPr>
        <w:t>vulnerability by these distinct combinations</w:t>
      </w:r>
      <w:r w:rsidR="00BC1E9B">
        <w:rPr>
          <w:rFonts w:ascii="Times New Roman" w:hAnsi="Times New Roman"/>
          <w:color w:val="000000" w:themeColor="text1"/>
          <w:sz w:val="24"/>
          <w:szCs w:val="24"/>
        </w:rPr>
        <w:t>.</w:t>
      </w:r>
    </w:p>
    <w:p w14:paraId="20612A69" w14:textId="77777777" w:rsidR="00F713D6" w:rsidRDefault="00F713D6" w:rsidP="00530F84">
      <w:pPr>
        <w:spacing w:after="0" w:line="480" w:lineRule="auto"/>
        <w:jc w:val="both"/>
        <w:rPr>
          <w:rFonts w:ascii="Times New Roman" w:hAnsi="Times New Roman"/>
          <w:color w:val="000000" w:themeColor="text1"/>
          <w:sz w:val="24"/>
          <w:szCs w:val="24"/>
        </w:rPr>
      </w:pPr>
    </w:p>
    <w:p w14:paraId="4B43762F" w14:textId="70A9AD70" w:rsidR="00F713D6" w:rsidRDefault="002A2B94" w:rsidP="00F713D6">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Here, w</w:t>
      </w:r>
      <w:r w:rsidR="00F713D6">
        <w:rPr>
          <w:rFonts w:ascii="Times New Roman" w:hAnsi="Times New Roman"/>
          <w:color w:val="000000" w:themeColor="text1"/>
          <w:sz w:val="24"/>
          <w:szCs w:val="24"/>
        </w:rPr>
        <w:t>e</w:t>
      </w:r>
      <w:r>
        <w:rPr>
          <w:rFonts w:ascii="Times New Roman" w:hAnsi="Times New Roman"/>
          <w:color w:val="000000" w:themeColor="text1"/>
          <w:sz w:val="24"/>
          <w:szCs w:val="24"/>
        </w:rPr>
        <w:t xml:space="preserve"> used geo-coded injury mortality and temperature data, as well </w:t>
      </w:r>
      <w:r w:rsidR="00E70EB0">
        <w:rPr>
          <w:rFonts w:ascii="Times New Roman" w:hAnsi="Times New Roman"/>
          <w:color w:val="000000" w:themeColor="text1"/>
          <w:sz w:val="24"/>
          <w:szCs w:val="24"/>
        </w:rPr>
        <w:t>a</w:t>
      </w:r>
      <w:r w:rsidR="008721C3">
        <w:rPr>
          <w:rFonts w:ascii="Times New Roman" w:hAnsi="Times New Roman"/>
          <w:color w:val="000000" w:themeColor="text1"/>
          <w:sz w:val="24"/>
          <w:szCs w:val="24"/>
        </w:rPr>
        <w:t>s a</w:t>
      </w:r>
      <w:r w:rsidR="00E70EB0">
        <w:rPr>
          <w:rFonts w:ascii="Times New Roman" w:hAnsi="Times New Roman"/>
          <w:color w:val="000000" w:themeColor="text1"/>
          <w:sz w:val="24"/>
          <w:szCs w:val="24"/>
        </w:rPr>
        <w:t xml:space="preserve"> Bayesian spatiotemporal model to conduct a national analysis of the impact of </w:t>
      </w:r>
      <w:r w:rsidR="00D74744">
        <w:rPr>
          <w:rFonts w:ascii="Times New Roman" w:hAnsi="Times New Roman"/>
          <w:color w:val="000000" w:themeColor="text1"/>
          <w:sz w:val="24"/>
          <w:szCs w:val="24"/>
        </w:rPr>
        <w:t xml:space="preserve">anomalous </w:t>
      </w:r>
      <w:r w:rsidR="00E70EB0">
        <w:rPr>
          <w:rFonts w:ascii="Times New Roman" w:hAnsi="Times New Roman"/>
          <w:color w:val="000000" w:themeColor="text1"/>
          <w:sz w:val="24"/>
          <w:szCs w:val="24"/>
        </w:rPr>
        <w:t xml:space="preserve">temperature on </w:t>
      </w:r>
      <w:r w:rsidR="00F713D6">
        <w:rPr>
          <w:rFonts w:ascii="Times New Roman" w:hAnsi="Times New Roman"/>
          <w:color w:val="000000" w:themeColor="text1"/>
          <w:sz w:val="24"/>
          <w:szCs w:val="24"/>
        </w:rPr>
        <w:t>several categories of injury</w:t>
      </w:r>
      <w:r w:rsidR="00CF446F">
        <w:rPr>
          <w:rFonts w:ascii="Times New Roman" w:hAnsi="Times New Roman"/>
          <w:color w:val="000000" w:themeColor="text1"/>
          <w:sz w:val="24"/>
          <w:szCs w:val="24"/>
        </w:rPr>
        <w:t xml:space="preserve"> by socio-demographic c</w:t>
      </w:r>
      <w:r w:rsidR="000135F4">
        <w:rPr>
          <w:rFonts w:ascii="Times New Roman" w:hAnsi="Times New Roman"/>
          <w:color w:val="000000" w:themeColor="text1"/>
          <w:sz w:val="24"/>
          <w:szCs w:val="24"/>
        </w:rPr>
        <w:t>haracteristic</w:t>
      </w:r>
      <w:r w:rsidR="0017106C">
        <w:rPr>
          <w:rFonts w:ascii="Times New Roman" w:hAnsi="Times New Roman"/>
          <w:color w:val="000000" w:themeColor="text1"/>
          <w:sz w:val="24"/>
          <w:szCs w:val="24"/>
        </w:rPr>
        <w:t>.</w:t>
      </w:r>
      <w:r w:rsidR="00894665">
        <w:rPr>
          <w:rFonts w:ascii="Times New Roman" w:hAnsi="Times New Roman"/>
          <w:color w:val="000000" w:themeColor="text1"/>
          <w:sz w:val="24"/>
          <w:szCs w:val="24"/>
        </w:rPr>
        <w:t xml:space="preserve"> </w:t>
      </w:r>
    </w:p>
    <w:p w14:paraId="1852CDDB" w14:textId="77777777" w:rsidR="00F713D6" w:rsidRPr="00C61364"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Default="00B26B68" w:rsidP="005B39FC">
      <w:pPr>
        <w:spacing w:after="0" w:line="480" w:lineRule="auto"/>
        <w:jc w:val="both"/>
        <w:rPr>
          <w:ins w:id="1" w:author="Ezzati, Majid" w:date="2018-10-22T19:13:00Z"/>
          <w:rFonts w:ascii="Times New Roman" w:hAnsi="Times New Roman"/>
          <w:b/>
          <w:color w:val="000000" w:themeColor="text1"/>
          <w:sz w:val="24"/>
          <w:szCs w:val="24"/>
        </w:rPr>
      </w:pPr>
      <w:r w:rsidRPr="00C61364">
        <w:rPr>
          <w:rFonts w:ascii="Times New Roman" w:hAnsi="Times New Roman"/>
          <w:b/>
          <w:color w:val="000000" w:themeColor="text1"/>
          <w:sz w:val="24"/>
          <w:szCs w:val="24"/>
        </w:rPr>
        <w:t>Methods</w:t>
      </w:r>
    </w:p>
    <w:p w14:paraId="317B337D" w14:textId="497C5293" w:rsidR="00E65B73" w:rsidRPr="00CA0FA0" w:rsidRDefault="00E65B73" w:rsidP="005B39FC">
      <w:pPr>
        <w:spacing w:after="0" w:line="480" w:lineRule="auto"/>
        <w:jc w:val="both"/>
        <w:rPr>
          <w:rFonts w:ascii="Times New Roman" w:hAnsi="Times New Roman"/>
          <w:i/>
          <w:color w:val="000000" w:themeColor="text1"/>
          <w:sz w:val="24"/>
          <w:szCs w:val="24"/>
        </w:rPr>
      </w:pPr>
      <w:r w:rsidRPr="00CA0FA0">
        <w:rPr>
          <w:rFonts w:ascii="Times New Roman" w:hAnsi="Times New Roman"/>
          <w:i/>
          <w:color w:val="000000" w:themeColor="text1"/>
          <w:sz w:val="24"/>
          <w:szCs w:val="24"/>
        </w:rPr>
        <w:t>Study design</w:t>
      </w:r>
    </w:p>
    <w:p w14:paraId="4178A95E" w14:textId="60398F8D" w:rsidR="00E65B73" w:rsidRDefault="00921D87" w:rsidP="005B39FC">
      <w:pPr>
        <w:spacing w:after="0" w:line="480" w:lineRule="auto"/>
        <w:jc w:val="both"/>
        <w:rPr>
          <w:ins w:id="2" w:author="Parks, Robbie M" w:date="2018-10-29T11:46:00Z"/>
          <w:rFonts w:ascii="Times New Roman" w:hAnsi="Times New Roman"/>
          <w:color w:val="000000" w:themeColor="text1"/>
          <w:sz w:val="24"/>
          <w:szCs w:val="24"/>
        </w:rPr>
      </w:pPr>
      <w:ins w:id="3" w:author="Parks, Robbie M" w:date="2018-10-29T11:46:00Z">
        <w:r>
          <w:rPr>
            <w:rFonts w:ascii="Times New Roman" w:hAnsi="Times New Roman"/>
            <w:color w:val="000000" w:themeColor="text1"/>
            <w:sz w:val="24"/>
            <w:szCs w:val="24"/>
          </w:rPr>
          <w:t xml:space="preserve">We used </w:t>
        </w:r>
      </w:ins>
      <w:ins w:id="4" w:author="Parks, Robbie M" w:date="2018-10-29T11:49:00Z">
        <w:r w:rsidR="00095490">
          <w:rPr>
            <w:rFonts w:ascii="Times New Roman" w:hAnsi="Times New Roman"/>
            <w:color w:val="000000" w:themeColor="text1"/>
            <w:sz w:val="24"/>
            <w:szCs w:val="24"/>
          </w:rPr>
          <w:t>geo</w:t>
        </w:r>
      </w:ins>
      <w:ins w:id="5" w:author="Parks, Robbie M" w:date="2018-10-29T11:55:00Z">
        <w:r w:rsidR="004C4565">
          <w:rPr>
            <w:rFonts w:ascii="Times New Roman" w:hAnsi="Times New Roman"/>
            <w:color w:val="000000" w:themeColor="text1"/>
            <w:sz w:val="24"/>
            <w:szCs w:val="24"/>
          </w:rPr>
          <w:t>-</w:t>
        </w:r>
      </w:ins>
      <w:ins w:id="6" w:author="Parks, Robbie M" w:date="2018-10-29T11:49:00Z">
        <w:r w:rsidR="00095490">
          <w:rPr>
            <w:rFonts w:ascii="Times New Roman" w:hAnsi="Times New Roman"/>
            <w:color w:val="000000" w:themeColor="text1"/>
            <w:sz w:val="24"/>
            <w:szCs w:val="24"/>
          </w:rPr>
          <w:t xml:space="preserve">coded </w:t>
        </w:r>
      </w:ins>
      <w:ins w:id="7" w:author="Parks, Robbie M" w:date="2018-10-29T11:46:00Z">
        <w:r>
          <w:rPr>
            <w:rFonts w:ascii="Times New Roman" w:hAnsi="Times New Roman"/>
            <w:color w:val="000000" w:themeColor="text1"/>
            <w:sz w:val="24"/>
            <w:szCs w:val="24"/>
          </w:rPr>
          <w:t>population-based data</w:t>
        </w:r>
      </w:ins>
      <w:ins w:id="8" w:author="Parks, Robbie M" w:date="2018-10-29T11:55:00Z">
        <w:r w:rsidR="004C4565">
          <w:rPr>
            <w:rFonts w:ascii="Times New Roman" w:hAnsi="Times New Roman"/>
            <w:color w:val="000000" w:themeColor="text1"/>
            <w:sz w:val="24"/>
            <w:szCs w:val="24"/>
          </w:rPr>
          <w:t xml:space="preserve"> and temperature data</w:t>
        </w:r>
        <w:r w:rsidR="00085A4E" w:rsidRPr="00085A4E">
          <w:rPr>
            <w:rFonts w:ascii="Times New Roman" w:hAnsi="Times New Roman"/>
            <w:color w:val="000000" w:themeColor="text1"/>
            <w:sz w:val="24"/>
            <w:szCs w:val="24"/>
          </w:rPr>
          <w:t xml:space="preserve"> </w:t>
        </w:r>
        <w:r w:rsidR="00085A4E">
          <w:rPr>
            <w:rFonts w:ascii="Times New Roman" w:hAnsi="Times New Roman"/>
            <w:color w:val="000000" w:themeColor="text1"/>
            <w:sz w:val="24"/>
            <w:szCs w:val="24"/>
          </w:rPr>
          <w:t>in</w:t>
        </w:r>
      </w:ins>
      <w:ins w:id="9" w:author="Parks, Robbie M" w:date="2018-10-29T11:57:00Z">
        <w:r w:rsidR="008E3720">
          <w:rPr>
            <w:rFonts w:ascii="Times New Roman" w:hAnsi="Times New Roman"/>
            <w:color w:val="000000" w:themeColor="text1"/>
            <w:sz w:val="24"/>
            <w:szCs w:val="24"/>
          </w:rPr>
          <w:t xml:space="preserve"> the</w:t>
        </w:r>
      </w:ins>
      <w:ins w:id="10" w:author="Parks, Robbie M" w:date="2018-10-29T11:55:00Z">
        <w:r w:rsidR="00085A4E">
          <w:rPr>
            <w:rFonts w:ascii="Times New Roman" w:hAnsi="Times New Roman"/>
            <w:color w:val="000000" w:themeColor="text1"/>
            <w:sz w:val="24"/>
            <w:szCs w:val="24"/>
          </w:rPr>
          <w:t xml:space="preserve"> </w:t>
        </w:r>
        <w:r w:rsidR="00085A4E">
          <w:rPr>
            <w:rFonts w:ascii="Times New Roman" w:hAnsi="Times New Roman"/>
            <w:color w:val="000000" w:themeColor="text1"/>
            <w:sz w:val="24"/>
            <w:szCs w:val="24"/>
          </w:rPr>
          <w:t xml:space="preserve">contiguous </w:t>
        </w:r>
        <w:r w:rsidR="00085A4E">
          <w:rPr>
            <w:rFonts w:ascii="Times New Roman" w:hAnsi="Times New Roman"/>
            <w:color w:val="000000" w:themeColor="text1"/>
            <w:sz w:val="24"/>
            <w:szCs w:val="24"/>
          </w:rPr>
          <w:t>USA from 1980 to 2016</w:t>
        </w:r>
      </w:ins>
      <w:ins w:id="11" w:author="Parks, Robbie M" w:date="2018-10-29T11:46:00Z">
        <w:r>
          <w:rPr>
            <w:rFonts w:ascii="Times New Roman" w:hAnsi="Times New Roman"/>
            <w:color w:val="000000" w:themeColor="text1"/>
            <w:sz w:val="24"/>
            <w:szCs w:val="24"/>
          </w:rPr>
          <w:t xml:space="preserve"> to estimate the association between anomalous </w:t>
        </w:r>
      </w:ins>
      <w:ins w:id="12" w:author="Parks, Robbie M" w:date="2018-10-29T11:47:00Z">
        <w:r>
          <w:rPr>
            <w:rFonts w:ascii="Times New Roman" w:hAnsi="Times New Roman"/>
            <w:color w:val="000000" w:themeColor="text1"/>
            <w:sz w:val="24"/>
            <w:szCs w:val="24"/>
          </w:rPr>
          <w:t>temperature</w:t>
        </w:r>
        <w:r w:rsidR="006D1F52">
          <w:rPr>
            <w:rFonts w:ascii="Times New Roman" w:hAnsi="Times New Roman"/>
            <w:color w:val="000000" w:themeColor="text1"/>
            <w:sz w:val="24"/>
            <w:szCs w:val="24"/>
          </w:rPr>
          <w:t xml:space="preserve"> and vari</w:t>
        </w:r>
        <w:r w:rsidR="003F50A5">
          <w:rPr>
            <w:rFonts w:ascii="Times New Roman" w:hAnsi="Times New Roman"/>
            <w:color w:val="000000" w:themeColor="text1"/>
            <w:sz w:val="24"/>
            <w:szCs w:val="24"/>
          </w:rPr>
          <w:t xml:space="preserve">ous categories of injury deaths, </w:t>
        </w:r>
        <w:r w:rsidR="003A6E74">
          <w:rPr>
            <w:rFonts w:ascii="Times New Roman" w:hAnsi="Times New Roman"/>
            <w:color w:val="000000" w:themeColor="text1"/>
            <w:sz w:val="24"/>
            <w:szCs w:val="24"/>
          </w:rPr>
          <w:t xml:space="preserve">by age group, </w:t>
        </w:r>
        <w:r w:rsidR="003F50A5">
          <w:rPr>
            <w:rFonts w:ascii="Times New Roman" w:hAnsi="Times New Roman"/>
            <w:color w:val="000000" w:themeColor="text1"/>
            <w:sz w:val="24"/>
            <w:szCs w:val="24"/>
          </w:rPr>
          <w:t>sex</w:t>
        </w:r>
      </w:ins>
      <w:ins w:id="13" w:author="Parks, Robbie M" w:date="2018-10-29T12:37:00Z">
        <w:r w:rsidR="003A6E74">
          <w:rPr>
            <w:rFonts w:ascii="Times New Roman" w:hAnsi="Times New Roman"/>
            <w:color w:val="000000" w:themeColor="text1"/>
            <w:sz w:val="24"/>
            <w:szCs w:val="24"/>
          </w:rPr>
          <w:t xml:space="preserve"> and month</w:t>
        </w:r>
      </w:ins>
      <w:ins w:id="14" w:author="Parks, Robbie M" w:date="2018-10-29T11:47:00Z">
        <w:r w:rsidR="003F50A5">
          <w:rPr>
            <w:rFonts w:ascii="Times New Roman" w:hAnsi="Times New Roman"/>
            <w:color w:val="000000" w:themeColor="text1"/>
            <w:sz w:val="24"/>
            <w:szCs w:val="24"/>
          </w:rPr>
          <w:t>.</w:t>
        </w:r>
      </w:ins>
      <w:ins w:id="15" w:author="Parks, Robbie M" w:date="2018-10-29T11:51:00Z">
        <w:r w:rsidR="00F056CD">
          <w:rPr>
            <w:rFonts w:ascii="Times New Roman" w:hAnsi="Times New Roman"/>
            <w:color w:val="000000" w:themeColor="text1"/>
            <w:sz w:val="24"/>
            <w:szCs w:val="24"/>
          </w:rPr>
          <w:t xml:space="preserve"> We used a</w:t>
        </w:r>
      </w:ins>
      <w:ins w:id="16" w:author="Parks, Robbie M" w:date="2018-10-29T11:47:00Z">
        <w:r w:rsidR="003F50A5">
          <w:rPr>
            <w:rFonts w:ascii="Times New Roman" w:hAnsi="Times New Roman"/>
            <w:color w:val="000000" w:themeColor="text1"/>
            <w:sz w:val="24"/>
            <w:szCs w:val="24"/>
          </w:rPr>
          <w:t xml:space="preserve"> </w:t>
        </w:r>
      </w:ins>
      <w:ins w:id="17" w:author="Parks, Robbie M" w:date="2018-10-29T11:52:00Z">
        <w:r w:rsidR="00F056CD">
          <w:rPr>
            <w:rFonts w:ascii="Times New Roman" w:hAnsi="Times New Roman"/>
            <w:color w:val="000000" w:themeColor="text1"/>
            <w:sz w:val="24"/>
            <w:szCs w:val="24"/>
          </w:rPr>
          <w:t xml:space="preserve">Bayesian spatiotemporal model </w:t>
        </w:r>
        <w:r w:rsidR="00727E9B">
          <w:rPr>
            <w:rFonts w:ascii="Times New Roman" w:hAnsi="Times New Roman"/>
            <w:color w:val="000000" w:themeColor="text1"/>
            <w:sz w:val="24"/>
            <w:szCs w:val="24"/>
          </w:rPr>
          <w:t>of</w:t>
        </w:r>
        <w:r w:rsidR="00F62C99">
          <w:rPr>
            <w:rFonts w:ascii="Times New Roman" w:hAnsi="Times New Roman"/>
            <w:color w:val="000000" w:themeColor="text1"/>
            <w:sz w:val="24"/>
            <w:szCs w:val="24"/>
          </w:rPr>
          <w:t xml:space="preserve"> death rates</w:t>
        </w:r>
        <w:r w:rsidR="00DF172D">
          <w:rPr>
            <w:rFonts w:ascii="Times New Roman" w:hAnsi="Times New Roman"/>
            <w:color w:val="000000" w:themeColor="text1"/>
            <w:sz w:val="24"/>
            <w:szCs w:val="24"/>
          </w:rPr>
          <w:t xml:space="preserve">. Our </w:t>
        </w:r>
      </w:ins>
      <w:ins w:id="18" w:author="Parks, Robbie M" w:date="2018-10-29T11:53:00Z">
        <w:r w:rsidR="00DF172D">
          <w:rPr>
            <w:rFonts w:ascii="Times New Roman" w:hAnsi="Times New Roman"/>
            <w:color w:val="000000" w:themeColor="text1"/>
            <w:sz w:val="24"/>
            <w:szCs w:val="24"/>
          </w:rPr>
          <w:t>statistical</w:t>
        </w:r>
      </w:ins>
      <w:ins w:id="19" w:author="Parks, Robbie M" w:date="2018-10-29T11:52:00Z">
        <w:r w:rsidR="00DF172D">
          <w:rPr>
            <w:rFonts w:ascii="Times New Roman" w:hAnsi="Times New Roman"/>
            <w:color w:val="000000" w:themeColor="text1"/>
            <w:sz w:val="24"/>
            <w:szCs w:val="24"/>
          </w:rPr>
          <w:t xml:space="preserve"> </w:t>
        </w:r>
      </w:ins>
      <w:ins w:id="20" w:author="Parks, Robbie M" w:date="2018-10-29T11:53:00Z">
        <w:r w:rsidR="00DF172D">
          <w:rPr>
            <w:rFonts w:ascii="Times New Roman" w:hAnsi="Times New Roman"/>
            <w:color w:val="000000" w:themeColor="text1"/>
            <w:sz w:val="24"/>
            <w:szCs w:val="24"/>
          </w:rPr>
          <w:t xml:space="preserve">model, described below, </w:t>
        </w:r>
        <w:r w:rsidR="004264D7">
          <w:rPr>
            <w:rFonts w:ascii="Times New Roman" w:hAnsi="Times New Roman"/>
            <w:color w:val="000000" w:themeColor="text1"/>
            <w:sz w:val="24"/>
            <w:szCs w:val="24"/>
          </w:rPr>
          <w:t xml:space="preserve">allowed death rates to vary by </w:t>
        </w:r>
      </w:ins>
      <w:ins w:id="21" w:author="Parks, Robbie M" w:date="2018-10-29T11:56:00Z">
        <w:r w:rsidR="001B225E">
          <w:rPr>
            <w:rFonts w:ascii="Times New Roman" w:hAnsi="Times New Roman"/>
            <w:color w:val="000000" w:themeColor="text1"/>
            <w:sz w:val="24"/>
            <w:szCs w:val="24"/>
          </w:rPr>
          <w:t>a</w:t>
        </w:r>
        <w:r w:rsidR="000545FB">
          <w:rPr>
            <w:rFonts w:ascii="Times New Roman" w:hAnsi="Times New Roman"/>
            <w:color w:val="000000" w:themeColor="text1"/>
            <w:sz w:val="24"/>
            <w:szCs w:val="24"/>
          </w:rPr>
          <w:t>ge group, sex, month</w:t>
        </w:r>
        <w:r w:rsidR="001B225E">
          <w:rPr>
            <w:rFonts w:ascii="Times New Roman" w:hAnsi="Times New Roman"/>
            <w:color w:val="000000" w:themeColor="text1"/>
            <w:sz w:val="24"/>
            <w:szCs w:val="24"/>
          </w:rPr>
          <w:t>,</w:t>
        </w:r>
      </w:ins>
      <w:ins w:id="22" w:author="Parks, Robbie M" w:date="2018-10-29T11:58:00Z">
        <w:r w:rsidR="008E3720">
          <w:rPr>
            <w:rFonts w:ascii="Times New Roman" w:hAnsi="Times New Roman"/>
            <w:color w:val="000000" w:themeColor="text1"/>
            <w:sz w:val="24"/>
            <w:szCs w:val="24"/>
          </w:rPr>
          <w:t xml:space="preserve"> state, </w:t>
        </w:r>
      </w:ins>
      <w:ins w:id="23" w:author="Parks, Robbie M" w:date="2018-10-29T11:59:00Z">
        <w:r w:rsidR="008537D1">
          <w:rPr>
            <w:rFonts w:ascii="Times New Roman" w:hAnsi="Times New Roman"/>
            <w:color w:val="000000" w:themeColor="text1"/>
            <w:sz w:val="24"/>
            <w:szCs w:val="24"/>
          </w:rPr>
          <w:t xml:space="preserve">over time, </w:t>
        </w:r>
      </w:ins>
      <w:ins w:id="24" w:author="Parks, Robbie M" w:date="2018-10-29T12:00:00Z">
        <w:r w:rsidR="008537D1">
          <w:rPr>
            <w:rFonts w:ascii="Times New Roman" w:hAnsi="Times New Roman"/>
            <w:color w:val="000000" w:themeColor="text1"/>
            <w:sz w:val="24"/>
            <w:szCs w:val="24"/>
          </w:rPr>
          <w:t>and local</w:t>
        </w:r>
      </w:ins>
      <w:ins w:id="25" w:author="Parks, Robbie M" w:date="2018-10-29T11:55:00Z">
        <w:r w:rsidR="004264D7">
          <w:rPr>
            <w:rFonts w:ascii="Times New Roman" w:hAnsi="Times New Roman"/>
            <w:color w:val="000000" w:themeColor="text1"/>
            <w:sz w:val="24"/>
            <w:szCs w:val="24"/>
          </w:rPr>
          <w:t xml:space="preserve"> </w:t>
        </w:r>
      </w:ins>
      <w:ins w:id="26" w:author="Parks, Robbie M" w:date="2018-10-29T12:00:00Z">
        <w:r w:rsidR="008537D1">
          <w:rPr>
            <w:rFonts w:ascii="Times New Roman" w:hAnsi="Times New Roman"/>
            <w:color w:val="000000" w:themeColor="text1"/>
            <w:sz w:val="24"/>
            <w:szCs w:val="24"/>
          </w:rPr>
          <w:t>temperature anomaly</w:t>
        </w:r>
        <w:r w:rsidR="0076378F">
          <w:rPr>
            <w:rFonts w:ascii="Times New Roman" w:hAnsi="Times New Roman"/>
            <w:color w:val="000000" w:themeColor="text1"/>
            <w:sz w:val="24"/>
            <w:szCs w:val="24"/>
          </w:rPr>
          <w:t>.</w:t>
        </w:r>
      </w:ins>
      <w:ins w:id="27" w:author="Parks, Robbie M" w:date="2018-10-29T12:01:00Z">
        <w:r w:rsidR="00034AC0">
          <w:rPr>
            <w:rFonts w:ascii="Times New Roman" w:hAnsi="Times New Roman"/>
            <w:color w:val="000000" w:themeColor="text1"/>
            <w:sz w:val="24"/>
            <w:szCs w:val="24"/>
          </w:rPr>
          <w:t xml:space="preserve"> We </w:t>
        </w:r>
      </w:ins>
      <w:ins w:id="28" w:author="Parks, Robbie M" w:date="2018-10-29T12:04:00Z">
        <w:r w:rsidR="006F0E88">
          <w:rPr>
            <w:rFonts w:ascii="Times New Roman" w:hAnsi="Times New Roman"/>
            <w:color w:val="000000" w:themeColor="text1"/>
            <w:sz w:val="24"/>
            <w:szCs w:val="24"/>
          </w:rPr>
          <w:t xml:space="preserve">then </w:t>
        </w:r>
      </w:ins>
      <w:ins w:id="29" w:author="Parks, Robbie M" w:date="2018-10-29T12:01:00Z">
        <w:r w:rsidR="00034AC0">
          <w:rPr>
            <w:rFonts w:ascii="Times New Roman" w:hAnsi="Times New Roman"/>
            <w:color w:val="000000" w:themeColor="text1"/>
            <w:sz w:val="24"/>
            <w:szCs w:val="24"/>
          </w:rPr>
          <w:t xml:space="preserve">used the </w:t>
        </w:r>
      </w:ins>
      <w:ins w:id="30" w:author="Parks, Robbie M" w:date="2018-10-29T12:04:00Z">
        <w:r w:rsidR="006F0E88">
          <w:rPr>
            <w:rFonts w:ascii="Times New Roman" w:hAnsi="Times New Roman"/>
            <w:color w:val="000000" w:themeColor="text1"/>
            <w:sz w:val="24"/>
            <w:szCs w:val="24"/>
          </w:rPr>
          <w:t xml:space="preserve">posterior of the </w:t>
        </w:r>
      </w:ins>
      <w:ins w:id="31" w:author="Parks, Robbie M" w:date="2018-10-29T12:01:00Z">
        <w:r w:rsidR="00034AC0">
          <w:rPr>
            <w:rFonts w:ascii="Times New Roman" w:hAnsi="Times New Roman"/>
            <w:color w:val="000000" w:themeColor="text1"/>
            <w:sz w:val="24"/>
            <w:szCs w:val="24"/>
          </w:rPr>
          <w:t>relative risk of temperature anomaly calculated</w:t>
        </w:r>
        <w:r w:rsidR="00CE3F4F">
          <w:rPr>
            <w:rFonts w:ascii="Times New Roman" w:hAnsi="Times New Roman"/>
            <w:color w:val="000000" w:themeColor="text1"/>
            <w:sz w:val="24"/>
            <w:szCs w:val="24"/>
          </w:rPr>
          <w:t xml:space="preserve"> from the model to estimate </w:t>
        </w:r>
      </w:ins>
      <w:ins w:id="32" w:author="Parks, Robbie M" w:date="2018-10-29T12:39:00Z">
        <w:r w:rsidR="00226B11">
          <w:rPr>
            <w:rFonts w:ascii="Times New Roman" w:hAnsi="Times New Roman"/>
            <w:color w:val="000000" w:themeColor="text1"/>
            <w:sz w:val="24"/>
            <w:szCs w:val="24"/>
          </w:rPr>
          <w:t xml:space="preserve">national </w:t>
        </w:r>
      </w:ins>
      <w:ins w:id="33" w:author="Parks, Robbie M" w:date="2018-10-29T12:01:00Z">
        <w:r w:rsidR="00CE3F4F">
          <w:rPr>
            <w:rFonts w:ascii="Times New Roman" w:hAnsi="Times New Roman"/>
            <w:color w:val="000000" w:themeColor="text1"/>
            <w:sz w:val="24"/>
            <w:szCs w:val="24"/>
          </w:rPr>
          <w:t xml:space="preserve">additional deaths </w:t>
        </w:r>
      </w:ins>
      <w:ins w:id="34" w:author="Parks, Robbie M" w:date="2018-10-29T12:36:00Z">
        <w:r w:rsidR="000545FB">
          <w:rPr>
            <w:rFonts w:ascii="Times New Roman" w:hAnsi="Times New Roman"/>
            <w:color w:val="000000" w:themeColor="text1"/>
            <w:sz w:val="24"/>
            <w:szCs w:val="24"/>
          </w:rPr>
          <w:t>by category of injury,</w:t>
        </w:r>
      </w:ins>
      <w:ins w:id="35" w:author="Parks, Robbie M" w:date="2018-10-29T12:40:00Z">
        <w:r w:rsidR="00502DC7">
          <w:rPr>
            <w:rFonts w:ascii="Times New Roman" w:hAnsi="Times New Roman"/>
            <w:color w:val="000000" w:themeColor="text1"/>
            <w:sz w:val="24"/>
            <w:szCs w:val="24"/>
          </w:rPr>
          <w:t xml:space="preserve"> age group, sex and</w:t>
        </w:r>
      </w:ins>
      <w:ins w:id="36" w:author="Parks, Robbie M" w:date="2018-10-29T12:36:00Z">
        <w:r w:rsidR="000545FB">
          <w:rPr>
            <w:rFonts w:ascii="Times New Roman" w:hAnsi="Times New Roman"/>
            <w:color w:val="000000" w:themeColor="text1"/>
            <w:sz w:val="24"/>
            <w:szCs w:val="24"/>
          </w:rPr>
          <w:t xml:space="preserve"> month</w:t>
        </w:r>
        <w:r w:rsidR="00A311CD">
          <w:rPr>
            <w:rFonts w:ascii="Times New Roman" w:hAnsi="Times New Roman"/>
            <w:color w:val="000000" w:themeColor="text1"/>
            <w:sz w:val="24"/>
            <w:szCs w:val="24"/>
          </w:rPr>
          <w:t xml:space="preserve">, </w:t>
        </w:r>
      </w:ins>
      <w:ins w:id="37" w:author="Parks, Robbie M" w:date="2018-10-29T12:01:00Z">
        <w:r w:rsidR="00CE3F4F">
          <w:rPr>
            <w:rFonts w:ascii="Times New Roman" w:hAnsi="Times New Roman"/>
            <w:color w:val="000000" w:themeColor="text1"/>
            <w:sz w:val="24"/>
            <w:szCs w:val="24"/>
          </w:rPr>
          <w:t>from</w:t>
        </w:r>
        <w:r w:rsidR="00034AC0">
          <w:rPr>
            <w:rFonts w:ascii="Times New Roman" w:hAnsi="Times New Roman"/>
            <w:color w:val="000000" w:themeColor="text1"/>
            <w:sz w:val="24"/>
            <w:szCs w:val="24"/>
          </w:rPr>
          <w:t xml:space="preserve"> an increase of 1</w:t>
        </w:r>
      </w:ins>
      <w:ins w:id="38" w:author="Parks, Robbie M" w:date="2018-10-29T12:02:00Z">
        <w:r w:rsidR="006E6609" w:rsidRPr="009A0CFD">
          <w:rPr>
            <w:rFonts w:ascii="Arial" w:eastAsia="Times New Roman" w:hAnsi="Arial" w:cs="Arial"/>
            <w:bCs/>
            <w:color w:val="222222"/>
            <w:sz w:val="24"/>
            <w:szCs w:val="24"/>
            <w:shd w:val="clear" w:color="auto" w:fill="FFFFFF"/>
            <w:lang w:eastAsia="en-GB"/>
          </w:rPr>
          <w:t>°</w:t>
        </w:r>
        <w:r w:rsidR="006E6609" w:rsidRPr="009A0CFD">
          <w:rPr>
            <w:rFonts w:ascii="Times New Roman" w:hAnsi="Times New Roman"/>
            <w:color w:val="000000" w:themeColor="text1"/>
            <w:sz w:val="24"/>
            <w:szCs w:val="24"/>
          </w:rPr>
          <w:t>C</w:t>
        </w:r>
      </w:ins>
      <w:ins w:id="39" w:author="Parks, Robbie M" w:date="2018-10-29T12:05:00Z">
        <w:r w:rsidR="00CE3F4F">
          <w:rPr>
            <w:rFonts w:ascii="Times New Roman" w:hAnsi="Times New Roman"/>
            <w:color w:val="000000" w:themeColor="text1"/>
            <w:sz w:val="24"/>
            <w:szCs w:val="24"/>
          </w:rPr>
          <w:t xml:space="preserve"> across all months.</w:t>
        </w:r>
      </w:ins>
    </w:p>
    <w:p w14:paraId="3DBC398D" w14:textId="77777777" w:rsidR="00921D87" w:rsidRPr="00E65B73"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C61364" w:rsidRDefault="00D86E85" w:rsidP="00D76DF7">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6D74C7D1"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B75359">
        <w:rPr>
          <w:rStyle w:val="apple-style-span"/>
          <w:rFonts w:ascii="Times New Roman" w:hAnsi="Times New Roman"/>
          <w:color w:val="000000" w:themeColor="text1"/>
          <w:sz w:val="24"/>
          <w:szCs w:val="24"/>
        </w:rPr>
        <w:t xml:space="preserve"> </w:t>
      </w:r>
      <w:r w:rsidR="008C56CB" w:rsidRPr="00C61364">
        <w:rPr>
          <w:rStyle w:val="apple-style-span"/>
          <w:rFonts w:ascii="Times New Roman" w:hAnsi="Times New Roman"/>
          <w:color w:val="000000" w:themeColor="text1"/>
          <w:sz w:val="24"/>
          <w:szCs w:val="24"/>
        </w:rPr>
        <w:t xml:space="preserve">data on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USA</w:t>
      </w:r>
      <w:r w:rsidR="00040054">
        <w:rPr>
          <w:rStyle w:val="apple-style-span"/>
          <w:rFonts w:ascii="Times New Roman" w:hAnsi="Times New Roman"/>
          <w:color w:val="000000" w:themeColor="text1"/>
          <w:sz w:val="24"/>
          <w:szCs w:val="24"/>
        </w:rPr>
        <w:t xml:space="preserve"> </w:t>
      </w:r>
      <w:r w:rsidR="00031324" w:rsidRPr="00C61364">
        <w:rPr>
          <w:rStyle w:val="apple-style-span"/>
          <w:rFonts w:ascii="Times New Roman" w:hAnsi="Times New Roman"/>
          <w:color w:val="000000" w:themeColor="text1"/>
          <w:sz w:val="24"/>
          <w:szCs w:val="24"/>
        </w:rPr>
        <w:t>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w:t>
      </w:r>
      <w:r w:rsidR="001C61A2">
        <w:rPr>
          <w:rStyle w:val="apple-style-span"/>
          <w:rFonts w:ascii="Times New Roman" w:hAnsi="Times New Roman"/>
          <w:color w:val="000000" w:themeColor="text1"/>
          <w:sz w:val="24"/>
          <w:szCs w:val="24"/>
        </w:rPr>
        <w:t xml:space="preserve"> (</w:t>
      </w:r>
      <w:r w:rsidR="00501DC4">
        <w:rPr>
          <w:rStyle w:val="apple-style-span"/>
          <w:rFonts w:ascii="Times New Roman" w:hAnsi="Times New Roman"/>
          <w:color w:val="000000" w:themeColor="text1"/>
          <w:sz w:val="24"/>
          <w:szCs w:val="24"/>
        </w:rPr>
        <w:t>Table XX</w:t>
      </w:r>
      <w:r w:rsidR="001C61A2">
        <w:rPr>
          <w:rStyle w:val="apple-style-span"/>
          <w:rFonts w:ascii="Times New Roman" w:hAnsi="Times New Roman"/>
          <w:color w:val="000000" w:themeColor="text1"/>
          <w:sz w:val="24"/>
          <w:szCs w:val="24"/>
        </w:rPr>
        <w:t>)</w:t>
      </w:r>
      <w:r w:rsidRPr="00C61364">
        <w:rPr>
          <w:rStyle w:val="apple-style-span"/>
          <w:rFonts w:ascii="Times New Roman" w:hAnsi="Times New Roman"/>
          <w:color w:val="000000" w:themeColor="text1"/>
          <w:sz w:val="24"/>
          <w:szCs w:val="24"/>
        </w:rPr>
        <w:t>.</w:t>
      </w:r>
      <w:r w:rsidR="00C5158E">
        <w:rPr>
          <w:rStyle w:val="apple-style-span"/>
          <w:rFonts w:ascii="Times New Roman" w:hAnsi="Times New Roman"/>
          <w:color w:val="000000" w:themeColor="text1"/>
          <w:sz w:val="24"/>
          <w:szCs w:val="24"/>
        </w:rPr>
        <w:t xml:space="preserve"> </w:t>
      </w:r>
      <w:r w:rsidR="00100327" w:rsidRPr="00C61364">
        <w:rPr>
          <w:rFonts w:ascii="Times New Roman" w:hAnsi="Times New Roman"/>
          <w:color w:val="000000" w:themeColor="text1"/>
          <w:sz w:val="24"/>
          <w:szCs w:val="24"/>
        </w:rPr>
        <w:t xml:space="preserve">Age, sex, state of residence, month of death and </w:t>
      </w:r>
      <w:r w:rsidR="00100327">
        <w:rPr>
          <w:rFonts w:ascii="Times New Roman" w:hAnsi="Times New Roman"/>
          <w:color w:val="000000" w:themeColor="text1"/>
          <w:sz w:val="24"/>
          <w:szCs w:val="24"/>
        </w:rPr>
        <w:t>medical</w:t>
      </w:r>
      <w:r w:rsidR="00100327" w:rsidRPr="00C61364">
        <w:rPr>
          <w:rFonts w:ascii="Times New Roman" w:hAnsi="Times New Roman"/>
          <w:color w:val="000000" w:themeColor="text1"/>
          <w:sz w:val="24"/>
          <w:szCs w:val="24"/>
        </w:rPr>
        <w:t xml:space="preserve"> cause of death </w:t>
      </w:r>
      <w:r w:rsidR="00100327">
        <w:rPr>
          <w:rFonts w:ascii="Times New Roman" w:hAnsi="Times New Roman"/>
          <w:color w:val="000000" w:themeColor="text1"/>
          <w:sz w:val="24"/>
          <w:szCs w:val="24"/>
        </w:rPr>
        <w:t xml:space="preserve">were available for each record. </w:t>
      </w:r>
      <w:r w:rsidR="00B20CE8">
        <w:rPr>
          <w:rFonts w:ascii="Times New Roman" w:hAnsi="Times New Roman"/>
          <w:color w:val="000000" w:themeColor="text1"/>
          <w:sz w:val="24"/>
          <w:szCs w:val="24"/>
        </w:rPr>
        <w:t xml:space="preserve">The underlying </w:t>
      </w:r>
      <w:r w:rsidR="00367067">
        <w:rPr>
          <w:rFonts w:ascii="Times New Roman" w:hAnsi="Times New Roman"/>
          <w:color w:val="000000" w:themeColor="text1"/>
          <w:sz w:val="24"/>
          <w:szCs w:val="24"/>
        </w:rPr>
        <w:t xml:space="preserve">cause of death </w:t>
      </w:r>
      <w:r w:rsidR="008539F0" w:rsidRPr="00C61364">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Pr>
          <w:rFonts w:ascii="Times New Roman" w:hAnsi="Times New Roman"/>
          <w:color w:val="000000" w:themeColor="text1"/>
          <w:sz w:val="24"/>
          <w:szCs w:val="24"/>
        </w:rPr>
        <w:t xml:space="preserve"> </w:t>
      </w:r>
      <w:r w:rsidR="00987F8E">
        <w:rPr>
          <w:rFonts w:ascii="Times New Roman" w:hAnsi="Times New Roman"/>
          <w:color w:val="000000" w:themeColor="text1"/>
          <w:sz w:val="24"/>
          <w:szCs w:val="24"/>
        </w:rPr>
        <w:t xml:space="preserve">The 4.4 million </w:t>
      </w:r>
      <w:r w:rsidR="00987F8E">
        <w:rPr>
          <w:rStyle w:val="apple-style-span"/>
          <w:rFonts w:ascii="Times New Roman" w:hAnsi="Times New Roman"/>
          <w:color w:val="000000" w:themeColor="text1"/>
          <w:sz w:val="24"/>
          <w:szCs w:val="24"/>
        </w:rPr>
        <w:t>i</w:t>
      </w:r>
      <w:r w:rsidR="00100327">
        <w:rPr>
          <w:rStyle w:val="apple-style-span"/>
          <w:rFonts w:ascii="Times New Roman" w:hAnsi="Times New Roman"/>
          <w:color w:val="000000" w:themeColor="text1"/>
          <w:sz w:val="24"/>
          <w:szCs w:val="24"/>
        </w:rPr>
        <w:t>njury deaths were classe</w:t>
      </w:r>
      <w:r w:rsidR="00D22A57">
        <w:rPr>
          <w:rStyle w:val="apple-style-span"/>
          <w:rFonts w:ascii="Times New Roman" w:hAnsi="Times New Roman"/>
          <w:color w:val="000000" w:themeColor="text1"/>
          <w:sz w:val="24"/>
          <w:szCs w:val="24"/>
        </w:rPr>
        <w:t>d into one of five categories: transport, f</w:t>
      </w:r>
      <w:r w:rsidR="00100327">
        <w:rPr>
          <w:rStyle w:val="apple-style-span"/>
          <w:rFonts w:ascii="Times New Roman" w:hAnsi="Times New Roman"/>
          <w:color w:val="000000" w:themeColor="text1"/>
          <w:sz w:val="24"/>
          <w:szCs w:val="24"/>
        </w:rPr>
        <w:t xml:space="preserve">alls, </w:t>
      </w:r>
      <w:r w:rsidR="00D22A57">
        <w:rPr>
          <w:rStyle w:val="apple-style-span"/>
          <w:rFonts w:ascii="Times New Roman" w:hAnsi="Times New Roman"/>
          <w:color w:val="000000" w:themeColor="text1"/>
          <w:sz w:val="24"/>
          <w:szCs w:val="24"/>
        </w:rPr>
        <w:t>drownings, assault and i</w:t>
      </w:r>
      <w:r w:rsidR="00100327">
        <w:rPr>
          <w:rStyle w:val="apple-style-span"/>
          <w:rFonts w:ascii="Times New Roman" w:hAnsi="Times New Roman"/>
          <w:color w:val="000000" w:themeColor="text1"/>
          <w:sz w:val="24"/>
          <w:szCs w:val="24"/>
        </w:rPr>
        <w:t xml:space="preserve">ntentional self-harm. </w:t>
      </w:r>
      <w:r w:rsidR="00987F8E">
        <w:rPr>
          <w:rFonts w:ascii="Times New Roman" w:hAnsi="Times New Roman"/>
          <w:color w:val="000000" w:themeColor="text1"/>
          <w:sz w:val="24"/>
          <w:szCs w:val="24"/>
        </w:rPr>
        <w:t>Injuries</w:t>
      </w:r>
      <w:r w:rsidR="00987F8E" w:rsidRPr="00C61364">
        <w:rPr>
          <w:rFonts w:ascii="Times New Roman" w:hAnsi="Times New Roman"/>
          <w:color w:val="000000" w:themeColor="text1"/>
          <w:sz w:val="24"/>
          <w:szCs w:val="24"/>
        </w:rPr>
        <w:t xml:space="preserve"> accounted for 8% of all deaths in the USA in 1980 and 7.3% in 2016</w:t>
      </w:r>
      <w:r w:rsidR="00987F8E">
        <w:rPr>
          <w:rFonts w:ascii="Times New Roman" w:hAnsi="Times New Roman"/>
          <w:color w:val="000000" w:themeColor="text1"/>
          <w:sz w:val="24"/>
          <w:szCs w:val="24"/>
        </w:rPr>
        <w:t xml:space="preserve">.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w:t>
      </w:r>
      <w:r w:rsidRPr="00C61364">
        <w:rPr>
          <w:rFonts w:ascii="Times New Roman" w:hAnsi="Times New Roman"/>
          <w:color w:val="000000" w:themeColor="text1"/>
          <w:sz w:val="24"/>
          <w:szCs w:val="24"/>
        </w:rPr>
        <w:lastRenderedPageBreak/>
        <w:t>Census Bureau prior to 1990.</w:t>
      </w:r>
      <w:r w:rsidR="002554A9" w:rsidRPr="00C61364">
        <w:rPr>
          <w:rFonts w:ascii="Times New Roman" w:hAnsi="Times New Roman"/>
          <w:color w:val="000000" w:themeColor="text1"/>
          <w:sz w:val="24"/>
          <w:szCs w:val="24"/>
        </w:rPr>
        <w:fldChar w:fldCharType="begin" w:fldLock="1"/>
      </w:r>
      <w:r w:rsidR="00321DA9">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19</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r w:rsidR="00085345">
        <w:rPr>
          <w:rFonts w:ascii="Times New Roman" w:hAnsi="Times New Roman"/>
          <w:color w:val="000000" w:themeColor="text1"/>
          <w:sz w:val="24"/>
          <w:szCs w:val="24"/>
        </w:rPr>
        <w:t xml:space="preserve"> </w:t>
      </w:r>
    </w:p>
    <w:p w14:paraId="248EA078" w14:textId="77777777" w:rsidR="000210D1" w:rsidRPr="00C61364" w:rsidRDefault="000210D1" w:rsidP="00D76DF7">
      <w:pPr>
        <w:spacing w:after="0" w:line="480" w:lineRule="auto"/>
        <w:jc w:val="both"/>
        <w:rPr>
          <w:rFonts w:ascii="Times New Roman" w:hAnsi="Times New Roman"/>
          <w:color w:val="000000" w:themeColor="text1"/>
          <w:sz w:val="24"/>
          <w:szCs w:val="24"/>
        </w:rPr>
      </w:pPr>
    </w:p>
    <w:p w14:paraId="7FE02240" w14:textId="51105A96" w:rsidR="00B373B7" w:rsidRPr="00C61364" w:rsidRDefault="00885DE5"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We calculated monthly death r</w:t>
      </w:r>
      <w:r w:rsidR="00BF7A75">
        <w:rPr>
          <w:rFonts w:ascii="Times New Roman" w:hAnsi="Times New Roman"/>
          <w:color w:val="000000" w:themeColor="text1"/>
          <w:sz w:val="24"/>
          <w:szCs w:val="24"/>
        </w:rPr>
        <w:t>ates by age</w:t>
      </w:r>
      <w:r w:rsidR="00987F8E">
        <w:rPr>
          <w:rFonts w:ascii="Times New Roman" w:hAnsi="Times New Roman"/>
          <w:color w:val="000000" w:themeColor="text1"/>
          <w:sz w:val="24"/>
          <w:szCs w:val="24"/>
        </w:rPr>
        <w:t xml:space="preserve"> group (</w:t>
      </w:r>
      <w:r w:rsidR="00987F8E" w:rsidRPr="00C61364">
        <w:rPr>
          <w:rFonts w:ascii="Times New Roman" w:hAnsi="Times New Roman"/>
          <w:color w:val="000000" w:themeColor="text1"/>
          <w:sz w:val="24"/>
          <w:szCs w:val="24"/>
        </w:rPr>
        <w:t xml:space="preserve">0-4, 5-14, </w:t>
      </w:r>
      <w:r w:rsidR="00987F8E">
        <w:rPr>
          <w:rFonts w:ascii="Times New Roman" w:hAnsi="Times New Roman"/>
          <w:color w:val="000000" w:themeColor="text1"/>
          <w:sz w:val="24"/>
          <w:szCs w:val="24"/>
        </w:rPr>
        <w:t>15-24, 25-</w:t>
      </w:r>
      <w:r w:rsidR="00987F8E" w:rsidRPr="00C61364">
        <w:rPr>
          <w:rFonts w:ascii="Times New Roman" w:hAnsi="Times New Roman"/>
          <w:color w:val="000000" w:themeColor="text1"/>
          <w:sz w:val="24"/>
          <w:szCs w:val="24"/>
        </w:rPr>
        <w:t>34, 35-44, 45-54, 55-64, 65-74, 75-84, 85+ years</w:t>
      </w:r>
      <w:r w:rsidR="00987F8E">
        <w:rPr>
          <w:rFonts w:ascii="Times New Roman" w:hAnsi="Times New Roman"/>
          <w:color w:val="000000" w:themeColor="text1"/>
          <w:sz w:val="24"/>
          <w:szCs w:val="24"/>
        </w:rPr>
        <w:t>)</w:t>
      </w:r>
      <w:r w:rsidR="00BF7A75">
        <w:rPr>
          <w:rFonts w:ascii="Times New Roman" w:hAnsi="Times New Roman"/>
          <w:color w:val="000000" w:themeColor="text1"/>
          <w:sz w:val="24"/>
          <w:szCs w:val="24"/>
        </w:rPr>
        <w:t xml:space="preserve">, sex, state and </w:t>
      </w:r>
      <w:r w:rsidR="00220930">
        <w:rPr>
          <w:rFonts w:ascii="Times New Roman" w:hAnsi="Times New Roman"/>
          <w:color w:val="000000" w:themeColor="text1"/>
          <w:sz w:val="24"/>
          <w:szCs w:val="24"/>
        </w:rPr>
        <w:t>category</w:t>
      </w:r>
      <w:r w:rsidR="008433DD">
        <w:rPr>
          <w:rFonts w:ascii="Times New Roman" w:hAnsi="Times New Roman"/>
          <w:color w:val="000000" w:themeColor="text1"/>
          <w:sz w:val="24"/>
          <w:szCs w:val="24"/>
        </w:rPr>
        <w:t xml:space="preserve"> of injury death</w:t>
      </w:r>
      <w:ins w:id="40" w:author="Parks, Robbie M" w:date="2018-10-29T12:06:00Z">
        <w:r w:rsidR="00BA7AAF">
          <w:rPr>
            <w:rFonts w:ascii="Times New Roman" w:hAnsi="Times New Roman"/>
            <w:color w:val="000000" w:themeColor="text1"/>
            <w:sz w:val="24"/>
            <w:szCs w:val="24"/>
          </w:rPr>
          <w:t>.</w:t>
        </w:r>
      </w:ins>
      <w:r w:rsidRPr="00C61364">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C61364"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C61364" w:rsidRDefault="003530D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Temperature data</w:t>
      </w:r>
    </w:p>
    <w:p w14:paraId="2DAD3CB1" w14:textId="77541431" w:rsidR="00C845EF" w:rsidRPr="00C845EF" w:rsidRDefault="00C845EF" w:rsidP="00D76DF7">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t xml:space="preserve">We obtained data </w:t>
      </w:r>
      <w:r w:rsidR="003747E1">
        <w:rPr>
          <w:rFonts w:ascii="Times New Roman" w:eastAsiaTheme="minorHAnsi" w:hAnsi="Times New Roman"/>
          <w:sz w:val="24"/>
          <w:szCs w:val="24"/>
          <w:lang w:eastAsia="en-GB"/>
        </w:rPr>
        <w:t xml:space="preserve">on temperature from ERA-Interim. Methods used </w:t>
      </w:r>
      <w:r w:rsidR="00EC2A0B">
        <w:rPr>
          <w:rFonts w:ascii="Times New Roman" w:eastAsiaTheme="minorHAnsi" w:hAnsi="Times New Roman"/>
          <w:sz w:val="24"/>
          <w:szCs w:val="24"/>
          <w:lang w:eastAsia="en-GB"/>
        </w:rPr>
        <w:t>to produce the</w:t>
      </w:r>
      <w:r w:rsidR="003747E1">
        <w:rPr>
          <w:rFonts w:ascii="Times New Roman" w:eastAsiaTheme="minorHAnsi" w:hAnsi="Times New Roman"/>
          <w:sz w:val="24"/>
          <w:szCs w:val="24"/>
          <w:lang w:eastAsia="en-GB"/>
        </w:rPr>
        <w:t xml:space="preserve"> dataset are described </w:t>
      </w:r>
      <w:r w:rsidR="00EC2A0B">
        <w:rPr>
          <w:rFonts w:ascii="Times New Roman" w:eastAsiaTheme="minorHAnsi" w:hAnsi="Times New Roman"/>
          <w:sz w:val="24"/>
          <w:szCs w:val="24"/>
          <w:lang w:eastAsia="en-GB"/>
        </w:rPr>
        <w:t>in full</w:t>
      </w:r>
      <w:r w:rsidR="003747E1">
        <w:rPr>
          <w:rFonts w:ascii="Times New Roman" w:eastAsiaTheme="minorHAnsi" w:hAnsi="Times New Roman"/>
          <w:sz w:val="24"/>
          <w:szCs w:val="24"/>
          <w:lang w:eastAsia="en-GB"/>
        </w:rPr>
        <w:t xml:space="preserve"> elsewhere.</w:t>
      </w:r>
      <w:r w:rsidR="003747E1" w:rsidRPr="00C845EF">
        <w:rPr>
          <w:rFonts w:ascii="Times New Roman" w:eastAsiaTheme="minorHAnsi" w:hAnsi="Times New Roman"/>
          <w:sz w:val="24"/>
          <w:szCs w:val="24"/>
          <w:lang w:eastAsia="en-GB"/>
        </w:rPr>
        <w:fldChar w:fldCharType="begin" w:fldLock="1"/>
      </w:r>
      <w:r w:rsidR="00321DA9">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C845EF">
        <w:rPr>
          <w:rFonts w:ascii="Times New Roman" w:eastAsiaTheme="minorHAnsi" w:hAnsi="Times New Roman"/>
          <w:sz w:val="24"/>
          <w:szCs w:val="24"/>
          <w:lang w:eastAsia="en-GB"/>
        </w:rPr>
        <w:fldChar w:fldCharType="separate"/>
      </w:r>
      <w:r w:rsidR="00321DA9" w:rsidRPr="00321DA9">
        <w:rPr>
          <w:rFonts w:ascii="Times New Roman" w:eastAsiaTheme="minorHAnsi" w:hAnsi="Times New Roman"/>
          <w:noProof/>
          <w:sz w:val="24"/>
          <w:szCs w:val="24"/>
          <w:vertAlign w:val="superscript"/>
          <w:lang w:eastAsia="en-GB"/>
        </w:rPr>
        <w:t>20</w:t>
      </w:r>
      <w:r w:rsidR="003747E1"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t>
      </w:r>
      <w:r w:rsidR="003747E1">
        <w:rPr>
          <w:rFonts w:ascii="Times New Roman" w:eastAsiaTheme="minorHAnsi" w:hAnsi="Times New Roman"/>
          <w:sz w:val="24"/>
          <w:szCs w:val="24"/>
          <w:lang w:eastAsia="en-GB"/>
        </w:rPr>
        <w:t xml:space="preserve">In </w:t>
      </w:r>
      <w:r w:rsidR="00A0222A">
        <w:rPr>
          <w:rFonts w:ascii="Times New Roman" w:eastAsiaTheme="minorHAnsi" w:hAnsi="Times New Roman"/>
          <w:sz w:val="24"/>
          <w:szCs w:val="24"/>
          <w:lang w:eastAsia="en-GB"/>
        </w:rPr>
        <w:t>brief</w:t>
      </w:r>
      <w:r w:rsidR="003747E1">
        <w:rPr>
          <w:rFonts w:ascii="Times New Roman" w:eastAsiaTheme="minorHAnsi" w:hAnsi="Times New Roman"/>
          <w:sz w:val="24"/>
          <w:szCs w:val="24"/>
          <w:lang w:eastAsia="en-GB"/>
        </w:rPr>
        <w:t xml:space="preserve">, ERA-Interim </w:t>
      </w:r>
      <w:r w:rsidRPr="00C845EF">
        <w:rPr>
          <w:rFonts w:ascii="Times New Roman" w:eastAsiaTheme="minorHAnsi" w:hAnsi="Times New Roman"/>
          <w:sz w:val="24"/>
          <w:szCs w:val="24"/>
          <w:lang w:eastAsia="en-GB"/>
        </w:rPr>
        <w:t>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t xml:space="preserve"> We used gridded four-times-daily estimates</w:t>
      </w:r>
      <w:r w:rsidR="00483196">
        <w:rPr>
          <w:rFonts w:ascii="Times New Roman" w:eastAsiaTheme="minorHAnsi" w:hAnsi="Times New Roman"/>
          <w:sz w:val="24"/>
          <w:szCs w:val="24"/>
          <w:lang w:eastAsia="en-GB"/>
        </w:rPr>
        <w:t xml:space="preserve"> of 2-metre temperature</w:t>
      </w:r>
      <w:r w:rsidRPr="00C845EF">
        <w:rPr>
          <w:rFonts w:ascii="Times New Roman" w:eastAsiaTheme="minorHAnsi" w:hAnsi="Times New Roman"/>
          <w:sz w:val="24"/>
          <w:szCs w:val="24"/>
          <w:lang w:eastAsia="en-GB"/>
        </w:rPr>
        <w:t xml:space="preserve">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r w:rsidR="00BB3FAB">
        <w:rPr>
          <w:rFonts w:ascii="Times New Roman" w:eastAsiaTheme="minorHAnsi" w:hAnsi="Times New Roman"/>
          <w:sz w:val="24"/>
          <w:szCs w:val="24"/>
          <w:lang w:eastAsia="en-GB"/>
        </w:rPr>
        <w:t xml:space="preserve"> We </w:t>
      </w:r>
      <w:r w:rsidR="00E6231C">
        <w:rPr>
          <w:rFonts w:ascii="Times New Roman" w:eastAsiaTheme="minorHAnsi" w:hAnsi="Times New Roman"/>
          <w:sz w:val="24"/>
          <w:szCs w:val="24"/>
          <w:lang w:eastAsia="en-GB"/>
        </w:rPr>
        <w:t>calculated</w:t>
      </w:r>
      <w:r w:rsidR="00665BF4">
        <w:rPr>
          <w:rFonts w:ascii="Times New Roman" w:eastAsiaTheme="minorHAnsi" w:hAnsi="Times New Roman"/>
          <w:sz w:val="24"/>
          <w:szCs w:val="24"/>
          <w:lang w:eastAsia="en-GB"/>
        </w:rPr>
        <w:t xml:space="preserve"> mean t</w:t>
      </w:r>
      <w:r w:rsidR="004814FB">
        <w:rPr>
          <w:rFonts w:ascii="Times New Roman" w:eastAsiaTheme="minorHAnsi" w:hAnsi="Times New Roman"/>
          <w:sz w:val="24"/>
          <w:szCs w:val="24"/>
          <w:lang w:eastAsia="en-GB"/>
        </w:rPr>
        <w:t>emperatures</w:t>
      </w:r>
      <w:r w:rsidR="00B80D4C">
        <w:rPr>
          <w:rFonts w:ascii="Times New Roman" w:eastAsiaTheme="minorHAnsi" w:hAnsi="Times New Roman"/>
          <w:sz w:val="24"/>
          <w:szCs w:val="24"/>
          <w:lang w:eastAsia="en-GB"/>
        </w:rPr>
        <w:t xml:space="preserve"> by month and state during a climate-scale </w:t>
      </w:r>
      <w:r w:rsidR="00F76044">
        <w:rPr>
          <w:rFonts w:ascii="Times New Roman" w:eastAsiaTheme="minorHAnsi" w:hAnsi="Times New Roman"/>
          <w:sz w:val="24"/>
          <w:szCs w:val="24"/>
          <w:lang w:eastAsia="en-GB"/>
        </w:rPr>
        <w:t>period of time</w:t>
      </w:r>
      <w:r w:rsidR="00B80D4C">
        <w:rPr>
          <w:rFonts w:ascii="Times New Roman" w:eastAsiaTheme="minorHAnsi" w:hAnsi="Times New Roman"/>
          <w:sz w:val="24"/>
          <w:szCs w:val="24"/>
          <w:lang w:eastAsia="en-GB"/>
        </w:rPr>
        <w:t xml:space="preserve"> (here 1980-2009)</w:t>
      </w:r>
      <w:r w:rsidR="008F32CB">
        <w:rPr>
          <w:rFonts w:ascii="Times New Roman" w:eastAsiaTheme="minorHAnsi" w:hAnsi="Times New Roman"/>
          <w:sz w:val="24"/>
          <w:szCs w:val="24"/>
          <w:lang w:eastAsia="en-GB"/>
        </w:rPr>
        <w:t>.</w:t>
      </w:r>
      <w:ins w:id="41" w:author="Parks, Robbie M" w:date="2018-10-29T12:29:00Z">
        <w:r w:rsidR="00997E51">
          <w:rPr>
            <w:rFonts w:ascii="Times New Roman" w:eastAsiaTheme="minorHAnsi" w:hAnsi="Times New Roman"/>
            <w:sz w:val="24"/>
            <w:szCs w:val="24"/>
            <w:lang w:eastAsia="en-GB"/>
          </w:rPr>
          <w:fldChar w:fldCharType="begin" w:fldLock="1"/>
        </w:r>
      </w:ins>
      <w:r w:rsidR="00997E51">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21&lt;/sup&gt;","plainTextFormattedCitation":"21"},"properties":{"noteIndex":0},"schema":"https://github.com/citation-style-language/schema/raw/master/csl-citation.json"}</w:instrText>
      </w:r>
      <w:r w:rsidR="00997E51">
        <w:rPr>
          <w:rFonts w:ascii="Times New Roman" w:eastAsiaTheme="minorHAnsi" w:hAnsi="Times New Roman"/>
          <w:sz w:val="24"/>
          <w:szCs w:val="24"/>
          <w:lang w:eastAsia="en-GB"/>
        </w:rPr>
        <w:fldChar w:fldCharType="separate"/>
      </w:r>
      <w:r w:rsidR="00997E51" w:rsidRPr="00997E51">
        <w:rPr>
          <w:rFonts w:ascii="Times New Roman" w:eastAsiaTheme="minorHAnsi" w:hAnsi="Times New Roman"/>
          <w:noProof/>
          <w:sz w:val="24"/>
          <w:szCs w:val="24"/>
          <w:vertAlign w:val="superscript"/>
          <w:lang w:eastAsia="en-GB"/>
        </w:rPr>
        <w:t>21</w:t>
      </w:r>
      <w:ins w:id="42" w:author="Parks, Robbie M" w:date="2018-10-29T12:29:00Z">
        <w:r w:rsidR="00997E51">
          <w:rPr>
            <w:rFonts w:ascii="Times New Roman" w:eastAsiaTheme="minorHAnsi" w:hAnsi="Times New Roman"/>
            <w:sz w:val="24"/>
            <w:szCs w:val="24"/>
            <w:lang w:eastAsia="en-GB"/>
          </w:rPr>
          <w:fldChar w:fldCharType="end"/>
        </w:r>
      </w:ins>
      <w:ins w:id="43" w:author="Parks, Robbie M" w:date="2018-10-29T12:18:00Z">
        <w:r w:rsidR="008F32CB">
          <w:rPr>
            <w:rFonts w:ascii="Times New Roman" w:eastAsiaTheme="minorHAnsi" w:hAnsi="Times New Roman"/>
            <w:sz w:val="24"/>
            <w:szCs w:val="24"/>
            <w:lang w:eastAsia="en-GB"/>
          </w:rPr>
          <w:t xml:space="preserve"> </w:t>
        </w:r>
      </w:ins>
      <w:moveToRangeStart w:id="44" w:author="Parks, Robbie M" w:date="2018-10-29T12:23:00Z" w:name="move528579159"/>
      <w:moveTo w:id="45" w:author="Parks, Robbie M" w:date="2018-10-29T12:23:00Z">
        <w:r w:rsidR="00514A85">
          <w:rPr>
            <w:rFonts w:ascii="Times New Roman" w:hAnsi="Times New Roman"/>
            <w:color w:val="000000" w:themeColor="text1"/>
            <w:sz w:val="24"/>
            <w:szCs w:val="24"/>
          </w:rPr>
          <w:t>Th</w:t>
        </w:r>
      </w:moveTo>
      <w:ins w:id="46" w:author="Parks, Robbie M" w:date="2018-10-29T12:44:00Z">
        <w:r w:rsidR="008844BD">
          <w:rPr>
            <w:rFonts w:ascii="Times New Roman" w:hAnsi="Times New Roman"/>
            <w:color w:val="000000" w:themeColor="text1"/>
            <w:sz w:val="24"/>
            <w:szCs w:val="24"/>
          </w:rPr>
          <w:t>is</w:t>
        </w:r>
      </w:ins>
      <w:moveTo w:id="47" w:author="Parks, Robbie M" w:date="2018-10-29T12:23:00Z">
        <w:r w:rsidR="00514A85">
          <w:rPr>
            <w:rFonts w:ascii="Times New Roman" w:hAnsi="Times New Roman"/>
            <w:color w:val="000000" w:themeColor="text1"/>
            <w:sz w:val="24"/>
            <w:szCs w:val="24"/>
          </w:rPr>
          <w:t xml:space="preserve"> long-term mean temperature represents the local adaptation temperature </w:t>
        </w:r>
      </w:moveTo>
      <w:ins w:id="48" w:author="Parks, Robbie M" w:date="2018-10-29T12:30:00Z">
        <w:r w:rsidR="00CF3383">
          <w:rPr>
            <w:rFonts w:ascii="Times New Roman" w:hAnsi="Times New Roman"/>
            <w:color w:val="000000" w:themeColor="text1"/>
            <w:sz w:val="24"/>
            <w:szCs w:val="24"/>
          </w:rPr>
          <w:t>for</w:t>
        </w:r>
      </w:ins>
      <w:moveTo w:id="49" w:author="Parks, Robbie M" w:date="2018-10-29T12:23:00Z">
        <w:r w:rsidR="00514A85">
          <w:rPr>
            <w:rFonts w:ascii="Times New Roman" w:hAnsi="Times New Roman"/>
            <w:color w:val="000000" w:themeColor="text1"/>
            <w:sz w:val="24"/>
            <w:szCs w:val="24"/>
          </w:rPr>
          <w:t xml:space="preserve"> each state in each month.</w:t>
        </w:r>
      </w:moveTo>
      <w:moveToRangeEnd w:id="44"/>
      <w:r w:rsidR="00B80D4C">
        <w:rPr>
          <w:rFonts w:ascii="Times New Roman" w:eastAsiaTheme="minorHAnsi" w:hAnsi="Times New Roman"/>
          <w:sz w:val="24"/>
          <w:szCs w:val="24"/>
          <w:lang w:eastAsia="en-GB"/>
        </w:rPr>
        <w:t xml:space="preserve"> </w:t>
      </w:r>
      <w:ins w:id="50" w:author="Parks, Robbie M" w:date="2018-10-29T12:30:00Z">
        <w:r w:rsidR="00534095">
          <w:rPr>
            <w:rFonts w:ascii="Times New Roman" w:eastAsiaTheme="minorHAnsi" w:hAnsi="Times New Roman"/>
            <w:sz w:val="24"/>
            <w:szCs w:val="24"/>
            <w:lang w:eastAsia="en-GB"/>
          </w:rPr>
          <w:t xml:space="preserve">We then </w:t>
        </w:r>
      </w:ins>
      <w:r w:rsidR="00B80D4C">
        <w:rPr>
          <w:rFonts w:ascii="Times New Roman" w:eastAsiaTheme="minorHAnsi" w:hAnsi="Times New Roman"/>
          <w:sz w:val="24"/>
          <w:szCs w:val="24"/>
          <w:lang w:eastAsia="en-GB"/>
        </w:rPr>
        <w:t>subtracted</w:t>
      </w:r>
      <w:r w:rsidR="004814FB">
        <w:rPr>
          <w:rFonts w:ascii="Times New Roman" w:eastAsiaTheme="minorHAnsi" w:hAnsi="Times New Roman"/>
          <w:sz w:val="24"/>
          <w:szCs w:val="24"/>
          <w:lang w:eastAsia="en-GB"/>
        </w:rPr>
        <w:t xml:space="preserve"> </w:t>
      </w:r>
      <w:ins w:id="51" w:author="Parks, Robbie M" w:date="2018-10-29T12:33:00Z">
        <w:r w:rsidR="00AD1745">
          <w:rPr>
            <w:rFonts w:ascii="Times New Roman" w:eastAsiaTheme="minorHAnsi" w:hAnsi="Times New Roman"/>
            <w:sz w:val="24"/>
            <w:szCs w:val="24"/>
            <w:lang w:eastAsia="en-GB"/>
          </w:rPr>
          <w:t>the long-term mean temperature</w:t>
        </w:r>
        <w:r w:rsidR="00AD1745">
          <w:rPr>
            <w:rFonts w:ascii="Times New Roman" w:eastAsiaTheme="minorHAnsi" w:hAnsi="Times New Roman"/>
            <w:sz w:val="24"/>
            <w:szCs w:val="24"/>
            <w:lang w:eastAsia="en-GB"/>
          </w:rPr>
          <w:t xml:space="preserve"> </w:t>
        </w:r>
      </w:ins>
      <w:r w:rsidR="004814FB">
        <w:rPr>
          <w:rFonts w:ascii="Times New Roman" w:eastAsiaTheme="minorHAnsi" w:hAnsi="Times New Roman"/>
          <w:sz w:val="24"/>
          <w:szCs w:val="24"/>
          <w:lang w:eastAsia="en-GB"/>
        </w:rPr>
        <w:t xml:space="preserve">from each </w:t>
      </w:r>
      <w:ins w:id="52" w:author="Parks, Robbie M" w:date="2018-10-29T12:33:00Z">
        <w:r w:rsidR="00AD1745">
          <w:rPr>
            <w:rFonts w:ascii="Times New Roman" w:eastAsiaTheme="minorHAnsi" w:hAnsi="Times New Roman"/>
            <w:sz w:val="24"/>
            <w:szCs w:val="24"/>
            <w:lang w:eastAsia="en-GB"/>
          </w:rPr>
          <w:t xml:space="preserve">respective </w:t>
        </w:r>
      </w:ins>
      <w:r w:rsidR="004814FB">
        <w:rPr>
          <w:rFonts w:ascii="Times New Roman" w:eastAsiaTheme="minorHAnsi" w:hAnsi="Times New Roman"/>
          <w:sz w:val="24"/>
          <w:szCs w:val="24"/>
          <w:lang w:eastAsia="en-GB"/>
        </w:rPr>
        <w:t>state-month value</w:t>
      </w:r>
      <w:r w:rsidR="007655FC">
        <w:rPr>
          <w:rFonts w:ascii="Times New Roman" w:eastAsiaTheme="minorHAnsi" w:hAnsi="Times New Roman"/>
          <w:sz w:val="24"/>
          <w:szCs w:val="24"/>
          <w:lang w:eastAsia="en-GB"/>
        </w:rPr>
        <w:t xml:space="preserve"> </w:t>
      </w:r>
      <w:ins w:id="53" w:author="Parks, Robbie M" w:date="2018-10-29T12:34:00Z">
        <w:r w:rsidR="00AD1745">
          <w:rPr>
            <w:rFonts w:ascii="Times New Roman" w:eastAsiaTheme="minorHAnsi" w:hAnsi="Times New Roman"/>
            <w:sz w:val="24"/>
            <w:szCs w:val="24"/>
            <w:lang w:eastAsia="en-GB"/>
          </w:rPr>
          <w:t xml:space="preserve">over time </w:t>
        </w:r>
      </w:ins>
      <w:r w:rsidR="00E6231C">
        <w:rPr>
          <w:rFonts w:ascii="Times New Roman" w:eastAsiaTheme="minorHAnsi" w:hAnsi="Times New Roman"/>
          <w:sz w:val="24"/>
          <w:szCs w:val="24"/>
          <w:lang w:eastAsia="en-GB"/>
        </w:rPr>
        <w:t xml:space="preserve">to generate </w:t>
      </w:r>
      <w:ins w:id="54" w:author="Parks, Robbie M" w:date="2018-10-29T12:34:00Z">
        <w:r w:rsidR="00AD1745">
          <w:rPr>
            <w:rFonts w:ascii="Times New Roman" w:eastAsiaTheme="minorHAnsi" w:hAnsi="Times New Roman"/>
            <w:sz w:val="24"/>
            <w:szCs w:val="24"/>
            <w:lang w:eastAsia="en-GB"/>
          </w:rPr>
          <w:t xml:space="preserve">a </w:t>
        </w:r>
      </w:ins>
      <w:r w:rsidR="00E6231C">
        <w:rPr>
          <w:rFonts w:ascii="Times New Roman" w:eastAsiaTheme="minorHAnsi" w:hAnsi="Times New Roman"/>
          <w:sz w:val="24"/>
          <w:szCs w:val="24"/>
          <w:lang w:eastAsia="en-GB"/>
        </w:rPr>
        <w:t xml:space="preserve">temperature anomaly </w:t>
      </w:r>
      <w:ins w:id="55" w:author="Parks, Robbie M" w:date="2018-10-29T12:34:00Z">
        <w:r w:rsidR="00AD1745">
          <w:rPr>
            <w:rFonts w:ascii="Times New Roman" w:eastAsiaTheme="minorHAnsi" w:hAnsi="Times New Roman"/>
            <w:sz w:val="24"/>
            <w:szCs w:val="24"/>
            <w:lang w:eastAsia="en-GB"/>
          </w:rPr>
          <w:t>time series for each month in each state</w:t>
        </w:r>
        <w:r w:rsidR="00AD1745">
          <w:rPr>
            <w:rFonts w:ascii="Times New Roman" w:eastAsiaTheme="minorHAnsi" w:hAnsi="Times New Roman"/>
            <w:sz w:val="24"/>
            <w:szCs w:val="24"/>
            <w:lang w:eastAsia="en-GB"/>
          </w:rPr>
          <w:t xml:space="preserve"> </w:t>
        </w:r>
      </w:ins>
      <w:r w:rsidR="007655FC">
        <w:rPr>
          <w:rFonts w:ascii="Times New Roman" w:eastAsiaTheme="minorHAnsi" w:hAnsi="Times New Roman"/>
          <w:sz w:val="24"/>
          <w:szCs w:val="24"/>
          <w:lang w:eastAsia="en-GB"/>
        </w:rPr>
        <w:t>(Figure XX).</w:t>
      </w:r>
    </w:p>
    <w:p w14:paraId="5EF932C2" w14:textId="77777777" w:rsidR="009B0615" w:rsidRPr="00C61364" w:rsidRDefault="009B0615" w:rsidP="00D76DF7">
      <w:pPr>
        <w:spacing w:after="0" w:line="480" w:lineRule="auto"/>
        <w:jc w:val="both"/>
        <w:outlineLvl w:val="0"/>
        <w:rPr>
          <w:rFonts w:ascii="Times New Roman" w:hAnsi="Times New Roman"/>
          <w:sz w:val="24"/>
          <w:szCs w:val="24"/>
        </w:rPr>
      </w:pPr>
    </w:p>
    <w:p w14:paraId="5305E388" w14:textId="4BB5B194" w:rsidR="009F41F2" w:rsidRPr="00C61364" w:rsidRDefault="003075B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Bayesian spatiotemporal model</w:t>
      </w:r>
    </w:p>
    <w:p w14:paraId="1B282DB5" w14:textId="0F403A10" w:rsidR="007C6648" w:rsidRPr="00C61364" w:rsidRDefault="00AB4E6A"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w:t>
      </w:r>
      <w:r w:rsidR="00B050CA" w:rsidRPr="00C61364">
        <w:rPr>
          <w:rFonts w:ascii="Times New Roman" w:hAnsi="Times New Roman"/>
          <w:color w:val="000000" w:themeColor="text1"/>
          <w:sz w:val="24"/>
          <w:szCs w:val="24"/>
        </w:rPr>
        <w:t xml:space="preserve">e </w:t>
      </w:r>
      <w:r w:rsidR="00B050CA">
        <w:rPr>
          <w:rFonts w:ascii="Times New Roman" w:hAnsi="Times New Roman"/>
          <w:color w:val="000000" w:themeColor="text1"/>
          <w:sz w:val="24"/>
          <w:szCs w:val="24"/>
        </w:rPr>
        <w:t>developed</w:t>
      </w:r>
      <w:r w:rsidR="00B050CA" w:rsidRPr="00C61364">
        <w:rPr>
          <w:rFonts w:ascii="Times New Roman" w:hAnsi="Times New Roman"/>
          <w:color w:val="000000" w:themeColor="text1"/>
          <w:sz w:val="24"/>
          <w:szCs w:val="24"/>
        </w:rPr>
        <w:t xml:space="preserve"> a Bayesian spatiotemporal model that was formulated to incorporate features of deaths rates in relation to </w:t>
      </w:r>
      <w:r w:rsidR="00B050CA">
        <w:rPr>
          <w:rFonts w:ascii="Times New Roman" w:hAnsi="Times New Roman"/>
          <w:color w:val="000000" w:themeColor="text1"/>
          <w:sz w:val="24"/>
          <w:szCs w:val="24"/>
        </w:rPr>
        <w:t>state</w:t>
      </w:r>
      <w:r w:rsidR="00B050CA" w:rsidRPr="00C61364">
        <w:rPr>
          <w:rFonts w:ascii="Times New Roman" w:hAnsi="Times New Roman"/>
          <w:color w:val="000000" w:themeColor="text1"/>
          <w:sz w:val="24"/>
          <w:szCs w:val="24"/>
        </w:rPr>
        <w:t xml:space="preserve"> of residence, month of the year, and </w:t>
      </w:r>
      <w:r w:rsidR="00B050CA">
        <w:rPr>
          <w:rFonts w:ascii="Times New Roman" w:hAnsi="Times New Roman"/>
          <w:color w:val="000000" w:themeColor="text1"/>
          <w:sz w:val="24"/>
          <w:szCs w:val="24"/>
        </w:rPr>
        <w:t>temperature anomaly</w:t>
      </w:r>
      <w:r w:rsidR="00B050CA" w:rsidRPr="00C61364">
        <w:rPr>
          <w:rFonts w:ascii="Times New Roman" w:hAnsi="Times New Roman"/>
          <w:color w:val="000000" w:themeColor="text1"/>
          <w:sz w:val="24"/>
          <w:szCs w:val="24"/>
        </w:rPr>
        <w:t>, over space and time</w:t>
      </w:r>
      <w:r w:rsidR="00AF664C" w:rsidRPr="00C61364">
        <w:rPr>
          <w:rFonts w:ascii="Times New Roman" w:hAnsi="Times New Roman"/>
          <w:color w:val="000000" w:themeColor="text1"/>
          <w:sz w:val="24"/>
          <w:szCs w:val="24"/>
        </w:rPr>
        <w:t>.</w:t>
      </w:r>
      <w:r w:rsidR="0054215F">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w:t>
      </w:r>
      <w:r w:rsidR="00871CFE">
        <w:rPr>
          <w:rFonts w:ascii="Times New Roman" w:hAnsi="Times New Roman"/>
          <w:color w:val="000000" w:themeColor="text1"/>
          <w:sz w:val="24"/>
          <w:szCs w:val="24"/>
        </w:rPr>
        <w:t>Supplementary Materials</w:t>
      </w:r>
      <w:r w:rsidR="003E1EF4">
        <w:rPr>
          <w:rFonts w:ascii="Times New Roman" w:hAnsi="Times New Roman"/>
          <w:color w:val="000000" w:themeColor="text1"/>
          <w:sz w:val="24"/>
          <w:szCs w:val="24"/>
        </w:rPr>
        <w:t>.</w:t>
      </w:r>
    </w:p>
    <w:p w14:paraId="3FC93AD2" w14:textId="77777777" w:rsidR="007C6648" w:rsidRPr="00C61364" w:rsidRDefault="007C6648" w:rsidP="00D76DF7">
      <w:pPr>
        <w:spacing w:after="0" w:line="480" w:lineRule="auto"/>
        <w:jc w:val="both"/>
        <w:outlineLvl w:val="0"/>
        <w:rPr>
          <w:rFonts w:ascii="Times New Roman" w:hAnsi="Times New Roman"/>
          <w:color w:val="000000" w:themeColor="text1"/>
          <w:sz w:val="24"/>
          <w:szCs w:val="24"/>
        </w:rPr>
      </w:pPr>
    </w:p>
    <w:p w14:paraId="0E69CAF9" w14:textId="06CC02E4" w:rsidR="00707A42" w:rsidRDefault="0071557B" w:rsidP="00D76DF7">
      <w:pPr>
        <w:spacing w:after="0" w:line="480" w:lineRule="auto"/>
        <w:jc w:val="both"/>
        <w:outlineLvl w:val="0"/>
        <w:rPr>
          <w:rFonts w:ascii="Times New Roman" w:hAnsi="Times New Roman"/>
          <w:color w:val="000000" w:themeColor="text1"/>
          <w:sz w:val="24"/>
          <w:szCs w:val="24"/>
        </w:rPr>
      </w:pPr>
      <w:commentRangeStart w:id="56"/>
      <w:r>
        <w:rPr>
          <w:rFonts w:ascii="Times New Roman" w:hAnsi="Times New Roman"/>
          <w:color w:val="000000" w:themeColor="text1"/>
          <w:sz w:val="24"/>
          <w:szCs w:val="24"/>
        </w:rPr>
        <w:lastRenderedPageBreak/>
        <w:t>D</w:t>
      </w:r>
      <w:r w:rsidR="00707A42" w:rsidRPr="00C61364">
        <w:rPr>
          <w:rFonts w:ascii="Times New Roman" w:hAnsi="Times New Roman"/>
          <w:color w:val="000000" w:themeColor="text1"/>
          <w:sz w:val="24"/>
          <w:szCs w:val="24"/>
        </w:rPr>
        <w:t xml:space="preserve">eath rates </w:t>
      </w:r>
      <w:r w:rsidR="00FE079B">
        <w:rPr>
          <w:rFonts w:ascii="Times New Roman" w:hAnsi="Times New Roman"/>
          <w:color w:val="000000" w:themeColor="text1"/>
          <w:sz w:val="24"/>
          <w:szCs w:val="24"/>
        </w:rPr>
        <w:t>vary</w:t>
      </w:r>
      <w:r>
        <w:rPr>
          <w:rFonts w:ascii="Times New Roman" w:hAnsi="Times New Roman"/>
          <w:color w:val="000000" w:themeColor="text1"/>
          <w:sz w:val="24"/>
          <w:szCs w:val="24"/>
        </w:rPr>
        <w:t xml:space="preserve"> by month</w:t>
      </w:r>
      <w:r w:rsidR="00554C35">
        <w:rPr>
          <w:rFonts w:ascii="Times New Roman" w:hAnsi="Times New Roman"/>
          <w:color w:val="000000" w:themeColor="text1"/>
          <w:sz w:val="24"/>
          <w:szCs w:val="24"/>
        </w:rPr>
        <w:t>, and neighbouring months t</w:t>
      </w:r>
      <w:r w:rsidR="00E278E4">
        <w:rPr>
          <w:rFonts w:ascii="Times New Roman" w:hAnsi="Times New Roman"/>
          <w:color w:val="000000" w:themeColor="text1"/>
          <w:sz w:val="24"/>
          <w:szCs w:val="24"/>
        </w:rPr>
        <w:t>end</w:t>
      </w:r>
      <w:r w:rsidR="00554C35">
        <w:rPr>
          <w:rFonts w:ascii="Times New Roman" w:hAnsi="Times New Roman"/>
          <w:color w:val="000000" w:themeColor="text1"/>
          <w:sz w:val="24"/>
          <w:szCs w:val="24"/>
        </w:rPr>
        <w:t xml:space="preserve"> to have a smooth pattern</w:t>
      </w:r>
      <w:r w:rsidR="00FE079B">
        <w:rPr>
          <w:rFonts w:ascii="Times New Roman" w:hAnsi="Times New Roman"/>
          <w:color w:val="000000" w:themeColor="text1"/>
          <w:sz w:val="24"/>
          <w:szCs w:val="24"/>
        </w:rPr>
        <w:t>.</w:t>
      </w:r>
      <w:r w:rsidR="006151EC">
        <w:rPr>
          <w:rFonts w:ascii="Times New Roman" w:hAnsi="Times New Roman"/>
          <w:color w:val="000000" w:themeColor="text1"/>
          <w:sz w:val="24"/>
          <w:szCs w:val="24"/>
        </w:rPr>
        <w:t xml:space="preserve"> </w:t>
      </w:r>
      <w:r w:rsidR="00643BB4" w:rsidRPr="00C61364">
        <w:rPr>
          <w:rFonts w:ascii="Times New Roman" w:hAnsi="Times New Roman"/>
          <w:color w:val="000000" w:themeColor="text1"/>
          <w:sz w:val="24"/>
          <w:szCs w:val="24"/>
        </w:rPr>
        <w:t>[reference my own wavelet paper]</w:t>
      </w:r>
      <w:r w:rsidR="00E839B1" w:rsidRPr="00C61364">
        <w:rPr>
          <w:rFonts w:ascii="Times New Roman" w:hAnsi="Times New Roman"/>
          <w:color w:val="000000" w:themeColor="text1"/>
          <w:sz w:val="24"/>
          <w:szCs w:val="24"/>
        </w:rPr>
        <w:t xml:space="preserve"> </w:t>
      </w:r>
      <w:commentRangeStart w:id="57"/>
      <w:r w:rsidR="003841EC">
        <w:rPr>
          <w:rFonts w:ascii="Times New Roman" w:hAnsi="Times New Roman"/>
          <w:color w:val="000000" w:themeColor="text1"/>
          <w:sz w:val="24"/>
          <w:szCs w:val="24"/>
        </w:rPr>
        <w:t>Therefore, f</w:t>
      </w:r>
      <w:r w:rsidR="00B42638">
        <w:rPr>
          <w:rFonts w:ascii="Times New Roman" w:hAnsi="Times New Roman"/>
          <w:color w:val="000000" w:themeColor="text1"/>
          <w:sz w:val="24"/>
          <w:szCs w:val="24"/>
        </w:rPr>
        <w:t xml:space="preserve">or each age group and sex, </w:t>
      </w:r>
      <w:r w:rsidR="009E4AF1" w:rsidRPr="00C61364">
        <w:rPr>
          <w:rFonts w:ascii="Times New Roman" w:hAnsi="Times New Roman"/>
          <w:color w:val="000000" w:themeColor="text1"/>
          <w:sz w:val="24"/>
          <w:szCs w:val="24"/>
        </w:rPr>
        <w:t xml:space="preserve">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w:t>
      </w:r>
      <w:r w:rsidR="008540FF">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 xml:space="preserve">mortality level </w:t>
      </w:r>
      <w:r w:rsidR="002126B3">
        <w:rPr>
          <w:rFonts w:ascii="Times New Roman" w:hAnsi="Times New Roman"/>
          <w:color w:val="000000" w:themeColor="text1"/>
          <w:sz w:val="24"/>
          <w:szCs w:val="24"/>
        </w:rPr>
        <w:t xml:space="preserve">and </w:t>
      </w:r>
      <w:r w:rsidR="0021306D" w:rsidRPr="00C61364">
        <w:rPr>
          <w:rFonts w:ascii="Times New Roman" w:hAnsi="Times New Roman"/>
          <w:color w:val="000000" w:themeColor="text1"/>
          <w:sz w:val="24"/>
          <w:szCs w:val="24"/>
        </w:rPr>
        <w:t>trend</w:t>
      </w:r>
      <w:commentRangeEnd w:id="57"/>
      <w:r w:rsidR="00987F8E">
        <w:rPr>
          <w:rStyle w:val="CommentReference"/>
          <w:rFonts w:asciiTheme="minorHAnsi" w:eastAsiaTheme="minorHAnsi" w:hAnsiTheme="minorHAnsi" w:cstheme="minorBidi"/>
        </w:rPr>
        <w:commentReference w:id="57"/>
      </w:r>
      <w:ins w:id="58" w:author="Ezzati, Majid" w:date="2018-10-22T19:27:00Z">
        <w:r w:rsidR="00987F8E">
          <w:rPr>
            <w:rFonts w:ascii="Times New Roman" w:hAnsi="Times New Roman"/>
            <w:color w:val="000000" w:themeColor="text1"/>
            <w:sz w:val="24"/>
            <w:szCs w:val="24"/>
          </w:rPr>
          <w:t xml:space="preserve">. </w:t>
        </w:r>
      </w:ins>
      <w:commentRangeStart w:id="59"/>
      <w:r w:rsidR="0020498A">
        <w:rPr>
          <w:rFonts w:ascii="Times New Roman" w:hAnsi="Times New Roman"/>
          <w:color w:val="000000" w:themeColor="text1"/>
          <w:sz w:val="24"/>
          <w:szCs w:val="24"/>
        </w:rPr>
        <w:t xml:space="preserve">using </w:t>
      </w:r>
      <w:r w:rsidR="0021306D" w:rsidRPr="00C61364">
        <w:rPr>
          <w:rFonts w:ascii="Times New Roman" w:hAnsi="Times New Roman"/>
          <w:color w:val="000000" w:themeColor="text1"/>
          <w:sz w:val="24"/>
          <w:szCs w:val="24"/>
        </w:rPr>
        <w:t xml:space="preserve">a </w:t>
      </w:r>
      <w:r w:rsidR="005F4556">
        <w:rPr>
          <w:rFonts w:ascii="Times New Roman" w:hAnsi="Times New Roman"/>
          <w:color w:val="000000" w:themeColor="text1"/>
          <w:sz w:val="24"/>
          <w:szCs w:val="24"/>
        </w:rPr>
        <w:t xml:space="preserve">cyclic </w:t>
      </w:r>
      <w:r w:rsidR="0021306D" w:rsidRPr="00C61364">
        <w:rPr>
          <w:rFonts w:ascii="Times New Roman" w:hAnsi="Times New Roman"/>
          <w:color w:val="000000" w:themeColor="text1"/>
          <w:sz w:val="24"/>
          <w:szCs w:val="24"/>
        </w:rPr>
        <w:t>random</w:t>
      </w:r>
      <w:r w:rsidR="00436EFD" w:rsidRPr="00C61364">
        <w:rPr>
          <w:rFonts w:ascii="Times New Roman" w:hAnsi="Times New Roman"/>
          <w:color w:val="000000" w:themeColor="text1"/>
          <w:sz w:val="24"/>
          <w:szCs w:val="24"/>
        </w:rPr>
        <w:t xml:space="preserve"> walk structure</w:t>
      </w:r>
      <w:r w:rsidR="007A53AC">
        <w:rPr>
          <w:rFonts w:ascii="Times New Roman" w:hAnsi="Times New Roman"/>
          <w:color w:val="000000" w:themeColor="text1"/>
          <w:sz w:val="24"/>
          <w:szCs w:val="24"/>
        </w:rPr>
        <w:t>,</w:t>
      </w:r>
      <w:r w:rsidR="00C71A61">
        <w:rPr>
          <w:rFonts w:ascii="Times New Roman" w:hAnsi="Times New Roman"/>
          <w:color w:val="000000" w:themeColor="text1"/>
          <w:sz w:val="24"/>
          <w:szCs w:val="24"/>
        </w:rPr>
        <w:t xml:space="preserve"> widely used to characterise smoothly varying associations</w:t>
      </w:r>
      <w:r w:rsidR="00A227DA">
        <w:rPr>
          <w:rFonts w:ascii="Times New Roman" w:hAnsi="Times New Roman"/>
          <w:color w:val="000000" w:themeColor="text1"/>
          <w:sz w:val="24"/>
          <w:szCs w:val="24"/>
        </w:rPr>
        <w:t>.</w:t>
      </w:r>
      <w:commentRangeEnd w:id="59"/>
      <w:r w:rsidR="00987F8E">
        <w:rPr>
          <w:rStyle w:val="CommentReference"/>
          <w:rFonts w:asciiTheme="minorHAnsi" w:eastAsiaTheme="minorHAnsi" w:hAnsiTheme="minorHAnsi" w:cstheme="minorBidi"/>
        </w:rPr>
        <w:commentReference w:id="59"/>
      </w:r>
      <w:r w:rsidR="0026224F">
        <w:rPr>
          <w:rFonts w:ascii="Times New Roman" w:hAnsi="Times New Roman"/>
          <w:color w:val="000000" w:themeColor="text1"/>
          <w:sz w:val="24"/>
          <w:szCs w:val="24"/>
        </w:rPr>
        <w:fldChar w:fldCharType="begin" w:fldLock="1"/>
      </w:r>
      <w:r w:rsidR="00997E51">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22&lt;/sup&gt;","plainTextFormattedCitation":"22","previouslyFormattedCitation":"&lt;sup&gt;21&lt;/sup&gt;"},"properties":{"noteIndex":0},"schema":"https://github.com/citation-style-language/schema/raw/master/csl-citation.json"}</w:instrText>
      </w:r>
      <w:r w:rsidR="0026224F">
        <w:rPr>
          <w:rFonts w:ascii="Times New Roman" w:hAnsi="Times New Roman"/>
          <w:color w:val="000000" w:themeColor="text1"/>
          <w:sz w:val="24"/>
          <w:szCs w:val="24"/>
        </w:rPr>
        <w:fldChar w:fldCharType="separate"/>
      </w:r>
      <w:r w:rsidR="00997E51" w:rsidRPr="00997E51">
        <w:rPr>
          <w:rFonts w:ascii="Times New Roman" w:hAnsi="Times New Roman"/>
          <w:noProof/>
          <w:color w:val="000000" w:themeColor="text1"/>
          <w:sz w:val="24"/>
          <w:szCs w:val="24"/>
          <w:vertAlign w:val="superscript"/>
        </w:rPr>
        <w:t>22</w:t>
      </w:r>
      <w:r w:rsidR="0026224F">
        <w:rPr>
          <w:rFonts w:ascii="Times New Roman" w:hAnsi="Times New Roman"/>
          <w:color w:val="000000" w:themeColor="text1"/>
          <w:sz w:val="24"/>
          <w:szCs w:val="24"/>
        </w:rPr>
        <w:fldChar w:fldCharType="end"/>
      </w:r>
      <w:r w:rsidR="0026224F">
        <w:rPr>
          <w:rFonts w:ascii="Times New Roman" w:hAnsi="Times New Roman"/>
          <w:color w:val="000000" w:themeColor="text1"/>
          <w:sz w:val="24"/>
          <w:szCs w:val="24"/>
        </w:rPr>
        <w:t xml:space="preserve"> </w:t>
      </w:r>
      <w:r w:rsidR="00A227DA">
        <w:rPr>
          <w:rFonts w:ascii="Times New Roman" w:hAnsi="Times New Roman"/>
          <w:color w:val="000000" w:themeColor="text1"/>
          <w:sz w:val="24"/>
          <w:szCs w:val="24"/>
        </w:rPr>
        <w:t>This allowed</w:t>
      </w:r>
      <w:r w:rsidR="007A53AC">
        <w:rPr>
          <w:rFonts w:ascii="Times New Roman" w:hAnsi="Times New Roman"/>
          <w:color w:val="000000" w:themeColor="text1"/>
          <w:sz w:val="24"/>
          <w:szCs w:val="24"/>
        </w:rPr>
        <w:t xml:space="preserve"> December to neighbour January,</w:t>
      </w:r>
      <w:r w:rsidR="00436EFD" w:rsidRPr="00C61364">
        <w:rPr>
          <w:rFonts w:ascii="Times New Roman" w:hAnsi="Times New Roman"/>
          <w:color w:val="000000" w:themeColor="text1"/>
          <w:sz w:val="24"/>
          <w:szCs w:val="24"/>
        </w:rPr>
        <w:t xml:space="preserv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7C427C">
        <w:rPr>
          <w:rFonts w:ascii="Times New Roman" w:hAnsi="Times New Roman"/>
          <w:color w:val="000000" w:themeColor="text1"/>
          <w:sz w:val="24"/>
          <w:szCs w:val="24"/>
        </w:rPr>
        <w:t xml:space="preserve">, which </w:t>
      </w:r>
      <w:r w:rsidR="00C71A61">
        <w:rPr>
          <w:rFonts w:ascii="Times New Roman" w:hAnsi="Times New Roman"/>
          <w:color w:val="000000" w:themeColor="text1"/>
          <w:sz w:val="24"/>
          <w:szCs w:val="24"/>
        </w:rPr>
        <w:t>improves the stability of death rates in each month.</w:t>
      </w:r>
    </w:p>
    <w:p w14:paraId="20BFC803" w14:textId="77777777" w:rsidR="00D64877" w:rsidRDefault="00D64877" w:rsidP="00D76DF7">
      <w:pPr>
        <w:spacing w:after="0" w:line="480" w:lineRule="auto"/>
        <w:jc w:val="both"/>
        <w:outlineLvl w:val="0"/>
        <w:rPr>
          <w:rFonts w:ascii="Times New Roman" w:hAnsi="Times New Roman"/>
          <w:color w:val="000000" w:themeColor="text1"/>
          <w:sz w:val="24"/>
          <w:szCs w:val="24"/>
        </w:rPr>
      </w:pPr>
    </w:p>
    <w:p w14:paraId="20711A48" w14:textId="00270C29" w:rsidR="00D64877" w:rsidRPr="00C61364" w:rsidRDefault="006A0A4C" w:rsidP="00D76DF7">
      <w:pPr>
        <w:spacing w:after="0" w:line="480" w:lineRule="auto"/>
        <w:jc w:val="both"/>
        <w:outlineLvl w:val="0"/>
        <w:rPr>
          <w:rFonts w:ascii="Times New Roman" w:hAnsi="Times New Roman"/>
          <w:color w:val="000000" w:themeColor="text1"/>
          <w:sz w:val="24"/>
          <w:szCs w:val="24"/>
        </w:rPr>
      </w:pPr>
      <w:ins w:id="60" w:author="Parks, Robbie M" w:date="2018-10-29T12:55:00Z">
        <w:r>
          <w:rPr>
            <w:rFonts w:ascii="Times New Roman" w:hAnsi="Times New Roman"/>
            <w:color w:val="000000" w:themeColor="text1"/>
            <w:sz w:val="24"/>
            <w:szCs w:val="24"/>
          </w:rPr>
          <w:t>[[[Trends introduce here]]]]</w:t>
        </w:r>
        <w:r w:rsidR="003D20F2">
          <w:rPr>
            <w:rFonts w:ascii="Times New Roman" w:hAnsi="Times New Roman"/>
            <w:color w:val="000000" w:themeColor="text1"/>
            <w:sz w:val="24"/>
            <w:szCs w:val="24"/>
          </w:rPr>
          <w:t xml:space="preserve"> </w:t>
        </w:r>
      </w:ins>
      <w:ins w:id="61" w:author="Ezzati, Majid" w:date="2018-10-22T19:31:00Z">
        <w:r w:rsidR="00987F8E">
          <w:rPr>
            <w:rFonts w:ascii="Times New Roman" w:hAnsi="Times New Roman"/>
            <w:color w:val="000000" w:themeColor="text1"/>
            <w:sz w:val="24"/>
            <w:szCs w:val="24"/>
          </w:rPr>
          <w:t>To allow</w:t>
        </w:r>
      </w:ins>
      <w:r w:rsidR="00D64877" w:rsidRPr="00C61364">
        <w:rPr>
          <w:rFonts w:ascii="Times New Roman" w:hAnsi="Times New Roman"/>
          <w:color w:val="000000" w:themeColor="text1"/>
          <w:sz w:val="24"/>
          <w:szCs w:val="24"/>
        </w:rPr>
        <w:t xml:space="preserve"> non-linear</w:t>
      </w:r>
      <w:ins w:id="62" w:author="Ezzati, Majid" w:date="2018-10-22T19:31:00Z">
        <w:r w:rsidR="00987F8E">
          <w:rPr>
            <w:rFonts w:ascii="Times New Roman" w:hAnsi="Times New Roman"/>
            <w:color w:val="000000" w:themeColor="text1"/>
            <w:sz w:val="24"/>
            <w:szCs w:val="24"/>
          </w:rPr>
          <w:t xml:space="preserve"> trends</w:t>
        </w:r>
      </w:ins>
      <w:r w:rsidR="00D64877" w:rsidRPr="00C61364">
        <w:rPr>
          <w:rFonts w:ascii="Times New Roman" w:hAnsi="Times New Roman"/>
          <w:color w:val="000000" w:themeColor="text1"/>
          <w:sz w:val="24"/>
          <w:szCs w:val="24"/>
        </w:rPr>
        <w:t xml:space="preserve">, we modelled the time trends </w:t>
      </w:r>
      <w:r w:rsidR="00DC6193">
        <w:rPr>
          <w:rFonts w:ascii="Times New Roman" w:hAnsi="Times New Roman"/>
          <w:color w:val="000000" w:themeColor="text1"/>
          <w:sz w:val="24"/>
          <w:szCs w:val="24"/>
        </w:rPr>
        <w:t xml:space="preserve">(of log-transformed death rates) </w:t>
      </w:r>
      <w:r w:rsidR="00D64877" w:rsidRPr="00C61364">
        <w:rPr>
          <w:rFonts w:ascii="Times New Roman" w:hAnsi="Times New Roman"/>
          <w:color w:val="000000" w:themeColor="text1"/>
          <w:sz w:val="24"/>
          <w:szCs w:val="24"/>
        </w:rPr>
        <w:t>using the linear terms described above along with smoothly varying non-linear terms, specified with a random walk term, as well as an overdispersion term to capture any additional non-linearity.</w:t>
      </w:r>
      <w:commentRangeEnd w:id="56"/>
      <w:r w:rsidR="0082437F">
        <w:rPr>
          <w:rStyle w:val="CommentReference"/>
          <w:rFonts w:asciiTheme="minorHAnsi" w:eastAsiaTheme="minorHAnsi" w:hAnsiTheme="minorHAnsi" w:cstheme="minorBidi"/>
        </w:rPr>
        <w:commentReference w:id="56"/>
      </w:r>
    </w:p>
    <w:p w14:paraId="26110263" w14:textId="77777777" w:rsidR="00E00482" w:rsidRPr="00C61364" w:rsidRDefault="00E00482" w:rsidP="00D76DF7">
      <w:pPr>
        <w:spacing w:after="0" w:line="480" w:lineRule="auto"/>
        <w:jc w:val="both"/>
        <w:outlineLvl w:val="0"/>
        <w:rPr>
          <w:rFonts w:ascii="Times New Roman" w:hAnsi="Times New Roman"/>
          <w:color w:val="000000" w:themeColor="text1"/>
          <w:sz w:val="24"/>
          <w:szCs w:val="24"/>
        </w:rPr>
      </w:pPr>
    </w:p>
    <w:p w14:paraId="7CC726CA" w14:textId="510DE445" w:rsidR="007C1278" w:rsidRPr="00C61364" w:rsidRDefault="00A13D22"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w:t>
      </w:r>
      <w:r w:rsidR="00EE3B3A">
        <w:rPr>
          <w:rFonts w:ascii="Times New Roman" w:hAnsi="Times New Roman"/>
          <w:color w:val="000000" w:themeColor="text1"/>
          <w:sz w:val="24"/>
          <w:szCs w:val="24"/>
        </w:rPr>
        <w:t xml:space="preserve">and their changes over time </w:t>
      </w:r>
      <w:r w:rsidRPr="00C61364">
        <w:rPr>
          <w:rFonts w:ascii="Times New Roman" w:hAnsi="Times New Roman"/>
          <w:color w:val="000000" w:themeColor="text1"/>
          <w:sz w:val="24"/>
          <w:szCs w:val="24"/>
        </w:rPr>
        <w:t xml:space="preserve">are </w:t>
      </w:r>
      <w:r w:rsidR="00C345AC" w:rsidRPr="00C61364">
        <w:rPr>
          <w:rFonts w:ascii="Times New Roman" w:hAnsi="Times New Roman"/>
          <w:color w:val="000000" w:themeColor="text1"/>
          <w:sz w:val="24"/>
          <w:szCs w:val="24"/>
        </w:rPr>
        <w:t>variable by state</w:t>
      </w:r>
      <w:r w:rsidR="001B5646">
        <w:rPr>
          <w:rFonts w:ascii="Times New Roman" w:hAnsi="Times New Roman"/>
          <w:color w:val="000000" w:themeColor="text1"/>
          <w:sz w:val="24"/>
          <w:szCs w:val="24"/>
        </w:rPr>
        <w:t xml:space="preserve"> of the USA</w:t>
      </w:r>
      <w:r w:rsidR="00C345AC" w:rsidRPr="00C61364">
        <w:rPr>
          <w:rFonts w:ascii="Times New Roman" w:hAnsi="Times New Roman"/>
          <w:color w:val="000000" w:themeColor="text1"/>
          <w:sz w:val="24"/>
          <w:szCs w:val="24"/>
        </w:rPr>
        <w:t>,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w:t>
      </w:r>
      <w:r w:rsidR="00720950">
        <w:rPr>
          <w:rFonts w:ascii="Times New Roman" w:hAnsi="Times New Roman"/>
          <w:color w:val="000000" w:themeColor="text1"/>
          <w:sz w:val="24"/>
          <w:szCs w:val="24"/>
        </w:rPr>
        <w:t>may</w:t>
      </w:r>
      <w:r w:rsidR="00BA2C5F" w:rsidRPr="00C61364">
        <w:rPr>
          <w:rFonts w:ascii="Times New Roman" w:hAnsi="Times New Roman"/>
          <w:color w:val="000000" w:themeColor="text1"/>
          <w:sz w:val="24"/>
          <w:szCs w:val="24"/>
        </w:rPr>
        <w:t xml:space="preserve"> be more similar than those further away</w:t>
      </w:r>
      <w:r w:rsidR="00720950">
        <w:rPr>
          <w:rFonts w:ascii="Times New Roman" w:hAnsi="Times New Roman"/>
          <w:color w:val="000000" w:themeColor="text1"/>
          <w:sz w:val="24"/>
          <w:szCs w:val="24"/>
        </w:rPr>
        <w:t>,</w:t>
      </w:r>
      <w:r w:rsidR="004B711E">
        <w:rPr>
          <w:rFonts w:ascii="Times New Roman" w:hAnsi="Times New Roman"/>
          <w:color w:val="000000" w:themeColor="text1"/>
          <w:sz w:val="24"/>
          <w:szCs w:val="24"/>
        </w:rPr>
        <w:t xml:space="preserve"> for</w:t>
      </w:r>
      <w:r w:rsidR="00720950">
        <w:rPr>
          <w:rFonts w:ascii="Times New Roman" w:hAnsi="Times New Roman"/>
          <w:color w:val="000000" w:themeColor="text1"/>
          <w:sz w:val="24"/>
          <w:szCs w:val="24"/>
        </w:rPr>
        <w:t xml:space="preserve"> economic, social</w:t>
      </w:r>
      <w:r w:rsidR="004B711E">
        <w:rPr>
          <w:rFonts w:ascii="Times New Roman" w:hAnsi="Times New Roman"/>
          <w:color w:val="000000" w:themeColor="text1"/>
          <w:sz w:val="24"/>
          <w:szCs w:val="24"/>
        </w:rPr>
        <w:t>, climatic</w:t>
      </w:r>
      <w:r w:rsidR="00720950">
        <w:rPr>
          <w:rFonts w:ascii="Times New Roman" w:hAnsi="Times New Roman"/>
          <w:color w:val="000000" w:themeColor="text1"/>
          <w:sz w:val="24"/>
          <w:szCs w:val="24"/>
        </w:rPr>
        <w:t xml:space="preserve"> and other reasons</w:t>
      </w:r>
      <w:r w:rsidR="00BA2C5F" w:rsidRPr="00C61364">
        <w:rPr>
          <w:rFonts w:ascii="Times New Roman" w:hAnsi="Times New Roman"/>
          <w:color w:val="000000" w:themeColor="text1"/>
          <w:sz w:val="24"/>
          <w:szCs w:val="24"/>
        </w:rPr>
        <w:t xml:space="preserve">. </w:t>
      </w:r>
      <w:r w:rsidR="00B3486D">
        <w:rPr>
          <w:rFonts w:ascii="Times New Roman" w:hAnsi="Times New Roman"/>
          <w:color w:val="000000" w:themeColor="text1"/>
          <w:sz w:val="24"/>
          <w:szCs w:val="24"/>
        </w:rPr>
        <w:t>We</w:t>
      </w:r>
      <w:r w:rsidR="00661BB4">
        <w:rPr>
          <w:rFonts w:ascii="Times New Roman" w:hAnsi="Times New Roman"/>
          <w:color w:val="000000" w:themeColor="text1"/>
          <w:sz w:val="24"/>
          <w:szCs w:val="24"/>
        </w:rPr>
        <w:t xml:space="preserve"> </w:t>
      </w:r>
      <w:r w:rsidR="006E27C6">
        <w:rPr>
          <w:rFonts w:ascii="Times New Roman" w:hAnsi="Times New Roman"/>
          <w:color w:val="000000" w:themeColor="text1"/>
          <w:sz w:val="24"/>
          <w:szCs w:val="24"/>
        </w:rPr>
        <w:t>used</w:t>
      </w:r>
      <w:r w:rsidR="00B3486D">
        <w:rPr>
          <w:rFonts w:ascii="Times New Roman" w:hAnsi="Times New Roman"/>
          <w:color w:val="000000" w:themeColor="text1"/>
          <w:sz w:val="24"/>
          <w:szCs w:val="24"/>
        </w:rPr>
        <w:t xml:space="preserve"> a Conditional Autoregressive (CAR) </w:t>
      </w:r>
      <w:r w:rsidR="0023343A">
        <w:rPr>
          <w:rFonts w:ascii="Times New Roman" w:hAnsi="Times New Roman"/>
          <w:color w:val="000000" w:themeColor="text1"/>
          <w:sz w:val="24"/>
          <w:szCs w:val="24"/>
        </w:rPr>
        <w:t>spatial model</w:t>
      </w:r>
      <w:r w:rsidR="00427EA4" w:rsidRPr="00C61364">
        <w:rPr>
          <w:rFonts w:ascii="Times New Roman" w:hAnsi="Times New Roman"/>
          <w:color w:val="000000" w:themeColor="text1"/>
          <w:sz w:val="24"/>
          <w:szCs w:val="24"/>
        </w:rPr>
        <w:t>, to reflect this</w:t>
      </w:r>
      <w:r w:rsidR="006E27C6">
        <w:rPr>
          <w:rFonts w:ascii="Times New Roman" w:hAnsi="Times New Roman"/>
          <w:color w:val="000000" w:themeColor="text1"/>
          <w:sz w:val="24"/>
          <w:szCs w:val="24"/>
        </w:rPr>
        <w:t>, described in the Supplementary Materials and elsewhere</w:t>
      </w:r>
      <w:r w:rsidR="005D7922">
        <w:rPr>
          <w:rFonts w:ascii="Times New Roman" w:hAnsi="Times New Roman"/>
          <w:color w:val="000000" w:themeColor="text1"/>
          <w:sz w:val="24"/>
          <w:szCs w:val="24"/>
        </w:rPr>
        <w:t>.</w:t>
      </w:r>
      <w:r w:rsidR="005D7922">
        <w:rPr>
          <w:rFonts w:ascii="Times New Roman" w:hAnsi="Times New Roman"/>
          <w:color w:val="000000" w:themeColor="text1"/>
          <w:sz w:val="24"/>
          <w:szCs w:val="24"/>
        </w:rPr>
        <w:fldChar w:fldCharType="begin" w:fldLock="1"/>
      </w:r>
      <w:r w:rsidR="00997E51">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23&lt;/sup&gt;","plainTextFormattedCitation":"23","previouslyFormattedCitation":"&lt;sup&gt;22&lt;/sup&gt;"},"properties":{"noteIndex":0},"schema":"https://github.com/citation-style-language/schema/raw/master/csl-citation.json"}</w:instrText>
      </w:r>
      <w:r w:rsidR="005D7922">
        <w:rPr>
          <w:rFonts w:ascii="Times New Roman" w:hAnsi="Times New Roman"/>
          <w:color w:val="000000" w:themeColor="text1"/>
          <w:sz w:val="24"/>
          <w:szCs w:val="24"/>
        </w:rPr>
        <w:fldChar w:fldCharType="separate"/>
      </w:r>
      <w:r w:rsidR="00997E51" w:rsidRPr="00997E51">
        <w:rPr>
          <w:rFonts w:ascii="Times New Roman" w:hAnsi="Times New Roman"/>
          <w:noProof/>
          <w:color w:val="000000" w:themeColor="text1"/>
          <w:sz w:val="24"/>
          <w:szCs w:val="24"/>
          <w:vertAlign w:val="superscript"/>
        </w:rPr>
        <w:t>23</w:t>
      </w:r>
      <w:r w:rsidR="005D7922">
        <w:rPr>
          <w:rFonts w:ascii="Times New Roman" w:hAnsi="Times New Roman"/>
          <w:color w:val="000000" w:themeColor="text1"/>
          <w:sz w:val="24"/>
          <w:szCs w:val="24"/>
        </w:rPr>
        <w:fldChar w:fldCharType="end"/>
      </w:r>
      <w:r w:rsidR="005D7922">
        <w:rPr>
          <w:rFonts w:ascii="Times New Roman" w:hAnsi="Times New Roman"/>
          <w:color w:val="000000" w:themeColor="text1"/>
          <w:sz w:val="24"/>
          <w:szCs w:val="24"/>
        </w:rPr>
        <w:t xml:space="preserve"> </w:t>
      </w:r>
      <w:r w:rsidR="004337CB" w:rsidRPr="00C61364">
        <w:rPr>
          <w:rFonts w:ascii="Times New Roman" w:hAnsi="Times New Roman"/>
          <w:color w:val="000000" w:themeColor="text1"/>
          <w:sz w:val="24"/>
          <w:szCs w:val="24"/>
        </w:rPr>
        <w:t xml:space="preserve">This allows death rates </w:t>
      </w:r>
      <w:r w:rsidR="006E27C6">
        <w:rPr>
          <w:rFonts w:ascii="Times New Roman" w:hAnsi="Times New Roman"/>
          <w:color w:val="000000" w:themeColor="text1"/>
          <w:sz w:val="24"/>
          <w:szCs w:val="24"/>
        </w:rPr>
        <w:t xml:space="preserve">and trends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83019B">
        <w:rPr>
          <w:rFonts w:ascii="Times New Roman" w:hAnsi="Times New Roman"/>
          <w:color w:val="000000" w:themeColor="text1"/>
          <w:sz w:val="24"/>
          <w:szCs w:val="24"/>
        </w:rPr>
        <w:t>death rates</w:t>
      </w:r>
      <w:r w:rsidR="00D53010" w:rsidRPr="00C61364">
        <w:rPr>
          <w:rFonts w:ascii="Times New Roman" w:hAnsi="Times New Roman"/>
          <w:color w:val="000000" w:themeColor="text1"/>
          <w:sz w:val="24"/>
          <w:szCs w:val="24"/>
        </w:rPr>
        <w:t>.</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Pr>
          <w:rFonts w:ascii="Times New Roman" w:hAnsi="Times New Roman"/>
          <w:color w:val="000000" w:themeColor="text1"/>
          <w:sz w:val="24"/>
          <w:szCs w:val="24"/>
        </w:rPr>
        <w:t xml:space="preserve"> </w:t>
      </w:r>
    </w:p>
    <w:p w14:paraId="55A5A2EC" w14:textId="77777777" w:rsidR="001E2DDB" w:rsidRDefault="001E2DDB" w:rsidP="00D76DF7">
      <w:pPr>
        <w:spacing w:after="0" w:line="480" w:lineRule="auto"/>
        <w:jc w:val="both"/>
        <w:outlineLvl w:val="0"/>
        <w:rPr>
          <w:rFonts w:ascii="Times New Roman" w:hAnsi="Times New Roman"/>
          <w:color w:val="000000" w:themeColor="text1"/>
          <w:sz w:val="24"/>
          <w:szCs w:val="24"/>
        </w:rPr>
      </w:pPr>
    </w:p>
    <w:p w14:paraId="58FF04F5" w14:textId="21DB4259" w:rsidR="001E2DDB" w:rsidRDefault="00592D1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Finally, we </w:t>
      </w:r>
      <w:r w:rsidR="001E2DDB" w:rsidRPr="00C61364">
        <w:rPr>
          <w:rFonts w:ascii="Times New Roman" w:hAnsi="Times New Roman"/>
          <w:color w:val="000000" w:themeColor="text1"/>
          <w:sz w:val="24"/>
          <w:szCs w:val="24"/>
        </w:rPr>
        <w:t xml:space="preserve">included </w:t>
      </w:r>
      <w:r w:rsidR="001E2DDB">
        <w:rPr>
          <w:rFonts w:ascii="Times New Roman" w:hAnsi="Times New Roman"/>
          <w:color w:val="000000" w:themeColor="text1"/>
          <w:sz w:val="24"/>
          <w:szCs w:val="24"/>
        </w:rPr>
        <w:t>the</w:t>
      </w:r>
      <w:r w:rsidR="00D95BCB">
        <w:rPr>
          <w:rFonts w:ascii="Times New Roman" w:hAnsi="Times New Roman"/>
          <w:color w:val="000000" w:themeColor="text1"/>
          <w:sz w:val="24"/>
          <w:szCs w:val="24"/>
        </w:rPr>
        <w:t xml:space="preserve"> monthly</w:t>
      </w:r>
      <w:r w:rsidR="001E2DDB" w:rsidRPr="00C61364">
        <w:rPr>
          <w:rFonts w:ascii="Times New Roman" w:hAnsi="Times New Roman"/>
          <w:color w:val="000000" w:themeColor="text1"/>
          <w:sz w:val="24"/>
          <w:szCs w:val="24"/>
        </w:rPr>
        <w:t xml:space="preserve"> </w:t>
      </w:r>
      <w:r w:rsidR="001E2DDB">
        <w:rPr>
          <w:rFonts w:ascii="Times New Roman" w:hAnsi="Times New Roman"/>
          <w:color w:val="000000" w:themeColor="text1"/>
          <w:sz w:val="24"/>
          <w:szCs w:val="24"/>
        </w:rPr>
        <w:t>anomaly</w:t>
      </w:r>
      <w:r w:rsidR="001E2DDB" w:rsidRPr="00C61364">
        <w:rPr>
          <w:rFonts w:ascii="Times New Roman" w:hAnsi="Times New Roman"/>
          <w:color w:val="000000" w:themeColor="text1"/>
          <w:sz w:val="24"/>
          <w:szCs w:val="24"/>
        </w:rPr>
        <w:t xml:space="preserve"> term</w:t>
      </w:r>
      <w:r w:rsidR="00D95BCB">
        <w:rPr>
          <w:rFonts w:ascii="Times New Roman" w:hAnsi="Times New Roman"/>
          <w:color w:val="000000" w:themeColor="text1"/>
          <w:sz w:val="24"/>
          <w:szCs w:val="24"/>
        </w:rPr>
        <w:t xml:space="preserve"> </w:t>
      </w:r>
      <w:r w:rsidR="001E2DDB" w:rsidRPr="00C61364">
        <w:rPr>
          <w:rFonts w:ascii="Times New Roman" w:hAnsi="Times New Roman"/>
          <w:color w:val="000000" w:themeColor="text1"/>
          <w:sz w:val="24"/>
          <w:szCs w:val="24"/>
        </w:rPr>
        <w:t xml:space="preserve">to infer </w:t>
      </w:r>
      <w:r w:rsidR="00D95BCB">
        <w:rPr>
          <w:rFonts w:ascii="Times New Roman" w:hAnsi="Times New Roman"/>
          <w:color w:val="000000" w:themeColor="text1"/>
          <w:sz w:val="24"/>
          <w:szCs w:val="24"/>
        </w:rPr>
        <w:t>the effect</w:t>
      </w:r>
      <w:r w:rsidR="00B80D4C">
        <w:rPr>
          <w:rFonts w:ascii="Times New Roman" w:hAnsi="Times New Roman"/>
          <w:color w:val="000000" w:themeColor="text1"/>
          <w:sz w:val="24"/>
          <w:szCs w:val="24"/>
        </w:rPr>
        <w:t xml:space="preserve"> of temperature’s deviation from a long-term m</w:t>
      </w:r>
      <w:r w:rsidR="004455F1">
        <w:rPr>
          <w:rFonts w:ascii="Times New Roman" w:hAnsi="Times New Roman"/>
          <w:color w:val="000000" w:themeColor="text1"/>
          <w:sz w:val="24"/>
          <w:szCs w:val="24"/>
        </w:rPr>
        <w:t>ean</w:t>
      </w:r>
      <w:r w:rsidR="001E2DDB">
        <w:rPr>
          <w:rFonts w:ascii="Times New Roman" w:hAnsi="Times New Roman"/>
          <w:color w:val="000000" w:themeColor="text1"/>
          <w:sz w:val="24"/>
          <w:szCs w:val="24"/>
        </w:rPr>
        <w:t>.</w:t>
      </w:r>
      <w:r w:rsidR="008008CC">
        <w:rPr>
          <w:rFonts w:ascii="Times New Roman" w:hAnsi="Times New Roman"/>
          <w:color w:val="000000" w:themeColor="text1"/>
          <w:sz w:val="24"/>
          <w:szCs w:val="24"/>
        </w:rPr>
        <w:t xml:space="preserve"> </w:t>
      </w:r>
      <w:moveFromRangeStart w:id="63" w:author="Parks, Robbie M" w:date="2018-10-29T12:23:00Z" w:name="move528579159"/>
      <w:moveFrom w:id="64" w:author="Parks, Robbie M" w:date="2018-10-29T12:23:00Z">
        <w:r w:rsidR="008008CC" w:rsidDel="00514A85">
          <w:rPr>
            <w:rFonts w:ascii="Times New Roman" w:hAnsi="Times New Roman"/>
            <w:color w:val="000000" w:themeColor="text1"/>
            <w:sz w:val="24"/>
            <w:szCs w:val="24"/>
          </w:rPr>
          <w:t xml:space="preserve">The long-term mean </w:t>
        </w:r>
        <w:r w:rsidR="003F25C7" w:rsidDel="00514A85">
          <w:rPr>
            <w:rFonts w:ascii="Times New Roman" w:hAnsi="Times New Roman"/>
            <w:color w:val="000000" w:themeColor="text1"/>
            <w:sz w:val="24"/>
            <w:szCs w:val="24"/>
          </w:rPr>
          <w:t xml:space="preserve">temperature </w:t>
        </w:r>
        <w:r w:rsidR="008008CC" w:rsidDel="00514A85">
          <w:rPr>
            <w:rFonts w:ascii="Times New Roman" w:hAnsi="Times New Roman"/>
            <w:color w:val="000000" w:themeColor="text1"/>
            <w:sz w:val="24"/>
            <w:szCs w:val="24"/>
          </w:rPr>
          <w:t xml:space="preserve">represents the </w:t>
        </w:r>
        <w:r w:rsidR="003F25C7" w:rsidDel="00514A85">
          <w:rPr>
            <w:rFonts w:ascii="Times New Roman" w:hAnsi="Times New Roman"/>
            <w:color w:val="000000" w:themeColor="text1"/>
            <w:sz w:val="24"/>
            <w:szCs w:val="24"/>
          </w:rPr>
          <w:t>local adaptation</w:t>
        </w:r>
        <w:r w:rsidR="008008CC" w:rsidDel="00514A85">
          <w:rPr>
            <w:rFonts w:ascii="Times New Roman" w:hAnsi="Times New Roman"/>
            <w:color w:val="000000" w:themeColor="text1"/>
            <w:sz w:val="24"/>
            <w:szCs w:val="24"/>
          </w:rPr>
          <w:t xml:space="preserve"> </w:t>
        </w:r>
        <w:r w:rsidR="003F25C7" w:rsidDel="00514A85">
          <w:rPr>
            <w:rFonts w:ascii="Times New Roman" w:hAnsi="Times New Roman"/>
            <w:color w:val="000000" w:themeColor="text1"/>
            <w:sz w:val="24"/>
            <w:szCs w:val="24"/>
          </w:rPr>
          <w:t>temperature</w:t>
        </w:r>
        <w:r w:rsidR="008008CC" w:rsidDel="00514A85">
          <w:rPr>
            <w:rFonts w:ascii="Times New Roman" w:hAnsi="Times New Roman"/>
            <w:color w:val="000000" w:themeColor="text1"/>
            <w:sz w:val="24"/>
            <w:szCs w:val="24"/>
          </w:rPr>
          <w:t xml:space="preserve"> at each </w:t>
        </w:r>
        <w:r w:rsidR="003F25C7" w:rsidDel="00514A85">
          <w:rPr>
            <w:rFonts w:ascii="Times New Roman" w:hAnsi="Times New Roman"/>
            <w:color w:val="000000" w:themeColor="text1"/>
            <w:sz w:val="24"/>
            <w:szCs w:val="24"/>
          </w:rPr>
          <w:t>state in each month.</w:t>
        </w:r>
        <w:r w:rsidR="00D95BCB" w:rsidDel="00514A85">
          <w:rPr>
            <w:rFonts w:ascii="Times New Roman" w:hAnsi="Times New Roman"/>
            <w:color w:val="000000" w:themeColor="text1"/>
            <w:sz w:val="24"/>
            <w:szCs w:val="24"/>
          </w:rPr>
          <w:t xml:space="preserve"> </w:t>
        </w:r>
      </w:moveFrom>
      <w:moveFromRangeEnd w:id="63"/>
      <w:r w:rsidR="00D95BCB">
        <w:rPr>
          <w:rFonts w:ascii="Times New Roman" w:hAnsi="Times New Roman"/>
          <w:color w:val="000000" w:themeColor="text1"/>
          <w:sz w:val="24"/>
          <w:szCs w:val="24"/>
        </w:rPr>
        <w:t xml:space="preserve">We used a </w:t>
      </w:r>
      <w:del w:id="65" w:author="Parks, Robbie M" w:date="2018-10-29T12:48:00Z">
        <w:r w:rsidR="00D95BCB" w:rsidDel="0020532C">
          <w:rPr>
            <w:rFonts w:ascii="Times New Roman" w:hAnsi="Times New Roman"/>
            <w:color w:val="000000" w:themeColor="text1"/>
            <w:sz w:val="24"/>
            <w:szCs w:val="24"/>
          </w:rPr>
          <w:delText xml:space="preserve">cyclic </w:delText>
        </w:r>
      </w:del>
      <w:r w:rsidR="00D95BCB">
        <w:rPr>
          <w:rFonts w:ascii="Times New Roman" w:hAnsi="Times New Roman"/>
          <w:color w:val="000000" w:themeColor="text1"/>
          <w:sz w:val="24"/>
          <w:szCs w:val="24"/>
        </w:rPr>
        <w:t xml:space="preserve">random walk structure </w:t>
      </w:r>
      <w:r w:rsidR="004A5D7D">
        <w:rPr>
          <w:rFonts w:ascii="Times New Roman" w:hAnsi="Times New Roman"/>
          <w:color w:val="000000" w:themeColor="text1"/>
          <w:sz w:val="24"/>
          <w:szCs w:val="24"/>
        </w:rPr>
        <w:t>for the anomaly terms</w:t>
      </w:r>
      <w:ins w:id="66" w:author="Parks, Robbie M" w:date="2018-10-29T12:50:00Z">
        <w:r w:rsidR="0005183C">
          <w:rPr>
            <w:rFonts w:ascii="Times New Roman" w:hAnsi="Times New Roman"/>
            <w:color w:val="000000" w:themeColor="text1"/>
            <w:sz w:val="24"/>
            <w:szCs w:val="24"/>
          </w:rPr>
          <w:t>,</w:t>
        </w:r>
        <w:r w:rsidR="0005183C" w:rsidRPr="0005183C">
          <w:rPr>
            <w:rFonts w:ascii="Times New Roman" w:hAnsi="Times New Roman"/>
            <w:color w:val="000000" w:themeColor="text1"/>
            <w:sz w:val="24"/>
            <w:szCs w:val="24"/>
          </w:rPr>
          <w:t xml:space="preserve"> </w:t>
        </w:r>
        <w:r w:rsidR="0005183C">
          <w:rPr>
            <w:rFonts w:ascii="Times New Roman" w:hAnsi="Times New Roman"/>
            <w:color w:val="000000" w:themeColor="text1"/>
            <w:sz w:val="24"/>
            <w:szCs w:val="24"/>
          </w:rPr>
          <w:t xml:space="preserve">widely used </w:t>
        </w:r>
        <w:r w:rsidR="0005183C">
          <w:rPr>
            <w:rFonts w:ascii="Times New Roman" w:hAnsi="Times New Roman"/>
            <w:color w:val="000000" w:themeColor="text1"/>
            <w:sz w:val="24"/>
            <w:szCs w:val="24"/>
          </w:rPr>
          <w:lastRenderedPageBreak/>
          <w:t>to characterise smoothly varying associations.</w:t>
        </w:r>
        <w:r w:rsidR="0005183C">
          <w:rPr>
            <w:rFonts w:ascii="Times New Roman" w:hAnsi="Times New Roman"/>
            <w:color w:val="000000" w:themeColor="text1"/>
            <w:sz w:val="24"/>
            <w:szCs w:val="24"/>
          </w:rPr>
          <w:fldChar w:fldCharType="begin" w:fldLock="1"/>
        </w:r>
        <w:r w:rsidR="0005183C">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22&lt;/sup&gt;","plainTextFormattedCitation":"22","previouslyFormattedCitation":"&lt;sup&gt;21&lt;/sup&gt;"},"properties":{"noteIndex":0},"schema":"https://github.com/citation-style-language/schema/raw/master/csl-citation.json"}</w:instrText>
        </w:r>
        <w:r w:rsidR="0005183C">
          <w:rPr>
            <w:rFonts w:ascii="Times New Roman" w:hAnsi="Times New Roman"/>
            <w:color w:val="000000" w:themeColor="text1"/>
            <w:sz w:val="24"/>
            <w:szCs w:val="24"/>
          </w:rPr>
          <w:fldChar w:fldCharType="separate"/>
        </w:r>
        <w:r w:rsidR="0005183C" w:rsidRPr="00997E51">
          <w:rPr>
            <w:rFonts w:ascii="Times New Roman" w:hAnsi="Times New Roman"/>
            <w:noProof/>
            <w:color w:val="000000" w:themeColor="text1"/>
            <w:sz w:val="24"/>
            <w:szCs w:val="24"/>
            <w:vertAlign w:val="superscript"/>
          </w:rPr>
          <w:t>22</w:t>
        </w:r>
        <w:r w:rsidR="0005183C">
          <w:rPr>
            <w:rFonts w:ascii="Times New Roman" w:hAnsi="Times New Roman"/>
            <w:color w:val="000000" w:themeColor="text1"/>
            <w:sz w:val="24"/>
            <w:szCs w:val="24"/>
          </w:rPr>
          <w:fldChar w:fldCharType="end"/>
        </w:r>
      </w:ins>
      <w:ins w:id="67" w:author="Parks, Robbie M" w:date="2018-10-29T12:48:00Z">
        <w:r w:rsidR="0040623A">
          <w:rPr>
            <w:rFonts w:ascii="Times New Roman" w:hAnsi="Times New Roman"/>
            <w:color w:val="000000" w:themeColor="text1"/>
            <w:sz w:val="24"/>
            <w:szCs w:val="24"/>
          </w:rPr>
          <w:t>. We used a</w:t>
        </w:r>
        <w:r w:rsidR="0005183C">
          <w:rPr>
            <w:rFonts w:ascii="Times New Roman" w:hAnsi="Times New Roman"/>
            <w:color w:val="000000" w:themeColor="text1"/>
            <w:sz w:val="24"/>
            <w:szCs w:val="24"/>
          </w:rPr>
          <w:t xml:space="preserve"> </w:t>
        </w:r>
        <w:r w:rsidR="001D5083">
          <w:rPr>
            <w:rFonts w:ascii="Times New Roman" w:hAnsi="Times New Roman"/>
            <w:color w:val="000000" w:themeColor="text1"/>
            <w:sz w:val="24"/>
            <w:szCs w:val="24"/>
          </w:rPr>
          <w:t>random walk</w:t>
        </w:r>
      </w:ins>
      <w:ins w:id="68" w:author="Parks, Robbie M" w:date="2018-10-29T12:50:00Z">
        <w:r w:rsidR="0005183C">
          <w:rPr>
            <w:rFonts w:ascii="Times New Roman" w:hAnsi="Times New Roman"/>
            <w:color w:val="000000" w:themeColor="text1"/>
            <w:sz w:val="24"/>
            <w:szCs w:val="24"/>
          </w:rPr>
          <w:t xml:space="preserve"> with a cyclic structure</w:t>
        </w:r>
      </w:ins>
      <w:ins w:id="69" w:author="Parks, Robbie M" w:date="2018-10-29T12:48:00Z">
        <w:r w:rsidR="001D5083">
          <w:rPr>
            <w:rFonts w:ascii="Times New Roman" w:hAnsi="Times New Roman"/>
            <w:color w:val="000000" w:themeColor="text1"/>
            <w:sz w:val="24"/>
            <w:szCs w:val="24"/>
          </w:rPr>
          <w:t>,</w:t>
        </w:r>
        <w:r w:rsidR="0020532C">
          <w:rPr>
            <w:rFonts w:ascii="Times New Roman" w:hAnsi="Times New Roman"/>
            <w:color w:val="000000" w:themeColor="text1"/>
            <w:sz w:val="24"/>
            <w:szCs w:val="24"/>
          </w:rPr>
          <w:t xml:space="preserve"> </w:t>
        </w:r>
      </w:ins>
      <w:r w:rsidR="004A5D7D">
        <w:rPr>
          <w:rFonts w:ascii="Times New Roman" w:hAnsi="Times New Roman"/>
          <w:color w:val="000000" w:themeColor="text1"/>
          <w:sz w:val="24"/>
          <w:szCs w:val="24"/>
        </w:rPr>
        <w:t>allowing December to neighbour January.</w:t>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4F52C000" w14:textId="02C92135" w:rsidR="00860F96" w:rsidRDefault="00520742" w:rsidP="00860F96">
      <w:pPr>
        <w:spacing w:after="0" w:line="480" w:lineRule="auto"/>
        <w:jc w:val="both"/>
        <w:outlineLvl w:val="0"/>
        <w:rPr>
          <w:rFonts w:ascii="Times New Roman" w:hAnsi="Times New Roman"/>
          <w:color w:val="000000" w:themeColor="text1"/>
          <w:sz w:val="24"/>
          <w:szCs w:val="24"/>
        </w:rPr>
      </w:pPr>
      <w:ins w:id="70" w:author="Parks, Robbie M" w:date="2018-10-29T12:45:00Z">
        <w:r>
          <w:rPr>
            <w:rFonts w:ascii="Times New Roman" w:hAnsi="Times New Roman"/>
            <w:color w:val="000000" w:themeColor="text1"/>
            <w:sz w:val="24"/>
            <w:szCs w:val="24"/>
          </w:rPr>
          <w:t>W</w:t>
        </w:r>
      </w:ins>
      <w:r w:rsidRPr="00C61364">
        <w:rPr>
          <w:rFonts w:ascii="Times New Roman" w:hAnsi="Times New Roman"/>
          <w:color w:val="000000" w:themeColor="text1"/>
          <w:sz w:val="24"/>
          <w:szCs w:val="24"/>
        </w:rPr>
        <w:t xml:space="preserve">e ran </w:t>
      </w:r>
      <w:r>
        <w:rPr>
          <w:rFonts w:ascii="Times New Roman" w:hAnsi="Times New Roman"/>
          <w:color w:val="000000" w:themeColor="text1"/>
          <w:sz w:val="24"/>
          <w:szCs w:val="24"/>
        </w:rPr>
        <w:t>models for each combination of injury category, age group, and sex</w:t>
      </w:r>
      <w:r w:rsidRPr="00C61364">
        <w:rPr>
          <w:rFonts w:ascii="Times New Roman" w:hAnsi="Times New Roman"/>
          <w:color w:val="000000" w:themeColor="text1"/>
          <w:sz w:val="24"/>
          <w:szCs w:val="24"/>
        </w:rPr>
        <w:t xml:space="preserve"> separately</w:t>
      </w:r>
      <w:r>
        <w:rPr>
          <w:rFonts w:ascii="Times New Roman" w:hAnsi="Times New Roman"/>
          <w:color w:val="000000" w:themeColor="text1"/>
          <w:sz w:val="24"/>
          <w:szCs w:val="24"/>
        </w:rPr>
        <w:t xml:space="preserve">. </w:t>
      </w:r>
      <w:r w:rsidR="00360A89">
        <w:rPr>
          <w:rFonts w:ascii="Times New Roman" w:hAnsi="Times New Roman"/>
          <w:color w:val="000000" w:themeColor="text1"/>
          <w:sz w:val="24"/>
          <w:szCs w:val="24"/>
        </w:rPr>
        <w:t xml:space="preserve">We </w:t>
      </w:r>
      <w:r w:rsidR="0072641F">
        <w:rPr>
          <w:rFonts w:ascii="Times New Roman" w:hAnsi="Times New Roman"/>
          <w:color w:val="000000" w:themeColor="text1"/>
          <w:sz w:val="24"/>
          <w:szCs w:val="24"/>
        </w:rPr>
        <w:t>performed the Bayesian inference</w:t>
      </w:r>
      <w:r w:rsidR="00360A89">
        <w:rPr>
          <w:rFonts w:ascii="Times New Roman" w:hAnsi="Times New Roman"/>
          <w:color w:val="000000" w:themeColor="text1"/>
          <w:sz w:val="24"/>
          <w:szCs w:val="24"/>
        </w:rPr>
        <w:t xml:space="preserve"> using Integrated Nested Laplace A</w:t>
      </w:r>
      <w:r w:rsidR="0072641F">
        <w:rPr>
          <w:rFonts w:ascii="Times New Roman" w:hAnsi="Times New Roman"/>
          <w:color w:val="000000" w:themeColor="text1"/>
          <w:sz w:val="24"/>
          <w:szCs w:val="24"/>
        </w:rPr>
        <w:t>pproximation (INLA)</w:t>
      </w:r>
      <w:r w:rsidR="00464B7F">
        <w:rPr>
          <w:rFonts w:ascii="Times New Roman" w:hAnsi="Times New Roman"/>
          <w:color w:val="000000" w:themeColor="text1"/>
          <w:sz w:val="24"/>
          <w:szCs w:val="24"/>
        </w:rPr>
        <w:t>,</w:t>
      </w:r>
      <w:r w:rsidR="0072641F">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 xml:space="preserve">using the R-INLA in </w:t>
      </w:r>
      <w:r w:rsidR="00464B7F">
        <w:rPr>
          <w:rFonts w:ascii="Times New Roman" w:hAnsi="Times New Roman"/>
          <w:color w:val="000000" w:themeColor="text1"/>
          <w:sz w:val="24"/>
          <w:szCs w:val="24"/>
        </w:rPr>
        <w:t xml:space="preserve">statistical program </w:t>
      </w:r>
      <w:r w:rsidR="00860F96">
        <w:rPr>
          <w:rFonts w:ascii="Times New Roman" w:hAnsi="Times New Roman"/>
          <w:color w:val="000000" w:themeColor="text1"/>
          <w:sz w:val="24"/>
          <w:szCs w:val="24"/>
        </w:rPr>
        <w:t>R.</w:t>
      </w:r>
      <w:r w:rsidR="00464B7F">
        <w:rPr>
          <w:rFonts w:ascii="Times New Roman" w:hAnsi="Times New Roman"/>
          <w:color w:val="000000" w:themeColor="text1"/>
          <w:sz w:val="24"/>
          <w:szCs w:val="24"/>
        </w:rPr>
        <w:fldChar w:fldCharType="begin" w:fldLock="1"/>
      </w:r>
      <w:r w:rsidR="00997E51">
        <w:rPr>
          <w:rFonts w:ascii="Times New Roman" w:hAnsi="Times New Roman"/>
          <w:color w:val="000000" w:themeColor="text1"/>
          <w:sz w:val="24"/>
          <w:szCs w:val="24"/>
        </w:rPr>
        <w: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24&lt;/sup&gt;","plainTextFormattedCitation":"24","previouslyFormattedCitation":"&lt;sup&gt;23&lt;/sup&gt;"},"properties":{"noteIndex":0},"schema":"https://github.com/citation-style-language/schema/raw/master/csl-citation.json"}</w:instrText>
      </w:r>
      <w:r w:rsidR="00464B7F">
        <w:rPr>
          <w:rFonts w:ascii="Times New Roman" w:hAnsi="Times New Roman"/>
          <w:color w:val="000000" w:themeColor="text1"/>
          <w:sz w:val="24"/>
          <w:szCs w:val="24"/>
        </w:rPr>
        <w:fldChar w:fldCharType="separate"/>
      </w:r>
      <w:r w:rsidR="00997E51" w:rsidRPr="00997E51">
        <w:rPr>
          <w:rFonts w:ascii="Times New Roman" w:hAnsi="Times New Roman"/>
          <w:noProof/>
          <w:color w:val="000000" w:themeColor="text1"/>
          <w:sz w:val="24"/>
          <w:szCs w:val="24"/>
          <w:vertAlign w:val="superscript"/>
        </w:rPr>
        <w:t>24</w:t>
      </w:r>
      <w:r w:rsidR="00464B7F">
        <w:rPr>
          <w:rFonts w:ascii="Times New Roman" w:hAnsi="Times New Roman"/>
          <w:color w:val="000000" w:themeColor="text1"/>
          <w:sz w:val="24"/>
          <w:szCs w:val="24"/>
        </w:rPr>
        <w:fldChar w:fldCharType="end"/>
      </w:r>
      <w:r w:rsidR="00860F96">
        <w:rPr>
          <w:rFonts w:ascii="Times New Roman" w:hAnsi="Times New Roman"/>
          <w:color w:val="000000" w:themeColor="text1"/>
          <w:sz w:val="24"/>
          <w:szCs w:val="24"/>
        </w:rPr>
        <w:t xml:space="preserve"> We collected </w:t>
      </w:r>
      <w:r w:rsidR="00D37EEA">
        <w:rPr>
          <w:rFonts w:ascii="Times New Roman" w:hAnsi="Times New Roman"/>
          <w:color w:val="000000" w:themeColor="text1"/>
          <w:sz w:val="24"/>
          <w:szCs w:val="24"/>
        </w:rPr>
        <w:t>5000 draws from the posterior marginal of each month</w:t>
      </w:r>
      <w:r w:rsidR="00431E3F">
        <w:rPr>
          <w:rFonts w:ascii="Times New Roman" w:hAnsi="Times New Roman"/>
          <w:color w:val="000000" w:themeColor="text1"/>
          <w:sz w:val="24"/>
          <w:szCs w:val="24"/>
        </w:rPr>
        <w:t>’s temperature anomaly</w:t>
      </w:r>
      <w:r w:rsidR="00D37EEA">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term</w:t>
      </w:r>
      <w:r w:rsidR="00724680">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w:t>
      </w:r>
      <w:r w:rsidR="001734E9">
        <w:rPr>
          <w:rFonts w:ascii="Times New Roman" w:hAnsi="Times New Roman"/>
          <w:color w:val="000000" w:themeColor="text1"/>
          <w:sz w:val="24"/>
          <w:szCs w:val="24"/>
        </w:rPr>
        <w:t>The reported 95% credible intervals are given by the 2.5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to 97.5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percentiles of the posterior distribution </w:t>
      </w:r>
      <w:r w:rsidR="006965AD">
        <w:rPr>
          <w:rFonts w:ascii="Times New Roman" w:hAnsi="Times New Roman"/>
          <w:color w:val="000000" w:themeColor="text1"/>
          <w:sz w:val="24"/>
          <w:szCs w:val="24"/>
        </w:rPr>
        <w:t xml:space="preserve">of </w:t>
      </w:r>
      <w:r w:rsidR="001734E9">
        <w:rPr>
          <w:rFonts w:ascii="Times New Roman" w:hAnsi="Times New Roman"/>
          <w:color w:val="000000" w:themeColor="text1"/>
          <w:sz w:val="24"/>
          <w:szCs w:val="24"/>
        </w:rPr>
        <w:t>additional deat</w:t>
      </w:r>
      <w:r w:rsidR="00957F97">
        <w:rPr>
          <w:rFonts w:ascii="Times New Roman" w:hAnsi="Times New Roman"/>
          <w:color w:val="000000" w:themeColor="text1"/>
          <w:sz w:val="24"/>
          <w:szCs w:val="24"/>
        </w:rPr>
        <w:t>hs and excess risk</w:t>
      </w:r>
      <w:r w:rsidR="001734E9">
        <w:rPr>
          <w:rFonts w:ascii="Times New Roman" w:hAnsi="Times New Roman"/>
          <w:color w:val="000000" w:themeColor="text1"/>
          <w:sz w:val="24"/>
          <w:szCs w:val="24"/>
        </w:rPr>
        <w:t>.</w:t>
      </w:r>
    </w:p>
    <w:p w14:paraId="57BCB922" w14:textId="77777777" w:rsidR="00E45FED" w:rsidRDefault="00E45FED" w:rsidP="00860F96">
      <w:pPr>
        <w:spacing w:after="0" w:line="480" w:lineRule="auto"/>
        <w:jc w:val="both"/>
        <w:outlineLvl w:val="0"/>
        <w:rPr>
          <w:rFonts w:ascii="Times New Roman" w:hAnsi="Times New Roman"/>
          <w:color w:val="000000" w:themeColor="text1"/>
          <w:sz w:val="24"/>
          <w:szCs w:val="24"/>
        </w:rPr>
      </w:pPr>
    </w:p>
    <w:p w14:paraId="2BBA4C4B" w14:textId="28A23886" w:rsidR="00E16C0A" w:rsidRDefault="0048319E" w:rsidP="00860F96">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Calculating a</w:t>
      </w:r>
      <w:r w:rsidR="006B5B17">
        <w:rPr>
          <w:rFonts w:ascii="Times New Roman" w:hAnsi="Times New Roman"/>
          <w:i/>
          <w:color w:val="000000" w:themeColor="text1"/>
          <w:sz w:val="24"/>
          <w:szCs w:val="24"/>
        </w:rPr>
        <w:t>dditional deaths</w:t>
      </w:r>
      <w:ins w:id="71" w:author="Parks, Robbie M" w:date="2018-10-29T12:12:00Z">
        <w:r w:rsidR="0051175E">
          <w:rPr>
            <w:rFonts w:ascii="Times New Roman" w:hAnsi="Times New Roman"/>
            <w:i/>
            <w:color w:val="000000" w:themeColor="text1"/>
            <w:sz w:val="24"/>
            <w:szCs w:val="24"/>
          </w:rPr>
          <w:t xml:space="preserve"> in </w:t>
        </w:r>
        <w:r w:rsidR="0051175E" w:rsidRPr="0051175E">
          <w:rPr>
            <w:rFonts w:ascii="Times New Roman" w:hAnsi="Times New Roman"/>
            <w:i/>
            <w:color w:val="000000" w:themeColor="text1"/>
            <w:sz w:val="24"/>
            <w:szCs w:val="24"/>
          </w:rPr>
          <w:t xml:space="preserve">a </w:t>
        </w:r>
        <w:r w:rsidR="0051175E" w:rsidRPr="00704188">
          <w:rPr>
            <w:rFonts w:ascii="Times New Roman" w:hAnsi="Times New Roman"/>
            <w:i/>
            <w:color w:val="000000" w:themeColor="text1"/>
            <w:sz w:val="24"/>
            <w:szCs w:val="24"/>
          </w:rPr>
          <w:t>1°C</w:t>
        </w:r>
        <w:r w:rsidR="0051175E" w:rsidRPr="00704188">
          <w:rPr>
            <w:rFonts w:ascii="Times New Roman" w:hAnsi="Times New Roman"/>
            <w:i/>
            <w:color w:val="000000" w:themeColor="text1"/>
            <w:sz w:val="24"/>
            <w:szCs w:val="24"/>
          </w:rPr>
          <w:t xml:space="preserve"> warmer world</w:t>
        </w:r>
      </w:ins>
    </w:p>
    <w:p w14:paraId="6EF47A16" w14:textId="1C07C7AD" w:rsidR="005259CD" w:rsidRDefault="00782C8F" w:rsidP="005259CD">
      <w:pPr>
        <w:spacing w:after="0" w:line="480" w:lineRule="auto"/>
        <w:jc w:val="both"/>
        <w:outlineLvl w:val="0"/>
        <w:rPr>
          <w:rFonts w:ascii="Times New Roman" w:hAnsi="Times New Roman"/>
          <w:color w:val="000000" w:themeColor="text1"/>
          <w:sz w:val="24"/>
          <w:szCs w:val="24"/>
        </w:rPr>
      </w:pPr>
      <w:ins w:id="72" w:author="Parks, Robbie M" w:date="2018-10-29T12:58:00Z">
        <w:r>
          <w:rPr>
            <w:rFonts w:ascii="Times New Roman" w:hAnsi="Times New Roman"/>
            <w:color w:val="000000" w:themeColor="text1"/>
            <w:sz w:val="24"/>
            <w:szCs w:val="24"/>
          </w:rPr>
          <w:t>W</w:t>
        </w:r>
      </w:ins>
      <w:r w:rsidR="00F76728">
        <w:rPr>
          <w:rFonts w:ascii="Times New Roman" w:hAnsi="Times New Roman"/>
          <w:color w:val="000000" w:themeColor="text1"/>
          <w:sz w:val="24"/>
          <w:szCs w:val="24"/>
        </w:rPr>
        <w:t xml:space="preserve">e </w:t>
      </w:r>
      <w:r w:rsidR="00093E1B">
        <w:rPr>
          <w:rFonts w:ascii="Times New Roman" w:hAnsi="Times New Roman"/>
          <w:color w:val="000000" w:themeColor="text1"/>
          <w:sz w:val="24"/>
          <w:szCs w:val="24"/>
        </w:rPr>
        <w:t xml:space="preserve">calculated the </w:t>
      </w:r>
      <w:r w:rsidR="005633D8">
        <w:rPr>
          <w:rFonts w:ascii="Times New Roman" w:hAnsi="Times New Roman"/>
          <w:color w:val="000000" w:themeColor="text1"/>
          <w:sz w:val="24"/>
          <w:szCs w:val="24"/>
        </w:rPr>
        <w:t xml:space="preserve">national </w:t>
      </w:r>
      <w:r w:rsidR="00093E1B">
        <w:rPr>
          <w:rFonts w:ascii="Times New Roman" w:hAnsi="Times New Roman"/>
          <w:color w:val="000000" w:themeColor="text1"/>
          <w:sz w:val="24"/>
          <w:szCs w:val="24"/>
        </w:rPr>
        <w:t>expected change in deaths by month in 2</w:t>
      </w:r>
      <w:r w:rsidR="00E16C0A">
        <w:rPr>
          <w:rFonts w:ascii="Times New Roman" w:hAnsi="Times New Roman"/>
          <w:color w:val="000000" w:themeColor="text1"/>
          <w:sz w:val="24"/>
          <w:szCs w:val="24"/>
        </w:rPr>
        <w:t>016 for a uniform increase of 1</w:t>
      </w:r>
      <w:r w:rsidR="00E16C0A" w:rsidRPr="00E16C0A">
        <w:rPr>
          <w:rFonts w:ascii="Times New Roman" w:hAnsi="Times New Roman"/>
          <w:color w:val="000000" w:themeColor="text1"/>
          <w:sz w:val="24"/>
          <w:szCs w:val="24"/>
        </w:rPr>
        <w:t>°</w:t>
      </w:r>
      <w:r w:rsidR="00093E1B">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state and month</w:t>
      </w:r>
      <w:r w:rsidR="00093E1B">
        <w:rPr>
          <w:rFonts w:ascii="Times New Roman" w:hAnsi="Times New Roman"/>
          <w:color w:val="000000" w:themeColor="text1"/>
          <w:sz w:val="24"/>
          <w:szCs w:val="24"/>
        </w:rPr>
        <w:t xml:space="preserve"> for each</w:t>
      </w:r>
      <w:r w:rsidR="00CA2FE9">
        <w:rPr>
          <w:rFonts w:ascii="Times New Roman" w:hAnsi="Times New Roman"/>
          <w:color w:val="000000" w:themeColor="text1"/>
          <w:sz w:val="24"/>
          <w:szCs w:val="24"/>
        </w:rPr>
        <w:t xml:space="preserve"> age group, sex and cause</w:t>
      </w:r>
      <w:r w:rsidR="00E3399E">
        <w:rPr>
          <w:rFonts w:ascii="Times New Roman" w:hAnsi="Times New Roman"/>
          <w:color w:val="000000" w:themeColor="text1"/>
          <w:sz w:val="24"/>
          <w:szCs w:val="24"/>
        </w:rPr>
        <w:t xml:space="preserve"> to give us additional deaths</w:t>
      </w:r>
      <w:r w:rsidR="003C28C6">
        <w:rPr>
          <w:rFonts w:ascii="Times New Roman" w:hAnsi="Times New Roman"/>
          <w:color w:val="000000" w:themeColor="text1"/>
          <w:sz w:val="24"/>
          <w:szCs w:val="24"/>
        </w:rPr>
        <w:t>.</w:t>
      </w:r>
      <w:ins w:id="73" w:author="Ezzati, Majid" w:date="2018-10-22T19:34:00Z">
        <w:r w:rsidR="0082437F">
          <w:rPr>
            <w:rFonts w:ascii="Times New Roman" w:hAnsi="Times New Roman"/>
            <w:color w:val="000000" w:themeColor="text1"/>
            <w:sz w:val="24"/>
            <w:szCs w:val="24"/>
          </w:rPr>
          <w:t xml:space="preserve"> For these calculations we</w:t>
        </w:r>
      </w:ins>
      <w:ins w:id="74" w:author="Parks, Robbie M" w:date="2018-10-29T12:59:00Z">
        <w:r w:rsidR="00EE14D8">
          <w:rPr>
            <w:rFonts w:ascii="Times New Roman" w:hAnsi="Times New Roman"/>
            <w:color w:val="000000" w:themeColor="text1"/>
            <w:sz w:val="24"/>
            <w:szCs w:val="24"/>
          </w:rPr>
          <w:t xml:space="preserve"> </w:t>
        </w:r>
      </w:ins>
      <w:ins w:id="75" w:author="Ezzati, Majid" w:date="2018-10-22T19:34:00Z">
        <w:del w:id="76" w:author="Parks, Robbie M" w:date="2018-10-29T12:59:00Z">
          <w:r w:rsidR="0082437F" w:rsidDel="00EE14D8">
            <w:rPr>
              <w:rFonts w:ascii="Times New Roman" w:hAnsi="Times New Roman"/>
              <w:color w:val="000000" w:themeColor="text1"/>
              <w:sz w:val="24"/>
              <w:szCs w:val="24"/>
            </w:rPr>
            <w:delText xml:space="preserve"> …</w:delText>
          </w:r>
        </w:del>
      </w:ins>
      <w:del w:id="77" w:author="Parks, Robbie M" w:date="2018-10-29T12:59:00Z">
        <w:r w:rsidR="003C28C6" w:rsidDel="00EE14D8">
          <w:rPr>
            <w:rFonts w:ascii="Times New Roman" w:hAnsi="Times New Roman"/>
            <w:color w:val="000000" w:themeColor="text1"/>
            <w:sz w:val="24"/>
            <w:szCs w:val="24"/>
          </w:rPr>
          <w:delText xml:space="preserve"> </w:delText>
        </w:r>
        <w:r w:rsidR="00FE46A6" w:rsidDel="00EE14D8">
          <w:rPr>
            <w:rFonts w:ascii="Times New Roman" w:hAnsi="Times New Roman"/>
            <w:color w:val="000000" w:themeColor="text1"/>
            <w:sz w:val="24"/>
            <w:szCs w:val="24"/>
          </w:rPr>
          <w:delText xml:space="preserve">By </w:delText>
        </w:r>
      </w:del>
      <w:r w:rsidR="00FE46A6">
        <w:rPr>
          <w:rFonts w:ascii="Times New Roman" w:hAnsi="Times New Roman"/>
          <w:color w:val="000000" w:themeColor="text1"/>
          <w:sz w:val="24"/>
          <w:szCs w:val="24"/>
        </w:rPr>
        <w:t>multipl</w:t>
      </w:r>
      <w:ins w:id="78" w:author="Parks, Robbie M" w:date="2018-10-29T12:59:00Z">
        <w:r w:rsidR="00EE14D8">
          <w:rPr>
            <w:rFonts w:ascii="Times New Roman" w:hAnsi="Times New Roman"/>
            <w:color w:val="000000" w:themeColor="text1"/>
            <w:sz w:val="24"/>
            <w:szCs w:val="24"/>
          </w:rPr>
          <w:t>ied</w:t>
        </w:r>
      </w:ins>
      <w:del w:id="79" w:author="Parks, Robbie M" w:date="2018-10-29T12:59:00Z">
        <w:r w:rsidR="00FE46A6" w:rsidDel="00EE14D8">
          <w:rPr>
            <w:rFonts w:ascii="Times New Roman" w:hAnsi="Times New Roman"/>
            <w:color w:val="000000" w:themeColor="text1"/>
            <w:sz w:val="24"/>
            <w:szCs w:val="24"/>
          </w:rPr>
          <w:delText>ying</w:delText>
        </w:r>
      </w:del>
      <w:r w:rsidR="00FE46A6">
        <w:rPr>
          <w:rFonts w:ascii="Times New Roman" w:hAnsi="Times New Roman"/>
          <w:color w:val="000000" w:themeColor="text1"/>
          <w:sz w:val="24"/>
          <w:szCs w:val="24"/>
        </w:rPr>
        <w:t xml:space="preserve"> the actual death counts </w:t>
      </w:r>
      <w:r w:rsidR="00D97AD2">
        <w:rPr>
          <w:rFonts w:ascii="Times New Roman" w:hAnsi="Times New Roman"/>
          <w:color w:val="000000" w:themeColor="text1"/>
          <w:sz w:val="24"/>
          <w:szCs w:val="24"/>
        </w:rPr>
        <w:t xml:space="preserve">in 2016 </w:t>
      </w:r>
      <w:r w:rsidR="00FE46A6">
        <w:rPr>
          <w:rFonts w:ascii="Times New Roman" w:hAnsi="Times New Roman"/>
          <w:color w:val="000000" w:themeColor="text1"/>
          <w:sz w:val="24"/>
          <w:szCs w:val="24"/>
        </w:rPr>
        <w:t>by the excess risk of each monthly temperature anomaly term</w:t>
      </w:r>
      <w:ins w:id="80" w:author="Parks, Robbie M" w:date="2018-10-29T12:59:00Z">
        <w:r w:rsidR="00947DBC">
          <w:rPr>
            <w:rFonts w:ascii="Times New Roman" w:hAnsi="Times New Roman"/>
            <w:color w:val="000000" w:themeColor="text1"/>
            <w:sz w:val="24"/>
            <w:szCs w:val="24"/>
          </w:rPr>
          <w:t>.</w:t>
        </w:r>
      </w:ins>
      <w:del w:id="81" w:author="Parks, Robbie M" w:date="2018-10-29T12:59:00Z">
        <w:r w:rsidR="00FE46A6" w:rsidDel="00947DBC">
          <w:rPr>
            <w:rFonts w:ascii="Times New Roman" w:hAnsi="Times New Roman"/>
            <w:color w:val="000000" w:themeColor="text1"/>
            <w:sz w:val="24"/>
            <w:szCs w:val="24"/>
          </w:rPr>
          <w:delText>,</w:delText>
        </w:r>
      </w:del>
      <w:r w:rsidR="00FE46A6">
        <w:rPr>
          <w:rFonts w:ascii="Times New Roman" w:hAnsi="Times New Roman"/>
          <w:color w:val="000000" w:themeColor="text1"/>
          <w:sz w:val="24"/>
          <w:szCs w:val="24"/>
        </w:rPr>
        <w:t xml:space="preserve"> </w:t>
      </w:r>
      <w:ins w:id="82" w:author="Parks, Robbie M" w:date="2018-10-29T12:59:00Z">
        <w:r w:rsidR="00947DBC">
          <w:rPr>
            <w:rFonts w:ascii="Times New Roman" w:hAnsi="Times New Roman"/>
            <w:color w:val="000000" w:themeColor="text1"/>
            <w:sz w:val="24"/>
            <w:szCs w:val="24"/>
          </w:rPr>
          <w:t>W</w:t>
        </w:r>
      </w:ins>
      <w:del w:id="83" w:author="Parks, Robbie M" w:date="2018-10-29T12:59:00Z">
        <w:r w:rsidR="00FE46A6" w:rsidDel="00947DBC">
          <w:rPr>
            <w:rFonts w:ascii="Times New Roman" w:hAnsi="Times New Roman"/>
            <w:color w:val="000000" w:themeColor="text1"/>
            <w:sz w:val="24"/>
            <w:szCs w:val="24"/>
          </w:rPr>
          <w:delText>w</w:delText>
        </w:r>
      </w:del>
      <w:r w:rsidR="00FE46A6">
        <w:rPr>
          <w:rFonts w:ascii="Times New Roman" w:hAnsi="Times New Roman"/>
          <w:color w:val="000000" w:themeColor="text1"/>
          <w:sz w:val="24"/>
          <w:szCs w:val="24"/>
        </w:rPr>
        <w:t xml:space="preserve">e </w:t>
      </w:r>
      <w:ins w:id="84" w:author="Parks, Robbie M" w:date="2018-10-29T12:59:00Z">
        <w:r w:rsidR="00947DBC">
          <w:rPr>
            <w:rFonts w:ascii="Times New Roman" w:hAnsi="Times New Roman"/>
            <w:color w:val="000000" w:themeColor="text1"/>
            <w:sz w:val="24"/>
            <w:szCs w:val="24"/>
          </w:rPr>
          <w:t xml:space="preserve">then </w:t>
        </w:r>
      </w:ins>
      <w:r w:rsidR="00FE46A6">
        <w:rPr>
          <w:rFonts w:ascii="Times New Roman" w:hAnsi="Times New Roman"/>
          <w:color w:val="000000" w:themeColor="text1"/>
          <w:sz w:val="24"/>
          <w:szCs w:val="24"/>
        </w:rPr>
        <w:t xml:space="preserve">obtained an estimate of the change in deaths for </w:t>
      </w:r>
      <w:r w:rsidR="005179F4">
        <w:rPr>
          <w:rFonts w:ascii="Times New Roman" w:hAnsi="Times New Roman"/>
          <w:color w:val="000000" w:themeColor="text1"/>
          <w:sz w:val="24"/>
          <w:szCs w:val="24"/>
        </w:rPr>
        <w:t xml:space="preserve">a </w:t>
      </w:r>
      <w:r w:rsidR="00FE46A6">
        <w:rPr>
          <w:rFonts w:ascii="Times New Roman" w:hAnsi="Times New Roman"/>
          <w:color w:val="000000" w:themeColor="text1"/>
          <w:sz w:val="24"/>
          <w:szCs w:val="24"/>
        </w:rPr>
        <w:t>uniform increase of 1</w:t>
      </w:r>
      <w:r w:rsidR="00FE46A6" w:rsidRPr="00E16C0A">
        <w:rPr>
          <w:rFonts w:ascii="Times New Roman" w:hAnsi="Times New Roman"/>
          <w:color w:val="000000" w:themeColor="text1"/>
          <w:sz w:val="24"/>
          <w:szCs w:val="24"/>
        </w:rPr>
        <w:t>°</w:t>
      </w:r>
      <w:r w:rsidR="00FE46A6">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month and state</w:t>
      </w:r>
      <w:r w:rsidR="00ED27C3">
        <w:rPr>
          <w:rFonts w:ascii="Times New Roman" w:hAnsi="Times New Roman"/>
          <w:color w:val="000000" w:themeColor="text1"/>
          <w:sz w:val="24"/>
          <w:szCs w:val="24"/>
        </w:rPr>
        <w:t xml:space="preserve">, which we summarised by </w:t>
      </w:r>
      <w:r w:rsidR="00352D62">
        <w:rPr>
          <w:rFonts w:ascii="Times New Roman" w:hAnsi="Times New Roman"/>
          <w:color w:val="000000" w:themeColor="text1"/>
          <w:sz w:val="24"/>
          <w:szCs w:val="24"/>
        </w:rPr>
        <w:t>category of injury death,</w:t>
      </w:r>
      <w:r w:rsidR="00785C4C">
        <w:rPr>
          <w:rFonts w:ascii="Times New Roman" w:hAnsi="Times New Roman"/>
          <w:color w:val="000000" w:themeColor="text1"/>
          <w:sz w:val="24"/>
          <w:szCs w:val="24"/>
        </w:rPr>
        <w:t xml:space="preserve"> sex,</w:t>
      </w:r>
      <w:r w:rsidR="00352D62">
        <w:rPr>
          <w:rFonts w:ascii="Times New Roman" w:hAnsi="Times New Roman"/>
          <w:color w:val="000000" w:themeColor="text1"/>
          <w:sz w:val="24"/>
          <w:szCs w:val="24"/>
        </w:rPr>
        <w:t xml:space="preserve"> </w:t>
      </w:r>
      <w:r w:rsidR="00ED27C3">
        <w:rPr>
          <w:rFonts w:ascii="Times New Roman" w:hAnsi="Times New Roman"/>
          <w:color w:val="000000" w:themeColor="text1"/>
          <w:sz w:val="24"/>
          <w:szCs w:val="24"/>
        </w:rPr>
        <w:t>month and age</w:t>
      </w:r>
      <w:r w:rsidR="00FE46A6">
        <w:rPr>
          <w:rFonts w:ascii="Times New Roman" w:hAnsi="Times New Roman"/>
          <w:color w:val="000000" w:themeColor="text1"/>
          <w:sz w:val="24"/>
          <w:szCs w:val="24"/>
        </w:rPr>
        <w:t>.</w:t>
      </w:r>
      <w:r w:rsidR="00EB2987">
        <w:rPr>
          <w:rFonts w:ascii="Times New Roman" w:hAnsi="Times New Roman"/>
          <w:color w:val="000000" w:themeColor="text1"/>
          <w:sz w:val="24"/>
          <w:szCs w:val="24"/>
        </w:rPr>
        <w:t xml:space="preserve"> </w:t>
      </w:r>
      <w:commentRangeStart w:id="85"/>
      <w:commentRangeStart w:id="86"/>
      <w:r w:rsidR="00EB2987">
        <w:rPr>
          <w:rFonts w:ascii="Times New Roman" w:hAnsi="Times New Roman"/>
          <w:color w:val="000000" w:themeColor="text1"/>
          <w:sz w:val="24"/>
          <w:szCs w:val="24"/>
        </w:rPr>
        <w:t>We also divided the additional expected deaths by the population to obtain the age- and month-summarised exce</w:t>
      </w:r>
      <w:r w:rsidR="0060531B">
        <w:rPr>
          <w:rFonts w:ascii="Times New Roman" w:hAnsi="Times New Roman"/>
          <w:color w:val="000000" w:themeColor="text1"/>
          <w:sz w:val="24"/>
          <w:szCs w:val="24"/>
        </w:rPr>
        <w:t>ss risk</w:t>
      </w:r>
      <w:r w:rsidR="0064674D">
        <w:rPr>
          <w:rFonts w:ascii="Times New Roman" w:hAnsi="Times New Roman"/>
          <w:color w:val="000000" w:themeColor="text1"/>
          <w:sz w:val="24"/>
          <w:szCs w:val="24"/>
        </w:rPr>
        <w:t xml:space="preserve"> for each s</w:t>
      </w:r>
      <w:r w:rsidR="00A209D9">
        <w:rPr>
          <w:rFonts w:ascii="Times New Roman" w:hAnsi="Times New Roman"/>
          <w:color w:val="000000" w:themeColor="text1"/>
          <w:sz w:val="24"/>
          <w:szCs w:val="24"/>
        </w:rPr>
        <w:t>ex and injury category</w:t>
      </w:r>
      <w:r w:rsidR="0060531B">
        <w:rPr>
          <w:rFonts w:ascii="Times New Roman" w:hAnsi="Times New Roman"/>
          <w:color w:val="000000" w:themeColor="text1"/>
          <w:sz w:val="24"/>
          <w:szCs w:val="24"/>
        </w:rPr>
        <w:t>.</w:t>
      </w:r>
      <w:commentRangeEnd w:id="85"/>
      <w:r w:rsidR="0082437F">
        <w:rPr>
          <w:rStyle w:val="CommentReference"/>
          <w:rFonts w:asciiTheme="minorHAnsi" w:eastAsiaTheme="minorHAnsi" w:hAnsiTheme="minorHAnsi" w:cstheme="minorBidi"/>
        </w:rPr>
        <w:commentReference w:id="85"/>
      </w:r>
      <w:commentRangeEnd w:id="86"/>
      <w:r w:rsidR="00463A1C">
        <w:rPr>
          <w:rStyle w:val="CommentReference"/>
          <w:rFonts w:asciiTheme="minorHAnsi" w:eastAsiaTheme="minorHAnsi" w:hAnsiTheme="minorHAnsi" w:cstheme="minorBidi"/>
        </w:rPr>
        <w:commentReference w:id="86"/>
      </w:r>
    </w:p>
    <w:p w14:paraId="62E52914" w14:textId="77777777" w:rsidR="005259CD" w:rsidRDefault="005259CD" w:rsidP="005259CD">
      <w:pPr>
        <w:spacing w:after="0" w:line="480" w:lineRule="auto"/>
        <w:jc w:val="both"/>
        <w:outlineLvl w:val="0"/>
        <w:rPr>
          <w:rFonts w:ascii="Times New Roman" w:hAnsi="Times New Roman"/>
          <w:color w:val="000000" w:themeColor="text1"/>
          <w:sz w:val="24"/>
          <w:szCs w:val="24"/>
        </w:rPr>
      </w:pPr>
    </w:p>
    <w:p w14:paraId="74DEDCC6" w14:textId="33FC956E" w:rsidR="00A548DF" w:rsidRPr="005259CD" w:rsidRDefault="000210D1" w:rsidP="005259CD">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b/>
          <w:sz w:val="24"/>
          <w:szCs w:val="24"/>
        </w:rPr>
        <w:t>Results</w:t>
      </w:r>
    </w:p>
    <w:p w14:paraId="3367E374" w14:textId="7EC46889" w:rsidR="002C5217" w:rsidRDefault="00E6481D" w:rsidP="00143E18">
      <w:pPr>
        <w:spacing w:after="0" w:line="480" w:lineRule="auto"/>
        <w:jc w:val="both"/>
        <w:rPr>
          <w:ins w:id="87" w:author="Ezzati, Majid" w:date="2018-10-22T19:48:00Z"/>
          <w:rFonts w:ascii="Times New Roman" w:hAnsi="Times New Roman"/>
          <w:sz w:val="24"/>
          <w:szCs w:val="24"/>
        </w:rPr>
      </w:pPr>
      <w:ins w:id="88" w:author="Parks, Robbie M" w:date="2018-10-29T12:16:00Z">
        <w:r>
          <w:rPr>
            <w:rFonts w:ascii="Times New Roman" w:hAnsi="Times New Roman"/>
            <w:sz w:val="24"/>
            <w:szCs w:val="24"/>
          </w:rPr>
          <w:t xml:space="preserve">(Figure XX) </w:t>
        </w:r>
      </w:ins>
      <w:ins w:id="89" w:author="Ezzati, Majid" w:date="2018-10-22T19:48:00Z">
        <w:r w:rsidR="002C5217">
          <w:rPr>
            <w:rFonts w:ascii="Times New Roman" w:hAnsi="Times New Roman"/>
            <w:sz w:val="24"/>
            <w:szCs w:val="24"/>
          </w:rPr>
          <w:t xml:space="preserve">[[[what is not here, and very relevant, is the two descriptive figures. These are not just for people’s information; they are the </w:t>
        </w:r>
      </w:ins>
      <w:ins w:id="90" w:author="Ezzati, Majid" w:date="2018-10-22T19:49:00Z">
        <w:r w:rsidR="002C5217">
          <w:rPr>
            <w:rFonts w:ascii="Times New Roman" w:hAnsi="Times New Roman"/>
            <w:sz w:val="24"/>
            <w:szCs w:val="24"/>
          </w:rPr>
          <w:t>most</w:t>
        </w:r>
      </w:ins>
      <w:ins w:id="91" w:author="Ezzati, Majid" w:date="2018-10-22T19:48:00Z">
        <w:r w:rsidR="002C5217">
          <w:rPr>
            <w:rFonts w:ascii="Times New Roman" w:hAnsi="Times New Roman"/>
            <w:sz w:val="24"/>
            <w:szCs w:val="24"/>
          </w:rPr>
          <w:t xml:space="preserve"> </w:t>
        </w:r>
      </w:ins>
      <w:ins w:id="92" w:author="Ezzati, Majid" w:date="2018-10-22T19:49:00Z">
        <w:r w:rsidR="002C5217">
          <w:rPr>
            <w:rFonts w:ascii="Times New Roman" w:hAnsi="Times New Roman"/>
            <w:sz w:val="24"/>
            <w:szCs w:val="24"/>
          </w:rPr>
          <w:t>intuitive results. as below, let’s go for bullets]]]</w:t>
        </w:r>
      </w:ins>
    </w:p>
    <w:p w14:paraId="790003F8" w14:textId="77777777" w:rsidR="002C5217" w:rsidRDefault="002C5217" w:rsidP="00143E18">
      <w:pPr>
        <w:spacing w:after="0" w:line="480" w:lineRule="auto"/>
        <w:jc w:val="both"/>
        <w:rPr>
          <w:ins w:id="93" w:author="Ezzati, Majid" w:date="2018-10-22T19:48:00Z"/>
          <w:rFonts w:ascii="Times New Roman" w:hAnsi="Times New Roman"/>
          <w:sz w:val="24"/>
          <w:szCs w:val="24"/>
        </w:rPr>
      </w:pPr>
    </w:p>
    <w:p w14:paraId="5BC9E1C0" w14:textId="2256DA43" w:rsidR="00505130" w:rsidRDefault="006D42B5" w:rsidP="00143E18">
      <w:pPr>
        <w:spacing w:after="0" w:line="480" w:lineRule="auto"/>
        <w:jc w:val="both"/>
        <w:rPr>
          <w:rFonts w:ascii="Times New Roman" w:hAnsi="Times New Roman"/>
          <w:sz w:val="24"/>
          <w:szCs w:val="24"/>
        </w:rPr>
      </w:pPr>
      <w:del w:id="94" w:author="Ezzati, Majid" w:date="2018-10-22T19:37:00Z">
        <w:r w:rsidDel="0082437F">
          <w:rPr>
            <w:rFonts w:ascii="Times New Roman" w:hAnsi="Times New Roman"/>
            <w:sz w:val="24"/>
            <w:szCs w:val="24"/>
          </w:rPr>
          <w:lastRenderedPageBreak/>
          <w:delText>The proportional effect of warm temperature on injury mortality varied substantially by category of injury death, sex,</w:delText>
        </w:r>
        <w:r w:rsidR="0083712C" w:rsidDel="0082437F">
          <w:rPr>
            <w:rFonts w:ascii="Times New Roman" w:hAnsi="Times New Roman"/>
            <w:sz w:val="24"/>
            <w:szCs w:val="24"/>
          </w:rPr>
          <w:delText xml:space="preserve"> and age group</w:delText>
        </w:r>
        <w:r w:rsidR="00C65E19" w:rsidDel="0082437F">
          <w:rPr>
            <w:rFonts w:ascii="Times New Roman" w:hAnsi="Times New Roman"/>
            <w:sz w:val="24"/>
            <w:szCs w:val="24"/>
          </w:rPr>
          <w:delText xml:space="preserve"> (Supplementary Figure XX)</w:delText>
        </w:r>
        <w:r w:rsidDel="0082437F">
          <w:rPr>
            <w:rFonts w:ascii="Times New Roman" w:hAnsi="Times New Roman"/>
            <w:sz w:val="24"/>
            <w:szCs w:val="24"/>
          </w:rPr>
          <w:delText xml:space="preserve">. </w:delText>
        </w:r>
      </w:del>
      <w:commentRangeStart w:id="95"/>
      <w:r w:rsidR="0083712C">
        <w:rPr>
          <w:rFonts w:ascii="Times New Roman" w:hAnsi="Times New Roman"/>
          <w:sz w:val="24"/>
          <w:szCs w:val="24"/>
        </w:rPr>
        <w:t xml:space="preserve">The </w:t>
      </w:r>
      <w:r w:rsidR="00CB63CB">
        <w:rPr>
          <w:rFonts w:ascii="Times New Roman" w:hAnsi="Times New Roman"/>
          <w:sz w:val="24"/>
          <w:szCs w:val="24"/>
        </w:rPr>
        <w:t xml:space="preserve">responses varied from the </w:t>
      </w:r>
      <w:r w:rsidR="0083712C">
        <w:rPr>
          <w:rFonts w:ascii="Times New Roman" w:hAnsi="Times New Roman"/>
          <w:sz w:val="24"/>
          <w:szCs w:val="24"/>
        </w:rPr>
        <w:t>single largest response</w:t>
      </w:r>
      <w:r w:rsidR="00D7511D">
        <w:rPr>
          <w:rFonts w:ascii="Times New Roman" w:hAnsi="Times New Roman"/>
          <w:sz w:val="24"/>
          <w:szCs w:val="24"/>
        </w:rPr>
        <w:t xml:space="preserve"> in excess risk</w:t>
      </w:r>
      <w:r w:rsidR="0083712C">
        <w:rPr>
          <w:rFonts w:ascii="Times New Roman" w:hAnsi="Times New Roman"/>
          <w:sz w:val="24"/>
          <w:szCs w:val="24"/>
        </w:rPr>
        <w:t xml:space="preserve"> for drownings in men aged between 15 and 24 years</w:t>
      </w:r>
      <w:r w:rsidR="00CB63CB">
        <w:rPr>
          <w:rFonts w:ascii="Times New Roman" w:hAnsi="Times New Roman"/>
          <w:sz w:val="24"/>
          <w:szCs w:val="24"/>
        </w:rPr>
        <w:t xml:space="preserve">, with an increase of </w:t>
      </w:r>
      <w:r w:rsidR="00A63EF1">
        <w:rPr>
          <w:rFonts w:ascii="Times New Roman" w:hAnsi="Times New Roman"/>
          <w:sz w:val="24"/>
          <w:szCs w:val="24"/>
        </w:rPr>
        <w:t>8.3%</w:t>
      </w:r>
      <w:r w:rsidR="00CB63CB">
        <w:rPr>
          <w:rFonts w:ascii="Times New Roman" w:hAnsi="Times New Roman"/>
          <w:sz w:val="24"/>
          <w:szCs w:val="24"/>
        </w:rPr>
        <w:t xml:space="preserve"> (95% credible interval </w:t>
      </w:r>
      <w:r w:rsidR="00C36D90">
        <w:rPr>
          <w:rFonts w:ascii="Times New Roman" w:hAnsi="Times New Roman"/>
          <w:sz w:val="24"/>
          <w:szCs w:val="24"/>
        </w:rPr>
        <w:t>7.3%</w:t>
      </w:r>
      <w:r w:rsidR="00CB63CB">
        <w:rPr>
          <w:rFonts w:ascii="Times New Roman" w:hAnsi="Times New Roman"/>
          <w:sz w:val="24"/>
          <w:szCs w:val="24"/>
        </w:rPr>
        <w:t>,</w:t>
      </w:r>
      <w:r w:rsidR="00C36D90">
        <w:rPr>
          <w:rFonts w:ascii="Times New Roman" w:hAnsi="Times New Roman"/>
          <w:sz w:val="24"/>
          <w:szCs w:val="24"/>
        </w:rPr>
        <w:t>9.3</w:t>
      </w:r>
      <w:r w:rsidR="00CB63CB">
        <w:rPr>
          <w:rFonts w:ascii="Times New Roman" w:hAnsi="Times New Roman"/>
          <w:sz w:val="24"/>
          <w:szCs w:val="24"/>
        </w:rPr>
        <w:t>) associated with 1</w:t>
      </w:r>
      <w:r w:rsidR="00CB63CB" w:rsidRPr="00802B74">
        <w:rPr>
          <w:rFonts w:ascii="Times New Roman" w:hAnsi="Times New Roman"/>
          <w:sz w:val="24"/>
          <w:szCs w:val="24"/>
        </w:rPr>
        <w:t>°</w:t>
      </w:r>
      <w:r w:rsidR="00CB63CB">
        <w:rPr>
          <w:rFonts w:ascii="Times New Roman" w:hAnsi="Times New Roman"/>
          <w:sz w:val="24"/>
          <w:szCs w:val="24"/>
        </w:rPr>
        <w:t xml:space="preserve">C additional warming </w:t>
      </w:r>
      <w:r w:rsidR="00267A9F">
        <w:rPr>
          <w:rFonts w:ascii="Times New Roman" w:hAnsi="Times New Roman"/>
          <w:sz w:val="24"/>
          <w:szCs w:val="24"/>
        </w:rPr>
        <w:t>across all months</w:t>
      </w:r>
      <w:r w:rsidR="00D7511D">
        <w:rPr>
          <w:rFonts w:ascii="Times New Roman" w:hAnsi="Times New Roman"/>
          <w:sz w:val="24"/>
          <w:szCs w:val="24"/>
        </w:rPr>
        <w:t xml:space="preserve">, to a decrease in </w:t>
      </w:r>
      <w:r w:rsidR="004D6DF0">
        <w:rPr>
          <w:rFonts w:ascii="Times New Roman" w:hAnsi="Times New Roman"/>
          <w:sz w:val="24"/>
          <w:szCs w:val="24"/>
        </w:rPr>
        <w:t xml:space="preserve">fall deaths in </w:t>
      </w:r>
      <w:r w:rsidR="00D7511D">
        <w:rPr>
          <w:rFonts w:ascii="Times New Roman" w:hAnsi="Times New Roman"/>
          <w:sz w:val="24"/>
          <w:szCs w:val="24"/>
        </w:rPr>
        <w:t xml:space="preserve">men aged 85+ years, with a decrease of </w:t>
      </w:r>
      <w:r w:rsidR="00F2109F">
        <w:rPr>
          <w:rFonts w:ascii="Times New Roman" w:hAnsi="Times New Roman"/>
          <w:sz w:val="24"/>
          <w:szCs w:val="24"/>
        </w:rPr>
        <w:t>-0.7%</w:t>
      </w:r>
      <w:r w:rsidR="003D0A6C">
        <w:rPr>
          <w:rFonts w:ascii="Times New Roman" w:hAnsi="Times New Roman"/>
          <w:sz w:val="24"/>
          <w:szCs w:val="24"/>
        </w:rPr>
        <w:t xml:space="preserve"> (-1.1%</w:t>
      </w:r>
      <w:r w:rsidR="00D7511D">
        <w:rPr>
          <w:rFonts w:ascii="Times New Roman" w:hAnsi="Times New Roman"/>
          <w:sz w:val="24"/>
          <w:szCs w:val="24"/>
        </w:rPr>
        <w:t>,</w:t>
      </w:r>
      <w:r w:rsidR="003D0A6C">
        <w:rPr>
          <w:rFonts w:ascii="Times New Roman" w:hAnsi="Times New Roman"/>
          <w:sz w:val="24"/>
          <w:szCs w:val="24"/>
        </w:rPr>
        <w:t>-0.2%</w:t>
      </w:r>
      <w:r w:rsidR="00D7511D">
        <w:rPr>
          <w:rFonts w:ascii="Times New Roman" w:hAnsi="Times New Roman"/>
          <w:sz w:val="24"/>
          <w:szCs w:val="24"/>
        </w:rPr>
        <w:t xml:space="preserve">) </w:t>
      </w:r>
      <w:r w:rsidR="00E85CDA">
        <w:rPr>
          <w:rFonts w:ascii="Times New Roman" w:hAnsi="Times New Roman"/>
          <w:sz w:val="24"/>
          <w:szCs w:val="24"/>
        </w:rPr>
        <w:t>associated with 1</w:t>
      </w:r>
      <w:r w:rsidR="00E85CDA" w:rsidRPr="00802B74">
        <w:rPr>
          <w:rFonts w:ascii="Times New Roman" w:hAnsi="Times New Roman"/>
          <w:sz w:val="24"/>
          <w:szCs w:val="24"/>
        </w:rPr>
        <w:t>°</w:t>
      </w:r>
      <w:r w:rsidR="00E85CDA">
        <w:rPr>
          <w:rFonts w:ascii="Times New Roman" w:hAnsi="Times New Roman"/>
          <w:sz w:val="24"/>
          <w:szCs w:val="24"/>
        </w:rPr>
        <w:t xml:space="preserve">C additional warming across all months </w:t>
      </w:r>
      <w:r w:rsidR="00D7511D">
        <w:rPr>
          <w:rFonts w:ascii="Times New Roman" w:hAnsi="Times New Roman"/>
          <w:sz w:val="24"/>
          <w:szCs w:val="24"/>
        </w:rPr>
        <w:t>(Supplementary Figure XX).</w:t>
      </w:r>
      <w:r w:rsidR="0083712C">
        <w:rPr>
          <w:rFonts w:ascii="Times New Roman" w:hAnsi="Times New Roman"/>
          <w:sz w:val="24"/>
          <w:szCs w:val="24"/>
        </w:rPr>
        <w:t xml:space="preserve"> </w:t>
      </w:r>
      <w:commentRangeEnd w:id="95"/>
      <w:r w:rsidR="0082437F">
        <w:rPr>
          <w:rStyle w:val="CommentReference"/>
          <w:rFonts w:asciiTheme="minorHAnsi" w:eastAsiaTheme="minorHAnsi" w:hAnsiTheme="minorHAnsi" w:cstheme="minorBidi"/>
        </w:rPr>
        <w:commentReference w:id="95"/>
      </w:r>
    </w:p>
    <w:p w14:paraId="42271360" w14:textId="77777777" w:rsidR="00505130" w:rsidRDefault="00505130" w:rsidP="00143E18">
      <w:pPr>
        <w:spacing w:after="0" w:line="480" w:lineRule="auto"/>
        <w:jc w:val="both"/>
        <w:rPr>
          <w:rFonts w:ascii="Times New Roman" w:hAnsi="Times New Roman"/>
          <w:sz w:val="24"/>
          <w:szCs w:val="24"/>
        </w:rPr>
      </w:pPr>
    </w:p>
    <w:p w14:paraId="6528F333" w14:textId="1C52BC62" w:rsidR="00E4405F" w:rsidRDefault="002A772A" w:rsidP="00143E18">
      <w:pPr>
        <w:spacing w:after="0" w:line="480" w:lineRule="auto"/>
        <w:jc w:val="both"/>
        <w:rPr>
          <w:rFonts w:ascii="Times New Roman" w:hAnsi="Times New Roman"/>
          <w:sz w:val="24"/>
          <w:szCs w:val="24"/>
        </w:rPr>
      </w:pPr>
      <w:commentRangeStart w:id="96"/>
      <w:r>
        <w:rPr>
          <w:rFonts w:ascii="Times New Roman" w:hAnsi="Times New Roman"/>
          <w:sz w:val="24"/>
          <w:szCs w:val="24"/>
        </w:rPr>
        <w:t>Excess risk from transport was larger i</w:t>
      </w:r>
      <w:r w:rsidR="001C2D6F">
        <w:rPr>
          <w:rFonts w:ascii="Times New Roman" w:hAnsi="Times New Roman"/>
          <w:sz w:val="24"/>
          <w:szCs w:val="24"/>
        </w:rPr>
        <w:t xml:space="preserve">n </w:t>
      </w:r>
      <w:r w:rsidR="00D84646">
        <w:rPr>
          <w:rFonts w:ascii="Times New Roman" w:hAnsi="Times New Roman"/>
          <w:sz w:val="24"/>
          <w:szCs w:val="24"/>
        </w:rPr>
        <w:t>male age groups</w:t>
      </w:r>
      <w:r w:rsidR="005E4E2B">
        <w:rPr>
          <w:rFonts w:ascii="Times New Roman" w:hAnsi="Times New Roman"/>
          <w:sz w:val="24"/>
          <w:szCs w:val="24"/>
        </w:rPr>
        <w:t xml:space="preserve"> than in females, except</w:t>
      </w:r>
      <w:r w:rsidR="001C2D6F">
        <w:rPr>
          <w:rFonts w:ascii="Times New Roman" w:hAnsi="Times New Roman"/>
          <w:sz w:val="24"/>
          <w:szCs w:val="24"/>
        </w:rPr>
        <w:t xml:space="preserve"> </w:t>
      </w:r>
      <w:r w:rsidR="00FD1EA9">
        <w:rPr>
          <w:rFonts w:ascii="Times New Roman" w:hAnsi="Times New Roman"/>
          <w:sz w:val="24"/>
          <w:szCs w:val="24"/>
        </w:rPr>
        <w:t>5-14</w:t>
      </w:r>
      <w:r w:rsidR="00BC6B2F">
        <w:rPr>
          <w:rFonts w:ascii="Times New Roman" w:hAnsi="Times New Roman"/>
          <w:sz w:val="24"/>
          <w:szCs w:val="24"/>
        </w:rPr>
        <w:t xml:space="preserve">, </w:t>
      </w:r>
      <w:r w:rsidR="001063E9">
        <w:rPr>
          <w:rFonts w:ascii="Times New Roman" w:hAnsi="Times New Roman"/>
          <w:sz w:val="24"/>
          <w:szCs w:val="24"/>
        </w:rPr>
        <w:t>65-74</w:t>
      </w:r>
      <w:r w:rsidR="0053484F">
        <w:rPr>
          <w:rFonts w:ascii="Times New Roman" w:hAnsi="Times New Roman"/>
          <w:sz w:val="24"/>
          <w:szCs w:val="24"/>
        </w:rPr>
        <w:t xml:space="preserve"> </w:t>
      </w:r>
      <w:r w:rsidR="00BC6B2F">
        <w:rPr>
          <w:rFonts w:ascii="Times New Roman" w:hAnsi="Times New Roman"/>
          <w:sz w:val="24"/>
          <w:szCs w:val="24"/>
        </w:rPr>
        <w:t xml:space="preserve">and 85+ </w:t>
      </w:r>
      <w:r w:rsidR="005E4E2B">
        <w:rPr>
          <w:rFonts w:ascii="Times New Roman" w:hAnsi="Times New Roman"/>
          <w:sz w:val="24"/>
          <w:szCs w:val="24"/>
        </w:rPr>
        <w:t>years age groups</w:t>
      </w:r>
      <w:r>
        <w:rPr>
          <w:rFonts w:ascii="Times New Roman" w:hAnsi="Times New Roman"/>
          <w:sz w:val="24"/>
          <w:szCs w:val="24"/>
        </w:rPr>
        <w:t>.</w:t>
      </w:r>
      <w:r w:rsidR="00AD19F6">
        <w:rPr>
          <w:rFonts w:ascii="Times New Roman" w:hAnsi="Times New Roman"/>
          <w:sz w:val="24"/>
          <w:szCs w:val="24"/>
        </w:rPr>
        <w:t xml:space="preserve"> Excess risk in falls for both males and females went from positive </w:t>
      </w:r>
      <w:r w:rsidR="008F7DEA">
        <w:rPr>
          <w:rFonts w:ascii="Times New Roman" w:hAnsi="Times New Roman"/>
          <w:sz w:val="24"/>
          <w:szCs w:val="24"/>
        </w:rPr>
        <w:t>(that is</w:t>
      </w:r>
      <w:r w:rsidR="007F774A">
        <w:rPr>
          <w:rFonts w:ascii="Times New Roman" w:hAnsi="Times New Roman"/>
          <w:sz w:val="24"/>
          <w:szCs w:val="24"/>
        </w:rPr>
        <w:t>, more dangerous</w:t>
      </w:r>
      <w:r w:rsidR="008F7DEA">
        <w:rPr>
          <w:rFonts w:ascii="Times New Roman" w:hAnsi="Times New Roman"/>
          <w:sz w:val="24"/>
          <w:szCs w:val="24"/>
        </w:rPr>
        <w:t>)</w:t>
      </w:r>
      <w:r w:rsidR="00883F1D">
        <w:rPr>
          <w:rFonts w:ascii="Times New Roman" w:hAnsi="Times New Roman"/>
          <w:sz w:val="24"/>
          <w:szCs w:val="24"/>
        </w:rPr>
        <w:t xml:space="preserve"> </w:t>
      </w:r>
      <w:r w:rsidR="00AD19F6">
        <w:rPr>
          <w:rFonts w:ascii="Times New Roman" w:hAnsi="Times New Roman"/>
          <w:sz w:val="24"/>
          <w:szCs w:val="24"/>
        </w:rPr>
        <w:t>to negative</w:t>
      </w:r>
      <w:r w:rsidR="008F7DEA">
        <w:rPr>
          <w:rFonts w:ascii="Times New Roman" w:hAnsi="Times New Roman"/>
          <w:sz w:val="24"/>
          <w:szCs w:val="24"/>
        </w:rPr>
        <w:t xml:space="preserve"> (that is, less dangerous)</w:t>
      </w:r>
      <w:r w:rsidR="00AD19F6">
        <w:rPr>
          <w:rFonts w:ascii="Times New Roman" w:hAnsi="Times New Roman"/>
          <w:sz w:val="24"/>
          <w:szCs w:val="24"/>
        </w:rPr>
        <w:t xml:space="preserve"> </w:t>
      </w:r>
      <w:r w:rsidR="005E4E2B">
        <w:rPr>
          <w:rFonts w:ascii="Times New Roman" w:hAnsi="Times New Roman"/>
          <w:sz w:val="24"/>
          <w:szCs w:val="24"/>
        </w:rPr>
        <w:t>with 1</w:t>
      </w:r>
      <w:r w:rsidR="005E4E2B" w:rsidRPr="00802B74">
        <w:rPr>
          <w:rFonts w:ascii="Times New Roman" w:hAnsi="Times New Roman"/>
          <w:sz w:val="24"/>
          <w:szCs w:val="24"/>
        </w:rPr>
        <w:t>°</w:t>
      </w:r>
      <w:r w:rsidR="005E4E2B">
        <w:rPr>
          <w:rFonts w:ascii="Times New Roman" w:hAnsi="Times New Roman"/>
          <w:sz w:val="24"/>
          <w:szCs w:val="24"/>
        </w:rPr>
        <w:t xml:space="preserve">C additional warming </w:t>
      </w:r>
      <w:r w:rsidR="00AD19F6">
        <w:rPr>
          <w:rFonts w:ascii="Times New Roman" w:hAnsi="Times New Roman"/>
          <w:sz w:val="24"/>
          <w:szCs w:val="24"/>
        </w:rPr>
        <w:t>from younger to older age groups</w:t>
      </w:r>
      <w:r w:rsidR="00AB132A">
        <w:rPr>
          <w:rFonts w:ascii="Times New Roman" w:hAnsi="Times New Roman"/>
          <w:sz w:val="24"/>
          <w:szCs w:val="24"/>
        </w:rPr>
        <w:t xml:space="preserve"> respectively</w:t>
      </w:r>
      <w:r w:rsidR="00AD19F6">
        <w:rPr>
          <w:rFonts w:ascii="Times New Roman" w:hAnsi="Times New Roman"/>
          <w:sz w:val="24"/>
          <w:szCs w:val="24"/>
        </w:rPr>
        <w:t>.</w:t>
      </w:r>
      <w:r w:rsidR="00505130">
        <w:rPr>
          <w:rFonts w:ascii="Times New Roman" w:hAnsi="Times New Roman"/>
          <w:sz w:val="24"/>
          <w:szCs w:val="24"/>
        </w:rPr>
        <w:t xml:space="preserve"> Drownings exhibited a substantially larger excess risk in younger males than elsewhere, </w:t>
      </w:r>
      <w:r w:rsidR="00452C20">
        <w:rPr>
          <w:rFonts w:ascii="Times New Roman" w:hAnsi="Times New Roman"/>
          <w:sz w:val="24"/>
          <w:szCs w:val="24"/>
        </w:rPr>
        <w:t>and</w:t>
      </w:r>
      <w:r w:rsidR="00505130">
        <w:rPr>
          <w:rFonts w:ascii="Times New Roman" w:hAnsi="Times New Roman"/>
          <w:sz w:val="24"/>
          <w:szCs w:val="24"/>
        </w:rPr>
        <w:t xml:space="preserve"> females peaked in risk between 5 and 14 years at </w:t>
      </w:r>
      <w:r w:rsidR="00452C20">
        <w:rPr>
          <w:rFonts w:ascii="Times New Roman" w:hAnsi="Times New Roman"/>
          <w:sz w:val="24"/>
          <w:szCs w:val="24"/>
        </w:rPr>
        <w:t>4.1%</w:t>
      </w:r>
      <w:r w:rsidR="00505130">
        <w:rPr>
          <w:rFonts w:ascii="Times New Roman" w:hAnsi="Times New Roman"/>
          <w:sz w:val="24"/>
          <w:szCs w:val="24"/>
        </w:rPr>
        <w:t xml:space="preserve"> (</w:t>
      </w:r>
      <w:r w:rsidR="00452C20">
        <w:rPr>
          <w:rFonts w:ascii="Times New Roman" w:hAnsi="Times New Roman"/>
          <w:sz w:val="24"/>
          <w:szCs w:val="24"/>
        </w:rPr>
        <w:t>2.2%</w:t>
      </w:r>
      <w:r w:rsidR="00505130">
        <w:rPr>
          <w:rFonts w:ascii="Times New Roman" w:hAnsi="Times New Roman"/>
          <w:sz w:val="24"/>
          <w:szCs w:val="24"/>
        </w:rPr>
        <w:t>,</w:t>
      </w:r>
      <w:r w:rsidR="00390950">
        <w:rPr>
          <w:rFonts w:ascii="Times New Roman" w:hAnsi="Times New Roman"/>
          <w:sz w:val="24"/>
          <w:szCs w:val="24"/>
        </w:rPr>
        <w:t xml:space="preserve"> </w:t>
      </w:r>
      <w:r w:rsidR="00452C20">
        <w:rPr>
          <w:rFonts w:ascii="Times New Roman" w:hAnsi="Times New Roman"/>
          <w:sz w:val="24"/>
          <w:szCs w:val="24"/>
        </w:rPr>
        <w:t>6.1%</w:t>
      </w:r>
      <w:r w:rsidR="00505130">
        <w:rPr>
          <w:rFonts w:ascii="Times New Roman" w:hAnsi="Times New Roman"/>
          <w:sz w:val="24"/>
          <w:szCs w:val="24"/>
        </w:rPr>
        <w:t>) associated with 1</w:t>
      </w:r>
      <w:r w:rsidR="00505130" w:rsidRPr="00802B74">
        <w:rPr>
          <w:rFonts w:ascii="Times New Roman" w:hAnsi="Times New Roman"/>
          <w:sz w:val="24"/>
          <w:szCs w:val="24"/>
        </w:rPr>
        <w:t>°</w:t>
      </w:r>
      <w:r w:rsidR="00505130">
        <w:rPr>
          <w:rFonts w:ascii="Times New Roman" w:hAnsi="Times New Roman"/>
          <w:sz w:val="24"/>
          <w:szCs w:val="24"/>
        </w:rPr>
        <w:t>C additional warming across all months.</w:t>
      </w:r>
      <w:r w:rsidR="00B01E96">
        <w:rPr>
          <w:rFonts w:ascii="Times New Roman" w:hAnsi="Times New Roman"/>
          <w:sz w:val="24"/>
          <w:szCs w:val="24"/>
        </w:rPr>
        <w:t xml:space="preserve"> Excess risk from assault and intentional self-harm was comparable across sexes and ages above 5.</w:t>
      </w:r>
      <w:r w:rsidR="009D1AA9">
        <w:rPr>
          <w:rFonts w:ascii="Times New Roman" w:hAnsi="Times New Roman"/>
          <w:sz w:val="24"/>
          <w:szCs w:val="24"/>
        </w:rPr>
        <w:t xml:space="preserve"> Variation in excess risk over month was less evident in </w:t>
      </w:r>
      <w:r w:rsidR="002A2FF6">
        <w:rPr>
          <w:rFonts w:ascii="Times New Roman" w:hAnsi="Times New Roman"/>
          <w:sz w:val="24"/>
          <w:szCs w:val="24"/>
        </w:rPr>
        <w:t>all</w:t>
      </w:r>
      <w:r w:rsidR="009D1AA9">
        <w:rPr>
          <w:rFonts w:ascii="Times New Roman" w:hAnsi="Times New Roman"/>
          <w:sz w:val="24"/>
          <w:szCs w:val="24"/>
        </w:rPr>
        <w:t xml:space="preserve"> injury categories </w:t>
      </w:r>
      <w:r w:rsidR="002A2FF6">
        <w:rPr>
          <w:rFonts w:ascii="Times New Roman" w:hAnsi="Times New Roman"/>
          <w:sz w:val="24"/>
          <w:szCs w:val="24"/>
        </w:rPr>
        <w:t xml:space="preserve">apart from drownings, which demonstrated a large peak in the summer for both males and females (Supplementary Figure XX). </w:t>
      </w:r>
      <w:commentRangeEnd w:id="96"/>
      <w:r w:rsidR="00156958">
        <w:rPr>
          <w:rStyle w:val="CommentReference"/>
          <w:rFonts w:asciiTheme="minorHAnsi" w:eastAsiaTheme="minorHAnsi" w:hAnsiTheme="minorHAnsi" w:cstheme="minorBidi"/>
        </w:rPr>
        <w:commentReference w:id="96"/>
      </w:r>
    </w:p>
    <w:p w14:paraId="2B17A008" w14:textId="77777777" w:rsidR="00377DAC" w:rsidRDefault="00377DAC" w:rsidP="00143E18">
      <w:pPr>
        <w:spacing w:after="0" w:line="480" w:lineRule="auto"/>
        <w:jc w:val="both"/>
        <w:rPr>
          <w:rFonts w:ascii="Times New Roman" w:hAnsi="Times New Roman"/>
          <w:sz w:val="24"/>
          <w:szCs w:val="24"/>
        </w:rPr>
      </w:pPr>
    </w:p>
    <w:p w14:paraId="638012FB" w14:textId="7745AAC1" w:rsidR="00E4405F" w:rsidRDefault="00E4405F" w:rsidP="00143E18">
      <w:pPr>
        <w:spacing w:after="0" w:line="480" w:lineRule="auto"/>
        <w:jc w:val="both"/>
        <w:rPr>
          <w:rFonts w:ascii="Times New Roman" w:hAnsi="Times New Roman"/>
          <w:sz w:val="24"/>
          <w:szCs w:val="24"/>
        </w:rPr>
      </w:pPr>
      <w:r>
        <w:rPr>
          <w:rFonts w:ascii="Times New Roman" w:hAnsi="Times New Roman"/>
          <w:sz w:val="24"/>
          <w:szCs w:val="24"/>
        </w:rPr>
        <w:t>I</w:t>
      </w:r>
      <w:r w:rsidR="000E1DDA">
        <w:rPr>
          <w:rFonts w:ascii="Times New Roman" w:hAnsi="Times New Roman"/>
          <w:sz w:val="24"/>
          <w:szCs w:val="24"/>
        </w:rPr>
        <w:t>f the</w:t>
      </w:r>
      <w:r>
        <w:rPr>
          <w:rFonts w:ascii="Times New Roman" w:hAnsi="Times New Roman"/>
          <w:sz w:val="24"/>
          <w:szCs w:val="24"/>
        </w:rPr>
        <w:t xml:space="preserve"> estimated associations are causal, there would be an additional 941 (</w:t>
      </w:r>
      <w:r w:rsidRPr="00802B74">
        <w:rPr>
          <w:rFonts w:ascii="Times New Roman" w:hAnsi="Times New Roman"/>
          <w:sz w:val="24"/>
          <w:szCs w:val="24"/>
        </w:rPr>
        <w:t>831, 1053)</w:t>
      </w:r>
      <w:r>
        <w:rPr>
          <w:rFonts w:ascii="Times New Roman" w:hAnsi="Times New Roman"/>
          <w:sz w:val="24"/>
          <w:szCs w:val="24"/>
        </w:rPr>
        <w:t xml:space="preserve"> additional injury deaths associated with 1</w:t>
      </w:r>
      <w:r w:rsidRPr="00802B74">
        <w:rPr>
          <w:rFonts w:ascii="Times New Roman" w:hAnsi="Times New Roman"/>
          <w:sz w:val="24"/>
          <w:szCs w:val="24"/>
        </w:rPr>
        <w:t>°</w:t>
      </w:r>
      <w:r>
        <w:rPr>
          <w:rFonts w:ascii="Times New Roman" w:hAnsi="Times New Roman"/>
          <w:sz w:val="24"/>
          <w:szCs w:val="24"/>
        </w:rPr>
        <w:t>C additional warming across all months</w:t>
      </w:r>
      <w:ins w:id="97" w:author="Parks, Robbie M" w:date="2018-10-29T13:06:00Z">
        <w:r w:rsidR="00B15E8B">
          <w:rPr>
            <w:rFonts w:ascii="Times New Roman" w:hAnsi="Times New Roman"/>
            <w:sz w:val="24"/>
            <w:szCs w:val="24"/>
          </w:rPr>
          <w:t xml:space="preserve">. This </w:t>
        </w:r>
      </w:ins>
      <w:ins w:id="98" w:author="Parks, Robbie M" w:date="2018-10-29T13:07:00Z">
        <w:r w:rsidR="00DA2D75">
          <w:rPr>
            <w:rFonts w:ascii="Times New Roman" w:hAnsi="Times New Roman"/>
            <w:sz w:val="24"/>
            <w:szCs w:val="24"/>
          </w:rPr>
          <w:t>represents 0.65% of injury deaths in</w:t>
        </w:r>
      </w:ins>
      <w:ins w:id="99" w:author="Parks, Robbie M" w:date="2018-10-29T13:06:00Z">
        <w:r w:rsidR="00B15E8B">
          <w:rPr>
            <w:rFonts w:ascii="Times New Roman" w:hAnsi="Times New Roman"/>
            <w:sz w:val="24"/>
            <w:szCs w:val="24"/>
          </w:rPr>
          <w:t xml:space="preserve"> 2016</w:t>
        </w:r>
      </w:ins>
      <w:ins w:id="100" w:author="Parks, Robbie M" w:date="2018-10-29T13:07:00Z">
        <w:r w:rsidR="00607D56">
          <w:rPr>
            <w:rFonts w:ascii="Times New Roman" w:hAnsi="Times New Roman"/>
            <w:sz w:val="24"/>
            <w:szCs w:val="24"/>
          </w:rPr>
          <w:t>. Of these additional deaths,</w:t>
        </w:r>
      </w:ins>
      <w:del w:id="101" w:author="Parks, Robbie M" w:date="2018-10-29T13:07:00Z">
        <w:r w:rsidDel="00607D56">
          <w:rPr>
            <w:rFonts w:ascii="Times New Roman" w:hAnsi="Times New Roman"/>
            <w:sz w:val="24"/>
            <w:szCs w:val="24"/>
          </w:rPr>
          <w:delText>,</w:delText>
        </w:r>
      </w:del>
      <w:r>
        <w:rPr>
          <w:rFonts w:ascii="Times New Roman" w:hAnsi="Times New Roman"/>
          <w:sz w:val="24"/>
          <w:szCs w:val="24"/>
        </w:rPr>
        <w:t xml:space="preserve"> </w:t>
      </w:r>
      <w:del w:id="102" w:author="Parks, Robbie M" w:date="2018-10-29T13:07:00Z">
        <w:r w:rsidDel="00607D56">
          <w:rPr>
            <w:rFonts w:ascii="Times New Roman" w:hAnsi="Times New Roman"/>
            <w:sz w:val="24"/>
            <w:szCs w:val="24"/>
          </w:rPr>
          <w:delText>with</w:delText>
        </w:r>
        <w:r w:rsidRPr="00E4405F" w:rsidDel="00607D56">
          <w:rPr>
            <w:rFonts w:ascii="Times New Roman" w:hAnsi="Times New Roman"/>
            <w:sz w:val="24"/>
            <w:szCs w:val="24"/>
          </w:rPr>
          <w:delText xml:space="preserve"> </w:delText>
        </w:r>
      </w:del>
      <w:r w:rsidR="009D0078">
        <w:rPr>
          <w:rFonts w:ascii="Times New Roman" w:hAnsi="Times New Roman"/>
          <w:sz w:val="24"/>
          <w:szCs w:val="24"/>
        </w:rPr>
        <w:t>87% of deaths</w:t>
      </w:r>
      <w:ins w:id="103" w:author="Parks, Robbie M" w:date="2018-10-29T13:07:00Z">
        <w:r w:rsidR="00607D56">
          <w:rPr>
            <w:rFonts w:ascii="Times New Roman" w:hAnsi="Times New Roman"/>
            <w:sz w:val="24"/>
            <w:szCs w:val="24"/>
          </w:rPr>
          <w:t xml:space="preserve"> would be</w:t>
        </w:r>
      </w:ins>
      <w:r w:rsidR="009D0078">
        <w:rPr>
          <w:rFonts w:ascii="Times New Roman" w:hAnsi="Times New Roman"/>
          <w:sz w:val="24"/>
          <w:szCs w:val="24"/>
        </w:rPr>
        <w:t xml:space="preserve"> </w:t>
      </w:r>
      <w:r w:rsidR="00156958">
        <w:rPr>
          <w:rFonts w:ascii="Times New Roman" w:hAnsi="Times New Roman"/>
          <w:sz w:val="24"/>
          <w:szCs w:val="24"/>
        </w:rPr>
        <w:t>in</w:t>
      </w:r>
      <w:r w:rsidR="009D0078">
        <w:rPr>
          <w:rFonts w:ascii="Times New Roman" w:hAnsi="Times New Roman"/>
          <w:sz w:val="24"/>
          <w:szCs w:val="24"/>
        </w:rPr>
        <w:t xml:space="preserve"> males, and 13% </w:t>
      </w:r>
      <w:r w:rsidR="00156958">
        <w:rPr>
          <w:rFonts w:ascii="Times New Roman" w:hAnsi="Times New Roman"/>
          <w:sz w:val="24"/>
          <w:szCs w:val="24"/>
        </w:rPr>
        <w:t xml:space="preserve">in </w:t>
      </w:r>
      <w:r w:rsidR="009D0078">
        <w:rPr>
          <w:rFonts w:ascii="Times New Roman" w:hAnsi="Times New Roman"/>
          <w:sz w:val="24"/>
          <w:szCs w:val="24"/>
        </w:rPr>
        <w:t>females</w:t>
      </w:r>
      <w:r w:rsidR="00DB5A63">
        <w:rPr>
          <w:rFonts w:ascii="Times New Roman" w:hAnsi="Times New Roman"/>
          <w:sz w:val="24"/>
          <w:szCs w:val="24"/>
        </w:rPr>
        <w:t xml:space="preserve"> (Figure XX)</w:t>
      </w:r>
      <w:r w:rsidR="009D0078">
        <w:rPr>
          <w:rFonts w:ascii="Times New Roman" w:hAnsi="Times New Roman"/>
          <w:sz w:val="24"/>
          <w:szCs w:val="24"/>
        </w:rPr>
        <w:t>.</w:t>
      </w:r>
      <w:r w:rsidR="009D0078" w:rsidRPr="00802B74">
        <w:rPr>
          <w:rFonts w:ascii="Times New Roman" w:hAnsi="Times New Roman"/>
          <w:sz w:val="24"/>
          <w:szCs w:val="24"/>
        </w:rPr>
        <w:t xml:space="preserve"> </w:t>
      </w:r>
      <w:r w:rsidR="009D0078">
        <w:rPr>
          <w:rFonts w:ascii="Times New Roman" w:hAnsi="Times New Roman"/>
          <w:sz w:val="24"/>
          <w:szCs w:val="24"/>
        </w:rPr>
        <w:t xml:space="preserve">These deaths would consist of </w:t>
      </w:r>
      <w:r w:rsidRPr="00802B74">
        <w:rPr>
          <w:rFonts w:ascii="Times New Roman" w:hAnsi="Times New Roman"/>
          <w:sz w:val="24"/>
          <w:szCs w:val="24"/>
        </w:rPr>
        <w:t>461 (377, 543) unintentional injury deaths and 480 (410, 550) intentional injury deaths</w:t>
      </w:r>
      <w:r w:rsidR="00B2488E">
        <w:rPr>
          <w:rFonts w:ascii="Times New Roman" w:hAnsi="Times New Roman"/>
          <w:sz w:val="24"/>
          <w:szCs w:val="24"/>
        </w:rPr>
        <w:t>, of which transport deaths and intentional self-harm harm contribute the most deaths in each respective group.</w:t>
      </w:r>
      <w:r w:rsidR="007C5659">
        <w:rPr>
          <w:rFonts w:ascii="Times New Roman" w:hAnsi="Times New Roman"/>
          <w:sz w:val="24"/>
          <w:szCs w:val="24"/>
        </w:rPr>
        <w:t xml:space="preserve"> </w:t>
      </w:r>
      <w:r w:rsidR="00BB6AF6">
        <w:rPr>
          <w:rFonts w:ascii="Times New Roman" w:hAnsi="Times New Roman"/>
          <w:sz w:val="24"/>
          <w:szCs w:val="24"/>
        </w:rPr>
        <w:t>A</w:t>
      </w:r>
      <w:r w:rsidR="003171DD">
        <w:rPr>
          <w:rFonts w:ascii="Times New Roman" w:hAnsi="Times New Roman"/>
          <w:sz w:val="24"/>
          <w:szCs w:val="24"/>
        </w:rPr>
        <w:t xml:space="preserve">dditional deaths would </w:t>
      </w:r>
      <w:r w:rsidR="0077162C">
        <w:rPr>
          <w:rFonts w:ascii="Times New Roman" w:hAnsi="Times New Roman"/>
          <w:sz w:val="24"/>
          <w:szCs w:val="24"/>
        </w:rPr>
        <w:t>mostly</w:t>
      </w:r>
      <w:r w:rsidR="003171DD">
        <w:rPr>
          <w:rFonts w:ascii="Times New Roman" w:hAnsi="Times New Roman"/>
          <w:sz w:val="24"/>
          <w:szCs w:val="24"/>
        </w:rPr>
        <w:t xml:space="preserve"> be concentrated in adolescent to middle-aged males</w:t>
      </w:r>
      <w:r w:rsidR="00763825">
        <w:rPr>
          <w:rFonts w:ascii="Times New Roman" w:hAnsi="Times New Roman"/>
          <w:sz w:val="24"/>
          <w:szCs w:val="24"/>
        </w:rPr>
        <w:t xml:space="preserve"> from </w:t>
      </w:r>
      <w:r w:rsidR="00AD3B38">
        <w:rPr>
          <w:rFonts w:ascii="Times New Roman" w:hAnsi="Times New Roman"/>
          <w:sz w:val="24"/>
          <w:szCs w:val="24"/>
        </w:rPr>
        <w:t>15-64 years</w:t>
      </w:r>
      <w:r w:rsidR="003171DD">
        <w:rPr>
          <w:rFonts w:ascii="Times New Roman" w:hAnsi="Times New Roman"/>
          <w:sz w:val="24"/>
          <w:szCs w:val="24"/>
        </w:rPr>
        <w:t xml:space="preserve">, making up </w:t>
      </w:r>
      <w:r w:rsidR="00C83C83">
        <w:rPr>
          <w:rFonts w:ascii="Times New Roman" w:hAnsi="Times New Roman"/>
          <w:sz w:val="24"/>
          <w:szCs w:val="24"/>
        </w:rPr>
        <w:t>81</w:t>
      </w:r>
      <w:r w:rsidR="003171DD">
        <w:rPr>
          <w:rFonts w:ascii="Times New Roman" w:hAnsi="Times New Roman"/>
          <w:sz w:val="24"/>
          <w:szCs w:val="24"/>
        </w:rPr>
        <w:t>% of total additional injury deaths.</w:t>
      </w:r>
      <w:r w:rsidR="00012FB9">
        <w:rPr>
          <w:rFonts w:ascii="Times New Roman" w:hAnsi="Times New Roman"/>
          <w:sz w:val="24"/>
          <w:szCs w:val="24"/>
        </w:rPr>
        <w:t xml:space="preserve"> The largest </w:t>
      </w:r>
      <w:r w:rsidR="007F774A">
        <w:rPr>
          <w:rFonts w:ascii="Times New Roman" w:hAnsi="Times New Roman"/>
          <w:sz w:val="24"/>
          <w:szCs w:val="24"/>
        </w:rPr>
        <w:t xml:space="preserve">single increase in an </w:t>
      </w:r>
      <w:r w:rsidR="007F774A">
        <w:rPr>
          <w:rFonts w:ascii="Times New Roman" w:hAnsi="Times New Roman"/>
          <w:sz w:val="24"/>
          <w:szCs w:val="24"/>
        </w:rPr>
        <w:lastRenderedPageBreak/>
        <w:t xml:space="preserve">injury category for males and females </w:t>
      </w:r>
      <w:r w:rsidR="00572C2D">
        <w:rPr>
          <w:rFonts w:ascii="Times New Roman" w:hAnsi="Times New Roman"/>
          <w:sz w:val="24"/>
          <w:szCs w:val="24"/>
        </w:rPr>
        <w:t xml:space="preserve">alike </w:t>
      </w:r>
      <w:r w:rsidR="007F774A">
        <w:rPr>
          <w:rFonts w:ascii="Times New Roman" w:hAnsi="Times New Roman"/>
          <w:sz w:val="24"/>
          <w:szCs w:val="24"/>
        </w:rPr>
        <w:t xml:space="preserve">would be in transport </w:t>
      </w:r>
      <w:r w:rsidR="00685383">
        <w:rPr>
          <w:rFonts w:ascii="Times New Roman" w:hAnsi="Times New Roman"/>
          <w:sz w:val="24"/>
          <w:szCs w:val="24"/>
        </w:rPr>
        <w:t xml:space="preserve">deaths </w:t>
      </w:r>
      <w:r w:rsidR="007F774A">
        <w:rPr>
          <w:rFonts w:ascii="Times New Roman" w:hAnsi="Times New Roman"/>
          <w:sz w:val="24"/>
          <w:szCs w:val="24"/>
        </w:rPr>
        <w:t xml:space="preserve">with an increase of 385 (339,431) for males and 63 (39,88) for females. </w:t>
      </w:r>
      <w:r w:rsidR="00232690">
        <w:rPr>
          <w:rFonts w:ascii="Times New Roman" w:hAnsi="Times New Roman"/>
          <w:sz w:val="24"/>
          <w:szCs w:val="24"/>
        </w:rPr>
        <w:t xml:space="preserve">The only category of injury to exhibit a decrease in number of deaths would be fall deaths, with -87 (-130, -44) </w:t>
      </w:r>
      <w:r w:rsidR="00232690" w:rsidRPr="00232690">
        <w:rPr>
          <w:rFonts w:ascii="Times New Roman" w:hAnsi="Times New Roman"/>
          <w:sz w:val="24"/>
          <w:szCs w:val="24"/>
        </w:rPr>
        <w:t>fewer</w:t>
      </w:r>
      <w:r w:rsidR="00232690">
        <w:rPr>
          <w:rFonts w:ascii="Times New Roman" w:hAnsi="Times New Roman"/>
          <w:sz w:val="24"/>
          <w:szCs w:val="24"/>
        </w:rPr>
        <w:t xml:space="preserve"> male deaths and -44 (-89,2) fewer female deaths, largely contributed to by the reduction in falls deaths from males 55 years and over and females 65 years and over.</w:t>
      </w:r>
    </w:p>
    <w:p w14:paraId="3AA8409F" w14:textId="77777777" w:rsidR="00D145DC" w:rsidRDefault="00D145DC" w:rsidP="00143E18">
      <w:pPr>
        <w:spacing w:after="0" w:line="480" w:lineRule="auto"/>
        <w:jc w:val="both"/>
        <w:rPr>
          <w:rFonts w:ascii="Times New Roman" w:hAnsi="Times New Roman"/>
          <w:sz w:val="24"/>
          <w:szCs w:val="24"/>
        </w:rPr>
      </w:pPr>
    </w:p>
    <w:p w14:paraId="1E18E242" w14:textId="741D8CB5" w:rsidR="00D145DC" w:rsidRPr="00A548DF" w:rsidRDefault="00D145DC" w:rsidP="00143E18">
      <w:pPr>
        <w:spacing w:after="0" w:line="480" w:lineRule="auto"/>
        <w:jc w:val="both"/>
        <w:rPr>
          <w:rFonts w:ascii="Times New Roman" w:hAnsi="Times New Roman"/>
          <w:sz w:val="24"/>
          <w:szCs w:val="24"/>
        </w:rPr>
      </w:pPr>
      <w:r>
        <w:rPr>
          <w:rFonts w:ascii="Times New Roman" w:hAnsi="Times New Roman"/>
          <w:sz w:val="24"/>
          <w:szCs w:val="24"/>
        </w:rPr>
        <w:t xml:space="preserve">[[[Rest to be worked on once we </w:t>
      </w:r>
      <w:r w:rsidR="001505CF">
        <w:rPr>
          <w:rFonts w:ascii="Times New Roman" w:hAnsi="Times New Roman"/>
          <w:sz w:val="24"/>
          <w:szCs w:val="24"/>
        </w:rPr>
        <w:t>are happy with the above. Below are just notes</w:t>
      </w:r>
      <w:r>
        <w:rPr>
          <w:rFonts w:ascii="Times New Roman" w:hAnsi="Times New Roman"/>
          <w:sz w:val="24"/>
          <w:szCs w:val="24"/>
        </w:rPr>
        <w:t>]]]</w:t>
      </w:r>
    </w:p>
    <w:p w14:paraId="32241E08" w14:textId="77777777" w:rsidR="005B36C6" w:rsidRDefault="005B36C6" w:rsidP="00D76DF7">
      <w:pPr>
        <w:spacing w:after="0" w:line="480" w:lineRule="auto"/>
        <w:jc w:val="both"/>
        <w:rPr>
          <w:rFonts w:ascii="Times New Roman" w:hAnsi="Times New Roman"/>
          <w:b/>
          <w:sz w:val="24"/>
          <w:szCs w:val="24"/>
        </w:rPr>
      </w:pPr>
    </w:p>
    <w:p w14:paraId="414E7816" w14:textId="103B0D82" w:rsidR="00670EC7" w:rsidRPr="00C61364" w:rsidRDefault="000210D1" w:rsidP="00D76DF7">
      <w:pPr>
        <w:spacing w:after="0" w:line="480" w:lineRule="auto"/>
        <w:jc w:val="both"/>
        <w:rPr>
          <w:rFonts w:ascii="Times New Roman" w:hAnsi="Times New Roman"/>
          <w:b/>
          <w:sz w:val="24"/>
          <w:szCs w:val="24"/>
        </w:rPr>
      </w:pPr>
      <w:r w:rsidRPr="00C61364">
        <w:rPr>
          <w:rFonts w:ascii="Times New Roman" w:hAnsi="Times New Roman"/>
          <w:b/>
          <w:sz w:val="24"/>
          <w:szCs w:val="24"/>
        </w:rPr>
        <w:t>Discussion</w:t>
      </w:r>
    </w:p>
    <w:p w14:paraId="6F1D2F30" w14:textId="1619FCDE" w:rsidR="00A36DB1" w:rsidRDefault="003108C5" w:rsidP="00D76DF7">
      <w:pPr>
        <w:spacing w:after="0" w:line="480" w:lineRule="auto"/>
        <w:jc w:val="both"/>
        <w:rPr>
          <w:rFonts w:ascii="Times New Roman" w:hAnsi="Times New Roman"/>
          <w:sz w:val="24"/>
          <w:szCs w:val="24"/>
        </w:rPr>
      </w:pPr>
      <w:commentRangeStart w:id="104"/>
      <w:r w:rsidRPr="00C61364">
        <w:rPr>
          <w:rFonts w:ascii="Times New Roman" w:hAnsi="Times New Roman"/>
          <w:sz w:val="24"/>
          <w:szCs w:val="24"/>
        </w:rPr>
        <w:t xml:space="preserve">We have designed </w:t>
      </w:r>
      <w:r w:rsidR="00040D7A">
        <w:rPr>
          <w:rFonts w:ascii="Times New Roman" w:hAnsi="Times New Roman"/>
          <w:sz w:val="24"/>
          <w:szCs w:val="24"/>
        </w:rPr>
        <w:t>our</w:t>
      </w:r>
      <w:r w:rsidRPr="00C61364">
        <w:rPr>
          <w:rFonts w:ascii="Times New Roman" w:hAnsi="Times New Roman"/>
          <w:sz w:val="24"/>
          <w:szCs w:val="24"/>
        </w:rPr>
        <w:t xml:space="preserve"> study to reflect how </w:t>
      </w:r>
      <w:r w:rsidR="00040D7A">
        <w:rPr>
          <w:rFonts w:ascii="Times New Roman" w:hAnsi="Times New Roman"/>
          <w:sz w:val="24"/>
          <w:szCs w:val="24"/>
        </w:rPr>
        <w:t xml:space="preserve">mortality in </w:t>
      </w:r>
      <w:r w:rsidR="00BD4A20">
        <w:rPr>
          <w:rFonts w:ascii="Times New Roman" w:hAnsi="Times New Roman"/>
          <w:sz w:val="24"/>
          <w:szCs w:val="24"/>
        </w:rPr>
        <w:t xml:space="preserve">various </w:t>
      </w:r>
      <w:r w:rsidR="00040D7A">
        <w:rPr>
          <w:rFonts w:ascii="Times New Roman" w:hAnsi="Times New Roman"/>
          <w:sz w:val="24"/>
          <w:szCs w:val="24"/>
        </w:rPr>
        <w:t>categories</w:t>
      </w:r>
      <w:r w:rsidR="00BD4A20">
        <w:rPr>
          <w:rFonts w:ascii="Times New Roman" w:hAnsi="Times New Roman"/>
          <w:sz w:val="24"/>
          <w:szCs w:val="24"/>
        </w:rPr>
        <w:t xml:space="preserve"> of injury </w:t>
      </w:r>
      <w:r w:rsidRPr="00C61364">
        <w:rPr>
          <w:rFonts w:ascii="Times New Roman" w:hAnsi="Times New Roman"/>
          <w:sz w:val="24"/>
          <w:szCs w:val="24"/>
        </w:rPr>
        <w:t xml:space="preserve">could </w:t>
      </w:r>
      <w:r w:rsidR="00040D7A">
        <w:rPr>
          <w:rFonts w:ascii="Times New Roman" w:hAnsi="Times New Roman"/>
          <w:sz w:val="24"/>
          <w:szCs w:val="24"/>
        </w:rPr>
        <w:t>be affected by anomalous temperature</w:t>
      </w:r>
      <w:r w:rsidR="001B4AE9">
        <w:rPr>
          <w:rFonts w:ascii="Times New Roman" w:hAnsi="Times New Roman"/>
          <w:sz w:val="24"/>
          <w:szCs w:val="24"/>
        </w:rPr>
        <w:t xml:space="preserve">. </w:t>
      </w:r>
      <w:r w:rsidR="00A36DB1" w:rsidRPr="00C61364">
        <w:rPr>
          <w:rFonts w:ascii="Times New Roman" w:hAnsi="Times New Roman"/>
          <w:sz w:val="24"/>
          <w:szCs w:val="24"/>
        </w:rPr>
        <w:t xml:space="preserve">By examining age-sex groups </w:t>
      </w:r>
      <w:r w:rsidR="001B4AE9">
        <w:rPr>
          <w:rFonts w:ascii="Times New Roman" w:hAnsi="Times New Roman"/>
          <w:sz w:val="24"/>
          <w:szCs w:val="24"/>
        </w:rPr>
        <w:t xml:space="preserve">with injury categories </w:t>
      </w:r>
      <w:r w:rsidR="00A36DB1" w:rsidRPr="00C61364">
        <w:rPr>
          <w:rFonts w:ascii="Times New Roman" w:hAnsi="Times New Roman"/>
          <w:sz w:val="24"/>
          <w:szCs w:val="24"/>
        </w:rPr>
        <w:t xml:space="preserve">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Pr="00C61364">
        <w:rPr>
          <w:rFonts w:ascii="Times New Roman" w:hAnsi="Times New Roman"/>
          <w:sz w:val="24"/>
          <w:szCs w:val="24"/>
        </w:rPr>
        <w:t>There exist not only distinct patterns for age groups, but also between men and women within the</w:t>
      </w:r>
      <w:r w:rsidR="00E7061A">
        <w:rPr>
          <w:rFonts w:ascii="Times New Roman" w:hAnsi="Times New Roman"/>
          <w:sz w:val="24"/>
          <w:szCs w:val="24"/>
        </w:rPr>
        <w:t xml:space="preserve"> same age groups and across months</w:t>
      </w:r>
      <w:r w:rsidRPr="00C61364">
        <w:rPr>
          <w:rFonts w:ascii="Times New Roman" w:hAnsi="Times New Roman"/>
          <w:sz w:val="24"/>
          <w:szCs w:val="24"/>
        </w:rPr>
        <w:t>.</w:t>
      </w:r>
    </w:p>
    <w:p w14:paraId="56371862" w14:textId="77777777" w:rsidR="00090A3A" w:rsidRDefault="00090A3A" w:rsidP="00D76DF7">
      <w:pPr>
        <w:spacing w:after="0" w:line="480" w:lineRule="auto"/>
        <w:jc w:val="both"/>
        <w:rPr>
          <w:rFonts w:ascii="Times New Roman" w:hAnsi="Times New Roman"/>
          <w:sz w:val="24"/>
          <w:szCs w:val="24"/>
        </w:rPr>
      </w:pPr>
    </w:p>
    <w:p w14:paraId="2EEE5EBC" w14:textId="22B74663" w:rsidR="00090A3A" w:rsidRDefault="00090A3A" w:rsidP="00D76DF7">
      <w:pPr>
        <w:spacing w:after="0" w:line="480" w:lineRule="auto"/>
        <w:jc w:val="both"/>
        <w:rPr>
          <w:rFonts w:ascii="Times New Roman" w:hAnsi="Times New Roman"/>
          <w:sz w:val="24"/>
          <w:szCs w:val="24"/>
        </w:rPr>
      </w:pPr>
      <w:r>
        <w:rPr>
          <w:rFonts w:ascii="Times New Roman" w:hAnsi="Times New Roman"/>
          <w:sz w:val="24"/>
          <w:szCs w:val="24"/>
        </w:rPr>
        <w:t>Th</w:t>
      </w:r>
      <w:r w:rsidR="00F65593">
        <w:rPr>
          <w:rFonts w:ascii="Times New Roman" w:hAnsi="Times New Roman"/>
          <w:sz w:val="24"/>
          <w:szCs w:val="24"/>
        </w:rPr>
        <w:t>at males make up</w:t>
      </w:r>
      <w:r>
        <w:rPr>
          <w:rFonts w:ascii="Times New Roman" w:hAnsi="Times New Roman"/>
          <w:sz w:val="24"/>
          <w:szCs w:val="24"/>
        </w:rPr>
        <w:t xml:space="preserve"> majority of additional </w:t>
      </w:r>
      <w:r w:rsidR="00BB2EFB">
        <w:rPr>
          <w:rFonts w:ascii="Times New Roman" w:hAnsi="Times New Roman"/>
          <w:sz w:val="24"/>
          <w:szCs w:val="24"/>
        </w:rPr>
        <w:t xml:space="preserve">injury deaths </w:t>
      </w:r>
      <w:r>
        <w:rPr>
          <w:rFonts w:ascii="Times New Roman" w:hAnsi="Times New Roman"/>
          <w:sz w:val="24"/>
          <w:szCs w:val="24"/>
        </w:rPr>
        <w:t>contrasts with studies of cardiorespiratory causes of deaths, where effects estimated would be larger for females.</w:t>
      </w:r>
      <w:r w:rsidR="00914974">
        <w:rPr>
          <w:rFonts w:ascii="Times New Roman" w:hAnsi="Times New Roman"/>
          <w:sz w:val="24"/>
          <w:szCs w:val="24"/>
        </w:rPr>
        <w:fldChar w:fldCharType="begin" w:fldLock="1"/>
      </w:r>
      <w:r w:rsidR="00B17AA3">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eviouslyFormattedCitation":"&lt;sup&gt;5&lt;/sup&gt;"},"properties":{"noteIndex":0},"schema":"https://github.com/citation-style-language/schema/raw/master/csl-citation.json"}</w:instrText>
      </w:r>
      <w:r w:rsidR="00914974">
        <w:rPr>
          <w:rFonts w:ascii="Times New Roman" w:hAnsi="Times New Roman"/>
          <w:sz w:val="24"/>
          <w:szCs w:val="24"/>
        </w:rPr>
        <w:fldChar w:fldCharType="separate"/>
      </w:r>
      <w:r w:rsidR="00914974" w:rsidRPr="00914974">
        <w:rPr>
          <w:rFonts w:ascii="Times New Roman" w:hAnsi="Times New Roman"/>
          <w:noProof/>
          <w:sz w:val="24"/>
          <w:szCs w:val="24"/>
          <w:vertAlign w:val="superscript"/>
        </w:rPr>
        <w:t>5</w:t>
      </w:r>
      <w:r w:rsidR="00914974">
        <w:rPr>
          <w:rFonts w:ascii="Times New Roman" w:hAnsi="Times New Roman"/>
          <w:sz w:val="24"/>
          <w:szCs w:val="24"/>
        </w:rPr>
        <w:fldChar w:fldCharType="end"/>
      </w:r>
      <w:commentRangeEnd w:id="104"/>
      <w:r w:rsidR="00156958">
        <w:rPr>
          <w:rStyle w:val="CommentReference"/>
          <w:rFonts w:asciiTheme="minorHAnsi" w:eastAsiaTheme="minorHAnsi" w:hAnsiTheme="minorHAnsi" w:cstheme="minorBidi"/>
        </w:rPr>
        <w:commentReference w:id="104"/>
      </w:r>
    </w:p>
    <w:p w14:paraId="4DC4DB94" w14:textId="77777777" w:rsidR="00CE4993" w:rsidRDefault="00CE4993" w:rsidP="00D76DF7">
      <w:pPr>
        <w:spacing w:after="0" w:line="480" w:lineRule="auto"/>
        <w:jc w:val="both"/>
        <w:rPr>
          <w:rFonts w:ascii="Times New Roman" w:hAnsi="Times New Roman"/>
          <w:sz w:val="24"/>
          <w:szCs w:val="24"/>
        </w:rPr>
      </w:pPr>
    </w:p>
    <w:p w14:paraId="737731DE" w14:textId="7E9C4EBB"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Transport</w:t>
      </w:r>
    </w:p>
    <w:p w14:paraId="08F92FC8" w14:textId="5FD6EDE1" w:rsidR="00E908B1" w:rsidRDefault="009B7A5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10"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Also young people (16-29) have highest crash involvements per 100 million miles, along with 80+ </w:t>
      </w:r>
      <w:r w:rsidR="009B7A5F">
        <w:rPr>
          <w:rFonts w:ascii="Times New Roman" w:hAnsi="Times New Roman"/>
          <w:sz w:val="24"/>
          <w:szCs w:val="24"/>
        </w:rPr>
        <w:t>(</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D76DF7">
      <w:pPr>
        <w:pStyle w:val="ListParagraph"/>
        <w:numPr>
          <w:ilvl w:val="0"/>
          <w:numId w:val="7"/>
        </w:numPr>
        <w:spacing w:after="0" w:line="480" w:lineRule="auto"/>
        <w:jc w:val="both"/>
        <w:rPr>
          <w:rFonts w:ascii="Times New Roman" w:hAnsi="Times New Roman"/>
          <w:sz w:val="24"/>
          <w:szCs w:val="24"/>
        </w:rPr>
      </w:pPr>
      <w:commentRangeStart w:id="106"/>
      <w:r>
        <w:rPr>
          <w:rFonts w:ascii="Times New Roman" w:hAnsi="Times New Roman"/>
          <w:sz w:val="24"/>
          <w:szCs w:val="24"/>
        </w:rPr>
        <w:lastRenderedPageBreak/>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2"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‘Young drivers are less likely than adults to drive after drinking alcohol, but their crash risk is substantially higher when they do’. (</w:t>
      </w:r>
      <w:hyperlink r:id="rId13" w:history="1">
        <w:r w:rsidRPr="00E908B1">
          <w:rPr>
            <w:rStyle w:val="Hyperlink"/>
            <w:rFonts w:ascii="Times New Roman" w:hAnsi="Times New Roman"/>
            <w:sz w:val="24"/>
            <w:szCs w:val="24"/>
          </w:rPr>
          <w:t>link</w:t>
        </w:r>
      </w:hyperlink>
      <w:r>
        <w:rPr>
          <w:rFonts w:ascii="Times New Roman" w:hAnsi="Times New Roman"/>
          <w:sz w:val="24"/>
          <w:szCs w:val="24"/>
        </w:rPr>
        <w:t>)</w:t>
      </w:r>
      <w:commentRangeEnd w:id="106"/>
      <w:r w:rsidR="00176D12">
        <w:rPr>
          <w:rStyle w:val="CommentReference"/>
          <w:rFonts w:asciiTheme="minorHAnsi" w:eastAsiaTheme="minorHAnsi" w:hAnsiTheme="minorHAnsi" w:cstheme="minorBidi"/>
        </w:rPr>
        <w:commentReference w:id="106"/>
      </w:r>
    </w:p>
    <w:p w14:paraId="239571D4" w14:textId="2F024B0A" w:rsidR="0088535B" w:rsidDel="00176D12" w:rsidRDefault="00192959" w:rsidP="00D76DF7">
      <w:pPr>
        <w:pStyle w:val="ListParagraph"/>
        <w:numPr>
          <w:ilvl w:val="0"/>
          <w:numId w:val="7"/>
        </w:numPr>
        <w:spacing w:after="0" w:line="480" w:lineRule="auto"/>
        <w:jc w:val="both"/>
        <w:rPr>
          <w:rFonts w:ascii="Times New Roman" w:hAnsi="Times New Roman"/>
          <w:sz w:val="24"/>
          <w:szCs w:val="24"/>
        </w:rPr>
      </w:pPr>
      <w:moveFromRangeStart w:id="107" w:author="Ezzati, Majid" w:date="2018-10-22T19:42:00Z" w:name="move528000693"/>
      <w:moveFrom w:id="108" w:author="Ezzati, Majid" w:date="2018-10-22T19:42:00Z">
        <w:r w:rsidDel="00176D12">
          <w:rPr>
            <w:rFonts w:ascii="Times New Roman" w:hAnsi="Times New Roman"/>
            <w:sz w:val="24"/>
            <w:szCs w:val="24"/>
          </w:rPr>
          <w:t>Visual acuity lowered by increases in temperature</w:t>
        </w:r>
        <w:r w:rsidR="0041272D" w:rsidDel="00176D12">
          <w:rPr>
            <w:rFonts w:ascii="Times New Roman" w:hAnsi="Times New Roman"/>
            <w:sz w:val="24"/>
            <w:szCs w:val="24"/>
          </w:rPr>
          <w:t>.</w:t>
        </w:r>
        <w:r w:rsidR="00EF3762" w:rsidDel="00176D12">
          <w:rPr>
            <w:rFonts w:ascii="Times New Roman" w:hAnsi="Times New Roman"/>
            <w:sz w:val="24"/>
            <w:szCs w:val="24"/>
          </w:rPr>
          <w:fldChar w:fldCharType="begin" w:fldLock="1"/>
        </w:r>
        <w:r w:rsidR="00914974" w:rsidDel="00176D12">
          <w:rPr>
            <w:rFonts w:ascii="Times New Roman" w:hAnsi="Times New Roman"/>
            <w:sz w:val="24"/>
            <w:szCs w:val="24"/>
          </w:rPr>
          <w:instrText>ADDIN CSL_CITATION {"citationItems":[{"id":"ITEM-1","itemData":{"DOI":"10.1080/00140138408963605","ISSN":"13665847","abstract":"\"</w:instrText>
        </w:r>
        <w:r w:rsidR="00914974" w:rsidDel="00176D12">
          <w:rPr>
            <w:rFonts w:ascii="Times New Roman" w:hAnsi="Times New Roman" w:hint="eastAsia"/>
            <w:sz w:val="24"/>
            <w:szCs w:val="24"/>
          </w:rPr>
          <w:instrText>視力に及ぼす熱の影響</w:instrText>
        </w:r>
        <w:r w:rsidR="00914974" w:rsidDel="00176D12">
          <w:rPr>
            <w:rFonts w:ascii="Times New Roman" w:hAnsi="Times New Roman"/>
            <w:sz w:val="24"/>
            <w:szCs w:val="24"/>
          </w:rPr>
          <w:instrText xml:space="preserve">  </w:instrText>
        </w:r>
        <w:r w:rsidR="00914974" w:rsidDel="00176D12">
          <w:rPr>
            <w:rFonts w:ascii="Times New Roman" w:hAnsi="Times New Roman" w:hint="eastAsia"/>
            <w:sz w:val="24"/>
            <w:szCs w:val="24"/>
          </w:rPr>
          <w:instrText xml:space="preserve">　</w:instrText>
        </w:r>
        <w:r w:rsidR="00914974" w:rsidDel="00176D12">
          <w:rPr>
            <w:rFonts w:ascii="Times New Roman" w:hAnsi="Times New Roman"/>
            <w:sz w:val="24"/>
            <w:szCs w:val="24"/>
          </w:rPr>
          <w:instrText>9</w:instrText>
        </w:r>
        <w:r w:rsidR="00914974" w:rsidDel="00176D12">
          <w:rPr>
            <w:rFonts w:ascii="Times New Roman" w:hAnsi="Times New Roman" w:hint="eastAsia"/>
            <w:sz w:val="24"/>
            <w:szCs w:val="24"/>
          </w:rPr>
          <w:instrText>名の被験者の視力を</w:instrText>
        </w:r>
        <w:r w:rsidR="00914974" w:rsidDel="00176D12">
          <w:rPr>
            <w:rFonts w:ascii="Times New Roman" w:hAnsi="Times New Roman"/>
            <w:sz w:val="24"/>
            <w:szCs w:val="24"/>
          </w:rPr>
          <w:instrText>3</w:instrText>
        </w:r>
        <w:r w:rsidR="00914974" w:rsidDel="00176D12">
          <w:rPr>
            <w:rFonts w:ascii="Times New Roman" w:hAnsi="Times New Roman" w:hint="eastAsia"/>
            <w:sz w:val="24"/>
            <w:szCs w:val="24"/>
          </w:rPr>
          <w:instrText>つの条件下でランドルト環を用いて測定した。</w:instrText>
        </w:r>
        <w:r w:rsidR="00914974" w:rsidDel="00176D12">
          <w:rPr>
            <w:rFonts w:ascii="Times New Roman" w:hAnsi="Times New Roman"/>
            <w:sz w:val="24"/>
            <w:szCs w:val="24"/>
          </w:rPr>
          <w:instrText>3</w:instrText>
        </w:r>
        <w:r w:rsidR="00914974" w:rsidDel="00176D12">
          <w:rPr>
            <w:rFonts w:ascii="Times New Roman" w:hAnsi="Times New Roman" w:hint="eastAsia"/>
            <w:sz w:val="24"/>
            <w:szCs w:val="24"/>
          </w:rPr>
          <w:instrText>つの条件とは（</w:instrText>
        </w:r>
        <w:r w:rsidR="00914974" w:rsidDel="00176D12">
          <w:rPr>
            <w:rFonts w:ascii="Times New Roman" w:hAnsi="Times New Roman"/>
            <w:sz w:val="24"/>
            <w:szCs w:val="24"/>
          </w:rPr>
          <w:instrText>1</w:instrText>
        </w:r>
        <w:r w:rsidR="00914974" w:rsidDel="00176D12">
          <w:rPr>
            <w:rFonts w:ascii="Times New Roman" w:hAnsi="Times New Roman" w:hint="eastAsia"/>
            <w:sz w:val="24"/>
            <w:szCs w:val="24"/>
          </w:rPr>
          <w:instrText>）熱的中立のコントロール、（</w:instrText>
        </w:r>
        <w:r w:rsidR="00914974" w:rsidDel="00176D12">
          <w:rPr>
            <w:rFonts w:ascii="Times New Roman" w:hAnsi="Times New Roman"/>
            <w:sz w:val="24"/>
            <w:szCs w:val="24"/>
          </w:rPr>
          <w:instrText>2</w:instrText>
        </w:r>
        <w:r w:rsidR="00914974" w:rsidDel="00176D12">
          <w:rPr>
            <w:rFonts w:ascii="Times New Roman" w:hAnsi="Times New Roman" w:hint="eastAsia"/>
            <w:sz w:val="24"/>
            <w:szCs w:val="24"/>
          </w:rPr>
          <w:instrText>）温暖湿潤、（</w:instrText>
        </w:r>
        <w:r w:rsidR="00914974" w:rsidDel="00176D12">
          <w:rPr>
            <w:rFonts w:ascii="Times New Roman" w:hAnsi="Times New Roman"/>
            <w:sz w:val="24"/>
            <w:szCs w:val="24"/>
          </w:rPr>
          <w:instrText>3</w:instrText>
        </w:r>
        <w:r w:rsidR="00914974" w:rsidDel="00176D12">
          <w:rPr>
            <w:rFonts w:ascii="Times New Roman" w:hAnsi="Times New Roman" w:hint="eastAsia"/>
            <w:sz w:val="24"/>
            <w:szCs w:val="24"/>
          </w:rPr>
          <w:instrText>）高温乾燥の環境で、各条件とも被験者を</w:instrText>
        </w:r>
        <w:r w:rsidR="00914974" w:rsidDel="00176D12">
          <w:rPr>
            <w:rFonts w:ascii="Times New Roman" w:hAnsi="Times New Roman"/>
            <w:sz w:val="24"/>
            <w:szCs w:val="24"/>
          </w:rPr>
          <w:instrText>3</w:instrText>
        </w:r>
        <w:r w:rsidR="00914974" w:rsidDel="00176D12">
          <w:rPr>
            <w:rFonts w:ascii="Times New Roman" w:hAnsi="Times New Roman" w:hint="eastAsia"/>
            <w:sz w:val="24"/>
            <w:szCs w:val="24"/>
          </w:rPr>
          <w:instrText>時間放置した。背景照度は</w:instrText>
        </w:r>
        <w:r w:rsidR="00914974" w:rsidDel="00176D12">
          <w:rPr>
            <w:rFonts w:ascii="Times New Roman" w:hAnsi="Times New Roman"/>
            <w:sz w:val="24"/>
            <w:szCs w:val="24"/>
          </w:rPr>
          <w:instrText>450</w:instrText>
        </w:r>
        <w:r w:rsidR="00914974" w:rsidDel="00176D12">
          <w:rPr>
            <w:rFonts w:ascii="Times New Roman" w:hAnsi="Times New Roman" w:hint="eastAsia"/>
            <w:sz w:val="24"/>
            <w:szCs w:val="24"/>
          </w:rPr>
          <w:instrText>と</w:instrText>
        </w:r>
        <w:r w:rsidR="00914974" w:rsidDel="00176D12">
          <w:rPr>
            <w:rFonts w:ascii="Times New Roman" w:hAnsi="Times New Roman"/>
            <w:sz w:val="24"/>
            <w:szCs w:val="24"/>
          </w:rPr>
          <w:instrText>5cd/m2</w:instrText>
        </w:r>
        <w:r w:rsidR="00914974" w:rsidDel="00176D12">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914974" w:rsidDel="00176D12">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24&lt;/sup&gt;","plainTextFormattedCitation":"24","previouslyFormattedCitation":"&lt;sup&gt;24&lt;/sup&gt;"},"properties":{"noteIndex":0},"schema":"https://github.com/citation-style-language/schema/raw/master/csl-citation.json"}</w:instrText>
        </w:r>
        <w:r w:rsidR="00EF3762" w:rsidDel="00176D12">
          <w:rPr>
            <w:rFonts w:ascii="Times New Roman" w:hAnsi="Times New Roman"/>
            <w:sz w:val="24"/>
            <w:szCs w:val="24"/>
          </w:rPr>
          <w:fldChar w:fldCharType="separate"/>
        </w:r>
        <w:r w:rsidR="005D7922" w:rsidRPr="005D7922" w:rsidDel="00176D12">
          <w:rPr>
            <w:rFonts w:ascii="Times New Roman" w:hAnsi="Times New Roman"/>
            <w:noProof/>
            <w:sz w:val="24"/>
            <w:szCs w:val="24"/>
            <w:vertAlign w:val="superscript"/>
          </w:rPr>
          <w:t>24</w:t>
        </w:r>
        <w:r w:rsidR="00EF3762" w:rsidDel="00176D12">
          <w:rPr>
            <w:rFonts w:ascii="Times New Roman" w:hAnsi="Times New Roman"/>
            <w:sz w:val="24"/>
            <w:szCs w:val="24"/>
          </w:rPr>
          <w:fldChar w:fldCharType="end"/>
        </w:r>
      </w:moveFrom>
    </w:p>
    <w:moveFromRangeEnd w:id="107"/>
    <w:p w14:paraId="060588E4" w14:textId="7220E24E" w:rsidR="00176D12" w:rsidRDefault="00CC1FF3" w:rsidP="00176D12">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25&lt;/sup&gt;","plainTextFormattedCitation":"25","previouslyFormattedCitation":"&lt;sup&gt;24&lt;/sup&gt;"},"properties":{"noteIndex":0},"schema":"https://github.com/citation-style-language/schema/raw/master/csl-citation.json"}</w:instrText>
      </w:r>
      <w:r w:rsidR="000765BB">
        <w:rPr>
          <w:rFonts w:ascii="Times New Roman" w:hAnsi="Times New Roman"/>
          <w:sz w:val="24"/>
          <w:szCs w:val="24"/>
        </w:rPr>
        <w:fldChar w:fldCharType="separate"/>
      </w:r>
      <w:r w:rsidR="00997E51" w:rsidRPr="00997E51">
        <w:rPr>
          <w:rFonts w:ascii="Times New Roman" w:hAnsi="Times New Roman"/>
          <w:noProof/>
          <w:sz w:val="24"/>
          <w:szCs w:val="24"/>
          <w:vertAlign w:val="superscript"/>
        </w:rPr>
        <w:t>25</w:t>
      </w:r>
      <w:r w:rsidR="000765BB">
        <w:rPr>
          <w:rFonts w:ascii="Times New Roman" w:hAnsi="Times New Roman"/>
          <w:sz w:val="24"/>
          <w:szCs w:val="24"/>
        </w:rPr>
        <w:fldChar w:fldCharType="end"/>
      </w:r>
      <w:ins w:id="109" w:author="Ezzati, Majid" w:date="2018-10-22T19:42:00Z">
        <w:r w:rsidR="00176D12" w:rsidRPr="00176D12">
          <w:rPr>
            <w:rFonts w:ascii="Times New Roman" w:hAnsi="Times New Roman"/>
            <w:sz w:val="24"/>
            <w:szCs w:val="24"/>
          </w:rPr>
          <w:t xml:space="preserve"> </w:t>
        </w:r>
      </w:ins>
      <w:moveToRangeStart w:id="110" w:author="Ezzati, Majid" w:date="2018-10-22T19:42:00Z" w:name="move528000693"/>
      <w:moveTo w:id="111" w:author="Ezzati, Majid" w:date="2018-10-22T19:42:00Z">
        <w:r w:rsidR="00176D12">
          <w:rPr>
            <w:rFonts w:ascii="Times New Roman" w:hAnsi="Times New Roman"/>
            <w:sz w:val="24"/>
            <w:szCs w:val="24"/>
          </w:rPr>
          <w:t>Visual acuity lowered by increases in temperature.</w:t>
        </w:r>
        <w:r w:rsidR="00176D12">
          <w:rPr>
            <w:rFonts w:ascii="Times New Roman" w:hAnsi="Times New Roman"/>
            <w:sz w:val="24"/>
            <w:szCs w:val="24"/>
          </w:rPr>
          <w:fldChar w:fldCharType="begin" w:fldLock="1"/>
        </w:r>
      </w:moveTo>
      <w:r w:rsidR="00997E51">
        <w:rPr>
          <w:rFonts w:ascii="Times New Roman" w:hAnsi="Times New Roman"/>
          <w:sz w:val="24"/>
          <w:szCs w:val="24"/>
        </w:rPr>
        <w:instrText>ADDIN CSL_CITATION {"citationItems":[{"id":"ITEM-1","itemData":{"DOI":"10.1080/00140138408963605","ISSN":"13665847","abstract":"\"</w:instrText>
      </w:r>
      <w:r w:rsidR="00997E51">
        <w:rPr>
          <w:rFonts w:ascii="Times New Roman" w:hAnsi="Times New Roman" w:hint="eastAsia"/>
          <w:sz w:val="24"/>
          <w:szCs w:val="24"/>
        </w:rPr>
        <w:instrText>視力に及ぼす熱の影響</w:instrText>
      </w:r>
      <w:r w:rsidR="00997E51">
        <w:rPr>
          <w:rFonts w:ascii="Times New Roman" w:hAnsi="Times New Roman"/>
          <w:sz w:val="24"/>
          <w:szCs w:val="24"/>
        </w:rPr>
        <w:instrText xml:space="preserve">  </w:instrText>
      </w:r>
      <w:r w:rsidR="00997E51">
        <w:rPr>
          <w:rFonts w:ascii="Times New Roman" w:hAnsi="Times New Roman" w:hint="eastAsia"/>
          <w:sz w:val="24"/>
          <w:szCs w:val="24"/>
        </w:rPr>
        <w:instrText xml:space="preserve">　</w:instrText>
      </w:r>
      <w:r w:rsidR="00997E51">
        <w:rPr>
          <w:rFonts w:ascii="Times New Roman" w:hAnsi="Times New Roman"/>
          <w:sz w:val="24"/>
          <w:szCs w:val="24"/>
        </w:rPr>
        <w:instrText>9</w:instrText>
      </w:r>
      <w:r w:rsidR="00997E51">
        <w:rPr>
          <w:rFonts w:ascii="Times New Roman" w:hAnsi="Times New Roman" w:hint="eastAsia"/>
          <w:sz w:val="24"/>
          <w:szCs w:val="24"/>
        </w:rPr>
        <w:instrText>名の被験者の視力を</w:instrText>
      </w:r>
      <w:r w:rsidR="00997E51">
        <w:rPr>
          <w:rFonts w:ascii="Times New Roman" w:hAnsi="Times New Roman"/>
          <w:sz w:val="24"/>
          <w:szCs w:val="24"/>
        </w:rPr>
        <w:instrText>3</w:instrText>
      </w:r>
      <w:r w:rsidR="00997E51">
        <w:rPr>
          <w:rFonts w:ascii="Times New Roman" w:hAnsi="Times New Roman" w:hint="eastAsia"/>
          <w:sz w:val="24"/>
          <w:szCs w:val="24"/>
        </w:rPr>
        <w:instrText>つの条件下でランドルト環を用いて測定した。</w:instrText>
      </w:r>
      <w:r w:rsidR="00997E51">
        <w:rPr>
          <w:rFonts w:ascii="Times New Roman" w:hAnsi="Times New Roman"/>
          <w:sz w:val="24"/>
          <w:szCs w:val="24"/>
        </w:rPr>
        <w:instrText>3</w:instrText>
      </w:r>
      <w:r w:rsidR="00997E51">
        <w:rPr>
          <w:rFonts w:ascii="Times New Roman" w:hAnsi="Times New Roman" w:hint="eastAsia"/>
          <w:sz w:val="24"/>
          <w:szCs w:val="24"/>
        </w:rPr>
        <w:instrText>つの条件とは（</w:instrText>
      </w:r>
      <w:r w:rsidR="00997E51">
        <w:rPr>
          <w:rFonts w:ascii="Times New Roman" w:hAnsi="Times New Roman"/>
          <w:sz w:val="24"/>
          <w:szCs w:val="24"/>
        </w:rPr>
        <w:instrText>1</w:instrText>
      </w:r>
      <w:r w:rsidR="00997E51">
        <w:rPr>
          <w:rFonts w:ascii="Times New Roman" w:hAnsi="Times New Roman" w:hint="eastAsia"/>
          <w:sz w:val="24"/>
          <w:szCs w:val="24"/>
        </w:rPr>
        <w:instrText>）熱的中立のコントロール、（</w:instrText>
      </w:r>
      <w:r w:rsidR="00997E51">
        <w:rPr>
          <w:rFonts w:ascii="Times New Roman" w:hAnsi="Times New Roman"/>
          <w:sz w:val="24"/>
          <w:szCs w:val="24"/>
        </w:rPr>
        <w:instrText>2</w:instrText>
      </w:r>
      <w:r w:rsidR="00997E51">
        <w:rPr>
          <w:rFonts w:ascii="Times New Roman" w:hAnsi="Times New Roman" w:hint="eastAsia"/>
          <w:sz w:val="24"/>
          <w:szCs w:val="24"/>
        </w:rPr>
        <w:instrText>）温暖湿潤、（</w:instrText>
      </w:r>
      <w:r w:rsidR="00997E51">
        <w:rPr>
          <w:rFonts w:ascii="Times New Roman" w:hAnsi="Times New Roman"/>
          <w:sz w:val="24"/>
          <w:szCs w:val="24"/>
        </w:rPr>
        <w:instrText>3</w:instrText>
      </w:r>
      <w:r w:rsidR="00997E51">
        <w:rPr>
          <w:rFonts w:ascii="Times New Roman" w:hAnsi="Times New Roman" w:hint="eastAsia"/>
          <w:sz w:val="24"/>
          <w:szCs w:val="24"/>
        </w:rPr>
        <w:instrText>）高温乾燥の環境で、各条件とも被験者を</w:instrText>
      </w:r>
      <w:r w:rsidR="00997E51">
        <w:rPr>
          <w:rFonts w:ascii="Times New Roman" w:hAnsi="Times New Roman"/>
          <w:sz w:val="24"/>
          <w:szCs w:val="24"/>
        </w:rPr>
        <w:instrText>3</w:instrText>
      </w:r>
      <w:r w:rsidR="00997E51">
        <w:rPr>
          <w:rFonts w:ascii="Times New Roman" w:hAnsi="Times New Roman" w:hint="eastAsia"/>
          <w:sz w:val="24"/>
          <w:szCs w:val="24"/>
        </w:rPr>
        <w:instrText>時間放置した。背景照度は</w:instrText>
      </w:r>
      <w:r w:rsidR="00997E51">
        <w:rPr>
          <w:rFonts w:ascii="Times New Roman" w:hAnsi="Times New Roman"/>
          <w:sz w:val="24"/>
          <w:szCs w:val="24"/>
        </w:rPr>
        <w:instrText>450</w:instrText>
      </w:r>
      <w:r w:rsidR="00997E51">
        <w:rPr>
          <w:rFonts w:ascii="Times New Roman" w:hAnsi="Times New Roman" w:hint="eastAsia"/>
          <w:sz w:val="24"/>
          <w:szCs w:val="24"/>
        </w:rPr>
        <w:instrText>と</w:instrText>
      </w:r>
      <w:r w:rsidR="00997E51">
        <w:rPr>
          <w:rFonts w:ascii="Times New Roman" w:hAnsi="Times New Roman"/>
          <w:sz w:val="24"/>
          <w:szCs w:val="24"/>
        </w:rPr>
        <w:instrText>5cd/m2</w:instrText>
      </w:r>
      <w:r w:rsidR="00997E51">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997E51">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26&lt;/sup&gt;","plainTextFormattedCitation":"26","previouslyFormattedCitation":"&lt;sup&gt;25&lt;/sup&gt;"},"properties":{"noteIndex":0},"schema":"https://github.com/citation-style-language/schema/raw/master/csl-citation.json"}</w:instrText>
      </w:r>
      <w:moveTo w:id="112" w:author="Ezzati, Majid" w:date="2018-10-22T19:42:00Z">
        <w:r w:rsidR="00176D12">
          <w:rPr>
            <w:rFonts w:ascii="Times New Roman" w:hAnsi="Times New Roman"/>
            <w:sz w:val="24"/>
            <w:szCs w:val="24"/>
          </w:rPr>
          <w:fldChar w:fldCharType="separate"/>
        </w:r>
      </w:moveTo>
      <w:r w:rsidR="00997E51" w:rsidRPr="00997E51">
        <w:rPr>
          <w:rFonts w:ascii="Times New Roman" w:hAnsi="Times New Roman"/>
          <w:noProof/>
          <w:sz w:val="24"/>
          <w:szCs w:val="24"/>
          <w:vertAlign w:val="superscript"/>
        </w:rPr>
        <w:t>26</w:t>
      </w:r>
      <w:moveTo w:id="113" w:author="Ezzati, Majid" w:date="2018-10-22T19:42:00Z">
        <w:r w:rsidR="00176D12">
          <w:rPr>
            <w:rFonts w:ascii="Times New Roman" w:hAnsi="Times New Roman"/>
            <w:sz w:val="24"/>
            <w:szCs w:val="24"/>
          </w:rPr>
          <w:fldChar w:fldCharType="end"/>
        </w:r>
      </w:moveTo>
    </w:p>
    <w:moveToRangeEnd w:id="110"/>
    <w:p w14:paraId="03D1BB6D" w14:textId="4E3B0FD9" w:rsidR="00975ED8" w:rsidRDefault="00975ED8" w:rsidP="00D76DF7">
      <w:pPr>
        <w:pStyle w:val="ListParagraph"/>
        <w:numPr>
          <w:ilvl w:val="0"/>
          <w:numId w:val="7"/>
        </w:numPr>
        <w:spacing w:after="0" w:line="480" w:lineRule="auto"/>
        <w:jc w:val="both"/>
        <w:rPr>
          <w:rFonts w:ascii="Times New Roman" w:hAnsi="Times New Roman"/>
          <w:sz w:val="24"/>
          <w:szCs w:val="24"/>
        </w:rPr>
      </w:pPr>
    </w:p>
    <w:p w14:paraId="55B0906B" w14:textId="58FBD6D8" w:rsidR="007B210B" w:rsidRDefault="007B210B"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Default="00466E8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[[cogfx and heat]]</w:t>
      </w:r>
    </w:p>
    <w:p w14:paraId="779EC589" w14:textId="0AF4A347" w:rsidR="00152F5E" w:rsidRPr="00602B35" w:rsidRDefault="00152F5E" w:rsidP="00D76DF7">
      <w:pPr>
        <w:pStyle w:val="ListParagraph"/>
        <w:numPr>
          <w:ilvl w:val="0"/>
          <w:numId w:val="7"/>
        </w:numPr>
        <w:spacing w:after="0" w:line="480" w:lineRule="auto"/>
        <w:jc w:val="both"/>
        <w:rPr>
          <w:rFonts w:ascii="Times New Roman" w:hAnsi="Times New Roman"/>
          <w:sz w:val="24"/>
          <w:szCs w:val="24"/>
        </w:rPr>
      </w:pPr>
      <w:r w:rsidRPr="00152F5E">
        <w:rPr>
          <w:rFonts w:ascii="Times New Roman" w:hAnsi="Times New Roman"/>
          <w:sz w:val="24"/>
          <w:szCs w:val="24"/>
        </w:rPr>
        <w:t>https://www.eia.gov/dnav/pet/hist/LeafHandler.ashx?n=PET&amp;s=MGFUPUS1&amp;f=M</w:t>
      </w:r>
    </w:p>
    <w:p w14:paraId="3F68724F" w14:textId="77777777" w:rsidR="00F605C3" w:rsidRDefault="00F605C3" w:rsidP="00D76DF7">
      <w:pPr>
        <w:spacing w:after="0" w:line="480" w:lineRule="auto"/>
        <w:jc w:val="both"/>
        <w:rPr>
          <w:rFonts w:ascii="Times New Roman" w:hAnsi="Times New Roman"/>
          <w:i/>
          <w:sz w:val="24"/>
          <w:szCs w:val="24"/>
        </w:rPr>
      </w:pPr>
    </w:p>
    <w:p w14:paraId="4D854535" w14:textId="1BAAEC21"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7152D7B9" w:rsidR="00661B1E" w:rsidRDefault="001F6E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27&lt;/sup&gt;","plainTextFormattedCitation":"27","previouslyFormattedCitation":"&lt;sup&gt;26&lt;/sup&gt;"},"properties":{"noteIndex":0},"schema":"https://github.com/citation-style-language/schema/raw/master/csl-citation.json"}</w:instrText>
      </w:r>
      <w:r w:rsidR="00B152A1">
        <w:rPr>
          <w:rFonts w:ascii="Times New Roman" w:hAnsi="Times New Roman"/>
          <w:sz w:val="24"/>
          <w:szCs w:val="24"/>
        </w:rPr>
        <w:fldChar w:fldCharType="separate"/>
      </w:r>
      <w:r w:rsidR="00997E51" w:rsidRPr="00997E51">
        <w:rPr>
          <w:rFonts w:ascii="Times New Roman" w:hAnsi="Times New Roman"/>
          <w:noProof/>
          <w:sz w:val="24"/>
          <w:szCs w:val="24"/>
          <w:vertAlign w:val="superscript"/>
        </w:rPr>
        <w:t>27</w:t>
      </w:r>
      <w:r w:rsidR="00B152A1">
        <w:rPr>
          <w:rFonts w:ascii="Times New Roman" w:hAnsi="Times New Roman"/>
          <w:sz w:val="24"/>
          <w:szCs w:val="24"/>
        </w:rPr>
        <w:fldChar w:fldCharType="end"/>
      </w:r>
    </w:p>
    <w:p w14:paraId="40B33F0D" w14:textId="6759E73C" w:rsidR="00B152A1" w:rsidRDefault="00B152A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27&lt;/sup&gt;","plainTextFormattedCitation":"27","previouslyFormattedCitation":"&lt;sup&gt;26&lt;/sup&gt;"},"properties":{"noteIndex":0},"schema":"https://github.com/citation-style-language/schema/raw/master/csl-citation.json"}</w:instrText>
      </w:r>
      <w:r w:rsidR="00223D8A">
        <w:rPr>
          <w:rFonts w:ascii="Times New Roman" w:hAnsi="Times New Roman"/>
          <w:sz w:val="24"/>
          <w:szCs w:val="24"/>
        </w:rPr>
        <w:fldChar w:fldCharType="separate"/>
      </w:r>
      <w:r w:rsidR="00997E51" w:rsidRPr="00997E51">
        <w:rPr>
          <w:rFonts w:ascii="Times New Roman" w:hAnsi="Times New Roman"/>
          <w:noProof/>
          <w:sz w:val="24"/>
          <w:szCs w:val="24"/>
          <w:vertAlign w:val="superscript"/>
        </w:rPr>
        <w:t>27</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28&lt;/sup&gt;","plainTextFormattedCitation":"28","previouslyFormattedCitation":"&lt;sup&gt;27&lt;/sup&gt;"},"properties":{"noteIndex":0},"schema":"https://github.com/citation-style-language/schema/raw/master/csl-citation.json"}</w:instrText>
      </w:r>
      <w:r w:rsidR="00BE68D2">
        <w:rPr>
          <w:rFonts w:ascii="Times New Roman" w:hAnsi="Times New Roman"/>
          <w:sz w:val="24"/>
          <w:szCs w:val="24"/>
        </w:rPr>
        <w:fldChar w:fldCharType="separate"/>
      </w:r>
      <w:r w:rsidR="00997E51" w:rsidRPr="00997E51">
        <w:rPr>
          <w:rFonts w:ascii="Times New Roman" w:hAnsi="Times New Roman"/>
          <w:noProof/>
          <w:sz w:val="24"/>
          <w:szCs w:val="24"/>
          <w:vertAlign w:val="superscript"/>
        </w:rPr>
        <w:t>28</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4F304ABF" w:rsidR="004E6C06" w:rsidRDefault="004E6C0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27&lt;/sup&gt;","plainTextFormattedCitation":"27","previouslyFormattedCitation":"&lt;sup&gt;26&lt;/sup&gt;"},"properties":{"noteIndex":0},"schema":"https://github.com/citation-style-language/schema/raw/master/csl-citation.json"}</w:instrText>
      </w:r>
      <w:r>
        <w:rPr>
          <w:rFonts w:ascii="Times New Roman" w:hAnsi="Times New Roman"/>
          <w:sz w:val="24"/>
          <w:szCs w:val="24"/>
        </w:rPr>
        <w:fldChar w:fldCharType="separate"/>
      </w:r>
      <w:r w:rsidR="00997E51" w:rsidRPr="00997E51">
        <w:rPr>
          <w:rFonts w:ascii="Times New Roman" w:hAnsi="Times New Roman"/>
          <w:noProof/>
          <w:sz w:val="24"/>
          <w:szCs w:val="24"/>
          <w:vertAlign w:val="superscript"/>
        </w:rPr>
        <w:t>27</w:t>
      </w:r>
      <w:r>
        <w:rPr>
          <w:rFonts w:ascii="Times New Roman" w:hAnsi="Times New Roman"/>
          <w:sz w:val="24"/>
          <w:szCs w:val="24"/>
        </w:rPr>
        <w:fldChar w:fldCharType="end"/>
      </w:r>
    </w:p>
    <w:p w14:paraId="71818B0F" w14:textId="4757F1B3" w:rsidR="0023102E" w:rsidRDefault="0023102E"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29&lt;/sup&gt;","plainTextFormattedCitation":"29","previouslyFormattedCitation":"&lt;sup&gt;28&lt;/sup&gt;"},"properties":{"noteIndex":0},"schema":"https://github.com/citation-style-language/schema/raw/master/csl-citation.json"}</w:instrText>
      </w:r>
      <w:r w:rsidR="00D21DED">
        <w:rPr>
          <w:rFonts w:ascii="Times New Roman" w:hAnsi="Times New Roman"/>
          <w:sz w:val="24"/>
          <w:szCs w:val="24"/>
        </w:rPr>
        <w:fldChar w:fldCharType="separate"/>
      </w:r>
      <w:r w:rsidR="00997E51" w:rsidRPr="00997E51">
        <w:rPr>
          <w:rFonts w:ascii="Times New Roman" w:hAnsi="Times New Roman"/>
          <w:noProof/>
          <w:sz w:val="24"/>
          <w:szCs w:val="24"/>
          <w:vertAlign w:val="superscript"/>
        </w:rPr>
        <w:t>29</w:t>
      </w:r>
      <w:r w:rsidR="00D21DED">
        <w:rPr>
          <w:rFonts w:ascii="Times New Roman" w:hAnsi="Times New Roman"/>
          <w:sz w:val="24"/>
          <w:szCs w:val="24"/>
        </w:rPr>
        <w:fldChar w:fldCharType="end"/>
      </w:r>
    </w:p>
    <w:p w14:paraId="1C1D54B7" w14:textId="300F236E" w:rsidR="00223D8A" w:rsidRDefault="000F318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27&lt;/sup&gt;","plainTextFormattedCitation":"27","previouslyFormattedCitation":"&lt;sup&gt;26&lt;/sup&gt;"},"properties":{"noteIndex":0},"schema":"https://github.com/citation-style-language/schema/raw/master/csl-citation.json"}</w:instrText>
      </w:r>
      <w:r>
        <w:rPr>
          <w:rFonts w:ascii="Times New Roman" w:hAnsi="Times New Roman"/>
          <w:sz w:val="24"/>
          <w:szCs w:val="24"/>
        </w:rPr>
        <w:fldChar w:fldCharType="separate"/>
      </w:r>
      <w:r w:rsidR="00997E51" w:rsidRPr="00997E51">
        <w:rPr>
          <w:rFonts w:ascii="Times New Roman" w:hAnsi="Times New Roman"/>
          <w:noProof/>
          <w:sz w:val="24"/>
          <w:szCs w:val="24"/>
          <w:vertAlign w:val="superscript"/>
        </w:rPr>
        <w:t>27</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1311C18E" w:rsidR="00A60195" w:rsidRDefault="00A60195"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29&lt;/sup&gt;","plainTextFormattedCitation":"29","previouslyFormattedCitation":"&lt;sup&gt;28&lt;/sup&gt;"},"properties":{"noteIndex":0},"schema":"https://github.com/citation-style-language/schema/raw/master/csl-citation.json"}</w:instrText>
      </w:r>
      <w:r w:rsidR="000663B0">
        <w:rPr>
          <w:rFonts w:ascii="Times New Roman" w:hAnsi="Times New Roman"/>
          <w:sz w:val="24"/>
          <w:szCs w:val="24"/>
        </w:rPr>
        <w:fldChar w:fldCharType="separate"/>
      </w:r>
      <w:r w:rsidR="00997E51" w:rsidRPr="00997E51">
        <w:rPr>
          <w:rFonts w:ascii="Times New Roman" w:hAnsi="Times New Roman"/>
          <w:noProof/>
          <w:sz w:val="24"/>
          <w:szCs w:val="24"/>
          <w:vertAlign w:val="superscript"/>
        </w:rPr>
        <w:t>29</w:t>
      </w:r>
      <w:r w:rsidR="000663B0">
        <w:rPr>
          <w:rFonts w:ascii="Times New Roman" w:hAnsi="Times New Roman"/>
          <w:sz w:val="24"/>
          <w:szCs w:val="24"/>
        </w:rPr>
        <w:fldChar w:fldCharType="end"/>
      </w:r>
    </w:p>
    <w:p w14:paraId="12B3C93A" w14:textId="1DFFDC57" w:rsidR="00597FC9" w:rsidRPr="00807CE5" w:rsidRDefault="00597FC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Older people staying inside more due to heat? (</w:t>
      </w:r>
      <w:hyperlink r:id="rId14"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D76DF7">
      <w:pPr>
        <w:spacing w:after="0" w:line="480" w:lineRule="auto"/>
        <w:jc w:val="both"/>
        <w:rPr>
          <w:rFonts w:ascii="Times New Roman" w:hAnsi="Times New Roman"/>
          <w:i/>
          <w:sz w:val="24"/>
          <w:szCs w:val="24"/>
        </w:rPr>
      </w:pPr>
    </w:p>
    <w:p w14:paraId="6C873354" w14:textId="0F74F50C"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5"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48D5FCFC"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30&lt;/sup&gt;","plainTextFormattedCitation":"30","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997E51" w:rsidRPr="00997E51">
        <w:rPr>
          <w:rFonts w:ascii="Times New Roman" w:hAnsi="Times New Roman"/>
          <w:noProof/>
          <w:sz w:val="24"/>
          <w:szCs w:val="24"/>
          <w:vertAlign w:val="superscript"/>
        </w:rPr>
        <w:t>30</w:t>
      </w:r>
      <w:r w:rsidR="009D3641">
        <w:rPr>
          <w:rFonts w:ascii="Times New Roman" w:hAnsi="Times New Roman"/>
          <w:sz w:val="24"/>
          <w:szCs w:val="24"/>
        </w:rPr>
        <w:fldChar w:fldCharType="end"/>
      </w:r>
    </w:p>
    <w:p w14:paraId="69676FEE" w14:textId="17C6C74F" w:rsidR="001C1104" w:rsidRPr="009D3641" w:rsidRDefault="001C1104"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30&lt;/sup&gt;","plainTextFormattedCitation":"30","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997E51" w:rsidRPr="00997E51">
        <w:rPr>
          <w:rFonts w:ascii="Times New Roman" w:hAnsi="Times New Roman"/>
          <w:noProof/>
          <w:sz w:val="24"/>
          <w:szCs w:val="24"/>
          <w:vertAlign w:val="superscript"/>
        </w:rPr>
        <w:t>30</w:t>
      </w:r>
      <w:r w:rsidR="009D3641">
        <w:rPr>
          <w:rFonts w:ascii="Times New Roman" w:hAnsi="Times New Roman"/>
          <w:sz w:val="24"/>
          <w:szCs w:val="24"/>
        </w:rPr>
        <w:fldChar w:fldCharType="end"/>
      </w:r>
    </w:p>
    <w:p w14:paraId="0B5788A7" w14:textId="22A85D32"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30&lt;/sup&gt;","plainTextFormattedCitation":"30","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997E51" w:rsidRPr="00997E51">
        <w:rPr>
          <w:rFonts w:ascii="Times New Roman" w:hAnsi="Times New Roman"/>
          <w:noProof/>
          <w:sz w:val="24"/>
          <w:szCs w:val="24"/>
          <w:vertAlign w:val="superscript"/>
        </w:rPr>
        <w:t>30</w:t>
      </w:r>
      <w:r w:rsidR="009D3641">
        <w:rPr>
          <w:rFonts w:ascii="Times New Roman" w:hAnsi="Times New Roman"/>
          <w:sz w:val="24"/>
          <w:szCs w:val="24"/>
        </w:rPr>
        <w:fldChar w:fldCharType="end"/>
      </w:r>
    </w:p>
    <w:p w14:paraId="398FCB1D" w14:textId="7FFBDFA5" w:rsidR="005424BC" w:rsidRPr="0016666B" w:rsidRDefault="005424BC"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30&lt;/sup&gt;","plainTextFormattedCitation":"30","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997E51" w:rsidRPr="00997E51">
        <w:rPr>
          <w:rFonts w:ascii="Times New Roman" w:hAnsi="Times New Roman"/>
          <w:noProof/>
          <w:sz w:val="24"/>
          <w:szCs w:val="24"/>
          <w:vertAlign w:val="superscript"/>
        </w:rPr>
        <w:t>30</w:t>
      </w:r>
      <w:r w:rsidR="009D3641">
        <w:rPr>
          <w:rFonts w:ascii="Times New Roman" w:hAnsi="Times New Roman"/>
          <w:sz w:val="24"/>
          <w:szCs w:val="24"/>
        </w:rPr>
        <w:fldChar w:fldCharType="end"/>
      </w:r>
    </w:p>
    <w:p w14:paraId="47C30B21" w14:textId="5D150003" w:rsidR="004565A9" w:rsidRDefault="00FD2F6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30&lt;/sup&gt;","plainTextFormattedCitation":"30","previouslyFormattedCitation":"&lt;sup&gt;29&lt;/sup&gt;"},"properties":{"noteIndex":0},"schema":"https://github.com/citation-style-language/schema/raw/master/csl-citation.json"}</w:instrText>
      </w:r>
      <w:r w:rsidR="0016666B">
        <w:rPr>
          <w:rFonts w:ascii="Times New Roman" w:hAnsi="Times New Roman"/>
          <w:sz w:val="24"/>
          <w:szCs w:val="24"/>
        </w:rPr>
        <w:fldChar w:fldCharType="separate"/>
      </w:r>
      <w:r w:rsidR="00997E51" w:rsidRPr="00997E51">
        <w:rPr>
          <w:rFonts w:ascii="Times New Roman" w:hAnsi="Times New Roman"/>
          <w:noProof/>
          <w:sz w:val="24"/>
          <w:szCs w:val="24"/>
          <w:vertAlign w:val="superscript"/>
        </w:rPr>
        <w:t>30</w:t>
      </w:r>
      <w:r w:rsidR="0016666B">
        <w:rPr>
          <w:rFonts w:ascii="Times New Roman" w:hAnsi="Times New Roman"/>
          <w:sz w:val="24"/>
          <w:szCs w:val="24"/>
        </w:rPr>
        <w:fldChar w:fldCharType="end"/>
      </w:r>
    </w:p>
    <w:p w14:paraId="5123D5DE" w14:textId="77777777" w:rsidR="004565A9" w:rsidRPr="004565A9" w:rsidRDefault="004565A9" w:rsidP="00D76DF7">
      <w:pPr>
        <w:spacing w:after="0" w:line="480" w:lineRule="auto"/>
        <w:jc w:val="both"/>
        <w:rPr>
          <w:rFonts w:ascii="Times New Roman" w:hAnsi="Times New Roman"/>
          <w:sz w:val="24"/>
          <w:szCs w:val="24"/>
        </w:rPr>
      </w:pPr>
    </w:p>
    <w:p w14:paraId="526F1A36" w14:textId="319D004F"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2D104ACA" w:rsidR="008312D3" w:rsidRPr="008312D3" w:rsidRDefault="00602B35"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997E51">
        <w:rPr>
          <w:rFonts w:ascii="MS Mincho" w:eastAsia="MS Mincho" w:hAnsi="MS Mincho" w:cs="MS Mincho"/>
          <w:sz w:val="24"/>
          <w:szCs w:val="24"/>
        </w:rPr>
        <w:instrText>∼</w:instrText>
      </w:r>
      <w:r w:rsidR="00997E51">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12,31&lt;/sup&gt;","plainTextFormattedCitation":"9–12,31","previouslyFormattedCitation":"&lt;sup&gt;9–12,30&lt;/sup&gt;"},"properties":{"noteIndex":0},"schema":"https://github.com/citation-style-language/schema/raw/master/csl-citation.json"}</w:instrText>
      </w:r>
      <w:r w:rsidR="00FA5998">
        <w:rPr>
          <w:rFonts w:ascii="Times New Roman" w:hAnsi="Times New Roman"/>
          <w:sz w:val="24"/>
          <w:szCs w:val="24"/>
        </w:rPr>
        <w:fldChar w:fldCharType="separate"/>
      </w:r>
      <w:r w:rsidR="00997E51" w:rsidRPr="00997E51">
        <w:rPr>
          <w:rFonts w:ascii="Times New Roman" w:hAnsi="Times New Roman"/>
          <w:noProof/>
          <w:sz w:val="24"/>
          <w:szCs w:val="24"/>
          <w:vertAlign w:val="superscript"/>
        </w:rPr>
        <w:t>9–12,31</w:t>
      </w:r>
      <w:r w:rsidR="00FA5998">
        <w:rPr>
          <w:rFonts w:ascii="Times New Roman" w:hAnsi="Times New Roman"/>
          <w:sz w:val="24"/>
          <w:szCs w:val="24"/>
        </w:rPr>
        <w:fldChar w:fldCharType="end"/>
      </w:r>
    </w:p>
    <w:p w14:paraId="75270194" w14:textId="6B558B14" w:rsidR="00E366F8" w:rsidRPr="00C86276" w:rsidRDefault="00E366F8" w:rsidP="00D76DF7">
      <w:pPr>
        <w:pStyle w:val="ListParagraph"/>
        <w:numPr>
          <w:ilvl w:val="0"/>
          <w:numId w:val="7"/>
        </w:numPr>
        <w:spacing w:after="0" w:line="480" w:lineRule="auto"/>
        <w:jc w:val="both"/>
        <w:rPr>
          <w:rFonts w:ascii="Times New Roman" w:hAnsi="Times New Roman"/>
          <w:i/>
          <w:sz w:val="24"/>
          <w:szCs w:val="24"/>
        </w:rPr>
      </w:pPr>
      <w:commentRangeStart w:id="114"/>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1D6E21">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7,8&lt;/sup&gt;","plainTextFormattedCitation":"7,8","previouslyFormattedCitation":"&lt;sup&gt;7,8&lt;/sup&gt;"},"properties":{"noteIndex":0},"schema":"https://github.com/citation-style-language/schema/raw/master/csl-citation.json"}</w:instrText>
      </w:r>
      <w:r w:rsidR="00584EF8">
        <w:rPr>
          <w:rFonts w:ascii="Times New Roman" w:hAnsi="Times New Roman"/>
          <w:sz w:val="24"/>
          <w:szCs w:val="24"/>
        </w:rPr>
        <w:fldChar w:fldCharType="separate"/>
      </w:r>
      <w:r w:rsidR="001D6E21" w:rsidRPr="001D6E21">
        <w:rPr>
          <w:rFonts w:ascii="Times New Roman" w:hAnsi="Times New Roman"/>
          <w:noProof/>
          <w:sz w:val="24"/>
          <w:szCs w:val="24"/>
          <w:vertAlign w:val="superscript"/>
        </w:rPr>
        <w:t>7,8</w:t>
      </w:r>
      <w:r w:rsidR="00584EF8">
        <w:rPr>
          <w:rFonts w:ascii="Times New Roman" w:hAnsi="Times New Roman"/>
          <w:sz w:val="24"/>
          <w:szCs w:val="24"/>
        </w:rPr>
        <w:fldChar w:fldCharType="end"/>
      </w:r>
      <w:commentRangeEnd w:id="114"/>
      <w:r w:rsidR="00176D12">
        <w:rPr>
          <w:rStyle w:val="CommentReference"/>
          <w:rFonts w:asciiTheme="minorHAnsi" w:eastAsiaTheme="minorHAnsi" w:hAnsiTheme="minorHAnsi" w:cstheme="minorBidi"/>
        </w:rPr>
        <w:commentReference w:id="114"/>
      </w:r>
    </w:p>
    <w:p w14:paraId="0759FBCE" w14:textId="77777777" w:rsidR="00C86276" w:rsidRPr="00C86276" w:rsidRDefault="00C86276" w:rsidP="00D76DF7">
      <w:pPr>
        <w:spacing w:after="0" w:line="480" w:lineRule="auto"/>
        <w:jc w:val="both"/>
        <w:rPr>
          <w:rFonts w:ascii="Times New Roman" w:hAnsi="Times New Roman"/>
          <w:i/>
          <w:sz w:val="24"/>
          <w:szCs w:val="24"/>
        </w:rPr>
      </w:pPr>
    </w:p>
    <w:p w14:paraId="7A6EBFDB" w14:textId="489B7467" w:rsidR="005F2A56" w:rsidRPr="00CE4993" w:rsidRDefault="00E6459A" w:rsidP="00D76DF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D76DF7">
      <w:pPr>
        <w:pStyle w:val="ListParagraph"/>
        <w:numPr>
          <w:ilvl w:val="0"/>
          <w:numId w:val="7"/>
        </w:numPr>
        <w:spacing w:after="0" w:line="480" w:lineRule="auto"/>
        <w:jc w:val="both"/>
        <w:rPr>
          <w:rFonts w:ascii="Times New Roman" w:hAnsi="Times New Roman"/>
          <w:sz w:val="24"/>
          <w:szCs w:val="24"/>
        </w:rPr>
      </w:pPr>
      <w:commentRangeStart w:id="115"/>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653C3165" w:rsidR="00E10B3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3F55E2">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13&lt;/sup&gt;","plainTextFormattedCitation":"13","previouslyFormattedCitation":"&lt;sup&gt;13&lt;/sup&gt;"},"properties":{"noteIndex":0},"schema":"https://github.com/citation-style-language/schema/raw/master/csl-citation.json"}</w:instrText>
      </w:r>
      <w:r>
        <w:rPr>
          <w:rFonts w:ascii="Times New Roman" w:hAnsi="Times New Roman"/>
          <w:sz w:val="24"/>
          <w:szCs w:val="24"/>
        </w:rPr>
        <w:fldChar w:fldCharType="separate"/>
      </w:r>
      <w:r w:rsidR="003F55E2" w:rsidRPr="003F55E2">
        <w:rPr>
          <w:rFonts w:ascii="Times New Roman" w:hAnsi="Times New Roman"/>
          <w:noProof/>
          <w:sz w:val="24"/>
          <w:szCs w:val="24"/>
          <w:vertAlign w:val="superscript"/>
        </w:rPr>
        <w:t>13</w:t>
      </w:r>
      <w:r>
        <w:rPr>
          <w:rFonts w:ascii="Times New Roman" w:hAnsi="Times New Roman"/>
          <w:sz w:val="24"/>
          <w:szCs w:val="24"/>
        </w:rPr>
        <w:fldChar w:fldCharType="end"/>
      </w:r>
    </w:p>
    <w:p w14:paraId="1ECADFB9" w14:textId="05897B29" w:rsidR="009B7A5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commentRangeEnd w:id="115"/>
      <w:r w:rsidR="00176D12">
        <w:rPr>
          <w:rStyle w:val="CommentReference"/>
          <w:rFonts w:asciiTheme="minorHAnsi" w:eastAsiaTheme="minorHAnsi" w:hAnsiTheme="minorHAnsi" w:cstheme="minorBidi"/>
        </w:rPr>
        <w:commentReference w:id="115"/>
      </w:r>
    </w:p>
    <w:p w14:paraId="064681C1" w14:textId="77777777" w:rsidR="009B7A5F" w:rsidRPr="009B7A5F" w:rsidRDefault="009B7A5F" w:rsidP="00D76DF7">
      <w:pPr>
        <w:spacing w:after="0" w:line="480" w:lineRule="auto"/>
        <w:jc w:val="both"/>
        <w:rPr>
          <w:rFonts w:ascii="Times New Roman" w:hAnsi="Times New Roman"/>
          <w:sz w:val="24"/>
          <w:szCs w:val="24"/>
        </w:rPr>
      </w:pPr>
    </w:p>
    <w:p w14:paraId="53497FD9" w14:textId="7DFCD486" w:rsidR="009777B8" w:rsidRPr="00C61364" w:rsidRDefault="005F2A56" w:rsidP="00D76DF7">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D76DF7">
      <w:pPr>
        <w:spacing w:after="0" w:line="480" w:lineRule="auto"/>
        <w:jc w:val="both"/>
        <w:rPr>
          <w:rFonts w:ascii="Times New Roman" w:hAnsi="Times New Roman"/>
          <w:sz w:val="24"/>
          <w:szCs w:val="24"/>
        </w:rPr>
      </w:pPr>
    </w:p>
    <w:p w14:paraId="26C16D68"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61364" w:rsidRDefault="00843A73" w:rsidP="00D76DF7">
      <w:pPr>
        <w:spacing w:after="0" w:line="480" w:lineRule="auto"/>
        <w:jc w:val="both"/>
        <w:rPr>
          <w:rFonts w:ascii="Times New Roman" w:hAnsi="Times New Roman"/>
          <w:b/>
          <w:sz w:val="24"/>
          <w:szCs w:val="24"/>
        </w:rPr>
      </w:pPr>
    </w:p>
    <w:p w14:paraId="542E014A"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376F84F6" w14:textId="6BA7620D" w:rsidR="000210D1" w:rsidRPr="00625138"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w:t>
      </w:r>
      <w:r w:rsidR="009E0C48">
        <w:rPr>
          <w:rFonts w:ascii="Times New Roman" w:hAnsi="Times New Roman"/>
          <w:sz w:val="24"/>
          <w:szCs w:val="24"/>
        </w:rPr>
        <w:t xml:space="preserve">terpretation of results. RP </w:t>
      </w:r>
      <w:r w:rsidRPr="00C61364">
        <w:rPr>
          <w:rFonts w:ascii="Times New Roman" w:hAnsi="Times New Roman"/>
          <w:sz w:val="24"/>
          <w:szCs w:val="24"/>
        </w:rPr>
        <w:t>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r w:rsidR="000210D1" w:rsidRPr="00C61364">
        <w:rPr>
          <w:rFonts w:ascii="Times New Roman" w:hAnsi="Times New Roman"/>
          <w:color w:val="000000" w:themeColor="text1"/>
          <w:sz w:val="24"/>
          <w:szCs w:val="24"/>
        </w:rPr>
        <w:br w:type="page"/>
      </w:r>
    </w:p>
    <w:p w14:paraId="45647AA7" w14:textId="1404AFC4" w:rsidR="000210D1" w:rsidRPr="00C61364" w:rsidRDefault="00F73E4A" w:rsidP="00D76DF7">
      <w:pPr>
        <w:spacing w:line="240" w:lineRule="auto"/>
        <w:jc w:val="both"/>
        <w:rPr>
          <w:rFonts w:ascii="Times New Roman" w:hAnsi="Times New Roman"/>
          <w:b/>
          <w:sz w:val="24"/>
          <w:szCs w:val="24"/>
        </w:rPr>
      </w:pPr>
      <w:r w:rsidRPr="00C61364">
        <w:rPr>
          <w:rFonts w:ascii="Times New Roman" w:hAnsi="Times New Roman"/>
          <w:b/>
          <w:sz w:val="24"/>
          <w:szCs w:val="24"/>
        </w:rPr>
        <w:lastRenderedPageBreak/>
        <w:t>References</w:t>
      </w:r>
    </w:p>
    <w:p w14:paraId="417ADCC7" w14:textId="21AC7A3D" w:rsidR="00997E51" w:rsidRPr="00997E51" w:rsidRDefault="00A5558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997E51" w:rsidRPr="00997E51">
        <w:rPr>
          <w:rFonts w:ascii="Times New Roman" w:eastAsia="Times New Roman" w:hAnsi="Times New Roman"/>
          <w:noProof/>
          <w:sz w:val="24"/>
        </w:rPr>
        <w:t>1</w:t>
      </w:r>
      <w:r w:rsidR="00997E51" w:rsidRPr="00997E51">
        <w:rPr>
          <w:rFonts w:ascii="Times New Roman" w:eastAsia="Times New Roman" w:hAnsi="Times New Roman"/>
          <w:noProof/>
          <w:sz w:val="24"/>
        </w:rPr>
        <w:tab/>
        <w:t xml:space="preserve">Ye X, Wolff R, Yu W, Vaneckova P, Pan X, Tong S. Ambient temperature and morbidity: a review of epidemiological evidence. </w:t>
      </w:r>
      <w:r w:rsidR="00997E51" w:rsidRPr="00997E51">
        <w:rPr>
          <w:rFonts w:ascii="Times New Roman" w:eastAsia="Times New Roman" w:hAnsi="Times New Roman"/>
          <w:i/>
          <w:iCs/>
          <w:noProof/>
          <w:sz w:val="24"/>
        </w:rPr>
        <w:t>Environ Health Perspect</w:t>
      </w:r>
      <w:r w:rsidR="00997E51" w:rsidRPr="00997E51">
        <w:rPr>
          <w:rFonts w:ascii="Times New Roman" w:eastAsia="Times New Roman" w:hAnsi="Times New Roman"/>
          <w:noProof/>
          <w:sz w:val="24"/>
        </w:rPr>
        <w:t xml:space="preserve"> 2012; </w:t>
      </w:r>
      <w:r w:rsidR="00997E51" w:rsidRPr="00997E51">
        <w:rPr>
          <w:rFonts w:ascii="Times New Roman" w:eastAsia="Times New Roman" w:hAnsi="Times New Roman"/>
          <w:b/>
          <w:bCs/>
          <w:noProof/>
          <w:sz w:val="24"/>
        </w:rPr>
        <w:t>120</w:t>
      </w:r>
      <w:r w:rsidR="00997E51" w:rsidRPr="00997E51">
        <w:rPr>
          <w:rFonts w:ascii="Times New Roman" w:eastAsia="Times New Roman" w:hAnsi="Times New Roman"/>
          <w:noProof/>
          <w:sz w:val="24"/>
        </w:rPr>
        <w:t>: 19–28.</w:t>
      </w:r>
    </w:p>
    <w:p w14:paraId="217482DB"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w:t>
      </w:r>
      <w:r w:rsidRPr="00997E51">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997E51">
        <w:rPr>
          <w:rFonts w:ascii="Times New Roman" w:eastAsia="Times New Roman" w:hAnsi="Times New Roman"/>
          <w:b/>
          <w:bCs/>
          <w:noProof/>
          <w:sz w:val="24"/>
        </w:rPr>
        <w:t>8</w:t>
      </w:r>
      <w:r w:rsidRPr="00997E51">
        <w:rPr>
          <w:rFonts w:ascii="Times New Roman" w:eastAsia="Times New Roman" w:hAnsi="Times New Roman"/>
          <w:noProof/>
          <w:sz w:val="24"/>
        </w:rPr>
        <w:t>: 40.</w:t>
      </w:r>
    </w:p>
    <w:p w14:paraId="0DCCC6C1"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3</w:t>
      </w:r>
      <w:r w:rsidRPr="00997E51">
        <w:rPr>
          <w:rFonts w:ascii="Times New Roman" w:eastAsia="Times New Roman" w:hAnsi="Times New Roman"/>
          <w:noProof/>
          <w:sz w:val="24"/>
        </w:rPr>
        <w:tab/>
        <w:t xml:space="preserve">Gasparrini A, Guo Y, Hashizume M, </w:t>
      </w:r>
      <w:r w:rsidRPr="00997E51">
        <w:rPr>
          <w:rFonts w:ascii="Times New Roman" w:eastAsia="Times New Roman" w:hAnsi="Times New Roman"/>
          <w:i/>
          <w:iCs/>
          <w:noProof/>
          <w:sz w:val="24"/>
        </w:rPr>
        <w:t>et al.</w:t>
      </w:r>
      <w:r w:rsidRPr="00997E51">
        <w:rPr>
          <w:rFonts w:ascii="Times New Roman" w:eastAsia="Times New Roman" w:hAnsi="Times New Roman"/>
          <w:noProof/>
          <w:sz w:val="24"/>
        </w:rPr>
        <w:t xml:space="preserve"> Mortality risk attributable to high and low ambient temperature: A multicountry observational study. </w:t>
      </w:r>
      <w:r w:rsidRPr="00997E51">
        <w:rPr>
          <w:rFonts w:ascii="Times New Roman" w:eastAsia="Times New Roman" w:hAnsi="Times New Roman"/>
          <w:i/>
          <w:iCs/>
          <w:noProof/>
          <w:sz w:val="24"/>
        </w:rPr>
        <w:t>Lancet</w:t>
      </w:r>
      <w:r w:rsidRPr="00997E51">
        <w:rPr>
          <w:rFonts w:ascii="Times New Roman" w:eastAsia="Times New Roman" w:hAnsi="Times New Roman"/>
          <w:noProof/>
          <w:sz w:val="24"/>
        </w:rPr>
        <w:t xml:space="preserve"> 2015; </w:t>
      </w:r>
      <w:r w:rsidRPr="00997E51">
        <w:rPr>
          <w:rFonts w:ascii="Times New Roman" w:eastAsia="Times New Roman" w:hAnsi="Times New Roman"/>
          <w:b/>
          <w:bCs/>
          <w:noProof/>
          <w:sz w:val="24"/>
        </w:rPr>
        <w:t>386</w:t>
      </w:r>
      <w:r w:rsidRPr="00997E51">
        <w:rPr>
          <w:rFonts w:ascii="Times New Roman" w:eastAsia="Times New Roman" w:hAnsi="Times New Roman"/>
          <w:noProof/>
          <w:sz w:val="24"/>
        </w:rPr>
        <w:t>: 369–75.</w:t>
      </w:r>
    </w:p>
    <w:p w14:paraId="03F1A0A0"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4</w:t>
      </w:r>
      <w:r w:rsidRPr="00997E51">
        <w:rPr>
          <w:rFonts w:ascii="Times New Roman" w:eastAsia="Times New Roman" w:hAnsi="Times New Roman"/>
          <w:noProof/>
          <w:sz w:val="24"/>
        </w:rPr>
        <w:tab/>
        <w:t>IPCC. IPCC special report on the impacts of global warming of 1.5 °C - Summary for policy makers. 2018. http://www.ipcc.ch/report/sr15/.</w:t>
      </w:r>
    </w:p>
    <w:p w14:paraId="67ABCAAD"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5</w:t>
      </w:r>
      <w:r w:rsidRPr="00997E51">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997E51">
        <w:rPr>
          <w:rFonts w:ascii="Times New Roman" w:eastAsia="Times New Roman" w:hAnsi="Times New Roman"/>
          <w:i/>
          <w:iCs/>
          <w:noProof/>
          <w:sz w:val="24"/>
        </w:rPr>
        <w:t>Nat Clim Chang</w:t>
      </w:r>
      <w:r w:rsidRPr="00997E51">
        <w:rPr>
          <w:rFonts w:ascii="Times New Roman" w:eastAsia="Times New Roman" w:hAnsi="Times New Roman"/>
          <w:noProof/>
          <w:sz w:val="24"/>
        </w:rPr>
        <w:t xml:space="preserve"> 2014; </w:t>
      </w:r>
      <w:r w:rsidRPr="00997E51">
        <w:rPr>
          <w:rFonts w:ascii="Times New Roman" w:eastAsia="Times New Roman" w:hAnsi="Times New Roman"/>
          <w:b/>
          <w:bCs/>
          <w:noProof/>
          <w:sz w:val="24"/>
        </w:rPr>
        <w:t>4</w:t>
      </w:r>
      <w:r w:rsidRPr="00997E51">
        <w:rPr>
          <w:rFonts w:ascii="Times New Roman" w:eastAsia="Times New Roman" w:hAnsi="Times New Roman"/>
          <w:noProof/>
          <w:sz w:val="24"/>
        </w:rPr>
        <w:t>: 269–73.</w:t>
      </w:r>
    </w:p>
    <w:p w14:paraId="448B43A9"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6</w:t>
      </w:r>
      <w:r w:rsidRPr="00997E51">
        <w:rPr>
          <w:rFonts w:ascii="Times New Roman" w:eastAsia="Times New Roman" w:hAnsi="Times New Roman"/>
          <w:noProof/>
          <w:sz w:val="24"/>
        </w:rPr>
        <w:tab/>
        <w:t xml:space="preserve">Song X, Wang S, Hu Y, </w:t>
      </w:r>
      <w:r w:rsidRPr="00997E51">
        <w:rPr>
          <w:rFonts w:ascii="Times New Roman" w:eastAsia="Times New Roman" w:hAnsi="Times New Roman"/>
          <w:i/>
          <w:iCs/>
          <w:noProof/>
          <w:sz w:val="24"/>
        </w:rPr>
        <w:t>et al.</w:t>
      </w:r>
      <w:r w:rsidRPr="00997E51">
        <w:rPr>
          <w:rFonts w:ascii="Times New Roman" w:eastAsia="Times New Roman" w:hAnsi="Times New Roman"/>
          <w:noProof/>
          <w:sz w:val="24"/>
        </w:rPr>
        <w:t xml:space="preserve"> Impact of ambient temperature on morbidity and mortality: An overview of reviews. </w:t>
      </w:r>
      <w:r w:rsidRPr="00997E51">
        <w:rPr>
          <w:rFonts w:ascii="Times New Roman" w:eastAsia="Times New Roman" w:hAnsi="Times New Roman"/>
          <w:i/>
          <w:iCs/>
          <w:noProof/>
          <w:sz w:val="24"/>
        </w:rPr>
        <w:t>Sci Total Environ</w:t>
      </w:r>
      <w:r w:rsidRPr="00997E51">
        <w:rPr>
          <w:rFonts w:ascii="Times New Roman" w:eastAsia="Times New Roman" w:hAnsi="Times New Roman"/>
          <w:noProof/>
          <w:sz w:val="24"/>
        </w:rPr>
        <w:t xml:space="preserve"> 2017; </w:t>
      </w:r>
      <w:r w:rsidRPr="00997E51">
        <w:rPr>
          <w:rFonts w:ascii="Times New Roman" w:eastAsia="Times New Roman" w:hAnsi="Times New Roman"/>
          <w:b/>
          <w:bCs/>
          <w:noProof/>
          <w:sz w:val="24"/>
        </w:rPr>
        <w:t>586</w:t>
      </w:r>
      <w:r w:rsidRPr="00997E51">
        <w:rPr>
          <w:rFonts w:ascii="Times New Roman" w:eastAsia="Times New Roman" w:hAnsi="Times New Roman"/>
          <w:noProof/>
          <w:sz w:val="24"/>
        </w:rPr>
        <w:t>: 241–54.</w:t>
      </w:r>
    </w:p>
    <w:p w14:paraId="2DAF8B0E"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7</w:t>
      </w:r>
      <w:r w:rsidRPr="00997E51">
        <w:rPr>
          <w:rFonts w:ascii="Times New Roman" w:eastAsia="Times New Roman" w:hAnsi="Times New Roman"/>
          <w:noProof/>
          <w:sz w:val="24"/>
        </w:rPr>
        <w:tab/>
        <w:t xml:space="preserve">Ranson M. Crime, weather, and climate change. </w:t>
      </w:r>
      <w:r w:rsidRPr="00997E51">
        <w:rPr>
          <w:rFonts w:ascii="Times New Roman" w:eastAsia="Times New Roman" w:hAnsi="Times New Roman"/>
          <w:i/>
          <w:iCs/>
          <w:noProof/>
          <w:sz w:val="24"/>
        </w:rPr>
        <w:t>J Environ Econ Manage</w:t>
      </w:r>
      <w:r w:rsidRPr="00997E51">
        <w:rPr>
          <w:rFonts w:ascii="Times New Roman" w:eastAsia="Times New Roman" w:hAnsi="Times New Roman"/>
          <w:noProof/>
          <w:sz w:val="24"/>
        </w:rPr>
        <w:t xml:space="preserve"> 2014. DOI:10.1016/j.jeem.2013.11.008.</w:t>
      </w:r>
    </w:p>
    <w:p w14:paraId="427657B3"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8</w:t>
      </w:r>
      <w:r w:rsidRPr="00997E51">
        <w:rPr>
          <w:rFonts w:ascii="Times New Roman" w:eastAsia="Times New Roman" w:hAnsi="Times New Roman"/>
          <w:noProof/>
          <w:sz w:val="24"/>
        </w:rPr>
        <w:tab/>
        <w:t xml:space="preserve">Mares D. Climate change and levels of violence in socially disadvantaged neighborhood groups. </w:t>
      </w:r>
      <w:r w:rsidRPr="00997E51">
        <w:rPr>
          <w:rFonts w:ascii="Times New Roman" w:eastAsia="Times New Roman" w:hAnsi="Times New Roman"/>
          <w:i/>
          <w:iCs/>
          <w:noProof/>
          <w:sz w:val="24"/>
        </w:rPr>
        <w:t>J Urban Heal</w:t>
      </w:r>
      <w:r w:rsidRPr="00997E51">
        <w:rPr>
          <w:rFonts w:ascii="Times New Roman" w:eastAsia="Times New Roman" w:hAnsi="Times New Roman"/>
          <w:noProof/>
          <w:sz w:val="24"/>
        </w:rPr>
        <w:t xml:space="preserve"> 2013. DOI:10.1007/s11524-013-9791-1.</w:t>
      </w:r>
    </w:p>
    <w:p w14:paraId="510F5008"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9</w:t>
      </w:r>
      <w:r w:rsidRPr="00997E51">
        <w:rPr>
          <w:rFonts w:ascii="Times New Roman" w:eastAsia="Times New Roman" w:hAnsi="Times New Roman"/>
          <w:noProof/>
          <w:sz w:val="24"/>
        </w:rPr>
        <w:tab/>
        <w:t xml:space="preserve">Burke MB, Miguel E, Satyanath S, Dykema JA, Lobell DB. Warming increases the risk of civil war in Africa. </w:t>
      </w:r>
      <w:r w:rsidRPr="00997E51">
        <w:rPr>
          <w:rFonts w:ascii="Times New Roman" w:eastAsia="Times New Roman" w:hAnsi="Times New Roman"/>
          <w:i/>
          <w:iCs/>
          <w:noProof/>
          <w:sz w:val="24"/>
        </w:rPr>
        <w:t>Proc Natl Acad Sci</w:t>
      </w:r>
      <w:r w:rsidRPr="00997E51">
        <w:rPr>
          <w:rFonts w:ascii="Times New Roman" w:eastAsia="Times New Roman" w:hAnsi="Times New Roman"/>
          <w:noProof/>
          <w:sz w:val="24"/>
        </w:rPr>
        <w:t xml:space="preserve"> 2009. DOI:10.1073/pnas.0907998106.</w:t>
      </w:r>
    </w:p>
    <w:p w14:paraId="537E3339"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10</w:t>
      </w:r>
      <w:r w:rsidRPr="00997E51">
        <w:rPr>
          <w:rFonts w:ascii="Times New Roman" w:eastAsia="Times New Roman" w:hAnsi="Times New Roman"/>
          <w:noProof/>
          <w:sz w:val="24"/>
        </w:rPr>
        <w:tab/>
        <w:t xml:space="preserve">Hsiang SM, Burke M, Miguel E. Quantifying the Influence of Climate on Human Conflict. </w:t>
      </w:r>
      <w:r w:rsidRPr="00997E51">
        <w:rPr>
          <w:rFonts w:ascii="Times New Roman" w:eastAsia="Times New Roman" w:hAnsi="Times New Roman"/>
          <w:i/>
          <w:iCs/>
          <w:noProof/>
          <w:sz w:val="24"/>
        </w:rPr>
        <w:t>Science (80- )</w:t>
      </w:r>
      <w:r w:rsidRPr="00997E51">
        <w:rPr>
          <w:rFonts w:ascii="Times New Roman" w:eastAsia="Times New Roman" w:hAnsi="Times New Roman"/>
          <w:noProof/>
          <w:sz w:val="24"/>
        </w:rPr>
        <w:t xml:space="preserve"> 2013. DOI:10.1126/science.1235367.</w:t>
      </w:r>
    </w:p>
    <w:p w14:paraId="2B7FF643"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11</w:t>
      </w:r>
      <w:r w:rsidRPr="00997E51">
        <w:rPr>
          <w:rFonts w:ascii="Times New Roman" w:eastAsia="Times New Roman" w:hAnsi="Times New Roman"/>
          <w:noProof/>
          <w:sz w:val="24"/>
        </w:rPr>
        <w:tab/>
        <w:t xml:space="preserve">Hsiang SM, Meng KC, Cane MA. Civil conflicts are associated with the global climate. </w:t>
      </w:r>
      <w:r w:rsidRPr="00997E51">
        <w:rPr>
          <w:rFonts w:ascii="Times New Roman" w:eastAsia="Times New Roman" w:hAnsi="Times New Roman"/>
          <w:i/>
          <w:iCs/>
          <w:noProof/>
          <w:sz w:val="24"/>
        </w:rPr>
        <w:t>Nature</w:t>
      </w:r>
      <w:r w:rsidRPr="00997E51">
        <w:rPr>
          <w:rFonts w:ascii="Times New Roman" w:eastAsia="Times New Roman" w:hAnsi="Times New Roman"/>
          <w:noProof/>
          <w:sz w:val="24"/>
        </w:rPr>
        <w:t xml:space="preserve"> 2011. DOI:10.1038/nature10311.</w:t>
      </w:r>
    </w:p>
    <w:p w14:paraId="67173909"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12</w:t>
      </w:r>
      <w:r w:rsidRPr="00997E51">
        <w:rPr>
          <w:rFonts w:ascii="Times New Roman" w:eastAsia="Times New Roman" w:hAnsi="Times New Roman"/>
          <w:noProof/>
          <w:sz w:val="24"/>
        </w:rPr>
        <w:tab/>
        <w:t xml:space="preserve">O’Loughlin J, Witmer FDW, Linke AM, Laing A, Gettelman A, Dudhia J. Climate variability and conflict risk in East Africa, 1990-2009. </w:t>
      </w:r>
      <w:r w:rsidRPr="00997E51">
        <w:rPr>
          <w:rFonts w:ascii="Times New Roman" w:eastAsia="Times New Roman" w:hAnsi="Times New Roman"/>
          <w:i/>
          <w:iCs/>
          <w:noProof/>
          <w:sz w:val="24"/>
        </w:rPr>
        <w:t>Proc Natl Acad Sci</w:t>
      </w:r>
      <w:r w:rsidRPr="00997E51">
        <w:rPr>
          <w:rFonts w:ascii="Times New Roman" w:eastAsia="Times New Roman" w:hAnsi="Times New Roman"/>
          <w:noProof/>
          <w:sz w:val="24"/>
        </w:rPr>
        <w:t xml:space="preserve"> 2012. DOI:10.1073/pnas.1205130109.</w:t>
      </w:r>
    </w:p>
    <w:p w14:paraId="00F4002A"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13</w:t>
      </w:r>
      <w:r w:rsidRPr="00997E51">
        <w:rPr>
          <w:rFonts w:ascii="Times New Roman" w:eastAsia="Times New Roman" w:hAnsi="Times New Roman"/>
          <w:noProof/>
          <w:sz w:val="24"/>
        </w:rPr>
        <w:tab/>
        <w:t xml:space="preserve">Page LA, Hajat S, Kovats RS. Relationship between daily suicide counts and temperature in England and Wales. </w:t>
      </w:r>
      <w:r w:rsidRPr="00997E51">
        <w:rPr>
          <w:rFonts w:ascii="Times New Roman" w:eastAsia="Times New Roman" w:hAnsi="Times New Roman"/>
          <w:i/>
          <w:iCs/>
          <w:noProof/>
          <w:sz w:val="24"/>
        </w:rPr>
        <w:t>Br J Psychiatry</w:t>
      </w:r>
      <w:r w:rsidRPr="00997E51">
        <w:rPr>
          <w:rFonts w:ascii="Times New Roman" w:eastAsia="Times New Roman" w:hAnsi="Times New Roman"/>
          <w:noProof/>
          <w:sz w:val="24"/>
        </w:rPr>
        <w:t xml:space="preserve"> 2007. DOI:10.1192/bjp.bp.106.031948.</w:t>
      </w:r>
    </w:p>
    <w:p w14:paraId="2BB70255"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14</w:t>
      </w:r>
      <w:r w:rsidRPr="00997E51">
        <w:rPr>
          <w:rFonts w:ascii="Times New Roman" w:eastAsia="Times New Roman" w:hAnsi="Times New Roman"/>
          <w:noProof/>
          <w:sz w:val="24"/>
        </w:rPr>
        <w:tab/>
        <w:t xml:space="preserve">Burke M, González F, Baylis P, </w:t>
      </w:r>
      <w:r w:rsidRPr="00997E51">
        <w:rPr>
          <w:rFonts w:ascii="Times New Roman" w:eastAsia="Times New Roman" w:hAnsi="Times New Roman"/>
          <w:i/>
          <w:iCs/>
          <w:noProof/>
          <w:sz w:val="24"/>
        </w:rPr>
        <w:t>et al.</w:t>
      </w:r>
      <w:r w:rsidRPr="00997E51">
        <w:rPr>
          <w:rFonts w:ascii="Times New Roman" w:eastAsia="Times New Roman" w:hAnsi="Times New Roman"/>
          <w:noProof/>
          <w:sz w:val="24"/>
        </w:rPr>
        <w:t xml:space="preserve"> Higher temperatures increase suicide rates in the United States and Mexico. </w:t>
      </w:r>
      <w:r w:rsidRPr="00997E51">
        <w:rPr>
          <w:rFonts w:ascii="Times New Roman" w:eastAsia="Times New Roman" w:hAnsi="Times New Roman"/>
          <w:i/>
          <w:iCs/>
          <w:noProof/>
          <w:sz w:val="24"/>
        </w:rPr>
        <w:t>Nat Clim Chang</w:t>
      </w:r>
      <w:r w:rsidRPr="00997E51">
        <w:rPr>
          <w:rFonts w:ascii="Times New Roman" w:eastAsia="Times New Roman" w:hAnsi="Times New Roman"/>
          <w:noProof/>
          <w:sz w:val="24"/>
        </w:rPr>
        <w:t xml:space="preserve"> 2018. DOI:10.1038/s41558-018-0222-x.</w:t>
      </w:r>
    </w:p>
    <w:p w14:paraId="26E13DC4"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15</w:t>
      </w:r>
      <w:r w:rsidRPr="00997E51">
        <w:rPr>
          <w:rFonts w:ascii="Times New Roman" w:eastAsia="Times New Roman" w:hAnsi="Times New Roman"/>
          <w:noProof/>
          <w:sz w:val="24"/>
        </w:rPr>
        <w:tab/>
        <w:t xml:space="preserve">Orru H, Åström DO. Increases in external cause mortality due to high and low temperatures: evidence from northeastern Europe. </w:t>
      </w:r>
      <w:r w:rsidRPr="00997E51">
        <w:rPr>
          <w:rFonts w:ascii="Times New Roman" w:eastAsia="Times New Roman" w:hAnsi="Times New Roman"/>
          <w:i/>
          <w:iCs/>
          <w:noProof/>
          <w:sz w:val="24"/>
        </w:rPr>
        <w:t>Int J Biometeorol</w:t>
      </w:r>
      <w:r w:rsidRPr="00997E51">
        <w:rPr>
          <w:rFonts w:ascii="Times New Roman" w:eastAsia="Times New Roman" w:hAnsi="Times New Roman"/>
          <w:noProof/>
          <w:sz w:val="24"/>
        </w:rPr>
        <w:t xml:space="preserve"> 2017. DOI:10.1007/s00484-016-1270-4.</w:t>
      </w:r>
    </w:p>
    <w:p w14:paraId="2A0B40BD"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16</w:t>
      </w:r>
      <w:r w:rsidRPr="00997E51">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997E51">
        <w:rPr>
          <w:rFonts w:ascii="Times New Roman" w:eastAsia="Times New Roman" w:hAnsi="Times New Roman"/>
          <w:i/>
          <w:iCs/>
          <w:noProof/>
          <w:sz w:val="24"/>
        </w:rPr>
        <w:t>BMJ Open</w:t>
      </w:r>
      <w:r w:rsidRPr="00997E51">
        <w:rPr>
          <w:rFonts w:ascii="Times New Roman" w:eastAsia="Times New Roman" w:hAnsi="Times New Roman"/>
          <w:noProof/>
          <w:sz w:val="24"/>
        </w:rPr>
        <w:t xml:space="preserve"> </w:t>
      </w:r>
      <w:r w:rsidRPr="00997E51">
        <w:rPr>
          <w:rFonts w:ascii="Times New Roman" w:eastAsia="Times New Roman" w:hAnsi="Times New Roman"/>
          <w:noProof/>
          <w:sz w:val="24"/>
        </w:rPr>
        <w:lastRenderedPageBreak/>
        <w:t>2016. DOI:10.1136/bmjopen-2015-010399.</w:t>
      </w:r>
    </w:p>
    <w:p w14:paraId="0CBF5B28"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17</w:t>
      </w:r>
      <w:r w:rsidRPr="00997E51">
        <w:rPr>
          <w:rFonts w:ascii="Times New Roman" w:eastAsia="Times New Roman" w:hAnsi="Times New Roman"/>
          <w:noProof/>
          <w:sz w:val="24"/>
        </w:rPr>
        <w:tab/>
        <w:t xml:space="preserve">Hajat S, Kovats RS, Lachowycz K. Heat-related and cold-related deaths in England and Wales: Who is at risk? </w:t>
      </w:r>
      <w:r w:rsidRPr="00997E51">
        <w:rPr>
          <w:rFonts w:ascii="Times New Roman" w:eastAsia="Times New Roman" w:hAnsi="Times New Roman"/>
          <w:i/>
          <w:iCs/>
          <w:noProof/>
          <w:sz w:val="24"/>
        </w:rPr>
        <w:t>Occup Environ Med</w:t>
      </w:r>
      <w:r w:rsidRPr="00997E51">
        <w:rPr>
          <w:rFonts w:ascii="Times New Roman" w:eastAsia="Times New Roman" w:hAnsi="Times New Roman"/>
          <w:noProof/>
          <w:sz w:val="24"/>
        </w:rPr>
        <w:t xml:space="preserve"> 2007. DOI:10.1136/oem.2006.029017.</w:t>
      </w:r>
    </w:p>
    <w:p w14:paraId="2418CA1D"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18</w:t>
      </w:r>
      <w:r w:rsidRPr="00997E51">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997E51">
        <w:rPr>
          <w:rFonts w:ascii="Times New Roman" w:eastAsia="Times New Roman" w:hAnsi="Times New Roman"/>
          <w:i/>
          <w:iCs/>
          <w:noProof/>
          <w:sz w:val="24"/>
        </w:rPr>
        <w:t>Proc Natl Acad Sci</w:t>
      </w:r>
      <w:r w:rsidRPr="00997E51">
        <w:rPr>
          <w:rFonts w:ascii="Times New Roman" w:eastAsia="Times New Roman" w:hAnsi="Times New Roman"/>
          <w:noProof/>
          <w:sz w:val="24"/>
        </w:rPr>
        <w:t xml:space="preserve"> 2012. DOI:10.1073/pnas.1113070109.</w:t>
      </w:r>
    </w:p>
    <w:p w14:paraId="660E7BAF"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19</w:t>
      </w:r>
      <w:r w:rsidRPr="00997E51">
        <w:rPr>
          <w:rFonts w:ascii="Times New Roman" w:eastAsia="Times New Roman" w:hAnsi="Times New Roman"/>
          <w:noProof/>
          <w:sz w:val="24"/>
        </w:rPr>
        <w:tab/>
        <w:t xml:space="preserve">Ingram DD, Parker JD, Schenker N, </w:t>
      </w:r>
      <w:r w:rsidRPr="00997E51">
        <w:rPr>
          <w:rFonts w:ascii="Times New Roman" w:eastAsia="Times New Roman" w:hAnsi="Times New Roman"/>
          <w:i/>
          <w:iCs/>
          <w:noProof/>
          <w:sz w:val="24"/>
        </w:rPr>
        <w:t>et al.</w:t>
      </w:r>
      <w:r w:rsidRPr="00997E51">
        <w:rPr>
          <w:rFonts w:ascii="Times New Roman" w:eastAsia="Times New Roman" w:hAnsi="Times New Roman"/>
          <w:noProof/>
          <w:sz w:val="24"/>
        </w:rPr>
        <w:t xml:space="preserve"> United States Census 2000 population with bridged race categories. </w:t>
      </w:r>
      <w:r w:rsidRPr="00997E51">
        <w:rPr>
          <w:rFonts w:ascii="Times New Roman" w:eastAsia="Times New Roman" w:hAnsi="Times New Roman"/>
          <w:i/>
          <w:iCs/>
          <w:noProof/>
          <w:sz w:val="24"/>
        </w:rPr>
        <w:t>Vital Health Stat 2</w:t>
      </w:r>
      <w:r w:rsidRPr="00997E51">
        <w:rPr>
          <w:rFonts w:ascii="Times New Roman" w:eastAsia="Times New Roman" w:hAnsi="Times New Roman"/>
          <w:noProof/>
          <w:sz w:val="24"/>
        </w:rPr>
        <w:t xml:space="preserve"> 2003; : 1–55.</w:t>
      </w:r>
    </w:p>
    <w:p w14:paraId="54ABD329"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20</w:t>
      </w:r>
      <w:r w:rsidRPr="00997E51">
        <w:rPr>
          <w:rFonts w:ascii="Times New Roman" w:eastAsia="Times New Roman" w:hAnsi="Times New Roman"/>
          <w:noProof/>
          <w:sz w:val="24"/>
        </w:rPr>
        <w:tab/>
        <w:t xml:space="preserve">Dee DP, Uppala SM, Simmons AJ, </w:t>
      </w:r>
      <w:r w:rsidRPr="00997E51">
        <w:rPr>
          <w:rFonts w:ascii="Times New Roman" w:eastAsia="Times New Roman" w:hAnsi="Times New Roman"/>
          <w:i/>
          <w:iCs/>
          <w:noProof/>
          <w:sz w:val="24"/>
        </w:rPr>
        <w:t>et al.</w:t>
      </w:r>
      <w:r w:rsidRPr="00997E51">
        <w:rPr>
          <w:rFonts w:ascii="Times New Roman" w:eastAsia="Times New Roman" w:hAnsi="Times New Roman"/>
          <w:noProof/>
          <w:sz w:val="24"/>
        </w:rPr>
        <w:t xml:space="preserve"> The ERA-Interim reanalysis: configuration and performance of the data assimilation system. </w:t>
      </w:r>
      <w:r w:rsidRPr="00997E51">
        <w:rPr>
          <w:rFonts w:ascii="Times New Roman" w:eastAsia="Times New Roman" w:hAnsi="Times New Roman"/>
          <w:i/>
          <w:iCs/>
          <w:noProof/>
          <w:sz w:val="24"/>
        </w:rPr>
        <w:t>Q J R Meteorol Soc</w:t>
      </w:r>
      <w:r w:rsidRPr="00997E51">
        <w:rPr>
          <w:rFonts w:ascii="Times New Roman" w:eastAsia="Times New Roman" w:hAnsi="Times New Roman"/>
          <w:noProof/>
          <w:sz w:val="24"/>
        </w:rPr>
        <w:t xml:space="preserve"> 2011; </w:t>
      </w:r>
      <w:r w:rsidRPr="00997E51">
        <w:rPr>
          <w:rFonts w:ascii="Times New Roman" w:eastAsia="Times New Roman" w:hAnsi="Times New Roman"/>
          <w:b/>
          <w:bCs/>
          <w:noProof/>
          <w:sz w:val="24"/>
        </w:rPr>
        <w:t>137</w:t>
      </w:r>
      <w:r w:rsidRPr="00997E51">
        <w:rPr>
          <w:rFonts w:ascii="Times New Roman" w:eastAsia="Times New Roman" w:hAnsi="Times New Roman"/>
          <w:noProof/>
          <w:sz w:val="24"/>
        </w:rPr>
        <w:t>: 553–97.</w:t>
      </w:r>
    </w:p>
    <w:p w14:paraId="5ED0A150"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21</w:t>
      </w:r>
      <w:r w:rsidRPr="00997E51">
        <w:rPr>
          <w:rFonts w:ascii="Times New Roman" w:eastAsia="Times New Roman" w:hAnsi="Times New Roman"/>
          <w:noProof/>
          <w:sz w:val="24"/>
        </w:rPr>
        <w:tab/>
        <w:t>Wallace JM, Hobbs P V. Atmospheric Science: An Introductory Survey: Second Edition. 2006 DOI:10.1016/C2009-0-00034-8.</w:t>
      </w:r>
    </w:p>
    <w:p w14:paraId="04C9569A"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22</w:t>
      </w:r>
      <w:r w:rsidRPr="00997E51">
        <w:rPr>
          <w:rFonts w:ascii="Times New Roman" w:eastAsia="Times New Roman" w:hAnsi="Times New Roman"/>
          <w:noProof/>
          <w:sz w:val="24"/>
        </w:rPr>
        <w:tab/>
        <w:t>Rue H, Held L. Gaussian Markov random fields. Theory and applications. 2005 DOI:10.1007/s00184-007-0162-3.</w:t>
      </w:r>
    </w:p>
    <w:p w14:paraId="3B0C11EF"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23</w:t>
      </w:r>
      <w:r w:rsidRPr="00997E51">
        <w:rPr>
          <w:rFonts w:ascii="Times New Roman" w:eastAsia="Times New Roman" w:hAnsi="Times New Roman"/>
          <w:noProof/>
          <w:sz w:val="24"/>
        </w:rPr>
        <w:tab/>
        <w:t xml:space="preserve">Besag J. Spatial interaction and the statistical snalysis of lattice systems. </w:t>
      </w:r>
      <w:r w:rsidRPr="00997E51">
        <w:rPr>
          <w:rFonts w:ascii="Times New Roman" w:eastAsia="Times New Roman" w:hAnsi="Times New Roman"/>
          <w:i/>
          <w:iCs/>
          <w:noProof/>
          <w:sz w:val="24"/>
        </w:rPr>
        <w:t>J R Stat Soc Ser B (Statistical Methodol</w:t>
      </w:r>
      <w:r w:rsidRPr="00997E51">
        <w:rPr>
          <w:rFonts w:ascii="Times New Roman" w:eastAsia="Times New Roman" w:hAnsi="Times New Roman"/>
          <w:noProof/>
          <w:sz w:val="24"/>
        </w:rPr>
        <w:t xml:space="preserve"> 1974. DOI:10.2307/2984812.</w:t>
      </w:r>
    </w:p>
    <w:p w14:paraId="5918DC4F"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24</w:t>
      </w:r>
      <w:r w:rsidRPr="00997E51">
        <w:rPr>
          <w:rFonts w:ascii="Times New Roman" w:eastAsia="Times New Roman" w:hAnsi="Times New Roman"/>
          <w:noProof/>
          <w:sz w:val="24"/>
        </w:rPr>
        <w:tab/>
        <w:t>Blangiardo M, Cameletti M, Baio G, Rue H. Spatial and spatio-temporal models with R-INLA. Spat. Spatiotemporal. Epidemiol. 2013. DOI:10.1016/j.sste.2013.07.003.</w:t>
      </w:r>
    </w:p>
    <w:p w14:paraId="29C89E6A"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25</w:t>
      </w:r>
      <w:r w:rsidRPr="00997E51">
        <w:rPr>
          <w:rFonts w:ascii="Times New Roman" w:eastAsia="Times New Roman" w:hAnsi="Times New Roman"/>
          <w:noProof/>
          <w:sz w:val="24"/>
        </w:rPr>
        <w:tab/>
        <w:t xml:space="preserve">Al-Harbi M, Yassin MF, Shams M Bin. Stochastic modeling of the impact of meteorological conditions on road traffic accidents. </w:t>
      </w:r>
      <w:r w:rsidRPr="00997E51">
        <w:rPr>
          <w:rFonts w:ascii="Times New Roman" w:eastAsia="Times New Roman" w:hAnsi="Times New Roman"/>
          <w:i/>
          <w:iCs/>
          <w:noProof/>
          <w:sz w:val="24"/>
        </w:rPr>
        <w:t>Stoch Environ Res Risk Assess</w:t>
      </w:r>
      <w:r w:rsidRPr="00997E51">
        <w:rPr>
          <w:rFonts w:ascii="Times New Roman" w:eastAsia="Times New Roman" w:hAnsi="Times New Roman"/>
          <w:noProof/>
          <w:sz w:val="24"/>
        </w:rPr>
        <w:t xml:space="preserve"> 2012. DOI:10.1007/s00477-012-0584-y.</w:t>
      </w:r>
    </w:p>
    <w:p w14:paraId="10720893"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26</w:t>
      </w:r>
      <w:r w:rsidRPr="00997E51">
        <w:rPr>
          <w:rFonts w:ascii="Times New Roman" w:eastAsia="Times New Roman" w:hAnsi="Times New Roman"/>
          <w:noProof/>
          <w:sz w:val="24"/>
        </w:rPr>
        <w:tab/>
        <w:t xml:space="preserve">Hohnsbein J, Piekarski C, Kampmann B, Noack T. Effects of heat on visual acuity. </w:t>
      </w:r>
      <w:r w:rsidRPr="00997E51">
        <w:rPr>
          <w:rFonts w:ascii="Times New Roman" w:eastAsia="Times New Roman" w:hAnsi="Times New Roman"/>
          <w:i/>
          <w:iCs/>
          <w:noProof/>
          <w:sz w:val="24"/>
        </w:rPr>
        <w:t>Ergonomics</w:t>
      </w:r>
      <w:r w:rsidRPr="00997E51">
        <w:rPr>
          <w:rFonts w:ascii="Times New Roman" w:eastAsia="Times New Roman" w:hAnsi="Times New Roman"/>
          <w:noProof/>
          <w:sz w:val="24"/>
        </w:rPr>
        <w:t xml:space="preserve"> 1984. DOI:10.1080/00140138408963605.</w:t>
      </w:r>
    </w:p>
    <w:p w14:paraId="01BFAE7F"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27</w:t>
      </w:r>
      <w:r w:rsidRPr="00997E51">
        <w:rPr>
          <w:rFonts w:ascii="Times New Roman" w:eastAsia="Times New Roman" w:hAnsi="Times New Roman"/>
          <w:noProof/>
          <w:sz w:val="24"/>
        </w:rPr>
        <w:tab/>
        <w:t xml:space="preserve">Kramarow E, Chen L-H, Hedegaard H, Warner M. Deaths From Unintentional Injury Among Adults Aged 65 and Over: United States, 2000–2013. </w:t>
      </w:r>
      <w:r w:rsidRPr="00997E51">
        <w:rPr>
          <w:rFonts w:ascii="Times New Roman" w:eastAsia="Times New Roman" w:hAnsi="Times New Roman"/>
          <w:i/>
          <w:iCs/>
          <w:noProof/>
          <w:sz w:val="24"/>
        </w:rPr>
        <w:t>Natl Cent Heal Stat Data Br</w:t>
      </w:r>
      <w:r w:rsidRPr="00997E51">
        <w:rPr>
          <w:rFonts w:ascii="Times New Roman" w:eastAsia="Times New Roman" w:hAnsi="Times New Roman"/>
          <w:noProof/>
          <w:sz w:val="24"/>
        </w:rPr>
        <w:t xml:space="preserve"> 2015.</w:t>
      </w:r>
    </w:p>
    <w:p w14:paraId="3195EF5E"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28</w:t>
      </w:r>
      <w:r w:rsidRPr="00997E51">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600CA996"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29</w:t>
      </w:r>
      <w:r w:rsidRPr="00997E51">
        <w:rPr>
          <w:rFonts w:ascii="Times New Roman" w:eastAsia="Times New Roman" w:hAnsi="Times New Roman"/>
          <w:noProof/>
          <w:sz w:val="24"/>
        </w:rPr>
        <w:tab/>
        <w:t>Ambrose AF, Paul G, Hausdorff JM. Risk factors for falls among older adults: A review of the literature. Maturitas. 2013. DOI:10.1016/j.maturitas.2013.02.009.</w:t>
      </w:r>
    </w:p>
    <w:p w14:paraId="60D2D86D"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30</w:t>
      </w:r>
      <w:r w:rsidRPr="00997E51">
        <w:rPr>
          <w:rFonts w:ascii="Times New Roman" w:eastAsia="Times New Roman" w:hAnsi="Times New Roman"/>
          <w:noProof/>
          <w:sz w:val="24"/>
        </w:rPr>
        <w:tab/>
        <w:t xml:space="preserve">Xu J. Unintentional drowning deaths in the United States, 1999-2010. </w:t>
      </w:r>
      <w:r w:rsidRPr="00997E51">
        <w:rPr>
          <w:rFonts w:ascii="Times New Roman" w:eastAsia="Times New Roman" w:hAnsi="Times New Roman"/>
          <w:i/>
          <w:iCs/>
          <w:noProof/>
          <w:sz w:val="24"/>
        </w:rPr>
        <w:t>NCHS Data Brief</w:t>
      </w:r>
      <w:r w:rsidRPr="00997E51">
        <w:rPr>
          <w:rFonts w:ascii="Times New Roman" w:eastAsia="Times New Roman" w:hAnsi="Times New Roman"/>
          <w:noProof/>
          <w:sz w:val="24"/>
        </w:rPr>
        <w:t xml:space="preserve"> 2014.</w:t>
      </w:r>
    </w:p>
    <w:p w14:paraId="13C5ADE2" w14:textId="77777777" w:rsidR="00997E51" w:rsidRPr="00997E51" w:rsidRDefault="00997E51" w:rsidP="00997E51">
      <w:pPr>
        <w:widowControl w:val="0"/>
        <w:autoSpaceDE w:val="0"/>
        <w:autoSpaceDN w:val="0"/>
        <w:adjustRightInd w:val="0"/>
        <w:spacing w:line="240" w:lineRule="auto"/>
        <w:ind w:left="640" w:hanging="640"/>
        <w:rPr>
          <w:rFonts w:ascii="Times New Roman" w:hAnsi="Times New Roman"/>
          <w:noProof/>
          <w:sz w:val="24"/>
        </w:rPr>
      </w:pPr>
      <w:r w:rsidRPr="00997E51">
        <w:rPr>
          <w:rFonts w:ascii="Times New Roman" w:eastAsia="Times New Roman" w:hAnsi="Times New Roman"/>
          <w:noProof/>
          <w:sz w:val="24"/>
        </w:rPr>
        <w:t>31</w:t>
      </w:r>
      <w:r w:rsidRPr="00997E51">
        <w:rPr>
          <w:rFonts w:ascii="Times New Roman" w:eastAsia="Times New Roman" w:hAnsi="Times New Roman"/>
          <w:noProof/>
          <w:sz w:val="24"/>
        </w:rPr>
        <w:tab/>
        <w:t xml:space="preserve">Maystadt JF, Ecker O. Extreme weather and civil war: Does drought fuel conflict in Somalia through livestock price shocks? </w:t>
      </w:r>
      <w:r w:rsidRPr="00997E51">
        <w:rPr>
          <w:rFonts w:ascii="Times New Roman" w:eastAsia="Times New Roman" w:hAnsi="Times New Roman"/>
          <w:i/>
          <w:iCs/>
          <w:noProof/>
          <w:sz w:val="24"/>
        </w:rPr>
        <w:t>Am J Agric Econ</w:t>
      </w:r>
      <w:r w:rsidRPr="00997E51">
        <w:rPr>
          <w:rFonts w:ascii="Times New Roman" w:eastAsia="Times New Roman" w:hAnsi="Times New Roman"/>
          <w:noProof/>
          <w:sz w:val="24"/>
        </w:rPr>
        <w:t xml:space="preserve"> 2014. DOI:10.1093/ajae/aau010.</w:t>
      </w:r>
    </w:p>
    <w:p w14:paraId="14D0E6E5" w14:textId="6511FDD9" w:rsidR="009011C5" w:rsidRPr="00625138" w:rsidRDefault="00A55581" w:rsidP="00997E51">
      <w:pPr>
        <w:widowControl w:val="0"/>
        <w:autoSpaceDE w:val="0"/>
        <w:autoSpaceDN w:val="0"/>
        <w:adjustRightInd w:val="0"/>
        <w:spacing w:line="240" w:lineRule="auto"/>
        <w:ind w:left="640" w:hanging="640"/>
        <w:rPr>
          <w:rFonts w:ascii="Times New Roman" w:hAnsi="Times New Roman"/>
          <w:b/>
          <w:sz w:val="24"/>
          <w:szCs w:val="24"/>
        </w:rPr>
      </w:pPr>
      <w:r w:rsidRPr="00C61364">
        <w:rPr>
          <w:rFonts w:ascii="Times New Roman" w:hAnsi="Times New Roman"/>
          <w:b/>
          <w:sz w:val="24"/>
          <w:szCs w:val="24"/>
        </w:rPr>
        <w:fldChar w:fldCharType="end"/>
      </w:r>
      <w:r w:rsidR="009011C5" w:rsidRPr="00C61364">
        <w:rPr>
          <w:rFonts w:ascii="Times New Roman" w:hAnsi="Times New Roman"/>
          <w:b/>
          <w:color w:val="000000" w:themeColor="text1"/>
          <w:sz w:val="24"/>
          <w:szCs w:val="24"/>
        </w:rPr>
        <w:br w:type="page"/>
      </w:r>
    </w:p>
    <w:p w14:paraId="111CEFCE" w14:textId="19C9990C" w:rsidR="00016713" w:rsidRDefault="005B03DF" w:rsidP="00D76DF7">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Figure </w:t>
      </w:r>
      <w:r w:rsidR="0019142A">
        <w:rPr>
          <w:rFonts w:ascii="Times New Roman" w:hAnsi="Times New Roman"/>
          <w:b/>
          <w:color w:val="000000" w:themeColor="text1"/>
          <w:sz w:val="24"/>
          <w:szCs w:val="24"/>
        </w:rPr>
        <w:t>1.</w:t>
      </w:r>
      <w:r w:rsidR="001B246F">
        <w:rPr>
          <w:rFonts w:ascii="Times New Roman" w:hAnsi="Times New Roman"/>
          <w:b/>
          <w:color w:val="000000" w:themeColor="text1"/>
          <w:sz w:val="24"/>
          <w:szCs w:val="24"/>
        </w:rPr>
        <w:t xml:space="preserve"> </w:t>
      </w:r>
      <w:r w:rsidR="006C049E">
        <w:rPr>
          <w:rFonts w:ascii="Times New Roman" w:hAnsi="Times New Roman"/>
          <w:color w:val="000000" w:themeColor="text1"/>
          <w:sz w:val="24"/>
          <w:szCs w:val="24"/>
        </w:rPr>
        <w:t>National Age-Standardised Death Rates (ASDRs) over time by month and category injury death, 1980-2016</w:t>
      </w:r>
      <w:r w:rsidR="000A2462">
        <w:rPr>
          <w:rFonts w:ascii="Times New Roman" w:hAnsi="Times New Roman"/>
          <w:color w:val="000000" w:themeColor="text1"/>
          <w:sz w:val="24"/>
          <w:szCs w:val="24"/>
        </w:rPr>
        <w:t>.</w:t>
      </w:r>
      <w:r w:rsidR="00016713">
        <w:rPr>
          <w:rFonts w:ascii="Times New Roman" w:hAnsi="Times New Roman"/>
          <w:color w:val="000000" w:themeColor="text1"/>
          <w:sz w:val="24"/>
          <w:szCs w:val="24"/>
        </w:rPr>
        <w:br w:type="page"/>
      </w:r>
    </w:p>
    <w:p w14:paraId="28C19B17" w14:textId="769E9838" w:rsidR="002E3961" w:rsidRDefault="003C7D02"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2. </w:t>
      </w:r>
      <w:r w:rsidR="00BA15DC">
        <w:rPr>
          <w:rFonts w:ascii="Times New Roman" w:hAnsi="Times New Roman"/>
          <w:color w:val="000000" w:themeColor="text1"/>
          <w:sz w:val="24"/>
          <w:szCs w:val="24"/>
        </w:rPr>
        <w:t>Average p</w:t>
      </w:r>
      <w:r>
        <w:rPr>
          <w:rFonts w:ascii="Times New Roman" w:hAnsi="Times New Roman"/>
          <w:color w:val="000000" w:themeColor="text1"/>
          <w:sz w:val="24"/>
          <w:szCs w:val="24"/>
        </w:rPr>
        <w:t>ercentage breakdown of category of unintentional (</w:t>
      </w:r>
      <w:r w:rsidR="00BA15DC">
        <w:rPr>
          <w:rFonts w:ascii="Times New Roman" w:hAnsi="Times New Roman"/>
          <w:color w:val="000000" w:themeColor="text1"/>
          <w:sz w:val="24"/>
          <w:szCs w:val="24"/>
        </w:rPr>
        <w:t xml:space="preserve">yellow/brown) and intentional (purple) deaths in the USA by age </w:t>
      </w:r>
      <w:r w:rsidR="007217A9">
        <w:rPr>
          <w:rFonts w:ascii="Times New Roman" w:hAnsi="Times New Roman"/>
          <w:color w:val="000000" w:themeColor="text1"/>
          <w:sz w:val="24"/>
          <w:szCs w:val="24"/>
        </w:rPr>
        <w:t xml:space="preserve">group </w:t>
      </w:r>
      <w:r w:rsidR="00BA15DC">
        <w:rPr>
          <w:rFonts w:ascii="Times New Roman" w:hAnsi="Times New Roman"/>
          <w:color w:val="000000" w:themeColor="text1"/>
          <w:sz w:val="24"/>
          <w:szCs w:val="24"/>
        </w:rPr>
        <w:t>and sex, for 2012-2016</w:t>
      </w:r>
      <w:r w:rsidR="000A2462">
        <w:rPr>
          <w:rFonts w:ascii="Times New Roman" w:hAnsi="Times New Roman"/>
          <w:color w:val="000000" w:themeColor="text1"/>
          <w:sz w:val="24"/>
          <w:szCs w:val="24"/>
        </w:rPr>
        <w:t>.</w:t>
      </w:r>
      <w:r w:rsidR="002E3961">
        <w:rPr>
          <w:rFonts w:ascii="Times New Roman" w:hAnsi="Times New Roman"/>
          <w:color w:val="000000" w:themeColor="text1"/>
          <w:sz w:val="24"/>
          <w:szCs w:val="24"/>
        </w:rPr>
        <w:br w:type="page"/>
      </w:r>
    </w:p>
    <w:p w14:paraId="3CE62CB3" w14:textId="0D016D4C" w:rsidR="004A3366" w:rsidRDefault="002E3961"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3. </w:t>
      </w:r>
      <w:r w:rsidR="001C1730">
        <w:rPr>
          <w:rFonts w:ascii="Times New Roman" w:hAnsi="Times New Roman"/>
          <w:color w:val="000000" w:themeColor="text1"/>
          <w:sz w:val="24"/>
          <w:szCs w:val="24"/>
        </w:rPr>
        <w:t>T</w:t>
      </w:r>
      <w:r w:rsidR="004D2342">
        <w:rPr>
          <w:rFonts w:ascii="Times New Roman" w:hAnsi="Times New Roman"/>
          <w:color w:val="000000" w:themeColor="text1"/>
          <w:sz w:val="24"/>
          <w:szCs w:val="24"/>
        </w:rPr>
        <w:t>ransforming state-month temperatures</w:t>
      </w:r>
      <w:r w:rsidR="00494FE8">
        <w:rPr>
          <w:rFonts w:ascii="Times New Roman" w:hAnsi="Times New Roman"/>
          <w:color w:val="000000" w:themeColor="text1"/>
          <w:sz w:val="24"/>
          <w:szCs w:val="24"/>
        </w:rPr>
        <w:t xml:space="preserve"> (left panel)</w:t>
      </w:r>
      <w:r w:rsidR="004D2342">
        <w:rPr>
          <w:rFonts w:ascii="Times New Roman" w:hAnsi="Times New Roman"/>
          <w:color w:val="000000" w:themeColor="text1"/>
          <w:sz w:val="24"/>
          <w:szCs w:val="24"/>
        </w:rPr>
        <w:t xml:space="preserve"> into state-month anomalies</w:t>
      </w:r>
      <w:r w:rsidR="00494FE8">
        <w:rPr>
          <w:rFonts w:ascii="Times New Roman" w:hAnsi="Times New Roman"/>
          <w:color w:val="000000" w:themeColor="text1"/>
          <w:sz w:val="24"/>
          <w:szCs w:val="24"/>
        </w:rPr>
        <w:t xml:space="preserve"> (two right panels)</w:t>
      </w:r>
      <w:r w:rsidR="004D2342">
        <w:rPr>
          <w:rFonts w:ascii="Times New Roman" w:hAnsi="Times New Roman"/>
          <w:color w:val="000000" w:themeColor="text1"/>
          <w:sz w:val="24"/>
          <w:szCs w:val="24"/>
        </w:rPr>
        <w:t xml:space="preserve">, using </w:t>
      </w:r>
      <w:r w:rsidR="0003365F">
        <w:rPr>
          <w:rFonts w:ascii="Times New Roman" w:hAnsi="Times New Roman"/>
          <w:color w:val="000000" w:themeColor="text1"/>
          <w:sz w:val="24"/>
          <w:szCs w:val="24"/>
        </w:rPr>
        <w:t>Florida</w:t>
      </w:r>
      <w:r w:rsidR="00494FE8">
        <w:rPr>
          <w:rFonts w:ascii="Times New Roman" w:hAnsi="Times New Roman"/>
          <w:color w:val="000000" w:themeColor="text1"/>
          <w:sz w:val="24"/>
          <w:szCs w:val="24"/>
        </w:rPr>
        <w:t xml:space="preserve"> </w:t>
      </w:r>
      <w:r w:rsidR="00A869BC">
        <w:rPr>
          <w:rFonts w:ascii="Times New Roman" w:hAnsi="Times New Roman"/>
          <w:color w:val="000000" w:themeColor="text1"/>
          <w:sz w:val="24"/>
          <w:szCs w:val="24"/>
        </w:rPr>
        <w:t xml:space="preserve">and </w:t>
      </w:r>
      <w:r w:rsidR="0003365F">
        <w:rPr>
          <w:rFonts w:ascii="Times New Roman" w:hAnsi="Times New Roman"/>
          <w:color w:val="000000" w:themeColor="text1"/>
          <w:sz w:val="24"/>
          <w:szCs w:val="24"/>
        </w:rPr>
        <w:t>Washington</w:t>
      </w:r>
      <w:r w:rsidR="00A869BC">
        <w:rPr>
          <w:rFonts w:ascii="Times New Roman" w:hAnsi="Times New Roman"/>
          <w:color w:val="000000" w:themeColor="text1"/>
          <w:sz w:val="24"/>
          <w:szCs w:val="24"/>
        </w:rPr>
        <w:t xml:space="preserve"> in</w:t>
      </w:r>
      <w:r w:rsidR="0003365F">
        <w:rPr>
          <w:rFonts w:ascii="Times New Roman" w:hAnsi="Times New Roman"/>
          <w:color w:val="000000" w:themeColor="text1"/>
          <w:sz w:val="24"/>
          <w:szCs w:val="24"/>
        </w:rPr>
        <w:t xml:space="preserve"> July</w:t>
      </w:r>
      <w:r w:rsidR="0039796B">
        <w:rPr>
          <w:rFonts w:ascii="Times New Roman" w:hAnsi="Times New Roman"/>
          <w:color w:val="000000" w:themeColor="text1"/>
          <w:sz w:val="24"/>
          <w:szCs w:val="24"/>
        </w:rPr>
        <w:t>, 1980-2016</w:t>
      </w:r>
      <w:r w:rsidR="00387781">
        <w:rPr>
          <w:rFonts w:ascii="Times New Roman" w:hAnsi="Times New Roman"/>
          <w:color w:val="000000" w:themeColor="text1"/>
          <w:sz w:val="24"/>
          <w:szCs w:val="24"/>
        </w:rPr>
        <w:t>.</w:t>
      </w:r>
      <w:r w:rsidR="004A3366">
        <w:rPr>
          <w:rFonts w:ascii="Times New Roman" w:hAnsi="Times New Roman"/>
          <w:color w:val="000000" w:themeColor="text1"/>
          <w:sz w:val="24"/>
          <w:szCs w:val="24"/>
        </w:rPr>
        <w:br w:type="page"/>
      </w:r>
    </w:p>
    <w:p w14:paraId="1370BF1C" w14:textId="33A77B25" w:rsidR="00234E19" w:rsidRDefault="004A3366"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4. </w:t>
      </w:r>
      <w:r>
        <w:rPr>
          <w:rFonts w:ascii="Times New Roman" w:hAnsi="Times New Roman"/>
          <w:color w:val="000000" w:themeColor="text1"/>
          <w:sz w:val="24"/>
          <w:szCs w:val="24"/>
        </w:rPr>
        <w:t xml:space="preserve">Additional annual deaths with a </w:t>
      </w:r>
      <w:r w:rsidR="00D52154">
        <w:rPr>
          <w:rFonts w:ascii="Times New Roman" w:hAnsi="Times New Roman"/>
          <w:color w:val="000000" w:themeColor="text1"/>
          <w:sz w:val="24"/>
          <w:szCs w:val="24"/>
        </w:rPr>
        <w:t xml:space="preserve">national </w:t>
      </w:r>
      <w:r>
        <w:rPr>
          <w:rFonts w:ascii="Times New Roman" w:hAnsi="Times New Roman"/>
          <w:color w:val="000000" w:themeColor="text1"/>
          <w:sz w:val="24"/>
          <w:szCs w:val="24"/>
        </w:rPr>
        <w:t>uniform increase of 1</w:t>
      </w:r>
      <w:r w:rsidR="00D52154" w:rsidRPr="009A0CFD">
        <w:rPr>
          <w:rFonts w:ascii="Arial" w:eastAsia="Times New Roman" w:hAnsi="Arial" w:cs="Arial"/>
          <w:bCs/>
          <w:color w:val="222222"/>
          <w:sz w:val="24"/>
          <w:szCs w:val="24"/>
          <w:shd w:val="clear" w:color="auto" w:fill="FFFFFF"/>
          <w:lang w:eastAsia="en-GB"/>
        </w:rPr>
        <w:t>°</w:t>
      </w:r>
      <w:r w:rsidR="00D52154" w:rsidRPr="009A0CFD">
        <w:rPr>
          <w:rFonts w:ascii="Times New Roman" w:hAnsi="Times New Roman"/>
          <w:color w:val="000000" w:themeColor="text1"/>
          <w:sz w:val="24"/>
          <w:szCs w:val="24"/>
        </w:rPr>
        <w:t>C</w:t>
      </w:r>
      <w:r w:rsidR="009A0CFD">
        <w:rPr>
          <w:rFonts w:ascii="Times New Roman" w:hAnsi="Times New Roman"/>
          <w:color w:val="000000" w:themeColor="text1"/>
          <w:sz w:val="24"/>
          <w:szCs w:val="24"/>
        </w:rPr>
        <w:t xml:space="preserve"> above long-term monthly state mean, for deaths from all injuries by sex, category of injury and age group (top) and month (bottom), for 2016 population. Black dots represent net changes.</w:t>
      </w:r>
      <w:r w:rsidR="00234E19">
        <w:rPr>
          <w:rFonts w:ascii="Times New Roman" w:hAnsi="Times New Roman"/>
          <w:color w:val="000000" w:themeColor="text1"/>
          <w:sz w:val="24"/>
          <w:szCs w:val="24"/>
        </w:rPr>
        <w:br w:type="page"/>
      </w:r>
    </w:p>
    <w:p w14:paraId="65DA6F14" w14:textId="0AD32D0F" w:rsidR="005870DD" w:rsidRDefault="00234E19" w:rsidP="005870DD">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Supplementary Figure 1.</w:t>
      </w:r>
      <w:r w:rsidR="00C83454">
        <w:rPr>
          <w:rFonts w:ascii="Times New Roman" w:hAnsi="Times New Roman"/>
          <w:b/>
          <w:color w:val="000000" w:themeColor="text1"/>
          <w:sz w:val="24"/>
          <w:szCs w:val="24"/>
        </w:rPr>
        <w:t xml:space="preserve"> </w:t>
      </w:r>
      <w:r w:rsidR="00F47B5D">
        <w:rPr>
          <w:rFonts w:ascii="Times New Roman" w:hAnsi="Times New Roman"/>
          <w:color w:val="000000" w:themeColor="text1"/>
          <w:sz w:val="24"/>
          <w:szCs w:val="24"/>
        </w:rPr>
        <w:t xml:space="preserve">Excess relative risk </w:t>
      </w:r>
      <w:r w:rsidR="00AE077A">
        <w:rPr>
          <w:rFonts w:ascii="Times New Roman" w:hAnsi="Times New Roman"/>
          <w:color w:val="000000" w:themeColor="text1"/>
          <w:sz w:val="24"/>
          <w:szCs w:val="24"/>
        </w:rPr>
        <w:t xml:space="preserve">associated with </w:t>
      </w:r>
      <w:r w:rsidR="00F47B5D">
        <w:rPr>
          <w:rFonts w:ascii="Times New Roman" w:hAnsi="Times New Roman"/>
          <w:color w:val="000000" w:themeColor="text1"/>
          <w:sz w:val="24"/>
          <w:szCs w:val="24"/>
        </w:rPr>
        <w:t>for 1</w:t>
      </w:r>
      <w:r w:rsidR="00F47B5D" w:rsidRPr="009A0CFD">
        <w:rPr>
          <w:rFonts w:ascii="Arial" w:eastAsia="Times New Roman" w:hAnsi="Arial" w:cs="Arial"/>
          <w:bCs/>
          <w:color w:val="222222"/>
          <w:sz w:val="24"/>
          <w:szCs w:val="24"/>
          <w:shd w:val="clear" w:color="auto" w:fill="FFFFFF"/>
          <w:lang w:eastAsia="en-GB"/>
        </w:rPr>
        <w:t>°</w:t>
      </w:r>
      <w:r w:rsidR="00F47B5D" w:rsidRPr="009A0CFD">
        <w:rPr>
          <w:rFonts w:ascii="Times New Roman" w:hAnsi="Times New Roman"/>
          <w:color w:val="000000" w:themeColor="text1"/>
          <w:sz w:val="24"/>
          <w:szCs w:val="24"/>
        </w:rPr>
        <w:t>C</w:t>
      </w:r>
      <w:r w:rsidR="00F47B5D">
        <w:rPr>
          <w:rFonts w:ascii="Times New Roman" w:hAnsi="Times New Roman"/>
          <w:color w:val="000000" w:themeColor="text1"/>
          <w:sz w:val="24"/>
          <w:szCs w:val="24"/>
        </w:rPr>
        <w:t xml:space="preserve"> above long-term monthly state mean</w:t>
      </w:r>
      <w:r w:rsidR="00AE077A">
        <w:rPr>
          <w:rFonts w:ascii="Times New Roman" w:hAnsi="Times New Roman"/>
          <w:color w:val="000000" w:themeColor="text1"/>
          <w:sz w:val="24"/>
          <w:szCs w:val="24"/>
        </w:rPr>
        <w:t xml:space="preserve">, by category </w:t>
      </w:r>
      <w:r w:rsidR="00E72E60">
        <w:rPr>
          <w:rFonts w:ascii="Times New Roman" w:hAnsi="Times New Roman"/>
          <w:color w:val="000000" w:themeColor="text1"/>
          <w:sz w:val="24"/>
          <w:szCs w:val="24"/>
        </w:rPr>
        <w:t>of injury</w:t>
      </w:r>
      <w:r w:rsidR="005870DD">
        <w:rPr>
          <w:rFonts w:ascii="Times New Roman" w:hAnsi="Times New Roman"/>
          <w:color w:val="000000" w:themeColor="text1"/>
          <w:sz w:val="24"/>
          <w:szCs w:val="24"/>
        </w:rPr>
        <w:t>,</w:t>
      </w:r>
      <w:r w:rsidR="00E72E60">
        <w:rPr>
          <w:rFonts w:ascii="Times New Roman" w:hAnsi="Times New Roman"/>
          <w:color w:val="000000" w:themeColor="text1"/>
          <w:sz w:val="24"/>
          <w:szCs w:val="24"/>
        </w:rPr>
        <w:t xml:space="preserve"> </w:t>
      </w:r>
      <w:r w:rsidR="00AE077A">
        <w:rPr>
          <w:rFonts w:ascii="Times New Roman" w:hAnsi="Times New Roman"/>
          <w:color w:val="000000" w:themeColor="text1"/>
          <w:sz w:val="24"/>
          <w:szCs w:val="24"/>
        </w:rPr>
        <w:t>age group and sex</w:t>
      </w:r>
      <w:r w:rsidR="00E72E60">
        <w:rPr>
          <w:rFonts w:ascii="Times New Roman" w:hAnsi="Times New Roman"/>
          <w:color w:val="000000" w:themeColor="text1"/>
          <w:sz w:val="24"/>
          <w:szCs w:val="24"/>
        </w:rPr>
        <w:t>.</w:t>
      </w:r>
      <w:r w:rsidR="005870DD">
        <w:rPr>
          <w:rFonts w:ascii="Times New Roman" w:hAnsi="Times New Roman"/>
          <w:color w:val="000000" w:themeColor="text1"/>
          <w:sz w:val="24"/>
          <w:szCs w:val="24"/>
        </w:rPr>
        <w:br w:type="page"/>
      </w:r>
    </w:p>
    <w:p w14:paraId="560CC2DB" w14:textId="76F1AF1C" w:rsidR="00B4508B" w:rsidRPr="00D52154" w:rsidRDefault="005870DD" w:rsidP="00D76DF7">
      <w:pPr>
        <w:spacing w:after="0" w:line="480" w:lineRule="auto"/>
        <w:jc w:val="both"/>
        <w:rPr>
          <w:rFonts w:ascii="Times New Roman" w:eastAsia="Times New Roman" w:hAnsi="Times New Roman"/>
          <w:sz w:val="24"/>
          <w:szCs w:val="24"/>
          <w:lang w:eastAsia="en-GB"/>
        </w:rPr>
      </w:pPr>
      <w:r>
        <w:rPr>
          <w:rFonts w:ascii="Times New Roman" w:hAnsi="Times New Roman"/>
          <w:b/>
          <w:color w:val="000000" w:themeColor="text1"/>
          <w:sz w:val="24"/>
          <w:szCs w:val="24"/>
        </w:rPr>
        <w:lastRenderedPageBreak/>
        <w:t xml:space="preserve">Supplementary Figure 2. </w:t>
      </w:r>
      <w:r>
        <w:rPr>
          <w:rFonts w:ascii="Times New Roman" w:hAnsi="Times New Roman"/>
          <w:color w:val="000000" w:themeColor="text1"/>
          <w:sz w:val="24"/>
          <w:szCs w:val="24"/>
        </w:rPr>
        <w:t>Excess relative risk associated with for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by category of injury, month and sex.</w:t>
      </w:r>
      <w:r w:rsidR="00B4508B" w:rsidRPr="00C61364">
        <w:rPr>
          <w:rFonts w:ascii="Times New Roman" w:hAnsi="Times New Roman"/>
          <w:color w:val="000000" w:themeColor="text1"/>
          <w:sz w:val="24"/>
          <w:szCs w:val="24"/>
        </w:rPr>
        <w:br w:type="page"/>
      </w:r>
    </w:p>
    <w:p w14:paraId="37D632B2" w14:textId="36375194" w:rsidR="004E2756" w:rsidRPr="004E2756" w:rsidRDefault="00B4508B" w:rsidP="00D76DF7">
      <w:pPr>
        <w:spacing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Table </w:t>
      </w:r>
      <w:r w:rsidR="00AE004C">
        <w:rPr>
          <w:rFonts w:ascii="Times New Roman" w:hAnsi="Times New Roman"/>
          <w:b/>
          <w:color w:val="000000" w:themeColor="text1"/>
          <w:sz w:val="24"/>
          <w:szCs w:val="24"/>
        </w:rPr>
        <w:t>XX</w:t>
      </w:r>
      <w:r w:rsidRPr="00C61364">
        <w:rPr>
          <w:rFonts w:ascii="Times New Roman" w:hAnsi="Times New Roman"/>
          <w:b/>
          <w:color w:val="000000" w:themeColor="text1"/>
          <w:sz w:val="24"/>
          <w:szCs w:val="24"/>
        </w:rPr>
        <w:t xml:space="preserve">: </w:t>
      </w:r>
      <w:r w:rsidR="00384336">
        <w:rPr>
          <w:rFonts w:ascii="Times New Roman" w:hAnsi="Times New Roman"/>
          <w:color w:val="000000" w:themeColor="text1"/>
          <w:sz w:val="24"/>
          <w:szCs w:val="24"/>
        </w:rPr>
        <w:t xml:space="preserve">Total </w:t>
      </w:r>
      <w:r w:rsidR="00C92E67">
        <w:rPr>
          <w:rFonts w:ascii="Times New Roman" w:hAnsi="Times New Roman"/>
          <w:color w:val="000000" w:themeColor="text1"/>
          <w:sz w:val="24"/>
          <w:szCs w:val="24"/>
        </w:rPr>
        <w:t>n</w:t>
      </w:r>
      <w:r w:rsidRPr="00C61364">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4E2756"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Total</w:t>
            </w:r>
          </w:p>
        </w:tc>
      </w:tr>
      <w:tr w:rsidR="004E2756" w:rsidRPr="004E2756"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2,487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377</w:t>
            </w:r>
          </w:p>
        </w:tc>
      </w:tr>
      <w:tr w:rsidR="004E2756" w:rsidRPr="004E2756"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1,685,500</w:t>
            </w:r>
          </w:p>
        </w:tc>
      </w:tr>
      <w:tr w:rsidR="004E2756" w:rsidRPr="004E2756"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660,608</w:t>
            </w:r>
          </w:p>
        </w:tc>
      </w:tr>
      <w:tr w:rsidR="004E2756" w:rsidRPr="004E2756"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141,269</w:t>
            </w:r>
          </w:p>
        </w:tc>
      </w:tr>
      <w:tr w:rsidR="004E2756" w:rsidRPr="004E2756"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416</w:t>
            </w:r>
            <w:r w:rsidR="001F37C4">
              <w:rPr>
                <w:rFonts w:ascii="Times New Roman" w:hAnsi="Times New Roman"/>
                <w:color w:val="000000" w:themeColor="text1"/>
                <w:sz w:val="24"/>
                <w:szCs w:val="24"/>
              </w:rPr>
              <w:t>,07</w:t>
            </w:r>
            <w:r>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1,947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738</w:t>
            </w:r>
          </w:p>
        </w:tc>
      </w:tr>
      <w:tr w:rsidR="004E2756" w:rsidRPr="004E2756"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744,737</w:t>
            </w:r>
          </w:p>
        </w:tc>
      </w:tr>
      <w:tr w:rsidR="004E2756" w:rsidRPr="004E2756"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1,208,762</w:t>
            </w:r>
          </w:p>
        </w:tc>
      </w:tr>
      <w:tr w:rsidR="00C92E67" w:rsidRPr="004E2756"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4E2756" w:rsidRDefault="00C92E67"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4E2756" w:rsidRDefault="00DD61A0" w:rsidP="00DD61A0">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4E2756" w:rsidRDefault="00DD61A0"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4,435,115</w:t>
            </w:r>
          </w:p>
        </w:tc>
      </w:tr>
    </w:tbl>
    <w:p w14:paraId="7581B429" w14:textId="77777777" w:rsidR="004001DC" w:rsidRDefault="004001DC" w:rsidP="00D76DF7">
      <w:pPr>
        <w:spacing w:after="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86DAE42" w14:textId="3B76B34A" w:rsidR="00E54738" w:rsidRDefault="00AE3126"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1B2BE0">
        <w:rPr>
          <w:rFonts w:ascii="Times New Roman" w:hAnsi="Times New Roman"/>
          <w:b/>
          <w:color w:val="000000" w:themeColor="text1"/>
          <w:sz w:val="24"/>
          <w:szCs w:val="24"/>
        </w:rPr>
        <w:t>XX</w:t>
      </w:r>
      <w:r>
        <w:rPr>
          <w:rFonts w:ascii="Times New Roman" w:hAnsi="Times New Roman"/>
          <w:b/>
          <w:color w:val="000000" w:themeColor="text1"/>
          <w:sz w:val="24"/>
          <w:szCs w:val="24"/>
        </w:rPr>
        <w:t>.</w:t>
      </w:r>
      <w:r w:rsidR="00CC34A2">
        <w:rPr>
          <w:rFonts w:ascii="Times New Roman" w:hAnsi="Times New Roman"/>
          <w:b/>
          <w:color w:val="000000" w:themeColor="text1"/>
          <w:sz w:val="24"/>
          <w:szCs w:val="24"/>
        </w:rPr>
        <w:t xml:space="preserve"> </w:t>
      </w:r>
      <w:r w:rsidR="00CC34A2">
        <w:rPr>
          <w:rFonts w:ascii="Times New Roman" w:hAnsi="Times New Roman"/>
          <w:color w:val="000000" w:themeColor="text1"/>
          <w:sz w:val="24"/>
          <w:szCs w:val="24"/>
        </w:rPr>
        <w:t>ICD-9 and ICD-10 medical cause of death codes by category of injury</w:t>
      </w:r>
      <w:r w:rsidR="00D923AB">
        <w:rPr>
          <w:rFonts w:ascii="Times New Roman" w:hAnsi="Times New Roman"/>
          <w:color w:val="000000" w:themeColor="text1"/>
          <w:sz w:val="24"/>
          <w:szCs w:val="24"/>
        </w:rPr>
        <w:t>.</w:t>
      </w:r>
      <w:r w:rsidR="00243E2C">
        <w:rPr>
          <w:rFonts w:ascii="Times New Roman" w:hAnsi="Times New Roman"/>
          <w:color w:val="000000" w:themeColor="text1"/>
          <w:sz w:val="24"/>
          <w:szCs w:val="24"/>
        </w:rPr>
        <w:t xml:space="preserve"> [[[To add]]]</w:t>
      </w:r>
      <w:r w:rsidR="00E54738">
        <w:rPr>
          <w:rFonts w:ascii="Times New Roman" w:hAnsi="Times New Roman"/>
          <w:color w:val="000000" w:themeColor="text1"/>
          <w:sz w:val="24"/>
          <w:szCs w:val="24"/>
        </w:rPr>
        <w:br w:type="page"/>
      </w:r>
    </w:p>
    <w:p w14:paraId="6C845C17" w14:textId="77777777" w:rsidR="004F7F15" w:rsidRDefault="00E54738" w:rsidP="00D76DF7">
      <w:pPr>
        <w:spacing w:line="480" w:lineRule="auto"/>
        <w:jc w:val="both"/>
        <w:rPr>
          <w:rFonts w:ascii="Times New Roman" w:hAnsi="Times New Roman"/>
          <w:color w:val="000000" w:themeColor="text1"/>
          <w:sz w:val="24"/>
          <w:szCs w:val="24"/>
        </w:rPr>
        <w:sectPr w:rsidR="004F7F15"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r>
        <w:rPr>
          <w:rFonts w:ascii="Times New Roman" w:hAnsi="Times New Roman"/>
          <w:b/>
          <w:color w:val="000000" w:themeColor="text1"/>
          <w:sz w:val="24"/>
          <w:szCs w:val="24"/>
        </w:rPr>
        <w:lastRenderedPageBreak/>
        <w:t xml:space="preserve">Supplementary Table </w:t>
      </w:r>
      <w:r w:rsidR="002C5765">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3939B4">
        <w:rPr>
          <w:rFonts w:ascii="Times New Roman" w:hAnsi="Times New Roman"/>
          <w:color w:val="000000" w:themeColor="text1"/>
          <w:sz w:val="24"/>
          <w:szCs w:val="24"/>
        </w:rPr>
        <w:t>Additional annual deaths with a national uniform increase of 1</w:t>
      </w:r>
      <w:r w:rsidR="003939B4" w:rsidRPr="009A0CFD">
        <w:rPr>
          <w:rFonts w:ascii="Arial" w:eastAsia="Times New Roman" w:hAnsi="Arial" w:cs="Arial"/>
          <w:bCs/>
          <w:color w:val="222222"/>
          <w:sz w:val="24"/>
          <w:szCs w:val="24"/>
          <w:shd w:val="clear" w:color="auto" w:fill="FFFFFF"/>
          <w:lang w:eastAsia="en-GB"/>
        </w:rPr>
        <w:t>°</w:t>
      </w:r>
      <w:r w:rsidR="003939B4" w:rsidRPr="009A0CFD">
        <w:rPr>
          <w:rFonts w:ascii="Times New Roman" w:hAnsi="Times New Roman"/>
          <w:color w:val="000000" w:themeColor="text1"/>
          <w:sz w:val="24"/>
          <w:szCs w:val="24"/>
        </w:rPr>
        <w:t>C</w:t>
      </w:r>
      <w:r w:rsidR="003939B4">
        <w:rPr>
          <w:rFonts w:ascii="Times New Roman" w:hAnsi="Times New Roman"/>
          <w:color w:val="000000" w:themeColor="text1"/>
          <w:sz w:val="24"/>
          <w:szCs w:val="24"/>
        </w:rPr>
        <w:t xml:space="preserve"> above long-term monthly state mean, for deaths from all injuries by sex, age group, and category of injury for 2016 populat</w:t>
      </w:r>
      <w:r w:rsidR="0016379A">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4F7F15"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Sex</w:t>
            </w:r>
          </w:p>
        </w:tc>
        <w:tc>
          <w:tcPr>
            <w:tcW w:w="893" w:type="dxa"/>
            <w:tcMar>
              <w:top w:w="0" w:type="dxa"/>
              <w:left w:w="75" w:type="dxa"/>
              <w:bottom w:w="0" w:type="dxa"/>
              <w:right w:w="75" w:type="dxa"/>
            </w:tcMar>
            <w:vAlign w:val="center"/>
            <w:hideMark/>
          </w:tcPr>
          <w:p w14:paraId="4DB0B18E"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0-4</w:t>
            </w:r>
          </w:p>
        </w:tc>
        <w:tc>
          <w:tcPr>
            <w:tcW w:w="893" w:type="dxa"/>
            <w:tcMar>
              <w:top w:w="0" w:type="dxa"/>
              <w:left w:w="75" w:type="dxa"/>
              <w:bottom w:w="0" w:type="dxa"/>
              <w:right w:w="75" w:type="dxa"/>
            </w:tcMar>
            <w:vAlign w:val="center"/>
            <w:hideMark/>
          </w:tcPr>
          <w:p w14:paraId="0E9881FC"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5-14</w:t>
            </w:r>
          </w:p>
        </w:tc>
        <w:tc>
          <w:tcPr>
            <w:tcW w:w="893" w:type="dxa"/>
            <w:tcMar>
              <w:top w:w="0" w:type="dxa"/>
              <w:left w:w="75" w:type="dxa"/>
              <w:bottom w:w="0" w:type="dxa"/>
              <w:right w:w="75" w:type="dxa"/>
            </w:tcMar>
            <w:vAlign w:val="center"/>
            <w:hideMark/>
          </w:tcPr>
          <w:p w14:paraId="0BBF5B85"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15-24</w:t>
            </w:r>
          </w:p>
        </w:tc>
        <w:tc>
          <w:tcPr>
            <w:tcW w:w="893" w:type="dxa"/>
            <w:tcMar>
              <w:top w:w="0" w:type="dxa"/>
              <w:left w:w="75" w:type="dxa"/>
              <w:bottom w:w="0" w:type="dxa"/>
              <w:right w:w="75" w:type="dxa"/>
            </w:tcMar>
            <w:vAlign w:val="center"/>
            <w:hideMark/>
          </w:tcPr>
          <w:p w14:paraId="4726AEEB"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25-34</w:t>
            </w:r>
          </w:p>
        </w:tc>
        <w:tc>
          <w:tcPr>
            <w:tcW w:w="893" w:type="dxa"/>
            <w:tcMar>
              <w:top w:w="0" w:type="dxa"/>
              <w:left w:w="75" w:type="dxa"/>
              <w:bottom w:w="0" w:type="dxa"/>
              <w:right w:w="75" w:type="dxa"/>
            </w:tcMar>
            <w:vAlign w:val="center"/>
            <w:hideMark/>
          </w:tcPr>
          <w:p w14:paraId="321150A7"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35-44</w:t>
            </w:r>
          </w:p>
        </w:tc>
        <w:tc>
          <w:tcPr>
            <w:tcW w:w="893" w:type="dxa"/>
            <w:tcMar>
              <w:top w:w="0" w:type="dxa"/>
              <w:left w:w="75" w:type="dxa"/>
              <w:bottom w:w="0" w:type="dxa"/>
              <w:right w:w="75" w:type="dxa"/>
            </w:tcMar>
            <w:vAlign w:val="center"/>
            <w:hideMark/>
          </w:tcPr>
          <w:p w14:paraId="5D4FE3FE"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45-54</w:t>
            </w:r>
          </w:p>
        </w:tc>
        <w:tc>
          <w:tcPr>
            <w:tcW w:w="893" w:type="dxa"/>
            <w:tcMar>
              <w:top w:w="0" w:type="dxa"/>
              <w:left w:w="75" w:type="dxa"/>
              <w:bottom w:w="0" w:type="dxa"/>
              <w:right w:w="75" w:type="dxa"/>
            </w:tcMar>
            <w:vAlign w:val="center"/>
            <w:hideMark/>
          </w:tcPr>
          <w:p w14:paraId="5CEA727F"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55-64</w:t>
            </w:r>
          </w:p>
        </w:tc>
        <w:tc>
          <w:tcPr>
            <w:tcW w:w="893" w:type="dxa"/>
            <w:tcMar>
              <w:top w:w="0" w:type="dxa"/>
              <w:left w:w="75" w:type="dxa"/>
              <w:bottom w:w="0" w:type="dxa"/>
              <w:right w:w="75" w:type="dxa"/>
            </w:tcMar>
            <w:vAlign w:val="center"/>
            <w:hideMark/>
          </w:tcPr>
          <w:p w14:paraId="29374935"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65-74</w:t>
            </w:r>
          </w:p>
        </w:tc>
        <w:tc>
          <w:tcPr>
            <w:tcW w:w="854" w:type="dxa"/>
            <w:tcMar>
              <w:top w:w="0" w:type="dxa"/>
              <w:left w:w="75" w:type="dxa"/>
              <w:bottom w:w="0" w:type="dxa"/>
              <w:right w:w="75" w:type="dxa"/>
            </w:tcMar>
            <w:vAlign w:val="center"/>
            <w:hideMark/>
          </w:tcPr>
          <w:p w14:paraId="49002C47"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75-84</w:t>
            </w:r>
          </w:p>
        </w:tc>
        <w:tc>
          <w:tcPr>
            <w:tcW w:w="854" w:type="dxa"/>
            <w:tcMar>
              <w:top w:w="0" w:type="dxa"/>
              <w:left w:w="75" w:type="dxa"/>
              <w:bottom w:w="0" w:type="dxa"/>
              <w:right w:w="75" w:type="dxa"/>
            </w:tcMar>
            <w:vAlign w:val="center"/>
            <w:hideMark/>
          </w:tcPr>
          <w:p w14:paraId="26AF7836"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85+</w:t>
            </w:r>
          </w:p>
        </w:tc>
        <w:tc>
          <w:tcPr>
            <w:tcW w:w="893" w:type="dxa"/>
            <w:tcMar>
              <w:top w:w="0" w:type="dxa"/>
              <w:left w:w="75" w:type="dxa"/>
              <w:bottom w:w="0" w:type="dxa"/>
              <w:right w:w="75" w:type="dxa"/>
            </w:tcMar>
            <w:vAlign w:val="center"/>
            <w:hideMark/>
          </w:tcPr>
          <w:p w14:paraId="34A36FFB"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All ages</w:t>
            </w:r>
          </w:p>
        </w:tc>
      </w:tr>
      <w:tr w:rsidR="004F7F15" w:rsidRPr="004F7F15"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780D35" w:rsidRDefault="004F7F15" w:rsidP="004F7F15">
            <w:pPr>
              <w:spacing w:after="0" w:line="240" w:lineRule="auto"/>
              <w:rPr>
                <w:rFonts w:ascii="Times New Roman" w:eastAsiaTheme="minorHAnsi" w:hAnsi="Times New Roman"/>
                <w:b/>
                <w:sz w:val="18"/>
                <w:szCs w:val="24"/>
                <w:lang w:eastAsia="en-GB"/>
              </w:rPr>
            </w:pPr>
            <w:r w:rsidRPr="00780D35">
              <w:rPr>
                <w:rFonts w:ascii="Times New Roman" w:eastAsiaTheme="minorHAnsi" w:hAnsi="Times New Roman"/>
                <w:b/>
                <w:color w:val="000000"/>
                <w:sz w:val="18"/>
                <w:szCs w:val="21"/>
                <w:lang w:eastAsia="en-GB"/>
              </w:rPr>
              <w:t>All injuries</w:t>
            </w:r>
          </w:p>
        </w:tc>
        <w:tc>
          <w:tcPr>
            <w:tcW w:w="743" w:type="dxa"/>
            <w:tcMar>
              <w:top w:w="0" w:type="dxa"/>
              <w:left w:w="75" w:type="dxa"/>
              <w:bottom w:w="0" w:type="dxa"/>
              <w:right w:w="75" w:type="dxa"/>
            </w:tcMar>
            <w:vAlign w:val="center"/>
            <w:hideMark/>
          </w:tcPr>
          <w:p w14:paraId="06D6CE06"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79AA70A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16.0 (  11.0,  21.0)</w:t>
            </w:r>
          </w:p>
        </w:tc>
        <w:tc>
          <w:tcPr>
            <w:tcW w:w="893" w:type="dxa"/>
            <w:tcMar>
              <w:top w:w="0" w:type="dxa"/>
              <w:left w:w="75" w:type="dxa"/>
              <w:bottom w:w="0" w:type="dxa"/>
              <w:right w:w="75" w:type="dxa"/>
            </w:tcMar>
            <w:vAlign w:val="center"/>
            <w:hideMark/>
          </w:tcPr>
          <w:p w14:paraId="1AAFB00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18.0 (  12.0,  24.0)</w:t>
            </w:r>
          </w:p>
        </w:tc>
        <w:tc>
          <w:tcPr>
            <w:tcW w:w="893" w:type="dxa"/>
            <w:tcMar>
              <w:top w:w="0" w:type="dxa"/>
              <w:left w:w="75" w:type="dxa"/>
              <w:bottom w:w="0" w:type="dxa"/>
              <w:right w:w="75" w:type="dxa"/>
            </w:tcMar>
            <w:vAlign w:val="center"/>
            <w:hideMark/>
          </w:tcPr>
          <w:p w14:paraId="6100A06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177.0 ( 144.0, 209.0)</w:t>
            </w:r>
          </w:p>
        </w:tc>
        <w:tc>
          <w:tcPr>
            <w:tcW w:w="893" w:type="dxa"/>
            <w:tcMar>
              <w:top w:w="0" w:type="dxa"/>
              <w:left w:w="75" w:type="dxa"/>
              <w:bottom w:w="0" w:type="dxa"/>
              <w:right w:w="75" w:type="dxa"/>
            </w:tcMar>
            <w:vAlign w:val="center"/>
            <w:hideMark/>
          </w:tcPr>
          <w:p w14:paraId="70179C6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195.0 ( 159.0, 230.0)</w:t>
            </w:r>
          </w:p>
        </w:tc>
        <w:tc>
          <w:tcPr>
            <w:tcW w:w="893" w:type="dxa"/>
            <w:tcMar>
              <w:top w:w="0" w:type="dxa"/>
              <w:left w:w="75" w:type="dxa"/>
              <w:bottom w:w="0" w:type="dxa"/>
              <w:right w:w="75" w:type="dxa"/>
            </w:tcMar>
            <w:vAlign w:val="center"/>
            <w:hideMark/>
          </w:tcPr>
          <w:p w14:paraId="54D7688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130.0 ( 101.0, 160.0)</w:t>
            </w:r>
          </w:p>
        </w:tc>
        <w:tc>
          <w:tcPr>
            <w:tcW w:w="893" w:type="dxa"/>
            <w:tcMar>
              <w:top w:w="0" w:type="dxa"/>
              <w:left w:w="75" w:type="dxa"/>
              <w:bottom w:w="0" w:type="dxa"/>
              <w:right w:w="75" w:type="dxa"/>
            </w:tcMar>
            <w:vAlign w:val="center"/>
            <w:hideMark/>
          </w:tcPr>
          <w:p w14:paraId="66D2699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125.0 (  92.0, 158.0)</w:t>
            </w:r>
          </w:p>
        </w:tc>
        <w:tc>
          <w:tcPr>
            <w:tcW w:w="893" w:type="dxa"/>
            <w:tcMar>
              <w:top w:w="0" w:type="dxa"/>
              <w:left w:w="75" w:type="dxa"/>
              <w:bottom w:w="0" w:type="dxa"/>
              <w:right w:w="75" w:type="dxa"/>
            </w:tcMar>
            <w:vAlign w:val="center"/>
            <w:hideMark/>
          </w:tcPr>
          <w:p w14:paraId="3129E8E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133.0 (  96.0, 170.0)</w:t>
            </w:r>
          </w:p>
        </w:tc>
        <w:tc>
          <w:tcPr>
            <w:tcW w:w="893" w:type="dxa"/>
            <w:tcMar>
              <w:top w:w="0" w:type="dxa"/>
              <w:left w:w="75" w:type="dxa"/>
              <w:bottom w:w="0" w:type="dxa"/>
              <w:right w:w="75" w:type="dxa"/>
            </w:tcMar>
            <w:vAlign w:val="center"/>
            <w:hideMark/>
          </w:tcPr>
          <w:p w14:paraId="2FD8A2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51.0 (  22.0,  80.0)</w:t>
            </w:r>
          </w:p>
        </w:tc>
        <w:tc>
          <w:tcPr>
            <w:tcW w:w="854" w:type="dxa"/>
            <w:tcMar>
              <w:top w:w="0" w:type="dxa"/>
              <w:left w:w="75" w:type="dxa"/>
              <w:bottom w:w="0" w:type="dxa"/>
              <w:right w:w="75" w:type="dxa"/>
            </w:tcMar>
            <w:vAlign w:val="center"/>
            <w:hideMark/>
          </w:tcPr>
          <w:p w14:paraId="24F178D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-24.0,  29.0)</w:t>
            </w:r>
          </w:p>
        </w:tc>
        <w:tc>
          <w:tcPr>
            <w:tcW w:w="854" w:type="dxa"/>
            <w:tcMar>
              <w:top w:w="0" w:type="dxa"/>
              <w:left w:w="75" w:type="dxa"/>
              <w:bottom w:w="0" w:type="dxa"/>
              <w:right w:w="75" w:type="dxa"/>
            </w:tcMar>
            <w:vAlign w:val="center"/>
            <w:hideMark/>
          </w:tcPr>
          <w:p w14:paraId="5EB4802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-32.0 ( -64.0,   0.0)</w:t>
            </w:r>
          </w:p>
        </w:tc>
        <w:tc>
          <w:tcPr>
            <w:tcW w:w="893" w:type="dxa"/>
            <w:tcMar>
              <w:top w:w="0" w:type="dxa"/>
              <w:left w:w="75" w:type="dxa"/>
              <w:bottom w:w="0" w:type="dxa"/>
              <w:right w:w="75" w:type="dxa"/>
            </w:tcMar>
            <w:vAlign w:val="center"/>
            <w:hideMark/>
          </w:tcPr>
          <w:p w14:paraId="4DA63C8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815.0 ( 721.0, 909.0)</w:t>
            </w:r>
          </w:p>
        </w:tc>
      </w:tr>
      <w:tr w:rsidR="004F7F15" w:rsidRPr="004F7F15" w14:paraId="45096C9C" w14:textId="77777777" w:rsidTr="004F7F15">
        <w:trPr>
          <w:trHeight w:val="480"/>
        </w:trPr>
        <w:tc>
          <w:tcPr>
            <w:tcW w:w="1328" w:type="dxa"/>
            <w:vMerge/>
            <w:vAlign w:val="center"/>
            <w:hideMark/>
          </w:tcPr>
          <w:p w14:paraId="544F9788"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0C75270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0567239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8.0 (   4.0,  12.0)</w:t>
            </w:r>
          </w:p>
        </w:tc>
        <w:tc>
          <w:tcPr>
            <w:tcW w:w="893" w:type="dxa"/>
            <w:tcMar>
              <w:top w:w="0" w:type="dxa"/>
              <w:left w:w="75" w:type="dxa"/>
              <w:bottom w:w="0" w:type="dxa"/>
              <w:right w:w="75" w:type="dxa"/>
            </w:tcMar>
            <w:vAlign w:val="center"/>
            <w:hideMark/>
          </w:tcPr>
          <w:p w14:paraId="60CD2ED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11.0 (   7.0,  16.0)</w:t>
            </w:r>
          </w:p>
        </w:tc>
        <w:tc>
          <w:tcPr>
            <w:tcW w:w="893" w:type="dxa"/>
            <w:tcMar>
              <w:top w:w="0" w:type="dxa"/>
              <w:left w:w="75" w:type="dxa"/>
              <w:bottom w:w="0" w:type="dxa"/>
              <w:right w:w="75" w:type="dxa"/>
            </w:tcMar>
            <w:vAlign w:val="center"/>
            <w:hideMark/>
          </w:tcPr>
          <w:p w14:paraId="3A8B104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35.0 (  21.0,  49.0)</w:t>
            </w:r>
          </w:p>
        </w:tc>
        <w:tc>
          <w:tcPr>
            <w:tcW w:w="893" w:type="dxa"/>
            <w:tcMar>
              <w:top w:w="0" w:type="dxa"/>
              <w:left w:w="75" w:type="dxa"/>
              <w:bottom w:w="0" w:type="dxa"/>
              <w:right w:w="75" w:type="dxa"/>
            </w:tcMar>
            <w:vAlign w:val="center"/>
            <w:hideMark/>
          </w:tcPr>
          <w:p w14:paraId="03FB43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22.0 (   6.0,  37.0)</w:t>
            </w:r>
          </w:p>
        </w:tc>
        <w:tc>
          <w:tcPr>
            <w:tcW w:w="893" w:type="dxa"/>
            <w:tcMar>
              <w:top w:w="0" w:type="dxa"/>
              <w:left w:w="75" w:type="dxa"/>
              <w:bottom w:w="0" w:type="dxa"/>
              <w:right w:w="75" w:type="dxa"/>
            </w:tcMar>
            <w:vAlign w:val="center"/>
            <w:hideMark/>
          </w:tcPr>
          <w:p w14:paraId="59645C5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23.0 (   9.0,  38.0)</w:t>
            </w:r>
          </w:p>
        </w:tc>
        <w:tc>
          <w:tcPr>
            <w:tcW w:w="893" w:type="dxa"/>
            <w:tcMar>
              <w:top w:w="0" w:type="dxa"/>
              <w:left w:w="75" w:type="dxa"/>
              <w:bottom w:w="0" w:type="dxa"/>
              <w:right w:w="75" w:type="dxa"/>
            </w:tcMar>
            <w:vAlign w:val="center"/>
            <w:hideMark/>
          </w:tcPr>
          <w:p w14:paraId="7A3886F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20.0 (   3.0,  38.0)</w:t>
            </w:r>
          </w:p>
        </w:tc>
        <w:tc>
          <w:tcPr>
            <w:tcW w:w="893" w:type="dxa"/>
            <w:tcMar>
              <w:top w:w="0" w:type="dxa"/>
              <w:left w:w="75" w:type="dxa"/>
              <w:bottom w:w="0" w:type="dxa"/>
              <w:right w:w="75" w:type="dxa"/>
            </w:tcMar>
            <w:vAlign w:val="center"/>
            <w:hideMark/>
          </w:tcPr>
          <w:p w14:paraId="659FC05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17.0 (  -2.0,  36.0)</w:t>
            </w:r>
          </w:p>
        </w:tc>
        <w:tc>
          <w:tcPr>
            <w:tcW w:w="893" w:type="dxa"/>
            <w:tcMar>
              <w:top w:w="0" w:type="dxa"/>
              <w:left w:w="75" w:type="dxa"/>
              <w:bottom w:w="0" w:type="dxa"/>
              <w:right w:w="75" w:type="dxa"/>
            </w:tcMar>
            <w:vAlign w:val="center"/>
            <w:hideMark/>
          </w:tcPr>
          <w:p w14:paraId="3CA2FCC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20.0 (   2.0,  37.0)</w:t>
            </w:r>
          </w:p>
        </w:tc>
        <w:tc>
          <w:tcPr>
            <w:tcW w:w="854" w:type="dxa"/>
            <w:tcMar>
              <w:top w:w="0" w:type="dxa"/>
              <w:left w:w="75" w:type="dxa"/>
              <w:bottom w:w="0" w:type="dxa"/>
              <w:right w:w="75" w:type="dxa"/>
            </w:tcMar>
            <w:vAlign w:val="center"/>
            <w:hideMark/>
          </w:tcPr>
          <w:p w14:paraId="53C783E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-17.0,  27.0)</w:t>
            </w:r>
          </w:p>
        </w:tc>
        <w:tc>
          <w:tcPr>
            <w:tcW w:w="854" w:type="dxa"/>
            <w:tcMar>
              <w:top w:w="0" w:type="dxa"/>
              <w:left w:w="75" w:type="dxa"/>
              <w:bottom w:w="0" w:type="dxa"/>
              <w:right w:w="75" w:type="dxa"/>
            </w:tcMar>
            <w:vAlign w:val="center"/>
            <w:hideMark/>
          </w:tcPr>
          <w:p w14:paraId="281D190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-34.0 ( -73.0,   4.0)</w:t>
            </w:r>
          </w:p>
        </w:tc>
        <w:tc>
          <w:tcPr>
            <w:tcW w:w="893" w:type="dxa"/>
            <w:tcMar>
              <w:top w:w="0" w:type="dxa"/>
              <w:left w:w="75" w:type="dxa"/>
              <w:bottom w:w="0" w:type="dxa"/>
              <w:right w:w="75" w:type="dxa"/>
            </w:tcMar>
            <w:vAlign w:val="center"/>
            <w:hideMark/>
          </w:tcPr>
          <w:p w14:paraId="7F56EE8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126.0 (  66.0, 185.0)</w:t>
            </w:r>
          </w:p>
        </w:tc>
      </w:tr>
      <w:tr w:rsidR="004F7F15" w:rsidRPr="004F7F15"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780D35" w:rsidRDefault="004F7F15" w:rsidP="004F7F15">
            <w:pPr>
              <w:spacing w:after="0" w:line="240" w:lineRule="auto"/>
              <w:rPr>
                <w:rFonts w:ascii="Times New Roman" w:eastAsiaTheme="minorHAnsi" w:hAnsi="Times New Roman"/>
                <w:sz w:val="18"/>
                <w:szCs w:val="24"/>
                <w:u w:val="single"/>
                <w:lang w:eastAsia="en-GB"/>
              </w:rPr>
            </w:pPr>
            <w:r w:rsidRPr="00780D35">
              <w:rPr>
                <w:rFonts w:ascii="Times New Roman" w:eastAsiaTheme="minorHAnsi" w:hAnsi="Times New Roman"/>
                <w:color w:val="000000"/>
                <w:sz w:val="18"/>
                <w:szCs w:val="21"/>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6DFB59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15.0 (  11.0,  19.0)</w:t>
            </w:r>
          </w:p>
        </w:tc>
        <w:tc>
          <w:tcPr>
            <w:tcW w:w="893" w:type="dxa"/>
            <w:tcMar>
              <w:top w:w="0" w:type="dxa"/>
              <w:left w:w="75" w:type="dxa"/>
              <w:bottom w:w="0" w:type="dxa"/>
              <w:right w:w="75" w:type="dxa"/>
            </w:tcMar>
            <w:vAlign w:val="center"/>
            <w:hideMark/>
          </w:tcPr>
          <w:p w14:paraId="5EB80E5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15.0 (  10.0,  20.0)</w:t>
            </w:r>
          </w:p>
        </w:tc>
        <w:tc>
          <w:tcPr>
            <w:tcW w:w="893" w:type="dxa"/>
            <w:tcMar>
              <w:top w:w="0" w:type="dxa"/>
              <w:left w:w="75" w:type="dxa"/>
              <w:bottom w:w="0" w:type="dxa"/>
              <w:right w:w="75" w:type="dxa"/>
            </w:tcMar>
            <w:vAlign w:val="center"/>
            <w:hideMark/>
          </w:tcPr>
          <w:p w14:paraId="560AC16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119.0 ( 100.0, 137.0)</w:t>
            </w:r>
          </w:p>
        </w:tc>
        <w:tc>
          <w:tcPr>
            <w:tcW w:w="893" w:type="dxa"/>
            <w:tcMar>
              <w:top w:w="0" w:type="dxa"/>
              <w:left w:w="75" w:type="dxa"/>
              <w:bottom w:w="0" w:type="dxa"/>
              <w:right w:w="75" w:type="dxa"/>
            </w:tcMar>
            <w:vAlign w:val="center"/>
            <w:hideMark/>
          </w:tcPr>
          <w:p w14:paraId="75AA3C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99.0 (  78.0, 119.0)</w:t>
            </w:r>
          </w:p>
        </w:tc>
        <w:tc>
          <w:tcPr>
            <w:tcW w:w="893" w:type="dxa"/>
            <w:tcMar>
              <w:top w:w="0" w:type="dxa"/>
              <w:left w:w="75" w:type="dxa"/>
              <w:bottom w:w="0" w:type="dxa"/>
              <w:right w:w="75" w:type="dxa"/>
            </w:tcMar>
            <w:vAlign w:val="center"/>
            <w:hideMark/>
          </w:tcPr>
          <w:p w14:paraId="1EEC2B2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65.0 (  48.0,  82.0)</w:t>
            </w:r>
          </w:p>
        </w:tc>
        <w:tc>
          <w:tcPr>
            <w:tcW w:w="893" w:type="dxa"/>
            <w:tcMar>
              <w:top w:w="0" w:type="dxa"/>
              <w:left w:w="75" w:type="dxa"/>
              <w:bottom w:w="0" w:type="dxa"/>
              <w:right w:w="75" w:type="dxa"/>
            </w:tcMar>
            <w:vAlign w:val="center"/>
            <w:hideMark/>
          </w:tcPr>
          <w:p w14:paraId="6540D33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80.0 (  59.0, 101.0)</w:t>
            </w:r>
          </w:p>
        </w:tc>
        <w:tc>
          <w:tcPr>
            <w:tcW w:w="893" w:type="dxa"/>
            <w:tcMar>
              <w:top w:w="0" w:type="dxa"/>
              <w:left w:w="75" w:type="dxa"/>
              <w:bottom w:w="0" w:type="dxa"/>
              <w:right w:w="75" w:type="dxa"/>
            </w:tcMar>
            <w:vAlign w:val="center"/>
            <w:hideMark/>
          </w:tcPr>
          <w:p w14:paraId="02F46AA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65.0 (  40.0,  90.0)</w:t>
            </w:r>
          </w:p>
        </w:tc>
        <w:tc>
          <w:tcPr>
            <w:tcW w:w="893" w:type="dxa"/>
            <w:tcMar>
              <w:top w:w="0" w:type="dxa"/>
              <w:left w:w="75" w:type="dxa"/>
              <w:bottom w:w="0" w:type="dxa"/>
              <w:right w:w="75" w:type="dxa"/>
            </w:tcMar>
            <w:vAlign w:val="center"/>
            <w:hideMark/>
          </w:tcPr>
          <w:p w14:paraId="75AB876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23.0 (   0.0,  46.0)</w:t>
            </w:r>
          </w:p>
        </w:tc>
        <w:tc>
          <w:tcPr>
            <w:tcW w:w="854" w:type="dxa"/>
            <w:tcMar>
              <w:top w:w="0" w:type="dxa"/>
              <w:left w:w="75" w:type="dxa"/>
              <w:bottom w:w="0" w:type="dxa"/>
              <w:right w:w="75" w:type="dxa"/>
            </w:tcMar>
            <w:vAlign w:val="center"/>
            <w:hideMark/>
          </w:tcPr>
          <w:p w14:paraId="5076E10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-12.0 ( -36.0,  12.0)</w:t>
            </w:r>
          </w:p>
        </w:tc>
        <w:tc>
          <w:tcPr>
            <w:tcW w:w="854" w:type="dxa"/>
            <w:tcMar>
              <w:top w:w="0" w:type="dxa"/>
              <w:left w:w="75" w:type="dxa"/>
              <w:bottom w:w="0" w:type="dxa"/>
              <w:right w:w="75" w:type="dxa"/>
            </w:tcMar>
            <w:vAlign w:val="center"/>
            <w:hideMark/>
          </w:tcPr>
          <w:p w14:paraId="7BA47DB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-42.0 ( -73.0, -11.0)</w:t>
            </w:r>
          </w:p>
        </w:tc>
        <w:tc>
          <w:tcPr>
            <w:tcW w:w="893" w:type="dxa"/>
            <w:tcMar>
              <w:top w:w="0" w:type="dxa"/>
              <w:left w:w="75" w:type="dxa"/>
              <w:bottom w:w="0" w:type="dxa"/>
              <w:right w:w="75" w:type="dxa"/>
            </w:tcMar>
            <w:vAlign w:val="center"/>
            <w:hideMark/>
          </w:tcPr>
          <w:p w14:paraId="7077FF6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427.0 ( 361.0, 492.0)</w:t>
            </w:r>
          </w:p>
        </w:tc>
      </w:tr>
      <w:tr w:rsidR="004F7F15" w:rsidRPr="004F7F15" w14:paraId="310D5B76" w14:textId="77777777" w:rsidTr="004F7F15">
        <w:trPr>
          <w:trHeight w:val="510"/>
        </w:trPr>
        <w:tc>
          <w:tcPr>
            <w:tcW w:w="1328" w:type="dxa"/>
            <w:vMerge/>
            <w:vAlign w:val="center"/>
            <w:hideMark/>
          </w:tcPr>
          <w:p w14:paraId="6472EB73"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7BF80D5"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78BE2DF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2.0,   8.0)</w:t>
            </w:r>
          </w:p>
        </w:tc>
        <w:tc>
          <w:tcPr>
            <w:tcW w:w="893" w:type="dxa"/>
            <w:tcMar>
              <w:top w:w="0" w:type="dxa"/>
              <w:left w:w="75" w:type="dxa"/>
              <w:bottom w:w="0" w:type="dxa"/>
              <w:right w:w="75" w:type="dxa"/>
            </w:tcMar>
            <w:vAlign w:val="center"/>
            <w:hideMark/>
          </w:tcPr>
          <w:p w14:paraId="32F72F1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8.0 (   4.0,  12.0)</w:t>
            </w:r>
          </w:p>
        </w:tc>
        <w:tc>
          <w:tcPr>
            <w:tcW w:w="893" w:type="dxa"/>
            <w:tcMar>
              <w:top w:w="0" w:type="dxa"/>
              <w:left w:w="75" w:type="dxa"/>
              <w:bottom w:w="0" w:type="dxa"/>
              <w:right w:w="75" w:type="dxa"/>
            </w:tcMar>
            <w:vAlign w:val="center"/>
            <w:hideMark/>
          </w:tcPr>
          <w:p w14:paraId="4FD703B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19.0 (   9.0,  29.0)</w:t>
            </w:r>
          </w:p>
        </w:tc>
        <w:tc>
          <w:tcPr>
            <w:tcW w:w="893" w:type="dxa"/>
            <w:tcMar>
              <w:top w:w="0" w:type="dxa"/>
              <w:left w:w="75" w:type="dxa"/>
              <w:bottom w:w="0" w:type="dxa"/>
              <w:right w:w="75" w:type="dxa"/>
            </w:tcMar>
            <w:vAlign w:val="center"/>
            <w:hideMark/>
          </w:tcPr>
          <w:p w14:paraId="06B736D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7.0 (  -3.0,  17.0)</w:t>
            </w:r>
          </w:p>
        </w:tc>
        <w:tc>
          <w:tcPr>
            <w:tcW w:w="893" w:type="dxa"/>
            <w:tcMar>
              <w:top w:w="0" w:type="dxa"/>
              <w:left w:w="75" w:type="dxa"/>
              <w:bottom w:w="0" w:type="dxa"/>
              <w:right w:w="75" w:type="dxa"/>
            </w:tcMar>
            <w:vAlign w:val="center"/>
            <w:hideMark/>
          </w:tcPr>
          <w:p w14:paraId="3DBF8D0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6.0 (  -2.0,  14.0)</w:t>
            </w:r>
          </w:p>
        </w:tc>
        <w:tc>
          <w:tcPr>
            <w:tcW w:w="893" w:type="dxa"/>
            <w:tcMar>
              <w:top w:w="0" w:type="dxa"/>
              <w:left w:w="75" w:type="dxa"/>
              <w:bottom w:w="0" w:type="dxa"/>
              <w:right w:w="75" w:type="dxa"/>
            </w:tcMar>
            <w:vAlign w:val="center"/>
            <w:hideMark/>
          </w:tcPr>
          <w:p w14:paraId="789224D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7.0 (  -4.0,  18.0)</w:t>
            </w:r>
          </w:p>
        </w:tc>
        <w:tc>
          <w:tcPr>
            <w:tcW w:w="893" w:type="dxa"/>
            <w:tcMar>
              <w:top w:w="0" w:type="dxa"/>
              <w:left w:w="75" w:type="dxa"/>
              <w:bottom w:w="0" w:type="dxa"/>
              <w:right w:w="75" w:type="dxa"/>
            </w:tcMar>
            <w:vAlign w:val="center"/>
            <w:hideMark/>
          </w:tcPr>
          <w:p w14:paraId="199C9AD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-8.0,  16.0)</w:t>
            </w:r>
          </w:p>
        </w:tc>
        <w:tc>
          <w:tcPr>
            <w:tcW w:w="893" w:type="dxa"/>
            <w:tcMar>
              <w:top w:w="0" w:type="dxa"/>
              <w:left w:w="75" w:type="dxa"/>
              <w:bottom w:w="0" w:type="dxa"/>
              <w:right w:w="75" w:type="dxa"/>
            </w:tcMar>
            <w:vAlign w:val="center"/>
            <w:hideMark/>
          </w:tcPr>
          <w:p w14:paraId="27ECBC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10.0 (  -5.0,  25.0)</w:t>
            </w:r>
          </w:p>
        </w:tc>
        <w:tc>
          <w:tcPr>
            <w:tcW w:w="854" w:type="dxa"/>
            <w:tcMar>
              <w:top w:w="0" w:type="dxa"/>
              <w:left w:w="75" w:type="dxa"/>
              <w:bottom w:w="0" w:type="dxa"/>
              <w:right w:w="75" w:type="dxa"/>
            </w:tcMar>
            <w:vAlign w:val="center"/>
            <w:hideMark/>
          </w:tcPr>
          <w:p w14:paraId="401827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-17.0,  26.0)</w:t>
            </w:r>
          </w:p>
        </w:tc>
        <w:tc>
          <w:tcPr>
            <w:tcW w:w="854" w:type="dxa"/>
            <w:tcMar>
              <w:top w:w="0" w:type="dxa"/>
              <w:left w:w="75" w:type="dxa"/>
              <w:bottom w:w="0" w:type="dxa"/>
              <w:right w:w="75" w:type="dxa"/>
            </w:tcMar>
            <w:vAlign w:val="center"/>
            <w:hideMark/>
          </w:tcPr>
          <w:p w14:paraId="79A42F8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-36.0 ( -75.0,   2.0)</w:t>
            </w:r>
          </w:p>
        </w:tc>
        <w:tc>
          <w:tcPr>
            <w:tcW w:w="893" w:type="dxa"/>
            <w:tcMar>
              <w:top w:w="0" w:type="dxa"/>
              <w:left w:w="75" w:type="dxa"/>
              <w:bottom w:w="0" w:type="dxa"/>
              <w:right w:w="75" w:type="dxa"/>
            </w:tcMar>
            <w:vAlign w:val="center"/>
            <w:hideMark/>
          </w:tcPr>
          <w:p w14:paraId="2AC05F1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34.0 ( -19.0,  86.0)</w:t>
            </w:r>
          </w:p>
        </w:tc>
      </w:tr>
      <w:tr w:rsidR="004F7F15" w:rsidRPr="004F7F15"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Transport</w:t>
            </w:r>
          </w:p>
        </w:tc>
        <w:tc>
          <w:tcPr>
            <w:tcW w:w="743" w:type="dxa"/>
            <w:tcMar>
              <w:top w:w="0" w:type="dxa"/>
              <w:left w:w="75" w:type="dxa"/>
              <w:bottom w:w="0" w:type="dxa"/>
              <w:right w:w="75" w:type="dxa"/>
            </w:tcMar>
            <w:vAlign w:val="center"/>
            <w:hideMark/>
          </w:tcPr>
          <w:p w14:paraId="410F7874"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098CD32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6.0 (   3.0,   8.0)</w:t>
            </w:r>
          </w:p>
        </w:tc>
        <w:tc>
          <w:tcPr>
            <w:tcW w:w="893" w:type="dxa"/>
            <w:tcMar>
              <w:top w:w="0" w:type="dxa"/>
              <w:left w:w="75" w:type="dxa"/>
              <w:bottom w:w="0" w:type="dxa"/>
              <w:right w:w="75" w:type="dxa"/>
            </w:tcMar>
            <w:vAlign w:val="center"/>
            <w:hideMark/>
          </w:tcPr>
          <w:p w14:paraId="7A8D774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1.0,   9.0)</w:t>
            </w:r>
          </w:p>
        </w:tc>
        <w:tc>
          <w:tcPr>
            <w:tcW w:w="893" w:type="dxa"/>
            <w:tcMar>
              <w:top w:w="0" w:type="dxa"/>
              <w:left w:w="75" w:type="dxa"/>
              <w:bottom w:w="0" w:type="dxa"/>
              <w:right w:w="75" w:type="dxa"/>
            </w:tcMar>
            <w:vAlign w:val="center"/>
            <w:hideMark/>
          </w:tcPr>
          <w:p w14:paraId="2025BF2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76.0 (  59.0,  94.0)</w:t>
            </w:r>
          </w:p>
        </w:tc>
        <w:tc>
          <w:tcPr>
            <w:tcW w:w="893" w:type="dxa"/>
            <w:tcMar>
              <w:top w:w="0" w:type="dxa"/>
              <w:left w:w="75" w:type="dxa"/>
              <w:bottom w:w="0" w:type="dxa"/>
              <w:right w:w="75" w:type="dxa"/>
            </w:tcMar>
            <w:vAlign w:val="center"/>
            <w:hideMark/>
          </w:tcPr>
          <w:p w14:paraId="6323056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71.0 (  51.0,  90.0)</w:t>
            </w:r>
          </w:p>
        </w:tc>
        <w:tc>
          <w:tcPr>
            <w:tcW w:w="893" w:type="dxa"/>
            <w:tcMar>
              <w:top w:w="0" w:type="dxa"/>
              <w:left w:w="75" w:type="dxa"/>
              <w:bottom w:w="0" w:type="dxa"/>
              <w:right w:w="75" w:type="dxa"/>
            </w:tcMar>
            <w:vAlign w:val="center"/>
            <w:hideMark/>
          </w:tcPr>
          <w:p w14:paraId="5193DA4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48.0 (  32.0,  64.0)</w:t>
            </w:r>
          </w:p>
        </w:tc>
        <w:tc>
          <w:tcPr>
            <w:tcW w:w="893" w:type="dxa"/>
            <w:tcMar>
              <w:top w:w="0" w:type="dxa"/>
              <w:left w:w="75" w:type="dxa"/>
              <w:bottom w:w="0" w:type="dxa"/>
              <w:right w:w="75" w:type="dxa"/>
            </w:tcMar>
            <w:vAlign w:val="center"/>
            <w:hideMark/>
          </w:tcPr>
          <w:p w14:paraId="302A7C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65.0 (  47.0,  83.0)</w:t>
            </w:r>
          </w:p>
        </w:tc>
        <w:tc>
          <w:tcPr>
            <w:tcW w:w="893" w:type="dxa"/>
            <w:tcMar>
              <w:top w:w="0" w:type="dxa"/>
              <w:left w:w="75" w:type="dxa"/>
              <w:bottom w:w="0" w:type="dxa"/>
              <w:right w:w="75" w:type="dxa"/>
            </w:tcMar>
            <w:vAlign w:val="center"/>
            <w:hideMark/>
          </w:tcPr>
          <w:p w14:paraId="68EB0A7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73.0 (  51.0,  94.0)</w:t>
            </w:r>
          </w:p>
        </w:tc>
        <w:tc>
          <w:tcPr>
            <w:tcW w:w="893" w:type="dxa"/>
            <w:tcMar>
              <w:top w:w="0" w:type="dxa"/>
              <w:left w:w="75" w:type="dxa"/>
              <w:bottom w:w="0" w:type="dxa"/>
              <w:right w:w="75" w:type="dxa"/>
            </w:tcMar>
            <w:vAlign w:val="center"/>
            <w:hideMark/>
          </w:tcPr>
          <w:p w14:paraId="1BFD469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23.0 (   8.0,  38.0)</w:t>
            </w:r>
          </w:p>
        </w:tc>
        <w:tc>
          <w:tcPr>
            <w:tcW w:w="854" w:type="dxa"/>
            <w:tcMar>
              <w:top w:w="0" w:type="dxa"/>
              <w:left w:w="75" w:type="dxa"/>
              <w:bottom w:w="0" w:type="dxa"/>
              <w:right w:w="75" w:type="dxa"/>
            </w:tcMar>
            <w:vAlign w:val="center"/>
            <w:hideMark/>
          </w:tcPr>
          <w:p w14:paraId="5E89835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16.0 (   5.0,  26.0)</w:t>
            </w:r>
          </w:p>
        </w:tc>
        <w:tc>
          <w:tcPr>
            <w:tcW w:w="854" w:type="dxa"/>
            <w:tcMar>
              <w:top w:w="0" w:type="dxa"/>
              <w:left w:w="75" w:type="dxa"/>
              <w:bottom w:w="0" w:type="dxa"/>
              <w:right w:w="75" w:type="dxa"/>
            </w:tcMar>
            <w:vAlign w:val="center"/>
            <w:hideMark/>
          </w:tcPr>
          <w:p w14:paraId="5C7F955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-4.0,  11.0)</w:t>
            </w:r>
          </w:p>
        </w:tc>
        <w:tc>
          <w:tcPr>
            <w:tcW w:w="893" w:type="dxa"/>
            <w:tcMar>
              <w:top w:w="0" w:type="dxa"/>
              <w:left w:w="75" w:type="dxa"/>
              <w:bottom w:w="0" w:type="dxa"/>
              <w:right w:w="75" w:type="dxa"/>
            </w:tcMar>
            <w:vAlign w:val="center"/>
            <w:hideMark/>
          </w:tcPr>
          <w:p w14:paraId="2590049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385.0 ( 339.0, 431.0)</w:t>
            </w:r>
          </w:p>
        </w:tc>
      </w:tr>
      <w:tr w:rsidR="004F7F15" w:rsidRPr="004F7F15" w14:paraId="3CACDB85" w14:textId="77777777" w:rsidTr="004F7F15">
        <w:trPr>
          <w:trHeight w:val="510"/>
        </w:trPr>
        <w:tc>
          <w:tcPr>
            <w:tcW w:w="1328" w:type="dxa"/>
            <w:vMerge/>
            <w:vAlign w:val="center"/>
            <w:hideMark/>
          </w:tcPr>
          <w:p w14:paraId="62B8A3C4"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06F7D61"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3029D0A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4.0)</w:t>
            </w:r>
          </w:p>
        </w:tc>
        <w:tc>
          <w:tcPr>
            <w:tcW w:w="893" w:type="dxa"/>
            <w:tcMar>
              <w:top w:w="0" w:type="dxa"/>
              <w:left w:w="75" w:type="dxa"/>
              <w:bottom w:w="0" w:type="dxa"/>
              <w:right w:w="75" w:type="dxa"/>
            </w:tcMar>
            <w:vAlign w:val="center"/>
            <w:hideMark/>
          </w:tcPr>
          <w:p w14:paraId="4F36450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1.0,   8.0)</w:t>
            </w:r>
          </w:p>
        </w:tc>
        <w:tc>
          <w:tcPr>
            <w:tcW w:w="893" w:type="dxa"/>
            <w:tcMar>
              <w:top w:w="0" w:type="dxa"/>
              <w:left w:w="75" w:type="dxa"/>
              <w:bottom w:w="0" w:type="dxa"/>
              <w:right w:w="75" w:type="dxa"/>
            </w:tcMar>
            <w:vAlign w:val="center"/>
            <w:hideMark/>
          </w:tcPr>
          <w:p w14:paraId="7003C7E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18.0 (   8.0,  28.0)</w:t>
            </w:r>
          </w:p>
        </w:tc>
        <w:tc>
          <w:tcPr>
            <w:tcW w:w="893" w:type="dxa"/>
            <w:tcMar>
              <w:top w:w="0" w:type="dxa"/>
              <w:left w:w="75" w:type="dxa"/>
              <w:bottom w:w="0" w:type="dxa"/>
              <w:right w:w="75" w:type="dxa"/>
            </w:tcMar>
            <w:vAlign w:val="center"/>
            <w:hideMark/>
          </w:tcPr>
          <w:p w14:paraId="5C18F45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-6.0,  15.0)</w:t>
            </w:r>
          </w:p>
        </w:tc>
        <w:tc>
          <w:tcPr>
            <w:tcW w:w="893" w:type="dxa"/>
            <w:tcMar>
              <w:top w:w="0" w:type="dxa"/>
              <w:left w:w="75" w:type="dxa"/>
              <w:bottom w:w="0" w:type="dxa"/>
              <w:right w:w="75" w:type="dxa"/>
            </w:tcMar>
            <w:vAlign w:val="center"/>
            <w:hideMark/>
          </w:tcPr>
          <w:p w14:paraId="4463489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-3.0,  12.0)</w:t>
            </w:r>
          </w:p>
        </w:tc>
        <w:tc>
          <w:tcPr>
            <w:tcW w:w="893" w:type="dxa"/>
            <w:tcMar>
              <w:top w:w="0" w:type="dxa"/>
              <w:left w:w="75" w:type="dxa"/>
              <w:bottom w:w="0" w:type="dxa"/>
              <w:right w:w="75" w:type="dxa"/>
            </w:tcMar>
            <w:vAlign w:val="center"/>
            <w:hideMark/>
          </w:tcPr>
          <w:p w14:paraId="2FE564A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-5.0,  15.0)</w:t>
            </w:r>
          </w:p>
        </w:tc>
        <w:tc>
          <w:tcPr>
            <w:tcW w:w="893" w:type="dxa"/>
            <w:tcMar>
              <w:top w:w="0" w:type="dxa"/>
              <w:left w:w="75" w:type="dxa"/>
              <w:bottom w:w="0" w:type="dxa"/>
              <w:right w:w="75" w:type="dxa"/>
            </w:tcMar>
            <w:vAlign w:val="center"/>
            <w:hideMark/>
          </w:tcPr>
          <w:p w14:paraId="0E5469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-7.0,  12.0)</w:t>
            </w:r>
          </w:p>
        </w:tc>
        <w:tc>
          <w:tcPr>
            <w:tcW w:w="893" w:type="dxa"/>
            <w:tcMar>
              <w:top w:w="0" w:type="dxa"/>
              <w:left w:w="75" w:type="dxa"/>
              <w:bottom w:w="0" w:type="dxa"/>
              <w:right w:w="75" w:type="dxa"/>
            </w:tcMar>
            <w:vAlign w:val="center"/>
            <w:hideMark/>
          </w:tcPr>
          <w:p w14:paraId="57609B8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12.0 (   4.0,  20.0)</w:t>
            </w:r>
          </w:p>
        </w:tc>
        <w:tc>
          <w:tcPr>
            <w:tcW w:w="854" w:type="dxa"/>
            <w:tcMar>
              <w:top w:w="0" w:type="dxa"/>
              <w:left w:w="75" w:type="dxa"/>
              <w:bottom w:w="0" w:type="dxa"/>
              <w:right w:w="75" w:type="dxa"/>
            </w:tcMar>
            <w:vAlign w:val="center"/>
            <w:hideMark/>
          </w:tcPr>
          <w:p w14:paraId="303C960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7.0 (   0.0,  13.0)</w:t>
            </w:r>
          </w:p>
        </w:tc>
        <w:tc>
          <w:tcPr>
            <w:tcW w:w="854" w:type="dxa"/>
            <w:tcMar>
              <w:top w:w="0" w:type="dxa"/>
              <w:left w:w="75" w:type="dxa"/>
              <w:bottom w:w="0" w:type="dxa"/>
              <w:right w:w="75" w:type="dxa"/>
            </w:tcMar>
            <w:vAlign w:val="center"/>
            <w:hideMark/>
          </w:tcPr>
          <w:p w14:paraId="1F54D65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-1.0,  10.0)</w:t>
            </w:r>
          </w:p>
        </w:tc>
        <w:tc>
          <w:tcPr>
            <w:tcW w:w="893" w:type="dxa"/>
            <w:tcMar>
              <w:top w:w="0" w:type="dxa"/>
              <w:left w:w="75" w:type="dxa"/>
              <w:bottom w:w="0" w:type="dxa"/>
              <w:right w:w="75" w:type="dxa"/>
            </w:tcMar>
            <w:vAlign w:val="center"/>
            <w:hideMark/>
          </w:tcPr>
          <w:p w14:paraId="14AFF09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63.0 (  39.0,  88.0)</w:t>
            </w:r>
          </w:p>
        </w:tc>
      </w:tr>
      <w:tr w:rsidR="004F7F15" w:rsidRPr="004F7F15"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Falls</w:t>
            </w:r>
          </w:p>
        </w:tc>
        <w:tc>
          <w:tcPr>
            <w:tcW w:w="743" w:type="dxa"/>
            <w:tcMar>
              <w:top w:w="0" w:type="dxa"/>
              <w:left w:w="75" w:type="dxa"/>
              <w:bottom w:w="0" w:type="dxa"/>
              <w:right w:w="75" w:type="dxa"/>
            </w:tcMar>
            <w:vAlign w:val="center"/>
            <w:hideMark/>
          </w:tcPr>
          <w:p w14:paraId="777D48F2"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1C64606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51D420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51FBEF5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0.0,   4.0)</w:t>
            </w:r>
          </w:p>
        </w:tc>
        <w:tc>
          <w:tcPr>
            <w:tcW w:w="893" w:type="dxa"/>
            <w:tcMar>
              <w:top w:w="0" w:type="dxa"/>
              <w:left w:w="75" w:type="dxa"/>
              <w:bottom w:w="0" w:type="dxa"/>
              <w:right w:w="75" w:type="dxa"/>
            </w:tcMar>
            <w:vAlign w:val="center"/>
            <w:hideMark/>
          </w:tcPr>
          <w:p w14:paraId="491A527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1.0,   6.0)</w:t>
            </w:r>
          </w:p>
        </w:tc>
        <w:tc>
          <w:tcPr>
            <w:tcW w:w="893" w:type="dxa"/>
            <w:tcMar>
              <w:top w:w="0" w:type="dxa"/>
              <w:left w:w="75" w:type="dxa"/>
              <w:bottom w:w="0" w:type="dxa"/>
              <w:right w:w="75" w:type="dxa"/>
            </w:tcMar>
            <w:vAlign w:val="center"/>
            <w:hideMark/>
          </w:tcPr>
          <w:p w14:paraId="11D9B7D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-1.0,   6.0)</w:t>
            </w:r>
          </w:p>
        </w:tc>
        <w:tc>
          <w:tcPr>
            <w:tcW w:w="893" w:type="dxa"/>
            <w:tcMar>
              <w:top w:w="0" w:type="dxa"/>
              <w:left w:w="75" w:type="dxa"/>
              <w:bottom w:w="0" w:type="dxa"/>
              <w:right w:w="75" w:type="dxa"/>
            </w:tcMar>
            <w:vAlign w:val="center"/>
            <w:hideMark/>
          </w:tcPr>
          <w:p w14:paraId="686E26B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-3.0,  11.0)</w:t>
            </w:r>
          </w:p>
        </w:tc>
        <w:tc>
          <w:tcPr>
            <w:tcW w:w="893" w:type="dxa"/>
            <w:tcMar>
              <w:top w:w="0" w:type="dxa"/>
              <w:left w:w="75" w:type="dxa"/>
              <w:bottom w:w="0" w:type="dxa"/>
              <w:right w:w="75" w:type="dxa"/>
            </w:tcMar>
            <w:vAlign w:val="center"/>
            <w:hideMark/>
          </w:tcPr>
          <w:p w14:paraId="64D121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-16.0 ( -29.0,  -3.0)</w:t>
            </w:r>
          </w:p>
        </w:tc>
        <w:tc>
          <w:tcPr>
            <w:tcW w:w="893" w:type="dxa"/>
            <w:tcMar>
              <w:top w:w="0" w:type="dxa"/>
              <w:left w:w="75" w:type="dxa"/>
              <w:bottom w:w="0" w:type="dxa"/>
              <w:right w:w="75" w:type="dxa"/>
            </w:tcMar>
            <w:vAlign w:val="center"/>
            <w:hideMark/>
          </w:tcPr>
          <w:p w14:paraId="4611AE0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-6.0 ( -23.0,  11.0)</w:t>
            </w:r>
          </w:p>
        </w:tc>
        <w:tc>
          <w:tcPr>
            <w:tcW w:w="854" w:type="dxa"/>
            <w:tcMar>
              <w:top w:w="0" w:type="dxa"/>
              <w:left w:w="75" w:type="dxa"/>
              <w:bottom w:w="0" w:type="dxa"/>
              <w:right w:w="75" w:type="dxa"/>
            </w:tcMar>
            <w:vAlign w:val="center"/>
            <w:hideMark/>
          </w:tcPr>
          <w:p w14:paraId="2F4DB7C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-31.0 ( -53.0,  -9.0)</w:t>
            </w:r>
          </w:p>
        </w:tc>
        <w:tc>
          <w:tcPr>
            <w:tcW w:w="854" w:type="dxa"/>
            <w:tcMar>
              <w:top w:w="0" w:type="dxa"/>
              <w:left w:w="75" w:type="dxa"/>
              <w:bottom w:w="0" w:type="dxa"/>
              <w:right w:w="75" w:type="dxa"/>
            </w:tcMar>
            <w:vAlign w:val="center"/>
            <w:hideMark/>
          </w:tcPr>
          <w:p w14:paraId="538F3AF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-46.0 ( -76.0, -15.0)</w:t>
            </w:r>
          </w:p>
        </w:tc>
        <w:tc>
          <w:tcPr>
            <w:tcW w:w="893" w:type="dxa"/>
            <w:tcMar>
              <w:top w:w="0" w:type="dxa"/>
              <w:left w:w="75" w:type="dxa"/>
              <w:bottom w:w="0" w:type="dxa"/>
              <w:right w:w="75" w:type="dxa"/>
            </w:tcMar>
            <w:vAlign w:val="center"/>
            <w:hideMark/>
          </w:tcPr>
          <w:p w14:paraId="38D5ACA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-87.0 (-130.0, -44.0)</w:t>
            </w:r>
          </w:p>
        </w:tc>
      </w:tr>
      <w:tr w:rsidR="004F7F15" w:rsidRPr="004F7F15" w14:paraId="55454E54" w14:textId="77777777" w:rsidTr="004F7F15">
        <w:trPr>
          <w:trHeight w:val="525"/>
        </w:trPr>
        <w:tc>
          <w:tcPr>
            <w:tcW w:w="1328" w:type="dxa"/>
            <w:vMerge/>
            <w:vAlign w:val="center"/>
            <w:hideMark/>
          </w:tcPr>
          <w:p w14:paraId="53FB1025"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1A73461"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66915E6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71DE93B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02D5C39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1.0)</w:t>
            </w:r>
          </w:p>
        </w:tc>
        <w:tc>
          <w:tcPr>
            <w:tcW w:w="893" w:type="dxa"/>
            <w:tcMar>
              <w:top w:w="0" w:type="dxa"/>
              <w:left w:w="75" w:type="dxa"/>
              <w:bottom w:w="0" w:type="dxa"/>
              <w:right w:w="75" w:type="dxa"/>
            </w:tcMar>
            <w:vAlign w:val="center"/>
            <w:hideMark/>
          </w:tcPr>
          <w:p w14:paraId="5DBCAE0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2.0)</w:t>
            </w:r>
          </w:p>
        </w:tc>
        <w:tc>
          <w:tcPr>
            <w:tcW w:w="893" w:type="dxa"/>
            <w:tcMar>
              <w:top w:w="0" w:type="dxa"/>
              <w:left w:w="75" w:type="dxa"/>
              <w:bottom w:w="0" w:type="dxa"/>
              <w:right w:w="75" w:type="dxa"/>
            </w:tcMar>
            <w:vAlign w:val="center"/>
            <w:hideMark/>
          </w:tcPr>
          <w:p w14:paraId="2A6E05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-1.0,   1.0)</w:t>
            </w:r>
          </w:p>
        </w:tc>
        <w:tc>
          <w:tcPr>
            <w:tcW w:w="893" w:type="dxa"/>
            <w:tcMar>
              <w:top w:w="0" w:type="dxa"/>
              <w:left w:w="75" w:type="dxa"/>
              <w:bottom w:w="0" w:type="dxa"/>
              <w:right w:w="75" w:type="dxa"/>
            </w:tcMar>
            <w:vAlign w:val="center"/>
            <w:hideMark/>
          </w:tcPr>
          <w:p w14:paraId="59E0D16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-3.0,   4.0)</w:t>
            </w:r>
          </w:p>
        </w:tc>
        <w:tc>
          <w:tcPr>
            <w:tcW w:w="893" w:type="dxa"/>
            <w:tcMar>
              <w:top w:w="0" w:type="dxa"/>
              <w:left w:w="75" w:type="dxa"/>
              <w:bottom w:w="0" w:type="dxa"/>
              <w:right w:w="75" w:type="dxa"/>
            </w:tcMar>
            <w:vAlign w:val="center"/>
            <w:hideMark/>
          </w:tcPr>
          <w:p w14:paraId="20CF218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-7.0,   8.0)</w:t>
            </w:r>
          </w:p>
        </w:tc>
        <w:tc>
          <w:tcPr>
            <w:tcW w:w="893" w:type="dxa"/>
            <w:tcMar>
              <w:top w:w="0" w:type="dxa"/>
              <w:left w:w="75" w:type="dxa"/>
              <w:bottom w:w="0" w:type="dxa"/>
              <w:right w:w="75" w:type="dxa"/>
            </w:tcMar>
            <w:vAlign w:val="center"/>
            <w:hideMark/>
          </w:tcPr>
          <w:p w14:paraId="45463D9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-16.0,   9.0)</w:t>
            </w:r>
          </w:p>
        </w:tc>
        <w:tc>
          <w:tcPr>
            <w:tcW w:w="854" w:type="dxa"/>
            <w:tcMar>
              <w:top w:w="0" w:type="dxa"/>
              <w:left w:w="75" w:type="dxa"/>
              <w:bottom w:w="0" w:type="dxa"/>
              <w:right w:w="75" w:type="dxa"/>
            </w:tcMar>
            <w:vAlign w:val="center"/>
            <w:hideMark/>
          </w:tcPr>
          <w:p w14:paraId="32B4B16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-23.0,  17.0)</w:t>
            </w:r>
          </w:p>
        </w:tc>
        <w:tc>
          <w:tcPr>
            <w:tcW w:w="854" w:type="dxa"/>
            <w:tcMar>
              <w:top w:w="0" w:type="dxa"/>
              <w:left w:w="75" w:type="dxa"/>
              <w:bottom w:w="0" w:type="dxa"/>
              <w:right w:w="75" w:type="dxa"/>
            </w:tcMar>
            <w:vAlign w:val="center"/>
            <w:hideMark/>
          </w:tcPr>
          <w:p w14:paraId="5905979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-41.0 ( -79.0,  -4.0)</w:t>
            </w:r>
          </w:p>
        </w:tc>
        <w:tc>
          <w:tcPr>
            <w:tcW w:w="893" w:type="dxa"/>
            <w:tcMar>
              <w:top w:w="0" w:type="dxa"/>
              <w:left w:w="75" w:type="dxa"/>
              <w:bottom w:w="0" w:type="dxa"/>
              <w:right w:w="75" w:type="dxa"/>
            </w:tcMar>
            <w:vAlign w:val="center"/>
            <w:hideMark/>
          </w:tcPr>
          <w:p w14:paraId="4694CB3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-44.0 ( -89.0,   2.0)</w:t>
            </w:r>
          </w:p>
        </w:tc>
      </w:tr>
      <w:tr w:rsidR="004F7F15" w:rsidRPr="004F7F15"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Drownings</w:t>
            </w:r>
          </w:p>
        </w:tc>
        <w:tc>
          <w:tcPr>
            <w:tcW w:w="743" w:type="dxa"/>
            <w:tcMar>
              <w:top w:w="0" w:type="dxa"/>
              <w:left w:w="75" w:type="dxa"/>
              <w:bottom w:w="0" w:type="dxa"/>
              <w:right w:w="75" w:type="dxa"/>
            </w:tcMar>
            <w:vAlign w:val="center"/>
            <w:hideMark/>
          </w:tcPr>
          <w:p w14:paraId="0CDE015E"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3BE731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6.0,  13.0)</w:t>
            </w:r>
          </w:p>
        </w:tc>
        <w:tc>
          <w:tcPr>
            <w:tcW w:w="893" w:type="dxa"/>
            <w:tcMar>
              <w:top w:w="0" w:type="dxa"/>
              <w:left w:w="75" w:type="dxa"/>
              <w:bottom w:w="0" w:type="dxa"/>
              <w:right w:w="75" w:type="dxa"/>
            </w:tcMar>
            <w:vAlign w:val="center"/>
            <w:hideMark/>
          </w:tcPr>
          <w:p w14:paraId="2F5407B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10.0 (   8.0,  13.0)</w:t>
            </w:r>
          </w:p>
        </w:tc>
        <w:tc>
          <w:tcPr>
            <w:tcW w:w="893" w:type="dxa"/>
            <w:tcMar>
              <w:top w:w="0" w:type="dxa"/>
              <w:left w:w="75" w:type="dxa"/>
              <w:bottom w:w="0" w:type="dxa"/>
              <w:right w:w="75" w:type="dxa"/>
            </w:tcMar>
            <w:vAlign w:val="center"/>
            <w:hideMark/>
          </w:tcPr>
          <w:p w14:paraId="45B7E93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40.0 (  35.0,  45.0)</w:t>
            </w:r>
          </w:p>
        </w:tc>
        <w:tc>
          <w:tcPr>
            <w:tcW w:w="893" w:type="dxa"/>
            <w:tcMar>
              <w:top w:w="0" w:type="dxa"/>
              <w:left w:w="75" w:type="dxa"/>
              <w:bottom w:w="0" w:type="dxa"/>
              <w:right w:w="75" w:type="dxa"/>
            </w:tcMar>
            <w:vAlign w:val="center"/>
            <w:hideMark/>
          </w:tcPr>
          <w:p w14:paraId="3B79D9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25.0 (  20.0,  29.0)</w:t>
            </w:r>
          </w:p>
        </w:tc>
        <w:tc>
          <w:tcPr>
            <w:tcW w:w="893" w:type="dxa"/>
            <w:tcMar>
              <w:top w:w="0" w:type="dxa"/>
              <w:left w:w="75" w:type="dxa"/>
              <w:bottom w:w="0" w:type="dxa"/>
              <w:right w:w="75" w:type="dxa"/>
            </w:tcMar>
            <w:vAlign w:val="center"/>
            <w:hideMark/>
          </w:tcPr>
          <w:p w14:paraId="4C8AFEF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15.0 (  11.0,  19.0)</w:t>
            </w:r>
          </w:p>
        </w:tc>
        <w:tc>
          <w:tcPr>
            <w:tcW w:w="893" w:type="dxa"/>
            <w:tcMar>
              <w:top w:w="0" w:type="dxa"/>
              <w:left w:w="75" w:type="dxa"/>
              <w:bottom w:w="0" w:type="dxa"/>
              <w:right w:w="75" w:type="dxa"/>
            </w:tcMar>
            <w:vAlign w:val="center"/>
            <w:hideMark/>
          </w:tcPr>
          <w:p w14:paraId="0B64CE0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12.0 (   7.0,  17.0)</w:t>
            </w:r>
          </w:p>
        </w:tc>
        <w:tc>
          <w:tcPr>
            <w:tcW w:w="893" w:type="dxa"/>
            <w:tcMar>
              <w:top w:w="0" w:type="dxa"/>
              <w:left w:w="75" w:type="dxa"/>
              <w:bottom w:w="0" w:type="dxa"/>
              <w:right w:w="75" w:type="dxa"/>
            </w:tcMar>
            <w:vAlign w:val="center"/>
            <w:hideMark/>
          </w:tcPr>
          <w:p w14:paraId="3540E37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8.0 (   4.0,  13.0)</w:t>
            </w:r>
          </w:p>
        </w:tc>
        <w:tc>
          <w:tcPr>
            <w:tcW w:w="893" w:type="dxa"/>
            <w:tcMar>
              <w:top w:w="0" w:type="dxa"/>
              <w:left w:w="75" w:type="dxa"/>
              <w:bottom w:w="0" w:type="dxa"/>
              <w:right w:w="75" w:type="dxa"/>
            </w:tcMar>
            <w:vAlign w:val="center"/>
            <w:hideMark/>
          </w:tcPr>
          <w:p w14:paraId="156449C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6.0 (   2.0,   9.0)</w:t>
            </w:r>
          </w:p>
        </w:tc>
        <w:tc>
          <w:tcPr>
            <w:tcW w:w="854" w:type="dxa"/>
            <w:tcMar>
              <w:top w:w="0" w:type="dxa"/>
              <w:left w:w="75" w:type="dxa"/>
              <w:bottom w:w="0" w:type="dxa"/>
              <w:right w:w="75" w:type="dxa"/>
            </w:tcMar>
            <w:vAlign w:val="center"/>
            <w:hideMark/>
          </w:tcPr>
          <w:p w14:paraId="436EBAB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1.0,   5.0)</w:t>
            </w:r>
          </w:p>
        </w:tc>
        <w:tc>
          <w:tcPr>
            <w:tcW w:w="854" w:type="dxa"/>
            <w:tcMar>
              <w:top w:w="0" w:type="dxa"/>
              <w:left w:w="75" w:type="dxa"/>
              <w:bottom w:w="0" w:type="dxa"/>
              <w:right w:w="75" w:type="dxa"/>
            </w:tcMar>
            <w:vAlign w:val="center"/>
            <w:hideMark/>
          </w:tcPr>
          <w:p w14:paraId="09FF035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-1.0,   1.0)</w:t>
            </w:r>
          </w:p>
        </w:tc>
        <w:tc>
          <w:tcPr>
            <w:tcW w:w="893" w:type="dxa"/>
            <w:tcMar>
              <w:top w:w="0" w:type="dxa"/>
              <w:left w:w="75" w:type="dxa"/>
              <w:bottom w:w="0" w:type="dxa"/>
              <w:right w:w="75" w:type="dxa"/>
            </w:tcMar>
            <w:vAlign w:val="center"/>
            <w:hideMark/>
          </w:tcPr>
          <w:p w14:paraId="1730AF5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128.0 ( 116.0, 141.0)</w:t>
            </w:r>
          </w:p>
        </w:tc>
      </w:tr>
      <w:tr w:rsidR="004F7F15" w:rsidRPr="004F7F15" w14:paraId="48954607" w14:textId="77777777" w:rsidTr="004F7F15">
        <w:trPr>
          <w:trHeight w:val="525"/>
        </w:trPr>
        <w:tc>
          <w:tcPr>
            <w:tcW w:w="1328" w:type="dxa"/>
            <w:vMerge/>
            <w:vAlign w:val="center"/>
            <w:hideMark/>
          </w:tcPr>
          <w:p w14:paraId="676EDE71"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358794F"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1432808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1.0,   6.0)</w:t>
            </w:r>
          </w:p>
        </w:tc>
        <w:tc>
          <w:tcPr>
            <w:tcW w:w="893" w:type="dxa"/>
            <w:tcMar>
              <w:top w:w="0" w:type="dxa"/>
              <w:left w:w="75" w:type="dxa"/>
              <w:bottom w:w="0" w:type="dxa"/>
              <w:right w:w="75" w:type="dxa"/>
            </w:tcMar>
            <w:vAlign w:val="center"/>
            <w:hideMark/>
          </w:tcPr>
          <w:p w14:paraId="707970B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2.0,   5.0)</w:t>
            </w:r>
          </w:p>
        </w:tc>
        <w:tc>
          <w:tcPr>
            <w:tcW w:w="893" w:type="dxa"/>
            <w:tcMar>
              <w:top w:w="0" w:type="dxa"/>
              <w:left w:w="75" w:type="dxa"/>
              <w:bottom w:w="0" w:type="dxa"/>
              <w:right w:w="75" w:type="dxa"/>
            </w:tcMar>
            <w:vAlign w:val="center"/>
            <w:hideMark/>
          </w:tcPr>
          <w:p w14:paraId="7DE5123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1.0)</w:t>
            </w:r>
          </w:p>
        </w:tc>
        <w:tc>
          <w:tcPr>
            <w:tcW w:w="893" w:type="dxa"/>
            <w:tcMar>
              <w:top w:w="0" w:type="dxa"/>
              <w:left w:w="75" w:type="dxa"/>
              <w:bottom w:w="0" w:type="dxa"/>
              <w:right w:w="75" w:type="dxa"/>
            </w:tcMar>
            <w:vAlign w:val="center"/>
            <w:hideMark/>
          </w:tcPr>
          <w:p w14:paraId="57F9833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1.0,   3.0)</w:t>
            </w:r>
          </w:p>
        </w:tc>
        <w:tc>
          <w:tcPr>
            <w:tcW w:w="893" w:type="dxa"/>
            <w:tcMar>
              <w:top w:w="0" w:type="dxa"/>
              <w:left w:w="75" w:type="dxa"/>
              <w:bottom w:w="0" w:type="dxa"/>
              <w:right w:w="75" w:type="dxa"/>
            </w:tcMar>
            <w:vAlign w:val="center"/>
            <w:hideMark/>
          </w:tcPr>
          <w:p w14:paraId="1A2B420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2.0)</w:t>
            </w:r>
          </w:p>
        </w:tc>
        <w:tc>
          <w:tcPr>
            <w:tcW w:w="893" w:type="dxa"/>
            <w:tcMar>
              <w:top w:w="0" w:type="dxa"/>
              <w:left w:w="75" w:type="dxa"/>
              <w:bottom w:w="0" w:type="dxa"/>
              <w:right w:w="75" w:type="dxa"/>
            </w:tcMar>
            <w:vAlign w:val="center"/>
            <w:hideMark/>
          </w:tcPr>
          <w:p w14:paraId="0890BBB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0.0,   3.0)</w:t>
            </w:r>
          </w:p>
        </w:tc>
        <w:tc>
          <w:tcPr>
            <w:tcW w:w="893" w:type="dxa"/>
            <w:tcMar>
              <w:top w:w="0" w:type="dxa"/>
              <w:left w:w="75" w:type="dxa"/>
              <w:bottom w:w="0" w:type="dxa"/>
              <w:right w:w="75" w:type="dxa"/>
            </w:tcMar>
            <w:vAlign w:val="center"/>
            <w:hideMark/>
          </w:tcPr>
          <w:p w14:paraId="337F40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3.0)</w:t>
            </w:r>
          </w:p>
        </w:tc>
        <w:tc>
          <w:tcPr>
            <w:tcW w:w="893" w:type="dxa"/>
            <w:tcMar>
              <w:top w:w="0" w:type="dxa"/>
              <w:left w:w="75" w:type="dxa"/>
              <w:bottom w:w="0" w:type="dxa"/>
              <w:right w:w="75" w:type="dxa"/>
            </w:tcMar>
            <w:vAlign w:val="center"/>
            <w:hideMark/>
          </w:tcPr>
          <w:p w14:paraId="33DACF4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3.0)</w:t>
            </w:r>
          </w:p>
        </w:tc>
        <w:tc>
          <w:tcPr>
            <w:tcW w:w="854" w:type="dxa"/>
            <w:tcMar>
              <w:top w:w="0" w:type="dxa"/>
              <w:left w:w="75" w:type="dxa"/>
              <w:bottom w:w="0" w:type="dxa"/>
              <w:right w:w="75" w:type="dxa"/>
            </w:tcMar>
            <w:vAlign w:val="center"/>
            <w:hideMark/>
          </w:tcPr>
          <w:p w14:paraId="6C4EFA5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2.0)</w:t>
            </w:r>
          </w:p>
        </w:tc>
        <w:tc>
          <w:tcPr>
            <w:tcW w:w="854" w:type="dxa"/>
            <w:tcMar>
              <w:top w:w="0" w:type="dxa"/>
              <w:left w:w="75" w:type="dxa"/>
              <w:bottom w:w="0" w:type="dxa"/>
              <w:right w:w="75" w:type="dxa"/>
            </w:tcMar>
            <w:vAlign w:val="center"/>
            <w:hideMark/>
          </w:tcPr>
          <w:p w14:paraId="2CE7894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1.0)</w:t>
            </w:r>
          </w:p>
        </w:tc>
        <w:tc>
          <w:tcPr>
            <w:tcW w:w="893" w:type="dxa"/>
            <w:tcMar>
              <w:top w:w="0" w:type="dxa"/>
              <w:left w:w="75" w:type="dxa"/>
              <w:bottom w:w="0" w:type="dxa"/>
              <w:right w:w="75" w:type="dxa"/>
            </w:tcMar>
            <w:vAlign w:val="center"/>
            <w:hideMark/>
          </w:tcPr>
          <w:p w14:paraId="4989DAA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15.0 (  11.0,  19.0)</w:t>
            </w:r>
          </w:p>
        </w:tc>
      </w:tr>
      <w:tr w:rsidR="004F7F15" w:rsidRPr="004F7F15"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780D35" w:rsidRDefault="004F7F15" w:rsidP="004F7F15">
            <w:pPr>
              <w:spacing w:after="0" w:line="240" w:lineRule="auto"/>
              <w:rPr>
                <w:rFonts w:ascii="Times New Roman" w:eastAsiaTheme="minorHAnsi" w:hAnsi="Times New Roman"/>
                <w:sz w:val="18"/>
                <w:szCs w:val="24"/>
                <w:u w:val="single"/>
                <w:lang w:eastAsia="en-GB"/>
              </w:rPr>
            </w:pPr>
            <w:r w:rsidRPr="00780D35">
              <w:rPr>
                <w:rFonts w:ascii="Times New Roman" w:eastAsiaTheme="minorHAnsi" w:hAnsi="Times New Roman"/>
                <w:color w:val="000000"/>
                <w:sz w:val="18"/>
                <w:szCs w:val="21"/>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30342E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-2.0,   4.0)</w:t>
            </w:r>
          </w:p>
        </w:tc>
        <w:tc>
          <w:tcPr>
            <w:tcW w:w="893" w:type="dxa"/>
            <w:tcMar>
              <w:top w:w="0" w:type="dxa"/>
              <w:left w:w="75" w:type="dxa"/>
              <w:bottom w:w="0" w:type="dxa"/>
              <w:right w:w="75" w:type="dxa"/>
            </w:tcMar>
            <w:vAlign w:val="center"/>
            <w:hideMark/>
          </w:tcPr>
          <w:p w14:paraId="5CF3DA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-1.0,   6.0)</w:t>
            </w:r>
          </w:p>
        </w:tc>
        <w:tc>
          <w:tcPr>
            <w:tcW w:w="893" w:type="dxa"/>
            <w:tcMar>
              <w:top w:w="0" w:type="dxa"/>
              <w:left w:w="75" w:type="dxa"/>
              <w:bottom w:w="0" w:type="dxa"/>
              <w:right w:w="75" w:type="dxa"/>
            </w:tcMar>
            <w:vAlign w:val="center"/>
            <w:hideMark/>
          </w:tcPr>
          <w:p w14:paraId="1222338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58.0 (  31.0,  85.0)</w:t>
            </w:r>
          </w:p>
        </w:tc>
        <w:tc>
          <w:tcPr>
            <w:tcW w:w="893" w:type="dxa"/>
            <w:tcMar>
              <w:top w:w="0" w:type="dxa"/>
              <w:left w:w="75" w:type="dxa"/>
              <w:bottom w:w="0" w:type="dxa"/>
              <w:right w:w="75" w:type="dxa"/>
            </w:tcMar>
            <w:vAlign w:val="center"/>
            <w:hideMark/>
          </w:tcPr>
          <w:p w14:paraId="45207B5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96.0 (  67.0, 126.0)</w:t>
            </w:r>
          </w:p>
        </w:tc>
        <w:tc>
          <w:tcPr>
            <w:tcW w:w="893" w:type="dxa"/>
            <w:tcMar>
              <w:top w:w="0" w:type="dxa"/>
              <w:left w:w="75" w:type="dxa"/>
              <w:bottom w:w="0" w:type="dxa"/>
              <w:right w:w="75" w:type="dxa"/>
            </w:tcMar>
            <w:vAlign w:val="center"/>
            <w:hideMark/>
          </w:tcPr>
          <w:p w14:paraId="0A27BD2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65.0 (  41.0,  89.0)</w:t>
            </w:r>
          </w:p>
        </w:tc>
        <w:tc>
          <w:tcPr>
            <w:tcW w:w="893" w:type="dxa"/>
            <w:tcMar>
              <w:top w:w="0" w:type="dxa"/>
              <w:left w:w="75" w:type="dxa"/>
              <w:bottom w:w="0" w:type="dxa"/>
              <w:right w:w="75" w:type="dxa"/>
            </w:tcMar>
            <w:vAlign w:val="center"/>
            <w:hideMark/>
          </w:tcPr>
          <w:p w14:paraId="318F414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45.0 (  19.0,  70.0)</w:t>
            </w:r>
          </w:p>
        </w:tc>
        <w:tc>
          <w:tcPr>
            <w:tcW w:w="893" w:type="dxa"/>
            <w:tcMar>
              <w:top w:w="0" w:type="dxa"/>
              <w:left w:w="75" w:type="dxa"/>
              <w:bottom w:w="0" w:type="dxa"/>
              <w:right w:w="75" w:type="dxa"/>
            </w:tcMar>
            <w:vAlign w:val="center"/>
            <w:hideMark/>
          </w:tcPr>
          <w:p w14:paraId="5FC813A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68.0 (  41.0,  95.0)</w:t>
            </w:r>
          </w:p>
        </w:tc>
        <w:tc>
          <w:tcPr>
            <w:tcW w:w="893" w:type="dxa"/>
            <w:tcMar>
              <w:top w:w="0" w:type="dxa"/>
              <w:left w:w="75" w:type="dxa"/>
              <w:bottom w:w="0" w:type="dxa"/>
              <w:right w:w="75" w:type="dxa"/>
            </w:tcMar>
            <w:vAlign w:val="center"/>
            <w:hideMark/>
          </w:tcPr>
          <w:p w14:paraId="19A7368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28.0 (  11.0,  46.0)</w:t>
            </w:r>
          </w:p>
        </w:tc>
        <w:tc>
          <w:tcPr>
            <w:tcW w:w="854" w:type="dxa"/>
            <w:tcMar>
              <w:top w:w="0" w:type="dxa"/>
              <w:left w:w="75" w:type="dxa"/>
              <w:bottom w:w="0" w:type="dxa"/>
              <w:right w:w="75" w:type="dxa"/>
            </w:tcMar>
            <w:vAlign w:val="center"/>
            <w:hideMark/>
          </w:tcPr>
          <w:p w14:paraId="3EE4983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14.0 (   2.0,  26.0)</w:t>
            </w:r>
          </w:p>
        </w:tc>
        <w:tc>
          <w:tcPr>
            <w:tcW w:w="854" w:type="dxa"/>
            <w:tcMar>
              <w:top w:w="0" w:type="dxa"/>
              <w:left w:w="75" w:type="dxa"/>
              <w:bottom w:w="0" w:type="dxa"/>
              <w:right w:w="75" w:type="dxa"/>
            </w:tcMar>
            <w:vAlign w:val="center"/>
            <w:hideMark/>
          </w:tcPr>
          <w:p w14:paraId="62B12DE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10.0 (   1.0,  18.0)</w:t>
            </w:r>
          </w:p>
        </w:tc>
        <w:tc>
          <w:tcPr>
            <w:tcW w:w="893" w:type="dxa"/>
            <w:tcMar>
              <w:top w:w="0" w:type="dxa"/>
              <w:left w:w="75" w:type="dxa"/>
              <w:bottom w:w="0" w:type="dxa"/>
              <w:right w:w="75" w:type="dxa"/>
            </w:tcMar>
            <w:vAlign w:val="center"/>
            <w:hideMark/>
          </w:tcPr>
          <w:p w14:paraId="423AFDA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388.0 ( 323.0, 451.0)</w:t>
            </w:r>
          </w:p>
        </w:tc>
      </w:tr>
      <w:tr w:rsidR="004F7F15" w:rsidRPr="004F7F15" w14:paraId="4512D1AF" w14:textId="77777777" w:rsidTr="004F7F15">
        <w:trPr>
          <w:trHeight w:val="510"/>
        </w:trPr>
        <w:tc>
          <w:tcPr>
            <w:tcW w:w="1328" w:type="dxa"/>
            <w:vMerge/>
            <w:vAlign w:val="center"/>
            <w:hideMark/>
          </w:tcPr>
          <w:p w14:paraId="53A173B3"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73E088D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07EEB9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0.0,   6.0)</w:t>
            </w:r>
          </w:p>
        </w:tc>
        <w:tc>
          <w:tcPr>
            <w:tcW w:w="893" w:type="dxa"/>
            <w:tcMar>
              <w:top w:w="0" w:type="dxa"/>
              <w:left w:w="75" w:type="dxa"/>
              <w:bottom w:w="0" w:type="dxa"/>
              <w:right w:w="75" w:type="dxa"/>
            </w:tcMar>
            <w:vAlign w:val="center"/>
            <w:hideMark/>
          </w:tcPr>
          <w:p w14:paraId="6C403DB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1.0,   6.0)</w:t>
            </w:r>
          </w:p>
        </w:tc>
        <w:tc>
          <w:tcPr>
            <w:tcW w:w="893" w:type="dxa"/>
            <w:tcMar>
              <w:top w:w="0" w:type="dxa"/>
              <w:left w:w="75" w:type="dxa"/>
              <w:bottom w:w="0" w:type="dxa"/>
              <w:right w:w="75" w:type="dxa"/>
            </w:tcMar>
            <w:vAlign w:val="center"/>
            <w:hideMark/>
          </w:tcPr>
          <w:p w14:paraId="778C677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16.0 (   6.0,  26.0)</w:t>
            </w:r>
          </w:p>
        </w:tc>
        <w:tc>
          <w:tcPr>
            <w:tcW w:w="893" w:type="dxa"/>
            <w:tcMar>
              <w:top w:w="0" w:type="dxa"/>
              <w:left w:w="75" w:type="dxa"/>
              <w:bottom w:w="0" w:type="dxa"/>
              <w:right w:w="75" w:type="dxa"/>
            </w:tcMar>
            <w:vAlign w:val="center"/>
            <w:hideMark/>
          </w:tcPr>
          <w:p w14:paraId="60699C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15.0 (   3.0,  26.0)</w:t>
            </w:r>
          </w:p>
        </w:tc>
        <w:tc>
          <w:tcPr>
            <w:tcW w:w="893" w:type="dxa"/>
            <w:tcMar>
              <w:top w:w="0" w:type="dxa"/>
              <w:left w:w="75" w:type="dxa"/>
              <w:bottom w:w="0" w:type="dxa"/>
              <w:right w:w="75" w:type="dxa"/>
            </w:tcMar>
            <w:vAlign w:val="center"/>
            <w:hideMark/>
          </w:tcPr>
          <w:p w14:paraId="4E99CF8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17.0 (   6.0,  29.0)</w:t>
            </w:r>
          </w:p>
        </w:tc>
        <w:tc>
          <w:tcPr>
            <w:tcW w:w="893" w:type="dxa"/>
            <w:tcMar>
              <w:top w:w="0" w:type="dxa"/>
              <w:left w:w="75" w:type="dxa"/>
              <w:bottom w:w="0" w:type="dxa"/>
              <w:right w:w="75" w:type="dxa"/>
            </w:tcMar>
            <w:vAlign w:val="center"/>
            <w:hideMark/>
          </w:tcPr>
          <w:p w14:paraId="7DBC468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13.0 (  -1.0,  27.0)</w:t>
            </w:r>
          </w:p>
        </w:tc>
        <w:tc>
          <w:tcPr>
            <w:tcW w:w="893" w:type="dxa"/>
            <w:tcMar>
              <w:top w:w="0" w:type="dxa"/>
              <w:left w:w="75" w:type="dxa"/>
              <w:bottom w:w="0" w:type="dxa"/>
              <w:right w:w="75" w:type="dxa"/>
            </w:tcMar>
            <w:vAlign w:val="center"/>
            <w:hideMark/>
          </w:tcPr>
          <w:p w14:paraId="3AEBE33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13.0 (  -2.0,  27.0)</w:t>
            </w:r>
          </w:p>
        </w:tc>
        <w:tc>
          <w:tcPr>
            <w:tcW w:w="893" w:type="dxa"/>
            <w:tcMar>
              <w:top w:w="0" w:type="dxa"/>
              <w:left w:w="75" w:type="dxa"/>
              <w:bottom w:w="0" w:type="dxa"/>
              <w:right w:w="75" w:type="dxa"/>
            </w:tcMar>
            <w:vAlign w:val="center"/>
            <w:hideMark/>
          </w:tcPr>
          <w:p w14:paraId="0677C9C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10.0 (   1.0,  18.0)</w:t>
            </w:r>
          </w:p>
        </w:tc>
        <w:tc>
          <w:tcPr>
            <w:tcW w:w="854" w:type="dxa"/>
            <w:tcMar>
              <w:top w:w="0" w:type="dxa"/>
              <w:left w:w="75" w:type="dxa"/>
              <w:bottom w:w="0" w:type="dxa"/>
              <w:right w:w="75" w:type="dxa"/>
            </w:tcMar>
            <w:vAlign w:val="center"/>
            <w:hideMark/>
          </w:tcPr>
          <w:p w14:paraId="3C83F41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-4.0,   4.0)</w:t>
            </w:r>
          </w:p>
        </w:tc>
        <w:tc>
          <w:tcPr>
            <w:tcW w:w="854" w:type="dxa"/>
            <w:tcMar>
              <w:top w:w="0" w:type="dxa"/>
              <w:left w:w="75" w:type="dxa"/>
              <w:bottom w:w="0" w:type="dxa"/>
              <w:right w:w="75" w:type="dxa"/>
            </w:tcMar>
            <w:vAlign w:val="center"/>
            <w:hideMark/>
          </w:tcPr>
          <w:p w14:paraId="2D37DD5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0.0,   4.0)</w:t>
            </w:r>
          </w:p>
        </w:tc>
        <w:tc>
          <w:tcPr>
            <w:tcW w:w="893" w:type="dxa"/>
            <w:tcMar>
              <w:top w:w="0" w:type="dxa"/>
              <w:left w:w="75" w:type="dxa"/>
              <w:bottom w:w="0" w:type="dxa"/>
              <w:right w:w="75" w:type="dxa"/>
            </w:tcMar>
            <w:vAlign w:val="center"/>
            <w:hideMark/>
          </w:tcPr>
          <w:p w14:paraId="5332206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92.0 (  63.0, 122.0)</w:t>
            </w:r>
          </w:p>
        </w:tc>
      </w:tr>
      <w:tr w:rsidR="004F7F15" w:rsidRPr="004F7F15"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Assault</w:t>
            </w:r>
          </w:p>
        </w:tc>
        <w:tc>
          <w:tcPr>
            <w:tcW w:w="743" w:type="dxa"/>
            <w:tcMar>
              <w:top w:w="0" w:type="dxa"/>
              <w:left w:w="75" w:type="dxa"/>
              <w:bottom w:w="0" w:type="dxa"/>
              <w:right w:w="75" w:type="dxa"/>
            </w:tcMar>
            <w:vAlign w:val="center"/>
            <w:hideMark/>
          </w:tcPr>
          <w:p w14:paraId="558F848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7DDC2EF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-2.0,   4.0)</w:t>
            </w:r>
          </w:p>
        </w:tc>
        <w:tc>
          <w:tcPr>
            <w:tcW w:w="893" w:type="dxa"/>
            <w:tcMar>
              <w:top w:w="0" w:type="dxa"/>
              <w:left w:w="75" w:type="dxa"/>
              <w:bottom w:w="0" w:type="dxa"/>
              <w:right w:w="75" w:type="dxa"/>
            </w:tcMar>
            <w:vAlign w:val="center"/>
            <w:hideMark/>
          </w:tcPr>
          <w:p w14:paraId="0301D61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3.0)</w:t>
            </w:r>
          </w:p>
        </w:tc>
        <w:tc>
          <w:tcPr>
            <w:tcW w:w="893" w:type="dxa"/>
            <w:tcMar>
              <w:top w:w="0" w:type="dxa"/>
              <w:left w:w="75" w:type="dxa"/>
              <w:bottom w:w="0" w:type="dxa"/>
              <w:right w:w="75" w:type="dxa"/>
            </w:tcMar>
            <w:vAlign w:val="center"/>
            <w:hideMark/>
          </w:tcPr>
          <w:p w14:paraId="787E80E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38.0 (  18.0,  58.0)</w:t>
            </w:r>
          </w:p>
        </w:tc>
        <w:tc>
          <w:tcPr>
            <w:tcW w:w="893" w:type="dxa"/>
            <w:tcMar>
              <w:top w:w="0" w:type="dxa"/>
              <w:left w:w="75" w:type="dxa"/>
              <w:bottom w:w="0" w:type="dxa"/>
              <w:right w:w="75" w:type="dxa"/>
            </w:tcMar>
            <w:vAlign w:val="center"/>
            <w:hideMark/>
          </w:tcPr>
          <w:p w14:paraId="2824DEC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55.0 (  35.0,  76.0)</w:t>
            </w:r>
          </w:p>
        </w:tc>
        <w:tc>
          <w:tcPr>
            <w:tcW w:w="893" w:type="dxa"/>
            <w:tcMar>
              <w:top w:w="0" w:type="dxa"/>
              <w:left w:w="75" w:type="dxa"/>
              <w:bottom w:w="0" w:type="dxa"/>
              <w:right w:w="75" w:type="dxa"/>
            </w:tcMar>
            <w:vAlign w:val="center"/>
            <w:hideMark/>
          </w:tcPr>
          <w:p w14:paraId="2982C7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18.0 (   4.0,  32.0)</w:t>
            </w:r>
          </w:p>
        </w:tc>
        <w:tc>
          <w:tcPr>
            <w:tcW w:w="893" w:type="dxa"/>
            <w:tcMar>
              <w:top w:w="0" w:type="dxa"/>
              <w:left w:w="75" w:type="dxa"/>
              <w:bottom w:w="0" w:type="dxa"/>
              <w:right w:w="75" w:type="dxa"/>
            </w:tcMar>
            <w:vAlign w:val="center"/>
            <w:hideMark/>
          </w:tcPr>
          <w:p w14:paraId="192CE34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-1.0,  19.0)</w:t>
            </w:r>
          </w:p>
        </w:tc>
        <w:tc>
          <w:tcPr>
            <w:tcW w:w="893" w:type="dxa"/>
            <w:tcMar>
              <w:top w:w="0" w:type="dxa"/>
              <w:left w:w="75" w:type="dxa"/>
              <w:bottom w:w="0" w:type="dxa"/>
              <w:right w:w="75" w:type="dxa"/>
            </w:tcMar>
            <w:vAlign w:val="center"/>
            <w:hideMark/>
          </w:tcPr>
          <w:p w14:paraId="6A17E9D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1.0,  18.0)</w:t>
            </w:r>
          </w:p>
        </w:tc>
        <w:tc>
          <w:tcPr>
            <w:tcW w:w="893" w:type="dxa"/>
            <w:tcMar>
              <w:top w:w="0" w:type="dxa"/>
              <w:left w:w="75" w:type="dxa"/>
              <w:bottom w:w="0" w:type="dxa"/>
              <w:right w:w="75" w:type="dxa"/>
            </w:tcMar>
            <w:vAlign w:val="center"/>
            <w:hideMark/>
          </w:tcPr>
          <w:p w14:paraId="3272CF2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-2.0,   6.0)</w:t>
            </w:r>
          </w:p>
        </w:tc>
        <w:tc>
          <w:tcPr>
            <w:tcW w:w="854" w:type="dxa"/>
            <w:tcMar>
              <w:top w:w="0" w:type="dxa"/>
              <w:left w:w="75" w:type="dxa"/>
              <w:bottom w:w="0" w:type="dxa"/>
              <w:right w:w="75" w:type="dxa"/>
            </w:tcMar>
            <w:vAlign w:val="center"/>
            <w:hideMark/>
          </w:tcPr>
          <w:p w14:paraId="7981A9C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3.0)</w:t>
            </w:r>
          </w:p>
        </w:tc>
        <w:tc>
          <w:tcPr>
            <w:tcW w:w="854" w:type="dxa"/>
            <w:tcMar>
              <w:top w:w="0" w:type="dxa"/>
              <w:left w:w="75" w:type="dxa"/>
              <w:bottom w:w="0" w:type="dxa"/>
              <w:right w:w="75" w:type="dxa"/>
            </w:tcMar>
            <w:vAlign w:val="center"/>
            <w:hideMark/>
          </w:tcPr>
          <w:p w14:paraId="7E5C759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1.0)</w:t>
            </w:r>
          </w:p>
        </w:tc>
        <w:tc>
          <w:tcPr>
            <w:tcW w:w="893" w:type="dxa"/>
            <w:tcMar>
              <w:top w:w="0" w:type="dxa"/>
              <w:left w:w="75" w:type="dxa"/>
              <w:bottom w:w="0" w:type="dxa"/>
              <w:right w:w="75" w:type="dxa"/>
            </w:tcMar>
            <w:vAlign w:val="center"/>
            <w:hideMark/>
          </w:tcPr>
          <w:p w14:paraId="3C170F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135.0 ( 100.0, 170.0)</w:t>
            </w:r>
          </w:p>
        </w:tc>
      </w:tr>
      <w:tr w:rsidR="004F7F15" w:rsidRPr="004F7F15" w14:paraId="42BC4A87" w14:textId="77777777" w:rsidTr="004F7F15">
        <w:trPr>
          <w:trHeight w:val="478"/>
        </w:trPr>
        <w:tc>
          <w:tcPr>
            <w:tcW w:w="1328" w:type="dxa"/>
            <w:vMerge/>
            <w:vAlign w:val="center"/>
            <w:hideMark/>
          </w:tcPr>
          <w:p w14:paraId="736E55B1"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ADA61A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56E15BB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0.0,   6.0)</w:t>
            </w:r>
          </w:p>
        </w:tc>
        <w:tc>
          <w:tcPr>
            <w:tcW w:w="893" w:type="dxa"/>
            <w:tcMar>
              <w:top w:w="0" w:type="dxa"/>
              <w:left w:w="75" w:type="dxa"/>
              <w:bottom w:w="0" w:type="dxa"/>
              <w:right w:w="75" w:type="dxa"/>
            </w:tcMar>
            <w:vAlign w:val="center"/>
            <w:hideMark/>
          </w:tcPr>
          <w:p w14:paraId="1E87AAA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2.0)</w:t>
            </w:r>
          </w:p>
        </w:tc>
        <w:tc>
          <w:tcPr>
            <w:tcW w:w="893" w:type="dxa"/>
            <w:tcMar>
              <w:top w:w="0" w:type="dxa"/>
              <w:left w:w="75" w:type="dxa"/>
              <w:bottom w:w="0" w:type="dxa"/>
              <w:right w:w="75" w:type="dxa"/>
            </w:tcMar>
            <w:vAlign w:val="center"/>
            <w:hideMark/>
          </w:tcPr>
          <w:p w14:paraId="55A9E31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3.0,  14.0)</w:t>
            </w:r>
          </w:p>
        </w:tc>
        <w:tc>
          <w:tcPr>
            <w:tcW w:w="893" w:type="dxa"/>
            <w:tcMar>
              <w:top w:w="0" w:type="dxa"/>
              <w:left w:w="75" w:type="dxa"/>
              <w:bottom w:w="0" w:type="dxa"/>
              <w:right w:w="75" w:type="dxa"/>
            </w:tcMar>
            <w:vAlign w:val="center"/>
            <w:hideMark/>
          </w:tcPr>
          <w:p w14:paraId="7178D15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-4.0,   8.0)</w:t>
            </w:r>
          </w:p>
        </w:tc>
        <w:tc>
          <w:tcPr>
            <w:tcW w:w="893" w:type="dxa"/>
            <w:tcMar>
              <w:top w:w="0" w:type="dxa"/>
              <w:left w:w="75" w:type="dxa"/>
              <w:bottom w:w="0" w:type="dxa"/>
              <w:right w:w="75" w:type="dxa"/>
            </w:tcMar>
            <w:vAlign w:val="center"/>
            <w:hideMark/>
          </w:tcPr>
          <w:p w14:paraId="4303484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7.0 (   2.0,  12.0)</w:t>
            </w:r>
          </w:p>
        </w:tc>
        <w:tc>
          <w:tcPr>
            <w:tcW w:w="893" w:type="dxa"/>
            <w:tcMar>
              <w:top w:w="0" w:type="dxa"/>
              <w:left w:w="75" w:type="dxa"/>
              <w:bottom w:w="0" w:type="dxa"/>
              <w:right w:w="75" w:type="dxa"/>
            </w:tcMar>
            <w:vAlign w:val="center"/>
            <w:hideMark/>
          </w:tcPr>
          <w:p w14:paraId="6FF9823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0.0,   9.0)</w:t>
            </w:r>
          </w:p>
        </w:tc>
        <w:tc>
          <w:tcPr>
            <w:tcW w:w="893" w:type="dxa"/>
            <w:tcMar>
              <w:top w:w="0" w:type="dxa"/>
              <w:left w:w="75" w:type="dxa"/>
              <w:bottom w:w="0" w:type="dxa"/>
              <w:right w:w="75" w:type="dxa"/>
            </w:tcMar>
            <w:vAlign w:val="center"/>
            <w:hideMark/>
          </w:tcPr>
          <w:p w14:paraId="52058C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-2.0,   6.0)</w:t>
            </w:r>
          </w:p>
        </w:tc>
        <w:tc>
          <w:tcPr>
            <w:tcW w:w="893" w:type="dxa"/>
            <w:tcMar>
              <w:top w:w="0" w:type="dxa"/>
              <w:left w:w="75" w:type="dxa"/>
              <w:bottom w:w="0" w:type="dxa"/>
              <w:right w:w="75" w:type="dxa"/>
            </w:tcMar>
            <w:vAlign w:val="center"/>
            <w:hideMark/>
          </w:tcPr>
          <w:p w14:paraId="39F6F15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3.0)</w:t>
            </w:r>
          </w:p>
        </w:tc>
        <w:tc>
          <w:tcPr>
            <w:tcW w:w="854" w:type="dxa"/>
            <w:tcMar>
              <w:top w:w="0" w:type="dxa"/>
              <w:left w:w="75" w:type="dxa"/>
              <w:bottom w:w="0" w:type="dxa"/>
              <w:right w:w="75" w:type="dxa"/>
            </w:tcMar>
            <w:vAlign w:val="center"/>
            <w:hideMark/>
          </w:tcPr>
          <w:p w14:paraId="51951C7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-1.0,   1.0)</w:t>
            </w:r>
          </w:p>
        </w:tc>
        <w:tc>
          <w:tcPr>
            <w:tcW w:w="854" w:type="dxa"/>
            <w:tcMar>
              <w:top w:w="0" w:type="dxa"/>
              <w:left w:w="75" w:type="dxa"/>
              <w:bottom w:w="0" w:type="dxa"/>
              <w:right w:w="75" w:type="dxa"/>
            </w:tcMar>
            <w:vAlign w:val="center"/>
            <w:hideMark/>
          </w:tcPr>
          <w:p w14:paraId="6071480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2.0)</w:t>
            </w:r>
          </w:p>
        </w:tc>
        <w:tc>
          <w:tcPr>
            <w:tcW w:w="893" w:type="dxa"/>
            <w:tcMar>
              <w:top w:w="0" w:type="dxa"/>
              <w:left w:w="75" w:type="dxa"/>
              <w:bottom w:w="0" w:type="dxa"/>
              <w:right w:w="75" w:type="dxa"/>
            </w:tcMar>
            <w:vAlign w:val="center"/>
            <w:hideMark/>
          </w:tcPr>
          <w:p w14:paraId="74E650F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30.0 (  18.0,  42.0)</w:t>
            </w:r>
          </w:p>
        </w:tc>
      </w:tr>
      <w:tr w:rsidR="004F7F15" w:rsidRPr="004F7F15"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4A6AA01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778DAE3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-2.0,   5.0)</w:t>
            </w:r>
          </w:p>
        </w:tc>
        <w:tc>
          <w:tcPr>
            <w:tcW w:w="893" w:type="dxa"/>
            <w:tcMar>
              <w:top w:w="0" w:type="dxa"/>
              <w:left w:w="75" w:type="dxa"/>
              <w:bottom w:w="0" w:type="dxa"/>
              <w:right w:w="75" w:type="dxa"/>
            </w:tcMar>
            <w:vAlign w:val="center"/>
            <w:hideMark/>
          </w:tcPr>
          <w:p w14:paraId="11621FF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20.0 (   3.0,  38.0)</w:t>
            </w:r>
          </w:p>
        </w:tc>
        <w:tc>
          <w:tcPr>
            <w:tcW w:w="893" w:type="dxa"/>
            <w:tcMar>
              <w:top w:w="0" w:type="dxa"/>
              <w:left w:w="75" w:type="dxa"/>
              <w:bottom w:w="0" w:type="dxa"/>
              <w:right w:w="75" w:type="dxa"/>
            </w:tcMar>
            <w:vAlign w:val="center"/>
            <w:hideMark/>
          </w:tcPr>
          <w:p w14:paraId="7C72383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41.0 (  20.0,  62.0)</w:t>
            </w:r>
          </w:p>
        </w:tc>
        <w:tc>
          <w:tcPr>
            <w:tcW w:w="893" w:type="dxa"/>
            <w:tcMar>
              <w:top w:w="0" w:type="dxa"/>
              <w:left w:w="75" w:type="dxa"/>
              <w:bottom w:w="0" w:type="dxa"/>
              <w:right w:w="75" w:type="dxa"/>
            </w:tcMar>
            <w:vAlign w:val="center"/>
            <w:hideMark/>
          </w:tcPr>
          <w:p w14:paraId="44E2F01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47.0 (  28.0,  67.0)</w:t>
            </w:r>
          </w:p>
        </w:tc>
        <w:tc>
          <w:tcPr>
            <w:tcW w:w="893" w:type="dxa"/>
            <w:tcMar>
              <w:top w:w="0" w:type="dxa"/>
              <w:left w:w="75" w:type="dxa"/>
              <w:bottom w:w="0" w:type="dxa"/>
              <w:right w:w="75" w:type="dxa"/>
            </w:tcMar>
            <w:vAlign w:val="center"/>
            <w:hideMark/>
          </w:tcPr>
          <w:p w14:paraId="5120999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36.0 (  12.0,  60.0)</w:t>
            </w:r>
          </w:p>
        </w:tc>
        <w:tc>
          <w:tcPr>
            <w:tcW w:w="893" w:type="dxa"/>
            <w:tcMar>
              <w:top w:w="0" w:type="dxa"/>
              <w:left w:w="75" w:type="dxa"/>
              <w:bottom w:w="0" w:type="dxa"/>
              <w:right w:w="75" w:type="dxa"/>
            </w:tcMar>
            <w:vAlign w:val="center"/>
            <w:hideMark/>
          </w:tcPr>
          <w:p w14:paraId="6AB1E2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58.0 (  34.0,  84.0)</w:t>
            </w:r>
          </w:p>
        </w:tc>
        <w:tc>
          <w:tcPr>
            <w:tcW w:w="893" w:type="dxa"/>
            <w:tcMar>
              <w:top w:w="0" w:type="dxa"/>
              <w:left w:w="75" w:type="dxa"/>
              <w:bottom w:w="0" w:type="dxa"/>
              <w:right w:w="75" w:type="dxa"/>
            </w:tcMar>
            <w:vAlign w:val="center"/>
            <w:hideMark/>
          </w:tcPr>
          <w:p w14:paraId="455B24C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26.0 (   9.0,  43.0)</w:t>
            </w:r>
          </w:p>
        </w:tc>
        <w:tc>
          <w:tcPr>
            <w:tcW w:w="854" w:type="dxa"/>
            <w:tcMar>
              <w:top w:w="0" w:type="dxa"/>
              <w:left w:w="75" w:type="dxa"/>
              <w:bottom w:w="0" w:type="dxa"/>
              <w:right w:w="75" w:type="dxa"/>
            </w:tcMar>
            <w:vAlign w:val="center"/>
            <w:hideMark/>
          </w:tcPr>
          <w:p w14:paraId="549E536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14.0 (   2.0,  26.0)</w:t>
            </w:r>
          </w:p>
        </w:tc>
        <w:tc>
          <w:tcPr>
            <w:tcW w:w="854" w:type="dxa"/>
            <w:tcMar>
              <w:top w:w="0" w:type="dxa"/>
              <w:left w:w="75" w:type="dxa"/>
              <w:bottom w:w="0" w:type="dxa"/>
              <w:right w:w="75" w:type="dxa"/>
            </w:tcMar>
            <w:vAlign w:val="center"/>
            <w:hideMark/>
          </w:tcPr>
          <w:p w14:paraId="58F2C5A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1.0,  18.0)</w:t>
            </w:r>
          </w:p>
        </w:tc>
        <w:tc>
          <w:tcPr>
            <w:tcW w:w="893" w:type="dxa"/>
            <w:tcMar>
              <w:top w:w="0" w:type="dxa"/>
              <w:left w:w="75" w:type="dxa"/>
              <w:bottom w:w="0" w:type="dxa"/>
              <w:right w:w="75" w:type="dxa"/>
            </w:tcMar>
            <w:vAlign w:val="center"/>
            <w:hideMark/>
          </w:tcPr>
          <w:p w14:paraId="7496523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253.0 ( 200.0, 306.0)</w:t>
            </w:r>
          </w:p>
        </w:tc>
      </w:tr>
      <w:tr w:rsidR="004F7F15" w:rsidRPr="004F7F15" w14:paraId="6C4217F5" w14:textId="77777777" w:rsidTr="004F7F15">
        <w:trPr>
          <w:trHeight w:val="510"/>
        </w:trPr>
        <w:tc>
          <w:tcPr>
            <w:tcW w:w="1328" w:type="dxa"/>
            <w:vMerge/>
            <w:vAlign w:val="center"/>
            <w:hideMark/>
          </w:tcPr>
          <w:p w14:paraId="48D8241E" w14:textId="77777777" w:rsidR="004F7F15" w:rsidRPr="004F7F1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6EE731C"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24C2B55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5CB39EF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0.0,   5.0)</w:t>
            </w:r>
          </w:p>
        </w:tc>
        <w:tc>
          <w:tcPr>
            <w:tcW w:w="893" w:type="dxa"/>
            <w:tcMar>
              <w:top w:w="0" w:type="dxa"/>
              <w:left w:w="75" w:type="dxa"/>
              <w:bottom w:w="0" w:type="dxa"/>
              <w:right w:w="75" w:type="dxa"/>
            </w:tcMar>
            <w:vAlign w:val="center"/>
            <w:hideMark/>
          </w:tcPr>
          <w:p w14:paraId="71E6A48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7.0 (  -1.0,  16.0)</w:t>
            </w:r>
          </w:p>
        </w:tc>
        <w:tc>
          <w:tcPr>
            <w:tcW w:w="893" w:type="dxa"/>
            <w:tcMar>
              <w:top w:w="0" w:type="dxa"/>
              <w:left w:w="75" w:type="dxa"/>
              <w:bottom w:w="0" w:type="dxa"/>
              <w:right w:w="75" w:type="dxa"/>
            </w:tcMar>
            <w:vAlign w:val="center"/>
            <w:hideMark/>
          </w:tcPr>
          <w:p w14:paraId="3842A25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12.0 (   2.0,  22.0)</w:t>
            </w:r>
          </w:p>
        </w:tc>
        <w:tc>
          <w:tcPr>
            <w:tcW w:w="893" w:type="dxa"/>
            <w:tcMar>
              <w:top w:w="0" w:type="dxa"/>
              <w:left w:w="75" w:type="dxa"/>
              <w:bottom w:w="0" w:type="dxa"/>
              <w:right w:w="75" w:type="dxa"/>
            </w:tcMar>
            <w:vAlign w:val="center"/>
            <w:hideMark/>
          </w:tcPr>
          <w:p w14:paraId="6F5BA30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11.0 (   0.0,  21.0)</w:t>
            </w:r>
          </w:p>
        </w:tc>
        <w:tc>
          <w:tcPr>
            <w:tcW w:w="893" w:type="dxa"/>
            <w:tcMar>
              <w:top w:w="0" w:type="dxa"/>
              <w:left w:w="75" w:type="dxa"/>
              <w:bottom w:w="0" w:type="dxa"/>
              <w:right w:w="75" w:type="dxa"/>
            </w:tcMar>
            <w:vAlign w:val="center"/>
            <w:hideMark/>
          </w:tcPr>
          <w:p w14:paraId="298A03D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-4.0,  22.0)</w:t>
            </w:r>
          </w:p>
        </w:tc>
        <w:tc>
          <w:tcPr>
            <w:tcW w:w="893" w:type="dxa"/>
            <w:tcMar>
              <w:top w:w="0" w:type="dxa"/>
              <w:left w:w="75" w:type="dxa"/>
              <w:bottom w:w="0" w:type="dxa"/>
              <w:right w:w="75" w:type="dxa"/>
            </w:tcMar>
            <w:vAlign w:val="center"/>
            <w:hideMark/>
          </w:tcPr>
          <w:p w14:paraId="2EC1D68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11.0 (  -3.0,  25.0)</w:t>
            </w:r>
          </w:p>
        </w:tc>
        <w:tc>
          <w:tcPr>
            <w:tcW w:w="893" w:type="dxa"/>
            <w:tcMar>
              <w:top w:w="0" w:type="dxa"/>
              <w:left w:w="75" w:type="dxa"/>
              <w:bottom w:w="0" w:type="dxa"/>
              <w:right w:w="75" w:type="dxa"/>
            </w:tcMar>
            <w:vAlign w:val="center"/>
            <w:hideMark/>
          </w:tcPr>
          <w:p w14:paraId="5D4FABD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1.0,  17.0)</w:t>
            </w:r>
          </w:p>
        </w:tc>
        <w:tc>
          <w:tcPr>
            <w:tcW w:w="854" w:type="dxa"/>
            <w:tcMar>
              <w:top w:w="0" w:type="dxa"/>
              <w:left w:w="75" w:type="dxa"/>
              <w:bottom w:w="0" w:type="dxa"/>
              <w:right w:w="75" w:type="dxa"/>
            </w:tcMar>
            <w:vAlign w:val="center"/>
            <w:hideMark/>
          </w:tcPr>
          <w:p w14:paraId="54805D2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-4.0,   4.0)</w:t>
            </w:r>
          </w:p>
        </w:tc>
        <w:tc>
          <w:tcPr>
            <w:tcW w:w="854" w:type="dxa"/>
            <w:tcMar>
              <w:top w:w="0" w:type="dxa"/>
              <w:left w:w="75" w:type="dxa"/>
              <w:bottom w:w="0" w:type="dxa"/>
              <w:right w:w="75" w:type="dxa"/>
            </w:tcMar>
            <w:vAlign w:val="center"/>
            <w:hideMark/>
          </w:tcPr>
          <w:p w14:paraId="5B82794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3.0)</w:t>
            </w:r>
          </w:p>
        </w:tc>
        <w:tc>
          <w:tcPr>
            <w:tcW w:w="893" w:type="dxa"/>
            <w:tcMar>
              <w:top w:w="0" w:type="dxa"/>
              <w:left w:w="75" w:type="dxa"/>
              <w:bottom w:w="0" w:type="dxa"/>
              <w:right w:w="75" w:type="dxa"/>
            </w:tcMar>
            <w:vAlign w:val="center"/>
            <w:hideMark/>
          </w:tcPr>
          <w:p w14:paraId="3773B06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62.0 (  35.0,  89.0)</w:t>
            </w:r>
          </w:p>
        </w:tc>
      </w:tr>
    </w:tbl>
    <w:p w14:paraId="73AE7653" w14:textId="77777777" w:rsidR="004F7F15" w:rsidRDefault="004F7F15" w:rsidP="00D76DF7">
      <w:pPr>
        <w:spacing w:line="480" w:lineRule="auto"/>
        <w:jc w:val="both"/>
        <w:rPr>
          <w:rFonts w:ascii="Times New Roman" w:hAnsi="Times New Roman"/>
          <w:color w:val="000000" w:themeColor="text1"/>
          <w:sz w:val="24"/>
          <w:szCs w:val="24"/>
        </w:rPr>
        <w:sectPr w:rsidR="004F7F15" w:rsidSect="004F7F15">
          <w:pgSz w:w="16840" w:h="11900" w:orient="landscape"/>
          <w:pgMar w:top="1440" w:right="1440" w:bottom="1440" w:left="1440" w:header="720" w:footer="720" w:gutter="0"/>
          <w:lnNumType w:countBy="1" w:restart="continuous"/>
          <w:cols w:space="720"/>
          <w:docGrid w:linePitch="360"/>
        </w:sectPr>
      </w:pPr>
    </w:p>
    <w:p w14:paraId="19085F5E" w14:textId="489C8ECB" w:rsidR="00D04A37" w:rsidRPr="003939B4" w:rsidRDefault="00845A19"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977303">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B648FB">
        <w:rPr>
          <w:rFonts w:ascii="Times New Roman" w:hAnsi="Times New Roman"/>
          <w:color w:val="000000" w:themeColor="text1"/>
          <w:sz w:val="24"/>
          <w:szCs w:val="24"/>
        </w:rPr>
        <w:t>Excess risk</w:t>
      </w:r>
      <w:r>
        <w:rPr>
          <w:rFonts w:ascii="Times New Roman" w:hAnsi="Times New Roman"/>
          <w:color w:val="000000" w:themeColor="text1"/>
          <w:sz w:val="24"/>
          <w:szCs w:val="24"/>
        </w:rPr>
        <w:t xml:space="preserve"> with a national uniform increase of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for deaths from all injuries by sex, age group, and category of injury for 2016 population</w:t>
      </w:r>
      <w:r w:rsidR="00F84954">
        <w:rPr>
          <w:rFonts w:ascii="Times New Roman" w:hAnsi="Times New Roman"/>
          <w:color w:val="000000" w:themeColor="text1"/>
          <w:sz w:val="24"/>
          <w:szCs w:val="24"/>
        </w:rPr>
        <w:t>.</w:t>
      </w:r>
      <w:r w:rsidR="006F5C3F">
        <w:rPr>
          <w:rFonts w:ascii="Times New Roman" w:hAnsi="Times New Roman"/>
          <w:color w:val="000000" w:themeColor="text1"/>
          <w:sz w:val="24"/>
          <w:szCs w:val="24"/>
        </w:rPr>
        <w:t xml:space="preserve"> [[[Will produce if you think we need this]]]</w:t>
      </w:r>
    </w:p>
    <w:sectPr w:rsidR="00D04A37" w:rsidRPr="003939B4" w:rsidSect="00C92E6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8-10-29T11:31:00Z" w:initials="PRM">
    <w:p w14:paraId="2F9D4C30" w14:textId="6A5F2753" w:rsidR="00CA0FA0" w:rsidRDefault="00CA0FA0" w:rsidP="005B4B00">
      <w:pPr>
        <w:pStyle w:val="CommentText"/>
        <w:numPr>
          <w:ilvl w:val="0"/>
          <w:numId w:val="9"/>
        </w:numPr>
      </w:pPr>
      <w:r>
        <w:rPr>
          <w:rStyle w:val="CommentReference"/>
        </w:rPr>
        <w:annotationRef/>
      </w:r>
      <w:r>
        <w:t>Climate expected to change patterns in relation to long-term normal</w:t>
      </w:r>
    </w:p>
    <w:p w14:paraId="337884CB" w14:textId="2565D8F9" w:rsidR="00CA0FA0" w:rsidRDefault="00CA0FA0" w:rsidP="005B4B00">
      <w:pPr>
        <w:pStyle w:val="CommentText"/>
        <w:numPr>
          <w:ilvl w:val="0"/>
          <w:numId w:val="9"/>
        </w:numPr>
      </w:pPr>
      <w:r>
        <w:t>How will deviation from long-term normal affect health</w:t>
      </w:r>
    </w:p>
  </w:comment>
  <w:comment w:id="57" w:author="Ezzati, Majid" w:date="2018-10-22T19:27:00Z" w:initials="EM">
    <w:p w14:paraId="546C9098" w14:textId="2EE278C8" w:rsidR="00CA0FA0" w:rsidRDefault="00CA0FA0">
      <w:pPr>
        <w:pStyle w:val="CommentText"/>
      </w:pPr>
      <w:r>
        <w:rPr>
          <w:rStyle w:val="CommentReference"/>
        </w:rPr>
        <w:annotationRef/>
      </w:r>
      <w:r>
        <w:t>One sentence, one concept; you had 2.5 here</w:t>
      </w:r>
    </w:p>
  </w:comment>
  <w:comment w:id="59" w:author="Ezzati, Majid" w:date="2018-10-22T19:28:00Z" w:initials="EM">
    <w:p w14:paraId="2EE24539" w14:textId="4ECC2635" w:rsidR="00CA0FA0" w:rsidRDefault="00CA0FA0">
      <w:pPr>
        <w:pStyle w:val="CommentText"/>
      </w:pPr>
      <w:r>
        <w:rPr>
          <w:rStyle w:val="CommentReference"/>
        </w:rPr>
        <w:annotationRef/>
      </w:r>
      <w:r>
        <w:t>Then introduce random walk</w:t>
      </w:r>
    </w:p>
  </w:comment>
  <w:comment w:id="56" w:author="Ezzati, Majid" w:date="2018-10-22T19:32:00Z" w:initials="EM">
    <w:p w14:paraId="01EB2247" w14:textId="3990EAA8" w:rsidR="00CA0FA0" w:rsidRDefault="00CA0FA0">
      <w:pPr>
        <w:pStyle w:val="CommentText"/>
      </w:pPr>
      <w:r>
        <w:rPr>
          <w:rStyle w:val="CommentReference"/>
        </w:rPr>
        <w:annotationRef/>
      </w:r>
      <w:r>
        <w:t>The trick on trend is to state the general secular trend, the monthly secular trend and then.</w:t>
      </w:r>
    </w:p>
    <w:p w14:paraId="0786EF8C" w14:textId="1A367BC1" w:rsidR="00CA0FA0" w:rsidRDefault="00CA0FA0">
      <w:pPr>
        <w:pStyle w:val="CommentText"/>
      </w:pPr>
    </w:p>
    <w:p w14:paraId="37364E4A" w14:textId="0B0FA01D" w:rsidR="00CA0FA0" w:rsidRDefault="00CA0FA0">
      <w:pPr>
        <w:pStyle w:val="CommentText"/>
      </w:pPr>
      <w:r>
        <w:t>So we need to separate the intercept story and the trend story. To discuss</w:t>
      </w:r>
    </w:p>
  </w:comment>
  <w:comment w:id="85" w:author="Ezzati, Majid" w:date="2018-10-22T19:35:00Z" w:initials="EM">
    <w:p w14:paraId="0B814888" w14:textId="2B4C3065" w:rsidR="00CA0FA0" w:rsidRDefault="00CA0FA0">
      <w:pPr>
        <w:pStyle w:val="CommentText"/>
      </w:pPr>
      <w:r>
        <w:rPr>
          <w:rStyle w:val="CommentReference"/>
        </w:rPr>
        <w:annotationRef/>
      </w:r>
      <w:r>
        <w:t xml:space="preserve">are these the forest plots? </w:t>
      </w:r>
    </w:p>
  </w:comment>
  <w:comment w:id="86" w:author="Parks, Robbie M" w:date="2018-10-29T12:15:00Z" w:initials="PRM">
    <w:p w14:paraId="351E5D0B" w14:textId="3CA9A6C0" w:rsidR="00463A1C" w:rsidRDefault="00463A1C">
      <w:pPr>
        <w:pStyle w:val="CommentText"/>
      </w:pPr>
      <w:r>
        <w:rPr>
          <w:rStyle w:val="CommentReference"/>
        </w:rPr>
        <w:annotationRef/>
      </w:r>
      <w:r>
        <w:t>Yes</w:t>
      </w:r>
    </w:p>
  </w:comment>
  <w:comment w:id="95" w:author="Ezzati, Majid" w:date="2018-10-22T19:36:00Z" w:initials="EM">
    <w:p w14:paraId="67C56784" w14:textId="22C653D1" w:rsidR="00CA0FA0" w:rsidRDefault="00CA0FA0">
      <w:pPr>
        <w:pStyle w:val="CommentText"/>
      </w:pPr>
      <w:r>
        <w:rPr>
          <w:rStyle w:val="CommentReference"/>
        </w:rPr>
        <w:annotationRef/>
      </w:r>
      <w:r>
        <w:t>If this comes early,</w:t>
      </w:r>
      <w:r w:rsidR="00410654">
        <w:t xml:space="preserve"> it will need clarity which is </w:t>
      </w:r>
      <w:r>
        <w:t>hard to get in a ~5-line sentence. Start as the largest proportional. Then whatever else interesting/relevant</w:t>
      </w:r>
    </w:p>
  </w:comment>
  <w:comment w:id="96" w:author="Ezzati, Majid" w:date="2018-10-22T19:40:00Z" w:initials="EM">
    <w:p w14:paraId="5B058B1D" w14:textId="61752300" w:rsidR="00CA0FA0" w:rsidRDefault="00CA0FA0">
      <w:pPr>
        <w:pStyle w:val="CommentText"/>
      </w:pPr>
      <w:r>
        <w:rPr>
          <w:rStyle w:val="CommentReference"/>
        </w:rPr>
        <w:annotationRef/>
      </w:r>
      <w:r>
        <w:t>I find it a lot easier to pick key results as bullets and then write around them. Please discuss before changing file</w:t>
      </w:r>
    </w:p>
  </w:comment>
  <w:comment w:id="104" w:author="Ezzati, Majid" w:date="2018-10-22T19:41:00Z" w:initials="EM">
    <w:p w14:paraId="46F11DB5" w14:textId="42186301" w:rsidR="00CA0FA0" w:rsidRDefault="00CA0FA0">
      <w:pPr>
        <w:pStyle w:val="CommentText"/>
      </w:pPr>
      <w:bookmarkStart w:id="105" w:name="_GoBack"/>
      <w:bookmarkEnd w:id="105"/>
      <w:r>
        <w:rPr>
          <w:rStyle w:val="CommentReference"/>
        </w:rPr>
        <w:annotationRef/>
      </w:r>
      <w:r>
        <w:t>To discuss the first paragrapj</w:t>
      </w:r>
    </w:p>
  </w:comment>
  <w:comment w:id="106" w:author="Ezzati, Majid" w:date="2018-10-22T19:42:00Z" w:initials="EM">
    <w:p w14:paraId="55C3BC62" w14:textId="54408A33" w:rsidR="00CA0FA0" w:rsidRDefault="00CA0FA0">
      <w:pPr>
        <w:pStyle w:val="CommentText"/>
      </w:pPr>
      <w:r>
        <w:rPr>
          <w:rStyle w:val="CommentReference"/>
        </w:rPr>
        <w:annotationRef/>
      </w:r>
      <w:r>
        <w:t>I don’t think we need to get into what doesn’t cause it unless it comes up</w:t>
      </w:r>
    </w:p>
  </w:comment>
  <w:comment w:id="114" w:author="Ezzati, Majid" w:date="2018-10-22T19:47:00Z" w:initials="EM">
    <w:p w14:paraId="4EB7DE90" w14:textId="2618639E" w:rsidR="00CA0FA0" w:rsidRDefault="00CA0FA0">
      <w:pPr>
        <w:pStyle w:val="CommentText"/>
      </w:pPr>
      <w:r>
        <w:rPr>
          <w:rStyle w:val="CommentReference"/>
        </w:rPr>
        <w:annotationRef/>
      </w:r>
      <w:r>
        <w:t>But is this using the same sort of analysis in which case is not really supportingevidence</w:t>
      </w:r>
    </w:p>
  </w:comment>
  <w:comment w:id="115" w:author="Ezzati, Majid" w:date="2018-10-22T19:48:00Z" w:initials="EM">
    <w:p w14:paraId="0B32E061" w14:textId="00EAA075" w:rsidR="00CA0FA0" w:rsidRDefault="00CA0FA0">
      <w:pPr>
        <w:pStyle w:val="CommentText"/>
      </w:pPr>
      <w:r>
        <w:rPr>
          <w:rStyle w:val="CommentReference"/>
        </w:rPr>
        <w:annotationRef/>
      </w:r>
      <w:r>
        <w:t>same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37884CB" w15:done="0"/>
  <w15:commentEx w15:paraId="546C9098" w15:done="0"/>
  <w15:commentEx w15:paraId="2EE24539" w15:done="0"/>
  <w15:commentEx w15:paraId="37364E4A" w15:done="0"/>
  <w15:commentEx w15:paraId="0B814888" w15:done="0"/>
  <w15:commentEx w15:paraId="351E5D0B" w15:paraIdParent="0B814888" w15:done="0"/>
  <w15:commentEx w15:paraId="67C56784" w15:done="0"/>
  <w15:commentEx w15:paraId="5B058B1D" w15:done="0"/>
  <w15:commentEx w15:paraId="46F11DB5" w15:done="0"/>
  <w15:commentEx w15:paraId="55C3BC62" w15:done="0"/>
  <w15:commentEx w15:paraId="4EB7DE90" w15:done="0"/>
  <w15:commentEx w15:paraId="0B32E06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6469B4" w14:textId="77777777" w:rsidR="003B29B1" w:rsidRDefault="003B29B1">
      <w:pPr>
        <w:spacing w:after="0" w:line="240" w:lineRule="auto"/>
      </w:pPr>
      <w:r>
        <w:separator/>
      </w:r>
    </w:p>
  </w:endnote>
  <w:endnote w:type="continuationSeparator" w:id="0">
    <w:p w14:paraId="19FB016C" w14:textId="77777777" w:rsidR="003B29B1" w:rsidRDefault="003B2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CA0FA0" w:rsidRDefault="00CA0FA0"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CA0FA0" w:rsidRDefault="00CA0FA0"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5C2B8B5C" w:rsidR="00CA0FA0" w:rsidRDefault="00CA0FA0"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552E0">
      <w:rPr>
        <w:rStyle w:val="PageNumber"/>
        <w:noProof/>
      </w:rPr>
      <w:t>1</w:t>
    </w:r>
    <w:r>
      <w:rPr>
        <w:rStyle w:val="PageNumber"/>
      </w:rPr>
      <w:fldChar w:fldCharType="end"/>
    </w:r>
  </w:p>
  <w:p w14:paraId="3F8F309C" w14:textId="77777777" w:rsidR="00CA0FA0" w:rsidRDefault="00CA0FA0"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8F247F" w14:textId="77777777" w:rsidR="003B29B1" w:rsidRDefault="003B29B1">
      <w:pPr>
        <w:spacing w:after="0" w:line="240" w:lineRule="auto"/>
      </w:pPr>
      <w:r>
        <w:separator/>
      </w:r>
    </w:p>
  </w:footnote>
  <w:footnote w:type="continuationSeparator" w:id="0">
    <w:p w14:paraId="7D7DE802" w14:textId="77777777" w:rsidR="003B29B1" w:rsidRDefault="003B29B1">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5"/>
  </w:num>
  <w:num w:numId="4">
    <w:abstractNumId w:val="7"/>
  </w:num>
  <w:num w:numId="5">
    <w:abstractNumId w:val="1"/>
  </w:num>
  <w:num w:numId="6">
    <w:abstractNumId w:val="2"/>
  </w:num>
  <w:num w:numId="7">
    <w:abstractNumId w:val="0"/>
  </w:num>
  <w:num w:numId="8">
    <w:abstractNumId w:val="4"/>
  </w:num>
  <w:num w:numId="9">
    <w:abstractNumId w:val="6"/>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91"/>
    <w:rsid w:val="00012E7D"/>
    <w:rsid w:val="00012FB9"/>
    <w:rsid w:val="000135F4"/>
    <w:rsid w:val="0001432A"/>
    <w:rsid w:val="00015AFF"/>
    <w:rsid w:val="00016713"/>
    <w:rsid w:val="000210D1"/>
    <w:rsid w:val="0002178B"/>
    <w:rsid w:val="00023FB5"/>
    <w:rsid w:val="000246AA"/>
    <w:rsid w:val="000259CD"/>
    <w:rsid w:val="00025CAF"/>
    <w:rsid w:val="00026162"/>
    <w:rsid w:val="0002782B"/>
    <w:rsid w:val="00027DFE"/>
    <w:rsid w:val="00027F75"/>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4630"/>
    <w:rsid w:val="00044D40"/>
    <w:rsid w:val="00045CC4"/>
    <w:rsid w:val="00046D2C"/>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5345"/>
    <w:rsid w:val="0008595D"/>
    <w:rsid w:val="00085A4E"/>
    <w:rsid w:val="00086317"/>
    <w:rsid w:val="00090A3A"/>
    <w:rsid w:val="00091721"/>
    <w:rsid w:val="00091E48"/>
    <w:rsid w:val="000937AB"/>
    <w:rsid w:val="000938C0"/>
    <w:rsid w:val="00093E1B"/>
    <w:rsid w:val="00093F25"/>
    <w:rsid w:val="00094F74"/>
    <w:rsid w:val="00095490"/>
    <w:rsid w:val="00095915"/>
    <w:rsid w:val="000962A3"/>
    <w:rsid w:val="00097348"/>
    <w:rsid w:val="000A084D"/>
    <w:rsid w:val="000A1061"/>
    <w:rsid w:val="000A2462"/>
    <w:rsid w:val="000A2637"/>
    <w:rsid w:val="000A4BC4"/>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581C"/>
    <w:rsid w:val="001063E9"/>
    <w:rsid w:val="00110568"/>
    <w:rsid w:val="00111694"/>
    <w:rsid w:val="00113FD5"/>
    <w:rsid w:val="00115F35"/>
    <w:rsid w:val="001171AC"/>
    <w:rsid w:val="00120F44"/>
    <w:rsid w:val="00122769"/>
    <w:rsid w:val="00123D04"/>
    <w:rsid w:val="00124496"/>
    <w:rsid w:val="00124F13"/>
    <w:rsid w:val="001266B6"/>
    <w:rsid w:val="001273EA"/>
    <w:rsid w:val="00130C47"/>
    <w:rsid w:val="00131404"/>
    <w:rsid w:val="00131AE8"/>
    <w:rsid w:val="00132C6C"/>
    <w:rsid w:val="0013308F"/>
    <w:rsid w:val="001343C0"/>
    <w:rsid w:val="00136284"/>
    <w:rsid w:val="00141E26"/>
    <w:rsid w:val="00143E18"/>
    <w:rsid w:val="00145784"/>
    <w:rsid w:val="00145E04"/>
    <w:rsid w:val="00146A44"/>
    <w:rsid w:val="00146E70"/>
    <w:rsid w:val="001505CF"/>
    <w:rsid w:val="00151901"/>
    <w:rsid w:val="00152658"/>
    <w:rsid w:val="00152F5E"/>
    <w:rsid w:val="00156958"/>
    <w:rsid w:val="00156FC7"/>
    <w:rsid w:val="00160AE2"/>
    <w:rsid w:val="00161E98"/>
    <w:rsid w:val="00162988"/>
    <w:rsid w:val="0016379A"/>
    <w:rsid w:val="00165B58"/>
    <w:rsid w:val="0016666B"/>
    <w:rsid w:val="001668BC"/>
    <w:rsid w:val="0016714C"/>
    <w:rsid w:val="0016746F"/>
    <w:rsid w:val="00167A90"/>
    <w:rsid w:val="00167FBF"/>
    <w:rsid w:val="0017106C"/>
    <w:rsid w:val="001734E9"/>
    <w:rsid w:val="00174BA9"/>
    <w:rsid w:val="00174FAE"/>
    <w:rsid w:val="001754B1"/>
    <w:rsid w:val="00176845"/>
    <w:rsid w:val="0017687E"/>
    <w:rsid w:val="00176D12"/>
    <w:rsid w:val="0017784F"/>
    <w:rsid w:val="001805FD"/>
    <w:rsid w:val="00180791"/>
    <w:rsid w:val="00180945"/>
    <w:rsid w:val="00181C14"/>
    <w:rsid w:val="00182817"/>
    <w:rsid w:val="00185879"/>
    <w:rsid w:val="001876DA"/>
    <w:rsid w:val="00190108"/>
    <w:rsid w:val="001910F8"/>
    <w:rsid w:val="0019142A"/>
    <w:rsid w:val="00192959"/>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41BA"/>
    <w:rsid w:val="001B4AE9"/>
    <w:rsid w:val="001B5646"/>
    <w:rsid w:val="001B7FB3"/>
    <w:rsid w:val="001C1104"/>
    <w:rsid w:val="001C1730"/>
    <w:rsid w:val="001C2D6F"/>
    <w:rsid w:val="001C38C2"/>
    <w:rsid w:val="001C3E28"/>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A0"/>
    <w:rsid w:val="001E7732"/>
    <w:rsid w:val="001F0274"/>
    <w:rsid w:val="001F07A4"/>
    <w:rsid w:val="001F0FFF"/>
    <w:rsid w:val="001F3665"/>
    <w:rsid w:val="001F37C4"/>
    <w:rsid w:val="001F4153"/>
    <w:rsid w:val="001F45F1"/>
    <w:rsid w:val="001F475B"/>
    <w:rsid w:val="001F5256"/>
    <w:rsid w:val="001F5A2E"/>
    <w:rsid w:val="001F6E49"/>
    <w:rsid w:val="001F704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CD0"/>
    <w:rsid w:val="0024077D"/>
    <w:rsid w:val="002412E5"/>
    <w:rsid w:val="0024198F"/>
    <w:rsid w:val="00242F17"/>
    <w:rsid w:val="00243549"/>
    <w:rsid w:val="00243E2C"/>
    <w:rsid w:val="002452E3"/>
    <w:rsid w:val="0024593C"/>
    <w:rsid w:val="00250C33"/>
    <w:rsid w:val="00252185"/>
    <w:rsid w:val="00252CB9"/>
    <w:rsid w:val="002545CA"/>
    <w:rsid w:val="002554A9"/>
    <w:rsid w:val="002554C0"/>
    <w:rsid w:val="0025682D"/>
    <w:rsid w:val="00257B8E"/>
    <w:rsid w:val="0026033D"/>
    <w:rsid w:val="0026048D"/>
    <w:rsid w:val="00260B02"/>
    <w:rsid w:val="00261076"/>
    <w:rsid w:val="002611BE"/>
    <w:rsid w:val="0026224F"/>
    <w:rsid w:val="00262BC5"/>
    <w:rsid w:val="00263DC1"/>
    <w:rsid w:val="00264EE8"/>
    <w:rsid w:val="00266F8F"/>
    <w:rsid w:val="00267A9F"/>
    <w:rsid w:val="002736F5"/>
    <w:rsid w:val="00273FC0"/>
    <w:rsid w:val="00274FC3"/>
    <w:rsid w:val="002754D2"/>
    <w:rsid w:val="00277143"/>
    <w:rsid w:val="002773C7"/>
    <w:rsid w:val="002855D6"/>
    <w:rsid w:val="00285791"/>
    <w:rsid w:val="00287584"/>
    <w:rsid w:val="00290E98"/>
    <w:rsid w:val="00292A75"/>
    <w:rsid w:val="0029420D"/>
    <w:rsid w:val="00294C1D"/>
    <w:rsid w:val="00296A5E"/>
    <w:rsid w:val="00297C0C"/>
    <w:rsid w:val="002A0C66"/>
    <w:rsid w:val="002A0D68"/>
    <w:rsid w:val="002A17EC"/>
    <w:rsid w:val="002A2B94"/>
    <w:rsid w:val="002A2FF6"/>
    <w:rsid w:val="002A4698"/>
    <w:rsid w:val="002A4FB3"/>
    <w:rsid w:val="002A58AD"/>
    <w:rsid w:val="002A658E"/>
    <w:rsid w:val="002A7720"/>
    <w:rsid w:val="002A772A"/>
    <w:rsid w:val="002B2E37"/>
    <w:rsid w:val="002B42BF"/>
    <w:rsid w:val="002B7F08"/>
    <w:rsid w:val="002C2D96"/>
    <w:rsid w:val="002C4371"/>
    <w:rsid w:val="002C5217"/>
    <w:rsid w:val="002C5765"/>
    <w:rsid w:val="002C5BFE"/>
    <w:rsid w:val="002C7D8D"/>
    <w:rsid w:val="002D1682"/>
    <w:rsid w:val="002D1F5C"/>
    <w:rsid w:val="002E0397"/>
    <w:rsid w:val="002E33EC"/>
    <w:rsid w:val="002E3961"/>
    <w:rsid w:val="002E3F81"/>
    <w:rsid w:val="002E44F0"/>
    <w:rsid w:val="002E4C60"/>
    <w:rsid w:val="002E4CDE"/>
    <w:rsid w:val="002E4DE2"/>
    <w:rsid w:val="002E4FAE"/>
    <w:rsid w:val="002E5598"/>
    <w:rsid w:val="002E7D09"/>
    <w:rsid w:val="002F14D2"/>
    <w:rsid w:val="002F2B80"/>
    <w:rsid w:val="002F3F68"/>
    <w:rsid w:val="002F4658"/>
    <w:rsid w:val="002F49F5"/>
    <w:rsid w:val="002F4A6E"/>
    <w:rsid w:val="002F4DC5"/>
    <w:rsid w:val="002F6A0C"/>
    <w:rsid w:val="002F6D34"/>
    <w:rsid w:val="002F7093"/>
    <w:rsid w:val="002F753E"/>
    <w:rsid w:val="00300CD8"/>
    <w:rsid w:val="003018AC"/>
    <w:rsid w:val="00303180"/>
    <w:rsid w:val="00304262"/>
    <w:rsid w:val="00305856"/>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21373"/>
    <w:rsid w:val="00321590"/>
    <w:rsid w:val="00321DA9"/>
    <w:rsid w:val="0032273D"/>
    <w:rsid w:val="003231BD"/>
    <w:rsid w:val="003239BA"/>
    <w:rsid w:val="003257F8"/>
    <w:rsid w:val="00327C97"/>
    <w:rsid w:val="003301C2"/>
    <w:rsid w:val="0033375D"/>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4E5E"/>
    <w:rsid w:val="00365F79"/>
    <w:rsid w:val="00367067"/>
    <w:rsid w:val="00370A14"/>
    <w:rsid w:val="00373407"/>
    <w:rsid w:val="00373ACD"/>
    <w:rsid w:val="003747E1"/>
    <w:rsid w:val="0037567B"/>
    <w:rsid w:val="00376963"/>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B07"/>
    <w:rsid w:val="003A6601"/>
    <w:rsid w:val="003A6E74"/>
    <w:rsid w:val="003A7C72"/>
    <w:rsid w:val="003B1420"/>
    <w:rsid w:val="003B22D7"/>
    <w:rsid w:val="003B29B1"/>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7230"/>
    <w:rsid w:val="003F75AF"/>
    <w:rsid w:val="004000D5"/>
    <w:rsid w:val="004001DC"/>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3062"/>
    <w:rsid w:val="00416A32"/>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7BDD"/>
    <w:rsid w:val="004508FE"/>
    <w:rsid w:val="00452C20"/>
    <w:rsid w:val="00452DCF"/>
    <w:rsid w:val="00453854"/>
    <w:rsid w:val="00453A9A"/>
    <w:rsid w:val="004565A9"/>
    <w:rsid w:val="004566FC"/>
    <w:rsid w:val="00457B55"/>
    <w:rsid w:val="00461017"/>
    <w:rsid w:val="004613C7"/>
    <w:rsid w:val="00461892"/>
    <w:rsid w:val="00462AFB"/>
    <w:rsid w:val="00463270"/>
    <w:rsid w:val="00463A1C"/>
    <w:rsid w:val="00464B7F"/>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319E"/>
    <w:rsid w:val="00486F73"/>
    <w:rsid w:val="00492230"/>
    <w:rsid w:val="00494A58"/>
    <w:rsid w:val="00494FE8"/>
    <w:rsid w:val="00495116"/>
    <w:rsid w:val="0049545B"/>
    <w:rsid w:val="004960CC"/>
    <w:rsid w:val="004A04FD"/>
    <w:rsid w:val="004A11D9"/>
    <w:rsid w:val="004A1BC7"/>
    <w:rsid w:val="004A2303"/>
    <w:rsid w:val="004A2551"/>
    <w:rsid w:val="004A3366"/>
    <w:rsid w:val="004A4077"/>
    <w:rsid w:val="004A5074"/>
    <w:rsid w:val="004A5369"/>
    <w:rsid w:val="004A5D7D"/>
    <w:rsid w:val="004B16A0"/>
    <w:rsid w:val="004B2C0D"/>
    <w:rsid w:val="004B6C03"/>
    <w:rsid w:val="004B711E"/>
    <w:rsid w:val="004C0459"/>
    <w:rsid w:val="004C2047"/>
    <w:rsid w:val="004C3449"/>
    <w:rsid w:val="004C3F52"/>
    <w:rsid w:val="004C40E0"/>
    <w:rsid w:val="004C44F5"/>
    <w:rsid w:val="004C4565"/>
    <w:rsid w:val="004C67C0"/>
    <w:rsid w:val="004D0817"/>
    <w:rsid w:val="004D1163"/>
    <w:rsid w:val="004D134D"/>
    <w:rsid w:val="004D14C7"/>
    <w:rsid w:val="004D2342"/>
    <w:rsid w:val="004D2A65"/>
    <w:rsid w:val="004D3AAB"/>
    <w:rsid w:val="004D3C7F"/>
    <w:rsid w:val="004D5642"/>
    <w:rsid w:val="004D68DE"/>
    <w:rsid w:val="004D6DF0"/>
    <w:rsid w:val="004E2671"/>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F15"/>
    <w:rsid w:val="004F7FD8"/>
    <w:rsid w:val="0050154B"/>
    <w:rsid w:val="00501DC4"/>
    <w:rsid w:val="005024A4"/>
    <w:rsid w:val="005024AE"/>
    <w:rsid w:val="005028B3"/>
    <w:rsid w:val="00502DC7"/>
    <w:rsid w:val="00503D85"/>
    <w:rsid w:val="00503DE0"/>
    <w:rsid w:val="005050EC"/>
    <w:rsid w:val="00505130"/>
    <w:rsid w:val="00506AF4"/>
    <w:rsid w:val="00510463"/>
    <w:rsid w:val="00510FD2"/>
    <w:rsid w:val="0051105A"/>
    <w:rsid w:val="0051175E"/>
    <w:rsid w:val="0051208B"/>
    <w:rsid w:val="005130C5"/>
    <w:rsid w:val="00514A85"/>
    <w:rsid w:val="00516469"/>
    <w:rsid w:val="00516C02"/>
    <w:rsid w:val="005179F4"/>
    <w:rsid w:val="00517A53"/>
    <w:rsid w:val="00520742"/>
    <w:rsid w:val="0052102A"/>
    <w:rsid w:val="00521EEA"/>
    <w:rsid w:val="00523C75"/>
    <w:rsid w:val="005259CD"/>
    <w:rsid w:val="00530793"/>
    <w:rsid w:val="00530F84"/>
    <w:rsid w:val="00534095"/>
    <w:rsid w:val="0053420F"/>
    <w:rsid w:val="0053484F"/>
    <w:rsid w:val="0053508A"/>
    <w:rsid w:val="005357E1"/>
    <w:rsid w:val="00541571"/>
    <w:rsid w:val="0054215F"/>
    <w:rsid w:val="005424BC"/>
    <w:rsid w:val="00542862"/>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71673"/>
    <w:rsid w:val="0057228F"/>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329"/>
    <w:rsid w:val="005A7A30"/>
    <w:rsid w:val="005B03DF"/>
    <w:rsid w:val="005B0A2B"/>
    <w:rsid w:val="005B25ED"/>
    <w:rsid w:val="005B36C6"/>
    <w:rsid w:val="005B39FC"/>
    <w:rsid w:val="005B40DC"/>
    <w:rsid w:val="005B4B00"/>
    <w:rsid w:val="005B5156"/>
    <w:rsid w:val="005B69E7"/>
    <w:rsid w:val="005B71EA"/>
    <w:rsid w:val="005B744E"/>
    <w:rsid w:val="005B771B"/>
    <w:rsid w:val="005C2298"/>
    <w:rsid w:val="005C41BF"/>
    <w:rsid w:val="005C42CF"/>
    <w:rsid w:val="005C5FCB"/>
    <w:rsid w:val="005C6E29"/>
    <w:rsid w:val="005C776A"/>
    <w:rsid w:val="005D0E66"/>
    <w:rsid w:val="005D0FB3"/>
    <w:rsid w:val="005D2340"/>
    <w:rsid w:val="005D23BE"/>
    <w:rsid w:val="005D4926"/>
    <w:rsid w:val="005D5BB7"/>
    <w:rsid w:val="005D7922"/>
    <w:rsid w:val="005D7A85"/>
    <w:rsid w:val="005E0E67"/>
    <w:rsid w:val="005E329F"/>
    <w:rsid w:val="005E32A5"/>
    <w:rsid w:val="005E3707"/>
    <w:rsid w:val="005E4E2B"/>
    <w:rsid w:val="005E69CF"/>
    <w:rsid w:val="005E7132"/>
    <w:rsid w:val="005E752C"/>
    <w:rsid w:val="005F12EF"/>
    <w:rsid w:val="005F2A56"/>
    <w:rsid w:val="005F2B9B"/>
    <w:rsid w:val="005F2F3B"/>
    <w:rsid w:val="005F3783"/>
    <w:rsid w:val="005F37D8"/>
    <w:rsid w:val="005F3838"/>
    <w:rsid w:val="005F4556"/>
    <w:rsid w:val="005F54DC"/>
    <w:rsid w:val="005F6563"/>
    <w:rsid w:val="005F7E2C"/>
    <w:rsid w:val="00600D04"/>
    <w:rsid w:val="0060130A"/>
    <w:rsid w:val="00602B35"/>
    <w:rsid w:val="00602B6B"/>
    <w:rsid w:val="00603B57"/>
    <w:rsid w:val="00603BCA"/>
    <w:rsid w:val="0060525A"/>
    <w:rsid w:val="0060531B"/>
    <w:rsid w:val="00605BD6"/>
    <w:rsid w:val="00606AED"/>
    <w:rsid w:val="00607D56"/>
    <w:rsid w:val="00610AD2"/>
    <w:rsid w:val="00611F5E"/>
    <w:rsid w:val="006124E6"/>
    <w:rsid w:val="006126B3"/>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7323"/>
    <w:rsid w:val="00637860"/>
    <w:rsid w:val="00641AF0"/>
    <w:rsid w:val="00643BB4"/>
    <w:rsid w:val="00644452"/>
    <w:rsid w:val="0064457B"/>
    <w:rsid w:val="0064674D"/>
    <w:rsid w:val="00647252"/>
    <w:rsid w:val="00650B40"/>
    <w:rsid w:val="00651062"/>
    <w:rsid w:val="00651564"/>
    <w:rsid w:val="00651FB2"/>
    <w:rsid w:val="00652AC7"/>
    <w:rsid w:val="00654669"/>
    <w:rsid w:val="00655358"/>
    <w:rsid w:val="00661B1E"/>
    <w:rsid w:val="00661BB4"/>
    <w:rsid w:val="00662D9A"/>
    <w:rsid w:val="006633AD"/>
    <w:rsid w:val="00664921"/>
    <w:rsid w:val="00665BF4"/>
    <w:rsid w:val="00670CE3"/>
    <w:rsid w:val="00670EC7"/>
    <w:rsid w:val="00671DC6"/>
    <w:rsid w:val="00671E7D"/>
    <w:rsid w:val="00673042"/>
    <w:rsid w:val="0067689E"/>
    <w:rsid w:val="00680088"/>
    <w:rsid w:val="0068134B"/>
    <w:rsid w:val="00681F09"/>
    <w:rsid w:val="006824BA"/>
    <w:rsid w:val="00682E67"/>
    <w:rsid w:val="00682EB0"/>
    <w:rsid w:val="00685383"/>
    <w:rsid w:val="006854A4"/>
    <w:rsid w:val="006929D9"/>
    <w:rsid w:val="00692D95"/>
    <w:rsid w:val="00692E8C"/>
    <w:rsid w:val="006934E5"/>
    <w:rsid w:val="00694955"/>
    <w:rsid w:val="006965AD"/>
    <w:rsid w:val="00696668"/>
    <w:rsid w:val="00696DE6"/>
    <w:rsid w:val="0069733D"/>
    <w:rsid w:val="006A059D"/>
    <w:rsid w:val="006A09FB"/>
    <w:rsid w:val="006A0A4C"/>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D0B0D"/>
    <w:rsid w:val="006D115E"/>
    <w:rsid w:val="006D1A39"/>
    <w:rsid w:val="006D1CDB"/>
    <w:rsid w:val="006D1F52"/>
    <w:rsid w:val="006D2083"/>
    <w:rsid w:val="006D2DB9"/>
    <w:rsid w:val="006D3143"/>
    <w:rsid w:val="006D410D"/>
    <w:rsid w:val="006D42B5"/>
    <w:rsid w:val="006D7E94"/>
    <w:rsid w:val="006E1126"/>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701412"/>
    <w:rsid w:val="00702978"/>
    <w:rsid w:val="00704188"/>
    <w:rsid w:val="0070469D"/>
    <w:rsid w:val="007048AF"/>
    <w:rsid w:val="00705B84"/>
    <w:rsid w:val="007077B2"/>
    <w:rsid w:val="00707A42"/>
    <w:rsid w:val="00707E3F"/>
    <w:rsid w:val="00712E39"/>
    <w:rsid w:val="00713F87"/>
    <w:rsid w:val="00714847"/>
    <w:rsid w:val="0071557B"/>
    <w:rsid w:val="00720950"/>
    <w:rsid w:val="007217A9"/>
    <w:rsid w:val="00721ED8"/>
    <w:rsid w:val="007223F0"/>
    <w:rsid w:val="007233D6"/>
    <w:rsid w:val="00724217"/>
    <w:rsid w:val="00724226"/>
    <w:rsid w:val="00724680"/>
    <w:rsid w:val="00726356"/>
    <w:rsid w:val="0072641F"/>
    <w:rsid w:val="00727E9B"/>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62ABB"/>
    <w:rsid w:val="0076378F"/>
    <w:rsid w:val="00763825"/>
    <w:rsid w:val="00764465"/>
    <w:rsid w:val="00764B5F"/>
    <w:rsid w:val="007655FC"/>
    <w:rsid w:val="007657EB"/>
    <w:rsid w:val="0077162C"/>
    <w:rsid w:val="00771920"/>
    <w:rsid w:val="00772531"/>
    <w:rsid w:val="0077284C"/>
    <w:rsid w:val="00774847"/>
    <w:rsid w:val="00776444"/>
    <w:rsid w:val="00780D35"/>
    <w:rsid w:val="007816AA"/>
    <w:rsid w:val="00782319"/>
    <w:rsid w:val="00782C8F"/>
    <w:rsid w:val="007836E6"/>
    <w:rsid w:val="00784530"/>
    <w:rsid w:val="00785965"/>
    <w:rsid w:val="00785C4C"/>
    <w:rsid w:val="007862FA"/>
    <w:rsid w:val="00786405"/>
    <w:rsid w:val="00787227"/>
    <w:rsid w:val="007902A9"/>
    <w:rsid w:val="00791079"/>
    <w:rsid w:val="00792201"/>
    <w:rsid w:val="00795E96"/>
    <w:rsid w:val="00796152"/>
    <w:rsid w:val="00797CAA"/>
    <w:rsid w:val="007A02F0"/>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FD"/>
    <w:rsid w:val="00802B74"/>
    <w:rsid w:val="00802E81"/>
    <w:rsid w:val="008071E5"/>
    <w:rsid w:val="00807267"/>
    <w:rsid w:val="00807CE5"/>
    <w:rsid w:val="00807DD4"/>
    <w:rsid w:val="0081140B"/>
    <w:rsid w:val="008125BE"/>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5A19"/>
    <w:rsid w:val="00846033"/>
    <w:rsid w:val="0084714F"/>
    <w:rsid w:val="008474C9"/>
    <w:rsid w:val="00851625"/>
    <w:rsid w:val="008537D1"/>
    <w:rsid w:val="008539F0"/>
    <w:rsid w:val="008540FF"/>
    <w:rsid w:val="008544FE"/>
    <w:rsid w:val="00855E08"/>
    <w:rsid w:val="00856C0B"/>
    <w:rsid w:val="00860B2E"/>
    <w:rsid w:val="00860F96"/>
    <w:rsid w:val="00861EA9"/>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3F1D"/>
    <w:rsid w:val="008844BD"/>
    <w:rsid w:val="00884DB1"/>
    <w:rsid w:val="0088535B"/>
    <w:rsid w:val="00885DE5"/>
    <w:rsid w:val="00891E4E"/>
    <w:rsid w:val="00894665"/>
    <w:rsid w:val="00896670"/>
    <w:rsid w:val="0089667E"/>
    <w:rsid w:val="00897847"/>
    <w:rsid w:val="008979DD"/>
    <w:rsid w:val="00897C3E"/>
    <w:rsid w:val="008A167D"/>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3953"/>
    <w:rsid w:val="008D56BA"/>
    <w:rsid w:val="008D6C53"/>
    <w:rsid w:val="008D7ED7"/>
    <w:rsid w:val="008E28FB"/>
    <w:rsid w:val="008E306C"/>
    <w:rsid w:val="008E3720"/>
    <w:rsid w:val="008E4099"/>
    <w:rsid w:val="008E4654"/>
    <w:rsid w:val="008E57DC"/>
    <w:rsid w:val="008E7BA0"/>
    <w:rsid w:val="008F00AD"/>
    <w:rsid w:val="008F16FF"/>
    <w:rsid w:val="008F2E65"/>
    <w:rsid w:val="008F32CB"/>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4974"/>
    <w:rsid w:val="009177FF"/>
    <w:rsid w:val="0091791E"/>
    <w:rsid w:val="0092067E"/>
    <w:rsid w:val="0092068A"/>
    <w:rsid w:val="00920FF1"/>
    <w:rsid w:val="00921D87"/>
    <w:rsid w:val="00923BD5"/>
    <w:rsid w:val="00923C48"/>
    <w:rsid w:val="009325CE"/>
    <w:rsid w:val="00932BD5"/>
    <w:rsid w:val="00935167"/>
    <w:rsid w:val="00937AF1"/>
    <w:rsid w:val="009407EE"/>
    <w:rsid w:val="0094173C"/>
    <w:rsid w:val="00942430"/>
    <w:rsid w:val="00942708"/>
    <w:rsid w:val="0094330D"/>
    <w:rsid w:val="00943F70"/>
    <w:rsid w:val="009457A0"/>
    <w:rsid w:val="00947DBC"/>
    <w:rsid w:val="00950EDB"/>
    <w:rsid w:val="00950FA9"/>
    <w:rsid w:val="00952D9C"/>
    <w:rsid w:val="009542B2"/>
    <w:rsid w:val="0095438D"/>
    <w:rsid w:val="00954E6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87F8E"/>
    <w:rsid w:val="00990906"/>
    <w:rsid w:val="009917CE"/>
    <w:rsid w:val="00991C6F"/>
    <w:rsid w:val="00991C78"/>
    <w:rsid w:val="00993E8C"/>
    <w:rsid w:val="00995292"/>
    <w:rsid w:val="009952E8"/>
    <w:rsid w:val="00995DC6"/>
    <w:rsid w:val="0099753F"/>
    <w:rsid w:val="00997E51"/>
    <w:rsid w:val="009A08A6"/>
    <w:rsid w:val="009A096C"/>
    <w:rsid w:val="009A0CFD"/>
    <w:rsid w:val="009A1883"/>
    <w:rsid w:val="009A36CE"/>
    <w:rsid w:val="009A421A"/>
    <w:rsid w:val="009A442F"/>
    <w:rsid w:val="009A475F"/>
    <w:rsid w:val="009A5D28"/>
    <w:rsid w:val="009A7090"/>
    <w:rsid w:val="009B0615"/>
    <w:rsid w:val="009B1940"/>
    <w:rsid w:val="009B275D"/>
    <w:rsid w:val="009B283A"/>
    <w:rsid w:val="009B2E74"/>
    <w:rsid w:val="009B30D5"/>
    <w:rsid w:val="009B4781"/>
    <w:rsid w:val="009B7A5F"/>
    <w:rsid w:val="009C0E80"/>
    <w:rsid w:val="009C1AC8"/>
    <w:rsid w:val="009C2FC1"/>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05CD2"/>
    <w:rsid w:val="00A10491"/>
    <w:rsid w:val="00A106AC"/>
    <w:rsid w:val="00A10B0F"/>
    <w:rsid w:val="00A1135E"/>
    <w:rsid w:val="00A13D22"/>
    <w:rsid w:val="00A16AC7"/>
    <w:rsid w:val="00A2095E"/>
    <w:rsid w:val="00A209D9"/>
    <w:rsid w:val="00A20EA3"/>
    <w:rsid w:val="00A217AF"/>
    <w:rsid w:val="00A227DA"/>
    <w:rsid w:val="00A237C7"/>
    <w:rsid w:val="00A24CA7"/>
    <w:rsid w:val="00A2504D"/>
    <w:rsid w:val="00A25BFD"/>
    <w:rsid w:val="00A27612"/>
    <w:rsid w:val="00A311CD"/>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5F06"/>
    <w:rsid w:val="00A82F83"/>
    <w:rsid w:val="00A834C0"/>
    <w:rsid w:val="00A85AD2"/>
    <w:rsid w:val="00A860FB"/>
    <w:rsid w:val="00A869BC"/>
    <w:rsid w:val="00A87EFB"/>
    <w:rsid w:val="00A92649"/>
    <w:rsid w:val="00A92732"/>
    <w:rsid w:val="00A927F7"/>
    <w:rsid w:val="00A92D38"/>
    <w:rsid w:val="00A92E54"/>
    <w:rsid w:val="00A93465"/>
    <w:rsid w:val="00A94197"/>
    <w:rsid w:val="00A9605A"/>
    <w:rsid w:val="00AA0B3E"/>
    <w:rsid w:val="00AA1780"/>
    <w:rsid w:val="00AA2345"/>
    <w:rsid w:val="00AA353E"/>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C0413"/>
    <w:rsid w:val="00AC2FDE"/>
    <w:rsid w:val="00AC4D0E"/>
    <w:rsid w:val="00AC5EFA"/>
    <w:rsid w:val="00AC6A7C"/>
    <w:rsid w:val="00AC6B2D"/>
    <w:rsid w:val="00AD1745"/>
    <w:rsid w:val="00AD19F6"/>
    <w:rsid w:val="00AD2D64"/>
    <w:rsid w:val="00AD2DD2"/>
    <w:rsid w:val="00AD3B38"/>
    <w:rsid w:val="00AD3B42"/>
    <w:rsid w:val="00AD4712"/>
    <w:rsid w:val="00AD60E9"/>
    <w:rsid w:val="00AE004C"/>
    <w:rsid w:val="00AE0241"/>
    <w:rsid w:val="00AE077A"/>
    <w:rsid w:val="00AE3126"/>
    <w:rsid w:val="00AE4643"/>
    <w:rsid w:val="00AE5B81"/>
    <w:rsid w:val="00AE5FBB"/>
    <w:rsid w:val="00AE66F2"/>
    <w:rsid w:val="00AE7643"/>
    <w:rsid w:val="00AF0F6F"/>
    <w:rsid w:val="00AF191B"/>
    <w:rsid w:val="00AF2479"/>
    <w:rsid w:val="00AF3AE1"/>
    <w:rsid w:val="00AF5B75"/>
    <w:rsid w:val="00AF664C"/>
    <w:rsid w:val="00AF7D87"/>
    <w:rsid w:val="00B001EE"/>
    <w:rsid w:val="00B007A6"/>
    <w:rsid w:val="00B007F7"/>
    <w:rsid w:val="00B00E97"/>
    <w:rsid w:val="00B01DD4"/>
    <w:rsid w:val="00B01E96"/>
    <w:rsid w:val="00B050CA"/>
    <w:rsid w:val="00B05DC7"/>
    <w:rsid w:val="00B066BB"/>
    <w:rsid w:val="00B11556"/>
    <w:rsid w:val="00B128A3"/>
    <w:rsid w:val="00B139B4"/>
    <w:rsid w:val="00B143C0"/>
    <w:rsid w:val="00B14BE3"/>
    <w:rsid w:val="00B15041"/>
    <w:rsid w:val="00B152A1"/>
    <w:rsid w:val="00B15E8B"/>
    <w:rsid w:val="00B166CB"/>
    <w:rsid w:val="00B17AA3"/>
    <w:rsid w:val="00B17B1A"/>
    <w:rsid w:val="00B20CE8"/>
    <w:rsid w:val="00B23634"/>
    <w:rsid w:val="00B2488E"/>
    <w:rsid w:val="00B26B68"/>
    <w:rsid w:val="00B31621"/>
    <w:rsid w:val="00B3486D"/>
    <w:rsid w:val="00B35131"/>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485E"/>
    <w:rsid w:val="00B648FB"/>
    <w:rsid w:val="00B654F3"/>
    <w:rsid w:val="00B675A5"/>
    <w:rsid w:val="00B70782"/>
    <w:rsid w:val="00B70EE0"/>
    <w:rsid w:val="00B717BD"/>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EDC"/>
    <w:rsid w:val="00B96BA7"/>
    <w:rsid w:val="00B97049"/>
    <w:rsid w:val="00BA156D"/>
    <w:rsid w:val="00BA15DC"/>
    <w:rsid w:val="00BA1AAB"/>
    <w:rsid w:val="00BA1EA5"/>
    <w:rsid w:val="00BA2C5F"/>
    <w:rsid w:val="00BA6511"/>
    <w:rsid w:val="00BA697B"/>
    <w:rsid w:val="00BA6BAA"/>
    <w:rsid w:val="00BA6CEE"/>
    <w:rsid w:val="00BA717C"/>
    <w:rsid w:val="00BA7AAF"/>
    <w:rsid w:val="00BB050A"/>
    <w:rsid w:val="00BB0E8E"/>
    <w:rsid w:val="00BB11F8"/>
    <w:rsid w:val="00BB15BD"/>
    <w:rsid w:val="00BB1DF1"/>
    <w:rsid w:val="00BB2EFB"/>
    <w:rsid w:val="00BB30EA"/>
    <w:rsid w:val="00BB3FAB"/>
    <w:rsid w:val="00BB4651"/>
    <w:rsid w:val="00BB465E"/>
    <w:rsid w:val="00BB6621"/>
    <w:rsid w:val="00BB6664"/>
    <w:rsid w:val="00BB6AF6"/>
    <w:rsid w:val="00BB739D"/>
    <w:rsid w:val="00BC0491"/>
    <w:rsid w:val="00BC0CCE"/>
    <w:rsid w:val="00BC0FB2"/>
    <w:rsid w:val="00BC1571"/>
    <w:rsid w:val="00BC1E9B"/>
    <w:rsid w:val="00BC2412"/>
    <w:rsid w:val="00BC2A9E"/>
    <w:rsid w:val="00BC3F26"/>
    <w:rsid w:val="00BC4DCA"/>
    <w:rsid w:val="00BC59CA"/>
    <w:rsid w:val="00BC64C6"/>
    <w:rsid w:val="00BC6569"/>
    <w:rsid w:val="00BC6B2F"/>
    <w:rsid w:val="00BC7092"/>
    <w:rsid w:val="00BC7B29"/>
    <w:rsid w:val="00BC7CC1"/>
    <w:rsid w:val="00BD0F84"/>
    <w:rsid w:val="00BD2507"/>
    <w:rsid w:val="00BD35C4"/>
    <w:rsid w:val="00BD3A13"/>
    <w:rsid w:val="00BD463F"/>
    <w:rsid w:val="00BD46D9"/>
    <w:rsid w:val="00BD4A20"/>
    <w:rsid w:val="00BD57A3"/>
    <w:rsid w:val="00BD6258"/>
    <w:rsid w:val="00BE31C6"/>
    <w:rsid w:val="00BE31F9"/>
    <w:rsid w:val="00BE4125"/>
    <w:rsid w:val="00BE456B"/>
    <w:rsid w:val="00BE5840"/>
    <w:rsid w:val="00BE68D2"/>
    <w:rsid w:val="00BE7C5B"/>
    <w:rsid w:val="00BE7FCD"/>
    <w:rsid w:val="00BF0B90"/>
    <w:rsid w:val="00BF1D1B"/>
    <w:rsid w:val="00BF2101"/>
    <w:rsid w:val="00BF2C86"/>
    <w:rsid w:val="00BF362D"/>
    <w:rsid w:val="00BF4F62"/>
    <w:rsid w:val="00BF599D"/>
    <w:rsid w:val="00BF7A75"/>
    <w:rsid w:val="00C00127"/>
    <w:rsid w:val="00C02149"/>
    <w:rsid w:val="00C023B9"/>
    <w:rsid w:val="00C031A2"/>
    <w:rsid w:val="00C05BF3"/>
    <w:rsid w:val="00C060D1"/>
    <w:rsid w:val="00C06CD4"/>
    <w:rsid w:val="00C07275"/>
    <w:rsid w:val="00C072F3"/>
    <w:rsid w:val="00C10593"/>
    <w:rsid w:val="00C112F9"/>
    <w:rsid w:val="00C1445B"/>
    <w:rsid w:val="00C14E6E"/>
    <w:rsid w:val="00C200FC"/>
    <w:rsid w:val="00C20DA6"/>
    <w:rsid w:val="00C2345C"/>
    <w:rsid w:val="00C248AC"/>
    <w:rsid w:val="00C25541"/>
    <w:rsid w:val="00C25AA4"/>
    <w:rsid w:val="00C27011"/>
    <w:rsid w:val="00C270D0"/>
    <w:rsid w:val="00C276B2"/>
    <w:rsid w:val="00C30799"/>
    <w:rsid w:val="00C33FFB"/>
    <w:rsid w:val="00C3413F"/>
    <w:rsid w:val="00C345AC"/>
    <w:rsid w:val="00C34B7F"/>
    <w:rsid w:val="00C36D90"/>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40BA"/>
    <w:rsid w:val="00C55816"/>
    <w:rsid w:val="00C5765A"/>
    <w:rsid w:val="00C61364"/>
    <w:rsid w:val="00C62870"/>
    <w:rsid w:val="00C64DDC"/>
    <w:rsid w:val="00C659B7"/>
    <w:rsid w:val="00C65E19"/>
    <w:rsid w:val="00C65E56"/>
    <w:rsid w:val="00C66A15"/>
    <w:rsid w:val="00C70422"/>
    <w:rsid w:val="00C71A61"/>
    <w:rsid w:val="00C73948"/>
    <w:rsid w:val="00C757C4"/>
    <w:rsid w:val="00C77FA7"/>
    <w:rsid w:val="00C80001"/>
    <w:rsid w:val="00C803DD"/>
    <w:rsid w:val="00C829B2"/>
    <w:rsid w:val="00C8324B"/>
    <w:rsid w:val="00C83454"/>
    <w:rsid w:val="00C8394A"/>
    <w:rsid w:val="00C83C83"/>
    <w:rsid w:val="00C844E2"/>
    <w:rsid w:val="00C845EF"/>
    <w:rsid w:val="00C85C3F"/>
    <w:rsid w:val="00C86276"/>
    <w:rsid w:val="00C8683B"/>
    <w:rsid w:val="00C86BC6"/>
    <w:rsid w:val="00C8708D"/>
    <w:rsid w:val="00C918AA"/>
    <w:rsid w:val="00C92E67"/>
    <w:rsid w:val="00C93B13"/>
    <w:rsid w:val="00C95829"/>
    <w:rsid w:val="00C974B6"/>
    <w:rsid w:val="00CA0FA0"/>
    <w:rsid w:val="00CA1682"/>
    <w:rsid w:val="00CA2FE9"/>
    <w:rsid w:val="00CA729E"/>
    <w:rsid w:val="00CA73F8"/>
    <w:rsid w:val="00CB05AB"/>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5323"/>
    <w:rsid w:val="00CC571C"/>
    <w:rsid w:val="00CC574F"/>
    <w:rsid w:val="00CC7B7E"/>
    <w:rsid w:val="00CD0710"/>
    <w:rsid w:val="00CD0A63"/>
    <w:rsid w:val="00CD1234"/>
    <w:rsid w:val="00CD1276"/>
    <w:rsid w:val="00CD1702"/>
    <w:rsid w:val="00CD2887"/>
    <w:rsid w:val="00CD3165"/>
    <w:rsid w:val="00CD3864"/>
    <w:rsid w:val="00CD5FB0"/>
    <w:rsid w:val="00CD6295"/>
    <w:rsid w:val="00CD6F26"/>
    <w:rsid w:val="00CD71F4"/>
    <w:rsid w:val="00CD7E87"/>
    <w:rsid w:val="00CE1DCB"/>
    <w:rsid w:val="00CE317B"/>
    <w:rsid w:val="00CE3E2E"/>
    <w:rsid w:val="00CE3F4F"/>
    <w:rsid w:val="00CE4993"/>
    <w:rsid w:val="00CE6961"/>
    <w:rsid w:val="00CE77F8"/>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B0F"/>
    <w:rsid w:val="00D16B2E"/>
    <w:rsid w:val="00D208C5"/>
    <w:rsid w:val="00D21DED"/>
    <w:rsid w:val="00D225F7"/>
    <w:rsid w:val="00D22A57"/>
    <w:rsid w:val="00D22FD3"/>
    <w:rsid w:val="00D24DC4"/>
    <w:rsid w:val="00D257FF"/>
    <w:rsid w:val="00D26D29"/>
    <w:rsid w:val="00D31F7F"/>
    <w:rsid w:val="00D32C6C"/>
    <w:rsid w:val="00D349E0"/>
    <w:rsid w:val="00D34A10"/>
    <w:rsid w:val="00D35FA1"/>
    <w:rsid w:val="00D3784D"/>
    <w:rsid w:val="00D37EEA"/>
    <w:rsid w:val="00D435B3"/>
    <w:rsid w:val="00D44595"/>
    <w:rsid w:val="00D44AA8"/>
    <w:rsid w:val="00D47B6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2BC8"/>
    <w:rsid w:val="00DA2D75"/>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4B04"/>
    <w:rsid w:val="00DC6193"/>
    <w:rsid w:val="00DC662B"/>
    <w:rsid w:val="00DC7020"/>
    <w:rsid w:val="00DD2E2F"/>
    <w:rsid w:val="00DD303A"/>
    <w:rsid w:val="00DD3CAB"/>
    <w:rsid w:val="00DD3F33"/>
    <w:rsid w:val="00DD5199"/>
    <w:rsid w:val="00DD5A3A"/>
    <w:rsid w:val="00DD5A48"/>
    <w:rsid w:val="00DD61A0"/>
    <w:rsid w:val="00DD7CE7"/>
    <w:rsid w:val="00DE1306"/>
    <w:rsid w:val="00DE47D6"/>
    <w:rsid w:val="00DE5F29"/>
    <w:rsid w:val="00DE6C99"/>
    <w:rsid w:val="00DF072C"/>
    <w:rsid w:val="00DF0F82"/>
    <w:rsid w:val="00DF12D1"/>
    <w:rsid w:val="00DF172D"/>
    <w:rsid w:val="00DF21C5"/>
    <w:rsid w:val="00DF278B"/>
    <w:rsid w:val="00DF3FB6"/>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51AE"/>
    <w:rsid w:val="00E16C0A"/>
    <w:rsid w:val="00E20E63"/>
    <w:rsid w:val="00E22191"/>
    <w:rsid w:val="00E22C3E"/>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B0A"/>
    <w:rsid w:val="00E60F2F"/>
    <w:rsid w:val="00E6231C"/>
    <w:rsid w:val="00E62B75"/>
    <w:rsid w:val="00E63EAE"/>
    <w:rsid w:val="00E63F26"/>
    <w:rsid w:val="00E6459A"/>
    <w:rsid w:val="00E6481D"/>
    <w:rsid w:val="00E65190"/>
    <w:rsid w:val="00E65B73"/>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48ED"/>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AC"/>
    <w:rsid w:val="00ED27AF"/>
    <w:rsid w:val="00ED27C3"/>
    <w:rsid w:val="00ED3EB5"/>
    <w:rsid w:val="00ED4579"/>
    <w:rsid w:val="00ED6525"/>
    <w:rsid w:val="00ED673A"/>
    <w:rsid w:val="00ED6CCE"/>
    <w:rsid w:val="00ED7C0F"/>
    <w:rsid w:val="00EE0CA6"/>
    <w:rsid w:val="00EE14D8"/>
    <w:rsid w:val="00EE3B3A"/>
    <w:rsid w:val="00EE41FE"/>
    <w:rsid w:val="00EE5F55"/>
    <w:rsid w:val="00EE6B7E"/>
    <w:rsid w:val="00EE6FFE"/>
    <w:rsid w:val="00EF0C40"/>
    <w:rsid w:val="00EF0DEC"/>
    <w:rsid w:val="00EF12B4"/>
    <w:rsid w:val="00EF16B2"/>
    <w:rsid w:val="00EF21EF"/>
    <w:rsid w:val="00EF3762"/>
    <w:rsid w:val="00EF3A8C"/>
    <w:rsid w:val="00EF483A"/>
    <w:rsid w:val="00EF5A5E"/>
    <w:rsid w:val="00F00CDC"/>
    <w:rsid w:val="00F01090"/>
    <w:rsid w:val="00F01B41"/>
    <w:rsid w:val="00F03638"/>
    <w:rsid w:val="00F04E91"/>
    <w:rsid w:val="00F056CD"/>
    <w:rsid w:val="00F0641C"/>
    <w:rsid w:val="00F07326"/>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6A2"/>
    <w:rsid w:val="00F605C3"/>
    <w:rsid w:val="00F62450"/>
    <w:rsid w:val="00F62C99"/>
    <w:rsid w:val="00F636D9"/>
    <w:rsid w:val="00F63B6B"/>
    <w:rsid w:val="00F646E8"/>
    <w:rsid w:val="00F64D54"/>
    <w:rsid w:val="00F6506E"/>
    <w:rsid w:val="00F65391"/>
    <w:rsid w:val="00F6552A"/>
    <w:rsid w:val="00F65593"/>
    <w:rsid w:val="00F667B5"/>
    <w:rsid w:val="00F67345"/>
    <w:rsid w:val="00F70241"/>
    <w:rsid w:val="00F7024E"/>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90E96"/>
    <w:rsid w:val="00F92F33"/>
    <w:rsid w:val="00F93C04"/>
    <w:rsid w:val="00F959FB"/>
    <w:rsid w:val="00F96250"/>
    <w:rsid w:val="00F96A01"/>
    <w:rsid w:val="00F96B80"/>
    <w:rsid w:val="00FA1DA9"/>
    <w:rsid w:val="00FA24AD"/>
    <w:rsid w:val="00FA292F"/>
    <w:rsid w:val="00FA3045"/>
    <w:rsid w:val="00FA5554"/>
    <w:rsid w:val="00FA5998"/>
    <w:rsid w:val="00FA60A0"/>
    <w:rsid w:val="00FA65A5"/>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30FF"/>
    <w:rsid w:val="00FE46A6"/>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www.iihs.org/iihs/topics/t/teenagers/fatalityfacts/teenagers/2016"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796F1ED-9725-4344-8CCC-68151414E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24</Pages>
  <Words>21579</Words>
  <Characters>123003</Characters>
  <Application>Microsoft Macintosh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73</cp:revision>
  <dcterms:created xsi:type="dcterms:W3CDTF">2018-10-29T11:25:00Z</dcterms:created>
  <dcterms:modified xsi:type="dcterms:W3CDTF">2018-10-29T13:08:00Z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