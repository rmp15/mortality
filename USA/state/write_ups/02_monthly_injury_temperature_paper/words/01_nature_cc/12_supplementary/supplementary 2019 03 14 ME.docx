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  <w:bookmarkStart w:id="0" w:name="_GoBack"/>
      <w:bookmarkEnd w:id="0"/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>, Majid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Kontis: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EAE1FFA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4C3489AA" w:rsidR="00E37F85" w:rsidRDefault="00BF1424" w:rsidP="00F12B55">
      <w:pPr>
        <w:spacing w:line="480" w:lineRule="auto"/>
        <w:jc w:val="both"/>
        <w:rPr>
          <w:ins w:id="1" w:author="Ezzati, Majid" w:date="2019-03-14T21:46:00Z"/>
          <w:color w:val="000000" w:themeColor="text1"/>
        </w:rPr>
      </w:pPr>
      <w:commentRangeStart w:id="2"/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DB135E" w:rsidRPr="005B446A">
        <w:rPr>
          <w:color w:val="000000" w:themeColor="text1"/>
        </w:rPr>
        <w:t>Mean 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del w:id="3" w:author="Ezzati, Majid" w:date="2019-03-14T21:45:00Z">
        <w:r w:rsidR="00955FAE" w:rsidDel="00C76253">
          <w:rPr>
            <w:color w:val="000000" w:themeColor="text1"/>
          </w:rPr>
          <w:delText>across each month in each state</w:delText>
        </w:r>
        <w:r w:rsidR="003017E2" w:rsidRPr="003C0E6A" w:rsidDel="00C76253">
          <w:rPr>
            <w:color w:val="000000" w:themeColor="text1"/>
          </w:rPr>
          <w:delText xml:space="preserve">, correlating </w:delText>
        </w:r>
      </w:del>
      <w:ins w:id="4" w:author="Ezzati, Majid" w:date="2019-03-14T21:45:00Z">
        <w:r w:rsidR="00C76253">
          <w:rPr>
            <w:color w:val="000000" w:themeColor="text1"/>
          </w:rPr>
          <w:t xml:space="preserve">between XXX and YYYY </w:t>
        </w:r>
      </w:ins>
      <w:r w:rsidR="00DB135E" w:rsidRPr="003C0E6A">
        <w:rPr>
          <w:color w:val="000000" w:themeColor="text1"/>
        </w:rPr>
        <w:t xml:space="preserve">anomalies from </w:t>
      </w:r>
      <w:r w:rsidR="007D2EBD" w:rsidRPr="003C0E6A">
        <w:rPr>
          <w:color w:val="000000" w:themeColor="text1"/>
        </w:rPr>
        <w:t xml:space="preserve">monthly </w:t>
      </w:r>
      <w:r w:rsidR="003017E2" w:rsidRPr="00B5798E">
        <w:rPr>
          <w:color w:val="000000" w:themeColor="text1"/>
        </w:rPr>
        <w:t xml:space="preserve">average of mean daily temperature with </w:t>
      </w:r>
      <w:r w:rsidR="00DB135E" w:rsidRPr="00B5798E">
        <w:rPr>
          <w:color w:val="000000" w:themeColor="text1"/>
        </w:rPr>
        <w:t xml:space="preserve">anomalies from </w:t>
      </w:r>
      <w:r w:rsidR="00B51F8D" w:rsidRPr="00B5798E">
        <w:rPr>
          <w:color w:val="000000" w:themeColor="text1"/>
        </w:rPr>
        <w:t xml:space="preserve">monthly average of </w:t>
      </w:r>
      <w:r w:rsidR="003017E2" w:rsidRPr="00B5798E">
        <w:rPr>
          <w:color w:val="000000" w:themeColor="text1"/>
        </w:rPr>
        <w:t xml:space="preserve">maximum </w:t>
      </w:r>
      <w:r w:rsidR="00342683" w:rsidRPr="00B5798E">
        <w:rPr>
          <w:color w:val="000000" w:themeColor="text1"/>
        </w:rPr>
        <w:t xml:space="preserve">(left column) </w:t>
      </w:r>
      <w:r w:rsidR="003017E2" w:rsidRPr="00B5798E">
        <w:rPr>
          <w:color w:val="000000" w:themeColor="text1"/>
        </w:rPr>
        <w:t xml:space="preserve">or minimum </w:t>
      </w:r>
      <w:r w:rsidR="00342683" w:rsidRPr="00B5798E">
        <w:rPr>
          <w:color w:val="000000" w:themeColor="text1"/>
        </w:rPr>
        <w:t xml:space="preserve">(right column) </w:t>
      </w:r>
      <w:r w:rsidR="003017E2" w:rsidRPr="00B5798E">
        <w:rPr>
          <w:color w:val="000000" w:themeColor="text1"/>
        </w:rPr>
        <w:t>of daily temperature</w:t>
      </w:r>
      <w:r w:rsidR="005D2D2A">
        <w:rPr>
          <w:color w:val="000000" w:themeColor="text1"/>
        </w:rPr>
        <w:t xml:space="preserve"> </w:t>
      </w:r>
      <w:r w:rsidR="006539FD">
        <w:rPr>
          <w:color w:val="000000" w:themeColor="text1"/>
        </w:rPr>
        <w:t>for</w:t>
      </w:r>
      <w:r w:rsidR="005D2D2A">
        <w:rPr>
          <w:color w:val="000000" w:themeColor="text1"/>
        </w:rPr>
        <w:t xml:space="preserve"> 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</w:p>
    <w:p w14:paraId="16922689" w14:textId="1276CE6B" w:rsidR="00C76253" w:rsidRDefault="00C76253" w:rsidP="00F12B55">
      <w:pPr>
        <w:spacing w:line="480" w:lineRule="auto"/>
        <w:jc w:val="both"/>
        <w:rPr>
          <w:ins w:id="5" w:author="Ezzati, Majid" w:date="2019-03-14T21:46:00Z"/>
          <w:color w:val="000000" w:themeColor="text1"/>
        </w:rPr>
      </w:pPr>
    </w:p>
    <w:p w14:paraId="72D997BD" w14:textId="11DB889D" w:rsidR="00C76253" w:rsidRPr="003017E2" w:rsidRDefault="00C76253" w:rsidP="00F12B55">
      <w:pPr>
        <w:spacing w:line="480" w:lineRule="auto"/>
        <w:jc w:val="both"/>
        <w:rPr>
          <w:color w:val="000000" w:themeColor="text1"/>
        </w:rPr>
      </w:pPr>
      <w:ins w:id="6" w:author="Ezzati, Majid" w:date="2019-03-14T21:46:00Z">
        <w:r>
          <w:rPr>
            <w:color w:val="000000" w:themeColor="text1"/>
          </w:rPr>
          <w:t>Were calculated in each state/month and averaged xxx</w:t>
        </w:r>
        <w:commentRangeEnd w:id="2"/>
        <w:r>
          <w:rPr>
            <w:rStyle w:val="CommentReference"/>
            <w:rFonts w:asciiTheme="minorHAnsi" w:eastAsiaTheme="minorHAnsi" w:hAnsiTheme="minorHAnsi" w:cstheme="minorBidi"/>
          </w:rPr>
          <w:commentReference w:id="2"/>
        </w:r>
      </w:ins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F239EC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411D43FE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of monthly anomalies</w:t>
            </w:r>
          </w:p>
        </w:tc>
      </w:tr>
      <w:tr w:rsidR="00771400" w14:paraId="47F53D3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lastRenderedPageBreak/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563D555E" w14:textId="7DA07019" w:rsidR="00EF4918" w:rsidRPr="003017E2" w:rsidRDefault="00EF4918" w:rsidP="00EF4918">
      <w:pPr>
        <w:spacing w:line="480" w:lineRule="auto"/>
        <w:jc w:val="both"/>
        <w:rPr>
          <w:color w:val="000000" w:themeColor="text1"/>
        </w:rPr>
      </w:pPr>
      <w:commentRangeStart w:id="7"/>
      <w:commentRangeStart w:id="8"/>
      <w:r>
        <w:rPr>
          <w:b/>
          <w:color w:val="000000" w:themeColor="text1"/>
        </w:rPr>
        <w:t xml:space="preserve">Supplementary Table 3. </w:t>
      </w:r>
      <w:r w:rsidR="00C521EE">
        <w:rPr>
          <w:color w:val="000000" w:themeColor="text1"/>
        </w:rPr>
        <w:t>Mean c</w:t>
      </w:r>
      <w:r w:rsidRPr="005B446A">
        <w:rPr>
          <w:color w:val="000000" w:themeColor="text1"/>
        </w:rPr>
        <w:t xml:space="preserve">orrelation coefficients </w:t>
      </w:r>
      <w:r w:rsidR="00C65548">
        <w:rPr>
          <w:color w:val="000000" w:themeColor="text1"/>
        </w:rPr>
        <w:t>across each month in each state</w:t>
      </w:r>
      <w:r w:rsidRPr="003C0E6A">
        <w:rPr>
          <w:color w:val="000000" w:themeColor="text1"/>
        </w:rPr>
        <w:t xml:space="preserve">, </w:t>
      </w:r>
      <w:commentRangeEnd w:id="7"/>
      <w:r w:rsidR="00C76253">
        <w:rPr>
          <w:rStyle w:val="CommentReference"/>
          <w:rFonts w:asciiTheme="minorHAnsi" w:eastAsiaTheme="minorHAnsi" w:hAnsiTheme="minorHAnsi" w:cstheme="minorBidi"/>
        </w:rPr>
        <w:commentReference w:id="7"/>
      </w:r>
      <w:r w:rsidRPr="003C0E6A">
        <w:rPr>
          <w:color w:val="000000" w:themeColor="text1"/>
        </w:rPr>
        <w:t xml:space="preserve">correlating </w:t>
      </w:r>
      <w:r w:rsidR="0066773D">
        <w:rPr>
          <w:color w:val="000000" w:themeColor="text1"/>
        </w:rPr>
        <w:t xml:space="preserve">values of </w:t>
      </w:r>
      <w:r w:rsidRPr="003C0E6A">
        <w:rPr>
          <w:color w:val="000000" w:themeColor="text1"/>
        </w:rPr>
        <w:t xml:space="preserve">anomalies </w:t>
      </w:r>
      <w:r w:rsidR="00BE4F81">
        <w:rPr>
          <w:color w:val="000000" w:themeColor="text1"/>
        </w:rPr>
        <w:t>used</w:t>
      </w:r>
      <w:r w:rsidR="0066773D">
        <w:rPr>
          <w:color w:val="000000" w:themeColor="text1"/>
        </w:rPr>
        <w:t xml:space="preserve"> in main analysis </w:t>
      </w:r>
      <w:r w:rsidR="00415351">
        <w:rPr>
          <w:color w:val="000000" w:themeColor="text1"/>
        </w:rPr>
        <w:t>and</w:t>
      </w:r>
      <w:r w:rsidR="00BE4F81">
        <w:rPr>
          <w:color w:val="000000" w:themeColor="text1"/>
        </w:rPr>
        <w:t xml:space="preserve"> measures of extreme anomalous temperature</w:t>
      </w:r>
      <w:r w:rsidRPr="00B5798E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commentRangeEnd w:id="8"/>
      <w:r w:rsidR="00C76253">
        <w:rPr>
          <w:rStyle w:val="CommentReference"/>
          <w:rFonts w:asciiTheme="minorHAnsi" w:eastAsiaTheme="minorHAnsi" w:hAnsiTheme="minorHAnsi" w:cstheme="minorBidi"/>
        </w:rPr>
        <w:commentReference w:id="8"/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DE5BA4" w:rsidRDefault="001F1BF9" w:rsidP="001F1BF9">
            <w:pPr>
              <w:jc w:val="center"/>
              <w:rPr>
                <w:bCs/>
                <w:color w:val="000000"/>
                <w:rPrChange w:id="9" w:author="Ezzati, Majid" w:date="2019-03-14T21:35:00Z">
                  <w:rPr>
                    <w:b/>
                    <w:bCs/>
                    <w:color w:val="000000"/>
                  </w:rPr>
                </w:rPrChange>
              </w:rPr>
            </w:pPr>
            <w:r w:rsidRPr="00DE5BA4">
              <w:rPr>
                <w:bCs/>
                <w:color w:val="000000"/>
                <w:rPrChange w:id="10" w:author="Ezzati, Majid" w:date="2019-03-14T21:35:00Z">
                  <w:rPr>
                    <w:b/>
                    <w:bCs/>
                    <w:color w:val="000000"/>
                  </w:rPr>
                </w:rPrChange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02888" w14:textId="087E08C5" w:rsidR="001F1BF9" w:rsidRPr="00DE5BA4" w:rsidDel="00DE5BA4" w:rsidRDefault="001F1BF9" w:rsidP="001F1BF9">
            <w:pPr>
              <w:jc w:val="center"/>
              <w:rPr>
                <w:del w:id="11" w:author="Ezzati, Majid" w:date="2019-03-14T21:35:00Z"/>
                <w:bCs/>
                <w:color w:val="000000"/>
                <w:rPrChange w:id="12" w:author="Ezzati, Majid" w:date="2019-03-14T21:35:00Z">
                  <w:rPr>
                    <w:del w:id="13" w:author="Ezzati, Majid" w:date="2019-03-14T21:35:00Z"/>
                    <w:b/>
                    <w:bCs/>
                    <w:color w:val="000000"/>
                  </w:rPr>
                </w:rPrChange>
              </w:rPr>
            </w:pPr>
            <w:r w:rsidRPr="00DE5BA4">
              <w:rPr>
                <w:bCs/>
                <w:color w:val="000000"/>
                <w:rPrChange w:id="14" w:author="Ezzati, Majid" w:date="2019-03-14T21:35:00Z">
                  <w:rPr>
                    <w:b/>
                    <w:bCs/>
                    <w:color w:val="000000"/>
                  </w:rPr>
                </w:rPrChange>
              </w:rPr>
              <w:t xml:space="preserve">Anomaly </w:t>
            </w:r>
            <w:ins w:id="15" w:author="Ezzati, Majid" w:date="2019-03-14T21:35:00Z">
              <w:r w:rsidR="00DE5BA4">
                <w:rPr>
                  <w:bCs/>
                  <w:color w:val="000000"/>
                </w:rPr>
                <w:t>of mean (</w:t>
              </w:r>
              <w:r w:rsidR="00DE5BA4" w:rsidRPr="0017348E">
                <w:rPr>
                  <w:bCs/>
                  <w:color w:val="000000"/>
                </w:rPr>
                <w:t>main analysis</w:t>
              </w:r>
              <w:r w:rsidR="00DE5BA4">
                <w:rPr>
                  <w:bCs/>
                  <w:color w:val="000000"/>
                </w:rPr>
                <w:t>)</w:t>
              </w:r>
            </w:ins>
            <w:del w:id="16" w:author="Ezzati, Majid" w:date="2019-03-14T21:35:00Z">
              <w:r w:rsidRPr="00DE5BA4" w:rsidDel="00DE5BA4">
                <w:rPr>
                  <w:bCs/>
                  <w:color w:val="000000"/>
                  <w:rPrChange w:id="17" w:author="Ezzati, Majid" w:date="2019-03-14T21:35:00Z">
                    <w:rPr>
                      <w:b/>
                      <w:bCs/>
                      <w:color w:val="000000"/>
                    </w:rPr>
                  </w:rPrChange>
                </w:rPr>
                <w:delText>in</w:delText>
              </w:r>
            </w:del>
          </w:p>
          <w:p w14:paraId="673567CD" w14:textId="556B17D4" w:rsidR="001F1BF9" w:rsidRPr="00DE5BA4" w:rsidRDefault="001F1BF9" w:rsidP="001F1BF9">
            <w:pPr>
              <w:jc w:val="center"/>
              <w:rPr>
                <w:bCs/>
                <w:color w:val="000000"/>
                <w:rPrChange w:id="18" w:author="Ezzati, Majid" w:date="2019-03-14T21:35:00Z">
                  <w:rPr>
                    <w:b/>
                    <w:bCs/>
                    <w:color w:val="000000"/>
                  </w:rPr>
                </w:rPrChange>
              </w:rPr>
            </w:pPr>
            <w:del w:id="19" w:author="Ezzati, Majid" w:date="2019-03-14T21:35:00Z">
              <w:r w:rsidRPr="00DE5BA4" w:rsidDel="00DE5BA4">
                <w:rPr>
                  <w:bCs/>
                  <w:color w:val="000000"/>
                  <w:rPrChange w:id="20" w:author="Ezzati, Majid" w:date="2019-03-14T21:35:00Z">
                    <w:rPr>
                      <w:b/>
                      <w:bCs/>
                      <w:color w:val="000000"/>
                    </w:rPr>
                  </w:rPrChange>
                </w:rPr>
                <w:delText>main analysis</w:delText>
              </w:r>
            </w:del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DE5BA4" w:rsidRDefault="001F1BF9" w:rsidP="001F1BF9">
            <w:pPr>
              <w:jc w:val="center"/>
              <w:rPr>
                <w:color w:val="000000" w:themeColor="text1"/>
                <w:rPrChange w:id="21" w:author="Ezzati, Majid" w:date="2019-03-14T21:35:00Z">
                  <w:rPr>
                    <w:b/>
                    <w:color w:val="000000" w:themeColor="text1"/>
                  </w:rPr>
                </w:rPrChange>
              </w:rPr>
            </w:pPr>
            <w:r w:rsidRPr="00DE5BA4">
              <w:rPr>
                <w:color w:val="000000" w:themeColor="text1"/>
                <w:rPrChange w:id="22" w:author="Ezzati, Majid" w:date="2019-03-14T21:35:00Z">
                  <w:rPr>
                    <w:b/>
                    <w:color w:val="000000" w:themeColor="text1"/>
                  </w:rPr>
                </w:rPrChange>
              </w:rPr>
              <w:t>Anomaly of</w:t>
            </w:r>
          </w:p>
          <w:p w14:paraId="06DC063B" w14:textId="53B95A1B" w:rsidR="001F1BF9" w:rsidRPr="00DE5BA4" w:rsidRDefault="001F1BF9" w:rsidP="001F1BF9">
            <w:pPr>
              <w:jc w:val="center"/>
              <w:rPr>
                <w:bCs/>
                <w:color w:val="000000"/>
                <w:rPrChange w:id="23" w:author="Ezzati, Majid" w:date="2019-03-14T21:35:00Z">
                  <w:rPr>
                    <w:b/>
                    <w:bCs/>
                    <w:color w:val="000000"/>
                  </w:rPr>
                </w:rPrChange>
              </w:rPr>
            </w:pPr>
            <w:r w:rsidRPr="00DE5BA4">
              <w:rPr>
                <w:color w:val="000000" w:themeColor="text1"/>
                <w:rPrChange w:id="24" w:author="Ezzati, Majid" w:date="2019-03-14T21:35:00Z">
                  <w:rPr>
                    <w:b/>
                    <w:color w:val="000000" w:themeColor="text1"/>
                  </w:rPr>
                </w:rPrChange>
              </w:rPr>
              <w:t>90</w:t>
            </w:r>
            <w:r w:rsidRPr="00DE5BA4">
              <w:rPr>
                <w:color w:val="000000" w:themeColor="text1"/>
                <w:vertAlign w:val="superscript"/>
                <w:rPrChange w:id="25" w:author="Ezzati, Majid" w:date="2019-03-14T21:35:00Z">
                  <w:rPr>
                    <w:b/>
                    <w:color w:val="000000" w:themeColor="text1"/>
                    <w:vertAlign w:val="superscript"/>
                  </w:rPr>
                </w:rPrChange>
              </w:rPr>
              <w:t>th</w:t>
            </w:r>
            <w:r w:rsidRPr="00DE5BA4">
              <w:rPr>
                <w:color w:val="000000" w:themeColor="text1"/>
                <w:rPrChange w:id="26" w:author="Ezzati, Majid" w:date="2019-03-14T21:35:00Z">
                  <w:rPr>
                    <w:b/>
                    <w:color w:val="000000" w:themeColor="text1"/>
                  </w:rPr>
                </w:rPrChange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DE5BA4" w:rsidRDefault="001F1BF9" w:rsidP="001F1BF9">
            <w:pPr>
              <w:jc w:val="center"/>
              <w:rPr>
                <w:color w:val="000000"/>
                <w:rPrChange w:id="27" w:author="Ezzati, Majid" w:date="2019-03-14T21:35:00Z">
                  <w:rPr>
                    <w:b/>
                    <w:color w:val="000000"/>
                  </w:rPr>
                </w:rPrChange>
              </w:rPr>
            </w:pPr>
            <w:r w:rsidRPr="00DE5BA4">
              <w:rPr>
                <w:color w:val="000000"/>
                <w:rPrChange w:id="28" w:author="Ezzati, Majid" w:date="2019-03-14T21:35:00Z">
                  <w:rPr>
                    <w:b/>
                    <w:color w:val="000000"/>
                  </w:rPr>
                </w:rPrChange>
              </w:rPr>
              <w:t>Number of days</w:t>
            </w:r>
          </w:p>
          <w:p w14:paraId="41E7C858" w14:textId="2C0FAF2D" w:rsidR="001F1BF9" w:rsidRPr="00DE5BA4" w:rsidRDefault="001F1BF9" w:rsidP="001F1BF9">
            <w:pPr>
              <w:jc w:val="center"/>
              <w:rPr>
                <w:bCs/>
                <w:color w:val="000000"/>
                <w:rPrChange w:id="29" w:author="Ezzati, Majid" w:date="2019-03-14T21:35:00Z">
                  <w:rPr>
                    <w:b/>
                    <w:bCs/>
                    <w:color w:val="000000"/>
                  </w:rPr>
                </w:rPrChange>
              </w:rPr>
            </w:pPr>
            <w:r w:rsidRPr="00DE5BA4">
              <w:rPr>
                <w:color w:val="000000"/>
                <w:rPrChange w:id="30" w:author="Ezzati, Majid" w:date="2019-03-14T21:35:00Z">
                  <w:rPr>
                    <w:b/>
                    <w:color w:val="000000"/>
                  </w:rPr>
                </w:rPrChange>
              </w:rPr>
              <w:t>above long-term 90</w:t>
            </w:r>
            <w:r w:rsidRPr="00DE5BA4">
              <w:rPr>
                <w:color w:val="000000"/>
                <w:vertAlign w:val="superscript"/>
                <w:rPrChange w:id="31" w:author="Ezzati, Majid" w:date="2019-03-14T21:35:00Z">
                  <w:rPr>
                    <w:b/>
                    <w:color w:val="000000"/>
                    <w:vertAlign w:val="superscript"/>
                  </w:rPr>
                </w:rPrChange>
              </w:rPr>
              <w:t>th</w:t>
            </w:r>
            <w:r w:rsidRPr="00DE5BA4">
              <w:rPr>
                <w:color w:val="000000"/>
                <w:rPrChange w:id="32" w:author="Ezzati, Majid" w:date="2019-03-14T21:35:00Z">
                  <w:rPr>
                    <w:b/>
                    <w:color w:val="000000"/>
                  </w:rPr>
                </w:rPrChange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DE5BA4" w:rsidRDefault="001F1BF9" w:rsidP="001F1BF9">
            <w:pPr>
              <w:jc w:val="center"/>
              <w:rPr>
                <w:color w:val="000000"/>
                <w:rPrChange w:id="33" w:author="Ezzati, Majid" w:date="2019-03-14T21:35:00Z">
                  <w:rPr>
                    <w:b/>
                    <w:color w:val="000000"/>
                  </w:rPr>
                </w:rPrChange>
              </w:rPr>
            </w:pPr>
            <w:r w:rsidRPr="00DE5BA4">
              <w:rPr>
                <w:color w:val="000000"/>
                <w:rPrChange w:id="34" w:author="Ezzati, Majid" w:date="2019-03-14T21:35:00Z">
                  <w:rPr>
                    <w:b/>
                    <w:color w:val="000000"/>
                  </w:rPr>
                </w:rPrChange>
              </w:rPr>
              <w:t>Number of 3+ day</w:t>
            </w:r>
          </w:p>
          <w:p w14:paraId="4AEA1A9A" w14:textId="16348E66" w:rsidR="001F1BF9" w:rsidRPr="00DE5BA4" w:rsidRDefault="001F1BF9" w:rsidP="001F1BF9">
            <w:pPr>
              <w:jc w:val="center"/>
              <w:rPr>
                <w:bCs/>
                <w:color w:val="000000"/>
                <w:rPrChange w:id="35" w:author="Ezzati, Majid" w:date="2019-03-14T21:35:00Z">
                  <w:rPr>
                    <w:b/>
                    <w:bCs/>
                    <w:color w:val="000000"/>
                  </w:rPr>
                </w:rPrChange>
              </w:rPr>
            </w:pPr>
            <w:r w:rsidRPr="00DE5BA4">
              <w:rPr>
                <w:color w:val="000000"/>
                <w:rPrChange w:id="36" w:author="Ezzati, Majid" w:date="2019-03-14T21:35:00Z">
                  <w:rPr>
                    <w:b/>
                    <w:color w:val="000000"/>
                  </w:rPr>
                </w:rPrChange>
              </w:rPr>
              <w:t>episodes above long-term 90</w:t>
            </w:r>
            <w:r w:rsidRPr="00DE5BA4">
              <w:rPr>
                <w:color w:val="000000"/>
                <w:vertAlign w:val="superscript"/>
                <w:rPrChange w:id="37" w:author="Ezzati, Majid" w:date="2019-03-14T21:35:00Z">
                  <w:rPr>
                    <w:b/>
                    <w:color w:val="000000"/>
                    <w:vertAlign w:val="superscript"/>
                  </w:rPr>
                </w:rPrChange>
              </w:rPr>
              <w:t>th</w:t>
            </w:r>
            <w:r w:rsidRPr="00DE5BA4">
              <w:rPr>
                <w:color w:val="000000"/>
                <w:rPrChange w:id="38" w:author="Ezzati, Majid" w:date="2019-03-14T21:35:00Z">
                  <w:rPr>
                    <w:b/>
                    <w:color w:val="000000"/>
                  </w:rPr>
                </w:rPrChange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522B" w14:textId="60C44D15" w:rsidR="001F1BF9" w:rsidRPr="00DE5BA4" w:rsidDel="00DE5BA4" w:rsidRDefault="001F1BF9" w:rsidP="001F1BF9">
            <w:pPr>
              <w:jc w:val="center"/>
              <w:rPr>
                <w:del w:id="39" w:author="Ezzati, Majid" w:date="2019-03-14T21:35:00Z"/>
                <w:bCs/>
                <w:color w:val="000000"/>
                <w:rPrChange w:id="40" w:author="Ezzati, Majid" w:date="2019-03-14T21:35:00Z">
                  <w:rPr>
                    <w:del w:id="41" w:author="Ezzati, Majid" w:date="2019-03-14T21:35:00Z"/>
                    <w:b/>
                    <w:bCs/>
                    <w:color w:val="000000"/>
                  </w:rPr>
                </w:rPrChange>
              </w:rPr>
            </w:pPr>
            <w:r w:rsidRPr="00DE5BA4">
              <w:rPr>
                <w:bCs/>
                <w:color w:val="000000"/>
                <w:rPrChange w:id="42" w:author="Ezzati, Majid" w:date="2019-03-14T21:35:00Z">
                  <w:rPr>
                    <w:b/>
                    <w:bCs/>
                    <w:color w:val="000000"/>
                  </w:rPr>
                </w:rPrChange>
              </w:rPr>
              <w:t xml:space="preserve">Anomaly </w:t>
            </w:r>
            <w:ins w:id="43" w:author="Ezzati, Majid" w:date="2019-03-14T21:35:00Z">
              <w:r w:rsidR="00DE5BA4">
                <w:rPr>
                  <w:bCs/>
                  <w:color w:val="000000"/>
                </w:rPr>
                <w:t xml:space="preserve">of mean </w:t>
              </w:r>
            </w:ins>
            <w:del w:id="44" w:author="Ezzati, Majid" w:date="2019-03-14T21:35:00Z">
              <w:r w:rsidRPr="00DE5BA4" w:rsidDel="00DE5BA4">
                <w:rPr>
                  <w:bCs/>
                  <w:color w:val="000000"/>
                  <w:rPrChange w:id="45" w:author="Ezzati, Majid" w:date="2019-03-14T21:35:00Z">
                    <w:rPr>
                      <w:b/>
                      <w:bCs/>
                      <w:color w:val="000000"/>
                    </w:rPr>
                  </w:rPrChange>
                </w:rPr>
                <w:delText>in</w:delText>
              </w:r>
            </w:del>
            <w:ins w:id="46" w:author="Ezzati, Majid" w:date="2019-03-14T21:35:00Z">
              <w:r w:rsidR="00DE5BA4">
                <w:rPr>
                  <w:bCs/>
                  <w:color w:val="000000"/>
                </w:rPr>
                <w:t>(</w:t>
              </w:r>
            </w:ins>
          </w:p>
          <w:p w14:paraId="78E0B82E" w14:textId="40BD0CF3" w:rsidR="001F1BF9" w:rsidRPr="00DE5BA4" w:rsidRDefault="001F1BF9" w:rsidP="00DE5BA4">
            <w:pPr>
              <w:jc w:val="center"/>
              <w:rPr>
                <w:color w:val="000000"/>
                <w:rPrChange w:id="47" w:author="Ezzati, Majid" w:date="2019-03-14T21:35:00Z">
                  <w:rPr>
                    <w:b/>
                    <w:color w:val="000000"/>
                  </w:rPr>
                </w:rPrChange>
              </w:rPr>
            </w:pPr>
            <w:r w:rsidRPr="00DE5BA4">
              <w:rPr>
                <w:bCs/>
                <w:color w:val="000000"/>
                <w:rPrChange w:id="48" w:author="Ezzati, Majid" w:date="2019-03-14T21:35:00Z">
                  <w:rPr>
                    <w:b/>
                    <w:bCs/>
                    <w:color w:val="000000"/>
                  </w:rPr>
                </w:rPrChange>
              </w:rPr>
              <w:t>main analysis</w:t>
            </w:r>
            <w:ins w:id="49" w:author="Ezzati, Majid" w:date="2019-03-14T21:35:00Z">
              <w:r w:rsidR="00DE5BA4">
                <w:rPr>
                  <w:bCs/>
                  <w:color w:val="000000"/>
                </w:rPr>
                <w:t xml:space="preserve">) </w:t>
              </w:r>
            </w:ins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DE5BA4" w:rsidRDefault="001F1BF9" w:rsidP="001F1BF9">
            <w:pPr>
              <w:jc w:val="center"/>
              <w:rPr>
                <w:color w:val="000000" w:themeColor="text1"/>
                <w:rPrChange w:id="50" w:author="Ezzati, Majid" w:date="2019-03-14T21:35:00Z">
                  <w:rPr>
                    <w:b/>
                    <w:color w:val="000000" w:themeColor="text1"/>
                  </w:rPr>
                </w:rPrChange>
              </w:rPr>
            </w:pPr>
            <w:r w:rsidRPr="00DE5BA4">
              <w:rPr>
                <w:color w:val="000000" w:themeColor="text1"/>
                <w:rPrChange w:id="51" w:author="Ezzati, Majid" w:date="2019-03-14T21:35:00Z">
                  <w:rPr>
                    <w:b/>
                    <w:color w:val="000000" w:themeColor="text1"/>
                  </w:rPr>
                </w:rPrChange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DE5BA4">
              <w:rPr>
                <w:color w:val="000000" w:themeColor="text1"/>
                <w:rPrChange w:id="52" w:author="Ezzati, Majid" w:date="2019-03-14T21:35:00Z">
                  <w:rPr>
                    <w:b/>
                    <w:color w:val="000000" w:themeColor="text1"/>
                  </w:rPr>
                </w:rPrChange>
              </w:rPr>
              <w:t>90</w:t>
            </w:r>
            <w:r w:rsidRPr="00DE5BA4">
              <w:rPr>
                <w:color w:val="000000" w:themeColor="text1"/>
                <w:vertAlign w:val="superscript"/>
                <w:rPrChange w:id="53" w:author="Ezzati, Majid" w:date="2019-03-14T21:35:00Z">
                  <w:rPr>
                    <w:b/>
                    <w:color w:val="000000" w:themeColor="text1"/>
                    <w:vertAlign w:val="superscript"/>
                  </w:rPr>
                </w:rPrChange>
              </w:rPr>
              <w:t>th</w:t>
            </w:r>
            <w:r w:rsidRPr="00DE5BA4">
              <w:rPr>
                <w:color w:val="000000" w:themeColor="text1"/>
                <w:rPrChange w:id="54" w:author="Ezzati, Majid" w:date="2019-03-14T21:35:00Z">
                  <w:rPr>
                    <w:b/>
                    <w:color w:val="000000" w:themeColor="text1"/>
                  </w:rPr>
                </w:rPrChange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DE5BA4" w:rsidRDefault="001F1BF9" w:rsidP="001F1BF9">
            <w:pPr>
              <w:jc w:val="center"/>
              <w:rPr>
                <w:color w:val="000000"/>
                <w:rPrChange w:id="55" w:author="Ezzati, Majid" w:date="2019-03-14T21:35:00Z">
                  <w:rPr>
                    <w:b/>
                    <w:color w:val="000000"/>
                  </w:rPr>
                </w:rPrChange>
              </w:rPr>
            </w:pPr>
            <w:r w:rsidRPr="00DE5BA4">
              <w:rPr>
                <w:color w:val="000000"/>
                <w:rPrChange w:id="56" w:author="Ezzati, Majid" w:date="2019-03-14T21:35:00Z">
                  <w:rPr>
                    <w:b/>
                    <w:color w:val="000000"/>
                  </w:rPr>
                </w:rPrChange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DE5BA4">
              <w:rPr>
                <w:color w:val="000000"/>
                <w:rPrChange w:id="57" w:author="Ezzati, Majid" w:date="2019-03-14T21:35:00Z">
                  <w:rPr>
                    <w:b/>
                    <w:color w:val="000000"/>
                  </w:rPr>
                </w:rPrChange>
              </w:rPr>
              <w:t>above long-term 90</w:t>
            </w:r>
            <w:r w:rsidRPr="00DE5BA4">
              <w:rPr>
                <w:color w:val="000000"/>
                <w:vertAlign w:val="superscript"/>
                <w:rPrChange w:id="58" w:author="Ezzati, Majid" w:date="2019-03-14T21:35:00Z">
                  <w:rPr>
                    <w:b/>
                    <w:color w:val="000000"/>
                    <w:vertAlign w:val="superscript"/>
                  </w:rPr>
                </w:rPrChange>
              </w:rPr>
              <w:t>th</w:t>
            </w:r>
            <w:r w:rsidRPr="00DE5BA4">
              <w:rPr>
                <w:color w:val="000000"/>
                <w:rPrChange w:id="59" w:author="Ezzati, Majid" w:date="2019-03-14T21:35:00Z">
                  <w:rPr>
                    <w:b/>
                    <w:color w:val="000000"/>
                  </w:rPr>
                </w:rPrChange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DE5BA4" w:rsidRDefault="001F1BF9" w:rsidP="001F1BF9">
            <w:pPr>
              <w:jc w:val="center"/>
              <w:rPr>
                <w:color w:val="000000"/>
                <w:rPrChange w:id="60" w:author="Ezzati, Majid" w:date="2019-03-14T21:35:00Z">
                  <w:rPr>
                    <w:b/>
                    <w:color w:val="000000"/>
                  </w:rPr>
                </w:rPrChange>
              </w:rPr>
            </w:pPr>
            <w:r w:rsidRPr="00DE5BA4">
              <w:rPr>
                <w:color w:val="000000"/>
                <w:rPrChange w:id="61" w:author="Ezzati, Majid" w:date="2019-03-14T21:35:00Z">
                  <w:rPr>
                    <w:b/>
                    <w:color w:val="000000"/>
                  </w:rPr>
                </w:rPrChange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DE5BA4">
              <w:rPr>
                <w:color w:val="000000"/>
                <w:rPrChange w:id="62" w:author="Ezzati, Majid" w:date="2019-03-14T21:35:00Z">
                  <w:rPr>
                    <w:b/>
                    <w:color w:val="000000"/>
                  </w:rPr>
                </w:rPrChange>
              </w:rPr>
              <w:t>episodes above long-term 90</w:t>
            </w:r>
            <w:r w:rsidRPr="00DE5BA4">
              <w:rPr>
                <w:color w:val="000000"/>
                <w:vertAlign w:val="superscript"/>
                <w:rPrChange w:id="63" w:author="Ezzati, Majid" w:date="2019-03-14T21:35:00Z">
                  <w:rPr>
                    <w:b/>
                    <w:color w:val="000000"/>
                    <w:vertAlign w:val="superscript"/>
                  </w:rPr>
                </w:rPrChange>
              </w:rPr>
              <w:t>th</w:t>
            </w:r>
            <w:r w:rsidRPr="00DE5BA4">
              <w:rPr>
                <w:color w:val="000000"/>
                <w:rPrChange w:id="64" w:author="Ezzati, Majid" w:date="2019-03-14T21:35:00Z">
                  <w:rPr>
                    <w:b/>
                    <w:color w:val="000000"/>
                  </w:rPr>
                </w:rPrChange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Ezzati, Majid" w:date="2019-03-14T21:46:00Z" w:initials="EM">
    <w:p w14:paraId="3D5A83F2" w14:textId="67E9ACD3" w:rsidR="00C76253" w:rsidRDefault="00C76253">
      <w:pPr>
        <w:pStyle w:val="CommentText"/>
      </w:pPr>
      <w:r>
        <w:rPr>
          <w:rStyle w:val="CommentReference"/>
        </w:rPr>
        <w:annotationRef/>
      </w:r>
      <w:r>
        <w:t>Simplify into one message per component</w:t>
      </w:r>
    </w:p>
  </w:comment>
  <w:comment w:id="7" w:author="Ezzati, Majid" w:date="2019-03-14T21:46:00Z" w:initials="EM">
    <w:p w14:paraId="435FB985" w14:textId="33BF8B4E" w:rsidR="00C76253" w:rsidRDefault="00C76253">
      <w:pPr>
        <w:pStyle w:val="CommentText"/>
      </w:pPr>
      <w:r>
        <w:rPr>
          <w:rStyle w:val="CommentReference"/>
        </w:rPr>
        <w:annotationRef/>
      </w:r>
      <w:r>
        <w:t>Use page breaks for separation and not line breaks</w:t>
      </w:r>
    </w:p>
  </w:comment>
  <w:comment w:id="8" w:author="Ezzati, Majid" w:date="2019-03-14T21:46:00Z" w:initials="EM">
    <w:p w14:paraId="243DA79C" w14:textId="72DAB332" w:rsidR="00C76253" w:rsidRDefault="00C76253">
      <w:pPr>
        <w:pStyle w:val="CommentText"/>
      </w:pPr>
      <w:r>
        <w:rPr>
          <w:rStyle w:val="CommentReference"/>
        </w:rPr>
        <w:annotationRef/>
      </w:r>
      <w:r>
        <w:t>See above for clarity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D5A83F2" w15:done="0"/>
  <w15:commentEx w15:paraId="435FB985" w15:done="0"/>
  <w15:commentEx w15:paraId="243DA7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D5A83F2" w16cid:durableId="20354F3E"/>
  <w16cid:commentId w16cid:paraId="435FB985" w16cid:durableId="20354F3F"/>
  <w16cid:commentId w16cid:paraId="243DA79C" w16cid:durableId="20354F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98A05" w14:textId="77777777" w:rsidR="00F9026D" w:rsidRDefault="00F9026D">
      <w:r>
        <w:separator/>
      </w:r>
    </w:p>
  </w:endnote>
  <w:endnote w:type="continuationSeparator" w:id="0">
    <w:p w14:paraId="31407279" w14:textId="77777777" w:rsidR="00F9026D" w:rsidRDefault="00F9026D">
      <w:r>
        <w:continuationSeparator/>
      </w:r>
    </w:p>
  </w:endnote>
  <w:endnote w:type="continuationNotice" w:id="1">
    <w:p w14:paraId="5B3BA2BF" w14:textId="77777777" w:rsidR="00F9026D" w:rsidRDefault="00F902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2C28A0D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6253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9AF77A" w14:textId="77777777" w:rsidR="00F9026D" w:rsidRDefault="00F9026D">
      <w:r>
        <w:separator/>
      </w:r>
    </w:p>
  </w:footnote>
  <w:footnote w:type="continuationSeparator" w:id="0">
    <w:p w14:paraId="21A0F729" w14:textId="77777777" w:rsidR="00F9026D" w:rsidRDefault="00F9026D">
      <w:r>
        <w:continuationSeparator/>
      </w:r>
    </w:p>
  </w:footnote>
  <w:footnote w:type="continuationNotice" w:id="1">
    <w:p w14:paraId="487D7E9C" w14:textId="77777777" w:rsidR="00F9026D" w:rsidRDefault="00F9026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26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37E7059E-0D52-4C5B-842E-247FD9DEC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7FEA96-00F5-AC49-AAA3-37FD9DC67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2</cp:revision>
  <cp:lastPrinted>2018-12-07T15:24:00Z</cp:lastPrinted>
  <dcterms:created xsi:type="dcterms:W3CDTF">2019-03-14T22:08:00Z</dcterms:created>
  <dcterms:modified xsi:type="dcterms:W3CDTF">2019-03-14T22:08:00Z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