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3632BB69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ins w:id="0" w:author="Tamura-Wicks, Helen M" w:date="2019-03-22T11:15:00Z">
        <w:r w:rsidR="00923F77">
          <w:rPr>
            <w:color w:val="000000" w:themeColor="text1"/>
            <w:vertAlign w:val="superscript"/>
            <w:lang w:val="it-IT"/>
          </w:rPr>
          <w:t>,3</w:t>
        </w:r>
      </w:ins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>, Majid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proofErr w:type="spellStart"/>
      <w:r w:rsidRPr="00834EA0">
        <w:rPr>
          <w:color w:val="000000" w:themeColor="text1"/>
        </w:rPr>
        <w:t>Vasilis</w:t>
      </w:r>
      <w:proofErr w:type="spellEnd"/>
      <w:r w:rsidRPr="00834EA0">
        <w:rPr>
          <w:color w:val="000000" w:themeColor="text1"/>
        </w:rPr>
        <w:t xml:space="preserve">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FA635C2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 xml:space="preserve">Percent change in death rates in year in which each month was </w:t>
      </w:r>
      <w:del w:id="1" w:author="Tamura-Wicks, Helen M" w:date="2019-03-22T11:15:00Z">
        <w:r w:rsidDel="00923F77">
          <w:rPr>
            <w:color w:val="000000" w:themeColor="text1"/>
          </w:rPr>
          <w:delText>+</w:delText>
        </w:r>
      </w:del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</w:t>
      </w:r>
      <w:ins w:id="2" w:author="Tamura-Wicks, Helen M" w:date="2019-03-22T11:15:00Z">
        <w:r w:rsidR="00923F77">
          <w:rPr>
            <w:color w:val="000000" w:themeColor="text1"/>
          </w:rPr>
          <w:t xml:space="preserve">warmer </w:t>
        </w:r>
      </w:ins>
      <w:r>
        <w:rPr>
          <w:color w:val="000000" w:themeColor="text1"/>
        </w:rPr>
        <w:t xml:space="preserve">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7BC782EB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10"/>
          <w:footerReference w:type="default" r:id="rId11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 xml:space="preserve">Percent change in death rates in year in which each month was </w:t>
      </w:r>
      <w:del w:id="3" w:author="Tamura-Wicks, Helen M" w:date="2019-03-22T11:16:00Z">
        <w:r w:rsidDel="00923F77">
          <w:rPr>
            <w:color w:val="000000" w:themeColor="text1"/>
          </w:rPr>
          <w:delText>+</w:delText>
        </w:r>
      </w:del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</w:t>
      </w:r>
      <w:ins w:id="4" w:author="Tamura-Wicks, Helen M" w:date="2019-03-22T11:16:00Z">
        <w:r w:rsidR="00923F77">
          <w:rPr>
            <w:color w:val="000000" w:themeColor="text1"/>
          </w:rPr>
          <w:t xml:space="preserve">warmer </w:t>
        </w:r>
      </w:ins>
      <w:r>
        <w:rPr>
          <w:color w:val="000000" w:themeColor="text1"/>
        </w:rPr>
        <w:t xml:space="preserve">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commentRangeStart w:id="5"/>
            <w:r>
              <w:rPr>
                <w:b/>
                <w:bCs/>
                <w:color w:val="000000"/>
              </w:rPr>
              <w:t>Injury type</w:t>
            </w:r>
            <w:commentRangeEnd w:id="5"/>
            <w:r w:rsidR="00923F77">
              <w:rPr>
                <w:rStyle w:val="CommentReference"/>
                <w:rFonts w:asciiTheme="minorHAnsi" w:eastAsiaTheme="minorHAnsi" w:hAnsiTheme="minorHAnsi" w:cstheme="minorBidi"/>
              </w:rPr>
              <w:commentReference w:id="5"/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  <w:bookmarkStart w:id="6" w:name="_GoBack"/>
      <w:bookmarkEnd w:id="6"/>
    </w:p>
    <w:p w14:paraId="2495AA37" w14:textId="1F17E5C4" w:rsidR="00E37F85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B2975">
        <w:rPr>
          <w:color w:val="000000" w:themeColor="text1"/>
        </w:rPr>
        <w:t xml:space="preserve">mean </w:t>
      </w:r>
      <w:r w:rsidR="00437217">
        <w:rPr>
          <w:color w:val="000000" w:themeColor="text1"/>
        </w:rPr>
        <w:t>daily</w:t>
      </w:r>
      <w:r w:rsidR="00C76253">
        <w:rPr>
          <w:color w:val="000000" w:themeColor="text1"/>
        </w:rPr>
        <w:t xml:space="preserve"> </w:t>
      </w:r>
      <w:r w:rsidR="00437217">
        <w:rPr>
          <w:color w:val="000000" w:themeColor="text1"/>
        </w:rPr>
        <w:t>and 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daily 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  <w:r w:rsidR="001C559C">
        <w:rPr>
          <w:color w:val="000000" w:themeColor="text1"/>
        </w:rPr>
        <w:t>The values shown are the means over all states for a particular month</w:t>
      </w:r>
      <w:r w:rsidR="00E942E3">
        <w:rPr>
          <w:color w:val="000000" w:themeColor="text1"/>
        </w:rPr>
        <w:t>.</w:t>
      </w:r>
    </w:p>
    <w:p w14:paraId="16922689" w14:textId="1276CE6B" w:rsidR="00C76253" w:rsidRDefault="00C76253" w:rsidP="00F12B55">
      <w:pPr>
        <w:spacing w:line="480" w:lineRule="auto"/>
        <w:jc w:val="both"/>
        <w:rPr>
          <w:color w:val="000000" w:themeColor="text1"/>
        </w:rPr>
      </w:pP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10945144" w:rsidR="00F239EC" w:rsidRPr="00F239EC" w:rsidRDefault="002A08F3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Mean c</w:t>
            </w:r>
            <w:r w:rsidR="00F239EC" w:rsidRPr="005B446A">
              <w:rPr>
                <w:b/>
                <w:bCs/>
                <w:color w:val="000000"/>
              </w:rPr>
              <w:t>orrelation</w:t>
            </w:r>
            <w:r w:rsidR="00F239EC">
              <w:rPr>
                <w:b/>
                <w:bCs/>
                <w:color w:val="000000"/>
              </w:rPr>
              <w:t xml:space="preserve"> coefficients </w:t>
            </w:r>
            <w:r w:rsidR="003E465F">
              <w:rPr>
                <w:b/>
                <w:bCs/>
                <w:color w:val="000000"/>
              </w:rPr>
              <w:t>between</w:t>
            </w:r>
            <w:r w:rsidR="00F239EC">
              <w:rPr>
                <w:b/>
                <w:bCs/>
                <w:color w:val="000000"/>
              </w:rPr>
              <w:t xml:space="preserve"> monthly anomalies</w:t>
            </w:r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6A5C1AD5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</w:t>
            </w:r>
            <w:r w:rsidR="00E66F72" w:rsidRPr="00F239EC">
              <w:rPr>
                <w:b/>
                <w:bCs/>
                <w:color w:val="000000"/>
              </w:rPr>
              <w:t xml:space="preserve"> </w:t>
            </w:r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275DFB56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</w:t>
            </w:r>
            <w:r w:rsidR="00F239EC" w:rsidRPr="00F239EC">
              <w:rPr>
                <w:b/>
                <w:bCs/>
                <w:color w:val="000000"/>
              </w:rPr>
              <w:t xml:space="preserve"> </w:t>
            </w:r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06592C74" w14:textId="77777777" w:rsidR="00600DFF" w:rsidRDefault="00600DF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C157B3A" w14:textId="70AF68D6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C04AE0" w:rsidRPr="00B5798E">
        <w:rPr>
          <w:color w:val="000000" w:themeColor="text1"/>
        </w:rPr>
        <w:t>.</w:t>
      </w:r>
      <w:r w:rsidR="00C04AE0">
        <w:rPr>
          <w:color w:val="000000" w:themeColor="text1"/>
        </w:rPr>
        <w:t xml:space="preserve"> The values shown are the means over all states and months.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Tamura-Wicks, Helen M" w:date="2019-03-22T11:17:00Z" w:initials="THM">
    <w:p w14:paraId="6B6AE4FB" w14:textId="65EDB856" w:rsidR="00923F77" w:rsidRDefault="00923F77">
      <w:pPr>
        <w:pStyle w:val="CommentText"/>
      </w:pPr>
      <w:r>
        <w:rPr>
          <w:rStyle w:val="CommentReference"/>
        </w:rPr>
        <w:annotationRef/>
      </w:r>
      <w:r>
        <w:t>Centralise text for categories that come under this column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F08B1F" w14:textId="77777777" w:rsidR="00890D4E" w:rsidRDefault="00890D4E">
      <w:r>
        <w:separator/>
      </w:r>
    </w:p>
  </w:endnote>
  <w:endnote w:type="continuationSeparator" w:id="0">
    <w:p w14:paraId="2DBA370E" w14:textId="77777777" w:rsidR="00890D4E" w:rsidRDefault="00890D4E">
      <w:r>
        <w:continuationSeparator/>
      </w:r>
    </w:p>
  </w:endnote>
  <w:endnote w:type="continuationNotice" w:id="1">
    <w:p w14:paraId="13012746" w14:textId="77777777" w:rsidR="00890D4E" w:rsidRDefault="00890D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B0A84" w14:textId="2C28A0D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3F77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CEECAC" w14:textId="77777777" w:rsidR="00890D4E" w:rsidRDefault="00890D4E">
      <w:r>
        <w:separator/>
      </w:r>
    </w:p>
  </w:footnote>
  <w:footnote w:type="continuationSeparator" w:id="0">
    <w:p w14:paraId="5F448877" w14:textId="77777777" w:rsidR="00890D4E" w:rsidRDefault="00890D4E">
      <w:r>
        <w:continuationSeparator/>
      </w:r>
    </w:p>
  </w:footnote>
  <w:footnote w:type="continuationNotice" w:id="1">
    <w:p w14:paraId="61125773" w14:textId="77777777" w:rsidR="00890D4E" w:rsidRDefault="00890D4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3F77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52D8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9F168482-8370-4050-8B67-DA7724A1F9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7A8311-7038-4837-81AF-04BD48092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Tamura-Wicks, Helen M</cp:lastModifiedBy>
  <cp:revision>3</cp:revision>
  <cp:lastPrinted>2018-12-07T15:24:00Z</cp:lastPrinted>
  <dcterms:created xsi:type="dcterms:W3CDTF">2019-03-15T10:19:00Z</dcterms:created>
  <dcterms:modified xsi:type="dcterms:W3CDTF">2019-03-22T11:18:00Z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