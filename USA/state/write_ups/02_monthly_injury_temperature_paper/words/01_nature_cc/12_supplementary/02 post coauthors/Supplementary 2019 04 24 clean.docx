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4B211" w14:textId="18A84A64" w:rsidR="002C4AAB" w:rsidRPr="00866E93" w:rsidRDefault="002C4AAB" w:rsidP="002C4AAB">
      <w:pPr>
        <w:spacing w:line="480" w:lineRule="auto"/>
        <w:jc w:val="both"/>
        <w:outlineLvl w:val="0"/>
        <w:rPr>
          <w:b/>
          <w:color w:val="000000" w:themeColor="text1"/>
        </w:rPr>
      </w:pPr>
      <w:r w:rsidRPr="001E5B16">
        <w:rPr>
          <w:b/>
          <w:color w:val="000000" w:themeColor="text1"/>
        </w:rPr>
        <w:t xml:space="preserve">Anomalous temperature and injury mortality in the USA: age-, sex- and </w:t>
      </w:r>
      <w:r w:rsidRPr="00866E93">
        <w:rPr>
          <w:b/>
          <w:color w:val="000000" w:themeColor="text1"/>
        </w:rPr>
        <w:t>injury-specific impacts</w:t>
      </w:r>
      <w:r>
        <w:rPr>
          <w:b/>
          <w:color w:val="000000" w:themeColor="text1"/>
        </w:rPr>
        <w:t>: supplementary information</w:t>
      </w:r>
    </w:p>
    <w:p w14:paraId="48F7AB5D" w14:textId="2CE672E2" w:rsidR="002C4AAB" w:rsidRPr="00866E93" w:rsidRDefault="002C4AAB" w:rsidP="002C4AAB">
      <w:pPr>
        <w:spacing w:line="480" w:lineRule="auto"/>
        <w:jc w:val="both"/>
        <w:outlineLvl w:val="0"/>
        <w:rPr>
          <w:color w:val="000000" w:themeColor="text1"/>
          <w:lang w:val="it-IT"/>
        </w:rPr>
      </w:pPr>
      <w:r w:rsidRPr="00866E93">
        <w:rPr>
          <w:color w:val="000000" w:themeColor="text1"/>
          <w:lang w:val="it-IT"/>
        </w:rPr>
        <w:t>Robbie M Parks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James E Bennett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Helen Tamura-Wicks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Vasilis Kontis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Ralf Toumi</w:t>
      </w:r>
      <w:r w:rsidRPr="00866E93">
        <w:rPr>
          <w:color w:val="000000" w:themeColor="text1"/>
          <w:vertAlign w:val="superscript"/>
          <w:lang w:val="it-IT"/>
        </w:rPr>
        <w:t>3</w:t>
      </w:r>
      <w:r w:rsidRPr="00866E93">
        <w:rPr>
          <w:color w:val="000000" w:themeColor="text1"/>
          <w:lang w:val="it-IT"/>
        </w:rPr>
        <w:t>, Goodarz Danaei</w:t>
      </w:r>
      <w:r w:rsidRPr="00866E93">
        <w:rPr>
          <w:color w:val="000000" w:themeColor="text1"/>
          <w:vertAlign w:val="superscript"/>
          <w:lang w:val="it-IT"/>
        </w:rPr>
        <w:t>4</w:t>
      </w:r>
      <w:r w:rsidR="00854CCC">
        <w:rPr>
          <w:color w:val="000000" w:themeColor="text1"/>
          <w:lang w:val="it-IT"/>
        </w:rPr>
        <w:t>,</w:t>
      </w:r>
      <w:r w:rsidRPr="00D54740">
        <w:rPr>
          <w:color w:val="000000" w:themeColor="text1"/>
          <w:lang w:val="it-IT"/>
        </w:rPr>
        <w:t xml:space="preserve"> </w:t>
      </w:r>
      <w:r w:rsidRPr="00866E93">
        <w:rPr>
          <w:color w:val="000000" w:themeColor="text1"/>
          <w:lang w:val="it-IT"/>
        </w:rPr>
        <w:t>Majid Ezzati</w:t>
      </w:r>
      <w:r w:rsidRPr="00866E93">
        <w:rPr>
          <w:color w:val="000000" w:themeColor="text1"/>
          <w:vertAlign w:val="superscript"/>
          <w:lang w:val="it-IT"/>
        </w:rPr>
        <w:t>1,2,5*</w:t>
      </w:r>
    </w:p>
    <w:p w14:paraId="6075F3DD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1</w:t>
      </w:r>
      <w:r w:rsidRPr="00866E93">
        <w:rPr>
          <w:color w:val="000000" w:themeColor="text1"/>
        </w:rPr>
        <w:t>MRC-PHE Centre for Environment and Health, Imperial College London, London, United Kingdom</w:t>
      </w:r>
    </w:p>
    <w:p w14:paraId="28194066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2</w:t>
      </w:r>
      <w:r w:rsidRPr="00866E93">
        <w:rPr>
          <w:color w:val="000000" w:themeColor="text1"/>
        </w:rPr>
        <w:t>Department of Epidemiology and Biostatistics, School of Public Health, Imperial College London, London, United Kingdom</w:t>
      </w:r>
    </w:p>
    <w:p w14:paraId="6BC85E19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3</w:t>
      </w:r>
      <w:r w:rsidRPr="00866E93">
        <w:rPr>
          <w:color w:val="000000" w:themeColor="text1"/>
        </w:rPr>
        <w:t>Space and Atmospheric Physics, Imperial College London, London, United Kingdom</w:t>
      </w:r>
    </w:p>
    <w:p w14:paraId="00CEC525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  <w:lang w:val="it-IT"/>
        </w:rPr>
        <w:t>4</w:t>
      </w:r>
      <w:r w:rsidRPr="00866E93">
        <w:rPr>
          <w:color w:val="000000" w:themeColor="text1"/>
        </w:rPr>
        <w:t>Harvard T.H. Chan School of Public Health, Boston, Massachusetts, USA.</w:t>
      </w:r>
    </w:p>
    <w:p w14:paraId="176DCAD3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5</w:t>
      </w:r>
      <w:r w:rsidRPr="00866E93">
        <w:rPr>
          <w:color w:val="000000" w:themeColor="text1"/>
        </w:rPr>
        <w:t>WHO Collaborating Centre on NCD Surveillance and Epidemiology, Imperial College London, London, United Kingdom</w:t>
      </w:r>
    </w:p>
    <w:p w14:paraId="6A0AC4D6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</w:p>
    <w:p w14:paraId="3A2E3653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Robbie M Parks: robbie.parks@imperial.ac.uk</w:t>
      </w:r>
    </w:p>
    <w:p w14:paraId="19E6D197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James E Bennett: j.e.bennett@imperial.ac.uk</w:t>
      </w:r>
    </w:p>
    <w:p w14:paraId="4703539D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Helen Tamura-Wicks: helen.tamura-wicks07@imperial.ac.uk</w:t>
      </w:r>
    </w:p>
    <w:p w14:paraId="65AB8BFE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 xml:space="preserve">Vasilis </w:t>
      </w:r>
      <w:proofErr w:type="spellStart"/>
      <w:r w:rsidRPr="00866E93">
        <w:rPr>
          <w:color w:val="000000" w:themeColor="text1"/>
        </w:rPr>
        <w:t>Kontis</w:t>
      </w:r>
      <w:proofErr w:type="spellEnd"/>
      <w:r w:rsidRPr="00866E93">
        <w:rPr>
          <w:color w:val="000000" w:themeColor="text1"/>
        </w:rPr>
        <w:t>: v.kontis@imperial.ac.uk</w:t>
      </w:r>
    </w:p>
    <w:p w14:paraId="012686F0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Ralf Toumi: r.toumi@imperial.ac.uk</w:t>
      </w:r>
    </w:p>
    <w:p w14:paraId="3E135BBC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proofErr w:type="spellStart"/>
      <w:r w:rsidRPr="00866E93">
        <w:rPr>
          <w:color w:val="000000" w:themeColor="text1"/>
        </w:rPr>
        <w:t>Goodarz</w:t>
      </w:r>
      <w:proofErr w:type="spellEnd"/>
      <w:r w:rsidRPr="00866E93">
        <w:rPr>
          <w:color w:val="000000" w:themeColor="text1"/>
        </w:rPr>
        <w:t xml:space="preserve"> </w:t>
      </w:r>
      <w:proofErr w:type="spellStart"/>
      <w:r w:rsidRPr="00866E93">
        <w:rPr>
          <w:color w:val="000000" w:themeColor="text1"/>
        </w:rPr>
        <w:t>Danaei</w:t>
      </w:r>
      <w:proofErr w:type="spellEnd"/>
      <w:r w:rsidRPr="00866E93">
        <w:rPr>
          <w:color w:val="000000" w:themeColor="text1"/>
        </w:rPr>
        <w:t>: gdanaei@hsph.harvard.edu</w:t>
      </w:r>
    </w:p>
    <w:p w14:paraId="07B31E22" w14:textId="77777777" w:rsidR="002C4AAB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Majid Ezzati: majid.ezzati@imperial.ac.uk</w:t>
      </w:r>
    </w:p>
    <w:p w14:paraId="7D97AD54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</w:p>
    <w:p w14:paraId="3EE16B73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*corresponding author:</w:t>
      </w:r>
    </w:p>
    <w:p w14:paraId="68E3DF09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Majid Ezzati</w:t>
      </w:r>
    </w:p>
    <w:p w14:paraId="08F04852" w14:textId="77777777" w:rsidR="002C4AAB" w:rsidRPr="00866E93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Imperial College London</w:t>
      </w:r>
      <w:r>
        <w:rPr>
          <w:color w:val="000000" w:themeColor="text1"/>
        </w:rPr>
        <w:t xml:space="preserve">, </w:t>
      </w:r>
      <w:r w:rsidRPr="00866E93">
        <w:rPr>
          <w:color w:val="000000" w:themeColor="text1"/>
        </w:rPr>
        <w:t>Norfolk Place</w:t>
      </w:r>
      <w:r>
        <w:rPr>
          <w:color w:val="000000" w:themeColor="text1"/>
        </w:rPr>
        <w:t xml:space="preserve">, </w:t>
      </w:r>
      <w:r w:rsidRPr="00866E93">
        <w:rPr>
          <w:color w:val="000000" w:themeColor="text1"/>
        </w:rPr>
        <w:t>London W2 1PG, UK</w:t>
      </w:r>
    </w:p>
    <w:p w14:paraId="0513226C" w14:textId="77777777" w:rsidR="002C4AAB" w:rsidRDefault="002C4AAB" w:rsidP="002C4AAB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Tel: +44 (0)20 7594 0767</w:t>
      </w:r>
    </w:p>
    <w:p w14:paraId="788D6690" w14:textId="77777777" w:rsidR="006C4D25" w:rsidRDefault="00B324A3">
      <w:pPr>
        <w:spacing w:line="480" w:lineRule="auto"/>
        <w:rPr>
          <w:color w:val="000000" w:themeColor="text1"/>
        </w:rPr>
        <w:sectPr w:rsidR="006C4D25" w:rsidSect="009C5108">
          <w:footerReference w:type="even" r:id="rId9"/>
          <w:footerReference w:type="default" r:id="rId10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 w:rsidRPr="00727CD1">
        <w:rPr>
          <w:b/>
          <w:color w:val="000000" w:themeColor="text1"/>
        </w:rPr>
        <w:lastRenderedPageBreak/>
        <w:t xml:space="preserve">Supplementary Figure 1. </w:t>
      </w:r>
      <w:r w:rsidRPr="00727CD1">
        <w:rPr>
          <w:color w:val="000000" w:themeColor="text1"/>
        </w:rPr>
        <w:t>Percent change in death rates in year in which each month was +</w:t>
      </w:r>
      <w:r w:rsidRPr="00D54740">
        <w:rPr>
          <w:bCs/>
          <w:color w:val="222222"/>
          <w:shd w:val="clear" w:color="auto" w:fill="FFFFFF"/>
        </w:rPr>
        <w:t>1</w:t>
      </w:r>
      <w:r w:rsidRPr="00727CD1">
        <w:rPr>
          <w:bCs/>
          <w:color w:val="000000" w:themeColor="text1"/>
        </w:rPr>
        <w:t>°C</w:t>
      </w:r>
      <w:r w:rsidRPr="00727CD1">
        <w:rPr>
          <w:color w:val="000000" w:themeColor="text1"/>
        </w:rPr>
        <w:t xml:space="preserve"> compared with 1980-2009 </w:t>
      </w:r>
      <w:r w:rsidR="00BC47BD" w:rsidRPr="00727CD1">
        <w:rPr>
          <w:color w:val="000000" w:themeColor="text1"/>
        </w:rPr>
        <w:t>norm</w:t>
      </w:r>
      <w:r w:rsidRPr="00727CD1">
        <w:rPr>
          <w:color w:val="000000" w:themeColor="text1"/>
        </w:rPr>
        <w:t xml:space="preserve"> temperatures by t</w:t>
      </w:r>
      <w:bookmarkStart w:id="0" w:name="_GoBack"/>
      <w:bookmarkEnd w:id="0"/>
      <w:r w:rsidRPr="00727CD1">
        <w:rPr>
          <w:color w:val="000000" w:themeColor="text1"/>
        </w:rPr>
        <w:t>ype of injury, sex and age group.</w:t>
      </w:r>
    </w:p>
    <w:p w14:paraId="7ED64E67" w14:textId="112E8726" w:rsidR="006C4D25" w:rsidRDefault="008726C2" w:rsidP="00D54740">
      <w:pPr>
        <w:suppressLineNumbers/>
        <w:spacing w:line="480" w:lineRule="auto"/>
        <w:rPr>
          <w:b/>
          <w:color w:val="000000" w:themeColor="text1"/>
        </w:rPr>
        <w:sectPr w:rsidR="006C4D25" w:rsidSect="00D54740">
          <w:pgSz w:w="16840" w:h="11900" w:orient="landscape"/>
          <w:pgMar w:top="720" w:right="720" w:bottom="720" w:left="720" w:header="720" w:footer="720" w:gutter="0"/>
          <w:lnNumType w:countBy="1" w:restart="continuous"/>
          <w:cols w:space="720"/>
          <w:docGrid w:linePitch="360"/>
        </w:sectPr>
      </w:pPr>
      <w:r>
        <w:rPr>
          <w:b/>
          <w:noProof/>
          <w:color w:val="000000" w:themeColor="text1"/>
        </w:rPr>
        <w:lastRenderedPageBreak/>
        <w:drawing>
          <wp:inline distT="0" distB="0" distL="0" distR="0" wp14:anchorId="0A265077" wp14:editId="6F0C795E">
            <wp:extent cx="9372600" cy="6629400"/>
            <wp:effectExtent l="0" t="0" r="0" b="0"/>
            <wp:docPr id="2" name="Picture 2" descr="/Users/rmiparks/git/mortality/USA/state/write_ups/02_monthly_injury_temperature_paper/figures/01_nature_climate_change/Figures 2019 04 24/Supplementary Figure1 2019 04 24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rmiparks/git/mortality/USA/state/write_ups/02_monthly_injury_temperature_paper/figures/01_nature_climate_change/Figures 2019 04 24/Supplementary Figure1 2019 04 24.pd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EB581" w14:textId="4A3E903C" w:rsidR="006C4D25" w:rsidRDefault="00B324A3" w:rsidP="00F12B55">
      <w:pPr>
        <w:spacing w:line="480" w:lineRule="auto"/>
        <w:jc w:val="both"/>
        <w:rPr>
          <w:color w:val="000000" w:themeColor="text1"/>
        </w:rPr>
        <w:sectPr w:rsidR="006C4D25" w:rsidSect="009C5108"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 w:rsidRPr="00727CD1">
        <w:rPr>
          <w:b/>
          <w:color w:val="000000" w:themeColor="text1"/>
        </w:rPr>
        <w:lastRenderedPageBreak/>
        <w:t xml:space="preserve">Supplementary Figure 2. </w:t>
      </w:r>
      <w:r w:rsidRPr="00727CD1">
        <w:rPr>
          <w:color w:val="000000" w:themeColor="text1"/>
        </w:rPr>
        <w:t>Percent change in death rates in year in which each month was +</w:t>
      </w:r>
      <w:r w:rsidRPr="00D54740">
        <w:rPr>
          <w:bCs/>
          <w:color w:val="222222"/>
          <w:shd w:val="clear" w:color="auto" w:fill="FFFFFF"/>
        </w:rPr>
        <w:t>1</w:t>
      </w:r>
      <w:r w:rsidRPr="00727CD1">
        <w:rPr>
          <w:bCs/>
          <w:color w:val="000000" w:themeColor="text1"/>
        </w:rPr>
        <w:t>°C</w:t>
      </w:r>
      <w:r w:rsidRPr="00727CD1">
        <w:rPr>
          <w:color w:val="000000" w:themeColor="text1"/>
        </w:rPr>
        <w:t xml:space="preserve"> compared with 1980-2009 </w:t>
      </w:r>
      <w:r w:rsidR="00BC47BD" w:rsidRPr="00727CD1">
        <w:rPr>
          <w:color w:val="000000" w:themeColor="text1"/>
        </w:rPr>
        <w:t>norm</w:t>
      </w:r>
      <w:r w:rsidRPr="00727CD1">
        <w:rPr>
          <w:color w:val="000000" w:themeColor="text1"/>
        </w:rPr>
        <w:t xml:space="preserve"> temperatures by type of injury, sex and mont</w:t>
      </w:r>
      <w:r w:rsidR="006B565A" w:rsidRPr="00727CD1">
        <w:rPr>
          <w:color w:val="000000" w:themeColor="text1"/>
        </w:rPr>
        <w:t>h</w:t>
      </w:r>
      <w:r w:rsidR="006E35A0">
        <w:rPr>
          <w:color w:val="000000" w:themeColor="text1"/>
        </w:rPr>
        <w:t>.</w:t>
      </w:r>
    </w:p>
    <w:p w14:paraId="54E52BDB" w14:textId="5CE89EA3" w:rsidR="006C4D25" w:rsidRDefault="00AB1280" w:rsidP="00D54740">
      <w:pPr>
        <w:suppressLineNumbers/>
        <w:spacing w:line="480" w:lineRule="auto"/>
        <w:jc w:val="both"/>
        <w:rPr>
          <w:color w:val="000000" w:themeColor="text1"/>
        </w:rPr>
        <w:sectPr w:rsidR="006C4D25" w:rsidSect="00D54740">
          <w:pgSz w:w="16840" w:h="11900" w:orient="landscape"/>
          <w:pgMar w:top="720" w:right="720" w:bottom="720" w:left="720" w:header="720" w:footer="720" w:gutter="0"/>
          <w:lnNumType w:countBy="1" w:restart="continuous"/>
          <w:cols w:space="720"/>
          <w:docGrid w:linePitch="360"/>
        </w:sectPr>
      </w:pPr>
      <w:ins w:id="1" w:author="Robbie Parks" w:date="2019-04-24T16:49:00Z">
        <w:r>
          <w:rPr>
            <w:noProof/>
            <w:color w:val="000000" w:themeColor="text1"/>
          </w:rPr>
          <w:lastRenderedPageBreak/>
          <w:pict w14:anchorId="1345C0B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/Users/rmiparks/git/mortality/USA/state/write_ups/02_monthly_injury_temperature_paper/figures/01_nature_climate_change/Figures 2019 04 24/Supplementary Figure2 2019 04 24.pdf" style="width:738.6pt;height:521.4pt;mso-width-percent:0;mso-height-percent:0;mso-width-percent:0;mso-height-percent:0">
              <v:imagedata r:id="rId12" o:title="Supplementary Figure2 2019 04 24"/>
            </v:shape>
          </w:pict>
        </w:r>
      </w:ins>
    </w:p>
    <w:p w14:paraId="14738CF4" w14:textId="680550BC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="00B0258A" w:rsidRPr="00B0258A">
        <w:rPr>
          <w:color w:val="000000" w:themeColor="text1"/>
        </w:rPr>
        <w:t>Injury groups used in the analysis with</w:t>
      </w:r>
      <w:r w:rsidR="00B0258A">
        <w:rPr>
          <w:b/>
          <w:color w:val="000000" w:themeColor="text1"/>
        </w:rPr>
        <w:t xml:space="preserve">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D54740">
      <w:pPr>
        <w:suppressLineNumbers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6922689" w14:textId="2B73C699" w:rsidR="00C76253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7B2975">
        <w:rPr>
          <w:color w:val="000000" w:themeColor="text1"/>
        </w:rPr>
        <w:t>C</w:t>
      </w:r>
      <w:r w:rsidR="0029421E" w:rsidRPr="005B446A">
        <w:rPr>
          <w:color w:val="000000" w:themeColor="text1"/>
        </w:rPr>
        <w:t>orrelation coefficients</w:t>
      </w:r>
      <w:r w:rsidR="00955FAE">
        <w:rPr>
          <w:color w:val="000000" w:themeColor="text1"/>
        </w:rPr>
        <w:t xml:space="preserve"> </w:t>
      </w:r>
      <w:r w:rsidR="00C76253">
        <w:rPr>
          <w:color w:val="000000" w:themeColor="text1"/>
        </w:rPr>
        <w:t xml:space="preserve">between </w:t>
      </w:r>
      <w:r w:rsidR="006231E5">
        <w:rPr>
          <w:color w:val="000000" w:themeColor="text1"/>
        </w:rPr>
        <w:t xml:space="preserve">monthly </w:t>
      </w:r>
      <w:r w:rsidR="00310048">
        <w:rPr>
          <w:color w:val="000000" w:themeColor="text1"/>
        </w:rPr>
        <w:t xml:space="preserve">anomalies generated from </w:t>
      </w:r>
      <w:r w:rsidR="00727CD1">
        <w:rPr>
          <w:color w:val="000000" w:themeColor="text1"/>
        </w:rPr>
        <w:t xml:space="preserve">daily </w:t>
      </w:r>
      <w:r w:rsidR="007B2975">
        <w:rPr>
          <w:color w:val="000000" w:themeColor="text1"/>
        </w:rPr>
        <w:t xml:space="preserve">mean </w:t>
      </w:r>
      <w:r w:rsidR="00727CD1">
        <w:rPr>
          <w:color w:val="000000" w:themeColor="text1"/>
        </w:rPr>
        <w:t xml:space="preserve">temperature </w:t>
      </w:r>
      <w:r w:rsidR="00437217">
        <w:rPr>
          <w:color w:val="000000" w:themeColor="text1"/>
        </w:rPr>
        <w:t xml:space="preserve">and </w:t>
      </w:r>
      <w:r w:rsidR="00727CD1">
        <w:rPr>
          <w:color w:val="000000" w:themeColor="text1"/>
        </w:rPr>
        <w:t xml:space="preserve">daily </w:t>
      </w:r>
      <w:r w:rsidR="00437217">
        <w:rPr>
          <w:color w:val="000000" w:themeColor="text1"/>
        </w:rPr>
        <w:t>maximum</w:t>
      </w:r>
      <w:r w:rsidR="002A08F3">
        <w:rPr>
          <w:color w:val="000000" w:themeColor="text1"/>
        </w:rPr>
        <w:t xml:space="preserve"> and </w:t>
      </w:r>
      <w:r w:rsidR="00437217">
        <w:rPr>
          <w:color w:val="000000" w:themeColor="text1"/>
        </w:rPr>
        <w:t>minimum</w:t>
      </w:r>
      <w:r w:rsidR="00C76253">
        <w:rPr>
          <w:color w:val="000000" w:themeColor="text1"/>
        </w:rPr>
        <w:t xml:space="preserve"> </w:t>
      </w:r>
      <w:r w:rsidR="009447A8">
        <w:rPr>
          <w:color w:val="000000" w:themeColor="text1"/>
        </w:rPr>
        <w:t>temperatures. Each</w:t>
      </w:r>
      <w:r w:rsidR="00B37274">
        <w:rPr>
          <w:color w:val="000000" w:themeColor="text1"/>
        </w:rPr>
        <w:t xml:space="preserve"> correlation</w:t>
      </w:r>
      <w:r w:rsidR="001C559C">
        <w:rPr>
          <w:color w:val="000000" w:themeColor="text1"/>
        </w:rPr>
        <w:t xml:space="preserve"> coefficient</w:t>
      </w:r>
      <w:r w:rsidR="00B37274">
        <w:rPr>
          <w:color w:val="000000" w:themeColor="text1"/>
        </w:rPr>
        <w:t xml:space="preserve"> was calculated in each state for each month for </w:t>
      </w:r>
      <w:r w:rsidR="005D2D2A">
        <w:rPr>
          <w:color w:val="000000" w:themeColor="text1"/>
        </w:rPr>
        <w:t>1980-2016</w:t>
      </w:r>
      <w:r w:rsidR="00727CD1">
        <w:rPr>
          <w:color w:val="000000" w:themeColor="text1"/>
        </w:rPr>
        <w:t xml:space="preserve">, then averaged </w:t>
      </w:r>
      <w:r w:rsidR="001C559C">
        <w:rPr>
          <w:color w:val="000000" w:themeColor="text1"/>
        </w:rPr>
        <w:t xml:space="preserve">over all states for </w:t>
      </w:r>
      <w:r w:rsidR="00727CD1">
        <w:rPr>
          <w:color w:val="000000" w:themeColor="text1"/>
        </w:rPr>
        <w:t>each</w:t>
      </w:r>
      <w:r w:rsidR="001C559C">
        <w:rPr>
          <w:color w:val="000000" w:themeColor="text1"/>
        </w:rPr>
        <w:t xml:space="preserve"> month</w:t>
      </w:r>
      <w:r w:rsidR="00E942E3">
        <w:rPr>
          <w:color w:val="000000" w:themeColor="text1"/>
        </w:rPr>
        <w:t>.</w:t>
      </w:r>
    </w:p>
    <w:p w14:paraId="79B229DC" w14:textId="77777777" w:rsidR="00E37F85" w:rsidRDefault="00E37F85" w:rsidP="00D54740">
      <w:pPr>
        <w:suppressLineNumbers/>
        <w:jc w:val="both"/>
        <w:rPr>
          <w:b/>
          <w:color w:val="000000" w:themeColor="text1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71400" w14:paraId="47F53D3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E5D5B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771400" w:rsidRPr="00F239EC">
              <w:rPr>
                <w:b/>
                <w:bCs/>
                <w:color w:val="000000"/>
              </w:rPr>
              <w:t xml:space="preserve">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</w:p>
          <w:p w14:paraId="5FB33F5C" w14:textId="71A97CEA" w:rsidR="00B0258A" w:rsidRDefault="00727CD1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and</w:t>
            </w:r>
          </w:p>
          <w:p w14:paraId="3BEC7E39" w14:textId="1593BC80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FCEDC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F239EC" w:rsidRPr="00F239EC">
              <w:rPr>
                <w:b/>
                <w:bCs/>
                <w:color w:val="000000"/>
              </w:rPr>
              <w:t xml:space="preserve">ean daily temperature </w:t>
            </w:r>
          </w:p>
          <w:p w14:paraId="21865470" w14:textId="018428CC" w:rsidR="00B0258A" w:rsidRDefault="00727CD1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and</w:t>
            </w:r>
          </w:p>
          <w:p w14:paraId="7AB33495" w14:textId="4DD5E38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6EA52D0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5891A5DA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26EE42BE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64854784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6B83664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4D3EAE6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41ABC69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C998830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35C91A9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5EE4B8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17EE4C2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</w:t>
            </w:r>
          </w:p>
        </w:tc>
      </w:tr>
      <w:tr w:rsidR="00771400" w14:paraId="19543059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0563581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251481E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0A6A7381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ADA3F6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34BB1A19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</w:t>
            </w:r>
          </w:p>
        </w:tc>
      </w:tr>
      <w:tr w:rsidR="00771400" w14:paraId="3607728D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2D6231E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2126C99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4D20D3B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352F857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442ED3A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D4DCDCB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37B0D82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4DD4CF61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</w:t>
            </w:r>
          </w:p>
        </w:tc>
      </w:tr>
      <w:tr w:rsidR="00771400" w14:paraId="22038F7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23A7792D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2DBE190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983997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10FD156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655F5A2C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60B39DD8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4A4A048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16134266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</w:tbl>
    <w:p w14:paraId="06592C74" w14:textId="77777777" w:rsidR="00600DFF" w:rsidRDefault="00600DFF" w:rsidP="00D54740">
      <w:pPr>
        <w:suppressLineNumbers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C157B3A" w14:textId="5176F02F" w:rsidR="00C04AE0" w:rsidRDefault="00EF4918" w:rsidP="00EF4918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Table 3. </w:t>
      </w:r>
      <w:r w:rsidR="00C04AE0">
        <w:rPr>
          <w:color w:val="000000" w:themeColor="text1"/>
        </w:rPr>
        <w:t>C</w:t>
      </w:r>
      <w:r w:rsidR="00C04AE0" w:rsidRPr="005B446A">
        <w:rPr>
          <w:color w:val="000000" w:themeColor="text1"/>
        </w:rPr>
        <w:t>orrelation coefficients</w:t>
      </w:r>
      <w:r w:rsidR="00C04AE0">
        <w:rPr>
          <w:color w:val="000000" w:themeColor="text1"/>
        </w:rPr>
        <w:t xml:space="preserve"> between </w:t>
      </w:r>
      <w:r w:rsidR="00281E44">
        <w:rPr>
          <w:color w:val="000000" w:themeColor="text1"/>
        </w:rPr>
        <w:t>anomaly of mean</w:t>
      </w:r>
      <w:r w:rsidR="00C04AE0">
        <w:rPr>
          <w:color w:val="000000" w:themeColor="text1"/>
        </w:rPr>
        <w:t xml:space="preserve"> </w:t>
      </w:r>
      <w:r w:rsidR="002A08F3">
        <w:rPr>
          <w:color w:val="000000" w:themeColor="text1"/>
        </w:rPr>
        <w:t xml:space="preserve">daily temperature </w:t>
      </w:r>
      <w:r w:rsidR="00C04AE0">
        <w:rPr>
          <w:color w:val="000000" w:themeColor="text1"/>
        </w:rPr>
        <w:t xml:space="preserve">and </w:t>
      </w:r>
      <w:r w:rsidR="00281E44">
        <w:rPr>
          <w:color w:val="000000" w:themeColor="text1"/>
        </w:rPr>
        <w:t>measures of extreme anomalous temperature</w:t>
      </w:r>
      <w:r w:rsidR="009C205C">
        <w:rPr>
          <w:color w:val="000000" w:themeColor="text1"/>
        </w:rPr>
        <w:t xml:space="preserve"> described in Methods</w:t>
      </w:r>
      <w:r w:rsidR="00C04AE0">
        <w:rPr>
          <w:color w:val="000000" w:themeColor="text1"/>
        </w:rPr>
        <w:t>. Each correlation coefficient was calculated in each state for each month for 1980-2016</w:t>
      </w:r>
      <w:r w:rsidR="00746ECB">
        <w:rPr>
          <w:color w:val="000000" w:themeColor="text1"/>
        </w:rPr>
        <w:t>, then averaged over all states for each month</w:t>
      </w:r>
      <w:r w:rsidR="00C04AE0">
        <w:rPr>
          <w:color w:val="000000" w:themeColor="text1"/>
        </w:rPr>
        <w:t>.</w:t>
      </w:r>
    </w:p>
    <w:p w14:paraId="0A00DF4D" w14:textId="77777777" w:rsidR="00EF4918" w:rsidRDefault="00EF4918" w:rsidP="00D54740">
      <w:pPr>
        <w:suppressLineNumbers/>
        <w:jc w:val="both"/>
        <w:rPr>
          <w:b/>
          <w:color w:val="000000" w:themeColor="text1"/>
        </w:rPr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67CD" w14:textId="40B53295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="00DE5BA4" w:rsidRPr="0017348E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06DC063B" w14:textId="53B95A1B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41E7C858" w14:textId="2C0FAF2D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AEA1A9A" w14:textId="16348E6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</w:tr>
      <w:tr w:rsidR="001F1BF9" w14:paraId="149B8155" w14:textId="2797B3C1" w:rsidTr="00662462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B82E" w14:textId="10FB2EFC" w:rsidR="001F1BF9" w:rsidRPr="00600DFF" w:rsidRDefault="001F1BF9" w:rsidP="00DE5BA4">
            <w:pPr>
              <w:jc w:val="center"/>
              <w:rPr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Pr="00600DFF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 xml:space="preserve">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662462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7AEF4CC1" w14:textId="02505731" w:rsidR="001F1BF9" w:rsidRPr="00DE5BA4" w:rsidRDefault="001F1BF9" w:rsidP="001F1BF9">
            <w:pPr>
              <w:jc w:val="center"/>
              <w:rPr>
                <w:color w:val="2F2F2F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662462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17E1772C" w14:textId="74764D4B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662462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DE1BA7E" w14:textId="45489BE0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 w:rsidP="00D54740">
      <w:pPr>
        <w:suppressLineNumbers/>
        <w:rPr>
          <w:color w:val="000000" w:themeColor="text1"/>
        </w:rPr>
      </w:pPr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480656" w14:textId="77777777" w:rsidR="00AB1280" w:rsidRDefault="00AB1280">
      <w:r>
        <w:separator/>
      </w:r>
    </w:p>
  </w:endnote>
  <w:endnote w:type="continuationSeparator" w:id="0">
    <w:p w14:paraId="192D84EB" w14:textId="77777777" w:rsidR="00AB1280" w:rsidRDefault="00AB1280">
      <w:r>
        <w:continuationSeparator/>
      </w:r>
    </w:p>
  </w:endnote>
  <w:endnote w:type="continuationNotice" w:id="1">
    <w:p w14:paraId="743CD418" w14:textId="77777777" w:rsidR="00AB1280" w:rsidRDefault="00AB12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797B4BEB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46ECB">
      <w:rPr>
        <w:rStyle w:val="PageNumber"/>
        <w:noProof/>
      </w:rPr>
      <w:t>6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301540" w14:textId="77777777" w:rsidR="00AB1280" w:rsidRDefault="00AB1280">
      <w:r>
        <w:separator/>
      </w:r>
    </w:p>
  </w:footnote>
  <w:footnote w:type="continuationSeparator" w:id="0">
    <w:p w14:paraId="2ECE309E" w14:textId="77777777" w:rsidR="00AB1280" w:rsidRDefault="00AB1280">
      <w:r>
        <w:continuationSeparator/>
      </w:r>
    </w:p>
  </w:footnote>
  <w:footnote w:type="continuationNotice" w:id="1">
    <w:p w14:paraId="2ADE662C" w14:textId="77777777" w:rsidR="00AB1280" w:rsidRDefault="00AB128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obbie Parks">
    <w15:presenceInfo w15:providerId="None" w15:userId="Robbie Park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4DC9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6FF7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77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56C7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559C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C04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646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1E44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8F3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0F0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AAB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048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3DAF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5F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5351"/>
    <w:rsid w:val="00416368"/>
    <w:rsid w:val="004163E8"/>
    <w:rsid w:val="00416A32"/>
    <w:rsid w:val="00416B2F"/>
    <w:rsid w:val="00416B49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37217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56DB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B67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2BC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E7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1595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B1C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DFF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1E5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462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25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5A0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CD1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6ECB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51A0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3E70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2975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4CCC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4D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26C2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0D4E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6CA1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47A8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5FAE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1D01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05C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58EE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280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78B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258A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274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7BD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0F66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4AE0"/>
    <w:rsid w:val="00C05BF3"/>
    <w:rsid w:val="00C05F02"/>
    <w:rsid w:val="00C060D1"/>
    <w:rsid w:val="00C065EC"/>
    <w:rsid w:val="00C06A06"/>
    <w:rsid w:val="00C06CD4"/>
    <w:rsid w:val="00C07275"/>
    <w:rsid w:val="00C072F3"/>
    <w:rsid w:val="00C075BA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25EE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246"/>
    <w:rsid w:val="00C52535"/>
    <w:rsid w:val="00C52AF6"/>
    <w:rsid w:val="00C52F46"/>
    <w:rsid w:val="00C52FAB"/>
    <w:rsid w:val="00C540BA"/>
    <w:rsid w:val="00C542A6"/>
    <w:rsid w:val="00C54F13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6253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3FA1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55D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5936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740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BA4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1A4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2E3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7F4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358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8ED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52A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ADC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6EDF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w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95057C47-37B0-514E-B9D4-A4EAA2DC63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1E4F21-E6A7-514E-86CB-F2BD49ACC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4</cp:revision>
  <cp:lastPrinted>2018-12-07T15:24:00Z</cp:lastPrinted>
  <dcterms:created xsi:type="dcterms:W3CDTF">2019-04-24T15:51:00Z</dcterms:created>
  <dcterms:modified xsi:type="dcterms:W3CDTF">2019-04-24T15:51:00Z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