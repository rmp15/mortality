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4B211" w14:textId="18A84A64" w:rsidR="002C4AAB" w:rsidRPr="00866E93" w:rsidRDefault="002C4AAB" w:rsidP="002C4AAB">
      <w:pPr>
        <w:spacing w:line="480" w:lineRule="auto"/>
        <w:jc w:val="both"/>
        <w:outlineLvl w:val="0"/>
        <w:rPr>
          <w:ins w:id="0" w:author="Robbie Parks" w:date="2019-04-24T15:31:00Z"/>
          <w:b/>
          <w:color w:val="000000" w:themeColor="text1"/>
        </w:rPr>
      </w:pPr>
      <w:ins w:id="1" w:author="Robbie Parks" w:date="2019-04-24T15:31:00Z">
        <w:r w:rsidRPr="001E5B16">
          <w:rPr>
            <w:b/>
            <w:color w:val="000000" w:themeColor="text1"/>
          </w:rPr>
          <w:t xml:space="preserve">Anomalous temperature and injury mortality in the USA: age-, sex- and </w:t>
        </w:r>
        <w:r w:rsidRPr="00866E93">
          <w:rPr>
            <w:b/>
            <w:color w:val="000000" w:themeColor="text1"/>
          </w:rPr>
          <w:t>injury-specific impacts</w:t>
        </w:r>
        <w:r>
          <w:rPr>
            <w:b/>
            <w:color w:val="000000" w:themeColor="text1"/>
          </w:rPr>
          <w:t xml:space="preserve">: </w:t>
        </w:r>
      </w:ins>
      <w:ins w:id="2" w:author="Robbie Parks" w:date="2019-04-24T15:32:00Z">
        <w:r>
          <w:rPr>
            <w:b/>
            <w:color w:val="000000" w:themeColor="text1"/>
          </w:rPr>
          <w:t>s</w:t>
        </w:r>
      </w:ins>
      <w:ins w:id="3" w:author="Robbie Parks" w:date="2019-04-24T15:31:00Z">
        <w:r>
          <w:rPr>
            <w:b/>
            <w:color w:val="000000" w:themeColor="text1"/>
          </w:rPr>
          <w:t>upplementary information</w:t>
        </w:r>
      </w:ins>
    </w:p>
    <w:p w14:paraId="48F7AB5D" w14:textId="2CE672E2" w:rsidR="002C4AAB" w:rsidRPr="00866E93" w:rsidRDefault="002C4AAB" w:rsidP="002C4AAB">
      <w:pPr>
        <w:spacing w:line="480" w:lineRule="auto"/>
        <w:jc w:val="both"/>
        <w:outlineLvl w:val="0"/>
        <w:rPr>
          <w:ins w:id="4" w:author="Robbie Parks" w:date="2019-04-24T15:31:00Z"/>
          <w:color w:val="000000" w:themeColor="text1"/>
          <w:lang w:val="it-IT"/>
        </w:rPr>
      </w:pPr>
      <w:ins w:id="5" w:author="Robbie Parks" w:date="2019-04-24T15:31:00Z">
        <w:r w:rsidRPr="00866E93">
          <w:rPr>
            <w:color w:val="000000" w:themeColor="text1"/>
            <w:lang w:val="it-IT"/>
          </w:rPr>
          <w:t>Robbie M Parks</w:t>
        </w:r>
        <w:r w:rsidRPr="00866E93">
          <w:rPr>
            <w:color w:val="000000" w:themeColor="text1"/>
            <w:vertAlign w:val="superscript"/>
            <w:lang w:val="it-IT"/>
          </w:rPr>
          <w:t>1,2</w:t>
        </w:r>
        <w:r w:rsidRPr="00866E93">
          <w:rPr>
            <w:color w:val="000000" w:themeColor="text1"/>
            <w:lang w:val="it-IT"/>
          </w:rPr>
          <w:t>, James E Bennett</w:t>
        </w:r>
        <w:r w:rsidRPr="00866E93">
          <w:rPr>
            <w:color w:val="000000" w:themeColor="text1"/>
            <w:vertAlign w:val="superscript"/>
            <w:lang w:val="it-IT"/>
          </w:rPr>
          <w:t>1,2</w:t>
        </w:r>
        <w:r w:rsidRPr="00866E93">
          <w:rPr>
            <w:color w:val="000000" w:themeColor="text1"/>
            <w:lang w:val="it-IT"/>
          </w:rPr>
          <w:t>, Helen Tamura-Wicks</w:t>
        </w:r>
        <w:r w:rsidRPr="00866E93">
          <w:rPr>
            <w:color w:val="000000" w:themeColor="text1"/>
            <w:vertAlign w:val="superscript"/>
            <w:lang w:val="it-IT"/>
          </w:rPr>
          <w:t>1,2</w:t>
        </w:r>
        <w:r w:rsidRPr="00866E93">
          <w:rPr>
            <w:color w:val="000000" w:themeColor="text1"/>
            <w:lang w:val="it-IT"/>
          </w:rPr>
          <w:t>, Vasilis Kontis</w:t>
        </w:r>
        <w:r w:rsidRPr="00866E93">
          <w:rPr>
            <w:color w:val="000000" w:themeColor="text1"/>
            <w:vertAlign w:val="superscript"/>
            <w:lang w:val="it-IT"/>
          </w:rPr>
          <w:t>1,2</w:t>
        </w:r>
        <w:r w:rsidRPr="00866E93">
          <w:rPr>
            <w:color w:val="000000" w:themeColor="text1"/>
            <w:lang w:val="it-IT"/>
          </w:rPr>
          <w:t>, Ralf Toumi</w:t>
        </w:r>
        <w:r w:rsidRPr="00866E93">
          <w:rPr>
            <w:color w:val="000000" w:themeColor="text1"/>
            <w:vertAlign w:val="superscript"/>
            <w:lang w:val="it-IT"/>
          </w:rPr>
          <w:t>3</w:t>
        </w:r>
        <w:r w:rsidRPr="00866E93">
          <w:rPr>
            <w:color w:val="000000" w:themeColor="text1"/>
            <w:lang w:val="it-IT"/>
          </w:rPr>
          <w:t>, Goodarz Danaei</w:t>
        </w:r>
        <w:r w:rsidRPr="00866E93">
          <w:rPr>
            <w:color w:val="000000" w:themeColor="text1"/>
            <w:vertAlign w:val="superscript"/>
            <w:lang w:val="it-IT"/>
          </w:rPr>
          <w:t>4</w:t>
        </w:r>
      </w:ins>
      <w:ins w:id="6" w:author="Robbie Parks" w:date="2019-04-24T16:28:00Z">
        <w:r w:rsidR="00854CCC">
          <w:rPr>
            <w:color w:val="000000" w:themeColor="text1"/>
            <w:lang w:val="it-IT"/>
          </w:rPr>
          <w:t>,</w:t>
        </w:r>
      </w:ins>
      <w:ins w:id="7" w:author="Robbie Parks" w:date="2019-04-24T15:31:00Z">
        <w:r w:rsidRPr="00854CCC">
          <w:rPr>
            <w:color w:val="000000" w:themeColor="text1"/>
            <w:lang w:val="it-IT"/>
            <w:rPrChange w:id="8" w:author="Robbie Parks" w:date="2019-04-24T16:28:00Z">
              <w:rPr>
                <w:color w:val="000000" w:themeColor="text1"/>
                <w:vertAlign w:val="superscript"/>
                <w:lang w:val="it-IT"/>
              </w:rPr>
            </w:rPrChange>
          </w:rPr>
          <w:t xml:space="preserve"> </w:t>
        </w:r>
        <w:r w:rsidRPr="00866E93">
          <w:rPr>
            <w:color w:val="000000" w:themeColor="text1"/>
            <w:lang w:val="it-IT"/>
          </w:rPr>
          <w:t>Majid Ezzati</w:t>
        </w:r>
        <w:r w:rsidRPr="00866E93">
          <w:rPr>
            <w:color w:val="000000" w:themeColor="text1"/>
            <w:vertAlign w:val="superscript"/>
            <w:lang w:val="it-IT"/>
          </w:rPr>
          <w:t>1,2,5*</w:t>
        </w:r>
      </w:ins>
    </w:p>
    <w:p w14:paraId="6075F3DD" w14:textId="77777777" w:rsidR="002C4AAB" w:rsidRPr="00866E93" w:rsidRDefault="002C4AAB" w:rsidP="002C4AAB">
      <w:pPr>
        <w:spacing w:line="480" w:lineRule="auto"/>
        <w:jc w:val="both"/>
        <w:rPr>
          <w:ins w:id="9" w:author="Robbie Parks" w:date="2019-04-24T15:31:00Z"/>
          <w:color w:val="000000" w:themeColor="text1"/>
        </w:rPr>
      </w:pPr>
      <w:ins w:id="10" w:author="Robbie Parks" w:date="2019-04-24T15:31:00Z">
        <w:r w:rsidRPr="00866E93">
          <w:rPr>
            <w:color w:val="000000" w:themeColor="text1"/>
            <w:vertAlign w:val="superscript"/>
          </w:rPr>
          <w:t>1</w:t>
        </w:r>
        <w:r w:rsidRPr="00866E93">
          <w:rPr>
            <w:color w:val="000000" w:themeColor="text1"/>
          </w:rPr>
          <w:t>MRC-PHE Centre for Environment and Health, Imperial College London, London, United Kingdom</w:t>
        </w:r>
      </w:ins>
    </w:p>
    <w:p w14:paraId="28194066" w14:textId="77777777" w:rsidR="002C4AAB" w:rsidRPr="00866E93" w:rsidRDefault="002C4AAB" w:rsidP="002C4AAB">
      <w:pPr>
        <w:spacing w:line="480" w:lineRule="auto"/>
        <w:jc w:val="both"/>
        <w:rPr>
          <w:ins w:id="11" w:author="Robbie Parks" w:date="2019-04-24T15:31:00Z"/>
          <w:color w:val="000000" w:themeColor="text1"/>
        </w:rPr>
      </w:pPr>
      <w:ins w:id="12" w:author="Robbie Parks" w:date="2019-04-24T15:31:00Z">
        <w:r w:rsidRPr="00866E93">
          <w:rPr>
            <w:color w:val="000000" w:themeColor="text1"/>
            <w:vertAlign w:val="superscript"/>
          </w:rPr>
          <w:t>2</w:t>
        </w:r>
        <w:r w:rsidRPr="00866E93">
          <w:rPr>
            <w:color w:val="000000" w:themeColor="text1"/>
          </w:rPr>
          <w:t>Department of Epidemiology and Biostatistics, School of Public Health, Imperial College London, London, United Kingdom</w:t>
        </w:r>
      </w:ins>
    </w:p>
    <w:p w14:paraId="6BC85E19" w14:textId="77777777" w:rsidR="002C4AAB" w:rsidRPr="00866E93" w:rsidRDefault="002C4AAB" w:rsidP="002C4AAB">
      <w:pPr>
        <w:spacing w:line="480" w:lineRule="auto"/>
        <w:jc w:val="both"/>
        <w:rPr>
          <w:ins w:id="13" w:author="Robbie Parks" w:date="2019-04-24T15:31:00Z"/>
          <w:color w:val="000000" w:themeColor="text1"/>
        </w:rPr>
      </w:pPr>
      <w:ins w:id="14" w:author="Robbie Parks" w:date="2019-04-24T15:31:00Z">
        <w:r w:rsidRPr="00866E93">
          <w:rPr>
            <w:color w:val="000000" w:themeColor="text1"/>
            <w:vertAlign w:val="superscript"/>
          </w:rPr>
          <w:t>3</w:t>
        </w:r>
        <w:r w:rsidRPr="00866E93">
          <w:rPr>
            <w:color w:val="000000" w:themeColor="text1"/>
          </w:rPr>
          <w:t>Space and Atmospheric Physics, Imperial College London, London, United Kingdom</w:t>
        </w:r>
      </w:ins>
    </w:p>
    <w:p w14:paraId="00CEC525" w14:textId="77777777" w:rsidR="002C4AAB" w:rsidRPr="00866E93" w:rsidRDefault="002C4AAB" w:rsidP="002C4AAB">
      <w:pPr>
        <w:spacing w:line="480" w:lineRule="auto"/>
        <w:jc w:val="both"/>
        <w:rPr>
          <w:ins w:id="15" w:author="Robbie Parks" w:date="2019-04-24T15:31:00Z"/>
          <w:color w:val="000000" w:themeColor="text1"/>
        </w:rPr>
      </w:pPr>
      <w:ins w:id="16" w:author="Robbie Parks" w:date="2019-04-24T15:31:00Z">
        <w:r w:rsidRPr="00866E93">
          <w:rPr>
            <w:color w:val="000000" w:themeColor="text1"/>
            <w:vertAlign w:val="superscript"/>
            <w:lang w:val="it-IT"/>
          </w:rPr>
          <w:t>4</w:t>
        </w:r>
        <w:r w:rsidRPr="00866E93">
          <w:rPr>
            <w:color w:val="000000" w:themeColor="text1"/>
          </w:rPr>
          <w:t>Harvard T.H. Chan School of Public Health, Boston, Massachusetts, USA.</w:t>
        </w:r>
      </w:ins>
    </w:p>
    <w:p w14:paraId="176DCAD3" w14:textId="77777777" w:rsidR="002C4AAB" w:rsidRPr="00866E93" w:rsidRDefault="002C4AAB" w:rsidP="002C4AAB">
      <w:pPr>
        <w:spacing w:line="480" w:lineRule="auto"/>
        <w:jc w:val="both"/>
        <w:rPr>
          <w:ins w:id="17" w:author="Robbie Parks" w:date="2019-04-24T15:31:00Z"/>
          <w:color w:val="000000" w:themeColor="text1"/>
        </w:rPr>
      </w:pPr>
      <w:ins w:id="18" w:author="Robbie Parks" w:date="2019-04-24T15:31:00Z">
        <w:r w:rsidRPr="00866E93">
          <w:rPr>
            <w:color w:val="000000" w:themeColor="text1"/>
            <w:vertAlign w:val="superscript"/>
          </w:rPr>
          <w:t>5</w:t>
        </w:r>
        <w:r w:rsidRPr="00866E93">
          <w:rPr>
            <w:color w:val="000000" w:themeColor="text1"/>
          </w:rPr>
          <w:t>WHO Collaborating Centre on NCD Surveillance and Epidemiology, Imperial College London, London, United Kingdom</w:t>
        </w:r>
      </w:ins>
    </w:p>
    <w:p w14:paraId="6A0AC4D6" w14:textId="77777777" w:rsidR="002C4AAB" w:rsidRPr="00866E93" w:rsidRDefault="002C4AAB" w:rsidP="002C4AAB">
      <w:pPr>
        <w:spacing w:line="480" w:lineRule="auto"/>
        <w:jc w:val="both"/>
        <w:rPr>
          <w:ins w:id="19" w:author="Robbie Parks" w:date="2019-04-24T15:31:00Z"/>
          <w:color w:val="000000" w:themeColor="text1"/>
        </w:rPr>
      </w:pPr>
    </w:p>
    <w:p w14:paraId="3A2E3653" w14:textId="77777777" w:rsidR="002C4AAB" w:rsidRPr="00866E93" w:rsidRDefault="002C4AAB" w:rsidP="002C4AAB">
      <w:pPr>
        <w:spacing w:line="480" w:lineRule="auto"/>
        <w:jc w:val="both"/>
        <w:rPr>
          <w:ins w:id="20" w:author="Robbie Parks" w:date="2019-04-24T15:31:00Z"/>
          <w:color w:val="000000" w:themeColor="text1"/>
        </w:rPr>
      </w:pPr>
      <w:ins w:id="21" w:author="Robbie Parks" w:date="2019-04-24T15:31:00Z">
        <w:r w:rsidRPr="00866E93">
          <w:rPr>
            <w:color w:val="000000" w:themeColor="text1"/>
          </w:rPr>
          <w:t>Robbie M Parks: robbie.parks@imperial.ac.uk</w:t>
        </w:r>
      </w:ins>
    </w:p>
    <w:p w14:paraId="19E6D197" w14:textId="77777777" w:rsidR="002C4AAB" w:rsidRPr="00866E93" w:rsidRDefault="002C4AAB" w:rsidP="002C4AAB">
      <w:pPr>
        <w:spacing w:line="480" w:lineRule="auto"/>
        <w:jc w:val="both"/>
        <w:rPr>
          <w:ins w:id="22" w:author="Robbie Parks" w:date="2019-04-24T15:31:00Z"/>
          <w:color w:val="000000" w:themeColor="text1"/>
        </w:rPr>
      </w:pPr>
      <w:ins w:id="23" w:author="Robbie Parks" w:date="2019-04-24T15:31:00Z">
        <w:r w:rsidRPr="00866E93">
          <w:rPr>
            <w:color w:val="000000" w:themeColor="text1"/>
          </w:rPr>
          <w:t>James E Bennett: j.e.bennett@imperial.ac.uk</w:t>
        </w:r>
      </w:ins>
    </w:p>
    <w:p w14:paraId="4703539D" w14:textId="77777777" w:rsidR="002C4AAB" w:rsidRPr="00866E93" w:rsidRDefault="002C4AAB" w:rsidP="002C4AAB">
      <w:pPr>
        <w:spacing w:line="480" w:lineRule="auto"/>
        <w:jc w:val="both"/>
        <w:rPr>
          <w:ins w:id="24" w:author="Robbie Parks" w:date="2019-04-24T15:31:00Z"/>
          <w:color w:val="000000" w:themeColor="text1"/>
        </w:rPr>
      </w:pPr>
      <w:ins w:id="25" w:author="Robbie Parks" w:date="2019-04-24T15:31:00Z">
        <w:r w:rsidRPr="00866E93">
          <w:rPr>
            <w:color w:val="000000" w:themeColor="text1"/>
          </w:rPr>
          <w:t>Helen Tamura-Wicks: helen.tamura-wicks07@imperial.ac.uk</w:t>
        </w:r>
      </w:ins>
    </w:p>
    <w:p w14:paraId="65AB8BFE" w14:textId="77777777" w:rsidR="002C4AAB" w:rsidRPr="00866E93" w:rsidRDefault="002C4AAB" w:rsidP="002C4AAB">
      <w:pPr>
        <w:spacing w:line="480" w:lineRule="auto"/>
        <w:jc w:val="both"/>
        <w:rPr>
          <w:ins w:id="26" w:author="Robbie Parks" w:date="2019-04-24T15:31:00Z"/>
          <w:color w:val="000000" w:themeColor="text1"/>
        </w:rPr>
      </w:pPr>
      <w:ins w:id="27" w:author="Robbie Parks" w:date="2019-04-24T15:31:00Z">
        <w:r w:rsidRPr="00866E93">
          <w:rPr>
            <w:color w:val="000000" w:themeColor="text1"/>
          </w:rPr>
          <w:t xml:space="preserve">Vasilis </w:t>
        </w:r>
        <w:proofErr w:type="spellStart"/>
        <w:r w:rsidRPr="00866E93">
          <w:rPr>
            <w:color w:val="000000" w:themeColor="text1"/>
          </w:rPr>
          <w:t>Kontis</w:t>
        </w:r>
        <w:proofErr w:type="spellEnd"/>
        <w:r w:rsidRPr="00866E93">
          <w:rPr>
            <w:color w:val="000000" w:themeColor="text1"/>
          </w:rPr>
          <w:t>: v.kontis@imperial.ac.uk</w:t>
        </w:r>
      </w:ins>
    </w:p>
    <w:p w14:paraId="012686F0" w14:textId="77777777" w:rsidR="002C4AAB" w:rsidRPr="00866E93" w:rsidRDefault="002C4AAB" w:rsidP="002C4AAB">
      <w:pPr>
        <w:spacing w:line="480" w:lineRule="auto"/>
        <w:jc w:val="both"/>
        <w:rPr>
          <w:ins w:id="28" w:author="Robbie Parks" w:date="2019-04-24T15:31:00Z"/>
          <w:color w:val="000000" w:themeColor="text1"/>
        </w:rPr>
      </w:pPr>
      <w:ins w:id="29" w:author="Robbie Parks" w:date="2019-04-24T15:31:00Z">
        <w:r w:rsidRPr="00866E93">
          <w:rPr>
            <w:color w:val="000000" w:themeColor="text1"/>
          </w:rPr>
          <w:t>Ralf Toumi: r.toumi@imperial.ac.uk</w:t>
        </w:r>
      </w:ins>
    </w:p>
    <w:p w14:paraId="3E135BBC" w14:textId="77777777" w:rsidR="002C4AAB" w:rsidRPr="00866E93" w:rsidRDefault="002C4AAB" w:rsidP="002C4AAB">
      <w:pPr>
        <w:spacing w:line="480" w:lineRule="auto"/>
        <w:jc w:val="both"/>
        <w:rPr>
          <w:ins w:id="30" w:author="Robbie Parks" w:date="2019-04-24T15:31:00Z"/>
          <w:color w:val="000000" w:themeColor="text1"/>
        </w:rPr>
      </w:pPr>
      <w:proofErr w:type="spellStart"/>
      <w:ins w:id="31" w:author="Robbie Parks" w:date="2019-04-24T15:31:00Z">
        <w:r w:rsidRPr="00866E93">
          <w:rPr>
            <w:color w:val="000000" w:themeColor="text1"/>
          </w:rPr>
          <w:t>Goodarz</w:t>
        </w:r>
        <w:proofErr w:type="spellEnd"/>
        <w:r w:rsidRPr="00866E93">
          <w:rPr>
            <w:color w:val="000000" w:themeColor="text1"/>
          </w:rPr>
          <w:t xml:space="preserve"> </w:t>
        </w:r>
        <w:proofErr w:type="spellStart"/>
        <w:r w:rsidRPr="00866E93">
          <w:rPr>
            <w:color w:val="000000" w:themeColor="text1"/>
          </w:rPr>
          <w:t>Danaei</w:t>
        </w:r>
        <w:proofErr w:type="spellEnd"/>
        <w:r w:rsidRPr="00866E93">
          <w:rPr>
            <w:color w:val="000000" w:themeColor="text1"/>
          </w:rPr>
          <w:t>: gdanaei@hsph.harvard.edu</w:t>
        </w:r>
      </w:ins>
    </w:p>
    <w:p w14:paraId="07B31E22" w14:textId="77777777" w:rsidR="002C4AAB" w:rsidRDefault="002C4AAB" w:rsidP="002C4AAB">
      <w:pPr>
        <w:spacing w:line="480" w:lineRule="auto"/>
        <w:jc w:val="both"/>
        <w:rPr>
          <w:ins w:id="32" w:author="Robbie Parks" w:date="2019-04-24T15:31:00Z"/>
          <w:color w:val="000000" w:themeColor="text1"/>
        </w:rPr>
      </w:pPr>
      <w:ins w:id="33" w:author="Robbie Parks" w:date="2019-04-24T15:31:00Z">
        <w:r w:rsidRPr="00866E93">
          <w:rPr>
            <w:color w:val="000000" w:themeColor="text1"/>
          </w:rPr>
          <w:t>Majid Ezzati: majid.ezzati@imperial.ac.uk</w:t>
        </w:r>
      </w:ins>
    </w:p>
    <w:p w14:paraId="7D97AD54" w14:textId="77777777" w:rsidR="002C4AAB" w:rsidRPr="00866E93" w:rsidRDefault="002C4AAB" w:rsidP="002C4AAB">
      <w:pPr>
        <w:spacing w:line="480" w:lineRule="auto"/>
        <w:jc w:val="both"/>
        <w:rPr>
          <w:ins w:id="34" w:author="Robbie Parks" w:date="2019-04-24T15:31:00Z"/>
          <w:color w:val="000000" w:themeColor="text1"/>
        </w:rPr>
      </w:pPr>
    </w:p>
    <w:p w14:paraId="3EE16B73" w14:textId="77777777" w:rsidR="002C4AAB" w:rsidRPr="00866E93" w:rsidRDefault="002C4AAB" w:rsidP="002C4AAB">
      <w:pPr>
        <w:spacing w:line="480" w:lineRule="auto"/>
        <w:jc w:val="both"/>
        <w:rPr>
          <w:ins w:id="35" w:author="Robbie Parks" w:date="2019-04-24T15:31:00Z"/>
          <w:color w:val="000000" w:themeColor="text1"/>
        </w:rPr>
      </w:pPr>
      <w:ins w:id="36" w:author="Robbie Parks" w:date="2019-04-24T15:31:00Z">
        <w:r w:rsidRPr="00866E93">
          <w:rPr>
            <w:color w:val="000000" w:themeColor="text1"/>
          </w:rPr>
          <w:t>*corresponding author:</w:t>
        </w:r>
      </w:ins>
    </w:p>
    <w:p w14:paraId="68E3DF09" w14:textId="77777777" w:rsidR="002C4AAB" w:rsidRPr="00866E93" w:rsidRDefault="002C4AAB" w:rsidP="002C4AAB">
      <w:pPr>
        <w:spacing w:line="480" w:lineRule="auto"/>
        <w:jc w:val="both"/>
        <w:rPr>
          <w:ins w:id="37" w:author="Robbie Parks" w:date="2019-04-24T15:31:00Z"/>
          <w:color w:val="000000" w:themeColor="text1"/>
        </w:rPr>
      </w:pPr>
      <w:ins w:id="38" w:author="Robbie Parks" w:date="2019-04-24T15:31:00Z">
        <w:r w:rsidRPr="00866E93">
          <w:rPr>
            <w:color w:val="000000" w:themeColor="text1"/>
          </w:rPr>
          <w:t>Majid Ezzati</w:t>
        </w:r>
      </w:ins>
    </w:p>
    <w:p w14:paraId="08F04852" w14:textId="77777777" w:rsidR="002C4AAB" w:rsidRPr="00866E93" w:rsidRDefault="002C4AAB" w:rsidP="002C4AAB">
      <w:pPr>
        <w:spacing w:line="480" w:lineRule="auto"/>
        <w:jc w:val="both"/>
        <w:rPr>
          <w:ins w:id="39" w:author="Robbie Parks" w:date="2019-04-24T15:31:00Z"/>
          <w:color w:val="000000" w:themeColor="text1"/>
        </w:rPr>
      </w:pPr>
      <w:ins w:id="40" w:author="Robbie Parks" w:date="2019-04-24T15:31:00Z">
        <w:r w:rsidRPr="00866E93">
          <w:rPr>
            <w:color w:val="000000" w:themeColor="text1"/>
          </w:rPr>
          <w:t>Imperial College London</w:t>
        </w:r>
        <w:r>
          <w:rPr>
            <w:color w:val="000000" w:themeColor="text1"/>
          </w:rPr>
          <w:t xml:space="preserve">, </w:t>
        </w:r>
        <w:r w:rsidRPr="00866E93">
          <w:rPr>
            <w:color w:val="000000" w:themeColor="text1"/>
          </w:rPr>
          <w:t>Norfolk Place</w:t>
        </w:r>
        <w:r>
          <w:rPr>
            <w:color w:val="000000" w:themeColor="text1"/>
          </w:rPr>
          <w:t xml:space="preserve">, </w:t>
        </w:r>
        <w:r w:rsidRPr="00866E93">
          <w:rPr>
            <w:color w:val="000000" w:themeColor="text1"/>
          </w:rPr>
          <w:t>London W2 1PG, UK</w:t>
        </w:r>
      </w:ins>
    </w:p>
    <w:p w14:paraId="0513226C" w14:textId="77777777" w:rsidR="002C4AAB" w:rsidRDefault="002C4AAB" w:rsidP="002C4AAB">
      <w:pPr>
        <w:spacing w:line="480" w:lineRule="auto"/>
        <w:jc w:val="both"/>
        <w:rPr>
          <w:ins w:id="41" w:author="Robbie Parks" w:date="2019-04-24T15:31:00Z"/>
          <w:color w:val="000000" w:themeColor="text1"/>
        </w:rPr>
      </w:pPr>
      <w:ins w:id="42" w:author="Robbie Parks" w:date="2019-04-24T15:31:00Z">
        <w:r w:rsidRPr="00866E93">
          <w:rPr>
            <w:color w:val="000000" w:themeColor="text1"/>
          </w:rPr>
          <w:t>Tel: +44 (0)20 7594 0767</w:t>
        </w:r>
      </w:ins>
    </w:p>
    <w:p w14:paraId="6B96A8A0" w14:textId="14551EFD" w:rsidR="007551A0" w:rsidRPr="00166FF7" w:rsidDel="002C4AAB" w:rsidRDefault="007551A0" w:rsidP="007551A0">
      <w:pPr>
        <w:spacing w:line="480" w:lineRule="auto"/>
        <w:jc w:val="both"/>
        <w:outlineLvl w:val="0"/>
        <w:rPr>
          <w:del w:id="43" w:author="Robbie Parks" w:date="2019-04-24T15:31:00Z"/>
          <w:b/>
          <w:color w:val="000000" w:themeColor="text1"/>
          <w:sz w:val="22"/>
          <w:szCs w:val="22"/>
          <w:rPrChange w:id="44" w:author="Robbie Parks" w:date="2019-04-24T11:29:00Z">
            <w:rPr>
              <w:del w:id="45" w:author="Robbie Parks" w:date="2019-04-24T15:31:00Z"/>
              <w:b/>
              <w:color w:val="000000" w:themeColor="text1"/>
            </w:rPr>
          </w:rPrChange>
        </w:rPr>
      </w:pPr>
      <w:del w:id="46" w:author="Robbie Parks" w:date="2019-04-24T15:31:00Z">
        <w:r w:rsidRPr="00166FF7" w:rsidDel="002C4AAB">
          <w:rPr>
            <w:b/>
            <w:color w:val="000000" w:themeColor="text1"/>
            <w:sz w:val="22"/>
            <w:szCs w:val="22"/>
            <w:rPrChange w:id="47" w:author="Robbie Parks" w:date="2019-04-24T11:29:00Z">
              <w:rPr>
                <w:b/>
                <w:color w:val="000000" w:themeColor="text1"/>
              </w:rPr>
            </w:rPrChange>
          </w:rPr>
          <w:lastRenderedPageBreak/>
          <w:delText>Anomalous temperature and injury mortality in the USA: age-, sex- and injury-specific impacts</w:delText>
        </w:r>
      </w:del>
    </w:p>
    <w:p w14:paraId="3926408C" w14:textId="33BDF0FC" w:rsidR="007551A0" w:rsidRPr="00166FF7" w:rsidDel="002C4AAB" w:rsidRDefault="007551A0" w:rsidP="007551A0">
      <w:pPr>
        <w:spacing w:line="480" w:lineRule="auto"/>
        <w:jc w:val="both"/>
        <w:outlineLvl w:val="0"/>
        <w:rPr>
          <w:del w:id="48" w:author="Robbie Parks" w:date="2019-04-24T15:31:00Z"/>
          <w:b/>
          <w:color w:val="000000" w:themeColor="text1"/>
          <w:sz w:val="22"/>
          <w:szCs w:val="22"/>
          <w:rPrChange w:id="49" w:author="Robbie Parks" w:date="2019-04-24T11:29:00Z">
            <w:rPr>
              <w:del w:id="50" w:author="Robbie Parks" w:date="2019-04-24T15:31:00Z"/>
              <w:b/>
              <w:color w:val="000000" w:themeColor="text1"/>
            </w:rPr>
          </w:rPrChange>
        </w:rPr>
      </w:pPr>
      <w:del w:id="51" w:author="Robbie Parks" w:date="2019-04-24T15:31:00Z">
        <w:r w:rsidRPr="00166FF7" w:rsidDel="002C4AAB">
          <w:rPr>
            <w:b/>
            <w:color w:val="000000" w:themeColor="text1"/>
            <w:sz w:val="22"/>
            <w:szCs w:val="22"/>
            <w:rPrChange w:id="52" w:author="Robbie Parks" w:date="2019-04-24T11:29:00Z">
              <w:rPr>
                <w:b/>
                <w:color w:val="000000" w:themeColor="text1"/>
              </w:rPr>
            </w:rPrChange>
          </w:rPr>
          <w:delText>Supplementary information</w:delText>
        </w:r>
      </w:del>
    </w:p>
    <w:p w14:paraId="0DCFE1A9" w14:textId="1EBCD1A9" w:rsidR="007551A0" w:rsidRPr="00166FF7" w:rsidDel="002C4AAB" w:rsidRDefault="007551A0" w:rsidP="007551A0">
      <w:pPr>
        <w:spacing w:line="480" w:lineRule="auto"/>
        <w:jc w:val="both"/>
        <w:outlineLvl w:val="0"/>
        <w:rPr>
          <w:del w:id="53" w:author="Robbie Parks" w:date="2019-04-24T15:31:00Z"/>
          <w:color w:val="000000" w:themeColor="text1"/>
          <w:sz w:val="22"/>
          <w:szCs w:val="22"/>
          <w:lang w:val="it-IT"/>
          <w:rPrChange w:id="54" w:author="Robbie Parks" w:date="2019-04-24T11:29:00Z">
            <w:rPr>
              <w:del w:id="55" w:author="Robbie Parks" w:date="2019-04-24T15:31:00Z"/>
              <w:color w:val="000000" w:themeColor="text1"/>
              <w:lang w:val="it-IT"/>
            </w:rPr>
          </w:rPrChange>
        </w:rPr>
      </w:pPr>
      <w:del w:id="56" w:author="Robbie Parks" w:date="2019-04-24T15:31:00Z">
        <w:r w:rsidRPr="00166FF7" w:rsidDel="002C4AAB">
          <w:rPr>
            <w:color w:val="000000" w:themeColor="text1"/>
            <w:sz w:val="22"/>
            <w:szCs w:val="22"/>
            <w:lang w:val="it-IT"/>
            <w:rPrChange w:id="57" w:author="Robbie Parks" w:date="2019-04-24T11:29:00Z">
              <w:rPr>
                <w:color w:val="000000" w:themeColor="text1"/>
                <w:lang w:val="it-IT"/>
              </w:rPr>
            </w:rPrChange>
          </w:rPr>
          <w:delText>Robbie M Parks</w:delText>
        </w:r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58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>1,2</w:delText>
        </w:r>
        <w:r w:rsidRPr="00166FF7" w:rsidDel="002C4AAB">
          <w:rPr>
            <w:color w:val="000000" w:themeColor="text1"/>
            <w:sz w:val="22"/>
            <w:szCs w:val="22"/>
            <w:lang w:val="it-IT"/>
            <w:rPrChange w:id="59" w:author="Robbie Parks" w:date="2019-04-24T11:29:00Z">
              <w:rPr>
                <w:color w:val="000000" w:themeColor="text1"/>
                <w:lang w:val="it-IT"/>
              </w:rPr>
            </w:rPrChange>
          </w:rPr>
          <w:delText>, James E Bennett</w:delText>
        </w:r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60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>1,2</w:delText>
        </w:r>
        <w:r w:rsidRPr="00166FF7" w:rsidDel="002C4AAB">
          <w:rPr>
            <w:color w:val="000000" w:themeColor="text1"/>
            <w:sz w:val="22"/>
            <w:szCs w:val="22"/>
            <w:lang w:val="it-IT"/>
            <w:rPrChange w:id="61" w:author="Robbie Parks" w:date="2019-04-24T11:29:00Z">
              <w:rPr>
                <w:color w:val="000000" w:themeColor="text1"/>
                <w:lang w:val="it-IT"/>
              </w:rPr>
            </w:rPrChange>
          </w:rPr>
          <w:delText>, Helen Tamura-Wicks</w:delText>
        </w:r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62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>1,2</w:delText>
        </w:r>
        <w:r w:rsidRPr="00166FF7" w:rsidDel="002C4AAB">
          <w:rPr>
            <w:color w:val="000000" w:themeColor="text1"/>
            <w:sz w:val="22"/>
            <w:szCs w:val="22"/>
            <w:lang w:val="it-IT"/>
            <w:rPrChange w:id="63" w:author="Robbie Parks" w:date="2019-04-24T11:29:00Z">
              <w:rPr>
                <w:color w:val="000000" w:themeColor="text1"/>
                <w:lang w:val="it-IT"/>
              </w:rPr>
            </w:rPrChange>
          </w:rPr>
          <w:delText>, Vasilis Kontis</w:delText>
        </w:r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64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>1,2</w:delText>
        </w:r>
        <w:r w:rsidRPr="00166FF7" w:rsidDel="002C4AAB">
          <w:rPr>
            <w:color w:val="000000" w:themeColor="text1"/>
            <w:sz w:val="22"/>
            <w:szCs w:val="22"/>
            <w:lang w:val="it-IT"/>
            <w:rPrChange w:id="65" w:author="Robbie Parks" w:date="2019-04-24T11:29:00Z">
              <w:rPr>
                <w:color w:val="000000" w:themeColor="text1"/>
                <w:lang w:val="it-IT"/>
              </w:rPr>
            </w:rPrChange>
          </w:rPr>
          <w:delText>, Ralf Toumi</w:delText>
        </w:r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66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>3</w:delText>
        </w:r>
        <w:r w:rsidRPr="00166FF7" w:rsidDel="002C4AAB">
          <w:rPr>
            <w:color w:val="000000" w:themeColor="text1"/>
            <w:sz w:val="22"/>
            <w:szCs w:val="22"/>
            <w:lang w:val="it-IT"/>
            <w:rPrChange w:id="67" w:author="Robbie Parks" w:date="2019-04-24T11:29:00Z">
              <w:rPr>
                <w:color w:val="000000" w:themeColor="text1"/>
                <w:lang w:val="it-IT"/>
              </w:rPr>
            </w:rPrChange>
          </w:rPr>
          <w:delText>, Goodarz Danaei</w:delText>
        </w:r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68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 xml:space="preserve">4, </w:delText>
        </w:r>
        <w:r w:rsidRPr="00166FF7" w:rsidDel="002C4AAB">
          <w:rPr>
            <w:color w:val="000000" w:themeColor="text1"/>
            <w:sz w:val="22"/>
            <w:szCs w:val="22"/>
            <w:lang w:val="it-IT"/>
            <w:rPrChange w:id="69" w:author="Robbie Parks" w:date="2019-04-24T11:29:00Z">
              <w:rPr>
                <w:color w:val="000000" w:themeColor="text1"/>
                <w:lang w:val="it-IT"/>
              </w:rPr>
            </w:rPrChange>
          </w:rPr>
          <w:delText>Majid Ezzati</w:delText>
        </w:r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70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>1,2,5*</w:delText>
        </w:r>
      </w:del>
    </w:p>
    <w:p w14:paraId="7B10DAA5" w14:textId="39F945D2" w:rsidR="007551A0" w:rsidRPr="00166FF7" w:rsidDel="002C4AAB" w:rsidRDefault="007551A0" w:rsidP="007551A0">
      <w:pPr>
        <w:spacing w:line="480" w:lineRule="auto"/>
        <w:jc w:val="both"/>
        <w:rPr>
          <w:del w:id="71" w:author="Robbie Parks" w:date="2019-04-24T15:31:00Z"/>
          <w:color w:val="000000" w:themeColor="text1"/>
          <w:sz w:val="22"/>
          <w:szCs w:val="22"/>
          <w:rPrChange w:id="72" w:author="Robbie Parks" w:date="2019-04-24T11:29:00Z">
            <w:rPr>
              <w:del w:id="73" w:author="Robbie Parks" w:date="2019-04-24T15:31:00Z"/>
              <w:color w:val="000000" w:themeColor="text1"/>
            </w:rPr>
          </w:rPrChange>
        </w:rPr>
      </w:pPr>
      <w:del w:id="74" w:author="Robbie Parks" w:date="2019-04-24T15:31:00Z">
        <w:r w:rsidRPr="00166FF7" w:rsidDel="002C4AAB">
          <w:rPr>
            <w:color w:val="000000" w:themeColor="text1"/>
            <w:sz w:val="22"/>
            <w:szCs w:val="22"/>
            <w:vertAlign w:val="superscript"/>
            <w:rPrChange w:id="75" w:author="Robbie Parks" w:date="2019-04-24T11:29:00Z">
              <w:rPr>
                <w:color w:val="000000" w:themeColor="text1"/>
                <w:vertAlign w:val="superscript"/>
              </w:rPr>
            </w:rPrChange>
          </w:rPr>
          <w:delText>1</w:delText>
        </w:r>
        <w:r w:rsidRPr="00166FF7" w:rsidDel="002C4AAB">
          <w:rPr>
            <w:color w:val="000000" w:themeColor="text1"/>
            <w:sz w:val="22"/>
            <w:szCs w:val="22"/>
            <w:rPrChange w:id="76" w:author="Robbie Parks" w:date="2019-04-24T11:29:00Z">
              <w:rPr>
                <w:color w:val="000000" w:themeColor="text1"/>
              </w:rPr>
            </w:rPrChange>
          </w:rPr>
          <w:delText>MRC-PHE Centre for Environment and Health, Imperial College London, London, United Kingdom</w:delText>
        </w:r>
      </w:del>
    </w:p>
    <w:p w14:paraId="50A0EC5E" w14:textId="5BDF54F2" w:rsidR="007551A0" w:rsidRPr="00166FF7" w:rsidDel="002C4AAB" w:rsidRDefault="007551A0" w:rsidP="007551A0">
      <w:pPr>
        <w:spacing w:line="480" w:lineRule="auto"/>
        <w:jc w:val="both"/>
        <w:rPr>
          <w:del w:id="77" w:author="Robbie Parks" w:date="2019-04-24T15:31:00Z"/>
          <w:color w:val="000000" w:themeColor="text1"/>
          <w:sz w:val="22"/>
          <w:szCs w:val="22"/>
          <w:rPrChange w:id="78" w:author="Robbie Parks" w:date="2019-04-24T11:29:00Z">
            <w:rPr>
              <w:del w:id="79" w:author="Robbie Parks" w:date="2019-04-24T15:31:00Z"/>
              <w:color w:val="000000" w:themeColor="text1"/>
            </w:rPr>
          </w:rPrChange>
        </w:rPr>
      </w:pPr>
      <w:del w:id="80" w:author="Robbie Parks" w:date="2019-04-24T15:31:00Z">
        <w:r w:rsidRPr="00166FF7" w:rsidDel="002C4AAB">
          <w:rPr>
            <w:color w:val="000000" w:themeColor="text1"/>
            <w:sz w:val="22"/>
            <w:szCs w:val="22"/>
            <w:vertAlign w:val="superscript"/>
            <w:rPrChange w:id="81" w:author="Robbie Parks" w:date="2019-04-24T11:29:00Z">
              <w:rPr>
                <w:color w:val="000000" w:themeColor="text1"/>
                <w:vertAlign w:val="superscript"/>
              </w:rPr>
            </w:rPrChange>
          </w:rPr>
          <w:delText>2</w:delText>
        </w:r>
        <w:r w:rsidRPr="00166FF7" w:rsidDel="002C4AAB">
          <w:rPr>
            <w:color w:val="000000" w:themeColor="text1"/>
            <w:sz w:val="22"/>
            <w:szCs w:val="22"/>
            <w:rPrChange w:id="82" w:author="Robbie Parks" w:date="2019-04-24T11:29:00Z">
              <w:rPr>
                <w:color w:val="000000" w:themeColor="text1"/>
              </w:rPr>
            </w:rPrChange>
          </w:rPr>
          <w:delText>Department of Epidemiology and Biostatistics, School of Public Health, Imperial College London, London, United Kingdom</w:delText>
        </w:r>
      </w:del>
    </w:p>
    <w:p w14:paraId="4898B8E0" w14:textId="39DAA469" w:rsidR="007551A0" w:rsidRPr="00166FF7" w:rsidDel="002C4AAB" w:rsidRDefault="007551A0" w:rsidP="007551A0">
      <w:pPr>
        <w:spacing w:line="480" w:lineRule="auto"/>
        <w:jc w:val="both"/>
        <w:rPr>
          <w:del w:id="83" w:author="Robbie Parks" w:date="2019-04-24T15:31:00Z"/>
          <w:color w:val="000000" w:themeColor="text1"/>
          <w:sz w:val="22"/>
          <w:szCs w:val="22"/>
          <w:rPrChange w:id="84" w:author="Robbie Parks" w:date="2019-04-24T11:29:00Z">
            <w:rPr>
              <w:del w:id="85" w:author="Robbie Parks" w:date="2019-04-24T15:31:00Z"/>
              <w:color w:val="000000" w:themeColor="text1"/>
            </w:rPr>
          </w:rPrChange>
        </w:rPr>
      </w:pPr>
      <w:del w:id="86" w:author="Robbie Parks" w:date="2019-04-24T15:31:00Z">
        <w:r w:rsidRPr="00166FF7" w:rsidDel="002C4AAB">
          <w:rPr>
            <w:color w:val="000000" w:themeColor="text1"/>
            <w:sz w:val="22"/>
            <w:szCs w:val="22"/>
            <w:vertAlign w:val="superscript"/>
            <w:rPrChange w:id="87" w:author="Robbie Parks" w:date="2019-04-24T11:29:00Z">
              <w:rPr>
                <w:color w:val="000000" w:themeColor="text1"/>
                <w:vertAlign w:val="superscript"/>
              </w:rPr>
            </w:rPrChange>
          </w:rPr>
          <w:delText>3</w:delText>
        </w:r>
        <w:r w:rsidRPr="00166FF7" w:rsidDel="002C4AAB">
          <w:rPr>
            <w:color w:val="000000" w:themeColor="text1"/>
            <w:sz w:val="22"/>
            <w:szCs w:val="22"/>
            <w:rPrChange w:id="88" w:author="Robbie Parks" w:date="2019-04-24T11:29:00Z">
              <w:rPr>
                <w:color w:val="000000" w:themeColor="text1"/>
              </w:rPr>
            </w:rPrChange>
          </w:rPr>
          <w:delText>Space and Atmospheric Physics, Imperial College London, London, United Kingdom</w:delText>
        </w:r>
      </w:del>
    </w:p>
    <w:p w14:paraId="25F94457" w14:textId="26FA1EEE" w:rsidR="007551A0" w:rsidRPr="00166FF7" w:rsidDel="002C4AAB" w:rsidRDefault="007551A0" w:rsidP="007551A0">
      <w:pPr>
        <w:spacing w:line="480" w:lineRule="auto"/>
        <w:jc w:val="both"/>
        <w:rPr>
          <w:del w:id="89" w:author="Robbie Parks" w:date="2019-04-24T15:31:00Z"/>
          <w:color w:val="000000" w:themeColor="text1"/>
          <w:sz w:val="22"/>
          <w:szCs w:val="22"/>
          <w:rPrChange w:id="90" w:author="Robbie Parks" w:date="2019-04-24T11:29:00Z">
            <w:rPr>
              <w:del w:id="91" w:author="Robbie Parks" w:date="2019-04-24T15:31:00Z"/>
              <w:color w:val="000000" w:themeColor="text1"/>
            </w:rPr>
          </w:rPrChange>
        </w:rPr>
      </w:pPr>
      <w:del w:id="92" w:author="Robbie Parks" w:date="2019-04-24T15:31:00Z">
        <w:r w:rsidRPr="00166FF7" w:rsidDel="002C4AAB">
          <w:rPr>
            <w:color w:val="000000" w:themeColor="text1"/>
            <w:sz w:val="22"/>
            <w:szCs w:val="22"/>
            <w:vertAlign w:val="superscript"/>
            <w:lang w:val="it-IT"/>
            <w:rPrChange w:id="93" w:author="Robbie Parks" w:date="2019-04-24T11:29:00Z">
              <w:rPr>
                <w:color w:val="000000" w:themeColor="text1"/>
                <w:vertAlign w:val="superscript"/>
                <w:lang w:val="it-IT"/>
              </w:rPr>
            </w:rPrChange>
          </w:rPr>
          <w:delText>4</w:delText>
        </w:r>
        <w:r w:rsidRPr="00166FF7" w:rsidDel="002C4AAB">
          <w:rPr>
            <w:color w:val="000000" w:themeColor="text1"/>
            <w:sz w:val="22"/>
            <w:szCs w:val="22"/>
            <w:rPrChange w:id="94" w:author="Robbie Parks" w:date="2019-04-24T11:29:00Z">
              <w:rPr>
                <w:color w:val="000000" w:themeColor="text1"/>
              </w:rPr>
            </w:rPrChange>
          </w:rPr>
          <w:delText>Harvard T.H. Chan School of Public Health, Boston, Massachusetts, USA.</w:delText>
        </w:r>
      </w:del>
    </w:p>
    <w:p w14:paraId="66BF84B6" w14:textId="5F321B48" w:rsidR="007551A0" w:rsidRPr="00166FF7" w:rsidDel="002C4AAB" w:rsidRDefault="007551A0" w:rsidP="007551A0">
      <w:pPr>
        <w:spacing w:line="480" w:lineRule="auto"/>
        <w:jc w:val="both"/>
        <w:rPr>
          <w:del w:id="95" w:author="Robbie Parks" w:date="2019-04-24T15:31:00Z"/>
          <w:color w:val="000000" w:themeColor="text1"/>
          <w:sz w:val="22"/>
          <w:szCs w:val="22"/>
          <w:rPrChange w:id="96" w:author="Robbie Parks" w:date="2019-04-24T11:29:00Z">
            <w:rPr>
              <w:del w:id="97" w:author="Robbie Parks" w:date="2019-04-24T15:31:00Z"/>
              <w:color w:val="000000" w:themeColor="text1"/>
            </w:rPr>
          </w:rPrChange>
        </w:rPr>
      </w:pPr>
      <w:del w:id="98" w:author="Robbie Parks" w:date="2019-04-24T15:31:00Z">
        <w:r w:rsidRPr="00166FF7" w:rsidDel="002C4AAB">
          <w:rPr>
            <w:color w:val="000000" w:themeColor="text1"/>
            <w:sz w:val="22"/>
            <w:szCs w:val="22"/>
            <w:vertAlign w:val="superscript"/>
            <w:rPrChange w:id="99" w:author="Robbie Parks" w:date="2019-04-24T11:29:00Z">
              <w:rPr>
                <w:color w:val="000000" w:themeColor="text1"/>
                <w:vertAlign w:val="superscript"/>
              </w:rPr>
            </w:rPrChange>
          </w:rPr>
          <w:delText>5</w:delText>
        </w:r>
        <w:r w:rsidRPr="00166FF7" w:rsidDel="002C4AAB">
          <w:rPr>
            <w:color w:val="000000" w:themeColor="text1"/>
            <w:sz w:val="22"/>
            <w:szCs w:val="22"/>
            <w:rPrChange w:id="100" w:author="Robbie Parks" w:date="2019-04-24T11:29:00Z">
              <w:rPr>
                <w:color w:val="000000" w:themeColor="text1"/>
              </w:rPr>
            </w:rPrChange>
          </w:rPr>
          <w:delText>WHO Collaborating Centre on NCD Surveillance and Epidemiology, Imperial College London, London, United Kingdom</w:delText>
        </w:r>
      </w:del>
    </w:p>
    <w:p w14:paraId="5C53226A" w14:textId="204D789E" w:rsidR="007551A0" w:rsidRPr="00166FF7" w:rsidDel="002C4AAB" w:rsidRDefault="007551A0" w:rsidP="007551A0">
      <w:pPr>
        <w:spacing w:line="480" w:lineRule="auto"/>
        <w:jc w:val="both"/>
        <w:rPr>
          <w:del w:id="101" w:author="Robbie Parks" w:date="2019-04-24T15:31:00Z"/>
          <w:color w:val="000000" w:themeColor="text1"/>
          <w:sz w:val="22"/>
          <w:szCs w:val="22"/>
          <w:rPrChange w:id="102" w:author="Robbie Parks" w:date="2019-04-24T11:29:00Z">
            <w:rPr>
              <w:del w:id="103" w:author="Robbie Parks" w:date="2019-04-24T15:31:00Z"/>
              <w:color w:val="000000" w:themeColor="text1"/>
            </w:rPr>
          </w:rPrChange>
        </w:rPr>
      </w:pPr>
    </w:p>
    <w:p w14:paraId="7C5C36B6" w14:textId="2D1031CA" w:rsidR="007551A0" w:rsidRPr="00166FF7" w:rsidDel="002C4AAB" w:rsidRDefault="007551A0" w:rsidP="007551A0">
      <w:pPr>
        <w:spacing w:line="480" w:lineRule="auto"/>
        <w:jc w:val="both"/>
        <w:rPr>
          <w:del w:id="104" w:author="Robbie Parks" w:date="2019-04-24T15:31:00Z"/>
          <w:color w:val="000000" w:themeColor="text1"/>
          <w:sz w:val="22"/>
          <w:szCs w:val="22"/>
          <w:rPrChange w:id="105" w:author="Robbie Parks" w:date="2019-04-24T11:29:00Z">
            <w:rPr>
              <w:del w:id="106" w:author="Robbie Parks" w:date="2019-04-24T15:31:00Z"/>
              <w:color w:val="000000" w:themeColor="text1"/>
            </w:rPr>
          </w:rPrChange>
        </w:rPr>
      </w:pPr>
      <w:del w:id="107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08" w:author="Robbie Parks" w:date="2019-04-24T11:29:00Z">
              <w:rPr>
                <w:color w:val="000000" w:themeColor="text1"/>
              </w:rPr>
            </w:rPrChange>
          </w:rPr>
          <w:delText>Robbie M Parks: robbie.parks@imperial.ac.uk</w:delText>
        </w:r>
      </w:del>
    </w:p>
    <w:p w14:paraId="78ABEE22" w14:textId="43CD28EF" w:rsidR="007551A0" w:rsidRPr="00166FF7" w:rsidDel="002C4AAB" w:rsidRDefault="007551A0" w:rsidP="007551A0">
      <w:pPr>
        <w:spacing w:line="480" w:lineRule="auto"/>
        <w:jc w:val="both"/>
        <w:rPr>
          <w:del w:id="109" w:author="Robbie Parks" w:date="2019-04-24T15:31:00Z"/>
          <w:color w:val="000000" w:themeColor="text1"/>
          <w:sz w:val="22"/>
          <w:szCs w:val="22"/>
          <w:rPrChange w:id="110" w:author="Robbie Parks" w:date="2019-04-24T11:29:00Z">
            <w:rPr>
              <w:del w:id="111" w:author="Robbie Parks" w:date="2019-04-24T15:31:00Z"/>
              <w:color w:val="000000" w:themeColor="text1"/>
            </w:rPr>
          </w:rPrChange>
        </w:rPr>
      </w:pPr>
      <w:del w:id="112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13" w:author="Robbie Parks" w:date="2019-04-24T11:29:00Z">
              <w:rPr>
                <w:color w:val="000000" w:themeColor="text1"/>
              </w:rPr>
            </w:rPrChange>
          </w:rPr>
          <w:delText>James E Bennett: j.e.bennett@imperial.ac.uk</w:delText>
        </w:r>
      </w:del>
    </w:p>
    <w:p w14:paraId="76DB7EAB" w14:textId="3E2B46C2" w:rsidR="007551A0" w:rsidRPr="00166FF7" w:rsidDel="002C4AAB" w:rsidRDefault="007551A0" w:rsidP="007551A0">
      <w:pPr>
        <w:spacing w:line="480" w:lineRule="auto"/>
        <w:jc w:val="both"/>
        <w:rPr>
          <w:del w:id="114" w:author="Robbie Parks" w:date="2019-04-24T15:31:00Z"/>
          <w:color w:val="000000" w:themeColor="text1"/>
          <w:sz w:val="22"/>
          <w:szCs w:val="22"/>
          <w:rPrChange w:id="115" w:author="Robbie Parks" w:date="2019-04-24T11:29:00Z">
            <w:rPr>
              <w:del w:id="116" w:author="Robbie Parks" w:date="2019-04-24T15:31:00Z"/>
              <w:color w:val="000000" w:themeColor="text1"/>
            </w:rPr>
          </w:rPrChange>
        </w:rPr>
      </w:pPr>
      <w:del w:id="117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18" w:author="Robbie Parks" w:date="2019-04-24T11:29:00Z">
              <w:rPr>
                <w:color w:val="000000" w:themeColor="text1"/>
              </w:rPr>
            </w:rPrChange>
          </w:rPr>
          <w:delText>Helen Tamura-Wicks: helen.tamura-wicks07@imperial.ac.uk</w:delText>
        </w:r>
      </w:del>
    </w:p>
    <w:p w14:paraId="5D974AC0" w14:textId="31370DC0" w:rsidR="007551A0" w:rsidRPr="00166FF7" w:rsidDel="002C4AAB" w:rsidRDefault="007551A0" w:rsidP="007551A0">
      <w:pPr>
        <w:spacing w:line="480" w:lineRule="auto"/>
        <w:jc w:val="both"/>
        <w:rPr>
          <w:del w:id="119" w:author="Robbie Parks" w:date="2019-04-24T15:31:00Z"/>
          <w:color w:val="000000" w:themeColor="text1"/>
          <w:sz w:val="22"/>
          <w:szCs w:val="22"/>
          <w:rPrChange w:id="120" w:author="Robbie Parks" w:date="2019-04-24T11:29:00Z">
            <w:rPr>
              <w:del w:id="121" w:author="Robbie Parks" w:date="2019-04-24T15:31:00Z"/>
              <w:color w:val="000000" w:themeColor="text1"/>
            </w:rPr>
          </w:rPrChange>
        </w:rPr>
      </w:pPr>
      <w:del w:id="122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23" w:author="Robbie Parks" w:date="2019-04-24T11:29:00Z">
              <w:rPr>
                <w:color w:val="000000" w:themeColor="text1"/>
              </w:rPr>
            </w:rPrChange>
          </w:rPr>
          <w:delText>Vasilis Kontis: v.kontis@imperial.ac.uk</w:delText>
        </w:r>
      </w:del>
    </w:p>
    <w:p w14:paraId="101B7F7F" w14:textId="224CAEED" w:rsidR="007551A0" w:rsidRPr="00166FF7" w:rsidDel="002C4AAB" w:rsidRDefault="007551A0" w:rsidP="007551A0">
      <w:pPr>
        <w:spacing w:line="480" w:lineRule="auto"/>
        <w:jc w:val="both"/>
        <w:rPr>
          <w:del w:id="124" w:author="Robbie Parks" w:date="2019-04-24T15:31:00Z"/>
          <w:color w:val="000000" w:themeColor="text1"/>
          <w:sz w:val="22"/>
          <w:szCs w:val="22"/>
          <w:rPrChange w:id="125" w:author="Robbie Parks" w:date="2019-04-24T11:29:00Z">
            <w:rPr>
              <w:del w:id="126" w:author="Robbie Parks" w:date="2019-04-24T15:31:00Z"/>
              <w:color w:val="000000" w:themeColor="text1"/>
            </w:rPr>
          </w:rPrChange>
        </w:rPr>
      </w:pPr>
      <w:del w:id="127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28" w:author="Robbie Parks" w:date="2019-04-24T11:29:00Z">
              <w:rPr>
                <w:color w:val="000000" w:themeColor="text1"/>
              </w:rPr>
            </w:rPrChange>
          </w:rPr>
          <w:delText>Ralf Toumi: r.toumi@imperial.ac.uk</w:delText>
        </w:r>
      </w:del>
    </w:p>
    <w:p w14:paraId="09F6D327" w14:textId="042A47A9" w:rsidR="007551A0" w:rsidRPr="00166FF7" w:rsidDel="002C4AAB" w:rsidRDefault="007551A0" w:rsidP="007551A0">
      <w:pPr>
        <w:spacing w:line="480" w:lineRule="auto"/>
        <w:jc w:val="both"/>
        <w:rPr>
          <w:del w:id="129" w:author="Robbie Parks" w:date="2019-04-24T15:31:00Z"/>
          <w:color w:val="000000" w:themeColor="text1"/>
          <w:sz w:val="22"/>
          <w:szCs w:val="22"/>
          <w:rPrChange w:id="130" w:author="Robbie Parks" w:date="2019-04-24T11:29:00Z">
            <w:rPr>
              <w:del w:id="131" w:author="Robbie Parks" w:date="2019-04-24T15:31:00Z"/>
              <w:color w:val="000000" w:themeColor="text1"/>
            </w:rPr>
          </w:rPrChange>
        </w:rPr>
      </w:pPr>
      <w:del w:id="132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33" w:author="Robbie Parks" w:date="2019-04-24T11:29:00Z">
              <w:rPr>
                <w:color w:val="000000" w:themeColor="text1"/>
              </w:rPr>
            </w:rPrChange>
          </w:rPr>
          <w:delText>Goodarz Danaei: gdanaei@hsph.harvard.edu</w:delText>
        </w:r>
      </w:del>
    </w:p>
    <w:p w14:paraId="5D0F327E" w14:textId="6C53AD85" w:rsidR="007551A0" w:rsidRPr="00166FF7" w:rsidDel="002C4AAB" w:rsidRDefault="007551A0" w:rsidP="007551A0">
      <w:pPr>
        <w:spacing w:line="480" w:lineRule="auto"/>
        <w:jc w:val="both"/>
        <w:rPr>
          <w:del w:id="134" w:author="Robbie Parks" w:date="2019-04-24T15:31:00Z"/>
          <w:color w:val="000000" w:themeColor="text1"/>
          <w:sz w:val="22"/>
          <w:szCs w:val="22"/>
          <w:rPrChange w:id="135" w:author="Robbie Parks" w:date="2019-04-24T11:29:00Z">
            <w:rPr>
              <w:del w:id="136" w:author="Robbie Parks" w:date="2019-04-24T15:31:00Z"/>
              <w:color w:val="000000" w:themeColor="text1"/>
            </w:rPr>
          </w:rPrChange>
        </w:rPr>
      </w:pPr>
      <w:del w:id="137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38" w:author="Robbie Parks" w:date="2019-04-24T11:29:00Z">
              <w:rPr>
                <w:color w:val="000000" w:themeColor="text1"/>
              </w:rPr>
            </w:rPrChange>
          </w:rPr>
          <w:delText>Majid Ezzati: majid.ezzati@imperial.ac.uk</w:delText>
        </w:r>
      </w:del>
    </w:p>
    <w:p w14:paraId="2B10F5E0" w14:textId="6134B3D0" w:rsidR="007551A0" w:rsidRPr="00166FF7" w:rsidDel="002C4AAB" w:rsidRDefault="007551A0" w:rsidP="007551A0">
      <w:pPr>
        <w:spacing w:line="480" w:lineRule="auto"/>
        <w:jc w:val="both"/>
        <w:rPr>
          <w:del w:id="139" w:author="Robbie Parks" w:date="2019-04-24T15:31:00Z"/>
          <w:color w:val="000000" w:themeColor="text1"/>
          <w:sz w:val="22"/>
          <w:szCs w:val="22"/>
          <w:rPrChange w:id="140" w:author="Robbie Parks" w:date="2019-04-24T11:29:00Z">
            <w:rPr>
              <w:del w:id="141" w:author="Robbie Parks" w:date="2019-04-24T15:31:00Z"/>
              <w:color w:val="000000" w:themeColor="text1"/>
            </w:rPr>
          </w:rPrChange>
        </w:rPr>
      </w:pPr>
    </w:p>
    <w:p w14:paraId="44B54DA5" w14:textId="4A769C0E" w:rsidR="007551A0" w:rsidRPr="00166FF7" w:rsidDel="002C4AAB" w:rsidRDefault="007551A0" w:rsidP="007551A0">
      <w:pPr>
        <w:spacing w:line="480" w:lineRule="auto"/>
        <w:jc w:val="both"/>
        <w:rPr>
          <w:del w:id="142" w:author="Robbie Parks" w:date="2019-04-24T15:31:00Z"/>
          <w:color w:val="000000" w:themeColor="text1"/>
          <w:sz w:val="22"/>
          <w:szCs w:val="22"/>
          <w:rPrChange w:id="143" w:author="Robbie Parks" w:date="2019-04-24T11:29:00Z">
            <w:rPr>
              <w:del w:id="144" w:author="Robbie Parks" w:date="2019-04-24T15:31:00Z"/>
              <w:color w:val="000000" w:themeColor="text1"/>
            </w:rPr>
          </w:rPrChange>
        </w:rPr>
      </w:pPr>
      <w:del w:id="145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46" w:author="Robbie Parks" w:date="2019-04-24T11:29:00Z">
              <w:rPr>
                <w:color w:val="000000" w:themeColor="text1"/>
              </w:rPr>
            </w:rPrChange>
          </w:rPr>
          <w:delText>*corresponding author:</w:delText>
        </w:r>
      </w:del>
    </w:p>
    <w:p w14:paraId="7A70806A" w14:textId="1494733D" w:rsidR="007551A0" w:rsidRPr="00166FF7" w:rsidDel="002C4AAB" w:rsidRDefault="007551A0" w:rsidP="007551A0">
      <w:pPr>
        <w:spacing w:line="480" w:lineRule="auto"/>
        <w:jc w:val="both"/>
        <w:rPr>
          <w:del w:id="147" w:author="Robbie Parks" w:date="2019-04-24T15:31:00Z"/>
          <w:color w:val="000000" w:themeColor="text1"/>
          <w:sz w:val="22"/>
          <w:szCs w:val="22"/>
          <w:rPrChange w:id="148" w:author="Robbie Parks" w:date="2019-04-24T11:29:00Z">
            <w:rPr>
              <w:del w:id="149" w:author="Robbie Parks" w:date="2019-04-24T15:31:00Z"/>
              <w:color w:val="000000" w:themeColor="text1"/>
            </w:rPr>
          </w:rPrChange>
        </w:rPr>
      </w:pPr>
      <w:del w:id="150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51" w:author="Robbie Parks" w:date="2019-04-24T11:29:00Z">
              <w:rPr>
                <w:color w:val="000000" w:themeColor="text1"/>
              </w:rPr>
            </w:rPrChange>
          </w:rPr>
          <w:delText>Majid Ezzati</w:delText>
        </w:r>
      </w:del>
    </w:p>
    <w:p w14:paraId="48FB5BAB" w14:textId="3DDE2B9D" w:rsidR="007551A0" w:rsidRPr="00166FF7" w:rsidDel="002C4AAB" w:rsidRDefault="007551A0" w:rsidP="007551A0">
      <w:pPr>
        <w:spacing w:line="480" w:lineRule="auto"/>
        <w:jc w:val="both"/>
        <w:rPr>
          <w:del w:id="152" w:author="Robbie Parks" w:date="2019-04-24T15:31:00Z"/>
          <w:color w:val="000000" w:themeColor="text1"/>
          <w:sz w:val="22"/>
          <w:szCs w:val="22"/>
          <w:rPrChange w:id="153" w:author="Robbie Parks" w:date="2019-04-24T11:29:00Z">
            <w:rPr>
              <w:del w:id="154" w:author="Robbie Parks" w:date="2019-04-24T15:31:00Z"/>
              <w:color w:val="000000" w:themeColor="text1"/>
            </w:rPr>
          </w:rPrChange>
        </w:rPr>
      </w:pPr>
      <w:del w:id="155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56" w:author="Robbie Parks" w:date="2019-04-24T11:29:00Z">
              <w:rPr>
                <w:color w:val="000000" w:themeColor="text1"/>
              </w:rPr>
            </w:rPrChange>
          </w:rPr>
          <w:delText>Imperial College London</w:delText>
        </w:r>
      </w:del>
    </w:p>
    <w:p w14:paraId="6DF87E05" w14:textId="0961623E" w:rsidR="007551A0" w:rsidRPr="00166FF7" w:rsidDel="002C4AAB" w:rsidRDefault="007551A0" w:rsidP="007551A0">
      <w:pPr>
        <w:spacing w:line="480" w:lineRule="auto"/>
        <w:jc w:val="both"/>
        <w:rPr>
          <w:del w:id="157" w:author="Robbie Parks" w:date="2019-04-24T15:31:00Z"/>
          <w:color w:val="000000" w:themeColor="text1"/>
          <w:sz w:val="22"/>
          <w:szCs w:val="22"/>
          <w:rPrChange w:id="158" w:author="Robbie Parks" w:date="2019-04-24T11:29:00Z">
            <w:rPr>
              <w:del w:id="159" w:author="Robbie Parks" w:date="2019-04-24T15:31:00Z"/>
              <w:color w:val="000000" w:themeColor="text1"/>
            </w:rPr>
          </w:rPrChange>
        </w:rPr>
      </w:pPr>
      <w:del w:id="160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61" w:author="Robbie Parks" w:date="2019-04-24T11:29:00Z">
              <w:rPr>
                <w:color w:val="000000" w:themeColor="text1"/>
              </w:rPr>
            </w:rPrChange>
          </w:rPr>
          <w:delText>Norfolk Place</w:delText>
        </w:r>
      </w:del>
    </w:p>
    <w:p w14:paraId="710769EB" w14:textId="18E3EEC6" w:rsidR="007551A0" w:rsidRPr="00166FF7" w:rsidDel="002C4AAB" w:rsidRDefault="007551A0" w:rsidP="007551A0">
      <w:pPr>
        <w:spacing w:line="480" w:lineRule="auto"/>
        <w:jc w:val="both"/>
        <w:rPr>
          <w:del w:id="162" w:author="Robbie Parks" w:date="2019-04-24T15:31:00Z"/>
          <w:color w:val="000000" w:themeColor="text1"/>
          <w:sz w:val="22"/>
          <w:szCs w:val="22"/>
          <w:rPrChange w:id="163" w:author="Robbie Parks" w:date="2019-04-24T11:29:00Z">
            <w:rPr>
              <w:del w:id="164" w:author="Robbie Parks" w:date="2019-04-24T15:31:00Z"/>
              <w:color w:val="000000" w:themeColor="text1"/>
            </w:rPr>
          </w:rPrChange>
        </w:rPr>
      </w:pPr>
      <w:del w:id="165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66" w:author="Robbie Parks" w:date="2019-04-24T11:29:00Z">
              <w:rPr>
                <w:color w:val="000000" w:themeColor="text1"/>
              </w:rPr>
            </w:rPrChange>
          </w:rPr>
          <w:delText>London W2 1PG, UK</w:delText>
        </w:r>
      </w:del>
    </w:p>
    <w:p w14:paraId="44774FFC" w14:textId="3ED2416C" w:rsidR="007551A0" w:rsidRPr="00166FF7" w:rsidDel="002C4AAB" w:rsidRDefault="007551A0" w:rsidP="007551A0">
      <w:pPr>
        <w:spacing w:line="480" w:lineRule="auto"/>
        <w:jc w:val="both"/>
        <w:rPr>
          <w:del w:id="167" w:author="Robbie Parks" w:date="2019-04-24T15:31:00Z"/>
          <w:color w:val="000000" w:themeColor="text1"/>
          <w:sz w:val="22"/>
          <w:szCs w:val="22"/>
          <w:rPrChange w:id="168" w:author="Robbie Parks" w:date="2019-04-24T11:29:00Z">
            <w:rPr>
              <w:del w:id="169" w:author="Robbie Parks" w:date="2019-04-24T15:31:00Z"/>
              <w:color w:val="000000" w:themeColor="text1"/>
            </w:rPr>
          </w:rPrChange>
        </w:rPr>
      </w:pPr>
      <w:del w:id="170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71" w:author="Robbie Parks" w:date="2019-04-24T11:29:00Z">
              <w:rPr>
                <w:color w:val="000000" w:themeColor="text1"/>
              </w:rPr>
            </w:rPrChange>
          </w:rPr>
          <w:delText xml:space="preserve">E-mail: </w:delText>
        </w:r>
        <w:r w:rsidR="00180077" w:rsidRPr="00166FF7" w:rsidDel="002C4AAB">
          <w:rPr>
            <w:sz w:val="22"/>
            <w:szCs w:val="22"/>
            <w:rPrChange w:id="172" w:author="Robbie Parks" w:date="2019-04-24T11:29:00Z">
              <w:rPr/>
            </w:rPrChange>
          </w:rPr>
          <w:fldChar w:fldCharType="begin"/>
        </w:r>
        <w:r w:rsidR="00180077" w:rsidRPr="00166FF7" w:rsidDel="002C4AAB">
          <w:rPr>
            <w:sz w:val="22"/>
            <w:szCs w:val="22"/>
            <w:rPrChange w:id="173" w:author="Robbie Parks" w:date="2019-04-24T11:29:00Z">
              <w:rPr/>
            </w:rPrChange>
          </w:rPr>
          <w:delInstrText xml:space="preserve"> HYPERLINK "mailto:majid.ezzati@imperial.ac.uk" </w:delInstrText>
        </w:r>
        <w:r w:rsidR="00180077" w:rsidRPr="00166FF7" w:rsidDel="002C4AAB">
          <w:rPr>
            <w:sz w:val="22"/>
            <w:szCs w:val="22"/>
            <w:rPrChange w:id="174" w:author="Robbie Parks" w:date="2019-04-24T11:29:00Z">
              <w:rPr>
                <w:rStyle w:val="Hyperlink"/>
              </w:rPr>
            </w:rPrChange>
          </w:rPr>
          <w:fldChar w:fldCharType="separate"/>
        </w:r>
        <w:r w:rsidRPr="00166FF7" w:rsidDel="002C4AAB">
          <w:rPr>
            <w:rStyle w:val="Hyperlink"/>
            <w:sz w:val="22"/>
            <w:szCs w:val="22"/>
            <w:rPrChange w:id="175" w:author="Robbie Parks" w:date="2019-04-24T11:29:00Z">
              <w:rPr>
                <w:rStyle w:val="Hyperlink"/>
              </w:rPr>
            </w:rPrChange>
          </w:rPr>
          <w:delText>majid.ezzati@imperial.ac.uk</w:delText>
        </w:r>
        <w:r w:rsidR="00180077" w:rsidRPr="00166FF7" w:rsidDel="002C4AAB">
          <w:rPr>
            <w:rStyle w:val="Hyperlink"/>
            <w:sz w:val="22"/>
            <w:szCs w:val="22"/>
            <w:rPrChange w:id="176" w:author="Robbie Parks" w:date="2019-04-24T11:29:00Z">
              <w:rPr>
                <w:rStyle w:val="Hyperlink"/>
              </w:rPr>
            </w:rPrChange>
          </w:rPr>
          <w:fldChar w:fldCharType="end"/>
        </w:r>
      </w:del>
    </w:p>
    <w:p w14:paraId="30445AE1" w14:textId="4C974005" w:rsidR="007551A0" w:rsidRPr="00166FF7" w:rsidDel="002C4AAB" w:rsidRDefault="007551A0" w:rsidP="007551A0">
      <w:pPr>
        <w:spacing w:line="480" w:lineRule="auto"/>
        <w:jc w:val="both"/>
        <w:rPr>
          <w:del w:id="177" w:author="Robbie Parks" w:date="2019-04-24T15:31:00Z"/>
          <w:color w:val="000000" w:themeColor="text1"/>
          <w:sz w:val="22"/>
          <w:szCs w:val="22"/>
          <w:rPrChange w:id="178" w:author="Robbie Parks" w:date="2019-04-24T11:29:00Z">
            <w:rPr>
              <w:del w:id="179" w:author="Robbie Parks" w:date="2019-04-24T15:31:00Z"/>
              <w:color w:val="000000" w:themeColor="text1"/>
            </w:rPr>
          </w:rPrChange>
        </w:rPr>
        <w:sectPr w:rsidR="007551A0" w:rsidRPr="00166FF7" w:rsidDel="002C4AAB" w:rsidSect="00166FF7">
          <w:headerReference w:type="default" r:id="rId9"/>
          <w:footerReference w:type="even" r:id="rId10"/>
          <w:footerReference w:type="default" r:id="rId11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  <w:sectPrChange w:id="180" w:author="Robbie Parks" w:date="2019-04-24T11:29:00Z">
            <w:sectPr w:rsidR="007551A0" w:rsidRPr="00166FF7" w:rsidDel="002C4AAB" w:rsidSect="00166FF7">
              <w:pgMar w:top="720" w:right="720" w:bottom="720" w:left="720" w:header="720" w:footer="720" w:gutter="0"/>
            </w:sectPr>
          </w:sectPrChange>
        </w:sectPr>
      </w:pPr>
      <w:del w:id="181" w:author="Robbie Parks" w:date="2019-04-24T15:31:00Z">
        <w:r w:rsidRPr="00166FF7" w:rsidDel="002C4AAB">
          <w:rPr>
            <w:color w:val="000000" w:themeColor="text1"/>
            <w:sz w:val="22"/>
            <w:szCs w:val="22"/>
            <w:rPrChange w:id="182" w:author="Robbie Parks" w:date="2019-04-24T11:29:00Z">
              <w:rPr>
                <w:color w:val="000000" w:themeColor="text1"/>
              </w:rPr>
            </w:rPrChange>
          </w:rPr>
          <w:delText>Tel: +44 (0)20 7594 0767</w:delText>
        </w:r>
      </w:del>
    </w:p>
    <w:p w14:paraId="788D6690" w14:textId="77777777" w:rsidR="006C4D25" w:rsidRDefault="00B324A3">
      <w:pPr>
        <w:spacing w:line="480" w:lineRule="auto"/>
        <w:rPr>
          <w:ins w:id="183" w:author="Robbie Parks" w:date="2019-04-24T16:47:00Z"/>
          <w:color w:val="000000" w:themeColor="text1"/>
        </w:rPr>
        <w:sectPr w:rsidR="006C4D25" w:rsidSect="009C5108">
          <w:footerReference w:type="even" r:id="rId12"/>
          <w:footerReference w:type="default" r:id="rId13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727CD1">
        <w:rPr>
          <w:b/>
          <w:color w:val="000000" w:themeColor="text1"/>
        </w:rPr>
        <w:t xml:space="preserve">Supplementary Figure 1.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184" w:author="Ezzati, Majid" w:date="2019-04-18T16:10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age group.</w:t>
      </w:r>
    </w:p>
    <w:p w14:paraId="21B43406" w14:textId="5271F33E" w:rsidR="00845067" w:rsidRPr="007551A0" w:rsidDel="00C075BA" w:rsidRDefault="00845067" w:rsidP="007551A0">
      <w:pPr>
        <w:spacing w:line="480" w:lineRule="auto"/>
        <w:rPr>
          <w:del w:id="185" w:author="Robbie Parks" w:date="2019-04-23T23:00:00Z"/>
          <w:b/>
        </w:rPr>
      </w:pPr>
    </w:p>
    <w:p w14:paraId="51D22AF6" w14:textId="77777777" w:rsidR="00845067" w:rsidDel="00C075BA" w:rsidRDefault="00845067" w:rsidP="00F12B55">
      <w:pPr>
        <w:spacing w:line="480" w:lineRule="auto"/>
        <w:jc w:val="both"/>
        <w:rPr>
          <w:del w:id="186" w:author="Robbie Parks" w:date="2019-04-23T23:00:00Z"/>
          <w:b/>
          <w:color w:val="000000" w:themeColor="text1"/>
        </w:rPr>
      </w:pPr>
    </w:p>
    <w:p w14:paraId="7ED64E67" w14:textId="1F5A249F" w:rsidR="006C4D25" w:rsidRDefault="002C5D0E" w:rsidP="00971D01">
      <w:pPr>
        <w:suppressLineNumbers/>
        <w:spacing w:line="480" w:lineRule="auto"/>
        <w:rPr>
          <w:ins w:id="187" w:author="Robbie Parks" w:date="2019-04-24T16:47:00Z"/>
          <w:b/>
          <w:color w:val="000000" w:themeColor="text1"/>
        </w:rPr>
        <w:sectPr w:rsidR="006C4D25" w:rsidSect="006C4D25">
          <w:pgSz w:w="16840" w:h="11900" w:orient="landscape"/>
          <w:pgMar w:top="720" w:right="720" w:bottom="720" w:left="720" w:header="720" w:footer="720" w:gutter="0"/>
          <w:lnNumType w:countBy="1" w:restart="continuous"/>
          <w:cols w:space="720"/>
          <w:docGrid w:linePitch="360"/>
          <w:sectPrChange w:id="188" w:author="Robbie Parks" w:date="2019-04-24T16:47:00Z">
            <w:sectPr w:rsidR="006C4D25" w:rsidSect="006C4D25">
              <w:pgSz w:w="11900" w:h="16840" w:orient="portrait"/>
              <w:pgMar w:top="1440" w:right="1440" w:bottom="1440" w:left="1440" w:header="720" w:footer="720" w:gutter="0"/>
            </w:sectPr>
          </w:sectPrChange>
        </w:sectPr>
        <w:pPrChange w:id="189" w:author="Robbie Parks" w:date="2019-04-24T16:50:00Z">
          <w:pPr>
            <w:spacing w:line="480" w:lineRule="auto"/>
          </w:pPr>
        </w:pPrChange>
      </w:pPr>
      <w:del w:id="190" w:author="Robbie Parks" w:date="2019-04-24T16:49:00Z">
        <w:r w:rsidRPr="008726C2" w:rsidDel="008726C2">
          <w:rPr>
            <w:rPrChange w:id="191" w:author="Robbie Parks" w:date="2019-04-24T16:48:00Z">
              <w:rPr>
                <w:b/>
                <w:color w:val="000000" w:themeColor="text1"/>
              </w:rPr>
            </w:rPrChange>
          </w:rPr>
          <w:br w:type="page"/>
        </w:r>
      </w:del>
      <w:ins w:id="192" w:author="Robbie Parks" w:date="2019-04-24T16:48:00Z">
        <w:r w:rsidR="008726C2">
          <w:rPr>
            <w:b/>
            <w:noProof/>
            <w:color w:val="000000" w:themeColor="text1"/>
          </w:rPr>
          <w:drawing>
            <wp:inline distT="0" distB="0" distL="0" distR="0" wp14:anchorId="0A265077" wp14:editId="6F0C795E">
              <wp:extent cx="9372600" cy="6629400"/>
              <wp:effectExtent l="0" t="0" r="0" b="0"/>
              <wp:docPr id="2" name="Picture 2" descr="/Users/rmiparks/git/mortality/USA/state/write_ups/02_monthly_injury_temperature_paper/figures/01_nature_climate_change/Figures 2019 04 24/Supplementary Figure1 2019 04 24.pd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/Users/rmiparks/git/mortality/USA/state/write_ups/02_monthly_injury_temperature_paper/figures/01_nature_climate_change/Figures 2019 04 24/Supplementary Figure1 2019 04 24.pdf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372600" cy="662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F150E09" w14:textId="0196520C" w:rsidR="002C5D0E" w:rsidDel="006C4D25" w:rsidRDefault="002C5D0E">
      <w:pPr>
        <w:spacing w:line="480" w:lineRule="auto"/>
        <w:rPr>
          <w:del w:id="193" w:author="Robbie Parks" w:date="2019-04-24T16:47:00Z"/>
          <w:b/>
          <w:color w:val="000000" w:themeColor="text1"/>
        </w:rPr>
        <w:pPrChange w:id="194" w:author="Robbie Parks" w:date="2019-04-23T23:00:00Z">
          <w:pPr/>
        </w:pPrChange>
      </w:pPr>
    </w:p>
    <w:p w14:paraId="054EB581" w14:textId="2BC8994D" w:rsidR="006C4D25" w:rsidRDefault="00B324A3" w:rsidP="00F12B55">
      <w:pPr>
        <w:spacing w:line="480" w:lineRule="auto"/>
        <w:jc w:val="both"/>
        <w:rPr>
          <w:ins w:id="195" w:author="Robbie Parks" w:date="2019-04-24T16:47:00Z"/>
          <w:color w:val="000000" w:themeColor="text1"/>
        </w:rPr>
        <w:sectPr w:rsidR="006C4D25" w:rsidSect="009C5108"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727CD1">
        <w:rPr>
          <w:b/>
          <w:color w:val="000000" w:themeColor="text1"/>
        </w:rPr>
        <w:t xml:space="preserve">Supplementary Figure 2.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196" w:author="Ezzati, Majid" w:date="2019-04-18T16:11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mont</w:t>
      </w:r>
      <w:r w:rsidR="006B565A" w:rsidRPr="00727CD1">
        <w:rPr>
          <w:color w:val="000000" w:themeColor="text1"/>
        </w:rPr>
        <w:t>h</w:t>
      </w:r>
      <w:ins w:id="197" w:author="Robbie Parks" w:date="2019-04-24T16:49:00Z">
        <w:r w:rsidR="006E35A0">
          <w:rPr>
            <w:color w:val="000000" w:themeColor="text1"/>
          </w:rPr>
          <w:t>.</w:t>
        </w:r>
      </w:ins>
      <w:del w:id="198" w:author="Robbie Parks" w:date="2019-04-24T16:47:00Z">
        <w:r w:rsidR="00493A6D" w:rsidRPr="00727CD1" w:rsidDel="006C4D25">
          <w:rPr>
            <w:color w:val="000000" w:themeColor="text1"/>
          </w:rPr>
          <w:delText>.</w:delText>
        </w:r>
      </w:del>
    </w:p>
    <w:p w14:paraId="54E52BDB" w14:textId="5CE89EA3" w:rsidR="006C4D25" w:rsidRDefault="0077723D" w:rsidP="00971D01">
      <w:pPr>
        <w:suppressLineNumbers/>
        <w:spacing w:line="480" w:lineRule="auto"/>
        <w:jc w:val="both"/>
        <w:rPr>
          <w:ins w:id="199" w:author="Robbie Parks" w:date="2019-04-24T16:47:00Z"/>
          <w:color w:val="000000" w:themeColor="text1"/>
        </w:rPr>
        <w:sectPr w:rsidR="006C4D25" w:rsidSect="006C4D25">
          <w:pgSz w:w="16840" w:h="11900" w:orient="landscape"/>
          <w:pgMar w:top="720" w:right="720" w:bottom="720" w:left="720" w:header="720" w:footer="720" w:gutter="0"/>
          <w:lnNumType w:countBy="1" w:restart="continuous"/>
          <w:cols w:space="720"/>
          <w:docGrid w:linePitch="360"/>
          <w:sectPrChange w:id="200" w:author="Robbie Parks" w:date="2019-04-24T16:47:00Z">
            <w:sectPr w:rsidR="006C4D25" w:rsidSect="006C4D25">
              <w:pgSz w:w="11900" w:h="16840" w:orient="portrait"/>
              <w:pgMar w:top="1440" w:right="1440" w:bottom="1440" w:left="1440" w:header="720" w:footer="720" w:gutter="0"/>
            </w:sectPr>
          </w:sectPrChange>
        </w:sectPr>
        <w:pPrChange w:id="201" w:author="Robbie Parks" w:date="2019-04-24T16:50:00Z">
          <w:pPr>
            <w:spacing w:line="480" w:lineRule="auto"/>
            <w:jc w:val="both"/>
          </w:pPr>
        </w:pPrChange>
      </w:pPr>
      <w:bookmarkStart w:id="202" w:name="_GoBack"/>
      <w:ins w:id="203" w:author="Robbie Parks" w:date="2019-04-24T16:49:00Z">
        <w:r>
          <w:rPr>
            <w:noProof/>
            <w:color w:val="000000" w:themeColor="text1"/>
          </w:rPr>
          <w:lastRenderedPageBreak/>
          <w:pict w14:anchorId="1345C0B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/Users/rmiparks/git/mortality/USA/state/write_ups/02_monthly_injury_temperature_paper/figures/01_nature_climate_change/Figures 2019 04 24/Supplementary Figure2 2019 04 24.pdf" style="width:738.85pt;height:521.7pt;mso-width-percent:0;mso-height-percent:0;mso-width-percent:0;mso-height-percent:0">
              <v:imagedata r:id="rId15" o:title="Supplementary Figure2 2019 04 24"/>
            </v:shape>
          </w:pict>
        </w:r>
      </w:ins>
      <w:bookmarkEnd w:id="202"/>
    </w:p>
    <w:p w14:paraId="46CB6BDF" w14:textId="3C9D20B3" w:rsidR="006E35A0" w:rsidRPr="006E35A0" w:rsidDel="006E35A0" w:rsidRDefault="006E35A0" w:rsidP="006E35A0">
      <w:pPr>
        <w:tabs>
          <w:tab w:val="left" w:pos="1680"/>
        </w:tabs>
        <w:rPr>
          <w:del w:id="204" w:author="Robbie Parks" w:date="2019-04-24T16:49:00Z"/>
          <w:rPrChange w:id="205" w:author="Robbie Parks" w:date="2019-04-24T16:49:00Z">
            <w:rPr>
              <w:del w:id="206" w:author="Robbie Parks" w:date="2019-04-24T16:49:00Z"/>
              <w:color w:val="000000" w:themeColor="text1"/>
            </w:rPr>
          </w:rPrChange>
        </w:rPr>
        <w:sectPr w:rsidR="006E35A0" w:rsidRPr="006E35A0" w:rsidDel="006E35A0" w:rsidSect="009C5108"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  <w:pPrChange w:id="207" w:author="Robbie Parks" w:date="2019-04-24T16:49:00Z">
          <w:pPr>
            <w:spacing w:line="480" w:lineRule="auto"/>
            <w:jc w:val="both"/>
          </w:pPr>
        </w:pPrChange>
      </w:pPr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>
      <w:pPr>
        <w:suppressLineNumbers/>
        <w:rPr>
          <w:color w:val="000000" w:themeColor="text1"/>
        </w:rPr>
        <w:pPrChange w:id="208" w:author="Robbie Parks" w:date="2019-04-23T23:05:00Z">
          <w:pPr/>
        </w:pPrChange>
      </w:pPr>
      <w:r>
        <w:rPr>
          <w:color w:val="000000" w:themeColor="text1"/>
        </w:rPr>
        <w:br w:type="page"/>
      </w:r>
    </w:p>
    <w:p w14:paraId="16922689" w14:textId="2B73C699" w:rsidR="00C76253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27CD1">
        <w:rPr>
          <w:color w:val="000000" w:themeColor="text1"/>
        </w:rPr>
        <w:t xml:space="preserve">daily </w:t>
      </w:r>
      <w:r w:rsidR="007B2975">
        <w:rPr>
          <w:color w:val="000000" w:themeColor="text1"/>
        </w:rPr>
        <w:t xml:space="preserve">mean </w:t>
      </w:r>
      <w:r w:rsidR="00727CD1">
        <w:rPr>
          <w:color w:val="000000" w:themeColor="text1"/>
        </w:rPr>
        <w:t xml:space="preserve">temperature </w:t>
      </w:r>
      <w:r w:rsidR="00437217">
        <w:rPr>
          <w:color w:val="000000" w:themeColor="text1"/>
        </w:rPr>
        <w:t xml:space="preserve">and </w:t>
      </w:r>
      <w:r w:rsidR="00727CD1">
        <w:rPr>
          <w:color w:val="000000" w:themeColor="text1"/>
        </w:rPr>
        <w:t xml:space="preserve">daily </w:t>
      </w:r>
      <w:r w:rsidR="00437217">
        <w:rPr>
          <w:color w:val="000000" w:themeColor="text1"/>
        </w:rPr>
        <w:t>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727CD1">
        <w:rPr>
          <w:color w:val="000000" w:themeColor="text1"/>
        </w:rPr>
        <w:t xml:space="preserve">, then averaged </w:t>
      </w:r>
      <w:r w:rsidR="001C559C">
        <w:rPr>
          <w:color w:val="000000" w:themeColor="text1"/>
        </w:rPr>
        <w:t xml:space="preserve">over all states for </w:t>
      </w:r>
      <w:r w:rsidR="00727CD1">
        <w:rPr>
          <w:color w:val="000000" w:themeColor="text1"/>
        </w:rPr>
        <w:t>each</w:t>
      </w:r>
      <w:r w:rsidR="001C559C">
        <w:rPr>
          <w:color w:val="000000" w:themeColor="text1"/>
        </w:rPr>
        <w:t xml:space="preserve"> month</w:t>
      </w:r>
      <w:r w:rsidR="00E942E3">
        <w:rPr>
          <w:color w:val="000000" w:themeColor="text1"/>
        </w:rPr>
        <w:t>.</w:t>
      </w:r>
    </w:p>
    <w:p w14:paraId="79B229DC" w14:textId="77777777" w:rsidR="00E37F85" w:rsidRDefault="00E37F85">
      <w:pPr>
        <w:suppressLineNumbers/>
        <w:jc w:val="both"/>
        <w:rPr>
          <w:b/>
          <w:color w:val="000000" w:themeColor="text1"/>
        </w:rPr>
        <w:pPrChange w:id="209" w:author="Robbie Parks" w:date="2019-04-23T23:05:00Z">
          <w:pPr>
            <w:jc w:val="both"/>
          </w:pPr>
        </w:pPrChange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:rsidDel="00727CD1" w14:paraId="5A4F855B" w14:textId="0CAA5951" w:rsidTr="004456DB">
        <w:trPr>
          <w:trHeight w:val="680"/>
          <w:jc w:val="center"/>
          <w:del w:id="210" w:author="Ezzati, Majid" w:date="2019-04-18T16:13:00Z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D89195A" w:rsidR="00F239EC" w:rsidRPr="005B446A" w:rsidDel="00727CD1" w:rsidRDefault="00F239EC" w:rsidP="00F12B55">
            <w:pPr>
              <w:rPr>
                <w:del w:id="211" w:author="Ezzati, Majid" w:date="2019-04-18T16:13:00Z"/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308580C9" w:rsidR="00F239EC" w:rsidRPr="00F239EC" w:rsidDel="00727CD1" w:rsidRDefault="002A08F3" w:rsidP="004A632E">
            <w:pPr>
              <w:jc w:val="center"/>
              <w:rPr>
                <w:del w:id="212" w:author="Ezzati, Majid" w:date="2019-04-18T16:13:00Z"/>
                <w:b/>
                <w:bCs/>
                <w:color w:val="000000"/>
              </w:rPr>
            </w:pPr>
            <w:del w:id="213" w:author="Ezzati, Majid" w:date="2019-04-18T16:13:00Z">
              <w:r w:rsidDel="00727CD1">
                <w:rPr>
                  <w:b/>
                  <w:bCs/>
                  <w:color w:val="000000"/>
                </w:rPr>
                <w:delText>Mean c</w:delText>
              </w:r>
              <w:r w:rsidR="00F239EC" w:rsidRPr="005B446A" w:rsidDel="00727CD1">
                <w:rPr>
                  <w:b/>
                  <w:bCs/>
                  <w:color w:val="000000"/>
                </w:rPr>
                <w:delText>orrelation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coefficients </w:delText>
              </w:r>
              <w:r w:rsidR="003E465F" w:rsidDel="00727CD1">
                <w:rPr>
                  <w:b/>
                  <w:bCs/>
                  <w:color w:val="000000"/>
                </w:rPr>
                <w:delText>between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monthly anomalies</w:delText>
              </w:r>
            </w:del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03D060C3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del w:id="214" w:author="Ezzati, Majid" w:date="2019-04-18T16:13:00Z">
              <w:r w:rsidDel="00727CD1">
                <w:rPr>
                  <w:b/>
                  <w:bCs/>
                  <w:color w:val="000000"/>
                </w:rPr>
                <w:delText>with</w:delText>
              </w:r>
              <w:r w:rsidR="00E66F72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  <w:ins w:id="215" w:author="Ezzati, Majid" w:date="2019-04-18T16:13:00Z">
              <w:r w:rsidR="00727CD1">
                <w:rPr>
                  <w:b/>
                  <w:bCs/>
                  <w:color w:val="000000"/>
                </w:rPr>
                <w:t>and</w:t>
              </w:r>
            </w:ins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6E7AAE00" w:rsidR="00B0258A" w:rsidRDefault="00727CD1" w:rsidP="004A632E">
            <w:pPr>
              <w:jc w:val="center"/>
              <w:rPr>
                <w:b/>
                <w:bCs/>
                <w:color w:val="000000"/>
              </w:rPr>
            </w:pPr>
            <w:ins w:id="216" w:author="Ezzati, Majid" w:date="2019-04-18T16:14:00Z">
              <w:r>
                <w:rPr>
                  <w:b/>
                  <w:bCs/>
                  <w:color w:val="000000"/>
                </w:rPr>
                <w:t>and</w:t>
              </w:r>
            </w:ins>
            <w:del w:id="217" w:author="Ezzati, Majid" w:date="2019-04-18T16:14:00Z">
              <w:r w:rsidR="00B0258A" w:rsidDel="00727CD1">
                <w:rPr>
                  <w:b/>
                  <w:bCs/>
                  <w:color w:val="000000"/>
                </w:rPr>
                <w:delText>with</w:delText>
              </w:r>
              <w:r w:rsidR="00F239EC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Del="00C075BA" w:rsidRDefault="00BF1424">
      <w:pPr>
        <w:suppressLineNumbers/>
        <w:jc w:val="both"/>
        <w:rPr>
          <w:del w:id="218" w:author="Robbie Parks" w:date="2019-04-23T23:00:00Z"/>
          <w:color w:val="000000" w:themeColor="text1"/>
        </w:rPr>
        <w:pPrChange w:id="219" w:author="Robbie Parks" w:date="2019-04-23T23:06:00Z">
          <w:pPr>
            <w:jc w:val="both"/>
          </w:pPr>
        </w:pPrChange>
      </w:pPr>
    </w:p>
    <w:p w14:paraId="06592C74" w14:textId="77777777" w:rsidR="00600DFF" w:rsidRDefault="00600DFF">
      <w:pPr>
        <w:suppressLineNumbers/>
        <w:rPr>
          <w:b/>
          <w:color w:val="000000" w:themeColor="text1"/>
        </w:rPr>
        <w:pPrChange w:id="220" w:author="Robbie Parks" w:date="2019-04-23T23:06:00Z">
          <w:pPr/>
        </w:pPrChange>
      </w:pPr>
      <w:r>
        <w:rPr>
          <w:b/>
          <w:color w:val="000000" w:themeColor="text1"/>
        </w:rPr>
        <w:br w:type="page"/>
      </w:r>
    </w:p>
    <w:p w14:paraId="3C157B3A" w14:textId="5176F02F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9C205C">
        <w:rPr>
          <w:color w:val="000000" w:themeColor="text1"/>
        </w:rPr>
        <w:t xml:space="preserve"> described in Methods</w:t>
      </w:r>
      <w:r w:rsidR="00C04AE0">
        <w:rPr>
          <w:color w:val="000000" w:themeColor="text1"/>
        </w:rPr>
        <w:t>. Each correlation coefficient was calculated in each state for each month for 1980-2016</w:t>
      </w:r>
      <w:r w:rsidR="00746ECB">
        <w:rPr>
          <w:color w:val="000000" w:themeColor="text1"/>
        </w:rPr>
        <w:t>, then averaged over all states for each month</w:t>
      </w:r>
      <w:r w:rsidR="00C04AE0">
        <w:rPr>
          <w:color w:val="000000" w:themeColor="text1"/>
        </w:rPr>
        <w:t>.</w:t>
      </w:r>
    </w:p>
    <w:p w14:paraId="0A00DF4D" w14:textId="77777777" w:rsidR="00EF4918" w:rsidRDefault="00EF4918">
      <w:pPr>
        <w:suppressLineNumbers/>
        <w:jc w:val="both"/>
        <w:rPr>
          <w:b/>
          <w:color w:val="000000" w:themeColor="text1"/>
        </w:rPr>
        <w:pPrChange w:id="221" w:author="Robbie Parks" w:date="2019-04-23T23:06:00Z">
          <w:pPr>
            <w:jc w:val="both"/>
          </w:pPr>
        </w:pPrChange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suppressLineNumbers/>
        <w:rPr>
          <w:color w:val="000000" w:themeColor="text1"/>
        </w:rPr>
        <w:pPrChange w:id="222" w:author="Robbie Parks" w:date="2019-04-23T23:06:00Z">
          <w:pPr/>
        </w:pPrChange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6B7AD" w14:textId="77777777" w:rsidR="0077723D" w:rsidRDefault="0077723D">
      <w:r>
        <w:separator/>
      </w:r>
    </w:p>
  </w:endnote>
  <w:endnote w:type="continuationSeparator" w:id="0">
    <w:p w14:paraId="050322B8" w14:textId="77777777" w:rsidR="0077723D" w:rsidRDefault="0077723D">
      <w:r>
        <w:continuationSeparator/>
      </w:r>
    </w:p>
  </w:endnote>
  <w:endnote w:type="continuationNotice" w:id="1">
    <w:p w14:paraId="0EA5F2DF" w14:textId="77777777" w:rsidR="0077723D" w:rsidRDefault="007772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501EB" w14:textId="064A3C8A" w:rsidR="007551A0" w:rsidRDefault="007551A0" w:rsidP="0094745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2A478C2F" w14:textId="77777777" w:rsidR="007551A0" w:rsidRDefault="007551A0" w:rsidP="009474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76789" w14:textId="37D4A834" w:rsidR="007551A0" w:rsidRDefault="007551A0" w:rsidP="0094745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D6BE3C2" w14:textId="77777777" w:rsidR="007551A0" w:rsidRDefault="007551A0" w:rsidP="0094745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797B4BEB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6ECB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C3D495" w14:textId="77777777" w:rsidR="0077723D" w:rsidRDefault="0077723D">
      <w:r>
        <w:separator/>
      </w:r>
    </w:p>
  </w:footnote>
  <w:footnote w:type="continuationSeparator" w:id="0">
    <w:p w14:paraId="6CF79A35" w14:textId="77777777" w:rsidR="0077723D" w:rsidRDefault="0077723D">
      <w:r>
        <w:continuationSeparator/>
      </w:r>
    </w:p>
  </w:footnote>
  <w:footnote w:type="continuationNotice" w:id="1">
    <w:p w14:paraId="4AABBE84" w14:textId="77777777" w:rsidR="0077723D" w:rsidRDefault="007772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F2588" w14:textId="4A1B6AF9" w:rsidR="007551A0" w:rsidRDefault="007551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bbie Parks">
    <w15:presenceInfo w15:providerId="None" w15:userId="Robbie Parks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6FF7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77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646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0F0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AAB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B49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2BC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E7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1595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25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5A0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CD1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6ECB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51A0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23D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4CCC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4D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26C2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6CA1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1D01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05C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075BA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25EE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5936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1A4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8ED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6EDF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2.wmf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5A377E96-A0B0-544C-B401-A2B1261382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812355-7274-DE48-B3B7-5BF884734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12</cp:revision>
  <cp:lastPrinted>2018-12-07T15:24:00Z</cp:lastPrinted>
  <dcterms:created xsi:type="dcterms:W3CDTF">2019-04-23T23:20:00Z</dcterms:created>
  <dcterms:modified xsi:type="dcterms:W3CDTF">2019-04-24T15:50:00Z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