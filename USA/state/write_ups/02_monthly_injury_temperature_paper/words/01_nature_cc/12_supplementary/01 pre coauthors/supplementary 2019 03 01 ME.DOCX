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C56EFEF" w14:textId="202C6CF1" w:rsidR="000210D1" w:rsidRDefault="00973147" w:rsidP="00F12B55">
      <w:pPr>
        <w:spacing w:line="480" w:lineRule="auto"/>
        <w:outlineLvl w:val="0"/>
        <w:rPr>
          <w:b/>
          <w:color w:val="000000" w:themeColor="text1"/>
        </w:rPr>
      </w:pPr>
      <w:commentRangeStart w:id="0"/>
      <w:r>
        <w:rPr>
          <w:b/>
          <w:color w:val="000000" w:themeColor="text1"/>
        </w:rPr>
        <w:t>A national analysis of a</w:t>
      </w:r>
      <w:r w:rsidR="00300CD8" w:rsidRPr="00636C9B">
        <w:rPr>
          <w:b/>
          <w:color w:val="000000" w:themeColor="text1"/>
        </w:rPr>
        <w:t xml:space="preserve">nomalous temperature </w:t>
      </w:r>
      <w:r w:rsidR="009545F7">
        <w:rPr>
          <w:b/>
          <w:color w:val="000000" w:themeColor="text1"/>
        </w:rPr>
        <w:t>and</w:t>
      </w:r>
      <w:r w:rsidR="009545F7" w:rsidRPr="00636C9B">
        <w:rPr>
          <w:b/>
          <w:color w:val="000000" w:themeColor="text1"/>
        </w:rPr>
        <w:t xml:space="preserve"> </w:t>
      </w:r>
      <w:r w:rsidR="00300CD8" w:rsidRPr="00636C9B">
        <w:rPr>
          <w:b/>
          <w:color w:val="000000" w:themeColor="text1"/>
        </w:rPr>
        <w:t>injury mortality in the USA</w:t>
      </w:r>
    </w:p>
    <w:p w14:paraId="1EACC3FA" w14:textId="77777777" w:rsidR="00452FA0" w:rsidRPr="00452FA0" w:rsidRDefault="00452FA0" w:rsidP="00F12B55">
      <w:pPr>
        <w:spacing w:line="480" w:lineRule="auto"/>
        <w:outlineLvl w:val="0"/>
        <w:rPr>
          <w:ins w:id="1" w:author="Ezzati, Majid" w:date="2019-03-01T10:02:00Z"/>
          <w:color w:val="000000" w:themeColor="text1"/>
          <w:rPrChange w:id="2" w:author="Ezzati, Majid" w:date="2019-03-01T10:02:00Z">
            <w:rPr>
              <w:ins w:id="3" w:author="Ezzati, Majid" w:date="2019-03-01T10:02:00Z"/>
              <w:b/>
              <w:color w:val="000000" w:themeColor="text1"/>
            </w:rPr>
          </w:rPrChange>
        </w:rPr>
      </w:pPr>
    </w:p>
    <w:p w14:paraId="700F0ABB" w14:textId="25AAA5F1" w:rsidR="00CA564E" w:rsidRPr="00636C9B" w:rsidRDefault="006978B4" w:rsidP="00F12B55">
      <w:pPr>
        <w:spacing w:line="480" w:lineRule="auto"/>
        <w:outlineLvl w:val="0"/>
        <w:rPr>
          <w:b/>
          <w:color w:val="000000" w:themeColor="text1"/>
        </w:rPr>
      </w:pPr>
      <w:r>
        <w:rPr>
          <w:b/>
          <w:color w:val="000000" w:themeColor="text1"/>
        </w:rPr>
        <w:t>Supplementary I</w:t>
      </w:r>
      <w:r w:rsidR="00CA564E">
        <w:rPr>
          <w:b/>
          <w:color w:val="000000" w:themeColor="text1"/>
        </w:rPr>
        <w:t>nformation</w:t>
      </w:r>
      <w:commentRangeEnd w:id="0"/>
      <w:r w:rsidR="00F12B55">
        <w:rPr>
          <w:rStyle w:val="CommentReference"/>
          <w:rFonts w:asciiTheme="minorHAnsi" w:eastAsiaTheme="minorHAnsi" w:hAnsiTheme="minorHAnsi" w:cstheme="minorBidi"/>
        </w:rPr>
        <w:commentReference w:id="0"/>
      </w:r>
    </w:p>
    <w:p w14:paraId="751EF7FA" w14:textId="77777777" w:rsidR="00452FA0" w:rsidRDefault="00452FA0" w:rsidP="00F12B55">
      <w:pPr>
        <w:spacing w:line="480" w:lineRule="auto"/>
        <w:outlineLvl w:val="0"/>
        <w:rPr>
          <w:ins w:id="4" w:author="Ezzati, Majid" w:date="2019-03-01T10:02:00Z"/>
          <w:color w:val="000000" w:themeColor="text1"/>
          <w:lang w:val="it-IT"/>
        </w:rPr>
      </w:pPr>
    </w:p>
    <w:p w14:paraId="4E3F7259" w14:textId="4782846C" w:rsidR="000210D1" w:rsidRPr="00636C9B" w:rsidRDefault="000210D1" w:rsidP="00F12B55">
      <w:pPr>
        <w:spacing w:line="480" w:lineRule="auto"/>
        <w:outlineLvl w:val="0"/>
        <w:rPr>
          <w:color w:val="000000" w:themeColor="text1"/>
          <w:lang w:val="it-IT"/>
        </w:rPr>
      </w:pPr>
      <w:r w:rsidRPr="00636C9B">
        <w:rPr>
          <w:color w:val="000000" w:themeColor="text1"/>
          <w:lang w:val="it-IT"/>
        </w:rPr>
        <w:t>Robbie M Parks</w:t>
      </w:r>
      <w:r w:rsidRPr="00636C9B">
        <w:rPr>
          <w:color w:val="000000" w:themeColor="text1"/>
          <w:vertAlign w:val="superscript"/>
          <w:lang w:val="it-IT"/>
        </w:rPr>
        <w:t>1,2</w:t>
      </w:r>
      <w:r w:rsidRPr="00636C9B">
        <w:rPr>
          <w:color w:val="000000" w:themeColor="text1"/>
          <w:lang w:val="it-IT"/>
        </w:rPr>
        <w:t>, James E Bennett</w:t>
      </w:r>
      <w:r w:rsidRPr="00636C9B">
        <w:rPr>
          <w:color w:val="000000" w:themeColor="text1"/>
          <w:vertAlign w:val="superscript"/>
          <w:lang w:val="it-IT"/>
        </w:rPr>
        <w:t>1,2</w:t>
      </w:r>
      <w:r w:rsidRPr="00636C9B">
        <w:rPr>
          <w:color w:val="000000" w:themeColor="text1"/>
          <w:lang w:val="it-IT"/>
        </w:rPr>
        <w:t xml:space="preserve">, </w:t>
      </w:r>
      <w:r w:rsidR="00F018AF">
        <w:rPr>
          <w:color w:val="000000" w:themeColor="text1"/>
          <w:lang w:val="it-IT"/>
        </w:rPr>
        <w:t>Vasilis Kontis</w:t>
      </w:r>
      <w:r w:rsidR="00F018AF" w:rsidRPr="00636C9B">
        <w:rPr>
          <w:color w:val="000000" w:themeColor="text1"/>
          <w:vertAlign w:val="superscript"/>
          <w:lang w:val="it-IT"/>
        </w:rPr>
        <w:t>1,2</w:t>
      </w:r>
      <w:r w:rsidR="00F018AF">
        <w:rPr>
          <w:color w:val="000000" w:themeColor="text1"/>
          <w:lang w:val="it-IT"/>
        </w:rPr>
        <w:t xml:space="preserve">, </w:t>
      </w:r>
      <w:r w:rsidR="00AD2D64" w:rsidRPr="00636C9B">
        <w:rPr>
          <w:color w:val="000000" w:themeColor="text1"/>
          <w:lang w:val="it-IT"/>
        </w:rPr>
        <w:t>Helen Tamura-Wicks</w:t>
      </w:r>
      <w:r w:rsidR="008D1C1A">
        <w:rPr>
          <w:color w:val="000000" w:themeColor="text1"/>
          <w:vertAlign w:val="superscript"/>
          <w:lang w:val="it-IT"/>
        </w:rPr>
        <w:t>1</w:t>
      </w:r>
      <w:r w:rsidR="004D5509">
        <w:rPr>
          <w:color w:val="000000" w:themeColor="text1"/>
          <w:vertAlign w:val="superscript"/>
          <w:lang w:val="it-IT"/>
        </w:rPr>
        <w:t>,</w:t>
      </w:r>
      <w:r w:rsidR="008C046B">
        <w:rPr>
          <w:color w:val="000000" w:themeColor="text1"/>
          <w:vertAlign w:val="superscript"/>
          <w:lang w:val="it-IT"/>
        </w:rPr>
        <w:t>2</w:t>
      </w:r>
      <w:r w:rsidR="00AD2D64" w:rsidRPr="00636C9B">
        <w:rPr>
          <w:color w:val="000000" w:themeColor="text1"/>
          <w:lang w:val="it-IT"/>
        </w:rPr>
        <w:t xml:space="preserve">, </w:t>
      </w:r>
      <w:r w:rsidRPr="00636C9B">
        <w:rPr>
          <w:color w:val="000000" w:themeColor="text1"/>
          <w:lang w:val="it-IT"/>
        </w:rPr>
        <w:t>Ralf Toumi</w:t>
      </w:r>
      <w:r w:rsidR="00E02CE3">
        <w:rPr>
          <w:color w:val="000000" w:themeColor="text1"/>
          <w:vertAlign w:val="superscript"/>
          <w:lang w:val="it-IT"/>
        </w:rPr>
        <w:t>3</w:t>
      </w:r>
      <w:r w:rsidRPr="00636C9B">
        <w:rPr>
          <w:color w:val="000000" w:themeColor="text1"/>
          <w:lang w:val="it-IT"/>
        </w:rPr>
        <w:t>, Majid Ezzati</w:t>
      </w:r>
      <w:r w:rsidRPr="00636C9B">
        <w:rPr>
          <w:color w:val="000000" w:themeColor="text1"/>
          <w:vertAlign w:val="superscript"/>
          <w:lang w:val="it-IT"/>
        </w:rPr>
        <w:t>1,2,</w:t>
      </w:r>
      <w:r w:rsidR="00E02CE3">
        <w:rPr>
          <w:color w:val="000000" w:themeColor="text1"/>
          <w:vertAlign w:val="superscript"/>
          <w:lang w:val="it-IT"/>
        </w:rPr>
        <w:t>4</w:t>
      </w:r>
      <w:r w:rsidRPr="00636C9B">
        <w:rPr>
          <w:color w:val="000000" w:themeColor="text1"/>
          <w:vertAlign w:val="superscript"/>
          <w:lang w:val="it-IT"/>
        </w:rPr>
        <w:t>*</w:t>
      </w:r>
    </w:p>
    <w:p w14:paraId="7312A7F4" w14:textId="5F104455" w:rsidR="000210D1" w:rsidRPr="00636C9B" w:rsidRDefault="000210D1" w:rsidP="00F12B55">
      <w:pPr>
        <w:spacing w:line="480" w:lineRule="auto"/>
        <w:rPr>
          <w:color w:val="000000" w:themeColor="text1"/>
        </w:rPr>
      </w:pPr>
      <w:r w:rsidRPr="00636C9B">
        <w:rPr>
          <w:color w:val="000000" w:themeColor="text1"/>
          <w:vertAlign w:val="superscript"/>
        </w:rPr>
        <w:t>1</w:t>
      </w:r>
      <w:r w:rsidRPr="00636C9B">
        <w:rPr>
          <w:color w:val="000000" w:themeColor="text1"/>
        </w:rPr>
        <w:t>MRC-PHE Centre for Environment and Health, Imperial College London, London, United Kingdom</w:t>
      </w:r>
    </w:p>
    <w:p w14:paraId="2DC243DD" w14:textId="0E1A5669" w:rsidR="000210D1" w:rsidRDefault="000210D1" w:rsidP="00F12B55">
      <w:pPr>
        <w:spacing w:line="480" w:lineRule="auto"/>
        <w:rPr>
          <w:color w:val="000000" w:themeColor="text1"/>
        </w:rPr>
      </w:pPr>
      <w:r w:rsidRPr="00636C9B">
        <w:rPr>
          <w:color w:val="000000" w:themeColor="text1"/>
          <w:vertAlign w:val="superscript"/>
        </w:rPr>
        <w:t>2</w:t>
      </w:r>
      <w:r w:rsidRPr="00636C9B">
        <w:rPr>
          <w:color w:val="000000" w:themeColor="text1"/>
        </w:rPr>
        <w:t>Department of Epidemiology and Biostatistics, School of Public Health, Imperial College London, London, United Kingdom</w:t>
      </w:r>
    </w:p>
    <w:p w14:paraId="53805D9C" w14:textId="3C297667" w:rsidR="00E02CE3" w:rsidRPr="00636C9B" w:rsidRDefault="00E02CE3" w:rsidP="00F12B55">
      <w:pPr>
        <w:spacing w:line="480" w:lineRule="auto"/>
        <w:rPr>
          <w:color w:val="000000" w:themeColor="text1"/>
        </w:rPr>
      </w:pPr>
      <w:r>
        <w:rPr>
          <w:color w:val="000000" w:themeColor="text1"/>
          <w:vertAlign w:val="superscript"/>
        </w:rPr>
        <w:t>3</w:t>
      </w:r>
      <w:r w:rsidRPr="00636C9B">
        <w:rPr>
          <w:color w:val="000000" w:themeColor="text1"/>
        </w:rPr>
        <w:t>Space and Atmospheric Physics, Imperial College London, London, United Kingdom</w:t>
      </w:r>
    </w:p>
    <w:p w14:paraId="71D105F2" w14:textId="1EE0BC48" w:rsidR="0070176B" w:rsidRDefault="00E02CE3" w:rsidP="00F12B55">
      <w:pPr>
        <w:spacing w:line="480" w:lineRule="auto"/>
        <w:rPr>
          <w:color w:val="000000" w:themeColor="text1"/>
        </w:rPr>
      </w:pPr>
      <w:r>
        <w:rPr>
          <w:color w:val="000000" w:themeColor="text1"/>
          <w:vertAlign w:val="superscript"/>
        </w:rPr>
        <w:t>4</w:t>
      </w:r>
      <w:r w:rsidR="000210D1" w:rsidRPr="00636C9B">
        <w:rPr>
          <w:color w:val="000000" w:themeColor="text1"/>
        </w:rPr>
        <w:t>WHO Collaborating Centre on NCD Surveillance and Epidemiology, Imperial College London, London, United Kingdom</w:t>
      </w:r>
    </w:p>
    <w:p w14:paraId="607686CA" w14:textId="77777777" w:rsidR="00CA564E" w:rsidRDefault="00CA564E" w:rsidP="00F12B55">
      <w:pPr>
        <w:spacing w:line="480" w:lineRule="auto"/>
        <w:rPr>
          <w:color w:val="000000" w:themeColor="text1"/>
        </w:rPr>
      </w:pPr>
    </w:p>
    <w:p w14:paraId="63E029A3" w14:textId="51C863E0" w:rsidR="0070176B" w:rsidRPr="00834EA0" w:rsidRDefault="0070176B" w:rsidP="00F12B55">
      <w:pPr>
        <w:spacing w:line="480" w:lineRule="auto"/>
        <w:rPr>
          <w:color w:val="000000" w:themeColor="text1"/>
        </w:rPr>
      </w:pPr>
      <w:r w:rsidRPr="00834EA0">
        <w:rPr>
          <w:color w:val="000000" w:themeColor="text1"/>
        </w:rPr>
        <w:t>Robbie M Parks: robbie.parks@imperial.ac.uk</w:t>
      </w:r>
    </w:p>
    <w:p w14:paraId="4C962F64" w14:textId="396F4D88" w:rsidR="0070176B" w:rsidRPr="00834EA0" w:rsidRDefault="0070176B" w:rsidP="00F12B55">
      <w:pPr>
        <w:spacing w:line="480" w:lineRule="auto"/>
        <w:rPr>
          <w:color w:val="000000" w:themeColor="text1"/>
        </w:rPr>
      </w:pPr>
      <w:r w:rsidRPr="00834EA0">
        <w:rPr>
          <w:color w:val="000000" w:themeColor="text1"/>
        </w:rPr>
        <w:t>James E Bennett: j.e.bennett@imperial.ac.uk</w:t>
      </w:r>
    </w:p>
    <w:p w14:paraId="203FF641" w14:textId="1B33EED0" w:rsidR="0070176B" w:rsidRPr="00834EA0" w:rsidRDefault="0070176B" w:rsidP="00F12B55">
      <w:pPr>
        <w:spacing w:line="480" w:lineRule="auto"/>
        <w:rPr>
          <w:color w:val="000000" w:themeColor="text1"/>
        </w:rPr>
      </w:pPr>
      <w:r w:rsidRPr="00834EA0">
        <w:rPr>
          <w:color w:val="000000" w:themeColor="text1"/>
        </w:rPr>
        <w:t xml:space="preserve">Vasilis Kontis: </w:t>
      </w:r>
      <w:r w:rsidR="00DE5766" w:rsidRPr="00834EA0">
        <w:rPr>
          <w:color w:val="000000" w:themeColor="text1"/>
        </w:rPr>
        <w:t>v.kontis@imperial.ac.uk</w:t>
      </w:r>
    </w:p>
    <w:p w14:paraId="28155C19" w14:textId="559BBC2B" w:rsidR="00DE5766" w:rsidRPr="00834EA0" w:rsidRDefault="00DE5766" w:rsidP="00F12B55">
      <w:pPr>
        <w:spacing w:line="480" w:lineRule="auto"/>
        <w:rPr>
          <w:color w:val="000000" w:themeColor="text1"/>
        </w:rPr>
      </w:pPr>
      <w:r w:rsidRPr="00834EA0">
        <w:rPr>
          <w:color w:val="000000" w:themeColor="text1"/>
        </w:rPr>
        <w:t>Helen Tamura-Wicks: helen.tamura-wicks07@imperial.ac.uk</w:t>
      </w:r>
    </w:p>
    <w:p w14:paraId="122F22C8" w14:textId="05B923AD" w:rsidR="00DE5766" w:rsidRPr="00834EA0" w:rsidRDefault="00DE5766" w:rsidP="00F12B55">
      <w:pPr>
        <w:spacing w:line="480" w:lineRule="auto"/>
        <w:rPr>
          <w:color w:val="000000" w:themeColor="text1"/>
        </w:rPr>
      </w:pPr>
      <w:r w:rsidRPr="00834EA0">
        <w:rPr>
          <w:color w:val="000000" w:themeColor="text1"/>
        </w:rPr>
        <w:t>Ralf Toumi: r.toumi@imperial.ac.uk</w:t>
      </w:r>
    </w:p>
    <w:p w14:paraId="2ECACB8E" w14:textId="601FD3DD" w:rsidR="0070176B" w:rsidRPr="00834EA0" w:rsidRDefault="00DE5766" w:rsidP="00F12B55">
      <w:pPr>
        <w:spacing w:line="480" w:lineRule="auto"/>
        <w:rPr>
          <w:color w:val="000000" w:themeColor="text1"/>
        </w:rPr>
      </w:pPr>
      <w:r w:rsidRPr="00834EA0">
        <w:rPr>
          <w:color w:val="000000" w:themeColor="text1"/>
        </w:rPr>
        <w:t>Majid Ezzati</w:t>
      </w:r>
      <w:r w:rsidRPr="00834EA0">
        <w:t xml:space="preserve">: </w:t>
      </w:r>
      <w:r w:rsidR="00CA564E" w:rsidRPr="00834EA0">
        <w:rPr>
          <w:rStyle w:val="Hyperlink"/>
          <w:color w:val="auto"/>
          <w:u w:val="none"/>
        </w:rPr>
        <w:t>majid.ezzati@imperial.ac.uk</w:t>
      </w:r>
    </w:p>
    <w:p w14:paraId="2C690AC2" w14:textId="77777777" w:rsidR="00CA564E" w:rsidRPr="00CA564E" w:rsidRDefault="00CA564E" w:rsidP="00F12B55">
      <w:pPr>
        <w:spacing w:line="480" w:lineRule="auto"/>
        <w:rPr>
          <w:color w:val="000000" w:themeColor="text1"/>
          <w:sz w:val="22"/>
          <w:szCs w:val="22"/>
        </w:rPr>
      </w:pPr>
    </w:p>
    <w:p w14:paraId="59BBABA6" w14:textId="65282835" w:rsidR="00DE5766" w:rsidDel="00452FA0" w:rsidRDefault="005F37D8" w:rsidP="00F12B55">
      <w:pPr>
        <w:spacing w:line="480" w:lineRule="auto"/>
        <w:rPr>
          <w:del w:id="5" w:author="Ezzati, Majid" w:date="2019-03-01T10:02:00Z"/>
          <w:color w:val="000000" w:themeColor="text1"/>
        </w:rPr>
      </w:pPr>
      <w:del w:id="6" w:author="Ezzati, Majid" w:date="2019-03-01T10:02:00Z">
        <w:r w:rsidRPr="00636C9B" w:rsidDel="00452FA0">
          <w:rPr>
            <w:color w:val="000000" w:themeColor="text1"/>
          </w:rPr>
          <w:delText>*corresponding author</w:delText>
        </w:r>
        <w:r w:rsidR="00DE5766" w:rsidDel="00452FA0">
          <w:rPr>
            <w:color w:val="000000" w:themeColor="text1"/>
          </w:rPr>
          <w:delText>:</w:delText>
        </w:r>
      </w:del>
    </w:p>
    <w:p w14:paraId="58F507D4" w14:textId="76B4D900" w:rsidR="00DE5766" w:rsidDel="00452FA0" w:rsidRDefault="00DE5766" w:rsidP="00F12B55">
      <w:pPr>
        <w:spacing w:line="480" w:lineRule="auto"/>
        <w:rPr>
          <w:del w:id="7" w:author="Ezzati, Majid" w:date="2019-03-01T10:02:00Z"/>
          <w:color w:val="000000" w:themeColor="text1"/>
        </w:rPr>
      </w:pPr>
      <w:del w:id="8" w:author="Ezzati, Majid" w:date="2019-03-01T10:02:00Z">
        <w:r w:rsidDel="00452FA0">
          <w:rPr>
            <w:color w:val="000000" w:themeColor="text1"/>
          </w:rPr>
          <w:delText>Majid Ezzati</w:delText>
        </w:r>
      </w:del>
    </w:p>
    <w:p w14:paraId="14B2297B" w14:textId="7CE1338C" w:rsidR="00DE5766" w:rsidDel="00452FA0" w:rsidRDefault="00DE5766" w:rsidP="00F12B55">
      <w:pPr>
        <w:spacing w:line="480" w:lineRule="auto"/>
        <w:rPr>
          <w:del w:id="9" w:author="Ezzati, Majid" w:date="2019-03-01T10:02:00Z"/>
          <w:color w:val="000000" w:themeColor="text1"/>
        </w:rPr>
      </w:pPr>
      <w:del w:id="10" w:author="Ezzati, Majid" w:date="2019-03-01T10:02:00Z">
        <w:r w:rsidDel="00452FA0">
          <w:rPr>
            <w:color w:val="000000" w:themeColor="text1"/>
          </w:rPr>
          <w:delText>Imperial College London</w:delText>
        </w:r>
      </w:del>
    </w:p>
    <w:p w14:paraId="6F63FE8E" w14:textId="2C9D3923" w:rsidR="00DE5766" w:rsidDel="00452FA0" w:rsidRDefault="00DE5766" w:rsidP="00F12B55">
      <w:pPr>
        <w:spacing w:line="480" w:lineRule="auto"/>
        <w:rPr>
          <w:del w:id="11" w:author="Ezzati, Majid" w:date="2019-03-01T10:02:00Z"/>
          <w:color w:val="000000" w:themeColor="text1"/>
        </w:rPr>
      </w:pPr>
      <w:del w:id="12" w:author="Ezzati, Majid" w:date="2019-03-01T10:02:00Z">
        <w:r w:rsidDel="00452FA0">
          <w:rPr>
            <w:color w:val="000000" w:themeColor="text1"/>
          </w:rPr>
          <w:delText>Norfolk Place</w:delText>
        </w:r>
      </w:del>
    </w:p>
    <w:p w14:paraId="62B33DC8" w14:textId="3FCBE947" w:rsidR="00DE5766" w:rsidDel="00452FA0" w:rsidRDefault="00DE5766" w:rsidP="00F12B55">
      <w:pPr>
        <w:spacing w:line="480" w:lineRule="auto"/>
        <w:rPr>
          <w:del w:id="13" w:author="Ezzati, Majid" w:date="2019-03-01T10:02:00Z"/>
          <w:color w:val="000000" w:themeColor="text1"/>
        </w:rPr>
      </w:pPr>
      <w:del w:id="14" w:author="Ezzati, Majid" w:date="2019-03-01T10:02:00Z">
        <w:r w:rsidDel="00452FA0">
          <w:rPr>
            <w:color w:val="000000" w:themeColor="text1"/>
          </w:rPr>
          <w:lastRenderedPageBreak/>
          <w:delText>London W2 1PG, UK</w:delText>
        </w:r>
      </w:del>
    </w:p>
    <w:p w14:paraId="1C336F22" w14:textId="598712B7" w:rsidR="00DE5766" w:rsidDel="00452FA0" w:rsidRDefault="00DE5766" w:rsidP="00F12B55">
      <w:pPr>
        <w:spacing w:line="480" w:lineRule="auto"/>
        <w:rPr>
          <w:del w:id="15" w:author="Ezzati, Majid" w:date="2019-03-01T10:02:00Z"/>
          <w:color w:val="000000" w:themeColor="text1"/>
        </w:rPr>
      </w:pPr>
      <w:del w:id="16" w:author="Ezzati, Majid" w:date="2019-03-01T10:02:00Z">
        <w:r w:rsidDel="00452FA0">
          <w:rPr>
            <w:color w:val="000000" w:themeColor="text1"/>
          </w:rPr>
          <w:delText xml:space="preserve">E-mail: </w:delText>
        </w:r>
        <w:r w:rsidR="005A32A9" w:rsidDel="00452FA0">
          <w:fldChar w:fldCharType="begin"/>
        </w:r>
        <w:r w:rsidR="005A32A9" w:rsidDel="00452FA0">
          <w:delInstrText xml:space="preserve"> HYPERLINK "mailto:majid.ezzati@imperial.ac.uk" </w:delInstrText>
        </w:r>
        <w:r w:rsidR="005A32A9" w:rsidDel="00452FA0">
          <w:fldChar w:fldCharType="separate"/>
        </w:r>
        <w:r w:rsidRPr="000421EF" w:rsidDel="00452FA0">
          <w:rPr>
            <w:rStyle w:val="Hyperlink"/>
          </w:rPr>
          <w:delText>majid.ezzati@imperial.ac.uk</w:delText>
        </w:r>
        <w:r w:rsidR="005A32A9" w:rsidDel="00452FA0">
          <w:rPr>
            <w:rStyle w:val="Hyperlink"/>
          </w:rPr>
          <w:fldChar w:fldCharType="end"/>
        </w:r>
      </w:del>
    </w:p>
    <w:p w14:paraId="632EDE6A" w14:textId="77777777" w:rsidR="00452FA0" w:rsidRDefault="00DE5766" w:rsidP="00F12B55">
      <w:pPr>
        <w:spacing w:line="480" w:lineRule="auto"/>
        <w:rPr>
          <w:ins w:id="17" w:author="Ezzati, Majid" w:date="2019-03-01T10:02:00Z"/>
          <w:color w:val="000000" w:themeColor="text1"/>
        </w:rPr>
      </w:pPr>
      <w:del w:id="18" w:author="Ezzati, Majid" w:date="2019-03-01T10:02:00Z">
        <w:r w:rsidDel="00452FA0">
          <w:rPr>
            <w:color w:val="000000" w:themeColor="text1"/>
          </w:rPr>
          <w:delText>Tel: +44 (0)20 7594 0767</w:delText>
        </w:r>
      </w:del>
    </w:p>
    <w:p w14:paraId="2216F31D" w14:textId="7994F95A" w:rsidR="00A87EFB" w:rsidRPr="00636C9B" w:rsidRDefault="00A87EFB" w:rsidP="00F12B55">
      <w:pPr>
        <w:spacing w:line="480" w:lineRule="auto"/>
        <w:rPr>
          <w:color w:val="000000" w:themeColor="text1"/>
        </w:rPr>
      </w:pPr>
      <w:r w:rsidRPr="00636C9B">
        <w:rPr>
          <w:color w:val="000000" w:themeColor="text1"/>
        </w:rPr>
        <w:br w:type="page"/>
      </w:r>
    </w:p>
    <w:p w14:paraId="6B3A5871" w14:textId="027C8C5C" w:rsidR="00CA564E" w:rsidRDefault="00CA564E" w:rsidP="00F12B55">
      <w:pPr>
        <w:spacing w:line="480" w:lineRule="auto"/>
        <w:jc w:val="both"/>
        <w:outlineLvl w:val="0"/>
        <w:rPr>
          <w:b/>
          <w:color w:val="000000" w:themeColor="text1"/>
        </w:rPr>
      </w:pPr>
      <w:r w:rsidRPr="00CA564E">
        <w:rPr>
          <w:b/>
          <w:color w:val="000000" w:themeColor="text1"/>
        </w:rPr>
        <w:lastRenderedPageBreak/>
        <w:t>Supplementary methods</w:t>
      </w:r>
    </w:p>
    <w:p w14:paraId="51BACDB7" w14:textId="06BEC078" w:rsidR="00064D6E" w:rsidRPr="00064D6E" w:rsidRDefault="00064D6E" w:rsidP="00F12B55">
      <w:pPr>
        <w:spacing w:line="480" w:lineRule="auto"/>
        <w:jc w:val="both"/>
        <w:outlineLvl w:val="0"/>
        <w:rPr>
          <w:b/>
          <w:color w:val="000000" w:themeColor="text1"/>
        </w:rPr>
      </w:pPr>
      <w:r>
        <w:rPr>
          <w:b/>
          <w:color w:val="000000" w:themeColor="text1"/>
        </w:rPr>
        <w:t>Bayesian spatio-temporal model</w:t>
      </w:r>
    </w:p>
    <w:p w14:paraId="1C9ABD0A" w14:textId="6F31528F" w:rsidR="00C90B56" w:rsidRDefault="00C90B56" w:rsidP="00F12B55">
      <w:pPr>
        <w:spacing w:line="480" w:lineRule="auto"/>
        <w:jc w:val="both"/>
        <w:outlineLvl w:val="0"/>
        <w:rPr>
          <w:color w:val="000000" w:themeColor="text1"/>
        </w:rPr>
      </w:pPr>
      <w:r w:rsidRPr="00636C9B">
        <w:rPr>
          <w:color w:val="000000" w:themeColor="text1"/>
        </w:rPr>
        <w:t xml:space="preserve">We </w:t>
      </w:r>
      <w:r>
        <w:rPr>
          <w:color w:val="000000" w:themeColor="text1"/>
        </w:rPr>
        <w:t>formulated</w:t>
      </w:r>
      <w:r w:rsidRPr="00636C9B">
        <w:rPr>
          <w:color w:val="000000" w:themeColor="text1"/>
        </w:rPr>
        <w:t xml:space="preserve"> a Bayesian spatio</w:t>
      </w:r>
      <w:r>
        <w:rPr>
          <w:color w:val="000000" w:themeColor="text1"/>
        </w:rPr>
        <w:t>-</w:t>
      </w:r>
      <w:r w:rsidRPr="00636C9B">
        <w:rPr>
          <w:color w:val="000000" w:themeColor="text1"/>
        </w:rPr>
        <w:t xml:space="preserve">temporal model </w:t>
      </w:r>
      <w:r>
        <w:rPr>
          <w:color w:val="000000" w:themeColor="text1"/>
        </w:rPr>
        <w:t>to directly estimate the effect of temperature anomaly on injury deaths rates. The outcome was deaths from several types of injury</w:t>
      </w:r>
      <w:r w:rsidR="00803C7F">
        <w:rPr>
          <w:color w:val="000000" w:themeColor="text1"/>
        </w:rPr>
        <w:t xml:space="preserve"> (Supplementary Table 1)</w:t>
      </w:r>
      <w:r>
        <w:rPr>
          <w:color w:val="000000" w:themeColor="text1"/>
        </w:rPr>
        <w:t xml:space="preserve">. We carried out all analyses separately by sex and age group </w:t>
      </w:r>
      <w:r w:rsidR="00A63572">
        <w:rPr>
          <w:color w:val="000000" w:themeColor="text1"/>
        </w:rPr>
        <w:t xml:space="preserve">(0-4 years, 10-year age groups from 5 to 84 years, and 85+ years) </w:t>
      </w:r>
      <w:r>
        <w:rPr>
          <w:color w:val="000000" w:themeColor="text1"/>
        </w:rPr>
        <w:t>because injury deaths rates vary by age group and sex,</w:t>
      </w:r>
      <w:r>
        <w:rPr>
          <w:color w:val="000000" w:themeColor="text1"/>
        </w:rPr>
        <w:fldChar w:fldCharType="begin" w:fldLock="1"/>
      </w:r>
      <w:r w:rsidR="0072079B">
        <w:rPr>
          <w:color w:val="000000" w:themeColor="text1"/>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1–3&lt;/sup&gt;","plainTextFormattedCitation":"1–3","previouslyFormattedCitation":"&lt;sup&gt;1–3&lt;/sup&gt;"},"properties":{"noteIndex":0},"schema":"https://github.com/citation-style-language/schema/raw/master/csl-citation.json"}</w:instrText>
      </w:r>
      <w:r>
        <w:rPr>
          <w:color w:val="000000" w:themeColor="text1"/>
        </w:rPr>
        <w:fldChar w:fldCharType="separate"/>
      </w:r>
      <w:r w:rsidRPr="00C90B56">
        <w:rPr>
          <w:noProof/>
          <w:color w:val="000000" w:themeColor="text1"/>
          <w:vertAlign w:val="superscript"/>
        </w:rPr>
        <w:t>1–3</w:t>
      </w:r>
      <w:r>
        <w:rPr>
          <w:color w:val="000000" w:themeColor="text1"/>
        </w:rPr>
        <w:fldChar w:fldCharType="end"/>
      </w:r>
      <w:r>
        <w:rPr>
          <w:color w:val="000000" w:themeColor="text1"/>
        </w:rPr>
        <w:t xml:space="preserve"> as might their associations with temperature.</w:t>
      </w:r>
    </w:p>
    <w:p w14:paraId="4E57C70D" w14:textId="77777777" w:rsidR="00CA564E" w:rsidRDefault="00CA564E" w:rsidP="00F12B55">
      <w:pPr>
        <w:spacing w:line="480" w:lineRule="auto"/>
        <w:jc w:val="both"/>
        <w:outlineLvl w:val="0"/>
        <w:rPr>
          <w:color w:val="000000" w:themeColor="text1"/>
        </w:rPr>
      </w:pPr>
    </w:p>
    <w:p w14:paraId="187C2760" w14:textId="77777777" w:rsidR="00CA564E" w:rsidRDefault="00CA564E" w:rsidP="00F12B55">
      <w:pPr>
        <w:spacing w:line="480" w:lineRule="auto"/>
        <w:jc w:val="both"/>
        <w:outlineLvl w:val="0"/>
        <w:rPr>
          <w:color w:val="000000" w:themeColor="text1"/>
        </w:rPr>
      </w:pPr>
      <w:r>
        <w:rPr>
          <w:color w:val="000000" w:themeColor="text1"/>
        </w:rPr>
        <w:t>We modelled, for a given state, sex, month, and age group, the numbers of deaths in each year as following a Poisson distribution:</w:t>
      </w:r>
    </w:p>
    <w:p w14:paraId="6DFF45B2" w14:textId="77777777" w:rsidR="00CA564E" w:rsidRDefault="00CA564E" w:rsidP="00F12B55">
      <w:pPr>
        <w:spacing w:line="480" w:lineRule="auto"/>
        <w:jc w:val="both"/>
        <w:outlineLvl w:val="0"/>
        <w:rPr>
          <w:color w:val="000000" w:themeColor="text1"/>
        </w:rPr>
      </w:pPr>
    </w:p>
    <w:p w14:paraId="7521A3DD" w14:textId="77777777" w:rsidR="00CA564E" w:rsidRDefault="00CA564E" w:rsidP="00F12B55">
      <w:pPr>
        <w:pStyle w:val="SMSubheading"/>
        <w:spacing w:line="480" w:lineRule="auto"/>
        <w:ind w:firstLine="720"/>
        <w:jc w:val="both"/>
        <w:rPr>
          <w:u w:val="none"/>
        </w:rPr>
      </w:pPr>
      <w:commentRangeStart w:id="19"/>
      <w:r>
        <w:rPr>
          <w:u w:val="none"/>
        </w:rPr>
        <w:t>deaths</w:t>
      </w:r>
      <w:r>
        <w:rPr>
          <w:u w:val="none"/>
          <w:vertAlign w:val="subscript"/>
        </w:rPr>
        <w:t>state</w:t>
      </w:r>
      <w:r w:rsidRPr="00B32DC8">
        <w:rPr>
          <w:u w:val="none"/>
          <w:vertAlign w:val="subscript"/>
        </w:rPr>
        <w:t>-year</w:t>
      </w:r>
      <w:r>
        <w:rPr>
          <w:u w:val="none"/>
        </w:rPr>
        <w:t xml:space="preserve"> ~ Poisson(death rate</w:t>
      </w:r>
      <w:r>
        <w:rPr>
          <w:u w:val="none"/>
          <w:vertAlign w:val="subscript"/>
        </w:rPr>
        <w:t>state</w:t>
      </w:r>
      <w:r w:rsidRPr="00B32DC8">
        <w:rPr>
          <w:u w:val="none"/>
          <w:vertAlign w:val="subscript"/>
        </w:rPr>
        <w:t>-year</w:t>
      </w:r>
      <w:r>
        <w:rPr>
          <w:i/>
          <w:u w:val="none"/>
        </w:rPr>
        <w:t xml:space="preserve"> · </w:t>
      </w:r>
      <w:r>
        <w:rPr>
          <w:u w:val="none"/>
        </w:rPr>
        <w:t>population</w:t>
      </w:r>
      <w:r>
        <w:rPr>
          <w:u w:val="none"/>
          <w:vertAlign w:val="subscript"/>
        </w:rPr>
        <w:t>state</w:t>
      </w:r>
      <w:r w:rsidRPr="00B32DC8">
        <w:rPr>
          <w:u w:val="none"/>
          <w:vertAlign w:val="subscript"/>
        </w:rPr>
        <w:t>-year</w:t>
      </w:r>
      <w:r w:rsidRPr="00436AE5">
        <w:rPr>
          <w:u w:val="none"/>
        </w:rPr>
        <w:t>)</w:t>
      </w:r>
      <w:commentRangeEnd w:id="19"/>
      <w:r w:rsidR="00F12B55">
        <w:rPr>
          <w:rStyle w:val="CommentReference"/>
          <w:rFonts w:asciiTheme="minorHAnsi" w:eastAsiaTheme="minorHAnsi" w:hAnsiTheme="minorHAnsi" w:cstheme="minorBidi"/>
          <w:u w:val="none"/>
          <w:lang w:val="en-GB"/>
        </w:rPr>
        <w:commentReference w:id="19"/>
      </w:r>
    </w:p>
    <w:p w14:paraId="26984C33" w14:textId="77777777" w:rsidR="00CA564E" w:rsidRDefault="00CA564E" w:rsidP="00F12B55">
      <w:pPr>
        <w:spacing w:line="480" w:lineRule="auto"/>
        <w:jc w:val="both"/>
        <w:outlineLvl w:val="0"/>
        <w:rPr>
          <w:color w:val="000000" w:themeColor="text1"/>
        </w:rPr>
      </w:pPr>
    </w:p>
    <w:p w14:paraId="3BAFFE32" w14:textId="12E92F78" w:rsidR="00CA564E" w:rsidRDefault="002F685E" w:rsidP="00F12B55">
      <w:pPr>
        <w:spacing w:line="480" w:lineRule="auto"/>
        <w:jc w:val="both"/>
        <w:outlineLvl w:val="0"/>
        <w:rPr>
          <w:color w:val="000000" w:themeColor="text1"/>
        </w:rPr>
      </w:pPr>
      <w:r>
        <w:rPr>
          <w:color w:val="000000" w:themeColor="text1"/>
        </w:rPr>
        <w:t>We modelled, for a given state, sex, month, and age group, the number of deaths in each year as following a Poisson distribution, with log-transformed death rates modelled as a sum of components that depend on time (month and year), location (state) of death, month of year and temperature</w:t>
      </w:r>
      <w:r w:rsidR="00CA564E">
        <w:rPr>
          <w:color w:val="000000" w:themeColor="text1"/>
        </w:rPr>
        <w:t>. The mathematical representation of the model is given below:</w:t>
      </w:r>
    </w:p>
    <w:p w14:paraId="69B78A72" w14:textId="77777777" w:rsidR="00CA564E" w:rsidRDefault="00CA564E" w:rsidP="00F12B55">
      <w:pPr>
        <w:spacing w:line="480" w:lineRule="auto"/>
        <w:jc w:val="both"/>
        <w:outlineLvl w:val="0"/>
        <w:rPr>
          <w:color w:val="000000" w:themeColor="text1"/>
        </w:rPr>
      </w:pPr>
    </w:p>
    <w:p w14:paraId="41471FCA" w14:textId="5D2ED82A" w:rsidR="00CA564E" w:rsidRPr="00843ACB" w:rsidRDefault="000E0865" w:rsidP="00F12B55">
      <w:pPr>
        <w:spacing w:line="360" w:lineRule="auto"/>
        <w:jc w:val="both"/>
        <w:outlineLvl w:val="0"/>
      </w:pPr>
      <w:r>
        <w:t>log(death rate</w:t>
      </w:r>
      <w:r w:rsidR="00CA564E" w:rsidRPr="00843ACB">
        <w:rPr>
          <w:vertAlign w:val="subscript"/>
        </w:rPr>
        <w:t>state-year</w:t>
      </w:r>
      <w:r w:rsidR="00CA564E" w:rsidRPr="00843ACB">
        <w:t xml:space="preserve">) = </w:t>
      </w:r>
      <w:r w:rsidR="00CA564E" w:rsidRPr="00843ACB">
        <w:tab/>
      </w:r>
      <w:r w:rsidR="00CA564E" w:rsidRPr="00AD55FC">
        <w:tab/>
      </w:r>
      <w:r w:rsidR="00CA564E" w:rsidRPr="00843ACB">
        <w:t>α</w:t>
      </w:r>
      <w:r w:rsidR="00CA564E" w:rsidRPr="00843ACB">
        <w:rPr>
          <w:vertAlign w:val="subscript"/>
        </w:rPr>
        <w:t xml:space="preserve">0 </w:t>
      </w:r>
      <w:r w:rsidR="00CA564E" w:rsidRPr="00843ACB">
        <w:t>+ β</w:t>
      </w:r>
      <w:r w:rsidR="00CA564E" w:rsidRPr="00843ACB">
        <w:rPr>
          <w:vertAlign w:val="subscript"/>
        </w:rPr>
        <w:t>0</w:t>
      </w:r>
      <w:r w:rsidR="00CA564E" w:rsidRPr="00843ACB">
        <w:t xml:space="preserve">·(month-year) </w:t>
      </w:r>
      <w:r w:rsidR="00CA564E">
        <w:t>+</w:t>
      </w:r>
    </w:p>
    <w:p w14:paraId="609B6332" w14:textId="75CC667E" w:rsidR="00CA564E" w:rsidRPr="00843ACB" w:rsidRDefault="00CA564E" w:rsidP="00F12B55">
      <w:pPr>
        <w:spacing w:line="360" w:lineRule="auto"/>
        <w:jc w:val="both"/>
        <w:outlineLvl w:val="0"/>
      </w:pPr>
      <w:r w:rsidRPr="00843ACB">
        <w:rPr>
          <w:vertAlign w:val="subscript"/>
        </w:rPr>
        <w:tab/>
      </w:r>
      <w:r w:rsidRPr="00843ACB">
        <w:rPr>
          <w:vertAlign w:val="subscript"/>
        </w:rPr>
        <w:tab/>
      </w:r>
      <w:r w:rsidRPr="00843ACB">
        <w:rPr>
          <w:vertAlign w:val="subscript"/>
        </w:rPr>
        <w:tab/>
      </w:r>
      <w:r w:rsidRPr="00843ACB">
        <w:rPr>
          <w:vertAlign w:val="subscript"/>
        </w:rPr>
        <w:tab/>
      </w:r>
      <w:r w:rsidR="00EF5F18">
        <w:rPr>
          <w:vertAlign w:val="subscript"/>
        </w:rPr>
        <w:tab/>
      </w:r>
      <w:r w:rsidRPr="00843ACB">
        <w:t>α</w:t>
      </w:r>
      <w:r w:rsidRPr="00843ACB">
        <w:rPr>
          <w:vertAlign w:val="subscript"/>
        </w:rPr>
        <w:t xml:space="preserve">state </w:t>
      </w:r>
      <w:r w:rsidRPr="00843ACB">
        <w:t>+ β</w:t>
      </w:r>
      <w:r w:rsidRPr="00843ACB">
        <w:rPr>
          <w:vertAlign w:val="subscript"/>
        </w:rPr>
        <w:t>state</w:t>
      </w:r>
      <w:r w:rsidRPr="00843ACB">
        <w:t xml:space="preserve">·(month-year) </w:t>
      </w:r>
      <w:r>
        <w:t>+</w:t>
      </w:r>
    </w:p>
    <w:p w14:paraId="443954B3" w14:textId="564BF263" w:rsidR="00CA564E" w:rsidRPr="00AD55FC" w:rsidRDefault="00CA564E" w:rsidP="00F12B55">
      <w:pPr>
        <w:spacing w:line="360" w:lineRule="auto"/>
        <w:jc w:val="both"/>
        <w:outlineLvl w:val="0"/>
      </w:pPr>
      <w:r w:rsidRPr="00843ACB">
        <w:tab/>
      </w:r>
      <w:r w:rsidRPr="00843ACB">
        <w:tab/>
      </w:r>
      <w:r w:rsidRPr="00843ACB">
        <w:tab/>
      </w:r>
      <w:r w:rsidRPr="00843ACB">
        <w:tab/>
      </w:r>
      <w:r w:rsidR="00EF5F18">
        <w:tab/>
      </w:r>
      <w:r w:rsidRPr="00843ACB">
        <w:t>α</w:t>
      </w:r>
      <w:r w:rsidRPr="00843ACB">
        <w:rPr>
          <w:vertAlign w:val="subscript"/>
        </w:rPr>
        <w:t xml:space="preserve">month </w:t>
      </w:r>
      <w:r w:rsidRPr="00843ACB">
        <w:t>+ β</w:t>
      </w:r>
      <w:r w:rsidRPr="00843ACB">
        <w:rPr>
          <w:vertAlign w:val="subscript"/>
        </w:rPr>
        <w:t>month</w:t>
      </w:r>
      <w:r w:rsidRPr="00843ACB">
        <w:t>·(month-year)</w:t>
      </w:r>
      <w:r>
        <w:t xml:space="preserve"> +</w:t>
      </w:r>
    </w:p>
    <w:p w14:paraId="66732134" w14:textId="3CC07693" w:rsidR="00CA564E" w:rsidRPr="00843ACB" w:rsidRDefault="00CA564E" w:rsidP="00F12B55">
      <w:pPr>
        <w:jc w:val="both"/>
        <w:outlineLvl w:val="0"/>
      </w:pPr>
      <w:r w:rsidRPr="004D157A">
        <w:tab/>
      </w:r>
      <w:r w:rsidRPr="004D157A">
        <w:tab/>
      </w:r>
      <w:r w:rsidRPr="004D157A">
        <w:tab/>
      </w:r>
      <w:r w:rsidRPr="004D157A">
        <w:tab/>
      </w:r>
      <w:r w:rsidR="00EF5F18">
        <w:tab/>
      </w:r>
      <w:r w:rsidRPr="00854507">
        <w:t>ν</w:t>
      </w:r>
      <w:r w:rsidRPr="007E25B1">
        <w:rPr>
          <w:vertAlign w:val="subscript"/>
        </w:rPr>
        <w:t>month-year</w:t>
      </w:r>
      <w:r w:rsidRPr="0033298B">
        <w:rPr>
          <w:vertAlign w:val="subscript"/>
        </w:rPr>
        <w:t xml:space="preserve"> </w:t>
      </w:r>
      <w:r>
        <w:t>+</w:t>
      </w:r>
    </w:p>
    <w:p w14:paraId="69CDC159" w14:textId="5A24098E" w:rsidR="00CA564E" w:rsidRDefault="00CA564E">
      <w:pPr>
        <w:pStyle w:val="SMHeading"/>
        <w:spacing w:before="0" w:after="0"/>
        <w:jc w:val="both"/>
        <w:rPr>
          <w:b w:val="0"/>
          <w:sz w:val="22"/>
          <w:szCs w:val="22"/>
        </w:rPr>
        <w:pPrChange w:id="20" w:author="Ezzati, Majid" w:date="2019-03-01T10:00:00Z">
          <w:pPr>
            <w:pStyle w:val="SMHeading"/>
            <w:jc w:val="both"/>
          </w:pPr>
        </w:pPrChange>
      </w:pPr>
      <w:r w:rsidRPr="00843ACB">
        <w:rPr>
          <w:sz w:val="22"/>
          <w:szCs w:val="22"/>
          <w:vertAlign w:val="subscript"/>
        </w:rPr>
        <w:tab/>
      </w:r>
      <w:r w:rsidRPr="00843ACB">
        <w:rPr>
          <w:sz w:val="22"/>
          <w:szCs w:val="22"/>
          <w:vertAlign w:val="subscript"/>
        </w:rPr>
        <w:tab/>
      </w:r>
      <w:r w:rsidRPr="00843ACB">
        <w:rPr>
          <w:sz w:val="22"/>
          <w:szCs w:val="22"/>
          <w:vertAlign w:val="subscript"/>
        </w:rPr>
        <w:tab/>
      </w:r>
      <w:r w:rsidRPr="00843ACB">
        <w:rPr>
          <w:sz w:val="22"/>
          <w:szCs w:val="22"/>
          <w:vertAlign w:val="subscript"/>
        </w:rPr>
        <w:tab/>
      </w:r>
      <w:r w:rsidR="00EF5F18">
        <w:rPr>
          <w:sz w:val="22"/>
          <w:szCs w:val="22"/>
          <w:vertAlign w:val="subscript"/>
        </w:rPr>
        <w:tab/>
      </w:r>
      <w:r w:rsidRPr="00EF5F18">
        <w:rPr>
          <w:b w:val="0"/>
        </w:rPr>
        <w:t>ɛ</w:t>
      </w:r>
      <w:r w:rsidRPr="00EF5F18">
        <w:rPr>
          <w:b w:val="0"/>
          <w:vertAlign w:val="subscript"/>
        </w:rPr>
        <w:t>state-month-year</w:t>
      </w:r>
      <w:r w:rsidRPr="00843ACB">
        <w:rPr>
          <w:b w:val="0"/>
          <w:sz w:val="22"/>
          <w:szCs w:val="22"/>
        </w:rPr>
        <w:t xml:space="preserve"> </w:t>
      </w:r>
      <w:r>
        <w:rPr>
          <w:b w:val="0"/>
          <w:sz w:val="22"/>
          <w:szCs w:val="22"/>
        </w:rPr>
        <w:t>+</w:t>
      </w:r>
    </w:p>
    <w:p w14:paraId="157F5E08" w14:textId="66B4B34C" w:rsidR="00CA564E" w:rsidRPr="00843ACB" w:rsidRDefault="00EF5F18">
      <w:pPr>
        <w:pStyle w:val="SMHeading"/>
        <w:spacing w:before="0" w:after="0"/>
        <w:ind w:left="2160" w:firstLine="720"/>
        <w:jc w:val="both"/>
        <w:pPrChange w:id="21" w:author="Ezzati, Majid" w:date="2019-03-01T10:00:00Z">
          <w:pPr>
            <w:pStyle w:val="SMHeading"/>
            <w:ind w:left="2160" w:firstLine="720"/>
            <w:jc w:val="both"/>
          </w:pPr>
        </w:pPrChange>
      </w:pPr>
      <w:r>
        <w:rPr>
          <w:b w:val="0"/>
          <w:sz w:val="22"/>
          <w:szCs w:val="22"/>
        </w:rPr>
        <w:tab/>
      </w:r>
      <w:r w:rsidR="00CA564E" w:rsidRPr="00843ACB">
        <w:rPr>
          <w:b w:val="0"/>
          <w:sz w:val="22"/>
          <w:szCs w:val="22"/>
        </w:rPr>
        <w:t>γ·Anomaly</w:t>
      </w:r>
      <w:r w:rsidR="00CA564E" w:rsidRPr="00843ACB">
        <w:rPr>
          <w:b w:val="0"/>
          <w:sz w:val="22"/>
          <w:szCs w:val="22"/>
          <w:vertAlign w:val="subscript"/>
        </w:rPr>
        <w:t>state-month</w:t>
      </w:r>
      <w:r w:rsidR="00CA564E">
        <w:rPr>
          <w:b w:val="0"/>
          <w:sz w:val="22"/>
          <w:szCs w:val="22"/>
          <w:vertAlign w:val="subscript"/>
        </w:rPr>
        <w:t xml:space="preserve"> </w:t>
      </w:r>
    </w:p>
    <w:p w14:paraId="5247258F" w14:textId="77777777" w:rsidR="00CA564E" w:rsidRPr="00843ACB" w:rsidRDefault="00CA564E" w:rsidP="00F12B55">
      <w:pPr>
        <w:spacing w:line="360" w:lineRule="auto"/>
        <w:jc w:val="both"/>
        <w:outlineLvl w:val="0"/>
        <w:rPr>
          <w:vertAlign w:val="subscript"/>
        </w:rPr>
      </w:pPr>
      <w:r w:rsidRPr="00843ACB">
        <w:rPr>
          <w:color w:val="000000" w:themeColor="text1"/>
        </w:rPr>
        <w:tab/>
      </w:r>
      <w:r w:rsidRPr="00843ACB">
        <w:rPr>
          <w:color w:val="000000" w:themeColor="text1"/>
        </w:rPr>
        <w:tab/>
      </w:r>
      <w:r w:rsidRPr="00843ACB">
        <w:rPr>
          <w:color w:val="000000" w:themeColor="text1"/>
        </w:rPr>
        <w:tab/>
      </w:r>
      <w:r w:rsidRPr="00843ACB">
        <w:rPr>
          <w:color w:val="000000" w:themeColor="text1"/>
        </w:rPr>
        <w:tab/>
      </w:r>
    </w:p>
    <w:p w14:paraId="0E78B1D3" w14:textId="77777777" w:rsidR="00CA564E" w:rsidRPr="00C1578A" w:rsidRDefault="00CA564E" w:rsidP="00F12B55">
      <w:pPr>
        <w:spacing w:line="480" w:lineRule="auto"/>
        <w:jc w:val="both"/>
        <w:outlineLvl w:val="0"/>
        <w:rPr>
          <w:color w:val="000000" w:themeColor="text1"/>
        </w:rPr>
      </w:pPr>
    </w:p>
    <w:p w14:paraId="474A9B15" w14:textId="77777777" w:rsidR="00CA564E" w:rsidRPr="00C1578A" w:rsidRDefault="00CA564E" w:rsidP="00F12B55">
      <w:pPr>
        <w:spacing w:line="480" w:lineRule="auto"/>
        <w:jc w:val="both"/>
        <w:outlineLvl w:val="0"/>
        <w:rPr>
          <w:color w:val="000000" w:themeColor="text1"/>
        </w:rPr>
      </w:pPr>
      <w:r w:rsidRPr="00843ACB">
        <w:t>The model contained terms to capture the overall level and rate of change of mortality, with α</w:t>
      </w:r>
      <w:r w:rsidRPr="00843ACB">
        <w:rPr>
          <w:vertAlign w:val="subscript"/>
        </w:rPr>
        <w:t>0</w:t>
      </w:r>
      <w:r w:rsidRPr="00843ACB">
        <w:t xml:space="preserve"> as the common intercept for log-transformed death rates, and β</w:t>
      </w:r>
      <w:r w:rsidRPr="00843ACB">
        <w:rPr>
          <w:vertAlign w:val="subscript"/>
        </w:rPr>
        <w:t>0</w:t>
      </w:r>
      <w:r w:rsidRPr="00843ACB">
        <w:t xml:space="preserve"> the common time slope.</w:t>
      </w:r>
    </w:p>
    <w:p w14:paraId="142C4DA6" w14:textId="77777777" w:rsidR="00CA564E" w:rsidRPr="00636C9B" w:rsidRDefault="00CA564E" w:rsidP="00F12B55">
      <w:pPr>
        <w:spacing w:line="480" w:lineRule="auto"/>
        <w:jc w:val="both"/>
        <w:outlineLvl w:val="0"/>
        <w:rPr>
          <w:color w:val="000000" w:themeColor="text1"/>
        </w:rPr>
      </w:pPr>
    </w:p>
    <w:p w14:paraId="02AB84B1" w14:textId="21BAEA38" w:rsidR="00CA564E" w:rsidRPr="00636C9B" w:rsidRDefault="00CA564E" w:rsidP="00F12B55">
      <w:pPr>
        <w:spacing w:line="480" w:lineRule="auto"/>
        <w:jc w:val="both"/>
        <w:outlineLvl w:val="0"/>
        <w:rPr>
          <w:color w:val="000000" w:themeColor="text1"/>
        </w:rPr>
      </w:pPr>
      <w:r w:rsidRPr="00636C9B">
        <w:rPr>
          <w:color w:val="000000" w:themeColor="text1"/>
        </w:rPr>
        <w:t xml:space="preserve">Death rates vary by month, and </w:t>
      </w:r>
      <w:r>
        <w:rPr>
          <w:color w:val="000000" w:themeColor="text1"/>
        </w:rPr>
        <w:t xml:space="preserve">tend to smoothly vary across </w:t>
      </w:r>
      <w:r w:rsidRPr="00636C9B">
        <w:rPr>
          <w:color w:val="000000" w:themeColor="text1"/>
        </w:rPr>
        <w:t>neighbouring months.</w:t>
      </w:r>
      <w:r w:rsidRPr="00636C9B">
        <w:rPr>
          <w:color w:val="000000" w:themeColor="text1"/>
        </w:rPr>
        <w:fldChar w:fldCharType="begin" w:fldLock="1"/>
      </w:r>
      <w:r w:rsidR="0072079B">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2&lt;/sup&gt;","plainTextFormattedCitation":"2","previouslyFormattedCitation":"&lt;sup&gt;2&lt;/sup&gt;"},"properties":{"noteIndex":0},"schema":"https://github.com/citation-style-language/schema/raw/master/csl-citation.json"}</w:instrText>
      </w:r>
      <w:r w:rsidRPr="00636C9B">
        <w:rPr>
          <w:color w:val="000000" w:themeColor="text1"/>
        </w:rPr>
        <w:fldChar w:fldCharType="separate"/>
      </w:r>
      <w:r w:rsidR="00C90B56" w:rsidRPr="00C90B56">
        <w:rPr>
          <w:noProof/>
          <w:color w:val="000000" w:themeColor="text1"/>
          <w:vertAlign w:val="superscript"/>
        </w:rPr>
        <w:t>2</w:t>
      </w:r>
      <w:r w:rsidRPr="00636C9B">
        <w:rPr>
          <w:color w:val="000000" w:themeColor="text1"/>
        </w:rPr>
        <w:fldChar w:fldCharType="end"/>
      </w:r>
      <w:r w:rsidRPr="00636C9B">
        <w:rPr>
          <w:color w:val="000000" w:themeColor="text1"/>
        </w:rPr>
        <w:t xml:space="preserve"> Therefore, for each age group and sex, we allowed each month of the year to </w:t>
      </w:r>
      <w:r>
        <w:rPr>
          <w:color w:val="000000" w:themeColor="text1"/>
        </w:rPr>
        <w:t>systematically have</w:t>
      </w:r>
      <w:r w:rsidRPr="00636C9B">
        <w:rPr>
          <w:color w:val="000000" w:themeColor="text1"/>
        </w:rPr>
        <w:t xml:space="preserve"> a different mortality level</w:t>
      </w:r>
      <w:r>
        <w:rPr>
          <w:color w:val="000000" w:themeColor="text1"/>
        </w:rPr>
        <w:t xml:space="preserve"> and trend, </w:t>
      </w:r>
      <w:r w:rsidRPr="00F0573E">
        <w:t>with α</w:t>
      </w:r>
      <w:r>
        <w:rPr>
          <w:vertAlign w:val="subscript"/>
        </w:rPr>
        <w:t>month</w:t>
      </w:r>
      <w:r w:rsidRPr="00F0573E">
        <w:t xml:space="preserve"> </w:t>
      </w:r>
      <w:r>
        <w:t xml:space="preserve">the month-specific </w:t>
      </w:r>
      <w:r w:rsidRPr="00F0573E">
        <w:t>intercept for log-transformed death rates, and β</w:t>
      </w:r>
      <w:r>
        <w:rPr>
          <w:vertAlign w:val="subscript"/>
        </w:rPr>
        <w:t>month</w:t>
      </w:r>
      <w:r w:rsidRPr="00F0573E">
        <w:t xml:space="preserve"> the </w:t>
      </w:r>
      <w:r>
        <w:t>month-specific</w:t>
      </w:r>
      <w:r w:rsidRPr="00F0573E">
        <w:t xml:space="preserve"> time slope</w:t>
      </w:r>
      <w:r w:rsidRPr="00636C9B">
        <w:rPr>
          <w:color w:val="000000" w:themeColor="text1"/>
        </w:rPr>
        <w:t>. We used a random walk structure for neighbouring month terms</w:t>
      </w:r>
      <w:r>
        <w:rPr>
          <w:color w:val="000000" w:themeColor="text1"/>
        </w:rPr>
        <w:t xml:space="preserve"> in </w:t>
      </w:r>
      <w:r w:rsidRPr="00F0573E">
        <w:t>α</w:t>
      </w:r>
      <w:r>
        <w:rPr>
          <w:vertAlign w:val="subscript"/>
        </w:rPr>
        <w:t xml:space="preserve">month </w:t>
      </w:r>
      <w:r w:rsidRPr="00843ACB">
        <w:t xml:space="preserve">and </w:t>
      </w:r>
      <w:r w:rsidRPr="00F0573E">
        <w:t>β</w:t>
      </w:r>
      <w:r>
        <w:rPr>
          <w:vertAlign w:val="subscript"/>
        </w:rPr>
        <w:t>month</w:t>
      </w:r>
      <w:r w:rsidRPr="00636C9B">
        <w:rPr>
          <w:color w:val="000000" w:themeColor="text1"/>
        </w:rPr>
        <w:t>, widely used to characterise smoothly varying associations</w:t>
      </w:r>
      <w:r>
        <w:t>.</w:t>
      </w:r>
      <w:r>
        <w:fldChar w:fldCharType="begin" w:fldLock="1"/>
      </w:r>
      <w:r w:rsidR="0072079B">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lt;/sup&gt;","plainTextFormattedCitation":"4","previouslyFormattedCitation":"&lt;sup&gt;4&lt;/sup&gt;"},"properties":{"noteIndex":0},"schema":"https://github.com/citation-style-language/schema/raw/master/csl-citation.json"}</w:instrText>
      </w:r>
      <w:r>
        <w:fldChar w:fldCharType="separate"/>
      </w:r>
      <w:r w:rsidR="00C90B56" w:rsidRPr="00C90B56">
        <w:rPr>
          <w:noProof/>
          <w:vertAlign w:val="superscript"/>
        </w:rPr>
        <w:t>4</w:t>
      </w:r>
      <w:r>
        <w:fldChar w:fldCharType="end"/>
      </w:r>
      <w:r w:rsidRPr="00636C9B">
        <w:rPr>
          <w:color w:val="000000" w:themeColor="text1"/>
        </w:rPr>
        <w:t xml:space="preserve"> </w:t>
      </w:r>
      <w:r>
        <w:rPr>
          <w:color w:val="000000" w:themeColor="text1"/>
        </w:rPr>
        <w:t>The random walk had a</w:t>
      </w:r>
      <w:r w:rsidRPr="00636C9B">
        <w:rPr>
          <w:color w:val="000000" w:themeColor="text1"/>
        </w:rPr>
        <w:t xml:space="preserve"> cyclic structure, </w:t>
      </w:r>
      <w:r>
        <w:rPr>
          <w:color w:val="000000" w:themeColor="text1"/>
        </w:rPr>
        <w:t>so that</w:t>
      </w:r>
      <w:r w:rsidRPr="00636C9B">
        <w:rPr>
          <w:color w:val="000000" w:themeColor="text1"/>
        </w:rPr>
        <w:t xml:space="preserve"> December neighbour</w:t>
      </w:r>
      <w:r>
        <w:rPr>
          <w:color w:val="000000" w:themeColor="text1"/>
        </w:rPr>
        <w:t>ed</w:t>
      </w:r>
      <w:r w:rsidRPr="00636C9B">
        <w:rPr>
          <w:color w:val="000000" w:themeColor="text1"/>
        </w:rPr>
        <w:t xml:space="preserve"> January. </w:t>
      </w:r>
    </w:p>
    <w:p w14:paraId="090E344D" w14:textId="77777777" w:rsidR="00CA564E" w:rsidRPr="00636C9B" w:rsidRDefault="00CA564E" w:rsidP="00F12B55">
      <w:pPr>
        <w:spacing w:line="480" w:lineRule="auto"/>
        <w:jc w:val="both"/>
        <w:outlineLvl w:val="0"/>
        <w:rPr>
          <w:color w:val="000000" w:themeColor="text1"/>
        </w:rPr>
      </w:pPr>
    </w:p>
    <w:p w14:paraId="00F911B8" w14:textId="10076EDD" w:rsidR="00CA564E" w:rsidRDefault="00CA564E" w:rsidP="00452FA0">
      <w:pPr>
        <w:spacing w:line="480" w:lineRule="auto"/>
        <w:jc w:val="both"/>
        <w:outlineLvl w:val="0"/>
        <w:rPr>
          <w:color w:val="000000" w:themeColor="text1"/>
        </w:rPr>
      </w:pPr>
      <w:r>
        <w:rPr>
          <w:color w:val="000000" w:themeColor="text1"/>
        </w:rPr>
        <w:t xml:space="preserve">We also included state random intercepts and trends in death rates to allow variation by state, </w:t>
      </w:r>
      <w:r w:rsidRPr="00F0573E">
        <w:t>with α</w:t>
      </w:r>
      <w:r>
        <w:rPr>
          <w:vertAlign w:val="subscript"/>
        </w:rPr>
        <w:t>state</w:t>
      </w:r>
      <w:r w:rsidRPr="00F0573E">
        <w:t xml:space="preserve"> </w:t>
      </w:r>
      <w:r>
        <w:t>the state-specific intercept</w:t>
      </w:r>
      <w:r w:rsidRPr="00F0573E">
        <w:t xml:space="preserve"> for log-transformed death rates, and β</w:t>
      </w:r>
      <w:r>
        <w:rPr>
          <w:vertAlign w:val="subscript"/>
        </w:rPr>
        <w:t>state</w:t>
      </w:r>
      <w:r w:rsidRPr="00F0573E">
        <w:t xml:space="preserve"> the </w:t>
      </w:r>
      <w:r>
        <w:t>state-specific</w:t>
      </w:r>
      <w:r w:rsidRPr="00F0573E">
        <w:t xml:space="preserve"> time slope</w:t>
      </w:r>
      <w:r w:rsidRPr="00636C9B">
        <w:rPr>
          <w:color w:val="000000" w:themeColor="text1"/>
        </w:rPr>
        <w:t xml:space="preserve">. In addition, </w:t>
      </w:r>
      <w:r>
        <w:rPr>
          <w:color w:val="000000" w:themeColor="text1"/>
        </w:rPr>
        <w:t xml:space="preserve">death rates in neighbouring </w:t>
      </w:r>
      <w:r w:rsidRPr="00636C9B">
        <w:rPr>
          <w:color w:val="000000" w:themeColor="text1"/>
        </w:rPr>
        <w:t xml:space="preserve">states may be more similar than </w:t>
      </w:r>
      <w:r>
        <w:rPr>
          <w:color w:val="000000" w:themeColor="text1"/>
        </w:rPr>
        <w:t xml:space="preserve">in </w:t>
      </w:r>
      <w:r w:rsidRPr="00636C9B">
        <w:rPr>
          <w:color w:val="000000" w:themeColor="text1"/>
        </w:rPr>
        <w:t xml:space="preserve">those further away. </w:t>
      </w:r>
      <w:r>
        <w:rPr>
          <w:color w:val="000000" w:themeColor="text1"/>
        </w:rPr>
        <w:t>T</w:t>
      </w:r>
      <w:r w:rsidRPr="00636C9B">
        <w:rPr>
          <w:color w:val="000000" w:themeColor="text1"/>
        </w:rPr>
        <w:t>o reflect this</w:t>
      </w:r>
      <w:r>
        <w:rPr>
          <w:color w:val="000000" w:themeColor="text1"/>
        </w:rPr>
        <w:t>, w</w:t>
      </w:r>
      <w:r w:rsidRPr="00636C9B">
        <w:rPr>
          <w:color w:val="000000" w:themeColor="text1"/>
        </w:rPr>
        <w:t>e used a Conditional Autoregressive (CAR) spatial model.</w:t>
      </w:r>
      <w:r w:rsidRPr="00636C9B">
        <w:rPr>
          <w:color w:val="000000" w:themeColor="text1"/>
        </w:rPr>
        <w:fldChar w:fldCharType="begin" w:fldLock="1"/>
      </w:r>
      <w:r w:rsidR="0072079B">
        <w:rPr>
          <w:color w:val="000000" w:themeColor="text1"/>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5&lt;/sup&gt;","plainTextFormattedCitation":"5","previouslyFormattedCitation":"&lt;sup&gt;5&lt;/sup&gt;"},"properties":{"noteIndex":0},"schema":"https://github.com/citation-style-language/schema/raw/master/csl-citation.json"}</w:instrText>
      </w:r>
      <w:r w:rsidRPr="00636C9B">
        <w:rPr>
          <w:color w:val="000000" w:themeColor="text1"/>
        </w:rPr>
        <w:fldChar w:fldCharType="separate"/>
      </w:r>
      <w:r w:rsidR="00C90B56" w:rsidRPr="00C90B56">
        <w:rPr>
          <w:noProof/>
          <w:color w:val="000000" w:themeColor="text1"/>
          <w:vertAlign w:val="superscript"/>
        </w:rPr>
        <w:t>5</w:t>
      </w:r>
      <w:r w:rsidRPr="00636C9B">
        <w:rPr>
          <w:color w:val="000000" w:themeColor="text1"/>
        </w:rPr>
        <w:fldChar w:fldCharType="end"/>
      </w:r>
      <w:r w:rsidRPr="00636C9B">
        <w:rPr>
          <w:color w:val="000000" w:themeColor="text1"/>
        </w:rPr>
        <w:t xml:space="preserve"> This allows death rates and trends of a state to be estimated based on their own data as well as using those of their neighbours. </w:t>
      </w:r>
      <w:r w:rsidR="003004ED" w:rsidRPr="00636C9B">
        <w:rPr>
          <w:color w:val="000000" w:themeColor="text1"/>
        </w:rPr>
        <w:t xml:space="preserve">The </w:t>
      </w:r>
      <w:r w:rsidR="003004ED">
        <w:rPr>
          <w:color w:val="000000" w:themeColor="text1"/>
        </w:rPr>
        <w:t>extent</w:t>
      </w:r>
      <w:r w:rsidR="003004ED" w:rsidRPr="00636C9B">
        <w:rPr>
          <w:color w:val="000000" w:themeColor="text1"/>
        </w:rPr>
        <w:t xml:space="preserve"> to which information is shared between neighbouring states depends on the uncertainty of death rates in a state and the empirical similarity of neighbouring states.</w:t>
      </w:r>
    </w:p>
    <w:p w14:paraId="6E297C99" w14:textId="77777777" w:rsidR="00CA564E" w:rsidRDefault="00CA564E" w:rsidP="00452FA0">
      <w:pPr>
        <w:spacing w:line="480" w:lineRule="auto"/>
        <w:jc w:val="both"/>
        <w:outlineLvl w:val="0"/>
        <w:rPr>
          <w:color w:val="000000" w:themeColor="text1"/>
        </w:rPr>
      </w:pPr>
    </w:p>
    <w:p w14:paraId="489DF671" w14:textId="4B508430" w:rsidR="00CA564E" w:rsidRPr="00843ACB" w:rsidRDefault="00CA564E">
      <w:pPr>
        <w:spacing w:line="480" w:lineRule="auto"/>
        <w:jc w:val="both"/>
        <w:outlineLvl w:val="0"/>
        <w:rPr>
          <w:color w:val="000000" w:themeColor="text1"/>
          <w:lang w:val="en-US"/>
        </w:rPr>
      </w:pPr>
      <w:r w:rsidRPr="00F0573E">
        <w:t xml:space="preserve">Non-linear </w:t>
      </w:r>
      <w:r w:rsidR="007D1CD0">
        <w:t>change</w:t>
      </w:r>
      <w:r w:rsidRPr="00F0573E">
        <w:t xml:space="preserve"> </w:t>
      </w:r>
      <w:r w:rsidR="007D1CD0">
        <w:t>over time was</w:t>
      </w:r>
      <w:r w:rsidRPr="00F0573E">
        <w:t xml:space="preserve"> captured by a first-order </w:t>
      </w:r>
      <w:r w:rsidR="007D1CD0">
        <w:t xml:space="preserve">national </w:t>
      </w:r>
      <w:r w:rsidRPr="00F0573E">
        <w:t>random walk ν</w:t>
      </w:r>
      <w:r>
        <w:rPr>
          <w:vertAlign w:val="subscript"/>
        </w:rPr>
        <w:t>month-y</w:t>
      </w:r>
      <w:r w:rsidRPr="00F0573E">
        <w:rPr>
          <w:vertAlign w:val="subscript"/>
        </w:rPr>
        <w:t>ear</w:t>
      </w:r>
      <w:r w:rsidRPr="00F0573E">
        <w:t>.</w:t>
      </w:r>
      <w:r>
        <w:t xml:space="preserve"> </w:t>
      </w:r>
      <w:r>
        <w:rPr>
          <w:color w:val="000000" w:themeColor="text1"/>
          <w:lang w:val="en-US"/>
        </w:rPr>
        <w:t xml:space="preserve">An </w:t>
      </w:r>
      <w:r w:rsidRPr="00A46B9A">
        <w:rPr>
          <w:color w:val="000000" w:themeColor="text1"/>
          <w:lang w:val="en-US"/>
        </w:rPr>
        <w:t>over-dispersion ter</w:t>
      </w:r>
      <w:r>
        <w:rPr>
          <w:color w:val="000000" w:themeColor="text1"/>
          <w:lang w:val="en-US"/>
        </w:rPr>
        <w:t>m,</w:t>
      </w:r>
      <w:r>
        <w:t xml:space="preserve"> </w:t>
      </w:r>
      <w:r w:rsidRPr="00A46B9A">
        <w:rPr>
          <w:color w:val="000000" w:themeColor="text1"/>
          <w:lang w:val="en-US"/>
        </w:rPr>
        <w:t>ϵ</w:t>
      </w:r>
      <w:r>
        <w:rPr>
          <w:color w:val="000000" w:themeColor="text1"/>
          <w:vertAlign w:val="subscript"/>
          <w:lang w:val="en-US"/>
        </w:rPr>
        <w:t>state-month</w:t>
      </w:r>
      <w:r w:rsidRPr="00A46B9A">
        <w:rPr>
          <w:color w:val="000000" w:themeColor="text1"/>
          <w:vertAlign w:val="subscript"/>
          <w:lang w:val="en-US"/>
        </w:rPr>
        <w:t>-year</w:t>
      </w:r>
      <w:r>
        <w:rPr>
          <w:color w:val="000000" w:themeColor="text1"/>
          <w:lang w:val="en-US"/>
        </w:rPr>
        <w:t xml:space="preserve">, </w:t>
      </w:r>
      <w:r w:rsidRPr="00A46B9A">
        <w:rPr>
          <w:color w:val="000000" w:themeColor="text1"/>
          <w:lang w:val="en-US"/>
        </w:rPr>
        <w:t xml:space="preserve">captures the variation unaccounted for by other terms in the model, and is modelled as </w:t>
      </w:r>
      <w:r w:rsidRPr="00A46B9A">
        <w:rPr>
          <w:i/>
          <w:color w:val="000000" w:themeColor="text1"/>
          <w:lang w:val="en-US"/>
        </w:rPr>
        <w:t>N</w:t>
      </w:r>
      <w:r w:rsidRPr="00A46B9A">
        <w:rPr>
          <w:color w:val="000000" w:themeColor="text1"/>
          <w:lang w:val="en-US"/>
        </w:rPr>
        <w:t>(0,</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σ</m:t>
            </m:r>
          </m:e>
          <m:sub>
            <m:r>
              <w:rPr>
                <w:rFonts w:ascii="Cambria Math" w:hAnsi="Cambria Math"/>
                <w:color w:val="000000" w:themeColor="text1"/>
                <w:lang w:val="en-US"/>
              </w:rPr>
              <m:t>ϵ</m:t>
            </m:r>
          </m:sub>
          <m:sup>
            <m:r>
              <w:rPr>
                <w:rFonts w:ascii="Cambria Math" w:hAnsi="Cambria Math"/>
                <w:color w:val="000000" w:themeColor="text1"/>
                <w:lang w:val="en-US"/>
              </w:rPr>
              <m:t>2</m:t>
            </m:r>
          </m:sup>
        </m:sSubSup>
      </m:oMath>
      <w:r w:rsidRPr="00A46B9A">
        <w:rPr>
          <w:color w:val="000000" w:themeColor="text1"/>
          <w:lang w:val="en-US"/>
        </w:rPr>
        <w:t>).</w:t>
      </w:r>
    </w:p>
    <w:p w14:paraId="6F042B15" w14:textId="77777777" w:rsidR="00CA564E" w:rsidRPr="00636C9B" w:rsidRDefault="00CA564E">
      <w:pPr>
        <w:spacing w:line="480" w:lineRule="auto"/>
        <w:jc w:val="both"/>
        <w:outlineLvl w:val="0"/>
        <w:rPr>
          <w:color w:val="000000" w:themeColor="text1"/>
        </w:rPr>
      </w:pPr>
    </w:p>
    <w:p w14:paraId="0DF5C343" w14:textId="4F2104A1" w:rsidR="00CA564E" w:rsidRPr="00284EE0" w:rsidRDefault="00CA564E">
      <w:pPr>
        <w:spacing w:line="480" w:lineRule="auto"/>
        <w:jc w:val="both"/>
        <w:outlineLvl w:val="0"/>
        <w:rPr>
          <w:color w:val="000000" w:themeColor="text1"/>
        </w:rPr>
      </w:pPr>
      <w:r w:rsidRPr="00284EE0">
        <w:rPr>
          <w:color w:val="000000" w:themeColor="text1"/>
        </w:rPr>
        <w:t xml:space="preserve">Finally, </w:t>
      </w:r>
      <w:r w:rsidRPr="002F11FA">
        <w:rPr>
          <w:color w:val="000000" w:themeColor="text1"/>
        </w:rPr>
        <w:t>we</w:t>
      </w:r>
      <w:r w:rsidRPr="00284EE0">
        <w:rPr>
          <w:color w:val="000000" w:themeColor="text1"/>
        </w:rPr>
        <w:t xml:space="preserve"> included a term that relates log-transformed death rate to the above-defined </w:t>
      </w:r>
      <w:r>
        <w:rPr>
          <w:color w:val="000000" w:themeColor="text1"/>
        </w:rPr>
        <w:t xml:space="preserve">state-month </w:t>
      </w:r>
      <w:r w:rsidRPr="00284EE0">
        <w:rPr>
          <w:color w:val="000000" w:themeColor="text1"/>
        </w:rPr>
        <w:t>temperature anomaly,</w:t>
      </w:r>
      <w:r>
        <w:rPr>
          <w:color w:val="000000" w:themeColor="text1"/>
        </w:rPr>
        <w:t xml:space="preserve"> </w:t>
      </w:r>
      <w:r w:rsidRPr="00564890">
        <w:rPr>
          <w:color w:val="000000" w:themeColor="text1"/>
        </w:rPr>
        <w:t>γ</w:t>
      </w:r>
      <w:r w:rsidRPr="00BD5F4B">
        <w:rPr>
          <w:color w:val="000000" w:themeColor="text1"/>
          <w:vertAlign w:val="subscript"/>
        </w:rPr>
        <w:t>month?·</w:t>
      </w:r>
      <w:r w:rsidRPr="00564890">
        <w:rPr>
          <w:color w:val="000000" w:themeColor="text1"/>
        </w:rPr>
        <w:t>Anomaly</w:t>
      </w:r>
      <w:r w:rsidRPr="00843ACB">
        <w:rPr>
          <w:color w:val="000000" w:themeColor="text1"/>
          <w:vertAlign w:val="subscript"/>
        </w:rPr>
        <w:t>state-month</w:t>
      </w:r>
      <w:r w:rsidR="00822207">
        <w:rPr>
          <w:color w:val="000000" w:themeColor="text1"/>
        </w:rPr>
        <w:t xml:space="preserve">. Each </w:t>
      </w:r>
      <w:r w:rsidR="00822207">
        <w:t xml:space="preserve">monthly coefficient of </w:t>
      </w:r>
      <w:r w:rsidR="00822207" w:rsidRPr="00843ACB">
        <w:t>γ</w:t>
      </w:r>
      <w:r w:rsidR="00822207" w:rsidRPr="00BD5F4B">
        <w:rPr>
          <w:vertAlign w:val="subscript"/>
        </w:rPr>
        <w:t>month</w:t>
      </w:r>
      <w:r w:rsidR="00822207" w:rsidRPr="00843ACB">
        <w:t xml:space="preserve"> represen</w:t>
      </w:r>
      <w:r w:rsidR="00822207">
        <w:t>ts</w:t>
      </w:r>
      <w:r w:rsidR="00822207" w:rsidRPr="00843ACB">
        <w:t xml:space="preserve"> the logarithm of the rate ratio </w:t>
      </w:r>
      <w:r w:rsidR="00822207">
        <w:t xml:space="preserve">by month </w:t>
      </w:r>
      <w:r w:rsidR="00822207" w:rsidRPr="00843ACB">
        <w:t>per 1°C increase in monthly anomaly</w:t>
      </w:r>
      <w:r w:rsidR="00822207" w:rsidRPr="00284EE0">
        <w:rPr>
          <w:color w:val="000000" w:themeColor="text1"/>
        </w:rPr>
        <w:t xml:space="preserve">. </w:t>
      </w:r>
      <w:r w:rsidRPr="00284EE0">
        <w:rPr>
          <w:color w:val="000000" w:themeColor="text1"/>
        </w:rPr>
        <w:t xml:space="preserve">We </w:t>
      </w:r>
      <w:r w:rsidRPr="00284EE0">
        <w:rPr>
          <w:color w:val="000000" w:themeColor="text1"/>
        </w:rPr>
        <w:lastRenderedPageBreak/>
        <w:t>used a cyclic random walk structure for the anomaly terms, allowing December to neighbour January.</w:t>
      </w:r>
    </w:p>
    <w:p w14:paraId="285093EB" w14:textId="77777777" w:rsidR="00CA564E" w:rsidRPr="00636C9B" w:rsidRDefault="00CA564E">
      <w:pPr>
        <w:spacing w:line="480" w:lineRule="auto"/>
        <w:jc w:val="both"/>
        <w:outlineLvl w:val="0"/>
        <w:rPr>
          <w:color w:val="000000" w:themeColor="text1"/>
        </w:rPr>
      </w:pPr>
    </w:p>
    <w:p w14:paraId="36476927" w14:textId="0E07FCAA" w:rsidR="00CA564E" w:rsidRPr="00843ACB" w:rsidRDefault="00CA564E">
      <w:pPr>
        <w:spacing w:line="480" w:lineRule="auto"/>
        <w:jc w:val="both"/>
        <w:outlineLvl w:val="0"/>
        <w:rPr>
          <w:color w:val="000000" w:themeColor="text1"/>
          <w:lang w:val="en-US"/>
        </w:rPr>
      </w:pPr>
      <w:r w:rsidRPr="00636C9B">
        <w:rPr>
          <w:color w:val="000000" w:themeColor="text1"/>
        </w:rPr>
        <w:t xml:space="preserve">We ran </w:t>
      </w:r>
      <w:r>
        <w:rPr>
          <w:color w:val="000000" w:themeColor="text1"/>
        </w:rPr>
        <w:t xml:space="preserve">separate </w:t>
      </w:r>
      <w:r w:rsidRPr="00636C9B">
        <w:rPr>
          <w:color w:val="000000" w:themeColor="text1"/>
        </w:rPr>
        <w:t xml:space="preserve">models for each </w:t>
      </w:r>
      <w:r>
        <w:rPr>
          <w:color w:val="000000" w:themeColor="text1"/>
        </w:rPr>
        <w:t xml:space="preserve">type of </w:t>
      </w:r>
      <w:r w:rsidRPr="00636C9B">
        <w:rPr>
          <w:color w:val="000000" w:themeColor="text1"/>
        </w:rPr>
        <w:t xml:space="preserve">injury, age group, and sex. </w:t>
      </w:r>
      <w:r w:rsidRPr="00A86D9D">
        <w:rPr>
          <w:color w:val="000000" w:themeColor="text1"/>
          <w:lang w:val="en-US"/>
        </w:rPr>
        <w:t>We fitted the models using integrated nested Laplace approximation (INLA), using the R-INLA software, which offers orders of magnitude of computational efficiency improvement in Bayesian inference compared to traditional MCMC for latent Gaussian models.</w:t>
      </w:r>
      <w:r>
        <w:rPr>
          <w:color w:val="000000" w:themeColor="text1"/>
          <w:lang w:val="en-US"/>
        </w:rPr>
        <w:fldChar w:fldCharType="begin" w:fldLock="1"/>
      </w:r>
      <w:r w:rsidR="0072079B">
        <w:rPr>
          <w:color w:val="000000" w:themeColor="text1"/>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6&lt;/sup&gt;","plainTextFormattedCitation":"6","previouslyFormattedCitation":"&lt;sup&gt;6&lt;/sup&gt;"},"properties":{"noteIndex":0},"schema":"https://github.com/citation-style-language/schema/raw/master/csl-citation.json"}</w:instrText>
      </w:r>
      <w:r>
        <w:rPr>
          <w:color w:val="000000" w:themeColor="text1"/>
          <w:lang w:val="en-US"/>
        </w:rPr>
        <w:fldChar w:fldCharType="separate"/>
      </w:r>
      <w:r w:rsidR="00C90B56" w:rsidRPr="00C90B56">
        <w:rPr>
          <w:noProof/>
          <w:color w:val="000000" w:themeColor="text1"/>
          <w:vertAlign w:val="superscript"/>
          <w:lang w:val="en-US"/>
        </w:rPr>
        <w:t>6</w:t>
      </w:r>
      <w:r>
        <w:rPr>
          <w:color w:val="000000" w:themeColor="text1"/>
          <w:lang w:val="en-US"/>
        </w:rPr>
        <w:fldChar w:fldCharType="end"/>
      </w:r>
      <w:r w:rsidRPr="00A86D9D">
        <w:rPr>
          <w:color w:val="000000" w:themeColor="text1"/>
          <w:lang w:val="en-US"/>
        </w:rPr>
        <w:t xml:space="preserve"> </w:t>
      </w:r>
      <w:commentRangeStart w:id="22"/>
      <w:r w:rsidR="006875F5">
        <w:rPr>
          <w:color w:val="000000" w:themeColor="text1"/>
          <w:lang w:val="en-US"/>
        </w:rPr>
        <w:t>Our analysis was separate by type of injury, age group and sex</w:t>
      </w:r>
      <w:r w:rsidR="003A20E4">
        <w:rPr>
          <w:color w:val="000000" w:themeColor="text1"/>
          <w:lang w:val="en-US"/>
        </w:rPr>
        <w:t>.</w:t>
      </w:r>
      <w:commentRangeEnd w:id="22"/>
      <w:r w:rsidR="00452FA0">
        <w:rPr>
          <w:rStyle w:val="CommentReference"/>
          <w:rFonts w:asciiTheme="minorHAnsi" w:eastAsiaTheme="minorHAnsi" w:hAnsiTheme="minorHAnsi" w:cstheme="minorBidi"/>
        </w:rPr>
        <w:commentReference w:id="22"/>
      </w:r>
    </w:p>
    <w:p w14:paraId="6C99BB48" w14:textId="77777777" w:rsidR="00CA564E" w:rsidRPr="00636C9B" w:rsidRDefault="00CA564E">
      <w:pPr>
        <w:spacing w:line="480" w:lineRule="auto"/>
        <w:jc w:val="both"/>
        <w:outlineLvl w:val="0"/>
        <w:rPr>
          <w:color w:val="000000" w:themeColor="text1"/>
        </w:rPr>
      </w:pPr>
    </w:p>
    <w:p w14:paraId="60B2A93F" w14:textId="4B5FA2BE" w:rsidR="00CA564E" w:rsidRPr="00050395" w:rsidRDefault="00CA564E">
      <w:pPr>
        <w:spacing w:line="480" w:lineRule="auto"/>
        <w:jc w:val="both"/>
        <w:outlineLvl w:val="0"/>
        <w:rPr>
          <w:b/>
          <w:color w:val="000000" w:themeColor="text1"/>
        </w:rPr>
      </w:pPr>
      <w:commentRangeStart w:id="23"/>
      <w:r w:rsidRPr="00050395">
        <w:rPr>
          <w:b/>
          <w:color w:val="000000" w:themeColor="text1"/>
        </w:rPr>
        <w:t xml:space="preserve">Calculating additional deaths in a 1°C warmer </w:t>
      </w:r>
      <w:r w:rsidR="00050395">
        <w:rPr>
          <w:b/>
          <w:color w:val="000000" w:themeColor="text1"/>
        </w:rPr>
        <w:t>year</w:t>
      </w:r>
    </w:p>
    <w:p w14:paraId="4113CBE6" w14:textId="292B1B0B" w:rsidR="00CA564E" w:rsidRDefault="00CA564E">
      <w:pPr>
        <w:spacing w:line="480" w:lineRule="auto"/>
        <w:jc w:val="both"/>
        <w:outlineLvl w:val="0"/>
        <w:rPr>
          <w:color w:val="000000" w:themeColor="text1"/>
        </w:rPr>
      </w:pPr>
      <w:r>
        <w:rPr>
          <w:color w:val="000000" w:themeColor="text1"/>
        </w:rPr>
        <w:t>We estimated the mortality effect of a year in which mean monthly temperatures were uniformly warmer by 1</w:t>
      </w:r>
      <w:r w:rsidRPr="00636C9B">
        <w:rPr>
          <w:color w:val="000000" w:themeColor="text1"/>
        </w:rPr>
        <w:t>°C</w:t>
      </w:r>
      <w:r>
        <w:rPr>
          <w:color w:val="000000" w:themeColor="text1"/>
        </w:rPr>
        <w:t xml:space="preserve"> than the long run average</w:t>
      </w:r>
      <w:r w:rsidR="003D7088">
        <w:rPr>
          <w:color w:val="000000" w:themeColor="text1"/>
        </w:rPr>
        <w:t xml:space="preserve"> (calculated from </w:t>
      </w:r>
      <w:r w:rsidR="008E1CEF">
        <w:rPr>
          <w:color w:val="000000" w:themeColor="text1"/>
        </w:rPr>
        <w:t xml:space="preserve">temperature </w:t>
      </w:r>
      <w:r w:rsidR="003D7088">
        <w:rPr>
          <w:color w:val="000000" w:themeColor="text1"/>
        </w:rPr>
        <w:t xml:space="preserve">data </w:t>
      </w:r>
      <w:r w:rsidR="008E1CEF">
        <w:rPr>
          <w:color w:val="000000" w:themeColor="text1"/>
        </w:rPr>
        <w:t>from</w:t>
      </w:r>
      <w:r w:rsidR="003D7088">
        <w:rPr>
          <w:color w:val="000000" w:themeColor="text1"/>
        </w:rPr>
        <w:t xml:space="preserve"> 1980-2009)</w:t>
      </w:r>
      <w:r>
        <w:rPr>
          <w:color w:val="000000" w:themeColor="text1"/>
        </w:rPr>
        <w:t>, and assuming that no further adaptation has taken place</w:t>
      </w:r>
      <w:r w:rsidR="005E1B94">
        <w:rPr>
          <w:color w:val="000000" w:themeColor="text1"/>
        </w:rPr>
        <w:t xml:space="preserve"> beyond the long-</w:t>
      </w:r>
      <w:r>
        <w:rPr>
          <w:color w:val="000000" w:themeColor="text1"/>
        </w:rPr>
        <w:t xml:space="preserve">term average. </w:t>
      </w:r>
      <w:r w:rsidRPr="00636C9B">
        <w:rPr>
          <w:color w:val="000000" w:themeColor="text1"/>
        </w:rPr>
        <w:t>We calculated expected change in deaths by month in 2016 for a uniform increase of 1°C in</w:t>
      </w:r>
      <w:r>
        <w:rPr>
          <w:color w:val="000000" w:themeColor="text1"/>
        </w:rPr>
        <w:t xml:space="preserve"> mean monthly temperature in</w:t>
      </w:r>
      <w:r w:rsidRPr="00636C9B">
        <w:rPr>
          <w:color w:val="000000" w:themeColor="text1"/>
        </w:rPr>
        <w:t xml:space="preserve"> each state and month for each age group, sex and cause to give us additional deaths</w:t>
      </w:r>
      <w:r>
        <w:rPr>
          <w:color w:val="000000" w:themeColor="text1"/>
        </w:rPr>
        <w:t xml:space="preserve">. </w:t>
      </w:r>
      <w:r w:rsidRPr="00636C9B">
        <w:rPr>
          <w:color w:val="000000" w:themeColor="text1"/>
        </w:rPr>
        <w:t xml:space="preserve">For these calculations, we multiplied the actual death counts in 2016 by the excess risk of each monthly temperature anomaly term. We then obtained an estimate of the change in deaths for a uniform increase of 1°C in each month and state, which we summarised by </w:t>
      </w:r>
      <w:r>
        <w:rPr>
          <w:color w:val="000000" w:themeColor="text1"/>
        </w:rPr>
        <w:t>type</w:t>
      </w:r>
      <w:r w:rsidRPr="00636C9B">
        <w:rPr>
          <w:color w:val="000000" w:themeColor="text1"/>
        </w:rPr>
        <w:t xml:space="preserve"> of injury death, sex, </w:t>
      </w:r>
      <w:r w:rsidR="00E17E19">
        <w:rPr>
          <w:color w:val="000000" w:themeColor="text1"/>
        </w:rPr>
        <w:t xml:space="preserve">then by either age (Supplementary Figure 1) or </w:t>
      </w:r>
      <w:r w:rsidRPr="00636C9B">
        <w:rPr>
          <w:color w:val="000000" w:themeColor="text1"/>
        </w:rPr>
        <w:t xml:space="preserve">month </w:t>
      </w:r>
      <w:r w:rsidR="00D80067">
        <w:rPr>
          <w:color w:val="000000" w:themeColor="text1"/>
        </w:rPr>
        <w:t>(</w:t>
      </w:r>
      <w:r w:rsidR="00650BBD">
        <w:rPr>
          <w:color w:val="000000" w:themeColor="text1"/>
        </w:rPr>
        <w:t>Supplementary Figure</w:t>
      </w:r>
      <w:r w:rsidR="00E17E19">
        <w:rPr>
          <w:color w:val="000000" w:themeColor="text1"/>
        </w:rPr>
        <w:t xml:space="preserve"> 2</w:t>
      </w:r>
      <w:r w:rsidR="00D80067">
        <w:rPr>
          <w:color w:val="000000" w:themeColor="text1"/>
        </w:rPr>
        <w:t>)</w:t>
      </w:r>
      <w:r w:rsidRPr="00636C9B">
        <w:rPr>
          <w:color w:val="000000" w:themeColor="text1"/>
        </w:rPr>
        <w:t xml:space="preserve">. </w:t>
      </w:r>
    </w:p>
    <w:p w14:paraId="2F82139E" w14:textId="77777777" w:rsidR="00CA564E" w:rsidRDefault="00CA564E">
      <w:pPr>
        <w:spacing w:line="480" w:lineRule="auto"/>
        <w:jc w:val="both"/>
        <w:outlineLvl w:val="0"/>
        <w:rPr>
          <w:color w:val="000000" w:themeColor="text1"/>
        </w:rPr>
      </w:pPr>
    </w:p>
    <w:p w14:paraId="2C375ECE" w14:textId="77777777" w:rsidR="00CA564E" w:rsidRPr="00636C9B" w:rsidRDefault="00CA564E">
      <w:pPr>
        <w:spacing w:line="480" w:lineRule="auto"/>
        <w:jc w:val="both"/>
        <w:outlineLvl w:val="0"/>
        <w:rPr>
          <w:color w:val="000000" w:themeColor="text1"/>
        </w:rPr>
      </w:pPr>
      <w:r w:rsidRPr="00636C9B">
        <w:rPr>
          <w:color w:val="000000" w:themeColor="text1"/>
        </w:rPr>
        <w:t xml:space="preserve">We </w:t>
      </w:r>
      <w:r>
        <w:rPr>
          <w:color w:val="000000" w:themeColor="text1"/>
        </w:rPr>
        <w:t>generated</w:t>
      </w:r>
      <w:r w:rsidRPr="00636C9B">
        <w:rPr>
          <w:color w:val="000000" w:themeColor="text1"/>
        </w:rPr>
        <w:t xml:space="preserve"> 5000 draws from the posterior marginal of each month’s temperature anomaly term. </w:t>
      </w:r>
      <w:r>
        <w:rPr>
          <w:color w:val="000000" w:themeColor="text1"/>
        </w:rPr>
        <w:t>The reported 95% Credible I</w:t>
      </w:r>
      <w:r w:rsidRPr="00636C9B">
        <w:rPr>
          <w:color w:val="000000" w:themeColor="text1"/>
        </w:rPr>
        <w:t>ntervals</w:t>
      </w:r>
      <w:r>
        <w:rPr>
          <w:color w:val="000000" w:themeColor="text1"/>
        </w:rPr>
        <w:t xml:space="preserve"> (CrIs), quoted in brackets where appropriate,</w:t>
      </w:r>
      <w:r w:rsidRPr="00636C9B">
        <w:rPr>
          <w:color w:val="000000" w:themeColor="text1"/>
        </w:rPr>
        <w:t xml:space="preserve"> are the 2.5</w:t>
      </w:r>
      <w:r w:rsidRPr="00636C9B">
        <w:rPr>
          <w:color w:val="000000" w:themeColor="text1"/>
          <w:vertAlign w:val="superscript"/>
        </w:rPr>
        <w:t>th</w:t>
      </w:r>
      <w:r w:rsidRPr="00636C9B">
        <w:rPr>
          <w:color w:val="000000" w:themeColor="text1"/>
        </w:rPr>
        <w:t xml:space="preserve"> to 97.5</w:t>
      </w:r>
      <w:r w:rsidRPr="00636C9B">
        <w:rPr>
          <w:color w:val="000000" w:themeColor="text1"/>
          <w:vertAlign w:val="superscript"/>
        </w:rPr>
        <w:t>th</w:t>
      </w:r>
      <w:r w:rsidRPr="00636C9B">
        <w:rPr>
          <w:color w:val="000000" w:themeColor="text1"/>
        </w:rPr>
        <w:t xml:space="preserve"> percentiles of the posterior distribution of additional deaths</w:t>
      </w:r>
      <w:r>
        <w:rPr>
          <w:color w:val="000000" w:themeColor="text1"/>
        </w:rPr>
        <w:t xml:space="preserve"> </w:t>
      </w:r>
      <w:r w:rsidRPr="00636C9B">
        <w:rPr>
          <w:color w:val="000000" w:themeColor="text1"/>
        </w:rPr>
        <w:t>and excess risk</w:t>
      </w:r>
      <w:r>
        <w:rPr>
          <w:color w:val="000000" w:themeColor="text1"/>
        </w:rPr>
        <w:t xml:space="preserve"> in a </w:t>
      </w:r>
      <w:r w:rsidRPr="00843ACB">
        <w:rPr>
          <w:color w:val="000000" w:themeColor="text1"/>
        </w:rPr>
        <w:t>1°C warmer world</w:t>
      </w:r>
      <w:r w:rsidRPr="00636C9B">
        <w:rPr>
          <w:color w:val="000000" w:themeColor="text1"/>
        </w:rPr>
        <w:t>.</w:t>
      </w:r>
      <w:commentRangeEnd w:id="23"/>
      <w:r w:rsidR="00452FA0">
        <w:rPr>
          <w:rStyle w:val="CommentReference"/>
          <w:rFonts w:asciiTheme="minorHAnsi" w:eastAsiaTheme="minorHAnsi" w:hAnsiTheme="minorHAnsi" w:cstheme="minorBidi"/>
        </w:rPr>
        <w:commentReference w:id="23"/>
      </w:r>
    </w:p>
    <w:p w14:paraId="376F84F6" w14:textId="05B8D242" w:rsidR="000210D1" w:rsidRPr="005614F4" w:rsidRDefault="000210D1">
      <w:pPr>
        <w:spacing w:line="480" w:lineRule="auto"/>
        <w:jc w:val="both"/>
      </w:pPr>
      <w:r w:rsidRPr="005614F4">
        <w:rPr>
          <w:color w:val="000000" w:themeColor="text1"/>
        </w:rPr>
        <w:lastRenderedPageBreak/>
        <w:br w:type="page"/>
      </w:r>
    </w:p>
    <w:p w14:paraId="45647AA7" w14:textId="1404AFC4" w:rsidR="000210D1" w:rsidRPr="00636C9B" w:rsidRDefault="00F73E4A">
      <w:pPr>
        <w:spacing w:line="480" w:lineRule="auto"/>
        <w:jc w:val="both"/>
        <w:rPr>
          <w:b/>
        </w:rPr>
      </w:pPr>
      <w:r w:rsidRPr="00636C9B">
        <w:rPr>
          <w:b/>
        </w:rPr>
        <w:lastRenderedPageBreak/>
        <w:t>References</w:t>
      </w:r>
    </w:p>
    <w:p w14:paraId="7F93AC70" w14:textId="319AF595" w:rsidR="00E17E19" w:rsidRPr="00E17E19" w:rsidRDefault="00A55581">
      <w:pPr>
        <w:widowControl w:val="0"/>
        <w:autoSpaceDE w:val="0"/>
        <w:autoSpaceDN w:val="0"/>
        <w:adjustRightInd w:val="0"/>
        <w:ind w:left="640" w:hanging="640"/>
        <w:rPr>
          <w:noProof/>
        </w:rPr>
        <w:pPrChange w:id="24" w:author="Ezzati, Majid" w:date="2019-03-01T10:00:00Z">
          <w:pPr>
            <w:widowControl w:val="0"/>
            <w:autoSpaceDE w:val="0"/>
            <w:autoSpaceDN w:val="0"/>
            <w:adjustRightInd w:val="0"/>
            <w:spacing w:after="200"/>
            <w:ind w:left="640" w:hanging="640"/>
          </w:pPr>
        </w:pPrChange>
      </w:pPr>
      <w:r w:rsidRPr="00636C9B">
        <w:rPr>
          <w:b/>
        </w:rPr>
        <w:fldChar w:fldCharType="begin" w:fldLock="1"/>
      </w:r>
      <w:r w:rsidRPr="00636C9B">
        <w:rPr>
          <w:b/>
        </w:rPr>
        <w:instrText xml:space="preserve">ADDIN Mendeley Bibliography CSL_BIBLIOGRAPHY </w:instrText>
      </w:r>
      <w:r w:rsidRPr="00636C9B">
        <w:rPr>
          <w:b/>
        </w:rPr>
        <w:fldChar w:fldCharType="separate"/>
      </w:r>
      <w:r w:rsidR="00E17E19" w:rsidRPr="00E17E19">
        <w:rPr>
          <w:noProof/>
        </w:rPr>
        <w:t>1.</w:t>
      </w:r>
      <w:r w:rsidR="00E17E19" w:rsidRPr="00E17E19">
        <w:rPr>
          <w:noProof/>
        </w:rPr>
        <w:tab/>
        <w:t xml:space="preserve">Lozano, R. </w:t>
      </w:r>
      <w:r w:rsidR="00E17E19" w:rsidRPr="00E17E19">
        <w:rPr>
          <w:i/>
          <w:iCs/>
          <w:noProof/>
        </w:rPr>
        <w:t>et al.</w:t>
      </w:r>
      <w:r w:rsidR="00E17E19" w:rsidRPr="00E17E19">
        <w:rPr>
          <w:noProof/>
        </w:rPr>
        <w:t xml:space="preserve"> Global and regional mortality from 235 causes of death for 20 age groups in 1990 and 2010: A systematic analysis for the Global Burden of Disease Study 2010. </w:t>
      </w:r>
      <w:r w:rsidR="00E17E19" w:rsidRPr="00E17E19">
        <w:rPr>
          <w:i/>
          <w:iCs/>
          <w:noProof/>
        </w:rPr>
        <w:t>Lancet</w:t>
      </w:r>
      <w:r w:rsidR="00E17E19" w:rsidRPr="00E17E19">
        <w:rPr>
          <w:noProof/>
        </w:rPr>
        <w:t xml:space="preserve"> (2012). doi:10.1016/S0140-6736(12)61728-0</w:t>
      </w:r>
    </w:p>
    <w:p w14:paraId="5F4B2E43" w14:textId="77777777" w:rsidR="00E17E19" w:rsidRPr="00E17E19" w:rsidRDefault="00E17E19">
      <w:pPr>
        <w:widowControl w:val="0"/>
        <w:autoSpaceDE w:val="0"/>
        <w:autoSpaceDN w:val="0"/>
        <w:adjustRightInd w:val="0"/>
        <w:ind w:left="640" w:hanging="640"/>
        <w:rPr>
          <w:noProof/>
        </w:rPr>
        <w:pPrChange w:id="25" w:author="Ezzati, Majid" w:date="2019-03-01T10:00:00Z">
          <w:pPr>
            <w:widowControl w:val="0"/>
            <w:autoSpaceDE w:val="0"/>
            <w:autoSpaceDN w:val="0"/>
            <w:adjustRightInd w:val="0"/>
            <w:spacing w:after="200"/>
            <w:ind w:left="640" w:hanging="640"/>
          </w:pPr>
        </w:pPrChange>
      </w:pPr>
      <w:r w:rsidRPr="00E17E19">
        <w:rPr>
          <w:noProof/>
        </w:rPr>
        <w:t>2.</w:t>
      </w:r>
      <w:r w:rsidRPr="00E17E19">
        <w:rPr>
          <w:noProof/>
        </w:rPr>
        <w:tab/>
        <w:t xml:space="preserve">Parks, R. M., Bennett, J. E., Foreman, K. J., Toumi, R. &amp; Ezzati, M. National and regional seasonal dynamics of all-cause and cause-specific mortality in the USA from 1980 to 2016. </w:t>
      </w:r>
      <w:r w:rsidRPr="00E17E19">
        <w:rPr>
          <w:i/>
          <w:iCs/>
          <w:noProof/>
        </w:rPr>
        <w:t>Elife</w:t>
      </w:r>
      <w:r w:rsidRPr="00E17E19">
        <w:rPr>
          <w:noProof/>
        </w:rPr>
        <w:t xml:space="preserve"> </w:t>
      </w:r>
      <w:r w:rsidRPr="00E17E19">
        <w:rPr>
          <w:b/>
          <w:bCs/>
          <w:noProof/>
        </w:rPr>
        <w:t>7,</w:t>
      </w:r>
      <w:r w:rsidRPr="00E17E19">
        <w:rPr>
          <w:noProof/>
        </w:rPr>
        <w:t xml:space="preserve"> (2018).</w:t>
      </w:r>
    </w:p>
    <w:p w14:paraId="623A97A1" w14:textId="77777777" w:rsidR="00E17E19" w:rsidRPr="00E17E19" w:rsidRDefault="00E17E19">
      <w:pPr>
        <w:widowControl w:val="0"/>
        <w:autoSpaceDE w:val="0"/>
        <w:autoSpaceDN w:val="0"/>
        <w:adjustRightInd w:val="0"/>
        <w:ind w:left="640" w:hanging="640"/>
        <w:rPr>
          <w:noProof/>
        </w:rPr>
        <w:pPrChange w:id="26" w:author="Ezzati, Majid" w:date="2019-03-01T10:00:00Z">
          <w:pPr>
            <w:widowControl w:val="0"/>
            <w:autoSpaceDE w:val="0"/>
            <w:autoSpaceDN w:val="0"/>
            <w:adjustRightInd w:val="0"/>
            <w:spacing w:after="200"/>
            <w:ind w:left="640" w:hanging="640"/>
          </w:pPr>
        </w:pPrChange>
      </w:pPr>
      <w:r w:rsidRPr="00E17E19">
        <w:rPr>
          <w:noProof/>
        </w:rPr>
        <w:t>3.</w:t>
      </w:r>
      <w:r w:rsidRPr="00E17E19">
        <w:rPr>
          <w:noProof/>
        </w:rPr>
        <w:tab/>
        <w:t xml:space="preserve">Rau, R. Seasonality in Human Mortality.  A Demographic Approach. </w:t>
      </w:r>
      <w:r w:rsidRPr="00E17E19">
        <w:rPr>
          <w:i/>
          <w:iCs/>
          <w:noProof/>
        </w:rPr>
        <w:t>Wirtschafts- und Sozialwissenschaftlichen Fak.</w:t>
      </w:r>
      <w:r w:rsidRPr="00E17E19">
        <w:rPr>
          <w:noProof/>
        </w:rPr>
        <w:t xml:space="preserve"> </w:t>
      </w:r>
      <w:r w:rsidRPr="00E17E19">
        <w:rPr>
          <w:b/>
          <w:bCs/>
          <w:noProof/>
        </w:rPr>
        <w:t>PhD,</w:t>
      </w:r>
      <w:r w:rsidRPr="00E17E19">
        <w:rPr>
          <w:noProof/>
        </w:rPr>
        <w:t xml:space="preserve"> 361 (2004).</w:t>
      </w:r>
    </w:p>
    <w:p w14:paraId="7CD7ECC7" w14:textId="77777777" w:rsidR="00E17E19" w:rsidRPr="00E17E19" w:rsidRDefault="00E17E19">
      <w:pPr>
        <w:widowControl w:val="0"/>
        <w:autoSpaceDE w:val="0"/>
        <w:autoSpaceDN w:val="0"/>
        <w:adjustRightInd w:val="0"/>
        <w:ind w:left="640" w:hanging="640"/>
        <w:rPr>
          <w:noProof/>
        </w:rPr>
        <w:pPrChange w:id="27" w:author="Ezzati, Majid" w:date="2019-03-01T10:00:00Z">
          <w:pPr>
            <w:widowControl w:val="0"/>
            <w:autoSpaceDE w:val="0"/>
            <w:autoSpaceDN w:val="0"/>
            <w:adjustRightInd w:val="0"/>
            <w:spacing w:after="200"/>
            <w:ind w:left="640" w:hanging="640"/>
          </w:pPr>
        </w:pPrChange>
      </w:pPr>
      <w:r w:rsidRPr="00E17E19">
        <w:rPr>
          <w:noProof/>
        </w:rPr>
        <w:t>4.</w:t>
      </w:r>
      <w:r w:rsidRPr="00E17E19">
        <w:rPr>
          <w:noProof/>
        </w:rPr>
        <w:tab/>
        <w:t xml:space="preserve">Rue, H. &amp; Held, L. </w:t>
      </w:r>
      <w:r w:rsidRPr="00E17E19">
        <w:rPr>
          <w:i/>
          <w:iCs/>
          <w:noProof/>
        </w:rPr>
        <w:t>Gaussian Markov random fields. Theory and applications</w:t>
      </w:r>
      <w:r w:rsidRPr="00E17E19">
        <w:rPr>
          <w:noProof/>
        </w:rPr>
        <w:t xml:space="preserve">. </w:t>
      </w:r>
      <w:r w:rsidRPr="00E17E19">
        <w:rPr>
          <w:i/>
          <w:iCs/>
          <w:noProof/>
        </w:rPr>
        <w:t>Chapman &amp; Hall</w:t>
      </w:r>
      <w:r w:rsidRPr="00E17E19">
        <w:rPr>
          <w:noProof/>
        </w:rPr>
        <w:t xml:space="preserve"> (2005). doi:10.1007/s00184-007-0162-3</w:t>
      </w:r>
    </w:p>
    <w:p w14:paraId="02A380B6" w14:textId="77777777" w:rsidR="00E17E19" w:rsidRPr="00E17E19" w:rsidRDefault="00E17E19">
      <w:pPr>
        <w:widowControl w:val="0"/>
        <w:autoSpaceDE w:val="0"/>
        <w:autoSpaceDN w:val="0"/>
        <w:adjustRightInd w:val="0"/>
        <w:ind w:left="640" w:hanging="640"/>
        <w:rPr>
          <w:noProof/>
        </w:rPr>
        <w:pPrChange w:id="28" w:author="Ezzati, Majid" w:date="2019-03-01T10:00:00Z">
          <w:pPr>
            <w:widowControl w:val="0"/>
            <w:autoSpaceDE w:val="0"/>
            <w:autoSpaceDN w:val="0"/>
            <w:adjustRightInd w:val="0"/>
            <w:spacing w:after="200"/>
            <w:ind w:left="640" w:hanging="640"/>
          </w:pPr>
        </w:pPrChange>
      </w:pPr>
      <w:r w:rsidRPr="00E17E19">
        <w:rPr>
          <w:noProof/>
        </w:rPr>
        <w:t>5.</w:t>
      </w:r>
      <w:r w:rsidRPr="00E17E19">
        <w:rPr>
          <w:noProof/>
        </w:rPr>
        <w:tab/>
        <w:t xml:space="preserve">Besag, J. Spatial interaction and the statistical snalysis of lattice systems. </w:t>
      </w:r>
      <w:r w:rsidRPr="00E17E19">
        <w:rPr>
          <w:i/>
          <w:iCs/>
          <w:noProof/>
        </w:rPr>
        <w:t>J. R. Stat. Soc. Ser. B (Statistical Methodol.</w:t>
      </w:r>
      <w:r w:rsidRPr="00E17E19">
        <w:rPr>
          <w:noProof/>
        </w:rPr>
        <w:t xml:space="preserve"> (1974). doi:10.2307/2984812</w:t>
      </w:r>
    </w:p>
    <w:p w14:paraId="558D87AE" w14:textId="77777777" w:rsidR="00E17E19" w:rsidRPr="00E17E19" w:rsidRDefault="00E17E19">
      <w:pPr>
        <w:widowControl w:val="0"/>
        <w:autoSpaceDE w:val="0"/>
        <w:autoSpaceDN w:val="0"/>
        <w:adjustRightInd w:val="0"/>
        <w:ind w:left="640" w:hanging="640"/>
        <w:rPr>
          <w:noProof/>
        </w:rPr>
        <w:pPrChange w:id="29" w:author="Ezzati, Majid" w:date="2019-03-01T10:00:00Z">
          <w:pPr>
            <w:widowControl w:val="0"/>
            <w:autoSpaceDE w:val="0"/>
            <w:autoSpaceDN w:val="0"/>
            <w:adjustRightInd w:val="0"/>
            <w:spacing w:after="200"/>
            <w:ind w:left="640" w:hanging="640"/>
          </w:pPr>
        </w:pPrChange>
      </w:pPr>
      <w:r w:rsidRPr="00E17E19">
        <w:rPr>
          <w:noProof/>
        </w:rPr>
        <w:t>6.</w:t>
      </w:r>
      <w:r w:rsidRPr="00E17E19">
        <w:rPr>
          <w:noProof/>
        </w:rPr>
        <w:tab/>
        <w:t xml:space="preserve">Rue, H., Martino, S. &amp; Chopin, N. Approximate Bayesian inference for latent Gaussian models by using integrated nested Laplace approximations. </w:t>
      </w:r>
      <w:r w:rsidRPr="00E17E19">
        <w:rPr>
          <w:i/>
          <w:iCs/>
          <w:noProof/>
        </w:rPr>
        <w:t>J. R. Stat. Soc. Ser. B Stat. Methodol.</w:t>
      </w:r>
      <w:r w:rsidRPr="00E17E19">
        <w:rPr>
          <w:noProof/>
        </w:rPr>
        <w:t xml:space="preserve"> (2009). doi:10.1111/j.1467-9868.2008.00700.x</w:t>
      </w:r>
    </w:p>
    <w:p w14:paraId="2F3991B5" w14:textId="45E3C6C5" w:rsidR="006A3229" w:rsidRDefault="00A55581">
      <w:pPr>
        <w:widowControl w:val="0"/>
        <w:autoSpaceDE w:val="0"/>
        <w:autoSpaceDN w:val="0"/>
        <w:adjustRightInd w:val="0"/>
        <w:ind w:left="640" w:hanging="640"/>
        <w:rPr>
          <w:b/>
        </w:rPr>
        <w:pPrChange w:id="30" w:author="Ezzati, Majid" w:date="2019-03-01T10:00:00Z">
          <w:pPr>
            <w:widowControl w:val="0"/>
            <w:autoSpaceDE w:val="0"/>
            <w:autoSpaceDN w:val="0"/>
            <w:adjustRightInd w:val="0"/>
            <w:spacing w:after="200"/>
            <w:ind w:left="640" w:hanging="640"/>
          </w:pPr>
        </w:pPrChange>
      </w:pPr>
      <w:r w:rsidRPr="00636C9B">
        <w:rPr>
          <w:b/>
        </w:rPr>
        <w:fldChar w:fldCharType="end"/>
      </w:r>
      <w:r w:rsidR="006A3229">
        <w:rPr>
          <w:b/>
        </w:rPr>
        <w:br w:type="page"/>
      </w:r>
    </w:p>
    <w:p w14:paraId="21B43406" w14:textId="77777777" w:rsidR="00845067" w:rsidRDefault="00B324A3" w:rsidP="00F12B55">
      <w:pPr>
        <w:spacing w:line="480" w:lineRule="auto"/>
        <w:jc w:val="both"/>
        <w:rPr>
          <w:b/>
          <w:color w:val="000000" w:themeColor="text1"/>
        </w:rPr>
      </w:pPr>
      <w:commentRangeStart w:id="31"/>
      <w:r>
        <w:rPr>
          <w:b/>
          <w:color w:val="000000" w:themeColor="text1"/>
        </w:rPr>
        <w:lastRenderedPageBreak/>
        <w:t xml:space="preserve">Supplementary </w:t>
      </w:r>
      <w:r w:rsidRPr="00636C9B">
        <w:rPr>
          <w:b/>
          <w:color w:val="000000" w:themeColor="text1"/>
        </w:rPr>
        <w:t xml:space="preserve">Figure 1. </w:t>
      </w:r>
      <w:r>
        <w:rPr>
          <w:color w:val="000000" w:themeColor="text1"/>
        </w:rPr>
        <w:t>Percent change in death rates in year in which each month was +</w:t>
      </w:r>
      <w:r w:rsidRPr="00843ACB">
        <w:rPr>
          <w:rFonts w:ascii="Helvetica" w:hAnsi="Helvetica"/>
          <w:bCs/>
          <w:color w:val="222222"/>
          <w:sz w:val="21"/>
          <w:szCs w:val="21"/>
          <w:shd w:val="clear" w:color="auto" w:fill="FFFFFF"/>
        </w:rPr>
        <w:t>1</w:t>
      </w:r>
      <w:r w:rsidRPr="00843ACB">
        <w:rPr>
          <w:bCs/>
          <w:color w:val="000000" w:themeColor="text1"/>
        </w:rPr>
        <w:t>°</w:t>
      </w:r>
      <w:r>
        <w:rPr>
          <w:bCs/>
          <w:color w:val="000000" w:themeColor="text1"/>
        </w:rPr>
        <w:t>C</w:t>
      </w:r>
      <w:r>
        <w:rPr>
          <w:color w:val="000000" w:themeColor="text1"/>
        </w:rPr>
        <w:t xml:space="preserve"> compared with 1980-2009 average temperatures</w:t>
      </w:r>
      <w:r w:rsidRPr="00636C9B">
        <w:rPr>
          <w:color w:val="000000" w:themeColor="text1"/>
        </w:rPr>
        <w:t xml:space="preserve"> by </w:t>
      </w:r>
      <w:r>
        <w:rPr>
          <w:color w:val="000000" w:themeColor="text1"/>
        </w:rPr>
        <w:t>type</w:t>
      </w:r>
      <w:r w:rsidRPr="00636C9B">
        <w:rPr>
          <w:color w:val="000000" w:themeColor="text1"/>
        </w:rPr>
        <w:t xml:space="preserve"> of injury, sex</w:t>
      </w:r>
      <w:r>
        <w:rPr>
          <w:color w:val="000000" w:themeColor="text1"/>
        </w:rPr>
        <w:t xml:space="preserve"> and age group.</w:t>
      </w:r>
    </w:p>
    <w:p w14:paraId="51D22AF6" w14:textId="77777777" w:rsidR="00845067" w:rsidRDefault="00845067" w:rsidP="00F12B55">
      <w:pPr>
        <w:spacing w:line="480" w:lineRule="auto"/>
        <w:jc w:val="both"/>
        <w:rPr>
          <w:b/>
          <w:color w:val="000000" w:themeColor="text1"/>
        </w:rPr>
      </w:pPr>
    </w:p>
    <w:p w14:paraId="46CB6BDF" w14:textId="62E3A231" w:rsidR="00B324A3" w:rsidRDefault="00B324A3" w:rsidP="00F12B55">
      <w:pPr>
        <w:spacing w:line="480" w:lineRule="auto"/>
        <w:jc w:val="both"/>
        <w:rPr>
          <w:color w:val="000000" w:themeColor="text1"/>
        </w:rPr>
        <w:sectPr w:rsidR="00B324A3" w:rsidSect="009C5108">
          <w:footerReference w:type="even" r:id="rId11"/>
          <w:footerReference w:type="default" r:id="rId12"/>
          <w:pgSz w:w="11900" w:h="16840"/>
          <w:pgMar w:top="1440" w:right="1440" w:bottom="1440" w:left="1440" w:header="720" w:footer="720" w:gutter="0"/>
          <w:lnNumType w:countBy="1" w:restart="continuous"/>
          <w:cols w:space="720"/>
          <w:docGrid w:linePitch="360"/>
        </w:sectPr>
      </w:pPr>
      <w:r>
        <w:rPr>
          <w:b/>
          <w:color w:val="000000" w:themeColor="text1"/>
        </w:rPr>
        <w:t xml:space="preserve">Supplementary </w:t>
      </w:r>
      <w:r w:rsidRPr="00636C9B">
        <w:rPr>
          <w:b/>
          <w:color w:val="000000" w:themeColor="text1"/>
        </w:rPr>
        <w:t xml:space="preserve">Figure 2. </w:t>
      </w:r>
      <w:r>
        <w:rPr>
          <w:color w:val="000000" w:themeColor="text1"/>
        </w:rPr>
        <w:t>Percent change in death rates in year in which each month was +</w:t>
      </w:r>
      <w:r w:rsidRPr="00843ACB">
        <w:rPr>
          <w:rFonts w:ascii="Helvetica" w:hAnsi="Helvetica"/>
          <w:bCs/>
          <w:color w:val="222222"/>
          <w:sz w:val="21"/>
          <w:szCs w:val="21"/>
          <w:shd w:val="clear" w:color="auto" w:fill="FFFFFF"/>
        </w:rPr>
        <w:t>1</w:t>
      </w:r>
      <w:r w:rsidRPr="00843ACB">
        <w:rPr>
          <w:bCs/>
          <w:color w:val="000000" w:themeColor="text1"/>
        </w:rPr>
        <w:t>°</w:t>
      </w:r>
      <w:r>
        <w:rPr>
          <w:bCs/>
          <w:color w:val="000000" w:themeColor="text1"/>
        </w:rPr>
        <w:t>C</w:t>
      </w:r>
      <w:r>
        <w:rPr>
          <w:color w:val="000000" w:themeColor="text1"/>
        </w:rPr>
        <w:t xml:space="preserve"> compared with 1980-2009 average temperatures</w:t>
      </w:r>
      <w:r w:rsidRPr="00636C9B">
        <w:rPr>
          <w:color w:val="000000" w:themeColor="text1"/>
        </w:rPr>
        <w:t xml:space="preserve"> by </w:t>
      </w:r>
      <w:r>
        <w:rPr>
          <w:color w:val="000000" w:themeColor="text1"/>
        </w:rPr>
        <w:t>type</w:t>
      </w:r>
      <w:r w:rsidRPr="00636C9B">
        <w:rPr>
          <w:color w:val="000000" w:themeColor="text1"/>
        </w:rPr>
        <w:t xml:space="preserve"> of injury, sex</w:t>
      </w:r>
      <w:r>
        <w:rPr>
          <w:color w:val="000000" w:themeColor="text1"/>
        </w:rPr>
        <w:t xml:space="preserve"> and mont</w:t>
      </w:r>
      <w:r w:rsidR="006B565A">
        <w:rPr>
          <w:color w:val="000000" w:themeColor="text1"/>
        </w:rPr>
        <w:t>h</w:t>
      </w:r>
      <w:r w:rsidR="00493A6D">
        <w:rPr>
          <w:color w:val="000000" w:themeColor="text1"/>
        </w:rPr>
        <w:t>.</w:t>
      </w:r>
      <w:commentRangeEnd w:id="31"/>
      <w:r w:rsidR="00452FA0">
        <w:rPr>
          <w:rStyle w:val="CommentReference"/>
          <w:rFonts w:asciiTheme="minorHAnsi" w:eastAsiaTheme="minorHAnsi" w:hAnsiTheme="minorHAnsi" w:cstheme="minorBidi"/>
        </w:rPr>
        <w:commentReference w:id="31"/>
      </w:r>
    </w:p>
    <w:p w14:paraId="14738CF4" w14:textId="2030B11D" w:rsidR="00493A6D" w:rsidRDefault="006B565A" w:rsidP="00F12B55">
      <w:pPr>
        <w:jc w:val="both"/>
        <w:rPr>
          <w:color w:val="000000" w:themeColor="text1"/>
        </w:rPr>
      </w:pPr>
      <w:commentRangeStart w:id="32"/>
      <w:r>
        <w:rPr>
          <w:b/>
          <w:color w:val="000000" w:themeColor="text1"/>
        </w:rPr>
        <w:lastRenderedPageBreak/>
        <w:t xml:space="preserve">Supplementary </w:t>
      </w:r>
      <w:r w:rsidRPr="00636C9B">
        <w:rPr>
          <w:b/>
          <w:color w:val="000000" w:themeColor="text1"/>
        </w:rPr>
        <w:t xml:space="preserve">Table </w:t>
      </w:r>
      <w:r>
        <w:rPr>
          <w:b/>
          <w:color w:val="000000" w:themeColor="text1"/>
        </w:rPr>
        <w:t>1</w:t>
      </w:r>
      <w:r w:rsidRPr="00636C9B">
        <w:rPr>
          <w:b/>
          <w:color w:val="000000" w:themeColor="text1"/>
        </w:rPr>
        <w:t xml:space="preserve">. </w:t>
      </w:r>
      <w:r w:rsidRPr="00636C9B">
        <w:rPr>
          <w:color w:val="000000" w:themeColor="text1"/>
        </w:rPr>
        <w:t>ICD-9 and ICD-10</w:t>
      </w:r>
      <w:ins w:id="33" w:author="Ezzati, Majid" w:date="2019-03-01T10:05:00Z">
        <w:r w:rsidR="00452FA0">
          <w:rPr>
            <w:color w:val="000000" w:themeColor="text1"/>
          </w:rPr>
          <w:t xml:space="preserve"> codes for</w:t>
        </w:r>
      </w:ins>
      <w:r w:rsidRPr="00636C9B">
        <w:rPr>
          <w:color w:val="000000" w:themeColor="text1"/>
        </w:rPr>
        <w:t xml:space="preserve"> </w:t>
      </w:r>
      <w:del w:id="34" w:author="Ezzati, Majid" w:date="2019-03-01T10:05:00Z">
        <w:r w:rsidRPr="00636C9B" w:rsidDel="00452FA0">
          <w:rPr>
            <w:color w:val="000000" w:themeColor="text1"/>
          </w:rPr>
          <w:delText xml:space="preserve">medical cause of death codes </w:delText>
        </w:r>
      </w:del>
      <w:r w:rsidRPr="00636C9B">
        <w:rPr>
          <w:color w:val="000000" w:themeColor="text1"/>
        </w:rPr>
        <w:t xml:space="preserve">by </w:t>
      </w:r>
      <w:r>
        <w:rPr>
          <w:color w:val="000000" w:themeColor="text1"/>
        </w:rPr>
        <w:t>type</w:t>
      </w:r>
      <w:r w:rsidRPr="00636C9B">
        <w:rPr>
          <w:color w:val="000000" w:themeColor="text1"/>
        </w:rPr>
        <w:t xml:space="preserve"> of injury</w:t>
      </w:r>
      <w:r w:rsidR="00BF1424">
        <w:rPr>
          <w:color w:val="000000" w:themeColor="text1"/>
        </w:rPr>
        <w:t>.</w:t>
      </w:r>
    </w:p>
    <w:tbl>
      <w:tblPr>
        <w:tblpPr w:leftFromText="180" w:rightFromText="180" w:horzAnchor="margin" w:tblpXSpec="center" w:tblpY="1057"/>
        <w:tblW w:w="1053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2941"/>
        <w:gridCol w:w="2927"/>
        <w:gridCol w:w="4662"/>
      </w:tblGrid>
      <w:tr w:rsidR="00493A6D" w:rsidRPr="007662C6" w14:paraId="592CC5A4" w14:textId="77777777" w:rsidTr="003113C2">
        <w:trPr>
          <w:trHeight w:val="320"/>
        </w:trPr>
        <w:tc>
          <w:tcPr>
            <w:tcW w:w="2941" w:type="dxa"/>
            <w:shd w:val="clear" w:color="auto" w:fill="auto"/>
            <w:noWrap/>
            <w:vAlign w:val="bottom"/>
            <w:hideMark/>
          </w:tcPr>
          <w:p w14:paraId="3AFF632D" w14:textId="0BD62C7D" w:rsidR="00493A6D" w:rsidRPr="007662C6" w:rsidRDefault="00493A6D" w:rsidP="00F12B55">
            <w:pPr>
              <w:rPr>
                <w:b/>
                <w:bCs/>
                <w:color w:val="000000"/>
              </w:rPr>
            </w:pPr>
            <w:del w:id="35" w:author="Ezzati, Majid" w:date="2019-03-01T10:06:00Z">
              <w:r w:rsidRPr="007662C6" w:rsidDel="00452FA0">
                <w:rPr>
                  <w:b/>
                  <w:bCs/>
                  <w:color w:val="000000"/>
                </w:rPr>
                <w:delText>Cause</w:delText>
              </w:r>
            </w:del>
            <w:ins w:id="36" w:author="Ezzati, Majid" w:date="2019-03-01T10:06:00Z">
              <w:r w:rsidR="00452FA0">
                <w:rPr>
                  <w:b/>
                  <w:bCs/>
                  <w:color w:val="000000"/>
                </w:rPr>
                <w:t>Injury type</w:t>
              </w:r>
            </w:ins>
          </w:p>
        </w:tc>
        <w:tc>
          <w:tcPr>
            <w:tcW w:w="2927" w:type="dxa"/>
            <w:shd w:val="clear" w:color="auto" w:fill="auto"/>
            <w:noWrap/>
            <w:vAlign w:val="bottom"/>
            <w:hideMark/>
          </w:tcPr>
          <w:p w14:paraId="728C77E2" w14:textId="77777777" w:rsidR="00493A6D" w:rsidRPr="007662C6" w:rsidRDefault="00493A6D" w:rsidP="00F12B55">
            <w:pPr>
              <w:rPr>
                <w:b/>
                <w:bCs/>
                <w:color w:val="000000"/>
              </w:rPr>
            </w:pPr>
            <w:r w:rsidRPr="007662C6">
              <w:rPr>
                <w:b/>
                <w:bCs/>
                <w:color w:val="000000"/>
              </w:rPr>
              <w:t>ICD-9</w:t>
            </w:r>
          </w:p>
        </w:tc>
        <w:tc>
          <w:tcPr>
            <w:tcW w:w="4662" w:type="dxa"/>
            <w:shd w:val="clear" w:color="auto" w:fill="auto"/>
            <w:noWrap/>
            <w:vAlign w:val="bottom"/>
            <w:hideMark/>
          </w:tcPr>
          <w:p w14:paraId="11DFFE55" w14:textId="77777777" w:rsidR="00493A6D" w:rsidRPr="007662C6" w:rsidRDefault="00493A6D" w:rsidP="00452FA0">
            <w:pPr>
              <w:rPr>
                <w:b/>
                <w:bCs/>
                <w:color w:val="000000"/>
              </w:rPr>
            </w:pPr>
            <w:r w:rsidRPr="007662C6">
              <w:rPr>
                <w:b/>
                <w:bCs/>
                <w:color w:val="000000"/>
              </w:rPr>
              <w:t>ICD-10</w:t>
            </w:r>
          </w:p>
        </w:tc>
      </w:tr>
      <w:tr w:rsidR="00493A6D" w:rsidRPr="007662C6" w14:paraId="343F6B44" w14:textId="77777777" w:rsidTr="003113C2">
        <w:trPr>
          <w:trHeight w:val="354"/>
        </w:trPr>
        <w:tc>
          <w:tcPr>
            <w:tcW w:w="2941" w:type="dxa"/>
            <w:shd w:val="clear" w:color="auto" w:fill="auto"/>
            <w:noWrap/>
            <w:vAlign w:val="bottom"/>
            <w:hideMark/>
          </w:tcPr>
          <w:p w14:paraId="25A6F85A" w14:textId="6F0CAEB1" w:rsidR="00493A6D" w:rsidRPr="007662C6" w:rsidRDefault="00493A6D" w:rsidP="00F12B55">
            <w:pPr>
              <w:rPr>
                <w:color w:val="000000"/>
              </w:rPr>
            </w:pPr>
            <w:del w:id="37" w:author="Ezzati, Majid" w:date="2019-03-01T10:06:00Z">
              <w:r w:rsidRPr="007662C6" w:rsidDel="00452FA0">
                <w:rPr>
                  <w:color w:val="000000"/>
                </w:rPr>
                <w:delText>I</w:delText>
              </w:r>
            </w:del>
            <w:ins w:id="38" w:author="Ezzati, Majid" w:date="2019-03-01T10:06:00Z">
              <w:r w:rsidR="00452FA0">
                <w:rPr>
                  <w:color w:val="000000"/>
                </w:rPr>
                <w:t>All i</w:t>
              </w:r>
            </w:ins>
            <w:r w:rsidRPr="007662C6">
              <w:rPr>
                <w:color w:val="000000"/>
              </w:rPr>
              <w:t>njuries</w:t>
            </w:r>
          </w:p>
        </w:tc>
        <w:tc>
          <w:tcPr>
            <w:tcW w:w="2927" w:type="dxa"/>
            <w:shd w:val="clear" w:color="auto" w:fill="auto"/>
            <w:noWrap/>
            <w:vAlign w:val="bottom"/>
            <w:hideMark/>
          </w:tcPr>
          <w:p w14:paraId="11924B06" w14:textId="77777777" w:rsidR="00493A6D" w:rsidRPr="007662C6" w:rsidRDefault="00493A6D" w:rsidP="00F12B55">
            <w:pPr>
              <w:rPr>
                <w:color w:val="000000"/>
              </w:rPr>
            </w:pPr>
            <w:r w:rsidRPr="007662C6">
              <w:rPr>
                <w:color w:val="000000"/>
              </w:rPr>
              <w:t>E800.0-E999.9</w:t>
            </w:r>
          </w:p>
        </w:tc>
        <w:tc>
          <w:tcPr>
            <w:tcW w:w="4662" w:type="dxa"/>
            <w:shd w:val="clear" w:color="auto" w:fill="auto"/>
            <w:noWrap/>
            <w:vAlign w:val="bottom"/>
            <w:hideMark/>
          </w:tcPr>
          <w:p w14:paraId="3454CCBE" w14:textId="77777777" w:rsidR="00493A6D" w:rsidRPr="007662C6" w:rsidRDefault="00493A6D" w:rsidP="00F12B55">
            <w:pPr>
              <w:rPr>
                <w:color w:val="000000"/>
              </w:rPr>
            </w:pPr>
            <w:r w:rsidRPr="007662C6">
              <w:rPr>
                <w:color w:val="000000"/>
              </w:rPr>
              <w:t>V0.0-Y89.9</w:t>
            </w:r>
          </w:p>
        </w:tc>
      </w:tr>
      <w:tr w:rsidR="00493A6D" w:rsidRPr="007662C6" w14:paraId="11B06840" w14:textId="77777777" w:rsidTr="003113C2">
        <w:trPr>
          <w:trHeight w:val="320"/>
        </w:trPr>
        <w:tc>
          <w:tcPr>
            <w:tcW w:w="2941" w:type="dxa"/>
            <w:shd w:val="clear" w:color="auto" w:fill="auto"/>
            <w:noWrap/>
            <w:vAlign w:val="bottom"/>
            <w:hideMark/>
          </w:tcPr>
          <w:p w14:paraId="0002EC2B" w14:textId="77777777" w:rsidR="00493A6D" w:rsidRPr="007662C6" w:rsidRDefault="00493A6D">
            <w:pPr>
              <w:rPr>
                <w:color w:val="000000"/>
              </w:rPr>
              <w:pPrChange w:id="39" w:author="Ezzati, Majid" w:date="2019-03-01T10:07:00Z">
                <w:pPr>
                  <w:framePr w:hSpace="180" w:wrap="around" w:hAnchor="margin" w:xAlign="center" w:y="1057"/>
                  <w:jc w:val="center"/>
                </w:pPr>
              </w:pPrChange>
            </w:pPr>
            <w:r w:rsidRPr="007662C6">
              <w:rPr>
                <w:color w:val="000000"/>
              </w:rPr>
              <w:t>Unintentional</w:t>
            </w:r>
          </w:p>
        </w:tc>
        <w:tc>
          <w:tcPr>
            <w:tcW w:w="2927" w:type="dxa"/>
            <w:shd w:val="clear" w:color="auto" w:fill="auto"/>
            <w:noWrap/>
            <w:vAlign w:val="bottom"/>
            <w:hideMark/>
          </w:tcPr>
          <w:p w14:paraId="0B2AE6A5" w14:textId="77777777" w:rsidR="00493A6D" w:rsidRPr="007662C6" w:rsidRDefault="00493A6D" w:rsidP="00F12B55">
            <w:pPr>
              <w:rPr>
                <w:color w:val="000000"/>
              </w:rPr>
            </w:pPr>
            <w:r w:rsidRPr="007662C6">
              <w:rPr>
                <w:color w:val="000000"/>
              </w:rPr>
              <w:t>E800.0-E949.9, E980.0-E989.9</w:t>
            </w:r>
          </w:p>
        </w:tc>
        <w:tc>
          <w:tcPr>
            <w:tcW w:w="4662" w:type="dxa"/>
            <w:shd w:val="clear" w:color="auto" w:fill="auto"/>
            <w:noWrap/>
            <w:vAlign w:val="bottom"/>
            <w:hideMark/>
          </w:tcPr>
          <w:p w14:paraId="07DF0430" w14:textId="77777777" w:rsidR="00493A6D" w:rsidRPr="007662C6" w:rsidRDefault="00493A6D" w:rsidP="00F12B55">
            <w:pPr>
              <w:rPr>
                <w:color w:val="000000"/>
              </w:rPr>
            </w:pPr>
            <w:r w:rsidRPr="007662C6">
              <w:rPr>
                <w:color w:val="000000"/>
              </w:rPr>
              <w:t>V0.0-V99.9, W0.0-99.9, X0.0-X59.9, Y10.0-Y34.9, Y40.0-Y89.9</w:t>
            </w:r>
          </w:p>
        </w:tc>
      </w:tr>
      <w:tr w:rsidR="00493A6D" w:rsidRPr="007662C6" w14:paraId="25DBD452" w14:textId="77777777" w:rsidTr="003113C2">
        <w:trPr>
          <w:trHeight w:val="320"/>
        </w:trPr>
        <w:tc>
          <w:tcPr>
            <w:tcW w:w="2941" w:type="dxa"/>
            <w:shd w:val="clear" w:color="auto" w:fill="auto"/>
            <w:noWrap/>
            <w:vAlign w:val="bottom"/>
            <w:hideMark/>
          </w:tcPr>
          <w:p w14:paraId="379C0C38" w14:textId="77777777" w:rsidR="00493A6D" w:rsidRPr="007662C6" w:rsidRDefault="00493A6D" w:rsidP="00F12B55">
            <w:pPr>
              <w:jc w:val="right"/>
              <w:rPr>
                <w:color w:val="000000"/>
              </w:rPr>
            </w:pPr>
            <w:r w:rsidRPr="007662C6">
              <w:rPr>
                <w:color w:val="000000"/>
              </w:rPr>
              <w:t>Transport</w:t>
            </w:r>
          </w:p>
        </w:tc>
        <w:tc>
          <w:tcPr>
            <w:tcW w:w="2927" w:type="dxa"/>
            <w:shd w:val="clear" w:color="auto" w:fill="auto"/>
            <w:noWrap/>
            <w:vAlign w:val="bottom"/>
            <w:hideMark/>
          </w:tcPr>
          <w:p w14:paraId="788D8277" w14:textId="77777777" w:rsidR="00493A6D" w:rsidRPr="007662C6" w:rsidRDefault="00493A6D" w:rsidP="00F12B55">
            <w:pPr>
              <w:rPr>
                <w:color w:val="000000"/>
              </w:rPr>
            </w:pPr>
            <w:r w:rsidRPr="007662C6">
              <w:rPr>
                <w:color w:val="000000"/>
              </w:rPr>
              <w:t>E800.0-E807.9, E810.0-E838.9, E840.0-E849.9</w:t>
            </w:r>
          </w:p>
        </w:tc>
        <w:tc>
          <w:tcPr>
            <w:tcW w:w="4662" w:type="dxa"/>
            <w:shd w:val="clear" w:color="auto" w:fill="auto"/>
            <w:noWrap/>
            <w:vAlign w:val="bottom"/>
            <w:hideMark/>
          </w:tcPr>
          <w:p w14:paraId="67D307B7" w14:textId="77777777" w:rsidR="00493A6D" w:rsidRPr="007662C6" w:rsidRDefault="00493A6D" w:rsidP="00F12B55">
            <w:pPr>
              <w:rPr>
                <w:color w:val="000000"/>
              </w:rPr>
            </w:pPr>
            <w:r w:rsidRPr="007662C6">
              <w:rPr>
                <w:color w:val="000000"/>
              </w:rPr>
              <w:t>V0.0-V99.9</w:t>
            </w:r>
          </w:p>
        </w:tc>
      </w:tr>
      <w:tr w:rsidR="00493A6D" w:rsidRPr="007662C6" w14:paraId="0666B747" w14:textId="77777777" w:rsidTr="003113C2">
        <w:trPr>
          <w:trHeight w:val="320"/>
        </w:trPr>
        <w:tc>
          <w:tcPr>
            <w:tcW w:w="2941" w:type="dxa"/>
            <w:shd w:val="clear" w:color="auto" w:fill="auto"/>
            <w:noWrap/>
            <w:vAlign w:val="bottom"/>
            <w:hideMark/>
          </w:tcPr>
          <w:p w14:paraId="7D6D0349" w14:textId="77777777" w:rsidR="00493A6D" w:rsidRPr="007662C6" w:rsidRDefault="00493A6D" w:rsidP="00F12B55">
            <w:pPr>
              <w:jc w:val="right"/>
              <w:rPr>
                <w:color w:val="000000"/>
              </w:rPr>
            </w:pPr>
            <w:r w:rsidRPr="007662C6">
              <w:rPr>
                <w:color w:val="000000"/>
              </w:rPr>
              <w:t>Falls</w:t>
            </w:r>
          </w:p>
        </w:tc>
        <w:tc>
          <w:tcPr>
            <w:tcW w:w="2927" w:type="dxa"/>
            <w:shd w:val="clear" w:color="auto" w:fill="auto"/>
            <w:noWrap/>
            <w:vAlign w:val="bottom"/>
            <w:hideMark/>
          </w:tcPr>
          <w:p w14:paraId="5A23FBE2" w14:textId="77777777" w:rsidR="00493A6D" w:rsidRPr="007662C6" w:rsidRDefault="00493A6D" w:rsidP="00F12B55">
            <w:pPr>
              <w:rPr>
                <w:color w:val="000000"/>
              </w:rPr>
            </w:pPr>
            <w:r w:rsidRPr="007662C6">
              <w:rPr>
                <w:color w:val="000000"/>
              </w:rPr>
              <w:t>E880.0-E888.9</w:t>
            </w:r>
          </w:p>
        </w:tc>
        <w:tc>
          <w:tcPr>
            <w:tcW w:w="4662" w:type="dxa"/>
            <w:shd w:val="clear" w:color="auto" w:fill="auto"/>
            <w:noWrap/>
            <w:vAlign w:val="bottom"/>
            <w:hideMark/>
          </w:tcPr>
          <w:p w14:paraId="3182EA63" w14:textId="77777777" w:rsidR="00493A6D" w:rsidRPr="007662C6" w:rsidRDefault="00493A6D" w:rsidP="00F12B55">
            <w:pPr>
              <w:rPr>
                <w:color w:val="000000"/>
              </w:rPr>
            </w:pPr>
            <w:r w:rsidRPr="007662C6">
              <w:rPr>
                <w:color w:val="000000"/>
              </w:rPr>
              <w:t>W0.0-W19.9</w:t>
            </w:r>
          </w:p>
        </w:tc>
      </w:tr>
      <w:tr w:rsidR="00493A6D" w:rsidRPr="007662C6" w14:paraId="0052C3D2" w14:textId="77777777" w:rsidTr="003113C2">
        <w:trPr>
          <w:trHeight w:val="360"/>
        </w:trPr>
        <w:tc>
          <w:tcPr>
            <w:tcW w:w="2941" w:type="dxa"/>
            <w:shd w:val="clear" w:color="auto" w:fill="auto"/>
            <w:noWrap/>
            <w:vAlign w:val="bottom"/>
            <w:hideMark/>
          </w:tcPr>
          <w:p w14:paraId="2D91D412" w14:textId="77777777" w:rsidR="00493A6D" w:rsidRPr="007662C6" w:rsidRDefault="00493A6D" w:rsidP="00F12B55">
            <w:pPr>
              <w:jc w:val="right"/>
              <w:rPr>
                <w:color w:val="000000"/>
              </w:rPr>
            </w:pPr>
            <w:r w:rsidRPr="007662C6">
              <w:rPr>
                <w:color w:val="000000"/>
              </w:rPr>
              <w:t>Drowning</w:t>
            </w:r>
          </w:p>
        </w:tc>
        <w:tc>
          <w:tcPr>
            <w:tcW w:w="2927" w:type="dxa"/>
            <w:shd w:val="clear" w:color="auto" w:fill="auto"/>
            <w:noWrap/>
            <w:vAlign w:val="bottom"/>
            <w:hideMark/>
          </w:tcPr>
          <w:p w14:paraId="4E816FA2" w14:textId="77777777" w:rsidR="00493A6D" w:rsidRPr="007662C6" w:rsidRDefault="00493A6D" w:rsidP="00F12B55">
            <w:pPr>
              <w:rPr>
                <w:color w:val="000000"/>
              </w:rPr>
            </w:pPr>
            <w:r w:rsidRPr="007662C6">
              <w:rPr>
                <w:color w:val="000000"/>
              </w:rPr>
              <w:t>E910.0-E910.9</w:t>
            </w:r>
          </w:p>
        </w:tc>
        <w:tc>
          <w:tcPr>
            <w:tcW w:w="4662" w:type="dxa"/>
            <w:shd w:val="clear" w:color="auto" w:fill="auto"/>
            <w:noWrap/>
            <w:vAlign w:val="bottom"/>
            <w:hideMark/>
          </w:tcPr>
          <w:p w14:paraId="56A4836D" w14:textId="77777777" w:rsidR="00493A6D" w:rsidRPr="007662C6" w:rsidRDefault="00493A6D" w:rsidP="00F12B55">
            <w:pPr>
              <w:rPr>
                <w:color w:val="000000"/>
              </w:rPr>
            </w:pPr>
            <w:r w:rsidRPr="007662C6">
              <w:rPr>
                <w:color w:val="000000"/>
              </w:rPr>
              <w:t>W65.0-W74.9</w:t>
            </w:r>
          </w:p>
        </w:tc>
      </w:tr>
      <w:tr w:rsidR="00493A6D" w:rsidRPr="007662C6" w14:paraId="51E96260" w14:textId="77777777" w:rsidTr="003113C2">
        <w:trPr>
          <w:trHeight w:val="320"/>
        </w:trPr>
        <w:tc>
          <w:tcPr>
            <w:tcW w:w="2941" w:type="dxa"/>
            <w:shd w:val="clear" w:color="auto" w:fill="auto"/>
            <w:noWrap/>
            <w:vAlign w:val="bottom"/>
            <w:hideMark/>
          </w:tcPr>
          <w:p w14:paraId="022EECE4" w14:textId="77777777" w:rsidR="00493A6D" w:rsidRPr="007662C6" w:rsidRDefault="00493A6D">
            <w:pPr>
              <w:rPr>
                <w:color w:val="000000"/>
              </w:rPr>
              <w:pPrChange w:id="40" w:author="Ezzati, Majid" w:date="2019-03-01T10:07:00Z">
                <w:pPr>
                  <w:framePr w:hSpace="180" w:wrap="around" w:hAnchor="margin" w:xAlign="center" w:y="1057"/>
                  <w:jc w:val="center"/>
                </w:pPr>
              </w:pPrChange>
            </w:pPr>
            <w:r w:rsidRPr="007662C6">
              <w:rPr>
                <w:color w:val="000000"/>
              </w:rPr>
              <w:t>Intentional</w:t>
            </w:r>
          </w:p>
        </w:tc>
        <w:tc>
          <w:tcPr>
            <w:tcW w:w="2927" w:type="dxa"/>
            <w:shd w:val="clear" w:color="auto" w:fill="auto"/>
            <w:noWrap/>
            <w:vAlign w:val="bottom"/>
            <w:hideMark/>
          </w:tcPr>
          <w:p w14:paraId="5D4290A3" w14:textId="77777777" w:rsidR="00493A6D" w:rsidRPr="007662C6" w:rsidRDefault="00493A6D" w:rsidP="00F12B55">
            <w:pPr>
              <w:rPr>
                <w:color w:val="000000"/>
              </w:rPr>
            </w:pPr>
            <w:r w:rsidRPr="007662C6">
              <w:rPr>
                <w:color w:val="000000"/>
              </w:rPr>
              <w:t>E950.0-E979.9, E990.0-E999.9</w:t>
            </w:r>
          </w:p>
        </w:tc>
        <w:tc>
          <w:tcPr>
            <w:tcW w:w="4662" w:type="dxa"/>
            <w:shd w:val="clear" w:color="auto" w:fill="auto"/>
            <w:noWrap/>
            <w:vAlign w:val="bottom"/>
            <w:hideMark/>
          </w:tcPr>
          <w:p w14:paraId="5DB3B310" w14:textId="77777777" w:rsidR="00493A6D" w:rsidRPr="007662C6" w:rsidRDefault="00493A6D" w:rsidP="00F12B55">
            <w:pPr>
              <w:rPr>
                <w:color w:val="000000"/>
              </w:rPr>
            </w:pPr>
            <w:r w:rsidRPr="007662C6">
              <w:rPr>
                <w:color w:val="000000"/>
              </w:rPr>
              <w:t>X60.0-X99.9, Y0.0-Y9.9, Y35.0-Y39.9</w:t>
            </w:r>
          </w:p>
        </w:tc>
      </w:tr>
      <w:tr w:rsidR="00493A6D" w:rsidRPr="007662C6" w14:paraId="400B8008" w14:textId="77777777" w:rsidTr="003113C2">
        <w:trPr>
          <w:trHeight w:val="320"/>
        </w:trPr>
        <w:tc>
          <w:tcPr>
            <w:tcW w:w="2941" w:type="dxa"/>
            <w:shd w:val="clear" w:color="auto" w:fill="auto"/>
            <w:noWrap/>
            <w:vAlign w:val="bottom"/>
            <w:hideMark/>
          </w:tcPr>
          <w:p w14:paraId="016FD67E" w14:textId="77777777" w:rsidR="00493A6D" w:rsidRPr="007662C6" w:rsidRDefault="00493A6D" w:rsidP="00F12B55">
            <w:pPr>
              <w:jc w:val="right"/>
              <w:rPr>
                <w:color w:val="000000"/>
              </w:rPr>
            </w:pPr>
            <w:r w:rsidRPr="007662C6">
              <w:rPr>
                <w:color w:val="000000"/>
              </w:rPr>
              <w:t>Intentional self-harm</w:t>
            </w:r>
          </w:p>
        </w:tc>
        <w:tc>
          <w:tcPr>
            <w:tcW w:w="2927" w:type="dxa"/>
            <w:shd w:val="clear" w:color="auto" w:fill="auto"/>
            <w:noWrap/>
            <w:vAlign w:val="bottom"/>
            <w:hideMark/>
          </w:tcPr>
          <w:p w14:paraId="3A845C8A" w14:textId="77777777" w:rsidR="00493A6D" w:rsidRPr="007662C6" w:rsidRDefault="00493A6D" w:rsidP="00F12B55">
            <w:pPr>
              <w:rPr>
                <w:color w:val="000000"/>
              </w:rPr>
            </w:pPr>
            <w:r w:rsidRPr="007662C6">
              <w:rPr>
                <w:color w:val="000000"/>
              </w:rPr>
              <w:t>E950.0-E959.9</w:t>
            </w:r>
          </w:p>
        </w:tc>
        <w:tc>
          <w:tcPr>
            <w:tcW w:w="4662" w:type="dxa"/>
            <w:shd w:val="clear" w:color="auto" w:fill="auto"/>
            <w:noWrap/>
            <w:vAlign w:val="bottom"/>
            <w:hideMark/>
          </w:tcPr>
          <w:p w14:paraId="02DEFFE4" w14:textId="77777777" w:rsidR="00493A6D" w:rsidRPr="007662C6" w:rsidRDefault="00493A6D" w:rsidP="00F12B55">
            <w:pPr>
              <w:rPr>
                <w:color w:val="000000"/>
              </w:rPr>
            </w:pPr>
            <w:r w:rsidRPr="007662C6">
              <w:rPr>
                <w:color w:val="000000"/>
              </w:rPr>
              <w:t>X60.0-X84.9</w:t>
            </w:r>
          </w:p>
        </w:tc>
      </w:tr>
      <w:tr w:rsidR="00493A6D" w:rsidRPr="007662C6" w14:paraId="62098C84" w14:textId="77777777" w:rsidTr="003113C2">
        <w:trPr>
          <w:trHeight w:val="340"/>
        </w:trPr>
        <w:tc>
          <w:tcPr>
            <w:tcW w:w="2941" w:type="dxa"/>
            <w:shd w:val="clear" w:color="auto" w:fill="auto"/>
            <w:noWrap/>
            <w:vAlign w:val="bottom"/>
            <w:hideMark/>
          </w:tcPr>
          <w:p w14:paraId="143B8136" w14:textId="77777777" w:rsidR="00493A6D" w:rsidRPr="007662C6" w:rsidRDefault="00493A6D" w:rsidP="00F12B55">
            <w:pPr>
              <w:jc w:val="right"/>
              <w:rPr>
                <w:color w:val="000000"/>
              </w:rPr>
            </w:pPr>
            <w:r w:rsidRPr="007662C6">
              <w:rPr>
                <w:color w:val="000000"/>
              </w:rPr>
              <w:t> </w:t>
            </w:r>
          </w:p>
          <w:p w14:paraId="49D8B7FA" w14:textId="77777777" w:rsidR="00493A6D" w:rsidRPr="007662C6" w:rsidRDefault="00493A6D" w:rsidP="00F12B55">
            <w:pPr>
              <w:jc w:val="right"/>
              <w:rPr>
                <w:color w:val="000000"/>
              </w:rPr>
            </w:pPr>
            <w:r w:rsidRPr="007662C6">
              <w:rPr>
                <w:color w:val="000000"/>
              </w:rPr>
              <w:t> </w:t>
            </w:r>
          </w:p>
          <w:p w14:paraId="1A16D6FA" w14:textId="77777777" w:rsidR="00493A6D" w:rsidRPr="007662C6" w:rsidRDefault="00493A6D" w:rsidP="00F12B55">
            <w:pPr>
              <w:jc w:val="right"/>
              <w:rPr>
                <w:color w:val="000000"/>
              </w:rPr>
            </w:pPr>
            <w:r w:rsidRPr="007662C6">
              <w:rPr>
                <w:color w:val="000000"/>
              </w:rPr>
              <w:t>Assault</w:t>
            </w:r>
          </w:p>
        </w:tc>
        <w:tc>
          <w:tcPr>
            <w:tcW w:w="2927" w:type="dxa"/>
            <w:shd w:val="clear" w:color="auto" w:fill="auto"/>
            <w:noWrap/>
            <w:vAlign w:val="bottom"/>
            <w:hideMark/>
          </w:tcPr>
          <w:p w14:paraId="7941F089" w14:textId="77777777" w:rsidR="00493A6D" w:rsidRPr="007662C6" w:rsidRDefault="00493A6D" w:rsidP="00F12B55">
            <w:pPr>
              <w:rPr>
                <w:color w:val="000000"/>
              </w:rPr>
            </w:pPr>
            <w:r w:rsidRPr="007662C6">
              <w:rPr>
                <w:color w:val="000000"/>
              </w:rPr>
              <w:t>E960.0-E979.9, E990.0-E999.9</w:t>
            </w:r>
          </w:p>
        </w:tc>
        <w:tc>
          <w:tcPr>
            <w:tcW w:w="4662" w:type="dxa"/>
            <w:shd w:val="clear" w:color="auto" w:fill="auto"/>
            <w:noWrap/>
            <w:vAlign w:val="bottom"/>
            <w:hideMark/>
          </w:tcPr>
          <w:p w14:paraId="71B5AF0D" w14:textId="77777777" w:rsidR="00493A6D" w:rsidRPr="007662C6" w:rsidRDefault="00493A6D" w:rsidP="00F12B55">
            <w:pPr>
              <w:rPr>
                <w:color w:val="000000"/>
              </w:rPr>
            </w:pPr>
            <w:r w:rsidRPr="007662C6">
              <w:rPr>
                <w:color w:val="000000"/>
              </w:rPr>
              <w:t>X85.0-X99.9, Y0.0-Y9.9, Y35.0-Y39.9</w:t>
            </w:r>
          </w:p>
        </w:tc>
      </w:tr>
    </w:tbl>
    <w:p w14:paraId="7075CE51" w14:textId="5C2BA612" w:rsidR="00BF1424" w:rsidRDefault="00BF1424" w:rsidP="00F12B55">
      <w:pPr>
        <w:rPr>
          <w:color w:val="000000" w:themeColor="text1"/>
        </w:rPr>
      </w:pPr>
      <w:r>
        <w:rPr>
          <w:color w:val="000000" w:themeColor="text1"/>
        </w:rPr>
        <w:br w:type="page"/>
      </w:r>
      <w:commentRangeEnd w:id="32"/>
      <w:r w:rsidR="00452FA0">
        <w:rPr>
          <w:rStyle w:val="CommentReference"/>
          <w:rFonts w:asciiTheme="minorHAnsi" w:eastAsiaTheme="minorHAnsi" w:hAnsiTheme="minorHAnsi" w:cstheme="minorBidi"/>
        </w:rPr>
        <w:commentReference w:id="32"/>
      </w:r>
    </w:p>
    <w:p w14:paraId="2495AA37" w14:textId="2D881776" w:rsidR="00E37F85" w:rsidRPr="003017E2" w:rsidRDefault="00BF1424" w:rsidP="00F12B55">
      <w:pPr>
        <w:spacing w:line="480" w:lineRule="auto"/>
        <w:jc w:val="both"/>
        <w:rPr>
          <w:color w:val="000000" w:themeColor="text1"/>
        </w:rPr>
      </w:pPr>
      <w:r>
        <w:rPr>
          <w:b/>
          <w:color w:val="000000" w:themeColor="text1"/>
        </w:rPr>
        <w:lastRenderedPageBreak/>
        <w:t>Supplementary Table 2.</w:t>
      </w:r>
      <w:r w:rsidR="003017E2">
        <w:rPr>
          <w:b/>
          <w:color w:val="000000" w:themeColor="text1"/>
        </w:rPr>
        <w:t xml:space="preserve"> </w:t>
      </w:r>
      <w:commentRangeStart w:id="41"/>
      <w:commentRangeStart w:id="42"/>
      <w:r w:rsidR="003017E2">
        <w:rPr>
          <w:color w:val="000000" w:themeColor="text1"/>
        </w:rPr>
        <w:t>R-values</w:t>
      </w:r>
      <w:commentRangeEnd w:id="41"/>
      <w:r w:rsidR="00452FA0">
        <w:rPr>
          <w:rStyle w:val="CommentReference"/>
          <w:rFonts w:asciiTheme="minorHAnsi" w:eastAsiaTheme="minorHAnsi" w:hAnsiTheme="minorHAnsi" w:cstheme="minorBidi"/>
        </w:rPr>
        <w:commentReference w:id="41"/>
      </w:r>
      <w:r w:rsidR="003017E2">
        <w:rPr>
          <w:color w:val="000000" w:themeColor="text1"/>
        </w:rPr>
        <w:t xml:space="preserve"> for each state and month, correlating average of mean daily temperature with maximum </w:t>
      </w:r>
      <w:r w:rsidR="00342683">
        <w:rPr>
          <w:color w:val="000000" w:themeColor="text1"/>
        </w:rPr>
        <w:t xml:space="preserve">(left column) </w:t>
      </w:r>
      <w:r w:rsidR="003017E2">
        <w:rPr>
          <w:color w:val="000000" w:themeColor="text1"/>
        </w:rPr>
        <w:t xml:space="preserve">or minimum </w:t>
      </w:r>
      <w:r w:rsidR="00342683">
        <w:rPr>
          <w:color w:val="000000" w:themeColor="text1"/>
        </w:rPr>
        <w:t xml:space="preserve">(right column) </w:t>
      </w:r>
      <w:r w:rsidR="003017E2">
        <w:rPr>
          <w:color w:val="000000" w:themeColor="text1"/>
        </w:rPr>
        <w:t xml:space="preserve">of daily temperature. </w:t>
      </w:r>
      <w:r w:rsidR="00342683">
        <w:rPr>
          <w:color w:val="000000" w:themeColor="text1"/>
        </w:rPr>
        <w:t xml:space="preserve">Quoted values are the </w:t>
      </w:r>
      <w:r w:rsidR="008314CE">
        <w:rPr>
          <w:color w:val="000000" w:themeColor="text1"/>
        </w:rPr>
        <w:t xml:space="preserve">mean values for all states within </w:t>
      </w:r>
      <w:r w:rsidR="00DE5DA3">
        <w:rPr>
          <w:color w:val="000000" w:themeColor="text1"/>
        </w:rPr>
        <w:t xml:space="preserve">a </w:t>
      </w:r>
      <w:r w:rsidR="008314CE">
        <w:rPr>
          <w:color w:val="000000" w:themeColor="text1"/>
        </w:rPr>
        <w:t>month, with minimum and maximum values in brackets.</w:t>
      </w:r>
      <w:commentRangeEnd w:id="42"/>
      <w:r w:rsidR="00452FA0">
        <w:rPr>
          <w:rStyle w:val="CommentReference"/>
          <w:rFonts w:asciiTheme="minorHAnsi" w:eastAsiaTheme="minorHAnsi" w:hAnsiTheme="minorHAnsi" w:cstheme="minorBidi"/>
        </w:rPr>
        <w:commentReference w:id="42"/>
      </w:r>
    </w:p>
    <w:p w14:paraId="79B229DC" w14:textId="77777777" w:rsidR="00E37F85" w:rsidRDefault="00E37F85" w:rsidP="00F12B55">
      <w:pPr>
        <w:jc w:val="both"/>
        <w:rPr>
          <w:b/>
          <w:color w:val="000000" w:themeColor="text1"/>
        </w:rPr>
      </w:pPr>
    </w:p>
    <w:tbl>
      <w:tblPr>
        <w:tblW w:w="8640" w:type="dxa"/>
        <w:jc w:val="center"/>
        <w:tblLook w:val="04A0" w:firstRow="1" w:lastRow="0" w:firstColumn="1" w:lastColumn="0" w:noHBand="0" w:noVBand="1"/>
      </w:tblPr>
      <w:tblGrid>
        <w:gridCol w:w="1243"/>
        <w:gridCol w:w="3740"/>
        <w:gridCol w:w="3680"/>
      </w:tblGrid>
      <w:tr w:rsidR="00771400" w14:paraId="47F53D34" w14:textId="77777777" w:rsidTr="00EA1EC1">
        <w:trPr>
          <w:trHeight w:val="320"/>
          <w:jc w:val="center"/>
        </w:trPr>
        <w:tc>
          <w:tcPr>
            <w:tcW w:w="12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323B53B" w14:textId="77777777" w:rsidR="00771400" w:rsidRPr="00771400" w:rsidRDefault="00771400" w:rsidP="00F12B55">
            <w:pPr>
              <w:rPr>
                <w:b/>
                <w:bCs/>
                <w:color w:val="000000"/>
              </w:rPr>
            </w:pPr>
            <w:r w:rsidRPr="00771400">
              <w:rPr>
                <w:b/>
                <w:bCs/>
                <w:color w:val="000000"/>
              </w:rPr>
              <w:t>Month</w:t>
            </w:r>
          </w:p>
        </w:tc>
        <w:tc>
          <w:tcPr>
            <w:tcW w:w="3740" w:type="dxa"/>
            <w:tcBorders>
              <w:top w:val="single" w:sz="4" w:space="0" w:color="auto"/>
              <w:left w:val="nil"/>
              <w:bottom w:val="single" w:sz="4" w:space="0" w:color="auto"/>
              <w:right w:val="single" w:sz="4" w:space="0" w:color="auto"/>
            </w:tcBorders>
            <w:shd w:val="clear" w:color="auto" w:fill="auto"/>
            <w:noWrap/>
            <w:vAlign w:val="bottom"/>
            <w:hideMark/>
          </w:tcPr>
          <w:p w14:paraId="3BEC7E39" w14:textId="77777777" w:rsidR="00771400" w:rsidRPr="00771400" w:rsidRDefault="00771400" w:rsidP="00F12B55">
            <w:pPr>
              <w:rPr>
                <w:b/>
                <w:bCs/>
                <w:color w:val="000000"/>
              </w:rPr>
            </w:pPr>
            <w:commentRangeStart w:id="43"/>
            <w:r w:rsidRPr="00771400">
              <w:rPr>
                <w:b/>
                <w:bCs/>
                <w:color w:val="000000"/>
              </w:rPr>
              <w:t>Correlation of mean with maximum</w:t>
            </w:r>
            <w:commentRangeEnd w:id="43"/>
            <w:r w:rsidR="003F1A8C">
              <w:rPr>
                <w:rStyle w:val="CommentReference"/>
                <w:rFonts w:asciiTheme="minorHAnsi" w:eastAsiaTheme="minorHAnsi" w:hAnsiTheme="minorHAnsi" w:cstheme="minorBidi"/>
              </w:rPr>
              <w:commentReference w:id="43"/>
            </w:r>
          </w:p>
        </w:tc>
        <w:tc>
          <w:tcPr>
            <w:tcW w:w="3680" w:type="dxa"/>
            <w:tcBorders>
              <w:top w:val="single" w:sz="4" w:space="0" w:color="auto"/>
              <w:left w:val="nil"/>
              <w:bottom w:val="single" w:sz="4" w:space="0" w:color="auto"/>
              <w:right w:val="single" w:sz="4" w:space="0" w:color="auto"/>
            </w:tcBorders>
            <w:shd w:val="clear" w:color="auto" w:fill="auto"/>
            <w:noWrap/>
            <w:vAlign w:val="bottom"/>
            <w:hideMark/>
          </w:tcPr>
          <w:p w14:paraId="7AB33495" w14:textId="77777777" w:rsidR="00771400" w:rsidRPr="00771400" w:rsidRDefault="00771400" w:rsidP="00F12B55">
            <w:pPr>
              <w:rPr>
                <w:b/>
                <w:bCs/>
                <w:color w:val="000000"/>
              </w:rPr>
            </w:pPr>
            <w:r w:rsidRPr="00771400">
              <w:rPr>
                <w:b/>
                <w:bCs/>
                <w:color w:val="000000"/>
              </w:rPr>
              <w:t>Correlation of mean with minimum</w:t>
            </w:r>
          </w:p>
        </w:tc>
      </w:tr>
      <w:tr w:rsidR="00771400" w14:paraId="65282E13" w14:textId="77777777" w:rsidTr="00EA1EC1">
        <w:trPr>
          <w:trHeight w:val="320"/>
          <w:jc w:val="center"/>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2639BE25" w14:textId="77777777" w:rsidR="00771400" w:rsidRPr="00771400" w:rsidRDefault="00771400" w:rsidP="00F12B55">
            <w:pPr>
              <w:rPr>
                <w:color w:val="000000"/>
              </w:rPr>
            </w:pPr>
            <w:r w:rsidRPr="00771400">
              <w:rPr>
                <w:color w:val="000000"/>
              </w:rPr>
              <w:t>January</w:t>
            </w:r>
          </w:p>
        </w:tc>
        <w:tc>
          <w:tcPr>
            <w:tcW w:w="3740" w:type="dxa"/>
            <w:tcBorders>
              <w:top w:val="nil"/>
              <w:left w:val="nil"/>
              <w:bottom w:val="single" w:sz="4" w:space="0" w:color="auto"/>
              <w:right w:val="single" w:sz="4" w:space="0" w:color="auto"/>
            </w:tcBorders>
            <w:shd w:val="clear" w:color="auto" w:fill="auto"/>
            <w:noWrap/>
            <w:vAlign w:val="bottom"/>
            <w:hideMark/>
          </w:tcPr>
          <w:p w14:paraId="10406B82" w14:textId="77777777" w:rsidR="00771400" w:rsidRPr="00771400" w:rsidRDefault="00771400" w:rsidP="00F12B55">
            <w:pPr>
              <w:rPr>
                <w:color w:val="2F2F2F"/>
              </w:rPr>
            </w:pPr>
            <w:r w:rsidRPr="00771400">
              <w:rPr>
                <w:color w:val="2F2F2F"/>
              </w:rPr>
              <w:t>0.98 (0.88, 1)</w:t>
            </w:r>
          </w:p>
        </w:tc>
        <w:tc>
          <w:tcPr>
            <w:tcW w:w="3680" w:type="dxa"/>
            <w:tcBorders>
              <w:top w:val="nil"/>
              <w:left w:val="nil"/>
              <w:bottom w:val="single" w:sz="4" w:space="0" w:color="auto"/>
              <w:right w:val="single" w:sz="4" w:space="0" w:color="auto"/>
            </w:tcBorders>
            <w:shd w:val="clear" w:color="auto" w:fill="auto"/>
            <w:noWrap/>
            <w:vAlign w:val="bottom"/>
            <w:hideMark/>
          </w:tcPr>
          <w:p w14:paraId="12691A71" w14:textId="77777777" w:rsidR="00771400" w:rsidRPr="00771400" w:rsidRDefault="00771400" w:rsidP="00F12B55">
            <w:pPr>
              <w:rPr>
                <w:color w:val="000000"/>
              </w:rPr>
            </w:pPr>
            <w:r w:rsidRPr="00771400">
              <w:rPr>
                <w:color w:val="000000"/>
              </w:rPr>
              <w:t>0.98 (0.8, 1)</w:t>
            </w:r>
          </w:p>
        </w:tc>
      </w:tr>
      <w:tr w:rsidR="00771400" w14:paraId="26EE42BE" w14:textId="77777777" w:rsidTr="00EA1EC1">
        <w:trPr>
          <w:trHeight w:val="320"/>
          <w:jc w:val="center"/>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517C849D" w14:textId="77777777" w:rsidR="00771400" w:rsidRPr="00771400" w:rsidRDefault="00771400" w:rsidP="00F12B55">
            <w:pPr>
              <w:rPr>
                <w:color w:val="000000"/>
              </w:rPr>
            </w:pPr>
            <w:r w:rsidRPr="00771400">
              <w:rPr>
                <w:color w:val="000000"/>
              </w:rPr>
              <w:t>February</w:t>
            </w:r>
          </w:p>
        </w:tc>
        <w:tc>
          <w:tcPr>
            <w:tcW w:w="3740" w:type="dxa"/>
            <w:tcBorders>
              <w:top w:val="nil"/>
              <w:left w:val="nil"/>
              <w:bottom w:val="single" w:sz="4" w:space="0" w:color="auto"/>
              <w:right w:val="single" w:sz="4" w:space="0" w:color="auto"/>
            </w:tcBorders>
            <w:shd w:val="clear" w:color="auto" w:fill="auto"/>
            <w:noWrap/>
            <w:vAlign w:val="bottom"/>
            <w:hideMark/>
          </w:tcPr>
          <w:p w14:paraId="30F86296" w14:textId="77777777" w:rsidR="00771400" w:rsidRPr="00771400" w:rsidRDefault="00771400" w:rsidP="00F12B55">
            <w:pPr>
              <w:rPr>
                <w:color w:val="2F2F2F"/>
              </w:rPr>
            </w:pPr>
            <w:r w:rsidRPr="00771400">
              <w:rPr>
                <w:color w:val="2F2F2F"/>
              </w:rPr>
              <w:t>0.98 (0.92, 0.99)</w:t>
            </w:r>
          </w:p>
        </w:tc>
        <w:tc>
          <w:tcPr>
            <w:tcW w:w="3680" w:type="dxa"/>
            <w:tcBorders>
              <w:top w:val="nil"/>
              <w:left w:val="nil"/>
              <w:bottom w:val="single" w:sz="4" w:space="0" w:color="auto"/>
              <w:right w:val="single" w:sz="4" w:space="0" w:color="auto"/>
            </w:tcBorders>
            <w:shd w:val="clear" w:color="auto" w:fill="auto"/>
            <w:noWrap/>
            <w:vAlign w:val="bottom"/>
            <w:hideMark/>
          </w:tcPr>
          <w:p w14:paraId="43EAEF61" w14:textId="77777777" w:rsidR="00771400" w:rsidRPr="00771400" w:rsidRDefault="00771400" w:rsidP="00F12B55">
            <w:pPr>
              <w:rPr>
                <w:color w:val="000000"/>
              </w:rPr>
            </w:pPr>
            <w:r w:rsidRPr="00771400">
              <w:rPr>
                <w:color w:val="000000"/>
              </w:rPr>
              <w:t>0.98 (0.84, 1)</w:t>
            </w:r>
          </w:p>
        </w:tc>
      </w:tr>
      <w:tr w:rsidR="00771400" w14:paraId="4D3EAE63" w14:textId="77777777" w:rsidTr="00EA1EC1">
        <w:trPr>
          <w:trHeight w:val="320"/>
          <w:jc w:val="center"/>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1D833915" w14:textId="77777777" w:rsidR="00771400" w:rsidRPr="00771400" w:rsidRDefault="00771400" w:rsidP="00F12B55">
            <w:pPr>
              <w:rPr>
                <w:color w:val="000000"/>
              </w:rPr>
            </w:pPr>
            <w:r w:rsidRPr="00771400">
              <w:rPr>
                <w:color w:val="000000"/>
              </w:rPr>
              <w:t>March</w:t>
            </w:r>
          </w:p>
        </w:tc>
        <w:tc>
          <w:tcPr>
            <w:tcW w:w="3740" w:type="dxa"/>
            <w:tcBorders>
              <w:top w:val="nil"/>
              <w:left w:val="nil"/>
              <w:bottom w:val="single" w:sz="4" w:space="0" w:color="auto"/>
              <w:right w:val="single" w:sz="4" w:space="0" w:color="auto"/>
            </w:tcBorders>
            <w:shd w:val="clear" w:color="auto" w:fill="auto"/>
            <w:noWrap/>
            <w:vAlign w:val="bottom"/>
            <w:hideMark/>
          </w:tcPr>
          <w:p w14:paraId="4E31AE19" w14:textId="77777777" w:rsidR="00771400" w:rsidRPr="00771400" w:rsidRDefault="00771400" w:rsidP="00F12B55">
            <w:pPr>
              <w:rPr>
                <w:color w:val="2F2F2F"/>
              </w:rPr>
            </w:pPr>
            <w:r w:rsidRPr="00771400">
              <w:rPr>
                <w:color w:val="2F2F2F"/>
              </w:rPr>
              <w:t>0.97 (0.93, 0.99)</w:t>
            </w:r>
          </w:p>
        </w:tc>
        <w:tc>
          <w:tcPr>
            <w:tcW w:w="3680" w:type="dxa"/>
            <w:tcBorders>
              <w:top w:val="nil"/>
              <w:left w:val="nil"/>
              <w:bottom w:val="single" w:sz="4" w:space="0" w:color="auto"/>
              <w:right w:val="single" w:sz="4" w:space="0" w:color="auto"/>
            </w:tcBorders>
            <w:shd w:val="clear" w:color="auto" w:fill="auto"/>
            <w:noWrap/>
            <w:vAlign w:val="bottom"/>
            <w:hideMark/>
          </w:tcPr>
          <w:p w14:paraId="62F0DC42" w14:textId="77777777" w:rsidR="00771400" w:rsidRPr="00771400" w:rsidRDefault="00771400" w:rsidP="00F12B55">
            <w:pPr>
              <w:rPr>
                <w:color w:val="000000"/>
              </w:rPr>
            </w:pPr>
            <w:r w:rsidRPr="00771400">
              <w:rPr>
                <w:color w:val="000000"/>
              </w:rPr>
              <w:t>0.97 (0.86, 0.99)</w:t>
            </w:r>
          </w:p>
        </w:tc>
      </w:tr>
      <w:tr w:rsidR="00771400" w14:paraId="35C91A94" w14:textId="77777777" w:rsidTr="00EA1EC1">
        <w:trPr>
          <w:trHeight w:val="320"/>
          <w:jc w:val="center"/>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78B4E0B5" w14:textId="77777777" w:rsidR="00771400" w:rsidRPr="00771400" w:rsidRDefault="00771400" w:rsidP="00F12B55">
            <w:pPr>
              <w:rPr>
                <w:color w:val="000000"/>
              </w:rPr>
            </w:pPr>
            <w:r w:rsidRPr="00771400">
              <w:rPr>
                <w:color w:val="000000"/>
              </w:rPr>
              <w:t>April</w:t>
            </w:r>
          </w:p>
        </w:tc>
        <w:tc>
          <w:tcPr>
            <w:tcW w:w="3740" w:type="dxa"/>
            <w:tcBorders>
              <w:top w:val="nil"/>
              <w:left w:val="nil"/>
              <w:bottom w:val="single" w:sz="4" w:space="0" w:color="auto"/>
              <w:right w:val="single" w:sz="4" w:space="0" w:color="auto"/>
            </w:tcBorders>
            <w:shd w:val="clear" w:color="auto" w:fill="auto"/>
            <w:noWrap/>
            <w:vAlign w:val="bottom"/>
            <w:hideMark/>
          </w:tcPr>
          <w:p w14:paraId="4E1D6A4D" w14:textId="77777777" w:rsidR="00771400" w:rsidRPr="00771400" w:rsidRDefault="00771400" w:rsidP="00F12B55">
            <w:pPr>
              <w:rPr>
                <w:color w:val="2F2F2F"/>
              </w:rPr>
            </w:pPr>
            <w:r w:rsidRPr="00771400">
              <w:rPr>
                <w:color w:val="2F2F2F"/>
              </w:rPr>
              <w:t>0.97 (0.93, 0.99)</w:t>
            </w:r>
          </w:p>
        </w:tc>
        <w:tc>
          <w:tcPr>
            <w:tcW w:w="3680" w:type="dxa"/>
            <w:tcBorders>
              <w:top w:val="nil"/>
              <w:left w:val="nil"/>
              <w:bottom w:val="single" w:sz="4" w:space="0" w:color="auto"/>
              <w:right w:val="single" w:sz="4" w:space="0" w:color="auto"/>
            </w:tcBorders>
            <w:shd w:val="clear" w:color="auto" w:fill="auto"/>
            <w:noWrap/>
            <w:vAlign w:val="bottom"/>
            <w:hideMark/>
          </w:tcPr>
          <w:p w14:paraId="5983F133" w14:textId="77777777" w:rsidR="00771400" w:rsidRPr="00771400" w:rsidRDefault="00771400" w:rsidP="00F12B55">
            <w:pPr>
              <w:rPr>
                <w:color w:val="000000"/>
              </w:rPr>
            </w:pPr>
            <w:r w:rsidRPr="00771400">
              <w:rPr>
                <w:color w:val="000000"/>
              </w:rPr>
              <w:t>0.96 (0.84, 0.98)</w:t>
            </w:r>
          </w:p>
        </w:tc>
      </w:tr>
      <w:tr w:rsidR="00771400" w14:paraId="19543059" w14:textId="77777777" w:rsidTr="00EA1EC1">
        <w:trPr>
          <w:trHeight w:val="320"/>
          <w:jc w:val="center"/>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7F0D6C90" w14:textId="77777777" w:rsidR="00771400" w:rsidRPr="00771400" w:rsidRDefault="00771400" w:rsidP="00F12B55">
            <w:pPr>
              <w:rPr>
                <w:color w:val="000000"/>
              </w:rPr>
            </w:pPr>
            <w:r w:rsidRPr="00771400">
              <w:rPr>
                <w:color w:val="000000"/>
              </w:rPr>
              <w:t>May</w:t>
            </w:r>
          </w:p>
        </w:tc>
        <w:tc>
          <w:tcPr>
            <w:tcW w:w="3740" w:type="dxa"/>
            <w:tcBorders>
              <w:top w:val="nil"/>
              <w:left w:val="nil"/>
              <w:bottom w:val="single" w:sz="4" w:space="0" w:color="auto"/>
              <w:right w:val="single" w:sz="4" w:space="0" w:color="auto"/>
            </w:tcBorders>
            <w:shd w:val="clear" w:color="auto" w:fill="auto"/>
            <w:noWrap/>
            <w:vAlign w:val="bottom"/>
            <w:hideMark/>
          </w:tcPr>
          <w:p w14:paraId="410AD77C" w14:textId="77777777" w:rsidR="00771400" w:rsidRPr="00771400" w:rsidRDefault="00771400" w:rsidP="00F12B55">
            <w:pPr>
              <w:rPr>
                <w:color w:val="2F2F2F"/>
              </w:rPr>
            </w:pPr>
            <w:r w:rsidRPr="00771400">
              <w:rPr>
                <w:color w:val="2F2F2F"/>
              </w:rPr>
              <w:t>0.96 (0.88, 0.99)</w:t>
            </w:r>
          </w:p>
        </w:tc>
        <w:tc>
          <w:tcPr>
            <w:tcW w:w="3680" w:type="dxa"/>
            <w:tcBorders>
              <w:top w:val="nil"/>
              <w:left w:val="nil"/>
              <w:bottom w:val="single" w:sz="4" w:space="0" w:color="auto"/>
              <w:right w:val="single" w:sz="4" w:space="0" w:color="auto"/>
            </w:tcBorders>
            <w:shd w:val="clear" w:color="auto" w:fill="auto"/>
            <w:noWrap/>
            <w:vAlign w:val="bottom"/>
            <w:hideMark/>
          </w:tcPr>
          <w:p w14:paraId="57F97D99" w14:textId="77777777" w:rsidR="00771400" w:rsidRPr="00771400" w:rsidRDefault="00771400" w:rsidP="00F12B55">
            <w:pPr>
              <w:rPr>
                <w:color w:val="000000"/>
              </w:rPr>
            </w:pPr>
            <w:r w:rsidRPr="00771400">
              <w:rPr>
                <w:color w:val="000000"/>
              </w:rPr>
              <w:t>0.94 (0.8, 0.98)</w:t>
            </w:r>
          </w:p>
        </w:tc>
      </w:tr>
      <w:tr w:rsidR="00771400" w14:paraId="0A6A7381" w14:textId="77777777" w:rsidTr="00EA1EC1">
        <w:trPr>
          <w:trHeight w:val="320"/>
          <w:jc w:val="center"/>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4DCF9109" w14:textId="77777777" w:rsidR="00771400" w:rsidRPr="00771400" w:rsidRDefault="00771400" w:rsidP="00F12B55">
            <w:pPr>
              <w:rPr>
                <w:color w:val="000000"/>
              </w:rPr>
            </w:pPr>
            <w:r w:rsidRPr="00771400">
              <w:rPr>
                <w:color w:val="000000"/>
              </w:rPr>
              <w:t>June</w:t>
            </w:r>
          </w:p>
        </w:tc>
        <w:tc>
          <w:tcPr>
            <w:tcW w:w="3740" w:type="dxa"/>
            <w:tcBorders>
              <w:top w:val="nil"/>
              <w:left w:val="nil"/>
              <w:bottom w:val="single" w:sz="4" w:space="0" w:color="auto"/>
              <w:right w:val="single" w:sz="4" w:space="0" w:color="auto"/>
            </w:tcBorders>
            <w:shd w:val="clear" w:color="auto" w:fill="auto"/>
            <w:noWrap/>
            <w:vAlign w:val="bottom"/>
            <w:hideMark/>
          </w:tcPr>
          <w:p w14:paraId="2EFBE3C8" w14:textId="77777777" w:rsidR="00771400" w:rsidRPr="00771400" w:rsidRDefault="00771400" w:rsidP="00F12B55">
            <w:pPr>
              <w:rPr>
                <w:color w:val="2F2F2F"/>
              </w:rPr>
            </w:pPr>
            <w:r w:rsidRPr="00771400">
              <w:rPr>
                <w:color w:val="2F2F2F"/>
              </w:rPr>
              <w:t>0.95 (0.89, 0.99)</w:t>
            </w:r>
          </w:p>
        </w:tc>
        <w:tc>
          <w:tcPr>
            <w:tcW w:w="3680" w:type="dxa"/>
            <w:tcBorders>
              <w:top w:val="nil"/>
              <w:left w:val="nil"/>
              <w:bottom w:val="single" w:sz="4" w:space="0" w:color="auto"/>
              <w:right w:val="single" w:sz="4" w:space="0" w:color="auto"/>
            </w:tcBorders>
            <w:shd w:val="clear" w:color="auto" w:fill="auto"/>
            <w:noWrap/>
            <w:vAlign w:val="bottom"/>
            <w:hideMark/>
          </w:tcPr>
          <w:p w14:paraId="105E3D83" w14:textId="77777777" w:rsidR="00771400" w:rsidRPr="00771400" w:rsidRDefault="00771400" w:rsidP="00F12B55">
            <w:pPr>
              <w:rPr>
                <w:color w:val="000000"/>
              </w:rPr>
            </w:pPr>
            <w:r w:rsidRPr="00771400">
              <w:rPr>
                <w:color w:val="000000"/>
              </w:rPr>
              <w:t>0.92 (0.86, 0.99)</w:t>
            </w:r>
          </w:p>
        </w:tc>
      </w:tr>
      <w:tr w:rsidR="00771400" w14:paraId="3607728D" w14:textId="77777777" w:rsidTr="00EA1EC1">
        <w:trPr>
          <w:trHeight w:val="320"/>
          <w:jc w:val="center"/>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30DDD615" w14:textId="77777777" w:rsidR="00771400" w:rsidRPr="00771400" w:rsidRDefault="00771400" w:rsidP="00F12B55">
            <w:pPr>
              <w:rPr>
                <w:color w:val="000000"/>
              </w:rPr>
            </w:pPr>
            <w:r w:rsidRPr="00771400">
              <w:rPr>
                <w:color w:val="000000"/>
              </w:rPr>
              <w:t>July</w:t>
            </w:r>
          </w:p>
        </w:tc>
        <w:tc>
          <w:tcPr>
            <w:tcW w:w="3740" w:type="dxa"/>
            <w:tcBorders>
              <w:top w:val="nil"/>
              <w:left w:val="nil"/>
              <w:bottom w:val="single" w:sz="4" w:space="0" w:color="auto"/>
              <w:right w:val="single" w:sz="4" w:space="0" w:color="auto"/>
            </w:tcBorders>
            <w:shd w:val="clear" w:color="auto" w:fill="auto"/>
            <w:noWrap/>
            <w:vAlign w:val="bottom"/>
            <w:hideMark/>
          </w:tcPr>
          <w:p w14:paraId="496AC2A3" w14:textId="77777777" w:rsidR="00771400" w:rsidRPr="00771400" w:rsidRDefault="00771400" w:rsidP="00F12B55">
            <w:pPr>
              <w:rPr>
                <w:color w:val="2F2F2F"/>
              </w:rPr>
            </w:pPr>
            <w:r w:rsidRPr="00771400">
              <w:rPr>
                <w:color w:val="2F2F2F"/>
              </w:rPr>
              <w:t>0.97 (0.92, 0.99)</w:t>
            </w:r>
          </w:p>
        </w:tc>
        <w:tc>
          <w:tcPr>
            <w:tcW w:w="3680" w:type="dxa"/>
            <w:tcBorders>
              <w:top w:val="nil"/>
              <w:left w:val="nil"/>
              <w:bottom w:val="single" w:sz="4" w:space="0" w:color="auto"/>
              <w:right w:val="single" w:sz="4" w:space="0" w:color="auto"/>
            </w:tcBorders>
            <w:shd w:val="clear" w:color="auto" w:fill="auto"/>
            <w:noWrap/>
            <w:vAlign w:val="bottom"/>
            <w:hideMark/>
          </w:tcPr>
          <w:p w14:paraId="1FB9CD58" w14:textId="77777777" w:rsidR="00771400" w:rsidRPr="00771400" w:rsidRDefault="00771400" w:rsidP="00F12B55">
            <w:pPr>
              <w:rPr>
                <w:color w:val="000000"/>
              </w:rPr>
            </w:pPr>
            <w:r w:rsidRPr="00771400">
              <w:rPr>
                <w:color w:val="000000"/>
              </w:rPr>
              <w:t>0.94 (0.76, 0.99)</w:t>
            </w:r>
          </w:p>
        </w:tc>
      </w:tr>
      <w:tr w:rsidR="00771400" w14:paraId="4D20D3B2" w14:textId="77777777" w:rsidTr="00EA1EC1">
        <w:trPr>
          <w:trHeight w:val="320"/>
          <w:jc w:val="center"/>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56C24CEF" w14:textId="77777777" w:rsidR="00771400" w:rsidRPr="00771400" w:rsidRDefault="00771400" w:rsidP="00F12B55">
            <w:pPr>
              <w:rPr>
                <w:color w:val="000000"/>
              </w:rPr>
            </w:pPr>
            <w:r w:rsidRPr="00771400">
              <w:rPr>
                <w:color w:val="000000"/>
              </w:rPr>
              <w:t>August</w:t>
            </w:r>
          </w:p>
        </w:tc>
        <w:tc>
          <w:tcPr>
            <w:tcW w:w="3740" w:type="dxa"/>
            <w:tcBorders>
              <w:top w:val="nil"/>
              <w:left w:val="nil"/>
              <w:bottom w:val="single" w:sz="4" w:space="0" w:color="auto"/>
              <w:right w:val="single" w:sz="4" w:space="0" w:color="auto"/>
            </w:tcBorders>
            <w:shd w:val="clear" w:color="auto" w:fill="auto"/>
            <w:noWrap/>
            <w:vAlign w:val="bottom"/>
            <w:hideMark/>
          </w:tcPr>
          <w:p w14:paraId="770E5220" w14:textId="77777777" w:rsidR="00771400" w:rsidRPr="00771400" w:rsidRDefault="00771400" w:rsidP="00F12B55">
            <w:pPr>
              <w:rPr>
                <w:color w:val="2F2F2F"/>
              </w:rPr>
            </w:pPr>
            <w:r w:rsidRPr="00771400">
              <w:rPr>
                <w:color w:val="2F2F2F"/>
              </w:rPr>
              <w:t>0.96 (0.91, 0.99)</w:t>
            </w:r>
          </w:p>
        </w:tc>
        <w:tc>
          <w:tcPr>
            <w:tcW w:w="3680" w:type="dxa"/>
            <w:tcBorders>
              <w:top w:val="nil"/>
              <w:left w:val="nil"/>
              <w:bottom w:val="single" w:sz="4" w:space="0" w:color="auto"/>
              <w:right w:val="single" w:sz="4" w:space="0" w:color="auto"/>
            </w:tcBorders>
            <w:shd w:val="clear" w:color="auto" w:fill="auto"/>
            <w:noWrap/>
            <w:vAlign w:val="bottom"/>
            <w:hideMark/>
          </w:tcPr>
          <w:p w14:paraId="7B7185A4" w14:textId="77777777" w:rsidR="00771400" w:rsidRPr="00771400" w:rsidRDefault="00771400" w:rsidP="00F12B55">
            <w:pPr>
              <w:rPr>
                <w:color w:val="000000"/>
              </w:rPr>
            </w:pPr>
            <w:r w:rsidRPr="00771400">
              <w:rPr>
                <w:color w:val="000000"/>
              </w:rPr>
              <w:t>0.93 (0.82, 0.98)</w:t>
            </w:r>
          </w:p>
        </w:tc>
      </w:tr>
      <w:tr w:rsidR="00771400" w14:paraId="2D4DCDCB" w14:textId="77777777" w:rsidTr="00EA1EC1">
        <w:trPr>
          <w:trHeight w:val="320"/>
          <w:jc w:val="center"/>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7F663BE3" w14:textId="77777777" w:rsidR="00771400" w:rsidRPr="00771400" w:rsidRDefault="00771400" w:rsidP="00F12B55">
            <w:pPr>
              <w:rPr>
                <w:color w:val="000000"/>
              </w:rPr>
            </w:pPr>
            <w:r w:rsidRPr="00771400">
              <w:rPr>
                <w:color w:val="000000"/>
              </w:rPr>
              <w:t>September</w:t>
            </w:r>
          </w:p>
        </w:tc>
        <w:tc>
          <w:tcPr>
            <w:tcW w:w="3740" w:type="dxa"/>
            <w:tcBorders>
              <w:top w:val="nil"/>
              <w:left w:val="nil"/>
              <w:bottom w:val="single" w:sz="4" w:space="0" w:color="auto"/>
              <w:right w:val="single" w:sz="4" w:space="0" w:color="auto"/>
            </w:tcBorders>
            <w:shd w:val="clear" w:color="auto" w:fill="auto"/>
            <w:noWrap/>
            <w:vAlign w:val="bottom"/>
            <w:hideMark/>
          </w:tcPr>
          <w:p w14:paraId="101466B5" w14:textId="77777777" w:rsidR="00771400" w:rsidRPr="00771400" w:rsidRDefault="00771400" w:rsidP="00F12B55">
            <w:pPr>
              <w:rPr>
                <w:color w:val="2F2F2F"/>
              </w:rPr>
            </w:pPr>
            <w:r w:rsidRPr="00771400">
              <w:rPr>
                <w:color w:val="2F2F2F"/>
              </w:rPr>
              <w:t>0.93 (0.83, 0.99)</w:t>
            </w:r>
          </w:p>
        </w:tc>
        <w:tc>
          <w:tcPr>
            <w:tcW w:w="3680" w:type="dxa"/>
            <w:tcBorders>
              <w:top w:val="nil"/>
              <w:left w:val="nil"/>
              <w:bottom w:val="single" w:sz="4" w:space="0" w:color="auto"/>
              <w:right w:val="single" w:sz="4" w:space="0" w:color="auto"/>
            </w:tcBorders>
            <w:shd w:val="clear" w:color="auto" w:fill="auto"/>
            <w:noWrap/>
            <w:vAlign w:val="bottom"/>
            <w:hideMark/>
          </w:tcPr>
          <w:p w14:paraId="79B4EF50" w14:textId="77777777" w:rsidR="00771400" w:rsidRPr="00771400" w:rsidRDefault="00771400" w:rsidP="00F12B55">
            <w:pPr>
              <w:rPr>
                <w:color w:val="000000"/>
              </w:rPr>
            </w:pPr>
            <w:r w:rsidRPr="00771400">
              <w:rPr>
                <w:color w:val="000000"/>
              </w:rPr>
              <w:t>0.91 (0.75, 0.97)</w:t>
            </w:r>
          </w:p>
        </w:tc>
      </w:tr>
      <w:tr w:rsidR="00771400" w14:paraId="22038F72" w14:textId="77777777" w:rsidTr="00EA1EC1">
        <w:trPr>
          <w:trHeight w:val="320"/>
          <w:jc w:val="center"/>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1CDCB6CC" w14:textId="77777777" w:rsidR="00771400" w:rsidRPr="00771400" w:rsidRDefault="00771400" w:rsidP="00F12B55">
            <w:pPr>
              <w:rPr>
                <w:color w:val="000000"/>
              </w:rPr>
            </w:pPr>
            <w:r w:rsidRPr="00771400">
              <w:rPr>
                <w:color w:val="000000"/>
              </w:rPr>
              <w:t>October</w:t>
            </w:r>
          </w:p>
        </w:tc>
        <w:tc>
          <w:tcPr>
            <w:tcW w:w="3740" w:type="dxa"/>
            <w:tcBorders>
              <w:top w:val="nil"/>
              <w:left w:val="nil"/>
              <w:bottom w:val="single" w:sz="4" w:space="0" w:color="auto"/>
              <w:right w:val="single" w:sz="4" w:space="0" w:color="auto"/>
            </w:tcBorders>
            <w:shd w:val="clear" w:color="auto" w:fill="auto"/>
            <w:noWrap/>
            <w:vAlign w:val="bottom"/>
            <w:hideMark/>
          </w:tcPr>
          <w:p w14:paraId="5A5D5F9D" w14:textId="77777777" w:rsidR="00771400" w:rsidRPr="00771400" w:rsidRDefault="00771400" w:rsidP="00F12B55">
            <w:pPr>
              <w:rPr>
                <w:color w:val="2F2F2F"/>
              </w:rPr>
            </w:pPr>
            <w:r w:rsidRPr="00771400">
              <w:rPr>
                <w:color w:val="2F2F2F"/>
              </w:rPr>
              <w:t>0.91 (0.75, 0.98)</w:t>
            </w:r>
          </w:p>
        </w:tc>
        <w:tc>
          <w:tcPr>
            <w:tcW w:w="3680" w:type="dxa"/>
            <w:tcBorders>
              <w:top w:val="nil"/>
              <w:left w:val="nil"/>
              <w:bottom w:val="single" w:sz="4" w:space="0" w:color="auto"/>
              <w:right w:val="single" w:sz="4" w:space="0" w:color="auto"/>
            </w:tcBorders>
            <w:shd w:val="clear" w:color="auto" w:fill="auto"/>
            <w:noWrap/>
            <w:vAlign w:val="bottom"/>
            <w:hideMark/>
          </w:tcPr>
          <w:p w14:paraId="4B29EA05" w14:textId="77777777" w:rsidR="00771400" w:rsidRPr="00771400" w:rsidRDefault="00771400" w:rsidP="00F12B55">
            <w:pPr>
              <w:rPr>
                <w:color w:val="000000"/>
              </w:rPr>
            </w:pPr>
            <w:r w:rsidRPr="00771400">
              <w:rPr>
                <w:color w:val="000000"/>
              </w:rPr>
              <w:t>0.93 (0.74, 0.99)</w:t>
            </w:r>
          </w:p>
        </w:tc>
      </w:tr>
      <w:tr w:rsidR="00771400" w14:paraId="29839973" w14:textId="77777777" w:rsidTr="00EA1EC1">
        <w:trPr>
          <w:trHeight w:val="320"/>
          <w:jc w:val="center"/>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7DA2C2C8" w14:textId="77777777" w:rsidR="00771400" w:rsidRPr="00771400" w:rsidRDefault="00771400" w:rsidP="00F12B55">
            <w:pPr>
              <w:rPr>
                <w:color w:val="000000"/>
              </w:rPr>
            </w:pPr>
            <w:r w:rsidRPr="00771400">
              <w:rPr>
                <w:color w:val="000000"/>
              </w:rPr>
              <w:t>November</w:t>
            </w:r>
          </w:p>
        </w:tc>
        <w:tc>
          <w:tcPr>
            <w:tcW w:w="3740" w:type="dxa"/>
            <w:tcBorders>
              <w:top w:val="nil"/>
              <w:left w:val="nil"/>
              <w:bottom w:val="single" w:sz="4" w:space="0" w:color="auto"/>
              <w:right w:val="single" w:sz="4" w:space="0" w:color="auto"/>
            </w:tcBorders>
            <w:shd w:val="clear" w:color="auto" w:fill="auto"/>
            <w:noWrap/>
            <w:vAlign w:val="bottom"/>
            <w:hideMark/>
          </w:tcPr>
          <w:p w14:paraId="68175F9A" w14:textId="77777777" w:rsidR="00771400" w:rsidRPr="00771400" w:rsidRDefault="00771400" w:rsidP="00F12B55">
            <w:pPr>
              <w:rPr>
                <w:color w:val="2F2F2F"/>
              </w:rPr>
            </w:pPr>
            <w:r w:rsidRPr="00771400">
              <w:rPr>
                <w:color w:val="2F2F2F"/>
              </w:rPr>
              <w:t>0.96 (0.9, 0.99)</w:t>
            </w:r>
          </w:p>
        </w:tc>
        <w:tc>
          <w:tcPr>
            <w:tcW w:w="3680" w:type="dxa"/>
            <w:tcBorders>
              <w:top w:val="nil"/>
              <w:left w:val="nil"/>
              <w:bottom w:val="single" w:sz="4" w:space="0" w:color="auto"/>
              <w:right w:val="single" w:sz="4" w:space="0" w:color="auto"/>
            </w:tcBorders>
            <w:shd w:val="clear" w:color="auto" w:fill="auto"/>
            <w:noWrap/>
            <w:vAlign w:val="bottom"/>
            <w:hideMark/>
          </w:tcPr>
          <w:p w14:paraId="63BB74FA" w14:textId="77777777" w:rsidR="00771400" w:rsidRPr="00771400" w:rsidRDefault="00771400" w:rsidP="00F12B55">
            <w:pPr>
              <w:rPr>
                <w:color w:val="000000"/>
              </w:rPr>
            </w:pPr>
            <w:r w:rsidRPr="00771400">
              <w:rPr>
                <w:color w:val="000000"/>
              </w:rPr>
              <w:t>0.97 (0.9, 0.99)</w:t>
            </w:r>
          </w:p>
        </w:tc>
      </w:tr>
      <w:tr w:rsidR="00771400" w14:paraId="60B39DD8" w14:textId="77777777" w:rsidTr="00EA1EC1">
        <w:trPr>
          <w:trHeight w:val="320"/>
          <w:jc w:val="center"/>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38A2A991" w14:textId="77777777" w:rsidR="00771400" w:rsidRPr="00771400" w:rsidRDefault="00771400" w:rsidP="00F12B55">
            <w:pPr>
              <w:rPr>
                <w:color w:val="000000"/>
              </w:rPr>
            </w:pPr>
            <w:r w:rsidRPr="00771400">
              <w:rPr>
                <w:color w:val="000000"/>
              </w:rPr>
              <w:t>December</w:t>
            </w:r>
          </w:p>
        </w:tc>
        <w:tc>
          <w:tcPr>
            <w:tcW w:w="3740" w:type="dxa"/>
            <w:tcBorders>
              <w:top w:val="nil"/>
              <w:left w:val="nil"/>
              <w:bottom w:val="single" w:sz="4" w:space="0" w:color="auto"/>
              <w:right w:val="single" w:sz="4" w:space="0" w:color="auto"/>
            </w:tcBorders>
            <w:shd w:val="clear" w:color="auto" w:fill="auto"/>
            <w:noWrap/>
            <w:vAlign w:val="bottom"/>
            <w:hideMark/>
          </w:tcPr>
          <w:p w14:paraId="535002E1" w14:textId="77777777" w:rsidR="00771400" w:rsidRPr="00771400" w:rsidRDefault="00771400" w:rsidP="00F12B55">
            <w:pPr>
              <w:rPr>
                <w:color w:val="2F2F2F"/>
              </w:rPr>
            </w:pPr>
            <w:r w:rsidRPr="00771400">
              <w:rPr>
                <w:color w:val="2F2F2F"/>
              </w:rPr>
              <w:t>0.97 (0.79, 0.99)</w:t>
            </w:r>
          </w:p>
        </w:tc>
        <w:tc>
          <w:tcPr>
            <w:tcW w:w="3680" w:type="dxa"/>
            <w:tcBorders>
              <w:top w:val="nil"/>
              <w:left w:val="nil"/>
              <w:bottom w:val="single" w:sz="4" w:space="0" w:color="auto"/>
              <w:right w:val="single" w:sz="4" w:space="0" w:color="auto"/>
            </w:tcBorders>
            <w:shd w:val="clear" w:color="auto" w:fill="auto"/>
            <w:noWrap/>
            <w:vAlign w:val="bottom"/>
            <w:hideMark/>
          </w:tcPr>
          <w:p w14:paraId="3F8B5E76" w14:textId="77777777" w:rsidR="00771400" w:rsidRPr="00771400" w:rsidRDefault="00771400" w:rsidP="00F12B55">
            <w:pPr>
              <w:rPr>
                <w:color w:val="000000"/>
              </w:rPr>
            </w:pPr>
            <w:r w:rsidRPr="00771400">
              <w:rPr>
                <w:color w:val="000000"/>
              </w:rPr>
              <w:t>0.98 (0.86, 1)</w:t>
            </w:r>
          </w:p>
        </w:tc>
      </w:tr>
    </w:tbl>
    <w:p w14:paraId="118EE8D8" w14:textId="0DEA7312" w:rsidR="00BF1424" w:rsidRPr="00BF1424" w:rsidRDefault="00BF1424" w:rsidP="00F12B55">
      <w:pPr>
        <w:jc w:val="both"/>
        <w:rPr>
          <w:color w:val="000000" w:themeColor="text1"/>
        </w:rPr>
      </w:pPr>
    </w:p>
    <w:sectPr w:rsidR="00BF1424" w:rsidRPr="00BF1424" w:rsidSect="00DA169C">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Ezzati, Majid" w:date="2019-03-01T10:00:00Z" w:initials="EM">
    <w:p w14:paraId="099E5BD2" w14:textId="0C7E4725" w:rsidR="00F12B55" w:rsidRDefault="00F12B55">
      <w:pPr>
        <w:pStyle w:val="CommentText"/>
      </w:pPr>
      <w:r>
        <w:rPr>
          <w:rStyle w:val="CommentReference"/>
        </w:rPr>
        <w:annotationRef/>
      </w:r>
      <w:r>
        <w:t>Clean up formatting. Now space after line break. Consistently single or doubled a spaced as relevant unless intentionally variable e.g. in a table etc. L+R justify etc etc. go through the PM paper and all the things we did to make supplement look good</w:t>
      </w:r>
    </w:p>
  </w:comment>
  <w:comment w:id="19" w:author="Ezzati, Majid" w:date="2019-03-01T09:58:00Z" w:initials="EM">
    <w:p w14:paraId="79762060" w14:textId="5C6F9263" w:rsidR="00F12B55" w:rsidRDefault="00F12B55">
      <w:pPr>
        <w:pStyle w:val="CommentText"/>
      </w:pPr>
      <w:r>
        <w:rPr>
          <w:rStyle w:val="CommentReference"/>
        </w:rPr>
        <w:annotationRef/>
      </w:r>
      <w:r>
        <w:t>Can you please use the equation option, as we did in PM paper</w:t>
      </w:r>
    </w:p>
  </w:comment>
  <w:comment w:id="22" w:author="Ezzati, Majid" w:date="2019-03-01T10:03:00Z" w:initials="EM">
    <w:p w14:paraId="02D7522C" w14:textId="714398A5" w:rsidR="00452FA0" w:rsidRDefault="00452FA0">
      <w:pPr>
        <w:pStyle w:val="CommentText"/>
      </w:pPr>
      <w:r>
        <w:rPr>
          <w:rStyle w:val="CommentReference"/>
        </w:rPr>
        <w:annotationRef/>
      </w:r>
      <w:r>
        <w:t>repeats</w:t>
      </w:r>
    </w:p>
  </w:comment>
  <w:comment w:id="23" w:author="Ezzati, Majid" w:date="2019-03-01T10:03:00Z" w:initials="EM">
    <w:p w14:paraId="7EDCF285" w14:textId="57C031CD" w:rsidR="00452FA0" w:rsidRDefault="00452FA0">
      <w:pPr>
        <w:pStyle w:val="CommentText"/>
      </w:pPr>
      <w:r>
        <w:rPr>
          <w:rStyle w:val="CommentReference"/>
        </w:rPr>
        <w:annotationRef/>
      </w:r>
      <w:r>
        <w:t>largely overlaps with main text. Get rid of overlaps and redundant parts and integrate the rest smoothly, succinctly and clearly there. Please don’t rush this as it will make it all slower</w:t>
      </w:r>
    </w:p>
  </w:comment>
  <w:comment w:id="31" w:author="Ezzati, Majid" w:date="2019-03-01T10:05:00Z" w:initials="EM">
    <w:p w14:paraId="6CA48161" w14:textId="59E2F1D1" w:rsidR="00452FA0" w:rsidRDefault="00452FA0">
      <w:pPr>
        <w:pStyle w:val="CommentText"/>
      </w:pPr>
      <w:r>
        <w:rPr>
          <w:rStyle w:val="CommentReference"/>
        </w:rPr>
        <w:annotationRef/>
      </w:r>
      <w:r>
        <w:t>do they have extended figures? If so, make these; if not, then fine</w:t>
      </w:r>
    </w:p>
  </w:comment>
  <w:comment w:id="32" w:author="Ezzati, Majid" w:date="2019-03-01T10:05:00Z" w:initials="EM">
    <w:p w14:paraId="1B2FEBF1" w14:textId="4274DE15" w:rsidR="00452FA0" w:rsidRDefault="00452FA0">
      <w:pPr>
        <w:pStyle w:val="CommentText"/>
      </w:pPr>
      <w:r>
        <w:rPr>
          <w:rStyle w:val="CommentReference"/>
        </w:rPr>
        <w:annotationRef/>
      </w:r>
      <w:r>
        <w:t>table looks rough. Make it look good e.g. use thicker lines or breaks between categories. Being careful with spacing and alignment etc</w:t>
      </w:r>
    </w:p>
  </w:comment>
  <w:comment w:id="41" w:author="Ezzati, Majid" w:date="2019-03-01T10:07:00Z" w:initials="EM">
    <w:p w14:paraId="5747405B" w14:textId="77777777" w:rsidR="00452FA0" w:rsidRDefault="00452FA0">
      <w:pPr>
        <w:pStyle w:val="CommentText"/>
      </w:pPr>
      <w:r>
        <w:rPr>
          <w:rStyle w:val="CommentReference"/>
        </w:rPr>
        <w:annotationRef/>
      </w:r>
      <w:r>
        <w:t>write in English not stats</w:t>
      </w:r>
    </w:p>
    <w:p w14:paraId="5FCCB985" w14:textId="77777777" w:rsidR="00452FA0" w:rsidRDefault="00452FA0">
      <w:pPr>
        <w:pStyle w:val="CommentText"/>
      </w:pPr>
    </w:p>
    <w:p w14:paraId="67413285" w14:textId="26ABE6EB" w:rsidR="00452FA0" w:rsidRDefault="00452FA0">
      <w:pPr>
        <w:pStyle w:val="CommentText"/>
      </w:pPr>
      <w:r>
        <w:t>Correlation coefficients of XXXXXXX</w:t>
      </w:r>
    </w:p>
    <w:p w14:paraId="2BC68A88" w14:textId="58189242" w:rsidR="003F1A8C" w:rsidRDefault="003F1A8C">
      <w:pPr>
        <w:pStyle w:val="CommentText"/>
      </w:pPr>
    </w:p>
    <w:p w14:paraId="41AFC7AA" w14:textId="4C7DC598" w:rsidR="003F1A8C" w:rsidRDefault="003F1A8C">
      <w:pPr>
        <w:pStyle w:val="CommentText"/>
      </w:pPr>
      <w:r>
        <w:t>Font size etc to make table easy to read and looking appealing</w:t>
      </w:r>
    </w:p>
  </w:comment>
  <w:comment w:id="42" w:author="Ezzati, Majid" w:date="2019-03-01T10:08:00Z" w:initials="EM">
    <w:p w14:paraId="221AAF89" w14:textId="5232EA3E" w:rsidR="00452FA0" w:rsidRDefault="00452FA0">
      <w:pPr>
        <w:pStyle w:val="CommentText"/>
      </w:pPr>
      <w:r>
        <w:rPr>
          <w:rStyle w:val="CommentReference"/>
        </w:rPr>
        <w:annotationRef/>
      </w:r>
      <w:r>
        <w:t>vague</w:t>
      </w:r>
    </w:p>
  </w:comment>
  <w:comment w:id="43" w:author="Ezzati, Majid" w:date="2019-03-01T10:15:00Z" w:initials="EM">
    <w:p w14:paraId="28596292" w14:textId="77777777" w:rsidR="003F1A8C" w:rsidRDefault="003F1A8C">
      <w:pPr>
        <w:pStyle w:val="CommentText"/>
      </w:pPr>
      <w:r>
        <w:rPr>
          <w:rStyle w:val="CommentReference"/>
        </w:rPr>
        <w:annotationRef/>
      </w:r>
      <w:r>
        <w:t>??</w:t>
      </w:r>
    </w:p>
    <w:p w14:paraId="2D1EADEE" w14:textId="77777777" w:rsidR="003F1A8C" w:rsidRDefault="003F1A8C">
      <w:pPr>
        <w:pStyle w:val="CommentText"/>
      </w:pPr>
    </w:p>
    <w:p w14:paraId="5E993361" w14:textId="77777777" w:rsidR="00894F7D" w:rsidRDefault="003F1A8C">
      <w:pPr>
        <w:pStyle w:val="CommentText"/>
      </w:pPr>
      <w:r>
        <w:t xml:space="preserve">It is not correlation of mean and maximum but of two measures of anomaly. </w:t>
      </w:r>
      <w:r w:rsidR="00894F7D">
        <w:t>At least according to the Methods section of main paper</w:t>
      </w:r>
    </w:p>
    <w:p w14:paraId="13746311" w14:textId="77777777" w:rsidR="00894F7D" w:rsidRDefault="00894F7D">
      <w:pPr>
        <w:pStyle w:val="CommentText"/>
      </w:pPr>
    </w:p>
    <w:p w14:paraId="2EDA58CE" w14:textId="004D3E27" w:rsidR="003F1A8C" w:rsidRDefault="003F1A8C">
      <w:pPr>
        <w:pStyle w:val="CommentText"/>
      </w:pPr>
      <w:r>
        <w:t>Or is it? clarify</w:t>
      </w:r>
      <w:r w:rsidR="00894F7D">
        <w:t xml:space="preserve"> and write clearly but succintly</w:t>
      </w:r>
      <w:bookmarkStart w:id="44" w:name="_GoBack"/>
      <w:bookmarkEnd w:id="44"/>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99E5BD2" w15:done="0"/>
  <w15:commentEx w15:paraId="79762060" w15:done="0"/>
  <w15:commentEx w15:paraId="02D7522C" w15:done="0"/>
  <w15:commentEx w15:paraId="7EDCF285" w15:done="0"/>
  <w15:commentEx w15:paraId="6CA48161" w15:done="0"/>
  <w15:commentEx w15:paraId="1B2FEBF1" w15:done="0"/>
  <w15:commentEx w15:paraId="41AFC7AA" w15:done="0"/>
  <w15:commentEx w15:paraId="221AAF89" w15:done="0"/>
  <w15:commentEx w15:paraId="2EDA58CE"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7820D28" w14:textId="77777777" w:rsidR="00DA737E" w:rsidRDefault="00DA737E">
      <w:r>
        <w:separator/>
      </w:r>
    </w:p>
  </w:endnote>
  <w:endnote w:type="continuationSeparator" w:id="0">
    <w:p w14:paraId="2C61D106" w14:textId="77777777" w:rsidR="00DA737E" w:rsidRDefault="00DA737E">
      <w:r>
        <w:continuationSeparator/>
      </w:r>
    </w:p>
  </w:endnote>
  <w:endnote w:type="continuationNotice" w:id="1">
    <w:p w14:paraId="78786C8E" w14:textId="77777777" w:rsidR="00DA737E" w:rsidRDefault="00DA737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auto"/>
    <w:pitch w:val="variable"/>
    <w:sig w:usb0="E00002FF" w:usb1="5000205A"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231D3E" w14:textId="77777777" w:rsidR="001137AD" w:rsidRDefault="001137AD"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B25C2DF" w14:textId="77777777" w:rsidR="001137AD" w:rsidRDefault="001137AD" w:rsidP="00705B84">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BB0A84" w14:textId="0A419769" w:rsidR="001137AD" w:rsidRDefault="001137AD"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894F7D">
      <w:rPr>
        <w:rStyle w:val="PageNumber"/>
        <w:noProof/>
      </w:rPr>
      <w:t>9</w:t>
    </w:r>
    <w:r>
      <w:rPr>
        <w:rStyle w:val="PageNumber"/>
      </w:rPr>
      <w:fldChar w:fldCharType="end"/>
    </w:r>
  </w:p>
  <w:p w14:paraId="3F8F309C" w14:textId="77777777" w:rsidR="001137AD" w:rsidRDefault="001137AD" w:rsidP="00705B84">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872ABFE" w14:textId="77777777" w:rsidR="00DA737E" w:rsidRDefault="00DA737E">
      <w:r>
        <w:separator/>
      </w:r>
    </w:p>
  </w:footnote>
  <w:footnote w:type="continuationSeparator" w:id="0">
    <w:p w14:paraId="4DE648ED" w14:textId="77777777" w:rsidR="00DA737E" w:rsidRDefault="00DA737E">
      <w:r>
        <w:continuationSeparator/>
      </w:r>
    </w:p>
  </w:footnote>
  <w:footnote w:type="continuationNotice" w:id="1">
    <w:p w14:paraId="0FA0CD30" w14:textId="77777777" w:rsidR="00DA737E" w:rsidRDefault="00DA737E"/>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10"/>
  </w:num>
  <w:num w:numId="3">
    <w:abstractNumId w:val="7"/>
  </w:num>
  <w:num w:numId="4">
    <w:abstractNumId w:val="9"/>
  </w:num>
  <w:num w:numId="5">
    <w:abstractNumId w:val="2"/>
  </w:num>
  <w:num w:numId="6">
    <w:abstractNumId w:val="3"/>
  </w:num>
  <w:num w:numId="7">
    <w:abstractNumId w:val="0"/>
  </w:num>
  <w:num w:numId="8">
    <w:abstractNumId w:val="6"/>
  </w:num>
  <w:num w:numId="9">
    <w:abstractNumId w:val="8"/>
  </w:num>
  <w:num w:numId="10">
    <w:abstractNumId w:val="5"/>
  </w:num>
  <w:num w:numId="11">
    <w:abstractNumId w:val="1"/>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104"/>
    <w:rsid w:val="0000063B"/>
    <w:rsid w:val="00000D28"/>
    <w:rsid w:val="000020EE"/>
    <w:rsid w:val="00002A6D"/>
    <w:rsid w:val="00002D30"/>
    <w:rsid w:val="00003799"/>
    <w:rsid w:val="00003B00"/>
    <w:rsid w:val="00003D82"/>
    <w:rsid w:val="0000416A"/>
    <w:rsid w:val="0000446B"/>
    <w:rsid w:val="00004888"/>
    <w:rsid w:val="00004B84"/>
    <w:rsid w:val="00004B85"/>
    <w:rsid w:val="00004F5B"/>
    <w:rsid w:val="00005173"/>
    <w:rsid w:val="00005365"/>
    <w:rsid w:val="000060C8"/>
    <w:rsid w:val="00006214"/>
    <w:rsid w:val="000107F5"/>
    <w:rsid w:val="00011D62"/>
    <w:rsid w:val="00012335"/>
    <w:rsid w:val="00012A43"/>
    <w:rsid w:val="00012A91"/>
    <w:rsid w:val="00012E7D"/>
    <w:rsid w:val="00012FB9"/>
    <w:rsid w:val="0001322E"/>
    <w:rsid w:val="000135F4"/>
    <w:rsid w:val="0001432A"/>
    <w:rsid w:val="00015AFF"/>
    <w:rsid w:val="00016713"/>
    <w:rsid w:val="0001712A"/>
    <w:rsid w:val="000177DB"/>
    <w:rsid w:val="0002049B"/>
    <w:rsid w:val="000210D1"/>
    <w:rsid w:val="000212F9"/>
    <w:rsid w:val="0002178B"/>
    <w:rsid w:val="00021BDE"/>
    <w:rsid w:val="000224F0"/>
    <w:rsid w:val="0002320C"/>
    <w:rsid w:val="000237D9"/>
    <w:rsid w:val="00023FB5"/>
    <w:rsid w:val="000246AA"/>
    <w:rsid w:val="000250EE"/>
    <w:rsid w:val="0002550F"/>
    <w:rsid w:val="000259CD"/>
    <w:rsid w:val="00025CAF"/>
    <w:rsid w:val="00026162"/>
    <w:rsid w:val="0002782B"/>
    <w:rsid w:val="00027DFE"/>
    <w:rsid w:val="00027E75"/>
    <w:rsid w:val="00027F75"/>
    <w:rsid w:val="00030067"/>
    <w:rsid w:val="00030C36"/>
    <w:rsid w:val="00030E2B"/>
    <w:rsid w:val="00031324"/>
    <w:rsid w:val="000314B9"/>
    <w:rsid w:val="000331F8"/>
    <w:rsid w:val="0003365F"/>
    <w:rsid w:val="000338D0"/>
    <w:rsid w:val="00033DDF"/>
    <w:rsid w:val="00034610"/>
    <w:rsid w:val="00034AA3"/>
    <w:rsid w:val="00034AC0"/>
    <w:rsid w:val="0003657E"/>
    <w:rsid w:val="0003670D"/>
    <w:rsid w:val="000371CC"/>
    <w:rsid w:val="000372D3"/>
    <w:rsid w:val="00037523"/>
    <w:rsid w:val="00037843"/>
    <w:rsid w:val="00040054"/>
    <w:rsid w:val="0004018D"/>
    <w:rsid w:val="00040D7A"/>
    <w:rsid w:val="00040FE5"/>
    <w:rsid w:val="000414CE"/>
    <w:rsid w:val="0004250C"/>
    <w:rsid w:val="00042FB2"/>
    <w:rsid w:val="0004316E"/>
    <w:rsid w:val="00043C29"/>
    <w:rsid w:val="00043C8A"/>
    <w:rsid w:val="00043D68"/>
    <w:rsid w:val="00044630"/>
    <w:rsid w:val="00044C7C"/>
    <w:rsid w:val="00044D40"/>
    <w:rsid w:val="00045CC4"/>
    <w:rsid w:val="00046D2C"/>
    <w:rsid w:val="0004728E"/>
    <w:rsid w:val="00047A51"/>
    <w:rsid w:val="00047AE4"/>
    <w:rsid w:val="00050395"/>
    <w:rsid w:val="00050C96"/>
    <w:rsid w:val="00051045"/>
    <w:rsid w:val="000512E4"/>
    <w:rsid w:val="00051433"/>
    <w:rsid w:val="0005183C"/>
    <w:rsid w:val="00051A12"/>
    <w:rsid w:val="000527CF"/>
    <w:rsid w:val="0005321C"/>
    <w:rsid w:val="00053283"/>
    <w:rsid w:val="000541E2"/>
    <w:rsid w:val="000543FC"/>
    <w:rsid w:val="000545FB"/>
    <w:rsid w:val="00054AB7"/>
    <w:rsid w:val="00055B65"/>
    <w:rsid w:val="00060054"/>
    <w:rsid w:val="00060831"/>
    <w:rsid w:val="00061E82"/>
    <w:rsid w:val="000632BD"/>
    <w:rsid w:val="00064D6E"/>
    <w:rsid w:val="00064EEB"/>
    <w:rsid w:val="000651A2"/>
    <w:rsid w:val="00065E50"/>
    <w:rsid w:val="0006625F"/>
    <w:rsid w:val="000663B0"/>
    <w:rsid w:val="000667D9"/>
    <w:rsid w:val="00066C53"/>
    <w:rsid w:val="00066D9C"/>
    <w:rsid w:val="00067038"/>
    <w:rsid w:val="00067319"/>
    <w:rsid w:val="00067984"/>
    <w:rsid w:val="00067A04"/>
    <w:rsid w:val="00067A14"/>
    <w:rsid w:val="000702D8"/>
    <w:rsid w:val="000711BB"/>
    <w:rsid w:val="000732FB"/>
    <w:rsid w:val="00073B07"/>
    <w:rsid w:val="00073C2A"/>
    <w:rsid w:val="00073F1B"/>
    <w:rsid w:val="000752A7"/>
    <w:rsid w:val="00075501"/>
    <w:rsid w:val="000765BB"/>
    <w:rsid w:val="000766FF"/>
    <w:rsid w:val="00077792"/>
    <w:rsid w:val="00080EB2"/>
    <w:rsid w:val="00081740"/>
    <w:rsid w:val="000818D3"/>
    <w:rsid w:val="000819BC"/>
    <w:rsid w:val="00081CE0"/>
    <w:rsid w:val="00082C81"/>
    <w:rsid w:val="0008315C"/>
    <w:rsid w:val="00083BC4"/>
    <w:rsid w:val="0008437C"/>
    <w:rsid w:val="000844F7"/>
    <w:rsid w:val="00085345"/>
    <w:rsid w:val="0008595D"/>
    <w:rsid w:val="00085A4E"/>
    <w:rsid w:val="0008612A"/>
    <w:rsid w:val="0008621B"/>
    <w:rsid w:val="00086317"/>
    <w:rsid w:val="00087CF0"/>
    <w:rsid w:val="00090457"/>
    <w:rsid w:val="0009095B"/>
    <w:rsid w:val="00090A3A"/>
    <w:rsid w:val="00090CED"/>
    <w:rsid w:val="00091721"/>
    <w:rsid w:val="00091B94"/>
    <w:rsid w:val="00091E0C"/>
    <w:rsid w:val="00091E48"/>
    <w:rsid w:val="000921D6"/>
    <w:rsid w:val="00092224"/>
    <w:rsid w:val="000929B0"/>
    <w:rsid w:val="000937AB"/>
    <w:rsid w:val="0009383B"/>
    <w:rsid w:val="000938C0"/>
    <w:rsid w:val="00093E1B"/>
    <w:rsid w:val="00093F25"/>
    <w:rsid w:val="00094D15"/>
    <w:rsid w:val="00094F74"/>
    <w:rsid w:val="00095490"/>
    <w:rsid w:val="00095915"/>
    <w:rsid w:val="00095F25"/>
    <w:rsid w:val="000962A3"/>
    <w:rsid w:val="000965EC"/>
    <w:rsid w:val="00096862"/>
    <w:rsid w:val="00096893"/>
    <w:rsid w:val="00097348"/>
    <w:rsid w:val="000A084D"/>
    <w:rsid w:val="000A0855"/>
    <w:rsid w:val="000A0A5E"/>
    <w:rsid w:val="000A1011"/>
    <w:rsid w:val="000A1061"/>
    <w:rsid w:val="000A1F07"/>
    <w:rsid w:val="000A2462"/>
    <w:rsid w:val="000A2637"/>
    <w:rsid w:val="000A28BB"/>
    <w:rsid w:val="000A38D2"/>
    <w:rsid w:val="000A4BC4"/>
    <w:rsid w:val="000A4DE5"/>
    <w:rsid w:val="000A5ABC"/>
    <w:rsid w:val="000A6108"/>
    <w:rsid w:val="000A6BC8"/>
    <w:rsid w:val="000A6C26"/>
    <w:rsid w:val="000A79C8"/>
    <w:rsid w:val="000B0168"/>
    <w:rsid w:val="000B0766"/>
    <w:rsid w:val="000B0D4A"/>
    <w:rsid w:val="000B1D48"/>
    <w:rsid w:val="000B1E93"/>
    <w:rsid w:val="000B3932"/>
    <w:rsid w:val="000B49C7"/>
    <w:rsid w:val="000B523F"/>
    <w:rsid w:val="000B57F2"/>
    <w:rsid w:val="000B5BB0"/>
    <w:rsid w:val="000B5BF9"/>
    <w:rsid w:val="000B5D70"/>
    <w:rsid w:val="000B634E"/>
    <w:rsid w:val="000B6495"/>
    <w:rsid w:val="000B7625"/>
    <w:rsid w:val="000B7A12"/>
    <w:rsid w:val="000B7F6A"/>
    <w:rsid w:val="000C28F6"/>
    <w:rsid w:val="000C36FE"/>
    <w:rsid w:val="000C3F6D"/>
    <w:rsid w:val="000C42EA"/>
    <w:rsid w:val="000C5187"/>
    <w:rsid w:val="000C6935"/>
    <w:rsid w:val="000C7277"/>
    <w:rsid w:val="000C791A"/>
    <w:rsid w:val="000C79CE"/>
    <w:rsid w:val="000C7E66"/>
    <w:rsid w:val="000D10D8"/>
    <w:rsid w:val="000D1253"/>
    <w:rsid w:val="000D1C81"/>
    <w:rsid w:val="000D2919"/>
    <w:rsid w:val="000D3380"/>
    <w:rsid w:val="000D5E5E"/>
    <w:rsid w:val="000D6DA0"/>
    <w:rsid w:val="000D7491"/>
    <w:rsid w:val="000D7660"/>
    <w:rsid w:val="000D7718"/>
    <w:rsid w:val="000D78B2"/>
    <w:rsid w:val="000E048C"/>
    <w:rsid w:val="000E0865"/>
    <w:rsid w:val="000E0A8A"/>
    <w:rsid w:val="000E0B58"/>
    <w:rsid w:val="000E0B8D"/>
    <w:rsid w:val="000E1A08"/>
    <w:rsid w:val="000E1DDA"/>
    <w:rsid w:val="000E2FBB"/>
    <w:rsid w:val="000E43ED"/>
    <w:rsid w:val="000E4726"/>
    <w:rsid w:val="000E48D7"/>
    <w:rsid w:val="000E49E0"/>
    <w:rsid w:val="000E6236"/>
    <w:rsid w:val="000F09F9"/>
    <w:rsid w:val="000F0C79"/>
    <w:rsid w:val="000F1035"/>
    <w:rsid w:val="000F1DF7"/>
    <w:rsid w:val="000F25B0"/>
    <w:rsid w:val="000F3189"/>
    <w:rsid w:val="000F3D7A"/>
    <w:rsid w:val="000F503A"/>
    <w:rsid w:val="000F58BA"/>
    <w:rsid w:val="000F5DC3"/>
    <w:rsid w:val="000F645A"/>
    <w:rsid w:val="000F6677"/>
    <w:rsid w:val="000F6D48"/>
    <w:rsid w:val="00100327"/>
    <w:rsid w:val="00100FF8"/>
    <w:rsid w:val="00101D5D"/>
    <w:rsid w:val="00102040"/>
    <w:rsid w:val="0010281B"/>
    <w:rsid w:val="00102EE5"/>
    <w:rsid w:val="00103AEA"/>
    <w:rsid w:val="00104231"/>
    <w:rsid w:val="001043F4"/>
    <w:rsid w:val="0010440D"/>
    <w:rsid w:val="0010539E"/>
    <w:rsid w:val="00105420"/>
    <w:rsid w:val="00105569"/>
    <w:rsid w:val="00105731"/>
    <w:rsid w:val="0010581C"/>
    <w:rsid w:val="00105A0D"/>
    <w:rsid w:val="001063E9"/>
    <w:rsid w:val="00107AA8"/>
    <w:rsid w:val="00107BF2"/>
    <w:rsid w:val="00107C70"/>
    <w:rsid w:val="00110568"/>
    <w:rsid w:val="00110650"/>
    <w:rsid w:val="00110E50"/>
    <w:rsid w:val="00111694"/>
    <w:rsid w:val="00111791"/>
    <w:rsid w:val="00112077"/>
    <w:rsid w:val="001121F5"/>
    <w:rsid w:val="00112CB4"/>
    <w:rsid w:val="00112E18"/>
    <w:rsid w:val="00112F7C"/>
    <w:rsid w:val="00113023"/>
    <w:rsid w:val="001133B3"/>
    <w:rsid w:val="001137AD"/>
    <w:rsid w:val="00113FD5"/>
    <w:rsid w:val="001140DB"/>
    <w:rsid w:val="00115249"/>
    <w:rsid w:val="00115F35"/>
    <w:rsid w:val="0011649A"/>
    <w:rsid w:val="0011669A"/>
    <w:rsid w:val="00116782"/>
    <w:rsid w:val="001167CB"/>
    <w:rsid w:val="001171AC"/>
    <w:rsid w:val="0012090E"/>
    <w:rsid w:val="00120F44"/>
    <w:rsid w:val="00122769"/>
    <w:rsid w:val="001231CE"/>
    <w:rsid w:val="001237C7"/>
    <w:rsid w:val="00123D04"/>
    <w:rsid w:val="001242F1"/>
    <w:rsid w:val="00124496"/>
    <w:rsid w:val="00124F13"/>
    <w:rsid w:val="00125CBD"/>
    <w:rsid w:val="00126580"/>
    <w:rsid w:val="001266B6"/>
    <w:rsid w:val="001273EA"/>
    <w:rsid w:val="0012798D"/>
    <w:rsid w:val="001279A6"/>
    <w:rsid w:val="00130C47"/>
    <w:rsid w:val="00130EA5"/>
    <w:rsid w:val="00130F9A"/>
    <w:rsid w:val="00131404"/>
    <w:rsid w:val="00131442"/>
    <w:rsid w:val="00131AE8"/>
    <w:rsid w:val="00132C6C"/>
    <w:rsid w:val="0013308F"/>
    <w:rsid w:val="00133FDE"/>
    <w:rsid w:val="001343C0"/>
    <w:rsid w:val="001349B6"/>
    <w:rsid w:val="00136062"/>
    <w:rsid w:val="00136284"/>
    <w:rsid w:val="0014098E"/>
    <w:rsid w:val="00141129"/>
    <w:rsid w:val="00141574"/>
    <w:rsid w:val="001417E4"/>
    <w:rsid w:val="00141B62"/>
    <w:rsid w:val="00141E26"/>
    <w:rsid w:val="00143E18"/>
    <w:rsid w:val="00144C1D"/>
    <w:rsid w:val="00145784"/>
    <w:rsid w:val="00145E04"/>
    <w:rsid w:val="00145FEB"/>
    <w:rsid w:val="001463BE"/>
    <w:rsid w:val="0014646A"/>
    <w:rsid w:val="00146A44"/>
    <w:rsid w:val="00146C93"/>
    <w:rsid w:val="00146E70"/>
    <w:rsid w:val="00146F26"/>
    <w:rsid w:val="001504AA"/>
    <w:rsid w:val="001505CF"/>
    <w:rsid w:val="0015113F"/>
    <w:rsid w:val="0015161E"/>
    <w:rsid w:val="00151901"/>
    <w:rsid w:val="001519F2"/>
    <w:rsid w:val="00152658"/>
    <w:rsid w:val="00152F5E"/>
    <w:rsid w:val="00156710"/>
    <w:rsid w:val="00156958"/>
    <w:rsid w:val="00156FC7"/>
    <w:rsid w:val="00157C23"/>
    <w:rsid w:val="0016077E"/>
    <w:rsid w:val="00160AE2"/>
    <w:rsid w:val="00161E98"/>
    <w:rsid w:val="0016217B"/>
    <w:rsid w:val="00162988"/>
    <w:rsid w:val="00162F6E"/>
    <w:rsid w:val="0016379A"/>
    <w:rsid w:val="001648C7"/>
    <w:rsid w:val="00165B58"/>
    <w:rsid w:val="0016666B"/>
    <w:rsid w:val="001668BC"/>
    <w:rsid w:val="00166F4A"/>
    <w:rsid w:val="0016714C"/>
    <w:rsid w:val="0016746F"/>
    <w:rsid w:val="00167A90"/>
    <w:rsid w:val="00167FBF"/>
    <w:rsid w:val="0017106C"/>
    <w:rsid w:val="0017142B"/>
    <w:rsid w:val="00171799"/>
    <w:rsid w:val="00172B3F"/>
    <w:rsid w:val="00172B82"/>
    <w:rsid w:val="001734E9"/>
    <w:rsid w:val="00173613"/>
    <w:rsid w:val="00174BA9"/>
    <w:rsid w:val="00174FAE"/>
    <w:rsid w:val="00174FC7"/>
    <w:rsid w:val="0017544F"/>
    <w:rsid w:val="001754B1"/>
    <w:rsid w:val="00176529"/>
    <w:rsid w:val="00176845"/>
    <w:rsid w:val="0017687E"/>
    <w:rsid w:val="00176D12"/>
    <w:rsid w:val="0017784F"/>
    <w:rsid w:val="001800DF"/>
    <w:rsid w:val="001805FD"/>
    <w:rsid w:val="00180791"/>
    <w:rsid w:val="00180945"/>
    <w:rsid w:val="001810A3"/>
    <w:rsid w:val="0018191A"/>
    <w:rsid w:val="00181C14"/>
    <w:rsid w:val="00182817"/>
    <w:rsid w:val="0018293F"/>
    <w:rsid w:val="00182A4C"/>
    <w:rsid w:val="00182DA9"/>
    <w:rsid w:val="0018328F"/>
    <w:rsid w:val="00185739"/>
    <w:rsid w:val="00185879"/>
    <w:rsid w:val="00187224"/>
    <w:rsid w:val="001876DA"/>
    <w:rsid w:val="00190108"/>
    <w:rsid w:val="001910F8"/>
    <w:rsid w:val="0019142A"/>
    <w:rsid w:val="00191688"/>
    <w:rsid w:val="00192959"/>
    <w:rsid w:val="00193968"/>
    <w:rsid w:val="00194696"/>
    <w:rsid w:val="00194A92"/>
    <w:rsid w:val="001956B1"/>
    <w:rsid w:val="0019644B"/>
    <w:rsid w:val="00196C4A"/>
    <w:rsid w:val="00196C5E"/>
    <w:rsid w:val="00196E66"/>
    <w:rsid w:val="001A1F00"/>
    <w:rsid w:val="001A251A"/>
    <w:rsid w:val="001A274C"/>
    <w:rsid w:val="001A2BB2"/>
    <w:rsid w:val="001A330C"/>
    <w:rsid w:val="001A3594"/>
    <w:rsid w:val="001A3870"/>
    <w:rsid w:val="001A3A57"/>
    <w:rsid w:val="001A3C82"/>
    <w:rsid w:val="001A4AD3"/>
    <w:rsid w:val="001A505D"/>
    <w:rsid w:val="001A545E"/>
    <w:rsid w:val="001A59CB"/>
    <w:rsid w:val="001A5AD8"/>
    <w:rsid w:val="001A747F"/>
    <w:rsid w:val="001A74D3"/>
    <w:rsid w:val="001A7900"/>
    <w:rsid w:val="001B07C8"/>
    <w:rsid w:val="001B0FEB"/>
    <w:rsid w:val="001B1614"/>
    <w:rsid w:val="001B1822"/>
    <w:rsid w:val="001B225E"/>
    <w:rsid w:val="001B23D1"/>
    <w:rsid w:val="001B246F"/>
    <w:rsid w:val="001B2BE0"/>
    <w:rsid w:val="001B2D1F"/>
    <w:rsid w:val="001B31F4"/>
    <w:rsid w:val="001B365D"/>
    <w:rsid w:val="001B41BA"/>
    <w:rsid w:val="001B4AE9"/>
    <w:rsid w:val="001B5646"/>
    <w:rsid w:val="001B5F55"/>
    <w:rsid w:val="001B65C7"/>
    <w:rsid w:val="001B6C3F"/>
    <w:rsid w:val="001B6F2C"/>
    <w:rsid w:val="001B7D9F"/>
    <w:rsid w:val="001B7FB3"/>
    <w:rsid w:val="001C1104"/>
    <w:rsid w:val="001C157D"/>
    <w:rsid w:val="001C1730"/>
    <w:rsid w:val="001C2178"/>
    <w:rsid w:val="001C250A"/>
    <w:rsid w:val="001C285C"/>
    <w:rsid w:val="001C2D6F"/>
    <w:rsid w:val="001C38C2"/>
    <w:rsid w:val="001C3E28"/>
    <w:rsid w:val="001C5198"/>
    <w:rsid w:val="001C52C0"/>
    <w:rsid w:val="001C540F"/>
    <w:rsid w:val="001C608C"/>
    <w:rsid w:val="001C613C"/>
    <w:rsid w:val="001C61A2"/>
    <w:rsid w:val="001C658C"/>
    <w:rsid w:val="001C70E3"/>
    <w:rsid w:val="001D01A6"/>
    <w:rsid w:val="001D0343"/>
    <w:rsid w:val="001D04AB"/>
    <w:rsid w:val="001D0A2C"/>
    <w:rsid w:val="001D0D5E"/>
    <w:rsid w:val="001D1463"/>
    <w:rsid w:val="001D21BD"/>
    <w:rsid w:val="001D2501"/>
    <w:rsid w:val="001D2D90"/>
    <w:rsid w:val="001D2E79"/>
    <w:rsid w:val="001D341F"/>
    <w:rsid w:val="001D36DD"/>
    <w:rsid w:val="001D3AC4"/>
    <w:rsid w:val="001D450B"/>
    <w:rsid w:val="001D5083"/>
    <w:rsid w:val="001D52C0"/>
    <w:rsid w:val="001D54A6"/>
    <w:rsid w:val="001D5918"/>
    <w:rsid w:val="001D59EC"/>
    <w:rsid w:val="001D6E21"/>
    <w:rsid w:val="001D72AB"/>
    <w:rsid w:val="001D75CC"/>
    <w:rsid w:val="001D78FC"/>
    <w:rsid w:val="001D7BA9"/>
    <w:rsid w:val="001E0C8D"/>
    <w:rsid w:val="001E0F71"/>
    <w:rsid w:val="001E0FAC"/>
    <w:rsid w:val="001E184E"/>
    <w:rsid w:val="001E1AA1"/>
    <w:rsid w:val="001E27E2"/>
    <w:rsid w:val="001E298C"/>
    <w:rsid w:val="001E2DDB"/>
    <w:rsid w:val="001E3210"/>
    <w:rsid w:val="001E42AF"/>
    <w:rsid w:val="001E5C03"/>
    <w:rsid w:val="001E5CD7"/>
    <w:rsid w:val="001E611A"/>
    <w:rsid w:val="001E6FA9"/>
    <w:rsid w:val="001E738D"/>
    <w:rsid w:val="001E73A0"/>
    <w:rsid w:val="001E7732"/>
    <w:rsid w:val="001E7FDF"/>
    <w:rsid w:val="001F0274"/>
    <w:rsid w:val="001F07A4"/>
    <w:rsid w:val="001F0FFF"/>
    <w:rsid w:val="001F21E6"/>
    <w:rsid w:val="001F2DC7"/>
    <w:rsid w:val="001F2E24"/>
    <w:rsid w:val="001F327F"/>
    <w:rsid w:val="001F3665"/>
    <w:rsid w:val="001F37C4"/>
    <w:rsid w:val="001F4153"/>
    <w:rsid w:val="001F45F1"/>
    <w:rsid w:val="001F475B"/>
    <w:rsid w:val="001F5256"/>
    <w:rsid w:val="001F5417"/>
    <w:rsid w:val="001F55C9"/>
    <w:rsid w:val="001F5A2E"/>
    <w:rsid w:val="001F5B30"/>
    <w:rsid w:val="001F6621"/>
    <w:rsid w:val="001F6E49"/>
    <w:rsid w:val="001F704E"/>
    <w:rsid w:val="001F7DDE"/>
    <w:rsid w:val="002001DE"/>
    <w:rsid w:val="002016BA"/>
    <w:rsid w:val="00202290"/>
    <w:rsid w:val="00202A60"/>
    <w:rsid w:val="00202B92"/>
    <w:rsid w:val="00203599"/>
    <w:rsid w:val="0020482E"/>
    <w:rsid w:val="0020498A"/>
    <w:rsid w:val="0020532C"/>
    <w:rsid w:val="00205AEF"/>
    <w:rsid w:val="00206A3E"/>
    <w:rsid w:val="00206DE6"/>
    <w:rsid w:val="00206EE5"/>
    <w:rsid w:val="00207B0A"/>
    <w:rsid w:val="00207B14"/>
    <w:rsid w:val="00207F3E"/>
    <w:rsid w:val="0021100B"/>
    <w:rsid w:val="00212615"/>
    <w:rsid w:val="002126B3"/>
    <w:rsid w:val="0021306D"/>
    <w:rsid w:val="002136E5"/>
    <w:rsid w:val="00214145"/>
    <w:rsid w:val="00215199"/>
    <w:rsid w:val="002166AE"/>
    <w:rsid w:val="00216745"/>
    <w:rsid w:val="00216996"/>
    <w:rsid w:val="00216B1B"/>
    <w:rsid w:val="00216C7B"/>
    <w:rsid w:val="002172DD"/>
    <w:rsid w:val="00217529"/>
    <w:rsid w:val="00217F61"/>
    <w:rsid w:val="002202BF"/>
    <w:rsid w:val="00220930"/>
    <w:rsid w:val="00220C4B"/>
    <w:rsid w:val="00220FC2"/>
    <w:rsid w:val="00221A47"/>
    <w:rsid w:val="00221F9D"/>
    <w:rsid w:val="00222168"/>
    <w:rsid w:val="002231AC"/>
    <w:rsid w:val="00223D8A"/>
    <w:rsid w:val="002242C8"/>
    <w:rsid w:val="0022481A"/>
    <w:rsid w:val="00224FEB"/>
    <w:rsid w:val="00225657"/>
    <w:rsid w:val="002268D5"/>
    <w:rsid w:val="00226B11"/>
    <w:rsid w:val="0022709B"/>
    <w:rsid w:val="00227BD9"/>
    <w:rsid w:val="00227D5B"/>
    <w:rsid w:val="0023102E"/>
    <w:rsid w:val="00231DCD"/>
    <w:rsid w:val="002322ED"/>
    <w:rsid w:val="00232690"/>
    <w:rsid w:val="00233082"/>
    <w:rsid w:val="00233194"/>
    <w:rsid w:val="0023343A"/>
    <w:rsid w:val="002339FB"/>
    <w:rsid w:val="00233C77"/>
    <w:rsid w:val="002341BF"/>
    <w:rsid w:val="00234E19"/>
    <w:rsid w:val="00235035"/>
    <w:rsid w:val="002351FA"/>
    <w:rsid w:val="002352BB"/>
    <w:rsid w:val="00235CE2"/>
    <w:rsid w:val="002365A9"/>
    <w:rsid w:val="00236869"/>
    <w:rsid w:val="002369CA"/>
    <w:rsid w:val="00237B6F"/>
    <w:rsid w:val="00237C83"/>
    <w:rsid w:val="00237CD0"/>
    <w:rsid w:val="0024077D"/>
    <w:rsid w:val="002407A3"/>
    <w:rsid w:val="00240A26"/>
    <w:rsid w:val="00241289"/>
    <w:rsid w:val="002412E5"/>
    <w:rsid w:val="002414E9"/>
    <w:rsid w:val="002414F5"/>
    <w:rsid w:val="0024175D"/>
    <w:rsid w:val="0024198F"/>
    <w:rsid w:val="0024218D"/>
    <w:rsid w:val="00242F17"/>
    <w:rsid w:val="00243549"/>
    <w:rsid w:val="00243E2C"/>
    <w:rsid w:val="0024417B"/>
    <w:rsid w:val="002452E3"/>
    <w:rsid w:val="0024593C"/>
    <w:rsid w:val="00245B0A"/>
    <w:rsid w:val="00246B2D"/>
    <w:rsid w:val="00247205"/>
    <w:rsid w:val="0025016C"/>
    <w:rsid w:val="00250C33"/>
    <w:rsid w:val="00252185"/>
    <w:rsid w:val="002521A6"/>
    <w:rsid w:val="002522D1"/>
    <w:rsid w:val="00252661"/>
    <w:rsid w:val="0025276A"/>
    <w:rsid w:val="00252CB9"/>
    <w:rsid w:val="00252CDC"/>
    <w:rsid w:val="0025351B"/>
    <w:rsid w:val="002541F6"/>
    <w:rsid w:val="00254463"/>
    <w:rsid w:val="002545CA"/>
    <w:rsid w:val="00254B2A"/>
    <w:rsid w:val="00255125"/>
    <w:rsid w:val="002554A9"/>
    <w:rsid w:val="002554C0"/>
    <w:rsid w:val="0025563B"/>
    <w:rsid w:val="0025682D"/>
    <w:rsid w:val="00256DE5"/>
    <w:rsid w:val="002575EF"/>
    <w:rsid w:val="00257789"/>
    <w:rsid w:val="00257B8E"/>
    <w:rsid w:val="0026033D"/>
    <w:rsid w:val="0026048D"/>
    <w:rsid w:val="002605A6"/>
    <w:rsid w:val="00260B02"/>
    <w:rsid w:val="00261076"/>
    <w:rsid w:val="002611BE"/>
    <w:rsid w:val="00261EEF"/>
    <w:rsid w:val="0026224F"/>
    <w:rsid w:val="00262BC5"/>
    <w:rsid w:val="00262BFD"/>
    <w:rsid w:val="00263D2E"/>
    <w:rsid w:val="00263DC1"/>
    <w:rsid w:val="00263F7E"/>
    <w:rsid w:val="00264EE8"/>
    <w:rsid w:val="00265FDC"/>
    <w:rsid w:val="002663AE"/>
    <w:rsid w:val="00266429"/>
    <w:rsid w:val="00266616"/>
    <w:rsid w:val="0026667C"/>
    <w:rsid w:val="00266F8F"/>
    <w:rsid w:val="002673A2"/>
    <w:rsid w:val="00267585"/>
    <w:rsid w:val="0026768B"/>
    <w:rsid w:val="00267A9F"/>
    <w:rsid w:val="00273234"/>
    <w:rsid w:val="00273273"/>
    <w:rsid w:val="002733F3"/>
    <w:rsid w:val="002736F5"/>
    <w:rsid w:val="00273FC0"/>
    <w:rsid w:val="00274FC3"/>
    <w:rsid w:val="002754D2"/>
    <w:rsid w:val="00276F29"/>
    <w:rsid w:val="00277143"/>
    <w:rsid w:val="002773C7"/>
    <w:rsid w:val="00277948"/>
    <w:rsid w:val="00280E5B"/>
    <w:rsid w:val="00281454"/>
    <w:rsid w:val="00281498"/>
    <w:rsid w:val="00283C48"/>
    <w:rsid w:val="00283D8C"/>
    <w:rsid w:val="00283E06"/>
    <w:rsid w:val="00284506"/>
    <w:rsid w:val="00284EE0"/>
    <w:rsid w:val="002855D6"/>
    <w:rsid w:val="00285791"/>
    <w:rsid w:val="00285866"/>
    <w:rsid w:val="00285E20"/>
    <w:rsid w:val="0028600E"/>
    <w:rsid w:val="00287432"/>
    <w:rsid w:val="00287584"/>
    <w:rsid w:val="00290ABB"/>
    <w:rsid w:val="00290E98"/>
    <w:rsid w:val="00292A75"/>
    <w:rsid w:val="0029382A"/>
    <w:rsid w:val="00293C92"/>
    <w:rsid w:val="0029420D"/>
    <w:rsid w:val="00294C1D"/>
    <w:rsid w:val="002953F0"/>
    <w:rsid w:val="00295451"/>
    <w:rsid w:val="002964A1"/>
    <w:rsid w:val="00296A5E"/>
    <w:rsid w:val="00297879"/>
    <w:rsid w:val="00297C0C"/>
    <w:rsid w:val="002A0C66"/>
    <w:rsid w:val="002A0D68"/>
    <w:rsid w:val="002A16CF"/>
    <w:rsid w:val="002A17EC"/>
    <w:rsid w:val="002A2AE0"/>
    <w:rsid w:val="002A2B91"/>
    <w:rsid w:val="002A2B94"/>
    <w:rsid w:val="002A2E8D"/>
    <w:rsid w:val="002A2FF6"/>
    <w:rsid w:val="002A4698"/>
    <w:rsid w:val="002A4CEA"/>
    <w:rsid w:val="002A4FB3"/>
    <w:rsid w:val="002A5534"/>
    <w:rsid w:val="002A58AD"/>
    <w:rsid w:val="002A658E"/>
    <w:rsid w:val="002A7720"/>
    <w:rsid w:val="002A772A"/>
    <w:rsid w:val="002B06F5"/>
    <w:rsid w:val="002B11C6"/>
    <w:rsid w:val="002B1398"/>
    <w:rsid w:val="002B2E37"/>
    <w:rsid w:val="002B3894"/>
    <w:rsid w:val="002B40EE"/>
    <w:rsid w:val="002B42BF"/>
    <w:rsid w:val="002B5115"/>
    <w:rsid w:val="002B5412"/>
    <w:rsid w:val="002B566C"/>
    <w:rsid w:val="002B69B5"/>
    <w:rsid w:val="002B6E32"/>
    <w:rsid w:val="002B7879"/>
    <w:rsid w:val="002B7F08"/>
    <w:rsid w:val="002C0846"/>
    <w:rsid w:val="002C0A6D"/>
    <w:rsid w:val="002C1B3A"/>
    <w:rsid w:val="002C201D"/>
    <w:rsid w:val="002C2D96"/>
    <w:rsid w:val="002C32A3"/>
    <w:rsid w:val="002C3906"/>
    <w:rsid w:val="002C4371"/>
    <w:rsid w:val="002C4C73"/>
    <w:rsid w:val="002C5217"/>
    <w:rsid w:val="002C5765"/>
    <w:rsid w:val="002C5B52"/>
    <w:rsid w:val="002C5BFE"/>
    <w:rsid w:val="002C6259"/>
    <w:rsid w:val="002C6C20"/>
    <w:rsid w:val="002C6F2D"/>
    <w:rsid w:val="002C7237"/>
    <w:rsid w:val="002C751A"/>
    <w:rsid w:val="002C78AF"/>
    <w:rsid w:val="002C7C40"/>
    <w:rsid w:val="002C7D8D"/>
    <w:rsid w:val="002C7EC2"/>
    <w:rsid w:val="002D1396"/>
    <w:rsid w:val="002D1682"/>
    <w:rsid w:val="002D1F5C"/>
    <w:rsid w:val="002D23EC"/>
    <w:rsid w:val="002D24E6"/>
    <w:rsid w:val="002D2A7C"/>
    <w:rsid w:val="002D3368"/>
    <w:rsid w:val="002D45B8"/>
    <w:rsid w:val="002D4EED"/>
    <w:rsid w:val="002D660F"/>
    <w:rsid w:val="002D7AC2"/>
    <w:rsid w:val="002E0397"/>
    <w:rsid w:val="002E29FE"/>
    <w:rsid w:val="002E2D77"/>
    <w:rsid w:val="002E33EC"/>
    <w:rsid w:val="002E3961"/>
    <w:rsid w:val="002E3AF1"/>
    <w:rsid w:val="002E3F81"/>
    <w:rsid w:val="002E44F0"/>
    <w:rsid w:val="002E4C60"/>
    <w:rsid w:val="002E4CDE"/>
    <w:rsid w:val="002E4DE2"/>
    <w:rsid w:val="002E4FAE"/>
    <w:rsid w:val="002E5598"/>
    <w:rsid w:val="002E6923"/>
    <w:rsid w:val="002E7D09"/>
    <w:rsid w:val="002F11FA"/>
    <w:rsid w:val="002F14D2"/>
    <w:rsid w:val="002F2478"/>
    <w:rsid w:val="002F29BA"/>
    <w:rsid w:val="002F2B80"/>
    <w:rsid w:val="002F35AA"/>
    <w:rsid w:val="002F39C9"/>
    <w:rsid w:val="002F3DCF"/>
    <w:rsid w:val="002F3F68"/>
    <w:rsid w:val="002F40C3"/>
    <w:rsid w:val="002F4658"/>
    <w:rsid w:val="002F47DF"/>
    <w:rsid w:val="002F49F5"/>
    <w:rsid w:val="002F4A6E"/>
    <w:rsid w:val="002F4DC5"/>
    <w:rsid w:val="002F512B"/>
    <w:rsid w:val="002F5FDC"/>
    <w:rsid w:val="002F6365"/>
    <w:rsid w:val="002F685E"/>
    <w:rsid w:val="002F6A0C"/>
    <w:rsid w:val="002F6AD2"/>
    <w:rsid w:val="002F6D34"/>
    <w:rsid w:val="002F6F83"/>
    <w:rsid w:val="002F7093"/>
    <w:rsid w:val="002F753E"/>
    <w:rsid w:val="003004ED"/>
    <w:rsid w:val="003007A1"/>
    <w:rsid w:val="00300CD8"/>
    <w:rsid w:val="003015D6"/>
    <w:rsid w:val="003017A9"/>
    <w:rsid w:val="003017E2"/>
    <w:rsid w:val="003018AC"/>
    <w:rsid w:val="0030298B"/>
    <w:rsid w:val="003030BF"/>
    <w:rsid w:val="00303180"/>
    <w:rsid w:val="00304262"/>
    <w:rsid w:val="00305856"/>
    <w:rsid w:val="0030587D"/>
    <w:rsid w:val="003060A1"/>
    <w:rsid w:val="00306685"/>
    <w:rsid w:val="00306763"/>
    <w:rsid w:val="003075B4"/>
    <w:rsid w:val="003108C5"/>
    <w:rsid w:val="00310C65"/>
    <w:rsid w:val="003116E1"/>
    <w:rsid w:val="00311989"/>
    <w:rsid w:val="00312E9A"/>
    <w:rsid w:val="00313014"/>
    <w:rsid w:val="003141A2"/>
    <w:rsid w:val="00314493"/>
    <w:rsid w:val="0031463F"/>
    <w:rsid w:val="00314FA7"/>
    <w:rsid w:val="00315DC0"/>
    <w:rsid w:val="00315EDD"/>
    <w:rsid w:val="0031601F"/>
    <w:rsid w:val="003161F2"/>
    <w:rsid w:val="003165B1"/>
    <w:rsid w:val="00317024"/>
    <w:rsid w:val="003171DD"/>
    <w:rsid w:val="00317407"/>
    <w:rsid w:val="00317BE3"/>
    <w:rsid w:val="00321373"/>
    <w:rsid w:val="00321590"/>
    <w:rsid w:val="00321DA9"/>
    <w:rsid w:val="0032273D"/>
    <w:rsid w:val="00322794"/>
    <w:rsid w:val="00322B2B"/>
    <w:rsid w:val="00322FC6"/>
    <w:rsid w:val="003231BD"/>
    <w:rsid w:val="003239BA"/>
    <w:rsid w:val="003239C8"/>
    <w:rsid w:val="003250BE"/>
    <w:rsid w:val="003257F8"/>
    <w:rsid w:val="00325AFC"/>
    <w:rsid w:val="00325BC1"/>
    <w:rsid w:val="00325C23"/>
    <w:rsid w:val="00326747"/>
    <w:rsid w:val="00327B75"/>
    <w:rsid w:val="00327C97"/>
    <w:rsid w:val="00330013"/>
    <w:rsid w:val="003301C2"/>
    <w:rsid w:val="0033131C"/>
    <w:rsid w:val="00331FD4"/>
    <w:rsid w:val="00332383"/>
    <w:rsid w:val="0033298B"/>
    <w:rsid w:val="00333279"/>
    <w:rsid w:val="0033375D"/>
    <w:rsid w:val="003340AF"/>
    <w:rsid w:val="0033476B"/>
    <w:rsid w:val="00334A02"/>
    <w:rsid w:val="00334A3C"/>
    <w:rsid w:val="00334F2A"/>
    <w:rsid w:val="003351F5"/>
    <w:rsid w:val="0033532E"/>
    <w:rsid w:val="00335B57"/>
    <w:rsid w:val="00335C7B"/>
    <w:rsid w:val="003360D5"/>
    <w:rsid w:val="00341789"/>
    <w:rsid w:val="00342683"/>
    <w:rsid w:val="003434A1"/>
    <w:rsid w:val="00345A02"/>
    <w:rsid w:val="003462A6"/>
    <w:rsid w:val="003464A7"/>
    <w:rsid w:val="003467F3"/>
    <w:rsid w:val="003469C3"/>
    <w:rsid w:val="0034771F"/>
    <w:rsid w:val="00347A19"/>
    <w:rsid w:val="00347B7D"/>
    <w:rsid w:val="00347BC4"/>
    <w:rsid w:val="00350593"/>
    <w:rsid w:val="00350B39"/>
    <w:rsid w:val="00352D62"/>
    <w:rsid w:val="003530D4"/>
    <w:rsid w:val="0035337E"/>
    <w:rsid w:val="00353CA6"/>
    <w:rsid w:val="00353D25"/>
    <w:rsid w:val="003542CE"/>
    <w:rsid w:val="00356025"/>
    <w:rsid w:val="003561FD"/>
    <w:rsid w:val="0035659D"/>
    <w:rsid w:val="00356600"/>
    <w:rsid w:val="00357339"/>
    <w:rsid w:val="003575A7"/>
    <w:rsid w:val="00357A10"/>
    <w:rsid w:val="00357D07"/>
    <w:rsid w:val="00357D26"/>
    <w:rsid w:val="00360759"/>
    <w:rsid w:val="00360A89"/>
    <w:rsid w:val="0036143F"/>
    <w:rsid w:val="003625E9"/>
    <w:rsid w:val="00362889"/>
    <w:rsid w:val="00362C00"/>
    <w:rsid w:val="003633BC"/>
    <w:rsid w:val="00363A45"/>
    <w:rsid w:val="00364E5E"/>
    <w:rsid w:val="00365F79"/>
    <w:rsid w:val="0036664E"/>
    <w:rsid w:val="0036676F"/>
    <w:rsid w:val="00367067"/>
    <w:rsid w:val="00370A14"/>
    <w:rsid w:val="00373407"/>
    <w:rsid w:val="00373ACD"/>
    <w:rsid w:val="00373B2E"/>
    <w:rsid w:val="00373B5D"/>
    <w:rsid w:val="003741BC"/>
    <w:rsid w:val="003747E1"/>
    <w:rsid w:val="0037567B"/>
    <w:rsid w:val="003757BC"/>
    <w:rsid w:val="00376963"/>
    <w:rsid w:val="00376EFE"/>
    <w:rsid w:val="003770F7"/>
    <w:rsid w:val="003774B4"/>
    <w:rsid w:val="00377557"/>
    <w:rsid w:val="00377DAC"/>
    <w:rsid w:val="003800D1"/>
    <w:rsid w:val="00380A8C"/>
    <w:rsid w:val="00380F48"/>
    <w:rsid w:val="003819E7"/>
    <w:rsid w:val="00381B16"/>
    <w:rsid w:val="003822BB"/>
    <w:rsid w:val="003830D8"/>
    <w:rsid w:val="003841EC"/>
    <w:rsid w:val="00384336"/>
    <w:rsid w:val="00384AC9"/>
    <w:rsid w:val="00385306"/>
    <w:rsid w:val="00386251"/>
    <w:rsid w:val="003874DB"/>
    <w:rsid w:val="00387781"/>
    <w:rsid w:val="003906BD"/>
    <w:rsid w:val="00390950"/>
    <w:rsid w:val="003909E0"/>
    <w:rsid w:val="0039106C"/>
    <w:rsid w:val="00391807"/>
    <w:rsid w:val="00392529"/>
    <w:rsid w:val="00392C44"/>
    <w:rsid w:val="00392CC0"/>
    <w:rsid w:val="00393690"/>
    <w:rsid w:val="003939B4"/>
    <w:rsid w:val="003947FA"/>
    <w:rsid w:val="00394D30"/>
    <w:rsid w:val="00395BA5"/>
    <w:rsid w:val="00395CB4"/>
    <w:rsid w:val="00396351"/>
    <w:rsid w:val="0039751B"/>
    <w:rsid w:val="0039796B"/>
    <w:rsid w:val="003A006B"/>
    <w:rsid w:val="003A02EB"/>
    <w:rsid w:val="003A06BC"/>
    <w:rsid w:val="003A20E4"/>
    <w:rsid w:val="003A231E"/>
    <w:rsid w:val="003A239F"/>
    <w:rsid w:val="003A2FA4"/>
    <w:rsid w:val="003A39BB"/>
    <w:rsid w:val="003A3A3F"/>
    <w:rsid w:val="003A3DF2"/>
    <w:rsid w:val="003A4583"/>
    <w:rsid w:val="003A470E"/>
    <w:rsid w:val="003A52B4"/>
    <w:rsid w:val="003A5B07"/>
    <w:rsid w:val="003A6601"/>
    <w:rsid w:val="003A6E74"/>
    <w:rsid w:val="003A7C72"/>
    <w:rsid w:val="003B1420"/>
    <w:rsid w:val="003B1470"/>
    <w:rsid w:val="003B22D7"/>
    <w:rsid w:val="003B2A22"/>
    <w:rsid w:val="003B3A5E"/>
    <w:rsid w:val="003B456F"/>
    <w:rsid w:val="003B6EEA"/>
    <w:rsid w:val="003B71FE"/>
    <w:rsid w:val="003B752A"/>
    <w:rsid w:val="003B7796"/>
    <w:rsid w:val="003B7945"/>
    <w:rsid w:val="003C0448"/>
    <w:rsid w:val="003C122B"/>
    <w:rsid w:val="003C153C"/>
    <w:rsid w:val="003C1C54"/>
    <w:rsid w:val="003C214C"/>
    <w:rsid w:val="003C28C6"/>
    <w:rsid w:val="003C32BB"/>
    <w:rsid w:val="003C34DC"/>
    <w:rsid w:val="003C363E"/>
    <w:rsid w:val="003C3DF4"/>
    <w:rsid w:val="003C46F0"/>
    <w:rsid w:val="003C4FE4"/>
    <w:rsid w:val="003C50B5"/>
    <w:rsid w:val="003C52FC"/>
    <w:rsid w:val="003C6C93"/>
    <w:rsid w:val="003C6E2A"/>
    <w:rsid w:val="003C7830"/>
    <w:rsid w:val="003C7D02"/>
    <w:rsid w:val="003D0A6C"/>
    <w:rsid w:val="003D11EE"/>
    <w:rsid w:val="003D1392"/>
    <w:rsid w:val="003D20F2"/>
    <w:rsid w:val="003D298F"/>
    <w:rsid w:val="003D2A41"/>
    <w:rsid w:val="003D31F7"/>
    <w:rsid w:val="003D32AA"/>
    <w:rsid w:val="003D4196"/>
    <w:rsid w:val="003D5007"/>
    <w:rsid w:val="003D6226"/>
    <w:rsid w:val="003D7088"/>
    <w:rsid w:val="003D71A7"/>
    <w:rsid w:val="003E140C"/>
    <w:rsid w:val="003E1981"/>
    <w:rsid w:val="003E1EF4"/>
    <w:rsid w:val="003E296F"/>
    <w:rsid w:val="003E2E6E"/>
    <w:rsid w:val="003E2F68"/>
    <w:rsid w:val="003E31E1"/>
    <w:rsid w:val="003E383D"/>
    <w:rsid w:val="003E45E6"/>
    <w:rsid w:val="003E4B21"/>
    <w:rsid w:val="003E5691"/>
    <w:rsid w:val="003E664F"/>
    <w:rsid w:val="003E78CA"/>
    <w:rsid w:val="003F197D"/>
    <w:rsid w:val="003F1A8C"/>
    <w:rsid w:val="003F1BCE"/>
    <w:rsid w:val="003F1E76"/>
    <w:rsid w:val="003F22B3"/>
    <w:rsid w:val="003F25C7"/>
    <w:rsid w:val="003F2DE8"/>
    <w:rsid w:val="003F383A"/>
    <w:rsid w:val="003F4B5A"/>
    <w:rsid w:val="003F4FF6"/>
    <w:rsid w:val="003F50A5"/>
    <w:rsid w:val="003F55E2"/>
    <w:rsid w:val="003F5A68"/>
    <w:rsid w:val="003F5F47"/>
    <w:rsid w:val="003F6298"/>
    <w:rsid w:val="003F66F7"/>
    <w:rsid w:val="003F6983"/>
    <w:rsid w:val="003F7230"/>
    <w:rsid w:val="003F75AF"/>
    <w:rsid w:val="004000D5"/>
    <w:rsid w:val="004001DC"/>
    <w:rsid w:val="00400851"/>
    <w:rsid w:val="0040113C"/>
    <w:rsid w:val="0040117F"/>
    <w:rsid w:val="004018CB"/>
    <w:rsid w:val="00401E00"/>
    <w:rsid w:val="0040214F"/>
    <w:rsid w:val="00402519"/>
    <w:rsid w:val="0040261A"/>
    <w:rsid w:val="00402D6F"/>
    <w:rsid w:val="0040311B"/>
    <w:rsid w:val="00403198"/>
    <w:rsid w:val="00403D93"/>
    <w:rsid w:val="0040449F"/>
    <w:rsid w:val="0040623A"/>
    <w:rsid w:val="00406943"/>
    <w:rsid w:val="004069AE"/>
    <w:rsid w:val="00406F06"/>
    <w:rsid w:val="00407942"/>
    <w:rsid w:val="0041031F"/>
    <w:rsid w:val="00410654"/>
    <w:rsid w:val="00411019"/>
    <w:rsid w:val="00412044"/>
    <w:rsid w:val="0041265F"/>
    <w:rsid w:val="0041272D"/>
    <w:rsid w:val="004127F2"/>
    <w:rsid w:val="00412F46"/>
    <w:rsid w:val="00413062"/>
    <w:rsid w:val="004136FE"/>
    <w:rsid w:val="00416368"/>
    <w:rsid w:val="004163E8"/>
    <w:rsid w:val="00416A32"/>
    <w:rsid w:val="00416B2F"/>
    <w:rsid w:val="00416CBF"/>
    <w:rsid w:val="00420EA0"/>
    <w:rsid w:val="00422A12"/>
    <w:rsid w:val="00422D34"/>
    <w:rsid w:val="00423243"/>
    <w:rsid w:val="0042446C"/>
    <w:rsid w:val="00426492"/>
    <w:rsid w:val="004264D7"/>
    <w:rsid w:val="00426BE3"/>
    <w:rsid w:val="00427ACD"/>
    <w:rsid w:val="00427EA4"/>
    <w:rsid w:val="00430580"/>
    <w:rsid w:val="00430B68"/>
    <w:rsid w:val="004312AF"/>
    <w:rsid w:val="004313A3"/>
    <w:rsid w:val="00431E3F"/>
    <w:rsid w:val="00431E5E"/>
    <w:rsid w:val="004326BD"/>
    <w:rsid w:val="004334ED"/>
    <w:rsid w:val="004337CB"/>
    <w:rsid w:val="00433EDB"/>
    <w:rsid w:val="00434C0F"/>
    <w:rsid w:val="00434F33"/>
    <w:rsid w:val="00436EFD"/>
    <w:rsid w:val="004400A4"/>
    <w:rsid w:val="00440177"/>
    <w:rsid w:val="00440738"/>
    <w:rsid w:val="004427B5"/>
    <w:rsid w:val="00442AF2"/>
    <w:rsid w:val="00443920"/>
    <w:rsid w:val="00443AA8"/>
    <w:rsid w:val="00444DAF"/>
    <w:rsid w:val="00445372"/>
    <w:rsid w:val="004453B7"/>
    <w:rsid w:val="004455BB"/>
    <w:rsid w:val="004455F1"/>
    <w:rsid w:val="0044605D"/>
    <w:rsid w:val="0044665B"/>
    <w:rsid w:val="004468EB"/>
    <w:rsid w:val="00446A46"/>
    <w:rsid w:val="0044781A"/>
    <w:rsid w:val="004478EB"/>
    <w:rsid w:val="00447BDD"/>
    <w:rsid w:val="00447C9A"/>
    <w:rsid w:val="004508FE"/>
    <w:rsid w:val="00450FA1"/>
    <w:rsid w:val="00451021"/>
    <w:rsid w:val="00451818"/>
    <w:rsid w:val="00452C20"/>
    <w:rsid w:val="00452DCF"/>
    <w:rsid w:val="00452FA0"/>
    <w:rsid w:val="00453854"/>
    <w:rsid w:val="00453A9A"/>
    <w:rsid w:val="00453AD2"/>
    <w:rsid w:val="00453E7A"/>
    <w:rsid w:val="004543CB"/>
    <w:rsid w:val="00454560"/>
    <w:rsid w:val="0045544B"/>
    <w:rsid w:val="004556E7"/>
    <w:rsid w:val="0045584D"/>
    <w:rsid w:val="00455EC1"/>
    <w:rsid w:val="004561BE"/>
    <w:rsid w:val="004562BD"/>
    <w:rsid w:val="004565A9"/>
    <w:rsid w:val="004566FC"/>
    <w:rsid w:val="00457533"/>
    <w:rsid w:val="00457778"/>
    <w:rsid w:val="00457B55"/>
    <w:rsid w:val="0046002E"/>
    <w:rsid w:val="00461017"/>
    <w:rsid w:val="004610E6"/>
    <w:rsid w:val="004613C7"/>
    <w:rsid w:val="0046151D"/>
    <w:rsid w:val="00461892"/>
    <w:rsid w:val="004628D2"/>
    <w:rsid w:val="00462AFB"/>
    <w:rsid w:val="00462CD5"/>
    <w:rsid w:val="00463270"/>
    <w:rsid w:val="004633E5"/>
    <w:rsid w:val="00463A1C"/>
    <w:rsid w:val="00464B7F"/>
    <w:rsid w:val="00464E38"/>
    <w:rsid w:val="004653F1"/>
    <w:rsid w:val="00465B7E"/>
    <w:rsid w:val="004663B7"/>
    <w:rsid w:val="00466690"/>
    <w:rsid w:val="00466764"/>
    <w:rsid w:val="004668F4"/>
    <w:rsid w:val="00466E86"/>
    <w:rsid w:val="00467302"/>
    <w:rsid w:val="00467F67"/>
    <w:rsid w:val="00470703"/>
    <w:rsid w:val="00471233"/>
    <w:rsid w:val="00471CD2"/>
    <w:rsid w:val="00472234"/>
    <w:rsid w:val="0047294F"/>
    <w:rsid w:val="00472D21"/>
    <w:rsid w:val="00474B61"/>
    <w:rsid w:val="004752C7"/>
    <w:rsid w:val="00475B09"/>
    <w:rsid w:val="00475FD8"/>
    <w:rsid w:val="00476347"/>
    <w:rsid w:val="00476CD6"/>
    <w:rsid w:val="00476D50"/>
    <w:rsid w:val="0047730E"/>
    <w:rsid w:val="00480629"/>
    <w:rsid w:val="00480BB1"/>
    <w:rsid w:val="00480FF2"/>
    <w:rsid w:val="004814FB"/>
    <w:rsid w:val="00481829"/>
    <w:rsid w:val="00481CB1"/>
    <w:rsid w:val="00481F11"/>
    <w:rsid w:val="004826F8"/>
    <w:rsid w:val="00483196"/>
    <w:rsid w:val="0048319E"/>
    <w:rsid w:val="00483467"/>
    <w:rsid w:val="00483C87"/>
    <w:rsid w:val="004844AE"/>
    <w:rsid w:val="004857EC"/>
    <w:rsid w:val="0048605A"/>
    <w:rsid w:val="004868D9"/>
    <w:rsid w:val="00486F73"/>
    <w:rsid w:val="00490017"/>
    <w:rsid w:val="004905A3"/>
    <w:rsid w:val="0049069D"/>
    <w:rsid w:val="0049084A"/>
    <w:rsid w:val="00492074"/>
    <w:rsid w:val="00492230"/>
    <w:rsid w:val="00493A6D"/>
    <w:rsid w:val="0049494F"/>
    <w:rsid w:val="00494A58"/>
    <w:rsid w:val="00494CB7"/>
    <w:rsid w:val="00494FE8"/>
    <w:rsid w:val="00495116"/>
    <w:rsid w:val="0049545B"/>
    <w:rsid w:val="00495A98"/>
    <w:rsid w:val="00495EC0"/>
    <w:rsid w:val="004960CC"/>
    <w:rsid w:val="004A01F7"/>
    <w:rsid w:val="004A04FD"/>
    <w:rsid w:val="004A09C3"/>
    <w:rsid w:val="004A11D9"/>
    <w:rsid w:val="004A18F3"/>
    <w:rsid w:val="004A1BC7"/>
    <w:rsid w:val="004A2303"/>
    <w:rsid w:val="004A2551"/>
    <w:rsid w:val="004A2FCB"/>
    <w:rsid w:val="004A3366"/>
    <w:rsid w:val="004A3EC4"/>
    <w:rsid w:val="004A4077"/>
    <w:rsid w:val="004A47D1"/>
    <w:rsid w:val="004A48F3"/>
    <w:rsid w:val="004A5074"/>
    <w:rsid w:val="004A5369"/>
    <w:rsid w:val="004A5D7D"/>
    <w:rsid w:val="004A6AF0"/>
    <w:rsid w:val="004B031E"/>
    <w:rsid w:val="004B0A34"/>
    <w:rsid w:val="004B0C9B"/>
    <w:rsid w:val="004B16A0"/>
    <w:rsid w:val="004B2216"/>
    <w:rsid w:val="004B2C0D"/>
    <w:rsid w:val="004B3B69"/>
    <w:rsid w:val="004B40CB"/>
    <w:rsid w:val="004B4687"/>
    <w:rsid w:val="004B4DC2"/>
    <w:rsid w:val="004B5345"/>
    <w:rsid w:val="004B66E9"/>
    <w:rsid w:val="004B6C03"/>
    <w:rsid w:val="004B6DA1"/>
    <w:rsid w:val="004B711E"/>
    <w:rsid w:val="004C0459"/>
    <w:rsid w:val="004C1466"/>
    <w:rsid w:val="004C2047"/>
    <w:rsid w:val="004C27BF"/>
    <w:rsid w:val="004C2E58"/>
    <w:rsid w:val="004C3449"/>
    <w:rsid w:val="004C3F3E"/>
    <w:rsid w:val="004C3F52"/>
    <w:rsid w:val="004C40E0"/>
    <w:rsid w:val="004C44F5"/>
    <w:rsid w:val="004C4565"/>
    <w:rsid w:val="004C67C0"/>
    <w:rsid w:val="004C6917"/>
    <w:rsid w:val="004C7EE7"/>
    <w:rsid w:val="004D0498"/>
    <w:rsid w:val="004D0817"/>
    <w:rsid w:val="004D1163"/>
    <w:rsid w:val="004D134D"/>
    <w:rsid w:val="004D14C7"/>
    <w:rsid w:val="004D157A"/>
    <w:rsid w:val="004D2342"/>
    <w:rsid w:val="004D25AB"/>
    <w:rsid w:val="004D273B"/>
    <w:rsid w:val="004D280A"/>
    <w:rsid w:val="004D2983"/>
    <w:rsid w:val="004D2A65"/>
    <w:rsid w:val="004D2AEF"/>
    <w:rsid w:val="004D3AAB"/>
    <w:rsid w:val="004D3C7F"/>
    <w:rsid w:val="004D4C88"/>
    <w:rsid w:val="004D5509"/>
    <w:rsid w:val="004D5642"/>
    <w:rsid w:val="004D5CB9"/>
    <w:rsid w:val="004D5E3A"/>
    <w:rsid w:val="004D60F5"/>
    <w:rsid w:val="004D68DE"/>
    <w:rsid w:val="004D6D31"/>
    <w:rsid w:val="004D6DF0"/>
    <w:rsid w:val="004D7526"/>
    <w:rsid w:val="004D784E"/>
    <w:rsid w:val="004E0D21"/>
    <w:rsid w:val="004E14B6"/>
    <w:rsid w:val="004E221B"/>
    <w:rsid w:val="004E2671"/>
    <w:rsid w:val="004E2756"/>
    <w:rsid w:val="004E5FB1"/>
    <w:rsid w:val="004E61B1"/>
    <w:rsid w:val="004E697F"/>
    <w:rsid w:val="004E6C06"/>
    <w:rsid w:val="004E7ADB"/>
    <w:rsid w:val="004E7DE8"/>
    <w:rsid w:val="004F0E54"/>
    <w:rsid w:val="004F17BD"/>
    <w:rsid w:val="004F225A"/>
    <w:rsid w:val="004F34C7"/>
    <w:rsid w:val="004F3685"/>
    <w:rsid w:val="004F3C1E"/>
    <w:rsid w:val="004F404D"/>
    <w:rsid w:val="004F42B5"/>
    <w:rsid w:val="004F5C2E"/>
    <w:rsid w:val="004F60F9"/>
    <w:rsid w:val="004F688A"/>
    <w:rsid w:val="004F6928"/>
    <w:rsid w:val="004F6A42"/>
    <w:rsid w:val="004F6D96"/>
    <w:rsid w:val="004F757A"/>
    <w:rsid w:val="004F7B5D"/>
    <w:rsid w:val="004F7F15"/>
    <w:rsid w:val="004F7FD8"/>
    <w:rsid w:val="0050154B"/>
    <w:rsid w:val="00501DC4"/>
    <w:rsid w:val="00502274"/>
    <w:rsid w:val="005024A4"/>
    <w:rsid w:val="005024AE"/>
    <w:rsid w:val="005028B3"/>
    <w:rsid w:val="00502DC7"/>
    <w:rsid w:val="00503875"/>
    <w:rsid w:val="00503D85"/>
    <w:rsid w:val="00503DE0"/>
    <w:rsid w:val="005050EC"/>
    <w:rsid w:val="00505130"/>
    <w:rsid w:val="0050569D"/>
    <w:rsid w:val="00506AF4"/>
    <w:rsid w:val="00506EFF"/>
    <w:rsid w:val="0050701A"/>
    <w:rsid w:val="00507258"/>
    <w:rsid w:val="00507D53"/>
    <w:rsid w:val="00510463"/>
    <w:rsid w:val="00510653"/>
    <w:rsid w:val="00510CB5"/>
    <w:rsid w:val="00510CF4"/>
    <w:rsid w:val="00510FD2"/>
    <w:rsid w:val="0051105A"/>
    <w:rsid w:val="0051156D"/>
    <w:rsid w:val="0051175E"/>
    <w:rsid w:val="0051208B"/>
    <w:rsid w:val="005125DB"/>
    <w:rsid w:val="00512FD2"/>
    <w:rsid w:val="005130C5"/>
    <w:rsid w:val="00513D22"/>
    <w:rsid w:val="00513F0D"/>
    <w:rsid w:val="00514A85"/>
    <w:rsid w:val="0051614E"/>
    <w:rsid w:val="00516469"/>
    <w:rsid w:val="00516839"/>
    <w:rsid w:val="00516871"/>
    <w:rsid w:val="00516C02"/>
    <w:rsid w:val="005179F4"/>
    <w:rsid w:val="00517A53"/>
    <w:rsid w:val="005205C5"/>
    <w:rsid w:val="00520742"/>
    <w:rsid w:val="005207BC"/>
    <w:rsid w:val="00520AA6"/>
    <w:rsid w:val="0052102A"/>
    <w:rsid w:val="00521C4C"/>
    <w:rsid w:val="00521EEA"/>
    <w:rsid w:val="00522343"/>
    <w:rsid w:val="00523C75"/>
    <w:rsid w:val="00524084"/>
    <w:rsid w:val="005259CD"/>
    <w:rsid w:val="005271AA"/>
    <w:rsid w:val="00527229"/>
    <w:rsid w:val="005272F3"/>
    <w:rsid w:val="0053053A"/>
    <w:rsid w:val="00530793"/>
    <w:rsid w:val="00530F84"/>
    <w:rsid w:val="00531D4E"/>
    <w:rsid w:val="00532131"/>
    <w:rsid w:val="00532208"/>
    <w:rsid w:val="00534095"/>
    <w:rsid w:val="0053420F"/>
    <w:rsid w:val="0053484F"/>
    <w:rsid w:val="00534D12"/>
    <w:rsid w:val="0053508A"/>
    <w:rsid w:val="00535171"/>
    <w:rsid w:val="0053523B"/>
    <w:rsid w:val="005357E1"/>
    <w:rsid w:val="00535841"/>
    <w:rsid w:val="00537542"/>
    <w:rsid w:val="00537CAA"/>
    <w:rsid w:val="00537CF0"/>
    <w:rsid w:val="00541571"/>
    <w:rsid w:val="0054202E"/>
    <w:rsid w:val="0054215F"/>
    <w:rsid w:val="005424BC"/>
    <w:rsid w:val="00542702"/>
    <w:rsid w:val="00542862"/>
    <w:rsid w:val="00542DD5"/>
    <w:rsid w:val="005450E2"/>
    <w:rsid w:val="005464C8"/>
    <w:rsid w:val="005472F1"/>
    <w:rsid w:val="00550361"/>
    <w:rsid w:val="00550F9E"/>
    <w:rsid w:val="0055128E"/>
    <w:rsid w:val="00552A75"/>
    <w:rsid w:val="00552C1A"/>
    <w:rsid w:val="00552C42"/>
    <w:rsid w:val="005537B0"/>
    <w:rsid w:val="00553BFB"/>
    <w:rsid w:val="0055432E"/>
    <w:rsid w:val="00554728"/>
    <w:rsid w:val="00554C35"/>
    <w:rsid w:val="0055543E"/>
    <w:rsid w:val="00555EB2"/>
    <w:rsid w:val="0055615A"/>
    <w:rsid w:val="0055622E"/>
    <w:rsid w:val="005568F2"/>
    <w:rsid w:val="00556BCB"/>
    <w:rsid w:val="00556DC9"/>
    <w:rsid w:val="005570AC"/>
    <w:rsid w:val="00557131"/>
    <w:rsid w:val="00557198"/>
    <w:rsid w:val="005573C8"/>
    <w:rsid w:val="00557C12"/>
    <w:rsid w:val="0056020B"/>
    <w:rsid w:val="0056051E"/>
    <w:rsid w:val="0056104E"/>
    <w:rsid w:val="005614F4"/>
    <w:rsid w:val="00561617"/>
    <w:rsid w:val="00561C87"/>
    <w:rsid w:val="00561DD4"/>
    <w:rsid w:val="00561E45"/>
    <w:rsid w:val="005633D8"/>
    <w:rsid w:val="00563464"/>
    <w:rsid w:val="00563D62"/>
    <w:rsid w:val="005643F0"/>
    <w:rsid w:val="00564890"/>
    <w:rsid w:val="00564FC2"/>
    <w:rsid w:val="005651E1"/>
    <w:rsid w:val="00565748"/>
    <w:rsid w:val="00565B41"/>
    <w:rsid w:val="00566731"/>
    <w:rsid w:val="00566802"/>
    <w:rsid w:val="00566932"/>
    <w:rsid w:val="00566BC9"/>
    <w:rsid w:val="00567A03"/>
    <w:rsid w:val="00567C74"/>
    <w:rsid w:val="00571673"/>
    <w:rsid w:val="0057228F"/>
    <w:rsid w:val="00572C2D"/>
    <w:rsid w:val="005738F2"/>
    <w:rsid w:val="00574DE0"/>
    <w:rsid w:val="00576F95"/>
    <w:rsid w:val="005773FB"/>
    <w:rsid w:val="00577AB6"/>
    <w:rsid w:val="00577C4A"/>
    <w:rsid w:val="00580277"/>
    <w:rsid w:val="00580B4F"/>
    <w:rsid w:val="0058211A"/>
    <w:rsid w:val="00582B8F"/>
    <w:rsid w:val="0058338A"/>
    <w:rsid w:val="00584286"/>
    <w:rsid w:val="0058439A"/>
    <w:rsid w:val="00584D18"/>
    <w:rsid w:val="00584EF8"/>
    <w:rsid w:val="00585001"/>
    <w:rsid w:val="005864E5"/>
    <w:rsid w:val="005870DD"/>
    <w:rsid w:val="00587150"/>
    <w:rsid w:val="00587C72"/>
    <w:rsid w:val="00592A7C"/>
    <w:rsid w:val="00592D17"/>
    <w:rsid w:val="005932B1"/>
    <w:rsid w:val="00593592"/>
    <w:rsid w:val="0059388A"/>
    <w:rsid w:val="00593EAA"/>
    <w:rsid w:val="0059432A"/>
    <w:rsid w:val="0059454C"/>
    <w:rsid w:val="0059496D"/>
    <w:rsid w:val="00594B8C"/>
    <w:rsid w:val="005950DE"/>
    <w:rsid w:val="00595227"/>
    <w:rsid w:val="00595DD1"/>
    <w:rsid w:val="00596138"/>
    <w:rsid w:val="00596525"/>
    <w:rsid w:val="005975FE"/>
    <w:rsid w:val="005976AB"/>
    <w:rsid w:val="00597FC9"/>
    <w:rsid w:val="005A041F"/>
    <w:rsid w:val="005A0EBD"/>
    <w:rsid w:val="005A12F9"/>
    <w:rsid w:val="005A2445"/>
    <w:rsid w:val="005A2455"/>
    <w:rsid w:val="005A27A6"/>
    <w:rsid w:val="005A32A9"/>
    <w:rsid w:val="005A3530"/>
    <w:rsid w:val="005A3B20"/>
    <w:rsid w:val="005A3D4A"/>
    <w:rsid w:val="005A3FD0"/>
    <w:rsid w:val="005A490F"/>
    <w:rsid w:val="005A67B4"/>
    <w:rsid w:val="005A6D3F"/>
    <w:rsid w:val="005A7068"/>
    <w:rsid w:val="005A7329"/>
    <w:rsid w:val="005A7A30"/>
    <w:rsid w:val="005B03DF"/>
    <w:rsid w:val="005B0A2B"/>
    <w:rsid w:val="005B19A5"/>
    <w:rsid w:val="005B2568"/>
    <w:rsid w:val="005B25ED"/>
    <w:rsid w:val="005B3425"/>
    <w:rsid w:val="005B36C6"/>
    <w:rsid w:val="005B39FC"/>
    <w:rsid w:val="005B3B86"/>
    <w:rsid w:val="005B40DC"/>
    <w:rsid w:val="005B4B00"/>
    <w:rsid w:val="005B4DFF"/>
    <w:rsid w:val="005B5156"/>
    <w:rsid w:val="005B5C55"/>
    <w:rsid w:val="005B69E7"/>
    <w:rsid w:val="005B71EA"/>
    <w:rsid w:val="005B744E"/>
    <w:rsid w:val="005B76FF"/>
    <w:rsid w:val="005B771B"/>
    <w:rsid w:val="005B7B7B"/>
    <w:rsid w:val="005C05AF"/>
    <w:rsid w:val="005C09A4"/>
    <w:rsid w:val="005C0A1D"/>
    <w:rsid w:val="005C20CB"/>
    <w:rsid w:val="005C2298"/>
    <w:rsid w:val="005C28F1"/>
    <w:rsid w:val="005C41BF"/>
    <w:rsid w:val="005C42CF"/>
    <w:rsid w:val="005C5396"/>
    <w:rsid w:val="005C543C"/>
    <w:rsid w:val="005C5A8B"/>
    <w:rsid w:val="005C5FCB"/>
    <w:rsid w:val="005C6E29"/>
    <w:rsid w:val="005C776A"/>
    <w:rsid w:val="005D0025"/>
    <w:rsid w:val="005D0E66"/>
    <w:rsid w:val="005D0FB3"/>
    <w:rsid w:val="005D101C"/>
    <w:rsid w:val="005D151A"/>
    <w:rsid w:val="005D1ED5"/>
    <w:rsid w:val="005D1F24"/>
    <w:rsid w:val="005D1FD7"/>
    <w:rsid w:val="005D2340"/>
    <w:rsid w:val="005D23BE"/>
    <w:rsid w:val="005D379A"/>
    <w:rsid w:val="005D421A"/>
    <w:rsid w:val="005D4926"/>
    <w:rsid w:val="005D5BB7"/>
    <w:rsid w:val="005D6530"/>
    <w:rsid w:val="005D73D0"/>
    <w:rsid w:val="005D75D9"/>
    <w:rsid w:val="005D7922"/>
    <w:rsid w:val="005D7A85"/>
    <w:rsid w:val="005E0155"/>
    <w:rsid w:val="005E039F"/>
    <w:rsid w:val="005E0E67"/>
    <w:rsid w:val="005E1B94"/>
    <w:rsid w:val="005E22E4"/>
    <w:rsid w:val="005E2E4E"/>
    <w:rsid w:val="005E329F"/>
    <w:rsid w:val="005E32A5"/>
    <w:rsid w:val="005E3707"/>
    <w:rsid w:val="005E4E2B"/>
    <w:rsid w:val="005E5557"/>
    <w:rsid w:val="005E65AD"/>
    <w:rsid w:val="005E69CF"/>
    <w:rsid w:val="005E6BC8"/>
    <w:rsid w:val="005E7132"/>
    <w:rsid w:val="005E752C"/>
    <w:rsid w:val="005F0012"/>
    <w:rsid w:val="005F0409"/>
    <w:rsid w:val="005F12EF"/>
    <w:rsid w:val="005F20AD"/>
    <w:rsid w:val="005F29BC"/>
    <w:rsid w:val="005F2A56"/>
    <w:rsid w:val="005F2B9B"/>
    <w:rsid w:val="005F2F3B"/>
    <w:rsid w:val="005F3783"/>
    <w:rsid w:val="005F37D8"/>
    <w:rsid w:val="005F3838"/>
    <w:rsid w:val="005F3F6E"/>
    <w:rsid w:val="005F3FCA"/>
    <w:rsid w:val="005F4556"/>
    <w:rsid w:val="005F54DC"/>
    <w:rsid w:val="005F6563"/>
    <w:rsid w:val="005F65A1"/>
    <w:rsid w:val="005F660A"/>
    <w:rsid w:val="005F6C85"/>
    <w:rsid w:val="005F7E2C"/>
    <w:rsid w:val="006003A1"/>
    <w:rsid w:val="00600D04"/>
    <w:rsid w:val="00600EAA"/>
    <w:rsid w:val="0060130A"/>
    <w:rsid w:val="006021A0"/>
    <w:rsid w:val="00602B35"/>
    <w:rsid w:val="00602B6B"/>
    <w:rsid w:val="00603B57"/>
    <w:rsid w:val="00603BCA"/>
    <w:rsid w:val="00604731"/>
    <w:rsid w:val="0060525A"/>
    <w:rsid w:val="0060531B"/>
    <w:rsid w:val="006055C9"/>
    <w:rsid w:val="00605A3E"/>
    <w:rsid w:val="00605BD6"/>
    <w:rsid w:val="00605E60"/>
    <w:rsid w:val="00606AED"/>
    <w:rsid w:val="00607D56"/>
    <w:rsid w:val="00610AD2"/>
    <w:rsid w:val="00611F5E"/>
    <w:rsid w:val="006124E6"/>
    <w:rsid w:val="006126B3"/>
    <w:rsid w:val="00612A70"/>
    <w:rsid w:val="00612AD9"/>
    <w:rsid w:val="00613169"/>
    <w:rsid w:val="00613756"/>
    <w:rsid w:val="006149A4"/>
    <w:rsid w:val="006151EC"/>
    <w:rsid w:val="006155EC"/>
    <w:rsid w:val="00615A63"/>
    <w:rsid w:val="00615B5E"/>
    <w:rsid w:val="00617238"/>
    <w:rsid w:val="00617630"/>
    <w:rsid w:val="006205BD"/>
    <w:rsid w:val="00621835"/>
    <w:rsid w:val="00621CCD"/>
    <w:rsid w:val="00622443"/>
    <w:rsid w:val="0062271A"/>
    <w:rsid w:val="006233AE"/>
    <w:rsid w:val="00624826"/>
    <w:rsid w:val="00624FE4"/>
    <w:rsid w:val="00625138"/>
    <w:rsid w:val="00625355"/>
    <w:rsid w:val="00625474"/>
    <w:rsid w:val="00625B27"/>
    <w:rsid w:val="00626906"/>
    <w:rsid w:val="00630264"/>
    <w:rsid w:val="00630617"/>
    <w:rsid w:val="006306EA"/>
    <w:rsid w:val="0063177A"/>
    <w:rsid w:val="00631BB6"/>
    <w:rsid w:val="00631CF4"/>
    <w:rsid w:val="0063232C"/>
    <w:rsid w:val="00632709"/>
    <w:rsid w:val="006329EC"/>
    <w:rsid w:val="0063378A"/>
    <w:rsid w:val="0063545F"/>
    <w:rsid w:val="006356EB"/>
    <w:rsid w:val="00636C9B"/>
    <w:rsid w:val="00636E70"/>
    <w:rsid w:val="00636ED8"/>
    <w:rsid w:val="00637323"/>
    <w:rsid w:val="00637860"/>
    <w:rsid w:val="006405D5"/>
    <w:rsid w:val="00641AF0"/>
    <w:rsid w:val="00641DBA"/>
    <w:rsid w:val="00643BB4"/>
    <w:rsid w:val="00644234"/>
    <w:rsid w:val="00644452"/>
    <w:rsid w:val="0064457B"/>
    <w:rsid w:val="00644C34"/>
    <w:rsid w:val="006455D3"/>
    <w:rsid w:val="006455FA"/>
    <w:rsid w:val="00645955"/>
    <w:rsid w:val="00645C3A"/>
    <w:rsid w:val="0064674D"/>
    <w:rsid w:val="00647252"/>
    <w:rsid w:val="00647260"/>
    <w:rsid w:val="00647483"/>
    <w:rsid w:val="00647AF6"/>
    <w:rsid w:val="00647FB4"/>
    <w:rsid w:val="0065029D"/>
    <w:rsid w:val="00650B40"/>
    <w:rsid w:val="00650BAB"/>
    <w:rsid w:val="00650BBD"/>
    <w:rsid w:val="00650CDF"/>
    <w:rsid w:val="00651062"/>
    <w:rsid w:val="00651564"/>
    <w:rsid w:val="0065185D"/>
    <w:rsid w:val="00651FB2"/>
    <w:rsid w:val="00652038"/>
    <w:rsid w:val="00652AC7"/>
    <w:rsid w:val="00652EBD"/>
    <w:rsid w:val="0065404A"/>
    <w:rsid w:val="006540C6"/>
    <w:rsid w:val="006542C5"/>
    <w:rsid w:val="00654669"/>
    <w:rsid w:val="00655358"/>
    <w:rsid w:val="00657CEE"/>
    <w:rsid w:val="00660677"/>
    <w:rsid w:val="006608A1"/>
    <w:rsid w:val="0066096F"/>
    <w:rsid w:val="00660D5C"/>
    <w:rsid w:val="00660FA9"/>
    <w:rsid w:val="00661B1E"/>
    <w:rsid w:val="00661BB4"/>
    <w:rsid w:val="00662876"/>
    <w:rsid w:val="00662D9A"/>
    <w:rsid w:val="0066306F"/>
    <w:rsid w:val="006633AD"/>
    <w:rsid w:val="0066420A"/>
    <w:rsid w:val="0066454A"/>
    <w:rsid w:val="006647DF"/>
    <w:rsid w:val="00664921"/>
    <w:rsid w:val="006652B3"/>
    <w:rsid w:val="00665BF4"/>
    <w:rsid w:val="00670CE3"/>
    <w:rsid w:val="00670E5A"/>
    <w:rsid w:val="00670EC7"/>
    <w:rsid w:val="006710CC"/>
    <w:rsid w:val="00671218"/>
    <w:rsid w:val="00671DC6"/>
    <w:rsid w:val="00671E7D"/>
    <w:rsid w:val="00672AE0"/>
    <w:rsid w:val="00673042"/>
    <w:rsid w:val="00673416"/>
    <w:rsid w:val="0067395C"/>
    <w:rsid w:val="006745D0"/>
    <w:rsid w:val="00674952"/>
    <w:rsid w:val="00675437"/>
    <w:rsid w:val="00675CCF"/>
    <w:rsid w:val="00675F82"/>
    <w:rsid w:val="006761AB"/>
    <w:rsid w:val="0067689E"/>
    <w:rsid w:val="00676F7E"/>
    <w:rsid w:val="00680088"/>
    <w:rsid w:val="006800AB"/>
    <w:rsid w:val="00680FBB"/>
    <w:rsid w:val="0068134B"/>
    <w:rsid w:val="00681F09"/>
    <w:rsid w:val="006824BA"/>
    <w:rsid w:val="00682E67"/>
    <w:rsid w:val="00682EB0"/>
    <w:rsid w:val="006838D1"/>
    <w:rsid w:val="00685021"/>
    <w:rsid w:val="00685383"/>
    <w:rsid w:val="006854A4"/>
    <w:rsid w:val="006864B0"/>
    <w:rsid w:val="00686509"/>
    <w:rsid w:val="0068732E"/>
    <w:rsid w:val="006875F5"/>
    <w:rsid w:val="006911D4"/>
    <w:rsid w:val="0069216C"/>
    <w:rsid w:val="006929D9"/>
    <w:rsid w:val="00692D95"/>
    <w:rsid w:val="00692E8C"/>
    <w:rsid w:val="006934E5"/>
    <w:rsid w:val="0069377A"/>
    <w:rsid w:val="006942A0"/>
    <w:rsid w:val="006942E2"/>
    <w:rsid w:val="00694955"/>
    <w:rsid w:val="00695322"/>
    <w:rsid w:val="00696193"/>
    <w:rsid w:val="006965AD"/>
    <w:rsid w:val="00696668"/>
    <w:rsid w:val="00696B9C"/>
    <w:rsid w:val="00696DE6"/>
    <w:rsid w:val="0069733D"/>
    <w:rsid w:val="006978B4"/>
    <w:rsid w:val="00697ADB"/>
    <w:rsid w:val="00697B34"/>
    <w:rsid w:val="006A059D"/>
    <w:rsid w:val="006A09FB"/>
    <w:rsid w:val="006A0A4C"/>
    <w:rsid w:val="006A10FA"/>
    <w:rsid w:val="006A1340"/>
    <w:rsid w:val="006A1F9B"/>
    <w:rsid w:val="006A2185"/>
    <w:rsid w:val="006A3229"/>
    <w:rsid w:val="006A3964"/>
    <w:rsid w:val="006A4710"/>
    <w:rsid w:val="006A473F"/>
    <w:rsid w:val="006A58EB"/>
    <w:rsid w:val="006A5B04"/>
    <w:rsid w:val="006B057A"/>
    <w:rsid w:val="006B09B0"/>
    <w:rsid w:val="006B1E2F"/>
    <w:rsid w:val="006B2B83"/>
    <w:rsid w:val="006B32B1"/>
    <w:rsid w:val="006B565A"/>
    <w:rsid w:val="006B5B17"/>
    <w:rsid w:val="006B7C70"/>
    <w:rsid w:val="006C022C"/>
    <w:rsid w:val="006C0235"/>
    <w:rsid w:val="006C049E"/>
    <w:rsid w:val="006C11D1"/>
    <w:rsid w:val="006C19F5"/>
    <w:rsid w:val="006C1D0B"/>
    <w:rsid w:val="006C1DBA"/>
    <w:rsid w:val="006C30B0"/>
    <w:rsid w:val="006C377B"/>
    <w:rsid w:val="006C3AFE"/>
    <w:rsid w:val="006C43A4"/>
    <w:rsid w:val="006C4D3F"/>
    <w:rsid w:val="006C50E6"/>
    <w:rsid w:val="006C518A"/>
    <w:rsid w:val="006C5870"/>
    <w:rsid w:val="006C58FE"/>
    <w:rsid w:val="006C74C1"/>
    <w:rsid w:val="006C781B"/>
    <w:rsid w:val="006C7884"/>
    <w:rsid w:val="006C7C0B"/>
    <w:rsid w:val="006D0B0D"/>
    <w:rsid w:val="006D0DFC"/>
    <w:rsid w:val="006D115E"/>
    <w:rsid w:val="006D11E2"/>
    <w:rsid w:val="006D1A39"/>
    <w:rsid w:val="006D1CDB"/>
    <w:rsid w:val="006D1F52"/>
    <w:rsid w:val="006D2083"/>
    <w:rsid w:val="006D2494"/>
    <w:rsid w:val="006D2882"/>
    <w:rsid w:val="006D2DB9"/>
    <w:rsid w:val="006D2E75"/>
    <w:rsid w:val="006D3143"/>
    <w:rsid w:val="006D410D"/>
    <w:rsid w:val="006D42B5"/>
    <w:rsid w:val="006D4982"/>
    <w:rsid w:val="006D4EC4"/>
    <w:rsid w:val="006D7A1E"/>
    <w:rsid w:val="006D7E94"/>
    <w:rsid w:val="006D7FD3"/>
    <w:rsid w:val="006E0233"/>
    <w:rsid w:val="006E0C35"/>
    <w:rsid w:val="006E1126"/>
    <w:rsid w:val="006E17A8"/>
    <w:rsid w:val="006E247C"/>
    <w:rsid w:val="006E27C6"/>
    <w:rsid w:val="006E2954"/>
    <w:rsid w:val="006E32FF"/>
    <w:rsid w:val="006E3D6A"/>
    <w:rsid w:val="006E4318"/>
    <w:rsid w:val="006E5D25"/>
    <w:rsid w:val="006E5EB6"/>
    <w:rsid w:val="006E6001"/>
    <w:rsid w:val="006E6426"/>
    <w:rsid w:val="006E6609"/>
    <w:rsid w:val="006E6916"/>
    <w:rsid w:val="006E6A6C"/>
    <w:rsid w:val="006E730D"/>
    <w:rsid w:val="006F0E88"/>
    <w:rsid w:val="006F1EA9"/>
    <w:rsid w:val="006F3684"/>
    <w:rsid w:val="006F382C"/>
    <w:rsid w:val="006F43C8"/>
    <w:rsid w:val="006F4CA6"/>
    <w:rsid w:val="006F53FA"/>
    <w:rsid w:val="006F56D4"/>
    <w:rsid w:val="006F59ED"/>
    <w:rsid w:val="006F5C3F"/>
    <w:rsid w:val="006F7396"/>
    <w:rsid w:val="006F7C26"/>
    <w:rsid w:val="006F7CFD"/>
    <w:rsid w:val="006F7FE8"/>
    <w:rsid w:val="00700F42"/>
    <w:rsid w:val="00701412"/>
    <w:rsid w:val="0070176B"/>
    <w:rsid w:val="00701866"/>
    <w:rsid w:val="0070194A"/>
    <w:rsid w:val="00701B22"/>
    <w:rsid w:val="007028D9"/>
    <w:rsid w:val="00702978"/>
    <w:rsid w:val="0070378A"/>
    <w:rsid w:val="00704082"/>
    <w:rsid w:val="00704188"/>
    <w:rsid w:val="0070469D"/>
    <w:rsid w:val="007048AF"/>
    <w:rsid w:val="00705B84"/>
    <w:rsid w:val="007077B2"/>
    <w:rsid w:val="00707847"/>
    <w:rsid w:val="00707A42"/>
    <w:rsid w:val="00707AA7"/>
    <w:rsid w:val="00707E3F"/>
    <w:rsid w:val="00710DAA"/>
    <w:rsid w:val="00711BB5"/>
    <w:rsid w:val="00712E39"/>
    <w:rsid w:val="00713F87"/>
    <w:rsid w:val="0071414D"/>
    <w:rsid w:val="00714847"/>
    <w:rsid w:val="0071557B"/>
    <w:rsid w:val="0071610D"/>
    <w:rsid w:val="00716216"/>
    <w:rsid w:val="00716BC5"/>
    <w:rsid w:val="00716FA3"/>
    <w:rsid w:val="00716FDD"/>
    <w:rsid w:val="007175A1"/>
    <w:rsid w:val="007175CF"/>
    <w:rsid w:val="007178E4"/>
    <w:rsid w:val="0072079B"/>
    <w:rsid w:val="00720950"/>
    <w:rsid w:val="007217A9"/>
    <w:rsid w:val="00721B4B"/>
    <w:rsid w:val="00721E17"/>
    <w:rsid w:val="00721ED8"/>
    <w:rsid w:val="007223F0"/>
    <w:rsid w:val="007233D6"/>
    <w:rsid w:val="007237D8"/>
    <w:rsid w:val="00724217"/>
    <w:rsid w:val="00724226"/>
    <w:rsid w:val="00724680"/>
    <w:rsid w:val="00724A04"/>
    <w:rsid w:val="00725241"/>
    <w:rsid w:val="00725E92"/>
    <w:rsid w:val="00726356"/>
    <w:rsid w:val="0072641F"/>
    <w:rsid w:val="007268B9"/>
    <w:rsid w:val="0072754A"/>
    <w:rsid w:val="00727E9B"/>
    <w:rsid w:val="00730983"/>
    <w:rsid w:val="00730CB0"/>
    <w:rsid w:val="0073193A"/>
    <w:rsid w:val="00731E6A"/>
    <w:rsid w:val="00731F11"/>
    <w:rsid w:val="0073253E"/>
    <w:rsid w:val="007327E1"/>
    <w:rsid w:val="00732CB4"/>
    <w:rsid w:val="00732F98"/>
    <w:rsid w:val="00733885"/>
    <w:rsid w:val="007343B8"/>
    <w:rsid w:val="0073460F"/>
    <w:rsid w:val="00735673"/>
    <w:rsid w:val="00735CF5"/>
    <w:rsid w:val="00737A8B"/>
    <w:rsid w:val="00740128"/>
    <w:rsid w:val="00740410"/>
    <w:rsid w:val="0074047A"/>
    <w:rsid w:val="00740505"/>
    <w:rsid w:val="00741F21"/>
    <w:rsid w:val="0074271E"/>
    <w:rsid w:val="00742CEC"/>
    <w:rsid w:val="007434BC"/>
    <w:rsid w:val="00744113"/>
    <w:rsid w:val="00744B09"/>
    <w:rsid w:val="00744CD4"/>
    <w:rsid w:val="00746947"/>
    <w:rsid w:val="00746BF9"/>
    <w:rsid w:val="007471B0"/>
    <w:rsid w:val="007475F4"/>
    <w:rsid w:val="007504B4"/>
    <w:rsid w:val="00750B80"/>
    <w:rsid w:val="007514AC"/>
    <w:rsid w:val="00752388"/>
    <w:rsid w:val="00752BA5"/>
    <w:rsid w:val="00752E5A"/>
    <w:rsid w:val="0075393E"/>
    <w:rsid w:val="007548DC"/>
    <w:rsid w:val="00756E96"/>
    <w:rsid w:val="00757AB9"/>
    <w:rsid w:val="00761A26"/>
    <w:rsid w:val="0076238A"/>
    <w:rsid w:val="007626B9"/>
    <w:rsid w:val="00762ABB"/>
    <w:rsid w:val="0076378F"/>
    <w:rsid w:val="00763825"/>
    <w:rsid w:val="0076432B"/>
    <w:rsid w:val="00764465"/>
    <w:rsid w:val="00764B5F"/>
    <w:rsid w:val="00764E00"/>
    <w:rsid w:val="007655FC"/>
    <w:rsid w:val="007657EB"/>
    <w:rsid w:val="007662C6"/>
    <w:rsid w:val="007709ED"/>
    <w:rsid w:val="00770A73"/>
    <w:rsid w:val="00771400"/>
    <w:rsid w:val="0077162C"/>
    <w:rsid w:val="00771920"/>
    <w:rsid w:val="00772531"/>
    <w:rsid w:val="0077284C"/>
    <w:rsid w:val="0077298E"/>
    <w:rsid w:val="00772FB1"/>
    <w:rsid w:val="00773A25"/>
    <w:rsid w:val="00773AEC"/>
    <w:rsid w:val="00774847"/>
    <w:rsid w:val="00775060"/>
    <w:rsid w:val="00775537"/>
    <w:rsid w:val="00776444"/>
    <w:rsid w:val="00776957"/>
    <w:rsid w:val="00776C9B"/>
    <w:rsid w:val="00777AB6"/>
    <w:rsid w:val="0078091F"/>
    <w:rsid w:val="00780977"/>
    <w:rsid w:val="00780D35"/>
    <w:rsid w:val="00781037"/>
    <w:rsid w:val="0078145E"/>
    <w:rsid w:val="007816AA"/>
    <w:rsid w:val="00782319"/>
    <w:rsid w:val="00782C8F"/>
    <w:rsid w:val="007836E6"/>
    <w:rsid w:val="00784240"/>
    <w:rsid w:val="00784530"/>
    <w:rsid w:val="00785965"/>
    <w:rsid w:val="00785C4C"/>
    <w:rsid w:val="007862FA"/>
    <w:rsid w:val="00786405"/>
    <w:rsid w:val="00786B69"/>
    <w:rsid w:val="00786C9A"/>
    <w:rsid w:val="00787227"/>
    <w:rsid w:val="00787EAD"/>
    <w:rsid w:val="007902A9"/>
    <w:rsid w:val="00791079"/>
    <w:rsid w:val="00792201"/>
    <w:rsid w:val="00792774"/>
    <w:rsid w:val="00793A00"/>
    <w:rsid w:val="00795C52"/>
    <w:rsid w:val="00795E96"/>
    <w:rsid w:val="00796152"/>
    <w:rsid w:val="00796BF1"/>
    <w:rsid w:val="00797CAA"/>
    <w:rsid w:val="00797D2E"/>
    <w:rsid w:val="007A02F0"/>
    <w:rsid w:val="007A050E"/>
    <w:rsid w:val="007A2CC9"/>
    <w:rsid w:val="007A322B"/>
    <w:rsid w:val="007A34AE"/>
    <w:rsid w:val="007A3650"/>
    <w:rsid w:val="007A53AC"/>
    <w:rsid w:val="007A64A7"/>
    <w:rsid w:val="007A6FA6"/>
    <w:rsid w:val="007B0103"/>
    <w:rsid w:val="007B0511"/>
    <w:rsid w:val="007B0D48"/>
    <w:rsid w:val="007B1A7D"/>
    <w:rsid w:val="007B210B"/>
    <w:rsid w:val="007B5129"/>
    <w:rsid w:val="007B5299"/>
    <w:rsid w:val="007B5D29"/>
    <w:rsid w:val="007B6420"/>
    <w:rsid w:val="007B68DA"/>
    <w:rsid w:val="007B6A95"/>
    <w:rsid w:val="007B6BA4"/>
    <w:rsid w:val="007B7AFA"/>
    <w:rsid w:val="007B7B7F"/>
    <w:rsid w:val="007C014B"/>
    <w:rsid w:val="007C04E7"/>
    <w:rsid w:val="007C0AE5"/>
    <w:rsid w:val="007C122F"/>
    <w:rsid w:val="007C1278"/>
    <w:rsid w:val="007C2BC1"/>
    <w:rsid w:val="007C2F38"/>
    <w:rsid w:val="007C31B4"/>
    <w:rsid w:val="007C39A5"/>
    <w:rsid w:val="007C427C"/>
    <w:rsid w:val="007C478A"/>
    <w:rsid w:val="007C4A5A"/>
    <w:rsid w:val="007C5659"/>
    <w:rsid w:val="007C6549"/>
    <w:rsid w:val="007C6648"/>
    <w:rsid w:val="007C7A97"/>
    <w:rsid w:val="007C7E07"/>
    <w:rsid w:val="007D0628"/>
    <w:rsid w:val="007D130C"/>
    <w:rsid w:val="007D17AC"/>
    <w:rsid w:val="007D1CD0"/>
    <w:rsid w:val="007D1E78"/>
    <w:rsid w:val="007D3014"/>
    <w:rsid w:val="007D3C6D"/>
    <w:rsid w:val="007D407F"/>
    <w:rsid w:val="007D5008"/>
    <w:rsid w:val="007D5C88"/>
    <w:rsid w:val="007D732F"/>
    <w:rsid w:val="007D779F"/>
    <w:rsid w:val="007D78F5"/>
    <w:rsid w:val="007D792D"/>
    <w:rsid w:val="007D7D91"/>
    <w:rsid w:val="007E01CF"/>
    <w:rsid w:val="007E021F"/>
    <w:rsid w:val="007E03BF"/>
    <w:rsid w:val="007E0C39"/>
    <w:rsid w:val="007E0FE7"/>
    <w:rsid w:val="007E13E7"/>
    <w:rsid w:val="007E1ED2"/>
    <w:rsid w:val="007E25B1"/>
    <w:rsid w:val="007E2980"/>
    <w:rsid w:val="007E2E1B"/>
    <w:rsid w:val="007E38EA"/>
    <w:rsid w:val="007E3E66"/>
    <w:rsid w:val="007E458C"/>
    <w:rsid w:val="007E471C"/>
    <w:rsid w:val="007E4C5E"/>
    <w:rsid w:val="007E4DC1"/>
    <w:rsid w:val="007E74BD"/>
    <w:rsid w:val="007F1267"/>
    <w:rsid w:val="007F13BB"/>
    <w:rsid w:val="007F1EBD"/>
    <w:rsid w:val="007F2618"/>
    <w:rsid w:val="007F2E1E"/>
    <w:rsid w:val="007F35DF"/>
    <w:rsid w:val="007F3DC5"/>
    <w:rsid w:val="007F442A"/>
    <w:rsid w:val="007F56A0"/>
    <w:rsid w:val="007F6BBD"/>
    <w:rsid w:val="007F774A"/>
    <w:rsid w:val="007F7897"/>
    <w:rsid w:val="008000BE"/>
    <w:rsid w:val="0080045E"/>
    <w:rsid w:val="008005B5"/>
    <w:rsid w:val="00800663"/>
    <w:rsid w:val="00800811"/>
    <w:rsid w:val="008008CC"/>
    <w:rsid w:val="00800C70"/>
    <w:rsid w:val="00801DCF"/>
    <w:rsid w:val="0080289E"/>
    <w:rsid w:val="008028FD"/>
    <w:rsid w:val="00802A0B"/>
    <w:rsid w:val="00802B30"/>
    <w:rsid w:val="00802B74"/>
    <w:rsid w:val="00802E81"/>
    <w:rsid w:val="00803C7F"/>
    <w:rsid w:val="008070E4"/>
    <w:rsid w:val="008071E5"/>
    <w:rsid w:val="00807267"/>
    <w:rsid w:val="00807CE5"/>
    <w:rsid w:val="00807DD4"/>
    <w:rsid w:val="00810754"/>
    <w:rsid w:val="0081140B"/>
    <w:rsid w:val="008118D5"/>
    <w:rsid w:val="0081196C"/>
    <w:rsid w:val="00811E91"/>
    <w:rsid w:val="008125BE"/>
    <w:rsid w:val="00813355"/>
    <w:rsid w:val="00813ABC"/>
    <w:rsid w:val="00814199"/>
    <w:rsid w:val="00815405"/>
    <w:rsid w:val="00815650"/>
    <w:rsid w:val="00815C28"/>
    <w:rsid w:val="00816655"/>
    <w:rsid w:val="0081748C"/>
    <w:rsid w:val="0082159D"/>
    <w:rsid w:val="008215A5"/>
    <w:rsid w:val="00821D05"/>
    <w:rsid w:val="00822192"/>
    <w:rsid w:val="00822207"/>
    <w:rsid w:val="008224C8"/>
    <w:rsid w:val="00822CD2"/>
    <w:rsid w:val="00822DBF"/>
    <w:rsid w:val="008234C6"/>
    <w:rsid w:val="008237C8"/>
    <w:rsid w:val="008238A5"/>
    <w:rsid w:val="00823B30"/>
    <w:rsid w:val="00823EE6"/>
    <w:rsid w:val="008240D7"/>
    <w:rsid w:val="008241A9"/>
    <w:rsid w:val="0082437F"/>
    <w:rsid w:val="00824AE3"/>
    <w:rsid w:val="008250CC"/>
    <w:rsid w:val="008257E2"/>
    <w:rsid w:val="00825D81"/>
    <w:rsid w:val="00825E91"/>
    <w:rsid w:val="0082697A"/>
    <w:rsid w:val="00827D08"/>
    <w:rsid w:val="00827D1A"/>
    <w:rsid w:val="0083019B"/>
    <w:rsid w:val="008307F7"/>
    <w:rsid w:val="008312D3"/>
    <w:rsid w:val="008314CE"/>
    <w:rsid w:val="00831E60"/>
    <w:rsid w:val="0083265B"/>
    <w:rsid w:val="008327BB"/>
    <w:rsid w:val="00832F80"/>
    <w:rsid w:val="00833E99"/>
    <w:rsid w:val="008349F2"/>
    <w:rsid w:val="00834EA0"/>
    <w:rsid w:val="00835A76"/>
    <w:rsid w:val="00835CCE"/>
    <w:rsid w:val="0083712C"/>
    <w:rsid w:val="00841792"/>
    <w:rsid w:val="00841928"/>
    <w:rsid w:val="00841DF8"/>
    <w:rsid w:val="008432A9"/>
    <w:rsid w:val="008433DD"/>
    <w:rsid w:val="00843A73"/>
    <w:rsid w:val="00843ACB"/>
    <w:rsid w:val="00844300"/>
    <w:rsid w:val="0084454A"/>
    <w:rsid w:val="008446D6"/>
    <w:rsid w:val="00844E20"/>
    <w:rsid w:val="00845067"/>
    <w:rsid w:val="00845469"/>
    <w:rsid w:val="00845A19"/>
    <w:rsid w:val="00846033"/>
    <w:rsid w:val="00846A38"/>
    <w:rsid w:val="0084714F"/>
    <w:rsid w:val="008474C9"/>
    <w:rsid w:val="00847EE7"/>
    <w:rsid w:val="0085055E"/>
    <w:rsid w:val="00850FD2"/>
    <w:rsid w:val="00851625"/>
    <w:rsid w:val="00851793"/>
    <w:rsid w:val="00852290"/>
    <w:rsid w:val="008522E2"/>
    <w:rsid w:val="008537D1"/>
    <w:rsid w:val="008539F0"/>
    <w:rsid w:val="008540FF"/>
    <w:rsid w:val="008544FE"/>
    <w:rsid w:val="00854507"/>
    <w:rsid w:val="008557AC"/>
    <w:rsid w:val="00855E08"/>
    <w:rsid w:val="00856111"/>
    <w:rsid w:val="00856855"/>
    <w:rsid w:val="00856C0B"/>
    <w:rsid w:val="00856E68"/>
    <w:rsid w:val="00857306"/>
    <w:rsid w:val="00860B2E"/>
    <w:rsid w:val="00860F96"/>
    <w:rsid w:val="00861194"/>
    <w:rsid w:val="00861EA9"/>
    <w:rsid w:val="008621C2"/>
    <w:rsid w:val="008625E9"/>
    <w:rsid w:val="008639C2"/>
    <w:rsid w:val="00864403"/>
    <w:rsid w:val="00864E84"/>
    <w:rsid w:val="00865A38"/>
    <w:rsid w:val="00870682"/>
    <w:rsid w:val="008707D6"/>
    <w:rsid w:val="008708D3"/>
    <w:rsid w:val="00871821"/>
    <w:rsid w:val="00871CC0"/>
    <w:rsid w:val="00871CFE"/>
    <w:rsid w:val="0087208E"/>
    <w:rsid w:val="008721C3"/>
    <w:rsid w:val="00873794"/>
    <w:rsid w:val="00874745"/>
    <w:rsid w:val="008747D5"/>
    <w:rsid w:val="00874830"/>
    <w:rsid w:val="008757AF"/>
    <w:rsid w:val="008762B0"/>
    <w:rsid w:val="00877510"/>
    <w:rsid w:val="00877EDF"/>
    <w:rsid w:val="00877FF5"/>
    <w:rsid w:val="008803AE"/>
    <w:rsid w:val="0088177A"/>
    <w:rsid w:val="0088193D"/>
    <w:rsid w:val="00881B21"/>
    <w:rsid w:val="00883220"/>
    <w:rsid w:val="00883CAD"/>
    <w:rsid w:val="00883F1D"/>
    <w:rsid w:val="008844BD"/>
    <w:rsid w:val="00884DB1"/>
    <w:rsid w:val="0088535B"/>
    <w:rsid w:val="00885DE5"/>
    <w:rsid w:val="00886455"/>
    <w:rsid w:val="00886AE3"/>
    <w:rsid w:val="0089054C"/>
    <w:rsid w:val="00890869"/>
    <w:rsid w:val="008916F4"/>
    <w:rsid w:val="00891E4E"/>
    <w:rsid w:val="00892B0F"/>
    <w:rsid w:val="00893E86"/>
    <w:rsid w:val="008943E5"/>
    <w:rsid w:val="00894665"/>
    <w:rsid w:val="00894F7D"/>
    <w:rsid w:val="00896670"/>
    <w:rsid w:val="0089667E"/>
    <w:rsid w:val="0089689A"/>
    <w:rsid w:val="00897847"/>
    <w:rsid w:val="008979DD"/>
    <w:rsid w:val="00897C3E"/>
    <w:rsid w:val="008A167D"/>
    <w:rsid w:val="008A218F"/>
    <w:rsid w:val="008A2BCA"/>
    <w:rsid w:val="008A3100"/>
    <w:rsid w:val="008A3AAD"/>
    <w:rsid w:val="008A4638"/>
    <w:rsid w:val="008A4A25"/>
    <w:rsid w:val="008A4D52"/>
    <w:rsid w:val="008A4E52"/>
    <w:rsid w:val="008A53AA"/>
    <w:rsid w:val="008A5971"/>
    <w:rsid w:val="008A62AD"/>
    <w:rsid w:val="008A6465"/>
    <w:rsid w:val="008A69BB"/>
    <w:rsid w:val="008A74DA"/>
    <w:rsid w:val="008A7B5B"/>
    <w:rsid w:val="008A7F0C"/>
    <w:rsid w:val="008A7FB4"/>
    <w:rsid w:val="008A7FBC"/>
    <w:rsid w:val="008A7FD3"/>
    <w:rsid w:val="008B0475"/>
    <w:rsid w:val="008B09D9"/>
    <w:rsid w:val="008B0A8A"/>
    <w:rsid w:val="008B0CA5"/>
    <w:rsid w:val="008B1393"/>
    <w:rsid w:val="008B1AD4"/>
    <w:rsid w:val="008B1C62"/>
    <w:rsid w:val="008B2746"/>
    <w:rsid w:val="008B34D1"/>
    <w:rsid w:val="008B4448"/>
    <w:rsid w:val="008B4F1F"/>
    <w:rsid w:val="008B5845"/>
    <w:rsid w:val="008B5942"/>
    <w:rsid w:val="008B6627"/>
    <w:rsid w:val="008B7008"/>
    <w:rsid w:val="008B7DDD"/>
    <w:rsid w:val="008C00CB"/>
    <w:rsid w:val="008C046B"/>
    <w:rsid w:val="008C0A87"/>
    <w:rsid w:val="008C1094"/>
    <w:rsid w:val="008C17E4"/>
    <w:rsid w:val="008C18AB"/>
    <w:rsid w:val="008C19F6"/>
    <w:rsid w:val="008C1D95"/>
    <w:rsid w:val="008C2083"/>
    <w:rsid w:val="008C253D"/>
    <w:rsid w:val="008C3347"/>
    <w:rsid w:val="008C37D0"/>
    <w:rsid w:val="008C3BEE"/>
    <w:rsid w:val="008C4876"/>
    <w:rsid w:val="008C4931"/>
    <w:rsid w:val="008C4B74"/>
    <w:rsid w:val="008C56CB"/>
    <w:rsid w:val="008C5C18"/>
    <w:rsid w:val="008C666B"/>
    <w:rsid w:val="008C6682"/>
    <w:rsid w:val="008C7EAE"/>
    <w:rsid w:val="008C7ECC"/>
    <w:rsid w:val="008D0988"/>
    <w:rsid w:val="008D09DD"/>
    <w:rsid w:val="008D10B9"/>
    <w:rsid w:val="008D174C"/>
    <w:rsid w:val="008D1C1A"/>
    <w:rsid w:val="008D33C0"/>
    <w:rsid w:val="008D3953"/>
    <w:rsid w:val="008D4144"/>
    <w:rsid w:val="008D4556"/>
    <w:rsid w:val="008D56BA"/>
    <w:rsid w:val="008D5A41"/>
    <w:rsid w:val="008D6C53"/>
    <w:rsid w:val="008D6D4A"/>
    <w:rsid w:val="008D7ED7"/>
    <w:rsid w:val="008D7FE8"/>
    <w:rsid w:val="008E075D"/>
    <w:rsid w:val="008E1CEF"/>
    <w:rsid w:val="008E28FB"/>
    <w:rsid w:val="008E306C"/>
    <w:rsid w:val="008E3410"/>
    <w:rsid w:val="008E3720"/>
    <w:rsid w:val="008E381A"/>
    <w:rsid w:val="008E4099"/>
    <w:rsid w:val="008E4654"/>
    <w:rsid w:val="008E533E"/>
    <w:rsid w:val="008E57DC"/>
    <w:rsid w:val="008E584A"/>
    <w:rsid w:val="008E5F26"/>
    <w:rsid w:val="008E65F4"/>
    <w:rsid w:val="008E7BA0"/>
    <w:rsid w:val="008F00AD"/>
    <w:rsid w:val="008F03AF"/>
    <w:rsid w:val="008F16FF"/>
    <w:rsid w:val="008F2E65"/>
    <w:rsid w:val="008F2FA5"/>
    <w:rsid w:val="008F3258"/>
    <w:rsid w:val="008F32CB"/>
    <w:rsid w:val="008F3D09"/>
    <w:rsid w:val="008F43E0"/>
    <w:rsid w:val="008F49D2"/>
    <w:rsid w:val="008F55DF"/>
    <w:rsid w:val="008F5B74"/>
    <w:rsid w:val="008F5F5B"/>
    <w:rsid w:val="008F6163"/>
    <w:rsid w:val="008F6F54"/>
    <w:rsid w:val="008F7845"/>
    <w:rsid w:val="008F7DEA"/>
    <w:rsid w:val="009008B3"/>
    <w:rsid w:val="00900B83"/>
    <w:rsid w:val="009011C5"/>
    <w:rsid w:val="00901409"/>
    <w:rsid w:val="009015A8"/>
    <w:rsid w:val="009021A4"/>
    <w:rsid w:val="00902214"/>
    <w:rsid w:val="0090240D"/>
    <w:rsid w:val="00903C59"/>
    <w:rsid w:val="00903EED"/>
    <w:rsid w:val="00903F16"/>
    <w:rsid w:val="00904AE6"/>
    <w:rsid w:val="009054E9"/>
    <w:rsid w:val="0090621A"/>
    <w:rsid w:val="0090673B"/>
    <w:rsid w:val="00907AAC"/>
    <w:rsid w:val="0091010B"/>
    <w:rsid w:val="00910568"/>
    <w:rsid w:val="00910EDE"/>
    <w:rsid w:val="0091147F"/>
    <w:rsid w:val="00911D26"/>
    <w:rsid w:val="00911EE8"/>
    <w:rsid w:val="00912A3F"/>
    <w:rsid w:val="00912ED6"/>
    <w:rsid w:val="0091337B"/>
    <w:rsid w:val="009134D2"/>
    <w:rsid w:val="00913B2A"/>
    <w:rsid w:val="00913D08"/>
    <w:rsid w:val="00914307"/>
    <w:rsid w:val="009146E9"/>
    <w:rsid w:val="009147AB"/>
    <w:rsid w:val="00914974"/>
    <w:rsid w:val="00915228"/>
    <w:rsid w:val="009154E9"/>
    <w:rsid w:val="00916480"/>
    <w:rsid w:val="0091722D"/>
    <w:rsid w:val="009177FF"/>
    <w:rsid w:val="0091791E"/>
    <w:rsid w:val="0092067E"/>
    <w:rsid w:val="0092068A"/>
    <w:rsid w:val="00920FF1"/>
    <w:rsid w:val="00921D87"/>
    <w:rsid w:val="00922036"/>
    <w:rsid w:val="00922239"/>
    <w:rsid w:val="00923BD5"/>
    <w:rsid w:val="00923C48"/>
    <w:rsid w:val="009270D5"/>
    <w:rsid w:val="00930607"/>
    <w:rsid w:val="009314BF"/>
    <w:rsid w:val="009318F4"/>
    <w:rsid w:val="009325CE"/>
    <w:rsid w:val="00932BD5"/>
    <w:rsid w:val="009334DF"/>
    <w:rsid w:val="009336CA"/>
    <w:rsid w:val="00933B60"/>
    <w:rsid w:val="00933C2F"/>
    <w:rsid w:val="00935167"/>
    <w:rsid w:val="00935806"/>
    <w:rsid w:val="00937AF1"/>
    <w:rsid w:val="00940530"/>
    <w:rsid w:val="009407EE"/>
    <w:rsid w:val="00941013"/>
    <w:rsid w:val="0094173C"/>
    <w:rsid w:val="009418CA"/>
    <w:rsid w:val="00941AFA"/>
    <w:rsid w:val="00941F47"/>
    <w:rsid w:val="009422F0"/>
    <w:rsid w:val="00942430"/>
    <w:rsid w:val="009425E7"/>
    <w:rsid w:val="00942708"/>
    <w:rsid w:val="009431B8"/>
    <w:rsid w:val="0094330D"/>
    <w:rsid w:val="00943F70"/>
    <w:rsid w:val="00944063"/>
    <w:rsid w:val="009443A5"/>
    <w:rsid w:val="009446D6"/>
    <w:rsid w:val="009457A0"/>
    <w:rsid w:val="00947DBC"/>
    <w:rsid w:val="00947F4D"/>
    <w:rsid w:val="0095012C"/>
    <w:rsid w:val="00950EDB"/>
    <w:rsid w:val="00950FA9"/>
    <w:rsid w:val="00951146"/>
    <w:rsid w:val="009518D9"/>
    <w:rsid w:val="00951C67"/>
    <w:rsid w:val="00952D9C"/>
    <w:rsid w:val="009535D4"/>
    <w:rsid w:val="00953E3D"/>
    <w:rsid w:val="00953FCA"/>
    <w:rsid w:val="009542B2"/>
    <w:rsid w:val="0095438D"/>
    <w:rsid w:val="009545F7"/>
    <w:rsid w:val="00954E62"/>
    <w:rsid w:val="00955652"/>
    <w:rsid w:val="0095697F"/>
    <w:rsid w:val="00956D2B"/>
    <w:rsid w:val="009575DD"/>
    <w:rsid w:val="009579BE"/>
    <w:rsid w:val="00957D9F"/>
    <w:rsid w:val="00957F97"/>
    <w:rsid w:val="0096283C"/>
    <w:rsid w:val="00963CCF"/>
    <w:rsid w:val="00965119"/>
    <w:rsid w:val="0096536C"/>
    <w:rsid w:val="00965843"/>
    <w:rsid w:val="0096626C"/>
    <w:rsid w:val="00966A76"/>
    <w:rsid w:val="00967AA1"/>
    <w:rsid w:val="00971006"/>
    <w:rsid w:val="009717B2"/>
    <w:rsid w:val="00971906"/>
    <w:rsid w:val="0097273E"/>
    <w:rsid w:val="009727C2"/>
    <w:rsid w:val="00973147"/>
    <w:rsid w:val="0097410E"/>
    <w:rsid w:val="0097561D"/>
    <w:rsid w:val="00975ED8"/>
    <w:rsid w:val="00976958"/>
    <w:rsid w:val="00976F0A"/>
    <w:rsid w:val="0097710E"/>
    <w:rsid w:val="00977303"/>
    <w:rsid w:val="00977311"/>
    <w:rsid w:val="009777B8"/>
    <w:rsid w:val="0098094E"/>
    <w:rsid w:val="00980AE8"/>
    <w:rsid w:val="00980EBF"/>
    <w:rsid w:val="00982B81"/>
    <w:rsid w:val="00983055"/>
    <w:rsid w:val="0098314E"/>
    <w:rsid w:val="00983C6F"/>
    <w:rsid w:val="00983CEE"/>
    <w:rsid w:val="00984328"/>
    <w:rsid w:val="0098453F"/>
    <w:rsid w:val="009847AD"/>
    <w:rsid w:val="00985A0D"/>
    <w:rsid w:val="0098603C"/>
    <w:rsid w:val="00986413"/>
    <w:rsid w:val="00986B59"/>
    <w:rsid w:val="0098742C"/>
    <w:rsid w:val="00987747"/>
    <w:rsid w:val="00987B41"/>
    <w:rsid w:val="00987F8E"/>
    <w:rsid w:val="00990767"/>
    <w:rsid w:val="00990906"/>
    <w:rsid w:val="009911E9"/>
    <w:rsid w:val="009917CE"/>
    <w:rsid w:val="00991C6F"/>
    <w:rsid w:val="00991C78"/>
    <w:rsid w:val="00991D84"/>
    <w:rsid w:val="009932B5"/>
    <w:rsid w:val="009933C3"/>
    <w:rsid w:val="00993E8C"/>
    <w:rsid w:val="00995292"/>
    <w:rsid w:val="009952E8"/>
    <w:rsid w:val="00995DC6"/>
    <w:rsid w:val="00996A29"/>
    <w:rsid w:val="009972A7"/>
    <w:rsid w:val="0099753F"/>
    <w:rsid w:val="00997E51"/>
    <w:rsid w:val="009A08A6"/>
    <w:rsid w:val="009A096C"/>
    <w:rsid w:val="009A0CFD"/>
    <w:rsid w:val="009A1883"/>
    <w:rsid w:val="009A226B"/>
    <w:rsid w:val="009A2664"/>
    <w:rsid w:val="009A2BA1"/>
    <w:rsid w:val="009A2E6F"/>
    <w:rsid w:val="009A36CE"/>
    <w:rsid w:val="009A3C25"/>
    <w:rsid w:val="009A421A"/>
    <w:rsid w:val="009A442F"/>
    <w:rsid w:val="009A4603"/>
    <w:rsid w:val="009A475F"/>
    <w:rsid w:val="009A536F"/>
    <w:rsid w:val="009A5D28"/>
    <w:rsid w:val="009A6892"/>
    <w:rsid w:val="009A7090"/>
    <w:rsid w:val="009A75E8"/>
    <w:rsid w:val="009A7BAF"/>
    <w:rsid w:val="009B0615"/>
    <w:rsid w:val="009B07C2"/>
    <w:rsid w:val="009B0FC8"/>
    <w:rsid w:val="009B1940"/>
    <w:rsid w:val="009B275D"/>
    <w:rsid w:val="009B283A"/>
    <w:rsid w:val="009B2E74"/>
    <w:rsid w:val="009B30D5"/>
    <w:rsid w:val="009B42B8"/>
    <w:rsid w:val="009B4781"/>
    <w:rsid w:val="009B5522"/>
    <w:rsid w:val="009B5576"/>
    <w:rsid w:val="009B5A29"/>
    <w:rsid w:val="009B623E"/>
    <w:rsid w:val="009B678D"/>
    <w:rsid w:val="009B7A5F"/>
    <w:rsid w:val="009C0E80"/>
    <w:rsid w:val="009C186F"/>
    <w:rsid w:val="009C1AC8"/>
    <w:rsid w:val="009C2ADE"/>
    <w:rsid w:val="009C2CAA"/>
    <w:rsid w:val="009C2FC1"/>
    <w:rsid w:val="009C3975"/>
    <w:rsid w:val="009C3D92"/>
    <w:rsid w:val="009C4D03"/>
    <w:rsid w:val="009C5108"/>
    <w:rsid w:val="009C52A5"/>
    <w:rsid w:val="009C5745"/>
    <w:rsid w:val="009C69F0"/>
    <w:rsid w:val="009C7269"/>
    <w:rsid w:val="009C7975"/>
    <w:rsid w:val="009D0078"/>
    <w:rsid w:val="009D14AA"/>
    <w:rsid w:val="009D1AA9"/>
    <w:rsid w:val="009D20FA"/>
    <w:rsid w:val="009D27BF"/>
    <w:rsid w:val="009D33F9"/>
    <w:rsid w:val="009D3641"/>
    <w:rsid w:val="009D4F56"/>
    <w:rsid w:val="009D5647"/>
    <w:rsid w:val="009D5FC9"/>
    <w:rsid w:val="009D6B29"/>
    <w:rsid w:val="009D7461"/>
    <w:rsid w:val="009E0C48"/>
    <w:rsid w:val="009E0D0F"/>
    <w:rsid w:val="009E11A5"/>
    <w:rsid w:val="009E1D59"/>
    <w:rsid w:val="009E25B4"/>
    <w:rsid w:val="009E3017"/>
    <w:rsid w:val="009E34BF"/>
    <w:rsid w:val="009E368F"/>
    <w:rsid w:val="009E450A"/>
    <w:rsid w:val="009E4AF1"/>
    <w:rsid w:val="009E4B56"/>
    <w:rsid w:val="009E4F95"/>
    <w:rsid w:val="009E66B1"/>
    <w:rsid w:val="009F0AD7"/>
    <w:rsid w:val="009F0BE9"/>
    <w:rsid w:val="009F0E6E"/>
    <w:rsid w:val="009F13D7"/>
    <w:rsid w:val="009F14CD"/>
    <w:rsid w:val="009F16DD"/>
    <w:rsid w:val="009F2476"/>
    <w:rsid w:val="009F2FE1"/>
    <w:rsid w:val="009F3F56"/>
    <w:rsid w:val="009F41EF"/>
    <w:rsid w:val="009F41F2"/>
    <w:rsid w:val="009F4257"/>
    <w:rsid w:val="009F4AEC"/>
    <w:rsid w:val="009F507F"/>
    <w:rsid w:val="009F59F0"/>
    <w:rsid w:val="00A0012C"/>
    <w:rsid w:val="00A00400"/>
    <w:rsid w:val="00A005BB"/>
    <w:rsid w:val="00A00953"/>
    <w:rsid w:val="00A00F47"/>
    <w:rsid w:val="00A01638"/>
    <w:rsid w:val="00A0222A"/>
    <w:rsid w:val="00A02BF6"/>
    <w:rsid w:val="00A03DE2"/>
    <w:rsid w:val="00A03F69"/>
    <w:rsid w:val="00A05CD2"/>
    <w:rsid w:val="00A067B9"/>
    <w:rsid w:val="00A07AE1"/>
    <w:rsid w:val="00A07E63"/>
    <w:rsid w:val="00A10491"/>
    <w:rsid w:val="00A106AC"/>
    <w:rsid w:val="00A10B0F"/>
    <w:rsid w:val="00A1135E"/>
    <w:rsid w:val="00A12752"/>
    <w:rsid w:val="00A1322F"/>
    <w:rsid w:val="00A13D22"/>
    <w:rsid w:val="00A14613"/>
    <w:rsid w:val="00A14690"/>
    <w:rsid w:val="00A151B1"/>
    <w:rsid w:val="00A15B6C"/>
    <w:rsid w:val="00A16AC7"/>
    <w:rsid w:val="00A17AFD"/>
    <w:rsid w:val="00A17E43"/>
    <w:rsid w:val="00A20385"/>
    <w:rsid w:val="00A2095E"/>
    <w:rsid w:val="00A209D9"/>
    <w:rsid w:val="00A20EA3"/>
    <w:rsid w:val="00A20FE7"/>
    <w:rsid w:val="00A217AF"/>
    <w:rsid w:val="00A22685"/>
    <w:rsid w:val="00A227DA"/>
    <w:rsid w:val="00A237C7"/>
    <w:rsid w:val="00A245BF"/>
    <w:rsid w:val="00A24CA7"/>
    <w:rsid w:val="00A2504D"/>
    <w:rsid w:val="00A250E0"/>
    <w:rsid w:val="00A25761"/>
    <w:rsid w:val="00A25BFD"/>
    <w:rsid w:val="00A27612"/>
    <w:rsid w:val="00A27E88"/>
    <w:rsid w:val="00A30264"/>
    <w:rsid w:val="00A311CD"/>
    <w:rsid w:val="00A34256"/>
    <w:rsid w:val="00A343CC"/>
    <w:rsid w:val="00A346D0"/>
    <w:rsid w:val="00A3489B"/>
    <w:rsid w:val="00A35D0B"/>
    <w:rsid w:val="00A36D28"/>
    <w:rsid w:val="00A36DAB"/>
    <w:rsid w:val="00A36DB1"/>
    <w:rsid w:val="00A40232"/>
    <w:rsid w:val="00A40BDE"/>
    <w:rsid w:val="00A41272"/>
    <w:rsid w:val="00A41D0D"/>
    <w:rsid w:val="00A42136"/>
    <w:rsid w:val="00A428E7"/>
    <w:rsid w:val="00A42B03"/>
    <w:rsid w:val="00A439F5"/>
    <w:rsid w:val="00A44872"/>
    <w:rsid w:val="00A4542A"/>
    <w:rsid w:val="00A45F99"/>
    <w:rsid w:val="00A46810"/>
    <w:rsid w:val="00A46B9A"/>
    <w:rsid w:val="00A46D68"/>
    <w:rsid w:val="00A47B94"/>
    <w:rsid w:val="00A5021F"/>
    <w:rsid w:val="00A50FC0"/>
    <w:rsid w:val="00A510E8"/>
    <w:rsid w:val="00A513CB"/>
    <w:rsid w:val="00A51CE1"/>
    <w:rsid w:val="00A548DF"/>
    <w:rsid w:val="00A549A2"/>
    <w:rsid w:val="00A550AC"/>
    <w:rsid w:val="00A55581"/>
    <w:rsid w:val="00A556FB"/>
    <w:rsid w:val="00A55938"/>
    <w:rsid w:val="00A55A47"/>
    <w:rsid w:val="00A572CE"/>
    <w:rsid w:val="00A60195"/>
    <w:rsid w:val="00A61AB2"/>
    <w:rsid w:val="00A62F33"/>
    <w:rsid w:val="00A63205"/>
    <w:rsid w:val="00A63572"/>
    <w:rsid w:val="00A63579"/>
    <w:rsid w:val="00A63EF1"/>
    <w:rsid w:val="00A64073"/>
    <w:rsid w:val="00A6523E"/>
    <w:rsid w:val="00A65255"/>
    <w:rsid w:val="00A6568C"/>
    <w:rsid w:val="00A65883"/>
    <w:rsid w:val="00A659F1"/>
    <w:rsid w:val="00A66E38"/>
    <w:rsid w:val="00A67760"/>
    <w:rsid w:val="00A71797"/>
    <w:rsid w:val="00A718C6"/>
    <w:rsid w:val="00A73AD6"/>
    <w:rsid w:val="00A741D2"/>
    <w:rsid w:val="00A743A3"/>
    <w:rsid w:val="00A756E6"/>
    <w:rsid w:val="00A75713"/>
    <w:rsid w:val="00A75BB0"/>
    <w:rsid w:val="00A75F06"/>
    <w:rsid w:val="00A7691F"/>
    <w:rsid w:val="00A76C09"/>
    <w:rsid w:val="00A77DA0"/>
    <w:rsid w:val="00A77F87"/>
    <w:rsid w:val="00A81398"/>
    <w:rsid w:val="00A81E2A"/>
    <w:rsid w:val="00A8216C"/>
    <w:rsid w:val="00A821E1"/>
    <w:rsid w:val="00A825CE"/>
    <w:rsid w:val="00A82F83"/>
    <w:rsid w:val="00A83200"/>
    <w:rsid w:val="00A834C0"/>
    <w:rsid w:val="00A83DFC"/>
    <w:rsid w:val="00A8418C"/>
    <w:rsid w:val="00A84DE4"/>
    <w:rsid w:val="00A85099"/>
    <w:rsid w:val="00A850C6"/>
    <w:rsid w:val="00A85AD2"/>
    <w:rsid w:val="00A860FB"/>
    <w:rsid w:val="00A869BC"/>
    <w:rsid w:val="00A86D9D"/>
    <w:rsid w:val="00A86F92"/>
    <w:rsid w:val="00A87833"/>
    <w:rsid w:val="00A8795D"/>
    <w:rsid w:val="00A87EFB"/>
    <w:rsid w:val="00A905D5"/>
    <w:rsid w:val="00A91090"/>
    <w:rsid w:val="00A9251F"/>
    <w:rsid w:val="00A92649"/>
    <w:rsid w:val="00A92732"/>
    <w:rsid w:val="00A927F7"/>
    <w:rsid w:val="00A92D38"/>
    <w:rsid w:val="00A92E54"/>
    <w:rsid w:val="00A93465"/>
    <w:rsid w:val="00A94197"/>
    <w:rsid w:val="00A94C10"/>
    <w:rsid w:val="00A96011"/>
    <w:rsid w:val="00A9605A"/>
    <w:rsid w:val="00A96967"/>
    <w:rsid w:val="00AA0018"/>
    <w:rsid w:val="00AA004B"/>
    <w:rsid w:val="00AA0B3E"/>
    <w:rsid w:val="00AA142F"/>
    <w:rsid w:val="00AA16D4"/>
    <w:rsid w:val="00AA1780"/>
    <w:rsid w:val="00AA22B2"/>
    <w:rsid w:val="00AA2345"/>
    <w:rsid w:val="00AA2861"/>
    <w:rsid w:val="00AA2C1A"/>
    <w:rsid w:val="00AA353E"/>
    <w:rsid w:val="00AA371C"/>
    <w:rsid w:val="00AA4F34"/>
    <w:rsid w:val="00AA564D"/>
    <w:rsid w:val="00AA5746"/>
    <w:rsid w:val="00AA5EC2"/>
    <w:rsid w:val="00AA659F"/>
    <w:rsid w:val="00AA6776"/>
    <w:rsid w:val="00AA6C8D"/>
    <w:rsid w:val="00AA6CF1"/>
    <w:rsid w:val="00AA6EF0"/>
    <w:rsid w:val="00AB01B6"/>
    <w:rsid w:val="00AB0474"/>
    <w:rsid w:val="00AB0D0D"/>
    <w:rsid w:val="00AB132A"/>
    <w:rsid w:val="00AB14D8"/>
    <w:rsid w:val="00AB205D"/>
    <w:rsid w:val="00AB343C"/>
    <w:rsid w:val="00AB3C5A"/>
    <w:rsid w:val="00AB3D4C"/>
    <w:rsid w:val="00AB4E6A"/>
    <w:rsid w:val="00AB5221"/>
    <w:rsid w:val="00AB5580"/>
    <w:rsid w:val="00AB5D33"/>
    <w:rsid w:val="00AB5EE2"/>
    <w:rsid w:val="00AB6087"/>
    <w:rsid w:val="00AB619F"/>
    <w:rsid w:val="00AB61AE"/>
    <w:rsid w:val="00AB6679"/>
    <w:rsid w:val="00AB70E3"/>
    <w:rsid w:val="00AB76C0"/>
    <w:rsid w:val="00AB7FE9"/>
    <w:rsid w:val="00AC0065"/>
    <w:rsid w:val="00AC0413"/>
    <w:rsid w:val="00AC0CA8"/>
    <w:rsid w:val="00AC0FAC"/>
    <w:rsid w:val="00AC1365"/>
    <w:rsid w:val="00AC13A8"/>
    <w:rsid w:val="00AC1C99"/>
    <w:rsid w:val="00AC217E"/>
    <w:rsid w:val="00AC28D2"/>
    <w:rsid w:val="00AC28E9"/>
    <w:rsid w:val="00AC2FDE"/>
    <w:rsid w:val="00AC30AB"/>
    <w:rsid w:val="00AC399D"/>
    <w:rsid w:val="00AC4D0E"/>
    <w:rsid w:val="00AC5183"/>
    <w:rsid w:val="00AC5EFA"/>
    <w:rsid w:val="00AC6A7C"/>
    <w:rsid w:val="00AC6B2D"/>
    <w:rsid w:val="00AD1745"/>
    <w:rsid w:val="00AD19F6"/>
    <w:rsid w:val="00AD1E39"/>
    <w:rsid w:val="00AD2D64"/>
    <w:rsid w:val="00AD2DD2"/>
    <w:rsid w:val="00AD2F67"/>
    <w:rsid w:val="00AD3106"/>
    <w:rsid w:val="00AD3B38"/>
    <w:rsid w:val="00AD3B42"/>
    <w:rsid w:val="00AD4712"/>
    <w:rsid w:val="00AD49AD"/>
    <w:rsid w:val="00AD55FC"/>
    <w:rsid w:val="00AD5AED"/>
    <w:rsid w:val="00AD60E9"/>
    <w:rsid w:val="00AD66F0"/>
    <w:rsid w:val="00AD6E38"/>
    <w:rsid w:val="00AE004C"/>
    <w:rsid w:val="00AE0241"/>
    <w:rsid w:val="00AE02C9"/>
    <w:rsid w:val="00AE077A"/>
    <w:rsid w:val="00AE2912"/>
    <w:rsid w:val="00AE3126"/>
    <w:rsid w:val="00AE410D"/>
    <w:rsid w:val="00AE4643"/>
    <w:rsid w:val="00AE5535"/>
    <w:rsid w:val="00AE595D"/>
    <w:rsid w:val="00AE5B81"/>
    <w:rsid w:val="00AE5FBB"/>
    <w:rsid w:val="00AE66F2"/>
    <w:rsid w:val="00AE7643"/>
    <w:rsid w:val="00AE7D1A"/>
    <w:rsid w:val="00AE7E82"/>
    <w:rsid w:val="00AF0B65"/>
    <w:rsid w:val="00AF0F6F"/>
    <w:rsid w:val="00AF191B"/>
    <w:rsid w:val="00AF22B0"/>
    <w:rsid w:val="00AF2479"/>
    <w:rsid w:val="00AF294A"/>
    <w:rsid w:val="00AF3AE1"/>
    <w:rsid w:val="00AF4729"/>
    <w:rsid w:val="00AF4E75"/>
    <w:rsid w:val="00AF56CC"/>
    <w:rsid w:val="00AF5B75"/>
    <w:rsid w:val="00AF664C"/>
    <w:rsid w:val="00AF6B82"/>
    <w:rsid w:val="00AF7BAB"/>
    <w:rsid w:val="00AF7D87"/>
    <w:rsid w:val="00B001EE"/>
    <w:rsid w:val="00B007A6"/>
    <w:rsid w:val="00B007F7"/>
    <w:rsid w:val="00B00E97"/>
    <w:rsid w:val="00B01264"/>
    <w:rsid w:val="00B01DD4"/>
    <w:rsid w:val="00B01E96"/>
    <w:rsid w:val="00B021B1"/>
    <w:rsid w:val="00B03D59"/>
    <w:rsid w:val="00B03E2D"/>
    <w:rsid w:val="00B050CA"/>
    <w:rsid w:val="00B05DC7"/>
    <w:rsid w:val="00B066BB"/>
    <w:rsid w:val="00B06E66"/>
    <w:rsid w:val="00B07CFF"/>
    <w:rsid w:val="00B11556"/>
    <w:rsid w:val="00B119D5"/>
    <w:rsid w:val="00B128A3"/>
    <w:rsid w:val="00B1372B"/>
    <w:rsid w:val="00B139B4"/>
    <w:rsid w:val="00B139EF"/>
    <w:rsid w:val="00B143BB"/>
    <w:rsid w:val="00B143C0"/>
    <w:rsid w:val="00B14BE3"/>
    <w:rsid w:val="00B15041"/>
    <w:rsid w:val="00B152A1"/>
    <w:rsid w:val="00B15E8B"/>
    <w:rsid w:val="00B1609A"/>
    <w:rsid w:val="00B16699"/>
    <w:rsid w:val="00B166CB"/>
    <w:rsid w:val="00B16D7D"/>
    <w:rsid w:val="00B16D82"/>
    <w:rsid w:val="00B17AA3"/>
    <w:rsid w:val="00B17B1A"/>
    <w:rsid w:val="00B17F42"/>
    <w:rsid w:val="00B20CE8"/>
    <w:rsid w:val="00B21DE1"/>
    <w:rsid w:val="00B23634"/>
    <w:rsid w:val="00B24751"/>
    <w:rsid w:val="00B2488E"/>
    <w:rsid w:val="00B24BE3"/>
    <w:rsid w:val="00B25024"/>
    <w:rsid w:val="00B2527A"/>
    <w:rsid w:val="00B2545E"/>
    <w:rsid w:val="00B2547D"/>
    <w:rsid w:val="00B26293"/>
    <w:rsid w:val="00B26764"/>
    <w:rsid w:val="00B26B68"/>
    <w:rsid w:val="00B31207"/>
    <w:rsid w:val="00B31621"/>
    <w:rsid w:val="00B3191E"/>
    <w:rsid w:val="00B31D70"/>
    <w:rsid w:val="00B324A3"/>
    <w:rsid w:val="00B326E6"/>
    <w:rsid w:val="00B33284"/>
    <w:rsid w:val="00B3486D"/>
    <w:rsid w:val="00B35131"/>
    <w:rsid w:val="00B3541C"/>
    <w:rsid w:val="00B37097"/>
    <w:rsid w:val="00B370C6"/>
    <w:rsid w:val="00B373B7"/>
    <w:rsid w:val="00B3785E"/>
    <w:rsid w:val="00B37B7D"/>
    <w:rsid w:val="00B40020"/>
    <w:rsid w:val="00B409E8"/>
    <w:rsid w:val="00B42286"/>
    <w:rsid w:val="00B42638"/>
    <w:rsid w:val="00B42937"/>
    <w:rsid w:val="00B43563"/>
    <w:rsid w:val="00B440DE"/>
    <w:rsid w:val="00B44620"/>
    <w:rsid w:val="00B4508B"/>
    <w:rsid w:val="00B45378"/>
    <w:rsid w:val="00B45714"/>
    <w:rsid w:val="00B45977"/>
    <w:rsid w:val="00B46D1D"/>
    <w:rsid w:val="00B46F83"/>
    <w:rsid w:val="00B4709F"/>
    <w:rsid w:val="00B4751E"/>
    <w:rsid w:val="00B47ED2"/>
    <w:rsid w:val="00B50373"/>
    <w:rsid w:val="00B50C1D"/>
    <w:rsid w:val="00B5122E"/>
    <w:rsid w:val="00B5152B"/>
    <w:rsid w:val="00B51788"/>
    <w:rsid w:val="00B519FA"/>
    <w:rsid w:val="00B52347"/>
    <w:rsid w:val="00B52390"/>
    <w:rsid w:val="00B53582"/>
    <w:rsid w:val="00B53ABA"/>
    <w:rsid w:val="00B542D1"/>
    <w:rsid w:val="00B54B23"/>
    <w:rsid w:val="00B54E6E"/>
    <w:rsid w:val="00B54EF3"/>
    <w:rsid w:val="00B54F55"/>
    <w:rsid w:val="00B57ACA"/>
    <w:rsid w:val="00B6054D"/>
    <w:rsid w:val="00B60ACD"/>
    <w:rsid w:val="00B61232"/>
    <w:rsid w:val="00B61943"/>
    <w:rsid w:val="00B61FF3"/>
    <w:rsid w:val="00B629C2"/>
    <w:rsid w:val="00B62E74"/>
    <w:rsid w:val="00B6332B"/>
    <w:rsid w:val="00B636F6"/>
    <w:rsid w:val="00B637BD"/>
    <w:rsid w:val="00B642A0"/>
    <w:rsid w:val="00B6484F"/>
    <w:rsid w:val="00B6485E"/>
    <w:rsid w:val="00B648FB"/>
    <w:rsid w:val="00B64FE0"/>
    <w:rsid w:val="00B65059"/>
    <w:rsid w:val="00B653AD"/>
    <w:rsid w:val="00B654F3"/>
    <w:rsid w:val="00B65805"/>
    <w:rsid w:val="00B65A52"/>
    <w:rsid w:val="00B66E0D"/>
    <w:rsid w:val="00B670A5"/>
    <w:rsid w:val="00B675A5"/>
    <w:rsid w:val="00B7068B"/>
    <w:rsid w:val="00B70782"/>
    <w:rsid w:val="00B70EE0"/>
    <w:rsid w:val="00B717BD"/>
    <w:rsid w:val="00B71AAF"/>
    <w:rsid w:val="00B72676"/>
    <w:rsid w:val="00B72B18"/>
    <w:rsid w:val="00B72BB0"/>
    <w:rsid w:val="00B736FA"/>
    <w:rsid w:val="00B7393E"/>
    <w:rsid w:val="00B73BDD"/>
    <w:rsid w:val="00B73ED7"/>
    <w:rsid w:val="00B7504C"/>
    <w:rsid w:val="00B75359"/>
    <w:rsid w:val="00B75A9E"/>
    <w:rsid w:val="00B75C11"/>
    <w:rsid w:val="00B760B9"/>
    <w:rsid w:val="00B76C21"/>
    <w:rsid w:val="00B77D6F"/>
    <w:rsid w:val="00B80D4C"/>
    <w:rsid w:val="00B810F0"/>
    <w:rsid w:val="00B81A18"/>
    <w:rsid w:val="00B81EB4"/>
    <w:rsid w:val="00B83416"/>
    <w:rsid w:val="00B84BEC"/>
    <w:rsid w:val="00B8529A"/>
    <w:rsid w:val="00B85304"/>
    <w:rsid w:val="00B8542E"/>
    <w:rsid w:val="00B85526"/>
    <w:rsid w:val="00B85D02"/>
    <w:rsid w:val="00B8677B"/>
    <w:rsid w:val="00B86EC8"/>
    <w:rsid w:val="00B87613"/>
    <w:rsid w:val="00B878F7"/>
    <w:rsid w:val="00B87AB1"/>
    <w:rsid w:val="00B9109F"/>
    <w:rsid w:val="00B91584"/>
    <w:rsid w:val="00B91C56"/>
    <w:rsid w:val="00B94549"/>
    <w:rsid w:val="00B9455F"/>
    <w:rsid w:val="00B94EA3"/>
    <w:rsid w:val="00B950F6"/>
    <w:rsid w:val="00B95386"/>
    <w:rsid w:val="00B95A90"/>
    <w:rsid w:val="00B95C5A"/>
    <w:rsid w:val="00B95D0D"/>
    <w:rsid w:val="00B95DCD"/>
    <w:rsid w:val="00B95EDC"/>
    <w:rsid w:val="00B967D1"/>
    <w:rsid w:val="00B96863"/>
    <w:rsid w:val="00B96BA7"/>
    <w:rsid w:val="00B97049"/>
    <w:rsid w:val="00B97405"/>
    <w:rsid w:val="00B97458"/>
    <w:rsid w:val="00BA156D"/>
    <w:rsid w:val="00BA15DC"/>
    <w:rsid w:val="00BA1AAB"/>
    <w:rsid w:val="00BA1EA5"/>
    <w:rsid w:val="00BA1F28"/>
    <w:rsid w:val="00BA21C5"/>
    <w:rsid w:val="00BA2C5F"/>
    <w:rsid w:val="00BA3409"/>
    <w:rsid w:val="00BA3564"/>
    <w:rsid w:val="00BA4A70"/>
    <w:rsid w:val="00BA4BA0"/>
    <w:rsid w:val="00BA4EBA"/>
    <w:rsid w:val="00BA5092"/>
    <w:rsid w:val="00BA6275"/>
    <w:rsid w:val="00BA6511"/>
    <w:rsid w:val="00BA697B"/>
    <w:rsid w:val="00BA6BAA"/>
    <w:rsid w:val="00BA6C66"/>
    <w:rsid w:val="00BA6CEE"/>
    <w:rsid w:val="00BA717C"/>
    <w:rsid w:val="00BA7417"/>
    <w:rsid w:val="00BA7AAF"/>
    <w:rsid w:val="00BB0182"/>
    <w:rsid w:val="00BB050A"/>
    <w:rsid w:val="00BB0E8E"/>
    <w:rsid w:val="00BB11F8"/>
    <w:rsid w:val="00BB14E6"/>
    <w:rsid w:val="00BB15BD"/>
    <w:rsid w:val="00BB1BC8"/>
    <w:rsid w:val="00BB1DF1"/>
    <w:rsid w:val="00BB1FD5"/>
    <w:rsid w:val="00BB295A"/>
    <w:rsid w:val="00BB2EFB"/>
    <w:rsid w:val="00BB30EA"/>
    <w:rsid w:val="00BB3FAB"/>
    <w:rsid w:val="00BB42A8"/>
    <w:rsid w:val="00BB4651"/>
    <w:rsid w:val="00BB465E"/>
    <w:rsid w:val="00BB50F9"/>
    <w:rsid w:val="00BB6120"/>
    <w:rsid w:val="00BB6621"/>
    <w:rsid w:val="00BB6664"/>
    <w:rsid w:val="00BB6AF6"/>
    <w:rsid w:val="00BB739D"/>
    <w:rsid w:val="00BB73FD"/>
    <w:rsid w:val="00BC0104"/>
    <w:rsid w:val="00BC0491"/>
    <w:rsid w:val="00BC0CCE"/>
    <w:rsid w:val="00BC0E9A"/>
    <w:rsid w:val="00BC0FB2"/>
    <w:rsid w:val="00BC1571"/>
    <w:rsid w:val="00BC1E9B"/>
    <w:rsid w:val="00BC2009"/>
    <w:rsid w:val="00BC2412"/>
    <w:rsid w:val="00BC291C"/>
    <w:rsid w:val="00BC2A9E"/>
    <w:rsid w:val="00BC308E"/>
    <w:rsid w:val="00BC36A6"/>
    <w:rsid w:val="00BC3CC9"/>
    <w:rsid w:val="00BC3F26"/>
    <w:rsid w:val="00BC4DCA"/>
    <w:rsid w:val="00BC51A4"/>
    <w:rsid w:val="00BC59CA"/>
    <w:rsid w:val="00BC5E54"/>
    <w:rsid w:val="00BC64C6"/>
    <w:rsid w:val="00BC6569"/>
    <w:rsid w:val="00BC66F6"/>
    <w:rsid w:val="00BC6B2F"/>
    <w:rsid w:val="00BC7092"/>
    <w:rsid w:val="00BC7B29"/>
    <w:rsid w:val="00BC7CC1"/>
    <w:rsid w:val="00BD0A0B"/>
    <w:rsid w:val="00BD0F84"/>
    <w:rsid w:val="00BD1198"/>
    <w:rsid w:val="00BD1820"/>
    <w:rsid w:val="00BD19A7"/>
    <w:rsid w:val="00BD2507"/>
    <w:rsid w:val="00BD32DD"/>
    <w:rsid w:val="00BD35C4"/>
    <w:rsid w:val="00BD3A13"/>
    <w:rsid w:val="00BD3D8F"/>
    <w:rsid w:val="00BD4533"/>
    <w:rsid w:val="00BD463F"/>
    <w:rsid w:val="00BD46D9"/>
    <w:rsid w:val="00BD486D"/>
    <w:rsid w:val="00BD4A20"/>
    <w:rsid w:val="00BD4C5F"/>
    <w:rsid w:val="00BD57A3"/>
    <w:rsid w:val="00BD5E1E"/>
    <w:rsid w:val="00BD5F4B"/>
    <w:rsid w:val="00BD6258"/>
    <w:rsid w:val="00BE24BD"/>
    <w:rsid w:val="00BE2D71"/>
    <w:rsid w:val="00BE31C6"/>
    <w:rsid w:val="00BE31F9"/>
    <w:rsid w:val="00BE4125"/>
    <w:rsid w:val="00BE456B"/>
    <w:rsid w:val="00BE45EA"/>
    <w:rsid w:val="00BE5840"/>
    <w:rsid w:val="00BE6302"/>
    <w:rsid w:val="00BE68D2"/>
    <w:rsid w:val="00BE7791"/>
    <w:rsid w:val="00BE7826"/>
    <w:rsid w:val="00BE7C5B"/>
    <w:rsid w:val="00BE7CD9"/>
    <w:rsid w:val="00BE7FCD"/>
    <w:rsid w:val="00BF0B90"/>
    <w:rsid w:val="00BF1424"/>
    <w:rsid w:val="00BF1591"/>
    <w:rsid w:val="00BF1D1B"/>
    <w:rsid w:val="00BF2101"/>
    <w:rsid w:val="00BF23B1"/>
    <w:rsid w:val="00BF270B"/>
    <w:rsid w:val="00BF28C4"/>
    <w:rsid w:val="00BF2AE2"/>
    <w:rsid w:val="00BF2C86"/>
    <w:rsid w:val="00BF362D"/>
    <w:rsid w:val="00BF3738"/>
    <w:rsid w:val="00BF39B2"/>
    <w:rsid w:val="00BF3BA5"/>
    <w:rsid w:val="00BF4F62"/>
    <w:rsid w:val="00BF599D"/>
    <w:rsid w:val="00BF6BBD"/>
    <w:rsid w:val="00BF73B9"/>
    <w:rsid w:val="00BF7A75"/>
    <w:rsid w:val="00BF7F64"/>
    <w:rsid w:val="00C00117"/>
    <w:rsid w:val="00C00127"/>
    <w:rsid w:val="00C0097D"/>
    <w:rsid w:val="00C02149"/>
    <w:rsid w:val="00C023B9"/>
    <w:rsid w:val="00C02C51"/>
    <w:rsid w:val="00C031A2"/>
    <w:rsid w:val="00C0356A"/>
    <w:rsid w:val="00C03AAB"/>
    <w:rsid w:val="00C042F3"/>
    <w:rsid w:val="00C05BF3"/>
    <w:rsid w:val="00C05F02"/>
    <w:rsid w:val="00C060D1"/>
    <w:rsid w:val="00C065EC"/>
    <w:rsid w:val="00C06A06"/>
    <w:rsid w:val="00C06CD4"/>
    <w:rsid w:val="00C07275"/>
    <w:rsid w:val="00C072F3"/>
    <w:rsid w:val="00C1008E"/>
    <w:rsid w:val="00C10593"/>
    <w:rsid w:val="00C112F9"/>
    <w:rsid w:val="00C11BC4"/>
    <w:rsid w:val="00C13756"/>
    <w:rsid w:val="00C1445B"/>
    <w:rsid w:val="00C14E6E"/>
    <w:rsid w:val="00C15269"/>
    <w:rsid w:val="00C1578A"/>
    <w:rsid w:val="00C17168"/>
    <w:rsid w:val="00C2004E"/>
    <w:rsid w:val="00C200FC"/>
    <w:rsid w:val="00C204F6"/>
    <w:rsid w:val="00C20DA6"/>
    <w:rsid w:val="00C21FFF"/>
    <w:rsid w:val="00C2345C"/>
    <w:rsid w:val="00C237E7"/>
    <w:rsid w:val="00C23AAE"/>
    <w:rsid w:val="00C2431E"/>
    <w:rsid w:val="00C248AC"/>
    <w:rsid w:val="00C24EC9"/>
    <w:rsid w:val="00C25541"/>
    <w:rsid w:val="00C25AA4"/>
    <w:rsid w:val="00C2616F"/>
    <w:rsid w:val="00C27011"/>
    <w:rsid w:val="00C270D0"/>
    <w:rsid w:val="00C276B2"/>
    <w:rsid w:val="00C30799"/>
    <w:rsid w:val="00C30C60"/>
    <w:rsid w:val="00C30EEC"/>
    <w:rsid w:val="00C31A32"/>
    <w:rsid w:val="00C325E0"/>
    <w:rsid w:val="00C32771"/>
    <w:rsid w:val="00C32D3D"/>
    <w:rsid w:val="00C32E11"/>
    <w:rsid w:val="00C33FFB"/>
    <w:rsid w:val="00C3413F"/>
    <w:rsid w:val="00C345AC"/>
    <w:rsid w:val="00C34B7F"/>
    <w:rsid w:val="00C36066"/>
    <w:rsid w:val="00C36D90"/>
    <w:rsid w:val="00C3700C"/>
    <w:rsid w:val="00C37613"/>
    <w:rsid w:val="00C3770F"/>
    <w:rsid w:val="00C37A74"/>
    <w:rsid w:val="00C40243"/>
    <w:rsid w:val="00C40303"/>
    <w:rsid w:val="00C412F5"/>
    <w:rsid w:val="00C41B74"/>
    <w:rsid w:val="00C43239"/>
    <w:rsid w:val="00C436BA"/>
    <w:rsid w:val="00C43BA2"/>
    <w:rsid w:val="00C4447B"/>
    <w:rsid w:val="00C44565"/>
    <w:rsid w:val="00C45C83"/>
    <w:rsid w:val="00C45EE7"/>
    <w:rsid w:val="00C46331"/>
    <w:rsid w:val="00C4665D"/>
    <w:rsid w:val="00C46876"/>
    <w:rsid w:val="00C47C10"/>
    <w:rsid w:val="00C504FA"/>
    <w:rsid w:val="00C50974"/>
    <w:rsid w:val="00C50DB0"/>
    <w:rsid w:val="00C51557"/>
    <w:rsid w:val="00C5158E"/>
    <w:rsid w:val="00C52535"/>
    <w:rsid w:val="00C52AF6"/>
    <w:rsid w:val="00C52F46"/>
    <w:rsid w:val="00C52FAB"/>
    <w:rsid w:val="00C540BA"/>
    <w:rsid w:val="00C542A6"/>
    <w:rsid w:val="00C55079"/>
    <w:rsid w:val="00C55816"/>
    <w:rsid w:val="00C56F01"/>
    <w:rsid w:val="00C574BA"/>
    <w:rsid w:val="00C5765A"/>
    <w:rsid w:val="00C60B60"/>
    <w:rsid w:val="00C60C27"/>
    <w:rsid w:val="00C61364"/>
    <w:rsid w:val="00C61B9D"/>
    <w:rsid w:val="00C62870"/>
    <w:rsid w:val="00C63880"/>
    <w:rsid w:val="00C64DDC"/>
    <w:rsid w:val="00C659B7"/>
    <w:rsid w:val="00C65BF2"/>
    <w:rsid w:val="00C65E19"/>
    <w:rsid w:val="00C65E56"/>
    <w:rsid w:val="00C66A15"/>
    <w:rsid w:val="00C70422"/>
    <w:rsid w:val="00C7080D"/>
    <w:rsid w:val="00C71A61"/>
    <w:rsid w:val="00C73757"/>
    <w:rsid w:val="00C73948"/>
    <w:rsid w:val="00C74DD3"/>
    <w:rsid w:val="00C757C4"/>
    <w:rsid w:val="00C75807"/>
    <w:rsid w:val="00C75AF9"/>
    <w:rsid w:val="00C761D8"/>
    <w:rsid w:val="00C77FA7"/>
    <w:rsid w:val="00C80001"/>
    <w:rsid w:val="00C803DD"/>
    <w:rsid w:val="00C80B19"/>
    <w:rsid w:val="00C8115D"/>
    <w:rsid w:val="00C816D0"/>
    <w:rsid w:val="00C829B2"/>
    <w:rsid w:val="00C8324B"/>
    <w:rsid w:val="00C83454"/>
    <w:rsid w:val="00C837D4"/>
    <w:rsid w:val="00C8394A"/>
    <w:rsid w:val="00C83C83"/>
    <w:rsid w:val="00C84052"/>
    <w:rsid w:val="00C844E2"/>
    <w:rsid w:val="00C845EF"/>
    <w:rsid w:val="00C84AEC"/>
    <w:rsid w:val="00C8523D"/>
    <w:rsid w:val="00C85C3F"/>
    <w:rsid w:val="00C86244"/>
    <w:rsid w:val="00C86276"/>
    <w:rsid w:val="00C865C4"/>
    <w:rsid w:val="00C8683B"/>
    <w:rsid w:val="00C86B36"/>
    <w:rsid w:val="00C86BC6"/>
    <w:rsid w:val="00C8708D"/>
    <w:rsid w:val="00C90B56"/>
    <w:rsid w:val="00C9146E"/>
    <w:rsid w:val="00C91784"/>
    <w:rsid w:val="00C918AA"/>
    <w:rsid w:val="00C91B02"/>
    <w:rsid w:val="00C91F71"/>
    <w:rsid w:val="00C922A9"/>
    <w:rsid w:val="00C924DF"/>
    <w:rsid w:val="00C92E67"/>
    <w:rsid w:val="00C93B13"/>
    <w:rsid w:val="00C93CB9"/>
    <w:rsid w:val="00C93D61"/>
    <w:rsid w:val="00C95829"/>
    <w:rsid w:val="00C95977"/>
    <w:rsid w:val="00C969BF"/>
    <w:rsid w:val="00C974B6"/>
    <w:rsid w:val="00C97EBE"/>
    <w:rsid w:val="00CA01C4"/>
    <w:rsid w:val="00CA0B8B"/>
    <w:rsid w:val="00CA0FA0"/>
    <w:rsid w:val="00CA1682"/>
    <w:rsid w:val="00CA1DE2"/>
    <w:rsid w:val="00CA2FE9"/>
    <w:rsid w:val="00CA4EAE"/>
    <w:rsid w:val="00CA564E"/>
    <w:rsid w:val="00CA6D9F"/>
    <w:rsid w:val="00CA729E"/>
    <w:rsid w:val="00CA73F8"/>
    <w:rsid w:val="00CB0396"/>
    <w:rsid w:val="00CB05AB"/>
    <w:rsid w:val="00CB0637"/>
    <w:rsid w:val="00CB19DF"/>
    <w:rsid w:val="00CB1F90"/>
    <w:rsid w:val="00CB21DC"/>
    <w:rsid w:val="00CB33C0"/>
    <w:rsid w:val="00CB4D3C"/>
    <w:rsid w:val="00CB5002"/>
    <w:rsid w:val="00CB56FB"/>
    <w:rsid w:val="00CB61C9"/>
    <w:rsid w:val="00CB63CB"/>
    <w:rsid w:val="00CB6E47"/>
    <w:rsid w:val="00CB71ED"/>
    <w:rsid w:val="00CB72A4"/>
    <w:rsid w:val="00CB79D0"/>
    <w:rsid w:val="00CC00E8"/>
    <w:rsid w:val="00CC012E"/>
    <w:rsid w:val="00CC019A"/>
    <w:rsid w:val="00CC01B1"/>
    <w:rsid w:val="00CC092F"/>
    <w:rsid w:val="00CC0E7E"/>
    <w:rsid w:val="00CC12D8"/>
    <w:rsid w:val="00CC137F"/>
    <w:rsid w:val="00CC1FF3"/>
    <w:rsid w:val="00CC27A3"/>
    <w:rsid w:val="00CC2BEA"/>
    <w:rsid w:val="00CC34A2"/>
    <w:rsid w:val="00CC3B24"/>
    <w:rsid w:val="00CC47CE"/>
    <w:rsid w:val="00CC5323"/>
    <w:rsid w:val="00CC571C"/>
    <w:rsid w:val="00CC574F"/>
    <w:rsid w:val="00CC6021"/>
    <w:rsid w:val="00CC6E2B"/>
    <w:rsid w:val="00CC7B7E"/>
    <w:rsid w:val="00CD0710"/>
    <w:rsid w:val="00CD0A63"/>
    <w:rsid w:val="00CD1234"/>
    <w:rsid w:val="00CD1276"/>
    <w:rsid w:val="00CD1484"/>
    <w:rsid w:val="00CD1702"/>
    <w:rsid w:val="00CD196F"/>
    <w:rsid w:val="00CD2451"/>
    <w:rsid w:val="00CD2887"/>
    <w:rsid w:val="00CD3165"/>
    <w:rsid w:val="00CD3864"/>
    <w:rsid w:val="00CD3EFF"/>
    <w:rsid w:val="00CD43E4"/>
    <w:rsid w:val="00CD4CC4"/>
    <w:rsid w:val="00CD5FB0"/>
    <w:rsid w:val="00CD6295"/>
    <w:rsid w:val="00CD6F26"/>
    <w:rsid w:val="00CD71F4"/>
    <w:rsid w:val="00CD7E87"/>
    <w:rsid w:val="00CE03A3"/>
    <w:rsid w:val="00CE0E7A"/>
    <w:rsid w:val="00CE18A4"/>
    <w:rsid w:val="00CE1992"/>
    <w:rsid w:val="00CE1DCB"/>
    <w:rsid w:val="00CE205F"/>
    <w:rsid w:val="00CE317B"/>
    <w:rsid w:val="00CE3780"/>
    <w:rsid w:val="00CE3A58"/>
    <w:rsid w:val="00CE3E2E"/>
    <w:rsid w:val="00CE3F4F"/>
    <w:rsid w:val="00CE4492"/>
    <w:rsid w:val="00CE4993"/>
    <w:rsid w:val="00CE550D"/>
    <w:rsid w:val="00CE6961"/>
    <w:rsid w:val="00CE77F8"/>
    <w:rsid w:val="00CF0736"/>
    <w:rsid w:val="00CF0FAB"/>
    <w:rsid w:val="00CF11F8"/>
    <w:rsid w:val="00CF138F"/>
    <w:rsid w:val="00CF2B2F"/>
    <w:rsid w:val="00CF318B"/>
    <w:rsid w:val="00CF3383"/>
    <w:rsid w:val="00CF3EBF"/>
    <w:rsid w:val="00CF41F8"/>
    <w:rsid w:val="00CF446F"/>
    <w:rsid w:val="00CF4C1A"/>
    <w:rsid w:val="00CF70C8"/>
    <w:rsid w:val="00CF7A7B"/>
    <w:rsid w:val="00D014BD"/>
    <w:rsid w:val="00D01659"/>
    <w:rsid w:val="00D02388"/>
    <w:rsid w:val="00D024C6"/>
    <w:rsid w:val="00D03516"/>
    <w:rsid w:val="00D03B30"/>
    <w:rsid w:val="00D044D3"/>
    <w:rsid w:val="00D0462F"/>
    <w:rsid w:val="00D04A37"/>
    <w:rsid w:val="00D04F80"/>
    <w:rsid w:val="00D05A03"/>
    <w:rsid w:val="00D05B20"/>
    <w:rsid w:val="00D05BDC"/>
    <w:rsid w:val="00D06095"/>
    <w:rsid w:val="00D0651D"/>
    <w:rsid w:val="00D07DF2"/>
    <w:rsid w:val="00D07FBB"/>
    <w:rsid w:val="00D1043E"/>
    <w:rsid w:val="00D117B9"/>
    <w:rsid w:val="00D11B53"/>
    <w:rsid w:val="00D11D68"/>
    <w:rsid w:val="00D120C4"/>
    <w:rsid w:val="00D126A0"/>
    <w:rsid w:val="00D143B3"/>
    <w:rsid w:val="00D145DC"/>
    <w:rsid w:val="00D1489B"/>
    <w:rsid w:val="00D14F0C"/>
    <w:rsid w:val="00D153D1"/>
    <w:rsid w:val="00D1574C"/>
    <w:rsid w:val="00D16381"/>
    <w:rsid w:val="00D163F5"/>
    <w:rsid w:val="00D16674"/>
    <w:rsid w:val="00D16B0F"/>
    <w:rsid w:val="00D16B2E"/>
    <w:rsid w:val="00D1700F"/>
    <w:rsid w:val="00D173B7"/>
    <w:rsid w:val="00D17BBF"/>
    <w:rsid w:val="00D208C5"/>
    <w:rsid w:val="00D21DED"/>
    <w:rsid w:val="00D225F7"/>
    <w:rsid w:val="00D22A57"/>
    <w:rsid w:val="00D22FD3"/>
    <w:rsid w:val="00D2442C"/>
    <w:rsid w:val="00D24D5A"/>
    <w:rsid w:val="00D24DC4"/>
    <w:rsid w:val="00D257FF"/>
    <w:rsid w:val="00D259CD"/>
    <w:rsid w:val="00D2681B"/>
    <w:rsid w:val="00D26D29"/>
    <w:rsid w:val="00D26F74"/>
    <w:rsid w:val="00D27515"/>
    <w:rsid w:val="00D309F1"/>
    <w:rsid w:val="00D31674"/>
    <w:rsid w:val="00D31D63"/>
    <w:rsid w:val="00D31F7F"/>
    <w:rsid w:val="00D323B7"/>
    <w:rsid w:val="00D32C6C"/>
    <w:rsid w:val="00D34088"/>
    <w:rsid w:val="00D341CD"/>
    <w:rsid w:val="00D349E0"/>
    <w:rsid w:val="00D34A10"/>
    <w:rsid w:val="00D35581"/>
    <w:rsid w:val="00D35FA1"/>
    <w:rsid w:val="00D3784D"/>
    <w:rsid w:val="00D37EEA"/>
    <w:rsid w:val="00D41C09"/>
    <w:rsid w:val="00D422D0"/>
    <w:rsid w:val="00D424E6"/>
    <w:rsid w:val="00D435B3"/>
    <w:rsid w:val="00D44595"/>
    <w:rsid w:val="00D44AA8"/>
    <w:rsid w:val="00D47B6C"/>
    <w:rsid w:val="00D47D7C"/>
    <w:rsid w:val="00D502DF"/>
    <w:rsid w:val="00D51553"/>
    <w:rsid w:val="00D51568"/>
    <w:rsid w:val="00D52154"/>
    <w:rsid w:val="00D52369"/>
    <w:rsid w:val="00D5258B"/>
    <w:rsid w:val="00D52831"/>
    <w:rsid w:val="00D52BCF"/>
    <w:rsid w:val="00D52DE5"/>
    <w:rsid w:val="00D53010"/>
    <w:rsid w:val="00D5380A"/>
    <w:rsid w:val="00D54ADF"/>
    <w:rsid w:val="00D54C9F"/>
    <w:rsid w:val="00D5554F"/>
    <w:rsid w:val="00D55654"/>
    <w:rsid w:val="00D55EA5"/>
    <w:rsid w:val="00D55EB9"/>
    <w:rsid w:val="00D56719"/>
    <w:rsid w:val="00D56CDF"/>
    <w:rsid w:val="00D56EC9"/>
    <w:rsid w:val="00D573C6"/>
    <w:rsid w:val="00D577E1"/>
    <w:rsid w:val="00D57972"/>
    <w:rsid w:val="00D57BB1"/>
    <w:rsid w:val="00D57D10"/>
    <w:rsid w:val="00D60234"/>
    <w:rsid w:val="00D6039E"/>
    <w:rsid w:val="00D60AC0"/>
    <w:rsid w:val="00D61244"/>
    <w:rsid w:val="00D61489"/>
    <w:rsid w:val="00D618BD"/>
    <w:rsid w:val="00D61C8B"/>
    <w:rsid w:val="00D6392F"/>
    <w:rsid w:val="00D63B2B"/>
    <w:rsid w:val="00D63F60"/>
    <w:rsid w:val="00D64877"/>
    <w:rsid w:val="00D64956"/>
    <w:rsid w:val="00D64CF4"/>
    <w:rsid w:val="00D6554F"/>
    <w:rsid w:val="00D659C7"/>
    <w:rsid w:val="00D6607E"/>
    <w:rsid w:val="00D66DC2"/>
    <w:rsid w:val="00D67358"/>
    <w:rsid w:val="00D6767B"/>
    <w:rsid w:val="00D67BBD"/>
    <w:rsid w:val="00D70938"/>
    <w:rsid w:val="00D716D5"/>
    <w:rsid w:val="00D718E9"/>
    <w:rsid w:val="00D71F03"/>
    <w:rsid w:val="00D7364D"/>
    <w:rsid w:val="00D73E30"/>
    <w:rsid w:val="00D74744"/>
    <w:rsid w:val="00D74BA2"/>
    <w:rsid w:val="00D74F32"/>
    <w:rsid w:val="00D7511D"/>
    <w:rsid w:val="00D75325"/>
    <w:rsid w:val="00D75A68"/>
    <w:rsid w:val="00D76DF7"/>
    <w:rsid w:val="00D76E6B"/>
    <w:rsid w:val="00D80067"/>
    <w:rsid w:val="00D80F68"/>
    <w:rsid w:val="00D8106F"/>
    <w:rsid w:val="00D811E5"/>
    <w:rsid w:val="00D82146"/>
    <w:rsid w:val="00D8274F"/>
    <w:rsid w:val="00D82A4F"/>
    <w:rsid w:val="00D82A60"/>
    <w:rsid w:val="00D82C00"/>
    <w:rsid w:val="00D83449"/>
    <w:rsid w:val="00D83951"/>
    <w:rsid w:val="00D84009"/>
    <w:rsid w:val="00D84233"/>
    <w:rsid w:val="00D84646"/>
    <w:rsid w:val="00D84720"/>
    <w:rsid w:val="00D8591C"/>
    <w:rsid w:val="00D861CC"/>
    <w:rsid w:val="00D8629D"/>
    <w:rsid w:val="00D865E0"/>
    <w:rsid w:val="00D86E85"/>
    <w:rsid w:val="00D86ECA"/>
    <w:rsid w:val="00D86FFA"/>
    <w:rsid w:val="00D90893"/>
    <w:rsid w:val="00D91C67"/>
    <w:rsid w:val="00D91CEC"/>
    <w:rsid w:val="00D92294"/>
    <w:rsid w:val="00D923AB"/>
    <w:rsid w:val="00D92672"/>
    <w:rsid w:val="00D92A88"/>
    <w:rsid w:val="00D93B41"/>
    <w:rsid w:val="00D93CC5"/>
    <w:rsid w:val="00D94822"/>
    <w:rsid w:val="00D953B7"/>
    <w:rsid w:val="00D95A5C"/>
    <w:rsid w:val="00D95BCB"/>
    <w:rsid w:val="00D961E7"/>
    <w:rsid w:val="00D96D1F"/>
    <w:rsid w:val="00D97AD2"/>
    <w:rsid w:val="00DA0B56"/>
    <w:rsid w:val="00DA1289"/>
    <w:rsid w:val="00DA169C"/>
    <w:rsid w:val="00DA17AC"/>
    <w:rsid w:val="00DA2982"/>
    <w:rsid w:val="00DA2BC8"/>
    <w:rsid w:val="00DA2D75"/>
    <w:rsid w:val="00DA60DB"/>
    <w:rsid w:val="00DA6133"/>
    <w:rsid w:val="00DA68D7"/>
    <w:rsid w:val="00DA6B3F"/>
    <w:rsid w:val="00DA7296"/>
    <w:rsid w:val="00DA737E"/>
    <w:rsid w:val="00DB07D3"/>
    <w:rsid w:val="00DB0E1A"/>
    <w:rsid w:val="00DB1586"/>
    <w:rsid w:val="00DB1F30"/>
    <w:rsid w:val="00DB27D5"/>
    <w:rsid w:val="00DB3ADC"/>
    <w:rsid w:val="00DB45A4"/>
    <w:rsid w:val="00DB4B8F"/>
    <w:rsid w:val="00DB5757"/>
    <w:rsid w:val="00DB5A63"/>
    <w:rsid w:val="00DB5AD4"/>
    <w:rsid w:val="00DB5E41"/>
    <w:rsid w:val="00DB5FF6"/>
    <w:rsid w:val="00DB6D54"/>
    <w:rsid w:val="00DB6EC9"/>
    <w:rsid w:val="00DB74D6"/>
    <w:rsid w:val="00DC0131"/>
    <w:rsid w:val="00DC0D53"/>
    <w:rsid w:val="00DC161F"/>
    <w:rsid w:val="00DC1680"/>
    <w:rsid w:val="00DC16D6"/>
    <w:rsid w:val="00DC1B4B"/>
    <w:rsid w:val="00DC1E6C"/>
    <w:rsid w:val="00DC2765"/>
    <w:rsid w:val="00DC4352"/>
    <w:rsid w:val="00DC445A"/>
    <w:rsid w:val="00DC4B04"/>
    <w:rsid w:val="00DC4BBE"/>
    <w:rsid w:val="00DC5F88"/>
    <w:rsid w:val="00DC6193"/>
    <w:rsid w:val="00DC662B"/>
    <w:rsid w:val="00DC7020"/>
    <w:rsid w:val="00DC7F53"/>
    <w:rsid w:val="00DD0012"/>
    <w:rsid w:val="00DD06A5"/>
    <w:rsid w:val="00DD1646"/>
    <w:rsid w:val="00DD1FE4"/>
    <w:rsid w:val="00DD2E2F"/>
    <w:rsid w:val="00DD303A"/>
    <w:rsid w:val="00DD39F1"/>
    <w:rsid w:val="00DD3CAB"/>
    <w:rsid w:val="00DD3F33"/>
    <w:rsid w:val="00DD5199"/>
    <w:rsid w:val="00DD5A3A"/>
    <w:rsid w:val="00DD5A48"/>
    <w:rsid w:val="00DD61A0"/>
    <w:rsid w:val="00DD6E22"/>
    <w:rsid w:val="00DD7554"/>
    <w:rsid w:val="00DD7CE7"/>
    <w:rsid w:val="00DE0CCC"/>
    <w:rsid w:val="00DE1306"/>
    <w:rsid w:val="00DE171B"/>
    <w:rsid w:val="00DE1A81"/>
    <w:rsid w:val="00DE1D37"/>
    <w:rsid w:val="00DE30F7"/>
    <w:rsid w:val="00DE45FC"/>
    <w:rsid w:val="00DE47D6"/>
    <w:rsid w:val="00DE484C"/>
    <w:rsid w:val="00DE4FFF"/>
    <w:rsid w:val="00DE5058"/>
    <w:rsid w:val="00DE5766"/>
    <w:rsid w:val="00DE5DA3"/>
    <w:rsid w:val="00DE5F29"/>
    <w:rsid w:val="00DE6C99"/>
    <w:rsid w:val="00DE752B"/>
    <w:rsid w:val="00DE7C11"/>
    <w:rsid w:val="00DE7D2C"/>
    <w:rsid w:val="00DF0392"/>
    <w:rsid w:val="00DF072C"/>
    <w:rsid w:val="00DF0F82"/>
    <w:rsid w:val="00DF12D1"/>
    <w:rsid w:val="00DF172D"/>
    <w:rsid w:val="00DF21C5"/>
    <w:rsid w:val="00DF2431"/>
    <w:rsid w:val="00DF278B"/>
    <w:rsid w:val="00DF3FB6"/>
    <w:rsid w:val="00DF42F9"/>
    <w:rsid w:val="00DF44C4"/>
    <w:rsid w:val="00DF4833"/>
    <w:rsid w:val="00DF4A03"/>
    <w:rsid w:val="00DF5653"/>
    <w:rsid w:val="00DF5BE8"/>
    <w:rsid w:val="00DF6A9B"/>
    <w:rsid w:val="00DF7329"/>
    <w:rsid w:val="00DF782D"/>
    <w:rsid w:val="00DF7CAC"/>
    <w:rsid w:val="00E00482"/>
    <w:rsid w:val="00E013C3"/>
    <w:rsid w:val="00E01BC9"/>
    <w:rsid w:val="00E02007"/>
    <w:rsid w:val="00E02CE3"/>
    <w:rsid w:val="00E03995"/>
    <w:rsid w:val="00E04629"/>
    <w:rsid w:val="00E0474D"/>
    <w:rsid w:val="00E049D4"/>
    <w:rsid w:val="00E07BAA"/>
    <w:rsid w:val="00E108B5"/>
    <w:rsid w:val="00E10B3F"/>
    <w:rsid w:val="00E12081"/>
    <w:rsid w:val="00E13195"/>
    <w:rsid w:val="00E138DA"/>
    <w:rsid w:val="00E1416B"/>
    <w:rsid w:val="00E142C7"/>
    <w:rsid w:val="00E151AE"/>
    <w:rsid w:val="00E15A21"/>
    <w:rsid w:val="00E16C0A"/>
    <w:rsid w:val="00E17833"/>
    <w:rsid w:val="00E17A66"/>
    <w:rsid w:val="00E17E19"/>
    <w:rsid w:val="00E17F7C"/>
    <w:rsid w:val="00E20E63"/>
    <w:rsid w:val="00E22191"/>
    <w:rsid w:val="00E22C3E"/>
    <w:rsid w:val="00E24CAF"/>
    <w:rsid w:val="00E252C8"/>
    <w:rsid w:val="00E25E1F"/>
    <w:rsid w:val="00E26D38"/>
    <w:rsid w:val="00E278E4"/>
    <w:rsid w:val="00E30DAE"/>
    <w:rsid w:val="00E30F42"/>
    <w:rsid w:val="00E31070"/>
    <w:rsid w:val="00E3109E"/>
    <w:rsid w:val="00E31122"/>
    <w:rsid w:val="00E32605"/>
    <w:rsid w:val="00E32C16"/>
    <w:rsid w:val="00E332CB"/>
    <w:rsid w:val="00E3399E"/>
    <w:rsid w:val="00E346FE"/>
    <w:rsid w:val="00E34B73"/>
    <w:rsid w:val="00E34FC6"/>
    <w:rsid w:val="00E3514E"/>
    <w:rsid w:val="00E35337"/>
    <w:rsid w:val="00E35B0F"/>
    <w:rsid w:val="00E35BDF"/>
    <w:rsid w:val="00E35BE5"/>
    <w:rsid w:val="00E35FDF"/>
    <w:rsid w:val="00E366F8"/>
    <w:rsid w:val="00E36F12"/>
    <w:rsid w:val="00E373F1"/>
    <w:rsid w:val="00E37AE4"/>
    <w:rsid w:val="00E37C0D"/>
    <w:rsid w:val="00E37F85"/>
    <w:rsid w:val="00E40183"/>
    <w:rsid w:val="00E402B8"/>
    <w:rsid w:val="00E4095A"/>
    <w:rsid w:val="00E40A77"/>
    <w:rsid w:val="00E41099"/>
    <w:rsid w:val="00E41432"/>
    <w:rsid w:val="00E426B8"/>
    <w:rsid w:val="00E42A6B"/>
    <w:rsid w:val="00E42CB3"/>
    <w:rsid w:val="00E42E99"/>
    <w:rsid w:val="00E42FFD"/>
    <w:rsid w:val="00E4332C"/>
    <w:rsid w:val="00E433AE"/>
    <w:rsid w:val="00E434CE"/>
    <w:rsid w:val="00E43FBF"/>
    <w:rsid w:val="00E4405F"/>
    <w:rsid w:val="00E440F0"/>
    <w:rsid w:val="00E445F8"/>
    <w:rsid w:val="00E45550"/>
    <w:rsid w:val="00E45FE8"/>
    <w:rsid w:val="00E45FED"/>
    <w:rsid w:val="00E47949"/>
    <w:rsid w:val="00E5064B"/>
    <w:rsid w:val="00E50E8E"/>
    <w:rsid w:val="00E51263"/>
    <w:rsid w:val="00E52A70"/>
    <w:rsid w:val="00E531D1"/>
    <w:rsid w:val="00E54236"/>
    <w:rsid w:val="00E5452D"/>
    <w:rsid w:val="00E54738"/>
    <w:rsid w:val="00E5509B"/>
    <w:rsid w:val="00E55B0A"/>
    <w:rsid w:val="00E561D0"/>
    <w:rsid w:val="00E563EB"/>
    <w:rsid w:val="00E566A6"/>
    <w:rsid w:val="00E6043D"/>
    <w:rsid w:val="00E60F2F"/>
    <w:rsid w:val="00E61186"/>
    <w:rsid w:val="00E6231C"/>
    <w:rsid w:val="00E62AEB"/>
    <w:rsid w:val="00E62B75"/>
    <w:rsid w:val="00E63EAE"/>
    <w:rsid w:val="00E63F26"/>
    <w:rsid w:val="00E6459A"/>
    <w:rsid w:val="00E6481D"/>
    <w:rsid w:val="00E65190"/>
    <w:rsid w:val="00E65B73"/>
    <w:rsid w:val="00E6609F"/>
    <w:rsid w:val="00E6665F"/>
    <w:rsid w:val="00E667E4"/>
    <w:rsid w:val="00E66B37"/>
    <w:rsid w:val="00E66D84"/>
    <w:rsid w:val="00E66DA7"/>
    <w:rsid w:val="00E67249"/>
    <w:rsid w:val="00E67D7F"/>
    <w:rsid w:val="00E67EC2"/>
    <w:rsid w:val="00E70354"/>
    <w:rsid w:val="00E7061A"/>
    <w:rsid w:val="00E70EB0"/>
    <w:rsid w:val="00E70F0A"/>
    <w:rsid w:val="00E712AF"/>
    <w:rsid w:val="00E724F2"/>
    <w:rsid w:val="00E72CB5"/>
    <w:rsid w:val="00E72E60"/>
    <w:rsid w:val="00E73C21"/>
    <w:rsid w:val="00E75CC4"/>
    <w:rsid w:val="00E76594"/>
    <w:rsid w:val="00E76992"/>
    <w:rsid w:val="00E800B4"/>
    <w:rsid w:val="00E8041A"/>
    <w:rsid w:val="00E80659"/>
    <w:rsid w:val="00E806D9"/>
    <w:rsid w:val="00E80BC8"/>
    <w:rsid w:val="00E81EF7"/>
    <w:rsid w:val="00E827DA"/>
    <w:rsid w:val="00E82AC6"/>
    <w:rsid w:val="00E82BDA"/>
    <w:rsid w:val="00E82FE9"/>
    <w:rsid w:val="00E839B1"/>
    <w:rsid w:val="00E844E2"/>
    <w:rsid w:val="00E849C3"/>
    <w:rsid w:val="00E84ADA"/>
    <w:rsid w:val="00E85A6C"/>
    <w:rsid w:val="00E85B65"/>
    <w:rsid w:val="00E85CDA"/>
    <w:rsid w:val="00E86386"/>
    <w:rsid w:val="00E86F1B"/>
    <w:rsid w:val="00E878C3"/>
    <w:rsid w:val="00E879D2"/>
    <w:rsid w:val="00E908B1"/>
    <w:rsid w:val="00E90B86"/>
    <w:rsid w:val="00E90C70"/>
    <w:rsid w:val="00E91DA9"/>
    <w:rsid w:val="00E92AEA"/>
    <w:rsid w:val="00E92BA5"/>
    <w:rsid w:val="00E92CD8"/>
    <w:rsid w:val="00E93F94"/>
    <w:rsid w:val="00E948ED"/>
    <w:rsid w:val="00E966D2"/>
    <w:rsid w:val="00E974B1"/>
    <w:rsid w:val="00E97B3B"/>
    <w:rsid w:val="00EA0603"/>
    <w:rsid w:val="00EA1027"/>
    <w:rsid w:val="00EA1C1C"/>
    <w:rsid w:val="00EA1EC1"/>
    <w:rsid w:val="00EA2AAE"/>
    <w:rsid w:val="00EA3E63"/>
    <w:rsid w:val="00EA41FA"/>
    <w:rsid w:val="00EA579D"/>
    <w:rsid w:val="00EA6E37"/>
    <w:rsid w:val="00EA7930"/>
    <w:rsid w:val="00EB1BB4"/>
    <w:rsid w:val="00EB2856"/>
    <w:rsid w:val="00EB2987"/>
    <w:rsid w:val="00EB2B16"/>
    <w:rsid w:val="00EB2F43"/>
    <w:rsid w:val="00EB36BD"/>
    <w:rsid w:val="00EB3BDB"/>
    <w:rsid w:val="00EB47E2"/>
    <w:rsid w:val="00EB4F91"/>
    <w:rsid w:val="00EB5112"/>
    <w:rsid w:val="00EB5301"/>
    <w:rsid w:val="00EB6477"/>
    <w:rsid w:val="00EB679A"/>
    <w:rsid w:val="00EB67E2"/>
    <w:rsid w:val="00EB79A2"/>
    <w:rsid w:val="00EB7B88"/>
    <w:rsid w:val="00EB7E1A"/>
    <w:rsid w:val="00EC054E"/>
    <w:rsid w:val="00EC109B"/>
    <w:rsid w:val="00EC128A"/>
    <w:rsid w:val="00EC1627"/>
    <w:rsid w:val="00EC29E7"/>
    <w:rsid w:val="00EC2A0B"/>
    <w:rsid w:val="00EC401C"/>
    <w:rsid w:val="00EC4172"/>
    <w:rsid w:val="00EC5C23"/>
    <w:rsid w:val="00EC6075"/>
    <w:rsid w:val="00EC63B4"/>
    <w:rsid w:val="00EC6676"/>
    <w:rsid w:val="00EC687A"/>
    <w:rsid w:val="00EC6AD4"/>
    <w:rsid w:val="00EC7025"/>
    <w:rsid w:val="00EC7747"/>
    <w:rsid w:val="00EC796D"/>
    <w:rsid w:val="00ED00C3"/>
    <w:rsid w:val="00ED057C"/>
    <w:rsid w:val="00ED0724"/>
    <w:rsid w:val="00ED0A11"/>
    <w:rsid w:val="00ED0AAC"/>
    <w:rsid w:val="00ED15E0"/>
    <w:rsid w:val="00ED27AF"/>
    <w:rsid w:val="00ED27C3"/>
    <w:rsid w:val="00ED2E28"/>
    <w:rsid w:val="00ED3577"/>
    <w:rsid w:val="00ED3B3F"/>
    <w:rsid w:val="00ED3EB5"/>
    <w:rsid w:val="00ED4579"/>
    <w:rsid w:val="00ED6525"/>
    <w:rsid w:val="00ED656B"/>
    <w:rsid w:val="00ED673A"/>
    <w:rsid w:val="00ED6CCE"/>
    <w:rsid w:val="00ED7809"/>
    <w:rsid w:val="00ED78FF"/>
    <w:rsid w:val="00ED7C0F"/>
    <w:rsid w:val="00EE0CA6"/>
    <w:rsid w:val="00EE14D8"/>
    <w:rsid w:val="00EE18E4"/>
    <w:rsid w:val="00EE19FF"/>
    <w:rsid w:val="00EE3B3A"/>
    <w:rsid w:val="00EE41FE"/>
    <w:rsid w:val="00EE455B"/>
    <w:rsid w:val="00EE4DB4"/>
    <w:rsid w:val="00EE54EA"/>
    <w:rsid w:val="00EE5F55"/>
    <w:rsid w:val="00EE6B7E"/>
    <w:rsid w:val="00EE6FFE"/>
    <w:rsid w:val="00EE7C1C"/>
    <w:rsid w:val="00EE7FAC"/>
    <w:rsid w:val="00EF0593"/>
    <w:rsid w:val="00EF098A"/>
    <w:rsid w:val="00EF0BC4"/>
    <w:rsid w:val="00EF0C40"/>
    <w:rsid w:val="00EF0DEC"/>
    <w:rsid w:val="00EF12B4"/>
    <w:rsid w:val="00EF16B2"/>
    <w:rsid w:val="00EF21EF"/>
    <w:rsid w:val="00EF30D6"/>
    <w:rsid w:val="00EF3762"/>
    <w:rsid w:val="00EF3A8C"/>
    <w:rsid w:val="00EF44AE"/>
    <w:rsid w:val="00EF44EF"/>
    <w:rsid w:val="00EF483A"/>
    <w:rsid w:val="00EF5A5E"/>
    <w:rsid w:val="00EF5F18"/>
    <w:rsid w:val="00EF63BC"/>
    <w:rsid w:val="00EF68CB"/>
    <w:rsid w:val="00EF69FE"/>
    <w:rsid w:val="00EF7736"/>
    <w:rsid w:val="00EF7C6E"/>
    <w:rsid w:val="00F00CDC"/>
    <w:rsid w:val="00F01090"/>
    <w:rsid w:val="00F01639"/>
    <w:rsid w:val="00F0166A"/>
    <w:rsid w:val="00F018AF"/>
    <w:rsid w:val="00F01B41"/>
    <w:rsid w:val="00F02772"/>
    <w:rsid w:val="00F03638"/>
    <w:rsid w:val="00F03BCA"/>
    <w:rsid w:val="00F043F7"/>
    <w:rsid w:val="00F04E91"/>
    <w:rsid w:val="00F04F26"/>
    <w:rsid w:val="00F054CB"/>
    <w:rsid w:val="00F056CD"/>
    <w:rsid w:val="00F0641C"/>
    <w:rsid w:val="00F07326"/>
    <w:rsid w:val="00F07C04"/>
    <w:rsid w:val="00F07D09"/>
    <w:rsid w:val="00F07D5B"/>
    <w:rsid w:val="00F07EFE"/>
    <w:rsid w:val="00F10385"/>
    <w:rsid w:val="00F1050B"/>
    <w:rsid w:val="00F10F8A"/>
    <w:rsid w:val="00F1104F"/>
    <w:rsid w:val="00F118A0"/>
    <w:rsid w:val="00F126D2"/>
    <w:rsid w:val="00F12B55"/>
    <w:rsid w:val="00F12F85"/>
    <w:rsid w:val="00F12FD9"/>
    <w:rsid w:val="00F13BAF"/>
    <w:rsid w:val="00F147B2"/>
    <w:rsid w:val="00F14942"/>
    <w:rsid w:val="00F14AA0"/>
    <w:rsid w:val="00F15120"/>
    <w:rsid w:val="00F166E7"/>
    <w:rsid w:val="00F16EE2"/>
    <w:rsid w:val="00F17760"/>
    <w:rsid w:val="00F17BC9"/>
    <w:rsid w:val="00F17F84"/>
    <w:rsid w:val="00F2033D"/>
    <w:rsid w:val="00F2109F"/>
    <w:rsid w:val="00F21C0D"/>
    <w:rsid w:val="00F24740"/>
    <w:rsid w:val="00F26016"/>
    <w:rsid w:val="00F26092"/>
    <w:rsid w:val="00F26C2C"/>
    <w:rsid w:val="00F2719E"/>
    <w:rsid w:val="00F275C0"/>
    <w:rsid w:val="00F306C6"/>
    <w:rsid w:val="00F30D29"/>
    <w:rsid w:val="00F30D74"/>
    <w:rsid w:val="00F319D5"/>
    <w:rsid w:val="00F31B02"/>
    <w:rsid w:val="00F32EA7"/>
    <w:rsid w:val="00F33271"/>
    <w:rsid w:val="00F33FB4"/>
    <w:rsid w:val="00F34643"/>
    <w:rsid w:val="00F346BC"/>
    <w:rsid w:val="00F3493A"/>
    <w:rsid w:val="00F34EC4"/>
    <w:rsid w:val="00F350D3"/>
    <w:rsid w:val="00F36636"/>
    <w:rsid w:val="00F36CA5"/>
    <w:rsid w:val="00F375B0"/>
    <w:rsid w:val="00F37746"/>
    <w:rsid w:val="00F37C29"/>
    <w:rsid w:val="00F40DF4"/>
    <w:rsid w:val="00F416F9"/>
    <w:rsid w:val="00F41B0B"/>
    <w:rsid w:val="00F42208"/>
    <w:rsid w:val="00F4293F"/>
    <w:rsid w:val="00F43484"/>
    <w:rsid w:val="00F43908"/>
    <w:rsid w:val="00F44D22"/>
    <w:rsid w:val="00F44E3D"/>
    <w:rsid w:val="00F45468"/>
    <w:rsid w:val="00F46237"/>
    <w:rsid w:val="00F46347"/>
    <w:rsid w:val="00F47730"/>
    <w:rsid w:val="00F47B5D"/>
    <w:rsid w:val="00F52CE2"/>
    <w:rsid w:val="00F53433"/>
    <w:rsid w:val="00F536DD"/>
    <w:rsid w:val="00F54641"/>
    <w:rsid w:val="00F54B6B"/>
    <w:rsid w:val="00F552E0"/>
    <w:rsid w:val="00F5560A"/>
    <w:rsid w:val="00F55A45"/>
    <w:rsid w:val="00F55B6B"/>
    <w:rsid w:val="00F55BE3"/>
    <w:rsid w:val="00F55E97"/>
    <w:rsid w:val="00F55FB5"/>
    <w:rsid w:val="00F56146"/>
    <w:rsid w:val="00F5639E"/>
    <w:rsid w:val="00F566A2"/>
    <w:rsid w:val="00F57AE3"/>
    <w:rsid w:val="00F57C98"/>
    <w:rsid w:val="00F6045C"/>
    <w:rsid w:val="00F605C3"/>
    <w:rsid w:val="00F605D8"/>
    <w:rsid w:val="00F60976"/>
    <w:rsid w:val="00F60D84"/>
    <w:rsid w:val="00F60ED8"/>
    <w:rsid w:val="00F61428"/>
    <w:rsid w:val="00F61D07"/>
    <w:rsid w:val="00F61E34"/>
    <w:rsid w:val="00F62450"/>
    <w:rsid w:val="00F62C99"/>
    <w:rsid w:val="00F636D9"/>
    <w:rsid w:val="00F63B6B"/>
    <w:rsid w:val="00F63E43"/>
    <w:rsid w:val="00F646E8"/>
    <w:rsid w:val="00F64D54"/>
    <w:rsid w:val="00F64F7C"/>
    <w:rsid w:val="00F6506E"/>
    <w:rsid w:val="00F65391"/>
    <w:rsid w:val="00F653F3"/>
    <w:rsid w:val="00F6552A"/>
    <w:rsid w:val="00F65593"/>
    <w:rsid w:val="00F658FC"/>
    <w:rsid w:val="00F65BF4"/>
    <w:rsid w:val="00F66327"/>
    <w:rsid w:val="00F666B9"/>
    <w:rsid w:val="00F667B5"/>
    <w:rsid w:val="00F67345"/>
    <w:rsid w:val="00F701B5"/>
    <w:rsid w:val="00F70241"/>
    <w:rsid w:val="00F7024E"/>
    <w:rsid w:val="00F7128C"/>
    <w:rsid w:val="00F713D6"/>
    <w:rsid w:val="00F715A1"/>
    <w:rsid w:val="00F71ABA"/>
    <w:rsid w:val="00F72656"/>
    <w:rsid w:val="00F73CE1"/>
    <w:rsid w:val="00F73E4A"/>
    <w:rsid w:val="00F742C5"/>
    <w:rsid w:val="00F74DF5"/>
    <w:rsid w:val="00F754F0"/>
    <w:rsid w:val="00F75F46"/>
    <w:rsid w:val="00F76044"/>
    <w:rsid w:val="00F7651C"/>
    <w:rsid w:val="00F7656F"/>
    <w:rsid w:val="00F76728"/>
    <w:rsid w:val="00F76D4F"/>
    <w:rsid w:val="00F779BC"/>
    <w:rsid w:val="00F77D80"/>
    <w:rsid w:val="00F8041D"/>
    <w:rsid w:val="00F80435"/>
    <w:rsid w:val="00F80A30"/>
    <w:rsid w:val="00F80A73"/>
    <w:rsid w:val="00F81DAD"/>
    <w:rsid w:val="00F82FB0"/>
    <w:rsid w:val="00F83395"/>
    <w:rsid w:val="00F83896"/>
    <w:rsid w:val="00F83B13"/>
    <w:rsid w:val="00F84954"/>
    <w:rsid w:val="00F84EF9"/>
    <w:rsid w:val="00F850AF"/>
    <w:rsid w:val="00F8696F"/>
    <w:rsid w:val="00F869B9"/>
    <w:rsid w:val="00F874F1"/>
    <w:rsid w:val="00F87511"/>
    <w:rsid w:val="00F87BFE"/>
    <w:rsid w:val="00F87E5D"/>
    <w:rsid w:val="00F90541"/>
    <w:rsid w:val="00F90BB9"/>
    <w:rsid w:val="00F90E96"/>
    <w:rsid w:val="00F919BB"/>
    <w:rsid w:val="00F92F33"/>
    <w:rsid w:val="00F93C04"/>
    <w:rsid w:val="00F950F3"/>
    <w:rsid w:val="00F95636"/>
    <w:rsid w:val="00F959FB"/>
    <w:rsid w:val="00F96250"/>
    <w:rsid w:val="00F96A01"/>
    <w:rsid w:val="00F96B80"/>
    <w:rsid w:val="00F97057"/>
    <w:rsid w:val="00FA1DA9"/>
    <w:rsid w:val="00FA1E49"/>
    <w:rsid w:val="00FA24AD"/>
    <w:rsid w:val="00FA292F"/>
    <w:rsid w:val="00FA3045"/>
    <w:rsid w:val="00FA31D5"/>
    <w:rsid w:val="00FA35C7"/>
    <w:rsid w:val="00FA3851"/>
    <w:rsid w:val="00FA4CDF"/>
    <w:rsid w:val="00FA5554"/>
    <w:rsid w:val="00FA5998"/>
    <w:rsid w:val="00FA60A0"/>
    <w:rsid w:val="00FA6227"/>
    <w:rsid w:val="00FA6273"/>
    <w:rsid w:val="00FA65A5"/>
    <w:rsid w:val="00FB0CB1"/>
    <w:rsid w:val="00FB162A"/>
    <w:rsid w:val="00FB18C1"/>
    <w:rsid w:val="00FB32C1"/>
    <w:rsid w:val="00FB35D2"/>
    <w:rsid w:val="00FB42D4"/>
    <w:rsid w:val="00FB44F4"/>
    <w:rsid w:val="00FB460B"/>
    <w:rsid w:val="00FB610D"/>
    <w:rsid w:val="00FB6151"/>
    <w:rsid w:val="00FB6B14"/>
    <w:rsid w:val="00FB7143"/>
    <w:rsid w:val="00FB78EA"/>
    <w:rsid w:val="00FB7E3F"/>
    <w:rsid w:val="00FC1054"/>
    <w:rsid w:val="00FC12B5"/>
    <w:rsid w:val="00FC1658"/>
    <w:rsid w:val="00FC16DF"/>
    <w:rsid w:val="00FC32A2"/>
    <w:rsid w:val="00FC385E"/>
    <w:rsid w:val="00FC5339"/>
    <w:rsid w:val="00FC58FF"/>
    <w:rsid w:val="00FC6025"/>
    <w:rsid w:val="00FC67DF"/>
    <w:rsid w:val="00FC6C50"/>
    <w:rsid w:val="00FC6F4E"/>
    <w:rsid w:val="00FC7423"/>
    <w:rsid w:val="00FC7AAB"/>
    <w:rsid w:val="00FC7E71"/>
    <w:rsid w:val="00FC7EF3"/>
    <w:rsid w:val="00FD022F"/>
    <w:rsid w:val="00FD1650"/>
    <w:rsid w:val="00FD1A7B"/>
    <w:rsid w:val="00FD1D75"/>
    <w:rsid w:val="00FD1EA9"/>
    <w:rsid w:val="00FD2234"/>
    <w:rsid w:val="00FD2F61"/>
    <w:rsid w:val="00FD3259"/>
    <w:rsid w:val="00FD616E"/>
    <w:rsid w:val="00FE0758"/>
    <w:rsid w:val="00FE079B"/>
    <w:rsid w:val="00FE0EC0"/>
    <w:rsid w:val="00FE1193"/>
    <w:rsid w:val="00FE15DD"/>
    <w:rsid w:val="00FE1E74"/>
    <w:rsid w:val="00FE2046"/>
    <w:rsid w:val="00FE30FF"/>
    <w:rsid w:val="00FE3811"/>
    <w:rsid w:val="00FE3EF4"/>
    <w:rsid w:val="00FE46A6"/>
    <w:rsid w:val="00FE47A8"/>
    <w:rsid w:val="00FE4975"/>
    <w:rsid w:val="00FE5FE6"/>
    <w:rsid w:val="00FE67B7"/>
    <w:rsid w:val="00FE74DB"/>
    <w:rsid w:val="00FE7683"/>
    <w:rsid w:val="00FF1578"/>
    <w:rsid w:val="00FF2107"/>
    <w:rsid w:val="00FF3A97"/>
    <w:rsid w:val="00FF4470"/>
    <w:rsid w:val="00FF479A"/>
    <w:rsid w:val="00FF57A3"/>
    <w:rsid w:val="00FF5B78"/>
    <w:rsid w:val="00FF5CF2"/>
    <w:rsid w:val="00FF7A80"/>
    <w:rsid w:val="00FF7E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71400"/>
    <w:rPr>
      <w:rFonts w:ascii="Times New Roman" w:eastAsia="Times New Roman" w:hAnsi="Times New Roman" w:cs="Times New Roman"/>
      <w:lang w:val="en-GB"/>
    </w:rPr>
  </w:style>
  <w:style w:type="paragraph" w:styleId="Heading1">
    <w:name w:val="heading 1"/>
    <w:basedOn w:val="Normal"/>
    <w:next w:val="Normal"/>
    <w:link w:val="Heading1Char"/>
    <w:uiPriority w:val="9"/>
    <w:qFormat/>
    <w:rsid w:val="002B40EE"/>
    <w:pPr>
      <w:keepNext/>
      <w:keepLines/>
      <w:spacing w:before="240" w:line="276" w:lineRule="auto"/>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BB30EA"/>
    <w:pPr>
      <w:spacing w:before="100" w:beforeAutospacing="1" w:after="100" w:afterAutospacing="1"/>
      <w:outlineLvl w:val="2"/>
    </w:pPr>
    <w:rPr>
      <w:rFonts w:eastAsiaTheme="minorHAnsi"/>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jc w:val="both"/>
    </w:pPr>
    <w:rPr>
      <w:rFonts w:ascii="Calibri" w:eastAsia="Calibri" w:hAnsi="Calibri"/>
      <w:sz w:val="22"/>
      <w:szCs w:val="22"/>
      <w:lang w:val="en-US"/>
    </w:rPr>
  </w:style>
  <w:style w:type="paragraph" w:styleId="CommentText">
    <w:name w:val="annotation text"/>
    <w:basedOn w:val="Normal"/>
    <w:link w:val="CommentTextChar"/>
    <w:uiPriority w:val="99"/>
    <w:unhideWhenUsed/>
    <w:rsid w:val="000210D1"/>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
    <w:rPr>
      <w:rFonts w:ascii="Calibri" w:eastAsia="Calibri" w:hAnsi="Calibri"/>
      <w:sz w:val="22"/>
      <w:szCs w:val="22"/>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
    <w:rPr>
      <w:rFonts w:ascii="Calibri" w:eastAsia="Calibri" w:hAnsi="Calibri"/>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unhideWhenUsed/>
    <w:rsid w:val="00277948"/>
    <w:rPr>
      <w:rFonts w:ascii="Tahoma" w:eastAsia="Calibri" w:hAnsi="Tahoma" w:cs="Tahoma"/>
      <w:sz w:val="20"/>
      <w:szCs w:val="16"/>
    </w:rPr>
  </w:style>
  <w:style w:type="character" w:customStyle="1" w:styleId="BalloonTextChar">
    <w:name w:val="Balloon Text Char"/>
    <w:basedOn w:val="DefaultParagraphFont"/>
    <w:link w:val="BalloonText"/>
    <w:uiPriority w:val="99"/>
    <w:rsid w:val="00F30D74"/>
    <w:rPr>
      <w:rFonts w:ascii="Tahoma" w:eastAsia="Calibri" w:hAnsi="Tahoma" w:cs="Tahoma"/>
      <w:sz w:val="20"/>
      <w:szCs w:val="16"/>
      <w:lang w:val="en-GB"/>
    </w:rPr>
  </w:style>
  <w:style w:type="paragraph" w:customStyle="1" w:styleId="EndNoteBibliographyTitle">
    <w:name w:val="EndNote Bibliography Title"/>
    <w:basedOn w:val="Normal"/>
    <w:rsid w:val="00935167"/>
    <w:pPr>
      <w:spacing w:line="276" w:lineRule="auto"/>
      <w:jc w:val="center"/>
    </w:pPr>
    <w:rPr>
      <w:rFonts w:ascii="Calibri" w:eastAsia="Calibri" w:hAnsi="Calibri"/>
      <w:sz w:val="22"/>
      <w:szCs w:val="22"/>
      <w:lang w:val="en-US"/>
    </w:rPr>
  </w:style>
  <w:style w:type="paragraph" w:styleId="ListParagraph">
    <w:name w:val="List Paragraph"/>
    <w:basedOn w:val="Normal"/>
    <w:uiPriority w:val="34"/>
    <w:qFormat/>
    <w:rsid w:val="00874745"/>
    <w:pPr>
      <w:spacing w:after="200" w:line="276" w:lineRule="auto"/>
      <w:ind w:left="720"/>
      <w:contextualSpacing/>
    </w:pPr>
    <w:rPr>
      <w:rFonts w:ascii="Calibri" w:eastAsia="Calibri" w:hAnsi="Calibri"/>
      <w:sz w:val="22"/>
      <w:szCs w:val="22"/>
    </w:rPr>
  </w:style>
  <w:style w:type="paragraph" w:customStyle="1" w:styleId="p1">
    <w:name w:val="p1"/>
    <w:basedOn w:val="Normal"/>
    <w:rsid w:val="005E3707"/>
    <w:rPr>
      <w:rFonts w:ascii="Times" w:eastAsiaTheme="minorHAnsi" w:hAnsi="Times"/>
      <w:color w:val="181A18"/>
      <w:sz w:val="26"/>
      <w:szCs w:val="26"/>
      <w:lang w:eastAsia="en-GB"/>
    </w:rPr>
  </w:style>
  <w:style w:type="table" w:styleId="TableGrid">
    <w:name w:val="Table Grid"/>
    <w:basedOn w:val="TableNormal"/>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pPr>
    <w:rPr>
      <w:rFonts w:ascii="Calibri" w:eastAsia="Calibri" w:hAnsi="Calibri"/>
      <w:sz w:val="22"/>
      <w:szCs w:val="22"/>
    </w:r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p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rPr>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251166403">
      <w:bodyDiv w:val="1"/>
      <w:marLeft w:val="0"/>
      <w:marRight w:val="0"/>
      <w:marTop w:val="0"/>
      <w:marBottom w:val="0"/>
      <w:divBdr>
        <w:top w:val="none" w:sz="0" w:space="0" w:color="auto"/>
        <w:left w:val="none" w:sz="0" w:space="0" w:color="auto"/>
        <w:bottom w:val="none" w:sz="0" w:space="0" w:color="auto"/>
        <w:right w:val="none" w:sz="0" w:space="0" w:color="auto"/>
      </w:divBdr>
    </w:div>
    <w:div w:id="293488894">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098022">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6581595">
      <w:bodyDiv w:val="1"/>
      <w:marLeft w:val="0"/>
      <w:marRight w:val="0"/>
      <w:marTop w:val="0"/>
      <w:marBottom w:val="0"/>
      <w:divBdr>
        <w:top w:val="none" w:sz="0" w:space="0" w:color="auto"/>
        <w:left w:val="none" w:sz="0" w:space="0" w:color="auto"/>
        <w:bottom w:val="none" w:sz="0" w:space="0" w:color="auto"/>
        <w:right w:val="none" w:sz="0" w:space="0" w:color="auto"/>
      </w:divBdr>
    </w:div>
    <w:div w:id="528031817">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689255331">
      <w:bodyDiv w:val="1"/>
      <w:marLeft w:val="0"/>
      <w:marRight w:val="0"/>
      <w:marTop w:val="0"/>
      <w:marBottom w:val="0"/>
      <w:divBdr>
        <w:top w:val="none" w:sz="0" w:space="0" w:color="auto"/>
        <w:left w:val="none" w:sz="0" w:space="0" w:color="auto"/>
        <w:bottom w:val="none" w:sz="0" w:space="0" w:color="auto"/>
        <w:right w:val="none" w:sz="0" w:space="0" w:color="auto"/>
      </w:divBdr>
    </w:div>
    <w:div w:id="699941872">
      <w:bodyDiv w:val="1"/>
      <w:marLeft w:val="0"/>
      <w:marRight w:val="0"/>
      <w:marTop w:val="0"/>
      <w:marBottom w:val="0"/>
      <w:divBdr>
        <w:top w:val="none" w:sz="0" w:space="0" w:color="auto"/>
        <w:left w:val="none" w:sz="0" w:space="0" w:color="auto"/>
        <w:bottom w:val="none" w:sz="0" w:space="0" w:color="auto"/>
        <w:right w:val="none" w:sz="0" w:space="0" w:color="auto"/>
      </w:divBdr>
    </w:div>
    <w:div w:id="706762187">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18515963">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82391921">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06916291">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46454921">
      <w:bodyDiv w:val="1"/>
      <w:marLeft w:val="0"/>
      <w:marRight w:val="0"/>
      <w:marTop w:val="0"/>
      <w:marBottom w:val="0"/>
      <w:divBdr>
        <w:top w:val="none" w:sz="0" w:space="0" w:color="auto"/>
        <w:left w:val="none" w:sz="0" w:space="0" w:color="auto"/>
        <w:bottom w:val="none" w:sz="0" w:space="0" w:color="auto"/>
        <w:right w:val="none" w:sz="0" w:space="0" w:color="auto"/>
      </w:divBdr>
    </w:div>
    <w:div w:id="128936200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5928221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12986892">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2075085">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43221176">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styles" Target="styles.xml"/><Relationship Id="rId9" Type="http://schemas.openxmlformats.org/officeDocument/2006/relationships/comments" Target="comment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2.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1B465014-8060-42E9-AE58-0C8A1957269F}">
  <ds:schemaRefs>
    <ds:schemaRef ds:uri="http://schemas.openxmlformats.org/officeDocument/2006/bibliography"/>
  </ds:schemaRefs>
</ds:datastoreItem>
</file>

<file path=customXml/itemProps2.xml><?xml version="1.0" encoding="utf-8"?>
<ds:datastoreItem xmlns:ds="http://schemas.openxmlformats.org/officeDocument/2006/customXml" ds:itemID="{30ABBE02-FCDB-4DC0-B4AC-87ECFD45EB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7053</Words>
  <Characters>40204</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Ezzati, Majid</cp:lastModifiedBy>
  <cp:revision>40</cp:revision>
  <cp:lastPrinted>2018-12-07T15:24:00Z</cp:lastPrinted>
  <dcterms:created xsi:type="dcterms:W3CDTF">2019-01-14T13:15:00Z</dcterms:created>
  <dcterms:modified xsi:type="dcterms:W3CDTF">2019-03-01T10:17:00Z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http://www.zotero.org/styles/nature</vt:lpwstr>
  </property>
</Properties>
</file>