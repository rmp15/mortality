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84E2E" w14:textId="77777777" w:rsidR="00E859E3" w:rsidRPr="00AE5DD5" w:rsidRDefault="002B132E" w:rsidP="00E859E3">
      <w:pPr>
        <w:pStyle w:val="Header"/>
        <w:tabs>
          <w:tab w:val="clear" w:pos="4320"/>
          <w:tab w:val="clear" w:pos="8640"/>
        </w:tabs>
        <w:ind w:left="4860"/>
        <w:jc w:val="left"/>
        <w:rPr>
          <w:sz w:val="18"/>
          <w:szCs w:val="18"/>
        </w:rPr>
      </w:pPr>
      <w:r w:rsidRPr="00AE5DD5">
        <w:rPr>
          <w:sz w:val="18"/>
          <w:szCs w:val="18"/>
        </w:rPr>
        <w:t>Department of Epidemiology and Biostatistics</w:t>
      </w:r>
    </w:p>
    <w:p w14:paraId="0BEC2F74" w14:textId="77777777" w:rsidR="00E859E3" w:rsidRPr="00AE5DD5" w:rsidRDefault="00F83BE6" w:rsidP="00E859E3">
      <w:pPr>
        <w:pStyle w:val="Header"/>
        <w:tabs>
          <w:tab w:val="clear" w:pos="4320"/>
          <w:tab w:val="clear" w:pos="8640"/>
        </w:tabs>
        <w:ind w:left="4860"/>
        <w:jc w:val="left"/>
        <w:rPr>
          <w:sz w:val="18"/>
          <w:szCs w:val="18"/>
        </w:rPr>
      </w:pPr>
      <w:r w:rsidRPr="00AE5DD5">
        <w:rPr>
          <w:noProof/>
          <w:sz w:val="18"/>
          <w:szCs w:val="18"/>
          <w:lang w:eastAsia="en-GB"/>
        </w:rPr>
        <mc:AlternateContent>
          <mc:Choice Requires="wps">
            <w:drawing>
              <wp:anchor distT="0" distB="0" distL="114300" distR="114300" simplePos="0" relativeHeight="251657728" behindDoc="0" locked="0" layoutInCell="1" allowOverlap="1" wp14:anchorId="4BF97CAE" wp14:editId="3D3102DE">
                <wp:simplePos x="0" y="0"/>
                <wp:positionH relativeFrom="column">
                  <wp:posOffset>-69850</wp:posOffset>
                </wp:positionH>
                <wp:positionV relativeFrom="paragraph">
                  <wp:posOffset>-85725</wp:posOffset>
                </wp:positionV>
                <wp:extent cx="2286000" cy="685800"/>
                <wp:effectExtent l="0" t="0" r="3175" b="0"/>
                <wp:wrapNone/>
                <wp:docPr id="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63D9E" w14:textId="77777777" w:rsidR="002C080D" w:rsidRPr="00B31BCA" w:rsidRDefault="002C080D" w:rsidP="00E859E3">
                            <w:pPr>
                              <w:rPr>
                                <w:rFonts w:cs="Arial"/>
                                <w:b/>
                                <w:color w:val="003366"/>
                                <w:spacing w:val="-12"/>
                                <w:sz w:val="44"/>
                                <w:szCs w:val="40"/>
                              </w:rPr>
                            </w:pPr>
                            <w:r w:rsidRPr="00B31BCA">
                              <w:rPr>
                                <w:rFonts w:cs="Arial"/>
                                <w:b/>
                                <w:color w:val="003366"/>
                                <w:spacing w:val="-12"/>
                                <w:sz w:val="44"/>
                                <w:szCs w:val="40"/>
                              </w:rPr>
                              <w:t>Imperial College</w:t>
                            </w:r>
                          </w:p>
                          <w:p w14:paraId="29B694AA" w14:textId="77777777" w:rsidR="002C080D" w:rsidRPr="00B31BCA" w:rsidRDefault="002C080D" w:rsidP="00E859E3">
                            <w:pPr>
                              <w:rPr>
                                <w:rFonts w:cs="Arial"/>
                                <w:b/>
                                <w:color w:val="666699"/>
                                <w:spacing w:val="-20"/>
                                <w:sz w:val="40"/>
                                <w:szCs w:val="38"/>
                              </w:rPr>
                            </w:pPr>
                            <w:r w:rsidRPr="00B31BCA">
                              <w:rPr>
                                <w:rFonts w:cs="Arial"/>
                                <w:b/>
                                <w:color w:val="666699"/>
                                <w:spacing w:val="-20"/>
                                <w:sz w:val="40"/>
                                <w:szCs w:val="38"/>
                              </w:rPr>
                              <w:t>London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F97CAE" id="_x0000_t202" coordsize="21600,21600" o:spt="202" path="m,l,21600r21600,l21600,xe">
                <v:stroke joinstyle="miter"/>
                <v:path gradientshapeok="t" o:connecttype="rect"/>
              </v:shapetype>
              <v:shape id="Text Box 16" o:spid="_x0000_s1026" type="#_x0000_t202" style="position:absolute;left:0;text-align:left;margin-left:-5.5pt;margin-top:-6.75pt;width:180pt;height:5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" filled="f" stroked="f">
                <v:textbox>
                  <w:txbxContent>
                    <w:p w14:paraId="28463D9E" w14:textId="77777777" w:rsidR="002C080D" w:rsidRPr="00B31BCA" w:rsidRDefault="002C080D" w:rsidP="00E859E3">
                      <w:pPr>
                        <w:rPr>
                          <w:rFonts w:cs="Arial"/>
                          <w:b/>
                          <w:color w:val="003366"/>
                          <w:spacing w:val="-12"/>
                          <w:sz w:val="44"/>
                          <w:szCs w:val="40"/>
                        </w:rPr>
                      </w:pPr>
                      <w:r w:rsidRPr="00B31BCA">
                        <w:rPr>
                          <w:rFonts w:cs="Arial"/>
                          <w:b/>
                          <w:color w:val="003366"/>
                          <w:spacing w:val="-12"/>
                          <w:sz w:val="44"/>
                          <w:szCs w:val="40"/>
                        </w:rPr>
                        <w:t>Imperial College</w:t>
                      </w:r>
                    </w:p>
                    <w:p w14:paraId="29B694AA" w14:textId="77777777" w:rsidR="002C080D" w:rsidRPr="00B31BCA" w:rsidRDefault="002C080D" w:rsidP="00E859E3">
                      <w:pPr>
                        <w:rPr>
                          <w:rFonts w:cs="Arial"/>
                          <w:b/>
                          <w:color w:val="666699"/>
                          <w:spacing w:val="-20"/>
                          <w:sz w:val="40"/>
                          <w:szCs w:val="38"/>
                        </w:rPr>
                      </w:pPr>
                      <w:r w:rsidRPr="00B31BCA">
                        <w:rPr>
                          <w:rFonts w:cs="Arial"/>
                          <w:b/>
                          <w:color w:val="666699"/>
                          <w:spacing w:val="-20"/>
                          <w:sz w:val="40"/>
                          <w:szCs w:val="38"/>
                        </w:rPr>
                        <w:t>London</w:t>
                      </w:r>
                    </w:p>
                  </w:txbxContent>
                </v:textbox>
              </v:shape>
            </w:pict>
          </mc:Fallback>
        </mc:AlternateContent>
      </w:r>
      <w:r w:rsidR="00E859E3" w:rsidRPr="00AE5DD5">
        <w:rPr>
          <w:sz w:val="18"/>
          <w:szCs w:val="18"/>
        </w:rPr>
        <w:t>School of Public Health</w:t>
      </w:r>
    </w:p>
    <w:p w14:paraId="7EE52877" w14:textId="77777777" w:rsidR="00F77317" w:rsidRPr="00AE5DD5" w:rsidRDefault="00F77317" w:rsidP="00E859E3">
      <w:pPr>
        <w:pStyle w:val="Header"/>
        <w:tabs>
          <w:tab w:val="clear" w:pos="4320"/>
          <w:tab w:val="clear" w:pos="8640"/>
        </w:tabs>
        <w:ind w:left="4860"/>
        <w:jc w:val="left"/>
        <w:rPr>
          <w:sz w:val="18"/>
          <w:szCs w:val="18"/>
        </w:rPr>
      </w:pPr>
      <w:r w:rsidRPr="00AE5DD5">
        <w:rPr>
          <w:sz w:val="18"/>
          <w:szCs w:val="18"/>
        </w:rPr>
        <w:t>Faculty of Medicine</w:t>
      </w:r>
    </w:p>
    <w:p w14:paraId="384E4754"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Imperial College London</w:t>
      </w:r>
    </w:p>
    <w:p w14:paraId="2E134326" w14:textId="77777777" w:rsidR="00E859E3" w:rsidRPr="00AE5DD5" w:rsidRDefault="00E859E3" w:rsidP="00E859E3">
      <w:pPr>
        <w:pStyle w:val="Header"/>
        <w:tabs>
          <w:tab w:val="clear" w:pos="4320"/>
          <w:tab w:val="clear" w:pos="8640"/>
        </w:tabs>
        <w:ind w:left="4860"/>
        <w:jc w:val="left"/>
        <w:rPr>
          <w:sz w:val="18"/>
          <w:szCs w:val="18"/>
        </w:rPr>
      </w:pPr>
    </w:p>
    <w:p w14:paraId="3403D648"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St Mary’s Campus</w:t>
      </w:r>
    </w:p>
    <w:p w14:paraId="12405AF5"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Norfolk Place</w:t>
      </w:r>
    </w:p>
    <w:p w14:paraId="49EE1177"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London W2 1PG, UK</w:t>
      </w:r>
    </w:p>
    <w:p w14:paraId="4D20DF5E"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 xml:space="preserve">Tel: +44 (0)20 7594 0767 </w:t>
      </w:r>
    </w:p>
    <w:p w14:paraId="0125EA86" w14:textId="77777777" w:rsidR="00E859E3" w:rsidRPr="00AE5DD5" w:rsidRDefault="00E859E3" w:rsidP="00E859E3">
      <w:pPr>
        <w:pStyle w:val="Header"/>
        <w:tabs>
          <w:tab w:val="clear" w:pos="4320"/>
          <w:tab w:val="clear" w:pos="8640"/>
        </w:tabs>
        <w:ind w:left="4860"/>
        <w:jc w:val="left"/>
        <w:rPr>
          <w:sz w:val="18"/>
          <w:szCs w:val="18"/>
        </w:rPr>
      </w:pPr>
    </w:p>
    <w:p w14:paraId="26A2D433"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majid.ezzati@imperial.ac.uk</w:t>
      </w:r>
    </w:p>
    <w:p w14:paraId="4FB360E0" w14:textId="2834EED1" w:rsidR="008E3FE5" w:rsidRPr="00AE5DD5" w:rsidRDefault="00862F01" w:rsidP="008E3FE5">
      <w:pPr>
        <w:pStyle w:val="Header"/>
        <w:tabs>
          <w:tab w:val="clear" w:pos="4320"/>
          <w:tab w:val="clear" w:pos="8640"/>
        </w:tabs>
        <w:ind w:left="4860"/>
        <w:jc w:val="left"/>
        <w:rPr>
          <w:sz w:val="18"/>
          <w:szCs w:val="18"/>
        </w:rPr>
      </w:pPr>
      <w:r w:rsidRPr="00AE5DD5">
        <w:rPr>
          <w:sz w:val="18"/>
          <w:szCs w:val="18"/>
        </w:rPr>
        <w:t>www.globalenvhealth.org</w:t>
      </w:r>
      <w:r w:rsidR="008E3FE5" w:rsidRPr="00AE5DD5">
        <w:rPr>
          <w:sz w:val="18"/>
          <w:szCs w:val="18"/>
        </w:rPr>
        <w:t xml:space="preserve"> </w:t>
      </w:r>
    </w:p>
    <w:p w14:paraId="2F984722" w14:textId="77777777" w:rsidR="00375722" w:rsidRPr="00AE5DD5" w:rsidRDefault="00375722" w:rsidP="00243287">
      <w:pPr>
        <w:pStyle w:val="Header"/>
        <w:tabs>
          <w:tab w:val="clear" w:pos="4320"/>
          <w:tab w:val="clear" w:pos="8640"/>
        </w:tabs>
        <w:ind w:left="4860"/>
        <w:jc w:val="left"/>
        <w:rPr>
          <w:szCs w:val="16"/>
        </w:rPr>
      </w:pPr>
    </w:p>
    <w:p w14:paraId="7FEDA5BC" w14:textId="0BBEDDAD" w:rsidR="00136910" w:rsidRPr="00AE5DD5" w:rsidRDefault="00136910" w:rsidP="001D4C0F">
      <w:pPr>
        <w:rPr>
          <w:szCs w:val="22"/>
        </w:rPr>
      </w:pPr>
      <w:r w:rsidRPr="00AE5DD5">
        <w:rPr>
          <w:szCs w:val="22"/>
        </w:rPr>
        <w:fldChar w:fldCharType="begin"/>
      </w:r>
      <w:r w:rsidRPr="00AE5DD5">
        <w:rPr>
          <w:szCs w:val="22"/>
        </w:rPr>
        <w:instrText xml:space="preserve"> DATE  \@ "dd MMMM yyyy"  \* MERGEFORMAT </w:instrText>
      </w:r>
      <w:r w:rsidRPr="00AE5DD5">
        <w:rPr>
          <w:szCs w:val="22"/>
        </w:rPr>
        <w:fldChar w:fldCharType="separate"/>
      </w:r>
      <w:r w:rsidR="0005272C">
        <w:rPr>
          <w:noProof/>
          <w:szCs w:val="22"/>
        </w:rPr>
        <w:t>29 January 2020</w:t>
      </w:r>
      <w:r w:rsidRPr="00AE5DD5">
        <w:rPr>
          <w:szCs w:val="22"/>
        </w:rPr>
        <w:fldChar w:fldCharType="end"/>
      </w:r>
    </w:p>
    <w:p w14:paraId="5AFC1AF3" w14:textId="77777777" w:rsidR="00E859E3" w:rsidRPr="00AE5DD5" w:rsidRDefault="00375722" w:rsidP="00E859E3">
      <w:pPr>
        <w:pStyle w:val="Date"/>
        <w:tabs>
          <w:tab w:val="left" w:pos="4860"/>
        </w:tabs>
        <w:spacing w:after="0"/>
        <w:ind w:right="22"/>
        <w:jc w:val="left"/>
        <w:rPr>
          <w:szCs w:val="22"/>
        </w:rPr>
      </w:pPr>
      <w:r w:rsidRPr="00AE5DD5">
        <w:rPr>
          <w:szCs w:val="22"/>
        </w:rPr>
        <w:tab/>
      </w:r>
      <w:r w:rsidR="00E859E3" w:rsidRPr="00AE5DD5">
        <w:rPr>
          <w:b/>
          <w:szCs w:val="22"/>
        </w:rPr>
        <w:t>Majid Ezzati</w:t>
      </w:r>
      <w:r w:rsidR="00E859E3" w:rsidRPr="00AE5DD5">
        <w:rPr>
          <w:szCs w:val="22"/>
        </w:rPr>
        <w:t xml:space="preserve"> </w:t>
      </w:r>
      <w:proofErr w:type="spellStart"/>
      <w:r w:rsidR="00A32D8E" w:rsidRPr="00AE5DD5">
        <w:rPr>
          <w:sz w:val="18"/>
          <w:szCs w:val="18"/>
        </w:rPr>
        <w:t>FMedSci</w:t>
      </w:r>
      <w:proofErr w:type="spellEnd"/>
    </w:p>
    <w:p w14:paraId="21CA4902" w14:textId="77777777" w:rsidR="00384766" w:rsidRPr="00AE5DD5" w:rsidRDefault="00E859E3" w:rsidP="00384766">
      <w:pPr>
        <w:pStyle w:val="Date"/>
        <w:tabs>
          <w:tab w:val="left" w:pos="4860"/>
        </w:tabs>
        <w:spacing w:after="0"/>
        <w:ind w:left="4860"/>
        <w:rPr>
          <w:rStyle w:val="HeaderChar"/>
          <w:sz w:val="18"/>
          <w:szCs w:val="18"/>
        </w:rPr>
      </w:pPr>
      <w:r w:rsidRPr="00AE5DD5">
        <w:rPr>
          <w:szCs w:val="22"/>
        </w:rPr>
        <w:tab/>
      </w:r>
      <w:r w:rsidR="00384766" w:rsidRPr="00AE5DD5">
        <w:rPr>
          <w:rStyle w:val="HeaderChar"/>
          <w:sz w:val="18"/>
          <w:szCs w:val="18"/>
        </w:rPr>
        <w:t>Professor of Global Environmental Health</w:t>
      </w:r>
    </w:p>
    <w:p w14:paraId="685F8952" w14:textId="77777777" w:rsidR="00384766" w:rsidRPr="00AE5DD5" w:rsidRDefault="00384766" w:rsidP="00384766">
      <w:pPr>
        <w:pStyle w:val="Date"/>
        <w:tabs>
          <w:tab w:val="left" w:pos="4860"/>
        </w:tabs>
        <w:spacing w:after="0"/>
        <w:ind w:left="4860"/>
        <w:rPr>
          <w:rStyle w:val="HeaderChar"/>
          <w:sz w:val="18"/>
          <w:szCs w:val="18"/>
        </w:rPr>
      </w:pPr>
      <w:r w:rsidRPr="00AE5DD5">
        <w:rPr>
          <w:sz w:val="18"/>
          <w:szCs w:val="18"/>
        </w:rPr>
        <w:t>Director, Wellcome Trust-Imperial Centre for Global Health Research</w:t>
      </w:r>
      <w:r w:rsidRPr="00AE5DD5">
        <w:rPr>
          <w:rStyle w:val="HeaderChar"/>
          <w:sz w:val="18"/>
          <w:szCs w:val="18"/>
        </w:rPr>
        <w:t xml:space="preserve"> </w:t>
      </w:r>
    </w:p>
    <w:p w14:paraId="44B805F6" w14:textId="6EECD626" w:rsidR="00FE4CE4" w:rsidRPr="00AE5DD5" w:rsidRDefault="00384766" w:rsidP="00384766">
      <w:pPr>
        <w:pStyle w:val="Date"/>
        <w:tabs>
          <w:tab w:val="left" w:pos="4860"/>
        </w:tabs>
        <w:spacing w:after="0"/>
        <w:ind w:left="4859"/>
        <w:jc w:val="left"/>
        <w:rPr>
          <w:sz w:val="18"/>
          <w:szCs w:val="18"/>
        </w:rPr>
      </w:pPr>
      <w:r w:rsidRPr="00AE5DD5">
        <w:rPr>
          <w:sz w:val="18"/>
          <w:szCs w:val="18"/>
        </w:rPr>
        <w:t xml:space="preserve">Director, WHO Collaborating Centre on NCD Surveillance and Epidemiology </w:t>
      </w:r>
    </w:p>
    <w:p w14:paraId="62C99218" w14:textId="77777777" w:rsidR="00EB3905" w:rsidRPr="00AE5DD5" w:rsidRDefault="00EB3905" w:rsidP="00492439"/>
    <w:p w14:paraId="7459B9CE" w14:textId="61A2B6DE" w:rsidR="009D23F1" w:rsidRDefault="00F07EBC" w:rsidP="009D23F1">
      <w:r>
        <w:t xml:space="preserve">Dr </w:t>
      </w:r>
      <w:r w:rsidR="009D23F1">
        <w:t>Jennifer Sargent</w:t>
      </w:r>
    </w:p>
    <w:p w14:paraId="5703E56A" w14:textId="68E03D25" w:rsidR="00F07EBC" w:rsidRDefault="009D23F1" w:rsidP="009D23F1">
      <w:r>
        <w:t xml:space="preserve">Senior Editor, </w:t>
      </w:r>
      <w:r w:rsidRPr="009D23F1">
        <w:rPr>
          <w:i/>
        </w:rPr>
        <w:t>Nature Medicine</w:t>
      </w:r>
    </w:p>
    <w:p w14:paraId="7D96AC66" w14:textId="77777777" w:rsidR="009D23F1" w:rsidRDefault="009D23F1" w:rsidP="009D23F1"/>
    <w:p w14:paraId="4B84E51B" w14:textId="5FBF9E0C" w:rsidR="00F07EBC" w:rsidRDefault="00F07EBC" w:rsidP="00F07EBC">
      <w:r>
        <w:t xml:space="preserve">Dear </w:t>
      </w:r>
      <w:r w:rsidR="009D23F1">
        <w:t>Jennifer</w:t>
      </w:r>
      <w:r>
        <w:t>:</w:t>
      </w:r>
    </w:p>
    <w:p w14:paraId="44560F3B" w14:textId="77777777" w:rsidR="00F07EBC" w:rsidRDefault="00F07EBC" w:rsidP="00F07EBC"/>
    <w:p w14:paraId="185F79FF" w14:textId="1744BAE9" w:rsidR="003C707D" w:rsidRDefault="009655A0" w:rsidP="00636281">
      <w:r>
        <w:t xml:space="preserve">Thank you for the opportunity to respond </w:t>
      </w:r>
      <w:r w:rsidR="003C707D">
        <w:t>to the letter by Mitchell and colleagues</w:t>
      </w:r>
      <w:r>
        <w:t>, which we have enclosed</w:t>
      </w:r>
      <w:r w:rsidR="003C707D">
        <w:t xml:space="preserve">. </w:t>
      </w:r>
      <w:del w:id="0" w:author="Parks, Robbie M" w:date="2020-01-29T15:38:00Z">
        <w:r w:rsidR="003C707D" w:rsidDel="009A7C39">
          <w:delText xml:space="preserve"> </w:delText>
        </w:r>
      </w:del>
      <w:r w:rsidR="003C707D">
        <w:t>P</w:t>
      </w:r>
      <w:r w:rsidR="003B0AA3">
        <w:t>utting aside the letter’s</w:t>
      </w:r>
      <w:r w:rsidR="003C707D">
        <w:t xml:space="preserve"> combative tone, </w:t>
      </w:r>
      <w:r>
        <w:t>it contained four types of comments:</w:t>
      </w:r>
    </w:p>
    <w:p w14:paraId="71101348" w14:textId="6CB4DA01" w:rsidR="003C707D" w:rsidRDefault="003C707D" w:rsidP="003C707D">
      <w:pPr>
        <w:pStyle w:val="ListParagraph"/>
        <w:numPr>
          <w:ilvl w:val="0"/>
          <w:numId w:val="4"/>
        </w:numPr>
      </w:pPr>
      <w:r>
        <w:t>Points that were directly relevant to our analysis, such as linear versus non-linear models and adjustment f</w:t>
      </w:r>
      <w:bookmarkStart w:id="1" w:name="_GoBack"/>
      <w:bookmarkEnd w:id="1"/>
      <w:r>
        <w:t xml:space="preserve">or factors such as sunlight. We have responded to these and explained why our results are </w:t>
      </w:r>
      <w:r w:rsidR="009655A0">
        <w:t xml:space="preserve">likely to be </w:t>
      </w:r>
      <w:r>
        <w:t xml:space="preserve">robust to </w:t>
      </w:r>
      <w:r w:rsidR="009655A0">
        <w:t xml:space="preserve">the issues raised </w:t>
      </w:r>
      <w:r w:rsidR="001C61A2">
        <w:t xml:space="preserve">both because of our specific methodology and </w:t>
      </w:r>
      <w:r w:rsidR="009655A0">
        <w:t>based on the existing meteorological and epidemiological data</w:t>
      </w:r>
      <w:r>
        <w:t>.</w:t>
      </w:r>
    </w:p>
    <w:p w14:paraId="18CC7FD3" w14:textId="7B2ADA03" w:rsidR="003C707D" w:rsidRDefault="003C707D" w:rsidP="003C707D">
      <w:pPr>
        <w:pStyle w:val="ListParagraph"/>
        <w:numPr>
          <w:ilvl w:val="0"/>
          <w:numId w:val="4"/>
        </w:numPr>
      </w:pPr>
      <w:r>
        <w:t>Comments related to the methodological framework</w:t>
      </w:r>
      <w:r w:rsidR="009655A0">
        <w:t xml:space="preserve"> that we used</w:t>
      </w:r>
      <w:r>
        <w:t xml:space="preserve">, arguing a preference for “traditional” time-series analyses. We see this </w:t>
      </w:r>
      <w:r w:rsidR="00DA7E89">
        <w:t xml:space="preserve">as a tendency by researchers to continue to </w:t>
      </w:r>
      <w:r>
        <w:t xml:space="preserve">use existing methodology and have argued that the field as a </w:t>
      </w:r>
      <w:proofErr w:type="gramStart"/>
      <w:r>
        <w:t>whole needs methodological innovations</w:t>
      </w:r>
      <w:proofErr w:type="gramEnd"/>
      <w:r>
        <w:t xml:space="preserve">, of the </w:t>
      </w:r>
      <w:r w:rsidR="009655A0">
        <w:t>sort that our paper</w:t>
      </w:r>
      <w:r>
        <w:t xml:space="preserve"> and a recent paper in Nature Climate</w:t>
      </w:r>
      <w:r w:rsidR="009655A0">
        <w:t xml:space="preserve"> Change (Burke et al)</w:t>
      </w:r>
      <w:r>
        <w:t xml:space="preserve"> have used. We hope this debate, if pursued constructively, will help move the field forward.</w:t>
      </w:r>
    </w:p>
    <w:p w14:paraId="05A59B35" w14:textId="54785025" w:rsidR="003C707D" w:rsidRDefault="003C707D" w:rsidP="003C707D">
      <w:pPr>
        <w:pStyle w:val="ListParagraph"/>
        <w:numPr>
          <w:ilvl w:val="0"/>
          <w:numId w:val="4"/>
        </w:numPr>
      </w:pPr>
      <w:r>
        <w:t>An incorrect representation of the scope of our work, possibly un-intentionally, in terms of whether we “project” future scenarios. We have</w:t>
      </w:r>
      <w:r w:rsidR="009655A0">
        <w:t xml:space="preserve"> re-stated and</w:t>
      </w:r>
      <w:r>
        <w:t xml:space="preserve"> re-emphasised the wording used in our paper – specifically “anomalously warm year” – hoping that this is clarified.</w:t>
      </w:r>
    </w:p>
    <w:p w14:paraId="383AE7CD" w14:textId="55164951" w:rsidR="003C707D" w:rsidRDefault="003B0AA3" w:rsidP="003C707D">
      <w:pPr>
        <w:pStyle w:val="ListParagraph"/>
        <w:numPr>
          <w:ilvl w:val="0"/>
          <w:numId w:val="4"/>
        </w:numPr>
      </w:pPr>
      <w:r>
        <w:t>Unfortunate misreporting of how we discussed computational issues and an unfortunate failure to acknowledge the</w:t>
      </w:r>
      <w:r w:rsidR="003C707D">
        <w:t xml:space="preserve"> sensitivity analyses that are presented in the paper about metrics of short-term extreme temperature. Assuming that this is unintentional and simply ref</w:t>
      </w:r>
      <w:r>
        <w:t>lects not having fully read the</w:t>
      </w:r>
      <w:r w:rsidR="003C707D">
        <w:t xml:space="preserve"> paper, we have largely repeated the </w:t>
      </w:r>
      <w:r w:rsidR="001C61A2">
        <w:t xml:space="preserve">paper’s </w:t>
      </w:r>
      <w:r>
        <w:t xml:space="preserve">text on sensitivity analyses and corrected the misreporting. </w:t>
      </w:r>
    </w:p>
    <w:p w14:paraId="2A869B67" w14:textId="10D7A9D9" w:rsidR="003C707D" w:rsidRDefault="003C707D" w:rsidP="003C707D"/>
    <w:p w14:paraId="3C9BA9E5" w14:textId="5336926D" w:rsidR="009655A0" w:rsidRDefault="009655A0" w:rsidP="003C707D">
      <w:r>
        <w:t>We have tried to respond clearly and with supporting evidence to all of these points without mirroring the combative tone of the letter. We would be happy to take guidance from the Editors on how to proceed with various sections of our response.</w:t>
      </w:r>
    </w:p>
    <w:p w14:paraId="7A7EAEE8" w14:textId="77777777" w:rsidR="009655A0" w:rsidRDefault="009655A0" w:rsidP="003C707D"/>
    <w:p w14:paraId="584CE495" w14:textId="77777777" w:rsidR="00384766" w:rsidRPr="00AE5DD5" w:rsidRDefault="00384766" w:rsidP="00384766">
      <w:r w:rsidRPr="00AE5DD5">
        <w:t xml:space="preserve">Sincerely, </w:t>
      </w:r>
    </w:p>
    <w:p w14:paraId="18E9FBC0" w14:textId="2D76B1E2" w:rsidR="00384766" w:rsidRPr="00AE5DD5" w:rsidRDefault="00A42AB9" w:rsidP="00384766">
      <w:r w:rsidRPr="00AE5DD5">
        <w:rPr>
          <w:noProof/>
          <w:lang w:eastAsia="en-GB"/>
        </w:rPr>
        <w:lastRenderedPageBreak/>
        <w:drawing>
          <wp:inline distT="0" distB="0" distL="0" distR="0" wp14:anchorId="3D92F0B6" wp14:editId="49294624">
            <wp:extent cx="781050" cy="628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81050" cy="628650"/>
                    </a:xfrm>
                    <a:prstGeom prst="rect">
                      <a:avLst/>
                    </a:prstGeom>
                    <a:noFill/>
                    <a:ln>
                      <a:noFill/>
                    </a:ln>
                  </pic:spPr>
                </pic:pic>
              </a:graphicData>
            </a:graphic>
          </wp:inline>
        </w:drawing>
      </w:r>
    </w:p>
    <w:p w14:paraId="7304DE8A" w14:textId="5275770E" w:rsidR="00384766" w:rsidRDefault="00384766" w:rsidP="00384766">
      <w:r w:rsidRPr="00AE5DD5">
        <w:t xml:space="preserve"> Majid </w:t>
      </w:r>
    </w:p>
    <w:p w14:paraId="1CDA365E" w14:textId="77777777" w:rsidR="00384766" w:rsidRDefault="00384766" w:rsidP="00384766"/>
    <w:p w14:paraId="7A646CB7" w14:textId="77777777" w:rsidR="00384766" w:rsidRDefault="00384766" w:rsidP="00384766"/>
    <w:sectPr w:rsidR="00384766" w:rsidSect="00FE4CE4">
      <w:headerReference w:type="default" r:id="rId8"/>
      <w:footerReference w:type="default" r:id="rId9"/>
      <w:footerReference w:type="first" r:id="rId10"/>
      <w:pgSz w:w="11907" w:h="16840" w:code="9"/>
      <w:pgMar w:top="1571" w:right="1440" w:bottom="1440" w:left="1418" w:header="720" w:footer="1021"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E092F2" w14:textId="77777777" w:rsidR="007E6F12" w:rsidRDefault="007E6F12">
      <w:r>
        <w:separator/>
      </w:r>
    </w:p>
  </w:endnote>
  <w:endnote w:type="continuationSeparator" w:id="0">
    <w:p w14:paraId="4BED1774" w14:textId="77777777" w:rsidR="007E6F12" w:rsidRDefault="007E6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32A04A" w14:textId="66CC9ACE" w:rsidR="002C080D" w:rsidRDefault="002C080D">
    <w:pPr>
      <w:pStyle w:val="Footer"/>
      <w:jc w:val="right"/>
    </w:pPr>
    <w:r>
      <w:fldChar w:fldCharType="begin"/>
    </w:r>
    <w:r>
      <w:instrText xml:space="preserve"> PAGE   \* MERGEFORMAT </w:instrText>
    </w:r>
    <w:r>
      <w:fldChar w:fldCharType="separate"/>
    </w:r>
    <w:r w:rsidR="003B0AA3">
      <w:rPr>
        <w:noProof/>
      </w:rPr>
      <w:t>2</w:t>
    </w:r>
    <w:r>
      <w:fldChar w:fldCharType="end"/>
    </w:r>
  </w:p>
  <w:p w14:paraId="573C31C4" w14:textId="77777777" w:rsidR="002C080D" w:rsidRDefault="002C08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A9ACE9" w14:textId="5765B8FA" w:rsidR="002C080D" w:rsidRDefault="002C080D" w:rsidP="00C9541F">
    <w:pPr>
      <w:pStyle w:val="Footer"/>
    </w:pPr>
    <w:r>
      <w:tab/>
    </w:r>
    <w:r w:rsidR="009A2DAA" w:rsidRPr="009A2DAA">
      <w:rPr>
        <w:noProof/>
        <w:lang w:val="en-GB" w:eastAsia="en-GB"/>
      </w:rPr>
      <w:drawing>
        <wp:anchor distT="0" distB="0" distL="114300" distR="114300" simplePos="0" relativeHeight="251658240" behindDoc="0" locked="0" layoutInCell="1" allowOverlap="1" wp14:anchorId="7CBCEC2A" wp14:editId="747629DB">
          <wp:simplePos x="3409950" y="8782050"/>
          <wp:positionH relativeFrom="margin">
            <wp:align>right</wp:align>
          </wp:positionH>
          <wp:positionV relativeFrom="paragraph">
            <wp:posOffset>0</wp:posOffset>
          </wp:positionV>
          <wp:extent cx="1825200" cy="669600"/>
          <wp:effectExtent l="0" t="0" r="3810" b="0"/>
          <wp:wrapTopAndBottom/>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25200" cy="669600"/>
                  </a:xfrm>
                  <a:prstGeom prst="rect">
                    <a:avLst/>
                  </a:prstGeom>
                </pic:spPr>
              </pic:pic>
            </a:graphicData>
          </a:graphic>
          <wp14:sizeRelH relativeFrom="margin">
            <wp14:pctWidth>0</wp14:pctWidth>
          </wp14:sizeRelH>
          <wp14:sizeRelV relativeFrom="margin">
            <wp14:pctHeight>0</wp14:pctHeight>
          </wp14:sizeRelV>
        </wp:anchor>
      </w:drawing>
    </w:r>
  </w:p>
  <w:p w14:paraId="1A5B40A3" w14:textId="77777777" w:rsidR="002C080D" w:rsidRDefault="002C08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4F9025" w14:textId="77777777" w:rsidR="007E6F12" w:rsidRDefault="007E6F12">
      <w:r>
        <w:separator/>
      </w:r>
    </w:p>
  </w:footnote>
  <w:footnote w:type="continuationSeparator" w:id="0">
    <w:p w14:paraId="0C7E28FD" w14:textId="77777777" w:rsidR="007E6F12" w:rsidRDefault="007E6F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E63C5E" w14:textId="77777777" w:rsidR="002C080D" w:rsidRDefault="002C080D" w:rsidP="00E40B0C">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2B0235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5BF00D9"/>
    <w:multiLevelType w:val="hybridMultilevel"/>
    <w:tmpl w:val="A8C072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BB065C7"/>
    <w:multiLevelType w:val="hybridMultilevel"/>
    <w:tmpl w:val="7548C162"/>
    <w:lvl w:ilvl="0" w:tplc="EC0663C2">
      <w:start w:val="1"/>
      <w:numFmt w:val="decimal"/>
      <w:lvlText w:val="%1)"/>
      <w:lvlJc w:val="left"/>
      <w:pPr>
        <w:ind w:left="357" w:hanging="35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6E260CA"/>
    <w:multiLevelType w:val="hybridMultilevel"/>
    <w:tmpl w:val="CB90E36E"/>
    <w:lvl w:ilvl="0" w:tplc="F41A3A58">
      <w:start w:val="1"/>
      <w:numFmt w:val="bullet"/>
      <w:suff w:val="space"/>
      <w:lvlText w:val=""/>
      <w:lvlJc w:val="left"/>
      <w:pPr>
        <w:ind w:left="720" w:hanging="360"/>
      </w:pPr>
      <w:rPr>
        <w:rFonts w:ascii="Symbol" w:hAnsi="Symbol" w:cs="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arks, Robbie M">
    <w15:presenceInfo w15:providerId="AD" w15:userId="S::rmp15@ic.ac.uk::cb6b7f8d-c7e1-44f5-b2d9-a44f305898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6B9"/>
    <w:rsid w:val="00002C15"/>
    <w:rsid w:val="00003D06"/>
    <w:rsid w:val="00005519"/>
    <w:rsid w:val="00007BDA"/>
    <w:rsid w:val="00014559"/>
    <w:rsid w:val="00014645"/>
    <w:rsid w:val="00015744"/>
    <w:rsid w:val="00020AA8"/>
    <w:rsid w:val="00022229"/>
    <w:rsid w:val="000245A2"/>
    <w:rsid w:val="00026E5B"/>
    <w:rsid w:val="00030910"/>
    <w:rsid w:val="000338EC"/>
    <w:rsid w:val="00033E97"/>
    <w:rsid w:val="00034FB3"/>
    <w:rsid w:val="000353C5"/>
    <w:rsid w:val="00036E03"/>
    <w:rsid w:val="0004450D"/>
    <w:rsid w:val="00045A29"/>
    <w:rsid w:val="0005272C"/>
    <w:rsid w:val="00054BAE"/>
    <w:rsid w:val="00061159"/>
    <w:rsid w:val="00061C45"/>
    <w:rsid w:val="00065302"/>
    <w:rsid w:val="00066BE5"/>
    <w:rsid w:val="00070D92"/>
    <w:rsid w:val="0007746B"/>
    <w:rsid w:val="00077595"/>
    <w:rsid w:val="000803D1"/>
    <w:rsid w:val="00080909"/>
    <w:rsid w:val="00081F72"/>
    <w:rsid w:val="00082BB1"/>
    <w:rsid w:val="000906FB"/>
    <w:rsid w:val="000A5689"/>
    <w:rsid w:val="000A793A"/>
    <w:rsid w:val="000B0F12"/>
    <w:rsid w:val="000B6F44"/>
    <w:rsid w:val="000C031E"/>
    <w:rsid w:val="000C0AFB"/>
    <w:rsid w:val="000D5DDC"/>
    <w:rsid w:val="000D73EC"/>
    <w:rsid w:val="000E3A58"/>
    <w:rsid w:val="001012C0"/>
    <w:rsid w:val="00103832"/>
    <w:rsid w:val="0010434B"/>
    <w:rsid w:val="001052D1"/>
    <w:rsid w:val="001054D1"/>
    <w:rsid w:val="00105A17"/>
    <w:rsid w:val="00105B8F"/>
    <w:rsid w:val="001148C8"/>
    <w:rsid w:val="00120062"/>
    <w:rsid w:val="00121283"/>
    <w:rsid w:val="0012210D"/>
    <w:rsid w:val="00122F94"/>
    <w:rsid w:val="00123C21"/>
    <w:rsid w:val="00131B34"/>
    <w:rsid w:val="001353E7"/>
    <w:rsid w:val="001363D5"/>
    <w:rsid w:val="00136910"/>
    <w:rsid w:val="00144015"/>
    <w:rsid w:val="00144A5B"/>
    <w:rsid w:val="00145C71"/>
    <w:rsid w:val="0014640E"/>
    <w:rsid w:val="00150F38"/>
    <w:rsid w:val="00160D71"/>
    <w:rsid w:val="00167DE7"/>
    <w:rsid w:val="00171999"/>
    <w:rsid w:val="001730FF"/>
    <w:rsid w:val="00177F24"/>
    <w:rsid w:val="001815E1"/>
    <w:rsid w:val="00181B86"/>
    <w:rsid w:val="001836E2"/>
    <w:rsid w:val="00185E7E"/>
    <w:rsid w:val="00187EB2"/>
    <w:rsid w:val="00192903"/>
    <w:rsid w:val="001A3A1A"/>
    <w:rsid w:val="001A6EC8"/>
    <w:rsid w:val="001B0877"/>
    <w:rsid w:val="001B3306"/>
    <w:rsid w:val="001B3827"/>
    <w:rsid w:val="001C0C18"/>
    <w:rsid w:val="001C1095"/>
    <w:rsid w:val="001C28BC"/>
    <w:rsid w:val="001C61A2"/>
    <w:rsid w:val="001C6657"/>
    <w:rsid w:val="001C6D12"/>
    <w:rsid w:val="001D299D"/>
    <w:rsid w:val="001D36C7"/>
    <w:rsid w:val="001D4C0F"/>
    <w:rsid w:val="001D53AC"/>
    <w:rsid w:val="001D7AE7"/>
    <w:rsid w:val="001E14CC"/>
    <w:rsid w:val="001E34CE"/>
    <w:rsid w:val="001E79CB"/>
    <w:rsid w:val="001F11E6"/>
    <w:rsid w:val="001F3318"/>
    <w:rsid w:val="001F5685"/>
    <w:rsid w:val="001F717F"/>
    <w:rsid w:val="00200038"/>
    <w:rsid w:val="0020316E"/>
    <w:rsid w:val="00203743"/>
    <w:rsid w:val="002042A0"/>
    <w:rsid w:val="00204C07"/>
    <w:rsid w:val="0020653C"/>
    <w:rsid w:val="00212144"/>
    <w:rsid w:val="00214B2F"/>
    <w:rsid w:val="00220771"/>
    <w:rsid w:val="00221151"/>
    <w:rsid w:val="00222F35"/>
    <w:rsid w:val="0022488F"/>
    <w:rsid w:val="002255E2"/>
    <w:rsid w:val="00226B73"/>
    <w:rsid w:val="002328A6"/>
    <w:rsid w:val="00236C05"/>
    <w:rsid w:val="00242538"/>
    <w:rsid w:val="00242C99"/>
    <w:rsid w:val="00243287"/>
    <w:rsid w:val="0024775B"/>
    <w:rsid w:val="00250FDE"/>
    <w:rsid w:val="00253DB2"/>
    <w:rsid w:val="00254DF1"/>
    <w:rsid w:val="00255136"/>
    <w:rsid w:val="0026404D"/>
    <w:rsid w:val="002659B7"/>
    <w:rsid w:val="00267319"/>
    <w:rsid w:val="00274B2E"/>
    <w:rsid w:val="00277218"/>
    <w:rsid w:val="002807AF"/>
    <w:rsid w:val="00280B9D"/>
    <w:rsid w:val="00285DB1"/>
    <w:rsid w:val="002872D9"/>
    <w:rsid w:val="00287C96"/>
    <w:rsid w:val="00290B1E"/>
    <w:rsid w:val="0029103A"/>
    <w:rsid w:val="0029435C"/>
    <w:rsid w:val="00294759"/>
    <w:rsid w:val="002A194A"/>
    <w:rsid w:val="002A2176"/>
    <w:rsid w:val="002A39C4"/>
    <w:rsid w:val="002A52A1"/>
    <w:rsid w:val="002A7A30"/>
    <w:rsid w:val="002B00D8"/>
    <w:rsid w:val="002B132E"/>
    <w:rsid w:val="002B44A6"/>
    <w:rsid w:val="002B7F6E"/>
    <w:rsid w:val="002C080D"/>
    <w:rsid w:val="002C143C"/>
    <w:rsid w:val="002C511C"/>
    <w:rsid w:val="002C70FC"/>
    <w:rsid w:val="002D10CA"/>
    <w:rsid w:val="002D3602"/>
    <w:rsid w:val="002D3C40"/>
    <w:rsid w:val="002D42C8"/>
    <w:rsid w:val="002D719C"/>
    <w:rsid w:val="002E2FED"/>
    <w:rsid w:val="002F2537"/>
    <w:rsid w:val="002F6103"/>
    <w:rsid w:val="002F631E"/>
    <w:rsid w:val="002F79A2"/>
    <w:rsid w:val="00303B2A"/>
    <w:rsid w:val="00304252"/>
    <w:rsid w:val="00305DA8"/>
    <w:rsid w:val="00310A84"/>
    <w:rsid w:val="00310D66"/>
    <w:rsid w:val="0031571B"/>
    <w:rsid w:val="003171A2"/>
    <w:rsid w:val="0032058A"/>
    <w:rsid w:val="003220C1"/>
    <w:rsid w:val="0032232C"/>
    <w:rsid w:val="003238A3"/>
    <w:rsid w:val="00323E9E"/>
    <w:rsid w:val="00326660"/>
    <w:rsid w:val="00326A3E"/>
    <w:rsid w:val="00327F2C"/>
    <w:rsid w:val="0033043E"/>
    <w:rsid w:val="00342F52"/>
    <w:rsid w:val="00344982"/>
    <w:rsid w:val="0034685A"/>
    <w:rsid w:val="00346BED"/>
    <w:rsid w:val="003472BB"/>
    <w:rsid w:val="00351BBD"/>
    <w:rsid w:val="00352E51"/>
    <w:rsid w:val="003706A5"/>
    <w:rsid w:val="0037230C"/>
    <w:rsid w:val="0037539E"/>
    <w:rsid w:val="00375722"/>
    <w:rsid w:val="00376607"/>
    <w:rsid w:val="00376C1D"/>
    <w:rsid w:val="00376E9D"/>
    <w:rsid w:val="00384307"/>
    <w:rsid w:val="00384766"/>
    <w:rsid w:val="00384A4C"/>
    <w:rsid w:val="00391625"/>
    <w:rsid w:val="00393859"/>
    <w:rsid w:val="00395F9B"/>
    <w:rsid w:val="0039666D"/>
    <w:rsid w:val="0039679E"/>
    <w:rsid w:val="003972A7"/>
    <w:rsid w:val="003A115C"/>
    <w:rsid w:val="003A266A"/>
    <w:rsid w:val="003A2885"/>
    <w:rsid w:val="003A2C08"/>
    <w:rsid w:val="003A4C2E"/>
    <w:rsid w:val="003A5229"/>
    <w:rsid w:val="003A5414"/>
    <w:rsid w:val="003A5486"/>
    <w:rsid w:val="003A58EF"/>
    <w:rsid w:val="003A67CE"/>
    <w:rsid w:val="003B0AA3"/>
    <w:rsid w:val="003C0DC9"/>
    <w:rsid w:val="003C474D"/>
    <w:rsid w:val="003C707D"/>
    <w:rsid w:val="003D27DE"/>
    <w:rsid w:val="003D479E"/>
    <w:rsid w:val="003D5139"/>
    <w:rsid w:val="003E0D44"/>
    <w:rsid w:val="003E1032"/>
    <w:rsid w:val="003E1113"/>
    <w:rsid w:val="003E25A5"/>
    <w:rsid w:val="003E5E4D"/>
    <w:rsid w:val="003E6605"/>
    <w:rsid w:val="003F272D"/>
    <w:rsid w:val="003F34F4"/>
    <w:rsid w:val="003F5857"/>
    <w:rsid w:val="003F5D14"/>
    <w:rsid w:val="004018E6"/>
    <w:rsid w:val="004042F7"/>
    <w:rsid w:val="00405807"/>
    <w:rsid w:val="00406707"/>
    <w:rsid w:val="004127BD"/>
    <w:rsid w:val="004144D2"/>
    <w:rsid w:val="00417A8C"/>
    <w:rsid w:val="004202A7"/>
    <w:rsid w:val="004202FE"/>
    <w:rsid w:val="004222C8"/>
    <w:rsid w:val="0042339B"/>
    <w:rsid w:val="00424A6D"/>
    <w:rsid w:val="00426059"/>
    <w:rsid w:val="0042643E"/>
    <w:rsid w:val="004314DB"/>
    <w:rsid w:val="00433DF2"/>
    <w:rsid w:val="004414DF"/>
    <w:rsid w:val="00443C04"/>
    <w:rsid w:val="004537F6"/>
    <w:rsid w:val="00455A09"/>
    <w:rsid w:val="004564A9"/>
    <w:rsid w:val="00460807"/>
    <w:rsid w:val="004710DD"/>
    <w:rsid w:val="00471341"/>
    <w:rsid w:val="004715D3"/>
    <w:rsid w:val="0048089E"/>
    <w:rsid w:val="00482A01"/>
    <w:rsid w:val="004922DA"/>
    <w:rsid w:val="00492429"/>
    <w:rsid w:val="00492439"/>
    <w:rsid w:val="004930FD"/>
    <w:rsid w:val="00497E3D"/>
    <w:rsid w:val="004A3A0B"/>
    <w:rsid w:val="004B0CB2"/>
    <w:rsid w:val="004B2BF7"/>
    <w:rsid w:val="004B56BB"/>
    <w:rsid w:val="004C1C9A"/>
    <w:rsid w:val="004C2462"/>
    <w:rsid w:val="004C3686"/>
    <w:rsid w:val="004C5116"/>
    <w:rsid w:val="004C762D"/>
    <w:rsid w:val="004C77DD"/>
    <w:rsid w:val="004D2405"/>
    <w:rsid w:val="004D44CF"/>
    <w:rsid w:val="004D5571"/>
    <w:rsid w:val="004E1235"/>
    <w:rsid w:val="004E1A9C"/>
    <w:rsid w:val="004E6E73"/>
    <w:rsid w:val="004F12D9"/>
    <w:rsid w:val="004F14BF"/>
    <w:rsid w:val="004F1CC9"/>
    <w:rsid w:val="004F2202"/>
    <w:rsid w:val="004F5239"/>
    <w:rsid w:val="00500F00"/>
    <w:rsid w:val="00502587"/>
    <w:rsid w:val="005041BC"/>
    <w:rsid w:val="00507172"/>
    <w:rsid w:val="00511ED8"/>
    <w:rsid w:val="005142F2"/>
    <w:rsid w:val="00514D15"/>
    <w:rsid w:val="00515802"/>
    <w:rsid w:val="00523A98"/>
    <w:rsid w:val="00524EEE"/>
    <w:rsid w:val="00526004"/>
    <w:rsid w:val="0052697E"/>
    <w:rsid w:val="00530BA8"/>
    <w:rsid w:val="00532ACA"/>
    <w:rsid w:val="00532E13"/>
    <w:rsid w:val="00533039"/>
    <w:rsid w:val="00534286"/>
    <w:rsid w:val="00534C38"/>
    <w:rsid w:val="005355ED"/>
    <w:rsid w:val="00535D1C"/>
    <w:rsid w:val="0054309B"/>
    <w:rsid w:val="005451A3"/>
    <w:rsid w:val="0055067C"/>
    <w:rsid w:val="00551E43"/>
    <w:rsid w:val="00552FCC"/>
    <w:rsid w:val="0055486B"/>
    <w:rsid w:val="00556F4C"/>
    <w:rsid w:val="00566307"/>
    <w:rsid w:val="00570419"/>
    <w:rsid w:val="0057198C"/>
    <w:rsid w:val="00573FB3"/>
    <w:rsid w:val="00576643"/>
    <w:rsid w:val="00576DEA"/>
    <w:rsid w:val="005829EA"/>
    <w:rsid w:val="00582A01"/>
    <w:rsid w:val="005831DF"/>
    <w:rsid w:val="005839E5"/>
    <w:rsid w:val="00583B2F"/>
    <w:rsid w:val="00583C90"/>
    <w:rsid w:val="00584052"/>
    <w:rsid w:val="005842B9"/>
    <w:rsid w:val="00584325"/>
    <w:rsid w:val="00591DDF"/>
    <w:rsid w:val="005931B0"/>
    <w:rsid w:val="005932C2"/>
    <w:rsid w:val="00595716"/>
    <w:rsid w:val="00596B28"/>
    <w:rsid w:val="005A3DA6"/>
    <w:rsid w:val="005A43E8"/>
    <w:rsid w:val="005B4885"/>
    <w:rsid w:val="005B620D"/>
    <w:rsid w:val="005B686B"/>
    <w:rsid w:val="005C2745"/>
    <w:rsid w:val="005C398F"/>
    <w:rsid w:val="005C5BB5"/>
    <w:rsid w:val="005C6BD5"/>
    <w:rsid w:val="005C732E"/>
    <w:rsid w:val="005D5A85"/>
    <w:rsid w:val="005D5BA3"/>
    <w:rsid w:val="005E2085"/>
    <w:rsid w:val="005E2895"/>
    <w:rsid w:val="005E48C3"/>
    <w:rsid w:val="005F793F"/>
    <w:rsid w:val="006102F5"/>
    <w:rsid w:val="00612FD7"/>
    <w:rsid w:val="006152DF"/>
    <w:rsid w:val="006207E0"/>
    <w:rsid w:val="00620D1F"/>
    <w:rsid w:val="00622BE5"/>
    <w:rsid w:val="0063053B"/>
    <w:rsid w:val="00634493"/>
    <w:rsid w:val="00635605"/>
    <w:rsid w:val="00636281"/>
    <w:rsid w:val="00637CB3"/>
    <w:rsid w:val="00640FCD"/>
    <w:rsid w:val="0064296B"/>
    <w:rsid w:val="00643107"/>
    <w:rsid w:val="00645D7A"/>
    <w:rsid w:val="0064744C"/>
    <w:rsid w:val="006508B8"/>
    <w:rsid w:val="00651091"/>
    <w:rsid w:val="00653EBC"/>
    <w:rsid w:val="00657C96"/>
    <w:rsid w:val="0066385D"/>
    <w:rsid w:val="00667A0D"/>
    <w:rsid w:val="00670F0E"/>
    <w:rsid w:val="00672798"/>
    <w:rsid w:val="00684472"/>
    <w:rsid w:val="00686AE8"/>
    <w:rsid w:val="0069142B"/>
    <w:rsid w:val="00693B2E"/>
    <w:rsid w:val="00693E9C"/>
    <w:rsid w:val="006A0FBD"/>
    <w:rsid w:val="006B1FEF"/>
    <w:rsid w:val="006B29D2"/>
    <w:rsid w:val="006C08F9"/>
    <w:rsid w:val="006C2A48"/>
    <w:rsid w:val="006C3641"/>
    <w:rsid w:val="006C64DE"/>
    <w:rsid w:val="006D0577"/>
    <w:rsid w:val="006D233C"/>
    <w:rsid w:val="006D5C7B"/>
    <w:rsid w:val="006D6267"/>
    <w:rsid w:val="006E73DD"/>
    <w:rsid w:val="006F0C20"/>
    <w:rsid w:val="006F2E51"/>
    <w:rsid w:val="006F41B6"/>
    <w:rsid w:val="007049EF"/>
    <w:rsid w:val="007131DE"/>
    <w:rsid w:val="007173F9"/>
    <w:rsid w:val="00721CBB"/>
    <w:rsid w:val="00723CD9"/>
    <w:rsid w:val="00724EA4"/>
    <w:rsid w:val="00731DF6"/>
    <w:rsid w:val="00735C28"/>
    <w:rsid w:val="00737B45"/>
    <w:rsid w:val="00741D22"/>
    <w:rsid w:val="00742655"/>
    <w:rsid w:val="0074435F"/>
    <w:rsid w:val="00744FE0"/>
    <w:rsid w:val="007459E1"/>
    <w:rsid w:val="007461B1"/>
    <w:rsid w:val="007524FD"/>
    <w:rsid w:val="00754B22"/>
    <w:rsid w:val="00754FD8"/>
    <w:rsid w:val="00755D86"/>
    <w:rsid w:val="007560AD"/>
    <w:rsid w:val="007619BB"/>
    <w:rsid w:val="00762418"/>
    <w:rsid w:val="00763431"/>
    <w:rsid w:val="00770405"/>
    <w:rsid w:val="007745FF"/>
    <w:rsid w:val="00781A04"/>
    <w:rsid w:val="00781A9E"/>
    <w:rsid w:val="0078397B"/>
    <w:rsid w:val="00784A71"/>
    <w:rsid w:val="00784ABC"/>
    <w:rsid w:val="00784CDF"/>
    <w:rsid w:val="0078525A"/>
    <w:rsid w:val="00785783"/>
    <w:rsid w:val="00786DAA"/>
    <w:rsid w:val="007A04C6"/>
    <w:rsid w:val="007A0ED8"/>
    <w:rsid w:val="007A2BAD"/>
    <w:rsid w:val="007A3CF1"/>
    <w:rsid w:val="007B20D6"/>
    <w:rsid w:val="007C3773"/>
    <w:rsid w:val="007C4810"/>
    <w:rsid w:val="007C50C6"/>
    <w:rsid w:val="007C63D0"/>
    <w:rsid w:val="007D205B"/>
    <w:rsid w:val="007D410F"/>
    <w:rsid w:val="007D597E"/>
    <w:rsid w:val="007D7413"/>
    <w:rsid w:val="007D7B67"/>
    <w:rsid w:val="007E1503"/>
    <w:rsid w:val="007E1D27"/>
    <w:rsid w:val="007E2C31"/>
    <w:rsid w:val="007E6F12"/>
    <w:rsid w:val="007F1854"/>
    <w:rsid w:val="007F3F0C"/>
    <w:rsid w:val="007F6F16"/>
    <w:rsid w:val="00800A5B"/>
    <w:rsid w:val="00801395"/>
    <w:rsid w:val="00801521"/>
    <w:rsid w:val="00805517"/>
    <w:rsid w:val="00811143"/>
    <w:rsid w:val="00811A2F"/>
    <w:rsid w:val="0081240E"/>
    <w:rsid w:val="008158E3"/>
    <w:rsid w:val="00816BB4"/>
    <w:rsid w:val="008200F9"/>
    <w:rsid w:val="00820C81"/>
    <w:rsid w:val="00823652"/>
    <w:rsid w:val="00825FB6"/>
    <w:rsid w:val="00830427"/>
    <w:rsid w:val="00832896"/>
    <w:rsid w:val="00832C99"/>
    <w:rsid w:val="0083463A"/>
    <w:rsid w:val="00837286"/>
    <w:rsid w:val="008374F1"/>
    <w:rsid w:val="00841147"/>
    <w:rsid w:val="0084589A"/>
    <w:rsid w:val="008459FA"/>
    <w:rsid w:val="00845C0E"/>
    <w:rsid w:val="008526D7"/>
    <w:rsid w:val="008544BA"/>
    <w:rsid w:val="00854906"/>
    <w:rsid w:val="00862F01"/>
    <w:rsid w:val="008641F6"/>
    <w:rsid w:val="008646E5"/>
    <w:rsid w:val="00866D90"/>
    <w:rsid w:val="00867E65"/>
    <w:rsid w:val="00871505"/>
    <w:rsid w:val="008750CA"/>
    <w:rsid w:val="0087777C"/>
    <w:rsid w:val="008833CC"/>
    <w:rsid w:val="0088602C"/>
    <w:rsid w:val="008903B0"/>
    <w:rsid w:val="00890F9A"/>
    <w:rsid w:val="008927C8"/>
    <w:rsid w:val="0089294A"/>
    <w:rsid w:val="008933D3"/>
    <w:rsid w:val="00893439"/>
    <w:rsid w:val="00894E9E"/>
    <w:rsid w:val="008965E9"/>
    <w:rsid w:val="008A0B79"/>
    <w:rsid w:val="008A3522"/>
    <w:rsid w:val="008A62E5"/>
    <w:rsid w:val="008A6C76"/>
    <w:rsid w:val="008B602F"/>
    <w:rsid w:val="008B656D"/>
    <w:rsid w:val="008C0DF7"/>
    <w:rsid w:val="008C1799"/>
    <w:rsid w:val="008C2E1A"/>
    <w:rsid w:val="008C4618"/>
    <w:rsid w:val="008C4AEA"/>
    <w:rsid w:val="008C7DFC"/>
    <w:rsid w:val="008D128D"/>
    <w:rsid w:val="008D2BAD"/>
    <w:rsid w:val="008E2041"/>
    <w:rsid w:val="008E3FE5"/>
    <w:rsid w:val="008E57AA"/>
    <w:rsid w:val="008F0CDD"/>
    <w:rsid w:val="008F10F2"/>
    <w:rsid w:val="008F24A7"/>
    <w:rsid w:val="008F3960"/>
    <w:rsid w:val="008F5D2C"/>
    <w:rsid w:val="008F736F"/>
    <w:rsid w:val="00900E58"/>
    <w:rsid w:val="00900F0E"/>
    <w:rsid w:val="0090223F"/>
    <w:rsid w:val="009053F7"/>
    <w:rsid w:val="00910E46"/>
    <w:rsid w:val="009125E5"/>
    <w:rsid w:val="009125F6"/>
    <w:rsid w:val="00914704"/>
    <w:rsid w:val="00915C43"/>
    <w:rsid w:val="00923ED2"/>
    <w:rsid w:val="00924059"/>
    <w:rsid w:val="00927D79"/>
    <w:rsid w:val="0093006C"/>
    <w:rsid w:val="0093183C"/>
    <w:rsid w:val="009327F6"/>
    <w:rsid w:val="00936B51"/>
    <w:rsid w:val="00937725"/>
    <w:rsid w:val="00941753"/>
    <w:rsid w:val="009432C6"/>
    <w:rsid w:val="009433AD"/>
    <w:rsid w:val="009464E5"/>
    <w:rsid w:val="00950AD2"/>
    <w:rsid w:val="00951AF3"/>
    <w:rsid w:val="0095378C"/>
    <w:rsid w:val="009623CE"/>
    <w:rsid w:val="0096324F"/>
    <w:rsid w:val="009655A0"/>
    <w:rsid w:val="0097134A"/>
    <w:rsid w:val="0097246D"/>
    <w:rsid w:val="00980743"/>
    <w:rsid w:val="009823DB"/>
    <w:rsid w:val="009942BF"/>
    <w:rsid w:val="009963C0"/>
    <w:rsid w:val="009974B4"/>
    <w:rsid w:val="009A14F0"/>
    <w:rsid w:val="009A1924"/>
    <w:rsid w:val="009A1EF4"/>
    <w:rsid w:val="009A2DAA"/>
    <w:rsid w:val="009A32A3"/>
    <w:rsid w:val="009A7744"/>
    <w:rsid w:val="009A7C39"/>
    <w:rsid w:val="009B1B83"/>
    <w:rsid w:val="009B645E"/>
    <w:rsid w:val="009C6266"/>
    <w:rsid w:val="009D1887"/>
    <w:rsid w:val="009D23F1"/>
    <w:rsid w:val="009D4010"/>
    <w:rsid w:val="009D6B4B"/>
    <w:rsid w:val="009D7AFA"/>
    <w:rsid w:val="009E4920"/>
    <w:rsid w:val="009E4F6D"/>
    <w:rsid w:val="009F2F3C"/>
    <w:rsid w:val="009F4737"/>
    <w:rsid w:val="009F6DF2"/>
    <w:rsid w:val="009F745E"/>
    <w:rsid w:val="00A0025B"/>
    <w:rsid w:val="00A009D0"/>
    <w:rsid w:val="00A0604D"/>
    <w:rsid w:val="00A10FB0"/>
    <w:rsid w:val="00A21E16"/>
    <w:rsid w:val="00A24938"/>
    <w:rsid w:val="00A303EC"/>
    <w:rsid w:val="00A32662"/>
    <w:rsid w:val="00A32D8E"/>
    <w:rsid w:val="00A37AEF"/>
    <w:rsid w:val="00A37CC5"/>
    <w:rsid w:val="00A41C57"/>
    <w:rsid w:val="00A42AB9"/>
    <w:rsid w:val="00A44784"/>
    <w:rsid w:val="00A44B86"/>
    <w:rsid w:val="00A51C91"/>
    <w:rsid w:val="00A520D7"/>
    <w:rsid w:val="00A57994"/>
    <w:rsid w:val="00A57D29"/>
    <w:rsid w:val="00A70461"/>
    <w:rsid w:val="00A724B4"/>
    <w:rsid w:val="00A75E21"/>
    <w:rsid w:val="00A83553"/>
    <w:rsid w:val="00A84724"/>
    <w:rsid w:val="00A9023B"/>
    <w:rsid w:val="00A90534"/>
    <w:rsid w:val="00A91514"/>
    <w:rsid w:val="00A917A7"/>
    <w:rsid w:val="00A95900"/>
    <w:rsid w:val="00AA06B9"/>
    <w:rsid w:val="00AA1919"/>
    <w:rsid w:val="00AB153D"/>
    <w:rsid w:val="00AC0AE1"/>
    <w:rsid w:val="00AC1820"/>
    <w:rsid w:val="00AC5388"/>
    <w:rsid w:val="00AC5617"/>
    <w:rsid w:val="00AD0C0C"/>
    <w:rsid w:val="00AD2F10"/>
    <w:rsid w:val="00AD4844"/>
    <w:rsid w:val="00AD4A14"/>
    <w:rsid w:val="00AD5B4A"/>
    <w:rsid w:val="00AD6C33"/>
    <w:rsid w:val="00AE0068"/>
    <w:rsid w:val="00AE2D5E"/>
    <w:rsid w:val="00AE568E"/>
    <w:rsid w:val="00AE5DD5"/>
    <w:rsid w:val="00AF028C"/>
    <w:rsid w:val="00AF1591"/>
    <w:rsid w:val="00AF1D2A"/>
    <w:rsid w:val="00AF5AD5"/>
    <w:rsid w:val="00AF63CF"/>
    <w:rsid w:val="00AF6743"/>
    <w:rsid w:val="00B068E8"/>
    <w:rsid w:val="00B161F5"/>
    <w:rsid w:val="00B23D79"/>
    <w:rsid w:val="00B30EA4"/>
    <w:rsid w:val="00B35814"/>
    <w:rsid w:val="00B35A8D"/>
    <w:rsid w:val="00B35C4D"/>
    <w:rsid w:val="00B37D7C"/>
    <w:rsid w:val="00B40687"/>
    <w:rsid w:val="00B411A6"/>
    <w:rsid w:val="00B50EBF"/>
    <w:rsid w:val="00B54B1D"/>
    <w:rsid w:val="00B54FF6"/>
    <w:rsid w:val="00B576DF"/>
    <w:rsid w:val="00B611DA"/>
    <w:rsid w:val="00B62F01"/>
    <w:rsid w:val="00B64051"/>
    <w:rsid w:val="00B76CDB"/>
    <w:rsid w:val="00B83BEB"/>
    <w:rsid w:val="00B856DC"/>
    <w:rsid w:val="00B90BB3"/>
    <w:rsid w:val="00B91B4A"/>
    <w:rsid w:val="00B920BB"/>
    <w:rsid w:val="00B93AC8"/>
    <w:rsid w:val="00B94A10"/>
    <w:rsid w:val="00B9609E"/>
    <w:rsid w:val="00BA0CE2"/>
    <w:rsid w:val="00BA0D00"/>
    <w:rsid w:val="00BB1480"/>
    <w:rsid w:val="00BB1A0D"/>
    <w:rsid w:val="00BB257A"/>
    <w:rsid w:val="00BB3EB0"/>
    <w:rsid w:val="00BB5FE9"/>
    <w:rsid w:val="00BB71F9"/>
    <w:rsid w:val="00BC1376"/>
    <w:rsid w:val="00BC2F10"/>
    <w:rsid w:val="00BC39E9"/>
    <w:rsid w:val="00BC68E0"/>
    <w:rsid w:val="00BD35AE"/>
    <w:rsid w:val="00BD3CFF"/>
    <w:rsid w:val="00BD7894"/>
    <w:rsid w:val="00BE15A4"/>
    <w:rsid w:val="00BE18A6"/>
    <w:rsid w:val="00BE2357"/>
    <w:rsid w:val="00BE6174"/>
    <w:rsid w:val="00BE637D"/>
    <w:rsid w:val="00BE6D4D"/>
    <w:rsid w:val="00C006C1"/>
    <w:rsid w:val="00C012CE"/>
    <w:rsid w:val="00C02920"/>
    <w:rsid w:val="00C0417D"/>
    <w:rsid w:val="00C119FF"/>
    <w:rsid w:val="00C11D8F"/>
    <w:rsid w:val="00C134C7"/>
    <w:rsid w:val="00C1563D"/>
    <w:rsid w:val="00C17A52"/>
    <w:rsid w:val="00C22CC1"/>
    <w:rsid w:val="00C22EFC"/>
    <w:rsid w:val="00C23428"/>
    <w:rsid w:val="00C238F5"/>
    <w:rsid w:val="00C258C8"/>
    <w:rsid w:val="00C267EF"/>
    <w:rsid w:val="00C30806"/>
    <w:rsid w:val="00C30DE8"/>
    <w:rsid w:val="00C37F99"/>
    <w:rsid w:val="00C41997"/>
    <w:rsid w:val="00C43220"/>
    <w:rsid w:val="00C44E25"/>
    <w:rsid w:val="00C4756D"/>
    <w:rsid w:val="00C5003C"/>
    <w:rsid w:val="00C572AE"/>
    <w:rsid w:val="00C57F18"/>
    <w:rsid w:val="00C60ADE"/>
    <w:rsid w:val="00C64623"/>
    <w:rsid w:val="00C743D0"/>
    <w:rsid w:val="00C75FC1"/>
    <w:rsid w:val="00C76619"/>
    <w:rsid w:val="00C77C60"/>
    <w:rsid w:val="00C831B7"/>
    <w:rsid w:val="00C87094"/>
    <w:rsid w:val="00C94AF7"/>
    <w:rsid w:val="00C9541F"/>
    <w:rsid w:val="00CA0CFB"/>
    <w:rsid w:val="00CA34B5"/>
    <w:rsid w:val="00CA5176"/>
    <w:rsid w:val="00CA585F"/>
    <w:rsid w:val="00CA643A"/>
    <w:rsid w:val="00CB0579"/>
    <w:rsid w:val="00CB1348"/>
    <w:rsid w:val="00CB29EF"/>
    <w:rsid w:val="00CB5B2C"/>
    <w:rsid w:val="00CB60B7"/>
    <w:rsid w:val="00CB6CC3"/>
    <w:rsid w:val="00CB734D"/>
    <w:rsid w:val="00CC4B4F"/>
    <w:rsid w:val="00CC5162"/>
    <w:rsid w:val="00CC6940"/>
    <w:rsid w:val="00CC744E"/>
    <w:rsid w:val="00CD16A3"/>
    <w:rsid w:val="00CD31AF"/>
    <w:rsid w:val="00CE07D8"/>
    <w:rsid w:val="00CE1437"/>
    <w:rsid w:val="00CE2D29"/>
    <w:rsid w:val="00CE5B5F"/>
    <w:rsid w:val="00CE7BD5"/>
    <w:rsid w:val="00CF7099"/>
    <w:rsid w:val="00D0060A"/>
    <w:rsid w:val="00D03313"/>
    <w:rsid w:val="00D04B59"/>
    <w:rsid w:val="00D0539D"/>
    <w:rsid w:val="00D055C1"/>
    <w:rsid w:val="00D05B24"/>
    <w:rsid w:val="00D11E86"/>
    <w:rsid w:val="00D12328"/>
    <w:rsid w:val="00D14547"/>
    <w:rsid w:val="00D21845"/>
    <w:rsid w:val="00D23F58"/>
    <w:rsid w:val="00D26C4F"/>
    <w:rsid w:val="00D309EA"/>
    <w:rsid w:val="00D34422"/>
    <w:rsid w:val="00D41328"/>
    <w:rsid w:val="00D44E60"/>
    <w:rsid w:val="00D45BAC"/>
    <w:rsid w:val="00D507E3"/>
    <w:rsid w:val="00D52417"/>
    <w:rsid w:val="00D52554"/>
    <w:rsid w:val="00D52725"/>
    <w:rsid w:val="00D53421"/>
    <w:rsid w:val="00D554EF"/>
    <w:rsid w:val="00D61EBC"/>
    <w:rsid w:val="00D6492D"/>
    <w:rsid w:val="00D73B3E"/>
    <w:rsid w:val="00D73C7C"/>
    <w:rsid w:val="00D74F97"/>
    <w:rsid w:val="00D8391E"/>
    <w:rsid w:val="00D83C21"/>
    <w:rsid w:val="00D84C16"/>
    <w:rsid w:val="00D87A1B"/>
    <w:rsid w:val="00D92A52"/>
    <w:rsid w:val="00D92CA2"/>
    <w:rsid w:val="00DA1B07"/>
    <w:rsid w:val="00DA4B69"/>
    <w:rsid w:val="00DA5197"/>
    <w:rsid w:val="00DA5A58"/>
    <w:rsid w:val="00DA7E89"/>
    <w:rsid w:val="00DB3777"/>
    <w:rsid w:val="00DB505D"/>
    <w:rsid w:val="00DB5F00"/>
    <w:rsid w:val="00DB72DE"/>
    <w:rsid w:val="00DC1FC6"/>
    <w:rsid w:val="00DC4D5C"/>
    <w:rsid w:val="00DC6D05"/>
    <w:rsid w:val="00DC7384"/>
    <w:rsid w:val="00DC7476"/>
    <w:rsid w:val="00DD4A68"/>
    <w:rsid w:val="00DD522D"/>
    <w:rsid w:val="00DD6665"/>
    <w:rsid w:val="00DE28E5"/>
    <w:rsid w:val="00DF1FB7"/>
    <w:rsid w:val="00DF231F"/>
    <w:rsid w:val="00DF2435"/>
    <w:rsid w:val="00DF2BDB"/>
    <w:rsid w:val="00DF3ABE"/>
    <w:rsid w:val="00DF41A4"/>
    <w:rsid w:val="00DF68AD"/>
    <w:rsid w:val="00DF6974"/>
    <w:rsid w:val="00E01739"/>
    <w:rsid w:val="00E024E1"/>
    <w:rsid w:val="00E144A0"/>
    <w:rsid w:val="00E14EC3"/>
    <w:rsid w:val="00E16661"/>
    <w:rsid w:val="00E20F0E"/>
    <w:rsid w:val="00E2119F"/>
    <w:rsid w:val="00E22874"/>
    <w:rsid w:val="00E240FF"/>
    <w:rsid w:val="00E25E1A"/>
    <w:rsid w:val="00E262E4"/>
    <w:rsid w:val="00E266F1"/>
    <w:rsid w:val="00E27913"/>
    <w:rsid w:val="00E27EBA"/>
    <w:rsid w:val="00E30B62"/>
    <w:rsid w:val="00E3168C"/>
    <w:rsid w:val="00E31B90"/>
    <w:rsid w:val="00E32971"/>
    <w:rsid w:val="00E33D62"/>
    <w:rsid w:val="00E34ED5"/>
    <w:rsid w:val="00E35D83"/>
    <w:rsid w:val="00E36A8D"/>
    <w:rsid w:val="00E40B0C"/>
    <w:rsid w:val="00E40FCB"/>
    <w:rsid w:val="00E41A39"/>
    <w:rsid w:val="00E439AD"/>
    <w:rsid w:val="00E456EA"/>
    <w:rsid w:val="00E45728"/>
    <w:rsid w:val="00E46858"/>
    <w:rsid w:val="00E473E9"/>
    <w:rsid w:val="00E50041"/>
    <w:rsid w:val="00E5050D"/>
    <w:rsid w:val="00E55E29"/>
    <w:rsid w:val="00E57778"/>
    <w:rsid w:val="00E64ED3"/>
    <w:rsid w:val="00E6552C"/>
    <w:rsid w:val="00E6555C"/>
    <w:rsid w:val="00E7073D"/>
    <w:rsid w:val="00E71C96"/>
    <w:rsid w:val="00E732D4"/>
    <w:rsid w:val="00E75007"/>
    <w:rsid w:val="00E76BBC"/>
    <w:rsid w:val="00E76E69"/>
    <w:rsid w:val="00E80569"/>
    <w:rsid w:val="00E82E24"/>
    <w:rsid w:val="00E84E00"/>
    <w:rsid w:val="00E8513C"/>
    <w:rsid w:val="00E859E3"/>
    <w:rsid w:val="00E94E1C"/>
    <w:rsid w:val="00E9577B"/>
    <w:rsid w:val="00E972CE"/>
    <w:rsid w:val="00E97723"/>
    <w:rsid w:val="00EA3E92"/>
    <w:rsid w:val="00EA4154"/>
    <w:rsid w:val="00EA694E"/>
    <w:rsid w:val="00EA7119"/>
    <w:rsid w:val="00EB2F51"/>
    <w:rsid w:val="00EB3905"/>
    <w:rsid w:val="00EB4DDD"/>
    <w:rsid w:val="00EB5B91"/>
    <w:rsid w:val="00EC0E39"/>
    <w:rsid w:val="00EC458C"/>
    <w:rsid w:val="00EC4655"/>
    <w:rsid w:val="00EC550E"/>
    <w:rsid w:val="00ED6967"/>
    <w:rsid w:val="00ED6E5E"/>
    <w:rsid w:val="00EE1DEA"/>
    <w:rsid w:val="00EE2E47"/>
    <w:rsid w:val="00EE4E30"/>
    <w:rsid w:val="00EF06DF"/>
    <w:rsid w:val="00EF0D9D"/>
    <w:rsid w:val="00EF3AA8"/>
    <w:rsid w:val="00EF53B8"/>
    <w:rsid w:val="00F00508"/>
    <w:rsid w:val="00F00D91"/>
    <w:rsid w:val="00F02584"/>
    <w:rsid w:val="00F0371D"/>
    <w:rsid w:val="00F03988"/>
    <w:rsid w:val="00F04676"/>
    <w:rsid w:val="00F04801"/>
    <w:rsid w:val="00F04C89"/>
    <w:rsid w:val="00F05A83"/>
    <w:rsid w:val="00F05EC9"/>
    <w:rsid w:val="00F0604E"/>
    <w:rsid w:val="00F06322"/>
    <w:rsid w:val="00F06BC1"/>
    <w:rsid w:val="00F07EBC"/>
    <w:rsid w:val="00F23F61"/>
    <w:rsid w:val="00F252F5"/>
    <w:rsid w:val="00F2631B"/>
    <w:rsid w:val="00F267F7"/>
    <w:rsid w:val="00F31112"/>
    <w:rsid w:val="00F3307A"/>
    <w:rsid w:val="00F361C7"/>
    <w:rsid w:val="00F36E84"/>
    <w:rsid w:val="00F3787E"/>
    <w:rsid w:val="00F4249A"/>
    <w:rsid w:val="00F44F47"/>
    <w:rsid w:val="00F46225"/>
    <w:rsid w:val="00F467EB"/>
    <w:rsid w:val="00F50F74"/>
    <w:rsid w:val="00F52062"/>
    <w:rsid w:val="00F5210B"/>
    <w:rsid w:val="00F53EEA"/>
    <w:rsid w:val="00F56FA4"/>
    <w:rsid w:val="00F606BF"/>
    <w:rsid w:val="00F636E9"/>
    <w:rsid w:val="00F64E22"/>
    <w:rsid w:val="00F70777"/>
    <w:rsid w:val="00F71071"/>
    <w:rsid w:val="00F77317"/>
    <w:rsid w:val="00F77BF5"/>
    <w:rsid w:val="00F83BE6"/>
    <w:rsid w:val="00F84ACF"/>
    <w:rsid w:val="00F92BD1"/>
    <w:rsid w:val="00FA1646"/>
    <w:rsid w:val="00FA2FEB"/>
    <w:rsid w:val="00FA5BFF"/>
    <w:rsid w:val="00FA71BB"/>
    <w:rsid w:val="00FC09AC"/>
    <w:rsid w:val="00FC30DC"/>
    <w:rsid w:val="00FC6B24"/>
    <w:rsid w:val="00FD42CF"/>
    <w:rsid w:val="00FE4B1F"/>
    <w:rsid w:val="00FE4CE4"/>
    <w:rsid w:val="00FF0C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4D23B6"/>
  <w15:docId w15:val="{49930C8C-7D2C-4C96-AABC-698989D89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lang w:val="x-none"/>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lang w:val="x-none"/>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paragraph" w:styleId="BodyTextIndent">
    <w:name w:val="Body Text Indent"/>
    <w:basedOn w:val="Normal"/>
    <w:link w:val="BodyTextIndentChar"/>
    <w:rsid w:val="00384766"/>
    <w:pPr>
      <w:spacing w:after="120"/>
      <w:ind w:left="283"/>
    </w:pPr>
  </w:style>
  <w:style w:type="character" w:customStyle="1" w:styleId="BodyTextIndentChar">
    <w:name w:val="Body Text Indent Char"/>
    <w:basedOn w:val="DefaultParagraphFont"/>
    <w:link w:val="BodyTextIndent"/>
    <w:rsid w:val="00384766"/>
    <w:rPr>
      <w:rFonts w:ascii="Arial" w:eastAsia="MS Mincho" w:hAnsi="Arial"/>
      <w:kern w:val="18"/>
      <w:sz w:val="22"/>
      <w:lang w:eastAsia="en-US"/>
    </w:rPr>
  </w:style>
  <w:style w:type="paragraph" w:customStyle="1" w:styleId="Authors">
    <w:name w:val="Authors"/>
    <w:basedOn w:val="Normal"/>
    <w:rsid w:val="007A3CF1"/>
    <w:pPr>
      <w:spacing w:before="120" w:after="360"/>
      <w:jc w:val="center"/>
    </w:pPr>
    <w:rPr>
      <w:rFonts w:ascii="Times New Roman" w:eastAsia="Times New Roman" w:hAnsi="Times New Roman"/>
      <w:kern w:val="0"/>
      <w:sz w:val="24"/>
      <w:szCs w:val="24"/>
      <w:lang w:val="en-US"/>
    </w:rPr>
  </w:style>
  <w:style w:type="paragraph" w:customStyle="1" w:styleId="Referencesandnotes">
    <w:name w:val="References and notes"/>
    <w:basedOn w:val="Normal"/>
    <w:rsid w:val="007A3CF1"/>
    <w:pPr>
      <w:spacing w:before="120"/>
      <w:ind w:left="720" w:hanging="720"/>
      <w:jc w:val="left"/>
    </w:pPr>
    <w:rPr>
      <w:rFonts w:ascii="Times New Roman" w:eastAsia="Times New Roman" w:hAnsi="Times New Roman"/>
      <w:kern w:val="0"/>
      <w:sz w:val="24"/>
      <w:szCs w:val="24"/>
      <w:lang w:val="en-US"/>
    </w:rPr>
  </w:style>
  <w:style w:type="character" w:customStyle="1" w:styleId="package--maintainer">
    <w:name w:val="package--maintainer"/>
    <w:basedOn w:val="DefaultParagraphFont"/>
    <w:rsid w:val="007A3CF1"/>
  </w:style>
  <w:style w:type="paragraph" w:styleId="ListParagraph">
    <w:name w:val="List Paragraph"/>
    <w:basedOn w:val="Normal"/>
    <w:uiPriority w:val="34"/>
    <w:qFormat/>
    <w:rsid w:val="000803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C:\DOCUME~1\pen30\LOCALS~1\Temp\Letterhead.dot</Template>
  <TotalTime>1</TotalTime>
  <Pages>2</Pages>
  <Words>375</Words>
  <Characters>2143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2513</CharactersWithSpaces>
  <SharedDoc>false</SharedDoc>
  <HLinks>
    <vt:vector size="6" baseType="variant">
      <vt:variant>
        <vt:i4>3735607</vt:i4>
      </vt:variant>
      <vt:variant>
        <vt:i4>0</vt:i4>
      </vt:variant>
      <vt:variant>
        <vt:i4>0</vt:i4>
      </vt:variant>
      <vt:variant>
        <vt:i4>5</vt:i4>
      </vt:variant>
      <vt:variant>
        <vt:lpwstr>http://www.imperial.ac.uk/medicine/GEH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3</cp:revision>
  <cp:lastPrinted>2014-06-19T15:49:00Z</cp:lastPrinted>
  <dcterms:created xsi:type="dcterms:W3CDTF">2020-01-29T20:38:00Z</dcterms:created>
  <dcterms:modified xsi:type="dcterms:W3CDTF">2020-01-29T20:39:00Z</dcterms:modified>
</cp:coreProperties>
</file>