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01518FF3" w14:textId="77777777" w:rsidR="002C64F6" w:rsidRPr="00E85AFA" w:rsidRDefault="002C64F6" w:rsidP="002C64F6">
      <w:pPr>
        <w:spacing w:line="480" w:lineRule="auto"/>
        <w:jc w:val="both"/>
        <w:outlineLvl w:val="0"/>
        <w:rPr>
          <w:color w:val="000000" w:themeColor="text1"/>
          <w:vertAlign w:val="superscript"/>
        </w:rPr>
      </w:pPr>
      <w:commentRangeStart w:id="0"/>
      <w:commentRangeStart w:id="1"/>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4</w:t>
      </w:r>
      <w:r w:rsidRPr="00E85AFA">
        <w:rPr>
          <w:color w:val="000000" w:themeColor="text1"/>
        </w:rPr>
        <w:t>, Goodarz Danaei</w:t>
      </w:r>
      <w:r>
        <w:rPr>
          <w:color w:val="000000" w:themeColor="text1"/>
          <w:vertAlign w:val="superscript"/>
        </w:rPr>
        <w:t>5</w:t>
      </w:r>
      <w:r w:rsidRPr="00E85AFA">
        <w:rPr>
          <w:color w:val="000000" w:themeColor="text1"/>
        </w:rPr>
        <w:t>, Majid Ezzati</w:t>
      </w:r>
      <w:r w:rsidRPr="00E85AFA">
        <w:rPr>
          <w:color w:val="000000" w:themeColor="text1"/>
          <w:vertAlign w:val="superscript"/>
        </w:rPr>
        <w:t>1,2,</w:t>
      </w:r>
      <w:r>
        <w:rPr>
          <w:color w:val="000000" w:themeColor="text1"/>
          <w:vertAlign w:val="superscript"/>
        </w:rPr>
        <w:t>3</w:t>
      </w:r>
      <w:r w:rsidRPr="00E85AFA">
        <w:rPr>
          <w:color w:val="000000" w:themeColor="text1"/>
          <w:vertAlign w:val="superscript"/>
        </w:rPr>
        <w:t>*</w:t>
      </w:r>
      <w:commentRangeEnd w:id="0"/>
      <w:r w:rsidR="00150E1E">
        <w:rPr>
          <w:rStyle w:val="CommentReference"/>
          <w:rFonts w:asciiTheme="minorHAnsi" w:hAnsiTheme="minorHAnsi" w:cstheme="minorBidi"/>
          <w:lang w:eastAsia="en-US"/>
        </w:rPr>
        <w:commentReference w:id="0"/>
      </w:r>
      <w:commentRangeEnd w:id="1"/>
      <w:r w:rsidR="00282DC8">
        <w:rPr>
          <w:rStyle w:val="CommentReference"/>
          <w:rFonts w:asciiTheme="minorHAnsi" w:eastAsiaTheme="minorHAnsi" w:hAnsiTheme="minorHAnsi" w:cstheme="minorBidi"/>
          <w:lang w:eastAsia="en-US"/>
        </w:rPr>
        <w:commentReference w:id="1"/>
      </w:r>
    </w:p>
    <w:p w14:paraId="310C0F41" w14:textId="77777777" w:rsidR="002C64F6" w:rsidRPr="00E85AFA" w:rsidRDefault="002C64F6" w:rsidP="002C64F6">
      <w:pPr>
        <w:spacing w:line="480" w:lineRule="auto"/>
        <w:jc w:val="both"/>
        <w:outlineLvl w:val="0"/>
        <w:rPr>
          <w:color w:val="000000" w:themeColor="text1"/>
        </w:rPr>
      </w:pPr>
    </w:p>
    <w:p w14:paraId="36B21060" w14:textId="77777777" w:rsidR="002C64F6" w:rsidRPr="00E85AFA" w:rsidRDefault="002C64F6" w:rsidP="002C64F6">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682AF718" w14:textId="77777777" w:rsidR="002C64F6" w:rsidRDefault="002C64F6" w:rsidP="002C64F6">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3564F80" w14:textId="77777777" w:rsidR="002C64F6" w:rsidRPr="00E85AFA" w:rsidRDefault="002C64F6" w:rsidP="002C64F6">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t xml:space="preserve">, </w:t>
      </w:r>
      <w:r w:rsidRPr="00E85AFA">
        <w:rPr>
          <w:color w:val="000000" w:themeColor="text1"/>
        </w:rPr>
        <w:t>Imperial College London, London, United Kingdom</w:t>
      </w:r>
    </w:p>
    <w:p w14:paraId="3134BE0A" w14:textId="77777777" w:rsidR="002C64F6" w:rsidRPr="00E85AFA" w:rsidRDefault="002C64F6" w:rsidP="002C64F6">
      <w:pPr>
        <w:spacing w:line="480" w:lineRule="auto"/>
        <w:jc w:val="both"/>
        <w:rPr>
          <w:color w:val="000000" w:themeColor="text1"/>
        </w:rPr>
      </w:pPr>
      <w:r>
        <w:rPr>
          <w:color w:val="000000" w:themeColor="text1"/>
          <w:vertAlign w:val="superscript"/>
        </w:rPr>
        <w:t>4</w:t>
      </w:r>
      <w:r w:rsidRPr="00E85AFA">
        <w:rPr>
          <w:color w:val="000000" w:themeColor="text1"/>
        </w:rPr>
        <w:t>Space and Atmospheric Physics, Imperial College London, London, United Kingdom</w:t>
      </w:r>
    </w:p>
    <w:p w14:paraId="4F6B459F" w14:textId="77777777" w:rsidR="002C64F6" w:rsidRPr="00E85AFA" w:rsidRDefault="002C64F6" w:rsidP="002C64F6">
      <w:pPr>
        <w:spacing w:line="480" w:lineRule="auto"/>
        <w:jc w:val="both"/>
        <w:rPr>
          <w:color w:val="000000" w:themeColor="text1"/>
        </w:rPr>
      </w:pPr>
      <w:r>
        <w:rPr>
          <w:color w:val="000000" w:themeColor="text1"/>
          <w:vertAlign w:val="superscript"/>
        </w:rPr>
        <w:t>5</w:t>
      </w:r>
      <w:r w:rsidRPr="00E85AFA">
        <w:rPr>
          <w:color w:val="000000" w:themeColor="text1"/>
        </w:rPr>
        <w:t>Harvard T.H. Chan School of Public Health, Boston, Massachusetts, USA</w:t>
      </w:r>
    </w:p>
    <w:p w14:paraId="253C0EA6" w14:textId="77777777" w:rsidR="00DD09BF" w:rsidRPr="00E85AFA" w:rsidRDefault="00DD09BF" w:rsidP="00613BCB">
      <w:pPr>
        <w:spacing w:line="480" w:lineRule="auto"/>
        <w:jc w:val="both"/>
        <w:outlineLvl w:val="0"/>
        <w:rPr>
          <w:b/>
          <w:color w:val="000000" w:themeColor="text1"/>
        </w:rPr>
      </w:pPr>
    </w:p>
    <w:p w14:paraId="66194829" w14:textId="76837230"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influence human health, exactly because they focus on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 as well as at least two other recent studies,</w:t>
      </w:r>
      <w:r w:rsidR="00237B5C">
        <w:rPr>
          <w:color w:val="000000" w:themeColor="text1"/>
        </w:rPr>
        <w:fldChar w:fldCharType="begin" w:fldLock="1"/>
      </w:r>
      <w:r w:rsidR="00D106F2">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237B5C">
        <w:rPr>
          <w:color w:val="000000" w:themeColor="text1"/>
        </w:rPr>
        <w:fldChar w:fldCharType="separate"/>
      </w:r>
      <w:r w:rsidR="00237B5C" w:rsidRPr="00237B5C">
        <w:rPr>
          <w:noProof/>
          <w:color w:val="000000" w:themeColor="text1"/>
          <w:vertAlign w:val="superscript"/>
        </w:rPr>
        <w:t>3,4</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 xml:space="preserve">consistent with how populations experience, and respond, </w:t>
      </w:r>
      <w:r w:rsidR="00AB3AE1">
        <w:rPr>
          <w:color w:val="000000" w:themeColor="text1"/>
        </w:rPr>
        <w:lastRenderedPageBreak/>
        <w:t>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ins w:id="3" w:author="Parks, Robbie M" w:date="2020-01-24T13:42:00Z">
        <w:r w:rsidR="000D4447">
          <w:rPr>
            <w:color w:val="000000" w:themeColor="text1"/>
          </w:rPr>
          <w:t>,</w:t>
        </w:r>
      </w:ins>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6AA748C"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ins w:id="4" w:author="Parks, Robbie M" w:date="2020-01-24T13:42:00Z">
        <w:r w:rsidR="00D106F2">
          <w:rPr>
            <w:color w:val="000000" w:themeColor="text1"/>
          </w:rPr>
          <w:fldChar w:fldCharType="begin" w:fldLock="1"/>
        </w:r>
      </w:ins>
      <w:r w:rsidR="00B64A1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106F2">
        <w:rPr>
          <w:color w:val="000000" w:themeColor="text1"/>
        </w:rPr>
        <w:fldChar w:fldCharType="separate"/>
      </w:r>
      <w:r w:rsidR="00D106F2" w:rsidRPr="00D106F2">
        <w:rPr>
          <w:noProof/>
          <w:color w:val="000000" w:themeColor="text1"/>
          <w:vertAlign w:val="superscript"/>
        </w:rPr>
        <w:t>3</w:t>
      </w:r>
      <w:ins w:id="5" w:author="Parks, Robbie M" w:date="2020-01-24T13:42:00Z">
        <w:r w:rsidR="00D106F2">
          <w:rPr>
            <w:color w:val="000000" w:themeColor="text1"/>
          </w:rPr>
          <w:fldChar w:fldCharType="end"/>
        </w:r>
      </w:ins>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ins w:id="6" w:author="Parks, Robbie M" w:date="2020-01-24T13:47:00Z">
        <w:r w:rsidR="00B64A11">
          <w:rPr>
            <w:color w:val="000000" w:themeColor="text1"/>
          </w:rPr>
          <w:fldChar w:fldCharType="begin" w:fldLock="1"/>
        </w:r>
      </w:ins>
      <w:r w:rsidR="00E63FD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5–8&lt;/sup&gt;","plainTextFormattedCitation":"5–8","previouslyFormattedCitation":"&lt;sup&gt;5–8&lt;/sup&gt;"},"properties":{"noteIndex":0},"schema":"https://github.com/citation-style-language/schema/raw/master/csl-citation.json"}</w:instrText>
      </w:r>
      <w:r w:rsidR="00B64A11">
        <w:rPr>
          <w:color w:val="000000" w:themeColor="text1"/>
        </w:rPr>
        <w:fldChar w:fldCharType="separate"/>
      </w:r>
      <w:r w:rsidR="00BC02E2" w:rsidRPr="00BC02E2">
        <w:rPr>
          <w:noProof/>
          <w:color w:val="000000" w:themeColor="text1"/>
          <w:vertAlign w:val="superscript"/>
        </w:rPr>
        <w:t>5–8</w:t>
      </w:r>
      <w:ins w:id="7" w:author="Parks, Robbie M" w:date="2020-01-24T13:47:00Z">
        <w:r w:rsidR="00B64A11">
          <w:rPr>
            <w:color w:val="000000" w:themeColor="text1"/>
          </w:rPr>
          <w:fldChar w:fldCharType="end"/>
        </w:r>
      </w:ins>
      <w:r w:rsidR="001C6C5E">
        <w:rPr>
          <w:color w:val="000000" w:themeColor="text1"/>
        </w:rPr>
        <w:t xml:space="preserve"> and cardiovascular risk factors</w:t>
      </w:r>
      <w:ins w:id="8" w:author="Parks, Robbie M" w:date="2020-01-24T13:50:00Z">
        <w:r w:rsidR="00E63FD6">
          <w:rPr>
            <w:color w:val="000000" w:themeColor="text1"/>
          </w:rPr>
          <w:fldChar w:fldCharType="begin" w:fldLock="1"/>
        </w:r>
      </w:ins>
      <w:r w:rsidR="00CC5FCE">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9,10&lt;/sup&gt;","plainTextFormattedCitation":"9,10","previouslyFormattedCitation":"&lt;sup&gt;9,10&lt;/sup&gt;"},"properties":{"noteIndex":0},"schema":"https://github.com/citation-style-language/schema/raw/master/csl-citation.json"}</w:instrText>
      </w:r>
      <w:r w:rsidR="00E63FD6">
        <w:rPr>
          <w:color w:val="000000" w:themeColor="text1"/>
        </w:rPr>
        <w:fldChar w:fldCharType="separate"/>
      </w:r>
      <w:r w:rsidR="00E63FD6" w:rsidRPr="00E63FD6">
        <w:rPr>
          <w:noProof/>
          <w:color w:val="000000" w:themeColor="text1"/>
          <w:vertAlign w:val="superscript"/>
        </w:rPr>
        <w:t>9,10</w:t>
      </w:r>
      <w:ins w:id="9" w:author="Parks, Robbie M" w:date="2020-01-24T13:50:00Z">
        <w:r w:rsidR="00E63FD6">
          <w:rPr>
            <w:color w:val="000000" w:themeColor="text1"/>
          </w:rPr>
          <w:fldChar w:fldCharType="end"/>
        </w:r>
      </w:ins>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w:t>
      </w:r>
      <w:commentRangeStart w:id="10"/>
      <w:commentRangeStart w:id="11"/>
      <w:r w:rsidR="00651316">
        <w:rPr>
          <w:color w:val="000000" w:themeColor="text1"/>
        </w:rPr>
        <w:t>papers</w:t>
      </w:r>
      <w:commentRangeEnd w:id="10"/>
      <w:r w:rsidR="00F4480E">
        <w:rPr>
          <w:rStyle w:val="CommentReference"/>
          <w:rFonts w:asciiTheme="minorHAnsi" w:hAnsiTheme="minorHAnsi" w:cstheme="minorBidi"/>
          <w:lang w:eastAsia="en-US"/>
        </w:rPr>
        <w:commentReference w:id="10"/>
      </w:r>
      <w:commentRangeEnd w:id="11"/>
      <w:r w:rsidR="0086545F">
        <w:rPr>
          <w:rStyle w:val="CommentReference"/>
          <w:rFonts w:asciiTheme="minorHAnsi" w:hAnsiTheme="minorHAnsi" w:cstheme="minorBidi"/>
          <w:lang w:eastAsia="en-US"/>
        </w:rPr>
        <w:commentReference w:id="11"/>
      </w:r>
      <w:r w:rsidR="00651316">
        <w:rPr>
          <w:color w:val="000000" w:themeColor="text1"/>
        </w:rPr>
        <w:t xml:space="preserve"> based on time-series methods. However, the conceptual and methodological advantages of the </w:t>
      </w:r>
      <w:r w:rsidR="00651316">
        <w:rPr>
          <w:color w:val="000000" w:themeColor="text1"/>
        </w:rPr>
        <w:lastRenderedPageBreak/>
        <w:t>recent studies by us</w:t>
      </w:r>
      <w:ins w:id="12" w:author="Parks, Robbie M" w:date="2020-01-24T13:51:00Z">
        <w:r w:rsidR="00CC5FCE">
          <w:rPr>
            <w:color w:val="000000" w:themeColor="text1"/>
          </w:rPr>
          <w:fldChar w:fldCharType="begin" w:fldLock="1"/>
        </w:r>
      </w:ins>
      <w:r w:rsidR="00CC5FCE">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Medicine","id":"ITEM-2","issue":"1","issued":{"date-parts":[["2020"]]},"page":"65-70","publisher":"Springer US","title":"Anomalously warm temperatures are associated with increased injury deaths","type":"article-journal","volume":"26"},"uris":["http://www.mendeley.com/documents/?uuid=e39dff38-0c02-4b99-b5c5-0810fafa3028"]}],"mendeley":{"formattedCitation":"&lt;sup&gt;8,11&lt;/sup&gt;","plainTextFormattedCitation":"8,11","previouslyFormattedCitation":"&lt;sup&gt;8,11&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8,11</w:t>
      </w:r>
      <w:ins w:id="13" w:author="Parks, Robbie M" w:date="2020-01-24T13:51:00Z">
        <w:r w:rsidR="00CC5FCE">
          <w:rPr>
            <w:color w:val="000000" w:themeColor="text1"/>
          </w:rPr>
          <w:fldChar w:fldCharType="end"/>
        </w:r>
      </w:ins>
      <w:r w:rsidR="00651316">
        <w:rPr>
          <w:color w:val="000000" w:themeColor="text1"/>
        </w:rPr>
        <w:t xml:space="preserve"> and others</w:t>
      </w:r>
      <w:ins w:id="14" w:author="Parks, Robbie M" w:date="2020-01-24T13:53:00Z">
        <w:r w:rsidR="00CC5FCE">
          <w:rPr>
            <w:color w:val="000000" w:themeColor="text1"/>
          </w:rPr>
          <w:fldChar w:fldCharType="begin" w:fldLock="1"/>
        </w:r>
      </w:ins>
      <w:r w:rsidR="00D036A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3,4</w:t>
      </w:r>
      <w:ins w:id="15" w:author="Parks, Robbie M" w:date="2020-01-24T13:53:00Z">
        <w:r w:rsidR="00CC5FCE">
          <w:rPr>
            <w:color w:val="000000" w:themeColor="text1"/>
          </w:rPr>
          <w:fldChar w:fldCharType="end"/>
        </w:r>
      </w:ins>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445CDC13" w:rsidR="00F4480E" w:rsidRDefault="00F4480E" w:rsidP="002C64F6">
      <w:pPr>
        <w:spacing w:line="480" w:lineRule="auto"/>
        <w:jc w:val="both"/>
        <w:outlineLvl w:val="0"/>
        <w:rPr>
          <w:color w:val="000000" w:themeColor="text1"/>
        </w:rPr>
      </w:pPr>
      <w:r>
        <w:rPr>
          <w:color w:val="000000" w:themeColor="text1"/>
        </w:rPr>
        <w:t xml:space="preserve">Within this innovative and robust analytical approach, we used a (log-)linear association, consistent with other analyses of road traffic </w:t>
      </w:r>
      <w:commentRangeStart w:id="16"/>
      <w:commentRangeStart w:id="17"/>
      <w:r>
        <w:rPr>
          <w:color w:val="000000" w:themeColor="text1"/>
        </w:rPr>
        <w:t>injuries</w:t>
      </w:r>
      <w:commentRangeEnd w:id="16"/>
      <w:ins w:id="18" w:author="Parks, Robbie M" w:date="2020-01-25T15:22:00Z">
        <w:r w:rsidR="001A0305">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ins w:id="19" w:author="Parks, Robbie M" w:date="2020-01-25T15:22:00Z">
        <w:r w:rsidR="001A0305">
          <w:rPr>
            <w:color w:val="000000" w:themeColor="text1"/>
          </w:rPr>
          <w:fldChar w:fldCharType="end"/>
        </w:r>
      </w:ins>
      <w:r>
        <w:rPr>
          <w:rStyle w:val="CommentReference"/>
          <w:rFonts w:asciiTheme="minorHAnsi" w:hAnsiTheme="minorHAnsi" w:cstheme="minorBidi"/>
          <w:lang w:eastAsia="en-US"/>
        </w:rPr>
        <w:commentReference w:id="16"/>
      </w:r>
      <w:commentRangeEnd w:id="17"/>
      <w:r w:rsidR="008951EB">
        <w:rPr>
          <w:rStyle w:val="CommentReference"/>
          <w:rFonts w:asciiTheme="minorHAnsi" w:hAnsiTheme="minorHAnsi" w:cstheme="minorBidi"/>
          <w:lang w:eastAsia="en-US"/>
        </w:rPr>
        <w:commentReference w:id="17"/>
      </w:r>
      <w:r>
        <w:rPr>
          <w:color w:val="000000" w:themeColor="text1"/>
        </w:rPr>
        <w:t xml:space="preserve"> and suicides.</w:t>
      </w:r>
      <w:ins w:id="20" w:author="Parks, Robbie M" w:date="2020-01-24T13:55:00Z">
        <w:r w:rsidR="00D036AF">
          <w:rPr>
            <w:color w:val="000000" w:themeColor="text1"/>
          </w:rPr>
          <w:fldChar w:fldCharType="begin" w:fldLock="1"/>
        </w:r>
      </w:ins>
      <w:r w:rsidR="00E52CA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036AF">
        <w:rPr>
          <w:color w:val="000000" w:themeColor="text1"/>
        </w:rPr>
        <w:fldChar w:fldCharType="separate"/>
      </w:r>
      <w:r w:rsidR="00D036AF" w:rsidRPr="00D036AF">
        <w:rPr>
          <w:noProof/>
          <w:color w:val="000000" w:themeColor="text1"/>
          <w:vertAlign w:val="superscript"/>
        </w:rPr>
        <w:t>3</w:t>
      </w:r>
      <w:ins w:id="21" w:author="Parks, Robbie M" w:date="2020-01-24T13:55:00Z">
        <w:r w:rsidR="00D036AF">
          <w:rPr>
            <w:color w:val="000000" w:themeColor="text1"/>
          </w:rPr>
          <w:fldChar w:fldCharType="end"/>
        </w:r>
      </w:ins>
      <w:r>
        <w:rPr>
          <w:color w:val="000000" w:themeColor="text1"/>
        </w:rPr>
        <w:t xml:space="preserve"> Although there is evidence that associations between absolute temperature and </w:t>
      </w:r>
      <w:r w:rsidR="00B31339">
        <w:rPr>
          <w:color w:val="000000" w:themeColor="text1"/>
        </w:rPr>
        <w:t>mortality may be non-linear – especially in relation to cold and warm weathers –</w:t>
      </w:r>
      <w:r w:rsidR="00E56B02">
        <w:rPr>
          <w:color w:val="000000" w:themeColor="text1"/>
        </w:rPr>
        <w:t xml:space="preserve"> the anomaly metric used in our paper has a much smaller range </w:t>
      </w:r>
      <w:commentRangeStart w:id="22"/>
      <w:r w:rsidR="00E56B02">
        <w:rPr>
          <w:color w:val="000000" w:themeColor="text1"/>
        </w:rPr>
        <w:t>(~XX in our data) than absolute temperature (~XX in our data).</w:t>
      </w:r>
      <w:commentRangeEnd w:id="22"/>
      <w:r w:rsidR="00E56B02">
        <w:rPr>
          <w:rStyle w:val="CommentReference"/>
          <w:rFonts w:asciiTheme="minorHAnsi" w:hAnsiTheme="minorHAnsi" w:cstheme="minorBidi"/>
          <w:lang w:eastAsia="en-US"/>
        </w:rPr>
        <w:commentReference w:id="22"/>
      </w:r>
      <w:r w:rsidR="00E56B02">
        <w:rPr>
          <w:color w:val="000000" w:themeColor="text1"/>
        </w:rPr>
        <w:t xml:space="preserve"> </w:t>
      </w:r>
      <w:r w:rsidR="00B31339">
        <w:rPr>
          <w:color w:val="000000" w:themeColor="text1"/>
        </w:rPr>
        <w:t>More importantly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1"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52FE6065" w:rsidR="00D67FE8" w:rsidRPr="00D67FE8" w:rsidRDefault="00E56B02" w:rsidP="00D67FE8">
      <w:pPr>
        <w:spacing w:line="480" w:lineRule="auto"/>
        <w:jc w:val="both"/>
        <w:outlineLvl w:val="0"/>
        <w:rPr>
          <w:ins w:id="23" w:author="Parks, Robbie M" w:date="2020-01-25T15:20:00Z"/>
          <w:color w:val="000000" w:themeColor="text1"/>
        </w:rPr>
      </w:pPr>
      <w:r>
        <w:rPr>
          <w:color w:val="000000" w:themeColor="text1"/>
        </w:rPr>
        <w:t xml:space="preserve">As stated in our paper, like </w:t>
      </w:r>
      <w:del w:id="24" w:author="Parks, Robbie M" w:date="2020-01-25T15:19:00Z">
        <w:r w:rsidDel="00536BFF">
          <w:rPr>
            <w:color w:val="000000" w:themeColor="text1"/>
          </w:rPr>
          <w:delText xml:space="preserve">every </w:delText>
        </w:r>
      </w:del>
      <w:ins w:id="25" w:author="Parks, Robbie M" w:date="2020-01-25T15:19:00Z">
        <w:r w:rsidR="00536BFF">
          <w:rPr>
            <w:color w:val="000000" w:themeColor="text1"/>
          </w:rPr>
          <w:t>all</w:t>
        </w:r>
        <w:r w:rsidR="00536BFF">
          <w:rPr>
            <w:color w:val="000000" w:themeColor="text1"/>
          </w:rPr>
          <w:t xml:space="preserve"> </w:t>
        </w:r>
      </w:ins>
      <w:r>
        <w:rPr>
          <w:color w:val="000000" w:themeColor="text1"/>
        </w:rPr>
        <w:t>other observational studies, our results may be affected by</w:t>
      </w:r>
      <w:r w:rsidRPr="00E56B02">
        <w:rPr>
          <w:color w:val="000000" w:themeColor="text1"/>
        </w:rPr>
        <w:t xml:space="preserve"> confounding due to other factors.</w:t>
      </w:r>
      <w:r>
        <w:rPr>
          <w:color w:val="000000" w:themeColor="text1"/>
        </w:rPr>
        <w:t xml:space="preserve"> O</w:t>
      </w:r>
      <w:r w:rsidRPr="00E56B02">
        <w:rPr>
          <w:color w:val="000000" w:themeColor="text1"/>
        </w:rPr>
        <w:t>ur statistical model by design adjusts for factors related to month, state an</w:t>
      </w:r>
      <w:r>
        <w:rPr>
          <w:color w:val="000000" w:themeColor="text1"/>
        </w:rPr>
        <w:t>d state-month, including those that</w:t>
      </w:r>
      <w:r w:rsidRPr="00E56B02">
        <w:rPr>
          <w:color w:val="000000" w:themeColor="text1"/>
        </w:rPr>
        <w:t xml:space="preserve"> change linearly</w:t>
      </w:r>
      <w:r>
        <w:rPr>
          <w:color w:val="000000" w:themeColor="text1"/>
        </w:rPr>
        <w:t xml:space="preserve"> over time</w:t>
      </w:r>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by design, as are other environmental, social, and meteorological factors that are specific to place and month. T</w:t>
      </w:r>
      <w:r w:rsidRPr="00E56B02">
        <w:rPr>
          <w:color w:val="000000" w:themeColor="text1"/>
        </w:rPr>
        <w:t xml:space="preserve">he confounding factors would be those with anomalies similar to those of the monthly temperature in each state, such as air pollution. </w:t>
      </w:r>
      <w:commentRangeStart w:id="26"/>
      <w:r w:rsidRPr="00E56B02">
        <w:rPr>
          <w:color w:val="000000" w:themeColor="text1"/>
        </w:rPr>
        <w:t>However, to our knowledge, there is currently no evidence of an association between air pollution and injury mortality</w:t>
      </w:r>
      <w:commentRangeEnd w:id="26"/>
      <w:r w:rsidR="00B83C76">
        <w:rPr>
          <w:rStyle w:val="CommentReference"/>
          <w:rFonts w:asciiTheme="minorHAnsi" w:eastAsiaTheme="minorHAnsi" w:hAnsiTheme="minorHAnsi" w:cstheme="minorBidi"/>
          <w:lang w:eastAsia="en-US"/>
        </w:rPr>
        <w:commentReference w:id="26"/>
      </w:r>
      <w:r w:rsidRPr="00E56B02">
        <w:rPr>
          <w:color w:val="000000" w:themeColor="text1"/>
        </w:rPr>
        <w:t>.</w:t>
      </w:r>
      <w:ins w:id="27" w:author="Parks, Robbie M" w:date="2020-01-25T15:20:00Z">
        <w:r w:rsidR="00D67FE8">
          <w:rPr>
            <w:color w:val="000000" w:themeColor="text1"/>
          </w:rPr>
          <w:t xml:space="preserve"> </w:t>
        </w:r>
        <w:r w:rsidR="00D67FE8" w:rsidRPr="00D67FE8">
          <w:rPr>
            <w:color w:val="000000" w:themeColor="text1"/>
          </w:rPr>
          <w:t> Temperature is a reasonable proxy for </w:t>
        </w:r>
        <w:r w:rsidR="00D67FE8">
          <w:rPr>
            <w:color w:val="000000" w:themeColor="text1"/>
          </w:rPr>
          <w:t xml:space="preserve">other potentially </w:t>
        </w:r>
        <w:r w:rsidR="00D67FE8" w:rsidRPr="00D67FE8">
          <w:rPr>
            <w:color w:val="000000" w:themeColor="text1"/>
          </w:rPr>
          <w:t>relevant weathe</w:t>
        </w:r>
      </w:ins>
      <w:ins w:id="28" w:author="Parks, Robbie M" w:date="2020-01-25T15:21:00Z">
        <w:r w:rsidR="00D67FE8">
          <w:rPr>
            <w:color w:val="000000" w:themeColor="text1"/>
          </w:rPr>
          <w:t xml:space="preserve">r, potentially including </w:t>
        </w:r>
      </w:ins>
      <w:ins w:id="29" w:author="Parks, Robbie M" w:date="2020-01-25T15:20:00Z">
        <w:r w:rsidR="00D67FE8">
          <w:rPr>
            <w:color w:val="000000" w:themeColor="text1"/>
          </w:rPr>
          <w:t>s</w:t>
        </w:r>
        <w:r w:rsidR="00D67FE8" w:rsidRPr="00D67FE8">
          <w:rPr>
            <w:color w:val="000000" w:themeColor="text1"/>
          </w:rPr>
          <w:t>olar radiation</w:t>
        </w:r>
        <w:r w:rsidR="00D67FE8">
          <w:rPr>
            <w:color w:val="000000" w:themeColor="text1"/>
          </w:rPr>
          <w:t xml:space="preserve"> or c</w:t>
        </w:r>
        <w:r w:rsidR="00D67FE8" w:rsidRPr="00D67FE8">
          <w:rPr>
            <w:color w:val="000000" w:themeColor="text1"/>
          </w:rPr>
          <w:t>loud</w:t>
        </w:r>
      </w:ins>
      <w:ins w:id="30" w:author="Parks, Robbie M" w:date="2020-01-25T15:21:00Z">
        <w:r w:rsidR="006621B0">
          <w:rPr>
            <w:color w:val="000000" w:themeColor="text1"/>
          </w:rPr>
          <w:t xml:space="preserve"> cove</w:t>
        </w:r>
        <w:r w:rsidR="0007122D">
          <w:rPr>
            <w:color w:val="000000" w:themeColor="text1"/>
          </w:rPr>
          <w:t>r</w:t>
        </w:r>
        <w:r w:rsidR="00D67FE8">
          <w:rPr>
            <w:color w:val="000000" w:themeColor="text1"/>
          </w:rPr>
          <w:t>.</w:t>
        </w:r>
      </w:ins>
      <w:ins w:id="31" w:author="Parks, Robbie M" w:date="2020-01-25T15:25:00Z">
        <w:r w:rsidR="00B1339A">
          <w:rPr>
            <w:color w:val="000000" w:themeColor="text1"/>
          </w:rPr>
          <w:t xml:space="preserve"> A </w:t>
        </w:r>
        <w:r w:rsidR="00B1339A">
          <w:rPr>
            <w:color w:val="000000" w:themeColor="text1"/>
          </w:rPr>
          <w:lastRenderedPageBreak/>
          <w:t xml:space="preserve">previous study found that </w:t>
        </w:r>
        <w:r w:rsidR="007402C9">
          <w:rPr>
            <w:color w:val="000000" w:themeColor="text1"/>
          </w:rPr>
          <w:t>precipitation and temperature were independent drivers of increasing road deaths.</w:t>
        </w:r>
        <w:r w:rsidR="0015352B">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operties":{"noteIndex":0},"schema":"https://github.com/citation-style-language/schema/raw/master/csl-citation.json"}</w:instrText>
      </w:r>
      <w:r w:rsidR="0015352B">
        <w:rPr>
          <w:color w:val="000000" w:themeColor="text1"/>
        </w:rPr>
        <w:fldChar w:fldCharType="separate"/>
      </w:r>
      <w:r w:rsidR="0015352B" w:rsidRPr="0015352B">
        <w:rPr>
          <w:noProof/>
          <w:color w:val="000000" w:themeColor="text1"/>
          <w:vertAlign w:val="superscript"/>
        </w:rPr>
        <w:t>12</w:t>
      </w:r>
      <w:ins w:id="32" w:author="Parks, Robbie M" w:date="2020-01-25T15:25:00Z">
        <w:r w:rsidR="0015352B">
          <w:rPr>
            <w:color w:val="000000" w:themeColor="text1"/>
          </w:rPr>
          <w:fldChar w:fldCharType="end"/>
        </w:r>
      </w:ins>
    </w:p>
    <w:p w14:paraId="7D2C2865" w14:textId="37456435" w:rsidR="00E56B02" w:rsidRPr="00E56B02" w:rsidDel="00D67FE8" w:rsidRDefault="00346ACE" w:rsidP="00E56B02">
      <w:pPr>
        <w:spacing w:line="480" w:lineRule="auto"/>
        <w:jc w:val="both"/>
        <w:outlineLvl w:val="0"/>
        <w:rPr>
          <w:del w:id="33" w:author="Parks, Robbie M" w:date="2020-01-25T15:21:00Z"/>
          <w:color w:val="000000" w:themeColor="text1"/>
        </w:rPr>
      </w:pPr>
      <w:del w:id="34" w:author="Parks, Robbie M" w:date="2020-01-25T15:21:00Z">
        <w:r w:rsidDel="00D67FE8">
          <w:rPr>
            <w:color w:val="000000" w:themeColor="text1"/>
          </w:rPr>
          <w:delText xml:space="preserve"> </w:delText>
        </w:r>
        <w:r w:rsidR="00804C6C" w:rsidRPr="00804C6C" w:rsidDel="00D67FE8">
          <w:rPr>
            <w:color w:val="000000" w:themeColor="text1"/>
            <w:highlight w:val="yellow"/>
          </w:rPr>
          <w:delText>[[[to add on cloud cover correlation]]]</w:delText>
        </w:r>
      </w:del>
    </w:p>
    <w:p w14:paraId="0B41F44E" w14:textId="77777777" w:rsidR="00E56B02" w:rsidRPr="00E56B02" w:rsidRDefault="00E56B02" w:rsidP="00E56B02">
      <w:pPr>
        <w:spacing w:line="480" w:lineRule="auto"/>
        <w:rPr>
          <w:color w:val="000000" w:themeColor="text1"/>
        </w:rPr>
      </w:pPr>
    </w:p>
    <w:p w14:paraId="248EF5DD" w14:textId="2EB890D6"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in a way that is intuitive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ins w:id="35" w:author="Parks, Robbie M" w:date="2020-01-24T14:52:00Z">
        <w:r w:rsidR="007F2C3D">
          <w:rPr>
            <w:color w:val="000000" w:themeColor="text1"/>
          </w:rPr>
          <w:fldChar w:fldCharType="begin" w:fldLock="1"/>
        </w:r>
      </w:ins>
      <w:r w:rsidR="0015352B">
        <w:rPr>
          <w:color w:val="000000" w:themeColor="text1"/>
        </w:rPr>
        <w:instrText>ADDIN CSL_CITATION {"citationItems":[{"id":"ITEM-1","itemData":{"DOI":"10.1007/s00376-018-7277-5","ISSN":"02561530","abstract":"It has been challenging to project the tropical cyclone (TC) intensity, structure and destructive potential changes in a warming climate. Here, we compare the sensitivities of TC intensity, size and destructive potential to sea surface warming with and without a pre-storm atmospheric adjustment to an idealized state of Radiative-Convective Equilibrium (RCE). Without RCE, we find large responses of TC intensity, size and destructive potential to sea surface temperature (SST) changes, which is in line with some previous studies. However, in an environment under RCE, the TC size is almost insensitive to SST changes, and the sensitivity of intensity is also much reduced to 3% °C−1–4% °C−1. Without the pre-storm RCE adjustment, the mean destructive potential measured by the integrated power dissipation increases by about 25% °C−1 during the mature stage. However, in an environment under RCE, the sensitivity of destructive potential to sea surface warming does not change significantly. Further analyses show that the reduced response of TC intensity and size to sea surface warming under RCE can be explained by the reduced thermodynamic disequilibrium between the air boundary layer and the sea surface due to the RCE adjustment. When conducting regional-scale sea surface warming experiments for TC case studies, without any RCE adjustment the TC response is likely to be unrealistically exaggerated. The TC intensity–temperature sensitivity under RCE is very similar to those found in coupled climate model simulations. This suggests global mean intensity projections under climate change can be understood in terms of a thermodynamic response to temperature with only a minor contribution from any changes in large-scale dynamics.","author":[{"dropping-particle":"","family":"Wang","given":"Shuai","non-dropping-particle":"","parse-names":false,"suffix":""},{"dropping-particle":"","family":"Toumi","given":"Ralf","non-dropping-particle":"","parse-names":false,"suffix":""}],"container-title":"Advances in Atmospheric Sciences","id":"ITEM-1","issued":{"date-parts":[["2018"]]},"title":"Reduced sensitivity of tropical cyclone intensity and size to sea surface temperature in a radiative-convective equilibrium environment","type":"article-journal"},"uris":["http://www.mendeley.com/documents/?uuid=8968145a-c645-429d-86d3-f8fee8d223f6"]},{"id":"ITEM-2","itemData":{"ISSN":"17908159","abstract":"Data Assimilation (DA) is an uncertainty quantification technique used to incorporate observed data into a prediction model in order to improve numerical forecasted results. As a crucial point into DA models is the ill conditioning of the covariance matrices involved, it is mandatory to introduce, in a DA software, preconditioning methods. Here we present first results obtained introducing two different preconditioning methods in a DA software we are developing (we named S3DVAR) which implements a Scalable Three Dimensional Variational Data Assimilation model for assimilating sea surface temperature (SST) values collected into the Caspian Sea by using the Regional Ocean Modeling System (ROMS) with observations provided by the Group of High resolution sea surface temperature (GHRSST). We present the algorithmic strategies we employ and the numerical issues on data collected in two of the months which present the most significant variability in water temperature: August and March.","author":[{"dropping-particle":"","family":"Arcucci","given":"R.","non-dropping-particle":"","parse-names":false,"suffix":""},{"dropping-particle":"","family":"Carracciuolo","given":"L.","non-dropping-particle":"","parse-names":false,"suffix":""},{"dropping-particle":"","family":"Toumi","given":"R.","non-dropping-particle":"","parse-names":false,"suffix":""}],"container-title":"Journal of Numerical Analysis, Industrial and Applied Mathematics","id":"ITEM-2","issued":{"date-parts":[["2018"]]},"title":"Toward a preconditioned scalable 3DVAR for assimilating sea surface temperature collected into the Caspian Sea","type":"article-journal"},"uris":["http://www.mendeley.com/documents/?uuid=b19d7fd4-6425-4649-bd44-9a48af5ce544"]}],"mendeley":{"formattedCitation":"&lt;sup&gt;14,15&lt;/sup&gt;","plainTextFormattedCitation":"14,15","previouslyFormattedCitation":"&lt;sup&gt;14,15&lt;/sup&gt;"},"properties":{"noteIndex":0},"schema":"https://github.com/citation-style-language/schema/raw/master/csl-citation.json"}</w:instrText>
      </w:r>
      <w:r w:rsidR="007F2C3D">
        <w:rPr>
          <w:color w:val="000000" w:themeColor="text1"/>
        </w:rPr>
        <w:fldChar w:fldCharType="separate"/>
      </w:r>
      <w:r w:rsidR="001A0305" w:rsidRPr="001A0305">
        <w:rPr>
          <w:noProof/>
          <w:color w:val="000000" w:themeColor="text1"/>
          <w:vertAlign w:val="superscript"/>
        </w:rPr>
        <w:t>14,15</w:t>
      </w:r>
      <w:ins w:id="36" w:author="Parks, Robbie M" w:date="2020-01-24T14:52:00Z">
        <w:r w:rsidR="007F2C3D">
          <w:rPr>
            <w:color w:val="000000" w:themeColor="text1"/>
          </w:rPr>
          <w:fldChar w:fldCharType="end"/>
        </w:r>
      </w:ins>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ins w:id="37" w:author="Parks, Robbie M" w:date="2020-01-24T14:32:00Z">
        <w:r w:rsidR="00E52CA0">
          <w:rPr>
            <w:color w:val="000000" w:themeColor="text1"/>
          </w:rPr>
          <w:fldChar w:fldCharType="begin" w:fldLock="1"/>
        </w:r>
      </w:ins>
      <w:r w:rsidR="0015352B">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8,16&lt;/sup&gt;","plainTextFormattedCitation":"8,16","previouslyFormattedCitation":"&lt;sup&gt;8,16&lt;/sup&gt;"},"properties":{"noteIndex":0},"schema":"https://github.com/citation-style-language/schema/raw/master/csl-citation.json"}</w:instrText>
      </w:r>
      <w:r w:rsidR="00E52CA0">
        <w:rPr>
          <w:color w:val="000000" w:themeColor="text1"/>
        </w:rPr>
        <w:fldChar w:fldCharType="separate"/>
      </w:r>
      <w:r w:rsidR="001A0305" w:rsidRPr="001A0305">
        <w:rPr>
          <w:noProof/>
          <w:color w:val="000000" w:themeColor="text1"/>
          <w:vertAlign w:val="superscript"/>
        </w:rPr>
        <w:t>8,16</w:t>
      </w:r>
      <w:ins w:id="38" w:author="Parks, Robbie M" w:date="2020-01-24T14:32:00Z">
        <w:r w:rsidR="00E52CA0">
          <w:rPr>
            <w:color w:val="000000" w:themeColor="text1"/>
          </w:rPr>
          <w:fldChar w:fldCharType="end"/>
        </w:r>
      </w:ins>
      <w:r w:rsidR="009F50A8">
        <w:rPr>
          <w:color w:val="000000" w:themeColor="text1"/>
        </w:rPr>
        <w:t xml:space="preserve"> and for virtually every other risk factor</w:t>
      </w:r>
      <w:ins w:id="39" w:author="Parks, Robbie M" w:date="2020-01-24T14:55:00Z">
        <w:r w:rsidR="002D2C6E">
          <w:rPr>
            <w:color w:val="000000" w:themeColor="text1"/>
          </w:rPr>
          <w:fldChar w:fldCharType="begin" w:fldLock="1"/>
        </w:r>
      </w:ins>
      <w:r w:rsidR="0015352B">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17,18&lt;/sup&gt;","plainTextFormattedCitation":"17,18","previouslyFormattedCitation":"&lt;sup&gt;17,18&lt;/sup&gt;"},"properties":{"noteIndex":0},"schema":"https://github.com/citation-style-language/schema/raw/master/csl-citation.json"}</w:instrText>
      </w:r>
      <w:r w:rsidR="002D2C6E">
        <w:rPr>
          <w:color w:val="000000" w:themeColor="text1"/>
        </w:rPr>
        <w:fldChar w:fldCharType="separate"/>
      </w:r>
      <w:r w:rsidR="001A0305" w:rsidRPr="001A0305">
        <w:rPr>
          <w:noProof/>
          <w:color w:val="000000" w:themeColor="text1"/>
          <w:vertAlign w:val="superscript"/>
        </w:rPr>
        <w:t>17,18</w:t>
      </w:r>
      <w:ins w:id="40" w:author="Parks, Robbie M" w:date="2020-01-24T14:55:00Z">
        <w:r w:rsidR="002D2C6E">
          <w:rPr>
            <w:color w:val="000000" w:themeColor="text1"/>
          </w:rPr>
          <w:fldChar w:fldCharType="end"/>
        </w:r>
      </w:ins>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ins w:id="41" w:author="Parks, Robbie M" w:date="2020-01-24T14:59:00Z">
        <w:r w:rsidR="00301071">
          <w:rPr>
            <w:color w:val="000000" w:themeColor="text1"/>
          </w:rPr>
          <w:fldChar w:fldCharType="begin" w:fldLock="1"/>
        </w:r>
      </w:ins>
      <w:r w:rsidR="0015352B">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19,20&lt;/sup&gt;","plainTextFormattedCitation":"19,20","previouslyFormattedCitation":"&lt;sup&gt;19,20&lt;/sup&gt;"},"properties":{"noteIndex":0},"schema":"https://github.com/citation-style-language/schema/raw/master/csl-citation.json"}</w:instrText>
      </w:r>
      <w:r w:rsidR="00301071">
        <w:rPr>
          <w:color w:val="000000" w:themeColor="text1"/>
        </w:rPr>
        <w:fldChar w:fldCharType="separate"/>
      </w:r>
      <w:r w:rsidR="001A0305" w:rsidRPr="001A0305">
        <w:rPr>
          <w:noProof/>
          <w:color w:val="000000" w:themeColor="text1"/>
          <w:vertAlign w:val="superscript"/>
        </w:rPr>
        <w:t>19,20</w:t>
      </w:r>
      <w:ins w:id="42" w:author="Parks, Robbie M" w:date="2020-01-24T14:59:00Z">
        <w:r w:rsidR="00301071">
          <w:rPr>
            <w:color w:val="000000" w:themeColor="text1"/>
          </w:rPr>
          <w:fldChar w:fldCharType="end"/>
        </w:r>
      </w:ins>
      <w:r w:rsidR="00B201BD">
        <w:rPr>
          <w:color w:val="000000" w:themeColor="text1"/>
        </w:rPr>
        <w:t xml:space="preserve"> </w:t>
      </w:r>
      <w:r w:rsidR="009437BD">
        <w:rPr>
          <w:color w:val="000000" w:themeColor="text1"/>
        </w:rPr>
        <w:t>require</w:t>
      </w:r>
      <w:r w:rsidR="00B201BD">
        <w:rPr>
          <w:color w:val="000000" w:themeColor="text1"/>
        </w:rPr>
        <w:t xml:space="preserve"> three inputs: (i)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w:t>
      </w:r>
      <w:commentRangeStart w:id="43"/>
      <w:commentRangeStart w:id="44"/>
      <w:r w:rsidR="00B201BD">
        <w:rPr>
          <w:color w:val="000000" w:themeColor="text1"/>
        </w:rPr>
        <w:t>rates</w:t>
      </w:r>
      <w:commentRangeEnd w:id="43"/>
      <w:r w:rsidR="00B201BD">
        <w:rPr>
          <w:rStyle w:val="CommentReference"/>
          <w:rFonts w:asciiTheme="minorHAnsi" w:hAnsiTheme="minorHAnsi" w:cstheme="minorBidi"/>
          <w:lang w:eastAsia="en-US"/>
        </w:rPr>
        <w:commentReference w:id="43"/>
      </w:r>
      <w:commentRangeEnd w:id="44"/>
      <w:r w:rsidR="002B2FDF">
        <w:rPr>
          <w:rStyle w:val="CommentReference"/>
          <w:rFonts w:asciiTheme="minorHAnsi" w:hAnsiTheme="minorHAnsi" w:cstheme="minorBidi"/>
          <w:lang w:eastAsia="en-US"/>
        </w:rPr>
        <w:commentReference w:id="44"/>
      </w:r>
      <w:r w:rsidR="00B201BD">
        <w:rPr>
          <w:color w:val="000000" w:themeColor="text1"/>
        </w:rPr>
        <w:t>,</w:t>
      </w:r>
      <w:ins w:id="45" w:author="Parks, Robbie M" w:date="2020-01-24T16:31:00Z">
        <w:r w:rsidR="00F979B0">
          <w:rPr>
            <w:color w:val="000000" w:themeColor="text1"/>
          </w:rPr>
          <w:fldChar w:fldCharType="begin" w:fldLock="1"/>
        </w:r>
      </w:ins>
      <w:r w:rsidR="0015352B">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21,22&lt;/sup&gt;","plainTextFormattedCitation":"21,22","previouslyFormattedCitation":"&lt;sup&gt;21,22&lt;/sup&gt;"},"properties":{"noteIndex":0},"schema":"https://github.com/citation-style-language/schema/raw/master/csl-citation.json"}</w:instrText>
      </w:r>
      <w:r w:rsidR="00F979B0">
        <w:rPr>
          <w:color w:val="000000" w:themeColor="text1"/>
        </w:rPr>
        <w:fldChar w:fldCharType="separate"/>
      </w:r>
      <w:r w:rsidR="001A0305" w:rsidRPr="001A0305">
        <w:rPr>
          <w:noProof/>
          <w:color w:val="000000" w:themeColor="text1"/>
          <w:vertAlign w:val="superscript"/>
        </w:rPr>
        <w:t>21,22</w:t>
      </w:r>
      <w:ins w:id="46" w:author="Parks, Robbie M" w:date="2020-01-24T16:31:00Z">
        <w:r w:rsidR="00F979B0">
          <w:rPr>
            <w:color w:val="000000" w:themeColor="text1"/>
          </w:rPr>
          <w:fldChar w:fldCharType="end"/>
        </w:r>
      </w:ins>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its methodological innovations, which provides a relevant and robust basis for climate change risk assessment.</w:t>
      </w:r>
    </w:p>
    <w:p w14:paraId="66FE1B24" w14:textId="4ED7EB37" w:rsidR="002C64F6" w:rsidDel="00B177DA" w:rsidRDefault="00B201BD" w:rsidP="002C64F6">
      <w:pPr>
        <w:spacing w:line="480" w:lineRule="auto"/>
        <w:jc w:val="both"/>
        <w:outlineLvl w:val="0"/>
        <w:rPr>
          <w:del w:id="47" w:author="Parks, Robbie M" w:date="2020-01-25T15:26:00Z"/>
          <w:color w:val="000000" w:themeColor="text1"/>
        </w:rPr>
      </w:pPr>
      <w:r>
        <w:rPr>
          <w:color w:val="000000" w:themeColor="text1"/>
        </w:rPr>
        <w:t xml:space="preserve"> </w:t>
      </w:r>
    </w:p>
    <w:p w14:paraId="1C90C4AB" w14:textId="77777777" w:rsidR="00D546A3" w:rsidRDefault="00D546A3" w:rsidP="00B177DA">
      <w:pPr>
        <w:spacing w:line="480" w:lineRule="auto"/>
        <w:jc w:val="both"/>
        <w:outlineLvl w:val="0"/>
        <w:rPr>
          <w:b/>
          <w:color w:val="000000" w:themeColor="text1"/>
        </w:rPr>
        <w:pPrChange w:id="48" w:author="Parks, Robbie M" w:date="2020-01-25T15:26:00Z">
          <w:pPr/>
        </w:pPrChange>
      </w:pPr>
      <w:r>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4C0E4F7E" w14:textId="5EB16168" w:rsidR="0015352B" w:rsidRPr="0015352B" w:rsidRDefault="00A62CA7" w:rsidP="0015352B">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15352B" w:rsidRPr="0015352B">
        <w:rPr>
          <w:noProof/>
        </w:rPr>
        <w:t>1.</w:t>
      </w:r>
      <w:r w:rsidR="0015352B" w:rsidRPr="0015352B">
        <w:rPr>
          <w:noProof/>
        </w:rPr>
        <w:tab/>
        <w:t xml:space="preserve">Bennett, J. E., Blangiardo, M., Fecht, D., Elliott, P. &amp; Ezzati, M. Vulnerability to the mortality effects of warm temperature in the districts of England and Wales. </w:t>
      </w:r>
      <w:r w:rsidR="0015352B" w:rsidRPr="0015352B">
        <w:rPr>
          <w:i/>
          <w:iCs/>
          <w:noProof/>
        </w:rPr>
        <w:t>Nat. Clim. Chang.</w:t>
      </w:r>
      <w:r w:rsidR="0015352B" w:rsidRPr="0015352B">
        <w:rPr>
          <w:noProof/>
        </w:rPr>
        <w:t xml:space="preserve"> </w:t>
      </w:r>
      <w:r w:rsidR="0015352B" w:rsidRPr="0015352B">
        <w:rPr>
          <w:b/>
          <w:bCs/>
          <w:noProof/>
        </w:rPr>
        <w:t>4</w:t>
      </w:r>
      <w:r w:rsidR="0015352B" w:rsidRPr="0015352B">
        <w:rPr>
          <w:noProof/>
        </w:rPr>
        <w:t>, 269–273 (2014).</w:t>
      </w:r>
    </w:p>
    <w:p w14:paraId="5C0C74D5" w14:textId="77777777" w:rsidR="0015352B" w:rsidRPr="0015352B" w:rsidRDefault="0015352B" w:rsidP="0015352B">
      <w:pPr>
        <w:widowControl w:val="0"/>
        <w:autoSpaceDE w:val="0"/>
        <w:autoSpaceDN w:val="0"/>
        <w:adjustRightInd w:val="0"/>
        <w:ind w:left="640" w:hanging="640"/>
        <w:rPr>
          <w:noProof/>
        </w:rPr>
      </w:pPr>
      <w:r w:rsidRPr="0015352B">
        <w:rPr>
          <w:noProof/>
        </w:rPr>
        <w:t>2.</w:t>
      </w:r>
      <w:r w:rsidRPr="0015352B">
        <w:rPr>
          <w:noProof/>
        </w:rPr>
        <w:tab/>
        <w:t xml:space="preserve">Künzli, N. </w:t>
      </w:r>
      <w:r w:rsidRPr="0015352B">
        <w:rPr>
          <w:i/>
          <w:iCs/>
          <w:noProof/>
        </w:rPr>
        <w:t>et al.</w:t>
      </w:r>
      <w:r w:rsidRPr="0015352B">
        <w:rPr>
          <w:noProof/>
        </w:rPr>
        <w:t xml:space="preserve"> Assessment of deaths attributable to air pollution: should we use risk estimates based on time series or on cohort studies? </w:t>
      </w:r>
      <w:r w:rsidRPr="0015352B">
        <w:rPr>
          <w:i/>
          <w:iCs/>
          <w:noProof/>
        </w:rPr>
        <w:t>Am. J. Epidemiol.</w:t>
      </w:r>
      <w:r w:rsidRPr="0015352B">
        <w:rPr>
          <w:noProof/>
        </w:rPr>
        <w:t xml:space="preserve"> (2001). doi:10.1093/aje/153.11.1050</w:t>
      </w:r>
    </w:p>
    <w:p w14:paraId="64EAE3F9" w14:textId="77777777" w:rsidR="0015352B" w:rsidRPr="0015352B" w:rsidRDefault="0015352B" w:rsidP="0015352B">
      <w:pPr>
        <w:widowControl w:val="0"/>
        <w:autoSpaceDE w:val="0"/>
        <w:autoSpaceDN w:val="0"/>
        <w:adjustRightInd w:val="0"/>
        <w:ind w:left="640" w:hanging="640"/>
        <w:rPr>
          <w:noProof/>
        </w:rPr>
      </w:pPr>
      <w:r w:rsidRPr="0015352B">
        <w:rPr>
          <w:noProof/>
        </w:rPr>
        <w:t>3.</w:t>
      </w:r>
      <w:r w:rsidRPr="0015352B">
        <w:rPr>
          <w:noProof/>
        </w:rPr>
        <w:tab/>
        <w:t xml:space="preserve">Burke, M. </w:t>
      </w:r>
      <w:r w:rsidRPr="0015352B">
        <w:rPr>
          <w:i/>
          <w:iCs/>
          <w:noProof/>
        </w:rPr>
        <w:t>et al.</w:t>
      </w:r>
      <w:r w:rsidRPr="0015352B">
        <w:rPr>
          <w:noProof/>
        </w:rPr>
        <w:t xml:space="preserve"> Higher temperatures increase suicide rates in the United States and Mexico. </w:t>
      </w:r>
      <w:r w:rsidRPr="0015352B">
        <w:rPr>
          <w:i/>
          <w:iCs/>
          <w:noProof/>
        </w:rPr>
        <w:t>Nat. Clim. Chang.</w:t>
      </w:r>
      <w:r w:rsidRPr="0015352B">
        <w:rPr>
          <w:noProof/>
        </w:rPr>
        <w:t xml:space="preserve"> (2018). doi:10.1038/s41558-018-0222-x</w:t>
      </w:r>
    </w:p>
    <w:p w14:paraId="2238A412" w14:textId="77777777" w:rsidR="0015352B" w:rsidRPr="0015352B" w:rsidRDefault="0015352B" w:rsidP="0015352B">
      <w:pPr>
        <w:widowControl w:val="0"/>
        <w:autoSpaceDE w:val="0"/>
        <w:autoSpaceDN w:val="0"/>
        <w:adjustRightInd w:val="0"/>
        <w:ind w:left="640" w:hanging="640"/>
        <w:rPr>
          <w:noProof/>
        </w:rPr>
      </w:pPr>
      <w:r w:rsidRPr="0015352B">
        <w:rPr>
          <w:noProof/>
        </w:rPr>
        <w:t>4.</w:t>
      </w:r>
      <w:r w:rsidRPr="0015352B">
        <w:rPr>
          <w:noProof/>
        </w:rPr>
        <w:tab/>
        <w:t xml:space="preserve">Shi, L., Kloog, I., Zanobetti, A., Liu, P. &amp; Schwartz, J. D. Impacts of temperature and its variability on mortality in New England. </w:t>
      </w:r>
      <w:r w:rsidRPr="0015352B">
        <w:rPr>
          <w:i/>
          <w:iCs/>
          <w:noProof/>
        </w:rPr>
        <w:t>Nat. Clim. Chang.</w:t>
      </w:r>
      <w:r w:rsidRPr="0015352B">
        <w:rPr>
          <w:noProof/>
        </w:rPr>
        <w:t xml:space="preserve"> </w:t>
      </w:r>
      <w:r w:rsidRPr="0015352B">
        <w:rPr>
          <w:b/>
          <w:bCs/>
          <w:noProof/>
        </w:rPr>
        <w:t>5</w:t>
      </w:r>
      <w:r w:rsidRPr="0015352B">
        <w:rPr>
          <w:noProof/>
        </w:rPr>
        <w:t>, 988–991 (2015).</w:t>
      </w:r>
    </w:p>
    <w:p w14:paraId="71FB0D7E" w14:textId="77777777" w:rsidR="0015352B" w:rsidRPr="0015352B" w:rsidRDefault="0015352B" w:rsidP="0015352B">
      <w:pPr>
        <w:widowControl w:val="0"/>
        <w:autoSpaceDE w:val="0"/>
        <w:autoSpaceDN w:val="0"/>
        <w:adjustRightInd w:val="0"/>
        <w:ind w:left="640" w:hanging="640"/>
        <w:rPr>
          <w:noProof/>
        </w:rPr>
      </w:pPr>
      <w:r w:rsidRPr="0015352B">
        <w:rPr>
          <w:noProof/>
        </w:rPr>
        <w:t>5.</w:t>
      </w:r>
      <w:r w:rsidRPr="0015352B">
        <w:rPr>
          <w:noProof/>
        </w:rPr>
        <w:tab/>
        <w:t xml:space="preserve">Pope, C. A., Ezzati, M. &amp; Dockery, D. W. Fine-particulate air pollution and life expectancy in the United States. </w:t>
      </w:r>
      <w:r w:rsidRPr="0015352B">
        <w:rPr>
          <w:i/>
          <w:iCs/>
          <w:noProof/>
        </w:rPr>
        <w:t>N. Engl. J. Med.</w:t>
      </w:r>
      <w:r w:rsidRPr="0015352B">
        <w:rPr>
          <w:noProof/>
        </w:rPr>
        <w:t xml:space="preserve"> (2009). doi:10.1056/nejmsa0805646</w:t>
      </w:r>
    </w:p>
    <w:p w14:paraId="47419B80" w14:textId="77777777" w:rsidR="0015352B" w:rsidRPr="0015352B" w:rsidRDefault="0015352B" w:rsidP="0015352B">
      <w:pPr>
        <w:widowControl w:val="0"/>
        <w:autoSpaceDE w:val="0"/>
        <w:autoSpaceDN w:val="0"/>
        <w:adjustRightInd w:val="0"/>
        <w:ind w:left="640" w:hanging="640"/>
        <w:rPr>
          <w:noProof/>
        </w:rPr>
      </w:pPr>
      <w:r w:rsidRPr="0015352B">
        <w:rPr>
          <w:noProof/>
        </w:rPr>
        <w:t>6.</w:t>
      </w:r>
      <w:r w:rsidRPr="0015352B">
        <w:rPr>
          <w:noProof/>
        </w:rPr>
        <w:tab/>
        <w:t xml:space="preserve">Correia, A. W. </w:t>
      </w:r>
      <w:r w:rsidRPr="0015352B">
        <w:rPr>
          <w:i/>
          <w:iCs/>
          <w:noProof/>
        </w:rPr>
        <w:t>et al.</w:t>
      </w:r>
      <w:r w:rsidRPr="0015352B">
        <w:rPr>
          <w:noProof/>
        </w:rPr>
        <w:t xml:space="preserve"> Effect of air pollution control on life expectancy in the United States: an analysis of 545 U.S. counties for the period from 2000 to 2007. </w:t>
      </w:r>
      <w:r w:rsidRPr="0015352B">
        <w:rPr>
          <w:i/>
          <w:iCs/>
          <w:noProof/>
        </w:rPr>
        <w:t>Epidemiology</w:t>
      </w:r>
      <w:r w:rsidRPr="0015352B">
        <w:rPr>
          <w:noProof/>
        </w:rPr>
        <w:t xml:space="preserve"> (2013). doi:10.1097/EDE.0b013e3182770237</w:t>
      </w:r>
    </w:p>
    <w:p w14:paraId="3AF759BD" w14:textId="77777777" w:rsidR="0015352B" w:rsidRPr="0015352B" w:rsidRDefault="0015352B" w:rsidP="0015352B">
      <w:pPr>
        <w:widowControl w:val="0"/>
        <w:autoSpaceDE w:val="0"/>
        <w:autoSpaceDN w:val="0"/>
        <w:adjustRightInd w:val="0"/>
        <w:ind w:left="640" w:hanging="640"/>
        <w:rPr>
          <w:noProof/>
        </w:rPr>
      </w:pPr>
      <w:r w:rsidRPr="0015352B">
        <w:rPr>
          <w:noProof/>
        </w:rPr>
        <w:t>7.</w:t>
      </w:r>
      <w:r w:rsidRPr="0015352B">
        <w:rPr>
          <w:noProof/>
        </w:rPr>
        <w:tab/>
        <w:t xml:space="preserve">Dominici, F. </w:t>
      </w:r>
      <w:r w:rsidRPr="0015352B">
        <w:rPr>
          <w:i/>
          <w:iCs/>
          <w:noProof/>
        </w:rPr>
        <w:t>et al.</w:t>
      </w:r>
      <w:r w:rsidRPr="0015352B">
        <w:rPr>
          <w:noProof/>
        </w:rPr>
        <w:t xml:space="preserve"> Chemical Composition of Fine Particulate Matter and Life Expectancy: In 95 US Counties between 2002 and 2007. </w:t>
      </w:r>
      <w:r w:rsidRPr="0015352B">
        <w:rPr>
          <w:i/>
          <w:iCs/>
          <w:noProof/>
        </w:rPr>
        <w:t>Epidemiology</w:t>
      </w:r>
      <w:r w:rsidRPr="0015352B">
        <w:rPr>
          <w:noProof/>
        </w:rPr>
        <w:t xml:space="preserve"> (2015). doi:10.1097/EDE.0000000000000297</w:t>
      </w:r>
    </w:p>
    <w:p w14:paraId="3E3A7224" w14:textId="77777777" w:rsidR="0015352B" w:rsidRPr="0015352B" w:rsidRDefault="0015352B" w:rsidP="0015352B">
      <w:pPr>
        <w:widowControl w:val="0"/>
        <w:autoSpaceDE w:val="0"/>
        <w:autoSpaceDN w:val="0"/>
        <w:adjustRightInd w:val="0"/>
        <w:ind w:left="640" w:hanging="640"/>
        <w:rPr>
          <w:noProof/>
        </w:rPr>
      </w:pPr>
      <w:r w:rsidRPr="0015352B">
        <w:rPr>
          <w:noProof/>
        </w:rPr>
        <w:t>8.</w:t>
      </w:r>
      <w:r w:rsidRPr="0015352B">
        <w:rPr>
          <w:noProof/>
        </w:rPr>
        <w:tab/>
        <w:t xml:space="preserve">Bennett, J. E. </w:t>
      </w:r>
      <w:r w:rsidRPr="0015352B">
        <w:rPr>
          <w:i/>
          <w:iCs/>
          <w:noProof/>
        </w:rPr>
        <w:t>et al.</w:t>
      </w:r>
      <w:r w:rsidRPr="0015352B">
        <w:rPr>
          <w:noProof/>
        </w:rPr>
        <w:t xml:space="preserve"> National and county life expectancy loss from particulate matter pollution in the USA. </w:t>
      </w:r>
      <w:r w:rsidRPr="0015352B">
        <w:rPr>
          <w:i/>
          <w:iCs/>
          <w:noProof/>
        </w:rPr>
        <w:t>PLOS Med.</w:t>
      </w:r>
      <w:r w:rsidRPr="0015352B">
        <w:rPr>
          <w:noProof/>
        </w:rPr>
        <w:t xml:space="preserve"> (2019).</w:t>
      </w:r>
    </w:p>
    <w:p w14:paraId="633997AF" w14:textId="77777777" w:rsidR="0015352B" w:rsidRPr="0015352B" w:rsidRDefault="0015352B" w:rsidP="0015352B">
      <w:pPr>
        <w:widowControl w:val="0"/>
        <w:autoSpaceDE w:val="0"/>
        <w:autoSpaceDN w:val="0"/>
        <w:adjustRightInd w:val="0"/>
        <w:ind w:left="640" w:hanging="640"/>
        <w:rPr>
          <w:noProof/>
        </w:rPr>
      </w:pPr>
      <w:r w:rsidRPr="0015352B">
        <w:rPr>
          <w:noProof/>
        </w:rPr>
        <w:t>9.</w:t>
      </w:r>
      <w:r w:rsidRPr="0015352B">
        <w:rPr>
          <w:noProof/>
        </w:rPr>
        <w:tab/>
        <w:t xml:space="preserve">Kuulasmaa, K. </w:t>
      </w:r>
      <w:r w:rsidRPr="0015352B">
        <w:rPr>
          <w:i/>
          <w:iCs/>
          <w:noProof/>
        </w:rPr>
        <w:t>et al.</w:t>
      </w:r>
      <w:r w:rsidRPr="0015352B">
        <w:rPr>
          <w:noProof/>
        </w:rPr>
        <w:t xml:space="preserve"> Estimation of contribution of changes in classic risk factors to trends in coronary-event rates across the WHO MONICA Project populations. </w:t>
      </w:r>
      <w:r w:rsidRPr="0015352B">
        <w:rPr>
          <w:i/>
          <w:iCs/>
          <w:noProof/>
        </w:rPr>
        <w:t>Lancet</w:t>
      </w:r>
      <w:r w:rsidRPr="0015352B">
        <w:rPr>
          <w:noProof/>
        </w:rPr>
        <w:t xml:space="preserve"> (2000). doi:10.1016/S0140-6736(99)11180-2</w:t>
      </w:r>
    </w:p>
    <w:p w14:paraId="337CEECA" w14:textId="77777777" w:rsidR="0015352B" w:rsidRPr="0015352B" w:rsidRDefault="0015352B" w:rsidP="0015352B">
      <w:pPr>
        <w:widowControl w:val="0"/>
        <w:autoSpaceDE w:val="0"/>
        <w:autoSpaceDN w:val="0"/>
        <w:adjustRightInd w:val="0"/>
        <w:ind w:left="640" w:hanging="640"/>
        <w:rPr>
          <w:noProof/>
        </w:rPr>
      </w:pPr>
      <w:r w:rsidRPr="0015352B">
        <w:rPr>
          <w:noProof/>
        </w:rPr>
        <w:t>10.</w:t>
      </w:r>
      <w:r w:rsidRPr="0015352B">
        <w:rPr>
          <w:noProof/>
        </w:rPr>
        <w:tab/>
        <w:t xml:space="preserve">Cesare, M. Di </w:t>
      </w:r>
      <w:r w:rsidRPr="0015352B">
        <w:rPr>
          <w:i/>
          <w:iCs/>
          <w:noProof/>
        </w:rPr>
        <w:t>et al.</w:t>
      </w:r>
      <w:r w:rsidRPr="0015352B">
        <w:rPr>
          <w:noProof/>
        </w:rPr>
        <w:t xml:space="preserve"> The contributions of risk factor trends to cardiometabolic mortality decline in 26 industrialized countries. </w:t>
      </w:r>
      <w:r w:rsidRPr="0015352B">
        <w:rPr>
          <w:i/>
          <w:iCs/>
          <w:noProof/>
        </w:rPr>
        <w:t>Int. J. Epidemiol.</w:t>
      </w:r>
      <w:r w:rsidRPr="0015352B">
        <w:rPr>
          <w:noProof/>
        </w:rPr>
        <w:t xml:space="preserve"> (2013). doi:10.1093/ije/dyt063</w:t>
      </w:r>
    </w:p>
    <w:p w14:paraId="5AE18988" w14:textId="77777777" w:rsidR="0015352B" w:rsidRPr="0015352B" w:rsidRDefault="0015352B" w:rsidP="0015352B">
      <w:pPr>
        <w:widowControl w:val="0"/>
        <w:autoSpaceDE w:val="0"/>
        <w:autoSpaceDN w:val="0"/>
        <w:adjustRightInd w:val="0"/>
        <w:ind w:left="640" w:hanging="640"/>
        <w:rPr>
          <w:noProof/>
        </w:rPr>
      </w:pPr>
      <w:r w:rsidRPr="0015352B">
        <w:rPr>
          <w:noProof/>
        </w:rPr>
        <w:t>11.</w:t>
      </w:r>
      <w:r w:rsidRPr="0015352B">
        <w:rPr>
          <w:noProof/>
        </w:rPr>
        <w:tab/>
        <w:t xml:space="preserve">Parks, R. M. </w:t>
      </w:r>
      <w:r w:rsidRPr="0015352B">
        <w:rPr>
          <w:i/>
          <w:iCs/>
          <w:noProof/>
        </w:rPr>
        <w:t>et al.</w:t>
      </w:r>
      <w:r w:rsidRPr="0015352B">
        <w:rPr>
          <w:noProof/>
        </w:rPr>
        <w:t xml:space="preserve"> Anomalously warm temperatures are associated with increased injury deaths. </w:t>
      </w:r>
      <w:r w:rsidRPr="0015352B">
        <w:rPr>
          <w:i/>
          <w:iCs/>
          <w:noProof/>
        </w:rPr>
        <w:t>Nat. Med.</w:t>
      </w:r>
      <w:r w:rsidRPr="0015352B">
        <w:rPr>
          <w:noProof/>
        </w:rPr>
        <w:t xml:space="preserve"> </w:t>
      </w:r>
      <w:r w:rsidRPr="0015352B">
        <w:rPr>
          <w:b/>
          <w:bCs/>
          <w:noProof/>
        </w:rPr>
        <w:t>26</w:t>
      </w:r>
      <w:r w:rsidRPr="0015352B">
        <w:rPr>
          <w:noProof/>
        </w:rPr>
        <w:t>, 65–70 (2020).</w:t>
      </w:r>
    </w:p>
    <w:p w14:paraId="1966118E" w14:textId="77777777" w:rsidR="0015352B" w:rsidRPr="0015352B" w:rsidRDefault="0015352B" w:rsidP="0015352B">
      <w:pPr>
        <w:widowControl w:val="0"/>
        <w:autoSpaceDE w:val="0"/>
        <w:autoSpaceDN w:val="0"/>
        <w:adjustRightInd w:val="0"/>
        <w:ind w:left="640" w:hanging="640"/>
        <w:rPr>
          <w:noProof/>
        </w:rPr>
      </w:pPr>
      <w:r w:rsidRPr="0015352B">
        <w:rPr>
          <w:noProof/>
        </w:rPr>
        <w:t>12.</w:t>
      </w:r>
      <w:r w:rsidRPr="0015352B">
        <w:rPr>
          <w:noProof/>
        </w:rPr>
        <w:tab/>
        <w:t xml:space="preserve">Robertson, L. Climate change, weather and road deaths. </w:t>
      </w:r>
      <w:r w:rsidRPr="0015352B">
        <w:rPr>
          <w:i/>
          <w:iCs/>
          <w:noProof/>
        </w:rPr>
        <w:t>Inj. Prev.</w:t>
      </w:r>
      <w:r w:rsidRPr="0015352B">
        <w:rPr>
          <w:noProof/>
        </w:rPr>
        <w:t xml:space="preserve"> (2018). doi:10.1136/injuryprev-2017-042419</w:t>
      </w:r>
    </w:p>
    <w:p w14:paraId="7BBC44AE" w14:textId="77777777" w:rsidR="0015352B" w:rsidRPr="0015352B" w:rsidRDefault="0015352B" w:rsidP="0015352B">
      <w:pPr>
        <w:widowControl w:val="0"/>
        <w:autoSpaceDE w:val="0"/>
        <w:autoSpaceDN w:val="0"/>
        <w:adjustRightInd w:val="0"/>
        <w:ind w:left="640" w:hanging="640"/>
        <w:rPr>
          <w:noProof/>
        </w:rPr>
      </w:pPr>
      <w:r w:rsidRPr="0015352B">
        <w:rPr>
          <w:noProof/>
        </w:rPr>
        <w:t>13.</w:t>
      </w:r>
      <w:r w:rsidRPr="0015352B">
        <w:rPr>
          <w:noProof/>
        </w:rPr>
        <w:tab/>
        <w:t xml:space="preserve">Robertson, L. S. Reversal of the road death trend in the U.S. in 2015–2016: An examination of the climate and economic hypotheses. </w:t>
      </w:r>
      <w:r w:rsidRPr="0015352B">
        <w:rPr>
          <w:i/>
          <w:iCs/>
          <w:noProof/>
        </w:rPr>
        <w:t>J. Transp. Heal.</w:t>
      </w:r>
      <w:r w:rsidRPr="0015352B">
        <w:rPr>
          <w:noProof/>
        </w:rPr>
        <w:t xml:space="preserve"> (2018). doi:10.1016/j.jth.2018.04.005</w:t>
      </w:r>
    </w:p>
    <w:p w14:paraId="00A3CE16" w14:textId="77777777" w:rsidR="0015352B" w:rsidRPr="0015352B" w:rsidRDefault="0015352B" w:rsidP="0015352B">
      <w:pPr>
        <w:widowControl w:val="0"/>
        <w:autoSpaceDE w:val="0"/>
        <w:autoSpaceDN w:val="0"/>
        <w:adjustRightInd w:val="0"/>
        <w:ind w:left="640" w:hanging="640"/>
        <w:rPr>
          <w:noProof/>
        </w:rPr>
      </w:pPr>
      <w:r w:rsidRPr="0015352B">
        <w:rPr>
          <w:noProof/>
        </w:rPr>
        <w:t>14.</w:t>
      </w:r>
      <w:r w:rsidRPr="0015352B">
        <w:rPr>
          <w:noProof/>
        </w:rPr>
        <w:tab/>
        <w:t xml:space="preserve">Wang, S. &amp; Toumi, R. Reduced sensitivity of tropical cyclone intensity and size to sea surface temperature in a radiative-convective equilibrium environment. </w:t>
      </w:r>
      <w:r w:rsidRPr="0015352B">
        <w:rPr>
          <w:i/>
          <w:iCs/>
          <w:noProof/>
        </w:rPr>
        <w:t>Adv. Atmos. Sci.</w:t>
      </w:r>
      <w:r w:rsidRPr="0015352B">
        <w:rPr>
          <w:noProof/>
        </w:rPr>
        <w:t xml:space="preserve"> (2018). doi:10.1007/s00376-018-7277-5</w:t>
      </w:r>
    </w:p>
    <w:p w14:paraId="2725D3AC" w14:textId="77777777" w:rsidR="0015352B" w:rsidRPr="0015352B" w:rsidRDefault="0015352B" w:rsidP="0015352B">
      <w:pPr>
        <w:widowControl w:val="0"/>
        <w:autoSpaceDE w:val="0"/>
        <w:autoSpaceDN w:val="0"/>
        <w:adjustRightInd w:val="0"/>
        <w:ind w:left="640" w:hanging="640"/>
        <w:rPr>
          <w:noProof/>
        </w:rPr>
      </w:pPr>
      <w:r w:rsidRPr="0015352B">
        <w:rPr>
          <w:noProof/>
        </w:rPr>
        <w:t>15.</w:t>
      </w:r>
      <w:r w:rsidRPr="0015352B">
        <w:rPr>
          <w:noProof/>
        </w:rPr>
        <w:tab/>
        <w:t xml:space="preserve">Arcucci, R., Carracciuolo, L. &amp; Toumi, R. Toward a preconditioned scalable 3DVAR for assimilating sea surface temperature collected into the Caspian Sea. </w:t>
      </w:r>
      <w:r w:rsidRPr="0015352B">
        <w:rPr>
          <w:i/>
          <w:iCs/>
          <w:noProof/>
        </w:rPr>
        <w:t>J. Numer. Anal. Ind. Appl. Math.</w:t>
      </w:r>
      <w:r w:rsidRPr="0015352B">
        <w:rPr>
          <w:noProof/>
        </w:rPr>
        <w:t xml:space="preserve"> (2018).</w:t>
      </w:r>
    </w:p>
    <w:p w14:paraId="7136315E" w14:textId="77777777" w:rsidR="0015352B" w:rsidRPr="0015352B" w:rsidRDefault="0015352B" w:rsidP="0015352B">
      <w:pPr>
        <w:widowControl w:val="0"/>
        <w:autoSpaceDE w:val="0"/>
        <w:autoSpaceDN w:val="0"/>
        <w:adjustRightInd w:val="0"/>
        <w:ind w:left="640" w:hanging="640"/>
        <w:rPr>
          <w:noProof/>
        </w:rPr>
      </w:pPr>
      <w:r w:rsidRPr="0015352B">
        <w:rPr>
          <w:noProof/>
        </w:rPr>
        <w:t>16.</w:t>
      </w:r>
      <w:r w:rsidRPr="0015352B">
        <w:rPr>
          <w:noProof/>
        </w:rPr>
        <w:tab/>
        <w:t xml:space="preserve">Cohen, A. J. </w:t>
      </w:r>
      <w:r w:rsidRPr="0015352B">
        <w:rPr>
          <w:i/>
          <w:iCs/>
          <w:noProof/>
        </w:rPr>
        <w:t>et al.</w:t>
      </w:r>
      <w:r w:rsidRPr="0015352B">
        <w:rPr>
          <w:noProof/>
        </w:rPr>
        <w:t xml:space="preserve"> Estimates and 25-year trends of the global burden of disease attributable to ambient air pollution: an analysis of data from the Global Burden of Diseases Study 2015. </w:t>
      </w:r>
      <w:r w:rsidRPr="0015352B">
        <w:rPr>
          <w:i/>
          <w:iCs/>
          <w:noProof/>
        </w:rPr>
        <w:t>Lancet</w:t>
      </w:r>
      <w:r w:rsidRPr="0015352B">
        <w:rPr>
          <w:noProof/>
        </w:rPr>
        <w:t xml:space="preserve"> (2017). doi:10.1016/S0140-6736(17)30505-6</w:t>
      </w:r>
    </w:p>
    <w:p w14:paraId="4710DE38" w14:textId="77777777" w:rsidR="0015352B" w:rsidRPr="0015352B" w:rsidRDefault="0015352B" w:rsidP="0015352B">
      <w:pPr>
        <w:widowControl w:val="0"/>
        <w:autoSpaceDE w:val="0"/>
        <w:autoSpaceDN w:val="0"/>
        <w:adjustRightInd w:val="0"/>
        <w:ind w:left="640" w:hanging="640"/>
        <w:rPr>
          <w:noProof/>
        </w:rPr>
      </w:pPr>
      <w:r w:rsidRPr="0015352B">
        <w:rPr>
          <w:noProof/>
        </w:rPr>
        <w:t>17.</w:t>
      </w:r>
      <w:r w:rsidRPr="0015352B">
        <w:rPr>
          <w:noProof/>
        </w:rPr>
        <w:tab/>
        <w:t xml:space="preserve">Lim, S. S. </w:t>
      </w:r>
      <w:r w:rsidRPr="0015352B">
        <w:rPr>
          <w:i/>
          <w:iCs/>
          <w:noProof/>
        </w:rPr>
        <w:t>et al.</w:t>
      </w:r>
      <w:r w:rsidRPr="0015352B">
        <w:rPr>
          <w:noProof/>
        </w:rPr>
        <w:t xml:space="preserve"> A comparative risk assessment of burden of disease and injury attributable to 67 risk factors and risk factor clusters in 21 regions, 1990-2010: A systematic analysis for the Global Burden of Disease Study 2010. </w:t>
      </w:r>
      <w:r w:rsidRPr="0015352B">
        <w:rPr>
          <w:i/>
          <w:iCs/>
          <w:noProof/>
        </w:rPr>
        <w:t>Lancet</w:t>
      </w:r>
      <w:r w:rsidRPr="0015352B">
        <w:rPr>
          <w:noProof/>
        </w:rPr>
        <w:t xml:space="preserve"> (2012). doi:10.1016/S0140-6736(12)61766-8</w:t>
      </w:r>
    </w:p>
    <w:p w14:paraId="6D29DE56" w14:textId="77777777" w:rsidR="0015352B" w:rsidRPr="0015352B" w:rsidRDefault="0015352B" w:rsidP="0015352B">
      <w:pPr>
        <w:widowControl w:val="0"/>
        <w:autoSpaceDE w:val="0"/>
        <w:autoSpaceDN w:val="0"/>
        <w:adjustRightInd w:val="0"/>
        <w:ind w:left="640" w:hanging="640"/>
        <w:rPr>
          <w:noProof/>
        </w:rPr>
      </w:pPr>
      <w:r w:rsidRPr="0015352B">
        <w:rPr>
          <w:noProof/>
        </w:rPr>
        <w:t>18.</w:t>
      </w:r>
      <w:r w:rsidRPr="0015352B">
        <w:rPr>
          <w:noProof/>
        </w:rPr>
        <w:tab/>
        <w:t xml:space="preserve">Murray, C. J. L., Ezzati, M., Lopez, A. D., Rodgers, A. &amp; Vander Hoorn, S. Comparative quantification of health risks: Conceptual framework and methodological </w:t>
      </w:r>
      <w:r w:rsidRPr="0015352B">
        <w:rPr>
          <w:noProof/>
        </w:rPr>
        <w:lastRenderedPageBreak/>
        <w:t xml:space="preserve">issues. </w:t>
      </w:r>
      <w:r w:rsidRPr="0015352B">
        <w:rPr>
          <w:i/>
          <w:iCs/>
          <w:noProof/>
        </w:rPr>
        <w:t>Population Health Metrics</w:t>
      </w:r>
      <w:r w:rsidRPr="0015352B">
        <w:rPr>
          <w:noProof/>
        </w:rPr>
        <w:t xml:space="preserve"> (2003). doi:10.1186/1478-7954-1-1</w:t>
      </w:r>
    </w:p>
    <w:p w14:paraId="7A437AD5" w14:textId="77777777" w:rsidR="0015352B" w:rsidRPr="0015352B" w:rsidRDefault="0015352B" w:rsidP="0015352B">
      <w:pPr>
        <w:widowControl w:val="0"/>
        <w:autoSpaceDE w:val="0"/>
        <w:autoSpaceDN w:val="0"/>
        <w:adjustRightInd w:val="0"/>
        <w:ind w:left="640" w:hanging="640"/>
        <w:rPr>
          <w:noProof/>
        </w:rPr>
      </w:pPr>
      <w:r w:rsidRPr="0015352B">
        <w:rPr>
          <w:noProof/>
        </w:rPr>
        <w:t>19.</w:t>
      </w:r>
      <w:r w:rsidRPr="0015352B">
        <w:rPr>
          <w:noProof/>
        </w:rPr>
        <w:tab/>
        <w:t xml:space="preserve">Bailis, R., Ezzati, M. &amp; Kammen, D. M. Mortality and greenhouse gas impacts of biomass and petroleum energy futures in Africa. </w:t>
      </w:r>
      <w:r w:rsidRPr="0015352B">
        <w:rPr>
          <w:i/>
          <w:iCs/>
          <w:noProof/>
        </w:rPr>
        <w:t>Science (80-. ).</w:t>
      </w:r>
      <w:r w:rsidRPr="0015352B">
        <w:rPr>
          <w:noProof/>
        </w:rPr>
        <w:t xml:space="preserve"> (2005). doi:10.1126/science.1106881</w:t>
      </w:r>
    </w:p>
    <w:p w14:paraId="09CC254F" w14:textId="77777777" w:rsidR="0015352B" w:rsidRPr="0015352B" w:rsidRDefault="0015352B" w:rsidP="0015352B">
      <w:pPr>
        <w:widowControl w:val="0"/>
        <w:autoSpaceDE w:val="0"/>
        <w:autoSpaceDN w:val="0"/>
        <w:adjustRightInd w:val="0"/>
        <w:ind w:left="640" w:hanging="640"/>
        <w:rPr>
          <w:noProof/>
        </w:rPr>
      </w:pPr>
      <w:r w:rsidRPr="0015352B">
        <w:rPr>
          <w:noProof/>
        </w:rPr>
        <w:t>20.</w:t>
      </w:r>
      <w:r w:rsidRPr="0015352B">
        <w:rPr>
          <w:noProof/>
        </w:rPr>
        <w:tab/>
        <w:t xml:space="preserve">Kontis, V. </w:t>
      </w:r>
      <w:r w:rsidRPr="0015352B">
        <w:rPr>
          <w:i/>
          <w:iCs/>
          <w:noProof/>
        </w:rPr>
        <w:t>et al.</w:t>
      </w:r>
      <w:r w:rsidRPr="0015352B">
        <w:rPr>
          <w:noProof/>
        </w:rPr>
        <w:t xml:space="preserve"> Contribution of six risk factors to achieving the 25×25 non-communicable disease mortality reduction target: A modelling study. </w:t>
      </w:r>
      <w:r w:rsidRPr="0015352B">
        <w:rPr>
          <w:i/>
          <w:iCs/>
          <w:noProof/>
        </w:rPr>
        <w:t>Lancet</w:t>
      </w:r>
      <w:r w:rsidRPr="0015352B">
        <w:rPr>
          <w:noProof/>
        </w:rPr>
        <w:t xml:space="preserve"> (2014). doi:10.1016/S0140-6736(14)60616-4</w:t>
      </w:r>
    </w:p>
    <w:p w14:paraId="77BFF8C6" w14:textId="77777777" w:rsidR="0015352B" w:rsidRPr="0015352B" w:rsidRDefault="0015352B" w:rsidP="0015352B">
      <w:pPr>
        <w:widowControl w:val="0"/>
        <w:autoSpaceDE w:val="0"/>
        <w:autoSpaceDN w:val="0"/>
        <w:adjustRightInd w:val="0"/>
        <w:ind w:left="640" w:hanging="640"/>
        <w:rPr>
          <w:noProof/>
        </w:rPr>
      </w:pPr>
      <w:r w:rsidRPr="0015352B">
        <w:rPr>
          <w:noProof/>
        </w:rPr>
        <w:t>21.</w:t>
      </w:r>
      <w:r w:rsidRPr="0015352B">
        <w:rPr>
          <w:noProof/>
        </w:rPr>
        <w:tab/>
        <w:t xml:space="preserve">Foreman, K. J., Li, G., Best, N. &amp; Ezzati, M. Small area forecasts of cause-specific mortality: application of a Bayesian hierarchical model to US vital registration data. </w:t>
      </w:r>
      <w:r w:rsidRPr="0015352B">
        <w:rPr>
          <w:i/>
          <w:iCs/>
          <w:noProof/>
        </w:rPr>
        <w:t>J. R. Stat. Soc. Ser. C Appl. Stat.</w:t>
      </w:r>
      <w:r w:rsidRPr="0015352B">
        <w:rPr>
          <w:noProof/>
        </w:rPr>
        <w:t xml:space="preserve"> (2017). doi:10.1111/rssc.12157</w:t>
      </w:r>
    </w:p>
    <w:p w14:paraId="1AB7C329" w14:textId="77777777" w:rsidR="0015352B" w:rsidRPr="0015352B" w:rsidRDefault="0015352B" w:rsidP="0015352B">
      <w:pPr>
        <w:widowControl w:val="0"/>
        <w:autoSpaceDE w:val="0"/>
        <w:autoSpaceDN w:val="0"/>
        <w:adjustRightInd w:val="0"/>
        <w:ind w:left="640" w:hanging="640"/>
        <w:rPr>
          <w:noProof/>
        </w:rPr>
      </w:pPr>
      <w:r w:rsidRPr="0015352B">
        <w:rPr>
          <w:noProof/>
        </w:rPr>
        <w:t>22.</w:t>
      </w:r>
      <w:r w:rsidRPr="0015352B">
        <w:rPr>
          <w:noProof/>
        </w:rPr>
        <w:tab/>
        <w:t xml:space="preserve">Kontis, V. </w:t>
      </w:r>
      <w:r w:rsidRPr="0015352B">
        <w:rPr>
          <w:i/>
          <w:iCs/>
          <w:noProof/>
        </w:rPr>
        <w:t>et al.</w:t>
      </w:r>
      <w:r w:rsidRPr="0015352B">
        <w:rPr>
          <w:noProof/>
        </w:rPr>
        <w:t xml:space="preserve"> Future life expectancy in 35 industrialised countries: projections with a Bayesian model ensemble. </w:t>
      </w:r>
      <w:r w:rsidRPr="0015352B">
        <w:rPr>
          <w:i/>
          <w:iCs/>
          <w:noProof/>
        </w:rPr>
        <w:t>Lancet</w:t>
      </w:r>
      <w:r w:rsidRPr="0015352B">
        <w:rPr>
          <w:noProof/>
        </w:rPr>
        <w:t xml:space="preserve"> (2017). doi:10.1016/S0140-6736(16)32381-9</w:t>
      </w:r>
    </w:p>
    <w:p w14:paraId="4C890BA2" w14:textId="16C6BFDB" w:rsidR="002C64F6" w:rsidRDefault="00A62CA7" w:rsidP="0015352B">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arks, Robbie M" w:date="2020-01-24T14:33:00Z" w:initials="PRM">
    <w:p w14:paraId="3584E00D" w14:textId="0899BCC3" w:rsidR="00150E1E" w:rsidRDefault="00150E1E">
      <w:pPr>
        <w:pStyle w:val="CommentText"/>
      </w:pPr>
      <w:r>
        <w:rPr>
          <w:rStyle w:val="CommentReference"/>
        </w:rPr>
        <w:annotationRef/>
      </w:r>
      <w:r>
        <w:t>The affiliations here do not include my Columbia ones. Was that intentional?</w:t>
      </w:r>
    </w:p>
  </w:comment>
  <w:comment w:id="1" w:author="Parks, Robbie M" w:date="2020-01-25T15:31:00Z" w:initials="PRM">
    <w:p w14:paraId="6D2289C2" w14:textId="54ACB3D2" w:rsidR="00282DC8" w:rsidRDefault="00282DC8">
      <w:pPr>
        <w:pStyle w:val="CommentText"/>
      </w:pPr>
      <w:r>
        <w:rPr>
          <w:rStyle w:val="CommentReference"/>
        </w:rPr>
        <w:annotationRef/>
      </w:r>
      <w:r>
        <w:t xml:space="preserve">Add </w:t>
      </w:r>
      <w:r w:rsidR="00D92DB5">
        <w:t>my affiliations</w:t>
      </w:r>
      <w:bookmarkStart w:id="2" w:name="_GoBack"/>
      <w:bookmarkEnd w:id="2"/>
    </w:p>
  </w:comment>
  <w:comment w:id="10" w:author="Ezzati, Majid" w:date="2020-01-23T08:28:00Z" w:initials="EM">
    <w:p w14:paraId="1B508CDB" w14:textId="51D10078" w:rsidR="00F4480E" w:rsidRDefault="00F4480E">
      <w:pPr>
        <w:pStyle w:val="CommentText"/>
      </w:pPr>
      <w:r>
        <w:rPr>
          <w:rStyle w:val="CommentReference"/>
        </w:rPr>
        <w:annotationRef/>
      </w:r>
      <w:r>
        <w:t>and I have resisted saying “irrelevant and repetitive papers”</w:t>
      </w:r>
    </w:p>
  </w:comment>
  <w:comment w:id="11" w:author="Parks, Robbie M" w:date="2020-01-24T13:51:00Z" w:initials="PRM">
    <w:p w14:paraId="1EAC9130" w14:textId="652ED833" w:rsidR="0086545F" w:rsidRDefault="0086545F">
      <w:pPr>
        <w:pStyle w:val="CommentText"/>
      </w:pPr>
      <w:r>
        <w:rPr>
          <w:rStyle w:val="CommentReference"/>
        </w:rPr>
        <w:annotationRef/>
      </w:r>
      <w:r>
        <w:t>I had to resist too</w:t>
      </w:r>
    </w:p>
  </w:comment>
  <w:comment w:id="16" w:author="Ezzati, Majid" w:date="2020-01-23T08:34:00Z" w:initials="EM">
    <w:p w14:paraId="5C0625D2" w14:textId="1ACF89A4" w:rsidR="00F4480E" w:rsidRDefault="00F4480E">
      <w:pPr>
        <w:pStyle w:val="CommentText"/>
      </w:pPr>
      <w:r>
        <w:rPr>
          <w:rStyle w:val="CommentReference"/>
        </w:rPr>
        <w:annotationRef/>
      </w:r>
      <w:r>
        <w:t>Check the Robertson papers and see if they do so.</w:t>
      </w:r>
    </w:p>
  </w:comment>
  <w:comment w:id="17" w:author="Parks, Robbie M" w:date="2020-01-24T14:34:00Z" w:initials="PRM">
    <w:p w14:paraId="7968FE9D" w14:textId="12DC2B43" w:rsidR="008951EB" w:rsidRDefault="008951EB">
      <w:pPr>
        <w:pStyle w:val="CommentText"/>
      </w:pPr>
      <w:r>
        <w:rPr>
          <w:rStyle w:val="CommentReference"/>
        </w:rPr>
        <w:annotationRef/>
      </w:r>
      <w:r>
        <w:rPr>
          <w:rStyle w:val="CommentReference"/>
        </w:rPr>
        <w:t>He used logistic regression</w:t>
      </w:r>
      <w:r w:rsidR="00D0424F">
        <w:rPr>
          <w:rStyle w:val="CommentReference"/>
        </w:rPr>
        <w:t>, which is categorial linear regression. It depends whether you want to include here.</w:t>
      </w:r>
      <w:r>
        <w:rPr>
          <w:rStyle w:val="CommentReference"/>
        </w:rPr>
        <w:t xml:space="preserve"> </w:t>
      </w:r>
    </w:p>
  </w:comment>
  <w:comment w:id="22" w:author="Ezzati, Majid" w:date="2020-01-23T08:38:00Z" w:initials="EM">
    <w:p w14:paraId="06ACBE90" w14:textId="5D2FF448" w:rsidR="00E56B02" w:rsidRDefault="00E56B02">
      <w:pPr>
        <w:pStyle w:val="CommentText"/>
      </w:pPr>
      <w:r>
        <w:rPr>
          <w:rStyle w:val="CommentReference"/>
        </w:rPr>
        <w:annotationRef/>
      </w:r>
      <w:r>
        <w:t xml:space="preserve">To discuss what to put </w:t>
      </w:r>
    </w:p>
  </w:comment>
  <w:comment w:id="26" w:author="Parks, Robbie M" w:date="2020-01-24T16:45:00Z" w:initials="PRM">
    <w:p w14:paraId="7FF70C3F" w14:textId="58207C0C" w:rsidR="00B83C76" w:rsidRDefault="00B83C76">
      <w:pPr>
        <w:pStyle w:val="CommentText"/>
      </w:pPr>
      <w:r>
        <w:rPr>
          <w:rStyle w:val="CommentReference"/>
        </w:rPr>
        <w:annotationRef/>
      </w:r>
      <w:r>
        <w:t>This paper came out recently</w:t>
      </w:r>
      <w:r w:rsidR="00796FAD">
        <w:t xml:space="preserve"> so what shall we say?</w:t>
      </w:r>
    </w:p>
    <w:p w14:paraId="18251948" w14:textId="77777777" w:rsidR="00B83C76" w:rsidRDefault="00B83C76">
      <w:pPr>
        <w:pStyle w:val="CommentText"/>
      </w:pPr>
    </w:p>
    <w:p w14:paraId="6EE035F4" w14:textId="42C54E5D" w:rsidR="00B83C76" w:rsidRDefault="0009738C" w:rsidP="00B83C76">
      <w:hyperlink r:id="rId1" w:history="1">
        <w:r w:rsidR="00B83C76">
          <w:rPr>
            <w:rStyle w:val="Hyperlink"/>
          </w:rPr>
          <w:t>https://ehp.niehs.nih.gov/doi/10.1289/EHP4595</w:t>
        </w:r>
      </w:hyperlink>
    </w:p>
  </w:comment>
  <w:comment w:id="43" w:author="Ezzati, Majid" w:date="2020-01-23T06:50:00Z" w:initials="EM">
    <w:p w14:paraId="51A57725" w14:textId="77777777" w:rsidR="00B201BD" w:rsidRDefault="00B201BD">
      <w:pPr>
        <w:pStyle w:val="CommentText"/>
      </w:pPr>
      <w:r>
        <w:rPr>
          <w:rStyle w:val="CommentReference"/>
        </w:rPr>
        <w:annotationRef/>
      </w:r>
      <w:r>
        <w:t xml:space="preserve">cite </w:t>
      </w:r>
    </w:p>
    <w:p w14:paraId="51D60304" w14:textId="25FEE2B6" w:rsidR="00B201BD" w:rsidRDefault="00B201BD">
      <w:pPr>
        <w:pStyle w:val="CommentText"/>
      </w:pPr>
      <w:r>
        <w:t>Bennett et al Lancet 2016</w:t>
      </w:r>
    </w:p>
    <w:p w14:paraId="2904DB6D" w14:textId="77777777" w:rsidR="00B201BD" w:rsidRDefault="00B201BD">
      <w:pPr>
        <w:pStyle w:val="CommentText"/>
      </w:pPr>
      <w:r>
        <w:t>Kontis et al Lancet projections</w:t>
      </w:r>
    </w:p>
    <w:p w14:paraId="35C4C596" w14:textId="14556450" w:rsidR="00B201BD" w:rsidRDefault="00B201BD">
      <w:pPr>
        <w:pStyle w:val="CommentText"/>
      </w:pPr>
      <w:r>
        <w:t>Foreman et al J Royal Society of Statistics</w:t>
      </w:r>
    </w:p>
  </w:comment>
  <w:comment w:id="44" w:author="Parks, Robbie M" w:date="2020-01-24T16:41:00Z" w:initials="PRM">
    <w:p w14:paraId="52E516D9" w14:textId="77777777" w:rsidR="002B2FDF" w:rsidRDefault="002B2FDF">
      <w:pPr>
        <w:pStyle w:val="CommentText"/>
      </w:pPr>
      <w:r>
        <w:rPr>
          <w:rStyle w:val="CommentReference"/>
        </w:rPr>
        <w:annotationRef/>
      </w:r>
      <w:r>
        <w:t xml:space="preserve">Not immediately clear which one you mean. Do you mean </w:t>
      </w:r>
    </w:p>
    <w:p w14:paraId="5B1EBCB6" w14:textId="77777777" w:rsidR="002B2FDF" w:rsidRDefault="002B2FDF">
      <w:pPr>
        <w:pStyle w:val="CommentText"/>
      </w:pPr>
    </w:p>
    <w:p w14:paraId="4EEE3E19" w14:textId="4EFE2D04" w:rsidR="002B2FDF" w:rsidRDefault="0009738C">
      <w:pPr>
        <w:pStyle w:val="CommentText"/>
      </w:pPr>
      <w:hyperlink r:id="rId2" w:tgtFrame="_blank" w:tooltip="Digital Object Identifier" w:history="1">
        <w:r w:rsidR="002B2FDF" w:rsidRPr="002B2FDF">
          <w:rPr>
            <w:rStyle w:val="Hyperlink"/>
          </w:rPr>
          <w:t>The future of life expectancy and life expectancy inequalities in England and Wales: Bayesian spatiotemporal forecasting</w:t>
        </w:r>
      </w:hyperlink>
      <w:r w:rsidR="002B2FDF">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584E00D" w15:done="0"/>
  <w15:commentEx w15:paraId="6D2289C2" w15:paraIdParent="3584E00D" w15:done="0"/>
  <w15:commentEx w15:paraId="1B508CDB" w15:done="0"/>
  <w15:commentEx w15:paraId="1EAC9130" w15:paraIdParent="1B508CDB" w15:done="0"/>
  <w15:commentEx w15:paraId="5C0625D2" w15:done="0"/>
  <w15:commentEx w15:paraId="7968FE9D" w15:paraIdParent="5C0625D2" w15:done="0"/>
  <w15:commentEx w15:paraId="06ACBE90" w15:done="0"/>
  <w15:commentEx w15:paraId="6EE035F4" w15:done="0"/>
  <w15:commentEx w15:paraId="35C4C596" w15:done="0"/>
  <w15:commentEx w15:paraId="4EEE3E19" w15:paraIdParent="35C4C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584E00D" w16cid:durableId="21D57E9F"/>
  <w16cid:commentId w16cid:paraId="6D2289C2" w16cid:durableId="21D6DDD8"/>
  <w16cid:commentId w16cid:paraId="1B508CDB" w16cid:durableId="21D54543"/>
  <w16cid:commentId w16cid:paraId="1EAC9130" w16cid:durableId="21D574CF"/>
  <w16cid:commentId w16cid:paraId="5C0625D2" w16cid:durableId="21D54546"/>
  <w16cid:commentId w16cid:paraId="7968FE9D" w16cid:durableId="21D57F0D"/>
  <w16cid:commentId w16cid:paraId="06ACBE90" w16cid:durableId="21D54548"/>
  <w16cid:commentId w16cid:paraId="6EE035F4" w16cid:durableId="21D59DA8"/>
  <w16cid:commentId w16cid:paraId="35C4C596" w16cid:durableId="21D5454E"/>
  <w16cid:commentId w16cid:paraId="4EEE3E19" w16cid:durableId="21D59C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3CF118" w14:textId="77777777" w:rsidR="0009738C" w:rsidRDefault="0009738C">
      <w:r>
        <w:separator/>
      </w:r>
    </w:p>
  </w:endnote>
  <w:endnote w:type="continuationSeparator" w:id="0">
    <w:p w14:paraId="75F00A0C" w14:textId="77777777" w:rsidR="0009738C" w:rsidRDefault="0009738C">
      <w:r>
        <w:continuationSeparator/>
      </w:r>
    </w:p>
  </w:endnote>
  <w:endnote w:type="continuationNotice" w:id="1">
    <w:p w14:paraId="663777FE" w14:textId="77777777" w:rsidR="0009738C" w:rsidRDefault="000973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CF58E88"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3246">
      <w:rPr>
        <w:rStyle w:val="PageNumber"/>
        <w:noProof/>
      </w:rPr>
      <w:t>4</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1B835" w14:textId="77777777" w:rsidR="0009738C" w:rsidRDefault="0009738C">
      <w:r>
        <w:separator/>
      </w:r>
    </w:p>
  </w:footnote>
  <w:footnote w:type="continuationSeparator" w:id="0">
    <w:p w14:paraId="3955F84C" w14:textId="77777777" w:rsidR="0009738C" w:rsidRDefault="0009738C">
      <w:r>
        <w:continuationSeparator/>
      </w:r>
    </w:p>
  </w:footnote>
  <w:footnote w:type="continuationNotice" w:id="1">
    <w:p w14:paraId="1194A2D0" w14:textId="77777777" w:rsidR="0009738C" w:rsidRDefault="000973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22D"/>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38C"/>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447"/>
    <w:rsid w:val="000D4DF6"/>
    <w:rsid w:val="000D54C5"/>
    <w:rsid w:val="000D6FFD"/>
    <w:rsid w:val="000E0829"/>
    <w:rsid w:val="000E258A"/>
    <w:rsid w:val="000E604A"/>
    <w:rsid w:val="000E7FD8"/>
    <w:rsid w:val="000F2941"/>
    <w:rsid w:val="00100D87"/>
    <w:rsid w:val="00104DAC"/>
    <w:rsid w:val="0010551A"/>
    <w:rsid w:val="00106815"/>
    <w:rsid w:val="00110076"/>
    <w:rsid w:val="00111115"/>
    <w:rsid w:val="00112889"/>
    <w:rsid w:val="00112A57"/>
    <w:rsid w:val="001139FE"/>
    <w:rsid w:val="001153F2"/>
    <w:rsid w:val="001235A4"/>
    <w:rsid w:val="00123774"/>
    <w:rsid w:val="001241AE"/>
    <w:rsid w:val="00125AD1"/>
    <w:rsid w:val="00127E88"/>
    <w:rsid w:val="00132544"/>
    <w:rsid w:val="00133139"/>
    <w:rsid w:val="00134649"/>
    <w:rsid w:val="001371DD"/>
    <w:rsid w:val="00140DB8"/>
    <w:rsid w:val="00141EE8"/>
    <w:rsid w:val="00141EF4"/>
    <w:rsid w:val="00144923"/>
    <w:rsid w:val="0014511F"/>
    <w:rsid w:val="00145575"/>
    <w:rsid w:val="001470B7"/>
    <w:rsid w:val="001508C3"/>
    <w:rsid w:val="00150E1E"/>
    <w:rsid w:val="00152198"/>
    <w:rsid w:val="001528CC"/>
    <w:rsid w:val="0015352B"/>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37104"/>
    <w:rsid w:val="00237B5C"/>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5E3F"/>
    <w:rsid w:val="002768FB"/>
    <w:rsid w:val="002769D0"/>
    <w:rsid w:val="00280784"/>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64F6"/>
    <w:rsid w:val="002D042A"/>
    <w:rsid w:val="002D21A4"/>
    <w:rsid w:val="002D2C6E"/>
    <w:rsid w:val="002D3F38"/>
    <w:rsid w:val="002E038D"/>
    <w:rsid w:val="002E3D60"/>
    <w:rsid w:val="002E4AD3"/>
    <w:rsid w:val="002E58D0"/>
    <w:rsid w:val="002E5F11"/>
    <w:rsid w:val="002E6325"/>
    <w:rsid w:val="002F1D41"/>
    <w:rsid w:val="002F7403"/>
    <w:rsid w:val="00300228"/>
    <w:rsid w:val="00301071"/>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2348"/>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316"/>
    <w:rsid w:val="00651499"/>
    <w:rsid w:val="0065196B"/>
    <w:rsid w:val="00653262"/>
    <w:rsid w:val="006612CB"/>
    <w:rsid w:val="006621B0"/>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467D"/>
    <w:rsid w:val="007800F5"/>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2C3D"/>
    <w:rsid w:val="007F57D1"/>
    <w:rsid w:val="007F58E8"/>
    <w:rsid w:val="007F5FFD"/>
    <w:rsid w:val="007F6047"/>
    <w:rsid w:val="00801CD8"/>
    <w:rsid w:val="00801D5E"/>
    <w:rsid w:val="00802549"/>
    <w:rsid w:val="00803C13"/>
    <w:rsid w:val="00803E3A"/>
    <w:rsid w:val="00804C6C"/>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545F"/>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951EB"/>
    <w:rsid w:val="008A096A"/>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56A47"/>
    <w:rsid w:val="00A620DD"/>
    <w:rsid w:val="00A626F5"/>
    <w:rsid w:val="00A62CA7"/>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3AE1"/>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339A"/>
    <w:rsid w:val="00B14F7C"/>
    <w:rsid w:val="00B16F19"/>
    <w:rsid w:val="00B16FA1"/>
    <w:rsid w:val="00B177DA"/>
    <w:rsid w:val="00B178F9"/>
    <w:rsid w:val="00B201BD"/>
    <w:rsid w:val="00B20D6E"/>
    <w:rsid w:val="00B20F8F"/>
    <w:rsid w:val="00B27D4F"/>
    <w:rsid w:val="00B31339"/>
    <w:rsid w:val="00B32477"/>
    <w:rsid w:val="00B34BDE"/>
    <w:rsid w:val="00B3612C"/>
    <w:rsid w:val="00B4203C"/>
    <w:rsid w:val="00B423F3"/>
    <w:rsid w:val="00B4298B"/>
    <w:rsid w:val="00B42C99"/>
    <w:rsid w:val="00B44799"/>
    <w:rsid w:val="00B458C1"/>
    <w:rsid w:val="00B50482"/>
    <w:rsid w:val="00B513F5"/>
    <w:rsid w:val="00B52E63"/>
    <w:rsid w:val="00B534B3"/>
    <w:rsid w:val="00B56605"/>
    <w:rsid w:val="00B56CB1"/>
    <w:rsid w:val="00B57911"/>
    <w:rsid w:val="00B57AAA"/>
    <w:rsid w:val="00B63E30"/>
    <w:rsid w:val="00B64A11"/>
    <w:rsid w:val="00B66C01"/>
    <w:rsid w:val="00B7293C"/>
    <w:rsid w:val="00B73CB3"/>
    <w:rsid w:val="00B74A65"/>
    <w:rsid w:val="00B77DF4"/>
    <w:rsid w:val="00B8344F"/>
    <w:rsid w:val="00B8349F"/>
    <w:rsid w:val="00B83C76"/>
    <w:rsid w:val="00B90F8F"/>
    <w:rsid w:val="00B93C15"/>
    <w:rsid w:val="00BA2588"/>
    <w:rsid w:val="00BA28B7"/>
    <w:rsid w:val="00BA5EC7"/>
    <w:rsid w:val="00BA6417"/>
    <w:rsid w:val="00BB01F9"/>
    <w:rsid w:val="00BB0DFC"/>
    <w:rsid w:val="00BB3506"/>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FCE"/>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386C"/>
    <w:rsid w:val="00D6524A"/>
    <w:rsid w:val="00D65FA3"/>
    <w:rsid w:val="00D67FE8"/>
    <w:rsid w:val="00D7144B"/>
    <w:rsid w:val="00D72DCF"/>
    <w:rsid w:val="00D73305"/>
    <w:rsid w:val="00D80D6E"/>
    <w:rsid w:val="00D80EC0"/>
    <w:rsid w:val="00D814E1"/>
    <w:rsid w:val="00D8156C"/>
    <w:rsid w:val="00D83CCD"/>
    <w:rsid w:val="00D8492E"/>
    <w:rsid w:val="00D85D38"/>
    <w:rsid w:val="00D86244"/>
    <w:rsid w:val="00D86D18"/>
    <w:rsid w:val="00D91594"/>
    <w:rsid w:val="00D92DB5"/>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4777"/>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480E"/>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2A6"/>
    <w:rsid w:val="00F8443D"/>
    <w:rsid w:val="00F8508E"/>
    <w:rsid w:val="00F8765B"/>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FD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styleId="UnresolvedMention">
    <w:name w:val="Unresolved Mention"/>
    <w:basedOn w:val="DefaultParagraphFont"/>
    <w:uiPriority w:val="99"/>
    <w:semiHidden/>
    <w:unhideWhenUsed/>
    <w:rsid w:val="002B2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dx.doi.org/10.1016/S0140-6736(15)60296-3" TargetMode="External"/><Relationship Id="rId1" Type="http://schemas.openxmlformats.org/officeDocument/2006/relationships/hyperlink" Target="https://ehp.niehs.nih.gov/doi/10.1289/EHP459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lobalenvhealth.org/code-data-download/"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A936E-C716-B944-8670-076F531AE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16870</Words>
  <Characters>96159</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5</cp:revision>
  <cp:lastPrinted>2019-04-24T23:05:00Z</cp:lastPrinted>
  <dcterms:created xsi:type="dcterms:W3CDTF">2020-01-25T20:25:00Z</dcterms:created>
  <dcterms:modified xsi:type="dcterms:W3CDTF">2020-01-25T20:32:00Z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