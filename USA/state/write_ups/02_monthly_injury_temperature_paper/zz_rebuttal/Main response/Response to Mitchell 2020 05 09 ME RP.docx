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3E919526" w14:textId="444B78C6" w:rsidR="00A1237F" w:rsidRPr="00E85AFA" w:rsidRDefault="00A1237F" w:rsidP="00A1237F">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5</w:t>
      </w:r>
      <w:r w:rsidRPr="00E85AFA">
        <w:rPr>
          <w:color w:val="000000" w:themeColor="text1"/>
        </w:rPr>
        <w:t>, Goodarz Danaei</w:t>
      </w:r>
      <w:r w:rsidR="000E27D6">
        <w:rPr>
          <w:color w:val="000000" w:themeColor="text1"/>
          <w:vertAlign w:val="superscript"/>
        </w:rPr>
        <w:t>6</w:t>
      </w:r>
      <w:r w:rsidRPr="00E85AFA">
        <w:rPr>
          <w:color w:val="000000" w:themeColor="text1"/>
        </w:rPr>
        <w:t>, Majid Ezzati</w:t>
      </w:r>
      <w:r w:rsidRPr="00E85AFA">
        <w:rPr>
          <w:color w:val="000000" w:themeColor="text1"/>
          <w:vertAlign w:val="superscript"/>
        </w:rPr>
        <w:t>1,2,</w:t>
      </w:r>
      <w:r>
        <w:rPr>
          <w:color w:val="000000" w:themeColor="text1"/>
          <w:vertAlign w:val="superscript"/>
        </w:rPr>
        <w:t>4</w:t>
      </w:r>
      <w:r w:rsidRPr="00E85AFA">
        <w:rPr>
          <w:color w:val="000000" w:themeColor="text1"/>
          <w:vertAlign w:val="superscript"/>
        </w:rPr>
        <w:t>*</w:t>
      </w:r>
    </w:p>
    <w:p w14:paraId="310C0F41" w14:textId="77777777" w:rsidR="002C64F6" w:rsidRPr="00E85AFA" w:rsidRDefault="002C64F6" w:rsidP="002C64F6">
      <w:pPr>
        <w:spacing w:line="480" w:lineRule="auto"/>
        <w:jc w:val="both"/>
        <w:outlineLvl w:val="0"/>
        <w:rPr>
          <w:color w:val="000000" w:themeColor="text1"/>
        </w:rPr>
      </w:pPr>
    </w:p>
    <w:p w14:paraId="405C2493" w14:textId="3926F078" w:rsidR="00230E7B" w:rsidRPr="00E85AFA" w:rsidRDefault="00230E7B" w:rsidP="00230E7B">
      <w:pPr>
        <w:spacing w:line="480" w:lineRule="auto"/>
        <w:jc w:val="both"/>
        <w:rPr>
          <w:color w:val="000000" w:themeColor="text1"/>
        </w:rPr>
      </w:pPr>
      <w:r w:rsidRPr="00E85AFA">
        <w:rPr>
          <w:color w:val="000000" w:themeColor="text1"/>
          <w:vertAlign w:val="superscript"/>
        </w:rPr>
        <w:t>1</w:t>
      </w:r>
      <w:r w:rsidRPr="00E85AFA">
        <w:rPr>
          <w:color w:val="000000" w:themeColor="text1"/>
        </w:rPr>
        <w:t>MRC Centre for Environment and Health, Imperial College London, London, United Kingdom</w:t>
      </w:r>
    </w:p>
    <w:p w14:paraId="29F4013B" w14:textId="77777777" w:rsidR="00230E7B" w:rsidRDefault="00230E7B" w:rsidP="00230E7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E00882" w14:textId="77777777" w:rsidR="00230E7B" w:rsidRPr="006556AD" w:rsidRDefault="00230E7B" w:rsidP="00230E7B">
      <w:pPr>
        <w:spacing w:line="480" w:lineRule="auto"/>
        <w:jc w:val="both"/>
        <w:rPr>
          <w:color w:val="000000" w:themeColor="text1"/>
          <w:vertAlign w:val="superscript"/>
        </w:rPr>
      </w:pPr>
      <w:r>
        <w:rPr>
          <w:color w:val="000000" w:themeColor="text1"/>
          <w:vertAlign w:val="superscript"/>
        </w:rPr>
        <w:t>3</w:t>
      </w:r>
      <w:r>
        <w:rPr>
          <w:color w:val="000000" w:themeColor="text1"/>
        </w:rPr>
        <w:t>The Earth Institute, Columbia University, New York, New York, USA</w:t>
      </w:r>
    </w:p>
    <w:p w14:paraId="59559641" w14:textId="6EFC7D52" w:rsidR="00230E7B" w:rsidRPr="00E85AFA" w:rsidRDefault="00A1237F" w:rsidP="00230E7B">
      <w:pPr>
        <w:spacing w:line="480" w:lineRule="auto"/>
        <w:jc w:val="both"/>
        <w:rPr>
          <w:color w:val="000000" w:themeColor="text1"/>
        </w:rPr>
      </w:pPr>
      <w:r>
        <w:rPr>
          <w:color w:val="000000" w:themeColor="text1"/>
          <w:vertAlign w:val="superscript"/>
        </w:rPr>
        <w:t>4</w:t>
      </w:r>
      <w:r w:rsidR="00230E7B" w:rsidRPr="00324F0F">
        <w:t>Abdul Latif Jameel Institute for Disease and Emergency Analytics</w:t>
      </w:r>
      <w:r w:rsidR="00230E7B">
        <w:t xml:space="preserve">, </w:t>
      </w:r>
      <w:r w:rsidR="00230E7B" w:rsidRPr="00E85AFA">
        <w:rPr>
          <w:color w:val="000000" w:themeColor="text1"/>
        </w:rPr>
        <w:t>Imperial College London, London, United Kingdom</w:t>
      </w:r>
    </w:p>
    <w:p w14:paraId="4372135B" w14:textId="148139C3" w:rsidR="00230E7B" w:rsidRPr="00E85AFA" w:rsidRDefault="00A1237F" w:rsidP="00230E7B">
      <w:pPr>
        <w:spacing w:line="480" w:lineRule="auto"/>
        <w:jc w:val="both"/>
        <w:rPr>
          <w:color w:val="000000" w:themeColor="text1"/>
        </w:rPr>
      </w:pPr>
      <w:r>
        <w:rPr>
          <w:color w:val="000000" w:themeColor="text1"/>
          <w:vertAlign w:val="superscript"/>
        </w:rPr>
        <w:t>5</w:t>
      </w:r>
      <w:r w:rsidR="00230E7B" w:rsidRPr="00E85AFA">
        <w:rPr>
          <w:color w:val="000000" w:themeColor="text1"/>
        </w:rPr>
        <w:t>Space and Atmospheric Physics, Imperial College London, London, United Kingdom</w:t>
      </w:r>
    </w:p>
    <w:p w14:paraId="0A5D5870" w14:textId="56891E0B" w:rsidR="00230E7B" w:rsidRPr="00E85AFA" w:rsidRDefault="000E27D6" w:rsidP="00230E7B">
      <w:pPr>
        <w:spacing w:line="480" w:lineRule="auto"/>
        <w:jc w:val="both"/>
        <w:rPr>
          <w:color w:val="000000" w:themeColor="text1"/>
        </w:rPr>
      </w:pPr>
      <w:r>
        <w:rPr>
          <w:color w:val="000000" w:themeColor="text1"/>
          <w:vertAlign w:val="superscript"/>
        </w:rPr>
        <w:t>6</w:t>
      </w:r>
      <w:r w:rsidR="00230E7B" w:rsidRPr="00E85AFA">
        <w:rPr>
          <w:color w:val="000000" w:themeColor="text1"/>
        </w:rPr>
        <w:t>Harvard T.H. Chan School of Public Health, Boston, Massachusetts, USA</w:t>
      </w:r>
    </w:p>
    <w:p w14:paraId="0A6D8131" w14:textId="77777777" w:rsidR="00230E7B" w:rsidRPr="00E85AFA" w:rsidRDefault="00230E7B" w:rsidP="00230E7B">
      <w:pPr>
        <w:spacing w:line="480" w:lineRule="auto"/>
        <w:jc w:val="both"/>
        <w:rPr>
          <w:color w:val="000000" w:themeColor="text1"/>
        </w:rPr>
      </w:pPr>
    </w:p>
    <w:p w14:paraId="66194829" w14:textId="2AC3DE77" w:rsidR="001C6C5E" w:rsidRDefault="002C64F6" w:rsidP="002C64F6">
      <w:pPr>
        <w:spacing w:line="480" w:lineRule="auto"/>
        <w:jc w:val="both"/>
        <w:outlineLvl w:val="0"/>
        <w:rPr>
          <w:color w:val="000000" w:themeColor="text1"/>
        </w:rPr>
      </w:pPr>
      <w:r>
        <w:rPr>
          <w:color w:val="000000" w:themeColor="text1"/>
        </w:rPr>
        <w:t>Much of the previous w</w:t>
      </w:r>
      <w:r w:rsidR="00440FE0">
        <w:rPr>
          <w:color w:val="000000" w:themeColor="text1"/>
        </w:rPr>
        <w:t>ork on temperature</w:t>
      </w:r>
      <w:r w:rsidR="00EE1C59">
        <w:rPr>
          <w:color w:val="000000" w:themeColor="text1"/>
        </w:rPr>
        <w:t xml:space="preserve"> </w:t>
      </w:r>
      <w:r w:rsidR="00440FE0">
        <w:rPr>
          <w:color w:val="000000" w:themeColor="text1"/>
        </w:rPr>
        <w:t>has used variations in daily temperature</w:t>
      </w:r>
      <w:r w:rsidRPr="002C64F6">
        <w:rPr>
          <w:color w:val="000000" w:themeColor="text1"/>
        </w:rPr>
        <w:t xml:space="preserve"> </w:t>
      </w:r>
      <w:r>
        <w:rPr>
          <w:color w:val="000000" w:themeColor="text1"/>
        </w:rPr>
        <w:t xml:space="preserve">to estimate </w:t>
      </w:r>
      <w:r w:rsidR="00BF6E46">
        <w:rPr>
          <w:color w:val="000000" w:themeColor="text1"/>
        </w:rPr>
        <w:t>associations</w:t>
      </w:r>
      <w:r>
        <w:rPr>
          <w:color w:val="000000" w:themeColor="text1"/>
        </w:rPr>
        <w:t xml:space="preserve"> with disease and mortality. The results of </w:t>
      </w:r>
      <w:r w:rsidR="00133139">
        <w:rPr>
          <w:color w:val="000000" w:themeColor="text1"/>
        </w:rPr>
        <w:t xml:space="preserve">time-series studies </w:t>
      </w:r>
      <w:r w:rsidR="002C3205">
        <w:rPr>
          <w:color w:val="000000" w:themeColor="text1"/>
        </w:rPr>
        <w:t>can inform</w:t>
      </w:r>
      <w:r>
        <w:rPr>
          <w:color w:val="000000" w:themeColor="text1"/>
        </w:rPr>
        <w:t xml:space="preserve"> short-term planning but have</w:t>
      </w:r>
      <w:r w:rsidR="00440FE0">
        <w:rPr>
          <w:color w:val="000000" w:themeColor="text1"/>
        </w:rPr>
        <w:t xml:space="preserve"> limited direct relevance to </w:t>
      </w:r>
      <w:r>
        <w:rPr>
          <w:color w:val="000000" w:themeColor="text1"/>
        </w:rPr>
        <w:t xml:space="preserve">how </w:t>
      </w:r>
      <w:r w:rsidR="00440FE0">
        <w:rPr>
          <w:color w:val="000000" w:themeColor="text1"/>
        </w:rPr>
        <w:t>changes in temperature over longer-time periods</w:t>
      </w:r>
      <w:r w:rsidR="00B31339">
        <w:rPr>
          <w:color w:val="000000" w:themeColor="text1"/>
        </w:rPr>
        <w:t xml:space="preserve"> </w:t>
      </w:r>
      <w:r>
        <w:rPr>
          <w:color w:val="000000" w:themeColor="text1"/>
        </w:rPr>
        <w:t xml:space="preserve">influence human health. By design, </w:t>
      </w:r>
      <w:r w:rsidR="00E14FD9">
        <w:rPr>
          <w:color w:val="000000" w:themeColor="text1"/>
        </w:rPr>
        <w:t>time-series analyses</w:t>
      </w:r>
      <w:r>
        <w:rPr>
          <w:color w:val="000000" w:themeColor="text1"/>
        </w:rPr>
        <w:t xml:space="preserve"> also </w:t>
      </w:r>
      <w:r w:rsidR="00B31339">
        <w:rPr>
          <w:color w:val="000000" w:themeColor="text1"/>
        </w:rPr>
        <w:t>cannot</w:t>
      </w:r>
      <w:r>
        <w:rPr>
          <w:color w:val="000000" w:themeColor="text1"/>
        </w:rPr>
        <w:t xml:space="preserve"> account for </w:t>
      </w:r>
      <w:r w:rsidR="00E40572">
        <w:rPr>
          <w:color w:val="000000" w:themeColor="text1"/>
        </w:rPr>
        <w:t xml:space="preserve">how populations </w:t>
      </w:r>
      <w:r w:rsidR="002C3205">
        <w:rPr>
          <w:color w:val="000000" w:themeColor="text1"/>
        </w:rPr>
        <w:t>adapt to their local climate</w:t>
      </w:r>
      <w:r w:rsidR="00133139">
        <w:rPr>
          <w:color w:val="000000" w:themeColor="text1"/>
        </w:rPr>
        <w:t>,</w:t>
      </w:r>
      <w:r w:rsidR="00D21FA0">
        <w:rPr>
          <w:color w:val="000000" w:themeColor="text1"/>
        </w:rPr>
        <w:t xml:space="preserve"> </w:t>
      </w:r>
      <w:commentRangeStart w:id="0"/>
      <w:commentRangeStart w:id="1"/>
      <w:r w:rsidR="00D21FA0">
        <w:rPr>
          <w:color w:val="000000" w:themeColor="text1"/>
        </w:rPr>
        <w:t>that for example people in Phoenix</w:t>
      </w:r>
      <w:r w:rsidR="008852B0">
        <w:rPr>
          <w:color w:val="000000" w:themeColor="text1"/>
        </w:rPr>
        <w:t xml:space="preserve"> or Paris</w:t>
      </w:r>
      <w:r w:rsidR="00D21FA0">
        <w:rPr>
          <w:color w:val="000000" w:themeColor="text1"/>
        </w:rPr>
        <w:t xml:space="preserve"> have adapted to temperatures that regularly lead to hundreds of deaths in Chicago</w:t>
      </w:r>
      <w:commentRangeEnd w:id="0"/>
      <w:r w:rsidR="00D21FA0">
        <w:rPr>
          <w:rStyle w:val="CommentReference"/>
          <w:rFonts w:asciiTheme="minorHAnsi" w:eastAsiaTheme="minorHAnsi" w:hAnsiTheme="minorHAnsi" w:cstheme="minorBidi"/>
          <w:lang w:eastAsia="en-US"/>
        </w:rPr>
        <w:commentReference w:id="0"/>
      </w:r>
      <w:commentRangeEnd w:id="1"/>
      <w:r w:rsidR="008852B0">
        <w:rPr>
          <w:rStyle w:val="CommentReference"/>
          <w:rFonts w:asciiTheme="minorHAnsi" w:eastAsiaTheme="minorHAnsi" w:hAnsiTheme="minorHAnsi" w:cstheme="minorBidi"/>
          <w:lang w:eastAsia="en-US"/>
        </w:rPr>
        <w:commentReference w:id="1"/>
      </w:r>
      <w:r w:rsidR="008852B0">
        <w:rPr>
          <w:color w:val="000000" w:themeColor="text1"/>
        </w:rPr>
        <w:t xml:space="preserve"> or Nice</w:t>
      </w:r>
      <w:r w:rsidR="002C3205">
        <w:rPr>
          <w:color w:val="000000" w:themeColor="text1"/>
        </w:rPr>
        <w:t xml:space="preserve">. Our study </w:t>
      </w:r>
      <w:r w:rsidR="00AB3AE1">
        <w:rPr>
          <w:color w:val="000000" w:themeColor="text1"/>
        </w:rPr>
        <w:t xml:space="preserve">used </w:t>
      </w:r>
      <w:r w:rsidR="00BF6E46">
        <w:rPr>
          <w:color w:val="000000" w:themeColor="text1"/>
        </w:rPr>
        <w:t xml:space="preserve">an </w:t>
      </w:r>
      <w:r w:rsidR="00AB3AE1">
        <w:rPr>
          <w:color w:val="000000" w:themeColor="text1"/>
        </w:rPr>
        <w:t xml:space="preserve">innovative design and </w:t>
      </w:r>
      <w:r w:rsidR="002C3205">
        <w:rPr>
          <w:color w:val="000000" w:themeColor="text1"/>
        </w:rPr>
        <w:t xml:space="preserve">large quantities of data to overcome this inherent limitation of time-series studies in informing </w:t>
      </w:r>
      <w:r w:rsidR="004C6BED">
        <w:rPr>
          <w:color w:val="000000" w:themeColor="text1"/>
        </w:rPr>
        <w:t xml:space="preserve">long-term </w:t>
      </w:r>
      <w:r w:rsidR="002C3205">
        <w:rPr>
          <w:color w:val="000000" w:themeColor="text1"/>
        </w:rPr>
        <w:t>r</w:t>
      </w:r>
      <w:r w:rsidR="00AB3AE1">
        <w:rPr>
          <w:color w:val="000000" w:themeColor="text1"/>
        </w:rPr>
        <w:t>isk assessment and planning. In particular, the</w:t>
      </w:r>
      <w:r w:rsidR="002C3205">
        <w:rPr>
          <w:color w:val="000000" w:themeColor="text1"/>
        </w:rPr>
        <w:t xml:space="preserve"> 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consistent with how populations experience, and respond to</w:t>
      </w:r>
      <w:r w:rsidR="00D21FA0">
        <w:rPr>
          <w:color w:val="000000" w:themeColor="text1"/>
        </w:rPr>
        <w:t>,</w:t>
      </w:r>
      <w:r w:rsidR="00AB3AE1">
        <w:rPr>
          <w:color w:val="000000" w:themeColor="text1"/>
        </w:rPr>
        <w:t xml:space="preserve"> weather patterns in the long term, today </w:t>
      </w:r>
      <w:r w:rsidR="00BF6E46">
        <w:rPr>
          <w:color w:val="000000" w:themeColor="text1"/>
        </w:rPr>
        <w:t>and</w:t>
      </w:r>
      <w:r w:rsidR="00AB3AE1">
        <w:rPr>
          <w:color w:val="000000" w:themeColor="text1"/>
        </w:rPr>
        <w:t xml:space="preserve"> in the future as</w:t>
      </w:r>
      <w:r w:rsidR="001C6C5E">
        <w:rPr>
          <w:color w:val="000000" w:themeColor="text1"/>
        </w:rPr>
        <w:t xml:space="preserve"> </w:t>
      </w:r>
      <w:r w:rsidR="001C6C5E">
        <w:rPr>
          <w:color w:val="000000" w:themeColor="text1"/>
        </w:rPr>
        <w:lastRenderedPageBreak/>
        <w:t>anomal</w:t>
      </w:r>
      <w:r w:rsidR="004C6BED">
        <w:rPr>
          <w:color w:val="000000" w:themeColor="text1"/>
        </w:rPr>
        <w:t>ous weather patterns</w:t>
      </w:r>
      <w:r w:rsidR="001C6C5E">
        <w:rPr>
          <w:color w:val="000000" w:themeColor="text1"/>
        </w:rPr>
        <w:t xml:space="preserve"> are expected to become</w:t>
      </w:r>
      <w:r w:rsidR="00AB3AE1">
        <w:rPr>
          <w:color w:val="000000" w:themeColor="text1"/>
        </w:rPr>
        <w:t xml:space="preserve"> more frequent.</w:t>
      </w:r>
      <w:r w:rsidR="00C76841">
        <w:rPr>
          <w:color w:val="000000" w:themeColor="text1"/>
        </w:rPr>
        <w:fldChar w:fldCharType="begin" w:fldLock="1"/>
      </w:r>
      <w:r w:rsidR="00CB1747">
        <w:rPr>
          <w:color w:val="000000" w:themeColor="text1"/>
        </w:rPr>
        <w:instrText>ADDIN CSL_CITATION {"citationItems":[{"id":"ITEM-1","itemData":{"DOI":"10.1038/s41591-019-0728-4","ISSN":"1546170X","author":[{"dropping-particle":"","family":"Ameratunga","given":"Shanthi","non-dropping-particle":"","parse-names":false,"suffix":""},{"dropping-particle":"","family":"Woodward","given":"Alistair","non-dropping-particle":"","parse-names":false,"suffix":""}],"container-title":"Nature Medicine","id":"ITEM-1","issue":"1","issued":{"date-parts":[["2020"]]},"page":"22-23","title":"Rising injuries in a hotter climate","type":"article-journal","volume":"26"},"uris":["http://www.mendeley.com/documents/?uuid=ba3f79e7-5ddb-45b2-9773-4bbc08a35c4a"]}],"mendeley":{"formattedCitation":"&lt;sup&gt;1&lt;/sup&gt;","plainTextFormattedCitation":"1","previouslyFormattedCitation":"&lt;sup&gt;1&lt;/sup&gt;"},"properties":{"noteIndex":0},"schema":"https://github.com/citation-style-language/schema/raw/master/csl-citation.json"}</w:instrText>
      </w:r>
      <w:r w:rsidR="00C76841">
        <w:rPr>
          <w:color w:val="000000" w:themeColor="text1"/>
        </w:rPr>
        <w:fldChar w:fldCharType="separate"/>
      </w:r>
      <w:r w:rsidR="000A2AA4" w:rsidRPr="000A2AA4">
        <w:rPr>
          <w:noProof/>
          <w:color w:val="000000" w:themeColor="text1"/>
          <w:vertAlign w:val="superscript"/>
        </w:rPr>
        <w:t>1</w:t>
      </w:r>
      <w:r w:rsidR="00C76841">
        <w:rPr>
          <w:color w:val="000000" w:themeColor="text1"/>
        </w:rPr>
        <w:fldChar w:fldCharType="end"/>
      </w:r>
      <w:r w:rsidR="001C6C5E">
        <w:rPr>
          <w:color w:val="000000" w:themeColor="text1"/>
        </w:rPr>
        <w:t xml:space="preserve"> </w:t>
      </w:r>
      <w:r w:rsidR="00B31339">
        <w:rPr>
          <w:color w:val="000000" w:themeColor="text1"/>
        </w:rPr>
        <w:t>Therefor</w:t>
      </w:r>
      <w:r w:rsidR="000D4447">
        <w:rPr>
          <w:color w:val="000000" w:themeColor="text1"/>
        </w:rPr>
        <w:t>e,</w:t>
      </w:r>
      <w:r w:rsidR="00B31339">
        <w:rPr>
          <w:color w:val="000000" w:themeColor="text1"/>
        </w:rPr>
        <w:t xml:space="preserve"> our study has made a major advance in making epidemiological analysis relevant for </w:t>
      </w:r>
      <w:r w:rsidR="004C6BED">
        <w:rPr>
          <w:color w:val="000000" w:themeColor="text1"/>
        </w:rPr>
        <w:t xml:space="preserve">long-term </w:t>
      </w:r>
      <w:r w:rsidR="00B31339">
        <w:rPr>
          <w:color w:val="000000" w:themeColor="text1"/>
        </w:rPr>
        <w:t>risk assessment.</w:t>
      </w:r>
    </w:p>
    <w:p w14:paraId="5B416F34" w14:textId="77777777" w:rsidR="001C6C5E" w:rsidRDefault="001C6C5E" w:rsidP="002C64F6">
      <w:pPr>
        <w:spacing w:line="480" w:lineRule="auto"/>
        <w:jc w:val="both"/>
        <w:outlineLvl w:val="0"/>
        <w:rPr>
          <w:color w:val="000000" w:themeColor="text1"/>
        </w:rPr>
      </w:pPr>
    </w:p>
    <w:p w14:paraId="678873EE" w14:textId="3D943BF8" w:rsidR="002C64F6" w:rsidRDefault="00BF6E46" w:rsidP="00AF1A2F">
      <w:pPr>
        <w:spacing w:line="480" w:lineRule="auto"/>
        <w:jc w:val="both"/>
        <w:outlineLvl w:val="0"/>
        <w:rPr>
          <w:color w:val="000000" w:themeColor="text1"/>
        </w:rPr>
      </w:pPr>
      <w:r>
        <w:rPr>
          <w:color w:val="000000" w:themeColor="text1"/>
        </w:rPr>
        <w:t>In addition to</w:t>
      </w:r>
      <w:r w:rsidR="001C6C5E">
        <w:rPr>
          <w:color w:val="000000" w:themeColor="text1"/>
        </w:rPr>
        <w:t xml:space="preserve"> anoma</w:t>
      </w:r>
      <w:r w:rsidR="00E40572">
        <w:rPr>
          <w:color w:val="000000" w:themeColor="text1"/>
        </w:rPr>
        <w:t>ly in mean temperature</w:t>
      </w:r>
      <w:r>
        <w:rPr>
          <w:color w:val="000000" w:themeColor="text1"/>
        </w:rPr>
        <w:t>,</w:t>
      </w:r>
      <w:r w:rsidR="00F96A3B">
        <w:rPr>
          <w:color w:val="000000" w:themeColor="text1"/>
        </w:rPr>
        <w:t xml:space="preserve"> </w:t>
      </w:r>
      <w:r>
        <w:rPr>
          <w:color w:val="000000" w:themeColor="text1"/>
        </w:rPr>
        <w:t xml:space="preserve">we </w:t>
      </w:r>
      <w:r w:rsidR="001C6C5E">
        <w:rPr>
          <w:color w:val="000000" w:themeColor="text1"/>
        </w:rPr>
        <w:t xml:space="preserve">analysed and reported in the paper the </w:t>
      </w:r>
      <w:r w:rsidR="009F50A8">
        <w:rPr>
          <w:color w:val="000000" w:themeColor="text1"/>
        </w:rPr>
        <w:t xml:space="preserve">role of anomalies in metrics of </w:t>
      </w:r>
      <w:r>
        <w:rPr>
          <w:color w:val="000000" w:themeColor="text1"/>
        </w:rPr>
        <w:t>extreme temperature</w:t>
      </w:r>
      <w:r w:rsidR="001C6C5E">
        <w:rPr>
          <w:color w:val="000000" w:themeColor="text1"/>
        </w:rPr>
        <w:t xml:space="preserve"> including </w:t>
      </w:r>
      <w:r w:rsidR="001C6C5E" w:rsidRPr="001C6C5E">
        <w:rPr>
          <w:color w:val="000000" w:themeColor="text1"/>
        </w:rPr>
        <w:t>(1) the 90th percentile (°C) of daily mean temperatures; (2) number of days in a month above the long-term 90th percentile of average temperature for each state and month; and (3) number of episodes of 3+ day episodes above the long-term 90th percentile of average temperature for each state and month.</w:t>
      </w:r>
      <w:r w:rsidR="00D21FA0" w:rsidRPr="00F45DD5">
        <w:rPr>
          <w:rStyle w:val="FootnoteReference"/>
        </w:rPr>
        <w:footnoteReference w:id="2"/>
      </w:r>
      <w:r w:rsidR="001C6C5E">
        <w:rPr>
          <w:color w:val="000000" w:themeColor="text1"/>
        </w:rPr>
        <w:t xml:space="preserve"> </w:t>
      </w:r>
      <w:r w:rsidR="00AF1A2F" w:rsidRPr="00AF1A2F">
        <w:rPr>
          <w:color w:val="000000" w:themeColor="text1"/>
        </w:rPr>
        <w:t>The estimated rate</w:t>
      </w:r>
      <w:r w:rsidR="00AF1A2F">
        <w:rPr>
          <w:color w:val="000000" w:themeColor="text1"/>
        </w:rPr>
        <w:t xml:space="preserve"> </w:t>
      </w:r>
      <w:r w:rsidR="00AF1A2F" w:rsidRPr="00AF1A2F">
        <w:rPr>
          <w:color w:val="000000" w:themeColor="text1"/>
        </w:rPr>
        <w:t>ratios of the temperature anomaly based on daily means were robust to the addition of alternative</w:t>
      </w:r>
      <w:r w:rsidR="00AF1A2F">
        <w:rPr>
          <w:color w:val="000000" w:themeColor="text1"/>
        </w:rPr>
        <w:t xml:space="preserve"> </w:t>
      </w:r>
      <w:r w:rsidR="00AF1A2F" w:rsidRPr="00AF1A2F">
        <w:rPr>
          <w:color w:val="000000" w:themeColor="text1"/>
        </w:rPr>
        <w:t>measures of anomaly, whereas the coefficients of the additional measures were</w:t>
      </w:r>
      <w:r w:rsidR="00AF1A2F">
        <w:rPr>
          <w:color w:val="000000" w:themeColor="text1"/>
        </w:rPr>
        <w:t xml:space="preserve"> </w:t>
      </w:r>
      <w:r w:rsidR="00AF1A2F" w:rsidRPr="00AF1A2F">
        <w:rPr>
          <w:color w:val="000000" w:themeColor="text1"/>
        </w:rPr>
        <w:t>generally not statistically significant and with large credible intervals.</w:t>
      </w:r>
    </w:p>
    <w:p w14:paraId="2638A7FD" w14:textId="53BF6703" w:rsidR="00AB3AE1" w:rsidRDefault="00AB3AE1" w:rsidP="002C64F6">
      <w:pPr>
        <w:spacing w:line="480" w:lineRule="auto"/>
        <w:jc w:val="both"/>
        <w:outlineLvl w:val="0"/>
        <w:rPr>
          <w:color w:val="000000" w:themeColor="text1"/>
        </w:rPr>
      </w:pPr>
    </w:p>
    <w:p w14:paraId="7DB51269" w14:textId="68323D07" w:rsidR="002C64F6" w:rsidRDefault="00AB3AE1" w:rsidP="002C64F6">
      <w:pPr>
        <w:spacing w:line="480" w:lineRule="auto"/>
        <w:jc w:val="both"/>
        <w:outlineLvl w:val="0"/>
        <w:rPr>
          <w:color w:val="000000" w:themeColor="text1"/>
        </w:rPr>
      </w:pPr>
      <w:r>
        <w:rPr>
          <w:color w:val="000000" w:themeColor="text1"/>
        </w:rPr>
        <w:t xml:space="preserve">A second methodological innovation of our work is to leverage variation over both space and time, versus each alone, to infer the size of associations. </w:t>
      </w:r>
      <w:r w:rsidR="00B31339">
        <w:rPr>
          <w:color w:val="000000" w:themeColor="text1"/>
        </w:rPr>
        <w:t>This approach</w:t>
      </w:r>
      <w:r w:rsidR="00F4480E">
        <w:rPr>
          <w:color w:val="000000" w:themeColor="text1"/>
        </w:rPr>
        <w:t xml:space="preserve"> </w:t>
      </w:r>
      <w:r>
        <w:rPr>
          <w:color w:val="000000" w:themeColor="text1"/>
        </w:rPr>
        <w:t>has been used for years in studies of air pollution</w:t>
      </w:r>
      <w:r w:rsidR="00B64A11">
        <w:rPr>
          <w:color w:val="000000" w:themeColor="text1"/>
        </w:rPr>
        <w:fldChar w:fldCharType="begin" w:fldLock="1"/>
      </w:r>
      <w:r w:rsidR="00CB1747">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States","type":"article-journal"},"uris":["http://www.mendeley.com/documents/?uuid=45673868-f912-48d2-908f-d1578fe0abb8"]},{"id":"ITEM-2","itemData":{"DOI":"10.1097/EDE.0b013e3182770237","ISSN":"10443983","abstract":"Background: In recent years (2000-2007), ambient levels of fine particulate matter (PM2.5) have continued to decline as a result of interventions, but the decline has been at a slower rate than previous years (1980-2000). Whether these more recent and slower declines of PM2.5 levels continue to improve life expectancy and whether they benefit all populations equally is unknown. Methods: We assembled a data set for 545 U.S. counties consisting of yearly county-specific average PM2.5, yearly county-specific life expectancy, and several potentially confounding variables measuring socioeconomic status, smoking prevalence, and demographic characteristics for the years 2000 and 2007. We used regression models to estimate the association between reductions in PM2.5 and changes in life expectancy for the period from 2000 to 2007. Results: A decrease of 10 μg/m in the concentration of PM2.5 was associated with an increase in mean life expectancy of 0.35 years (SD = 0.16 years, P = 0.033). This association was stronger in more urban and densely populated counties. Conclusions: Reductions in PM2.5 were associated with improvements in life expectancy for the period from 2000 to 2007. Air pollution control in the last decade has continued to have a positive impact on public health. © 2012 by Lippincott William &amp; Wilkins.","author":[{"dropping-particle":"","family":"Correia","given":"Andrew W.","non-dropping-particle":"","parse-names":false,"suffix":""},{"dropping-particle":"","family":"Arden Pope","given":"C.","non-dropping-particle":"","parse-names":false,"suffix":""},{"dropping-particle":"","family":"Dockery","given":"Douglas W.","non-dropping-particle":"","parse-names":false,"suffix":""},{"dropping-particle":"","family":"Wang","given":"Yun","non-dropping-particle":"","parse-names":false,"suffix":""},{"dropping-particle":"","family":"Ezzati","given":"Majid","non-dropping-particle":"","parse-names":false,"suffix":""},{"dropping-particle":"","family":"Dominici","given":"Francesca","non-dropping-particle":"","parse-names":false,"suffix":""}],"container-title":"Epidemiology","id":"ITEM-2","issued":{"date-parts":[["2013"]]},"title":"Effect of air pollution control on life expectancy in the United States: an analysis of 545 U.S. counties for the period from 2000 to 2007","type":"article-journal"},"uris":["http://www.mendeley.com/documents/?uuid=5a841f79-de41-4928-bf30-c030f5d19498"]},{"id":"ITEM-3","itemData":{"author":[{"dropping-particle":"","family":"Bennett","given":"James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Medicine","id":"ITEM-3","issued":{"date-parts":[["2019"]]},"title":"National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B64A11">
        <w:rPr>
          <w:color w:val="000000" w:themeColor="text1"/>
        </w:rPr>
        <w:fldChar w:fldCharType="separate"/>
      </w:r>
      <w:r w:rsidR="00CB1747" w:rsidRPr="00CB1747">
        <w:rPr>
          <w:noProof/>
          <w:color w:val="000000" w:themeColor="text1"/>
          <w:vertAlign w:val="superscript"/>
        </w:rPr>
        <w:t>2–4</w:t>
      </w:r>
      <w:r w:rsidR="00B64A11">
        <w:rPr>
          <w:color w:val="000000" w:themeColor="text1"/>
        </w:rPr>
        <w:fldChar w:fldCharType="end"/>
      </w:r>
      <w:r w:rsidR="001C6C5E">
        <w:rPr>
          <w:color w:val="000000" w:themeColor="text1"/>
        </w:rPr>
        <w:t xml:space="preserve"> and cardiovascular risk factors</w:t>
      </w:r>
      <w:r w:rsidR="00E63FD6">
        <w:rPr>
          <w:color w:val="000000" w:themeColor="text1"/>
        </w:rPr>
        <w:fldChar w:fldCharType="begin" w:fldLock="1"/>
      </w:r>
      <w:r w:rsidR="00CB1747">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mendeley":{"formattedCitation":"&lt;sup&gt;5&lt;/sup&gt;","plainTextFormattedCitation":"5","previouslyFormattedCitation":"&lt;sup&gt;5&lt;/sup&gt;"},"properties":{"noteIndex":0},"schema":"https://github.com/citation-style-language/schema/raw/master/csl-citation.json"}</w:instrText>
      </w:r>
      <w:r w:rsidR="00E63FD6">
        <w:rPr>
          <w:color w:val="000000" w:themeColor="text1"/>
        </w:rPr>
        <w:fldChar w:fldCharType="separate"/>
      </w:r>
      <w:r w:rsidR="00CB1747" w:rsidRPr="00CB1747">
        <w:rPr>
          <w:noProof/>
          <w:color w:val="000000" w:themeColor="text1"/>
          <w:vertAlign w:val="superscript"/>
        </w:rPr>
        <w:t>5</w:t>
      </w:r>
      <w:r w:rsidR="00E63FD6">
        <w:rPr>
          <w:color w:val="000000" w:themeColor="text1"/>
        </w:rPr>
        <w:fldChar w:fldCharType="end"/>
      </w:r>
      <w:r w:rsidR="001C6C5E">
        <w:rPr>
          <w:color w:val="000000" w:themeColor="text1"/>
        </w:rPr>
        <w:t xml:space="preserve"> because spatiotemporal infe</w:t>
      </w:r>
      <w:r w:rsidR="00B31339">
        <w:rPr>
          <w:color w:val="000000" w:themeColor="text1"/>
        </w:rPr>
        <w:t>rence</w:t>
      </w:r>
      <w:r w:rsidR="00593246">
        <w:rPr>
          <w:color w:val="000000" w:themeColor="text1"/>
        </w:rPr>
        <w:t xml:space="preserve"> is</w:t>
      </w:r>
      <w:r w:rsidR="00B31339">
        <w:rPr>
          <w:color w:val="000000" w:themeColor="text1"/>
        </w:rPr>
        <w:t xml:space="preserve"> more efficient and robust</w:t>
      </w:r>
      <w:r w:rsidR="00651316">
        <w:rPr>
          <w:color w:val="000000" w:themeColor="text1"/>
        </w:rPr>
        <w:t xml:space="preserve"> than</w:t>
      </w:r>
      <w:r w:rsidR="001C6C5E">
        <w:rPr>
          <w:color w:val="000000" w:themeColor="text1"/>
        </w:rPr>
        <w:t xml:space="preserve"> </w:t>
      </w:r>
      <w:r w:rsidR="00D21FA0">
        <w:rPr>
          <w:color w:val="000000" w:themeColor="text1"/>
        </w:rPr>
        <w:t xml:space="preserve">using </w:t>
      </w:r>
      <w:r w:rsidR="001C6C5E">
        <w:rPr>
          <w:color w:val="000000" w:themeColor="text1"/>
        </w:rPr>
        <w:t xml:space="preserve">variation in either dimension alone. </w:t>
      </w:r>
      <w:r w:rsidR="00651316">
        <w:rPr>
          <w:color w:val="000000" w:themeColor="text1"/>
        </w:rPr>
        <w:t xml:space="preserve">Our work </w:t>
      </w:r>
      <w:r w:rsidR="00B31339">
        <w:rPr>
          <w:color w:val="000000" w:themeColor="text1"/>
        </w:rPr>
        <w:t>brings</w:t>
      </w:r>
      <w:r w:rsidR="00651316">
        <w:rPr>
          <w:color w:val="000000" w:themeColor="text1"/>
        </w:rPr>
        <w:t xml:space="preserve"> these advantages to understanding the health effects of temperature</w:t>
      </w:r>
      <w:r w:rsidR="00D21FA0">
        <w:rPr>
          <w:color w:val="000000" w:themeColor="text1"/>
        </w:rPr>
        <w:t>, and</w:t>
      </w:r>
      <w:r w:rsidR="00651316">
        <w:rPr>
          <w:color w:val="000000" w:themeColor="text1"/>
        </w:rPr>
        <w:t xml:space="preserve"> should motivate new directions in temperature-health research.</w:t>
      </w:r>
      <w:r w:rsidR="00E3795D">
        <w:rPr>
          <w:color w:val="000000" w:themeColor="text1"/>
        </w:rPr>
        <w:fldChar w:fldCharType="begin" w:fldLock="1"/>
      </w:r>
      <w:r w:rsidR="00CB1747">
        <w:rPr>
          <w:color w:val="000000" w:themeColor="text1"/>
        </w:rPr>
        <w:instrText>ADDIN CSL_CITATION {"citationItems":[{"id":"ITEM-1","itemData":{"DOI":"10.1038/s41591-019-0728-4","ISSN":"1546170X","author":[{"dropping-particle":"","family":"Ameratunga","given":"Shanthi","non-dropping-particle":"","parse-names":false,"suffix":""},{"dropping-particle":"","family":"Woodward","given":"Alistair","non-dropping-particle":"","parse-names":false,"suffix":""}],"container-title":"Nature Medicine","id":"ITEM-1","issue":"1","issued":{"date-parts":[["2020"]]},"page":"22-23","title":"Rising injuries in a hotter climate","type":"article-journal","volume":"26"},"uris":["http://www.mendeley.com/documents/?uuid=ba3f79e7-5ddb-45b2-9773-4bbc08a35c4a"]}],"mendeley":{"formattedCitation":"&lt;sup&gt;1&lt;/sup&gt;","plainTextFormattedCitation":"1","previouslyFormattedCitation":"&lt;sup&gt;1&lt;/sup&gt;"},"properties":{"noteIndex":0},"schema":"https://github.com/citation-style-language/schema/raw/master/csl-citation.json"}</w:instrText>
      </w:r>
      <w:r w:rsidR="00E3795D">
        <w:rPr>
          <w:color w:val="000000" w:themeColor="text1"/>
        </w:rPr>
        <w:fldChar w:fldCharType="separate"/>
      </w:r>
      <w:r w:rsidR="000A2AA4" w:rsidRPr="000A2AA4">
        <w:rPr>
          <w:noProof/>
          <w:color w:val="000000" w:themeColor="text1"/>
          <w:vertAlign w:val="superscript"/>
        </w:rPr>
        <w:t>1</w:t>
      </w:r>
      <w:r w:rsidR="00E3795D">
        <w:rPr>
          <w:color w:val="000000" w:themeColor="text1"/>
        </w:rPr>
        <w:fldChar w:fldCharType="end"/>
      </w:r>
    </w:p>
    <w:p w14:paraId="2FAE54C8" w14:textId="7C3DE99B" w:rsidR="00F4480E" w:rsidRDefault="00F4480E" w:rsidP="002C64F6">
      <w:pPr>
        <w:spacing w:line="480" w:lineRule="auto"/>
        <w:jc w:val="both"/>
        <w:outlineLvl w:val="0"/>
        <w:rPr>
          <w:color w:val="000000" w:themeColor="text1"/>
        </w:rPr>
      </w:pPr>
    </w:p>
    <w:p w14:paraId="6E37C86E" w14:textId="1CE4DDCB" w:rsidR="00F4480E" w:rsidRDefault="00F4480E" w:rsidP="002C64F6">
      <w:pPr>
        <w:spacing w:line="480" w:lineRule="auto"/>
        <w:jc w:val="both"/>
        <w:outlineLvl w:val="0"/>
        <w:rPr>
          <w:color w:val="000000" w:themeColor="text1"/>
        </w:rPr>
      </w:pPr>
      <w:r>
        <w:rPr>
          <w:color w:val="000000" w:themeColor="text1"/>
        </w:rPr>
        <w:t>Within this innovative and robust analytical approach, we used a (log-)linear association, consistent with other analyses of injuries</w:t>
      </w:r>
      <w:r w:rsidR="00CB1747">
        <w:rPr>
          <w:color w:val="000000" w:themeColor="text1"/>
        </w:rPr>
        <w:fldChar w:fldCharType="begin" w:fldLock="1"/>
      </w:r>
      <w:r w:rsidR="0081015A">
        <w:rPr>
          <w:color w:val="000000" w:themeColor="text1"/>
        </w:rPr>
        <w:instrText>ADDIN CSL_CITATION {"citationItems":[{"id":"ITEM-1","itemData":{"DOI":"10.1016/j.jth.2018.04.005","ISSN":"22141405","abstract":"Previous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Health","id":"ITEM-1","issued":{"date-parts":[["2018"]]},"title":"Reversal of the road death trend in the U.S. in 2015–2016: An examination of the climate and economic hypotheses","type":"article-journal"},"uris":["http://www.mendeley.com/documents/?uuid=8ad5ba28-1117-4ecd-a049-7909319349c5"]},{"id":"ITEM-2","itemData":{"DOI":"10.1038/s41558-018-0222-x","ISSN":"17586798","abstract":"Linkages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6,7&lt;/sup&gt;","plainTextFormattedCitation":"6,7","previouslyFormattedCitation":"&lt;sup&gt;6,7&lt;/sup&gt;"},"properties":{"noteIndex":0},"schema":"https://github.com/citation-style-language/schema/raw/master/csl-citation.json"}</w:instrText>
      </w:r>
      <w:r w:rsidR="00CB1747">
        <w:rPr>
          <w:color w:val="000000" w:themeColor="text1"/>
        </w:rPr>
        <w:fldChar w:fldCharType="separate"/>
      </w:r>
      <w:r w:rsidR="00CB1747" w:rsidRPr="00CB1747">
        <w:rPr>
          <w:noProof/>
          <w:color w:val="000000" w:themeColor="text1"/>
          <w:vertAlign w:val="superscript"/>
        </w:rPr>
        <w:t>6,7</w:t>
      </w:r>
      <w:r w:rsidR="00CB1747">
        <w:rPr>
          <w:color w:val="000000" w:themeColor="text1"/>
        </w:rPr>
        <w:fldChar w:fldCharType="end"/>
      </w:r>
      <w:r w:rsidR="00CB1747">
        <w:rPr>
          <w:color w:val="000000" w:themeColor="text1"/>
        </w:rPr>
        <w:t>.</w:t>
      </w:r>
      <w:r w:rsidR="00824D31">
        <w:rPr>
          <w:color w:val="000000" w:themeColor="text1"/>
        </w:rPr>
        <w:t xml:space="preserve"> </w:t>
      </w:r>
      <w:r w:rsidR="00535113">
        <w:rPr>
          <w:color w:val="000000" w:themeColor="text1"/>
        </w:rPr>
        <w:t>This choice is supported by a recent study that found a linear association over much</w:t>
      </w:r>
      <w:r w:rsidR="009D018E">
        <w:rPr>
          <w:color w:val="000000" w:themeColor="text1"/>
        </w:rPr>
        <w:t xml:space="preserve"> of the absolute temperature scale</w:t>
      </w:r>
      <w:r w:rsidR="00824D31">
        <w:rPr>
          <w:color w:val="000000" w:themeColor="text1"/>
        </w:rPr>
        <w:t>.</w:t>
      </w:r>
      <w:r w:rsidR="00033490">
        <w:rPr>
          <w:color w:val="000000" w:themeColor="text1"/>
        </w:rPr>
        <w:fldChar w:fldCharType="begin" w:fldLock="1"/>
      </w:r>
      <w:r w:rsidR="00CB1747">
        <w:rPr>
          <w:color w:val="000000" w:themeColor="text1"/>
        </w:rPr>
        <w:instrText>ADDIN CSL_CITATION {"citationItems":[{"id":"ITEM-1","itemData":{"DOI":"10.1289/EHP4898","ISSN":"15529924","abstract":"BACKGROUND: Previous literature suggests that higher ambient temperature may play a role in increasing the risk of suicide. However, no multi-country study has explored the shape of the association and the role of moderate and extreme heat across different locations. OBJECTIVES: We examined the short-term temperature-suicide relationship using daily time-series data collected for 341 locations in 12 countries for periods ranging from 4 to 40 y. METHODS: We conducted a two-stage meta-analysis. First, we performed location-specific time-stratified case-crossover analyses to examine the temperature-suicide association for each location. Then, we used a multivariate meta-regression to combine the location-specific lag-cumulative nonlinear associations across all locations and by country. RESULTS: A total of 1,320,148 suicides were included in this study. Higher ambient temperature was associated with an increased risk of suicide in general, and we observed a nonlinear association (inverted J-shaped curve) with the highest risk at 27°C. The relative risk (RR) for the highest risk was 1.33 (95% CI: 1.30, 1.36) compared with the risk at the first percentile. Country-specific results showed that the nonlinear associations were more obvious in northeast Asia (Japan, South Korea, and Taiwan). The temperature with the highest risk of suicide ranged from the 87th to 88th percentiles in the northeast Asian countries, whereas this value was the 99th percentile in Western countries (Canada, Spain, Switzerland, the UK, and the United States) and South Africa, where nearly linear associations were estimated. The country-specific RRs ranged from 1.31 (95% CI: 1.19, 1.44) in the United States to 1.65 (95% CI: 1.40, 1.93) in Taiwan, excluding countries where the results were substantially uncertain. DISCUSSION: Our findings showed that the risk of suicide increased with increasing ambient temperature in many countries, but to varying extents and not necessarily linearly. This temperature-suicide association should be interpreted cautiously, and further evidence of the relationship and modifying factors is needed. https://doi.org/10.1289/EHP4898.","author":[{"dropping-particle":"","family":"Kim","given":"Yoonhee","non-dropping-particle":"","parse-names":false,"suffix":""},{"dropping-particle":"","family":"Kim","given":"Ho","non-dropping-particle":"","parse-names":false,"suffix":""},{"dropping-particle":"","family":"Gasparrini","given":"Antonio","non-dropping-particle":"","parse-names":false,"suffix":""},{"dropping-particle":"","family":"Armstrong","given":"Ben","non-dropping-particle":"","parse-names":false,"suffix":""},{"dropping-particle":"","family":"Honda","given":"Yasushi","non-dropping-particle":"","parse-names":false,"suffix":""},{"dropping-particle":"","family":"Chung","given":"Yeonseung","non-dropping-particle":"","parse-names":false,"suffix":""},{"dropping-particle":"","family":"Ng","given":"Chris Fook Sheng","non-dropping-particle":"","parse-names":false,"suffix":""},{"dropping-particle":"","family":"Tobias","given":"Aurelio","non-dropping-particle":"","parse-names":false,"suffix":""},{"dropping-particle":"","family":"Íñiguez","given":"Carmen","non-dropping-particle":"","parse-names":false,"suffix":""},{"dropping-particle":"","family":"Lavigne","given":"Eric","non-dropping-particle":"","parse-names":false,"suffix":""},{"dropping-particle":"","family":"Sera","given":"Francesco","non-dropping-particle":"","parse-names":false,"suffix":""},{"dropping-particle":"","family":"Vicedo-Cabrera","given":"Ana M.","non-dropping-particle":"","parse-names":false,"suffix":""},{"dropping-particle":"","family":"Ragettli","given":"Martina S.","non-dropping-particle":"","parse-names":false,"suffix":""},{"dropping-particle":"","family":"Scovronick","given":"Noah","non-dropping-particle":"","parse-names":false,"suffix":""},{"dropping-particle":"","family":"Acquaotta","given":"Fiorella","non-dropping-particle":"","parse-names":false,"suffix":""},{"dropping-particle":"","family":"Chen","given":"Bing Yu","non-dropping-particle":"","parse-names":false,"suffix":""},{"dropping-particle":"","family":"Guo","given":"Yue Liang Leon","non-dropping-particle":"","parse-names":false,"suffix":""},{"dropping-particle":"","family":"Seposo","given":"Xerxes","non-dropping-particle":"","parse-names":false,"suffix":""},{"dropping-particle":"","family":"Dang","given":"Tran Ngoc","non-dropping-particle":"","parse-names":false,"suffix":""},{"dropping-particle":"","family":"Sousa Zanotti Stagliorio Coelho","given":"Micheline","non-dropping-particle":"de","parse-names":false,"suffix":""},{"dropping-particle":"","family":"Saldiva","given":"Paulo Hilario Nascimento","non-dropping-particle":"","parse-names":false,"suffix":""},{"dropping-particle":"","family":"Kosheleva","given":"Anna","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L.","non-dropping-particle":"","parse-names":false,"suffix":""},{"dropping-particle":"","family":"Hashizume","given":"Masahiro","non-dropping-particle":"","parse-names":false,"suffix":""}],"container-title":"Environmental health perspectives","id":"ITEM-1","issue":"11","issued":{"date-parts":[["2019"]]},"page":"117007","title":"Suicide and Ambient Temperature: A Multi-Country Multi-City Study","type":"article-journal","volume":"127"},"uris":["http://www.mendeley.com/documents/?uuid=7626f1e9-7a39-4d3f-a3d5-8cff695f7ca6"]}],"mendeley":{"formattedCitation":"&lt;sup&gt;8&lt;/sup&gt;","plainTextFormattedCitation":"8","previouslyFormattedCitation":"&lt;sup&gt;8&lt;/sup&gt;"},"properties":{"noteIndex":0},"schema":"https://github.com/citation-style-language/schema/raw/master/csl-citation.json"}</w:instrText>
      </w:r>
      <w:r w:rsidR="00033490">
        <w:rPr>
          <w:color w:val="000000" w:themeColor="text1"/>
        </w:rPr>
        <w:fldChar w:fldCharType="separate"/>
      </w:r>
      <w:r w:rsidR="00CB1747" w:rsidRPr="00CB1747">
        <w:rPr>
          <w:noProof/>
          <w:color w:val="000000" w:themeColor="text1"/>
          <w:vertAlign w:val="superscript"/>
        </w:rPr>
        <w:t>8</w:t>
      </w:r>
      <w:r w:rsidR="00033490">
        <w:rPr>
          <w:color w:val="000000" w:themeColor="text1"/>
        </w:rPr>
        <w:fldChar w:fldCharType="end"/>
      </w:r>
      <w:r>
        <w:rPr>
          <w:color w:val="000000" w:themeColor="text1"/>
        </w:rPr>
        <w:t xml:space="preserve"> </w:t>
      </w:r>
      <w:r w:rsidR="00535113">
        <w:rPr>
          <w:color w:val="000000" w:themeColor="text1"/>
        </w:rPr>
        <w:t>Further,</w:t>
      </w:r>
      <w:r w:rsidR="00E56B02">
        <w:rPr>
          <w:color w:val="000000" w:themeColor="text1"/>
        </w:rPr>
        <w:t xml:space="preserve"> the anomaly </w:t>
      </w:r>
      <w:r w:rsidR="00E56B02">
        <w:rPr>
          <w:color w:val="000000" w:themeColor="text1"/>
        </w:rPr>
        <w:lastRenderedPageBreak/>
        <w:t>metric used in our paper has a much smaller</w:t>
      </w:r>
      <w:r w:rsidR="00B066C6">
        <w:rPr>
          <w:color w:val="000000" w:themeColor="text1"/>
        </w:rPr>
        <w:t xml:space="preserve"> </w:t>
      </w:r>
      <w:r w:rsidR="00B50B22">
        <w:rPr>
          <w:color w:val="000000" w:themeColor="text1"/>
        </w:rPr>
        <w:t>size</w:t>
      </w:r>
      <w:r w:rsidR="001A7E5E">
        <w:rPr>
          <w:color w:val="000000" w:themeColor="text1"/>
        </w:rPr>
        <w:t xml:space="preserve"> range</w:t>
      </w:r>
      <w:r w:rsidR="00E56B02">
        <w:rPr>
          <w:color w:val="000000" w:themeColor="text1"/>
        </w:rPr>
        <w:t xml:space="preserve"> (</w:t>
      </w:r>
      <w:r w:rsidR="00985C4D">
        <w:rPr>
          <w:color w:val="000000" w:themeColor="text1"/>
        </w:rPr>
        <w:t>&lt;8</w:t>
      </w:r>
      <w:r w:rsidR="000C240E">
        <w:rPr>
          <w:color w:val="000000" w:themeColor="text1"/>
        </w:rPr>
        <w:t xml:space="preserve">°C </w:t>
      </w:r>
      <w:r w:rsidR="00985C4D">
        <w:rPr>
          <w:color w:val="000000" w:themeColor="text1"/>
        </w:rPr>
        <w:t>across all states and months in</w:t>
      </w:r>
      <w:r w:rsidR="00E56B02">
        <w:rPr>
          <w:color w:val="000000" w:themeColor="text1"/>
        </w:rPr>
        <w:t xml:space="preserve"> our data) than </w:t>
      </w:r>
      <w:r w:rsidR="00F01F2C">
        <w:rPr>
          <w:color w:val="000000" w:themeColor="text1"/>
        </w:rPr>
        <w:t>the range of absolute temperatures</w:t>
      </w:r>
      <w:r w:rsidR="00E56B02">
        <w:rPr>
          <w:color w:val="000000" w:themeColor="text1"/>
        </w:rPr>
        <w:t xml:space="preserve"> (</w:t>
      </w:r>
      <w:r w:rsidR="00985C4D">
        <w:rPr>
          <w:color w:val="000000" w:themeColor="text1"/>
        </w:rPr>
        <w:t>&gt;4</w:t>
      </w:r>
      <w:r w:rsidR="00E143AE">
        <w:rPr>
          <w:color w:val="000000" w:themeColor="text1"/>
        </w:rPr>
        <w:t>0</w:t>
      </w:r>
      <w:r w:rsidR="00EE3A9D">
        <w:rPr>
          <w:color w:val="000000" w:themeColor="text1"/>
        </w:rPr>
        <w:t xml:space="preserve">°C </w:t>
      </w:r>
      <w:r w:rsidR="00E56B02">
        <w:rPr>
          <w:color w:val="000000" w:themeColor="text1"/>
        </w:rPr>
        <w:t xml:space="preserve">in our data). </w:t>
      </w:r>
      <w:r w:rsidR="00FD4477">
        <w:rPr>
          <w:color w:val="000000" w:themeColor="text1"/>
        </w:rPr>
        <w:t>Finally</w:t>
      </w:r>
      <w:r w:rsidR="00E56B02">
        <w:rPr>
          <w:color w:val="000000" w:themeColor="text1"/>
        </w:rPr>
        <w:t xml:space="preserve">, having month-specific coefficients </w:t>
      </w:r>
      <w:r w:rsidR="00133139">
        <w:rPr>
          <w:color w:val="000000" w:themeColor="text1"/>
        </w:rPr>
        <w:t xml:space="preserve">gives our </w:t>
      </w:r>
      <w:r w:rsidR="00E56B02">
        <w:rPr>
          <w:color w:val="000000" w:themeColor="text1"/>
        </w:rPr>
        <w:t xml:space="preserve">model the flexibility to infer different effect sizes in cold and warm </w:t>
      </w:r>
      <w:r w:rsidR="00F96A3B">
        <w:rPr>
          <w:color w:val="000000" w:themeColor="text1"/>
        </w:rPr>
        <w:t>months</w:t>
      </w:r>
      <w:r w:rsidR="00E56B02">
        <w:rPr>
          <w:color w:val="000000" w:themeColor="text1"/>
        </w:rPr>
        <w:t xml:space="preserve"> and for different age groups). This can be seen in the comparison of effect sizes across months and age groups in Figure 4 of our paper.</w:t>
      </w:r>
      <w:r w:rsidR="005B72CC" w:rsidRPr="00997A0C">
        <w:rPr>
          <w:rStyle w:val="FootnoteReference"/>
        </w:rPr>
        <w:footnoteReference w:id="3"/>
      </w:r>
      <w:r w:rsidR="00E56B02">
        <w:rPr>
          <w:color w:val="000000" w:themeColor="text1"/>
        </w:rPr>
        <w:t xml:space="preserve"> </w:t>
      </w:r>
    </w:p>
    <w:p w14:paraId="571864CC" w14:textId="41B9DBE8" w:rsidR="00E56B02" w:rsidRDefault="00E56B02" w:rsidP="002C64F6">
      <w:pPr>
        <w:spacing w:line="480" w:lineRule="auto"/>
        <w:jc w:val="both"/>
        <w:outlineLvl w:val="0"/>
        <w:rPr>
          <w:color w:val="000000" w:themeColor="text1"/>
        </w:rPr>
      </w:pPr>
    </w:p>
    <w:p w14:paraId="1B709C1C" w14:textId="20198327" w:rsidR="00D67FE8" w:rsidRPr="00D67FE8" w:rsidRDefault="00E56B02" w:rsidP="00FD4477">
      <w:pPr>
        <w:spacing w:line="480" w:lineRule="auto"/>
        <w:jc w:val="both"/>
        <w:outlineLvl w:val="0"/>
        <w:rPr>
          <w:color w:val="000000" w:themeColor="text1"/>
        </w:rPr>
      </w:pPr>
      <w:r>
        <w:rPr>
          <w:color w:val="000000" w:themeColor="text1"/>
        </w:rPr>
        <w:t>O</w:t>
      </w:r>
      <w:r w:rsidRPr="00E56B02">
        <w:rPr>
          <w:color w:val="000000" w:themeColor="text1"/>
        </w:rPr>
        <w:t>ur statistical model</w:t>
      </w:r>
      <w:r w:rsidR="00CB1E0D">
        <w:rPr>
          <w:color w:val="000000" w:themeColor="text1"/>
        </w:rPr>
        <w:t>,</w:t>
      </w:r>
      <w:r w:rsidRPr="00E56B02">
        <w:rPr>
          <w:color w:val="000000" w:themeColor="text1"/>
        </w:rPr>
        <w:t xml:space="preserve"> by design adjusts for factors related to month, state an</w:t>
      </w:r>
      <w:r>
        <w:rPr>
          <w:color w:val="000000" w:themeColor="text1"/>
        </w:rPr>
        <w:t>d state-month</w:t>
      </w:r>
      <w:r w:rsidRPr="00E56B02">
        <w:rPr>
          <w:color w:val="000000" w:themeColor="text1"/>
        </w:rPr>
        <w:t xml:space="preserve">. </w:t>
      </w:r>
      <w:r>
        <w:rPr>
          <w:color w:val="000000" w:themeColor="text1"/>
        </w:rPr>
        <w:t xml:space="preserve">This means that </w:t>
      </w:r>
      <w:r w:rsidR="00804C6C">
        <w:rPr>
          <w:color w:val="000000" w:themeColor="text1"/>
        </w:rPr>
        <w:t xml:space="preserve">factors such as day- and night-time duration are fully adjusted for, as are other environmental, social, and meteorological factors that are specific to place and month. </w:t>
      </w:r>
      <w:r w:rsidR="00655141">
        <w:rPr>
          <w:color w:val="000000" w:themeColor="text1"/>
        </w:rPr>
        <w:t>As for other meteorological factors,</w:t>
      </w:r>
      <w:r w:rsidR="00D67FE8">
        <w:rPr>
          <w:color w:val="000000" w:themeColor="text1"/>
        </w:rPr>
        <w:t xml:space="preserve"> </w:t>
      </w:r>
      <w:r w:rsidR="00655141">
        <w:rPr>
          <w:color w:val="000000" w:themeColor="text1"/>
        </w:rPr>
        <w:t xml:space="preserve">anomalous </w:t>
      </w:r>
      <w:r w:rsidR="008E56D0">
        <w:rPr>
          <w:color w:val="000000" w:themeColor="text1"/>
        </w:rPr>
        <w:t xml:space="preserve">temperature </w:t>
      </w:r>
      <w:r w:rsidR="00655141">
        <w:rPr>
          <w:color w:val="000000" w:themeColor="text1"/>
        </w:rPr>
        <w:t xml:space="preserve">in </w:t>
      </w:r>
      <w:r w:rsidR="008E56D0">
        <w:rPr>
          <w:color w:val="000000" w:themeColor="text1"/>
        </w:rPr>
        <w:t xml:space="preserve">the United States is not </w:t>
      </w:r>
      <w:r w:rsidR="00C71B44">
        <w:rPr>
          <w:color w:val="000000" w:themeColor="text1"/>
        </w:rPr>
        <w:t>significantly correlated with anomalous cloud cover</w:t>
      </w:r>
      <w:r w:rsidR="00FD4477">
        <w:rPr>
          <w:color w:val="000000" w:themeColor="text1"/>
        </w:rPr>
        <w:t>, nor with precipitation.</w:t>
      </w:r>
      <w:r w:rsidR="002C5F6A">
        <w:rPr>
          <w:color w:val="000000" w:themeColor="text1"/>
        </w:rPr>
        <w:fldChar w:fldCharType="begin" w:fldLock="1"/>
      </w:r>
      <w:r w:rsidR="00CB1747">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9&lt;/sup&gt;","plainTextFormattedCitation":"9","previouslyFormattedCitation":"&lt;sup&gt;9&lt;/sup&gt;"},"properties":{"noteIndex":0},"schema":"https://github.com/citation-style-language/schema/raw/master/csl-citation.json"}</w:instrText>
      </w:r>
      <w:r w:rsidR="002C5F6A">
        <w:rPr>
          <w:color w:val="000000" w:themeColor="text1"/>
        </w:rPr>
        <w:fldChar w:fldCharType="separate"/>
      </w:r>
      <w:r w:rsidR="00CB1747" w:rsidRPr="00CB1747">
        <w:rPr>
          <w:noProof/>
          <w:color w:val="000000" w:themeColor="text1"/>
          <w:vertAlign w:val="superscript"/>
        </w:rPr>
        <w:t>9</w:t>
      </w:r>
      <w:r w:rsidR="002C5F6A">
        <w:rPr>
          <w:color w:val="000000" w:themeColor="text1"/>
        </w:rPr>
        <w:fldChar w:fldCharType="end"/>
      </w:r>
      <w:r w:rsidR="00964154">
        <w:rPr>
          <w:color w:val="000000" w:themeColor="text1"/>
        </w:rPr>
        <w:t xml:space="preserve"> Further</w:t>
      </w:r>
      <w:r w:rsidR="002F5367">
        <w:rPr>
          <w:color w:val="000000" w:themeColor="text1"/>
        </w:rPr>
        <w:t xml:space="preserve"> the association between temperature and transport injury </w:t>
      </w:r>
      <w:r w:rsidR="005B72CC">
        <w:rPr>
          <w:color w:val="000000" w:themeColor="text1"/>
        </w:rPr>
        <w:t>is</w:t>
      </w:r>
      <w:r w:rsidR="002F5367">
        <w:rPr>
          <w:color w:val="000000" w:themeColor="text1"/>
        </w:rPr>
        <w:t xml:space="preserve"> robust to adjustment for precipitation.</w:t>
      </w:r>
      <w:r w:rsidR="00C76841">
        <w:rPr>
          <w:color w:val="000000" w:themeColor="text1"/>
        </w:rPr>
        <w:fldChar w:fldCharType="begin" w:fldLock="1"/>
      </w:r>
      <w:r w:rsidR="00CB1747">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9&lt;/sup&gt;","plainTextFormattedCitation":"9","previouslyFormattedCitation":"&lt;sup&gt;9&lt;/sup&gt;"},"properties":{"noteIndex":0},"schema":"https://github.com/citation-style-language/schema/raw/master/csl-citation.json"}</w:instrText>
      </w:r>
      <w:r w:rsidR="00C76841">
        <w:rPr>
          <w:color w:val="000000" w:themeColor="text1"/>
        </w:rPr>
        <w:fldChar w:fldCharType="separate"/>
      </w:r>
      <w:r w:rsidR="00CB1747" w:rsidRPr="00CB1747">
        <w:rPr>
          <w:noProof/>
          <w:color w:val="000000" w:themeColor="text1"/>
          <w:vertAlign w:val="superscript"/>
        </w:rPr>
        <w:t>9</w:t>
      </w:r>
      <w:r w:rsidR="00C76841">
        <w:rPr>
          <w:color w:val="000000" w:themeColor="text1"/>
        </w:rPr>
        <w:fldChar w:fldCharType="end"/>
      </w:r>
      <w:r w:rsidR="003105A5">
        <w:rPr>
          <w:color w:val="000000" w:themeColor="text1"/>
        </w:rPr>
        <w:t xml:space="preserve"> </w:t>
      </w:r>
      <w:r w:rsidR="00FD4477">
        <w:rPr>
          <w:color w:val="000000" w:themeColor="text1"/>
        </w:rPr>
        <w:t>Therefore, the most plausible explanation for our findings is a causal effect from anomalous temperature.</w:t>
      </w:r>
    </w:p>
    <w:p w14:paraId="115A7221" w14:textId="77777777" w:rsidR="00FD4477" w:rsidRPr="00E56B02" w:rsidRDefault="00FD4477" w:rsidP="00E56B02">
      <w:pPr>
        <w:spacing w:line="480" w:lineRule="auto"/>
        <w:rPr>
          <w:color w:val="000000" w:themeColor="text1"/>
        </w:rPr>
      </w:pPr>
    </w:p>
    <w:p w14:paraId="248EF5DD" w14:textId="1C191756" w:rsidR="00B201BD" w:rsidRDefault="009F50A8" w:rsidP="00613BCB">
      <w:pPr>
        <w:spacing w:line="480" w:lineRule="auto"/>
        <w:jc w:val="both"/>
        <w:outlineLvl w:val="0"/>
        <w:rPr>
          <w:color w:val="000000" w:themeColor="text1"/>
        </w:rPr>
      </w:pPr>
      <w:r>
        <w:rPr>
          <w:color w:val="000000" w:themeColor="text1"/>
        </w:rPr>
        <w:t xml:space="preserve">To </w:t>
      </w:r>
      <w:r w:rsidR="00536088">
        <w:rPr>
          <w:color w:val="000000" w:themeColor="text1"/>
        </w:rPr>
        <w:t>illustrate the public health significance of the findings</w:t>
      </w:r>
      <w:r>
        <w:rPr>
          <w:color w:val="000000" w:themeColor="text1"/>
        </w:rPr>
        <w:t>, we applied our estimated rate ratios to a fixed temperature anomaly (1.5 and 2 degrees) and 2016 age-</w:t>
      </w:r>
      <w:r w:rsidR="00133139">
        <w:rPr>
          <w:color w:val="000000" w:themeColor="text1"/>
        </w:rPr>
        <w:t xml:space="preserve"> and sex-</w:t>
      </w:r>
      <w:r>
        <w:rPr>
          <w:color w:val="000000" w:themeColor="text1"/>
        </w:rPr>
        <w:t>specific death rates</w:t>
      </w:r>
      <w:r w:rsidR="00536088">
        <w:rPr>
          <w:color w:val="000000" w:themeColor="text1"/>
        </w:rPr>
        <w:t>,</w:t>
      </w:r>
      <w:r w:rsidR="00346ACE">
        <w:rPr>
          <w:color w:val="000000" w:themeColor="text1"/>
        </w:rPr>
        <w:t xml:space="preserve"> carefully reported as an “</w:t>
      </w:r>
      <w:r w:rsidR="00346ACE" w:rsidRPr="00346ACE">
        <w:rPr>
          <w:color w:val="000000" w:themeColor="text1"/>
        </w:rPr>
        <w:t>anomalously warm year</w:t>
      </w:r>
      <w:r w:rsidR="00346ACE">
        <w:rPr>
          <w:color w:val="000000" w:themeColor="text1"/>
        </w:rPr>
        <w:t>”.</w:t>
      </w:r>
      <w:r>
        <w:rPr>
          <w:color w:val="000000" w:themeColor="text1"/>
        </w:rPr>
        <w:t xml:space="preserve"> </w:t>
      </w:r>
      <w:r w:rsidR="009437BD">
        <w:rPr>
          <w:color w:val="000000" w:themeColor="text1"/>
        </w:rPr>
        <w:t xml:space="preserve">This is </w:t>
      </w:r>
      <w:r w:rsidR="00B201BD">
        <w:rPr>
          <w:color w:val="000000" w:themeColor="text1"/>
        </w:rPr>
        <w:t xml:space="preserve">similar </w:t>
      </w:r>
      <w:r w:rsidR="00536088">
        <w:rPr>
          <w:color w:val="000000" w:themeColor="text1"/>
        </w:rPr>
        <w:t xml:space="preserve">to </w:t>
      </w:r>
      <w:r w:rsidR="00B201BD">
        <w:rPr>
          <w:color w:val="000000" w:themeColor="text1"/>
        </w:rPr>
        <w:t>analyses for</w:t>
      </w:r>
      <w:r>
        <w:rPr>
          <w:color w:val="000000" w:themeColor="text1"/>
        </w:rPr>
        <w:t xml:space="preserve"> air pollution</w:t>
      </w:r>
      <w:r w:rsidR="00E52CA0">
        <w:rPr>
          <w:color w:val="000000" w:themeColor="text1"/>
        </w:rPr>
        <w:fldChar w:fldCharType="begin" w:fldLock="1"/>
      </w:r>
      <w:r w:rsidR="00CB1747">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4,10&lt;/sup&gt;","plainTextFormattedCitation":"4,10","previouslyFormattedCitation":"&lt;sup&gt;4,10&lt;/sup&gt;"},"properties":{"noteIndex":0},"schema":"https://github.com/citation-style-language/schema/raw/master/csl-citation.json"}</w:instrText>
      </w:r>
      <w:r w:rsidR="00E52CA0">
        <w:rPr>
          <w:color w:val="000000" w:themeColor="text1"/>
        </w:rPr>
        <w:fldChar w:fldCharType="separate"/>
      </w:r>
      <w:r w:rsidR="00CB1747" w:rsidRPr="00CB1747">
        <w:rPr>
          <w:noProof/>
          <w:color w:val="000000" w:themeColor="text1"/>
          <w:vertAlign w:val="superscript"/>
        </w:rPr>
        <w:t>4,10</w:t>
      </w:r>
      <w:r w:rsidR="00E52CA0">
        <w:rPr>
          <w:color w:val="000000" w:themeColor="text1"/>
        </w:rPr>
        <w:fldChar w:fldCharType="end"/>
      </w:r>
      <w:r>
        <w:rPr>
          <w:color w:val="000000" w:themeColor="text1"/>
        </w:rPr>
        <w:t xml:space="preserve"> and for virtually every other risk factor</w:t>
      </w:r>
      <w:r w:rsidR="002D2C6E">
        <w:rPr>
          <w:color w:val="000000" w:themeColor="text1"/>
        </w:rPr>
        <w:fldChar w:fldCharType="begin" w:fldLock="1"/>
      </w:r>
      <w:r w:rsidR="00CB1747">
        <w:rPr>
          <w:color w:val="000000" w:themeColor="text1"/>
        </w:rPr>
        <w:instrText>ADDIN CSL_CITATION {"citationItems":[{"id":"ITEM-1","itemData":{"DOI":"10.1016/S0140-6736(12)61766-8","ISSN":"1474547X","PMID":"23245609","abstract":"Background Quantification of the disease burden caused by different risks informs prevention by providing an account of health loss different to that provided by a disease-by-disease analysis. No complete revision of global disease burden caused by risk factors has been done since a comparative risk assessment in 2000, and no previous analysis has assessed changes in burden attributable to risk factors over time. Methods We estimated deaths and disability-adjusted life years; DALYs; sum of years lived with disability [YLD] and years of life lost [YLL]) attributable to the independent effects of 67 risk factors and clusters of risk factors for 21 regions in 1990 and 2010. We estimated exposure distributions for each year, region, sex, and age group, and relative risks per unit of exposure by systematically reviewing and synthesising published and unpublished data. We used these estimates, together with estimates of cause-specific deaths and DALYs from the Global Burden of Disease Study 2010, to calculate the burden attributable to each risk factor exposure compared with the theoretical-minimum-risk exposure. We incorporated uncertainty in disease burden, relative risks, and exposures into our estimates of attributable burden. Findings In 2010, the three leading risk factors for global disease burden were high blood pressure (7 0% [95% uncertainty interval 6 2-7 7] of global DALYs); tobacco smoking including second-hand smoke (6 3% [5 5-7 0]), and alcohol use (5 5% [5 0-5 9]). In 1990, the leading risks were childhood underweight (7 9% [6 8-9 4]), household air pollution from solid fuels; (HAP; 7 0% [5 6-8 3]), and tobacco smoking including second-hand smoke (6 1% [5 4-6 8]). Dietary risk factors and physical inactivity collectively accounted for 10 0% (95% UI 9 2-10 8) of global DALYs in 2010, with the most prominent dietary risks being diets low in fruits and those high in sodium. Several risks that primarily affect childhood communicable diseases, including unimproved water and sanitation and childhood micronutrient deficiencies, fell in rank between 1990 and 2010, with unimproved water ' and sanitation accounting for 0 9% (0 4-1 6) of global DALYs in 2010. However, in most of sub-Saharan Africa childhood underweight, HAP, and non-exclusive and discontinued breastfeeding were the leading risks in 2010, while HAP was the leading risk in south Asia. The leading risk factor in Eastern Europe, most of Latin America, and southern sub-Saharan Africa in 2010 …","author":[{"dropping-particle":"","family":"Lim","given":"Stephen S.","non-dropping-particle":"","parse-names":false,"suffix":""},{"dropping-particle":"","family":"Vos","given":"Theo","non-dropping-particle":"","parse-names":false,"suffix":""},{"dropping-particle":"","family":"Flaxman","given":"Abraham D.","non-dropping-particle":"","parse-names":false,"suffix":""},{"dropping-particle":"","family":"Danaei","given":"Goodarz","non-dropping-particle":"","parse-names":false,"suffix":""},{"dropping-particle":"","family":"Shibuya","given":"Kenji","non-dropping-particle":"","parse-names":false,"suffix":""},{"dropping-particle":"","family":"Adair-Rohani","given":"Heather","non-dropping-particle":"","parse-names":false,"suffix":""},{"dropping-particle":"","family":"Amann","given":"Markus","non-dropping-particle":"","parse-names":false,"suffix":""},{"dropping-particle":"","family":"Anderson","given":"H. Ross","non-dropping-particle":"","parse-names":false,"suffix":""},{"dropping-particle":"","family":"Andrews","given":"Kathryn G.","non-dropping-particle":"","parse-names":false,"suffix":""},{"dropping-particle":"","family":"Aryee","given":"Martin","non-dropping-particle":"","parse-names":false,"suffix":""},{"dropping-particle":"","family":"Atkinson","given":"Charles","non-dropping-particle":"","parse-names":false,"suffix":""},{"dropping-particle":"","family":"Bacchus","given":"Loraine J.","non-dropping-particle":"","parse-names":false,"suffix":""},{"dropping-particle":"","family":"Bahalim","given":"Adil N.","non-dropping-particle":"","parse-names":false,"suffix":""},{"dropping-particle":"","family":"Balakrishnan","given":"Kalpana","non-dropping-particle":"","parse-names":false,"suffix":""},{"dropping-particle":"","family":"Balmes","given":"John","non-dropping-particle":"","parse-names":false,"suffix":""},{"dropping-particle":"","family":"Barker-Collo","given":"Suzanne","non-dropping-particle":"","parse-names":false,"suffix":""},{"dropping-particle":"","family":"Baxter","given":"Amanda","non-dropping-particle":"","parse-names":false,"suffix":""},{"dropping-particle":"","family":"Bell","given":"Michelle L.","non-dropping-particle":"","parse-names":false,"suffix":""},{"dropping-particle":"","family":"Blore","given":"Jed D.","non-dropping-particle":"","parse-names":false,"suffix":""},{"dropping-particle":"","family":"Blyth","given":"Fiona","non-dropping-particle":"","parse-names":false,"suffix":""},{"dropping-particle":"","family":"Bonner","given":"Carissa","non-dropping-particle":"","parse-names":false,"suffix":""},{"dropping-particle":"","family":"Borges","given":"Guilherme","non-dropping-particle":"","parse-names":false,"suffix":""},{"dropping-particle":"","family":"Bourne","given":"Rupert","non-dropping-particle":"","parse-names":false,"suffix":""},{"dropping-particle":"","family":"Boussinesq","given":"Michel","non-dropping-particle":"","parse-names":false,"suffix":""},{"dropping-particle":"","family":"Brauer","given":"Michael","non-dropping-particle":"","parse-names":false,"suffix":""},{"dropping-particle":"","family":"Brooks","given":"Peter","non-dropping-particle":"","parse-names":false,"suffix":""},{"dropping-particle":"","family":"Bruce","given":"Nigel G.","non-dropping-particle":"","parse-names":false,"suffix":""},{"dropping-particle":"","family":"Brunekreef","given":"Bert","non-dropping-particle":"","parse-names":false,"suffix":""},{"dropping-particle":"","family":"Bryan-Hancock","given":"Claire","non-dropping-particle":"","parse-names":false,"suffix":""},{"dropping-particle":"","family":"Bucello","given":"Chiara","non-dropping-particle":"","parse-names":false,"suffix":""},{"dropping-particle":"","family":"Buchbinder","given":"Rachelle","non-dropping-particle":"","parse-names":false,"suffix":""},{"dropping-particle":"","family":"Bull","given":"Fiona","non-dropping-particle":"","parse-names":false,"suffix":""},{"dropping-particle":"","family":"Burnett","given":"Richard T.","non-dropping-particle":"","parse-names":false,"suffix":""},{"dropping-particle":"","family":"Byers","given":"Tim E.","non-dropping-particle":"","parse-names":false,"suffix":""},{"dropping-particle":"","family":"Calabria","given":"Bianca","non-dropping-particle":"","parse-names":false,"suffix":""},{"dropping-particle":"","family":"Carapetis","given":"Jonathan","non-dropping-particle":"","parse-names":false,"suffix":""},{"dropping-particle":"","family":"Carnahan","given":"Emily","non-dropping-particle":"","parse-names":false,"suffix":""},{"dropping-particle":"","family":"Chafe","given":"Zoe","non-dropping-particle":"","parse-names":false,"suffix":""},{"dropping-particle":"","family":"Charlson","given":"Fiona","non-dropping-particle":"","parse-names":false,"suffix":""},{"dropping-particle":"","family":"Chen","given":"Honglei","non-dropping-particle":"","parse-names":false,"suffix":""},{"dropping-particle":"","family":"Chen","given":"Jian Shen","non-dropping-particle":"","parse-names":false,"suffix":""},{"dropping-particle":"","family":"Cheng","given":"Andrew Tai Ann","non-dropping-particle":"","parse-names":false,"suffix":""},{"dropping-particle":"","family":"Child","given":"Jennifer Christine","non-dropping-particle":"","parse-names":false,"suffix":""},{"dropping-particle":"","family":"Cohen","given":"Aaron","non-dropping-particle":"","parse-names":false,"suffix":""},{"dropping-particle":"","family":"Colson","given":"K. Ellicott","non-dropping-particle":"","parse-names":false,"suffix":""},{"dropping-particle":"","family":"Cowie","given":"Benjamin C.","non-dropping-particle":"","parse-names":false,"suffix":""},{"dropping-particle":"","family":"Darby","given":"Sarah","non-dropping-particle":"","parse-names":false,"suffix":""},{"dropping-particle":"","family":"Darling","given":"Susan","non-dropping-particle":"","parse-names":false,"suffix":""},{"dropping-particle":"","family":"Davis","given":"Adrian","non-dropping-particle":"","parse-names":false,"suffix":""},{"dropping-particle":"","family":"Degenhardt","given":"Louisa","non-dropping-particle":"","parse-names":false,"suffix":""},{"dropping-particle":"","family":"Dentener","given":"Frank","non-dropping-particle":"","parse-names":false,"suffix":""},{"dropping-particle":"","family":"Jarlais","given":"Don C.","non-dropping-particle":"Des","parse-names":false,"suffix":""},{"dropping-particle":"","family":"Devries","given":"Karen","non-dropping-particle":"","parse-names":false,"suffix":""},{"dropping-particle":"","family":"Dherani","given":"Mukesh","non-dropping-particle":"","parse-names":false,"suffix":""},{"dropping-particle":"","family":"Ding","given":"Eric L.","non-dropping-particle":"","parse-names":false,"suffix":""},{"dropping-particle":"","family":"Dorsey","given":"E. Ray","non-dropping-particle":"","parse-names":false,"suffix":""},{"dropping-particle":"","family":"Driscoll","given":"Tim","non-dropping-particle":"","parse-names":false,"suffix":""},{"dropping-particle":"","family":"Edmond","given":"Karen","non-dropping-particle":"","parse-names":false,"suffix":""},{"dropping-particle":"","family":"Ali","given":"Suad Eltahir","non-dropping-particle":"","parse-names":false,"suffix":""},{"dropping-particle":"","family":"Engell","given":"Rebecca E.","non-dropping-particle":"","parse-names":false,"suffix":""},{"dropping-particle":"","family":"Erwin","given":"Patricia J.","non-dropping-particle":"","parse-names":false,"suffix":""},{"dropping-particle":"","family":"Fahimi","given":"Saman","non-dropping-particle":"","parse-names":false,"suffix":""},{"dropping-particle":"","family":"Falder","given":"Gail","non-dropping-particle":"","parse-names":false,"suffix":""},{"dropping-particle":"","family":"Farzadfar","given":"Farshad","non-dropping-particle":"","parse-names":false,"suffix":""},{"dropping-particle":"","family":"Ferrari","given":"Alize","non-dropping-particle":"","parse-names":false,"suffix":""},{"dropping-particle":"","family":"Finucane","given":"Mariel M.","non-dropping-particle":"","parse-names":false,"suffix":""},{"dropping-particle":"","family":"Flaxman","given":"Seth","non-dropping-particle":"","parse-names":false,"suffix":""},{"dropping-particle":"","family":"Fowkes","given":"Francis Gerry R.","non-dropping-particle":"","parse-names":false,"suffix":""},{"dropping-particle":"","family":"Freedman","given":"Greg","non-dropping-particle":"","parse-names":false,"suffix":""},{"dropping-particle":"","family":"Freeman","given":"Michael K.","non-dropping-particle":"","parse-names":false,"suffix":""},{"dropping-particle":"","family":"Gakidou","given":"Emmanuela","non-dropping-particle":"","parse-names":false,"suffix":""},{"dropping-particle":"","family":"Ghosh","given":"Santu","non-dropping-particle":"","parse-names":false,"suffix":""},{"dropping-particle":"","family":"Giovannucci","given":"Edward","non-dropping-particle":"","parse-names":false,"suffix":""},{"dropping-particle":"","family":"Gmel","given":"Gerhard","non-dropping-particle":"","parse-names":false,"suffix":""},{"dropping-particle":"","family":"Graham","given":"Kathryn","non-dropping-particle":"","parse-names":false,"suffix":""},{"dropping-particle":"","family":"Grainger","given":"Rebecca","non-dropping-particle":"","parse-names":false,"suffix":""},{"dropping-particle":"","family":"Grant","given":"Bridget","non-dropping-particle":"","parse-names":false,"suffix":""},{"dropping-particle":"","family":"Gunnell","given":"David","non-dropping-particle":"","parse-names":false,"suffix":""},{"dropping-particle":"","family":"Gutierrez","given":"Hialy R.","non-dropping-particle":"","parse-names":false,"suffix":""},{"dropping-particle":"","family":"Hall","given":"Wayne","non-dropping-particle":"","parse-names":false,"suffix":""},{"dropping-particle":"","family":"Hoek","given":"Hans W.","non-dropping-particle":"","parse-names":false,"suffix":""},{"dropping-particle":"","family":"Hogan","given":"Anthony","non-dropping-particle":"","parse-names":false,"suffix":""},{"dropping-particle":"","family":"Hosgood","given":"H. Dean","non-dropping-particle":"","parse-names":false,"suffix":""},{"dropping-particle":"","family":"Hoy","given":"Damian","non-dropping-particle":"","parse-names":false,"suffix":""},{"dropping-particle":"","family":"Hu","given":"Howard","non-dropping-particle":"","parse-names":false,"suffix":""},{"dropping-particle":"","family":"Hubbell","given":"Bryan J.","non-dropping-particle":"","parse-names":false,"suffix":""},{"dropping-particle":"","family":"Hutchings","given":"Sally J.","non-dropping-particle":"","parse-names":false,"suffix":""},{"dropping-particle":"","family":"Ibeanusi","given":"Sydney E.","non-dropping-particle":"","parse-names":false,"suffix":""},{"dropping-particle":"","family":"Jacklyn","given":"Gemma L.","non-dropping-particle":"","parse-names":false,"suffix":""},{"dropping-particle":"","family":"Jasrasaria","given":"Rashmi","non-dropping-particle":"","parse-names":false,"suffix":""},{"dropping-particle":"","family":"Jonas","given":"Jost B.","non-dropping-particle":"","parse-names":false,"suffix":""},{"dropping-particle":"","family":"Kan","given":"Haidong","non-dropping-particle":"","parse-names":false,"suffix":""},{"dropping-particle":"","family":"Kanis","given":"John A.","non-dropping-particle":"","parse-names":false,"suffix":""},{"dropping-particle":"","family":"Kassebaum","given":"Nicholas","non-dropping-particle":"","parse-names":false,"suffix":""},{"dropping-particle":"","family":"Kawakami","given":"Norito","non-dropping-particle":"","parse-names":false,"suffix":""},{"dropping-particle":"","family":"Khang","given":"Young Ho","non-dropping-particle":"","parse-names":false,"suffix":""},{"dropping-particle":"","family":"Khatibzadeh","given":"Shahab","non-dropping-particle":"","parse-names":false,"suffix":""},{"dropping-particle":"","family":"Khoo","given":"Jon Paul","non-dropping-particle":"","parse-names":false,"suffix":""},{"dropping-particle":"","family":"Kok","given":"Cindy","non-dropping-particle":"","parse-names":false,"suffix":""},{"dropping-particle":"","family":"Laden","given":"Francine","non-dropping-particle":"","parse-names":false,"suffix":""},{"dropping-particle":"","family":"Lalloo","given":"Ratilal","non-dropping-particle":"","parse-names":false,"suffix":""},{"dropping-particle":"","family":"Lan","given":"Qing","non-dropping-particle":"","parse-names":false,"suffix":""},{"dropping-particle":"","family":"Lathlean","given":"Tim","non-dropping-particle":"","parse-names":false,"suffix":""},{"dropping-particle":"","family":"Leasher","given":"Janet L.","non-dropping-particle":"","parse-names":false,"suffix":""},{"dropping-particle":"","family":"Leigh","given":"James","non-dropping-particle":"","parse-names":false,"suffix":""},{"dropping-particle":"","family":"Li","given":"Yang","non-dropping-particle":"","parse-names":false,"suffix":""},{"dropping-particle":"","family":"Lin","given":"John Kent","non-dropping-particle":"","parse-names":false,"suffix":""},{"dropping-particle":"","family":"Lipshultz","given":"Steven E.","non-dropping-particle":"","parse-names":false,"suffix":""},{"dropping-particle":"","family":"London","given":"Stephanie","non-dropping-particle":"","parse-names":false,"suffix":""},{"dropping-particle":"","family":"Lozano","given":"Rafael","non-dropping-particle":"","parse-names":false,"suffix":""},{"dropping-particle":"","family":"Lu","given":"Yuan","non-dropping-particle":"","parse-names":false,"suffix":""},{"dropping-particle":"","family":"Mak","given":"Joelle","non-dropping-particle":"","parse-names":false,"suffix":""},{"dropping-particle":"","family":"Malekzadeh","given":"Reza","non-dropping-particle":"","parse-names":false,"suffix":""},{"dropping-particle":"","family":"Mallinger","given":"Leslie","non-dropping-particle":"","parse-names":false,"suffix":""},{"dropping-particle":"","family":"Marcenes","given":"Wagner","non-dropping-particle":"","parse-names":false,"suffix":""},{"dropping-particle":"","family":"March","given":"Lyn","non-dropping-particle":"","parse-names":false,"suffix":""},{"dropping-particle":"","family":"Marks","given":"Robin","non-dropping-particle":"","parse-names":false,"suffix":""},{"dropping-particle":"","family":"Martin","given":"Randall","non-dropping-particle":"","parse-names":false,"suffix":""},{"dropping-particle":"","family":"McGale","given":"Paul","non-dropping-particle":"","parse-names":false,"suffix":""},{"dropping-particle":"","family":"McGrath","given":"John","non-dropping-particle":"","parse-names":false,"suffix":""},{"dropping-particle":"","family":"Mehta","given":"Sumi","non-dropping-particle":"","parse-names":false,"suffix":""},{"dropping-particle":"","family":"Mensah","given":"George A.","non-dropping-particle":"","parse-names":false,"suffix":""},{"dropping-particle":"","family":"Merriman","given":"Tony R.","non-dropping-particle":"","parse-names":false,"suffix":""},{"dropping-particle":"","family":"Micha","given":"Renata","non-dropping-particle":"","parse-names":false,"suffix":""},{"dropping-particle":"","family":"Michaud","given":"Catherine","non-dropping-particle":"","parse-names":false,"suffix":""},{"dropping-particle":"","family":"Mishra","given":"Vinod","non-dropping-particle":"","parse-names":false,"suffix":""},{"dropping-particle":"","family":"Hanafiah","given":"Khayriyyah Mohd","non-dropping-particle":"","parse-names":false,"suffix":""},{"dropping-particle":"","family":"Mokdad","given":"Ali A.","non-dropping-particle":"","parse-names":false,"suffix":""},{"dropping-particle":"","family":"Morawska","given":"Lidia","non-dropping-particle":"","parse-names":false,"suffix":""},{"dropping-particle":"","family":"Mozaffarian","given":"Dariush","non-dropping-particle":"","parse-names":false,"suffix":""},{"dropping-particle":"","family":"Murphy","given":"Tasha","non-dropping-particle":"","parse-names":false,"suffix":""},{"dropping-particle":"","family":"Naghavi","given":"Mohsen","non-dropping-particle":"","parse-names":false,"suffix":""},{"dropping-particle":"","family":"Neal","given":"Bruce","non-dropping-particle":"","parse-names":false,"suffix":""},{"dropping-particle":"","family":"Nelson","given":"Paul K.","non-dropping-particle":"","parse-names":false,"suffix":""},{"dropping-particle":"","family":"Nolla","given":"Joan Miquel","non-dropping-particle":"","parse-names":false,"suffix":""},{"dropping-particle":"","family":"Norman","given":"Rosana","non-dropping-particle":"","parse-names":false,"suffix":""},{"dropping-particle":"","family":"Olives","given":"Casey","non-dropping-particle":"","parse-names":false,"suffix":""},{"dropping-particle":"","family":"Omer","given":"Saad B.","non-dropping-particle":"","parse-names":false,"suffix":""},{"dropping-particle":"","family":"Orchard","given":"Jessica","non-dropping-particle":"","parse-names":false,"suffix":""},{"dropping-particle":"","family":"Osborne","given":"Richard","non-dropping-particle":"","parse-names":false,"suffix":""},{"dropping-particle":"","family":"Ostro","given":"Bart","non-dropping-particle":"","parse-names":false,"suffix":""},{"dropping-particle":"","family":"Page","given":"Andrew","non-dropping-particle":"","parse-names":false,"suffix":""},{"dropping-particle":"","family":"Pandey","given":"Kiran D.","non-dropping-particle":"","parse-names":false,"suffix":""},{"dropping-particle":"","family":"Parry","given":"Charles D.H.","non-dropping-particle":"","parse-names":false,"suffix":""},{"dropping-particle":"","family":"Passmore","given":"Erin","non-dropping-particle":"","parse-names":false,"suffix":""},{"dropping-particle":"","family":"Patra","given":"Jayadeep","non-dropping-particle":"","parse-names":false,"suffix":""},{"dropping-particle":"","family":"Pearce","given":"Neil","non-dropping-particle":"","parse-names":false,"suffix":""},{"dropping-particle":"","family":"Pelizzari","given":"Pamela M.","non-dropping-particle":"","parse-names":false,"suffix":""},{"dropping-particle":"","family":"Petzold","given":"Max","non-dropping-particle":"","parse-names":false,"suffix":""},{"dropping-particle":"","family":"Phillips","given":"Michael R.","non-dropping-particle":"","parse-names":false,"suffix":""},{"dropping-particle":"","family":"Pope","given":"Dan","non-dropping-particle":"","parse-names":false,"suffix":""},{"dropping-particle":"","family":"Pope","given":"C. Arden","non-dropping-particle":"","parse-names":false,"suffix":""},{"dropping-particle":"","family":"Powles","given":"John","non-dropping-particle":"","parse-names":false,"suffix":""},{"dropping-particle":"","family":"Rao","given":"Mayuree","non-dropping-particle":"","parse-names":false,"suffix":""},{"dropping-particle":"","family":"Razavi","given":"Homie","non-dropping-particle":"","parse-names":false,"suffix":""},{"dropping-particle":"","family":"Rehfuess","given":"Eva A.","non-dropping-particle":"","parse-names":false,"suffix":""},{"dropping-particle":"","family":"Rehm","given":"Jürgen T.","non-dropping-particle":"","parse-names":false,"suffix":""},{"dropping-particle":"","family":"Ritz","given":"Beate","non-dropping-particle":"","parse-names":false,"suffix":""},{"dropping-particle":"","family":"Rivara","given":"Frederick P.","non-dropping-particle":"","parse-names":false,"suffix":""},{"dropping-particle":"","family":"Roberts","given":"Thomas","non-dropping-particle":"","parse-names":false,"suffix":""},{"dropping-particle":"","family":"Robinson","given":"Carolyn","non-dropping-particle":"","parse-names":false,"suffix":""},{"dropping-particle":"","family":"Rodriguez-Portales","given":"Jose A.","non-dropping-particle":"","parse-names":false,"suffix":""},{"dropping-particle":"","family":"Romieu","given":"Isabelle","non-dropping-particle":"","parse-names":false,"suffix":""},{"dropping-particle":"","family":"Room","given":"Robin","non-dropping-particle":"","parse-names":false,"suffix":""},{"dropping-particle":"","family":"Rosenfeld","given":"Lisa C.","non-dropping-particle":"","parse-names":false,"suffix":""},{"dropping-particle":"","family":"Roy","given":"Ananya","non-dropping-particle":"","parse-names":false,"suffix":""},{"dropping-particle":"","family":"Rushton","given":"Lesley","non-dropping-particle":"","parse-names":false,"suffix":""},{"dropping-particle":"","family":"Salomon","given":"Joshua A.","non-dropping-particle":"","parse-names":false,"suffix":""},{"dropping-particle":"","family":"Sampson","given":"Uchechukwu","non-dropping-particle":"","parse-names":false,"suffix":""},{"dropping-particle":"","family":"Sanchez-Riera","given":"Lidia","non-dropping-particle":"","parse-names":false,"suffix":""},{"dropping-particle":"","family":"Sanman","given":"Ella","non-dropping-particle":"","parse-names":false,"suffix":""},{"dropping-particle":"","family":"Sapkota","given":"Amir","non-dropping-particle":"","parse-names":false,"suffix":""},{"dropping-particle":"","family":"Seedat","given":"Soraya","non-dropping-particle":"","parse-names":false,"suffix":""},{"dropping-particle":"","family":"Shi","given":"Peilin","non-dropping-particle":"","parse-names":false,"suffix":""},{"dropping-particle":"","family":"Shield","given":"Kevin","non-dropping-particle":"","parse-names":false,"suffix":""},{"dropping-particle":"","family":"Shivakoti","given":"Rupak","non-dropping-particle":"","parse-names":false,"suffix":""},{"dropping-particle":"","family":"Singh","given":"Gitanjali M.","non-dropping-particle":"","parse-names":false,"suffix":""},{"dropping-particle":"","family":"Sleet","given":"David A.","non-dropping-particle":"","parse-names":false,"suffix":""},{"dropping-particle":"","family":"Smith","given":"Emma","non-dropping-particle":"","parse-names":false,"suffix":""},{"dropping-particle":"","family":"Smith","given":"Kirk R.","non-dropping-particle":"","parse-names":false,"suffix":""},{"dropping-particle":"","family":"Stapelberg","given":"Nicolas J.C.","non-dropping-particle":"","parse-names":false,"suffix":""},{"dropping-particle":"","family":"Steenland","given":"Kyle","non-dropping-particle":"","parse-names":false,"suffix":""},{"dropping-particle":"","family":"Stöckl","given":"Heidi","non-dropping-particle":"","parse-names":false,"suffix":""},{"dropping-particle":"","family":"Stovner","given":"Lars Jacob","non-dropping-particle":"","parse-names":false,"suffix":""},{"dropping-particle":"","family":"Straif","given":"Kurt","non-dropping-particle":"","parse-names":false,"suffix":""},{"dropping-particle":"","family":"Straney","given":"Lahn","non-dropping-particle":"","parse-names":false,"suffix":""},{"dropping-particle":"","family":"Thurston","given":"George D.","non-dropping-particle":"","parse-names":false,"suffix":""},{"dropping-particle":"","family":"Tran","given":"Jimmy H.","non-dropping-particle":"","parse-names":false,"suffix":""},{"dropping-particle":"","family":"Dingenen","given":"Rita","non-dropping-particle":"Van","parse-names":false,"suffix":""},{"dropping-particle":"","family":"Donkelaar","given":"Aaron","non-dropping-particle":"Van","parse-names":false,"suffix":""},{"dropping-particle":"","family":"Veerman","given":"J. Lennert","non-dropping-particle":"","parse-names":false,"suffix":""},{"dropping-particle":"","family":"Vijayakumar","given":"Lakshmi","non-dropping-particle":"","parse-names":false,"suffix":""},{"dropping-particle":"","family":"Weintraub","given":"Robert","non-dropping-particle":"","parse-names":false,"suffix":""},{"dropping-particle":"","family":"Weissman","given":"Myrna M.","non-dropping-particle":"","parse-names":false,"suffix":""},{"dropping-particle":"","family":"White","given":"Richard A.","non-dropping-particle":"","parse-names":false,"suffix":""},{"dropping-particle":"","family":"Whiteford","given":"Harvey","non-dropping-particle":"","parse-names":false,"suffix":""},{"dropping-particle":"","family":"Wiersma","given":"Steven T.","non-dropping-particle":"","parse-names":false,"suffix":""},{"dropping-particle":"","family":"Wilkinson","given":"James D.","non-dropping-particle":"","parse-names":false,"suffix":""},{"dropping-particle":"","family":"Williams","given":"Hywel C.","non-dropping-particle":"","parse-names":false,"suffix":""},{"dropping-particle":"","family":"Williams","given":"Warwick","non-dropping-particle":"","parse-names":false,"suffix":""},{"dropping-particle":"","family":"Wilson","given":"Nicholas","non-dropping-particle":"","parse-names":false,"suffix":""},{"dropping-particle":"","family":"Woolf","given":"Anthony D.","non-dropping-particle":"","parse-names":false,"suffix":""},{"dropping-particle":"","family":"Yip","given":"Paul","non-dropping-particle":"","parse-names":false,"suffix":""},{"dropping-particle":"","family":"Zielinski","given":"Jan M.","non-dropping-particle":"","parse-names":false,"suffix":""},{"dropping-particle":"","family":"Lopez","given":"Alan D.","non-dropping-particle":"","parse-names":false,"suffix":""},{"dropping-particle":"","family":"Murray","given":"Christopher J.L.","non-dropping-particle":"","parse-names":false,"suffix":""},{"dropping-particle":"","family":"Ezzati","given":"Majid","non-dropping-particle":"","parse-names":false,"suffix":""}],"container-title":"The Lancet","id":"ITEM-1","issued":{"date-parts":[["2012"]]},"title":"A comparative risk assessment of burden of disease and injury attributable to 67 risk factors and risk factor clusters in 21 regions, 1990-2010: A systematic analysis for the Global Burden of Disease Study 2010","type":"article-journal"},"uris":["http://www.mendeley.com/documents/?uuid=c762027d-bb58-4060-b5ca-f401d2dedb45"]},{"id":"ITEM-2","itemData":{"DOI":"10.1186/1478-7954-1-1","ISSN":"14787954","PMID":"12780936","abstract":"Reliable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Metrics","id":"ITEM-2","issued":{"date-parts":[["2003"]]},"title":"Comparative quantification of health risks: Conceptual framework and methodological issues","type":"article"},"uris":["http://www.mendeley.com/documents/?uuid=dc874297-e047-496f-96b6-89ff1d3cd62f"]}],"mendeley":{"formattedCitation":"&lt;sup&gt;11,12&lt;/sup&gt;","plainTextFormattedCitation":"11,12","previouslyFormattedCitation":"&lt;sup&gt;11,12&lt;/sup&gt;"},"properties":{"noteIndex":0},"schema":"https://github.com/citation-style-language/schema/raw/master/csl-citation.json"}</w:instrText>
      </w:r>
      <w:r w:rsidR="002D2C6E">
        <w:rPr>
          <w:color w:val="000000" w:themeColor="text1"/>
        </w:rPr>
        <w:fldChar w:fldCharType="separate"/>
      </w:r>
      <w:r w:rsidR="00CB1747" w:rsidRPr="00CB1747">
        <w:rPr>
          <w:noProof/>
          <w:color w:val="000000" w:themeColor="text1"/>
          <w:vertAlign w:val="superscript"/>
        </w:rPr>
        <w:t>11,12</w:t>
      </w:r>
      <w:r w:rsidR="002D2C6E">
        <w:rPr>
          <w:color w:val="000000" w:themeColor="text1"/>
        </w:rPr>
        <w:fldChar w:fldCharType="end"/>
      </w:r>
      <w:r w:rsidR="009437BD">
        <w:rPr>
          <w:color w:val="000000" w:themeColor="text1"/>
        </w:rPr>
        <w:t xml:space="preserve"> also</w:t>
      </w:r>
      <w:r w:rsidR="00B201BD">
        <w:rPr>
          <w:color w:val="000000" w:themeColor="text1"/>
        </w:rPr>
        <w:t xml:space="preserve"> use</w:t>
      </w:r>
      <w:r>
        <w:rPr>
          <w:color w:val="000000" w:themeColor="text1"/>
        </w:rPr>
        <w:t xml:space="preserve"> either a constant change in exposure or a </w:t>
      </w:r>
      <w:r w:rsidR="00B201BD">
        <w:rPr>
          <w:color w:val="000000" w:themeColor="text1"/>
        </w:rPr>
        <w:t xml:space="preserve">constant </w:t>
      </w:r>
      <w:r w:rsidR="00683609">
        <w:rPr>
          <w:color w:val="000000" w:themeColor="text1"/>
        </w:rPr>
        <w:t>level of</w:t>
      </w:r>
      <w:r w:rsidR="00B201BD">
        <w:rPr>
          <w:color w:val="000000" w:themeColor="text1"/>
        </w:rPr>
        <w:t xml:space="preserve"> exposure</w:t>
      </w:r>
      <w:r w:rsidR="000336CF">
        <w:rPr>
          <w:color w:val="000000" w:themeColor="text1"/>
        </w:rPr>
        <w:t xml:space="preserve"> as their counterfactual exposure</w:t>
      </w:r>
      <w:r w:rsidR="00B201BD">
        <w:rPr>
          <w:color w:val="000000" w:themeColor="text1"/>
        </w:rPr>
        <w:t xml:space="preserve">. </w:t>
      </w:r>
      <w:ins w:id="2" w:author="Parks, Robbie M" w:date="2020-05-10T15:25:00Z">
        <w:r w:rsidR="002A05BC">
          <w:rPr>
            <w:color w:val="000000" w:themeColor="text1"/>
          </w:rPr>
          <w:t xml:space="preserve">Further, </w:t>
        </w:r>
      </w:ins>
      <w:ins w:id="3" w:author="Parks, Robbie M" w:date="2020-05-10T15:31:00Z">
        <w:r w:rsidR="002A05BC">
          <w:rPr>
            <w:color w:val="000000" w:themeColor="text1"/>
          </w:rPr>
          <w:t>analyses</w:t>
        </w:r>
      </w:ins>
      <w:ins w:id="4" w:author="Parks, Robbie M" w:date="2020-05-10T15:25:00Z">
        <w:r w:rsidR="002A05BC">
          <w:rPr>
            <w:color w:val="000000" w:themeColor="text1"/>
          </w:rPr>
          <w:t xml:space="preserve"> highligh</w:t>
        </w:r>
      </w:ins>
      <w:ins w:id="5" w:author="Parks, Robbie M" w:date="2020-05-10T15:26:00Z">
        <w:r w:rsidR="002A05BC">
          <w:rPr>
            <w:color w:val="000000" w:themeColor="text1"/>
          </w:rPr>
          <w:t>t</w:t>
        </w:r>
      </w:ins>
      <w:ins w:id="6" w:author="Parks, Robbie M" w:date="2020-05-10T15:25:00Z">
        <w:r w:rsidR="002A05BC">
          <w:rPr>
            <w:color w:val="000000" w:themeColor="text1"/>
          </w:rPr>
          <w:t xml:space="preserve"> how</w:t>
        </w:r>
      </w:ins>
      <w:ins w:id="7" w:author="Parks, Robbie M" w:date="2020-05-10T15:29:00Z">
        <w:r w:rsidR="002A05BC">
          <w:rPr>
            <w:color w:val="000000" w:themeColor="text1"/>
          </w:rPr>
          <w:t xml:space="preserve"> observed</w:t>
        </w:r>
      </w:ins>
      <w:ins w:id="8" w:author="Parks, Robbie M" w:date="2020-05-10T15:25:00Z">
        <w:r w:rsidR="002A05BC">
          <w:rPr>
            <w:color w:val="000000" w:themeColor="text1"/>
          </w:rPr>
          <w:t xml:space="preserve"> </w:t>
        </w:r>
      </w:ins>
      <w:ins w:id="9" w:author="Parks, Robbie M" w:date="2020-05-10T15:28:00Z">
        <w:r w:rsidR="002A05BC">
          <w:rPr>
            <w:color w:val="000000" w:themeColor="text1"/>
          </w:rPr>
          <w:t>increases in temperature</w:t>
        </w:r>
      </w:ins>
      <w:ins w:id="10" w:author="Parks, Robbie M" w:date="2020-05-10T15:31:00Z">
        <w:r w:rsidR="002A05BC">
          <w:rPr>
            <w:color w:val="000000" w:themeColor="text1"/>
          </w:rPr>
          <w:t xml:space="preserve"> and heat waves</w:t>
        </w:r>
      </w:ins>
      <w:ins w:id="11" w:author="Parks, Robbie M" w:date="2020-05-10T15:28:00Z">
        <w:r w:rsidR="002A05BC">
          <w:rPr>
            <w:color w:val="000000" w:themeColor="text1"/>
          </w:rPr>
          <w:t xml:space="preserve"> can explained by sim</w:t>
        </w:r>
      </w:ins>
      <w:ins w:id="12" w:author="Parks, Robbie M" w:date="2020-05-10T15:29:00Z">
        <w:r w:rsidR="002A05BC">
          <w:rPr>
            <w:color w:val="000000" w:themeColor="text1"/>
          </w:rPr>
          <w:t xml:space="preserve">ple </w:t>
        </w:r>
      </w:ins>
      <w:ins w:id="13" w:author="Parks, Robbie M" w:date="2020-05-10T15:26:00Z">
        <w:r w:rsidR="002A05BC">
          <w:rPr>
            <w:color w:val="000000" w:themeColor="text1"/>
          </w:rPr>
          <w:t>shifts in mean temperature</w:t>
        </w:r>
      </w:ins>
      <w:ins w:id="14" w:author="Parks, Robbie M" w:date="2020-05-10T15:32:00Z">
        <w:r w:rsidR="00D378CA">
          <w:rPr>
            <w:color w:val="000000" w:themeColor="text1"/>
          </w:rPr>
          <w:t>, rather than other higher-order moments</w:t>
        </w:r>
      </w:ins>
      <w:ins w:id="15" w:author="Parks, Robbie M" w:date="2020-05-10T15:27:00Z">
        <w:r w:rsidR="002A05BC">
          <w:rPr>
            <w:color w:val="000000" w:themeColor="text1"/>
          </w:rPr>
          <w:t>.</w:t>
        </w:r>
      </w:ins>
      <w:ins w:id="16" w:author="Parks, Robbie M" w:date="2020-05-10T15:33:00Z">
        <w:r w:rsidR="000A2AA4">
          <w:rPr>
            <w:color w:val="000000" w:themeColor="text1"/>
          </w:rPr>
          <w:fldChar w:fldCharType="begin" w:fldLock="1"/>
        </w:r>
      </w:ins>
      <w:r w:rsidR="00CB1747">
        <w:rPr>
          <w:color w:val="000000" w:themeColor="text1"/>
        </w:rPr>
        <w:instrText>ADDIN CSL_CITATION {"citationItems":[{"id":"ITEM-1","itemData":{"DOI":"10.1029/2018EF000989","ISSN":"23284277","abstract":"The temporal structure of heat waves having substantial human impact varies widely, with many featuring a compound structure of hot days interspersed with cooler breaks. In contrast, many heat wave definitions employed by meteorologists include a continuous threshold-exceedance duration criterion. This study examines the hazard of these diverse sequences of extreme heat in the present, and their change with global warming. We define compound heat waves to include those periods with additional hot days following short breaks in heat wave duration. We apply these definitions to analyze daily temperature data from observations, NOAA Geophysical Fluid Dynamics Laboratory global climate model simulations of the past and projected climate, and synthetically generated time series. We demonstrate that compound heat waves will constitute a greater proportion of heat wave hazard as the climate warms and suggest an explanation for this phenomenon. This result implies that in order to limit heat-related mortality and morbidity with global warming, there is a need to consider added vulnerability caused by the compounding of heat waves.","author":[{"dropping-particle":"","family":"Baldwin","given":"Jane Wilson","non-dropping-particle":"","parse-names":false,"suffix":""},{"dropping-particle":"","family":"Dessy","given":"Jay Benjamin","non-dropping-particle":"","parse-names":false,"suffix":""},{"dropping-particle":"","family":"Vecchi","given":"Gabriel A.","non-dropping-particle":"","parse-names":false,"suffix":""},{"dropping-particle":"","family":"Oppenheimer","given":"Michael","non-dropping-particle":"","parse-names":false,"suffix":""}],"container-title":"Earth's Future","id":"ITEM-1","issued":{"date-parts":[["2019"]]},"title":"Temporally Compound Heat Wave Events and Global Warming: An Emerging Hazard","type":"article-journal"},"uris":["http://www.mendeley.com/documents/?uuid=e1b38a38-cee3-469c-a857-610733431a9c"]},{"id":"ITEM-2","itemData":{"DOI":"10.1175/JCLI-D-11-00575.1","ISSN":"08948755","abstract":"The characteristics of summertime heat waves in North America are examined using reanalysis data and simulations by two general circulation models with horizontal resolution of 50 and 200 km. Several ''key regions'' with spatially coherent and high amplitude fluctuations in daily surface air temperature are identified. The typical synoptic features accompanying warm episodes in these regions are described. The averaged intensity, duration, and frequency of occurrence of the heat waves in various key regions, as simulated in the two models for twentieth-century climate, are in general agreement with the results based on reanalysis data. The impact of climate change on the heat wave characteristics in various key regions is assessed by contrasting model runs based on a scenario for the twenty-first century with those for the twentieth century. Both models indicate considerable increases in the duration and frequency of heat wave episodes, and in number of heat wave days per year, during the twenty-first century. The duration and frequency statistics of the heat waves in the mid-twenty-first century, as generated by the model with 50-km resolution, can be reproduced by adding the projected warming trend to the daily temperature data for the late twentieth century, and then recomputing these statistics. The detailed evolution of the averaged intensity, duration, and frequency of the heat waves through individual decades of the twentieth and twenty-first centuries, as simulated and projected by the model with 200-km resolution, indicates that the upward trend in these heat wave measures should become apparent in the early decades of the twenty-first century.","author":[{"dropping-particle":"","family":"Lau","given":"Ngar Cheung","non-dropping-particle":"","parse-names":false,"suffix":""},{"dropping-particle":"","family":"Nath","given":"Mary Jo","non-dropping-particle":"","parse-names":false,"suffix":""}],"container-title":"Journal of Climate","id":"ITEM-2","issued":{"date-parts":[["2012"]]},"title":"A model study of heat waves over North America: Meteorological aspects and projections for the twenty-first century","type":"article-journal"},"uris":["http://www.mendeley.com/documents/?uuid=85936372-a9a9-427a-8f98-09c657ff4331"]}],"mendeley":{"formattedCitation":"&lt;sup&gt;13,14&lt;/sup&gt;","plainTextFormattedCitation":"13,14","previouslyFormattedCitation":"&lt;sup&gt;13,14&lt;/sup&gt;"},"properties":{"noteIndex":0},"schema":"https://github.com/citation-style-language/schema/raw/master/csl-citation.json"}</w:instrText>
      </w:r>
      <w:r w:rsidR="000A2AA4">
        <w:rPr>
          <w:color w:val="000000" w:themeColor="text1"/>
        </w:rPr>
        <w:fldChar w:fldCharType="separate"/>
      </w:r>
      <w:r w:rsidR="00CB1747" w:rsidRPr="00CB1747">
        <w:rPr>
          <w:noProof/>
          <w:color w:val="000000" w:themeColor="text1"/>
          <w:vertAlign w:val="superscript"/>
        </w:rPr>
        <w:t>13,14</w:t>
      </w:r>
      <w:ins w:id="17" w:author="Parks, Robbie M" w:date="2020-05-10T15:33:00Z">
        <w:r w:rsidR="000A2AA4">
          <w:rPr>
            <w:color w:val="000000" w:themeColor="text1"/>
          </w:rPr>
          <w:fldChar w:fldCharType="end"/>
        </w:r>
      </w:ins>
      <w:ins w:id="18" w:author="Parks, Robbie M" w:date="2020-05-10T15:26:00Z">
        <w:r w:rsidR="002A05BC">
          <w:rPr>
            <w:color w:val="000000" w:themeColor="text1"/>
          </w:rPr>
          <w:t xml:space="preserve"> </w:t>
        </w:r>
      </w:ins>
      <w:r w:rsidR="00B201BD">
        <w:rPr>
          <w:color w:val="000000" w:themeColor="text1"/>
        </w:rPr>
        <w:t>Full climate change risk assessment</w:t>
      </w:r>
      <w:r w:rsidR="00F4480E">
        <w:rPr>
          <w:color w:val="000000" w:themeColor="text1"/>
        </w:rPr>
        <w:t xml:space="preserve"> and policy impact analysis,</w:t>
      </w:r>
      <w:r w:rsidR="00B201BD">
        <w:rPr>
          <w:color w:val="000000" w:themeColor="text1"/>
        </w:rPr>
        <w:t xml:space="preserve"> as done for other risk factors</w:t>
      </w:r>
      <w:r w:rsidR="00F4480E">
        <w:rPr>
          <w:color w:val="000000" w:themeColor="text1"/>
        </w:rPr>
        <w:t>,</w:t>
      </w:r>
      <w:r w:rsidR="00301071">
        <w:rPr>
          <w:color w:val="000000" w:themeColor="text1"/>
        </w:rPr>
        <w:fldChar w:fldCharType="begin" w:fldLock="1"/>
      </w:r>
      <w:r w:rsidR="00CB1747">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Africa","type":"article-journal"},"uris":["http://www.mendeley.com/documents/?uuid=f6d2512c-7d20-4b6e-ad72-d57cc0930eef"]},{"id":"ITEM-2","itemData":{"DOI":"10.1016/S0140-6736(14)60616-4","ISSN":"1474547X","abstract":"Background Countries have agreed to reduce premature mortality (defined as the probability of dying between the ages of 30 years and 70 years) from four main non-communicable diseases (NCDs) - cardiovascular diseases, chronic respiratory diseases, cancers, and diabetes - by 25% from 2010 levels by 2025 (referred to as 25×25 target). Targets for selected NCD risk factors have also been agreed on. We estimated the contribution of achieving six risk factor targets towards meeting the 25×25 mortality target. Methods We estimated the impact of achieving the targets for six risk factors (tobacco and alcohol use, salt intake, obesity, and raised blood pressure and glucose) on NCD mortality between 2010 and 2025. Our methods accounted for multi-causality of NCDs and for the fact that when risk factor exposure increases or decreases, the harmful or beneficial effects on NCDs accumulate gradually. We used data for risk factor and mortality trends from systematic analyses of available country data. Relative risks for the effects of individual and multiple risks, and for change in risk after decreases or increases in exposure, were from re-Analyses and meta-Analyses of epidemiological studies. Findings If risk factor targets are achieved, the probability of dying from the four main NCDs between the ages of 30 years and 70 years will decrease by 22% in men and by 19% in women between 2010 and 2025, compared with a decrease of 11% in men and 10% in women under the so-called business-As-usual trends (ie, projections based on current trends with no additional action). Achieving the risk factor targets will delay or prevent more than 37 million deaths (16 million in people aged 30-69 years and 21 million in people aged 70 years or older) from the main NCDs over these 15 years compared with a situation of rising or stagnating risk factor trends. Most of the benefits of achieving the risk factor targets, including 31 million of the delayed or prevented deaths, will be in low-income and middle-income countries, and will help to reduce the global inequality in premature NCD mortality. A more ambitious target on tobacco use (a 50% reduction) will almost reach the target in men (&gt;24% reduction in the probability of death), and enhance the benefits to a 20% reduction in women. Interpretation If the agreed risk factor targets are met, premature mortality from the four main NCDs will decrease to levels that are close to the 25×25 target, with most of these benefits seen in low-i…","author":[{"dropping-particle":"","family":"Kontis","given":"Vasilis","non-dropping-particle":"","parse-names":false,"suffix":""},{"dropping-particle":"","family":"Mathers","given":"Colin D.","non-dropping-particle":"","parse-names":false,"suffix":""},{"dropping-particle":"","family":"Rehm","given":"Jürgen","non-dropping-particle":"","parse-names":false,"suffix":""},{"dropping-particle":"","family":"Stevens","given":"Gretchen A.","non-dropping-particle":"","parse-names":false,"suffix":""},{"dropping-particle":"","family":"Shield","given":"Kevin D.","non-dropping-particle":"","parse-names":false,"suffix":""},{"dropping-particle":"","family":"Bonita","given":"Ruth","non-dropping-particle":"","parse-names":false,"suffix":""},{"dropping-particle":"","family":"Riley","given":"Leanne M.","non-dropping-particle":"","parse-names":false,"suffix":""},{"dropping-particle":"","family":"Poznyak","given":"Vladimir","non-dropping-particle":"","parse-names":false,"suffix":""},{"dropping-particle":"","family":"Beaglehole","given":"Robert","non-dropping-particle":"","parse-names":false,"suffix":""},{"dropping-particle":"","family":"Ezzati","given":"Majid","non-dropping-particle":"","parse-names":false,"suffix":""}],"container-title":"The Lancet","id":"ITEM-2","issued":{"date-parts":[["2014"]]},"title":"Contribution of six risk factors to achieving the 25×25 non-communicable disease mortality reduction target: A modelling study","type":"article-journal"},"uris":["http://www.mendeley.com/documents/?uuid=33e34786-6ea5-430c-8cb5-d24218a36589"]}],"mendeley":{"formattedCitation":"&lt;sup&gt;15,16&lt;/sup&gt;","plainTextFormattedCitation":"15,16","previouslyFormattedCitation":"&lt;sup&gt;15,16&lt;/sup&gt;"},"properties":{"noteIndex":0},"schema":"https://github.com/citation-style-language/schema/raw/master/csl-citation.json"}</w:instrText>
      </w:r>
      <w:r w:rsidR="00301071">
        <w:rPr>
          <w:color w:val="000000" w:themeColor="text1"/>
        </w:rPr>
        <w:fldChar w:fldCharType="separate"/>
      </w:r>
      <w:r w:rsidR="00CB1747" w:rsidRPr="00CB1747">
        <w:rPr>
          <w:noProof/>
          <w:color w:val="000000" w:themeColor="text1"/>
          <w:vertAlign w:val="superscript"/>
        </w:rPr>
        <w:t>15,16</w:t>
      </w:r>
      <w:r w:rsidR="00301071">
        <w:rPr>
          <w:color w:val="000000" w:themeColor="text1"/>
        </w:rPr>
        <w:fldChar w:fldCharType="end"/>
      </w:r>
      <w:r w:rsidR="00B201BD">
        <w:rPr>
          <w:color w:val="000000" w:themeColor="text1"/>
        </w:rPr>
        <w:t xml:space="preserve"> </w:t>
      </w:r>
      <w:r w:rsidR="009437BD">
        <w:rPr>
          <w:color w:val="000000" w:themeColor="text1"/>
        </w:rPr>
        <w:t>require</w:t>
      </w:r>
      <w:r w:rsidR="00B201BD">
        <w:rPr>
          <w:color w:val="000000" w:themeColor="text1"/>
        </w:rPr>
        <w:t xml:space="preserve"> three inputs: (</w:t>
      </w:r>
      <w:proofErr w:type="spellStart"/>
      <w:r w:rsidR="00B201BD">
        <w:rPr>
          <w:color w:val="000000" w:themeColor="text1"/>
        </w:rPr>
        <w:t>i</w:t>
      </w:r>
      <w:proofErr w:type="spellEnd"/>
      <w:r w:rsidR="00B201BD">
        <w:rPr>
          <w:color w:val="000000" w:themeColor="text1"/>
        </w:rPr>
        <w:t xml:space="preserve">) spatially (i.e. anomalies in different places) and temporally (i.e. anomalies in different </w:t>
      </w:r>
      <w:r w:rsidR="00B201BD">
        <w:rPr>
          <w:color w:val="000000" w:themeColor="text1"/>
        </w:rPr>
        <w:lastRenderedPageBreak/>
        <w:t xml:space="preserve">months) coherent projections of temperature; (ii) spatially and temporally coherent projections of age- and sex-specific population; and (iii) spatially, temporally and epidemiologically </w:t>
      </w:r>
      <w:r w:rsidR="00683609">
        <w:rPr>
          <w:color w:val="000000" w:themeColor="text1"/>
        </w:rPr>
        <w:t>coherent projections of age-,</w:t>
      </w:r>
      <w:r w:rsidR="00B201BD">
        <w:rPr>
          <w:color w:val="000000" w:themeColor="text1"/>
        </w:rPr>
        <w:t xml:space="preserve"> sex-</w:t>
      </w:r>
      <w:r w:rsidR="00683609">
        <w:rPr>
          <w:color w:val="000000" w:themeColor="text1"/>
        </w:rPr>
        <w:t xml:space="preserve"> and cause-</w:t>
      </w:r>
      <w:r w:rsidR="00B201BD">
        <w:rPr>
          <w:color w:val="000000" w:themeColor="text1"/>
        </w:rPr>
        <w:t>specific death rates,</w:t>
      </w:r>
      <w:r w:rsidR="00F979B0">
        <w:rPr>
          <w:color w:val="000000" w:themeColor="text1"/>
        </w:rPr>
        <w:fldChar w:fldCharType="begin" w:fldLock="1"/>
      </w:r>
      <w:r w:rsidR="00CB1747">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ensemble","type":"article-journal"},"uris":["http://www.mendeley.com/documents/?uuid=035c9398-2b8b-41aa-8e1c-7b58e08d8f56"]},{"id":"ITEM-3","itemData":{"DOI":"10.1016/S0140-6736(15)60296-3","ISSN":"1474547X","abstract":"Background To plan for pensions and health and social services, future mortality and life expectancy need to be forecast. Consistent forecasts for all subnational units within a country are very rare. Our aim was to forecast mortality and life expectancy for England and Wales' districts. Methods We developed Bayesian spatiotemporal models for forecasting of age-specific mortality and life expectancy at a local, small-area level. The models included components that accounted for mortality in relation to age, birth cohort, time, and space. We used geocoded mortality and population data between 1981 and 2012 from the Office for National Statistics together with the model with the smallest error to forecast age-specific death rates and life expectancy to 2030 for 375 of England and Wales' 376 districts. We measured model performance by withholding recent data and comparing forecasts with this withheld data. Findings Life expectancy at birth in England and Wales was 79·5 years (95% credible interval 79·5-79·6) for men and 83·3 years (83·3-83·4) for women in 2012. District life expectancies ranged between 75·2 years (74·9-75·6) and 83·4 years (82·1-84·8) for men and between 80·2 years (79·8-80·5) and 87·3 years (86·0-88·8) for women. Between 1981 and 2012, life expectancy increased by 8·2 years for men and 6·0 years for women, closing the female-male gap from 6·0 to 3·8 years. National life expectancy in 2030 is expected to reach 85·7 (84·2-87·4) years for men and 87·6 (86·7-88·9) years for women, further reducing the female advantage to 1·9 years. Life expectancy will reach or surpass 81·4 years for men and reach or surpass 84·5 years for women in every district by 2030. Longevity inequality across districts, measured as the difference between the 1st and 99th percentiles of district life expectancies, has risen since 1981, and is forecast to rise steadily to 8·3 years (6·8-9·7) for men and 8·3 years (7·1-9·4) for women by 2030. Interpretation Present forecasts underestimate the expected rise in life expectancy, especially for men, and hence the need to provide improved health and social services and pensions for elderly people in England and Wales. Health and social policies are needed to curb widening life expectancy inequalities, help deprived districts catch up in longevity gains, and avoid a so-called grand divergence in health and longevity. Funding UK Medical Research Council and Public Health England.","author":[{"dropping-particle":"","family":"Bennett","given":"James E.","non-dropping-particle":"","parse-names":false,"suffix":""},{"dropping-particle":"","family":"Li","given":"Guangquan","non-dropping-particle":"","parse-names":false,"suffix":""},{"dropping-particle":"","family":"Foreman","given":"Kyle","non-dropping-particle":"","parse-names":false,"suffix":""},{"dropping-particle":"","family":"Best","given":"Nicky","non-dropping-particle":"","parse-names":false,"suffix":""},{"dropping-particle":"","family":"Kontis","given":"Vasilis","non-dropping-particle":"","parse-names":false,"suffix":""},{"dropping-particle":"","family":"Pearson","given":"Clare","non-dropping-particle":"","parse-names":false,"suffix":""},{"dropping-particle":"","family":"Hambly","given":"Peter","non-dropping-particle":"","parse-names":false,"suffix":""},{"dropping-particle":"","family":"Ezzati","given":"Majid","non-dropping-particle":"","parse-names":false,"suffix":""}],"container-title":"The Lancet","id":"ITEM-3","issued":{"date-parts":[["2015"]]},"title":"The future of life expectancy and life expectancy inequalities in England and Wales: Bayesian spatiotemporal forecasting","type":"article-journal"},"uris":["http://www.mendeley.com/documents/?uuid=b63f05ea-1e33-40f0-b2b3-1515c985a970"]}],"mendeley":{"formattedCitation":"&lt;sup&gt;17–19&lt;/sup&gt;","plainTextFormattedCitation":"17–19","previouslyFormattedCitation":"&lt;sup&gt;17–19&lt;/sup&gt;"},"properties":{"noteIndex":0},"schema":"https://github.com/citation-style-language/schema/raw/master/csl-citation.json"}</w:instrText>
      </w:r>
      <w:r w:rsidR="00F979B0">
        <w:rPr>
          <w:color w:val="000000" w:themeColor="text1"/>
        </w:rPr>
        <w:fldChar w:fldCharType="separate"/>
      </w:r>
      <w:r w:rsidR="00CB1747" w:rsidRPr="00CB1747">
        <w:rPr>
          <w:noProof/>
          <w:color w:val="000000" w:themeColor="text1"/>
          <w:vertAlign w:val="superscript"/>
        </w:rPr>
        <w:t>17–19</w:t>
      </w:r>
      <w:r w:rsidR="00F979B0">
        <w:rPr>
          <w:color w:val="000000" w:themeColor="text1"/>
        </w:rPr>
        <w:fldChar w:fldCharType="end"/>
      </w:r>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E3795D">
        <w:rPr>
          <w:color w:val="000000" w:themeColor="text1"/>
        </w:rPr>
        <w:t xml:space="preserve"> change due to </w:t>
      </w:r>
      <w:r w:rsidR="00B201BD">
        <w:rPr>
          <w:color w:val="000000" w:themeColor="text1"/>
        </w:rPr>
        <w:t>factors other than climate</w:t>
      </w:r>
      <w:r w:rsidR="00346ACE">
        <w:rPr>
          <w:color w:val="000000" w:themeColor="text1"/>
        </w:rPr>
        <w:t xml:space="preserve"> – as seen </w:t>
      </w:r>
      <w:r w:rsidR="00FB5341">
        <w:rPr>
          <w:color w:val="000000" w:themeColor="text1"/>
        </w:rPr>
        <w:t xml:space="preserve">in  </w:t>
      </w:r>
      <w:r w:rsidR="00346ACE">
        <w:rPr>
          <w:color w:val="000000" w:themeColor="text1"/>
        </w:rPr>
        <w:t xml:space="preserve">secular trends </w:t>
      </w:r>
      <w:r w:rsidR="00FB5341">
        <w:rPr>
          <w:color w:val="000000" w:themeColor="text1"/>
        </w:rPr>
        <w:t>of</w:t>
      </w:r>
      <w:r w:rsidR="00346ACE">
        <w:rPr>
          <w:color w:val="000000" w:themeColor="text1"/>
        </w:rPr>
        <w:t xml:space="preserve"> deaths from various injuries in Figure 2 of our paper</w:t>
      </w:r>
      <w:r w:rsidR="00B201BD">
        <w:rPr>
          <w:color w:val="000000" w:themeColor="text1"/>
        </w:rPr>
        <w:t>. Doing so is a long-term research endeavour that is strengthened by both the innovative scope of our work, i.e. focusing on the complete range of intentional and unintentional injuries</w:t>
      </w:r>
      <w:r w:rsidR="00CC5F2D">
        <w:rPr>
          <w:color w:val="000000" w:themeColor="text1"/>
        </w:rPr>
        <w:t xml:space="preserve"> by age group and sex</w:t>
      </w:r>
      <w:r w:rsidR="00B201BD">
        <w:rPr>
          <w:color w:val="000000" w:themeColor="text1"/>
        </w:rPr>
        <w:t>, and</w:t>
      </w:r>
      <w:r w:rsidR="00346ACE">
        <w:rPr>
          <w:color w:val="000000" w:themeColor="text1"/>
        </w:rPr>
        <w:t xml:space="preserve"> its methodological innovations, which provides a relevant and robust basis for climate change risk assessment.</w:t>
      </w:r>
    </w:p>
    <w:p w14:paraId="545F8A61" w14:textId="77777777" w:rsidR="00E3795D" w:rsidRDefault="00E3795D" w:rsidP="00613BCB">
      <w:pPr>
        <w:spacing w:line="480" w:lineRule="auto"/>
        <w:jc w:val="both"/>
        <w:outlineLvl w:val="0"/>
        <w:rPr>
          <w:color w:val="000000" w:themeColor="text1"/>
        </w:rPr>
      </w:pPr>
    </w:p>
    <w:p w14:paraId="1C90C4AB" w14:textId="17B2F503" w:rsidR="00D546A3" w:rsidRDefault="00B201BD" w:rsidP="00652A36">
      <w:pPr>
        <w:spacing w:line="480" w:lineRule="auto"/>
        <w:jc w:val="both"/>
        <w:outlineLvl w:val="0"/>
        <w:rPr>
          <w:b/>
          <w:color w:val="000000" w:themeColor="text1"/>
        </w:rPr>
      </w:pPr>
      <w:r>
        <w:rPr>
          <w:color w:val="000000" w:themeColor="text1"/>
        </w:rPr>
        <w:t xml:space="preserve"> </w:t>
      </w:r>
      <w:r w:rsidR="00D546A3">
        <w:rPr>
          <w:b/>
          <w:color w:val="000000" w:themeColor="text1"/>
        </w:rPr>
        <w:br w:type="page"/>
      </w: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lastRenderedPageBreak/>
        <w:t>References</w:t>
      </w:r>
    </w:p>
    <w:p w14:paraId="7F3E25A7" w14:textId="25837DE4" w:rsidR="0081015A" w:rsidRPr="0081015A" w:rsidRDefault="00A62CA7" w:rsidP="0081015A">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81015A" w:rsidRPr="0081015A">
        <w:rPr>
          <w:noProof/>
        </w:rPr>
        <w:t>1.</w:t>
      </w:r>
      <w:r w:rsidR="0081015A" w:rsidRPr="0081015A">
        <w:rPr>
          <w:noProof/>
        </w:rPr>
        <w:tab/>
        <w:t xml:space="preserve">Ameratunga, S. &amp; Woodward, A. Rising injuries in a hotter climate. </w:t>
      </w:r>
      <w:r w:rsidR="0081015A" w:rsidRPr="0081015A">
        <w:rPr>
          <w:i/>
          <w:iCs/>
          <w:noProof/>
        </w:rPr>
        <w:t>Nat. Med.</w:t>
      </w:r>
      <w:r w:rsidR="0081015A" w:rsidRPr="0081015A">
        <w:rPr>
          <w:noProof/>
        </w:rPr>
        <w:t xml:space="preserve"> </w:t>
      </w:r>
      <w:r w:rsidR="0081015A" w:rsidRPr="0081015A">
        <w:rPr>
          <w:b/>
          <w:bCs/>
          <w:noProof/>
        </w:rPr>
        <w:t>26</w:t>
      </w:r>
      <w:r w:rsidR="0081015A" w:rsidRPr="0081015A">
        <w:rPr>
          <w:noProof/>
        </w:rPr>
        <w:t>, 22–23 (2020).</w:t>
      </w:r>
    </w:p>
    <w:p w14:paraId="0E37868F" w14:textId="77777777" w:rsidR="0081015A" w:rsidRPr="0081015A" w:rsidRDefault="0081015A" w:rsidP="0081015A">
      <w:pPr>
        <w:widowControl w:val="0"/>
        <w:autoSpaceDE w:val="0"/>
        <w:autoSpaceDN w:val="0"/>
        <w:adjustRightInd w:val="0"/>
        <w:ind w:left="640" w:hanging="640"/>
        <w:rPr>
          <w:noProof/>
        </w:rPr>
      </w:pPr>
      <w:r w:rsidRPr="0081015A">
        <w:rPr>
          <w:noProof/>
        </w:rPr>
        <w:t>2.</w:t>
      </w:r>
      <w:r w:rsidRPr="0081015A">
        <w:rPr>
          <w:noProof/>
        </w:rPr>
        <w:tab/>
        <w:t xml:space="preserve">Pope, C. A., Ezzati, M. &amp; Dockery, D. W. Fine-particulate air pollution and life expectancy in the United States. </w:t>
      </w:r>
      <w:r w:rsidRPr="0081015A">
        <w:rPr>
          <w:i/>
          <w:iCs/>
          <w:noProof/>
        </w:rPr>
        <w:t>N. Engl. J. Med.</w:t>
      </w:r>
      <w:r w:rsidRPr="0081015A">
        <w:rPr>
          <w:noProof/>
        </w:rPr>
        <w:t xml:space="preserve"> (2009). doi:10.1056/nejmsa0805646</w:t>
      </w:r>
    </w:p>
    <w:p w14:paraId="0331DE6A" w14:textId="77777777" w:rsidR="0081015A" w:rsidRPr="0081015A" w:rsidRDefault="0081015A" w:rsidP="0081015A">
      <w:pPr>
        <w:widowControl w:val="0"/>
        <w:autoSpaceDE w:val="0"/>
        <w:autoSpaceDN w:val="0"/>
        <w:adjustRightInd w:val="0"/>
        <w:ind w:left="640" w:hanging="640"/>
        <w:rPr>
          <w:noProof/>
        </w:rPr>
      </w:pPr>
      <w:r w:rsidRPr="0081015A">
        <w:rPr>
          <w:noProof/>
        </w:rPr>
        <w:t>3.</w:t>
      </w:r>
      <w:r w:rsidRPr="0081015A">
        <w:rPr>
          <w:noProof/>
        </w:rPr>
        <w:tab/>
        <w:t xml:space="preserve">Correia, A. W. </w:t>
      </w:r>
      <w:r w:rsidRPr="0081015A">
        <w:rPr>
          <w:i/>
          <w:iCs/>
          <w:noProof/>
        </w:rPr>
        <w:t>et al.</w:t>
      </w:r>
      <w:r w:rsidRPr="0081015A">
        <w:rPr>
          <w:noProof/>
        </w:rPr>
        <w:t xml:space="preserve"> Effect of air pollution control on life expectancy in the United States: an analysis of 545 U.S. counties for the period from 2000 to 2007. </w:t>
      </w:r>
      <w:r w:rsidRPr="0081015A">
        <w:rPr>
          <w:i/>
          <w:iCs/>
          <w:noProof/>
        </w:rPr>
        <w:t>Epidemiology</w:t>
      </w:r>
      <w:r w:rsidRPr="0081015A">
        <w:rPr>
          <w:noProof/>
        </w:rPr>
        <w:t xml:space="preserve"> (2013). doi:10.1097/EDE.0b013e3182770237</w:t>
      </w:r>
    </w:p>
    <w:p w14:paraId="2B2E4068" w14:textId="77777777" w:rsidR="0081015A" w:rsidRPr="0081015A" w:rsidRDefault="0081015A" w:rsidP="0081015A">
      <w:pPr>
        <w:widowControl w:val="0"/>
        <w:autoSpaceDE w:val="0"/>
        <w:autoSpaceDN w:val="0"/>
        <w:adjustRightInd w:val="0"/>
        <w:ind w:left="640" w:hanging="640"/>
        <w:rPr>
          <w:noProof/>
        </w:rPr>
      </w:pPr>
      <w:r w:rsidRPr="0081015A">
        <w:rPr>
          <w:noProof/>
        </w:rPr>
        <w:t>4.</w:t>
      </w:r>
      <w:r w:rsidRPr="0081015A">
        <w:rPr>
          <w:noProof/>
        </w:rPr>
        <w:tab/>
        <w:t xml:space="preserve">Bennett, J. E. </w:t>
      </w:r>
      <w:r w:rsidRPr="0081015A">
        <w:rPr>
          <w:i/>
          <w:iCs/>
          <w:noProof/>
        </w:rPr>
        <w:t>et al.</w:t>
      </w:r>
      <w:r w:rsidRPr="0081015A">
        <w:rPr>
          <w:noProof/>
        </w:rPr>
        <w:t xml:space="preserve"> National and county life expectancy loss from particulate matter pollution in the USA. </w:t>
      </w:r>
      <w:r w:rsidRPr="0081015A">
        <w:rPr>
          <w:i/>
          <w:iCs/>
          <w:noProof/>
        </w:rPr>
        <w:t>PLOS Med.</w:t>
      </w:r>
      <w:r w:rsidRPr="0081015A">
        <w:rPr>
          <w:noProof/>
        </w:rPr>
        <w:t xml:space="preserve"> (2019).</w:t>
      </w:r>
    </w:p>
    <w:p w14:paraId="28699C98" w14:textId="77777777" w:rsidR="0081015A" w:rsidRPr="0081015A" w:rsidRDefault="0081015A" w:rsidP="0081015A">
      <w:pPr>
        <w:widowControl w:val="0"/>
        <w:autoSpaceDE w:val="0"/>
        <w:autoSpaceDN w:val="0"/>
        <w:adjustRightInd w:val="0"/>
        <w:ind w:left="640" w:hanging="640"/>
        <w:rPr>
          <w:noProof/>
        </w:rPr>
      </w:pPr>
      <w:r w:rsidRPr="0081015A">
        <w:rPr>
          <w:noProof/>
        </w:rPr>
        <w:t>5.</w:t>
      </w:r>
      <w:r w:rsidRPr="0081015A">
        <w:rPr>
          <w:noProof/>
        </w:rPr>
        <w:tab/>
        <w:t xml:space="preserve">Kuulasmaa, K. </w:t>
      </w:r>
      <w:r w:rsidRPr="0081015A">
        <w:rPr>
          <w:i/>
          <w:iCs/>
          <w:noProof/>
        </w:rPr>
        <w:t>et al.</w:t>
      </w:r>
      <w:r w:rsidRPr="0081015A">
        <w:rPr>
          <w:noProof/>
        </w:rPr>
        <w:t xml:space="preserve"> Estimation of contribution of changes in classic risk factors to trends in coronary-event rates across the WHO MONICA Project populations. </w:t>
      </w:r>
      <w:r w:rsidRPr="0081015A">
        <w:rPr>
          <w:i/>
          <w:iCs/>
          <w:noProof/>
        </w:rPr>
        <w:t>Lancet</w:t>
      </w:r>
      <w:r w:rsidRPr="0081015A">
        <w:rPr>
          <w:noProof/>
        </w:rPr>
        <w:t xml:space="preserve"> (2000). doi:10.1016/S0140-6736(99)11180-2</w:t>
      </w:r>
    </w:p>
    <w:p w14:paraId="76A93048" w14:textId="77777777" w:rsidR="0081015A" w:rsidRPr="0081015A" w:rsidRDefault="0081015A" w:rsidP="0081015A">
      <w:pPr>
        <w:widowControl w:val="0"/>
        <w:autoSpaceDE w:val="0"/>
        <w:autoSpaceDN w:val="0"/>
        <w:adjustRightInd w:val="0"/>
        <w:ind w:left="640" w:hanging="640"/>
        <w:rPr>
          <w:noProof/>
        </w:rPr>
      </w:pPr>
      <w:r w:rsidRPr="0081015A">
        <w:rPr>
          <w:noProof/>
        </w:rPr>
        <w:t>6.</w:t>
      </w:r>
      <w:r w:rsidRPr="0081015A">
        <w:rPr>
          <w:noProof/>
        </w:rPr>
        <w:tab/>
        <w:t xml:space="preserve">Robertson, L. S. Reversal of the road death trend in the U.S. in 2015–2016: An examination of the climate and economic hypotheses. </w:t>
      </w:r>
      <w:r w:rsidRPr="0081015A">
        <w:rPr>
          <w:i/>
          <w:iCs/>
          <w:noProof/>
        </w:rPr>
        <w:t>J. Transp. Heal.</w:t>
      </w:r>
      <w:r w:rsidRPr="0081015A">
        <w:rPr>
          <w:noProof/>
        </w:rPr>
        <w:t xml:space="preserve"> (2018). doi:10.1016/j.jth.2018.04.005</w:t>
      </w:r>
    </w:p>
    <w:p w14:paraId="53AE3BC8" w14:textId="77777777" w:rsidR="0081015A" w:rsidRPr="0081015A" w:rsidRDefault="0081015A" w:rsidP="0081015A">
      <w:pPr>
        <w:widowControl w:val="0"/>
        <w:autoSpaceDE w:val="0"/>
        <w:autoSpaceDN w:val="0"/>
        <w:adjustRightInd w:val="0"/>
        <w:ind w:left="640" w:hanging="640"/>
        <w:rPr>
          <w:noProof/>
        </w:rPr>
      </w:pPr>
      <w:r w:rsidRPr="0081015A">
        <w:rPr>
          <w:noProof/>
        </w:rPr>
        <w:t>7.</w:t>
      </w:r>
      <w:r w:rsidRPr="0081015A">
        <w:rPr>
          <w:noProof/>
        </w:rPr>
        <w:tab/>
        <w:t xml:space="preserve">Burke, M. </w:t>
      </w:r>
      <w:r w:rsidRPr="0081015A">
        <w:rPr>
          <w:i/>
          <w:iCs/>
          <w:noProof/>
        </w:rPr>
        <w:t>et al.</w:t>
      </w:r>
      <w:r w:rsidRPr="0081015A">
        <w:rPr>
          <w:noProof/>
        </w:rPr>
        <w:t xml:space="preserve"> Higher temperatures increase suicide rates in the United States and Mexico. </w:t>
      </w:r>
      <w:r w:rsidRPr="0081015A">
        <w:rPr>
          <w:i/>
          <w:iCs/>
          <w:noProof/>
        </w:rPr>
        <w:t>Nat. Clim. Chang.</w:t>
      </w:r>
      <w:r w:rsidRPr="0081015A">
        <w:rPr>
          <w:noProof/>
        </w:rPr>
        <w:t xml:space="preserve"> (2018). doi:10.1038/s41558-018-0222-x</w:t>
      </w:r>
    </w:p>
    <w:p w14:paraId="5E384AC9" w14:textId="77777777" w:rsidR="0081015A" w:rsidRPr="0081015A" w:rsidRDefault="0081015A" w:rsidP="0081015A">
      <w:pPr>
        <w:widowControl w:val="0"/>
        <w:autoSpaceDE w:val="0"/>
        <w:autoSpaceDN w:val="0"/>
        <w:adjustRightInd w:val="0"/>
        <w:ind w:left="640" w:hanging="640"/>
        <w:rPr>
          <w:noProof/>
        </w:rPr>
      </w:pPr>
      <w:r w:rsidRPr="0081015A">
        <w:rPr>
          <w:noProof/>
        </w:rPr>
        <w:t>8.</w:t>
      </w:r>
      <w:r w:rsidRPr="0081015A">
        <w:rPr>
          <w:noProof/>
        </w:rPr>
        <w:tab/>
        <w:t xml:space="preserve">Kim, Y. </w:t>
      </w:r>
      <w:r w:rsidRPr="0081015A">
        <w:rPr>
          <w:i/>
          <w:iCs/>
          <w:noProof/>
        </w:rPr>
        <w:t>et al.</w:t>
      </w:r>
      <w:r w:rsidRPr="0081015A">
        <w:rPr>
          <w:noProof/>
        </w:rPr>
        <w:t xml:space="preserve"> Suicide and Ambient Temperature: A Multi-Country Multi-City Study. </w:t>
      </w:r>
      <w:r w:rsidRPr="0081015A">
        <w:rPr>
          <w:i/>
          <w:iCs/>
          <w:noProof/>
        </w:rPr>
        <w:t>Environ. Health Perspect.</w:t>
      </w:r>
      <w:r w:rsidRPr="0081015A">
        <w:rPr>
          <w:noProof/>
        </w:rPr>
        <w:t xml:space="preserve"> </w:t>
      </w:r>
      <w:r w:rsidRPr="0081015A">
        <w:rPr>
          <w:b/>
          <w:bCs/>
          <w:noProof/>
        </w:rPr>
        <w:t>127</w:t>
      </w:r>
      <w:r w:rsidRPr="0081015A">
        <w:rPr>
          <w:noProof/>
        </w:rPr>
        <w:t>, 117007 (2019).</w:t>
      </w:r>
    </w:p>
    <w:p w14:paraId="3099E6C6" w14:textId="77777777" w:rsidR="0081015A" w:rsidRPr="0081015A" w:rsidRDefault="0081015A" w:rsidP="0081015A">
      <w:pPr>
        <w:widowControl w:val="0"/>
        <w:autoSpaceDE w:val="0"/>
        <w:autoSpaceDN w:val="0"/>
        <w:adjustRightInd w:val="0"/>
        <w:ind w:left="640" w:hanging="640"/>
        <w:rPr>
          <w:noProof/>
        </w:rPr>
      </w:pPr>
      <w:r w:rsidRPr="0081015A">
        <w:rPr>
          <w:noProof/>
        </w:rPr>
        <w:t>9.</w:t>
      </w:r>
      <w:r w:rsidRPr="0081015A">
        <w:rPr>
          <w:noProof/>
        </w:rPr>
        <w:tab/>
        <w:t xml:space="preserve">Robertson, L. Climate change, weather and road deaths. </w:t>
      </w:r>
      <w:r w:rsidRPr="0081015A">
        <w:rPr>
          <w:i/>
          <w:iCs/>
          <w:noProof/>
        </w:rPr>
        <w:t>Inj. Prev.</w:t>
      </w:r>
      <w:r w:rsidRPr="0081015A">
        <w:rPr>
          <w:noProof/>
        </w:rPr>
        <w:t xml:space="preserve"> (2018). doi:10.1136/injuryprev-2017-042419</w:t>
      </w:r>
    </w:p>
    <w:p w14:paraId="1B370709" w14:textId="77777777" w:rsidR="0081015A" w:rsidRPr="0081015A" w:rsidRDefault="0081015A" w:rsidP="0081015A">
      <w:pPr>
        <w:widowControl w:val="0"/>
        <w:autoSpaceDE w:val="0"/>
        <w:autoSpaceDN w:val="0"/>
        <w:adjustRightInd w:val="0"/>
        <w:ind w:left="640" w:hanging="640"/>
        <w:rPr>
          <w:noProof/>
        </w:rPr>
      </w:pPr>
      <w:r w:rsidRPr="0081015A">
        <w:rPr>
          <w:noProof/>
        </w:rPr>
        <w:t>10.</w:t>
      </w:r>
      <w:r w:rsidRPr="0081015A">
        <w:rPr>
          <w:noProof/>
        </w:rPr>
        <w:tab/>
        <w:t xml:space="preserve">Cohen, A. J. </w:t>
      </w:r>
      <w:r w:rsidRPr="0081015A">
        <w:rPr>
          <w:i/>
          <w:iCs/>
          <w:noProof/>
        </w:rPr>
        <w:t>et al.</w:t>
      </w:r>
      <w:r w:rsidRPr="0081015A">
        <w:rPr>
          <w:noProof/>
        </w:rPr>
        <w:t xml:space="preserve"> Estimates and 25-year trends of the global burden of disease attributable to ambient air pollution: an analysis of data from the Global Burden of Diseases Study 2015. </w:t>
      </w:r>
      <w:r w:rsidRPr="0081015A">
        <w:rPr>
          <w:i/>
          <w:iCs/>
          <w:noProof/>
        </w:rPr>
        <w:t>Lancet</w:t>
      </w:r>
      <w:r w:rsidRPr="0081015A">
        <w:rPr>
          <w:noProof/>
        </w:rPr>
        <w:t xml:space="preserve"> (2017). doi:10.1016/S0140-6736(17)30505-6</w:t>
      </w:r>
    </w:p>
    <w:p w14:paraId="2915943A" w14:textId="77777777" w:rsidR="0081015A" w:rsidRPr="0081015A" w:rsidRDefault="0081015A" w:rsidP="0081015A">
      <w:pPr>
        <w:widowControl w:val="0"/>
        <w:autoSpaceDE w:val="0"/>
        <w:autoSpaceDN w:val="0"/>
        <w:adjustRightInd w:val="0"/>
        <w:ind w:left="640" w:hanging="640"/>
        <w:rPr>
          <w:noProof/>
        </w:rPr>
      </w:pPr>
      <w:r w:rsidRPr="0081015A">
        <w:rPr>
          <w:noProof/>
        </w:rPr>
        <w:t>11.</w:t>
      </w:r>
      <w:r w:rsidRPr="0081015A">
        <w:rPr>
          <w:noProof/>
        </w:rPr>
        <w:tab/>
        <w:t xml:space="preserve">Lim, S. S. </w:t>
      </w:r>
      <w:r w:rsidRPr="0081015A">
        <w:rPr>
          <w:i/>
          <w:iCs/>
          <w:noProof/>
        </w:rPr>
        <w:t>et al.</w:t>
      </w:r>
      <w:r w:rsidRPr="0081015A">
        <w:rPr>
          <w:noProof/>
        </w:rPr>
        <w:t xml:space="preserve"> A comparative risk assessment of burden of disease and injury attributable to 67 risk factors and risk factor clusters in 21 regions, 1990-2010: A systematic analysis for the Global Burden of Disease Study 2010. </w:t>
      </w:r>
      <w:r w:rsidRPr="0081015A">
        <w:rPr>
          <w:i/>
          <w:iCs/>
          <w:noProof/>
        </w:rPr>
        <w:t>Lancet</w:t>
      </w:r>
      <w:r w:rsidRPr="0081015A">
        <w:rPr>
          <w:noProof/>
        </w:rPr>
        <w:t xml:space="preserve"> (2012). doi:10.1016/S0140-6736(12)61766-8</w:t>
      </w:r>
    </w:p>
    <w:p w14:paraId="3BE43223" w14:textId="77777777" w:rsidR="0081015A" w:rsidRPr="0081015A" w:rsidRDefault="0081015A" w:rsidP="0081015A">
      <w:pPr>
        <w:widowControl w:val="0"/>
        <w:autoSpaceDE w:val="0"/>
        <w:autoSpaceDN w:val="0"/>
        <w:adjustRightInd w:val="0"/>
        <w:ind w:left="640" w:hanging="640"/>
        <w:rPr>
          <w:noProof/>
        </w:rPr>
      </w:pPr>
      <w:r w:rsidRPr="0081015A">
        <w:rPr>
          <w:noProof/>
        </w:rPr>
        <w:t>12.</w:t>
      </w:r>
      <w:r w:rsidRPr="0081015A">
        <w:rPr>
          <w:noProof/>
        </w:rPr>
        <w:tab/>
        <w:t xml:space="preserve">Murray, C. J. L., Ezzati, M., Lopez, A. D., Rodgers, A. &amp; Vander Hoorn, S. Comparative quantification of health risks: Conceptual framework and methodological issues. </w:t>
      </w:r>
      <w:r w:rsidRPr="0081015A">
        <w:rPr>
          <w:i/>
          <w:iCs/>
          <w:noProof/>
        </w:rPr>
        <w:t>Population Health Metrics</w:t>
      </w:r>
      <w:r w:rsidRPr="0081015A">
        <w:rPr>
          <w:noProof/>
        </w:rPr>
        <w:t xml:space="preserve"> (2003). doi:10.1186/1478-7954-1-1</w:t>
      </w:r>
    </w:p>
    <w:p w14:paraId="3C6443FA" w14:textId="77777777" w:rsidR="0081015A" w:rsidRPr="0081015A" w:rsidRDefault="0081015A" w:rsidP="0081015A">
      <w:pPr>
        <w:widowControl w:val="0"/>
        <w:autoSpaceDE w:val="0"/>
        <w:autoSpaceDN w:val="0"/>
        <w:adjustRightInd w:val="0"/>
        <w:ind w:left="640" w:hanging="640"/>
        <w:rPr>
          <w:noProof/>
        </w:rPr>
      </w:pPr>
      <w:r w:rsidRPr="0081015A">
        <w:rPr>
          <w:noProof/>
        </w:rPr>
        <w:t>13.</w:t>
      </w:r>
      <w:r w:rsidRPr="0081015A">
        <w:rPr>
          <w:noProof/>
        </w:rPr>
        <w:tab/>
        <w:t xml:space="preserve">Baldwin, J. W., Dessy, J. B., Vecchi, G. A. &amp; Oppenheimer, M. Temporally Compound Heat Wave Events and Global Warming: An Emerging Hazard. </w:t>
      </w:r>
      <w:r w:rsidRPr="0081015A">
        <w:rPr>
          <w:i/>
          <w:iCs/>
          <w:noProof/>
        </w:rPr>
        <w:t>Earth’s Futur.</w:t>
      </w:r>
      <w:r w:rsidRPr="0081015A">
        <w:rPr>
          <w:noProof/>
        </w:rPr>
        <w:t xml:space="preserve"> (2019). doi:10.1029/2018EF000989</w:t>
      </w:r>
    </w:p>
    <w:p w14:paraId="6D90B0CC" w14:textId="77777777" w:rsidR="0081015A" w:rsidRPr="0081015A" w:rsidRDefault="0081015A" w:rsidP="0081015A">
      <w:pPr>
        <w:widowControl w:val="0"/>
        <w:autoSpaceDE w:val="0"/>
        <w:autoSpaceDN w:val="0"/>
        <w:adjustRightInd w:val="0"/>
        <w:ind w:left="640" w:hanging="640"/>
        <w:rPr>
          <w:noProof/>
        </w:rPr>
      </w:pPr>
      <w:r w:rsidRPr="0081015A">
        <w:rPr>
          <w:noProof/>
        </w:rPr>
        <w:t>14.</w:t>
      </w:r>
      <w:r w:rsidRPr="0081015A">
        <w:rPr>
          <w:noProof/>
        </w:rPr>
        <w:tab/>
        <w:t xml:space="preserve">Lau, N. C. &amp; Nath, M. J. A model study of heat waves over North America: Meteorological aspects and projections for the twenty-first century. </w:t>
      </w:r>
      <w:r w:rsidRPr="0081015A">
        <w:rPr>
          <w:i/>
          <w:iCs/>
          <w:noProof/>
        </w:rPr>
        <w:t>J. Clim.</w:t>
      </w:r>
      <w:r w:rsidRPr="0081015A">
        <w:rPr>
          <w:noProof/>
        </w:rPr>
        <w:t xml:space="preserve"> (2012). doi:10.1175/JCLI-D-11-00575.1</w:t>
      </w:r>
    </w:p>
    <w:p w14:paraId="62DB8049" w14:textId="77777777" w:rsidR="0081015A" w:rsidRPr="0081015A" w:rsidRDefault="0081015A" w:rsidP="0081015A">
      <w:pPr>
        <w:widowControl w:val="0"/>
        <w:autoSpaceDE w:val="0"/>
        <w:autoSpaceDN w:val="0"/>
        <w:adjustRightInd w:val="0"/>
        <w:ind w:left="640" w:hanging="640"/>
        <w:rPr>
          <w:noProof/>
        </w:rPr>
      </w:pPr>
      <w:r w:rsidRPr="0081015A">
        <w:rPr>
          <w:noProof/>
        </w:rPr>
        <w:t>15.</w:t>
      </w:r>
      <w:r w:rsidRPr="0081015A">
        <w:rPr>
          <w:noProof/>
        </w:rPr>
        <w:tab/>
        <w:t xml:space="preserve">Bailis, R., Ezzati, M. &amp; Kammen, D. M. Mortality and greenhouse gas impacts of biomass and petroleum energy futures in Africa. </w:t>
      </w:r>
      <w:r w:rsidRPr="0081015A">
        <w:rPr>
          <w:i/>
          <w:iCs/>
          <w:noProof/>
        </w:rPr>
        <w:t>Science (80-. ).</w:t>
      </w:r>
      <w:r w:rsidRPr="0081015A">
        <w:rPr>
          <w:noProof/>
        </w:rPr>
        <w:t xml:space="preserve"> (2005). doi:10.1126/science.1106881</w:t>
      </w:r>
    </w:p>
    <w:p w14:paraId="19D56C3B" w14:textId="77777777" w:rsidR="0081015A" w:rsidRPr="0081015A" w:rsidRDefault="0081015A" w:rsidP="0081015A">
      <w:pPr>
        <w:widowControl w:val="0"/>
        <w:autoSpaceDE w:val="0"/>
        <w:autoSpaceDN w:val="0"/>
        <w:adjustRightInd w:val="0"/>
        <w:ind w:left="640" w:hanging="640"/>
        <w:rPr>
          <w:noProof/>
        </w:rPr>
      </w:pPr>
      <w:r w:rsidRPr="0081015A">
        <w:rPr>
          <w:noProof/>
        </w:rPr>
        <w:t>16.</w:t>
      </w:r>
      <w:r w:rsidRPr="0081015A">
        <w:rPr>
          <w:noProof/>
        </w:rPr>
        <w:tab/>
        <w:t xml:space="preserve">Kontis, V. </w:t>
      </w:r>
      <w:r w:rsidRPr="0081015A">
        <w:rPr>
          <w:i/>
          <w:iCs/>
          <w:noProof/>
        </w:rPr>
        <w:t>et al.</w:t>
      </w:r>
      <w:r w:rsidRPr="0081015A">
        <w:rPr>
          <w:noProof/>
        </w:rPr>
        <w:t xml:space="preserve"> Contribution of six risk factors to achieving the 25×25 non-communicable disease mortality reduction target: A modelling study. </w:t>
      </w:r>
      <w:r w:rsidRPr="0081015A">
        <w:rPr>
          <w:i/>
          <w:iCs/>
          <w:noProof/>
        </w:rPr>
        <w:t>Lancet</w:t>
      </w:r>
      <w:r w:rsidRPr="0081015A">
        <w:rPr>
          <w:noProof/>
        </w:rPr>
        <w:t xml:space="preserve"> (2014). doi:10.1016/S0140-6736(14)60616-4</w:t>
      </w:r>
    </w:p>
    <w:p w14:paraId="2BA5C2A4" w14:textId="77777777" w:rsidR="0081015A" w:rsidRPr="0081015A" w:rsidRDefault="0081015A" w:rsidP="0081015A">
      <w:pPr>
        <w:widowControl w:val="0"/>
        <w:autoSpaceDE w:val="0"/>
        <w:autoSpaceDN w:val="0"/>
        <w:adjustRightInd w:val="0"/>
        <w:ind w:left="640" w:hanging="640"/>
        <w:rPr>
          <w:noProof/>
        </w:rPr>
      </w:pPr>
      <w:r w:rsidRPr="0081015A">
        <w:rPr>
          <w:noProof/>
        </w:rPr>
        <w:t>17.</w:t>
      </w:r>
      <w:r w:rsidRPr="0081015A">
        <w:rPr>
          <w:noProof/>
        </w:rPr>
        <w:tab/>
        <w:t xml:space="preserve">Foreman, K. J., Li, G., Best, N. &amp; Ezzati, M. Small area forecasts of cause-specific mortality: application of a Bayesian hierarchical model to US vital registration data. </w:t>
      </w:r>
      <w:r w:rsidRPr="0081015A">
        <w:rPr>
          <w:i/>
          <w:iCs/>
          <w:noProof/>
        </w:rPr>
        <w:t>J. R. Stat. Soc. Ser. C Appl. Stat.</w:t>
      </w:r>
      <w:r w:rsidRPr="0081015A">
        <w:rPr>
          <w:noProof/>
        </w:rPr>
        <w:t xml:space="preserve"> (2017). doi:10.1111/rssc.12157</w:t>
      </w:r>
    </w:p>
    <w:p w14:paraId="1128D1B1" w14:textId="77777777" w:rsidR="0081015A" w:rsidRPr="0081015A" w:rsidRDefault="0081015A" w:rsidP="0081015A">
      <w:pPr>
        <w:widowControl w:val="0"/>
        <w:autoSpaceDE w:val="0"/>
        <w:autoSpaceDN w:val="0"/>
        <w:adjustRightInd w:val="0"/>
        <w:ind w:left="640" w:hanging="640"/>
        <w:rPr>
          <w:noProof/>
        </w:rPr>
      </w:pPr>
      <w:r w:rsidRPr="0081015A">
        <w:rPr>
          <w:noProof/>
        </w:rPr>
        <w:t>18.</w:t>
      </w:r>
      <w:r w:rsidRPr="0081015A">
        <w:rPr>
          <w:noProof/>
        </w:rPr>
        <w:tab/>
        <w:t xml:space="preserve">Kontis, V. </w:t>
      </w:r>
      <w:r w:rsidRPr="0081015A">
        <w:rPr>
          <w:i/>
          <w:iCs/>
          <w:noProof/>
        </w:rPr>
        <w:t>et al.</w:t>
      </w:r>
      <w:r w:rsidRPr="0081015A">
        <w:rPr>
          <w:noProof/>
        </w:rPr>
        <w:t xml:space="preserve"> Future life expectancy in 35 industrialised countries: projections with a Bayesian model ensemble. </w:t>
      </w:r>
      <w:r w:rsidRPr="0081015A">
        <w:rPr>
          <w:i/>
          <w:iCs/>
          <w:noProof/>
        </w:rPr>
        <w:t>Lancet</w:t>
      </w:r>
      <w:r w:rsidRPr="0081015A">
        <w:rPr>
          <w:noProof/>
        </w:rPr>
        <w:t xml:space="preserve"> (2017). doi:10.1016/S0140-6736(16)32381-9</w:t>
      </w:r>
    </w:p>
    <w:p w14:paraId="66012B0C" w14:textId="77777777" w:rsidR="0081015A" w:rsidRPr="0081015A" w:rsidRDefault="0081015A" w:rsidP="0081015A">
      <w:pPr>
        <w:widowControl w:val="0"/>
        <w:autoSpaceDE w:val="0"/>
        <w:autoSpaceDN w:val="0"/>
        <w:adjustRightInd w:val="0"/>
        <w:ind w:left="640" w:hanging="640"/>
        <w:rPr>
          <w:noProof/>
        </w:rPr>
      </w:pPr>
      <w:r w:rsidRPr="0081015A">
        <w:rPr>
          <w:noProof/>
        </w:rPr>
        <w:lastRenderedPageBreak/>
        <w:t>19.</w:t>
      </w:r>
      <w:r w:rsidRPr="0081015A">
        <w:rPr>
          <w:noProof/>
        </w:rPr>
        <w:tab/>
        <w:t xml:space="preserve">Bennett, J. E. </w:t>
      </w:r>
      <w:r w:rsidRPr="0081015A">
        <w:rPr>
          <w:i/>
          <w:iCs/>
          <w:noProof/>
        </w:rPr>
        <w:t>et al.</w:t>
      </w:r>
      <w:r w:rsidRPr="0081015A">
        <w:rPr>
          <w:noProof/>
        </w:rPr>
        <w:t xml:space="preserve"> The future of life expectancy and life expectancy inequalities in England and Wales: Bayesian spatiotemporal forecasting. </w:t>
      </w:r>
      <w:r w:rsidRPr="0081015A">
        <w:rPr>
          <w:i/>
          <w:iCs/>
          <w:noProof/>
        </w:rPr>
        <w:t>Lancet</w:t>
      </w:r>
      <w:r w:rsidRPr="0081015A">
        <w:rPr>
          <w:noProof/>
        </w:rPr>
        <w:t xml:space="preserve"> (2015). doi:10.1016/S0140-6736(15)60296-3</w:t>
      </w:r>
    </w:p>
    <w:p w14:paraId="4C890BA2" w14:textId="55DD4A98" w:rsidR="002C64F6" w:rsidRDefault="00A62CA7" w:rsidP="0081015A">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11"/>
      <w:footerReference w:type="default" r:id="rId12"/>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20-05-10T14:32:00Z" w:initials="EM">
    <w:p w14:paraId="78C217C1" w14:textId="117B96CF" w:rsidR="00D21FA0" w:rsidRDefault="00D21FA0">
      <w:pPr>
        <w:pStyle w:val="CommentText"/>
      </w:pPr>
      <w:r>
        <w:rPr>
          <w:rStyle w:val="CommentReference"/>
        </w:rPr>
        <w:annotationRef/>
      </w:r>
      <w:r>
        <w:t>ok? Can we add Paris to the first and what would then go to the 2</w:t>
      </w:r>
      <w:r w:rsidRPr="00D21FA0">
        <w:rPr>
          <w:vertAlign w:val="superscript"/>
        </w:rPr>
        <w:t>nd</w:t>
      </w:r>
      <w:r>
        <w:t xml:space="preserve"> (Corsica?)</w:t>
      </w:r>
    </w:p>
  </w:comment>
  <w:comment w:id="1" w:author="Parks, Robbie M" w:date="2020-05-10T15:03:00Z" w:initials="PRM">
    <w:p w14:paraId="7703E102" w14:textId="4A40F429" w:rsidR="008852B0" w:rsidRDefault="008852B0">
      <w:pPr>
        <w:pStyle w:val="CommentText"/>
      </w:pPr>
      <w:r>
        <w:rPr>
          <w:rStyle w:val="CommentReference"/>
        </w:rPr>
        <w:annotationRef/>
      </w:r>
      <w:r>
        <w:t>What about Nice (if I’ve understood you correctly)</w:t>
      </w:r>
      <w:r w:rsidR="006D2AB3">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C217C1" w15:done="0"/>
  <w15:commentEx w15:paraId="7703E102" w15:paraIdParent="78C217C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C217C1" w16cid:durableId="22628EE5"/>
  <w16cid:commentId w16cid:paraId="7703E102" w16cid:durableId="226296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E85E31" w14:textId="77777777" w:rsidR="0087540D" w:rsidRDefault="0087540D">
      <w:r>
        <w:separator/>
      </w:r>
    </w:p>
  </w:endnote>
  <w:endnote w:type="continuationSeparator" w:id="0">
    <w:p w14:paraId="23B56804" w14:textId="77777777" w:rsidR="0087540D" w:rsidRDefault="0087540D">
      <w:r>
        <w:continuationSeparator/>
      </w:r>
    </w:p>
  </w:endnote>
  <w:endnote w:type="continuationNotice" w:id="1">
    <w:p w14:paraId="775E61D0" w14:textId="77777777" w:rsidR="0087540D" w:rsidRDefault="008754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7309C6" w:rsidRDefault="007309C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324737F1"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3795D">
      <w:rPr>
        <w:rStyle w:val="PageNumber"/>
        <w:noProof/>
      </w:rPr>
      <w:t>6</w:t>
    </w:r>
    <w:r>
      <w:rPr>
        <w:rStyle w:val="PageNumber"/>
      </w:rPr>
      <w:fldChar w:fldCharType="end"/>
    </w:r>
  </w:p>
  <w:p w14:paraId="443267E5" w14:textId="77777777" w:rsidR="007309C6" w:rsidRDefault="007309C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7478A9" w14:textId="77777777" w:rsidR="0087540D" w:rsidRDefault="0087540D">
      <w:r>
        <w:separator/>
      </w:r>
    </w:p>
  </w:footnote>
  <w:footnote w:type="continuationSeparator" w:id="0">
    <w:p w14:paraId="1BF4BFC5" w14:textId="77777777" w:rsidR="0087540D" w:rsidRDefault="0087540D">
      <w:r>
        <w:continuationSeparator/>
      </w:r>
    </w:p>
  </w:footnote>
  <w:footnote w:type="continuationNotice" w:id="1">
    <w:p w14:paraId="62F124B3" w14:textId="77777777" w:rsidR="0087540D" w:rsidRDefault="0087540D"/>
  </w:footnote>
  <w:footnote w:id="2">
    <w:p w14:paraId="79BD4E21" w14:textId="77777777" w:rsidR="00D21FA0" w:rsidRDefault="00D21FA0" w:rsidP="00D21FA0">
      <w:pPr>
        <w:pStyle w:val="FootnoteText"/>
        <w:jc w:val="both"/>
      </w:pPr>
      <w:r w:rsidRPr="00997A0C">
        <w:rPr>
          <w:rStyle w:val="FootnoteReference"/>
        </w:rPr>
        <w:footnoteRef/>
      </w:r>
      <w:r>
        <w:t xml:space="preserve"> As incorrectly stated in the letter by Mitchell and colleagues, computational considerations had no bearing on this choice. Rather, these considerations together with small number of events, when divided by age group, sex and injury type, made it difficult to fit a model to all 3000+ counties.</w:t>
      </w:r>
    </w:p>
  </w:footnote>
  <w:footnote w:id="3">
    <w:p w14:paraId="20A35844" w14:textId="19564FB7" w:rsidR="005B72CC" w:rsidRPr="005B72CC" w:rsidRDefault="005B72CC">
      <w:pPr>
        <w:pStyle w:val="FootnoteText"/>
        <w:rPr>
          <w:lang w:val="en-US"/>
        </w:rPr>
      </w:pPr>
      <w:r w:rsidRPr="00997A0C">
        <w:rPr>
          <w:rStyle w:val="FootnoteReference"/>
        </w:rPr>
        <w:footnoteRef/>
      </w:r>
      <w:r>
        <w:t xml:space="preserve"> </w:t>
      </w:r>
      <w:r w:rsidRPr="005B72CC">
        <w:t>Our computer code is available on an open access basis (http://globalenvhealth.org/code-data-download/) and can be used to consider alternative functional forms.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AD" w15:userId="S::mezzati@ic.ac.uk::de4367be-094d-4425-aa39-f25a3e5b7505"/>
  </w15:person>
  <w15:person w15:author="Parks, Robbie M">
    <w15:presenceInfo w15:providerId="AD" w15:userId="S::rmp15@ic.ac.uk::cb6b7f8d-c7e1-44f5-b2d9-a44f305898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140E"/>
    <w:rsid w:val="00032A53"/>
    <w:rsid w:val="000330EC"/>
    <w:rsid w:val="00033490"/>
    <w:rsid w:val="000336CF"/>
    <w:rsid w:val="00034BA2"/>
    <w:rsid w:val="00036ABF"/>
    <w:rsid w:val="00037343"/>
    <w:rsid w:val="00040AAF"/>
    <w:rsid w:val="00040AE0"/>
    <w:rsid w:val="00040DB9"/>
    <w:rsid w:val="00044230"/>
    <w:rsid w:val="00044869"/>
    <w:rsid w:val="00044B4C"/>
    <w:rsid w:val="00044F79"/>
    <w:rsid w:val="00045AA5"/>
    <w:rsid w:val="000536A1"/>
    <w:rsid w:val="0005577D"/>
    <w:rsid w:val="00055BDF"/>
    <w:rsid w:val="000607DA"/>
    <w:rsid w:val="00061565"/>
    <w:rsid w:val="00063068"/>
    <w:rsid w:val="000643BD"/>
    <w:rsid w:val="0006486C"/>
    <w:rsid w:val="00064A53"/>
    <w:rsid w:val="0006696B"/>
    <w:rsid w:val="00066D53"/>
    <w:rsid w:val="00066F89"/>
    <w:rsid w:val="0007122D"/>
    <w:rsid w:val="0007192B"/>
    <w:rsid w:val="000732D4"/>
    <w:rsid w:val="000737EB"/>
    <w:rsid w:val="00073D01"/>
    <w:rsid w:val="00074BEB"/>
    <w:rsid w:val="00075CB2"/>
    <w:rsid w:val="00077490"/>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1B01"/>
    <w:rsid w:val="000A2AA4"/>
    <w:rsid w:val="000A355E"/>
    <w:rsid w:val="000A41F3"/>
    <w:rsid w:val="000A62D5"/>
    <w:rsid w:val="000A6CF4"/>
    <w:rsid w:val="000A7C4B"/>
    <w:rsid w:val="000B2B0E"/>
    <w:rsid w:val="000B5BFF"/>
    <w:rsid w:val="000B7E00"/>
    <w:rsid w:val="000C0334"/>
    <w:rsid w:val="000C05BD"/>
    <w:rsid w:val="000C077B"/>
    <w:rsid w:val="000C240E"/>
    <w:rsid w:val="000C2776"/>
    <w:rsid w:val="000C3D92"/>
    <w:rsid w:val="000C41A6"/>
    <w:rsid w:val="000C4ADA"/>
    <w:rsid w:val="000C53C0"/>
    <w:rsid w:val="000C563B"/>
    <w:rsid w:val="000C6911"/>
    <w:rsid w:val="000C6E2D"/>
    <w:rsid w:val="000D0771"/>
    <w:rsid w:val="000D2F14"/>
    <w:rsid w:val="000D39DD"/>
    <w:rsid w:val="000D4447"/>
    <w:rsid w:val="000D4DF6"/>
    <w:rsid w:val="000D54C5"/>
    <w:rsid w:val="000D6FFD"/>
    <w:rsid w:val="000E075E"/>
    <w:rsid w:val="000E0829"/>
    <w:rsid w:val="000E258A"/>
    <w:rsid w:val="000E27D6"/>
    <w:rsid w:val="000E4406"/>
    <w:rsid w:val="000E604A"/>
    <w:rsid w:val="000E7FD8"/>
    <w:rsid w:val="000F2941"/>
    <w:rsid w:val="00100D87"/>
    <w:rsid w:val="00104DAC"/>
    <w:rsid w:val="0010551A"/>
    <w:rsid w:val="00106815"/>
    <w:rsid w:val="00110076"/>
    <w:rsid w:val="00111115"/>
    <w:rsid w:val="00112889"/>
    <w:rsid w:val="00112A57"/>
    <w:rsid w:val="001139FE"/>
    <w:rsid w:val="0011429C"/>
    <w:rsid w:val="001153F2"/>
    <w:rsid w:val="001160F8"/>
    <w:rsid w:val="001235A4"/>
    <w:rsid w:val="00123774"/>
    <w:rsid w:val="001241AE"/>
    <w:rsid w:val="00125AD1"/>
    <w:rsid w:val="0012770D"/>
    <w:rsid w:val="00127E88"/>
    <w:rsid w:val="00132544"/>
    <w:rsid w:val="00133139"/>
    <w:rsid w:val="00134649"/>
    <w:rsid w:val="001371DD"/>
    <w:rsid w:val="00140BE8"/>
    <w:rsid w:val="00140DB8"/>
    <w:rsid w:val="00141EE8"/>
    <w:rsid w:val="00141EF4"/>
    <w:rsid w:val="00144923"/>
    <w:rsid w:val="0014511F"/>
    <w:rsid w:val="00145575"/>
    <w:rsid w:val="00146E3B"/>
    <w:rsid w:val="001470B7"/>
    <w:rsid w:val="00150029"/>
    <w:rsid w:val="001508C3"/>
    <w:rsid w:val="00150E1E"/>
    <w:rsid w:val="00152198"/>
    <w:rsid w:val="001528CC"/>
    <w:rsid w:val="0015352B"/>
    <w:rsid w:val="001535E0"/>
    <w:rsid w:val="00153BD4"/>
    <w:rsid w:val="00154645"/>
    <w:rsid w:val="00154FA8"/>
    <w:rsid w:val="00155518"/>
    <w:rsid w:val="00155700"/>
    <w:rsid w:val="001578B7"/>
    <w:rsid w:val="00157942"/>
    <w:rsid w:val="00161939"/>
    <w:rsid w:val="001647AD"/>
    <w:rsid w:val="00164CC4"/>
    <w:rsid w:val="00165E04"/>
    <w:rsid w:val="00167005"/>
    <w:rsid w:val="0017009F"/>
    <w:rsid w:val="00170BE9"/>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1D2F"/>
    <w:rsid w:val="001A24B7"/>
    <w:rsid w:val="001A3160"/>
    <w:rsid w:val="001A3D0C"/>
    <w:rsid w:val="001A6289"/>
    <w:rsid w:val="001A752D"/>
    <w:rsid w:val="001A7E5E"/>
    <w:rsid w:val="001A7F31"/>
    <w:rsid w:val="001B143B"/>
    <w:rsid w:val="001B180D"/>
    <w:rsid w:val="001B2697"/>
    <w:rsid w:val="001B2C85"/>
    <w:rsid w:val="001B3367"/>
    <w:rsid w:val="001B559F"/>
    <w:rsid w:val="001B6FE0"/>
    <w:rsid w:val="001C15E5"/>
    <w:rsid w:val="001C45B6"/>
    <w:rsid w:val="001C5928"/>
    <w:rsid w:val="001C6C5E"/>
    <w:rsid w:val="001D2042"/>
    <w:rsid w:val="001D43B8"/>
    <w:rsid w:val="001D5C34"/>
    <w:rsid w:val="001D648D"/>
    <w:rsid w:val="001D66FE"/>
    <w:rsid w:val="001E1452"/>
    <w:rsid w:val="001E18C9"/>
    <w:rsid w:val="001E1DFD"/>
    <w:rsid w:val="001E3D7C"/>
    <w:rsid w:val="001E4E74"/>
    <w:rsid w:val="001E50C9"/>
    <w:rsid w:val="001E5B16"/>
    <w:rsid w:val="001E5C4D"/>
    <w:rsid w:val="001E6A53"/>
    <w:rsid w:val="001E6D83"/>
    <w:rsid w:val="001E7BDE"/>
    <w:rsid w:val="001F0FEB"/>
    <w:rsid w:val="001F1A3F"/>
    <w:rsid w:val="001F307A"/>
    <w:rsid w:val="001F3A6B"/>
    <w:rsid w:val="001F3CCB"/>
    <w:rsid w:val="001F3CF5"/>
    <w:rsid w:val="001F426D"/>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821"/>
    <w:rsid w:val="002261F1"/>
    <w:rsid w:val="00227AA5"/>
    <w:rsid w:val="00230266"/>
    <w:rsid w:val="00230E7B"/>
    <w:rsid w:val="002323F2"/>
    <w:rsid w:val="0023369B"/>
    <w:rsid w:val="002358D5"/>
    <w:rsid w:val="00237104"/>
    <w:rsid w:val="00237B5C"/>
    <w:rsid w:val="00241591"/>
    <w:rsid w:val="00241EB9"/>
    <w:rsid w:val="00243894"/>
    <w:rsid w:val="00246F79"/>
    <w:rsid w:val="00250041"/>
    <w:rsid w:val="00250FEF"/>
    <w:rsid w:val="002524AC"/>
    <w:rsid w:val="00252881"/>
    <w:rsid w:val="00255B55"/>
    <w:rsid w:val="00256311"/>
    <w:rsid w:val="00256322"/>
    <w:rsid w:val="002574F3"/>
    <w:rsid w:val="00257C57"/>
    <w:rsid w:val="00257D30"/>
    <w:rsid w:val="002634EF"/>
    <w:rsid w:val="0026389E"/>
    <w:rsid w:val="00263A2D"/>
    <w:rsid w:val="00265344"/>
    <w:rsid w:val="00267923"/>
    <w:rsid w:val="0027353C"/>
    <w:rsid w:val="00275E3F"/>
    <w:rsid w:val="002768FB"/>
    <w:rsid w:val="002769D0"/>
    <w:rsid w:val="00280784"/>
    <w:rsid w:val="002807F1"/>
    <w:rsid w:val="0028169E"/>
    <w:rsid w:val="00282548"/>
    <w:rsid w:val="00282DC8"/>
    <w:rsid w:val="00283342"/>
    <w:rsid w:val="0028473A"/>
    <w:rsid w:val="002916B5"/>
    <w:rsid w:val="0029344A"/>
    <w:rsid w:val="00293473"/>
    <w:rsid w:val="002960A3"/>
    <w:rsid w:val="00296851"/>
    <w:rsid w:val="00296BD5"/>
    <w:rsid w:val="002A05BC"/>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5F6A"/>
    <w:rsid w:val="002C64F6"/>
    <w:rsid w:val="002D042A"/>
    <w:rsid w:val="002D21A4"/>
    <w:rsid w:val="002D2C6E"/>
    <w:rsid w:val="002D3F38"/>
    <w:rsid w:val="002E038D"/>
    <w:rsid w:val="002E3D60"/>
    <w:rsid w:val="002E4AD3"/>
    <w:rsid w:val="002E58D0"/>
    <w:rsid w:val="002E5F11"/>
    <w:rsid w:val="002E6325"/>
    <w:rsid w:val="002F19C2"/>
    <w:rsid w:val="002F1D41"/>
    <w:rsid w:val="002F5367"/>
    <w:rsid w:val="002F7403"/>
    <w:rsid w:val="00300228"/>
    <w:rsid w:val="00301071"/>
    <w:rsid w:val="00302F12"/>
    <w:rsid w:val="00303B67"/>
    <w:rsid w:val="00305209"/>
    <w:rsid w:val="00305710"/>
    <w:rsid w:val="00306DFD"/>
    <w:rsid w:val="0030796D"/>
    <w:rsid w:val="003105A5"/>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2398"/>
    <w:rsid w:val="00346ACE"/>
    <w:rsid w:val="00352157"/>
    <w:rsid w:val="00353A64"/>
    <w:rsid w:val="003551A1"/>
    <w:rsid w:val="00357538"/>
    <w:rsid w:val="00363E6C"/>
    <w:rsid w:val="003650D7"/>
    <w:rsid w:val="00367BD4"/>
    <w:rsid w:val="00370294"/>
    <w:rsid w:val="00370E83"/>
    <w:rsid w:val="00371197"/>
    <w:rsid w:val="003730E2"/>
    <w:rsid w:val="00374D1C"/>
    <w:rsid w:val="00383783"/>
    <w:rsid w:val="00384795"/>
    <w:rsid w:val="00391483"/>
    <w:rsid w:val="003921CD"/>
    <w:rsid w:val="00393366"/>
    <w:rsid w:val="003953FB"/>
    <w:rsid w:val="003B10FF"/>
    <w:rsid w:val="003B2ACF"/>
    <w:rsid w:val="003B5431"/>
    <w:rsid w:val="003B5C48"/>
    <w:rsid w:val="003B67D2"/>
    <w:rsid w:val="003C3C83"/>
    <w:rsid w:val="003C581A"/>
    <w:rsid w:val="003C6749"/>
    <w:rsid w:val="003C7CD7"/>
    <w:rsid w:val="003D014C"/>
    <w:rsid w:val="003D1FD6"/>
    <w:rsid w:val="003D3E4E"/>
    <w:rsid w:val="003D575B"/>
    <w:rsid w:val="003D77F4"/>
    <w:rsid w:val="003E17AC"/>
    <w:rsid w:val="003E25A6"/>
    <w:rsid w:val="003E64A4"/>
    <w:rsid w:val="003E6DF9"/>
    <w:rsid w:val="003F11C1"/>
    <w:rsid w:val="003F2BCD"/>
    <w:rsid w:val="003F4280"/>
    <w:rsid w:val="003F52A5"/>
    <w:rsid w:val="00400606"/>
    <w:rsid w:val="004009CB"/>
    <w:rsid w:val="0040230A"/>
    <w:rsid w:val="004114D9"/>
    <w:rsid w:val="004124B5"/>
    <w:rsid w:val="00412FCC"/>
    <w:rsid w:val="00413881"/>
    <w:rsid w:val="00413F8E"/>
    <w:rsid w:val="00422055"/>
    <w:rsid w:val="00425263"/>
    <w:rsid w:val="0042713A"/>
    <w:rsid w:val="004278EB"/>
    <w:rsid w:val="00427C57"/>
    <w:rsid w:val="004314BA"/>
    <w:rsid w:val="00431D95"/>
    <w:rsid w:val="004321B4"/>
    <w:rsid w:val="00437774"/>
    <w:rsid w:val="00437D42"/>
    <w:rsid w:val="004409BD"/>
    <w:rsid w:val="00440FE0"/>
    <w:rsid w:val="004435B7"/>
    <w:rsid w:val="00447303"/>
    <w:rsid w:val="00452EB3"/>
    <w:rsid w:val="00454A37"/>
    <w:rsid w:val="00454A7D"/>
    <w:rsid w:val="0045634B"/>
    <w:rsid w:val="00460727"/>
    <w:rsid w:val="00460D94"/>
    <w:rsid w:val="004614C6"/>
    <w:rsid w:val="004630FC"/>
    <w:rsid w:val="004636EF"/>
    <w:rsid w:val="00466B07"/>
    <w:rsid w:val="004702C5"/>
    <w:rsid w:val="00472128"/>
    <w:rsid w:val="004725F2"/>
    <w:rsid w:val="00472E55"/>
    <w:rsid w:val="004750C2"/>
    <w:rsid w:val="00475514"/>
    <w:rsid w:val="00475761"/>
    <w:rsid w:val="004761C5"/>
    <w:rsid w:val="00476598"/>
    <w:rsid w:val="00476788"/>
    <w:rsid w:val="0047749E"/>
    <w:rsid w:val="00477F0B"/>
    <w:rsid w:val="00484863"/>
    <w:rsid w:val="00484E3B"/>
    <w:rsid w:val="004878EC"/>
    <w:rsid w:val="00487E69"/>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4E32"/>
    <w:rsid w:val="004C5C74"/>
    <w:rsid w:val="004C6BED"/>
    <w:rsid w:val="004D148F"/>
    <w:rsid w:val="004D1F37"/>
    <w:rsid w:val="004D3B85"/>
    <w:rsid w:val="004D4929"/>
    <w:rsid w:val="004D55C2"/>
    <w:rsid w:val="004D5A41"/>
    <w:rsid w:val="004D7673"/>
    <w:rsid w:val="004E088E"/>
    <w:rsid w:val="004E0997"/>
    <w:rsid w:val="004E30F3"/>
    <w:rsid w:val="004E6DA4"/>
    <w:rsid w:val="004E70B1"/>
    <w:rsid w:val="004F026B"/>
    <w:rsid w:val="004F1977"/>
    <w:rsid w:val="004F24A3"/>
    <w:rsid w:val="004F4209"/>
    <w:rsid w:val="004F54F9"/>
    <w:rsid w:val="004F617A"/>
    <w:rsid w:val="004F6BCD"/>
    <w:rsid w:val="004F6F54"/>
    <w:rsid w:val="004F761B"/>
    <w:rsid w:val="005034DA"/>
    <w:rsid w:val="005036D2"/>
    <w:rsid w:val="0050578C"/>
    <w:rsid w:val="00507C2F"/>
    <w:rsid w:val="00511A78"/>
    <w:rsid w:val="00514D50"/>
    <w:rsid w:val="00516255"/>
    <w:rsid w:val="00517D26"/>
    <w:rsid w:val="00521304"/>
    <w:rsid w:val="00521731"/>
    <w:rsid w:val="005246D6"/>
    <w:rsid w:val="00525FAD"/>
    <w:rsid w:val="00531D1D"/>
    <w:rsid w:val="00532348"/>
    <w:rsid w:val="00535113"/>
    <w:rsid w:val="00535DCA"/>
    <w:rsid w:val="00536088"/>
    <w:rsid w:val="00536BFF"/>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311"/>
    <w:rsid w:val="00580D60"/>
    <w:rsid w:val="00582337"/>
    <w:rsid w:val="005823BA"/>
    <w:rsid w:val="00582E83"/>
    <w:rsid w:val="00584BE3"/>
    <w:rsid w:val="00587168"/>
    <w:rsid w:val="0058786F"/>
    <w:rsid w:val="0059053C"/>
    <w:rsid w:val="00591920"/>
    <w:rsid w:val="005922A2"/>
    <w:rsid w:val="00593246"/>
    <w:rsid w:val="00595961"/>
    <w:rsid w:val="00596B0D"/>
    <w:rsid w:val="00597846"/>
    <w:rsid w:val="00597A2E"/>
    <w:rsid w:val="005A0E31"/>
    <w:rsid w:val="005A15DC"/>
    <w:rsid w:val="005A38E3"/>
    <w:rsid w:val="005A512F"/>
    <w:rsid w:val="005A65FA"/>
    <w:rsid w:val="005A68CF"/>
    <w:rsid w:val="005B0038"/>
    <w:rsid w:val="005B15FA"/>
    <w:rsid w:val="005B2606"/>
    <w:rsid w:val="005B312A"/>
    <w:rsid w:val="005B5A50"/>
    <w:rsid w:val="005B70B6"/>
    <w:rsid w:val="005B72CC"/>
    <w:rsid w:val="005B7448"/>
    <w:rsid w:val="005B7925"/>
    <w:rsid w:val="005B7992"/>
    <w:rsid w:val="005C0334"/>
    <w:rsid w:val="005C12F7"/>
    <w:rsid w:val="005C2A42"/>
    <w:rsid w:val="005C2FC9"/>
    <w:rsid w:val="005C3355"/>
    <w:rsid w:val="005C6782"/>
    <w:rsid w:val="005C694B"/>
    <w:rsid w:val="005C7A27"/>
    <w:rsid w:val="005D185E"/>
    <w:rsid w:val="005D4C0F"/>
    <w:rsid w:val="005D53B0"/>
    <w:rsid w:val="005D76E6"/>
    <w:rsid w:val="005E0B16"/>
    <w:rsid w:val="005E282E"/>
    <w:rsid w:val="005E4E88"/>
    <w:rsid w:val="005E5A17"/>
    <w:rsid w:val="005E6753"/>
    <w:rsid w:val="005E7880"/>
    <w:rsid w:val="005F00FD"/>
    <w:rsid w:val="005F026A"/>
    <w:rsid w:val="005F0332"/>
    <w:rsid w:val="005F36FB"/>
    <w:rsid w:val="005F6465"/>
    <w:rsid w:val="005F78C0"/>
    <w:rsid w:val="00601DBA"/>
    <w:rsid w:val="006024B8"/>
    <w:rsid w:val="00603AF5"/>
    <w:rsid w:val="00604BCE"/>
    <w:rsid w:val="00607238"/>
    <w:rsid w:val="00607AE4"/>
    <w:rsid w:val="00607CDE"/>
    <w:rsid w:val="006114C7"/>
    <w:rsid w:val="00613568"/>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3035"/>
    <w:rsid w:val="00644811"/>
    <w:rsid w:val="00644D09"/>
    <w:rsid w:val="0064666D"/>
    <w:rsid w:val="0065059D"/>
    <w:rsid w:val="00651316"/>
    <w:rsid w:val="00651499"/>
    <w:rsid w:val="0065196B"/>
    <w:rsid w:val="00652A36"/>
    <w:rsid w:val="00653262"/>
    <w:rsid w:val="00655141"/>
    <w:rsid w:val="006612CB"/>
    <w:rsid w:val="006621B0"/>
    <w:rsid w:val="00666E8B"/>
    <w:rsid w:val="00670D84"/>
    <w:rsid w:val="00671093"/>
    <w:rsid w:val="006737C9"/>
    <w:rsid w:val="00673F74"/>
    <w:rsid w:val="00674412"/>
    <w:rsid w:val="006803CA"/>
    <w:rsid w:val="00683609"/>
    <w:rsid w:val="00684591"/>
    <w:rsid w:val="006864D8"/>
    <w:rsid w:val="00686B48"/>
    <w:rsid w:val="0069074B"/>
    <w:rsid w:val="00691761"/>
    <w:rsid w:val="00691CB8"/>
    <w:rsid w:val="00693003"/>
    <w:rsid w:val="00695536"/>
    <w:rsid w:val="00695719"/>
    <w:rsid w:val="006978C9"/>
    <w:rsid w:val="006A15D5"/>
    <w:rsid w:val="006A1C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2AB3"/>
    <w:rsid w:val="006D3250"/>
    <w:rsid w:val="006D5941"/>
    <w:rsid w:val="006E0C0D"/>
    <w:rsid w:val="006E2025"/>
    <w:rsid w:val="006E2858"/>
    <w:rsid w:val="006E2D76"/>
    <w:rsid w:val="006E40F1"/>
    <w:rsid w:val="006E68E1"/>
    <w:rsid w:val="006F071D"/>
    <w:rsid w:val="006F11AE"/>
    <w:rsid w:val="006F1A8B"/>
    <w:rsid w:val="006F2FEB"/>
    <w:rsid w:val="006F3316"/>
    <w:rsid w:val="006F6D02"/>
    <w:rsid w:val="006F7EB3"/>
    <w:rsid w:val="00700308"/>
    <w:rsid w:val="0070042A"/>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422"/>
    <w:rsid w:val="0072798F"/>
    <w:rsid w:val="0073023B"/>
    <w:rsid w:val="007309C6"/>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3BFC"/>
    <w:rsid w:val="0077467D"/>
    <w:rsid w:val="007800F5"/>
    <w:rsid w:val="0078060D"/>
    <w:rsid w:val="00782A52"/>
    <w:rsid w:val="00782AA7"/>
    <w:rsid w:val="00785ACC"/>
    <w:rsid w:val="0078686A"/>
    <w:rsid w:val="007870AF"/>
    <w:rsid w:val="00790EA3"/>
    <w:rsid w:val="00791CEB"/>
    <w:rsid w:val="00791D35"/>
    <w:rsid w:val="00796EEF"/>
    <w:rsid w:val="00796FAD"/>
    <w:rsid w:val="007A1553"/>
    <w:rsid w:val="007A2315"/>
    <w:rsid w:val="007A575B"/>
    <w:rsid w:val="007A6258"/>
    <w:rsid w:val="007A6F39"/>
    <w:rsid w:val="007A74F0"/>
    <w:rsid w:val="007B1AC4"/>
    <w:rsid w:val="007B39DB"/>
    <w:rsid w:val="007B3AFA"/>
    <w:rsid w:val="007B48E5"/>
    <w:rsid w:val="007B498A"/>
    <w:rsid w:val="007B5DF5"/>
    <w:rsid w:val="007B69DE"/>
    <w:rsid w:val="007B75A7"/>
    <w:rsid w:val="007C09DB"/>
    <w:rsid w:val="007C1574"/>
    <w:rsid w:val="007C3021"/>
    <w:rsid w:val="007C4CDC"/>
    <w:rsid w:val="007D1726"/>
    <w:rsid w:val="007D2592"/>
    <w:rsid w:val="007D40BA"/>
    <w:rsid w:val="007D5DF5"/>
    <w:rsid w:val="007D7013"/>
    <w:rsid w:val="007E4368"/>
    <w:rsid w:val="007E5B66"/>
    <w:rsid w:val="007F24DA"/>
    <w:rsid w:val="007F2C3D"/>
    <w:rsid w:val="007F57D1"/>
    <w:rsid w:val="007F58E8"/>
    <w:rsid w:val="007F5FFD"/>
    <w:rsid w:val="007F6047"/>
    <w:rsid w:val="00801CD8"/>
    <w:rsid w:val="00801D5E"/>
    <w:rsid w:val="00802549"/>
    <w:rsid w:val="00803C13"/>
    <w:rsid w:val="00803E3A"/>
    <w:rsid w:val="00804C42"/>
    <w:rsid w:val="00804C6C"/>
    <w:rsid w:val="00806310"/>
    <w:rsid w:val="0081015A"/>
    <w:rsid w:val="00810B18"/>
    <w:rsid w:val="0081116E"/>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568D4"/>
    <w:rsid w:val="00860B34"/>
    <w:rsid w:val="00861AED"/>
    <w:rsid w:val="00861DBA"/>
    <w:rsid w:val="0086545F"/>
    <w:rsid w:val="00867956"/>
    <w:rsid w:val="00867A0C"/>
    <w:rsid w:val="00870D9B"/>
    <w:rsid w:val="00870E85"/>
    <w:rsid w:val="008711B7"/>
    <w:rsid w:val="008717EE"/>
    <w:rsid w:val="0087430B"/>
    <w:rsid w:val="00874A98"/>
    <w:rsid w:val="0087540D"/>
    <w:rsid w:val="008813F2"/>
    <w:rsid w:val="008847C3"/>
    <w:rsid w:val="008852B0"/>
    <w:rsid w:val="0088548E"/>
    <w:rsid w:val="0088578F"/>
    <w:rsid w:val="0089015A"/>
    <w:rsid w:val="00890F0D"/>
    <w:rsid w:val="0089187A"/>
    <w:rsid w:val="00891D0C"/>
    <w:rsid w:val="0089219B"/>
    <w:rsid w:val="008927DB"/>
    <w:rsid w:val="008951EB"/>
    <w:rsid w:val="008A096A"/>
    <w:rsid w:val="008A2682"/>
    <w:rsid w:val="008A2C39"/>
    <w:rsid w:val="008A31A1"/>
    <w:rsid w:val="008B092C"/>
    <w:rsid w:val="008B1803"/>
    <w:rsid w:val="008B2753"/>
    <w:rsid w:val="008B4167"/>
    <w:rsid w:val="008B4CDA"/>
    <w:rsid w:val="008B50B6"/>
    <w:rsid w:val="008B6368"/>
    <w:rsid w:val="008B63BE"/>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56D0"/>
    <w:rsid w:val="008E66EB"/>
    <w:rsid w:val="008E6D79"/>
    <w:rsid w:val="008F177F"/>
    <w:rsid w:val="008F2D1C"/>
    <w:rsid w:val="008F3B62"/>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CC4"/>
    <w:rsid w:val="009602CE"/>
    <w:rsid w:val="00963DF3"/>
    <w:rsid w:val="00964154"/>
    <w:rsid w:val="00964E2E"/>
    <w:rsid w:val="00965777"/>
    <w:rsid w:val="009678D3"/>
    <w:rsid w:val="00971FE4"/>
    <w:rsid w:val="00973F5B"/>
    <w:rsid w:val="0097570B"/>
    <w:rsid w:val="00977058"/>
    <w:rsid w:val="009771CB"/>
    <w:rsid w:val="00977586"/>
    <w:rsid w:val="009801F5"/>
    <w:rsid w:val="00981B2C"/>
    <w:rsid w:val="0098425A"/>
    <w:rsid w:val="00984C48"/>
    <w:rsid w:val="00984FB4"/>
    <w:rsid w:val="00985C4D"/>
    <w:rsid w:val="00991104"/>
    <w:rsid w:val="00993246"/>
    <w:rsid w:val="00993DBD"/>
    <w:rsid w:val="009941A7"/>
    <w:rsid w:val="0099481A"/>
    <w:rsid w:val="00994926"/>
    <w:rsid w:val="00995D43"/>
    <w:rsid w:val="00995F53"/>
    <w:rsid w:val="00997A0C"/>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9AD"/>
    <w:rsid w:val="009C6A26"/>
    <w:rsid w:val="009C70D9"/>
    <w:rsid w:val="009D018E"/>
    <w:rsid w:val="009D3FF7"/>
    <w:rsid w:val="009D4505"/>
    <w:rsid w:val="009D767F"/>
    <w:rsid w:val="009E046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BE2"/>
    <w:rsid w:val="00A33676"/>
    <w:rsid w:val="00A35816"/>
    <w:rsid w:val="00A36234"/>
    <w:rsid w:val="00A36FD9"/>
    <w:rsid w:val="00A41088"/>
    <w:rsid w:val="00A427C1"/>
    <w:rsid w:val="00A440CC"/>
    <w:rsid w:val="00A442FC"/>
    <w:rsid w:val="00A502C2"/>
    <w:rsid w:val="00A51774"/>
    <w:rsid w:val="00A521CE"/>
    <w:rsid w:val="00A530B3"/>
    <w:rsid w:val="00A54C8A"/>
    <w:rsid w:val="00A56A47"/>
    <w:rsid w:val="00A620DD"/>
    <w:rsid w:val="00A626F5"/>
    <w:rsid w:val="00A62CA7"/>
    <w:rsid w:val="00A63D81"/>
    <w:rsid w:val="00A66148"/>
    <w:rsid w:val="00A66A7B"/>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169A"/>
    <w:rsid w:val="00AA3C2D"/>
    <w:rsid w:val="00AA4C93"/>
    <w:rsid w:val="00AA4EF6"/>
    <w:rsid w:val="00AA516A"/>
    <w:rsid w:val="00AA656B"/>
    <w:rsid w:val="00AB21AB"/>
    <w:rsid w:val="00AB289C"/>
    <w:rsid w:val="00AB36A3"/>
    <w:rsid w:val="00AB3AE1"/>
    <w:rsid w:val="00AB531F"/>
    <w:rsid w:val="00AB61C0"/>
    <w:rsid w:val="00AC1978"/>
    <w:rsid w:val="00AC2C11"/>
    <w:rsid w:val="00AC3F56"/>
    <w:rsid w:val="00AC5ED7"/>
    <w:rsid w:val="00AC771A"/>
    <w:rsid w:val="00AD1556"/>
    <w:rsid w:val="00AD38AE"/>
    <w:rsid w:val="00AD3911"/>
    <w:rsid w:val="00AD4B78"/>
    <w:rsid w:val="00AD4FF6"/>
    <w:rsid w:val="00AE1180"/>
    <w:rsid w:val="00AE1528"/>
    <w:rsid w:val="00AE1681"/>
    <w:rsid w:val="00AE1F14"/>
    <w:rsid w:val="00AE4753"/>
    <w:rsid w:val="00AE7306"/>
    <w:rsid w:val="00AF05E6"/>
    <w:rsid w:val="00AF1A2F"/>
    <w:rsid w:val="00AF1F5F"/>
    <w:rsid w:val="00AF43DE"/>
    <w:rsid w:val="00AF4516"/>
    <w:rsid w:val="00AF78E6"/>
    <w:rsid w:val="00B00C8B"/>
    <w:rsid w:val="00B0308E"/>
    <w:rsid w:val="00B03876"/>
    <w:rsid w:val="00B0482F"/>
    <w:rsid w:val="00B05E64"/>
    <w:rsid w:val="00B06082"/>
    <w:rsid w:val="00B066C6"/>
    <w:rsid w:val="00B1048B"/>
    <w:rsid w:val="00B1339A"/>
    <w:rsid w:val="00B14F7C"/>
    <w:rsid w:val="00B16F19"/>
    <w:rsid w:val="00B16FA1"/>
    <w:rsid w:val="00B177DA"/>
    <w:rsid w:val="00B178F9"/>
    <w:rsid w:val="00B201BD"/>
    <w:rsid w:val="00B201CE"/>
    <w:rsid w:val="00B20D6E"/>
    <w:rsid w:val="00B20F8F"/>
    <w:rsid w:val="00B27D4F"/>
    <w:rsid w:val="00B31339"/>
    <w:rsid w:val="00B31800"/>
    <w:rsid w:val="00B32477"/>
    <w:rsid w:val="00B34BDE"/>
    <w:rsid w:val="00B3612C"/>
    <w:rsid w:val="00B4203C"/>
    <w:rsid w:val="00B423F3"/>
    <w:rsid w:val="00B4298B"/>
    <w:rsid w:val="00B42C99"/>
    <w:rsid w:val="00B44799"/>
    <w:rsid w:val="00B457D1"/>
    <w:rsid w:val="00B458C1"/>
    <w:rsid w:val="00B50482"/>
    <w:rsid w:val="00B50B22"/>
    <w:rsid w:val="00B513F5"/>
    <w:rsid w:val="00B52E63"/>
    <w:rsid w:val="00B534B3"/>
    <w:rsid w:val="00B56605"/>
    <w:rsid w:val="00B56CB1"/>
    <w:rsid w:val="00B57911"/>
    <w:rsid w:val="00B57AAA"/>
    <w:rsid w:val="00B63E30"/>
    <w:rsid w:val="00B64949"/>
    <w:rsid w:val="00B64A11"/>
    <w:rsid w:val="00B66C01"/>
    <w:rsid w:val="00B7293C"/>
    <w:rsid w:val="00B73CB3"/>
    <w:rsid w:val="00B74A65"/>
    <w:rsid w:val="00B77DF4"/>
    <w:rsid w:val="00B8084C"/>
    <w:rsid w:val="00B8344F"/>
    <w:rsid w:val="00B8349F"/>
    <w:rsid w:val="00B83C76"/>
    <w:rsid w:val="00B854E8"/>
    <w:rsid w:val="00B86CBA"/>
    <w:rsid w:val="00B90F8F"/>
    <w:rsid w:val="00B93C15"/>
    <w:rsid w:val="00BA1E48"/>
    <w:rsid w:val="00BA2588"/>
    <w:rsid w:val="00BA28B7"/>
    <w:rsid w:val="00BA3A51"/>
    <w:rsid w:val="00BA5AE0"/>
    <w:rsid w:val="00BA5EC7"/>
    <w:rsid w:val="00BA6417"/>
    <w:rsid w:val="00BB01F9"/>
    <w:rsid w:val="00BB0204"/>
    <w:rsid w:val="00BB0DFC"/>
    <w:rsid w:val="00BB3506"/>
    <w:rsid w:val="00BB3FB8"/>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441E"/>
    <w:rsid w:val="00BD5426"/>
    <w:rsid w:val="00BD64FD"/>
    <w:rsid w:val="00BD6674"/>
    <w:rsid w:val="00BE0385"/>
    <w:rsid w:val="00BE0D53"/>
    <w:rsid w:val="00BE2421"/>
    <w:rsid w:val="00BE6AF6"/>
    <w:rsid w:val="00BE7222"/>
    <w:rsid w:val="00BF019C"/>
    <w:rsid w:val="00BF04CA"/>
    <w:rsid w:val="00BF13E0"/>
    <w:rsid w:val="00BF2F16"/>
    <w:rsid w:val="00BF4FCA"/>
    <w:rsid w:val="00BF6E46"/>
    <w:rsid w:val="00BF73AA"/>
    <w:rsid w:val="00BF7D67"/>
    <w:rsid w:val="00C00234"/>
    <w:rsid w:val="00C01729"/>
    <w:rsid w:val="00C06426"/>
    <w:rsid w:val="00C123A7"/>
    <w:rsid w:val="00C16BDD"/>
    <w:rsid w:val="00C1740D"/>
    <w:rsid w:val="00C21D1C"/>
    <w:rsid w:val="00C21E57"/>
    <w:rsid w:val="00C237CE"/>
    <w:rsid w:val="00C2406D"/>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6697C"/>
    <w:rsid w:val="00C7115E"/>
    <w:rsid w:val="00C7165E"/>
    <w:rsid w:val="00C71B44"/>
    <w:rsid w:val="00C720F4"/>
    <w:rsid w:val="00C72E90"/>
    <w:rsid w:val="00C731BA"/>
    <w:rsid w:val="00C73D02"/>
    <w:rsid w:val="00C74B07"/>
    <w:rsid w:val="00C76841"/>
    <w:rsid w:val="00C775D5"/>
    <w:rsid w:val="00C822C2"/>
    <w:rsid w:val="00C832E3"/>
    <w:rsid w:val="00C854D6"/>
    <w:rsid w:val="00C8635F"/>
    <w:rsid w:val="00C864BA"/>
    <w:rsid w:val="00C91F6C"/>
    <w:rsid w:val="00C94AF9"/>
    <w:rsid w:val="00C94C31"/>
    <w:rsid w:val="00C976A4"/>
    <w:rsid w:val="00CA28D9"/>
    <w:rsid w:val="00CB1747"/>
    <w:rsid w:val="00CB1B4D"/>
    <w:rsid w:val="00CB1C77"/>
    <w:rsid w:val="00CB1E0D"/>
    <w:rsid w:val="00CB6158"/>
    <w:rsid w:val="00CC1155"/>
    <w:rsid w:val="00CC3393"/>
    <w:rsid w:val="00CC53E8"/>
    <w:rsid w:val="00CC5F2D"/>
    <w:rsid w:val="00CC5FCE"/>
    <w:rsid w:val="00CC7216"/>
    <w:rsid w:val="00CC7AAE"/>
    <w:rsid w:val="00CD1094"/>
    <w:rsid w:val="00CD4D45"/>
    <w:rsid w:val="00CD636A"/>
    <w:rsid w:val="00CD7568"/>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1FA0"/>
    <w:rsid w:val="00D25AD3"/>
    <w:rsid w:val="00D26AC1"/>
    <w:rsid w:val="00D300FF"/>
    <w:rsid w:val="00D30B57"/>
    <w:rsid w:val="00D32F3C"/>
    <w:rsid w:val="00D33156"/>
    <w:rsid w:val="00D33F56"/>
    <w:rsid w:val="00D36637"/>
    <w:rsid w:val="00D36FBD"/>
    <w:rsid w:val="00D378CA"/>
    <w:rsid w:val="00D378F4"/>
    <w:rsid w:val="00D44487"/>
    <w:rsid w:val="00D447B4"/>
    <w:rsid w:val="00D44B3E"/>
    <w:rsid w:val="00D450FB"/>
    <w:rsid w:val="00D4632A"/>
    <w:rsid w:val="00D546A3"/>
    <w:rsid w:val="00D55813"/>
    <w:rsid w:val="00D60A71"/>
    <w:rsid w:val="00D616BD"/>
    <w:rsid w:val="00D6386C"/>
    <w:rsid w:val="00D6524A"/>
    <w:rsid w:val="00D65FA3"/>
    <w:rsid w:val="00D67FE8"/>
    <w:rsid w:val="00D7144B"/>
    <w:rsid w:val="00D72DCF"/>
    <w:rsid w:val="00D73305"/>
    <w:rsid w:val="00D80D6E"/>
    <w:rsid w:val="00D80EC0"/>
    <w:rsid w:val="00D814E1"/>
    <w:rsid w:val="00D8156C"/>
    <w:rsid w:val="00D833DE"/>
    <w:rsid w:val="00D83CCD"/>
    <w:rsid w:val="00D8492E"/>
    <w:rsid w:val="00D85D38"/>
    <w:rsid w:val="00D86244"/>
    <w:rsid w:val="00D86D18"/>
    <w:rsid w:val="00D91594"/>
    <w:rsid w:val="00D92DB5"/>
    <w:rsid w:val="00D965F8"/>
    <w:rsid w:val="00D96E28"/>
    <w:rsid w:val="00DA04AC"/>
    <w:rsid w:val="00DA13D7"/>
    <w:rsid w:val="00DA3EFF"/>
    <w:rsid w:val="00DA7754"/>
    <w:rsid w:val="00DB01A5"/>
    <w:rsid w:val="00DB2BE0"/>
    <w:rsid w:val="00DB2CBB"/>
    <w:rsid w:val="00DB2ED8"/>
    <w:rsid w:val="00DB3144"/>
    <w:rsid w:val="00DB3225"/>
    <w:rsid w:val="00DB336A"/>
    <w:rsid w:val="00DB3899"/>
    <w:rsid w:val="00DB3F7E"/>
    <w:rsid w:val="00DB5268"/>
    <w:rsid w:val="00DB7278"/>
    <w:rsid w:val="00DC0A97"/>
    <w:rsid w:val="00DC1A70"/>
    <w:rsid w:val="00DC340F"/>
    <w:rsid w:val="00DC6C37"/>
    <w:rsid w:val="00DC71BA"/>
    <w:rsid w:val="00DC7AF1"/>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460B"/>
    <w:rsid w:val="00E07E92"/>
    <w:rsid w:val="00E10DBB"/>
    <w:rsid w:val="00E141B5"/>
    <w:rsid w:val="00E143AE"/>
    <w:rsid w:val="00E14F26"/>
    <w:rsid w:val="00E14FD9"/>
    <w:rsid w:val="00E1512E"/>
    <w:rsid w:val="00E15CE2"/>
    <w:rsid w:val="00E16E49"/>
    <w:rsid w:val="00E2087F"/>
    <w:rsid w:val="00E20D8F"/>
    <w:rsid w:val="00E2287D"/>
    <w:rsid w:val="00E3013D"/>
    <w:rsid w:val="00E317EA"/>
    <w:rsid w:val="00E3371A"/>
    <w:rsid w:val="00E34179"/>
    <w:rsid w:val="00E34829"/>
    <w:rsid w:val="00E361F1"/>
    <w:rsid w:val="00E368F8"/>
    <w:rsid w:val="00E37619"/>
    <w:rsid w:val="00E3795D"/>
    <w:rsid w:val="00E40572"/>
    <w:rsid w:val="00E40851"/>
    <w:rsid w:val="00E4203C"/>
    <w:rsid w:val="00E4445A"/>
    <w:rsid w:val="00E446DD"/>
    <w:rsid w:val="00E44DE4"/>
    <w:rsid w:val="00E512CF"/>
    <w:rsid w:val="00E51470"/>
    <w:rsid w:val="00E5262A"/>
    <w:rsid w:val="00E52CA0"/>
    <w:rsid w:val="00E53820"/>
    <w:rsid w:val="00E5418A"/>
    <w:rsid w:val="00E56B02"/>
    <w:rsid w:val="00E605FC"/>
    <w:rsid w:val="00E63FD6"/>
    <w:rsid w:val="00E66D76"/>
    <w:rsid w:val="00E70E72"/>
    <w:rsid w:val="00E72AD6"/>
    <w:rsid w:val="00E73281"/>
    <w:rsid w:val="00E752EE"/>
    <w:rsid w:val="00E760AC"/>
    <w:rsid w:val="00E76D48"/>
    <w:rsid w:val="00E77CF3"/>
    <w:rsid w:val="00E77DBA"/>
    <w:rsid w:val="00E8171C"/>
    <w:rsid w:val="00E82052"/>
    <w:rsid w:val="00E82A06"/>
    <w:rsid w:val="00E82E03"/>
    <w:rsid w:val="00E82FFA"/>
    <w:rsid w:val="00E83B75"/>
    <w:rsid w:val="00E8517B"/>
    <w:rsid w:val="00E85497"/>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CA3"/>
    <w:rsid w:val="00ED2C27"/>
    <w:rsid w:val="00ED7931"/>
    <w:rsid w:val="00EE09D3"/>
    <w:rsid w:val="00EE1C59"/>
    <w:rsid w:val="00EE2160"/>
    <w:rsid w:val="00EE3A9D"/>
    <w:rsid w:val="00EE4777"/>
    <w:rsid w:val="00EE5907"/>
    <w:rsid w:val="00EE59A1"/>
    <w:rsid w:val="00EE6FBE"/>
    <w:rsid w:val="00EF0C12"/>
    <w:rsid w:val="00EF1DA9"/>
    <w:rsid w:val="00EF32C7"/>
    <w:rsid w:val="00EF4751"/>
    <w:rsid w:val="00EF4FC9"/>
    <w:rsid w:val="00F0193A"/>
    <w:rsid w:val="00F01F2C"/>
    <w:rsid w:val="00F02882"/>
    <w:rsid w:val="00F04592"/>
    <w:rsid w:val="00F07509"/>
    <w:rsid w:val="00F10B95"/>
    <w:rsid w:val="00F13C7A"/>
    <w:rsid w:val="00F1568D"/>
    <w:rsid w:val="00F1584A"/>
    <w:rsid w:val="00F15957"/>
    <w:rsid w:val="00F16895"/>
    <w:rsid w:val="00F16DFE"/>
    <w:rsid w:val="00F1708B"/>
    <w:rsid w:val="00F24A27"/>
    <w:rsid w:val="00F24F6F"/>
    <w:rsid w:val="00F25062"/>
    <w:rsid w:val="00F26829"/>
    <w:rsid w:val="00F3092E"/>
    <w:rsid w:val="00F30985"/>
    <w:rsid w:val="00F3180B"/>
    <w:rsid w:val="00F33875"/>
    <w:rsid w:val="00F347A0"/>
    <w:rsid w:val="00F36612"/>
    <w:rsid w:val="00F40163"/>
    <w:rsid w:val="00F40941"/>
    <w:rsid w:val="00F4164E"/>
    <w:rsid w:val="00F42C05"/>
    <w:rsid w:val="00F438A8"/>
    <w:rsid w:val="00F43D0A"/>
    <w:rsid w:val="00F44505"/>
    <w:rsid w:val="00F44657"/>
    <w:rsid w:val="00F4480E"/>
    <w:rsid w:val="00F45DD5"/>
    <w:rsid w:val="00F45FFD"/>
    <w:rsid w:val="00F50520"/>
    <w:rsid w:val="00F505DA"/>
    <w:rsid w:val="00F5152F"/>
    <w:rsid w:val="00F52C65"/>
    <w:rsid w:val="00F5453F"/>
    <w:rsid w:val="00F55AC7"/>
    <w:rsid w:val="00F56816"/>
    <w:rsid w:val="00F56980"/>
    <w:rsid w:val="00F57C38"/>
    <w:rsid w:val="00F604E7"/>
    <w:rsid w:val="00F63739"/>
    <w:rsid w:val="00F6659E"/>
    <w:rsid w:val="00F6691C"/>
    <w:rsid w:val="00F70015"/>
    <w:rsid w:val="00F710EF"/>
    <w:rsid w:val="00F712EE"/>
    <w:rsid w:val="00F7266B"/>
    <w:rsid w:val="00F729F4"/>
    <w:rsid w:val="00F72C44"/>
    <w:rsid w:val="00F742F2"/>
    <w:rsid w:val="00F75E41"/>
    <w:rsid w:val="00F80845"/>
    <w:rsid w:val="00F81F2D"/>
    <w:rsid w:val="00F82744"/>
    <w:rsid w:val="00F83E8E"/>
    <w:rsid w:val="00F842A6"/>
    <w:rsid w:val="00F8443D"/>
    <w:rsid w:val="00F8508E"/>
    <w:rsid w:val="00F8704B"/>
    <w:rsid w:val="00F8765B"/>
    <w:rsid w:val="00F9044E"/>
    <w:rsid w:val="00F91A81"/>
    <w:rsid w:val="00F92695"/>
    <w:rsid w:val="00F9498E"/>
    <w:rsid w:val="00F95910"/>
    <w:rsid w:val="00F95D03"/>
    <w:rsid w:val="00F96A3B"/>
    <w:rsid w:val="00F979B0"/>
    <w:rsid w:val="00FA0B4C"/>
    <w:rsid w:val="00FA0C31"/>
    <w:rsid w:val="00FA29A5"/>
    <w:rsid w:val="00FA2DA0"/>
    <w:rsid w:val="00FA34CC"/>
    <w:rsid w:val="00FA36C8"/>
    <w:rsid w:val="00FA4114"/>
    <w:rsid w:val="00FA429F"/>
    <w:rsid w:val="00FA56FE"/>
    <w:rsid w:val="00FA7186"/>
    <w:rsid w:val="00FB0553"/>
    <w:rsid w:val="00FB0E1F"/>
    <w:rsid w:val="00FB2929"/>
    <w:rsid w:val="00FB5341"/>
    <w:rsid w:val="00FC02E7"/>
    <w:rsid w:val="00FC3A57"/>
    <w:rsid w:val="00FD048A"/>
    <w:rsid w:val="00FD0511"/>
    <w:rsid w:val="00FD223B"/>
    <w:rsid w:val="00FD31F8"/>
    <w:rsid w:val="00FD4477"/>
    <w:rsid w:val="00FD7797"/>
    <w:rsid w:val="00FE0F4E"/>
    <w:rsid w:val="00FE42E8"/>
    <w:rsid w:val="00FE43A4"/>
    <w:rsid w:val="00FE52BE"/>
    <w:rsid w:val="00FE56E7"/>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7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69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customStyle="1" w:styleId="UnresolvedMention9">
    <w:name w:val="Unresolved Mention9"/>
    <w:basedOn w:val="DefaultParagraphFont"/>
    <w:uiPriority w:val="99"/>
    <w:semiHidden/>
    <w:unhideWhenUsed/>
    <w:rsid w:val="002B2FDF"/>
    <w:rPr>
      <w:color w:val="605E5C"/>
      <w:shd w:val="clear" w:color="auto" w:fill="E1DFDD"/>
    </w:rPr>
  </w:style>
  <w:style w:type="character" w:customStyle="1" w:styleId="Heading2Char">
    <w:name w:val="Heading 2 Char"/>
    <w:basedOn w:val="DefaultParagraphFont"/>
    <w:link w:val="Heading2"/>
    <w:uiPriority w:val="9"/>
    <w:rsid w:val="00C6697C"/>
    <w:rPr>
      <w:rFonts w:asciiTheme="majorHAnsi" w:eastAsiaTheme="majorEastAsia" w:hAnsiTheme="majorHAnsi" w:cstheme="majorBidi"/>
      <w:color w:val="2F5496" w:themeColor="accent1" w:themeShade="BF"/>
      <w:sz w:val="26"/>
      <w:szCs w:val="26"/>
      <w:lang w:eastAsia="en-GB"/>
    </w:rPr>
  </w:style>
  <w:style w:type="character" w:styleId="EndnoteReference">
    <w:name w:val="endnote reference"/>
    <w:basedOn w:val="DefaultParagraphFont"/>
    <w:uiPriority w:val="99"/>
    <w:semiHidden/>
    <w:unhideWhenUsed/>
    <w:rsid w:val="00997A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299072417">
      <w:bodyDiv w:val="1"/>
      <w:marLeft w:val="0"/>
      <w:marRight w:val="0"/>
      <w:marTop w:val="0"/>
      <w:marBottom w:val="0"/>
      <w:divBdr>
        <w:top w:val="none" w:sz="0" w:space="0" w:color="auto"/>
        <w:left w:val="none" w:sz="0" w:space="0" w:color="auto"/>
        <w:bottom w:val="none" w:sz="0" w:space="0" w:color="auto"/>
        <w:right w:val="none" w:sz="0" w:space="0" w:color="auto"/>
      </w:divBdr>
      <w:divsChild>
        <w:div w:id="688483930">
          <w:marLeft w:val="0"/>
          <w:marRight w:val="0"/>
          <w:marTop w:val="0"/>
          <w:marBottom w:val="0"/>
          <w:divBdr>
            <w:top w:val="none" w:sz="0" w:space="0" w:color="auto"/>
            <w:left w:val="none" w:sz="0" w:space="0" w:color="auto"/>
            <w:bottom w:val="none" w:sz="0" w:space="0" w:color="auto"/>
            <w:right w:val="none" w:sz="0" w:space="0" w:color="auto"/>
          </w:divBdr>
        </w:div>
      </w:divsChild>
    </w:div>
    <w:div w:id="407725484">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36449264">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760519890">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CB39B-6F37-964C-A747-704F69D15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16</cp:revision>
  <cp:lastPrinted>2019-04-24T23:05:00Z</cp:lastPrinted>
  <dcterms:created xsi:type="dcterms:W3CDTF">2020-05-10T15:23:00Z</dcterms:created>
  <dcterms:modified xsi:type="dcterms:W3CDTF">2020-05-10T19:40:00Z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