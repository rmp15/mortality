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1E4FF9" w14:textId="33C852A1" w:rsidR="00BA6417" w:rsidRPr="00E85AFA" w:rsidDel="0033056E" w:rsidRDefault="00275E3F" w:rsidP="00613BCB">
      <w:pPr>
        <w:spacing w:line="480" w:lineRule="auto"/>
        <w:jc w:val="both"/>
        <w:outlineLvl w:val="0"/>
        <w:rPr>
          <w:del w:id="0" w:author="Jennifer Sargent" w:date="2020-09-01T14:58:00Z"/>
          <w:b/>
          <w:color w:val="000000" w:themeColor="text1"/>
        </w:rPr>
      </w:pPr>
      <w:r>
        <w:rPr>
          <w:b/>
          <w:color w:val="000000" w:themeColor="text1"/>
        </w:rPr>
        <w:t xml:space="preserve">Response to </w:t>
      </w:r>
      <w:ins w:id="1" w:author="Jennifer Sargent" w:date="2020-09-01T14:58:00Z">
        <w:r w:rsidR="0033056E">
          <w:rPr>
            <w:b/>
            <w:color w:val="000000" w:themeColor="text1"/>
          </w:rPr>
          <w:t>c</w:t>
        </w:r>
        <w:r w:rsidR="0033056E" w:rsidRPr="0033056E">
          <w:rPr>
            <w:b/>
            <w:color w:val="000000" w:themeColor="text1"/>
          </w:rPr>
          <w:t xml:space="preserve">oncerns over projecting temperature-related deaths associated with injuries </w:t>
        </w:r>
        <w:r w:rsidR="0033056E">
          <w:rPr>
            <w:b/>
            <w:color w:val="000000" w:themeColor="text1"/>
          </w:rPr>
          <w:t xml:space="preserve"> </w:t>
        </w:r>
        <w:r w:rsidR="0033056E">
          <w:rPr>
            <w:b/>
            <w:color w:val="FF0000"/>
          </w:rPr>
          <w:t>[A: title changed to fit journal style of matching titles for Matters Arising and associated Response]</w:t>
        </w:r>
      </w:ins>
      <w:del w:id="2" w:author="Jennifer Sargent" w:date="2020-09-01T14:58:00Z">
        <w:r w:rsidDel="0033056E">
          <w:rPr>
            <w:b/>
            <w:color w:val="000000" w:themeColor="text1"/>
          </w:rPr>
          <w:delText>Mitchell et al</w:delText>
        </w:r>
        <w:r w:rsidR="00B31339" w:rsidDel="0033056E">
          <w:rPr>
            <w:b/>
            <w:color w:val="000000" w:themeColor="text1"/>
          </w:rPr>
          <w:delText xml:space="preserve"> – Relevant and Robust Data for Climate Change Risk Assessment</w:delText>
        </w:r>
      </w:del>
    </w:p>
    <w:p w14:paraId="3E919526" w14:textId="444B78C6" w:rsidR="00A1237F" w:rsidRPr="00E85AFA" w:rsidRDefault="00A1237F" w:rsidP="00A1237F">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Pr>
          <w:color w:val="000000" w:themeColor="text1"/>
          <w:vertAlign w:val="superscript"/>
        </w:rPr>
        <w:t>,3</w:t>
      </w:r>
      <w:r w:rsidRPr="00E85AFA">
        <w:rPr>
          <w:color w:val="000000" w:themeColor="text1"/>
        </w:rPr>
        <w:t>, James E Bennett</w:t>
      </w:r>
      <w:r w:rsidRPr="00E85AFA">
        <w:rPr>
          <w:color w:val="000000" w:themeColor="text1"/>
          <w:vertAlign w:val="superscript"/>
        </w:rPr>
        <w:t>1,2</w:t>
      </w:r>
      <w:r>
        <w:rPr>
          <w:color w:val="000000" w:themeColor="text1"/>
          <w:vertAlign w:val="superscript"/>
        </w:rPr>
        <w:t>,4</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Pr>
          <w:color w:val="000000" w:themeColor="text1"/>
          <w:vertAlign w:val="superscript"/>
        </w:rPr>
        <w:t>5</w:t>
      </w:r>
      <w:r w:rsidRPr="00E85AFA">
        <w:rPr>
          <w:color w:val="000000" w:themeColor="text1"/>
        </w:rPr>
        <w:t>, Goodarz Danaei</w:t>
      </w:r>
      <w:r w:rsidR="000E27D6">
        <w:rPr>
          <w:color w:val="000000" w:themeColor="text1"/>
          <w:vertAlign w:val="superscript"/>
        </w:rPr>
        <w:t>6</w:t>
      </w:r>
      <w:r w:rsidRPr="00E85AFA">
        <w:rPr>
          <w:color w:val="000000" w:themeColor="text1"/>
        </w:rPr>
        <w:t>, Majid Ezzati</w:t>
      </w:r>
      <w:r w:rsidRPr="00E85AFA">
        <w:rPr>
          <w:color w:val="000000" w:themeColor="text1"/>
          <w:vertAlign w:val="superscript"/>
        </w:rPr>
        <w:t>1,2,</w:t>
      </w:r>
      <w:r>
        <w:rPr>
          <w:color w:val="000000" w:themeColor="text1"/>
          <w:vertAlign w:val="superscript"/>
        </w:rPr>
        <w:t>4</w:t>
      </w:r>
      <w:r w:rsidRPr="00E85AFA">
        <w:rPr>
          <w:color w:val="000000" w:themeColor="text1"/>
          <w:vertAlign w:val="superscript"/>
        </w:rPr>
        <w:t>*</w:t>
      </w:r>
    </w:p>
    <w:p w14:paraId="310C0F41" w14:textId="77777777" w:rsidR="002C64F6" w:rsidRPr="00E85AFA" w:rsidRDefault="002C64F6" w:rsidP="002C64F6">
      <w:pPr>
        <w:spacing w:line="480" w:lineRule="auto"/>
        <w:jc w:val="both"/>
        <w:outlineLvl w:val="0"/>
        <w:rPr>
          <w:color w:val="000000" w:themeColor="text1"/>
        </w:rPr>
      </w:pPr>
    </w:p>
    <w:p w14:paraId="405C2493" w14:textId="3926F078" w:rsidR="00230E7B" w:rsidRPr="00E85AFA" w:rsidRDefault="00230E7B" w:rsidP="00230E7B">
      <w:pPr>
        <w:spacing w:line="480" w:lineRule="auto"/>
        <w:jc w:val="both"/>
        <w:rPr>
          <w:color w:val="000000" w:themeColor="text1"/>
        </w:rPr>
      </w:pPr>
      <w:r w:rsidRPr="00E85AFA">
        <w:rPr>
          <w:color w:val="000000" w:themeColor="text1"/>
          <w:vertAlign w:val="superscript"/>
        </w:rPr>
        <w:t>1</w:t>
      </w:r>
      <w:r w:rsidRPr="00E85AFA">
        <w:rPr>
          <w:color w:val="000000" w:themeColor="text1"/>
        </w:rPr>
        <w:t>MRC Centre for Environment and Health, Imperial College London, London, United Kingdom</w:t>
      </w:r>
    </w:p>
    <w:p w14:paraId="29F4013B" w14:textId="77777777" w:rsidR="00230E7B" w:rsidRDefault="00230E7B" w:rsidP="00230E7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E00882" w14:textId="77777777" w:rsidR="00230E7B" w:rsidRPr="006556AD" w:rsidRDefault="00230E7B" w:rsidP="00230E7B">
      <w:pPr>
        <w:spacing w:line="480" w:lineRule="auto"/>
        <w:jc w:val="both"/>
        <w:rPr>
          <w:color w:val="000000" w:themeColor="text1"/>
          <w:vertAlign w:val="superscript"/>
        </w:rPr>
      </w:pPr>
      <w:r>
        <w:rPr>
          <w:color w:val="000000" w:themeColor="text1"/>
          <w:vertAlign w:val="superscript"/>
        </w:rPr>
        <w:t>3</w:t>
      </w:r>
      <w:r>
        <w:rPr>
          <w:color w:val="000000" w:themeColor="text1"/>
        </w:rPr>
        <w:t>The Earth Institute, Columbia University, New York, New York, USA</w:t>
      </w:r>
    </w:p>
    <w:p w14:paraId="59559641" w14:textId="6EFC7D52" w:rsidR="00230E7B" w:rsidRPr="00E85AFA" w:rsidRDefault="00A1237F" w:rsidP="00230E7B">
      <w:pPr>
        <w:spacing w:line="480" w:lineRule="auto"/>
        <w:jc w:val="both"/>
        <w:rPr>
          <w:color w:val="000000" w:themeColor="text1"/>
        </w:rPr>
      </w:pPr>
      <w:r>
        <w:rPr>
          <w:color w:val="000000" w:themeColor="text1"/>
          <w:vertAlign w:val="superscript"/>
        </w:rPr>
        <w:t>4</w:t>
      </w:r>
      <w:r w:rsidR="00230E7B" w:rsidRPr="00324F0F">
        <w:t>Abdul Latif Jameel Institute for Disease and Emergency Analytics</w:t>
      </w:r>
      <w:r w:rsidR="00230E7B">
        <w:t xml:space="preserve">, </w:t>
      </w:r>
      <w:r w:rsidR="00230E7B" w:rsidRPr="00E85AFA">
        <w:rPr>
          <w:color w:val="000000" w:themeColor="text1"/>
        </w:rPr>
        <w:t>Imperial College London, London, United Kingdom</w:t>
      </w:r>
    </w:p>
    <w:p w14:paraId="4372135B" w14:textId="148139C3" w:rsidR="00230E7B" w:rsidRPr="00E85AFA" w:rsidRDefault="00A1237F" w:rsidP="00230E7B">
      <w:pPr>
        <w:spacing w:line="480" w:lineRule="auto"/>
        <w:jc w:val="both"/>
        <w:rPr>
          <w:color w:val="000000" w:themeColor="text1"/>
        </w:rPr>
      </w:pPr>
      <w:r>
        <w:rPr>
          <w:color w:val="000000" w:themeColor="text1"/>
          <w:vertAlign w:val="superscript"/>
        </w:rPr>
        <w:t>5</w:t>
      </w:r>
      <w:r w:rsidR="00230E7B" w:rsidRPr="00E85AFA">
        <w:rPr>
          <w:color w:val="000000" w:themeColor="text1"/>
        </w:rPr>
        <w:t>Space and Atmospheric Physics, Imperial College London, London, United Kingdom</w:t>
      </w:r>
    </w:p>
    <w:p w14:paraId="0A5D5870" w14:textId="56891E0B" w:rsidR="00230E7B" w:rsidRPr="00E85AFA" w:rsidRDefault="000E27D6" w:rsidP="00230E7B">
      <w:pPr>
        <w:spacing w:line="480" w:lineRule="auto"/>
        <w:jc w:val="both"/>
        <w:rPr>
          <w:color w:val="000000" w:themeColor="text1"/>
        </w:rPr>
      </w:pPr>
      <w:r>
        <w:rPr>
          <w:color w:val="000000" w:themeColor="text1"/>
          <w:vertAlign w:val="superscript"/>
        </w:rPr>
        <w:t>6</w:t>
      </w:r>
      <w:r w:rsidR="00230E7B" w:rsidRPr="00E85AFA">
        <w:rPr>
          <w:color w:val="000000" w:themeColor="text1"/>
        </w:rPr>
        <w:t>Harvard T.H. Chan School of Public Health, Boston, Massachusetts, USA</w:t>
      </w:r>
    </w:p>
    <w:p w14:paraId="0A6D8131" w14:textId="77777777" w:rsidR="00230E7B" w:rsidRPr="00E85AFA" w:rsidRDefault="00230E7B" w:rsidP="00230E7B">
      <w:pPr>
        <w:spacing w:line="480" w:lineRule="auto"/>
        <w:jc w:val="both"/>
        <w:rPr>
          <w:color w:val="000000" w:themeColor="text1"/>
        </w:rPr>
      </w:pPr>
    </w:p>
    <w:p w14:paraId="66194829" w14:textId="00FF0724" w:rsidR="001C6C5E" w:rsidRDefault="00D711A4" w:rsidP="002C64F6">
      <w:pPr>
        <w:spacing w:line="480" w:lineRule="auto"/>
        <w:jc w:val="both"/>
        <w:outlineLvl w:val="0"/>
        <w:rPr>
          <w:color w:val="000000" w:themeColor="text1"/>
        </w:rPr>
      </w:pPr>
      <w:r>
        <w:rPr>
          <w:color w:val="000000" w:themeColor="text1"/>
        </w:rPr>
        <w:t>T</w:t>
      </w:r>
      <w:r w:rsidR="00133139">
        <w:rPr>
          <w:color w:val="000000" w:themeColor="text1"/>
        </w:rPr>
        <w:t>ime-series studies</w:t>
      </w:r>
      <w:r>
        <w:rPr>
          <w:color w:val="000000" w:themeColor="text1"/>
        </w:rPr>
        <w:t>, which are commonly used to analyse associations of temperature with mortality,</w:t>
      </w:r>
      <w:r w:rsidR="00133139">
        <w:rPr>
          <w:color w:val="000000" w:themeColor="text1"/>
        </w:rPr>
        <w:t xml:space="preserve"> </w:t>
      </w:r>
      <w:r w:rsidR="002C3205">
        <w:rPr>
          <w:color w:val="000000" w:themeColor="text1"/>
        </w:rPr>
        <w:t>can inform</w:t>
      </w:r>
      <w:r w:rsidR="002C64F6">
        <w:rPr>
          <w:color w:val="000000" w:themeColor="text1"/>
        </w:rPr>
        <w:t xml:space="preserve"> short-term planning but have</w:t>
      </w:r>
      <w:r w:rsidR="00440FE0">
        <w:rPr>
          <w:color w:val="000000" w:themeColor="text1"/>
        </w:rPr>
        <w:t xml:space="preserve"> limited relevance to </w:t>
      </w:r>
      <w:r w:rsidR="002C64F6">
        <w:rPr>
          <w:color w:val="000000" w:themeColor="text1"/>
        </w:rPr>
        <w:t xml:space="preserve">how </w:t>
      </w:r>
      <w:r w:rsidR="00440FE0">
        <w:rPr>
          <w:color w:val="000000" w:themeColor="text1"/>
        </w:rPr>
        <w:t>changes in temperature over longer-time periods</w:t>
      </w:r>
      <w:r w:rsidR="00B31339">
        <w:rPr>
          <w:color w:val="000000" w:themeColor="text1"/>
        </w:rPr>
        <w:t xml:space="preserve"> </w:t>
      </w:r>
      <w:r w:rsidR="002C64F6">
        <w:rPr>
          <w:color w:val="000000" w:themeColor="text1"/>
        </w:rPr>
        <w:t xml:space="preserve">influence human health. </w:t>
      </w:r>
      <w:r>
        <w:rPr>
          <w:color w:val="000000" w:themeColor="text1"/>
        </w:rPr>
        <w:t>They</w:t>
      </w:r>
      <w:r w:rsidR="002C64F6">
        <w:rPr>
          <w:color w:val="000000" w:themeColor="text1"/>
        </w:rPr>
        <w:t xml:space="preserve"> also </w:t>
      </w:r>
      <w:r w:rsidR="00B31339">
        <w:rPr>
          <w:color w:val="000000" w:themeColor="text1"/>
        </w:rPr>
        <w:t>cannot</w:t>
      </w:r>
      <w:r w:rsidR="002C64F6">
        <w:rPr>
          <w:color w:val="000000" w:themeColor="text1"/>
        </w:rPr>
        <w:t xml:space="preserve"> account for </w:t>
      </w:r>
      <w:r w:rsidR="00E40572">
        <w:rPr>
          <w:color w:val="000000" w:themeColor="text1"/>
        </w:rPr>
        <w:t xml:space="preserve">how populations </w:t>
      </w:r>
      <w:r w:rsidR="002C3205">
        <w:rPr>
          <w:color w:val="000000" w:themeColor="text1"/>
        </w:rPr>
        <w:t>adapt to their local climate</w:t>
      </w:r>
      <w:r w:rsidR="00133139">
        <w:rPr>
          <w:color w:val="000000" w:themeColor="text1"/>
        </w:rPr>
        <w:t>,</w:t>
      </w:r>
      <w:r w:rsidR="00D21FA0">
        <w:rPr>
          <w:color w:val="000000" w:themeColor="text1"/>
        </w:rPr>
        <w:t xml:space="preserve"> that for example people in Phoenix</w:t>
      </w:r>
      <w:ins w:id="3" w:author="Jennifer Sargent" w:date="2020-09-01T15:00:00Z">
        <w:r w:rsidR="0033056E">
          <w:rPr>
            <w:color w:val="000000" w:themeColor="text1"/>
          </w:rPr>
          <w:t>, AZ</w:t>
        </w:r>
      </w:ins>
      <w:r w:rsidR="00D84D4F">
        <w:rPr>
          <w:color w:val="000000" w:themeColor="text1"/>
        </w:rPr>
        <w:t xml:space="preserve"> </w:t>
      </w:r>
      <w:r w:rsidR="00D21FA0">
        <w:rPr>
          <w:color w:val="000000" w:themeColor="text1"/>
        </w:rPr>
        <w:t xml:space="preserve">have adapted to temperatures </w:t>
      </w:r>
      <w:r w:rsidR="00D6719A">
        <w:rPr>
          <w:color w:val="000000" w:themeColor="text1"/>
        </w:rPr>
        <w:t>which</w:t>
      </w:r>
      <w:r w:rsidR="00D21FA0">
        <w:rPr>
          <w:color w:val="000000" w:themeColor="text1"/>
        </w:rPr>
        <w:t xml:space="preserve"> </w:t>
      </w:r>
      <w:ins w:id="4" w:author="Jennifer Sargent" w:date="2020-09-01T14:59:00Z">
        <w:r w:rsidR="0033056E">
          <w:rPr>
            <w:color w:val="000000" w:themeColor="text1"/>
          </w:rPr>
          <w:t xml:space="preserve">in </w:t>
        </w:r>
      </w:ins>
      <w:r w:rsidR="00D84D4F">
        <w:rPr>
          <w:color w:val="000000" w:themeColor="text1"/>
        </w:rPr>
        <w:t>Chicago</w:t>
      </w:r>
      <w:ins w:id="5" w:author="Jennifer Sargent" w:date="2020-09-01T15:00:00Z">
        <w:r w:rsidR="0033056E">
          <w:rPr>
            <w:color w:val="000000" w:themeColor="text1"/>
          </w:rPr>
          <w:t>, IL</w:t>
        </w:r>
      </w:ins>
      <w:r w:rsidR="00D84D4F">
        <w:rPr>
          <w:color w:val="000000" w:themeColor="text1"/>
        </w:rPr>
        <w:t xml:space="preserve"> </w:t>
      </w:r>
      <w:del w:id="6" w:author="Jennifer Sargent" w:date="2020-09-01T15:02:00Z">
        <w:r w:rsidR="004F7F00" w:rsidDel="0033056E">
          <w:rPr>
            <w:color w:val="000000" w:themeColor="text1"/>
          </w:rPr>
          <w:delText xml:space="preserve">would </w:delText>
        </w:r>
      </w:del>
      <w:del w:id="7" w:author="Jennifer Sargent" w:date="2020-09-01T15:00:00Z">
        <w:r w:rsidR="000C761D" w:rsidDel="0033056E">
          <w:rPr>
            <w:color w:val="000000" w:themeColor="text1"/>
          </w:rPr>
          <w:delText>engender</w:delText>
        </w:r>
        <w:r w:rsidR="004F7F00" w:rsidDel="0033056E">
          <w:rPr>
            <w:color w:val="000000" w:themeColor="text1"/>
          </w:rPr>
          <w:delText xml:space="preserve"> </w:delText>
        </w:r>
      </w:del>
      <w:ins w:id="8" w:author="Jennifer Sargent" w:date="2020-09-01T15:02:00Z">
        <w:r w:rsidR="0033056E">
          <w:rPr>
            <w:color w:val="000000" w:themeColor="text1"/>
          </w:rPr>
          <w:t xml:space="preserve">might </w:t>
        </w:r>
      </w:ins>
      <w:ins w:id="9" w:author="Jennifer Sargent" w:date="2020-09-01T15:00:00Z">
        <w:r w:rsidR="0033056E">
          <w:rPr>
            <w:color w:val="000000" w:themeColor="text1"/>
          </w:rPr>
          <w:t xml:space="preserve">be considered </w:t>
        </w:r>
      </w:ins>
      <w:r w:rsidR="004F7F00">
        <w:rPr>
          <w:color w:val="000000" w:themeColor="text1"/>
        </w:rPr>
        <w:t>extreme situations</w:t>
      </w:r>
      <w:r w:rsidR="00D21FA0">
        <w:rPr>
          <w:color w:val="000000" w:themeColor="text1"/>
        </w:rPr>
        <w:t xml:space="preserve"> </w:t>
      </w:r>
      <w:del w:id="10" w:author="Jennifer Sargent" w:date="2020-09-01T15:02:00Z">
        <w:r w:rsidR="004F7F00" w:rsidDel="0033056E">
          <w:rPr>
            <w:color w:val="000000" w:themeColor="text1"/>
          </w:rPr>
          <w:delText xml:space="preserve">and </w:delText>
        </w:r>
      </w:del>
      <w:ins w:id="11" w:author="Jennifer Sargent" w:date="2020-09-01T15:02:00Z">
        <w:r w:rsidR="0033056E">
          <w:rPr>
            <w:color w:val="000000" w:themeColor="text1"/>
          </w:rPr>
          <w:t>with potential to</w:t>
        </w:r>
      </w:ins>
      <w:ins w:id="12" w:author="Jennifer Sargent" w:date="2020-09-01T15:01:00Z">
        <w:r w:rsidR="0033056E">
          <w:rPr>
            <w:color w:val="000000" w:themeColor="text1"/>
          </w:rPr>
          <w:t xml:space="preserve"> </w:t>
        </w:r>
      </w:ins>
      <w:r w:rsidR="004F7F00">
        <w:rPr>
          <w:color w:val="000000" w:themeColor="text1"/>
        </w:rPr>
        <w:t>cause</w:t>
      </w:r>
      <w:r w:rsidR="00D21FA0">
        <w:rPr>
          <w:color w:val="000000" w:themeColor="text1"/>
        </w:rPr>
        <w:t xml:space="preserve"> </w:t>
      </w:r>
      <w:r w:rsidR="004F7F00">
        <w:rPr>
          <w:color w:val="000000" w:themeColor="text1"/>
        </w:rPr>
        <w:t xml:space="preserve">thousands </w:t>
      </w:r>
      <w:r w:rsidR="00D21FA0">
        <w:rPr>
          <w:color w:val="000000" w:themeColor="text1"/>
        </w:rPr>
        <w:t>of deaths</w:t>
      </w:r>
      <w:ins w:id="13" w:author="Jennifer Sargent" w:date="2020-09-01T15:01:00Z">
        <w:r w:rsidR="0033056E">
          <w:rPr>
            <w:color w:val="000000" w:themeColor="text1"/>
          </w:rPr>
          <w:t xml:space="preserve"> </w:t>
        </w:r>
        <w:commentRangeStart w:id="14"/>
        <w:r w:rsidR="0033056E">
          <w:rPr>
            <w:b/>
            <w:color w:val="FF0000"/>
          </w:rPr>
          <w:t>[A: do you have a reference for this?</w:t>
        </w:r>
      </w:ins>
      <w:ins w:id="15" w:author="Jennifer Sargent" w:date="2020-09-01T15:15:00Z">
        <w:r w:rsidR="00E7484E">
          <w:rPr>
            <w:b/>
            <w:color w:val="FF0000"/>
          </w:rPr>
          <w:t xml:space="preserve"> Not the end of the world if you do not.</w:t>
        </w:r>
      </w:ins>
      <w:ins w:id="16" w:author="Jennifer Sargent" w:date="2020-09-01T15:01:00Z">
        <w:r w:rsidR="0033056E">
          <w:rPr>
            <w:b/>
            <w:color w:val="FF0000"/>
          </w:rPr>
          <w:t>]</w:t>
        </w:r>
      </w:ins>
      <w:r w:rsidR="002C3205">
        <w:rPr>
          <w:color w:val="000000" w:themeColor="text1"/>
        </w:rPr>
        <w:t xml:space="preserve">. </w:t>
      </w:r>
      <w:commentRangeEnd w:id="14"/>
      <w:r w:rsidR="00C35C2F">
        <w:rPr>
          <w:rStyle w:val="CommentReference"/>
          <w:rFonts w:asciiTheme="minorHAnsi" w:eastAsiaTheme="minorHAnsi" w:hAnsiTheme="minorHAnsi" w:cstheme="minorBidi"/>
          <w:lang w:eastAsia="en-US"/>
        </w:rPr>
        <w:commentReference w:id="14"/>
      </w:r>
      <w:r w:rsidR="002C3205">
        <w:rPr>
          <w:color w:val="000000" w:themeColor="text1"/>
        </w:rPr>
        <w:t>Our study</w:t>
      </w:r>
      <w:del w:id="17" w:author="Jennifer Sargent" w:date="2020-09-01T15:02:00Z">
        <w:r w:rsidR="007A0B16" w:rsidDel="0033056E">
          <w:rPr>
            <w:color w:val="000000" w:themeColor="text1"/>
          </w:rPr>
          <w:delText>,</w:delText>
        </w:r>
      </w:del>
      <w:r w:rsidR="009E0A2F">
        <w:rPr>
          <w:color w:val="000000" w:themeColor="text1"/>
        </w:rPr>
        <w:fldChar w:fldCharType="begin" w:fldLock="1"/>
      </w:r>
      <w:r w:rsidR="00F67684">
        <w:rPr>
          <w:color w:val="000000" w:themeColor="text1"/>
        </w:rPr>
        <w:instrText>ADDIN CSL_CITATION {"citationItems":[{"id":"ITEM-1","itemData":{"DOI":"10.1038/s41591-019-0721-y","ISSN":"1546170X","abstract":"Temperatures that deviate from the long-term local norm affect human health, and are projected to become more frequent as the global climate changes1. There are limited data on how such anomalies affect deaths from injuries. In the present study, we used data on mortality and temperature over 38 years (1980-2017) in the contiguous USA and formulated a Bayesian spatio-temporal model to quantify how anomalous temperatures, defined as deviations of monthly temperature from the local average monthly temperature over the entire analysis period, affect deaths from unintentional (transport, falls and drownings) and intentional (assault and suicide) injuries, by age group and sex. We found that a 1.5 °C anomalously warm year, as envisioned under the Paris Climate Agreement2, would be associated with an estimated 1,601 (95% credible interval 1,430-1,776) additional injury deaths. Of these additional deaths, 84% would occur in males, mostly in adolescence to middle age. These would comprise increases in deaths from drownings, transport, assault and suicide, offset partly by a decline in deaths from falls in older ages. The findings demonstrate the need for targeted interventions against injuries during periods of anomalously warm temperatures, especially as these episodes are likely to increase with global climate change.","author":[{"dropping-particle":"","family":"Parks","given":"Robbie M.","non-dropping-particle":"","parse-names":false,"suffix":""},{"dropping-particle":"","family":"Bennett","given":"James E.","non-dropping-particle":"","parse-names":false,"suffix":""},{"dropping-particle":"","family":"Tamura-Wicks","given":"Helen","non-dropping-particle":"","parse-names":false,"suffix":""},{"dropping-particle":"","family":"Kontis","given":"Vasilis","non-dropping-particle":"","parse-names":false,"suffix":""},{"dropping-particle":"","family":"Toumi","given":"Ralf","non-dropping-particle":"","parse-names":false,"suffix":""},{"dropping-particle":"","family":"Danaei","given":"Goodarz","non-dropping-particle":"","parse-names":false,"suffix":""},{"dropping-particle":"","family":"Ezzati","given":"Majid","non-dropping-particle":"","parse-names":false,"suffix":""}],"container-title":"Nature Medicine","id":"ITEM-1","issue":"1","issued":{"date-parts":[["2020"]]},"page":"65-70","publisher":"Springer US","title":"Anomalously warm temperatures are associated with increased injury deaths","type":"article-journal","volume":"26"},"uris":["http://www.mendeley.com/documents/?uuid=e39dff38-0c02-4b99-b5c5-0810fafa3028"]}],"mendeley":{"formattedCitation":"&lt;sup&gt;1&lt;/sup&gt;","plainTextFormattedCitation":"1","previouslyFormattedCitation":"&lt;sup&gt;1&lt;/sup&gt;"},"properties":{"noteIndex":0},"schema":"https://github.com/citation-style-language/schema/raw/master/csl-citation.json"}</w:instrText>
      </w:r>
      <w:r w:rsidR="009E0A2F">
        <w:rPr>
          <w:color w:val="000000" w:themeColor="text1"/>
        </w:rPr>
        <w:fldChar w:fldCharType="separate"/>
      </w:r>
      <w:r w:rsidR="009E0A2F" w:rsidRPr="009E0A2F">
        <w:rPr>
          <w:noProof/>
          <w:color w:val="000000" w:themeColor="text1"/>
          <w:vertAlign w:val="superscript"/>
        </w:rPr>
        <w:t>1</w:t>
      </w:r>
      <w:r w:rsidR="009E0A2F">
        <w:rPr>
          <w:color w:val="000000" w:themeColor="text1"/>
        </w:rPr>
        <w:fldChar w:fldCharType="end"/>
      </w:r>
      <w:r w:rsidR="007A0B16">
        <w:rPr>
          <w:color w:val="000000" w:themeColor="text1"/>
        </w:rPr>
        <w:t xml:space="preserve"> and another recent analysis</w:t>
      </w:r>
      <w:del w:id="18" w:author="Jennifer Sargent" w:date="2020-09-01T15:02:00Z">
        <w:r w:rsidR="007A0B16" w:rsidDel="0033056E">
          <w:rPr>
            <w:color w:val="000000" w:themeColor="text1"/>
          </w:rPr>
          <w:delText>,</w:delText>
        </w:r>
      </w:del>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2&lt;/sup&gt;","plainTextFormattedCitation":"2","previouslyFormattedCitation":"&lt;sup&gt;2&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w:t>
      </w:r>
      <w:r w:rsidR="00987EF6">
        <w:rPr>
          <w:color w:val="000000" w:themeColor="text1"/>
        </w:rPr>
        <w:fldChar w:fldCharType="end"/>
      </w:r>
      <w:r w:rsidR="002C3205">
        <w:rPr>
          <w:color w:val="000000" w:themeColor="text1"/>
        </w:rPr>
        <w:t xml:space="preserve"> </w:t>
      </w:r>
      <w:r w:rsidR="00AB3AE1">
        <w:rPr>
          <w:color w:val="000000" w:themeColor="text1"/>
        </w:rPr>
        <w:t>used innovative design</w:t>
      </w:r>
      <w:r w:rsidR="00F67B09">
        <w:rPr>
          <w:color w:val="000000" w:themeColor="text1"/>
        </w:rPr>
        <w:t>s</w:t>
      </w:r>
      <w:r w:rsidR="00AB3AE1">
        <w:rPr>
          <w:color w:val="000000" w:themeColor="text1"/>
        </w:rPr>
        <w:t xml:space="preserve"> and </w:t>
      </w:r>
      <w:r w:rsidR="002C3205">
        <w:rPr>
          <w:color w:val="000000" w:themeColor="text1"/>
        </w:rPr>
        <w:t xml:space="preserve">large quantities of data to overcome </w:t>
      </w:r>
      <w:r w:rsidR="00D97182">
        <w:rPr>
          <w:color w:val="000000" w:themeColor="text1"/>
        </w:rPr>
        <w:t xml:space="preserve">these </w:t>
      </w:r>
      <w:r w:rsidR="002C3205">
        <w:rPr>
          <w:color w:val="000000" w:themeColor="text1"/>
        </w:rPr>
        <w:t>inherent limitation</w:t>
      </w:r>
      <w:r w:rsidR="00D97182">
        <w:rPr>
          <w:color w:val="000000" w:themeColor="text1"/>
        </w:rPr>
        <w:t>s</w:t>
      </w:r>
      <w:r w:rsidR="002C3205">
        <w:rPr>
          <w:color w:val="000000" w:themeColor="text1"/>
        </w:rPr>
        <w:t xml:space="preserve"> of time-series </w:t>
      </w:r>
      <w:r w:rsidR="004F7F00">
        <w:rPr>
          <w:color w:val="000000" w:themeColor="text1"/>
        </w:rPr>
        <w:t>analysis</w:t>
      </w:r>
      <w:r w:rsidR="002C3205">
        <w:rPr>
          <w:color w:val="000000" w:themeColor="text1"/>
        </w:rPr>
        <w:t xml:space="preserve"> in informing </w:t>
      </w:r>
      <w:r w:rsidR="004C6BED">
        <w:rPr>
          <w:color w:val="000000" w:themeColor="text1"/>
        </w:rPr>
        <w:t xml:space="preserve">long-term </w:t>
      </w:r>
      <w:r w:rsidR="002C3205">
        <w:rPr>
          <w:color w:val="000000" w:themeColor="text1"/>
        </w:rPr>
        <w:t>r</w:t>
      </w:r>
      <w:r w:rsidR="00AB3AE1">
        <w:rPr>
          <w:color w:val="000000" w:themeColor="text1"/>
        </w:rPr>
        <w:t>isk assessment. In particular, the</w:t>
      </w:r>
      <w:r w:rsidR="002C3205">
        <w:rPr>
          <w:color w:val="000000" w:themeColor="text1"/>
        </w:rPr>
        <w:t xml:space="preserve"> anomaly metric used in our analysis is</w:t>
      </w:r>
      <w:r w:rsidR="00AB3AE1">
        <w:rPr>
          <w:color w:val="000000" w:themeColor="text1"/>
        </w:rPr>
        <w:t xml:space="preserve"> both</w:t>
      </w:r>
      <w:r w:rsidR="002C3205">
        <w:rPr>
          <w:color w:val="000000" w:themeColor="text1"/>
        </w:rPr>
        <w:t xml:space="preserve"> intuitive and </w:t>
      </w:r>
      <w:r w:rsidR="00AB3AE1">
        <w:rPr>
          <w:color w:val="000000" w:themeColor="text1"/>
        </w:rPr>
        <w:t xml:space="preserve">consistent with how populations experience and respond to weather patterns </w:t>
      </w:r>
      <w:r w:rsidR="00AB3AE1">
        <w:rPr>
          <w:color w:val="000000" w:themeColor="text1"/>
        </w:rPr>
        <w:lastRenderedPageBreak/>
        <w:t>in the long term.</w:t>
      </w:r>
      <w:r w:rsidR="001C6C5E">
        <w:rPr>
          <w:color w:val="000000" w:themeColor="text1"/>
        </w:rPr>
        <w:t xml:space="preserve"> </w:t>
      </w:r>
      <w:r w:rsidR="00B31339">
        <w:rPr>
          <w:color w:val="000000" w:themeColor="text1"/>
        </w:rPr>
        <w:t>Therefor</w:t>
      </w:r>
      <w:r w:rsidR="000D4447">
        <w:rPr>
          <w:color w:val="000000" w:themeColor="text1"/>
        </w:rPr>
        <w:t>e,</w:t>
      </w:r>
      <w:r w:rsidR="00B31339">
        <w:rPr>
          <w:color w:val="000000" w:themeColor="text1"/>
        </w:rPr>
        <w:t xml:space="preserve"> our study </w:t>
      </w:r>
      <w:del w:id="19" w:author="Jennifer Sargent" w:date="2020-09-01T15:03:00Z">
        <w:r w:rsidR="00B31339" w:rsidDel="0033056E">
          <w:rPr>
            <w:color w:val="000000" w:themeColor="text1"/>
          </w:rPr>
          <w:delText>has made</w:delText>
        </w:r>
      </w:del>
      <w:ins w:id="20" w:author="Jennifer Sargent" w:date="2020-09-01T15:03:00Z">
        <w:r w:rsidR="0033056E">
          <w:rPr>
            <w:color w:val="000000" w:themeColor="text1"/>
          </w:rPr>
          <w:t xml:space="preserve">is </w:t>
        </w:r>
      </w:ins>
      <w:r w:rsidR="00B31339">
        <w:rPr>
          <w:color w:val="000000" w:themeColor="text1"/>
        </w:rPr>
        <w:t xml:space="preserve"> a major advance in making epidemiological analysis relevant for </w:t>
      </w:r>
      <w:r w:rsidR="004C6BED">
        <w:rPr>
          <w:color w:val="000000" w:themeColor="text1"/>
        </w:rPr>
        <w:t xml:space="preserve">long-term </w:t>
      </w:r>
      <w:r w:rsidR="00B31339">
        <w:rPr>
          <w:color w:val="000000" w:themeColor="text1"/>
        </w:rPr>
        <w:t>risk assessment.</w:t>
      </w:r>
      <w:r w:rsidR="00EC75D7" w:rsidRPr="00EC75D7">
        <w:rPr>
          <w:color w:val="000000" w:themeColor="text1"/>
        </w:rPr>
        <w:t xml:space="preserve"> </w:t>
      </w:r>
      <w:r w:rsidR="00EC75D7">
        <w:rPr>
          <w:color w:val="000000" w:themeColor="text1"/>
        </w:rPr>
        <w:t>A second methodological innovation of our work is to leverage variation over both space and time, versus each alone, to infer the size of associations. This approach has been used in studies of air pollution</w:t>
      </w:r>
      <w:r w:rsidR="00EC75D7">
        <w:rPr>
          <w:color w:val="000000" w:themeColor="text1"/>
        </w:rPr>
        <w:fldChar w:fldCharType="begin" w:fldLock="1"/>
      </w:r>
      <w:r w:rsidR="00F67684">
        <w:rPr>
          <w:color w:val="000000" w:themeColor="text1"/>
        </w:rPr>
        <w:instrText>ADDIN CSL_CITATION {"citationItems":[{"id":"ITEM-1","itemData":{"DOI":"10.1056/nejmsa0805646","ISSN":"0028-4793","abstract":"BACKGROUND: Exposure to fine-particulate air pollution has been associated with increased morbidity and mortality, suggesting that sustained reductions in pollution exposure should result in improved life expectancy. This study directly evaluated the changes in life expectancy associated with differential changes in fine particulate air pollution that occurred in the United States during the 1980s and 1990s. METHODS: We compiled data on life expectancy, socioeconomic status, and demographic characteristics for 211 county units in the 51 U.S. metropolitan areas with matching data on fine-particulate air pollution for the late 1970s and early 1980s and the late 1990s and early 2000s. Regression models were used to estimate the association between reductions in pollution and changes in life expectancy, with adjustment for changes in socioeconomic and demographic variables and in proxy indicators for the prevalence of cigarette smoking. RESULTS: A decrease of 10 microg per cubic meter in the concentration of fine particulate matter was associated with an estimated increase in mean (+/-SE) life expectancy of 0.61+/-0.20 year (P=0.004). The estimated effect of reduced exposure to pollution on life expectancy was not highly sensitive to adjustment for changes in socioeconomic, demographic, or proxy variables for the prevalence of smoking or to the restriction of observations to relatively large counties. Reductions in air pollution accounted for as much as 15% of the overall increase in life expectancy in the study areas. CONCLUSIONS: A reduction in exposure to ambient fine-particulate air pollution contributed to significant and measurable improvements in life expectancy in the United States. 2009 Massachusetts Medical Society","author":[{"dropping-particle":"","family":"Pope","given":"C. Arden","non-dropping-particle":"","parse-names":false,"suffix":""},{"dropping-particle":"","family":"Ezzati","given":"Majid","non-dropping-particle":"","parse-names":false,"suffix":""},{"dropping-particle":"","family":"Dockery","given":"Douglas W.","non-dropping-particle":"","parse-names":false,"suffix":""}],"container-title":"New England Journal of Medicine","id":"ITEM-1","issued":{"date-parts":[["2009"]]},"title":"Fine-particulate air pollution and life expectancy in the United States","type":"article-journal"},"uris":["http://www.mendeley.com/documents/?uuid=45673868-f912-48d2-908f-d1578fe0abb8"]},{"id":"ITEM-2","itemData":{"author":[{"dropping-particle":"","family":"Bennett","given":"James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Medicine","id":"ITEM-2","issued":{"date-parts":[["2019"]]},"title":"National and county life expectancy loss from particulate matter pollution in the USA","type":"article-journal"},"uris":["http://www.mendeley.com/documents/?uuid=964ec70f-6b09-4d7e-9478-68607c917ba5"]}],"mendeley":{"formattedCitation":"&lt;sup&gt;3,4&lt;/sup&gt;","plainTextFormattedCitation":"3,4","previouslyFormattedCitation":"&lt;sup&gt;3,4&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3,4</w:t>
      </w:r>
      <w:r w:rsidR="00EC75D7">
        <w:rPr>
          <w:color w:val="000000" w:themeColor="text1"/>
        </w:rPr>
        <w:fldChar w:fldCharType="end"/>
      </w:r>
      <w:r w:rsidR="00EC75D7">
        <w:rPr>
          <w:color w:val="000000" w:themeColor="text1"/>
        </w:rPr>
        <w:t xml:space="preserve"> and cardiovascular risk factors</w:t>
      </w:r>
      <w:r w:rsidR="00EC75D7">
        <w:rPr>
          <w:color w:val="000000" w:themeColor="text1"/>
        </w:rPr>
        <w:fldChar w:fldCharType="begin" w:fldLock="1"/>
      </w:r>
      <w:r w:rsidR="00F67684">
        <w:rPr>
          <w:color w:val="000000" w:themeColor="text1"/>
        </w:rPr>
        <w:instrText>ADDIN CSL_CITATION {"citationItems":[{"id":"ITEM-1","itemData":{"DOI":"10.1016/S0140-6736(99)11180-2","ISSN":"01406736","abstract":"Background. From the mid-1980s to mid-1990s, the WHO MONICA Project monitored coronary events and classic risk factors for coronary heart disease (CHD) in 38 populations from 21 countries. We assessed the extent to which changes in these risk factors explain the variation in the trends in coronary-event rates, across the populations. Methods. In men and women aged 35-64 years, non-fatal myocardial infarction and coronary deaths were registered continuously to assess trends in rates of coronary events. We carried out population surveys to estimate trends in risk factors. Trends in event rates were regressed on trends in risk score and in individual risk factors. Findings. Smoking rates decreased in most male populations but trends were mixed in women; mean blood pressures and cholesterol concentrations decreased, body-mass index increased, and overall risk scores and coronary-event rates decreased. The model of trends in 10-year coronary-event rates against risk scores and single risk factors showed a poor fit, but this was improved with a 4-year time lag for coronary events. The explanatory power of the analyses was limited by imprecision of the estimates and homogeneity of trends in the study populations. Interpretation. Changes in the classic risk factors seem to partly explain the variation in population trends in CHD. Residual variance is attributable to difficulties in measurement and analysis, including time lag, and to factors that were not included, such as medical interventions. The results support prevention policies based on the classic risk factors but suggest potential for prevention beyond these.","author":[{"dropping-particle":"","family":"Kuulasmaa","given":"Kari","non-dropping-particle":"","parse-names":false,"suffix":""},{"dropping-particle":"","family":"Tunstall-Pedoe","given":"Hugh","non-dropping-particle":"","parse-names":false,"suffix":""},{"dropping-particle":"","family":"Dobson","given":"Annette","non-dropping-particle":"","parse-names":false,"suffix":""},{"dropping-particle":"","family":"Fortmann","given":"Stephen","non-dropping-particle":"","parse-names":false,"suffix":""},{"dropping-particle":"","family":"Sans","given":"Susana","non-dropping-particle":"","parse-names":false,"suffix":""},{"dropping-particle":"","family":"Tolonen","given":"Hanna","non-dropping-particle":"","parse-names":false,"suffix":""},{"dropping-particle":"","family":"Evans","given":"Alun","non-dropping-particle":"","parse-names":false,"suffix":""},{"dropping-particle":"","family":"Ferrario","given":"Marco","non-dropping-particle":"","parse-names":false,"suffix":""},{"dropping-particle":"","family":"Tuomilehto","given":"Jaakko","non-dropping-particle":"","parse-names":false,"suffix":""}],"container-title":"Lancet","id":"ITEM-1","issued":{"date-parts":[["2000"]]},"title":"Estimation of contribution of changes in classic risk factors to trends in coronary-event rates across the WHO MONICA Project populations","type":"article-journal"},"uris":["http://www.mendeley.com/documents/?uuid=5aea3f12-8a6a-49c5-a924-5222aafefdd2"]}],"mendeley":{"formattedCitation":"&lt;sup&gt;5&lt;/sup&gt;","plainTextFormattedCitation":"5","previouslyFormattedCitation":"&lt;sup&gt;5&lt;/sup&gt;"},"properties":{"noteIndex":0},"schema":"https://github.com/citation-style-language/schema/raw/master/csl-citation.json"}</w:instrText>
      </w:r>
      <w:r w:rsidR="00EC75D7">
        <w:rPr>
          <w:color w:val="000000" w:themeColor="text1"/>
        </w:rPr>
        <w:fldChar w:fldCharType="separate"/>
      </w:r>
      <w:r w:rsidR="009E0A2F" w:rsidRPr="009E0A2F">
        <w:rPr>
          <w:noProof/>
          <w:color w:val="000000" w:themeColor="text1"/>
          <w:vertAlign w:val="superscript"/>
        </w:rPr>
        <w:t>5</w:t>
      </w:r>
      <w:r w:rsidR="00EC75D7">
        <w:rPr>
          <w:color w:val="000000" w:themeColor="text1"/>
        </w:rPr>
        <w:fldChar w:fldCharType="end"/>
      </w:r>
      <w:r w:rsidR="00EC75D7">
        <w:rPr>
          <w:color w:val="000000" w:themeColor="text1"/>
        </w:rPr>
        <w:t xml:space="preserve"> because spatiotemporal inference is more efficient and robust than using variation in either dimension alone.</w:t>
      </w:r>
    </w:p>
    <w:p w14:paraId="5B416F34" w14:textId="77777777" w:rsidR="001C6C5E" w:rsidRDefault="001C6C5E" w:rsidP="002C64F6">
      <w:pPr>
        <w:spacing w:line="480" w:lineRule="auto"/>
        <w:jc w:val="both"/>
        <w:outlineLvl w:val="0"/>
        <w:rPr>
          <w:color w:val="000000" w:themeColor="text1"/>
        </w:rPr>
      </w:pPr>
    </w:p>
    <w:p w14:paraId="7DB51269" w14:textId="67219A9E" w:rsidR="002C64F6" w:rsidRDefault="00590E12" w:rsidP="002C64F6">
      <w:pPr>
        <w:spacing w:line="480" w:lineRule="auto"/>
        <w:jc w:val="both"/>
        <w:outlineLvl w:val="0"/>
        <w:rPr>
          <w:color w:val="000000" w:themeColor="text1"/>
        </w:rPr>
      </w:pPr>
      <w:del w:id="21" w:author="Jennifer Sargent" w:date="2020-09-01T15:03:00Z">
        <w:r w:rsidRPr="00590E12" w:rsidDel="0033056E">
          <w:rPr>
            <w:color w:val="000000" w:themeColor="text1"/>
          </w:rPr>
          <w:delText>As incorrectly stated by</w:delText>
        </w:r>
      </w:del>
      <w:ins w:id="22" w:author="Jennifer Sargent" w:date="2020-09-01T15:03:00Z">
        <w:r w:rsidR="0033056E">
          <w:rPr>
            <w:color w:val="000000" w:themeColor="text1"/>
          </w:rPr>
          <w:t>Contrary to the assertion by</w:t>
        </w:r>
      </w:ins>
      <w:r w:rsidRPr="00590E12">
        <w:rPr>
          <w:color w:val="000000" w:themeColor="text1"/>
        </w:rPr>
        <w:t xml:space="preserve"> Mitchell and colleagues, computational considerations had no influence on the choice to analyse monthly mean temperature</w:t>
      </w:r>
      <w:ins w:id="23" w:author="Jennifer Sargent" w:date="2020-09-01T15:04:00Z">
        <w:r w:rsidR="0033056E">
          <w:rPr>
            <w:color w:val="000000" w:themeColor="text1"/>
          </w:rPr>
          <w:t xml:space="preserve"> in our study</w:t>
        </w:r>
      </w:ins>
      <w:r w:rsidRPr="00590E12">
        <w:rPr>
          <w:color w:val="000000" w:themeColor="text1"/>
        </w:rPr>
        <w:t xml:space="preserve">. </w:t>
      </w:r>
      <w:r w:rsidR="007A0B16">
        <w:rPr>
          <w:color w:val="000000" w:themeColor="text1"/>
        </w:rPr>
        <w:t>Rather, i</w:t>
      </w:r>
      <w:r w:rsidR="00BF6E46">
        <w:rPr>
          <w:color w:val="000000" w:themeColor="text1"/>
        </w:rPr>
        <w:t>n addition to</w:t>
      </w:r>
      <w:r w:rsidR="001C6C5E">
        <w:rPr>
          <w:color w:val="000000" w:themeColor="text1"/>
        </w:rPr>
        <w:t xml:space="preserve"> anoma</w:t>
      </w:r>
      <w:r w:rsidR="00E40572">
        <w:rPr>
          <w:color w:val="000000" w:themeColor="text1"/>
        </w:rPr>
        <w:t>ly in mean temperature</w:t>
      </w:r>
      <w:r w:rsidR="00BF6E46">
        <w:rPr>
          <w:color w:val="000000" w:themeColor="text1"/>
        </w:rPr>
        <w:t>,</w:t>
      </w:r>
      <w:r w:rsidR="00F96A3B">
        <w:rPr>
          <w:color w:val="000000" w:themeColor="text1"/>
        </w:rPr>
        <w:t xml:space="preserve"> </w:t>
      </w:r>
      <w:r w:rsidR="00BF6E46">
        <w:rPr>
          <w:color w:val="000000" w:themeColor="text1"/>
        </w:rPr>
        <w:t xml:space="preserve">we </w:t>
      </w:r>
      <w:r w:rsidR="001C6C5E">
        <w:rPr>
          <w:color w:val="000000" w:themeColor="text1"/>
        </w:rPr>
        <w:t xml:space="preserve">analysed and reported </w:t>
      </w:r>
      <w:del w:id="24" w:author="Jennifer Sargent" w:date="2020-09-01T15:04:00Z">
        <w:r w:rsidR="001C6C5E" w:rsidDel="0033056E">
          <w:rPr>
            <w:color w:val="000000" w:themeColor="text1"/>
          </w:rPr>
          <w:delText xml:space="preserve">in the paper </w:delText>
        </w:r>
      </w:del>
      <w:r w:rsidR="009F50A8">
        <w:rPr>
          <w:color w:val="000000" w:themeColor="text1"/>
        </w:rPr>
        <w:t xml:space="preserve">metrics of </w:t>
      </w:r>
      <w:r w:rsidR="00BF6E46">
        <w:rPr>
          <w:color w:val="000000" w:themeColor="text1"/>
        </w:rPr>
        <w:t>extreme temperature</w:t>
      </w:r>
      <w:r w:rsidR="001C6C5E">
        <w:rPr>
          <w:color w:val="000000" w:themeColor="text1"/>
        </w:rPr>
        <w:t xml:space="preserve"> including </w:t>
      </w:r>
      <w:r w:rsidR="001C6C5E" w:rsidRPr="001C6C5E">
        <w:rPr>
          <w:color w:val="000000" w:themeColor="text1"/>
        </w:rPr>
        <w:t>(1) the 90th percentile (°C) of daily mean temperatures; (2) number of days in a month above the long-term 90th percentile of average temperature for each state and month; and (3) number of episodes of 3+ day episodes above the long-term 90th percentile of average temperature for each state and month.</w:t>
      </w:r>
      <w:r w:rsidR="001C6C5E">
        <w:rPr>
          <w:color w:val="000000" w:themeColor="text1"/>
        </w:rPr>
        <w:t xml:space="preserve"> </w:t>
      </w:r>
      <w:r w:rsidR="00AF1A2F" w:rsidRPr="00AF1A2F">
        <w:rPr>
          <w:color w:val="000000" w:themeColor="text1"/>
        </w:rPr>
        <w:t>The estimated rate</w:t>
      </w:r>
      <w:r w:rsidR="00AF1A2F">
        <w:rPr>
          <w:color w:val="000000" w:themeColor="text1"/>
        </w:rPr>
        <w:t xml:space="preserve"> </w:t>
      </w:r>
      <w:r w:rsidR="00AF1A2F" w:rsidRPr="00AF1A2F">
        <w:rPr>
          <w:color w:val="000000" w:themeColor="text1"/>
        </w:rPr>
        <w:t>ratios of the temperature anomaly based on daily means were robust to the addition of alternative</w:t>
      </w:r>
      <w:r w:rsidR="00AF1A2F">
        <w:rPr>
          <w:color w:val="000000" w:themeColor="text1"/>
        </w:rPr>
        <w:t xml:space="preserve"> </w:t>
      </w:r>
      <w:r w:rsidR="00AF1A2F" w:rsidRPr="00AF1A2F">
        <w:rPr>
          <w:color w:val="000000" w:themeColor="text1"/>
        </w:rPr>
        <w:t>measures of anomaly, whereas the coefficients of the additional measures were</w:t>
      </w:r>
      <w:r w:rsidR="00AF1A2F">
        <w:rPr>
          <w:color w:val="000000" w:themeColor="text1"/>
        </w:rPr>
        <w:t xml:space="preserve"> </w:t>
      </w:r>
      <w:r w:rsidR="00AF1A2F" w:rsidRPr="00AF1A2F">
        <w:rPr>
          <w:color w:val="000000" w:themeColor="text1"/>
        </w:rPr>
        <w:t xml:space="preserve">generally not statistically significant and </w:t>
      </w:r>
      <w:del w:id="25" w:author="Jennifer Sargent" w:date="2020-09-01T15:05:00Z">
        <w:r w:rsidR="00AF1A2F" w:rsidRPr="00AF1A2F" w:rsidDel="0033056E">
          <w:rPr>
            <w:color w:val="000000" w:themeColor="text1"/>
          </w:rPr>
          <w:delText xml:space="preserve">with </w:delText>
        </w:r>
      </w:del>
      <w:ins w:id="26" w:author="Jennifer Sargent" w:date="2020-09-01T15:05:00Z">
        <w:r w:rsidR="0033056E">
          <w:rPr>
            <w:color w:val="000000" w:themeColor="text1"/>
          </w:rPr>
          <w:t>had</w:t>
        </w:r>
        <w:r w:rsidR="0033056E" w:rsidRPr="00AF1A2F">
          <w:rPr>
            <w:color w:val="000000" w:themeColor="text1"/>
          </w:rPr>
          <w:t xml:space="preserve"> </w:t>
        </w:r>
      </w:ins>
      <w:r w:rsidR="00AF1A2F" w:rsidRPr="00AF1A2F">
        <w:rPr>
          <w:color w:val="000000" w:themeColor="text1"/>
        </w:rPr>
        <w:t>large credible intervals.</w:t>
      </w:r>
      <w:r w:rsidR="00D97182" w:rsidRPr="00D97182">
        <w:rPr>
          <w:color w:val="000000" w:themeColor="text1"/>
        </w:rPr>
        <w:t xml:space="preserve"> </w:t>
      </w:r>
      <w:r w:rsidR="00D97182">
        <w:rPr>
          <w:color w:val="000000" w:themeColor="text1"/>
        </w:rPr>
        <w:t xml:space="preserve">This </w:t>
      </w:r>
      <w:ins w:id="27" w:author="Jennifer Sargent" w:date="2020-09-01T15:06:00Z">
        <w:r w:rsidR="0033056E">
          <w:rPr>
            <w:color w:val="000000" w:themeColor="text1"/>
          </w:rPr>
          <w:t xml:space="preserve">stability could </w:t>
        </w:r>
      </w:ins>
      <w:del w:id="28" w:author="Jennifer Sargent" w:date="2020-09-01T15:06:00Z">
        <w:r w:rsidR="00D97182" w:rsidDel="0033056E">
          <w:rPr>
            <w:color w:val="000000" w:themeColor="text1"/>
          </w:rPr>
          <w:delText xml:space="preserve">may </w:delText>
        </w:r>
      </w:del>
      <w:r w:rsidR="00D97182">
        <w:rPr>
          <w:color w:val="000000" w:themeColor="text1"/>
        </w:rPr>
        <w:t>be because empirical</w:t>
      </w:r>
      <w:del w:id="29" w:author="Jennifer Sargent" w:date="2020-09-01T15:07:00Z">
        <w:r w:rsidR="00D97182" w:rsidDel="0033056E">
          <w:rPr>
            <w:color w:val="000000" w:themeColor="text1"/>
          </w:rPr>
          <w:delText>ly</w:delText>
        </w:r>
      </w:del>
      <w:r w:rsidR="00D97182">
        <w:rPr>
          <w:color w:val="000000" w:themeColor="text1"/>
        </w:rPr>
        <w:t xml:space="preserve"> changes in heat wave</w:t>
      </w:r>
      <w:r w:rsidR="00796840">
        <w:rPr>
          <w:color w:val="000000" w:themeColor="text1"/>
        </w:rPr>
        <w:t>s</w:t>
      </w:r>
      <w:r w:rsidR="00403866">
        <w:rPr>
          <w:color w:val="000000" w:themeColor="text1"/>
        </w:rPr>
        <w:t xml:space="preserve"> </w:t>
      </w:r>
      <w:r w:rsidR="00D97182">
        <w:rPr>
          <w:color w:val="000000" w:themeColor="text1"/>
        </w:rPr>
        <w:t>are explained by simple shifts in mean temperature.</w:t>
      </w:r>
      <w:r w:rsidR="00D97182">
        <w:rPr>
          <w:color w:val="000000" w:themeColor="text1"/>
        </w:rPr>
        <w:fldChar w:fldCharType="begin" w:fldLock="1"/>
      </w:r>
      <w:r w:rsidR="00F67684">
        <w:rPr>
          <w:color w:val="000000" w:themeColor="text1"/>
        </w:rPr>
        <w:instrText>ADDIN CSL_CITATION {"citationItems":[{"id":"ITEM-1","itemData":{"DOI":"10.1029/2018EF000989","ISSN":"23284277","abstract":"The temporal structure of heat waves having substantial human impact varies widely, with many featuring a compound structure of hot days interspersed with cooler breaks. In contrast, many heat wave definitions employed by meteorologists include a continuous threshold-exceedance duration criterion. This study examines the hazard of these diverse sequences of extreme heat in the present, and their change with global warming. We define compound heat waves to include those periods with additional hot days following short breaks in heat wave duration. We apply these definitions to analyze daily temperature data from observations, NOAA Geophysical Fluid Dynamics Laboratory global climate model simulations of the past and projected climate, and synthetically generated time series. We demonstrate that compound heat waves will constitute a greater proportion of heat wave hazard as the climate warms and suggest an explanation for this phenomenon. This result implies that in order to limit heat-related mortality and morbidity with global warming, there is a need to consider added vulnerability caused by the compounding of heat waves.","author":[{"dropping-particle":"","family":"Baldwin","given":"Jane Wilson","non-dropping-particle":"","parse-names":false,"suffix":""},{"dropping-particle":"","family":"Dessy","given":"Jay Benjamin","non-dropping-particle":"","parse-names":false,"suffix":""},{"dropping-particle":"","family":"Vecchi","given":"Gabriel A.","non-dropping-particle":"","parse-names":false,"suffix":""},{"dropping-particle":"","family":"Oppenheimer","given":"Michael","non-dropping-particle":"","parse-names":false,"suffix":""}],"container-title":"Earth's Future","id":"ITEM-1","issued":{"date-parts":[["2019"]]},"title":"Temporally Compound Heat Wave Events and Global Warming: An Emerging Hazard","type":"article-journal"},"uris":["http://www.mendeley.com/documents/?uuid=e1b38a38-cee3-469c-a857-610733431a9c"]}],"mendeley":{"formattedCitation":"&lt;sup&gt;6&lt;/sup&gt;","plainTextFormattedCitation":"6","previouslyFormattedCitation":"&lt;sup&gt;6&lt;/sup&gt;"},"properties":{"noteIndex":0},"schema":"https://github.com/citation-style-language/schema/raw/master/csl-citation.json"}</w:instrText>
      </w:r>
      <w:r w:rsidR="00D97182">
        <w:rPr>
          <w:color w:val="000000" w:themeColor="text1"/>
        </w:rPr>
        <w:fldChar w:fldCharType="separate"/>
      </w:r>
      <w:r w:rsidR="009E0A2F" w:rsidRPr="009E0A2F">
        <w:rPr>
          <w:noProof/>
          <w:color w:val="000000" w:themeColor="text1"/>
          <w:vertAlign w:val="superscript"/>
        </w:rPr>
        <w:t>6</w:t>
      </w:r>
      <w:r w:rsidR="00D97182">
        <w:rPr>
          <w:color w:val="000000" w:themeColor="text1"/>
        </w:rPr>
        <w:fldChar w:fldCharType="end"/>
      </w:r>
      <w:r w:rsidR="004F7F00">
        <w:rPr>
          <w:color w:val="000000" w:themeColor="text1"/>
        </w:rPr>
        <w:t xml:space="preserve"> </w:t>
      </w:r>
    </w:p>
    <w:p w14:paraId="2FAE54C8" w14:textId="7C3DE99B" w:rsidR="00F4480E" w:rsidRDefault="00F4480E" w:rsidP="002C64F6">
      <w:pPr>
        <w:spacing w:line="480" w:lineRule="auto"/>
        <w:jc w:val="both"/>
        <w:outlineLvl w:val="0"/>
        <w:rPr>
          <w:color w:val="000000" w:themeColor="text1"/>
        </w:rPr>
      </w:pPr>
    </w:p>
    <w:p w14:paraId="6E37C86E" w14:textId="0FF44FD6" w:rsidR="00F4480E" w:rsidRDefault="00D97182" w:rsidP="002C64F6">
      <w:pPr>
        <w:spacing w:line="480" w:lineRule="auto"/>
        <w:jc w:val="both"/>
        <w:outlineLvl w:val="0"/>
        <w:rPr>
          <w:color w:val="000000" w:themeColor="text1"/>
        </w:rPr>
      </w:pPr>
      <w:r>
        <w:rPr>
          <w:color w:val="000000" w:themeColor="text1"/>
        </w:rPr>
        <w:t>W</w:t>
      </w:r>
      <w:r w:rsidR="00F4480E">
        <w:rPr>
          <w:color w:val="000000" w:themeColor="text1"/>
        </w:rPr>
        <w:t>e used a (log-)linear association, consistent with other analyses of injuries</w:t>
      </w:r>
      <w:r w:rsidR="00987EF6">
        <w:rPr>
          <w:color w:val="000000" w:themeColor="text1"/>
        </w:rPr>
        <w:t>.</w:t>
      </w:r>
      <w:r w:rsidR="00987EF6">
        <w:rPr>
          <w:color w:val="000000" w:themeColor="text1"/>
        </w:rPr>
        <w:fldChar w:fldCharType="begin" w:fldLock="1"/>
      </w:r>
      <w:r w:rsidR="00F67684">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Prevention","id":"ITEM-2","issued":{"date-parts":[["2018"]]},"title":"Climate change, weather and road deaths","type":"article-journal"},"uris":["http://www.mendeley.com/documents/?uuid=2805dd90-a6e0-4ea1-ad7e-03291693f0d1"]}],"mendeley":{"formattedCitation":"&lt;sup&gt;2,7&lt;/sup&gt;","plainTextFormattedCitation":"2,7","previouslyFormattedCitation":"&lt;sup&gt;2,7&lt;/sup&gt;"},"properties":{"noteIndex":0},"schema":"https://github.com/citation-style-language/schema/raw/master/csl-citation.json"}</w:instrText>
      </w:r>
      <w:r w:rsidR="00987EF6">
        <w:rPr>
          <w:color w:val="000000" w:themeColor="text1"/>
        </w:rPr>
        <w:fldChar w:fldCharType="separate"/>
      </w:r>
      <w:r w:rsidR="009E0A2F" w:rsidRPr="009E0A2F">
        <w:rPr>
          <w:noProof/>
          <w:color w:val="000000" w:themeColor="text1"/>
          <w:vertAlign w:val="superscript"/>
        </w:rPr>
        <w:t>2,7</w:t>
      </w:r>
      <w:r w:rsidR="00987EF6">
        <w:rPr>
          <w:color w:val="000000" w:themeColor="text1"/>
        </w:rPr>
        <w:fldChar w:fldCharType="end"/>
      </w:r>
      <w:r w:rsidR="00824D31">
        <w:rPr>
          <w:color w:val="000000" w:themeColor="text1"/>
        </w:rPr>
        <w:t xml:space="preserve"> </w:t>
      </w:r>
      <w:r w:rsidR="00535113">
        <w:rPr>
          <w:color w:val="000000" w:themeColor="text1"/>
        </w:rPr>
        <w:t>Further,</w:t>
      </w:r>
      <w:r w:rsidR="00E56B02">
        <w:rPr>
          <w:color w:val="000000" w:themeColor="text1"/>
        </w:rPr>
        <w:t xml:space="preserve"> the anomaly metric used in our paper has a much smaller</w:t>
      </w:r>
      <w:r w:rsidR="00B066C6">
        <w:rPr>
          <w:color w:val="000000" w:themeColor="text1"/>
        </w:rPr>
        <w:t xml:space="preserve"> </w:t>
      </w:r>
      <w:r w:rsidR="00B50B22">
        <w:rPr>
          <w:color w:val="000000" w:themeColor="text1"/>
        </w:rPr>
        <w:t>size</w:t>
      </w:r>
      <w:r w:rsidR="001A7E5E">
        <w:rPr>
          <w:color w:val="000000" w:themeColor="text1"/>
        </w:rPr>
        <w:t xml:space="preserve"> range</w:t>
      </w:r>
      <w:r w:rsidR="00E56B02">
        <w:rPr>
          <w:color w:val="000000" w:themeColor="text1"/>
        </w:rPr>
        <w:t xml:space="preserve"> (</w:t>
      </w:r>
      <w:r w:rsidR="00985C4D">
        <w:rPr>
          <w:color w:val="000000" w:themeColor="text1"/>
        </w:rPr>
        <w:t>&lt;8</w:t>
      </w:r>
      <w:r w:rsidR="000C240E">
        <w:rPr>
          <w:color w:val="000000" w:themeColor="text1"/>
        </w:rPr>
        <w:t xml:space="preserve">°C </w:t>
      </w:r>
      <w:r w:rsidR="00985C4D">
        <w:rPr>
          <w:color w:val="000000" w:themeColor="text1"/>
        </w:rPr>
        <w:t>across all states and months in</w:t>
      </w:r>
      <w:r w:rsidR="00E56B02">
        <w:rPr>
          <w:color w:val="000000" w:themeColor="text1"/>
        </w:rPr>
        <w:t xml:space="preserve"> our data) than </w:t>
      </w:r>
      <w:r w:rsidR="00F01F2C">
        <w:rPr>
          <w:color w:val="000000" w:themeColor="text1"/>
        </w:rPr>
        <w:t>the range of absolute temperatures</w:t>
      </w:r>
      <w:r w:rsidR="00E56B02">
        <w:rPr>
          <w:color w:val="000000" w:themeColor="text1"/>
        </w:rPr>
        <w:t xml:space="preserve"> (</w:t>
      </w:r>
      <w:r w:rsidR="00985C4D">
        <w:rPr>
          <w:color w:val="000000" w:themeColor="text1"/>
        </w:rPr>
        <w:t>&gt;4</w:t>
      </w:r>
      <w:r w:rsidR="00E143AE">
        <w:rPr>
          <w:color w:val="000000" w:themeColor="text1"/>
        </w:rPr>
        <w:t>0</w:t>
      </w:r>
      <w:r w:rsidR="00EE3A9D">
        <w:rPr>
          <w:color w:val="000000" w:themeColor="text1"/>
        </w:rPr>
        <w:t xml:space="preserve">°C </w:t>
      </w:r>
      <w:r w:rsidR="00E56B02">
        <w:rPr>
          <w:color w:val="000000" w:themeColor="text1"/>
        </w:rPr>
        <w:t xml:space="preserve">in our data). </w:t>
      </w:r>
      <w:r w:rsidR="00FD4477">
        <w:rPr>
          <w:color w:val="000000" w:themeColor="text1"/>
        </w:rPr>
        <w:t>Finally</w:t>
      </w:r>
      <w:r w:rsidR="00E56B02">
        <w:rPr>
          <w:color w:val="000000" w:themeColor="text1"/>
        </w:rPr>
        <w:t xml:space="preserve">, having </w:t>
      </w:r>
      <w:r>
        <w:rPr>
          <w:color w:val="000000" w:themeColor="text1"/>
        </w:rPr>
        <w:t xml:space="preserve">age- and </w:t>
      </w:r>
      <w:r w:rsidR="00E56B02">
        <w:rPr>
          <w:color w:val="000000" w:themeColor="text1"/>
        </w:rPr>
        <w:t xml:space="preserve">month-specific coefficients </w:t>
      </w:r>
      <w:r w:rsidR="00133139">
        <w:rPr>
          <w:color w:val="000000" w:themeColor="text1"/>
        </w:rPr>
        <w:t xml:space="preserve">gives our </w:t>
      </w:r>
      <w:r w:rsidR="00E56B02">
        <w:rPr>
          <w:color w:val="000000" w:themeColor="text1"/>
        </w:rPr>
        <w:t xml:space="preserve">model the flexibility to infer different effect sizes in cold and warm </w:t>
      </w:r>
      <w:r w:rsidR="00F96A3B">
        <w:rPr>
          <w:color w:val="000000" w:themeColor="text1"/>
        </w:rPr>
        <w:t>months</w:t>
      </w:r>
      <w:r w:rsidR="00E56B02">
        <w:rPr>
          <w:color w:val="000000" w:themeColor="text1"/>
        </w:rPr>
        <w:t xml:space="preserve"> and for different age groups</w:t>
      </w:r>
      <w:r>
        <w:rPr>
          <w:color w:val="000000" w:themeColor="text1"/>
        </w:rPr>
        <w:t>, as seen</w:t>
      </w:r>
      <w:r w:rsidR="00E56B02">
        <w:rPr>
          <w:color w:val="000000" w:themeColor="text1"/>
        </w:rPr>
        <w:t xml:space="preserve"> in Figure 4 of our paper.</w:t>
      </w:r>
      <w:r w:rsidR="00EC75D7">
        <w:rPr>
          <w:color w:val="000000" w:themeColor="text1"/>
        </w:rPr>
        <w:t xml:space="preserve"> </w:t>
      </w:r>
      <w:r w:rsidR="00E56B02">
        <w:rPr>
          <w:color w:val="000000" w:themeColor="text1"/>
        </w:rPr>
        <w:t xml:space="preserve"> </w:t>
      </w:r>
      <w:r w:rsidR="00EC75D7" w:rsidRPr="00EC75D7">
        <w:rPr>
          <w:color w:val="000000" w:themeColor="text1"/>
        </w:rPr>
        <w:lastRenderedPageBreak/>
        <w:t>Our computer code is available on an open access basis (http://globalenvhealth.org/code-data-download/) and can be used to consider alternative functional forms.</w:t>
      </w:r>
    </w:p>
    <w:p w14:paraId="571864CC" w14:textId="41B9DBE8" w:rsidR="00E56B02" w:rsidRDefault="00E56B02" w:rsidP="002C64F6">
      <w:pPr>
        <w:spacing w:line="480" w:lineRule="auto"/>
        <w:jc w:val="both"/>
        <w:outlineLvl w:val="0"/>
        <w:rPr>
          <w:color w:val="000000" w:themeColor="text1"/>
        </w:rPr>
      </w:pPr>
    </w:p>
    <w:p w14:paraId="1B709C1C" w14:textId="59F45F98" w:rsidR="00D67FE8" w:rsidRPr="00D67FE8" w:rsidRDefault="00E56B02" w:rsidP="00FD4477">
      <w:pPr>
        <w:spacing w:line="480" w:lineRule="auto"/>
        <w:jc w:val="both"/>
        <w:outlineLvl w:val="0"/>
        <w:rPr>
          <w:color w:val="000000" w:themeColor="text1"/>
        </w:rPr>
      </w:pPr>
      <w:r>
        <w:rPr>
          <w:color w:val="000000" w:themeColor="text1"/>
        </w:rPr>
        <w:t>O</w:t>
      </w:r>
      <w:r w:rsidRPr="00E56B02">
        <w:rPr>
          <w:color w:val="000000" w:themeColor="text1"/>
        </w:rPr>
        <w:t xml:space="preserve">ur statistical model by design adjusts for </w:t>
      </w:r>
      <w:r w:rsidR="00D97182">
        <w:rPr>
          <w:color w:val="000000" w:themeColor="text1"/>
        </w:rPr>
        <w:t xml:space="preserve">environmental, social, and meteorological factors that are specific to </w:t>
      </w:r>
      <w:r w:rsidRPr="00E56B02">
        <w:rPr>
          <w:color w:val="000000" w:themeColor="text1"/>
        </w:rPr>
        <w:t>month, state an</w:t>
      </w:r>
      <w:r>
        <w:rPr>
          <w:color w:val="000000" w:themeColor="text1"/>
        </w:rPr>
        <w:t>d state-month</w:t>
      </w:r>
      <w:r w:rsidR="00EC75D7">
        <w:rPr>
          <w:color w:val="000000" w:themeColor="text1"/>
        </w:rPr>
        <w:t xml:space="preserve"> through the use of corresponding random intercepts</w:t>
      </w:r>
      <w:r w:rsidRPr="00E56B02">
        <w:rPr>
          <w:color w:val="000000" w:themeColor="text1"/>
        </w:rPr>
        <w:t xml:space="preserve">. </w:t>
      </w:r>
      <w:r w:rsidR="00EC75D7">
        <w:rPr>
          <w:color w:val="000000" w:themeColor="text1"/>
        </w:rPr>
        <w:t>T</w:t>
      </w:r>
      <w:r w:rsidR="00EC75D7" w:rsidRPr="00E56B02">
        <w:rPr>
          <w:color w:val="000000" w:themeColor="text1"/>
        </w:rPr>
        <w:t xml:space="preserve">he </w:t>
      </w:r>
      <w:r w:rsidR="00EC75D7">
        <w:rPr>
          <w:color w:val="000000" w:themeColor="text1"/>
        </w:rPr>
        <w:t xml:space="preserve">potential unmeasured </w:t>
      </w:r>
      <w:r w:rsidR="00EC75D7" w:rsidRPr="00E56B02">
        <w:rPr>
          <w:color w:val="000000" w:themeColor="text1"/>
        </w:rPr>
        <w:t>confounding factors would be those with</w:t>
      </w:r>
      <w:r w:rsidR="00EC75D7" w:rsidRPr="000336CF">
        <w:rPr>
          <w:color w:val="000000" w:themeColor="text1"/>
        </w:rPr>
        <w:t xml:space="preserve"> anomalies </w:t>
      </w:r>
      <w:r w:rsidR="00EC75D7" w:rsidRPr="00E56B02">
        <w:rPr>
          <w:color w:val="000000" w:themeColor="text1"/>
        </w:rPr>
        <w:t xml:space="preserve">similar to those of the </w:t>
      </w:r>
      <w:r w:rsidR="00EC75D7">
        <w:rPr>
          <w:color w:val="000000" w:themeColor="text1"/>
        </w:rPr>
        <w:t xml:space="preserve">average </w:t>
      </w:r>
      <w:r w:rsidR="00EC75D7" w:rsidRPr="00E56B02">
        <w:rPr>
          <w:color w:val="000000" w:themeColor="text1"/>
        </w:rPr>
        <w:t>monthly temperature in each state</w:t>
      </w:r>
      <w:r w:rsidR="00EC75D7">
        <w:rPr>
          <w:color w:val="000000" w:themeColor="text1"/>
        </w:rPr>
        <w:t>, such as air pollution, which is not associated with</w:t>
      </w:r>
      <w:r w:rsidR="00EC75D7" w:rsidRPr="00E56B02">
        <w:rPr>
          <w:color w:val="000000" w:themeColor="text1"/>
        </w:rPr>
        <w:t xml:space="preserve"> injury mortality.</w:t>
      </w:r>
      <w:r w:rsidR="00EC75D7">
        <w:rPr>
          <w:color w:val="000000" w:themeColor="text1"/>
        </w:rPr>
        <w:t xml:space="preserve"> </w:t>
      </w:r>
      <w:r w:rsidR="00655141">
        <w:rPr>
          <w:color w:val="000000" w:themeColor="text1"/>
        </w:rPr>
        <w:t>As for other meteorological factors,</w:t>
      </w:r>
      <w:r w:rsidR="00D67FE8">
        <w:rPr>
          <w:color w:val="000000" w:themeColor="text1"/>
        </w:rPr>
        <w:t xml:space="preserve"> </w:t>
      </w:r>
      <w:r w:rsidR="00655141">
        <w:rPr>
          <w:color w:val="000000" w:themeColor="text1"/>
        </w:rPr>
        <w:t xml:space="preserve">anomalous </w:t>
      </w:r>
      <w:r w:rsidR="008E56D0">
        <w:rPr>
          <w:color w:val="000000" w:themeColor="text1"/>
        </w:rPr>
        <w:t xml:space="preserve">temperature </w:t>
      </w:r>
      <w:r w:rsidR="00655141">
        <w:rPr>
          <w:color w:val="000000" w:themeColor="text1"/>
        </w:rPr>
        <w:t xml:space="preserve">in </w:t>
      </w:r>
      <w:r w:rsidR="00D97182">
        <w:rPr>
          <w:color w:val="000000" w:themeColor="text1"/>
        </w:rPr>
        <w:t>USA</w:t>
      </w:r>
      <w:r w:rsidR="008E56D0">
        <w:rPr>
          <w:color w:val="000000" w:themeColor="text1"/>
        </w:rPr>
        <w:t xml:space="preserve"> is not </w:t>
      </w:r>
      <w:r w:rsidR="00C71B44">
        <w:rPr>
          <w:color w:val="000000" w:themeColor="text1"/>
        </w:rPr>
        <w:t>significantly correlated with anomalous cloud cover</w:t>
      </w:r>
      <w:r w:rsidR="00EC75D7" w:rsidRPr="00EC75D7">
        <w:rPr>
          <w:color w:val="000000" w:themeColor="text1"/>
        </w:rPr>
        <w:t xml:space="preserve"> </w:t>
      </w:r>
      <w:r w:rsidR="00EC75D7">
        <w:rPr>
          <w:color w:val="000000" w:themeColor="text1"/>
        </w:rPr>
        <w:t xml:space="preserve">based on data from </w:t>
      </w:r>
      <w:commentRangeStart w:id="30"/>
      <w:r w:rsidR="00EC75D7">
        <w:rPr>
          <w:color w:val="000000" w:themeColor="text1"/>
        </w:rPr>
        <w:t>ERA5</w:t>
      </w:r>
      <w:commentRangeEnd w:id="30"/>
      <w:r w:rsidR="00C35C2F">
        <w:rPr>
          <w:rStyle w:val="CommentReference"/>
          <w:rFonts w:asciiTheme="minorHAnsi" w:eastAsiaTheme="minorHAnsi" w:hAnsiTheme="minorHAnsi" w:cstheme="minorBidi"/>
          <w:lang w:eastAsia="en-US"/>
        </w:rPr>
        <w:commentReference w:id="30"/>
      </w:r>
      <w:ins w:id="31" w:author="Jennifer Sargent" w:date="2020-09-01T15:09:00Z">
        <w:r w:rsidR="00583D0D">
          <w:rPr>
            <w:color w:val="000000" w:themeColor="text1"/>
          </w:rPr>
          <w:t xml:space="preserve"> </w:t>
        </w:r>
        <w:r w:rsidR="00583D0D">
          <w:rPr>
            <w:b/>
            <w:color w:val="FF0000"/>
          </w:rPr>
          <w:t>[A: please can you define this?]</w:t>
        </w:r>
      </w:ins>
      <w:r w:rsidR="00FD4477">
        <w:rPr>
          <w:color w:val="000000" w:themeColor="text1"/>
        </w:rPr>
        <w:t>, nor with precipitation.</w:t>
      </w:r>
      <w:r w:rsidR="002C5F6A">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2C5F6A">
        <w:rPr>
          <w:color w:val="000000" w:themeColor="text1"/>
        </w:rPr>
        <w:fldChar w:fldCharType="separate"/>
      </w:r>
      <w:r w:rsidR="009E0A2F" w:rsidRPr="009E0A2F">
        <w:rPr>
          <w:noProof/>
          <w:color w:val="000000" w:themeColor="text1"/>
          <w:vertAlign w:val="superscript"/>
        </w:rPr>
        <w:t>7</w:t>
      </w:r>
      <w:r w:rsidR="002C5F6A">
        <w:rPr>
          <w:color w:val="000000" w:themeColor="text1"/>
        </w:rPr>
        <w:fldChar w:fldCharType="end"/>
      </w:r>
      <w:r w:rsidR="00964154">
        <w:rPr>
          <w:color w:val="000000" w:themeColor="text1"/>
        </w:rPr>
        <w:t xml:space="preserve"> Further</w:t>
      </w:r>
      <w:r w:rsidR="002F5367">
        <w:rPr>
          <w:color w:val="000000" w:themeColor="text1"/>
        </w:rPr>
        <w:t xml:space="preserve"> the association between temperature and transport injury </w:t>
      </w:r>
      <w:r w:rsidR="005B72CC">
        <w:rPr>
          <w:color w:val="000000" w:themeColor="text1"/>
        </w:rPr>
        <w:t>is</w:t>
      </w:r>
      <w:r w:rsidR="002F5367">
        <w:rPr>
          <w:color w:val="000000" w:themeColor="text1"/>
        </w:rPr>
        <w:t xml:space="preserve"> robust to adjustment for precipitation.</w:t>
      </w:r>
      <w:r w:rsidR="00C76841">
        <w:rPr>
          <w:color w:val="000000" w:themeColor="text1"/>
        </w:rPr>
        <w:fldChar w:fldCharType="begin" w:fldLock="1"/>
      </w:r>
      <w:r w:rsidR="00F67684">
        <w:rPr>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7&lt;/sup&gt;","plainTextFormattedCitation":"7","previouslyFormattedCitation":"&lt;sup&gt;7&lt;/sup&gt;"},"properties":{"noteIndex":0},"schema":"https://github.com/citation-style-language/schema/raw/master/csl-citation.json"}</w:instrText>
      </w:r>
      <w:r w:rsidR="00C76841">
        <w:rPr>
          <w:color w:val="000000" w:themeColor="text1"/>
        </w:rPr>
        <w:fldChar w:fldCharType="separate"/>
      </w:r>
      <w:r w:rsidR="009E0A2F" w:rsidRPr="009E0A2F">
        <w:rPr>
          <w:noProof/>
          <w:color w:val="000000" w:themeColor="text1"/>
          <w:vertAlign w:val="superscript"/>
        </w:rPr>
        <w:t>7</w:t>
      </w:r>
      <w:r w:rsidR="00C76841">
        <w:rPr>
          <w:color w:val="000000" w:themeColor="text1"/>
        </w:rPr>
        <w:fldChar w:fldCharType="end"/>
      </w:r>
      <w:r w:rsidR="003105A5">
        <w:rPr>
          <w:color w:val="000000" w:themeColor="text1"/>
        </w:rPr>
        <w:t xml:space="preserve"> </w:t>
      </w:r>
      <w:r w:rsidR="00FD4477">
        <w:rPr>
          <w:color w:val="000000" w:themeColor="text1"/>
        </w:rPr>
        <w:t>Therefore, the most plausible explanation for our findings is a causal effect from anomalous temperature.</w:t>
      </w:r>
    </w:p>
    <w:p w14:paraId="115A7221" w14:textId="77777777" w:rsidR="00FD4477" w:rsidRPr="00E56B02" w:rsidRDefault="00FD4477" w:rsidP="00E56B02">
      <w:pPr>
        <w:spacing w:line="480" w:lineRule="auto"/>
        <w:rPr>
          <w:color w:val="000000" w:themeColor="text1"/>
        </w:rPr>
      </w:pPr>
    </w:p>
    <w:p w14:paraId="248EF5DD" w14:textId="052F7274" w:rsidR="00B201BD" w:rsidRDefault="00EC75D7" w:rsidP="00613BCB">
      <w:pPr>
        <w:spacing w:line="480" w:lineRule="auto"/>
        <w:jc w:val="both"/>
        <w:outlineLvl w:val="0"/>
        <w:rPr>
          <w:color w:val="000000" w:themeColor="text1"/>
        </w:rPr>
      </w:pPr>
      <w:r>
        <w:rPr>
          <w:color w:val="000000" w:themeColor="text1"/>
        </w:rPr>
        <w:t>To</w:t>
      </w:r>
      <w:r w:rsidR="009F50A8">
        <w:rPr>
          <w:color w:val="000000" w:themeColor="text1"/>
        </w:rPr>
        <w:t xml:space="preserve"> </w:t>
      </w:r>
      <w:r w:rsidR="00536088">
        <w:rPr>
          <w:color w:val="000000" w:themeColor="text1"/>
        </w:rPr>
        <w:t>illustrate the public health significance of the findings</w:t>
      </w:r>
      <w:r w:rsidR="009F50A8">
        <w:rPr>
          <w:color w:val="000000" w:themeColor="text1"/>
        </w:rPr>
        <w:t>, we applied our estimated rate ratios to a fixed temperature anomaly (1.5 and 2 degrees</w:t>
      </w:r>
      <w:r w:rsidR="004E41EA" w:rsidRPr="004E41EA">
        <w:rPr>
          <w:color w:val="000000" w:themeColor="text1"/>
        </w:rPr>
        <w:t xml:space="preserve"> </w:t>
      </w:r>
      <w:r w:rsidR="004E41EA">
        <w:rPr>
          <w:color w:val="000000" w:themeColor="text1"/>
        </w:rPr>
        <w:t>consistent with the average rise specified in the Paris Climate Agreement</w:t>
      </w:r>
      <w:r w:rsidR="009F50A8">
        <w:rPr>
          <w:color w:val="000000" w:themeColor="text1"/>
        </w:rPr>
        <w:t>) and 2016 age-</w:t>
      </w:r>
      <w:r w:rsidR="00133139">
        <w:rPr>
          <w:color w:val="000000" w:themeColor="text1"/>
        </w:rPr>
        <w:t xml:space="preserve"> and sex-</w:t>
      </w:r>
      <w:r w:rsidR="009F50A8">
        <w:rPr>
          <w:color w:val="000000" w:themeColor="text1"/>
        </w:rPr>
        <w:t>specific death rates</w:t>
      </w:r>
      <w:r w:rsidR="004E41EA">
        <w:rPr>
          <w:color w:val="000000" w:themeColor="text1"/>
        </w:rPr>
        <w:t xml:space="preserve">. The Agreement does not specify a specific spatial distribution and doing so is a distinct analysis </w:t>
      </w:r>
      <w:r w:rsidR="00B201D7">
        <w:rPr>
          <w:color w:val="000000" w:themeColor="text1"/>
        </w:rPr>
        <w:t>which needs distinct</w:t>
      </w:r>
      <w:r w:rsidR="004E41EA">
        <w:rPr>
          <w:color w:val="000000" w:themeColor="text1"/>
        </w:rPr>
        <w:t xml:space="preserve"> </w:t>
      </w:r>
      <w:r w:rsidR="00B201D7">
        <w:rPr>
          <w:color w:val="000000" w:themeColor="text1"/>
        </w:rPr>
        <w:t xml:space="preserve">modelling and </w:t>
      </w:r>
      <w:r w:rsidR="004E41EA">
        <w:rPr>
          <w:color w:val="000000" w:themeColor="text1"/>
        </w:rPr>
        <w:t xml:space="preserve">assumptions that </w:t>
      </w:r>
      <w:r w:rsidR="00B201D7">
        <w:rPr>
          <w:color w:val="000000" w:themeColor="text1"/>
        </w:rPr>
        <w:t>should each</w:t>
      </w:r>
      <w:r w:rsidR="004E41EA">
        <w:rPr>
          <w:color w:val="000000" w:themeColor="text1"/>
        </w:rPr>
        <w:t xml:space="preserve"> be verified. For this reason, we </w:t>
      </w:r>
      <w:r>
        <w:rPr>
          <w:color w:val="000000" w:themeColor="text1"/>
        </w:rPr>
        <w:t>carefully</w:t>
      </w:r>
      <w:r w:rsidR="006A0285">
        <w:rPr>
          <w:color w:val="000000" w:themeColor="text1"/>
        </w:rPr>
        <w:t>, and correctly,</w:t>
      </w:r>
      <w:r>
        <w:rPr>
          <w:color w:val="000000" w:themeColor="text1"/>
        </w:rPr>
        <w:t xml:space="preserve"> </w:t>
      </w:r>
      <w:r w:rsidR="004E41EA">
        <w:rPr>
          <w:color w:val="000000" w:themeColor="text1"/>
        </w:rPr>
        <w:t xml:space="preserve">referred to our counterfactual exposure </w:t>
      </w:r>
      <w:r>
        <w:rPr>
          <w:color w:val="000000" w:themeColor="text1"/>
        </w:rPr>
        <w:t>as an “</w:t>
      </w:r>
      <w:r w:rsidRPr="00346ACE">
        <w:rPr>
          <w:color w:val="000000" w:themeColor="text1"/>
        </w:rPr>
        <w:t>anomalously warm year</w:t>
      </w:r>
      <w:r>
        <w:rPr>
          <w:color w:val="000000" w:themeColor="text1"/>
        </w:rPr>
        <w:t>”.</w:t>
      </w:r>
      <w:r w:rsidR="00346ACE">
        <w:rPr>
          <w:color w:val="000000" w:themeColor="text1"/>
        </w:rPr>
        <w:t xml:space="preserve"> </w:t>
      </w:r>
      <w:r w:rsidR="001603E9">
        <w:rPr>
          <w:color w:val="000000" w:themeColor="text1"/>
        </w:rPr>
        <w:t>The choice of counterfactual exposure in our illustrative example</w:t>
      </w:r>
      <w:r w:rsidR="004E41EA">
        <w:rPr>
          <w:color w:val="000000" w:themeColor="text1"/>
        </w:rPr>
        <w:t xml:space="preserve"> </w:t>
      </w:r>
      <w:r w:rsidR="009437BD">
        <w:rPr>
          <w:color w:val="000000" w:themeColor="text1"/>
        </w:rPr>
        <w:t>is</w:t>
      </w:r>
      <w:r w:rsidR="004E41EA">
        <w:rPr>
          <w:color w:val="000000" w:themeColor="text1"/>
        </w:rPr>
        <w:t xml:space="preserve"> also</w:t>
      </w:r>
      <w:r w:rsidR="009437BD">
        <w:rPr>
          <w:color w:val="000000" w:themeColor="text1"/>
        </w:rPr>
        <w:t xml:space="preserve"> </w:t>
      </w:r>
      <w:r w:rsidR="00B201BD">
        <w:rPr>
          <w:color w:val="000000" w:themeColor="text1"/>
        </w:rPr>
        <w:t xml:space="preserve">similar </w:t>
      </w:r>
      <w:r w:rsidR="00536088">
        <w:rPr>
          <w:color w:val="000000" w:themeColor="text1"/>
        </w:rPr>
        <w:t xml:space="preserve">to </w:t>
      </w:r>
      <w:r w:rsidR="00B201BD">
        <w:rPr>
          <w:color w:val="000000" w:themeColor="text1"/>
        </w:rPr>
        <w:t>analyses for</w:t>
      </w:r>
      <w:r w:rsidR="009F50A8">
        <w:rPr>
          <w:color w:val="000000" w:themeColor="text1"/>
        </w:rPr>
        <w:t xml:space="preserve"> air pollution</w:t>
      </w:r>
      <w:r w:rsidR="00E52CA0">
        <w:rPr>
          <w:color w:val="000000" w:themeColor="text1"/>
        </w:rPr>
        <w:fldChar w:fldCharType="begin" w:fldLock="1"/>
      </w:r>
      <w:r w:rsidR="00F67684">
        <w:rPr>
          <w:color w:val="000000" w:themeColor="text1"/>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USA","type":"article-journal"},"uris":["http://www.mendeley.com/documents/?uuid=964ec70f-6b09-4d7e-9478-68607c917ba5"]},{"id":"ITEM-2","itemData":{"DOI":"10.1016/S0140-6736(17)30505-6","ISSN":"1474547X","abstract":"Background Exposure to ambient air pollution increases morbidity and mortality, and is a leading contributor to global disease burden. We explored spatial and temporal trends in mortality and burden of disease attributable to ambient air pollution from 1990 to 2015 at global, regional, and country levels. Methods We estimated global population-weighted mean concentrations of particle mass with aerodynamic diameter less than 2·5 μm (PM2·5) and ozone at an approximate 11 km × 11 km resolution with satellite-based estimates, chemical transport models, and ground-level measurements. Using integrated exposure–response functions for each cause of death, we estimated the relative risk of mortality from ischaemic heart disease, cerebrovascular disease, chronic obstructive pulmonary disease, lung cancer, and lower respiratory infections from epidemiological studies using non-linear exposure–response functions spanning the global range of exposure. Findings Ambient PM2·5 was the fifth-ranking mortality risk factor in 2015. Exposure to PM2·5 caused 4·2 million (95% uncertainty interval [UI] 3·7 million to 4·8 million) deaths and 103·1 million (90·8 million 115·1 million) disability-adjusted life-years (DALYs) in 2015, representing 7·6% of total global deaths and 4·2% of global DALYs, 59% of these in east and south Asia. Deaths attributable to ambient PM2·5 increased from 3·5 million (95% UI 3·0 million to 4·0 million) in 1990 to 4·2 million (3·7 million to 4·8 million) in 2015. Exposure to ozone caused an additional 254 000 (95% UI 97 000–422 000) deaths and a loss of 4·1 million (1·6 million to 6·8 million) DALYs from chronic obstructive pulmonary disease in 2015. Interpretation Ambient air pollution contributed substantially to the global burden of disease in 2015, which increased over the past 25 years, due to population ageing, changes in non-communicable disease rates, and increasing air pollution in low-income and middle-income countries. Modest reductions in burden will occur in the most polluted countries unless PM2·5 values are decreased substantially, but there is potential for substantial health benefits from exposure reduction. Funding Bill &amp; Melinda Gates Foundation and Health Effects Institute.","author":[{"dropping-particle":"","family":"Cohen","given":"Aaron J.","non-dropping-particle":"","parse-names":false,"suffix":""},{"dropping-particle":"","family":"Brauer","given":"Michael","non-dropping-particle":"","parse-names":false,"suffix":""},{"dropping-particle":"","family":"Burnett","given":"Richard","non-dropping-particle":"","parse-names":false,"suffix":""},{"dropping-particle":"","family":"Anderson","given":"H. Ross","non-dropping-particle":"","parse-names":false,"suffix":""},{"dropping-particle":"","family":"Frostad","given":"Joseph","non-dropping-particle":"","parse-names":false,"suffix":""},{"dropping-particle":"","family":"Estep","given":"Kara","non-dropping-particle":"","parse-names":false,"suffix":""},{"dropping-particle":"","family":"Balakrishnan","given":"Kalpana","non-dropping-particle":"","parse-names":false,"suffix":""},{"dropping-particle":"","family":"Brunekreef","given":"Bert","non-dropping-particle":"","parse-names":false,"suffix":""},{"dropping-particle":"","family":"Dandona","given":"Lalit","non-dropping-particle":"","parse-names":false,"suffix":""},{"dropping-particle":"","family":"Dandona","given":"Rakhi","non-dropping-particle":"","parse-names":false,"suffix":""},{"dropping-particle":"","family":"Feigin","given":"Valery","non-dropping-particle":"","parse-names":false,"suffix":""},{"dropping-particle":"","family":"Freedman","given":"Greg","non-dropping-particle":"","parse-names":false,"suffix":""},{"dropping-particle":"","family":"Hubbell","given":"Bryan","non-dropping-particle":"","parse-names":false,"suffix":""},{"dropping-particle":"","family":"Jobling","given":"Amelia","non-dropping-particle":"","parse-names":false,"suffix":""},{"dropping-particle":"","family":"Kan","given":"Haidong","non-dropping-particle":"","parse-names":false,"suffix":""},{"dropping-particle":"","family":"Knibbs","given":"Luke","non-dropping-particle":"","parse-names":false,"suffix":""},{"dropping-particle":"","family":"Liu","given":"Yang","non-dropping-particle":"","parse-names":false,"suffix":""},{"dropping-particle":"","family":"Martin","given":"Randall","non-dropping-particle":"","parse-names":false,"suffix":""},{"dropping-particle":"","family":"Morawska","given":"Lidia","non-dropping-particle":"","parse-names":false,"suffix":""},{"dropping-particle":"","family":"Pope","given":"C. Arden","non-dropping-particle":"","parse-names":false,"suffix":""},{"dropping-particle":"","family":"Shin","given":"Hwashin","non-dropping-particle":"","parse-names":false,"suffix":""},{"dropping-particle":"","family":"Straif","given":"Kurt","non-dropping-particle":"","parse-names":false,"suffix":""},{"dropping-particle":"","family":"Shaddick","given":"Gavin","non-dropping-particle":"","parse-names":false,"suffix":""},{"dropping-particle":"","family":"Thomas","given":"Matthew","non-dropping-particle":"","parse-names":false,"suffix":""},{"dropping-particle":"","family":"Dingenen","given":"Rita","non-dropping-particle":"van","parse-names":false,"suffix":""},{"dropping-particle":"","family":"Donkelaar","given":"Aaron","non-dropping-particle":"van","parse-names":false,"suffix":""},{"dropping-particle":"","family":"Vos","given":"Theo","non-dropping-particle":"","parse-names":false,"suffix":""},{"dropping-particle":"","family":"Murray","given":"Christopher J.L.","non-dropping-particle":"","parse-names":false,"suffix":""},{"dropping-particle":"","family":"Forouzanfar","given":"Mohammad H.","non-dropping-particle":"","parse-names":false,"suffix":""}],"container-title":"The Lancet","id":"ITEM-2","issued":{"date-parts":[["2017"]]},"title":"Estimates and 25-year trends of the global burden of disease attributable to ambient air pollution: an analysis of data from the Global Burden of Diseases Study 2015","type":"article-journal"},"uris":["http://www.mendeley.com/documents/?uuid=b3fff31f-d9af-435c-b8db-78da4c963642"]}],"mendeley":{"formattedCitation":"&lt;sup&gt;4,8&lt;/sup&gt;","plainTextFormattedCitation":"4,8","previouslyFormattedCitation":"&lt;sup&gt;4,8&lt;/sup&gt;"},"properties":{"noteIndex":0},"schema":"https://github.com/citation-style-language/schema/raw/master/csl-citation.json"}</w:instrText>
      </w:r>
      <w:r w:rsidR="00E52CA0">
        <w:rPr>
          <w:color w:val="000000" w:themeColor="text1"/>
        </w:rPr>
        <w:fldChar w:fldCharType="separate"/>
      </w:r>
      <w:r w:rsidR="009E0A2F" w:rsidRPr="009E0A2F">
        <w:rPr>
          <w:noProof/>
          <w:color w:val="000000" w:themeColor="text1"/>
          <w:vertAlign w:val="superscript"/>
        </w:rPr>
        <w:t>4,8</w:t>
      </w:r>
      <w:r w:rsidR="00E52CA0">
        <w:rPr>
          <w:color w:val="000000" w:themeColor="text1"/>
        </w:rPr>
        <w:fldChar w:fldCharType="end"/>
      </w:r>
      <w:r w:rsidR="009F50A8">
        <w:rPr>
          <w:color w:val="000000" w:themeColor="text1"/>
        </w:rPr>
        <w:t xml:space="preserve"> and for </w:t>
      </w:r>
      <w:del w:id="32" w:author="Jennifer Sargent" w:date="2020-09-01T15:10:00Z">
        <w:r w:rsidR="009F50A8" w:rsidDel="00583D0D">
          <w:rPr>
            <w:color w:val="000000" w:themeColor="text1"/>
          </w:rPr>
          <w:delText xml:space="preserve">virtually every </w:delText>
        </w:r>
      </w:del>
      <w:r w:rsidR="009F50A8">
        <w:rPr>
          <w:color w:val="000000" w:themeColor="text1"/>
        </w:rPr>
        <w:t>other risk factor</w:t>
      </w:r>
      <w:ins w:id="33" w:author="Jennifer Sargent" w:date="2020-09-01T15:10:00Z">
        <w:r w:rsidR="00583D0D">
          <w:rPr>
            <w:color w:val="000000" w:themeColor="text1"/>
          </w:rPr>
          <w:t>s</w:t>
        </w:r>
      </w:ins>
      <w:r w:rsidR="002D2C6E">
        <w:rPr>
          <w:color w:val="000000" w:themeColor="text1"/>
        </w:rPr>
        <w:fldChar w:fldCharType="begin" w:fldLock="1"/>
      </w:r>
      <w:r w:rsidR="00F67684">
        <w:rPr>
          <w:color w:val="000000" w:themeColor="text1"/>
        </w:rPr>
        <w:instrText>ADDIN CSL_CITATION {"citationItems":[{"id":"ITEM-1","itemData":{"DOI":"10.1186/1478-7954-1-1","ISSN":"14787954","PMID":"12780936","abstract":"Reliable and comparable analysis of risks to health is key for preventing disease and injury. Causal attribution of morbidity and mortality to risk factors has traditionally been conducted in the context of methodological traditions of individual risk factors, often in a limited number of settings, restricting comparability. In this paper, we discuss the conceptual and methodological issues for quantifying the population health effects of individual or groups of risk factors in various levels of causality using knowledge from different scientific disciplines. The issues include: comparing the burden of disease due to the observed exposure distribution in a population with the burden from a hypothetical distribution or series of distributions, rather than a single reference level such as non-exposed; considering the multiple stages in the causal network of interactions among risk factor(s) and disease outcome to allow making inferences about some combinations of risk factors for which epidemiological studies have not been conducted, including the joint effects of multiple risk factors; calculating the health loss due to risk factor(s) as a time-indexed \"stream\" of disease burden due to a time-indexed \" stream\" of exposure, including consideration of discounting; and the sources of uncertainty. © 2003 Murray et al; licensee BioMed Central Ltd.","author":[{"dropping-particle":"","family":"Murray","given":"Christopher J.L.","non-dropping-particle":"","parse-names":false,"suffix":""},{"dropping-particle":"","family":"Ezzati","given":"Majid","non-dropping-particle":"","parse-names":false,"suffix":""},{"dropping-particle":"","family":"Lopez","given":"Alan D.","non-dropping-particle":"","parse-names":false,"suffix":""},{"dropping-particle":"","family":"Rodgers","given":"Anthony","non-dropping-particle":"","parse-names":false,"suffix":""},{"dropping-particle":"","family":"Hoorn","given":"Stephen","non-dropping-particle":"Vander","parse-names":false,"suffix":""}],"container-title":"Population Health Metrics","id":"ITEM-1","issued":{"date-parts":[["2003"]]},"title":"Comparative quantification of health risks: Conceptual framework and methodological issues","type":"article"},"uris":["http://www.mendeley.com/documents/?uuid=dc874297-e047-496f-96b6-89ff1d3cd62f"]}],"mendeley":{"formattedCitation":"&lt;sup&gt;9&lt;/sup&gt;","plainTextFormattedCitation":"9","previouslyFormattedCitation":"&lt;sup&gt;9&lt;/sup&gt;"},"properties":{"noteIndex":0},"schema":"https://github.com/citation-style-language/schema/raw/master/csl-citation.json"}</w:instrText>
      </w:r>
      <w:r w:rsidR="002D2C6E">
        <w:rPr>
          <w:color w:val="000000" w:themeColor="text1"/>
        </w:rPr>
        <w:fldChar w:fldCharType="separate"/>
      </w:r>
      <w:r w:rsidR="009E0A2F" w:rsidRPr="009E0A2F">
        <w:rPr>
          <w:noProof/>
          <w:color w:val="000000" w:themeColor="text1"/>
          <w:vertAlign w:val="superscript"/>
        </w:rPr>
        <w:t>9</w:t>
      </w:r>
      <w:r w:rsidR="002D2C6E">
        <w:rPr>
          <w:color w:val="000000" w:themeColor="text1"/>
        </w:rPr>
        <w:fldChar w:fldCharType="end"/>
      </w:r>
      <w:r w:rsidR="009437BD">
        <w:rPr>
          <w:color w:val="000000" w:themeColor="text1"/>
        </w:rPr>
        <w:t xml:space="preserve"> </w:t>
      </w:r>
      <w:ins w:id="34" w:author="Jennifer Sargent" w:date="2020-09-01T15:10:00Z">
        <w:r w:rsidR="00583D0D">
          <w:rPr>
            <w:color w:val="000000" w:themeColor="text1"/>
          </w:rPr>
          <w:t>that</w:t>
        </w:r>
      </w:ins>
      <w:del w:id="35" w:author="Jennifer Sargent" w:date="2020-09-01T15:10:00Z">
        <w:r w:rsidR="00D97182" w:rsidDel="00583D0D">
          <w:rPr>
            <w:color w:val="000000" w:themeColor="text1"/>
          </w:rPr>
          <w:delText>which</w:delText>
        </w:r>
      </w:del>
      <w:r w:rsidR="00D97182">
        <w:rPr>
          <w:color w:val="000000" w:themeColor="text1"/>
        </w:rPr>
        <w:t xml:space="preserve"> </w:t>
      </w:r>
      <w:r w:rsidR="00B201BD">
        <w:rPr>
          <w:color w:val="000000" w:themeColor="text1"/>
        </w:rPr>
        <w:t>use</w:t>
      </w:r>
      <w:r w:rsidR="009F50A8">
        <w:rPr>
          <w:color w:val="000000" w:themeColor="text1"/>
        </w:rPr>
        <w:t xml:space="preserve"> either a constant change in exposure or a </w:t>
      </w:r>
      <w:r w:rsidR="00B201BD">
        <w:rPr>
          <w:color w:val="000000" w:themeColor="text1"/>
        </w:rPr>
        <w:t xml:space="preserve">constant </w:t>
      </w:r>
      <w:r w:rsidR="00683609">
        <w:rPr>
          <w:color w:val="000000" w:themeColor="text1"/>
        </w:rPr>
        <w:t>level of</w:t>
      </w:r>
      <w:r w:rsidR="00B201BD">
        <w:rPr>
          <w:color w:val="000000" w:themeColor="text1"/>
        </w:rPr>
        <w:t xml:space="preserve"> exposure</w:t>
      </w:r>
      <w:r w:rsidR="000336CF">
        <w:rPr>
          <w:color w:val="000000" w:themeColor="text1"/>
        </w:rPr>
        <w:t xml:space="preserve"> as counterfactual exposure</w:t>
      </w:r>
      <w:r w:rsidR="00B201BD">
        <w:rPr>
          <w:color w:val="000000" w:themeColor="text1"/>
        </w:rPr>
        <w:t>. Full climate change risk assessment</w:t>
      </w:r>
      <w:del w:id="36" w:author="Jennifer Sargent" w:date="2020-09-01T15:10:00Z">
        <w:r w:rsidR="00F4480E" w:rsidDel="00583D0D">
          <w:rPr>
            <w:color w:val="000000" w:themeColor="text1"/>
          </w:rPr>
          <w:delText>,</w:delText>
        </w:r>
      </w:del>
      <w:r w:rsidR="00B201BD">
        <w:rPr>
          <w:color w:val="000000" w:themeColor="text1"/>
        </w:rPr>
        <w:t xml:space="preserve"> </w:t>
      </w:r>
      <w:ins w:id="37" w:author="Jennifer Sargent" w:date="2020-09-01T15:10:00Z">
        <w:r w:rsidR="00583D0D">
          <w:rPr>
            <w:color w:val="000000" w:themeColor="text1"/>
          </w:rPr>
          <w:t>(</w:t>
        </w:r>
      </w:ins>
      <w:r w:rsidR="00B201BD">
        <w:rPr>
          <w:color w:val="000000" w:themeColor="text1"/>
        </w:rPr>
        <w:t>as done for other risk factors</w:t>
      </w:r>
      <w:del w:id="38" w:author="Jennifer Sargent" w:date="2020-09-01T15:10:00Z">
        <w:r w:rsidR="00F4480E" w:rsidDel="00583D0D">
          <w:rPr>
            <w:color w:val="000000" w:themeColor="text1"/>
          </w:rPr>
          <w:delText>,</w:delText>
        </w:r>
      </w:del>
      <w:r w:rsidR="00301071">
        <w:rPr>
          <w:color w:val="000000" w:themeColor="text1"/>
        </w:rPr>
        <w:fldChar w:fldCharType="begin" w:fldLock="1"/>
      </w:r>
      <w:r w:rsidR="00F67684">
        <w:rPr>
          <w:color w:val="000000" w:themeColor="text1"/>
        </w:rPr>
        <w:instrText>ADDIN CSL_CITATION {"citationItems":[{"id":"ITEM-1","itemData":{"DOI":"10.1126/science.1106881","ISSN":"00368075","abstract":"We analyzed the mortality impacts and greenhouse gas (GHG) emissions produced by household energy use in Africa. Under a business-as-usual (BAU) scenario, household indoor air pollution will cause an estimated 9.8 million premature deaths by the year 2030. Gradual and rapid transitions to charcoal would delay 1.0 million and 2.8 million deaths, respectively; similar transitions to petroleum fuels would delay 1.3 million and 3.7 million deaths. Cumulative BAU GHG emissions will be 6.7 billion tons of carbon by 2050, which is 5.6% of Africa's total emissions. Large shifts to the use of fossil fuels would reduce GHG emissions by 1 to 10%. Charcoal-intensive future scenarios using current practices increase emissions by 140 to 190%; the increase can be reduced to 5 to 36% using currently available technologies for sustainable production or potentially reduced even more with investment in technological innovation.","author":[{"dropping-particle":"","family":"Bailis","given":"Robert","non-dropping-particle":"","parse-names":false,"suffix":""},{"dropping-particle":"","family":"Ezzati","given":"Majid","non-dropping-particle":"","parse-names":false,"suffix":""},{"dropping-particle":"","family":"Kammen","given":"Daniel M.","non-dropping-particle":"","parse-names":false,"suffix":""}],"container-title":"Science","id":"ITEM-1","issued":{"date-parts":[["2005"]]},"title":"Mortality and greenhouse gas impacts of biomass and petroleum energy futures in Africa","type":"article-journal"},"uris":["http://www.mendeley.com/documents/?uuid=f6d2512c-7d20-4b6e-ad72-d57cc0930eef"]}],"mendeley":{"formattedCitation":"&lt;sup&gt;10&lt;/sup&gt;","plainTextFormattedCitation":"10","previouslyFormattedCitation":"&lt;sup&gt;10&lt;/sup&gt;"},"properties":{"noteIndex":0},"schema":"https://github.com/citation-style-language/schema/raw/master/csl-citation.json"}</w:instrText>
      </w:r>
      <w:r w:rsidR="00301071">
        <w:rPr>
          <w:color w:val="000000" w:themeColor="text1"/>
        </w:rPr>
        <w:fldChar w:fldCharType="separate"/>
      </w:r>
      <w:r w:rsidR="009E0A2F" w:rsidRPr="009E0A2F">
        <w:rPr>
          <w:noProof/>
          <w:color w:val="000000" w:themeColor="text1"/>
          <w:vertAlign w:val="superscript"/>
        </w:rPr>
        <w:t>10</w:t>
      </w:r>
      <w:r w:rsidR="00301071">
        <w:rPr>
          <w:color w:val="000000" w:themeColor="text1"/>
        </w:rPr>
        <w:fldChar w:fldCharType="end"/>
      </w:r>
      <w:ins w:id="39" w:author="Jennifer Sargent" w:date="2020-09-01T15:10:00Z">
        <w:r w:rsidR="00583D0D">
          <w:rPr>
            <w:color w:val="000000" w:themeColor="text1"/>
          </w:rPr>
          <w:t>)</w:t>
        </w:r>
      </w:ins>
      <w:r w:rsidR="00B201BD">
        <w:rPr>
          <w:color w:val="000000" w:themeColor="text1"/>
        </w:rPr>
        <w:t xml:space="preserve"> </w:t>
      </w:r>
      <w:r w:rsidR="009437BD">
        <w:rPr>
          <w:color w:val="000000" w:themeColor="text1"/>
        </w:rPr>
        <w:t>require</w:t>
      </w:r>
      <w:r w:rsidR="001603E9">
        <w:rPr>
          <w:color w:val="000000" w:themeColor="text1"/>
        </w:rPr>
        <w:t>s</w:t>
      </w:r>
      <w:r w:rsidR="00B201BD">
        <w:rPr>
          <w:color w:val="000000" w:themeColor="text1"/>
        </w:rPr>
        <w:t xml:space="preserve"> three inputs: (i) spatially and temporally coherent projections of temperature; (ii) spatially and temporally coherent projections of population; and (iii) spatially, temporally and epidemiologically </w:t>
      </w:r>
      <w:r w:rsidR="00683609">
        <w:rPr>
          <w:color w:val="000000" w:themeColor="text1"/>
        </w:rPr>
        <w:t>coherent projections of age-,</w:t>
      </w:r>
      <w:r w:rsidR="00B201BD">
        <w:rPr>
          <w:color w:val="000000" w:themeColor="text1"/>
        </w:rPr>
        <w:t xml:space="preserve"> sex-</w:t>
      </w:r>
      <w:r w:rsidR="00683609">
        <w:rPr>
          <w:color w:val="000000" w:themeColor="text1"/>
        </w:rPr>
        <w:t xml:space="preserve"> and cause-</w:t>
      </w:r>
      <w:r w:rsidR="00B201BD">
        <w:rPr>
          <w:color w:val="000000" w:themeColor="text1"/>
        </w:rPr>
        <w:t xml:space="preserve">specific death </w:t>
      </w:r>
      <w:r w:rsidR="00B201BD">
        <w:rPr>
          <w:color w:val="000000" w:themeColor="text1"/>
        </w:rPr>
        <w:lastRenderedPageBreak/>
        <w:t>rates,</w:t>
      </w:r>
      <w:r w:rsidR="00F979B0">
        <w:rPr>
          <w:color w:val="000000" w:themeColor="text1"/>
        </w:rPr>
        <w:fldChar w:fldCharType="begin" w:fldLock="1"/>
      </w:r>
      <w:r w:rsidR="00F67684">
        <w:rPr>
          <w:color w:val="000000" w:themeColor="text1"/>
        </w:rPr>
        <w:instrText>ADDIN CSL_CITATION {"citationItems":[{"id":"ITEM-1","itemData":{"DOI":"10.1111/rssc.12157","ISSN":"14679876","author":[{"dropping-particle":"","family":"Foreman","given":"Kyle J.","non-dropping-particle":"","parse-names":false,"suffix":""},{"dropping-particle":"","family":"Li","given":"Guangquan","non-dropping-particle":"","parse-names":false,"suffix":""},{"dropping-particle":"","family":"Best","given":"Nicky","non-dropping-particle":"","parse-names":false,"suffix":""},{"dropping-particle":"","family":"Ezzati","given":"Majid","non-dropping-particle":"","parse-names":false,"suffix":""}],"container-title":"Journal of the Royal Statistical Society. Series C: Applied Statistics","id":"ITEM-1","issued":{"date-parts":[["2017"]]},"title":"Small area forecasts of cause-specific mortality: application of a Bayesian hierarchical model to US vital registration data","type":"article-journal"},"uris":["http://www.mendeley.com/documents/?uuid=2aeb6a7d-c088-49cc-a9a4-88ccb6fd9ce1"]}],"mendeley":{"formattedCitation":"&lt;sup&gt;11&lt;/sup&gt;","plainTextFormattedCitation":"11","previouslyFormattedCitation":"&lt;sup&gt;11&lt;/sup&gt;"},"properties":{"noteIndex":0},"schema":"https://github.com/citation-style-language/schema/raw/master/csl-citation.json"}</w:instrText>
      </w:r>
      <w:r w:rsidR="00F979B0">
        <w:rPr>
          <w:color w:val="000000" w:themeColor="text1"/>
        </w:rPr>
        <w:fldChar w:fldCharType="separate"/>
      </w:r>
      <w:r w:rsidR="009E0A2F" w:rsidRPr="009E0A2F">
        <w:rPr>
          <w:noProof/>
          <w:color w:val="000000" w:themeColor="text1"/>
          <w:vertAlign w:val="superscript"/>
        </w:rPr>
        <w:t>11</w:t>
      </w:r>
      <w:r w:rsidR="00F979B0">
        <w:rPr>
          <w:color w:val="000000" w:themeColor="text1"/>
        </w:rPr>
        <w:fldChar w:fldCharType="end"/>
      </w:r>
      <w:r w:rsidR="00B201BD">
        <w:rPr>
          <w:color w:val="000000" w:themeColor="text1"/>
        </w:rPr>
        <w:t xml:space="preserve"> because death rates from </w:t>
      </w:r>
      <w:r w:rsidR="00F4480E">
        <w:rPr>
          <w:color w:val="000000" w:themeColor="text1"/>
        </w:rPr>
        <w:t>each</w:t>
      </w:r>
      <w:r w:rsidR="00B201BD">
        <w:rPr>
          <w:color w:val="000000" w:themeColor="text1"/>
        </w:rPr>
        <w:t xml:space="preserve"> disease</w:t>
      </w:r>
      <w:r w:rsidR="00F4480E">
        <w:rPr>
          <w:color w:val="000000" w:themeColor="text1"/>
        </w:rPr>
        <w:t xml:space="preserve"> and injury</w:t>
      </w:r>
      <w:r w:rsidR="00E3795D">
        <w:rPr>
          <w:color w:val="000000" w:themeColor="text1"/>
        </w:rPr>
        <w:t xml:space="preserve"> change due to </w:t>
      </w:r>
      <w:r w:rsidR="00B201BD">
        <w:rPr>
          <w:color w:val="000000" w:themeColor="text1"/>
        </w:rPr>
        <w:t>factors other than climate</w:t>
      </w:r>
      <w:r w:rsidR="001603E9">
        <w:rPr>
          <w:color w:val="000000" w:themeColor="text1"/>
        </w:rPr>
        <w:t xml:space="preserve"> – as seen in  secular trends of deaths from various injuries in Figure 2 of our paper.</w:t>
      </w:r>
      <w:r w:rsidR="00B201BD">
        <w:rPr>
          <w:color w:val="000000" w:themeColor="text1"/>
        </w:rPr>
        <w:t xml:space="preserve"> </w:t>
      </w:r>
      <w:r w:rsidR="00980DFC">
        <w:rPr>
          <w:color w:val="000000" w:themeColor="text1"/>
        </w:rPr>
        <w:t xml:space="preserve">The </w:t>
      </w:r>
      <w:r w:rsidR="00B201BD">
        <w:rPr>
          <w:color w:val="000000" w:themeColor="text1"/>
        </w:rPr>
        <w:t xml:space="preserve">innovative scope of our work, i.e. </w:t>
      </w:r>
      <w:r w:rsidR="00980DFC">
        <w:rPr>
          <w:color w:val="000000" w:themeColor="text1"/>
        </w:rPr>
        <w:t>analysing</w:t>
      </w:r>
      <w:r w:rsidR="00B201BD">
        <w:rPr>
          <w:color w:val="000000" w:themeColor="text1"/>
        </w:rPr>
        <w:t xml:space="preserve"> the complete range of intentional and unintentional injuries</w:t>
      </w:r>
      <w:r w:rsidR="00CC5F2D">
        <w:rPr>
          <w:color w:val="000000" w:themeColor="text1"/>
        </w:rPr>
        <w:t xml:space="preserve"> by age group and sex</w:t>
      </w:r>
      <w:r w:rsidR="00B201BD">
        <w:rPr>
          <w:color w:val="000000" w:themeColor="text1"/>
        </w:rPr>
        <w:t>, and</w:t>
      </w:r>
      <w:r w:rsidR="00346ACE">
        <w:rPr>
          <w:color w:val="000000" w:themeColor="text1"/>
        </w:rPr>
        <w:t xml:space="preserve"> its methodological innovations</w:t>
      </w:r>
      <w:r w:rsidR="00554B08">
        <w:rPr>
          <w:color w:val="000000" w:themeColor="text1"/>
        </w:rPr>
        <w:t xml:space="preserve"> </w:t>
      </w:r>
      <w:r w:rsidR="00346ACE">
        <w:rPr>
          <w:color w:val="000000" w:themeColor="text1"/>
        </w:rPr>
        <w:t xml:space="preserve">provide a relevant and robust basis for </w:t>
      </w:r>
      <w:r w:rsidR="00980DFC">
        <w:rPr>
          <w:color w:val="000000" w:themeColor="text1"/>
        </w:rPr>
        <w:t>such analyses</w:t>
      </w:r>
      <w:r w:rsidR="00346ACE">
        <w:rPr>
          <w:color w:val="000000" w:themeColor="text1"/>
        </w:rPr>
        <w:t>.</w:t>
      </w:r>
    </w:p>
    <w:p w14:paraId="4C56F403" w14:textId="018184F6" w:rsidR="00246DD3" w:rsidRDefault="00246DD3" w:rsidP="00613BCB">
      <w:pPr>
        <w:spacing w:line="480" w:lineRule="auto"/>
        <w:jc w:val="both"/>
        <w:outlineLvl w:val="0"/>
        <w:rPr>
          <w:color w:val="000000" w:themeColor="text1"/>
        </w:rPr>
      </w:pPr>
    </w:p>
    <w:p w14:paraId="1E463146" w14:textId="77777777" w:rsidR="00246DD3" w:rsidRPr="00E85AFA" w:rsidRDefault="00246DD3" w:rsidP="00246DD3">
      <w:pPr>
        <w:spacing w:line="480" w:lineRule="auto"/>
        <w:jc w:val="both"/>
      </w:pPr>
      <w:r w:rsidRPr="00E85AFA">
        <w:rPr>
          <w:b/>
        </w:rPr>
        <w:t>Author contributions</w:t>
      </w:r>
    </w:p>
    <w:p w14:paraId="05DD0D7F" w14:textId="27832981" w:rsidR="00246DD3" w:rsidRPr="00E85AFA" w:rsidRDefault="00246DD3" w:rsidP="00246DD3">
      <w:pPr>
        <w:spacing w:line="480" w:lineRule="auto"/>
        <w:jc w:val="both"/>
      </w:pPr>
      <w:r w:rsidRPr="00E85AFA">
        <w:t xml:space="preserve">All authors contributed to </w:t>
      </w:r>
      <w:r>
        <w:t>writing</w:t>
      </w:r>
      <w:r w:rsidRPr="00E85AFA">
        <w:t xml:space="preserve"> and finalizing the paper.</w:t>
      </w:r>
    </w:p>
    <w:p w14:paraId="0C5B640F" w14:textId="77777777" w:rsidR="00246DD3" w:rsidRPr="00E85AFA" w:rsidRDefault="00246DD3" w:rsidP="00246DD3">
      <w:pPr>
        <w:spacing w:line="480" w:lineRule="auto"/>
        <w:jc w:val="both"/>
      </w:pPr>
    </w:p>
    <w:p w14:paraId="291A394A" w14:textId="77777777" w:rsidR="00246DD3" w:rsidRPr="00E85AFA" w:rsidRDefault="00246DD3" w:rsidP="00246DD3">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60D681D8" w14:textId="11EACE39" w:rsidR="00246DD3" w:rsidRDefault="00246DD3" w:rsidP="00246DD3">
      <w:pPr>
        <w:spacing w:line="480" w:lineRule="auto"/>
        <w:jc w:val="both"/>
        <w:outlineLvl w:val="0"/>
      </w:pPr>
      <w:r w:rsidRPr="00E85AFA">
        <w:t>ME reports a charitable grant from AstraZeneca Young Health Programme and personal fees from Prudential all outside the submitted work; all other authors declare no competing interests.</w:t>
      </w:r>
    </w:p>
    <w:p w14:paraId="6335DD18" w14:textId="0A643472" w:rsidR="00246DD3" w:rsidRDefault="00246DD3" w:rsidP="00246DD3">
      <w:pPr>
        <w:spacing w:line="480" w:lineRule="auto"/>
        <w:jc w:val="both"/>
        <w:outlineLvl w:val="0"/>
        <w:rPr>
          <w:color w:val="000000" w:themeColor="text1"/>
        </w:rPr>
      </w:pPr>
    </w:p>
    <w:p w14:paraId="5FABA202" w14:textId="58E364E1" w:rsidR="00583D0D" w:rsidRPr="00583D0D" w:rsidRDefault="00B0582A" w:rsidP="00246DD3">
      <w:pPr>
        <w:spacing w:line="480" w:lineRule="auto"/>
        <w:jc w:val="both"/>
        <w:outlineLvl w:val="0"/>
        <w:rPr>
          <w:ins w:id="40" w:author="Jennifer Sargent" w:date="2020-09-01T15:12:00Z"/>
          <w:b/>
          <w:bCs/>
          <w:color w:val="FF0000"/>
          <w:rPrChange w:id="41" w:author="Jennifer Sargent" w:date="2020-09-01T15:13:00Z">
            <w:rPr>
              <w:ins w:id="42" w:author="Jennifer Sargent" w:date="2020-09-01T15:12:00Z"/>
              <w:b/>
              <w:bCs/>
              <w:color w:val="000000" w:themeColor="text1"/>
            </w:rPr>
          </w:rPrChange>
        </w:rPr>
      </w:pPr>
      <w:r w:rsidRPr="00B0582A">
        <w:rPr>
          <w:b/>
          <w:bCs/>
          <w:color w:val="000000" w:themeColor="text1"/>
        </w:rPr>
        <w:t>Data</w:t>
      </w:r>
      <w:ins w:id="43" w:author="Jennifer Sargent" w:date="2020-09-01T15:11:00Z">
        <w:r w:rsidR="00583D0D">
          <w:rPr>
            <w:b/>
            <w:bCs/>
            <w:color w:val="000000" w:themeColor="text1"/>
          </w:rPr>
          <w:t xml:space="preserve"> availability</w:t>
        </w:r>
      </w:ins>
      <w:ins w:id="44" w:author="Jennifer Sargent" w:date="2020-09-01T15:12:00Z">
        <w:r w:rsidR="00583D0D">
          <w:rPr>
            <w:b/>
            <w:bCs/>
            <w:color w:val="000000" w:themeColor="text1"/>
          </w:rPr>
          <w:t xml:space="preserve"> </w:t>
        </w:r>
      </w:ins>
      <w:del w:id="45" w:author="Jennifer Sargent" w:date="2020-09-01T15:11:00Z">
        <w:r w:rsidRPr="00B0582A" w:rsidDel="00583D0D">
          <w:rPr>
            <w:b/>
            <w:bCs/>
            <w:color w:val="000000" w:themeColor="text1"/>
          </w:rPr>
          <w:delText xml:space="preserve"> and c</w:delText>
        </w:r>
      </w:del>
      <w:ins w:id="46" w:author="Jennifer Sargent" w:date="2020-09-01T15:13:00Z">
        <w:r w:rsidR="00583D0D">
          <w:rPr>
            <w:b/>
            <w:bCs/>
            <w:color w:val="000000" w:themeColor="text1"/>
          </w:rPr>
          <w:t xml:space="preserve"> </w:t>
        </w:r>
        <w:r w:rsidR="00583D0D">
          <w:rPr>
            <w:b/>
            <w:bCs/>
            <w:color w:val="FF0000"/>
          </w:rPr>
          <w:t>[A: I believe we need to have these, so I’ve used the statements from your original paper, is that OK?]</w:t>
        </w:r>
      </w:ins>
    </w:p>
    <w:p w14:paraId="03C01EA7" w14:textId="7770C92F" w:rsidR="00583D0D" w:rsidRDefault="00583D0D">
      <w:pPr>
        <w:spacing w:line="480" w:lineRule="auto"/>
        <w:outlineLvl w:val="0"/>
        <w:rPr>
          <w:ins w:id="47" w:author="Jennifer Sargent" w:date="2020-09-01T15:12:00Z"/>
          <w:b/>
          <w:bCs/>
          <w:color w:val="000000" w:themeColor="text1"/>
        </w:rPr>
        <w:pPrChange w:id="48" w:author="Jennifer Sargent" w:date="2020-09-01T15:12:00Z">
          <w:pPr>
            <w:spacing w:line="480" w:lineRule="auto"/>
            <w:jc w:val="both"/>
            <w:outlineLvl w:val="0"/>
          </w:pPr>
        </w:pPrChange>
      </w:pPr>
      <w:ins w:id="49" w:author="Jennifer Sargent" w:date="2020-09-01T15:12:00Z">
        <w:r>
          <w:t xml:space="preserve">ERA5 temperature data are downloadable from </w:t>
        </w:r>
        <w:r>
          <w:fldChar w:fldCharType="begin"/>
        </w:r>
        <w:r>
          <w:instrText xml:space="preserve"> HYPERLINK "https://www.ecmwf.int/en/forecasts/datasets/reanalysis-datasets/era5" </w:instrText>
        </w:r>
        <w:r>
          <w:fldChar w:fldCharType="separate"/>
        </w:r>
        <w:r>
          <w:rPr>
            <w:rStyle w:val="Hyperlink"/>
          </w:rPr>
          <w:t>https://www.ecmwf.int/en/forecasts/datasets/reanalysis-datasets/era5</w:t>
        </w:r>
        <w:r>
          <w:fldChar w:fldCharType="end"/>
        </w:r>
        <w:r>
          <w:t>. Vital statistics files with geographical information can be requested through submission of a proposal to the NCHS (</w:t>
        </w:r>
        <w:r>
          <w:fldChar w:fldCharType="begin"/>
        </w:r>
        <w:r>
          <w:instrText xml:space="preserve"> HYPERLINK "https://www.cdc.gov/nchs/nvss/nvss-restricted-data.htm" </w:instrText>
        </w:r>
        <w:r>
          <w:fldChar w:fldCharType="separate"/>
        </w:r>
        <w:r>
          <w:rPr>
            <w:rStyle w:val="Hyperlink"/>
          </w:rPr>
          <w:t>https://www.cdc.gov/nchs/nvss/nvss-restricted-data.htm</w:t>
        </w:r>
        <w:r>
          <w:fldChar w:fldCharType="end"/>
        </w:r>
        <w:r>
          <w:t>).</w:t>
        </w:r>
      </w:ins>
    </w:p>
    <w:p w14:paraId="2DFAB7CE" w14:textId="5E4121F2" w:rsidR="00B0582A" w:rsidRPr="00B0582A" w:rsidRDefault="00583D0D" w:rsidP="00246DD3">
      <w:pPr>
        <w:spacing w:line="480" w:lineRule="auto"/>
        <w:jc w:val="both"/>
        <w:outlineLvl w:val="0"/>
        <w:rPr>
          <w:b/>
          <w:bCs/>
          <w:color w:val="000000" w:themeColor="text1"/>
        </w:rPr>
      </w:pPr>
      <w:ins w:id="50" w:author="Jennifer Sargent" w:date="2020-09-01T15:11:00Z">
        <w:r>
          <w:rPr>
            <w:b/>
            <w:bCs/>
            <w:color w:val="000000" w:themeColor="text1"/>
          </w:rPr>
          <w:t>C</w:t>
        </w:r>
      </w:ins>
      <w:r w:rsidR="00B0582A" w:rsidRPr="00B0582A">
        <w:rPr>
          <w:b/>
          <w:bCs/>
          <w:color w:val="000000" w:themeColor="text1"/>
        </w:rPr>
        <w:t>ode availability</w:t>
      </w:r>
      <w:ins w:id="51" w:author="Jennifer Sargent" w:date="2020-09-01T15:11:00Z">
        <w:r>
          <w:rPr>
            <w:b/>
            <w:bCs/>
            <w:color w:val="000000" w:themeColor="text1"/>
          </w:rPr>
          <w:t xml:space="preserve"> </w:t>
        </w:r>
      </w:ins>
    </w:p>
    <w:p w14:paraId="118021EA" w14:textId="26CC9BB0" w:rsidR="00B0582A" w:rsidRDefault="00B0582A" w:rsidP="00246DD3">
      <w:pPr>
        <w:spacing w:line="480" w:lineRule="auto"/>
        <w:jc w:val="both"/>
        <w:outlineLvl w:val="0"/>
        <w:rPr>
          <w:color w:val="000000" w:themeColor="text1"/>
        </w:rPr>
      </w:pPr>
      <w:del w:id="52" w:author="Jennifer Sargent" w:date="2020-09-01T15:12:00Z">
        <w:r w:rsidDel="00583D0D">
          <w:rPr>
            <w:color w:val="000000" w:themeColor="text1"/>
          </w:rPr>
          <w:delText>NA</w:delText>
        </w:r>
      </w:del>
      <w:ins w:id="53" w:author="Jennifer Sargent" w:date="2020-09-01T15:12:00Z">
        <w:r w:rsidR="00583D0D" w:rsidRPr="00583D0D">
          <w:t xml:space="preserve"> </w:t>
        </w:r>
        <w:r w:rsidR="00583D0D">
          <w:t>The computer code for the Bayesian model used Parks et al.</w:t>
        </w:r>
      </w:ins>
      <w:ins w:id="54" w:author="Jennifer Sargent" w:date="2020-09-01T15:13:00Z">
        <w:r w:rsidR="00583D0D" w:rsidRPr="00583D0D">
          <w:rPr>
            <w:vertAlign w:val="superscript"/>
            <w:rPrChange w:id="55" w:author="Jennifer Sargent" w:date="2020-09-01T15:13:00Z">
              <w:rPr/>
            </w:rPrChange>
          </w:rPr>
          <w:t>1</w:t>
        </w:r>
      </w:ins>
      <w:ins w:id="56" w:author="Jennifer Sargent" w:date="2020-09-01T15:12:00Z">
        <w:r w:rsidR="00583D0D">
          <w:t xml:space="preserve"> is available at </w:t>
        </w:r>
        <w:r w:rsidR="00583D0D">
          <w:fldChar w:fldCharType="begin"/>
        </w:r>
        <w:r w:rsidR="00583D0D">
          <w:instrText xml:space="preserve"> HYPERLINK "http://globalenvhealth.org/code-data-download" </w:instrText>
        </w:r>
        <w:r w:rsidR="00583D0D">
          <w:fldChar w:fldCharType="separate"/>
        </w:r>
        <w:r w:rsidR="00583D0D">
          <w:rPr>
            <w:rStyle w:val="Hyperlink"/>
          </w:rPr>
          <w:t>http://globalenvhealth.org/code-data-download</w:t>
        </w:r>
        <w:r w:rsidR="00583D0D">
          <w:fldChar w:fldCharType="end"/>
        </w:r>
        <w:r w:rsidR="00583D0D">
          <w:t>.</w:t>
        </w:r>
      </w:ins>
    </w:p>
    <w:p w14:paraId="2B5AC703" w14:textId="77777777" w:rsidR="00B0582A" w:rsidRDefault="00B0582A" w:rsidP="00246DD3">
      <w:pPr>
        <w:spacing w:line="480" w:lineRule="auto"/>
        <w:jc w:val="both"/>
        <w:outlineLvl w:val="0"/>
        <w:rPr>
          <w:color w:val="000000" w:themeColor="text1"/>
        </w:rPr>
      </w:pPr>
    </w:p>
    <w:p w14:paraId="44F1B9AE" w14:textId="23DAD100" w:rsidR="002C64F6" w:rsidRPr="00F4480E" w:rsidRDefault="00F4480E" w:rsidP="00613BCB">
      <w:pPr>
        <w:spacing w:line="480" w:lineRule="auto"/>
        <w:jc w:val="both"/>
        <w:outlineLvl w:val="0"/>
        <w:rPr>
          <w:b/>
          <w:color w:val="000000" w:themeColor="text1"/>
        </w:rPr>
      </w:pPr>
      <w:r w:rsidRPr="00F4480E">
        <w:rPr>
          <w:b/>
          <w:color w:val="000000" w:themeColor="text1"/>
        </w:rPr>
        <w:t>References</w:t>
      </w:r>
    </w:p>
    <w:p w14:paraId="342F8D7A" w14:textId="7F6CE6A4" w:rsidR="00F67684" w:rsidRPr="00F67684" w:rsidRDefault="00A62CA7" w:rsidP="00F67684">
      <w:pPr>
        <w:widowControl w:val="0"/>
        <w:autoSpaceDE w:val="0"/>
        <w:autoSpaceDN w:val="0"/>
        <w:adjustRightInd w:val="0"/>
        <w:ind w:left="640" w:hanging="640"/>
        <w:rPr>
          <w:noProof/>
        </w:rPr>
      </w:pPr>
      <w:r>
        <w:rPr>
          <w:color w:val="000000" w:themeColor="text1"/>
        </w:rPr>
        <w:fldChar w:fldCharType="begin" w:fldLock="1"/>
      </w:r>
      <w:r>
        <w:rPr>
          <w:color w:val="000000" w:themeColor="text1"/>
        </w:rPr>
        <w:instrText xml:space="preserve">ADDIN Mendeley Bibliography CSL_BIBLIOGRAPHY </w:instrText>
      </w:r>
      <w:r>
        <w:rPr>
          <w:color w:val="000000" w:themeColor="text1"/>
        </w:rPr>
        <w:fldChar w:fldCharType="separate"/>
      </w:r>
      <w:r w:rsidR="00F67684" w:rsidRPr="00F67684">
        <w:rPr>
          <w:noProof/>
        </w:rPr>
        <w:t>1.</w:t>
      </w:r>
      <w:r w:rsidR="00F67684" w:rsidRPr="00F67684">
        <w:rPr>
          <w:noProof/>
        </w:rPr>
        <w:tab/>
        <w:t xml:space="preserve">Parks, R. M. </w:t>
      </w:r>
      <w:r w:rsidR="00F67684" w:rsidRPr="00F67684">
        <w:rPr>
          <w:i/>
          <w:iCs/>
          <w:noProof/>
        </w:rPr>
        <w:t>et al.</w:t>
      </w:r>
      <w:r w:rsidR="00F67684" w:rsidRPr="00F67684">
        <w:rPr>
          <w:noProof/>
        </w:rPr>
        <w:t xml:space="preserve"> Anomalously warm temperatures are associated with increased injury deaths. </w:t>
      </w:r>
      <w:r w:rsidR="00F67684" w:rsidRPr="00F67684">
        <w:rPr>
          <w:i/>
          <w:iCs/>
          <w:noProof/>
        </w:rPr>
        <w:t>Nat. Med.</w:t>
      </w:r>
      <w:r w:rsidR="00F67684" w:rsidRPr="00F67684">
        <w:rPr>
          <w:noProof/>
        </w:rPr>
        <w:t xml:space="preserve"> </w:t>
      </w:r>
      <w:r w:rsidR="00F67684" w:rsidRPr="00F67684">
        <w:rPr>
          <w:b/>
          <w:bCs/>
          <w:noProof/>
        </w:rPr>
        <w:t>26</w:t>
      </w:r>
      <w:r w:rsidR="00F67684" w:rsidRPr="00F67684">
        <w:rPr>
          <w:noProof/>
        </w:rPr>
        <w:t>, 65–70 (2020).</w:t>
      </w:r>
    </w:p>
    <w:p w14:paraId="1F5360B5" w14:textId="77777777" w:rsidR="00F67684" w:rsidRPr="00F67684" w:rsidRDefault="00F67684" w:rsidP="00F67684">
      <w:pPr>
        <w:widowControl w:val="0"/>
        <w:autoSpaceDE w:val="0"/>
        <w:autoSpaceDN w:val="0"/>
        <w:adjustRightInd w:val="0"/>
        <w:ind w:left="640" w:hanging="640"/>
        <w:rPr>
          <w:noProof/>
        </w:rPr>
      </w:pPr>
      <w:r w:rsidRPr="00F67684">
        <w:rPr>
          <w:noProof/>
        </w:rPr>
        <w:lastRenderedPageBreak/>
        <w:t>2.</w:t>
      </w:r>
      <w:r w:rsidRPr="00F67684">
        <w:rPr>
          <w:noProof/>
        </w:rPr>
        <w:tab/>
        <w:t xml:space="preserve">Burke, M. </w:t>
      </w:r>
      <w:r w:rsidRPr="00F67684">
        <w:rPr>
          <w:i/>
          <w:iCs/>
          <w:noProof/>
        </w:rPr>
        <w:t>et al.</w:t>
      </w:r>
      <w:r w:rsidRPr="00F67684">
        <w:rPr>
          <w:noProof/>
        </w:rPr>
        <w:t xml:space="preserve"> Higher temperatures increase suicide rates in the United States and Mexico. </w:t>
      </w:r>
      <w:r w:rsidRPr="00F67684">
        <w:rPr>
          <w:i/>
          <w:iCs/>
          <w:noProof/>
        </w:rPr>
        <w:t>Nat. Clim. Chang.</w:t>
      </w:r>
      <w:r w:rsidRPr="00F67684">
        <w:rPr>
          <w:noProof/>
        </w:rPr>
        <w:t xml:space="preserve"> (2018). doi:10.1038/s41558-018-0222-x</w:t>
      </w:r>
    </w:p>
    <w:p w14:paraId="5CB1BBFF" w14:textId="77777777" w:rsidR="00F67684" w:rsidRPr="00F67684" w:rsidRDefault="00F67684" w:rsidP="00F67684">
      <w:pPr>
        <w:widowControl w:val="0"/>
        <w:autoSpaceDE w:val="0"/>
        <w:autoSpaceDN w:val="0"/>
        <w:adjustRightInd w:val="0"/>
        <w:ind w:left="640" w:hanging="640"/>
        <w:rPr>
          <w:noProof/>
        </w:rPr>
      </w:pPr>
      <w:r w:rsidRPr="00F67684">
        <w:rPr>
          <w:noProof/>
        </w:rPr>
        <w:t>3.</w:t>
      </w:r>
      <w:r w:rsidRPr="00F67684">
        <w:rPr>
          <w:noProof/>
        </w:rPr>
        <w:tab/>
        <w:t xml:space="preserve">Pope, C. A., Ezzati, M. &amp; Dockery, D. W. Fine-particulate air pollution and life expectancy in the United States. </w:t>
      </w:r>
      <w:r w:rsidRPr="00F67684">
        <w:rPr>
          <w:i/>
          <w:iCs/>
          <w:noProof/>
        </w:rPr>
        <w:t>N. Engl. J. Med.</w:t>
      </w:r>
      <w:r w:rsidRPr="00F67684">
        <w:rPr>
          <w:noProof/>
        </w:rPr>
        <w:t xml:space="preserve"> (2009). doi:10.1056/nejmsa0805646</w:t>
      </w:r>
    </w:p>
    <w:p w14:paraId="298600FA" w14:textId="77777777" w:rsidR="00F67684" w:rsidRPr="00F67684" w:rsidRDefault="00F67684" w:rsidP="00F67684">
      <w:pPr>
        <w:widowControl w:val="0"/>
        <w:autoSpaceDE w:val="0"/>
        <w:autoSpaceDN w:val="0"/>
        <w:adjustRightInd w:val="0"/>
        <w:ind w:left="640" w:hanging="640"/>
        <w:rPr>
          <w:noProof/>
        </w:rPr>
      </w:pPr>
      <w:r w:rsidRPr="00F67684">
        <w:rPr>
          <w:noProof/>
        </w:rPr>
        <w:t>4.</w:t>
      </w:r>
      <w:r w:rsidRPr="00F67684">
        <w:rPr>
          <w:noProof/>
        </w:rPr>
        <w:tab/>
        <w:t xml:space="preserve">Bennett, J. E. </w:t>
      </w:r>
      <w:r w:rsidRPr="00F67684">
        <w:rPr>
          <w:i/>
          <w:iCs/>
          <w:noProof/>
        </w:rPr>
        <w:t>et al.</w:t>
      </w:r>
      <w:r w:rsidRPr="00F67684">
        <w:rPr>
          <w:noProof/>
        </w:rPr>
        <w:t xml:space="preserve"> National and county life expectancy loss from particulate matter pollution in the USA. </w:t>
      </w:r>
      <w:r w:rsidRPr="00F67684">
        <w:rPr>
          <w:i/>
          <w:iCs/>
          <w:noProof/>
        </w:rPr>
        <w:t>PLOS Med.</w:t>
      </w:r>
      <w:r w:rsidRPr="00F67684">
        <w:rPr>
          <w:noProof/>
        </w:rPr>
        <w:t xml:space="preserve"> (2019).</w:t>
      </w:r>
    </w:p>
    <w:p w14:paraId="14E03A69" w14:textId="77777777" w:rsidR="00F67684" w:rsidRPr="00F67684" w:rsidRDefault="00F67684" w:rsidP="00F67684">
      <w:pPr>
        <w:widowControl w:val="0"/>
        <w:autoSpaceDE w:val="0"/>
        <w:autoSpaceDN w:val="0"/>
        <w:adjustRightInd w:val="0"/>
        <w:ind w:left="640" w:hanging="640"/>
        <w:rPr>
          <w:noProof/>
        </w:rPr>
      </w:pPr>
      <w:r w:rsidRPr="00F67684">
        <w:rPr>
          <w:noProof/>
        </w:rPr>
        <w:t>5.</w:t>
      </w:r>
      <w:r w:rsidRPr="00F67684">
        <w:rPr>
          <w:noProof/>
        </w:rPr>
        <w:tab/>
        <w:t xml:space="preserve">Kuulasmaa, K. </w:t>
      </w:r>
      <w:r w:rsidRPr="00F67684">
        <w:rPr>
          <w:i/>
          <w:iCs/>
          <w:noProof/>
        </w:rPr>
        <w:t>et al.</w:t>
      </w:r>
      <w:r w:rsidRPr="00F67684">
        <w:rPr>
          <w:noProof/>
        </w:rPr>
        <w:t xml:space="preserve"> Estimation of contribution of changes in classic risk factors to trends in coronary-event rates across the WHO MONICA Project populations. </w:t>
      </w:r>
      <w:r w:rsidRPr="00F67684">
        <w:rPr>
          <w:i/>
          <w:iCs/>
          <w:noProof/>
        </w:rPr>
        <w:t>Lancet</w:t>
      </w:r>
      <w:r w:rsidRPr="00F67684">
        <w:rPr>
          <w:noProof/>
        </w:rPr>
        <w:t xml:space="preserve"> (2000). doi:10.1016/S0140-6736(99)11180-2</w:t>
      </w:r>
    </w:p>
    <w:p w14:paraId="792D7B79" w14:textId="77777777" w:rsidR="00F67684" w:rsidRPr="00F67684" w:rsidRDefault="00F67684" w:rsidP="00F67684">
      <w:pPr>
        <w:widowControl w:val="0"/>
        <w:autoSpaceDE w:val="0"/>
        <w:autoSpaceDN w:val="0"/>
        <w:adjustRightInd w:val="0"/>
        <w:ind w:left="640" w:hanging="640"/>
        <w:rPr>
          <w:noProof/>
        </w:rPr>
      </w:pPr>
      <w:r w:rsidRPr="00F67684">
        <w:rPr>
          <w:noProof/>
        </w:rPr>
        <w:t>6.</w:t>
      </w:r>
      <w:r w:rsidRPr="00F67684">
        <w:rPr>
          <w:noProof/>
        </w:rPr>
        <w:tab/>
        <w:t xml:space="preserve">Baldwin, J. W., Dessy, J. B., Vecchi, G. A. &amp; Oppenheimer, M. Temporally Compound Heat Wave Events and Global Warming: An Emerging Hazard. </w:t>
      </w:r>
      <w:r w:rsidRPr="00F67684">
        <w:rPr>
          <w:i/>
          <w:iCs/>
          <w:noProof/>
        </w:rPr>
        <w:t>Earth’s Futur.</w:t>
      </w:r>
      <w:r w:rsidRPr="00F67684">
        <w:rPr>
          <w:noProof/>
        </w:rPr>
        <w:t xml:space="preserve"> (2019). doi:10.1029/2018EF000989</w:t>
      </w:r>
    </w:p>
    <w:p w14:paraId="60E6CD09" w14:textId="77777777" w:rsidR="00F67684" w:rsidRPr="00F67684" w:rsidRDefault="00F67684" w:rsidP="00F67684">
      <w:pPr>
        <w:widowControl w:val="0"/>
        <w:autoSpaceDE w:val="0"/>
        <w:autoSpaceDN w:val="0"/>
        <w:adjustRightInd w:val="0"/>
        <w:ind w:left="640" w:hanging="640"/>
        <w:rPr>
          <w:noProof/>
        </w:rPr>
      </w:pPr>
      <w:r w:rsidRPr="00F67684">
        <w:rPr>
          <w:noProof/>
        </w:rPr>
        <w:t>7.</w:t>
      </w:r>
      <w:r w:rsidRPr="00F67684">
        <w:rPr>
          <w:noProof/>
        </w:rPr>
        <w:tab/>
        <w:t xml:space="preserve">Robertson, L. Climate change, weather and road deaths. </w:t>
      </w:r>
      <w:r w:rsidRPr="00F67684">
        <w:rPr>
          <w:i/>
          <w:iCs/>
          <w:noProof/>
        </w:rPr>
        <w:t>Inj. Prev.</w:t>
      </w:r>
      <w:r w:rsidRPr="00F67684">
        <w:rPr>
          <w:noProof/>
        </w:rPr>
        <w:t xml:space="preserve"> (2018). doi:10.1136/injuryprev-2017-042419</w:t>
      </w:r>
    </w:p>
    <w:p w14:paraId="1154CAAF" w14:textId="77777777" w:rsidR="00F67684" w:rsidRPr="00F67684" w:rsidRDefault="00F67684" w:rsidP="00F67684">
      <w:pPr>
        <w:widowControl w:val="0"/>
        <w:autoSpaceDE w:val="0"/>
        <w:autoSpaceDN w:val="0"/>
        <w:adjustRightInd w:val="0"/>
        <w:ind w:left="640" w:hanging="640"/>
        <w:rPr>
          <w:noProof/>
        </w:rPr>
      </w:pPr>
      <w:r w:rsidRPr="00F67684">
        <w:rPr>
          <w:noProof/>
        </w:rPr>
        <w:t>8.</w:t>
      </w:r>
      <w:r w:rsidRPr="00F67684">
        <w:rPr>
          <w:noProof/>
        </w:rPr>
        <w:tab/>
        <w:t xml:space="preserve">Cohen, A. J. </w:t>
      </w:r>
      <w:r w:rsidRPr="00F67684">
        <w:rPr>
          <w:i/>
          <w:iCs/>
          <w:noProof/>
        </w:rPr>
        <w:t>et al.</w:t>
      </w:r>
      <w:r w:rsidRPr="00F67684">
        <w:rPr>
          <w:noProof/>
        </w:rPr>
        <w:t xml:space="preserve"> Estimates and 25-year trends of the global burden of disease attributable to ambient air pollution: an analysis of data from the Global Burden of Diseases Study 2015. </w:t>
      </w:r>
      <w:r w:rsidRPr="00F67684">
        <w:rPr>
          <w:i/>
          <w:iCs/>
          <w:noProof/>
        </w:rPr>
        <w:t>Lancet</w:t>
      </w:r>
      <w:r w:rsidRPr="00F67684">
        <w:rPr>
          <w:noProof/>
        </w:rPr>
        <w:t xml:space="preserve"> (2017). doi:10.1016/S0140-6736(17)30505-6</w:t>
      </w:r>
    </w:p>
    <w:p w14:paraId="7CF04B13" w14:textId="77777777" w:rsidR="00F67684" w:rsidRPr="00F67684" w:rsidRDefault="00F67684" w:rsidP="00F67684">
      <w:pPr>
        <w:widowControl w:val="0"/>
        <w:autoSpaceDE w:val="0"/>
        <w:autoSpaceDN w:val="0"/>
        <w:adjustRightInd w:val="0"/>
        <w:ind w:left="640" w:hanging="640"/>
        <w:rPr>
          <w:noProof/>
        </w:rPr>
      </w:pPr>
      <w:r w:rsidRPr="00F67684">
        <w:rPr>
          <w:noProof/>
        </w:rPr>
        <w:t>9.</w:t>
      </w:r>
      <w:r w:rsidRPr="00F67684">
        <w:rPr>
          <w:noProof/>
        </w:rPr>
        <w:tab/>
        <w:t xml:space="preserve">Murray, C. J. L., Ezzati, M., Lopez, A. D., Rodgers, A. &amp; Vander Hoorn, S. Comparative quantification of health risks: Conceptual framework and methodological issues. </w:t>
      </w:r>
      <w:r w:rsidRPr="00F67684">
        <w:rPr>
          <w:i/>
          <w:iCs/>
          <w:noProof/>
        </w:rPr>
        <w:t>Population Health Metrics</w:t>
      </w:r>
      <w:r w:rsidRPr="00F67684">
        <w:rPr>
          <w:noProof/>
        </w:rPr>
        <w:t xml:space="preserve"> (2003). doi:10.1186/1478-7954-1-1</w:t>
      </w:r>
    </w:p>
    <w:p w14:paraId="297D1E40" w14:textId="77777777" w:rsidR="00F67684" w:rsidRPr="00F67684" w:rsidRDefault="00F67684" w:rsidP="00F67684">
      <w:pPr>
        <w:widowControl w:val="0"/>
        <w:autoSpaceDE w:val="0"/>
        <w:autoSpaceDN w:val="0"/>
        <w:adjustRightInd w:val="0"/>
        <w:ind w:left="640" w:hanging="640"/>
        <w:rPr>
          <w:noProof/>
        </w:rPr>
      </w:pPr>
      <w:r w:rsidRPr="00F67684">
        <w:rPr>
          <w:noProof/>
        </w:rPr>
        <w:t>10.</w:t>
      </w:r>
      <w:r w:rsidRPr="00F67684">
        <w:rPr>
          <w:noProof/>
        </w:rPr>
        <w:tab/>
        <w:t xml:space="preserve">Bailis, R., Ezzati, M. &amp; Kammen, D. M. Mortality and greenhouse gas impacts of biomass and petroleum energy futures in Africa. </w:t>
      </w:r>
      <w:r w:rsidRPr="00F67684">
        <w:rPr>
          <w:i/>
          <w:iCs/>
          <w:noProof/>
        </w:rPr>
        <w:t>Science (80-. ).</w:t>
      </w:r>
      <w:r w:rsidRPr="00F67684">
        <w:rPr>
          <w:noProof/>
        </w:rPr>
        <w:t xml:space="preserve"> (2005). doi:10.1126/science.1106881</w:t>
      </w:r>
    </w:p>
    <w:p w14:paraId="3FFE4AF3" w14:textId="77777777" w:rsidR="00F67684" w:rsidRPr="00F67684" w:rsidRDefault="00F67684" w:rsidP="00F67684">
      <w:pPr>
        <w:widowControl w:val="0"/>
        <w:autoSpaceDE w:val="0"/>
        <w:autoSpaceDN w:val="0"/>
        <w:adjustRightInd w:val="0"/>
        <w:ind w:left="640" w:hanging="640"/>
        <w:rPr>
          <w:noProof/>
        </w:rPr>
      </w:pPr>
      <w:r w:rsidRPr="00F67684">
        <w:rPr>
          <w:noProof/>
        </w:rPr>
        <w:t>11.</w:t>
      </w:r>
      <w:r w:rsidRPr="00F67684">
        <w:rPr>
          <w:noProof/>
        </w:rPr>
        <w:tab/>
        <w:t xml:space="preserve">Foreman, K. J., Li, G., Best, N. &amp; Ezzati, M. Small area forecasts of cause-specific mortality: application of a Bayesian hierarchical model to US vital registration data. </w:t>
      </w:r>
      <w:r w:rsidRPr="00F67684">
        <w:rPr>
          <w:i/>
          <w:iCs/>
          <w:noProof/>
        </w:rPr>
        <w:t>J. R. Stat. Soc. Ser. C Appl. Stat.</w:t>
      </w:r>
      <w:r w:rsidRPr="00F67684">
        <w:rPr>
          <w:noProof/>
        </w:rPr>
        <w:t xml:space="preserve"> (2017). doi:10.1111/rssc.12157</w:t>
      </w:r>
    </w:p>
    <w:p w14:paraId="4C890BA2" w14:textId="198E33FB" w:rsidR="002C64F6" w:rsidRDefault="00A62CA7" w:rsidP="00F67684">
      <w:pPr>
        <w:widowControl w:val="0"/>
        <w:autoSpaceDE w:val="0"/>
        <w:autoSpaceDN w:val="0"/>
        <w:adjustRightInd w:val="0"/>
        <w:ind w:left="640" w:hanging="640"/>
        <w:rPr>
          <w:color w:val="000000" w:themeColor="text1"/>
        </w:rPr>
      </w:pPr>
      <w:r>
        <w:rPr>
          <w:color w:val="000000" w:themeColor="text1"/>
        </w:rPr>
        <w:fldChar w:fldCharType="end"/>
      </w:r>
    </w:p>
    <w:sectPr w:rsidR="002C64F6" w:rsidSect="00521731">
      <w:footerReference w:type="even" r:id="rId12"/>
      <w:footerReference w:type="default" r:id="rId13"/>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4" w:author="Parks, Robbie M" w:date="2020-09-01T10:29:00Z" w:initials="PRM">
    <w:p w14:paraId="43A48E40" w14:textId="77777777" w:rsidR="00C35C2F" w:rsidRDefault="00C35C2F">
      <w:pPr>
        <w:pStyle w:val="CommentText"/>
      </w:pPr>
      <w:r>
        <w:rPr>
          <w:rStyle w:val="CommentReference"/>
        </w:rPr>
        <w:annotationRef/>
      </w:r>
      <w:r>
        <w:t>This would do</w:t>
      </w:r>
    </w:p>
    <w:p w14:paraId="55B8B6BC" w14:textId="77777777" w:rsidR="00C35C2F" w:rsidRDefault="00C35C2F">
      <w:pPr>
        <w:pStyle w:val="CommentText"/>
      </w:pPr>
    </w:p>
    <w:p w14:paraId="5637A951" w14:textId="623C4FA6" w:rsidR="00C35C2F" w:rsidRDefault="00C35C2F" w:rsidP="00C35C2F">
      <w:hyperlink r:id="rId1" w:history="1">
        <w:r>
          <w:rPr>
            <w:rStyle w:val="Hyperlink"/>
          </w:rPr>
          <w:t>https://www.nejm.org/doi/full/10.1056/NEJM</w:t>
        </w:r>
      </w:hyperlink>
    </w:p>
  </w:comment>
  <w:comment w:id="30" w:author="Parks, Robbie M" w:date="2020-09-01T10:31:00Z" w:initials="PRM">
    <w:p w14:paraId="23B70D10" w14:textId="77777777" w:rsidR="00C35C2F" w:rsidRDefault="00C35C2F">
      <w:pPr>
        <w:pStyle w:val="CommentText"/>
      </w:pPr>
      <w:r>
        <w:rPr>
          <w:rStyle w:val="CommentReference"/>
        </w:rPr>
        <w:annotationRef/>
      </w:r>
      <w:r>
        <w:t>if referring to what ERA5 is, it is ‘ECMWF Re-analysis 5’.</w:t>
      </w:r>
    </w:p>
    <w:p w14:paraId="2B2697F9" w14:textId="77777777" w:rsidR="00C35C2F" w:rsidRDefault="00C35C2F">
      <w:pPr>
        <w:pStyle w:val="CommentText"/>
      </w:pPr>
    </w:p>
    <w:p w14:paraId="12468962" w14:textId="738127B0" w:rsidR="00C35C2F" w:rsidRDefault="00C35C2F" w:rsidP="00C35C2F">
      <w:r>
        <w:t>If referring to ‘cloud cover’, it is ‘</w:t>
      </w:r>
      <w:r w:rsidRPr="00C35C2F">
        <w:rPr>
          <w:rFonts w:asciiTheme="minorHAnsi" w:eastAsiaTheme="minorHAnsi" w:hAnsiTheme="minorHAnsi" w:cstheme="minorBidi"/>
          <w:sz w:val="20"/>
          <w:szCs w:val="20"/>
          <w:lang w:eastAsia="en-US"/>
        </w:rPr>
        <w:t>the proportion of a grid box covered by cloud</w:t>
      </w:r>
      <w:r>
        <w:t xml:space="preserve">’ </w:t>
      </w:r>
      <w:r w:rsidR="00644F92">
        <w:t xml:space="preserve">in the data </w:t>
      </w:r>
      <w:hyperlink r:id="rId2" w:history="1">
        <w:r w:rsidR="00644F92" w:rsidRPr="00701058">
          <w:rPr>
            <w:rStyle w:val="Hyperlink"/>
          </w:rPr>
          <w:t>https://cds.climate.copernicus.eu/cdsapp#!/dataset/reanalysis-era5-single-levels?tab=overview</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637A951" w15:done="0"/>
  <w15:commentEx w15:paraId="124689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F8A0F5" w16cex:dateUtc="2020-09-01T14:29:00Z"/>
  <w16cex:commentExtensible w16cex:durableId="22F8A171" w16cex:dateUtc="2020-09-01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637A951" w16cid:durableId="22F8A0F5"/>
  <w16cid:commentId w16cid:paraId="12468962" w16cid:durableId="22F8A1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CDE320" w14:textId="77777777" w:rsidR="008C7B8E" w:rsidRDefault="008C7B8E">
      <w:r>
        <w:separator/>
      </w:r>
    </w:p>
  </w:endnote>
  <w:endnote w:type="continuationSeparator" w:id="0">
    <w:p w14:paraId="1C755EC0" w14:textId="77777777" w:rsidR="008C7B8E" w:rsidRDefault="008C7B8E">
      <w:r>
        <w:continuationSeparator/>
      </w:r>
    </w:p>
  </w:endnote>
  <w:endnote w:type="continuationNotice" w:id="1">
    <w:p w14:paraId="41AF057C" w14:textId="77777777" w:rsidR="008C7B8E" w:rsidRDefault="008C7B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4F05FC" w14:textId="77777777"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7309C6" w:rsidRDefault="007309C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980E3" w14:textId="7F6BA282" w:rsidR="007309C6" w:rsidRDefault="007309C6"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7484E">
      <w:rPr>
        <w:rStyle w:val="PageNumber"/>
        <w:noProof/>
      </w:rPr>
      <w:t>5</w:t>
    </w:r>
    <w:r>
      <w:rPr>
        <w:rStyle w:val="PageNumber"/>
      </w:rPr>
      <w:fldChar w:fldCharType="end"/>
    </w:r>
  </w:p>
  <w:p w14:paraId="443267E5" w14:textId="77777777" w:rsidR="007309C6" w:rsidRDefault="007309C6"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4B4E2B" w14:textId="77777777" w:rsidR="008C7B8E" w:rsidRDefault="008C7B8E">
      <w:r>
        <w:separator/>
      </w:r>
    </w:p>
  </w:footnote>
  <w:footnote w:type="continuationSeparator" w:id="0">
    <w:p w14:paraId="3846C58F" w14:textId="77777777" w:rsidR="008C7B8E" w:rsidRDefault="008C7B8E">
      <w:r>
        <w:continuationSeparator/>
      </w:r>
    </w:p>
  </w:footnote>
  <w:footnote w:type="continuationNotice" w:id="1">
    <w:p w14:paraId="75252655" w14:textId="77777777" w:rsidR="008C7B8E" w:rsidRDefault="008C7B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2121806"/>
    <w:multiLevelType w:val="hybridMultilevel"/>
    <w:tmpl w:val="916EC88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0"/>
  </w:num>
  <w:num w:numId="4">
    <w:abstractNumId w:val="14"/>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3"/>
  </w:num>
  <w:num w:numId="13">
    <w:abstractNumId w:val="3"/>
  </w:num>
  <w:num w:numId="14">
    <w:abstractNumId w:val="5"/>
  </w:num>
  <w:num w:numId="15">
    <w:abstractNumId w:val="9"/>
  </w:num>
  <w:num w:numId="1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ennifer Sargent">
    <w15:presenceInfo w15:providerId="AD" w15:userId="S-1-5-21-2763061908-3102728991-3641480467-189482"/>
  </w15:person>
  <w15:person w15:author="Parks, Robbie M">
    <w15:presenceInfo w15:providerId="AD" w15:userId="S::rmp15@ic.ac.uk::cb6b7f8d-c7e1-44f5-b2d9-a44f305898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9"/>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140E"/>
    <w:rsid w:val="00032A53"/>
    <w:rsid w:val="000330EC"/>
    <w:rsid w:val="00033490"/>
    <w:rsid w:val="000336CF"/>
    <w:rsid w:val="00034BA2"/>
    <w:rsid w:val="00035740"/>
    <w:rsid w:val="00036ABF"/>
    <w:rsid w:val="00037343"/>
    <w:rsid w:val="00040AAF"/>
    <w:rsid w:val="00040AE0"/>
    <w:rsid w:val="00040DB9"/>
    <w:rsid w:val="00044230"/>
    <w:rsid w:val="00044869"/>
    <w:rsid w:val="00044B4C"/>
    <w:rsid w:val="00044F79"/>
    <w:rsid w:val="00045AA5"/>
    <w:rsid w:val="000536A1"/>
    <w:rsid w:val="0005577D"/>
    <w:rsid w:val="00055BDF"/>
    <w:rsid w:val="000607DA"/>
    <w:rsid w:val="00061565"/>
    <w:rsid w:val="00063068"/>
    <w:rsid w:val="000643BD"/>
    <w:rsid w:val="0006486C"/>
    <w:rsid w:val="00064A53"/>
    <w:rsid w:val="0006696B"/>
    <w:rsid w:val="00066D53"/>
    <w:rsid w:val="00066F89"/>
    <w:rsid w:val="00067F4E"/>
    <w:rsid w:val="0007122D"/>
    <w:rsid w:val="0007192B"/>
    <w:rsid w:val="000732D4"/>
    <w:rsid w:val="000737EB"/>
    <w:rsid w:val="00073D01"/>
    <w:rsid w:val="00074BEB"/>
    <w:rsid w:val="00075CB2"/>
    <w:rsid w:val="00077490"/>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1B01"/>
    <w:rsid w:val="000A2AA4"/>
    <w:rsid w:val="000A355E"/>
    <w:rsid w:val="000A41F3"/>
    <w:rsid w:val="000A62D5"/>
    <w:rsid w:val="000A6CF4"/>
    <w:rsid w:val="000A7C4B"/>
    <w:rsid w:val="000B0952"/>
    <w:rsid w:val="000B2B0E"/>
    <w:rsid w:val="000B5BFF"/>
    <w:rsid w:val="000B7E00"/>
    <w:rsid w:val="000C0334"/>
    <w:rsid w:val="000C05BD"/>
    <w:rsid w:val="000C077B"/>
    <w:rsid w:val="000C240E"/>
    <w:rsid w:val="000C2776"/>
    <w:rsid w:val="000C3D92"/>
    <w:rsid w:val="000C41A6"/>
    <w:rsid w:val="000C4ADA"/>
    <w:rsid w:val="000C53C0"/>
    <w:rsid w:val="000C563B"/>
    <w:rsid w:val="000C6911"/>
    <w:rsid w:val="000C6E2D"/>
    <w:rsid w:val="000C761D"/>
    <w:rsid w:val="000D0771"/>
    <w:rsid w:val="000D2F14"/>
    <w:rsid w:val="000D39DD"/>
    <w:rsid w:val="000D4447"/>
    <w:rsid w:val="000D4DF6"/>
    <w:rsid w:val="000D54C5"/>
    <w:rsid w:val="000D6FFD"/>
    <w:rsid w:val="000E075E"/>
    <w:rsid w:val="000E0829"/>
    <w:rsid w:val="000E258A"/>
    <w:rsid w:val="000E27D6"/>
    <w:rsid w:val="000E4406"/>
    <w:rsid w:val="000E604A"/>
    <w:rsid w:val="000E7FD8"/>
    <w:rsid w:val="000F2941"/>
    <w:rsid w:val="000F5783"/>
    <w:rsid w:val="00100D87"/>
    <w:rsid w:val="00104DAC"/>
    <w:rsid w:val="0010551A"/>
    <w:rsid w:val="00106815"/>
    <w:rsid w:val="00110076"/>
    <w:rsid w:val="00111115"/>
    <w:rsid w:val="00112889"/>
    <w:rsid w:val="00112A57"/>
    <w:rsid w:val="001139FE"/>
    <w:rsid w:val="0011429C"/>
    <w:rsid w:val="001153F2"/>
    <w:rsid w:val="001160F8"/>
    <w:rsid w:val="001235A4"/>
    <w:rsid w:val="00123774"/>
    <w:rsid w:val="00123EB5"/>
    <w:rsid w:val="001241AE"/>
    <w:rsid w:val="00125AD1"/>
    <w:rsid w:val="0012770D"/>
    <w:rsid w:val="00127E88"/>
    <w:rsid w:val="00132544"/>
    <w:rsid w:val="00133139"/>
    <w:rsid w:val="00134649"/>
    <w:rsid w:val="001371DD"/>
    <w:rsid w:val="00140BE8"/>
    <w:rsid w:val="00140DB8"/>
    <w:rsid w:val="00141EE8"/>
    <w:rsid w:val="00141EF4"/>
    <w:rsid w:val="00144923"/>
    <w:rsid w:val="0014511F"/>
    <w:rsid w:val="00145575"/>
    <w:rsid w:val="00146E3B"/>
    <w:rsid w:val="001470B7"/>
    <w:rsid w:val="00150029"/>
    <w:rsid w:val="001508C3"/>
    <w:rsid w:val="00150E1E"/>
    <w:rsid w:val="00152198"/>
    <w:rsid w:val="001528CC"/>
    <w:rsid w:val="0015352B"/>
    <w:rsid w:val="001535E0"/>
    <w:rsid w:val="00153BD4"/>
    <w:rsid w:val="00154645"/>
    <w:rsid w:val="00154FA8"/>
    <w:rsid w:val="00155518"/>
    <w:rsid w:val="00155700"/>
    <w:rsid w:val="001578B7"/>
    <w:rsid w:val="00157942"/>
    <w:rsid w:val="001603E9"/>
    <w:rsid w:val="00161939"/>
    <w:rsid w:val="001647AD"/>
    <w:rsid w:val="00164CC4"/>
    <w:rsid w:val="00165E04"/>
    <w:rsid w:val="00167005"/>
    <w:rsid w:val="0017009F"/>
    <w:rsid w:val="00170BE9"/>
    <w:rsid w:val="00171833"/>
    <w:rsid w:val="00172B5B"/>
    <w:rsid w:val="00175B70"/>
    <w:rsid w:val="001768A6"/>
    <w:rsid w:val="00180ECA"/>
    <w:rsid w:val="0018209F"/>
    <w:rsid w:val="00182240"/>
    <w:rsid w:val="00182B75"/>
    <w:rsid w:val="001853CA"/>
    <w:rsid w:val="001862B0"/>
    <w:rsid w:val="001869DA"/>
    <w:rsid w:val="0019479E"/>
    <w:rsid w:val="00194909"/>
    <w:rsid w:val="001951E8"/>
    <w:rsid w:val="001960F5"/>
    <w:rsid w:val="00197ECD"/>
    <w:rsid w:val="001A0305"/>
    <w:rsid w:val="001A1D2F"/>
    <w:rsid w:val="001A24B7"/>
    <w:rsid w:val="001A3160"/>
    <w:rsid w:val="001A3D0C"/>
    <w:rsid w:val="001A6289"/>
    <w:rsid w:val="001A752D"/>
    <w:rsid w:val="001A7E5E"/>
    <w:rsid w:val="001A7F31"/>
    <w:rsid w:val="001B143B"/>
    <w:rsid w:val="001B180D"/>
    <w:rsid w:val="001B2697"/>
    <w:rsid w:val="001B2C85"/>
    <w:rsid w:val="001B3367"/>
    <w:rsid w:val="001B559F"/>
    <w:rsid w:val="001B6FE0"/>
    <w:rsid w:val="001C15E5"/>
    <w:rsid w:val="001C45B6"/>
    <w:rsid w:val="001C5928"/>
    <w:rsid w:val="001C64E0"/>
    <w:rsid w:val="001C6C5E"/>
    <w:rsid w:val="001D2042"/>
    <w:rsid w:val="001D43B8"/>
    <w:rsid w:val="001D5C34"/>
    <w:rsid w:val="001D648D"/>
    <w:rsid w:val="001D66FE"/>
    <w:rsid w:val="001E1452"/>
    <w:rsid w:val="001E18C9"/>
    <w:rsid w:val="001E1DFD"/>
    <w:rsid w:val="001E3D7C"/>
    <w:rsid w:val="001E4E74"/>
    <w:rsid w:val="001E50C9"/>
    <w:rsid w:val="001E5B16"/>
    <w:rsid w:val="001E5C4D"/>
    <w:rsid w:val="001E6A53"/>
    <w:rsid w:val="001E6D83"/>
    <w:rsid w:val="001E7BDE"/>
    <w:rsid w:val="001F0FEB"/>
    <w:rsid w:val="001F1A3F"/>
    <w:rsid w:val="001F2346"/>
    <w:rsid w:val="001F307A"/>
    <w:rsid w:val="001F3A6B"/>
    <w:rsid w:val="001F3CCB"/>
    <w:rsid w:val="001F3CF5"/>
    <w:rsid w:val="001F426D"/>
    <w:rsid w:val="001F4AAB"/>
    <w:rsid w:val="001F57EB"/>
    <w:rsid w:val="001F77F3"/>
    <w:rsid w:val="002043D3"/>
    <w:rsid w:val="00206140"/>
    <w:rsid w:val="00210FEB"/>
    <w:rsid w:val="00211809"/>
    <w:rsid w:val="002124C8"/>
    <w:rsid w:val="00212747"/>
    <w:rsid w:val="00213027"/>
    <w:rsid w:val="0021470F"/>
    <w:rsid w:val="00215B26"/>
    <w:rsid w:val="00223743"/>
    <w:rsid w:val="00223D2F"/>
    <w:rsid w:val="00223D7D"/>
    <w:rsid w:val="00225821"/>
    <w:rsid w:val="002261F1"/>
    <w:rsid w:val="00227AA5"/>
    <w:rsid w:val="00230266"/>
    <w:rsid w:val="00230E7B"/>
    <w:rsid w:val="002323F2"/>
    <w:rsid w:val="0023369B"/>
    <w:rsid w:val="002358D5"/>
    <w:rsid w:val="0023706E"/>
    <w:rsid w:val="00237104"/>
    <w:rsid w:val="00237B5C"/>
    <w:rsid w:val="00241591"/>
    <w:rsid w:val="00241EB9"/>
    <w:rsid w:val="00243894"/>
    <w:rsid w:val="00246DD3"/>
    <w:rsid w:val="00246F79"/>
    <w:rsid w:val="00250041"/>
    <w:rsid w:val="00250FEF"/>
    <w:rsid w:val="002524AC"/>
    <w:rsid w:val="00252881"/>
    <w:rsid w:val="00255B55"/>
    <w:rsid w:val="00256311"/>
    <w:rsid w:val="00256322"/>
    <w:rsid w:val="002574F3"/>
    <w:rsid w:val="00257C57"/>
    <w:rsid w:val="00257D30"/>
    <w:rsid w:val="002634EF"/>
    <w:rsid w:val="0026389E"/>
    <w:rsid w:val="00263A2D"/>
    <w:rsid w:val="00265344"/>
    <w:rsid w:val="00267923"/>
    <w:rsid w:val="0027353C"/>
    <w:rsid w:val="00275E3F"/>
    <w:rsid w:val="002768FB"/>
    <w:rsid w:val="002769D0"/>
    <w:rsid w:val="00280784"/>
    <w:rsid w:val="002807F1"/>
    <w:rsid w:val="0028169E"/>
    <w:rsid w:val="00282548"/>
    <w:rsid w:val="00282DC8"/>
    <w:rsid w:val="00283342"/>
    <w:rsid w:val="0028473A"/>
    <w:rsid w:val="002916B5"/>
    <w:rsid w:val="0029344A"/>
    <w:rsid w:val="00293473"/>
    <w:rsid w:val="002960A3"/>
    <w:rsid w:val="00296851"/>
    <w:rsid w:val="00296BD5"/>
    <w:rsid w:val="002A05BC"/>
    <w:rsid w:val="002A0B4C"/>
    <w:rsid w:val="002A2281"/>
    <w:rsid w:val="002A239B"/>
    <w:rsid w:val="002A5044"/>
    <w:rsid w:val="002A5FC4"/>
    <w:rsid w:val="002A6AFC"/>
    <w:rsid w:val="002A6C71"/>
    <w:rsid w:val="002B2FDF"/>
    <w:rsid w:val="002B4DCB"/>
    <w:rsid w:val="002B642E"/>
    <w:rsid w:val="002C0E06"/>
    <w:rsid w:val="002C2EDC"/>
    <w:rsid w:val="002C3205"/>
    <w:rsid w:val="002C3D90"/>
    <w:rsid w:val="002C49EC"/>
    <w:rsid w:val="002C544E"/>
    <w:rsid w:val="002C5F6A"/>
    <w:rsid w:val="002C64F6"/>
    <w:rsid w:val="002D042A"/>
    <w:rsid w:val="002D21A4"/>
    <w:rsid w:val="002D2C6E"/>
    <w:rsid w:val="002D3F38"/>
    <w:rsid w:val="002E038D"/>
    <w:rsid w:val="002E3D60"/>
    <w:rsid w:val="002E4AD3"/>
    <w:rsid w:val="002E58D0"/>
    <w:rsid w:val="002E5F11"/>
    <w:rsid w:val="002E6325"/>
    <w:rsid w:val="002F19C2"/>
    <w:rsid w:val="002F1D41"/>
    <w:rsid w:val="002F5367"/>
    <w:rsid w:val="002F7403"/>
    <w:rsid w:val="00300228"/>
    <w:rsid w:val="00301071"/>
    <w:rsid w:val="00302F12"/>
    <w:rsid w:val="00303B67"/>
    <w:rsid w:val="00305209"/>
    <w:rsid w:val="00305710"/>
    <w:rsid w:val="00306DFD"/>
    <w:rsid w:val="0030796D"/>
    <w:rsid w:val="003105A5"/>
    <w:rsid w:val="00310E7E"/>
    <w:rsid w:val="00316CFB"/>
    <w:rsid w:val="00320FBF"/>
    <w:rsid w:val="003233E5"/>
    <w:rsid w:val="0032373A"/>
    <w:rsid w:val="00323B6E"/>
    <w:rsid w:val="003242D9"/>
    <w:rsid w:val="00324A84"/>
    <w:rsid w:val="00324F0F"/>
    <w:rsid w:val="00326ABE"/>
    <w:rsid w:val="0033056E"/>
    <w:rsid w:val="003317ED"/>
    <w:rsid w:val="00331F1F"/>
    <w:rsid w:val="00334713"/>
    <w:rsid w:val="00341847"/>
    <w:rsid w:val="00342398"/>
    <w:rsid w:val="00346ACE"/>
    <w:rsid w:val="00352157"/>
    <w:rsid w:val="00353A64"/>
    <w:rsid w:val="003551A1"/>
    <w:rsid w:val="00357538"/>
    <w:rsid w:val="00363E6C"/>
    <w:rsid w:val="003650D7"/>
    <w:rsid w:val="00367BD4"/>
    <w:rsid w:val="00370294"/>
    <w:rsid w:val="00370E83"/>
    <w:rsid w:val="00371197"/>
    <w:rsid w:val="003730E2"/>
    <w:rsid w:val="00374D1C"/>
    <w:rsid w:val="00383783"/>
    <w:rsid w:val="00384795"/>
    <w:rsid w:val="00391483"/>
    <w:rsid w:val="003921CD"/>
    <w:rsid w:val="00393366"/>
    <w:rsid w:val="003953FB"/>
    <w:rsid w:val="003B10FF"/>
    <w:rsid w:val="003B2ACF"/>
    <w:rsid w:val="003B5431"/>
    <w:rsid w:val="003B5C48"/>
    <w:rsid w:val="003B67D2"/>
    <w:rsid w:val="003C3C83"/>
    <w:rsid w:val="003C581A"/>
    <w:rsid w:val="003C6749"/>
    <w:rsid w:val="003C7CD7"/>
    <w:rsid w:val="003D014C"/>
    <w:rsid w:val="003D1FD6"/>
    <w:rsid w:val="003D3E4E"/>
    <w:rsid w:val="003D575B"/>
    <w:rsid w:val="003D77F4"/>
    <w:rsid w:val="003E17AC"/>
    <w:rsid w:val="003E25A6"/>
    <w:rsid w:val="003E64A4"/>
    <w:rsid w:val="003E6DF9"/>
    <w:rsid w:val="003F11C1"/>
    <w:rsid w:val="003F2BCD"/>
    <w:rsid w:val="003F4280"/>
    <w:rsid w:val="003F52A5"/>
    <w:rsid w:val="00400606"/>
    <w:rsid w:val="004009CB"/>
    <w:rsid w:val="0040230A"/>
    <w:rsid w:val="00403866"/>
    <w:rsid w:val="004114D9"/>
    <w:rsid w:val="004124B5"/>
    <w:rsid w:val="00412FCC"/>
    <w:rsid w:val="00413881"/>
    <w:rsid w:val="00413F8E"/>
    <w:rsid w:val="00422055"/>
    <w:rsid w:val="00425263"/>
    <w:rsid w:val="0042713A"/>
    <w:rsid w:val="004278EB"/>
    <w:rsid w:val="00427C57"/>
    <w:rsid w:val="004314BA"/>
    <w:rsid w:val="00431D95"/>
    <w:rsid w:val="004321B4"/>
    <w:rsid w:val="00437774"/>
    <w:rsid w:val="00437D42"/>
    <w:rsid w:val="004409BD"/>
    <w:rsid w:val="00440FE0"/>
    <w:rsid w:val="004435B7"/>
    <w:rsid w:val="00447303"/>
    <w:rsid w:val="00452EB3"/>
    <w:rsid w:val="00454A37"/>
    <w:rsid w:val="00454A7D"/>
    <w:rsid w:val="0045634B"/>
    <w:rsid w:val="00460727"/>
    <w:rsid w:val="00460D94"/>
    <w:rsid w:val="004614C6"/>
    <w:rsid w:val="004630FC"/>
    <w:rsid w:val="004636EF"/>
    <w:rsid w:val="00466B07"/>
    <w:rsid w:val="004702C5"/>
    <w:rsid w:val="00472128"/>
    <w:rsid w:val="004725F2"/>
    <w:rsid w:val="00472E55"/>
    <w:rsid w:val="004750C2"/>
    <w:rsid w:val="00475514"/>
    <w:rsid w:val="00475761"/>
    <w:rsid w:val="004761C5"/>
    <w:rsid w:val="00476598"/>
    <w:rsid w:val="00476788"/>
    <w:rsid w:val="0047749E"/>
    <w:rsid w:val="00477F0B"/>
    <w:rsid w:val="00484863"/>
    <w:rsid w:val="00484E3B"/>
    <w:rsid w:val="004878EC"/>
    <w:rsid w:val="00487E69"/>
    <w:rsid w:val="00490C94"/>
    <w:rsid w:val="00490CF2"/>
    <w:rsid w:val="00491E98"/>
    <w:rsid w:val="00492DAF"/>
    <w:rsid w:val="00494B8F"/>
    <w:rsid w:val="00494DA5"/>
    <w:rsid w:val="004951FD"/>
    <w:rsid w:val="00495533"/>
    <w:rsid w:val="004A157E"/>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4E32"/>
    <w:rsid w:val="004C5C74"/>
    <w:rsid w:val="004C6BED"/>
    <w:rsid w:val="004D148F"/>
    <w:rsid w:val="004D1F37"/>
    <w:rsid w:val="004D3B85"/>
    <w:rsid w:val="004D4929"/>
    <w:rsid w:val="004D55C2"/>
    <w:rsid w:val="004D5A41"/>
    <w:rsid w:val="004D7673"/>
    <w:rsid w:val="004E088E"/>
    <w:rsid w:val="004E0997"/>
    <w:rsid w:val="004E30F3"/>
    <w:rsid w:val="004E41EA"/>
    <w:rsid w:val="004E6DA4"/>
    <w:rsid w:val="004E70B1"/>
    <w:rsid w:val="004F026B"/>
    <w:rsid w:val="004F1977"/>
    <w:rsid w:val="004F24A3"/>
    <w:rsid w:val="004F4209"/>
    <w:rsid w:val="004F54F9"/>
    <w:rsid w:val="004F617A"/>
    <w:rsid w:val="004F6BCD"/>
    <w:rsid w:val="004F6F54"/>
    <w:rsid w:val="004F761B"/>
    <w:rsid w:val="004F7F00"/>
    <w:rsid w:val="005034DA"/>
    <w:rsid w:val="005036D2"/>
    <w:rsid w:val="0050578C"/>
    <w:rsid w:val="00507C2F"/>
    <w:rsid w:val="00511A78"/>
    <w:rsid w:val="00514D50"/>
    <w:rsid w:val="00516255"/>
    <w:rsid w:val="00517D26"/>
    <w:rsid w:val="00521304"/>
    <w:rsid w:val="00521731"/>
    <w:rsid w:val="005246D6"/>
    <w:rsid w:val="00525FAD"/>
    <w:rsid w:val="00531D1D"/>
    <w:rsid w:val="00532348"/>
    <w:rsid w:val="00535113"/>
    <w:rsid w:val="00535DCA"/>
    <w:rsid w:val="00536088"/>
    <w:rsid w:val="00536BFF"/>
    <w:rsid w:val="00537426"/>
    <w:rsid w:val="00537BEF"/>
    <w:rsid w:val="00540E18"/>
    <w:rsid w:val="005430F7"/>
    <w:rsid w:val="00546958"/>
    <w:rsid w:val="00551C2A"/>
    <w:rsid w:val="00551EAA"/>
    <w:rsid w:val="00552BD3"/>
    <w:rsid w:val="00554B08"/>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311"/>
    <w:rsid w:val="00580D60"/>
    <w:rsid w:val="00582337"/>
    <w:rsid w:val="005823BA"/>
    <w:rsid w:val="00582E83"/>
    <w:rsid w:val="00583D0D"/>
    <w:rsid w:val="00584BE3"/>
    <w:rsid w:val="00587168"/>
    <w:rsid w:val="0058786F"/>
    <w:rsid w:val="0059053C"/>
    <w:rsid w:val="00590E12"/>
    <w:rsid w:val="00591920"/>
    <w:rsid w:val="005922A2"/>
    <w:rsid w:val="00593246"/>
    <w:rsid w:val="00595961"/>
    <w:rsid w:val="00596B0D"/>
    <w:rsid w:val="00597846"/>
    <w:rsid w:val="00597A2E"/>
    <w:rsid w:val="005A0413"/>
    <w:rsid w:val="005A0E31"/>
    <w:rsid w:val="005A15DC"/>
    <w:rsid w:val="005A38E3"/>
    <w:rsid w:val="005A512F"/>
    <w:rsid w:val="005A65FA"/>
    <w:rsid w:val="005A68CF"/>
    <w:rsid w:val="005B0038"/>
    <w:rsid w:val="005B15FA"/>
    <w:rsid w:val="005B2606"/>
    <w:rsid w:val="005B312A"/>
    <w:rsid w:val="005B5A50"/>
    <w:rsid w:val="005B70B6"/>
    <w:rsid w:val="005B72CC"/>
    <w:rsid w:val="005B7448"/>
    <w:rsid w:val="005B7925"/>
    <w:rsid w:val="005B7992"/>
    <w:rsid w:val="005C0334"/>
    <w:rsid w:val="005C12F7"/>
    <w:rsid w:val="005C2A42"/>
    <w:rsid w:val="005C2FC9"/>
    <w:rsid w:val="005C3355"/>
    <w:rsid w:val="005C51A0"/>
    <w:rsid w:val="005C6782"/>
    <w:rsid w:val="005C694B"/>
    <w:rsid w:val="005C7A27"/>
    <w:rsid w:val="005D185E"/>
    <w:rsid w:val="005D4C0F"/>
    <w:rsid w:val="005D53B0"/>
    <w:rsid w:val="005D76E6"/>
    <w:rsid w:val="005E0B16"/>
    <w:rsid w:val="005E282E"/>
    <w:rsid w:val="005E4E88"/>
    <w:rsid w:val="005E4EEF"/>
    <w:rsid w:val="005E5A17"/>
    <w:rsid w:val="005E6753"/>
    <w:rsid w:val="005E7880"/>
    <w:rsid w:val="005F00FD"/>
    <w:rsid w:val="005F026A"/>
    <w:rsid w:val="005F0332"/>
    <w:rsid w:val="005F36FB"/>
    <w:rsid w:val="005F6465"/>
    <w:rsid w:val="005F78C0"/>
    <w:rsid w:val="006009B6"/>
    <w:rsid w:val="00601DBA"/>
    <w:rsid w:val="006024B8"/>
    <w:rsid w:val="00603AF5"/>
    <w:rsid w:val="00604BCE"/>
    <w:rsid w:val="00607238"/>
    <w:rsid w:val="00607AE4"/>
    <w:rsid w:val="00607CDE"/>
    <w:rsid w:val="006114C7"/>
    <w:rsid w:val="00613568"/>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27AA"/>
    <w:rsid w:val="00643035"/>
    <w:rsid w:val="00644811"/>
    <w:rsid w:val="00644D09"/>
    <w:rsid w:val="00644F92"/>
    <w:rsid w:val="0064666D"/>
    <w:rsid w:val="0065059D"/>
    <w:rsid w:val="00651316"/>
    <w:rsid w:val="00651499"/>
    <w:rsid w:val="0065196B"/>
    <w:rsid w:val="00652A36"/>
    <w:rsid w:val="00653038"/>
    <w:rsid w:val="00653262"/>
    <w:rsid w:val="00655141"/>
    <w:rsid w:val="00660AAE"/>
    <w:rsid w:val="006612CB"/>
    <w:rsid w:val="006621B0"/>
    <w:rsid w:val="00666E8B"/>
    <w:rsid w:val="00670D84"/>
    <w:rsid w:val="00671093"/>
    <w:rsid w:val="006737C9"/>
    <w:rsid w:val="00673F74"/>
    <w:rsid w:val="00674412"/>
    <w:rsid w:val="006803CA"/>
    <w:rsid w:val="00683609"/>
    <w:rsid w:val="00684591"/>
    <w:rsid w:val="006864D8"/>
    <w:rsid w:val="00686B48"/>
    <w:rsid w:val="0069074B"/>
    <w:rsid w:val="00691761"/>
    <w:rsid w:val="00691CB8"/>
    <w:rsid w:val="00693003"/>
    <w:rsid w:val="00695536"/>
    <w:rsid w:val="00695719"/>
    <w:rsid w:val="006978C9"/>
    <w:rsid w:val="006A0285"/>
    <w:rsid w:val="006A15D5"/>
    <w:rsid w:val="006A1CD5"/>
    <w:rsid w:val="006A25F3"/>
    <w:rsid w:val="006A2CB8"/>
    <w:rsid w:val="006A4E8B"/>
    <w:rsid w:val="006A5716"/>
    <w:rsid w:val="006A618D"/>
    <w:rsid w:val="006A72C2"/>
    <w:rsid w:val="006B0D2B"/>
    <w:rsid w:val="006B156A"/>
    <w:rsid w:val="006B1683"/>
    <w:rsid w:val="006B38BF"/>
    <w:rsid w:val="006B6319"/>
    <w:rsid w:val="006B6FC2"/>
    <w:rsid w:val="006C199F"/>
    <w:rsid w:val="006C1E89"/>
    <w:rsid w:val="006C25C5"/>
    <w:rsid w:val="006C2A1F"/>
    <w:rsid w:val="006C3BDB"/>
    <w:rsid w:val="006C4EC2"/>
    <w:rsid w:val="006C5362"/>
    <w:rsid w:val="006C63BE"/>
    <w:rsid w:val="006C6402"/>
    <w:rsid w:val="006D0AAD"/>
    <w:rsid w:val="006D0C0A"/>
    <w:rsid w:val="006D1D0F"/>
    <w:rsid w:val="006D2AB3"/>
    <w:rsid w:val="006D3250"/>
    <w:rsid w:val="006D4728"/>
    <w:rsid w:val="006D5941"/>
    <w:rsid w:val="006E0C0D"/>
    <w:rsid w:val="006E2025"/>
    <w:rsid w:val="006E2858"/>
    <w:rsid w:val="006E2D76"/>
    <w:rsid w:val="006E40F1"/>
    <w:rsid w:val="006E68E1"/>
    <w:rsid w:val="006F071D"/>
    <w:rsid w:val="006F11AE"/>
    <w:rsid w:val="006F1A8B"/>
    <w:rsid w:val="006F2FEB"/>
    <w:rsid w:val="006F3316"/>
    <w:rsid w:val="006F6D02"/>
    <w:rsid w:val="006F7EB3"/>
    <w:rsid w:val="00700308"/>
    <w:rsid w:val="0070042A"/>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422"/>
    <w:rsid w:val="0072798F"/>
    <w:rsid w:val="0073023B"/>
    <w:rsid w:val="007309C6"/>
    <w:rsid w:val="00731BD1"/>
    <w:rsid w:val="007402C9"/>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702E0"/>
    <w:rsid w:val="00771A6A"/>
    <w:rsid w:val="00772013"/>
    <w:rsid w:val="00773475"/>
    <w:rsid w:val="00773BFC"/>
    <w:rsid w:val="0077467D"/>
    <w:rsid w:val="007800F5"/>
    <w:rsid w:val="0078060D"/>
    <w:rsid w:val="00782A52"/>
    <w:rsid w:val="00782AA7"/>
    <w:rsid w:val="00785ACC"/>
    <w:rsid w:val="0078686A"/>
    <w:rsid w:val="007870AF"/>
    <w:rsid w:val="00790EA3"/>
    <w:rsid w:val="00791CEB"/>
    <w:rsid w:val="00791D35"/>
    <w:rsid w:val="00795436"/>
    <w:rsid w:val="00796840"/>
    <w:rsid w:val="00796EEF"/>
    <w:rsid w:val="00796FAD"/>
    <w:rsid w:val="007A0B16"/>
    <w:rsid w:val="007A1553"/>
    <w:rsid w:val="007A2315"/>
    <w:rsid w:val="007A575B"/>
    <w:rsid w:val="007A6258"/>
    <w:rsid w:val="007A6F39"/>
    <w:rsid w:val="007A74F0"/>
    <w:rsid w:val="007B1AC4"/>
    <w:rsid w:val="007B39DB"/>
    <w:rsid w:val="007B3AFA"/>
    <w:rsid w:val="007B48E5"/>
    <w:rsid w:val="007B498A"/>
    <w:rsid w:val="007B5DF5"/>
    <w:rsid w:val="007B69DE"/>
    <w:rsid w:val="007B75A7"/>
    <w:rsid w:val="007C09DB"/>
    <w:rsid w:val="007C1574"/>
    <w:rsid w:val="007C3021"/>
    <w:rsid w:val="007C4CDC"/>
    <w:rsid w:val="007D1726"/>
    <w:rsid w:val="007D2592"/>
    <w:rsid w:val="007D40BA"/>
    <w:rsid w:val="007D5DF5"/>
    <w:rsid w:val="007D7013"/>
    <w:rsid w:val="007E4368"/>
    <w:rsid w:val="007E5B66"/>
    <w:rsid w:val="007F24DA"/>
    <w:rsid w:val="007F2C3D"/>
    <w:rsid w:val="007F57D1"/>
    <w:rsid w:val="007F58E8"/>
    <w:rsid w:val="007F5FFD"/>
    <w:rsid w:val="007F6047"/>
    <w:rsid w:val="00801CD8"/>
    <w:rsid w:val="00801D5E"/>
    <w:rsid w:val="00802549"/>
    <w:rsid w:val="00803C13"/>
    <w:rsid w:val="00803E3A"/>
    <w:rsid w:val="00804C42"/>
    <w:rsid w:val="00804C6C"/>
    <w:rsid w:val="00806310"/>
    <w:rsid w:val="0081015A"/>
    <w:rsid w:val="00810B18"/>
    <w:rsid w:val="0081116E"/>
    <w:rsid w:val="0081127A"/>
    <w:rsid w:val="00811F9F"/>
    <w:rsid w:val="00814DAE"/>
    <w:rsid w:val="0081585C"/>
    <w:rsid w:val="00820276"/>
    <w:rsid w:val="00821281"/>
    <w:rsid w:val="008238F8"/>
    <w:rsid w:val="00823E13"/>
    <w:rsid w:val="008247A0"/>
    <w:rsid w:val="00824D31"/>
    <w:rsid w:val="008270A4"/>
    <w:rsid w:val="00827246"/>
    <w:rsid w:val="0083202C"/>
    <w:rsid w:val="00833603"/>
    <w:rsid w:val="008356A9"/>
    <w:rsid w:val="0084099F"/>
    <w:rsid w:val="00844950"/>
    <w:rsid w:val="0084627B"/>
    <w:rsid w:val="00851414"/>
    <w:rsid w:val="00851BBD"/>
    <w:rsid w:val="00853856"/>
    <w:rsid w:val="008538B4"/>
    <w:rsid w:val="00853908"/>
    <w:rsid w:val="00853C6B"/>
    <w:rsid w:val="00854CE1"/>
    <w:rsid w:val="008568D4"/>
    <w:rsid w:val="00860B34"/>
    <w:rsid w:val="00861AED"/>
    <w:rsid w:val="00861DBA"/>
    <w:rsid w:val="0086545F"/>
    <w:rsid w:val="00867956"/>
    <w:rsid w:val="00867A0C"/>
    <w:rsid w:val="00870D9B"/>
    <w:rsid w:val="00870E85"/>
    <w:rsid w:val="008711B7"/>
    <w:rsid w:val="008717EE"/>
    <w:rsid w:val="0087430B"/>
    <w:rsid w:val="00874A98"/>
    <w:rsid w:val="008813F2"/>
    <w:rsid w:val="008829EB"/>
    <w:rsid w:val="008847C3"/>
    <w:rsid w:val="008852B0"/>
    <w:rsid w:val="0088548E"/>
    <w:rsid w:val="0088578F"/>
    <w:rsid w:val="0089015A"/>
    <w:rsid w:val="00890F0D"/>
    <w:rsid w:val="0089187A"/>
    <w:rsid w:val="00891D0C"/>
    <w:rsid w:val="0089219B"/>
    <w:rsid w:val="008927DB"/>
    <w:rsid w:val="008951EB"/>
    <w:rsid w:val="008A096A"/>
    <w:rsid w:val="008A2682"/>
    <w:rsid w:val="008A2C39"/>
    <w:rsid w:val="008A31A1"/>
    <w:rsid w:val="008B092C"/>
    <w:rsid w:val="008B1803"/>
    <w:rsid w:val="008B2753"/>
    <w:rsid w:val="008B3519"/>
    <w:rsid w:val="008B4167"/>
    <w:rsid w:val="008B4CDA"/>
    <w:rsid w:val="008B50B6"/>
    <w:rsid w:val="008B6368"/>
    <w:rsid w:val="008B63BE"/>
    <w:rsid w:val="008B6D92"/>
    <w:rsid w:val="008C0807"/>
    <w:rsid w:val="008C1284"/>
    <w:rsid w:val="008C59DE"/>
    <w:rsid w:val="008C6ADE"/>
    <w:rsid w:val="008C723E"/>
    <w:rsid w:val="008C7B8E"/>
    <w:rsid w:val="008D17E7"/>
    <w:rsid w:val="008D3D5D"/>
    <w:rsid w:val="008D44AA"/>
    <w:rsid w:val="008D49FF"/>
    <w:rsid w:val="008D5219"/>
    <w:rsid w:val="008D6334"/>
    <w:rsid w:val="008D7E93"/>
    <w:rsid w:val="008E26B6"/>
    <w:rsid w:val="008E2EAF"/>
    <w:rsid w:val="008E42C2"/>
    <w:rsid w:val="008E56D0"/>
    <w:rsid w:val="008E66EB"/>
    <w:rsid w:val="008E6D79"/>
    <w:rsid w:val="008F177F"/>
    <w:rsid w:val="008F2D1C"/>
    <w:rsid w:val="008F3B62"/>
    <w:rsid w:val="008F56C5"/>
    <w:rsid w:val="008F6C41"/>
    <w:rsid w:val="00900550"/>
    <w:rsid w:val="00901608"/>
    <w:rsid w:val="00901C7F"/>
    <w:rsid w:val="00902118"/>
    <w:rsid w:val="009037EA"/>
    <w:rsid w:val="00903AF7"/>
    <w:rsid w:val="009046BB"/>
    <w:rsid w:val="009071DF"/>
    <w:rsid w:val="00907FF4"/>
    <w:rsid w:val="00911F35"/>
    <w:rsid w:val="00914887"/>
    <w:rsid w:val="0091531A"/>
    <w:rsid w:val="00916914"/>
    <w:rsid w:val="009175BD"/>
    <w:rsid w:val="00921BB5"/>
    <w:rsid w:val="00922083"/>
    <w:rsid w:val="009239C0"/>
    <w:rsid w:val="00923C9C"/>
    <w:rsid w:val="00924924"/>
    <w:rsid w:val="009256AE"/>
    <w:rsid w:val="00925DC7"/>
    <w:rsid w:val="009276E7"/>
    <w:rsid w:val="00933E31"/>
    <w:rsid w:val="00937AE9"/>
    <w:rsid w:val="00937FD8"/>
    <w:rsid w:val="009437BD"/>
    <w:rsid w:val="009461ED"/>
    <w:rsid w:val="0094745E"/>
    <w:rsid w:val="0095264B"/>
    <w:rsid w:val="00957A1A"/>
    <w:rsid w:val="00957CC4"/>
    <w:rsid w:val="00957CC9"/>
    <w:rsid w:val="009602CE"/>
    <w:rsid w:val="00963DF3"/>
    <w:rsid w:val="00964154"/>
    <w:rsid w:val="00964E2E"/>
    <w:rsid w:val="00965777"/>
    <w:rsid w:val="009678D3"/>
    <w:rsid w:val="00971FE4"/>
    <w:rsid w:val="00973F5B"/>
    <w:rsid w:val="0097570B"/>
    <w:rsid w:val="00977058"/>
    <w:rsid w:val="009771CB"/>
    <w:rsid w:val="00977586"/>
    <w:rsid w:val="009801F5"/>
    <w:rsid w:val="00980DFC"/>
    <w:rsid w:val="00981B2C"/>
    <w:rsid w:val="0098425A"/>
    <w:rsid w:val="00984C48"/>
    <w:rsid w:val="00984FB4"/>
    <w:rsid w:val="00985C4D"/>
    <w:rsid w:val="00987EF6"/>
    <w:rsid w:val="00991104"/>
    <w:rsid w:val="00993246"/>
    <w:rsid w:val="00993DBD"/>
    <w:rsid w:val="009941A7"/>
    <w:rsid w:val="0099481A"/>
    <w:rsid w:val="00994926"/>
    <w:rsid w:val="00995D43"/>
    <w:rsid w:val="00995F53"/>
    <w:rsid w:val="00997A0C"/>
    <w:rsid w:val="009A2076"/>
    <w:rsid w:val="009A2131"/>
    <w:rsid w:val="009A2853"/>
    <w:rsid w:val="009A349E"/>
    <w:rsid w:val="009A3E74"/>
    <w:rsid w:val="009A4E38"/>
    <w:rsid w:val="009A6724"/>
    <w:rsid w:val="009A6B0D"/>
    <w:rsid w:val="009B1DA1"/>
    <w:rsid w:val="009B223E"/>
    <w:rsid w:val="009B34AB"/>
    <w:rsid w:val="009B7D89"/>
    <w:rsid w:val="009C1C41"/>
    <w:rsid w:val="009C2E1F"/>
    <w:rsid w:val="009C39F3"/>
    <w:rsid w:val="009C48DE"/>
    <w:rsid w:val="009C4F51"/>
    <w:rsid w:val="009C5C77"/>
    <w:rsid w:val="009C69AD"/>
    <w:rsid w:val="009C6A26"/>
    <w:rsid w:val="009C70D9"/>
    <w:rsid w:val="009D018E"/>
    <w:rsid w:val="009D3FF7"/>
    <w:rsid w:val="009D4505"/>
    <w:rsid w:val="009D767F"/>
    <w:rsid w:val="009E046F"/>
    <w:rsid w:val="009E0A2F"/>
    <w:rsid w:val="009E1F47"/>
    <w:rsid w:val="009E4104"/>
    <w:rsid w:val="009E4AAC"/>
    <w:rsid w:val="009E6662"/>
    <w:rsid w:val="009E7BA2"/>
    <w:rsid w:val="009F1115"/>
    <w:rsid w:val="009F1529"/>
    <w:rsid w:val="009F1573"/>
    <w:rsid w:val="009F44F0"/>
    <w:rsid w:val="009F50A8"/>
    <w:rsid w:val="009F55B7"/>
    <w:rsid w:val="009F642C"/>
    <w:rsid w:val="009F669A"/>
    <w:rsid w:val="00A07CE9"/>
    <w:rsid w:val="00A1237F"/>
    <w:rsid w:val="00A15153"/>
    <w:rsid w:val="00A20069"/>
    <w:rsid w:val="00A223AA"/>
    <w:rsid w:val="00A2681D"/>
    <w:rsid w:val="00A3039C"/>
    <w:rsid w:val="00A32BE2"/>
    <w:rsid w:val="00A335E0"/>
    <w:rsid w:val="00A33676"/>
    <w:rsid w:val="00A35816"/>
    <w:rsid w:val="00A36234"/>
    <w:rsid w:val="00A36FD9"/>
    <w:rsid w:val="00A41088"/>
    <w:rsid w:val="00A427C1"/>
    <w:rsid w:val="00A440CC"/>
    <w:rsid w:val="00A442FC"/>
    <w:rsid w:val="00A502C2"/>
    <w:rsid w:val="00A51774"/>
    <w:rsid w:val="00A521CE"/>
    <w:rsid w:val="00A530B3"/>
    <w:rsid w:val="00A54C8A"/>
    <w:rsid w:val="00A56A47"/>
    <w:rsid w:val="00A620DD"/>
    <w:rsid w:val="00A626F5"/>
    <w:rsid w:val="00A62CA7"/>
    <w:rsid w:val="00A63D81"/>
    <w:rsid w:val="00A66148"/>
    <w:rsid w:val="00A66A7B"/>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169A"/>
    <w:rsid w:val="00AA3C2D"/>
    <w:rsid w:val="00AA4C93"/>
    <w:rsid w:val="00AA4EF6"/>
    <w:rsid w:val="00AA516A"/>
    <w:rsid w:val="00AA656B"/>
    <w:rsid w:val="00AB21AB"/>
    <w:rsid w:val="00AB289C"/>
    <w:rsid w:val="00AB36A3"/>
    <w:rsid w:val="00AB3AE1"/>
    <w:rsid w:val="00AB4B0C"/>
    <w:rsid w:val="00AB531F"/>
    <w:rsid w:val="00AB61C0"/>
    <w:rsid w:val="00AC1978"/>
    <w:rsid w:val="00AC2C11"/>
    <w:rsid w:val="00AC3F56"/>
    <w:rsid w:val="00AC5ED7"/>
    <w:rsid w:val="00AC771A"/>
    <w:rsid w:val="00AD0099"/>
    <w:rsid w:val="00AD1556"/>
    <w:rsid w:val="00AD38AE"/>
    <w:rsid w:val="00AD3911"/>
    <w:rsid w:val="00AD4B78"/>
    <w:rsid w:val="00AD4FF6"/>
    <w:rsid w:val="00AE1180"/>
    <w:rsid w:val="00AE1528"/>
    <w:rsid w:val="00AE1681"/>
    <w:rsid w:val="00AE1F14"/>
    <w:rsid w:val="00AE4753"/>
    <w:rsid w:val="00AE7306"/>
    <w:rsid w:val="00AF05E6"/>
    <w:rsid w:val="00AF1A2F"/>
    <w:rsid w:val="00AF1F5F"/>
    <w:rsid w:val="00AF43DE"/>
    <w:rsid w:val="00AF4516"/>
    <w:rsid w:val="00AF78E6"/>
    <w:rsid w:val="00B00C8B"/>
    <w:rsid w:val="00B0308E"/>
    <w:rsid w:val="00B03876"/>
    <w:rsid w:val="00B0482F"/>
    <w:rsid w:val="00B0582A"/>
    <w:rsid w:val="00B05E64"/>
    <w:rsid w:val="00B06082"/>
    <w:rsid w:val="00B066C6"/>
    <w:rsid w:val="00B1048B"/>
    <w:rsid w:val="00B1339A"/>
    <w:rsid w:val="00B14F7C"/>
    <w:rsid w:val="00B16F19"/>
    <w:rsid w:val="00B16FA1"/>
    <w:rsid w:val="00B177DA"/>
    <w:rsid w:val="00B178F9"/>
    <w:rsid w:val="00B201BD"/>
    <w:rsid w:val="00B201CE"/>
    <w:rsid w:val="00B201D7"/>
    <w:rsid w:val="00B209C0"/>
    <w:rsid w:val="00B20D6E"/>
    <w:rsid w:val="00B20F8F"/>
    <w:rsid w:val="00B27D4F"/>
    <w:rsid w:val="00B31339"/>
    <w:rsid w:val="00B31800"/>
    <w:rsid w:val="00B32477"/>
    <w:rsid w:val="00B34BDE"/>
    <w:rsid w:val="00B3612C"/>
    <w:rsid w:val="00B4203C"/>
    <w:rsid w:val="00B423F3"/>
    <w:rsid w:val="00B4298B"/>
    <w:rsid w:val="00B42C99"/>
    <w:rsid w:val="00B44799"/>
    <w:rsid w:val="00B457D1"/>
    <w:rsid w:val="00B458C1"/>
    <w:rsid w:val="00B50482"/>
    <w:rsid w:val="00B50B22"/>
    <w:rsid w:val="00B513F5"/>
    <w:rsid w:val="00B52E63"/>
    <w:rsid w:val="00B534B3"/>
    <w:rsid w:val="00B56605"/>
    <w:rsid w:val="00B56CB1"/>
    <w:rsid w:val="00B57911"/>
    <w:rsid w:val="00B57AAA"/>
    <w:rsid w:val="00B63E30"/>
    <w:rsid w:val="00B64949"/>
    <w:rsid w:val="00B64A11"/>
    <w:rsid w:val="00B66C01"/>
    <w:rsid w:val="00B7293C"/>
    <w:rsid w:val="00B73CB3"/>
    <w:rsid w:val="00B74A65"/>
    <w:rsid w:val="00B77DF4"/>
    <w:rsid w:val="00B8084C"/>
    <w:rsid w:val="00B82806"/>
    <w:rsid w:val="00B8344F"/>
    <w:rsid w:val="00B8349F"/>
    <w:rsid w:val="00B83C76"/>
    <w:rsid w:val="00B854E8"/>
    <w:rsid w:val="00B86CBA"/>
    <w:rsid w:val="00B90F8F"/>
    <w:rsid w:val="00B93C15"/>
    <w:rsid w:val="00BA1E48"/>
    <w:rsid w:val="00BA2588"/>
    <w:rsid w:val="00BA28B7"/>
    <w:rsid w:val="00BA3A51"/>
    <w:rsid w:val="00BA5AE0"/>
    <w:rsid w:val="00BA5EC7"/>
    <w:rsid w:val="00BA6417"/>
    <w:rsid w:val="00BB01F9"/>
    <w:rsid w:val="00BB0204"/>
    <w:rsid w:val="00BB0DFC"/>
    <w:rsid w:val="00BB3506"/>
    <w:rsid w:val="00BB3FB8"/>
    <w:rsid w:val="00BB5ECD"/>
    <w:rsid w:val="00BB74F7"/>
    <w:rsid w:val="00BB7813"/>
    <w:rsid w:val="00BB7D33"/>
    <w:rsid w:val="00BC02E2"/>
    <w:rsid w:val="00BC0876"/>
    <w:rsid w:val="00BC11A4"/>
    <w:rsid w:val="00BC27D1"/>
    <w:rsid w:val="00BC396A"/>
    <w:rsid w:val="00BC3F0C"/>
    <w:rsid w:val="00BC52D8"/>
    <w:rsid w:val="00BC73AB"/>
    <w:rsid w:val="00BC74E6"/>
    <w:rsid w:val="00BD0780"/>
    <w:rsid w:val="00BD441E"/>
    <w:rsid w:val="00BD5426"/>
    <w:rsid w:val="00BD64FD"/>
    <w:rsid w:val="00BD6674"/>
    <w:rsid w:val="00BE0385"/>
    <w:rsid w:val="00BE03E8"/>
    <w:rsid w:val="00BE0D53"/>
    <w:rsid w:val="00BE2421"/>
    <w:rsid w:val="00BE6AF6"/>
    <w:rsid w:val="00BE7222"/>
    <w:rsid w:val="00BF019C"/>
    <w:rsid w:val="00BF04CA"/>
    <w:rsid w:val="00BF13E0"/>
    <w:rsid w:val="00BF2F16"/>
    <w:rsid w:val="00BF4FCA"/>
    <w:rsid w:val="00BF6E46"/>
    <w:rsid w:val="00BF73AA"/>
    <w:rsid w:val="00BF7D67"/>
    <w:rsid w:val="00C00234"/>
    <w:rsid w:val="00C01729"/>
    <w:rsid w:val="00C06426"/>
    <w:rsid w:val="00C123A7"/>
    <w:rsid w:val="00C16BDD"/>
    <w:rsid w:val="00C1740D"/>
    <w:rsid w:val="00C21D1C"/>
    <w:rsid w:val="00C21E57"/>
    <w:rsid w:val="00C237CE"/>
    <w:rsid w:val="00C2406D"/>
    <w:rsid w:val="00C25EE4"/>
    <w:rsid w:val="00C25FF5"/>
    <w:rsid w:val="00C34D69"/>
    <w:rsid w:val="00C35583"/>
    <w:rsid w:val="00C3578F"/>
    <w:rsid w:val="00C35B36"/>
    <w:rsid w:val="00C35C2F"/>
    <w:rsid w:val="00C37E8C"/>
    <w:rsid w:val="00C41AFE"/>
    <w:rsid w:val="00C41D2A"/>
    <w:rsid w:val="00C41EC4"/>
    <w:rsid w:val="00C425A2"/>
    <w:rsid w:val="00C42CA5"/>
    <w:rsid w:val="00C443FF"/>
    <w:rsid w:val="00C45D42"/>
    <w:rsid w:val="00C46C2F"/>
    <w:rsid w:val="00C47280"/>
    <w:rsid w:val="00C47752"/>
    <w:rsid w:val="00C50E0E"/>
    <w:rsid w:val="00C50FB9"/>
    <w:rsid w:val="00C60D3C"/>
    <w:rsid w:val="00C6277D"/>
    <w:rsid w:val="00C6297D"/>
    <w:rsid w:val="00C64C08"/>
    <w:rsid w:val="00C6697C"/>
    <w:rsid w:val="00C7115E"/>
    <w:rsid w:val="00C7165E"/>
    <w:rsid w:val="00C71B44"/>
    <w:rsid w:val="00C720F4"/>
    <w:rsid w:val="00C72E90"/>
    <w:rsid w:val="00C731BA"/>
    <w:rsid w:val="00C73D02"/>
    <w:rsid w:val="00C74B07"/>
    <w:rsid w:val="00C76841"/>
    <w:rsid w:val="00C775D5"/>
    <w:rsid w:val="00C822C2"/>
    <w:rsid w:val="00C832E3"/>
    <w:rsid w:val="00C854D6"/>
    <w:rsid w:val="00C8635F"/>
    <w:rsid w:val="00C864BA"/>
    <w:rsid w:val="00C91F6C"/>
    <w:rsid w:val="00C932D6"/>
    <w:rsid w:val="00C94AF9"/>
    <w:rsid w:val="00C94C31"/>
    <w:rsid w:val="00C976A4"/>
    <w:rsid w:val="00CA28D9"/>
    <w:rsid w:val="00CB1747"/>
    <w:rsid w:val="00CB1B4D"/>
    <w:rsid w:val="00CB1C77"/>
    <w:rsid w:val="00CB1E0D"/>
    <w:rsid w:val="00CB6158"/>
    <w:rsid w:val="00CC1155"/>
    <w:rsid w:val="00CC3393"/>
    <w:rsid w:val="00CC53E8"/>
    <w:rsid w:val="00CC5F2D"/>
    <w:rsid w:val="00CC5FCE"/>
    <w:rsid w:val="00CC7216"/>
    <w:rsid w:val="00CC7AAE"/>
    <w:rsid w:val="00CD1094"/>
    <w:rsid w:val="00CD4D45"/>
    <w:rsid w:val="00CD636A"/>
    <w:rsid w:val="00CD7568"/>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6AF"/>
    <w:rsid w:val="00D03977"/>
    <w:rsid w:val="00D03F64"/>
    <w:rsid w:val="00D0424F"/>
    <w:rsid w:val="00D0645C"/>
    <w:rsid w:val="00D077B9"/>
    <w:rsid w:val="00D07F9F"/>
    <w:rsid w:val="00D103E1"/>
    <w:rsid w:val="00D106F2"/>
    <w:rsid w:val="00D110D7"/>
    <w:rsid w:val="00D136F7"/>
    <w:rsid w:val="00D14C79"/>
    <w:rsid w:val="00D16BE4"/>
    <w:rsid w:val="00D16DC8"/>
    <w:rsid w:val="00D21020"/>
    <w:rsid w:val="00D21C12"/>
    <w:rsid w:val="00D21FA0"/>
    <w:rsid w:val="00D25AD3"/>
    <w:rsid w:val="00D26AC1"/>
    <w:rsid w:val="00D300FF"/>
    <w:rsid w:val="00D30B57"/>
    <w:rsid w:val="00D32F3C"/>
    <w:rsid w:val="00D33156"/>
    <w:rsid w:val="00D33F56"/>
    <w:rsid w:val="00D36637"/>
    <w:rsid w:val="00D36FBD"/>
    <w:rsid w:val="00D378CA"/>
    <w:rsid w:val="00D378F4"/>
    <w:rsid w:val="00D44487"/>
    <w:rsid w:val="00D447B4"/>
    <w:rsid w:val="00D44B3E"/>
    <w:rsid w:val="00D450FB"/>
    <w:rsid w:val="00D4632A"/>
    <w:rsid w:val="00D546A3"/>
    <w:rsid w:val="00D55813"/>
    <w:rsid w:val="00D60A71"/>
    <w:rsid w:val="00D616BD"/>
    <w:rsid w:val="00D6386C"/>
    <w:rsid w:val="00D6524A"/>
    <w:rsid w:val="00D65FA3"/>
    <w:rsid w:val="00D6719A"/>
    <w:rsid w:val="00D67FE8"/>
    <w:rsid w:val="00D711A4"/>
    <w:rsid w:val="00D7144B"/>
    <w:rsid w:val="00D72DCF"/>
    <w:rsid w:val="00D73305"/>
    <w:rsid w:val="00D80D6E"/>
    <w:rsid w:val="00D80EC0"/>
    <w:rsid w:val="00D814E1"/>
    <w:rsid w:val="00D8156C"/>
    <w:rsid w:val="00D833DE"/>
    <w:rsid w:val="00D83CCD"/>
    <w:rsid w:val="00D8492E"/>
    <w:rsid w:val="00D84D4F"/>
    <w:rsid w:val="00D85D38"/>
    <w:rsid w:val="00D86244"/>
    <w:rsid w:val="00D86D18"/>
    <w:rsid w:val="00D91594"/>
    <w:rsid w:val="00D92DB5"/>
    <w:rsid w:val="00D965F8"/>
    <w:rsid w:val="00D96E28"/>
    <w:rsid w:val="00D97182"/>
    <w:rsid w:val="00DA04AC"/>
    <w:rsid w:val="00DA13D7"/>
    <w:rsid w:val="00DA3EFF"/>
    <w:rsid w:val="00DA7754"/>
    <w:rsid w:val="00DB01A5"/>
    <w:rsid w:val="00DB2BE0"/>
    <w:rsid w:val="00DB2CBB"/>
    <w:rsid w:val="00DB2ED8"/>
    <w:rsid w:val="00DB3144"/>
    <w:rsid w:val="00DB3225"/>
    <w:rsid w:val="00DB336A"/>
    <w:rsid w:val="00DB3899"/>
    <w:rsid w:val="00DB3F7E"/>
    <w:rsid w:val="00DB5268"/>
    <w:rsid w:val="00DB7278"/>
    <w:rsid w:val="00DC0A97"/>
    <w:rsid w:val="00DC1A70"/>
    <w:rsid w:val="00DC340F"/>
    <w:rsid w:val="00DC6C37"/>
    <w:rsid w:val="00DC71BA"/>
    <w:rsid w:val="00DC7AF1"/>
    <w:rsid w:val="00DD09BF"/>
    <w:rsid w:val="00DD2DDF"/>
    <w:rsid w:val="00DD4894"/>
    <w:rsid w:val="00DD53E8"/>
    <w:rsid w:val="00DD6966"/>
    <w:rsid w:val="00DD7DBB"/>
    <w:rsid w:val="00DE19D0"/>
    <w:rsid w:val="00DE2268"/>
    <w:rsid w:val="00DE2407"/>
    <w:rsid w:val="00DE26FC"/>
    <w:rsid w:val="00DE36CF"/>
    <w:rsid w:val="00DF1779"/>
    <w:rsid w:val="00DF1ED9"/>
    <w:rsid w:val="00DF2417"/>
    <w:rsid w:val="00DF6AC4"/>
    <w:rsid w:val="00DF6C3A"/>
    <w:rsid w:val="00DF7903"/>
    <w:rsid w:val="00DF7FDE"/>
    <w:rsid w:val="00E018C1"/>
    <w:rsid w:val="00E02380"/>
    <w:rsid w:val="00E02878"/>
    <w:rsid w:val="00E0460B"/>
    <w:rsid w:val="00E07E92"/>
    <w:rsid w:val="00E10DBB"/>
    <w:rsid w:val="00E141B5"/>
    <w:rsid w:val="00E143AE"/>
    <w:rsid w:val="00E14F26"/>
    <w:rsid w:val="00E14FD9"/>
    <w:rsid w:val="00E1512E"/>
    <w:rsid w:val="00E15CE2"/>
    <w:rsid w:val="00E16E49"/>
    <w:rsid w:val="00E2087F"/>
    <w:rsid w:val="00E20D8F"/>
    <w:rsid w:val="00E2287D"/>
    <w:rsid w:val="00E26FFA"/>
    <w:rsid w:val="00E3013D"/>
    <w:rsid w:val="00E317EA"/>
    <w:rsid w:val="00E3371A"/>
    <w:rsid w:val="00E34179"/>
    <w:rsid w:val="00E34569"/>
    <w:rsid w:val="00E34829"/>
    <w:rsid w:val="00E361F1"/>
    <w:rsid w:val="00E368F8"/>
    <w:rsid w:val="00E37619"/>
    <w:rsid w:val="00E3795D"/>
    <w:rsid w:val="00E40572"/>
    <w:rsid w:val="00E40851"/>
    <w:rsid w:val="00E4203C"/>
    <w:rsid w:val="00E4445A"/>
    <w:rsid w:val="00E446DD"/>
    <w:rsid w:val="00E44DE4"/>
    <w:rsid w:val="00E512CF"/>
    <w:rsid w:val="00E51470"/>
    <w:rsid w:val="00E5262A"/>
    <w:rsid w:val="00E52CA0"/>
    <w:rsid w:val="00E53820"/>
    <w:rsid w:val="00E5418A"/>
    <w:rsid w:val="00E56B02"/>
    <w:rsid w:val="00E605FC"/>
    <w:rsid w:val="00E63FD6"/>
    <w:rsid w:val="00E66D76"/>
    <w:rsid w:val="00E70E72"/>
    <w:rsid w:val="00E728CC"/>
    <w:rsid w:val="00E72AD6"/>
    <w:rsid w:val="00E73281"/>
    <w:rsid w:val="00E7484E"/>
    <w:rsid w:val="00E752EE"/>
    <w:rsid w:val="00E760AC"/>
    <w:rsid w:val="00E76D48"/>
    <w:rsid w:val="00E77CF3"/>
    <w:rsid w:val="00E77DBA"/>
    <w:rsid w:val="00E8171C"/>
    <w:rsid w:val="00E82052"/>
    <w:rsid w:val="00E82A06"/>
    <w:rsid w:val="00E82E03"/>
    <w:rsid w:val="00E82FFA"/>
    <w:rsid w:val="00E83B75"/>
    <w:rsid w:val="00E8517B"/>
    <w:rsid w:val="00E85497"/>
    <w:rsid w:val="00E85893"/>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CA3"/>
    <w:rsid w:val="00EC75D7"/>
    <w:rsid w:val="00ED2C27"/>
    <w:rsid w:val="00ED7931"/>
    <w:rsid w:val="00EE09D3"/>
    <w:rsid w:val="00EE1C59"/>
    <w:rsid w:val="00EE2160"/>
    <w:rsid w:val="00EE3A9D"/>
    <w:rsid w:val="00EE4777"/>
    <w:rsid w:val="00EE5907"/>
    <w:rsid w:val="00EE59A1"/>
    <w:rsid w:val="00EE6FBE"/>
    <w:rsid w:val="00EF0B88"/>
    <w:rsid w:val="00EF0C12"/>
    <w:rsid w:val="00EF1DA9"/>
    <w:rsid w:val="00EF32C7"/>
    <w:rsid w:val="00EF4751"/>
    <w:rsid w:val="00EF4FC9"/>
    <w:rsid w:val="00F0193A"/>
    <w:rsid w:val="00F01F2C"/>
    <w:rsid w:val="00F02882"/>
    <w:rsid w:val="00F04592"/>
    <w:rsid w:val="00F07509"/>
    <w:rsid w:val="00F10B95"/>
    <w:rsid w:val="00F13C7A"/>
    <w:rsid w:val="00F1568D"/>
    <w:rsid w:val="00F1584A"/>
    <w:rsid w:val="00F15957"/>
    <w:rsid w:val="00F16895"/>
    <w:rsid w:val="00F16DFE"/>
    <w:rsid w:val="00F1708B"/>
    <w:rsid w:val="00F242C2"/>
    <w:rsid w:val="00F24A27"/>
    <w:rsid w:val="00F24F6F"/>
    <w:rsid w:val="00F25062"/>
    <w:rsid w:val="00F26829"/>
    <w:rsid w:val="00F3092E"/>
    <w:rsid w:val="00F30985"/>
    <w:rsid w:val="00F3180B"/>
    <w:rsid w:val="00F33875"/>
    <w:rsid w:val="00F347A0"/>
    <w:rsid w:val="00F36612"/>
    <w:rsid w:val="00F40163"/>
    <w:rsid w:val="00F40941"/>
    <w:rsid w:val="00F4164E"/>
    <w:rsid w:val="00F42C05"/>
    <w:rsid w:val="00F438A8"/>
    <w:rsid w:val="00F43D0A"/>
    <w:rsid w:val="00F44505"/>
    <w:rsid w:val="00F44657"/>
    <w:rsid w:val="00F4480E"/>
    <w:rsid w:val="00F45DD5"/>
    <w:rsid w:val="00F45FFD"/>
    <w:rsid w:val="00F50520"/>
    <w:rsid w:val="00F505DA"/>
    <w:rsid w:val="00F5152F"/>
    <w:rsid w:val="00F52C65"/>
    <w:rsid w:val="00F5453F"/>
    <w:rsid w:val="00F55AC7"/>
    <w:rsid w:val="00F56816"/>
    <w:rsid w:val="00F56980"/>
    <w:rsid w:val="00F57C38"/>
    <w:rsid w:val="00F604E7"/>
    <w:rsid w:val="00F63739"/>
    <w:rsid w:val="00F6659E"/>
    <w:rsid w:val="00F6691C"/>
    <w:rsid w:val="00F67684"/>
    <w:rsid w:val="00F67B09"/>
    <w:rsid w:val="00F70015"/>
    <w:rsid w:val="00F710EF"/>
    <w:rsid w:val="00F712EE"/>
    <w:rsid w:val="00F7266B"/>
    <w:rsid w:val="00F729F4"/>
    <w:rsid w:val="00F72C44"/>
    <w:rsid w:val="00F742F2"/>
    <w:rsid w:val="00F75E41"/>
    <w:rsid w:val="00F80845"/>
    <w:rsid w:val="00F81F2D"/>
    <w:rsid w:val="00F82744"/>
    <w:rsid w:val="00F83E8E"/>
    <w:rsid w:val="00F842A6"/>
    <w:rsid w:val="00F8443D"/>
    <w:rsid w:val="00F8508E"/>
    <w:rsid w:val="00F8704B"/>
    <w:rsid w:val="00F8765B"/>
    <w:rsid w:val="00F9044E"/>
    <w:rsid w:val="00F91A81"/>
    <w:rsid w:val="00F92695"/>
    <w:rsid w:val="00F9498E"/>
    <w:rsid w:val="00F95910"/>
    <w:rsid w:val="00F95D03"/>
    <w:rsid w:val="00F96A3B"/>
    <w:rsid w:val="00F979B0"/>
    <w:rsid w:val="00FA0B4C"/>
    <w:rsid w:val="00FA0C31"/>
    <w:rsid w:val="00FA29A5"/>
    <w:rsid w:val="00FA2DA0"/>
    <w:rsid w:val="00FA34CC"/>
    <w:rsid w:val="00FA36C8"/>
    <w:rsid w:val="00FA4114"/>
    <w:rsid w:val="00FA429F"/>
    <w:rsid w:val="00FA56FE"/>
    <w:rsid w:val="00FA7186"/>
    <w:rsid w:val="00FB0421"/>
    <w:rsid w:val="00FB0553"/>
    <w:rsid w:val="00FB0E1F"/>
    <w:rsid w:val="00FB105D"/>
    <w:rsid w:val="00FB2929"/>
    <w:rsid w:val="00FB5341"/>
    <w:rsid w:val="00FC02E7"/>
    <w:rsid w:val="00FC3A57"/>
    <w:rsid w:val="00FD048A"/>
    <w:rsid w:val="00FD0511"/>
    <w:rsid w:val="00FD223B"/>
    <w:rsid w:val="00FD31F8"/>
    <w:rsid w:val="00FD4477"/>
    <w:rsid w:val="00FD7797"/>
    <w:rsid w:val="00FE0F4E"/>
    <w:rsid w:val="00FE42E8"/>
    <w:rsid w:val="00FE43A4"/>
    <w:rsid w:val="00FE52BE"/>
    <w:rsid w:val="00FE56E7"/>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81BA5F44-5B98-43D5-9B09-46961E1A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97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2">
    <w:name w:val="heading 2"/>
    <w:basedOn w:val="Normal"/>
    <w:next w:val="Normal"/>
    <w:link w:val="Heading2Char"/>
    <w:uiPriority w:val="9"/>
    <w:unhideWhenUsed/>
    <w:qFormat/>
    <w:rsid w:val="00C6697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5196B"/>
    <w:pPr>
      <w:spacing w:before="100" w:beforeAutospacing="1" w:after="100" w:afterAutospacing="1"/>
      <w:outlineLvl w:val="2"/>
    </w:pPr>
    <w:rPr>
      <w:rFonts w:eastAsiaTheme="minorHAns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eastAsiaTheme="minorHAnsi"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lang w:val="en-US" w:eastAsia="en-US"/>
    </w:rPr>
  </w:style>
  <w:style w:type="paragraph" w:customStyle="1" w:styleId="Acknowledgement">
    <w:name w:val="Acknowledgement"/>
    <w:basedOn w:val="Normal"/>
    <w:rsid w:val="00DF1ED9"/>
    <w:pPr>
      <w:spacing w:before="120"/>
      <w:ind w:left="720" w:hanging="720"/>
    </w:pPr>
    <w:rPr>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rFonts w:eastAsiaTheme="minorHAnsi"/>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 w:type="character" w:customStyle="1" w:styleId="UnresolvedMention9">
    <w:name w:val="Unresolved Mention9"/>
    <w:basedOn w:val="DefaultParagraphFont"/>
    <w:uiPriority w:val="99"/>
    <w:semiHidden/>
    <w:unhideWhenUsed/>
    <w:rsid w:val="002B2FDF"/>
    <w:rPr>
      <w:color w:val="605E5C"/>
      <w:shd w:val="clear" w:color="auto" w:fill="E1DFDD"/>
    </w:rPr>
  </w:style>
  <w:style w:type="character" w:customStyle="1" w:styleId="Heading2Char">
    <w:name w:val="Heading 2 Char"/>
    <w:basedOn w:val="DefaultParagraphFont"/>
    <w:link w:val="Heading2"/>
    <w:uiPriority w:val="9"/>
    <w:rsid w:val="00C6697C"/>
    <w:rPr>
      <w:rFonts w:asciiTheme="majorHAnsi" w:eastAsiaTheme="majorEastAsia" w:hAnsiTheme="majorHAnsi" w:cstheme="majorBidi"/>
      <w:color w:val="2F5496" w:themeColor="accent1" w:themeShade="BF"/>
      <w:sz w:val="26"/>
      <w:szCs w:val="26"/>
      <w:lang w:eastAsia="en-GB"/>
    </w:rPr>
  </w:style>
  <w:style w:type="character" w:styleId="EndnoteReference">
    <w:name w:val="endnote reference"/>
    <w:basedOn w:val="DefaultParagraphFont"/>
    <w:uiPriority w:val="99"/>
    <w:semiHidden/>
    <w:unhideWhenUsed/>
    <w:rsid w:val="00997A0C"/>
    <w:rPr>
      <w:vertAlign w:val="superscript"/>
    </w:rPr>
  </w:style>
  <w:style w:type="character" w:styleId="UnresolvedMention">
    <w:name w:val="Unresolved Mention"/>
    <w:basedOn w:val="DefaultParagraphFont"/>
    <w:uiPriority w:val="99"/>
    <w:semiHidden/>
    <w:unhideWhenUsed/>
    <w:rsid w:val="00644F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299072417">
      <w:bodyDiv w:val="1"/>
      <w:marLeft w:val="0"/>
      <w:marRight w:val="0"/>
      <w:marTop w:val="0"/>
      <w:marBottom w:val="0"/>
      <w:divBdr>
        <w:top w:val="none" w:sz="0" w:space="0" w:color="auto"/>
        <w:left w:val="none" w:sz="0" w:space="0" w:color="auto"/>
        <w:bottom w:val="none" w:sz="0" w:space="0" w:color="auto"/>
        <w:right w:val="none" w:sz="0" w:space="0" w:color="auto"/>
      </w:divBdr>
      <w:divsChild>
        <w:div w:id="688483930">
          <w:marLeft w:val="0"/>
          <w:marRight w:val="0"/>
          <w:marTop w:val="0"/>
          <w:marBottom w:val="0"/>
          <w:divBdr>
            <w:top w:val="none" w:sz="0" w:space="0" w:color="auto"/>
            <w:left w:val="none" w:sz="0" w:space="0" w:color="auto"/>
            <w:bottom w:val="none" w:sz="0" w:space="0" w:color="auto"/>
            <w:right w:val="none" w:sz="0" w:space="0" w:color="auto"/>
          </w:divBdr>
        </w:div>
      </w:divsChild>
    </w:div>
    <w:div w:id="407725484">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36449264">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675616549">
      <w:bodyDiv w:val="1"/>
      <w:marLeft w:val="0"/>
      <w:marRight w:val="0"/>
      <w:marTop w:val="0"/>
      <w:marBottom w:val="0"/>
      <w:divBdr>
        <w:top w:val="none" w:sz="0" w:space="0" w:color="auto"/>
        <w:left w:val="none" w:sz="0" w:space="0" w:color="auto"/>
        <w:bottom w:val="none" w:sz="0" w:space="0" w:color="auto"/>
        <w:right w:val="none" w:sz="0" w:space="0" w:color="auto"/>
      </w:divBdr>
    </w:div>
    <w:div w:id="701590649">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819152608">
      <w:bodyDiv w:val="1"/>
      <w:marLeft w:val="0"/>
      <w:marRight w:val="0"/>
      <w:marTop w:val="0"/>
      <w:marBottom w:val="0"/>
      <w:divBdr>
        <w:top w:val="none" w:sz="0" w:space="0" w:color="auto"/>
        <w:left w:val="none" w:sz="0" w:space="0" w:color="auto"/>
        <w:bottom w:val="none" w:sz="0" w:space="0" w:color="auto"/>
        <w:right w:val="none" w:sz="0" w:space="0" w:color="auto"/>
      </w:divBdr>
    </w:div>
    <w:div w:id="849877958">
      <w:bodyDiv w:val="1"/>
      <w:marLeft w:val="0"/>
      <w:marRight w:val="0"/>
      <w:marTop w:val="0"/>
      <w:marBottom w:val="0"/>
      <w:divBdr>
        <w:top w:val="none" w:sz="0" w:space="0" w:color="auto"/>
        <w:left w:val="none" w:sz="0" w:space="0" w:color="auto"/>
        <w:bottom w:val="none" w:sz="0" w:space="0" w:color="auto"/>
        <w:right w:val="none" w:sz="0" w:space="0" w:color="auto"/>
      </w:divBdr>
    </w:div>
    <w:div w:id="1013066987">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594321454">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749305671">
      <w:bodyDiv w:val="1"/>
      <w:marLeft w:val="0"/>
      <w:marRight w:val="0"/>
      <w:marTop w:val="0"/>
      <w:marBottom w:val="0"/>
      <w:divBdr>
        <w:top w:val="none" w:sz="0" w:space="0" w:color="auto"/>
        <w:left w:val="none" w:sz="0" w:space="0" w:color="auto"/>
        <w:bottom w:val="none" w:sz="0" w:space="0" w:color="auto"/>
        <w:right w:val="none" w:sz="0" w:space="0" w:color="auto"/>
      </w:divBdr>
    </w:div>
    <w:div w:id="1760519890">
      <w:bodyDiv w:val="1"/>
      <w:marLeft w:val="0"/>
      <w:marRight w:val="0"/>
      <w:marTop w:val="0"/>
      <w:marBottom w:val="0"/>
      <w:divBdr>
        <w:top w:val="none" w:sz="0" w:space="0" w:color="auto"/>
        <w:left w:val="none" w:sz="0" w:space="0" w:color="auto"/>
        <w:bottom w:val="none" w:sz="0" w:space="0" w:color="auto"/>
        <w:right w:val="none" w:sz="0" w:space="0" w:color="auto"/>
      </w:divBdr>
    </w:div>
    <w:div w:id="1874802731">
      <w:bodyDiv w:val="1"/>
      <w:marLeft w:val="0"/>
      <w:marRight w:val="0"/>
      <w:marTop w:val="0"/>
      <w:marBottom w:val="0"/>
      <w:divBdr>
        <w:top w:val="none" w:sz="0" w:space="0" w:color="auto"/>
        <w:left w:val="none" w:sz="0" w:space="0" w:color="auto"/>
        <w:bottom w:val="none" w:sz="0" w:space="0" w:color="auto"/>
        <w:right w:val="none" w:sz="0" w:space="0" w:color="auto"/>
      </w:divBdr>
    </w:div>
    <w:div w:id="1903519426">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cds.climate.copernicus.eu/cdsapp#!/dataset/reanalysis-era5-single-levels?tab=overview" TargetMode="External"/><Relationship Id="rId1" Type="http://schemas.openxmlformats.org/officeDocument/2006/relationships/hyperlink" Target="https://www.nejm.org/doi/full/10.1056/NEJM"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2E31A9-341E-4481-B325-593E0CC77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6946</Words>
  <Characters>39596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5</cp:revision>
  <cp:lastPrinted>2019-04-24T23:05:00Z</cp:lastPrinted>
  <dcterms:created xsi:type="dcterms:W3CDTF">2020-09-01T14:24:00Z</dcterms:created>
  <dcterms:modified xsi:type="dcterms:W3CDTF">2020-09-01T14:35:00Z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