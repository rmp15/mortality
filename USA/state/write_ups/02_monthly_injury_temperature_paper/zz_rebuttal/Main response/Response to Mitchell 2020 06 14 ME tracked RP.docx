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1E4FF9" w14:textId="2E642C75" w:rsidR="00BA6417" w:rsidRPr="00E85AFA" w:rsidRDefault="00275E3F" w:rsidP="00613BCB">
      <w:pPr>
        <w:spacing w:line="480" w:lineRule="auto"/>
        <w:jc w:val="both"/>
        <w:outlineLvl w:val="0"/>
        <w:rPr>
          <w:b/>
          <w:color w:val="000000" w:themeColor="text1"/>
        </w:rPr>
      </w:pPr>
      <w:r>
        <w:rPr>
          <w:b/>
          <w:color w:val="000000" w:themeColor="text1"/>
        </w:rPr>
        <w:t>Response to Mitchell et al</w:t>
      </w:r>
      <w:r w:rsidR="00B31339">
        <w:rPr>
          <w:b/>
          <w:color w:val="000000" w:themeColor="text1"/>
        </w:rPr>
        <w:t xml:space="preserve"> – Relevant and Robust Data for Climate Change Risk Assessment</w:t>
      </w:r>
    </w:p>
    <w:p w14:paraId="3E919526" w14:textId="444B78C6" w:rsidR="00A1237F" w:rsidRPr="00E85AFA" w:rsidRDefault="00A1237F" w:rsidP="00A1237F">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Pr>
          <w:color w:val="000000" w:themeColor="text1"/>
          <w:vertAlign w:val="superscript"/>
        </w:rPr>
        <w:t>,3</w:t>
      </w:r>
      <w:r w:rsidRPr="00E85AFA">
        <w:rPr>
          <w:color w:val="000000" w:themeColor="text1"/>
        </w:rPr>
        <w:t>, James E Bennett</w:t>
      </w:r>
      <w:r w:rsidRPr="00E85AFA">
        <w:rPr>
          <w:color w:val="000000" w:themeColor="text1"/>
          <w:vertAlign w:val="superscript"/>
        </w:rPr>
        <w:t>1,2</w:t>
      </w:r>
      <w:r>
        <w:rPr>
          <w:color w:val="000000" w:themeColor="text1"/>
          <w:vertAlign w:val="superscript"/>
        </w:rPr>
        <w:t>,4</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Pr>
          <w:color w:val="000000" w:themeColor="text1"/>
          <w:vertAlign w:val="superscript"/>
        </w:rPr>
        <w:t>5</w:t>
      </w:r>
      <w:r w:rsidRPr="00E85AFA">
        <w:rPr>
          <w:color w:val="000000" w:themeColor="text1"/>
        </w:rPr>
        <w:t>, Goodarz Danaei</w:t>
      </w:r>
      <w:r w:rsidR="000E27D6">
        <w:rPr>
          <w:color w:val="000000" w:themeColor="text1"/>
          <w:vertAlign w:val="superscript"/>
        </w:rPr>
        <w:t>6</w:t>
      </w:r>
      <w:r w:rsidRPr="00E85AFA">
        <w:rPr>
          <w:color w:val="000000" w:themeColor="text1"/>
        </w:rPr>
        <w:t>, Majid Ezzati</w:t>
      </w:r>
      <w:r w:rsidRPr="00E85AFA">
        <w:rPr>
          <w:color w:val="000000" w:themeColor="text1"/>
          <w:vertAlign w:val="superscript"/>
        </w:rPr>
        <w:t>1,2,</w:t>
      </w:r>
      <w:r>
        <w:rPr>
          <w:color w:val="000000" w:themeColor="text1"/>
          <w:vertAlign w:val="superscript"/>
        </w:rPr>
        <w:t>4</w:t>
      </w:r>
      <w:r w:rsidRPr="00E85AFA">
        <w:rPr>
          <w:color w:val="000000" w:themeColor="text1"/>
          <w:vertAlign w:val="superscript"/>
        </w:rPr>
        <w:t>*</w:t>
      </w:r>
    </w:p>
    <w:p w14:paraId="310C0F41" w14:textId="77777777" w:rsidR="002C64F6" w:rsidRPr="00E85AFA" w:rsidRDefault="002C64F6" w:rsidP="002C64F6">
      <w:pPr>
        <w:spacing w:line="480" w:lineRule="auto"/>
        <w:jc w:val="both"/>
        <w:outlineLvl w:val="0"/>
        <w:rPr>
          <w:color w:val="000000" w:themeColor="text1"/>
        </w:rPr>
      </w:pPr>
    </w:p>
    <w:p w14:paraId="405C2493" w14:textId="3926F078" w:rsidR="00230E7B" w:rsidRPr="00E85AFA" w:rsidRDefault="00230E7B" w:rsidP="00230E7B">
      <w:pPr>
        <w:spacing w:line="480" w:lineRule="auto"/>
        <w:jc w:val="both"/>
        <w:rPr>
          <w:color w:val="000000" w:themeColor="text1"/>
        </w:rPr>
      </w:pPr>
      <w:r w:rsidRPr="00E85AFA">
        <w:rPr>
          <w:color w:val="000000" w:themeColor="text1"/>
          <w:vertAlign w:val="superscript"/>
        </w:rPr>
        <w:t>1</w:t>
      </w:r>
      <w:r w:rsidRPr="00E85AFA">
        <w:rPr>
          <w:color w:val="000000" w:themeColor="text1"/>
        </w:rPr>
        <w:t>MRC Centre for Environment and Health, Imperial College London, London, United Kingdom</w:t>
      </w:r>
    </w:p>
    <w:p w14:paraId="29F4013B" w14:textId="77777777" w:rsidR="00230E7B" w:rsidRDefault="00230E7B" w:rsidP="00230E7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E00882" w14:textId="77777777" w:rsidR="00230E7B" w:rsidRPr="006556AD" w:rsidRDefault="00230E7B" w:rsidP="00230E7B">
      <w:pPr>
        <w:spacing w:line="480" w:lineRule="auto"/>
        <w:jc w:val="both"/>
        <w:rPr>
          <w:color w:val="000000" w:themeColor="text1"/>
          <w:vertAlign w:val="superscript"/>
        </w:rPr>
      </w:pPr>
      <w:r>
        <w:rPr>
          <w:color w:val="000000" w:themeColor="text1"/>
          <w:vertAlign w:val="superscript"/>
        </w:rPr>
        <w:t>3</w:t>
      </w:r>
      <w:r>
        <w:rPr>
          <w:color w:val="000000" w:themeColor="text1"/>
        </w:rPr>
        <w:t>The Earth Institute, Columbia University, New York, New York, USA</w:t>
      </w:r>
    </w:p>
    <w:p w14:paraId="59559641" w14:textId="6EFC7D52" w:rsidR="00230E7B" w:rsidRPr="00E85AFA" w:rsidRDefault="00A1237F" w:rsidP="00230E7B">
      <w:pPr>
        <w:spacing w:line="480" w:lineRule="auto"/>
        <w:jc w:val="both"/>
        <w:rPr>
          <w:color w:val="000000" w:themeColor="text1"/>
        </w:rPr>
      </w:pPr>
      <w:r>
        <w:rPr>
          <w:color w:val="000000" w:themeColor="text1"/>
          <w:vertAlign w:val="superscript"/>
        </w:rPr>
        <w:t>4</w:t>
      </w:r>
      <w:r w:rsidR="00230E7B" w:rsidRPr="00324F0F">
        <w:t>Abdul Latif Jameel Institute for Disease and Emergency Analytics</w:t>
      </w:r>
      <w:r w:rsidR="00230E7B">
        <w:t xml:space="preserve">, </w:t>
      </w:r>
      <w:r w:rsidR="00230E7B" w:rsidRPr="00E85AFA">
        <w:rPr>
          <w:color w:val="000000" w:themeColor="text1"/>
        </w:rPr>
        <w:t>Imperial College London, London, United Kingdom</w:t>
      </w:r>
    </w:p>
    <w:p w14:paraId="4372135B" w14:textId="148139C3" w:rsidR="00230E7B" w:rsidRPr="00E85AFA" w:rsidRDefault="00A1237F" w:rsidP="00230E7B">
      <w:pPr>
        <w:spacing w:line="480" w:lineRule="auto"/>
        <w:jc w:val="both"/>
        <w:rPr>
          <w:color w:val="000000" w:themeColor="text1"/>
        </w:rPr>
      </w:pPr>
      <w:r>
        <w:rPr>
          <w:color w:val="000000" w:themeColor="text1"/>
          <w:vertAlign w:val="superscript"/>
        </w:rPr>
        <w:t>5</w:t>
      </w:r>
      <w:r w:rsidR="00230E7B" w:rsidRPr="00E85AFA">
        <w:rPr>
          <w:color w:val="000000" w:themeColor="text1"/>
        </w:rPr>
        <w:t>Space and Atmospheric Physics, Imperial College London, London, United Kingdom</w:t>
      </w:r>
    </w:p>
    <w:p w14:paraId="0A5D5870" w14:textId="56891E0B" w:rsidR="00230E7B" w:rsidRPr="00E85AFA" w:rsidRDefault="000E27D6" w:rsidP="00230E7B">
      <w:pPr>
        <w:spacing w:line="480" w:lineRule="auto"/>
        <w:jc w:val="both"/>
        <w:rPr>
          <w:color w:val="000000" w:themeColor="text1"/>
        </w:rPr>
      </w:pPr>
      <w:r>
        <w:rPr>
          <w:color w:val="000000" w:themeColor="text1"/>
          <w:vertAlign w:val="superscript"/>
        </w:rPr>
        <w:t>6</w:t>
      </w:r>
      <w:r w:rsidR="00230E7B" w:rsidRPr="00E85AFA">
        <w:rPr>
          <w:color w:val="000000" w:themeColor="text1"/>
        </w:rPr>
        <w:t>Harvard T.H. Chan School of Public Health, Boston, Massachusetts, USA</w:t>
      </w:r>
    </w:p>
    <w:p w14:paraId="0A6D8131" w14:textId="77777777" w:rsidR="00230E7B" w:rsidRPr="00E85AFA" w:rsidRDefault="00230E7B" w:rsidP="00230E7B">
      <w:pPr>
        <w:spacing w:line="480" w:lineRule="auto"/>
        <w:jc w:val="both"/>
        <w:rPr>
          <w:color w:val="000000" w:themeColor="text1"/>
        </w:rPr>
      </w:pPr>
    </w:p>
    <w:p w14:paraId="66194829" w14:textId="5840E5C1" w:rsidR="001C6C5E" w:rsidRDefault="00D711A4" w:rsidP="002C64F6">
      <w:pPr>
        <w:spacing w:line="480" w:lineRule="auto"/>
        <w:jc w:val="both"/>
        <w:outlineLvl w:val="0"/>
        <w:rPr>
          <w:color w:val="000000" w:themeColor="text1"/>
        </w:rPr>
      </w:pPr>
      <w:r>
        <w:rPr>
          <w:color w:val="000000" w:themeColor="text1"/>
        </w:rPr>
        <w:t>T</w:t>
      </w:r>
      <w:r w:rsidR="00133139">
        <w:rPr>
          <w:color w:val="000000" w:themeColor="text1"/>
        </w:rPr>
        <w:t>ime-series studies</w:t>
      </w:r>
      <w:r>
        <w:rPr>
          <w:color w:val="000000" w:themeColor="text1"/>
        </w:rPr>
        <w:t>, which are commonly used to analyse associations of temperature with mortality,</w:t>
      </w:r>
      <w:r w:rsidR="00133139">
        <w:rPr>
          <w:color w:val="000000" w:themeColor="text1"/>
        </w:rPr>
        <w:t xml:space="preserve"> </w:t>
      </w:r>
      <w:r w:rsidR="002C3205">
        <w:rPr>
          <w:color w:val="000000" w:themeColor="text1"/>
        </w:rPr>
        <w:t>can inform</w:t>
      </w:r>
      <w:r w:rsidR="002C64F6">
        <w:rPr>
          <w:color w:val="000000" w:themeColor="text1"/>
        </w:rPr>
        <w:t xml:space="preserve"> short-term planning but have</w:t>
      </w:r>
      <w:r w:rsidR="00440FE0">
        <w:rPr>
          <w:color w:val="000000" w:themeColor="text1"/>
        </w:rPr>
        <w:t xml:space="preserve"> limited relevance to </w:t>
      </w:r>
      <w:r w:rsidR="002C64F6">
        <w:rPr>
          <w:color w:val="000000" w:themeColor="text1"/>
        </w:rPr>
        <w:t xml:space="preserve">how </w:t>
      </w:r>
      <w:r w:rsidR="00440FE0">
        <w:rPr>
          <w:color w:val="000000" w:themeColor="text1"/>
        </w:rPr>
        <w:t>changes in temperature over longer-time periods</w:t>
      </w:r>
      <w:r w:rsidR="00B31339">
        <w:rPr>
          <w:color w:val="000000" w:themeColor="text1"/>
        </w:rPr>
        <w:t xml:space="preserve"> </w:t>
      </w:r>
      <w:r w:rsidR="002C64F6">
        <w:rPr>
          <w:color w:val="000000" w:themeColor="text1"/>
        </w:rPr>
        <w:t xml:space="preserve">influence human health. </w:t>
      </w:r>
      <w:r>
        <w:rPr>
          <w:color w:val="000000" w:themeColor="text1"/>
        </w:rPr>
        <w:t>They</w:t>
      </w:r>
      <w:r w:rsidR="002C64F6">
        <w:rPr>
          <w:color w:val="000000" w:themeColor="text1"/>
        </w:rPr>
        <w:t xml:space="preserve"> also </w:t>
      </w:r>
      <w:r w:rsidR="00B31339">
        <w:rPr>
          <w:color w:val="000000" w:themeColor="text1"/>
        </w:rPr>
        <w:t>cannot</w:t>
      </w:r>
      <w:r w:rsidR="002C64F6">
        <w:rPr>
          <w:color w:val="000000" w:themeColor="text1"/>
        </w:rPr>
        <w:t xml:space="preserve"> account for </w:t>
      </w:r>
      <w:r w:rsidR="00E40572">
        <w:rPr>
          <w:color w:val="000000" w:themeColor="text1"/>
        </w:rPr>
        <w:t xml:space="preserve">how populations </w:t>
      </w:r>
      <w:r w:rsidR="002C3205">
        <w:rPr>
          <w:color w:val="000000" w:themeColor="text1"/>
        </w:rPr>
        <w:t>adapt to their local climate</w:t>
      </w:r>
      <w:r w:rsidR="00133139">
        <w:rPr>
          <w:color w:val="000000" w:themeColor="text1"/>
        </w:rPr>
        <w:t>,</w:t>
      </w:r>
      <w:r w:rsidR="00D21FA0">
        <w:rPr>
          <w:color w:val="000000" w:themeColor="text1"/>
        </w:rPr>
        <w:t xml:space="preserve"> that for example people in Phoenix</w:t>
      </w:r>
      <w:r w:rsidR="00D84D4F">
        <w:rPr>
          <w:color w:val="000000" w:themeColor="text1"/>
        </w:rPr>
        <w:t xml:space="preserve"> </w:t>
      </w:r>
      <w:r w:rsidR="00D21FA0">
        <w:rPr>
          <w:color w:val="000000" w:themeColor="text1"/>
        </w:rPr>
        <w:t xml:space="preserve">have adapted to temperatures </w:t>
      </w:r>
      <w:r w:rsidR="00D6719A">
        <w:rPr>
          <w:color w:val="000000" w:themeColor="text1"/>
        </w:rPr>
        <w:t>which</w:t>
      </w:r>
      <w:r w:rsidR="00D21FA0">
        <w:rPr>
          <w:color w:val="000000" w:themeColor="text1"/>
        </w:rPr>
        <w:t xml:space="preserve"> </w:t>
      </w:r>
      <w:r w:rsidR="00D84D4F">
        <w:rPr>
          <w:color w:val="000000" w:themeColor="text1"/>
        </w:rPr>
        <w:t xml:space="preserve">Chicago </w:t>
      </w:r>
      <w:r w:rsidR="004F7F00">
        <w:rPr>
          <w:color w:val="000000" w:themeColor="text1"/>
        </w:rPr>
        <w:t xml:space="preserve">would </w:t>
      </w:r>
      <w:r w:rsidR="000C761D">
        <w:rPr>
          <w:color w:val="000000" w:themeColor="text1"/>
        </w:rPr>
        <w:t>engender</w:t>
      </w:r>
      <w:r w:rsidR="004F7F00">
        <w:rPr>
          <w:color w:val="000000" w:themeColor="text1"/>
        </w:rPr>
        <w:t xml:space="preserve"> extreme situations</w:t>
      </w:r>
      <w:r w:rsidR="00D21FA0">
        <w:rPr>
          <w:color w:val="000000" w:themeColor="text1"/>
        </w:rPr>
        <w:t xml:space="preserve"> </w:t>
      </w:r>
      <w:r w:rsidR="004F7F00">
        <w:rPr>
          <w:color w:val="000000" w:themeColor="text1"/>
        </w:rPr>
        <w:t>and cause</w:t>
      </w:r>
      <w:r w:rsidR="00D21FA0">
        <w:rPr>
          <w:color w:val="000000" w:themeColor="text1"/>
        </w:rPr>
        <w:t xml:space="preserve"> </w:t>
      </w:r>
      <w:r w:rsidR="004F7F00">
        <w:rPr>
          <w:color w:val="000000" w:themeColor="text1"/>
        </w:rPr>
        <w:t xml:space="preserve">thousands </w:t>
      </w:r>
      <w:r w:rsidR="00D21FA0">
        <w:rPr>
          <w:color w:val="000000" w:themeColor="text1"/>
        </w:rPr>
        <w:t>of deaths</w:t>
      </w:r>
      <w:r w:rsidR="002C3205">
        <w:rPr>
          <w:color w:val="000000" w:themeColor="text1"/>
        </w:rPr>
        <w:t>. Our study</w:t>
      </w:r>
      <w:r w:rsidR="007A0B16">
        <w:rPr>
          <w:color w:val="000000" w:themeColor="text1"/>
        </w:rPr>
        <w:t>,</w:t>
      </w:r>
      <w:r w:rsidR="009E0A2F">
        <w:rPr>
          <w:color w:val="000000" w:themeColor="text1"/>
        </w:rPr>
        <w:fldChar w:fldCharType="begin" w:fldLock="1"/>
      </w:r>
      <w:r w:rsidR="00F67684">
        <w:rPr>
          <w:color w:val="000000" w:themeColor="text1"/>
        </w:rPr>
        <w:instrText>ADDIN CSL_CITATION {"citationItems":[{"id":"ITEM-1","itemData":{"DOI":"10.1038/s41591-019-0721-y","ISSN":"1546170X","abstract":"Temperatures that deviate from the long-term local norm affect human health, and are projected to become more frequent as the global climate changes1. There are limited data on how such anomalies affect deaths from injuries. In the present study, we used data on mortality and temperature over 38 years (1980-2017) in the contiguous USA and formulated a Bayesian spatio-temporal model to quantify how anomalous temperatures, defined as deviations of monthly temperature from the local average monthly temperature over the entire analysis period, affect deaths from unintentional (transport, falls and drownings) and intentional (assault and suicide) injuries, by age group and sex. We found that a 1.5 °C anomalously warm year, as envisioned under the Paris Climate Agreement2, would be associated with an estimated 1,601 (95% credible interval 1,430-1,776) additional injury deaths. Of these additional deaths, 84% would occur in males, mostly in adolescence to middle age. These would comprise increases in deaths from drownings, transport, assault and suicide, offset partly by a decline in deaths from falls in older ages. The findings demonstrate the need for targeted interventions against injuries during periods of anomalously warm temperatures, especially as these episodes are likely to increase with global climate change.","author":[{"dropping-particle":"","family":"Parks","given":"Robbie M.","non-dropping-particle":"","parse-names":false,"suffix":""},{"dropping-particle":"","family":"Bennett","given":"James E.","non-dropping-particle":"","parse-names":false,"suffix":""},{"dropping-particle":"","family":"Tamura-Wicks","given":"Helen","non-dropping-particle":"","parse-names":false,"suffix":""},{"dropping-particle":"","family":"Kontis","given":"Vasilis","non-dropping-particle":"","parse-names":false,"suffix":""},{"dropping-particle":"","family":"Toumi","given":"Ralf","non-dropping-particle":"","parse-names":false,"suffix":""},{"dropping-particle":"","family":"Danaei","given":"Goodarz","non-dropping-particle":"","parse-names":false,"suffix":""},{"dropping-particle":"","family":"Ezzati","given":"Majid","non-dropping-particle":"","parse-names":false,"suffix":""}],"container-title":"Nature Medicine","id":"ITEM-1","issue":"1","issued":{"date-parts":[["2020"]]},"page":"65-70","publisher":"Springer US","title":"Anomalously warm temperatures are associated with increased injury deaths","type":"article-journal","volume":"26"},"uris":["http://www.mendeley.com/documents/?uuid=e39dff38-0c02-4b99-b5c5-0810fafa3028"]}],"mendeley":{"formattedCitation":"&lt;sup&gt;1&lt;/sup&gt;","plainTextFormattedCitation":"1","previouslyFormattedCitation":"&lt;sup&gt;1&lt;/sup&gt;"},"properties":{"noteIndex":0},"schema":"https://github.com/citation-style-language/schema/raw/master/csl-citation.json"}</w:instrText>
      </w:r>
      <w:r w:rsidR="009E0A2F">
        <w:rPr>
          <w:color w:val="000000" w:themeColor="text1"/>
        </w:rPr>
        <w:fldChar w:fldCharType="separate"/>
      </w:r>
      <w:r w:rsidR="009E0A2F" w:rsidRPr="009E0A2F">
        <w:rPr>
          <w:noProof/>
          <w:color w:val="000000" w:themeColor="text1"/>
          <w:vertAlign w:val="superscript"/>
        </w:rPr>
        <w:t>1</w:t>
      </w:r>
      <w:r w:rsidR="009E0A2F">
        <w:rPr>
          <w:color w:val="000000" w:themeColor="text1"/>
        </w:rPr>
        <w:fldChar w:fldCharType="end"/>
      </w:r>
      <w:r w:rsidR="007A0B16">
        <w:rPr>
          <w:color w:val="000000" w:themeColor="text1"/>
        </w:rPr>
        <w:t xml:space="preserve"> and another recent analysis,</w:t>
      </w:r>
      <w:r w:rsidR="00987EF6">
        <w:rPr>
          <w:color w:val="000000" w:themeColor="text1"/>
        </w:rPr>
        <w:fldChar w:fldCharType="begin" w:fldLock="1"/>
      </w:r>
      <w:r w:rsidR="00F67684">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lt;/sup&gt;","plainTextFormattedCitation":"2","previouslyFormattedCitation":"&lt;sup&gt;2&lt;/sup&gt;"},"properties":{"noteIndex":0},"schema":"https://github.com/citation-style-language/schema/raw/master/csl-citation.json"}</w:instrText>
      </w:r>
      <w:r w:rsidR="00987EF6">
        <w:rPr>
          <w:color w:val="000000" w:themeColor="text1"/>
        </w:rPr>
        <w:fldChar w:fldCharType="separate"/>
      </w:r>
      <w:r w:rsidR="009E0A2F" w:rsidRPr="009E0A2F">
        <w:rPr>
          <w:noProof/>
          <w:color w:val="000000" w:themeColor="text1"/>
          <w:vertAlign w:val="superscript"/>
        </w:rPr>
        <w:t>2</w:t>
      </w:r>
      <w:r w:rsidR="00987EF6">
        <w:rPr>
          <w:color w:val="000000" w:themeColor="text1"/>
        </w:rPr>
        <w:fldChar w:fldCharType="end"/>
      </w:r>
      <w:r w:rsidR="002C3205">
        <w:rPr>
          <w:color w:val="000000" w:themeColor="text1"/>
        </w:rPr>
        <w:t xml:space="preserve"> </w:t>
      </w:r>
      <w:r w:rsidR="00AB3AE1">
        <w:rPr>
          <w:color w:val="000000" w:themeColor="text1"/>
        </w:rPr>
        <w:t>used innovative design</w:t>
      </w:r>
      <w:r w:rsidR="00F67B09">
        <w:rPr>
          <w:color w:val="000000" w:themeColor="text1"/>
        </w:rPr>
        <w:t>s</w:t>
      </w:r>
      <w:r w:rsidR="00AB3AE1">
        <w:rPr>
          <w:color w:val="000000" w:themeColor="text1"/>
        </w:rPr>
        <w:t xml:space="preserve"> and </w:t>
      </w:r>
      <w:r w:rsidR="002C3205">
        <w:rPr>
          <w:color w:val="000000" w:themeColor="text1"/>
        </w:rPr>
        <w:t xml:space="preserve">large quantities of data to overcome </w:t>
      </w:r>
      <w:r w:rsidR="00D97182">
        <w:rPr>
          <w:color w:val="000000" w:themeColor="text1"/>
        </w:rPr>
        <w:t xml:space="preserve">these </w:t>
      </w:r>
      <w:r w:rsidR="002C3205">
        <w:rPr>
          <w:color w:val="000000" w:themeColor="text1"/>
        </w:rPr>
        <w:t>inherent limitation</w:t>
      </w:r>
      <w:r w:rsidR="00D97182">
        <w:rPr>
          <w:color w:val="000000" w:themeColor="text1"/>
        </w:rPr>
        <w:t>s</w:t>
      </w:r>
      <w:r w:rsidR="002C3205">
        <w:rPr>
          <w:color w:val="000000" w:themeColor="text1"/>
        </w:rPr>
        <w:t xml:space="preserve"> of time-series </w:t>
      </w:r>
      <w:r w:rsidR="004F7F00">
        <w:rPr>
          <w:color w:val="000000" w:themeColor="text1"/>
        </w:rPr>
        <w:t>analysis</w:t>
      </w:r>
      <w:r w:rsidR="002C3205">
        <w:rPr>
          <w:color w:val="000000" w:themeColor="text1"/>
        </w:rPr>
        <w:t xml:space="preserve"> in informing </w:t>
      </w:r>
      <w:r w:rsidR="004C6BED">
        <w:rPr>
          <w:color w:val="000000" w:themeColor="text1"/>
        </w:rPr>
        <w:t xml:space="preserve">long-term </w:t>
      </w:r>
      <w:r w:rsidR="002C3205">
        <w:rPr>
          <w:color w:val="000000" w:themeColor="text1"/>
        </w:rPr>
        <w:t>r</w:t>
      </w:r>
      <w:r w:rsidR="00AB3AE1">
        <w:rPr>
          <w:color w:val="000000" w:themeColor="text1"/>
        </w:rPr>
        <w:t>isk assessment. In particular, the</w:t>
      </w:r>
      <w:r w:rsidR="002C3205">
        <w:rPr>
          <w:color w:val="000000" w:themeColor="text1"/>
        </w:rPr>
        <w:t xml:space="preserve"> anomaly metric used in our analysis is</w:t>
      </w:r>
      <w:r w:rsidR="00AB3AE1">
        <w:rPr>
          <w:color w:val="000000" w:themeColor="text1"/>
        </w:rPr>
        <w:t xml:space="preserve"> both</w:t>
      </w:r>
      <w:r w:rsidR="002C3205">
        <w:rPr>
          <w:color w:val="000000" w:themeColor="text1"/>
        </w:rPr>
        <w:t xml:space="preserve"> intuitive and </w:t>
      </w:r>
      <w:r w:rsidR="00AB3AE1">
        <w:rPr>
          <w:color w:val="000000" w:themeColor="text1"/>
        </w:rPr>
        <w:t>consistent with how populations experience and respond to weather patterns in the long term.</w:t>
      </w:r>
      <w:r w:rsidR="001C6C5E">
        <w:rPr>
          <w:color w:val="000000" w:themeColor="text1"/>
        </w:rPr>
        <w:t xml:space="preserve"> </w:t>
      </w:r>
      <w:r w:rsidR="00B31339">
        <w:rPr>
          <w:color w:val="000000" w:themeColor="text1"/>
        </w:rPr>
        <w:t>Therefor</w:t>
      </w:r>
      <w:r w:rsidR="000D4447">
        <w:rPr>
          <w:color w:val="000000" w:themeColor="text1"/>
        </w:rPr>
        <w:t>e,</w:t>
      </w:r>
      <w:r w:rsidR="00B31339">
        <w:rPr>
          <w:color w:val="000000" w:themeColor="text1"/>
        </w:rPr>
        <w:t xml:space="preserve"> our study has made a major advance in making epidemiological analysis relevant </w:t>
      </w:r>
      <w:r w:rsidR="00B31339">
        <w:rPr>
          <w:color w:val="000000" w:themeColor="text1"/>
        </w:rPr>
        <w:lastRenderedPageBreak/>
        <w:t xml:space="preserve">for </w:t>
      </w:r>
      <w:r w:rsidR="004C6BED">
        <w:rPr>
          <w:color w:val="000000" w:themeColor="text1"/>
        </w:rPr>
        <w:t xml:space="preserve">long-term </w:t>
      </w:r>
      <w:r w:rsidR="00B31339">
        <w:rPr>
          <w:color w:val="000000" w:themeColor="text1"/>
        </w:rPr>
        <w:t>risk assessment.</w:t>
      </w:r>
      <w:r w:rsidR="00EC75D7" w:rsidRPr="00EC75D7">
        <w:rPr>
          <w:color w:val="000000" w:themeColor="text1"/>
        </w:rPr>
        <w:t xml:space="preserve"> </w:t>
      </w:r>
      <w:r w:rsidR="00EC75D7">
        <w:rPr>
          <w:color w:val="000000" w:themeColor="text1"/>
        </w:rPr>
        <w:t>A second methodological innovation of our work is to leverage variation over both space and time, versus each alone, to infer the size of associations. This approach has been used in studies of air pollution</w:t>
      </w:r>
      <w:r w:rsidR="00EC75D7">
        <w:rPr>
          <w:color w:val="000000" w:themeColor="text1"/>
        </w:rPr>
        <w:fldChar w:fldCharType="begin" w:fldLock="1"/>
      </w:r>
      <w:r w:rsidR="00F67684">
        <w:rPr>
          <w:color w:val="000000" w:themeColor="text1"/>
        </w:rPr>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3,4&lt;/sup&gt;","plainTextFormattedCitation":"3,4","previouslyFormattedCitation":"&lt;sup&gt;3,4&lt;/sup&gt;"},"properties":{"noteIndex":0},"schema":"https://github.com/citation-style-language/schema/raw/master/csl-citation.json"}</w:instrText>
      </w:r>
      <w:r w:rsidR="00EC75D7">
        <w:rPr>
          <w:color w:val="000000" w:themeColor="text1"/>
        </w:rPr>
        <w:fldChar w:fldCharType="separate"/>
      </w:r>
      <w:r w:rsidR="009E0A2F" w:rsidRPr="009E0A2F">
        <w:rPr>
          <w:noProof/>
          <w:color w:val="000000" w:themeColor="text1"/>
          <w:vertAlign w:val="superscript"/>
        </w:rPr>
        <w:t>3,4</w:t>
      </w:r>
      <w:r w:rsidR="00EC75D7">
        <w:rPr>
          <w:color w:val="000000" w:themeColor="text1"/>
        </w:rPr>
        <w:fldChar w:fldCharType="end"/>
      </w:r>
      <w:r w:rsidR="00EC75D7">
        <w:rPr>
          <w:color w:val="000000" w:themeColor="text1"/>
        </w:rPr>
        <w:t xml:space="preserve"> and cardiovascular risk factors</w:t>
      </w:r>
      <w:r w:rsidR="00EC75D7">
        <w:rPr>
          <w:color w:val="000000" w:themeColor="text1"/>
        </w:rPr>
        <w:fldChar w:fldCharType="begin" w:fldLock="1"/>
      </w:r>
      <w:r w:rsidR="00F67684">
        <w:rPr>
          <w:color w:val="000000" w:themeColor="text1"/>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mendeley":{"formattedCitation":"&lt;sup&gt;5&lt;/sup&gt;","plainTextFormattedCitation":"5","previouslyFormattedCitation":"&lt;sup&gt;5&lt;/sup&gt;"},"properties":{"noteIndex":0},"schema":"https://github.com/citation-style-language/schema/raw/master/csl-citation.json"}</w:instrText>
      </w:r>
      <w:r w:rsidR="00EC75D7">
        <w:rPr>
          <w:color w:val="000000" w:themeColor="text1"/>
        </w:rPr>
        <w:fldChar w:fldCharType="separate"/>
      </w:r>
      <w:r w:rsidR="009E0A2F" w:rsidRPr="009E0A2F">
        <w:rPr>
          <w:noProof/>
          <w:color w:val="000000" w:themeColor="text1"/>
          <w:vertAlign w:val="superscript"/>
        </w:rPr>
        <w:t>5</w:t>
      </w:r>
      <w:r w:rsidR="00EC75D7">
        <w:rPr>
          <w:color w:val="000000" w:themeColor="text1"/>
        </w:rPr>
        <w:fldChar w:fldCharType="end"/>
      </w:r>
      <w:r w:rsidR="00EC75D7">
        <w:rPr>
          <w:color w:val="000000" w:themeColor="text1"/>
        </w:rPr>
        <w:t xml:space="preserve"> because spatiotemporal inference is more efficient and robust than using variation in either dimension alone.</w:t>
      </w:r>
    </w:p>
    <w:p w14:paraId="5B416F34" w14:textId="77777777" w:rsidR="001C6C5E" w:rsidRDefault="001C6C5E" w:rsidP="002C64F6">
      <w:pPr>
        <w:spacing w:line="480" w:lineRule="auto"/>
        <w:jc w:val="both"/>
        <w:outlineLvl w:val="0"/>
        <w:rPr>
          <w:color w:val="000000" w:themeColor="text1"/>
        </w:rPr>
      </w:pPr>
    </w:p>
    <w:p w14:paraId="7DB51269" w14:textId="3DC4555B" w:rsidR="002C64F6" w:rsidRDefault="00590E12" w:rsidP="002C64F6">
      <w:pPr>
        <w:spacing w:line="480" w:lineRule="auto"/>
        <w:jc w:val="both"/>
        <w:outlineLvl w:val="0"/>
        <w:rPr>
          <w:color w:val="000000" w:themeColor="text1"/>
        </w:rPr>
      </w:pPr>
      <w:r w:rsidRPr="00590E12">
        <w:rPr>
          <w:color w:val="000000" w:themeColor="text1"/>
        </w:rPr>
        <w:t xml:space="preserve">As incorrectly stated by Mitchell and colleagues, computational considerations had no influence on the choice to analyse monthly mean temperature. </w:t>
      </w:r>
      <w:r w:rsidR="007A0B16">
        <w:rPr>
          <w:color w:val="000000" w:themeColor="text1"/>
        </w:rPr>
        <w:t>Rather, i</w:t>
      </w:r>
      <w:r w:rsidR="00BF6E46">
        <w:rPr>
          <w:color w:val="000000" w:themeColor="text1"/>
        </w:rPr>
        <w:t>n addition to</w:t>
      </w:r>
      <w:r w:rsidR="001C6C5E">
        <w:rPr>
          <w:color w:val="000000" w:themeColor="text1"/>
        </w:rPr>
        <w:t xml:space="preserve"> anoma</w:t>
      </w:r>
      <w:r w:rsidR="00E40572">
        <w:rPr>
          <w:color w:val="000000" w:themeColor="text1"/>
        </w:rPr>
        <w:t>ly in mean temperature</w:t>
      </w:r>
      <w:r w:rsidR="00BF6E46">
        <w:rPr>
          <w:color w:val="000000" w:themeColor="text1"/>
        </w:rPr>
        <w:t>,</w:t>
      </w:r>
      <w:r w:rsidR="00F96A3B">
        <w:rPr>
          <w:color w:val="000000" w:themeColor="text1"/>
        </w:rPr>
        <w:t xml:space="preserve"> </w:t>
      </w:r>
      <w:r w:rsidR="00BF6E46">
        <w:rPr>
          <w:color w:val="000000" w:themeColor="text1"/>
        </w:rPr>
        <w:t xml:space="preserve">we </w:t>
      </w:r>
      <w:r w:rsidR="001C6C5E">
        <w:rPr>
          <w:color w:val="000000" w:themeColor="text1"/>
        </w:rPr>
        <w:t xml:space="preserve">analysed and reported in the paper </w:t>
      </w:r>
      <w:r w:rsidR="009F50A8">
        <w:rPr>
          <w:color w:val="000000" w:themeColor="text1"/>
        </w:rPr>
        <w:t xml:space="preserve">metrics of </w:t>
      </w:r>
      <w:r w:rsidR="00BF6E46">
        <w:rPr>
          <w:color w:val="000000" w:themeColor="text1"/>
        </w:rPr>
        <w:t>extreme temperature</w:t>
      </w:r>
      <w:r w:rsidR="001C6C5E">
        <w:rPr>
          <w:color w:val="000000" w:themeColor="text1"/>
        </w:rPr>
        <w:t xml:space="preserve"> including </w:t>
      </w:r>
      <w:r w:rsidR="001C6C5E" w:rsidRPr="001C6C5E">
        <w:rPr>
          <w:color w:val="000000" w:themeColor="text1"/>
        </w:rPr>
        <w:t>(1) the 90th percentile (°C) of daily mean temperatures; (2) number of days in a month above the long-term 90th percentile of average temperature for each state and month; and (3) number of episodes of 3+ day episodes above the long-term 90th percentile of average temperature for each state and month.</w:t>
      </w:r>
      <w:r w:rsidR="001C6C5E">
        <w:rPr>
          <w:color w:val="000000" w:themeColor="text1"/>
        </w:rPr>
        <w:t xml:space="preserve"> </w:t>
      </w:r>
      <w:r w:rsidR="00AF1A2F" w:rsidRPr="00AF1A2F">
        <w:rPr>
          <w:color w:val="000000" w:themeColor="text1"/>
        </w:rPr>
        <w:t>The estimated rate</w:t>
      </w:r>
      <w:r w:rsidR="00AF1A2F">
        <w:rPr>
          <w:color w:val="000000" w:themeColor="text1"/>
        </w:rPr>
        <w:t xml:space="preserve"> </w:t>
      </w:r>
      <w:r w:rsidR="00AF1A2F" w:rsidRPr="00AF1A2F">
        <w:rPr>
          <w:color w:val="000000" w:themeColor="text1"/>
        </w:rPr>
        <w:t>ratios of the temperature anomaly based on daily means were robust to the addition of alternative</w:t>
      </w:r>
      <w:r w:rsidR="00AF1A2F">
        <w:rPr>
          <w:color w:val="000000" w:themeColor="text1"/>
        </w:rPr>
        <w:t xml:space="preserve"> </w:t>
      </w:r>
      <w:r w:rsidR="00AF1A2F" w:rsidRPr="00AF1A2F">
        <w:rPr>
          <w:color w:val="000000" w:themeColor="text1"/>
        </w:rPr>
        <w:t>measures of anomaly, whereas the coefficients of the additional measures were</w:t>
      </w:r>
      <w:r w:rsidR="00AF1A2F">
        <w:rPr>
          <w:color w:val="000000" w:themeColor="text1"/>
        </w:rPr>
        <w:t xml:space="preserve"> </w:t>
      </w:r>
      <w:r w:rsidR="00AF1A2F" w:rsidRPr="00AF1A2F">
        <w:rPr>
          <w:color w:val="000000" w:themeColor="text1"/>
        </w:rPr>
        <w:t>generally not statistically significant and with large credible intervals.</w:t>
      </w:r>
      <w:r w:rsidR="00D97182" w:rsidRPr="00D97182">
        <w:rPr>
          <w:color w:val="000000" w:themeColor="text1"/>
        </w:rPr>
        <w:t xml:space="preserve"> </w:t>
      </w:r>
      <w:r w:rsidR="00D97182">
        <w:rPr>
          <w:color w:val="000000" w:themeColor="text1"/>
        </w:rPr>
        <w:t>This may be because empirically changes in heat wave</w:t>
      </w:r>
      <w:r w:rsidR="00796840">
        <w:rPr>
          <w:color w:val="000000" w:themeColor="text1"/>
        </w:rPr>
        <w:t>s</w:t>
      </w:r>
      <w:r w:rsidR="00403866">
        <w:rPr>
          <w:color w:val="000000" w:themeColor="text1"/>
        </w:rPr>
        <w:t xml:space="preserve"> </w:t>
      </w:r>
      <w:r w:rsidR="00D97182">
        <w:rPr>
          <w:color w:val="000000" w:themeColor="text1"/>
        </w:rPr>
        <w:t>are explained by simple shifts in mean temperature.</w:t>
      </w:r>
      <w:r w:rsidR="00D97182">
        <w:rPr>
          <w:color w:val="000000" w:themeColor="text1"/>
        </w:rPr>
        <w:fldChar w:fldCharType="begin" w:fldLock="1"/>
      </w:r>
      <w:r w:rsidR="00F67684">
        <w:rPr>
          <w:color w:val="000000" w:themeColor="text1"/>
        </w:rPr>
        <w:instrText>ADDIN CSL_CITATION {"citationItems":[{"id":"ITEM-1","itemData":{"DOI":"10.1029/2018EF000989","ISSN":"23284277","abstract":"The temporal structure of heat waves having substantial human impact varies widely, with many featuring a compound structure of hot days interspersed with cooler breaks. In contrast, many heat wave definitions employed by meteorologists include a continuous threshold-exceedance duration criterion. This study examines the hazard of these diverse sequences of extreme heat in the present, and their change with global warming. We define compound heat waves to include those periods with additional hot days following short breaks in heat wave duration. We apply these definitions to analyze daily temperature data from observations, NOAA Geophysical Fluid Dynamics Laboratory global climate model simulations of the past and projected climate, and synthetically generated time series. We demonstrate that compound heat waves will constitute a greater proportion of heat wave hazard as the climate warms and suggest an explanation for this phenomenon. This result implies that in order to limit heat-related mortality and morbidity with global warming, there is a need to consider added vulnerability caused by the compounding of heat waves.","author":[{"dropping-particle":"","family":"Baldwin","given":"Jane Wilson","non-dropping-particle":"","parse-names":false,"suffix":""},{"dropping-particle":"","family":"Dessy","given":"Jay Benjamin","non-dropping-particle":"","parse-names":false,"suffix":""},{"dropping-particle":"","family":"Vecchi","given":"Gabriel A.","non-dropping-particle":"","parse-names":false,"suffix":""},{"dropping-particle":"","family":"Oppenheimer","given":"Michael","non-dropping-particle":"","parse-names":false,"suffix":""}],"container-title":"Earth's Future","id":"ITEM-1","issued":{"date-parts":[["2019"]]},"title":"Temporally Compound Heat Wave Events and Global Warming: An Emerging Hazard","type":"article-journal"},"uris":["http://www.mendeley.com/documents/?uuid=e1b38a38-cee3-469c-a857-610733431a9c"]}],"mendeley":{"formattedCitation":"&lt;sup&gt;6&lt;/sup&gt;","plainTextFormattedCitation":"6","previouslyFormattedCitation":"&lt;sup&gt;6&lt;/sup&gt;"},"properties":{"noteIndex":0},"schema":"https://github.com/citation-style-language/schema/raw/master/csl-citation.json"}</w:instrText>
      </w:r>
      <w:r w:rsidR="00D97182">
        <w:rPr>
          <w:color w:val="000000" w:themeColor="text1"/>
        </w:rPr>
        <w:fldChar w:fldCharType="separate"/>
      </w:r>
      <w:r w:rsidR="009E0A2F" w:rsidRPr="009E0A2F">
        <w:rPr>
          <w:noProof/>
          <w:color w:val="000000" w:themeColor="text1"/>
          <w:vertAlign w:val="superscript"/>
        </w:rPr>
        <w:t>6</w:t>
      </w:r>
      <w:r w:rsidR="00D97182">
        <w:rPr>
          <w:color w:val="000000" w:themeColor="text1"/>
        </w:rPr>
        <w:fldChar w:fldCharType="end"/>
      </w:r>
      <w:r w:rsidR="004F7F00">
        <w:rPr>
          <w:color w:val="000000" w:themeColor="text1"/>
        </w:rPr>
        <w:t xml:space="preserve"> </w:t>
      </w:r>
    </w:p>
    <w:p w14:paraId="2FAE54C8" w14:textId="7C3DE99B" w:rsidR="00F4480E" w:rsidRDefault="00F4480E" w:rsidP="002C64F6">
      <w:pPr>
        <w:spacing w:line="480" w:lineRule="auto"/>
        <w:jc w:val="both"/>
        <w:outlineLvl w:val="0"/>
        <w:rPr>
          <w:color w:val="000000" w:themeColor="text1"/>
        </w:rPr>
      </w:pPr>
    </w:p>
    <w:p w14:paraId="6E37C86E" w14:textId="0FF44FD6" w:rsidR="00F4480E" w:rsidRDefault="00D97182" w:rsidP="002C64F6">
      <w:pPr>
        <w:spacing w:line="480" w:lineRule="auto"/>
        <w:jc w:val="both"/>
        <w:outlineLvl w:val="0"/>
        <w:rPr>
          <w:color w:val="000000" w:themeColor="text1"/>
        </w:rPr>
      </w:pPr>
      <w:r>
        <w:rPr>
          <w:color w:val="000000" w:themeColor="text1"/>
        </w:rPr>
        <w:t>W</w:t>
      </w:r>
      <w:r w:rsidR="00F4480E">
        <w:rPr>
          <w:color w:val="000000" w:themeColor="text1"/>
        </w:rPr>
        <w:t>e used a (log-)linear association, consistent with other analyses of injuries</w:t>
      </w:r>
      <w:r w:rsidR="00987EF6">
        <w:rPr>
          <w:color w:val="000000" w:themeColor="text1"/>
        </w:rPr>
        <w:t>.</w:t>
      </w:r>
      <w:r w:rsidR="00987EF6">
        <w:rPr>
          <w:color w:val="000000" w:themeColor="text1"/>
        </w:rPr>
        <w:fldChar w:fldCharType="begin" w:fldLock="1"/>
      </w:r>
      <w:r w:rsidR="00F67684">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Prevention","id":"ITEM-2","issued":{"date-parts":[["2018"]]},"title":"Climate change, weather and road deaths","type":"article-journal"},"uris":["http://www.mendeley.com/documents/?uuid=2805dd90-a6e0-4ea1-ad7e-03291693f0d1"]}],"mendeley":{"formattedCitation":"&lt;sup&gt;2,7&lt;/sup&gt;","plainTextFormattedCitation":"2,7","previouslyFormattedCitation":"&lt;sup&gt;2,7&lt;/sup&gt;"},"properties":{"noteIndex":0},"schema":"https://github.com/citation-style-language/schema/raw/master/csl-citation.json"}</w:instrText>
      </w:r>
      <w:r w:rsidR="00987EF6">
        <w:rPr>
          <w:color w:val="000000" w:themeColor="text1"/>
        </w:rPr>
        <w:fldChar w:fldCharType="separate"/>
      </w:r>
      <w:r w:rsidR="009E0A2F" w:rsidRPr="009E0A2F">
        <w:rPr>
          <w:noProof/>
          <w:color w:val="000000" w:themeColor="text1"/>
          <w:vertAlign w:val="superscript"/>
        </w:rPr>
        <w:t>2,7</w:t>
      </w:r>
      <w:r w:rsidR="00987EF6">
        <w:rPr>
          <w:color w:val="000000" w:themeColor="text1"/>
        </w:rPr>
        <w:fldChar w:fldCharType="end"/>
      </w:r>
      <w:r w:rsidR="00824D31">
        <w:rPr>
          <w:color w:val="000000" w:themeColor="text1"/>
        </w:rPr>
        <w:t xml:space="preserve"> </w:t>
      </w:r>
      <w:r w:rsidR="00535113">
        <w:rPr>
          <w:color w:val="000000" w:themeColor="text1"/>
        </w:rPr>
        <w:t>Further,</w:t>
      </w:r>
      <w:r w:rsidR="00E56B02">
        <w:rPr>
          <w:color w:val="000000" w:themeColor="text1"/>
        </w:rPr>
        <w:t xml:space="preserve"> the anomaly metric used in our paper has a much smaller</w:t>
      </w:r>
      <w:r w:rsidR="00B066C6">
        <w:rPr>
          <w:color w:val="000000" w:themeColor="text1"/>
        </w:rPr>
        <w:t xml:space="preserve"> </w:t>
      </w:r>
      <w:r w:rsidR="00B50B22">
        <w:rPr>
          <w:color w:val="000000" w:themeColor="text1"/>
        </w:rPr>
        <w:t>size</w:t>
      </w:r>
      <w:r w:rsidR="001A7E5E">
        <w:rPr>
          <w:color w:val="000000" w:themeColor="text1"/>
        </w:rPr>
        <w:t xml:space="preserve"> range</w:t>
      </w:r>
      <w:r w:rsidR="00E56B02">
        <w:rPr>
          <w:color w:val="000000" w:themeColor="text1"/>
        </w:rPr>
        <w:t xml:space="preserve"> (</w:t>
      </w:r>
      <w:r w:rsidR="00985C4D">
        <w:rPr>
          <w:color w:val="000000" w:themeColor="text1"/>
        </w:rPr>
        <w:t>&lt;8</w:t>
      </w:r>
      <w:r w:rsidR="000C240E">
        <w:rPr>
          <w:color w:val="000000" w:themeColor="text1"/>
        </w:rPr>
        <w:t xml:space="preserve">°C </w:t>
      </w:r>
      <w:r w:rsidR="00985C4D">
        <w:rPr>
          <w:color w:val="000000" w:themeColor="text1"/>
        </w:rPr>
        <w:t>across all states and months in</w:t>
      </w:r>
      <w:r w:rsidR="00E56B02">
        <w:rPr>
          <w:color w:val="000000" w:themeColor="text1"/>
        </w:rPr>
        <w:t xml:space="preserve"> our data) than </w:t>
      </w:r>
      <w:r w:rsidR="00F01F2C">
        <w:rPr>
          <w:color w:val="000000" w:themeColor="text1"/>
        </w:rPr>
        <w:t>the range of absolute temperatures</w:t>
      </w:r>
      <w:r w:rsidR="00E56B02">
        <w:rPr>
          <w:color w:val="000000" w:themeColor="text1"/>
        </w:rPr>
        <w:t xml:space="preserve"> (</w:t>
      </w:r>
      <w:r w:rsidR="00985C4D">
        <w:rPr>
          <w:color w:val="000000" w:themeColor="text1"/>
        </w:rPr>
        <w:t>&gt;4</w:t>
      </w:r>
      <w:r w:rsidR="00E143AE">
        <w:rPr>
          <w:color w:val="000000" w:themeColor="text1"/>
        </w:rPr>
        <w:t>0</w:t>
      </w:r>
      <w:r w:rsidR="00EE3A9D">
        <w:rPr>
          <w:color w:val="000000" w:themeColor="text1"/>
        </w:rPr>
        <w:t xml:space="preserve">°C </w:t>
      </w:r>
      <w:r w:rsidR="00E56B02">
        <w:rPr>
          <w:color w:val="000000" w:themeColor="text1"/>
        </w:rPr>
        <w:t xml:space="preserve">in our data). </w:t>
      </w:r>
      <w:r w:rsidR="00FD4477">
        <w:rPr>
          <w:color w:val="000000" w:themeColor="text1"/>
        </w:rPr>
        <w:t>Finally</w:t>
      </w:r>
      <w:r w:rsidR="00E56B02">
        <w:rPr>
          <w:color w:val="000000" w:themeColor="text1"/>
        </w:rPr>
        <w:t xml:space="preserve">, having </w:t>
      </w:r>
      <w:r>
        <w:rPr>
          <w:color w:val="000000" w:themeColor="text1"/>
        </w:rPr>
        <w:t xml:space="preserve">age- and </w:t>
      </w:r>
      <w:r w:rsidR="00E56B02">
        <w:rPr>
          <w:color w:val="000000" w:themeColor="text1"/>
        </w:rPr>
        <w:t xml:space="preserve">month-specific coefficients </w:t>
      </w:r>
      <w:r w:rsidR="00133139">
        <w:rPr>
          <w:color w:val="000000" w:themeColor="text1"/>
        </w:rPr>
        <w:t xml:space="preserve">gives our </w:t>
      </w:r>
      <w:r w:rsidR="00E56B02">
        <w:rPr>
          <w:color w:val="000000" w:themeColor="text1"/>
        </w:rPr>
        <w:t xml:space="preserve">model the flexibility to infer different effect sizes in cold and warm </w:t>
      </w:r>
      <w:r w:rsidR="00F96A3B">
        <w:rPr>
          <w:color w:val="000000" w:themeColor="text1"/>
        </w:rPr>
        <w:t>months</w:t>
      </w:r>
      <w:r w:rsidR="00E56B02">
        <w:rPr>
          <w:color w:val="000000" w:themeColor="text1"/>
        </w:rPr>
        <w:t xml:space="preserve"> and for different age groups</w:t>
      </w:r>
      <w:r>
        <w:rPr>
          <w:color w:val="000000" w:themeColor="text1"/>
        </w:rPr>
        <w:t>, as seen</w:t>
      </w:r>
      <w:r w:rsidR="00E56B02">
        <w:rPr>
          <w:color w:val="000000" w:themeColor="text1"/>
        </w:rPr>
        <w:t xml:space="preserve"> in Figure 4 of our paper.</w:t>
      </w:r>
      <w:r w:rsidR="00EC75D7">
        <w:rPr>
          <w:color w:val="000000" w:themeColor="text1"/>
        </w:rPr>
        <w:t xml:space="preserve"> </w:t>
      </w:r>
      <w:r w:rsidR="00E56B02">
        <w:rPr>
          <w:color w:val="000000" w:themeColor="text1"/>
        </w:rPr>
        <w:t xml:space="preserve"> </w:t>
      </w:r>
      <w:r w:rsidR="00EC75D7" w:rsidRPr="00EC75D7">
        <w:rPr>
          <w:color w:val="000000" w:themeColor="text1"/>
        </w:rPr>
        <w:t>Our computer code is available on an open access basis (http://globalenvhealth.org/code-data-download/) and can be used to consider alternative functional forms.</w:t>
      </w:r>
    </w:p>
    <w:p w14:paraId="571864CC" w14:textId="41B9DBE8" w:rsidR="00E56B02" w:rsidRDefault="00E56B02" w:rsidP="002C64F6">
      <w:pPr>
        <w:spacing w:line="480" w:lineRule="auto"/>
        <w:jc w:val="both"/>
        <w:outlineLvl w:val="0"/>
        <w:rPr>
          <w:color w:val="000000" w:themeColor="text1"/>
        </w:rPr>
      </w:pPr>
    </w:p>
    <w:p w14:paraId="1B709C1C" w14:textId="69FD8119" w:rsidR="00D67FE8" w:rsidRPr="00D67FE8" w:rsidRDefault="00E56B02" w:rsidP="00FD4477">
      <w:pPr>
        <w:spacing w:line="480" w:lineRule="auto"/>
        <w:jc w:val="both"/>
        <w:outlineLvl w:val="0"/>
        <w:rPr>
          <w:color w:val="000000" w:themeColor="text1"/>
        </w:rPr>
      </w:pPr>
      <w:r>
        <w:rPr>
          <w:color w:val="000000" w:themeColor="text1"/>
        </w:rPr>
        <w:t>O</w:t>
      </w:r>
      <w:r w:rsidRPr="00E56B02">
        <w:rPr>
          <w:color w:val="000000" w:themeColor="text1"/>
        </w:rPr>
        <w:t xml:space="preserve">ur statistical model by design adjusts for </w:t>
      </w:r>
      <w:r w:rsidR="00D97182">
        <w:rPr>
          <w:color w:val="000000" w:themeColor="text1"/>
        </w:rPr>
        <w:t xml:space="preserve">environmental, social, and meteorological factors that are specific to </w:t>
      </w:r>
      <w:r w:rsidRPr="00E56B02">
        <w:rPr>
          <w:color w:val="000000" w:themeColor="text1"/>
        </w:rPr>
        <w:t>month, state an</w:t>
      </w:r>
      <w:r>
        <w:rPr>
          <w:color w:val="000000" w:themeColor="text1"/>
        </w:rPr>
        <w:t>d state-month</w:t>
      </w:r>
      <w:r w:rsidR="00EC75D7">
        <w:rPr>
          <w:color w:val="000000" w:themeColor="text1"/>
        </w:rPr>
        <w:t xml:space="preserve"> through the use of corresponding random intercepts</w:t>
      </w:r>
      <w:r w:rsidRPr="00E56B02">
        <w:rPr>
          <w:color w:val="000000" w:themeColor="text1"/>
        </w:rPr>
        <w:t xml:space="preserve">. </w:t>
      </w:r>
      <w:r w:rsidR="00EC75D7">
        <w:rPr>
          <w:color w:val="000000" w:themeColor="text1"/>
        </w:rPr>
        <w:t>T</w:t>
      </w:r>
      <w:r w:rsidR="00EC75D7" w:rsidRPr="00E56B02">
        <w:rPr>
          <w:color w:val="000000" w:themeColor="text1"/>
        </w:rPr>
        <w:t xml:space="preserve">he </w:t>
      </w:r>
      <w:r w:rsidR="00EC75D7">
        <w:rPr>
          <w:color w:val="000000" w:themeColor="text1"/>
        </w:rPr>
        <w:t xml:space="preserve">potential unmeasured </w:t>
      </w:r>
      <w:r w:rsidR="00EC75D7" w:rsidRPr="00E56B02">
        <w:rPr>
          <w:color w:val="000000" w:themeColor="text1"/>
        </w:rPr>
        <w:t>confounding factors would be those with</w:t>
      </w:r>
      <w:r w:rsidR="00EC75D7" w:rsidRPr="000336CF">
        <w:rPr>
          <w:color w:val="000000" w:themeColor="text1"/>
        </w:rPr>
        <w:t xml:space="preserve"> anomalies </w:t>
      </w:r>
      <w:r w:rsidR="00EC75D7" w:rsidRPr="00E56B02">
        <w:rPr>
          <w:color w:val="000000" w:themeColor="text1"/>
        </w:rPr>
        <w:t xml:space="preserve">similar to those of the </w:t>
      </w:r>
      <w:r w:rsidR="00EC75D7">
        <w:rPr>
          <w:color w:val="000000" w:themeColor="text1"/>
        </w:rPr>
        <w:t xml:space="preserve">average </w:t>
      </w:r>
      <w:r w:rsidR="00EC75D7" w:rsidRPr="00E56B02">
        <w:rPr>
          <w:color w:val="000000" w:themeColor="text1"/>
        </w:rPr>
        <w:t>monthly temperature in each state</w:t>
      </w:r>
      <w:r w:rsidR="00EC75D7">
        <w:rPr>
          <w:color w:val="000000" w:themeColor="text1"/>
        </w:rPr>
        <w:t>, such as air pollution, which is not associated with</w:t>
      </w:r>
      <w:r w:rsidR="00EC75D7" w:rsidRPr="00E56B02">
        <w:rPr>
          <w:color w:val="000000" w:themeColor="text1"/>
        </w:rPr>
        <w:t xml:space="preserve"> injury mortality.</w:t>
      </w:r>
      <w:r w:rsidR="00EC75D7">
        <w:rPr>
          <w:color w:val="000000" w:themeColor="text1"/>
        </w:rPr>
        <w:t xml:space="preserve"> </w:t>
      </w:r>
      <w:r w:rsidR="00655141">
        <w:rPr>
          <w:color w:val="000000" w:themeColor="text1"/>
        </w:rPr>
        <w:t>As for other meteorological factors,</w:t>
      </w:r>
      <w:r w:rsidR="00D67FE8">
        <w:rPr>
          <w:color w:val="000000" w:themeColor="text1"/>
        </w:rPr>
        <w:t xml:space="preserve"> </w:t>
      </w:r>
      <w:r w:rsidR="00655141">
        <w:rPr>
          <w:color w:val="000000" w:themeColor="text1"/>
        </w:rPr>
        <w:t xml:space="preserve">anomalous </w:t>
      </w:r>
      <w:r w:rsidR="008E56D0">
        <w:rPr>
          <w:color w:val="000000" w:themeColor="text1"/>
        </w:rPr>
        <w:t xml:space="preserve">temperature </w:t>
      </w:r>
      <w:r w:rsidR="00655141">
        <w:rPr>
          <w:color w:val="000000" w:themeColor="text1"/>
        </w:rPr>
        <w:t xml:space="preserve">in </w:t>
      </w:r>
      <w:r w:rsidR="00D97182">
        <w:rPr>
          <w:color w:val="000000" w:themeColor="text1"/>
        </w:rPr>
        <w:t>USA</w:t>
      </w:r>
      <w:r w:rsidR="008E56D0">
        <w:rPr>
          <w:color w:val="000000" w:themeColor="text1"/>
        </w:rPr>
        <w:t xml:space="preserve"> is not </w:t>
      </w:r>
      <w:r w:rsidR="00C71B44">
        <w:rPr>
          <w:color w:val="000000" w:themeColor="text1"/>
        </w:rPr>
        <w:t>significantly correlated with anomalous cloud cover</w:t>
      </w:r>
      <w:r w:rsidR="00EC75D7" w:rsidRPr="00EC75D7">
        <w:rPr>
          <w:color w:val="000000" w:themeColor="text1"/>
        </w:rPr>
        <w:t xml:space="preserve"> </w:t>
      </w:r>
      <w:r w:rsidR="00EC75D7">
        <w:rPr>
          <w:color w:val="000000" w:themeColor="text1"/>
        </w:rPr>
        <w:t>based on data from ERA5</w:t>
      </w:r>
      <w:r w:rsidR="00FD4477">
        <w:rPr>
          <w:color w:val="000000" w:themeColor="text1"/>
        </w:rPr>
        <w:t>, nor with precipitation.</w:t>
      </w:r>
      <w:r w:rsidR="002C5F6A">
        <w:rPr>
          <w:color w:val="000000" w:themeColor="text1"/>
        </w:rPr>
        <w:fldChar w:fldCharType="begin" w:fldLock="1"/>
      </w:r>
      <w:r w:rsidR="00F67684">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7&lt;/sup&gt;","plainTextFormattedCitation":"7","previouslyFormattedCitation":"&lt;sup&gt;7&lt;/sup&gt;"},"properties":{"noteIndex":0},"schema":"https://github.com/citation-style-language/schema/raw/master/csl-citation.json"}</w:instrText>
      </w:r>
      <w:r w:rsidR="002C5F6A">
        <w:rPr>
          <w:color w:val="000000" w:themeColor="text1"/>
        </w:rPr>
        <w:fldChar w:fldCharType="separate"/>
      </w:r>
      <w:r w:rsidR="009E0A2F" w:rsidRPr="009E0A2F">
        <w:rPr>
          <w:noProof/>
          <w:color w:val="000000" w:themeColor="text1"/>
          <w:vertAlign w:val="superscript"/>
        </w:rPr>
        <w:t>7</w:t>
      </w:r>
      <w:r w:rsidR="002C5F6A">
        <w:rPr>
          <w:color w:val="000000" w:themeColor="text1"/>
        </w:rPr>
        <w:fldChar w:fldCharType="end"/>
      </w:r>
      <w:r w:rsidR="00964154">
        <w:rPr>
          <w:color w:val="000000" w:themeColor="text1"/>
        </w:rPr>
        <w:t xml:space="preserve"> Further</w:t>
      </w:r>
      <w:r w:rsidR="002F5367">
        <w:rPr>
          <w:color w:val="000000" w:themeColor="text1"/>
        </w:rPr>
        <w:t xml:space="preserve"> the association between temperature and transport injury </w:t>
      </w:r>
      <w:r w:rsidR="005B72CC">
        <w:rPr>
          <w:color w:val="000000" w:themeColor="text1"/>
        </w:rPr>
        <w:t>is</w:t>
      </w:r>
      <w:r w:rsidR="002F5367">
        <w:rPr>
          <w:color w:val="000000" w:themeColor="text1"/>
        </w:rPr>
        <w:t xml:space="preserve"> robust to adjustment for precipitation.</w:t>
      </w:r>
      <w:r w:rsidR="00C76841">
        <w:rPr>
          <w:color w:val="000000" w:themeColor="text1"/>
        </w:rPr>
        <w:fldChar w:fldCharType="begin" w:fldLock="1"/>
      </w:r>
      <w:r w:rsidR="00F67684">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7&lt;/sup&gt;","plainTextFormattedCitation":"7","previouslyFormattedCitation":"&lt;sup&gt;7&lt;/sup&gt;"},"properties":{"noteIndex":0},"schema":"https://github.com/citation-style-language/schema/raw/master/csl-citation.json"}</w:instrText>
      </w:r>
      <w:r w:rsidR="00C76841">
        <w:rPr>
          <w:color w:val="000000" w:themeColor="text1"/>
        </w:rPr>
        <w:fldChar w:fldCharType="separate"/>
      </w:r>
      <w:r w:rsidR="009E0A2F" w:rsidRPr="009E0A2F">
        <w:rPr>
          <w:noProof/>
          <w:color w:val="000000" w:themeColor="text1"/>
          <w:vertAlign w:val="superscript"/>
        </w:rPr>
        <w:t>7</w:t>
      </w:r>
      <w:r w:rsidR="00C76841">
        <w:rPr>
          <w:color w:val="000000" w:themeColor="text1"/>
        </w:rPr>
        <w:fldChar w:fldCharType="end"/>
      </w:r>
      <w:r w:rsidR="003105A5">
        <w:rPr>
          <w:color w:val="000000" w:themeColor="text1"/>
        </w:rPr>
        <w:t xml:space="preserve"> </w:t>
      </w:r>
      <w:r w:rsidR="00FD4477">
        <w:rPr>
          <w:color w:val="000000" w:themeColor="text1"/>
        </w:rPr>
        <w:t>Therefore, the most plausible explanation for our findings is a causal effect from anomalous temperature.</w:t>
      </w:r>
    </w:p>
    <w:p w14:paraId="115A7221" w14:textId="77777777" w:rsidR="00FD4477" w:rsidRPr="00E56B02" w:rsidRDefault="00FD4477" w:rsidP="00E56B02">
      <w:pPr>
        <w:spacing w:line="480" w:lineRule="auto"/>
        <w:rPr>
          <w:color w:val="000000" w:themeColor="text1"/>
        </w:rPr>
      </w:pPr>
    </w:p>
    <w:p w14:paraId="248EF5DD" w14:textId="010C34EC" w:rsidR="00B201BD" w:rsidRDefault="00EC75D7" w:rsidP="00613BCB">
      <w:pPr>
        <w:spacing w:line="480" w:lineRule="auto"/>
        <w:jc w:val="both"/>
        <w:outlineLvl w:val="0"/>
        <w:rPr>
          <w:ins w:id="0" w:author="Parks, Robbie M" w:date="2020-08-17T10:41:00Z"/>
          <w:color w:val="000000" w:themeColor="text1"/>
        </w:rPr>
      </w:pPr>
      <w:r>
        <w:rPr>
          <w:color w:val="000000" w:themeColor="text1"/>
        </w:rPr>
        <w:t>To</w:t>
      </w:r>
      <w:r w:rsidR="009F50A8">
        <w:rPr>
          <w:color w:val="000000" w:themeColor="text1"/>
        </w:rPr>
        <w:t xml:space="preserve"> </w:t>
      </w:r>
      <w:r w:rsidR="00536088">
        <w:rPr>
          <w:color w:val="000000" w:themeColor="text1"/>
        </w:rPr>
        <w:t>illustrate the public health significance of the findings</w:t>
      </w:r>
      <w:r w:rsidR="009F50A8">
        <w:rPr>
          <w:color w:val="000000" w:themeColor="text1"/>
        </w:rPr>
        <w:t>, we applied our estimated rate ratios to a fixed temperature anomaly (1.5 and 2 degrees</w:t>
      </w:r>
      <w:ins w:id="1" w:author="Ezzati, Majid" w:date="2020-06-12T19:16:00Z">
        <w:r w:rsidR="004E41EA" w:rsidRPr="004E41EA">
          <w:rPr>
            <w:color w:val="000000" w:themeColor="text1"/>
          </w:rPr>
          <w:t xml:space="preserve"> </w:t>
        </w:r>
        <w:r w:rsidR="004E41EA">
          <w:rPr>
            <w:color w:val="000000" w:themeColor="text1"/>
          </w:rPr>
          <w:t>consistent with the average rise specified in the Paris Climate Agreement</w:t>
        </w:r>
      </w:ins>
      <w:r w:rsidR="009F50A8">
        <w:rPr>
          <w:color w:val="000000" w:themeColor="text1"/>
        </w:rPr>
        <w:t>) and 2016 age-</w:t>
      </w:r>
      <w:r w:rsidR="00133139">
        <w:rPr>
          <w:color w:val="000000" w:themeColor="text1"/>
        </w:rPr>
        <w:t xml:space="preserve"> and sex-</w:t>
      </w:r>
      <w:r w:rsidR="009F50A8">
        <w:rPr>
          <w:color w:val="000000" w:themeColor="text1"/>
        </w:rPr>
        <w:t>specific death rates</w:t>
      </w:r>
      <w:del w:id="2" w:author="Ezzati, Majid" w:date="2020-06-12T19:16:00Z">
        <w:r w:rsidR="001F2346" w:rsidDel="004E41EA">
          <w:rPr>
            <w:color w:val="000000" w:themeColor="text1"/>
          </w:rPr>
          <w:delText xml:space="preserve">, </w:delText>
        </w:r>
      </w:del>
      <w:ins w:id="3" w:author="Ezzati, Majid" w:date="2020-06-12T19:16:00Z">
        <w:r w:rsidR="004E41EA">
          <w:rPr>
            <w:color w:val="000000" w:themeColor="text1"/>
          </w:rPr>
          <w:t xml:space="preserve">. The Agreement does not </w:t>
        </w:r>
      </w:ins>
      <w:ins w:id="4" w:author="Ezzati, Majid" w:date="2020-06-12T19:17:00Z">
        <w:r w:rsidR="004E41EA">
          <w:rPr>
            <w:color w:val="000000" w:themeColor="text1"/>
          </w:rPr>
          <w:t>specify a specific spatial distribution and doing so</w:t>
        </w:r>
      </w:ins>
      <w:ins w:id="5" w:author="Ezzati, Majid" w:date="2020-06-12T19:18:00Z">
        <w:r w:rsidR="004E41EA">
          <w:rPr>
            <w:color w:val="000000" w:themeColor="text1"/>
          </w:rPr>
          <w:t xml:space="preserve"> is</w:t>
        </w:r>
      </w:ins>
      <w:ins w:id="6" w:author="Ezzati, Majid" w:date="2020-06-12T19:17:00Z">
        <w:r w:rsidR="004E41EA">
          <w:rPr>
            <w:color w:val="000000" w:themeColor="text1"/>
          </w:rPr>
          <w:t xml:space="preserve"> a distinct analysis </w:t>
        </w:r>
      </w:ins>
      <w:ins w:id="7" w:author="Ezzati, Majid" w:date="2020-06-13T16:51:00Z">
        <w:r w:rsidR="00B201D7">
          <w:rPr>
            <w:color w:val="000000" w:themeColor="text1"/>
          </w:rPr>
          <w:t>which needs distinct</w:t>
        </w:r>
      </w:ins>
      <w:ins w:id="8" w:author="Ezzati, Majid" w:date="2020-06-12T19:17:00Z">
        <w:r w:rsidR="004E41EA">
          <w:rPr>
            <w:color w:val="000000" w:themeColor="text1"/>
          </w:rPr>
          <w:t xml:space="preserve"> </w:t>
        </w:r>
      </w:ins>
      <w:ins w:id="9" w:author="Ezzati, Majid" w:date="2020-06-13T16:51:00Z">
        <w:r w:rsidR="00B201D7">
          <w:rPr>
            <w:color w:val="000000" w:themeColor="text1"/>
          </w:rPr>
          <w:t xml:space="preserve">modelling and </w:t>
        </w:r>
      </w:ins>
      <w:ins w:id="10" w:author="Ezzati, Majid" w:date="2020-06-12T19:17:00Z">
        <w:r w:rsidR="004E41EA">
          <w:rPr>
            <w:color w:val="000000" w:themeColor="text1"/>
          </w:rPr>
          <w:t xml:space="preserve">assumptions that </w:t>
        </w:r>
      </w:ins>
      <w:ins w:id="11" w:author="Ezzati, Majid" w:date="2020-06-13T16:51:00Z">
        <w:r w:rsidR="00B201D7">
          <w:rPr>
            <w:color w:val="000000" w:themeColor="text1"/>
          </w:rPr>
          <w:t>should each</w:t>
        </w:r>
      </w:ins>
      <w:ins w:id="12" w:author="Ezzati, Majid" w:date="2020-06-12T19:17:00Z">
        <w:r w:rsidR="004E41EA">
          <w:rPr>
            <w:color w:val="000000" w:themeColor="text1"/>
          </w:rPr>
          <w:t xml:space="preserve"> be verified.</w:t>
        </w:r>
      </w:ins>
      <w:ins w:id="13" w:author="Ezzati, Majid" w:date="2020-06-12T19:16:00Z">
        <w:r w:rsidR="004E41EA">
          <w:rPr>
            <w:color w:val="000000" w:themeColor="text1"/>
          </w:rPr>
          <w:t xml:space="preserve"> </w:t>
        </w:r>
      </w:ins>
      <w:ins w:id="14" w:author="Ezzati, Majid" w:date="2020-06-12T19:17:00Z">
        <w:r w:rsidR="004E41EA">
          <w:rPr>
            <w:color w:val="000000" w:themeColor="text1"/>
          </w:rPr>
          <w:t xml:space="preserve">For this reason, we </w:t>
        </w:r>
      </w:ins>
      <w:r>
        <w:rPr>
          <w:color w:val="000000" w:themeColor="text1"/>
        </w:rPr>
        <w:t>carefully</w:t>
      </w:r>
      <w:ins w:id="15" w:author="Ezzati, Majid" w:date="2020-06-12T19:22:00Z">
        <w:r w:rsidR="006A0285">
          <w:rPr>
            <w:color w:val="000000" w:themeColor="text1"/>
          </w:rPr>
          <w:t>, and correctly,</w:t>
        </w:r>
      </w:ins>
      <w:r>
        <w:rPr>
          <w:color w:val="000000" w:themeColor="text1"/>
        </w:rPr>
        <w:t xml:space="preserve"> </w:t>
      </w:r>
      <w:del w:id="16" w:author="Ezzati, Majid" w:date="2020-06-12T19:18:00Z">
        <w:r w:rsidDel="004E41EA">
          <w:rPr>
            <w:color w:val="000000" w:themeColor="text1"/>
          </w:rPr>
          <w:delText xml:space="preserve">reported </w:delText>
        </w:r>
      </w:del>
      <w:ins w:id="17" w:author="Ezzati, Majid" w:date="2020-06-12T19:18:00Z">
        <w:r w:rsidR="004E41EA">
          <w:rPr>
            <w:color w:val="000000" w:themeColor="text1"/>
          </w:rPr>
          <w:t xml:space="preserve">referred to </w:t>
        </w:r>
      </w:ins>
      <w:ins w:id="18" w:author="Ezzati, Majid" w:date="2020-06-12T19:17:00Z">
        <w:r w:rsidR="004E41EA">
          <w:rPr>
            <w:color w:val="000000" w:themeColor="text1"/>
          </w:rPr>
          <w:t>our counterfactual</w:t>
        </w:r>
      </w:ins>
      <w:ins w:id="19" w:author="Ezzati, Majid" w:date="2020-06-12T19:18:00Z">
        <w:r w:rsidR="004E41EA">
          <w:rPr>
            <w:color w:val="000000" w:themeColor="text1"/>
          </w:rPr>
          <w:t xml:space="preserve"> exposure</w:t>
        </w:r>
      </w:ins>
      <w:ins w:id="20" w:author="Ezzati, Majid" w:date="2020-06-12T19:17:00Z">
        <w:r w:rsidR="004E41EA">
          <w:rPr>
            <w:color w:val="000000" w:themeColor="text1"/>
          </w:rPr>
          <w:t xml:space="preserve"> </w:t>
        </w:r>
      </w:ins>
      <w:r>
        <w:rPr>
          <w:color w:val="000000" w:themeColor="text1"/>
        </w:rPr>
        <w:t>as an “</w:t>
      </w:r>
      <w:r w:rsidRPr="00346ACE">
        <w:rPr>
          <w:color w:val="000000" w:themeColor="text1"/>
        </w:rPr>
        <w:t>anomalously warm year</w:t>
      </w:r>
      <w:r>
        <w:rPr>
          <w:color w:val="000000" w:themeColor="text1"/>
        </w:rPr>
        <w:t>”.</w:t>
      </w:r>
      <w:r w:rsidR="00346ACE">
        <w:rPr>
          <w:color w:val="000000" w:themeColor="text1"/>
        </w:rPr>
        <w:t xml:space="preserve"> </w:t>
      </w:r>
      <w:r w:rsidR="001603E9">
        <w:rPr>
          <w:color w:val="000000" w:themeColor="text1"/>
        </w:rPr>
        <w:t>The choice of counterfactual exposure in our illustrative example</w:t>
      </w:r>
      <w:r w:rsidR="004E41EA">
        <w:rPr>
          <w:color w:val="000000" w:themeColor="text1"/>
        </w:rPr>
        <w:t xml:space="preserve"> </w:t>
      </w:r>
      <w:r w:rsidR="009437BD">
        <w:rPr>
          <w:color w:val="000000" w:themeColor="text1"/>
        </w:rPr>
        <w:t>is</w:t>
      </w:r>
      <w:ins w:id="21" w:author="Ezzati, Majid" w:date="2020-06-12T19:16:00Z">
        <w:r w:rsidR="004E41EA">
          <w:rPr>
            <w:color w:val="000000" w:themeColor="text1"/>
          </w:rPr>
          <w:t xml:space="preserve"> also</w:t>
        </w:r>
      </w:ins>
      <w:r w:rsidR="009437BD">
        <w:rPr>
          <w:color w:val="000000" w:themeColor="text1"/>
        </w:rPr>
        <w:t xml:space="preserve"> </w:t>
      </w:r>
      <w:r w:rsidR="00B201BD">
        <w:rPr>
          <w:color w:val="000000" w:themeColor="text1"/>
        </w:rPr>
        <w:t xml:space="preserve">similar </w:t>
      </w:r>
      <w:r w:rsidR="00536088">
        <w:rPr>
          <w:color w:val="000000" w:themeColor="text1"/>
        </w:rPr>
        <w:t xml:space="preserve">to </w:t>
      </w:r>
      <w:r w:rsidR="00B201BD">
        <w:rPr>
          <w:color w:val="000000" w:themeColor="text1"/>
        </w:rPr>
        <w:t>analyses for</w:t>
      </w:r>
      <w:r w:rsidR="009F50A8">
        <w:rPr>
          <w:color w:val="000000" w:themeColor="text1"/>
        </w:rPr>
        <w:t xml:space="preserve"> air pollution</w:t>
      </w:r>
      <w:r w:rsidR="00E52CA0">
        <w:rPr>
          <w:color w:val="000000" w:themeColor="text1"/>
        </w:rPr>
        <w:fldChar w:fldCharType="begin" w:fldLock="1"/>
      </w:r>
      <w:r w:rsidR="00F67684">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USA","type":"article-journal"},"uris":["http://www.mendeley.com/documents/?uuid=964ec70f-6b09-4d7e-9478-68607c917ba5"]},{"id":"ITEM-2","itemData":{"DOI":"10.1016/S0140-6736(17)30505-6","ISSN":"1474547X","abstract":"Background Exposure to ambient air pollution increases morbidity and mortality, and is a leading contributor to global disease burden. We explored spatial and temporal trends in mortality and burden of disease attributable to ambient air pollution from 1990 to 2015 at global, regional, and country levels. Methods We estimated global population-weighted mean concentrations of particle mass with aerodynamic diameter less than 2·5 μm (PM2·5) and ozone at an approximate 11 km × 11 km resolution with satellite-based estimates, chemical transport models, and ground-level measurements. Using integrated exposure–response functions for each cause of death, we estimated the relative risk of mortality from ischaemic heart disease, cerebrovascular disease, chronic obstructive pulmonary disease, lung cancer, and lower respiratory infections from epidemiological studies using non-linear exposure–response functions spanning the global range of exposure. Findings Ambient PM2·5 was the fifth-ranking mortality risk factor in 2015. Exposure to PM2·5 caused 4·2 million (95% uncertainty interval [UI] 3·7 million to 4·8 million) deaths and 103·1 million (90·8 million 115·1 million) disability-adjusted life-years (DALYs) in 2015, representing 7·6% of total global deaths and 4·2% of global DALYs, 59% of these in east and south Asia. Deaths attributable to ambient PM2·5 increased from 3·5 million (95% UI 3·0 million to 4·0 million) in 1990 to 4·2 million (3·7 million to 4·8 million) in 2015. Exposure to ozone caused an additional 254 000 (95% UI 97 000–422 000) deaths and a loss of 4·1 million (1·6 million to 6·8 million) DALYs from chronic obstructive pulmonary disease in 2015. Interpretation Ambient air pollution contributed substantially to the global burden of disease in 2015, which increased over the past 25 years, due to population ageing, changes in non-communicable disease rates, and increasing air pollution in low-income and middle-income countries. Modest reductions in burden will occur in the most polluted countries unless PM2·5 values are decreased substantially, but there is potential for substantial health benefits from exposure reduction. Funding Bill &amp; Melinda Gates Foundation and Health Effects Institute.","author":[{"dropping-particle":"","family":"Cohen","given":"Aaron J.","non-dropping-particle":"","parse-names":false,"suffix":""},{"dropping-particle":"","family":"Brauer","given":"Michael","non-dropping-particle":"","parse-names":false,"suffix":""},{"dropping-particle":"","family":"Burnett","given":"Richard","non-dropping-particle":"","parse-names":false,"suffix":""},{"dropping-particle":"","family":"Anderson","given":"H. Ross","non-dropping-particle":"","parse-names":false,"suffix":""},{"dropping-particle":"","family":"Frostad","given":"Joseph","non-dropping-particle":"","parse-names":false,"suffix":""},{"dropping-particle":"","family":"Estep","given":"Kara","non-dropping-particle":"","parse-names":false,"suffix":""},{"dropping-particle":"","family":"Balakrishnan","given":"Kalpana","non-dropping-particle":"","parse-names":false,"suffix":""},{"dropping-particle":"","family":"Brunekreef","given":"Bert","non-dropping-particle":"","parse-names":false,"suffix":""},{"dropping-particle":"","family":"Dandona","given":"Lalit","non-dropping-particle":"","parse-names":false,"suffix":""},{"dropping-particle":"","family":"Dandona","given":"Rakhi","non-dropping-particle":"","parse-names":false,"suffix":""},{"dropping-particle":"","family":"Feigin","given":"Valery","non-dropping-particle":"","parse-names":false,"suffix":""},{"dropping-particle":"","family":"Freedman","given":"Greg","non-dropping-particle":"","parse-names":false,"suffix":""},{"dropping-particle":"","family":"Hubbell","given":"Bryan","non-dropping-particle":"","parse-names":false,"suffix":""},{"dropping-particle":"","family":"Jobling","given":"Amelia","non-dropping-particle":"","parse-names":false,"suffix":""},{"dropping-particle":"","family":"Kan","given":"Haidong","non-dropping-particle":"","parse-names":false,"suffix":""},{"dropping-particle":"","family":"Knibbs","given":"Luke","non-dropping-particle":"","parse-names":false,"suffix":""},{"dropping-particle":"","family":"Liu","given":"Yang","non-dropping-particle":"","parse-names":false,"suffix":""},{"dropping-particle":"","family":"Martin","given":"Randall","non-dropping-particle":"","parse-names":false,"suffix":""},{"dropping-particle":"","family":"Morawska","given":"Lidia","non-dropping-particle":"","parse-names":false,"suffix":""},{"dropping-particle":"","family":"Pope","given":"C. Arden","non-dropping-particle":"","parse-names":false,"suffix":""},{"dropping-particle":"","family":"Shin","given":"Hwashin","non-dropping-particle":"","parse-names":false,"suffix":""},{"dropping-particle":"","family":"Straif","given":"Kurt","non-dropping-particle":"","parse-names":false,"suffix":""},{"dropping-particle":"","family":"Shaddick","given":"Gavin","non-dropping-particle":"","parse-names":false,"suffix":""},{"dropping-particle":"","family":"Thomas","given":"Matthew","non-dropping-particle":"","parse-names":false,"suffix":""},{"dropping-particle":"","family":"Dingenen","given":"Rita","non-dropping-particle":"van","parse-names":false,"suffix":""},{"dropping-particle":"","family":"Donkelaar","given":"Aaron","non-dropping-particle":"van","parse-names":false,"suffix":""},{"dropping-particle":"","family":"Vos","given":"Theo","non-dropping-particle":"","parse-names":false,"suffix":""},{"dropping-particle":"","family":"Murray","given":"Christopher J.L.","non-dropping-particle":"","parse-names":false,"suffix":""},{"dropping-particle":"","family":"Forouzanfar","given":"Mohammad H.","non-dropping-particle":"","parse-names":false,"suffix":""}],"container-title":"The Lancet","id":"ITEM-2","issued":{"date-parts":[["2017"]]},"title":"Estimates and 25-year trends of the global burden of disease attributable to ambient air pollution: an analysis of data from the Global Burden of Diseases Study 2015","type":"article-journal"},"uris":["http://www.mendeley.com/documents/?uuid=b3fff31f-d9af-435c-b8db-78da4c963642"]}],"mendeley":{"formattedCitation":"&lt;sup&gt;4,8&lt;/sup&gt;","plainTextFormattedCitation":"4,8","previouslyFormattedCitation":"&lt;sup&gt;4,8&lt;/sup&gt;"},"properties":{"noteIndex":0},"schema":"https://github.com/citation-style-language/schema/raw/master/csl-citation.json"}</w:instrText>
      </w:r>
      <w:r w:rsidR="00E52CA0">
        <w:rPr>
          <w:color w:val="000000" w:themeColor="text1"/>
        </w:rPr>
        <w:fldChar w:fldCharType="separate"/>
      </w:r>
      <w:r w:rsidR="009E0A2F" w:rsidRPr="009E0A2F">
        <w:rPr>
          <w:noProof/>
          <w:color w:val="000000" w:themeColor="text1"/>
          <w:vertAlign w:val="superscript"/>
        </w:rPr>
        <w:t>4,8</w:t>
      </w:r>
      <w:r w:rsidR="00E52CA0">
        <w:rPr>
          <w:color w:val="000000" w:themeColor="text1"/>
        </w:rPr>
        <w:fldChar w:fldCharType="end"/>
      </w:r>
      <w:r w:rsidR="009F50A8">
        <w:rPr>
          <w:color w:val="000000" w:themeColor="text1"/>
        </w:rPr>
        <w:t xml:space="preserve"> and for virtually every other risk factor</w:t>
      </w:r>
      <w:r w:rsidR="002D2C6E">
        <w:rPr>
          <w:color w:val="000000" w:themeColor="text1"/>
        </w:rPr>
        <w:fldChar w:fldCharType="begin" w:fldLock="1"/>
      </w:r>
      <w:r w:rsidR="00F67684">
        <w:rPr>
          <w:color w:val="000000" w:themeColor="text1"/>
        </w:rPr>
        <w:instrText>ADDIN CSL_CITATION {"citationItems":[{"id":"ITEM-1","itemData":{"DOI":"10.1186/1478-7954-1-1","ISSN":"14787954","PMID":"12780936","abstract":"Reliable and comparable analysis of risks to health is key for preventing disease and injury. Causal attribution of morbidity and mortality to risk factors has traditionally been conducted in the context of methodological traditions of individual risk factors, often in a limited number of settings, restricting comparability. In this paper, we discuss the conceptual and methodological issues for quantifying the population health effects of individual or groups of risk factors in various levels of causality using knowledge from different scientific disciplines. The issues include: comparing the burden of disease due to the observed exposure distribution in a population with the burden from a hypothetical distribution or series of distributions, rather than a single reference level such as non-exposed; considering the multiple stages in the causal network of interactions among risk factor(s) and disease outcome to allow making inferences about some combinations of risk factors for which epidemiological studies have not been conducted, including the joint effects of multiple risk factors; calculating the health loss due to risk factor(s) as a time-indexed \"stream\" of disease burden due to a time-indexed \" stream\" of exposure, including consideration of discounting; and the sources of uncertainty. © 2003 Murray et al; licensee BioMed Central Ltd.","author":[{"dropping-particle":"","family":"Murray","given":"Christopher J.L.","non-dropping-particle":"","parse-names":false,"suffix":""},{"dropping-particle":"","family":"Ezzati","given":"Majid","non-dropping-particle":"","parse-names":false,"suffix":""},{"dropping-particle":"","family":"Lopez","given":"Alan D.","non-dropping-particle":"","parse-names":false,"suffix":""},{"dropping-particle":"","family":"Rodgers","given":"Anthony","non-dropping-particle":"","parse-names":false,"suffix":""},{"dropping-particle":"","family":"Hoorn","given":"Stephen","non-dropping-particle":"Vander","parse-names":false,"suffix":""}],"container-title":"Population Health Metrics","id":"ITEM-1","issued":{"date-parts":[["2003"]]},"title":"Comparative quantification of health risks: Conceptual framework and methodological issues","type":"article"},"uris":["http://www.mendeley.com/documents/?uuid=dc874297-e047-496f-96b6-89ff1d3cd62f"]}],"mendeley":{"formattedCitation":"&lt;sup&gt;9&lt;/sup&gt;","plainTextFormattedCitation":"9","previouslyFormattedCitation":"&lt;sup&gt;9&lt;/sup&gt;"},"properties":{"noteIndex":0},"schema":"https://github.com/citation-style-language/schema/raw/master/csl-citation.json"}</w:instrText>
      </w:r>
      <w:r w:rsidR="002D2C6E">
        <w:rPr>
          <w:color w:val="000000" w:themeColor="text1"/>
        </w:rPr>
        <w:fldChar w:fldCharType="separate"/>
      </w:r>
      <w:r w:rsidR="009E0A2F" w:rsidRPr="009E0A2F">
        <w:rPr>
          <w:noProof/>
          <w:color w:val="000000" w:themeColor="text1"/>
          <w:vertAlign w:val="superscript"/>
        </w:rPr>
        <w:t>9</w:t>
      </w:r>
      <w:r w:rsidR="002D2C6E">
        <w:rPr>
          <w:color w:val="000000" w:themeColor="text1"/>
        </w:rPr>
        <w:fldChar w:fldCharType="end"/>
      </w:r>
      <w:r w:rsidR="009437BD">
        <w:rPr>
          <w:color w:val="000000" w:themeColor="text1"/>
        </w:rPr>
        <w:t xml:space="preserve"> </w:t>
      </w:r>
      <w:r w:rsidR="00D97182">
        <w:rPr>
          <w:color w:val="000000" w:themeColor="text1"/>
        </w:rPr>
        <w:t xml:space="preserve">which </w:t>
      </w:r>
      <w:r w:rsidR="00B201BD">
        <w:rPr>
          <w:color w:val="000000" w:themeColor="text1"/>
        </w:rPr>
        <w:t>use</w:t>
      </w:r>
      <w:r w:rsidR="009F50A8">
        <w:rPr>
          <w:color w:val="000000" w:themeColor="text1"/>
        </w:rPr>
        <w:t xml:space="preserve"> either a constant change in exposure or a </w:t>
      </w:r>
      <w:r w:rsidR="00B201BD">
        <w:rPr>
          <w:color w:val="000000" w:themeColor="text1"/>
        </w:rPr>
        <w:t xml:space="preserve">constant </w:t>
      </w:r>
      <w:r w:rsidR="00683609">
        <w:rPr>
          <w:color w:val="000000" w:themeColor="text1"/>
        </w:rPr>
        <w:t>level of</w:t>
      </w:r>
      <w:r w:rsidR="00B201BD">
        <w:rPr>
          <w:color w:val="000000" w:themeColor="text1"/>
        </w:rPr>
        <w:t xml:space="preserve"> exposure</w:t>
      </w:r>
      <w:r w:rsidR="000336CF">
        <w:rPr>
          <w:color w:val="000000" w:themeColor="text1"/>
        </w:rPr>
        <w:t xml:space="preserve"> as counterfactual exposure</w:t>
      </w:r>
      <w:r w:rsidR="00B201BD">
        <w:rPr>
          <w:color w:val="000000" w:themeColor="text1"/>
        </w:rPr>
        <w:t>. Full climate change risk assessment</w:t>
      </w:r>
      <w:r w:rsidR="00F4480E">
        <w:rPr>
          <w:color w:val="000000" w:themeColor="text1"/>
        </w:rPr>
        <w:t>,</w:t>
      </w:r>
      <w:r w:rsidR="00B201BD">
        <w:rPr>
          <w:color w:val="000000" w:themeColor="text1"/>
        </w:rPr>
        <w:t xml:space="preserve"> as done for other risk factors</w:t>
      </w:r>
      <w:r w:rsidR="00F4480E">
        <w:rPr>
          <w:color w:val="000000" w:themeColor="text1"/>
        </w:rPr>
        <w:t>,</w:t>
      </w:r>
      <w:r w:rsidR="00301071">
        <w:rPr>
          <w:color w:val="000000" w:themeColor="text1"/>
        </w:rPr>
        <w:fldChar w:fldCharType="begin" w:fldLock="1"/>
      </w:r>
      <w:r w:rsidR="00F67684">
        <w:rPr>
          <w:color w:val="000000" w:themeColor="text1"/>
        </w:rPr>
        <w:instrText>ADDIN CSL_CITATION {"citationItems":[{"id":"ITEM-1","itemData":{"DOI":"10.1126/science.1106881","ISSN":"00368075","abstract":"We analyzed the mortality impacts and greenhouse gas (GHG) emissions produced by household energy use in Africa. Under a business-as-usual (BAU) scenario, household indoor air pollution will cause an estimated 9.8 million premature deaths by the year 2030. Gradual and rapid transitions to charcoal would delay 1.0 million and 2.8 million deaths, respectively; similar transitions to petroleum fuels would delay 1.3 million and 3.7 million deaths. Cumulative BAU GHG emissions will be 6.7 billion tons of carbon by 2050, which is 5.6% of Africa's total emissions. Large shifts to the use of fossil fuels would reduce GHG emissions by 1 to 10%. Charcoal-intensive future scenarios using current practices increase emissions by 140 to 190%; the increase can be reduced to 5 to 36% using currently available technologies for sustainable production or potentially reduced even more with investment in technological innovation.","author":[{"dropping-particle":"","family":"Bailis","given":"Robert","non-dropping-particle":"","parse-names":false,"suffix":""},{"dropping-particle":"","family":"Ezzati","given":"Majid","non-dropping-particle":"","parse-names":false,"suffix":""},{"dropping-particle":"","family":"Kammen","given":"Daniel M.","non-dropping-particle":"","parse-names":false,"suffix":""}],"container-title":"Science","id":"ITEM-1","issued":{"date-parts":[["2005"]]},"title":"Mortality and greenhouse gas impacts of biomass and petroleum energy futures in Africa","type":"article-journal"},"uris":["http://www.mendeley.com/documents/?uuid=f6d2512c-7d20-4b6e-ad72-d57cc0930eef"]}],"mendeley":{"formattedCitation":"&lt;sup&gt;10&lt;/sup&gt;","plainTextFormattedCitation":"10","previouslyFormattedCitation":"&lt;sup&gt;10&lt;/sup&gt;"},"properties":{"noteIndex":0},"schema":"https://github.com/citation-style-language/schema/raw/master/csl-citation.json"}</w:instrText>
      </w:r>
      <w:r w:rsidR="00301071">
        <w:rPr>
          <w:color w:val="000000" w:themeColor="text1"/>
        </w:rPr>
        <w:fldChar w:fldCharType="separate"/>
      </w:r>
      <w:r w:rsidR="009E0A2F" w:rsidRPr="009E0A2F">
        <w:rPr>
          <w:noProof/>
          <w:color w:val="000000" w:themeColor="text1"/>
          <w:vertAlign w:val="superscript"/>
        </w:rPr>
        <w:t>10</w:t>
      </w:r>
      <w:r w:rsidR="00301071">
        <w:rPr>
          <w:color w:val="000000" w:themeColor="text1"/>
        </w:rPr>
        <w:fldChar w:fldCharType="end"/>
      </w:r>
      <w:r w:rsidR="00B201BD">
        <w:rPr>
          <w:color w:val="000000" w:themeColor="text1"/>
        </w:rPr>
        <w:t xml:space="preserve"> </w:t>
      </w:r>
      <w:r w:rsidR="009437BD">
        <w:rPr>
          <w:color w:val="000000" w:themeColor="text1"/>
        </w:rPr>
        <w:t>require</w:t>
      </w:r>
      <w:r w:rsidR="001603E9">
        <w:rPr>
          <w:color w:val="000000" w:themeColor="text1"/>
        </w:rPr>
        <w:t>s</w:t>
      </w:r>
      <w:r w:rsidR="00B201BD">
        <w:rPr>
          <w:color w:val="000000" w:themeColor="text1"/>
        </w:rPr>
        <w:t xml:space="preserve"> three inputs: (i) spatially and temporally coherent projections of temperature; (ii) spatially and temporally coherent projections of population; and (iii) spatially, temporally and epidemiologically </w:t>
      </w:r>
      <w:r w:rsidR="00683609">
        <w:rPr>
          <w:color w:val="000000" w:themeColor="text1"/>
        </w:rPr>
        <w:t>coherent projections of age-,</w:t>
      </w:r>
      <w:r w:rsidR="00B201BD">
        <w:rPr>
          <w:color w:val="000000" w:themeColor="text1"/>
        </w:rPr>
        <w:t xml:space="preserve"> sex-</w:t>
      </w:r>
      <w:r w:rsidR="00683609">
        <w:rPr>
          <w:color w:val="000000" w:themeColor="text1"/>
        </w:rPr>
        <w:t xml:space="preserve"> and cause-</w:t>
      </w:r>
      <w:r w:rsidR="00B201BD">
        <w:rPr>
          <w:color w:val="000000" w:themeColor="text1"/>
        </w:rPr>
        <w:t>specific death rates,</w:t>
      </w:r>
      <w:r w:rsidR="00F979B0">
        <w:rPr>
          <w:color w:val="000000" w:themeColor="text1"/>
        </w:rPr>
        <w:fldChar w:fldCharType="begin" w:fldLock="1"/>
      </w:r>
      <w:r w:rsidR="00F67684">
        <w:rPr>
          <w:color w:val="000000" w:themeColor="text1"/>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11&lt;/sup&gt;","plainTextFormattedCitation":"11","previouslyFormattedCitation":"&lt;sup&gt;11&lt;/sup&gt;"},"properties":{"noteIndex":0},"schema":"https://github.com/citation-style-language/schema/raw/master/csl-citation.json"}</w:instrText>
      </w:r>
      <w:r w:rsidR="00F979B0">
        <w:rPr>
          <w:color w:val="000000" w:themeColor="text1"/>
        </w:rPr>
        <w:fldChar w:fldCharType="separate"/>
      </w:r>
      <w:r w:rsidR="009E0A2F" w:rsidRPr="009E0A2F">
        <w:rPr>
          <w:noProof/>
          <w:color w:val="000000" w:themeColor="text1"/>
          <w:vertAlign w:val="superscript"/>
        </w:rPr>
        <w:t>11</w:t>
      </w:r>
      <w:r w:rsidR="00F979B0">
        <w:rPr>
          <w:color w:val="000000" w:themeColor="text1"/>
        </w:rPr>
        <w:fldChar w:fldCharType="end"/>
      </w:r>
      <w:r w:rsidR="00B201BD">
        <w:rPr>
          <w:color w:val="000000" w:themeColor="text1"/>
        </w:rPr>
        <w:t xml:space="preserve"> because death rates from </w:t>
      </w:r>
      <w:r w:rsidR="00F4480E">
        <w:rPr>
          <w:color w:val="000000" w:themeColor="text1"/>
        </w:rPr>
        <w:t>each</w:t>
      </w:r>
      <w:r w:rsidR="00B201BD">
        <w:rPr>
          <w:color w:val="000000" w:themeColor="text1"/>
        </w:rPr>
        <w:t xml:space="preserve"> disease</w:t>
      </w:r>
      <w:r w:rsidR="00F4480E">
        <w:rPr>
          <w:color w:val="000000" w:themeColor="text1"/>
        </w:rPr>
        <w:t xml:space="preserve"> and injury</w:t>
      </w:r>
      <w:r w:rsidR="00E3795D">
        <w:rPr>
          <w:color w:val="000000" w:themeColor="text1"/>
        </w:rPr>
        <w:t xml:space="preserve"> change due to </w:t>
      </w:r>
      <w:r w:rsidR="00B201BD">
        <w:rPr>
          <w:color w:val="000000" w:themeColor="text1"/>
        </w:rPr>
        <w:t>factors other than climate</w:t>
      </w:r>
      <w:r w:rsidR="001603E9">
        <w:rPr>
          <w:color w:val="000000" w:themeColor="text1"/>
        </w:rPr>
        <w:t xml:space="preserve"> – as seen in  secular trends of deaths from various injuries in </w:t>
      </w:r>
      <w:r w:rsidR="001603E9">
        <w:rPr>
          <w:color w:val="000000" w:themeColor="text1"/>
        </w:rPr>
        <w:lastRenderedPageBreak/>
        <w:t>Figure 2 of our paper.</w:t>
      </w:r>
      <w:r w:rsidR="00B201BD">
        <w:rPr>
          <w:color w:val="000000" w:themeColor="text1"/>
        </w:rPr>
        <w:t xml:space="preserve"> </w:t>
      </w:r>
      <w:r w:rsidR="00980DFC">
        <w:rPr>
          <w:color w:val="000000" w:themeColor="text1"/>
        </w:rPr>
        <w:t xml:space="preserve">The </w:t>
      </w:r>
      <w:r w:rsidR="00B201BD">
        <w:rPr>
          <w:color w:val="000000" w:themeColor="text1"/>
        </w:rPr>
        <w:t xml:space="preserve">innovative scope of our work, i.e. </w:t>
      </w:r>
      <w:r w:rsidR="00980DFC">
        <w:rPr>
          <w:color w:val="000000" w:themeColor="text1"/>
        </w:rPr>
        <w:t>analysing</w:t>
      </w:r>
      <w:r w:rsidR="00B201BD">
        <w:rPr>
          <w:color w:val="000000" w:themeColor="text1"/>
        </w:rPr>
        <w:t xml:space="preserve"> the complete range of intentional and unintentional injuries</w:t>
      </w:r>
      <w:r w:rsidR="00CC5F2D">
        <w:rPr>
          <w:color w:val="000000" w:themeColor="text1"/>
        </w:rPr>
        <w:t xml:space="preserve"> by age group and sex</w:t>
      </w:r>
      <w:r w:rsidR="00B201BD">
        <w:rPr>
          <w:color w:val="000000" w:themeColor="text1"/>
        </w:rPr>
        <w:t>, and</w:t>
      </w:r>
      <w:r w:rsidR="00346ACE">
        <w:rPr>
          <w:color w:val="000000" w:themeColor="text1"/>
        </w:rPr>
        <w:t xml:space="preserve"> its methodological innovations</w:t>
      </w:r>
      <w:r w:rsidR="00554B08">
        <w:rPr>
          <w:color w:val="000000" w:themeColor="text1"/>
        </w:rPr>
        <w:t xml:space="preserve"> </w:t>
      </w:r>
      <w:r w:rsidR="00346ACE">
        <w:rPr>
          <w:color w:val="000000" w:themeColor="text1"/>
        </w:rPr>
        <w:t xml:space="preserve">provide a relevant and robust basis for </w:t>
      </w:r>
      <w:r w:rsidR="00980DFC">
        <w:rPr>
          <w:color w:val="000000" w:themeColor="text1"/>
        </w:rPr>
        <w:t>such analyses</w:t>
      </w:r>
      <w:r w:rsidR="00346ACE">
        <w:rPr>
          <w:color w:val="000000" w:themeColor="text1"/>
        </w:rPr>
        <w:t>.</w:t>
      </w:r>
    </w:p>
    <w:p w14:paraId="4C56F403" w14:textId="018184F6" w:rsidR="00246DD3" w:rsidRDefault="00246DD3" w:rsidP="00613BCB">
      <w:pPr>
        <w:spacing w:line="480" w:lineRule="auto"/>
        <w:jc w:val="both"/>
        <w:outlineLvl w:val="0"/>
        <w:rPr>
          <w:ins w:id="22" w:author="Parks, Robbie M" w:date="2020-08-17T10:41:00Z"/>
          <w:color w:val="000000" w:themeColor="text1"/>
        </w:rPr>
      </w:pPr>
    </w:p>
    <w:p w14:paraId="1E463146" w14:textId="77777777" w:rsidR="00246DD3" w:rsidRPr="00E85AFA" w:rsidRDefault="00246DD3" w:rsidP="00246DD3">
      <w:pPr>
        <w:spacing w:line="480" w:lineRule="auto"/>
        <w:jc w:val="both"/>
        <w:rPr>
          <w:ins w:id="23" w:author="Parks, Robbie M" w:date="2020-08-17T10:41:00Z"/>
        </w:rPr>
      </w:pPr>
      <w:ins w:id="24" w:author="Parks, Robbie M" w:date="2020-08-17T10:41:00Z">
        <w:r w:rsidRPr="00E85AFA">
          <w:rPr>
            <w:b/>
          </w:rPr>
          <w:t>Author contributions</w:t>
        </w:r>
      </w:ins>
    </w:p>
    <w:p w14:paraId="05DD0D7F" w14:textId="27832981" w:rsidR="00246DD3" w:rsidRPr="00E85AFA" w:rsidRDefault="00246DD3" w:rsidP="00246DD3">
      <w:pPr>
        <w:spacing w:line="480" w:lineRule="auto"/>
        <w:jc w:val="both"/>
        <w:rPr>
          <w:ins w:id="25" w:author="Parks, Robbie M" w:date="2020-08-17T10:41:00Z"/>
        </w:rPr>
      </w:pPr>
      <w:ins w:id="26" w:author="Parks, Robbie M" w:date="2020-08-17T10:41:00Z">
        <w:r w:rsidRPr="00E85AFA">
          <w:t xml:space="preserve">All authors contributed to </w:t>
        </w:r>
      </w:ins>
      <w:ins w:id="27" w:author="Parks, Robbie M" w:date="2020-08-17T10:42:00Z">
        <w:r>
          <w:t>writing</w:t>
        </w:r>
      </w:ins>
      <w:ins w:id="28" w:author="Parks, Robbie M" w:date="2020-08-17T10:41:00Z">
        <w:r w:rsidRPr="00E85AFA">
          <w:t xml:space="preserve"> and finalizing the paper.</w:t>
        </w:r>
      </w:ins>
    </w:p>
    <w:p w14:paraId="0C5B640F" w14:textId="77777777" w:rsidR="00246DD3" w:rsidRPr="00E85AFA" w:rsidRDefault="00246DD3" w:rsidP="00246DD3">
      <w:pPr>
        <w:spacing w:line="480" w:lineRule="auto"/>
        <w:jc w:val="both"/>
        <w:rPr>
          <w:ins w:id="29" w:author="Parks, Robbie M" w:date="2020-08-17T10:41:00Z"/>
        </w:rPr>
      </w:pPr>
    </w:p>
    <w:p w14:paraId="291A394A" w14:textId="77777777" w:rsidR="00246DD3" w:rsidRPr="00E85AFA" w:rsidRDefault="00246DD3" w:rsidP="00246DD3">
      <w:pPr>
        <w:pStyle w:val="Acknowledgement"/>
        <w:spacing w:before="0" w:line="480" w:lineRule="auto"/>
        <w:ind w:left="0" w:firstLine="0"/>
        <w:jc w:val="both"/>
        <w:rPr>
          <w:ins w:id="30" w:author="Parks, Robbie M" w:date="2020-08-17T10:41:00Z"/>
          <w:lang w:val="en-GB"/>
        </w:rPr>
      </w:pPr>
      <w:ins w:id="31" w:author="Parks, Robbie M" w:date="2020-08-17T10:41:00Z">
        <w:r w:rsidRPr="00E85AFA">
          <w:rPr>
            <w:b/>
            <w:lang w:val="en-GB"/>
          </w:rPr>
          <w:t>Competing interests statement</w:t>
        </w:r>
        <w:r w:rsidRPr="00E85AFA">
          <w:rPr>
            <w:lang w:val="en-GB"/>
          </w:rPr>
          <w:t xml:space="preserve"> </w:t>
        </w:r>
      </w:ins>
    </w:p>
    <w:p w14:paraId="60D681D8" w14:textId="675C83B6" w:rsidR="00246DD3" w:rsidRDefault="00246DD3" w:rsidP="00246DD3">
      <w:pPr>
        <w:spacing w:line="480" w:lineRule="auto"/>
        <w:jc w:val="both"/>
        <w:outlineLvl w:val="0"/>
        <w:rPr>
          <w:ins w:id="32" w:author="Parks, Robbie M" w:date="2020-08-17T10:42:00Z"/>
        </w:rPr>
      </w:pPr>
      <w:ins w:id="33" w:author="Parks, Robbie M" w:date="2020-08-17T10:41:00Z">
        <w:r w:rsidRPr="00E85AFA">
          <w:t>ME reports a charitable grant from AstraZeneca Young Health Programme, and personal fees from Prudential,</w:t>
        </w:r>
      </w:ins>
      <w:ins w:id="34" w:author="Parks, Robbie M" w:date="2020-08-17T10:42:00Z">
        <w:r>
          <w:t xml:space="preserve"> </w:t>
        </w:r>
      </w:ins>
      <w:proofErr w:type="spellStart"/>
      <w:ins w:id="35" w:author="Parks, Robbie M" w:date="2020-08-17T10:41:00Z">
        <w:r w:rsidRPr="00E85AFA">
          <w:t>Scor</w:t>
        </w:r>
        <w:proofErr w:type="spellEnd"/>
        <w:r w:rsidRPr="00E85AFA">
          <w:t>, and Third Bridge, all outside the submitted work; all other authors declare no competing interests.</w:t>
        </w:r>
      </w:ins>
    </w:p>
    <w:p w14:paraId="6335DD18" w14:textId="77777777" w:rsidR="00246DD3" w:rsidRDefault="00246DD3" w:rsidP="00246DD3">
      <w:pPr>
        <w:spacing w:line="480" w:lineRule="auto"/>
        <w:jc w:val="both"/>
        <w:outlineLvl w:val="0"/>
        <w:rPr>
          <w:color w:val="000000" w:themeColor="text1"/>
        </w:rPr>
      </w:pPr>
    </w:p>
    <w:p w14:paraId="44F1B9AE" w14:textId="23DAD100" w:rsidR="002C64F6" w:rsidRPr="00F4480E" w:rsidRDefault="00F4480E" w:rsidP="00613BCB">
      <w:pPr>
        <w:spacing w:line="480" w:lineRule="auto"/>
        <w:jc w:val="both"/>
        <w:outlineLvl w:val="0"/>
        <w:rPr>
          <w:b/>
          <w:color w:val="000000" w:themeColor="text1"/>
        </w:rPr>
      </w:pPr>
      <w:r w:rsidRPr="00F4480E">
        <w:rPr>
          <w:b/>
          <w:color w:val="000000" w:themeColor="text1"/>
        </w:rPr>
        <w:t>References</w:t>
      </w:r>
    </w:p>
    <w:p w14:paraId="342F8D7A" w14:textId="7F6CE6A4" w:rsidR="00F67684" w:rsidRPr="00F67684" w:rsidRDefault="00A62CA7" w:rsidP="00F67684">
      <w:pPr>
        <w:widowControl w:val="0"/>
        <w:autoSpaceDE w:val="0"/>
        <w:autoSpaceDN w:val="0"/>
        <w:adjustRightInd w:val="0"/>
        <w:ind w:left="640" w:hanging="640"/>
        <w:rPr>
          <w:noProof/>
        </w:rPr>
      </w:pPr>
      <w:r>
        <w:rPr>
          <w:color w:val="000000" w:themeColor="text1"/>
        </w:rPr>
        <w:fldChar w:fldCharType="begin" w:fldLock="1"/>
      </w:r>
      <w:r>
        <w:rPr>
          <w:color w:val="000000" w:themeColor="text1"/>
        </w:rPr>
        <w:instrText xml:space="preserve">ADDIN Mendeley Bibliography CSL_BIBLIOGRAPHY </w:instrText>
      </w:r>
      <w:r>
        <w:rPr>
          <w:color w:val="000000" w:themeColor="text1"/>
        </w:rPr>
        <w:fldChar w:fldCharType="separate"/>
      </w:r>
      <w:r w:rsidR="00F67684" w:rsidRPr="00F67684">
        <w:rPr>
          <w:noProof/>
        </w:rPr>
        <w:t>1.</w:t>
      </w:r>
      <w:r w:rsidR="00F67684" w:rsidRPr="00F67684">
        <w:rPr>
          <w:noProof/>
        </w:rPr>
        <w:tab/>
        <w:t xml:space="preserve">Parks, R. M. </w:t>
      </w:r>
      <w:r w:rsidR="00F67684" w:rsidRPr="00F67684">
        <w:rPr>
          <w:i/>
          <w:iCs/>
          <w:noProof/>
        </w:rPr>
        <w:t>et al.</w:t>
      </w:r>
      <w:r w:rsidR="00F67684" w:rsidRPr="00F67684">
        <w:rPr>
          <w:noProof/>
        </w:rPr>
        <w:t xml:space="preserve"> Anomalously warm temperatures are associated with increased injury deaths. </w:t>
      </w:r>
      <w:r w:rsidR="00F67684" w:rsidRPr="00F67684">
        <w:rPr>
          <w:i/>
          <w:iCs/>
          <w:noProof/>
        </w:rPr>
        <w:t>Nat. Med.</w:t>
      </w:r>
      <w:r w:rsidR="00F67684" w:rsidRPr="00F67684">
        <w:rPr>
          <w:noProof/>
        </w:rPr>
        <w:t xml:space="preserve"> </w:t>
      </w:r>
      <w:r w:rsidR="00F67684" w:rsidRPr="00F67684">
        <w:rPr>
          <w:b/>
          <w:bCs/>
          <w:noProof/>
        </w:rPr>
        <w:t>26</w:t>
      </w:r>
      <w:r w:rsidR="00F67684" w:rsidRPr="00F67684">
        <w:rPr>
          <w:noProof/>
        </w:rPr>
        <w:t>, 65–70 (2020).</w:t>
      </w:r>
    </w:p>
    <w:p w14:paraId="1F5360B5" w14:textId="77777777" w:rsidR="00F67684" w:rsidRPr="00F67684" w:rsidRDefault="00F67684" w:rsidP="00F67684">
      <w:pPr>
        <w:widowControl w:val="0"/>
        <w:autoSpaceDE w:val="0"/>
        <w:autoSpaceDN w:val="0"/>
        <w:adjustRightInd w:val="0"/>
        <w:ind w:left="640" w:hanging="640"/>
        <w:rPr>
          <w:noProof/>
        </w:rPr>
      </w:pPr>
      <w:r w:rsidRPr="00F67684">
        <w:rPr>
          <w:noProof/>
        </w:rPr>
        <w:t>2.</w:t>
      </w:r>
      <w:r w:rsidRPr="00F67684">
        <w:rPr>
          <w:noProof/>
        </w:rPr>
        <w:tab/>
        <w:t xml:space="preserve">Burke, M. </w:t>
      </w:r>
      <w:r w:rsidRPr="00F67684">
        <w:rPr>
          <w:i/>
          <w:iCs/>
          <w:noProof/>
        </w:rPr>
        <w:t>et al.</w:t>
      </w:r>
      <w:r w:rsidRPr="00F67684">
        <w:rPr>
          <w:noProof/>
        </w:rPr>
        <w:t xml:space="preserve"> Higher temperatures increase suicide rates in the United States and Mexico. </w:t>
      </w:r>
      <w:r w:rsidRPr="00F67684">
        <w:rPr>
          <w:i/>
          <w:iCs/>
          <w:noProof/>
        </w:rPr>
        <w:t>Nat. Clim. Chang.</w:t>
      </w:r>
      <w:r w:rsidRPr="00F67684">
        <w:rPr>
          <w:noProof/>
        </w:rPr>
        <w:t xml:space="preserve"> (2018). doi:10.1038/s41558-018-0222-x</w:t>
      </w:r>
    </w:p>
    <w:p w14:paraId="5CB1BBFF" w14:textId="77777777" w:rsidR="00F67684" w:rsidRPr="00F67684" w:rsidRDefault="00F67684" w:rsidP="00F67684">
      <w:pPr>
        <w:widowControl w:val="0"/>
        <w:autoSpaceDE w:val="0"/>
        <w:autoSpaceDN w:val="0"/>
        <w:adjustRightInd w:val="0"/>
        <w:ind w:left="640" w:hanging="640"/>
        <w:rPr>
          <w:noProof/>
        </w:rPr>
      </w:pPr>
      <w:r w:rsidRPr="00F67684">
        <w:rPr>
          <w:noProof/>
        </w:rPr>
        <w:t>3.</w:t>
      </w:r>
      <w:r w:rsidRPr="00F67684">
        <w:rPr>
          <w:noProof/>
        </w:rPr>
        <w:tab/>
        <w:t xml:space="preserve">Pope, C. A., Ezzati, M. &amp; Dockery, D. W. Fine-particulate air pollution and life expectancy in the United States. </w:t>
      </w:r>
      <w:r w:rsidRPr="00F67684">
        <w:rPr>
          <w:i/>
          <w:iCs/>
          <w:noProof/>
        </w:rPr>
        <w:t>N. Engl. J. Med.</w:t>
      </w:r>
      <w:r w:rsidRPr="00F67684">
        <w:rPr>
          <w:noProof/>
        </w:rPr>
        <w:t xml:space="preserve"> (2009). doi:10.1056/nejmsa0805646</w:t>
      </w:r>
    </w:p>
    <w:p w14:paraId="298600FA" w14:textId="77777777" w:rsidR="00F67684" w:rsidRPr="00F67684" w:rsidRDefault="00F67684" w:rsidP="00F67684">
      <w:pPr>
        <w:widowControl w:val="0"/>
        <w:autoSpaceDE w:val="0"/>
        <w:autoSpaceDN w:val="0"/>
        <w:adjustRightInd w:val="0"/>
        <w:ind w:left="640" w:hanging="640"/>
        <w:rPr>
          <w:noProof/>
        </w:rPr>
      </w:pPr>
      <w:r w:rsidRPr="00F67684">
        <w:rPr>
          <w:noProof/>
        </w:rPr>
        <w:t>4.</w:t>
      </w:r>
      <w:r w:rsidRPr="00F67684">
        <w:rPr>
          <w:noProof/>
        </w:rPr>
        <w:tab/>
        <w:t xml:space="preserve">Bennett, J. E. </w:t>
      </w:r>
      <w:r w:rsidRPr="00F67684">
        <w:rPr>
          <w:i/>
          <w:iCs/>
          <w:noProof/>
        </w:rPr>
        <w:t>et al.</w:t>
      </w:r>
      <w:r w:rsidRPr="00F67684">
        <w:rPr>
          <w:noProof/>
        </w:rPr>
        <w:t xml:space="preserve"> National and county life expectancy loss from particulate matter pollution in the USA. </w:t>
      </w:r>
      <w:r w:rsidRPr="00F67684">
        <w:rPr>
          <w:i/>
          <w:iCs/>
          <w:noProof/>
        </w:rPr>
        <w:t>PLOS Med.</w:t>
      </w:r>
      <w:r w:rsidRPr="00F67684">
        <w:rPr>
          <w:noProof/>
        </w:rPr>
        <w:t xml:space="preserve"> (2019).</w:t>
      </w:r>
    </w:p>
    <w:p w14:paraId="14E03A69" w14:textId="77777777" w:rsidR="00F67684" w:rsidRPr="00F67684" w:rsidRDefault="00F67684" w:rsidP="00F67684">
      <w:pPr>
        <w:widowControl w:val="0"/>
        <w:autoSpaceDE w:val="0"/>
        <w:autoSpaceDN w:val="0"/>
        <w:adjustRightInd w:val="0"/>
        <w:ind w:left="640" w:hanging="640"/>
        <w:rPr>
          <w:noProof/>
        </w:rPr>
      </w:pPr>
      <w:r w:rsidRPr="00F67684">
        <w:rPr>
          <w:noProof/>
        </w:rPr>
        <w:t>5.</w:t>
      </w:r>
      <w:r w:rsidRPr="00F67684">
        <w:rPr>
          <w:noProof/>
        </w:rPr>
        <w:tab/>
        <w:t xml:space="preserve">Kuulasmaa, K. </w:t>
      </w:r>
      <w:r w:rsidRPr="00F67684">
        <w:rPr>
          <w:i/>
          <w:iCs/>
          <w:noProof/>
        </w:rPr>
        <w:t>et al.</w:t>
      </w:r>
      <w:r w:rsidRPr="00F67684">
        <w:rPr>
          <w:noProof/>
        </w:rPr>
        <w:t xml:space="preserve"> Estimation of contribution of changes in classic risk factors to trends in coronary-event rates across the WHO MONICA Project populations. </w:t>
      </w:r>
      <w:r w:rsidRPr="00F67684">
        <w:rPr>
          <w:i/>
          <w:iCs/>
          <w:noProof/>
        </w:rPr>
        <w:t>Lancet</w:t>
      </w:r>
      <w:r w:rsidRPr="00F67684">
        <w:rPr>
          <w:noProof/>
        </w:rPr>
        <w:t xml:space="preserve"> (2000). doi:10.1016/S0140-6736(99)11180-2</w:t>
      </w:r>
    </w:p>
    <w:p w14:paraId="792D7B79" w14:textId="77777777" w:rsidR="00F67684" w:rsidRPr="00F67684" w:rsidRDefault="00F67684" w:rsidP="00F67684">
      <w:pPr>
        <w:widowControl w:val="0"/>
        <w:autoSpaceDE w:val="0"/>
        <w:autoSpaceDN w:val="0"/>
        <w:adjustRightInd w:val="0"/>
        <w:ind w:left="640" w:hanging="640"/>
        <w:rPr>
          <w:noProof/>
        </w:rPr>
      </w:pPr>
      <w:r w:rsidRPr="00F67684">
        <w:rPr>
          <w:noProof/>
        </w:rPr>
        <w:t>6.</w:t>
      </w:r>
      <w:r w:rsidRPr="00F67684">
        <w:rPr>
          <w:noProof/>
        </w:rPr>
        <w:tab/>
        <w:t xml:space="preserve">Baldwin, J. W., Dessy, J. B., Vecchi, G. A. &amp; Oppenheimer, M. Temporally Compound Heat Wave Events and Global Warming: An Emerging Hazard. </w:t>
      </w:r>
      <w:r w:rsidRPr="00F67684">
        <w:rPr>
          <w:i/>
          <w:iCs/>
          <w:noProof/>
        </w:rPr>
        <w:t>Earth’s Futur.</w:t>
      </w:r>
      <w:r w:rsidRPr="00F67684">
        <w:rPr>
          <w:noProof/>
        </w:rPr>
        <w:t xml:space="preserve"> (2019). doi:10.1029/2018EF000989</w:t>
      </w:r>
    </w:p>
    <w:p w14:paraId="60E6CD09" w14:textId="77777777" w:rsidR="00F67684" w:rsidRPr="00F67684" w:rsidRDefault="00F67684" w:rsidP="00F67684">
      <w:pPr>
        <w:widowControl w:val="0"/>
        <w:autoSpaceDE w:val="0"/>
        <w:autoSpaceDN w:val="0"/>
        <w:adjustRightInd w:val="0"/>
        <w:ind w:left="640" w:hanging="640"/>
        <w:rPr>
          <w:noProof/>
        </w:rPr>
      </w:pPr>
      <w:r w:rsidRPr="00F67684">
        <w:rPr>
          <w:noProof/>
        </w:rPr>
        <w:t>7.</w:t>
      </w:r>
      <w:r w:rsidRPr="00F67684">
        <w:rPr>
          <w:noProof/>
        </w:rPr>
        <w:tab/>
        <w:t xml:space="preserve">Robertson, L. Climate change, weather and road deaths. </w:t>
      </w:r>
      <w:r w:rsidRPr="00F67684">
        <w:rPr>
          <w:i/>
          <w:iCs/>
          <w:noProof/>
        </w:rPr>
        <w:t>Inj. Prev.</w:t>
      </w:r>
      <w:r w:rsidRPr="00F67684">
        <w:rPr>
          <w:noProof/>
        </w:rPr>
        <w:t xml:space="preserve"> (2018). doi:10.1136/injuryprev-2017-042419</w:t>
      </w:r>
    </w:p>
    <w:p w14:paraId="1154CAAF" w14:textId="77777777" w:rsidR="00F67684" w:rsidRPr="00F67684" w:rsidRDefault="00F67684" w:rsidP="00F67684">
      <w:pPr>
        <w:widowControl w:val="0"/>
        <w:autoSpaceDE w:val="0"/>
        <w:autoSpaceDN w:val="0"/>
        <w:adjustRightInd w:val="0"/>
        <w:ind w:left="640" w:hanging="640"/>
        <w:rPr>
          <w:noProof/>
        </w:rPr>
      </w:pPr>
      <w:r w:rsidRPr="00F67684">
        <w:rPr>
          <w:noProof/>
        </w:rPr>
        <w:t>8.</w:t>
      </w:r>
      <w:r w:rsidRPr="00F67684">
        <w:rPr>
          <w:noProof/>
        </w:rPr>
        <w:tab/>
        <w:t xml:space="preserve">Cohen, A. J. </w:t>
      </w:r>
      <w:r w:rsidRPr="00F67684">
        <w:rPr>
          <w:i/>
          <w:iCs/>
          <w:noProof/>
        </w:rPr>
        <w:t>et al.</w:t>
      </w:r>
      <w:r w:rsidRPr="00F67684">
        <w:rPr>
          <w:noProof/>
        </w:rPr>
        <w:t xml:space="preserve"> Estimates and 25-year trends of the global burden of disease attributable to ambient air pollution: an analysis of data from the Global Burden of Diseases Study 2015. </w:t>
      </w:r>
      <w:r w:rsidRPr="00F67684">
        <w:rPr>
          <w:i/>
          <w:iCs/>
          <w:noProof/>
        </w:rPr>
        <w:t>Lancet</w:t>
      </w:r>
      <w:r w:rsidRPr="00F67684">
        <w:rPr>
          <w:noProof/>
        </w:rPr>
        <w:t xml:space="preserve"> (2017). doi:10.1016/S0140-6736(17)30505-6</w:t>
      </w:r>
    </w:p>
    <w:p w14:paraId="7CF04B13" w14:textId="77777777" w:rsidR="00F67684" w:rsidRPr="00F67684" w:rsidRDefault="00F67684" w:rsidP="00F67684">
      <w:pPr>
        <w:widowControl w:val="0"/>
        <w:autoSpaceDE w:val="0"/>
        <w:autoSpaceDN w:val="0"/>
        <w:adjustRightInd w:val="0"/>
        <w:ind w:left="640" w:hanging="640"/>
        <w:rPr>
          <w:noProof/>
        </w:rPr>
      </w:pPr>
      <w:r w:rsidRPr="00F67684">
        <w:rPr>
          <w:noProof/>
        </w:rPr>
        <w:t>9.</w:t>
      </w:r>
      <w:r w:rsidRPr="00F67684">
        <w:rPr>
          <w:noProof/>
        </w:rPr>
        <w:tab/>
        <w:t xml:space="preserve">Murray, C. J. L., Ezzati, M., Lopez, A. D., Rodgers, A. &amp; Vander Hoorn, S. Comparative quantification of health risks: Conceptual framework and methodological issues. </w:t>
      </w:r>
      <w:r w:rsidRPr="00F67684">
        <w:rPr>
          <w:i/>
          <w:iCs/>
          <w:noProof/>
        </w:rPr>
        <w:t>Population Health Metrics</w:t>
      </w:r>
      <w:r w:rsidRPr="00F67684">
        <w:rPr>
          <w:noProof/>
        </w:rPr>
        <w:t xml:space="preserve"> (2003). doi:10.1186/1478-7954-1-1</w:t>
      </w:r>
    </w:p>
    <w:p w14:paraId="297D1E40" w14:textId="77777777" w:rsidR="00F67684" w:rsidRPr="00F67684" w:rsidRDefault="00F67684" w:rsidP="00F67684">
      <w:pPr>
        <w:widowControl w:val="0"/>
        <w:autoSpaceDE w:val="0"/>
        <w:autoSpaceDN w:val="0"/>
        <w:adjustRightInd w:val="0"/>
        <w:ind w:left="640" w:hanging="640"/>
        <w:rPr>
          <w:noProof/>
        </w:rPr>
      </w:pPr>
      <w:r w:rsidRPr="00F67684">
        <w:rPr>
          <w:noProof/>
        </w:rPr>
        <w:t>10.</w:t>
      </w:r>
      <w:r w:rsidRPr="00F67684">
        <w:rPr>
          <w:noProof/>
        </w:rPr>
        <w:tab/>
        <w:t xml:space="preserve">Bailis, R., Ezzati, M. &amp; Kammen, D. M. Mortality and greenhouse gas impacts of biomass and petroleum energy futures in Africa. </w:t>
      </w:r>
      <w:r w:rsidRPr="00F67684">
        <w:rPr>
          <w:i/>
          <w:iCs/>
          <w:noProof/>
        </w:rPr>
        <w:t>Science (80-. ).</w:t>
      </w:r>
      <w:r w:rsidRPr="00F67684">
        <w:rPr>
          <w:noProof/>
        </w:rPr>
        <w:t xml:space="preserve"> (2005). </w:t>
      </w:r>
      <w:r w:rsidRPr="00F67684">
        <w:rPr>
          <w:noProof/>
        </w:rPr>
        <w:lastRenderedPageBreak/>
        <w:t>doi:10.1126/science.1106881</w:t>
      </w:r>
    </w:p>
    <w:p w14:paraId="3FFE4AF3" w14:textId="77777777" w:rsidR="00F67684" w:rsidRPr="00F67684" w:rsidRDefault="00F67684" w:rsidP="00F67684">
      <w:pPr>
        <w:widowControl w:val="0"/>
        <w:autoSpaceDE w:val="0"/>
        <w:autoSpaceDN w:val="0"/>
        <w:adjustRightInd w:val="0"/>
        <w:ind w:left="640" w:hanging="640"/>
        <w:rPr>
          <w:noProof/>
        </w:rPr>
      </w:pPr>
      <w:r w:rsidRPr="00F67684">
        <w:rPr>
          <w:noProof/>
        </w:rPr>
        <w:t>11.</w:t>
      </w:r>
      <w:r w:rsidRPr="00F67684">
        <w:rPr>
          <w:noProof/>
        </w:rPr>
        <w:tab/>
        <w:t xml:space="preserve">Foreman, K. J., Li, G., Best, N. &amp; Ezzati, M. Small area forecasts of cause-specific mortality: application of a Bayesian hierarchical model to US vital registration data. </w:t>
      </w:r>
      <w:r w:rsidRPr="00F67684">
        <w:rPr>
          <w:i/>
          <w:iCs/>
          <w:noProof/>
        </w:rPr>
        <w:t>J. R. Stat. Soc. Ser. C Appl. Stat.</w:t>
      </w:r>
      <w:r w:rsidRPr="00F67684">
        <w:rPr>
          <w:noProof/>
        </w:rPr>
        <w:t xml:space="preserve"> (2017). doi:10.1111/rssc.12157</w:t>
      </w:r>
    </w:p>
    <w:p w14:paraId="4C890BA2" w14:textId="198E33FB" w:rsidR="002C64F6" w:rsidRDefault="00A62CA7" w:rsidP="00F67684">
      <w:pPr>
        <w:widowControl w:val="0"/>
        <w:autoSpaceDE w:val="0"/>
        <w:autoSpaceDN w:val="0"/>
        <w:adjustRightInd w:val="0"/>
        <w:ind w:left="640" w:hanging="640"/>
        <w:rPr>
          <w:color w:val="000000" w:themeColor="text1"/>
        </w:rPr>
      </w:pPr>
      <w:r>
        <w:rPr>
          <w:color w:val="000000" w:themeColor="text1"/>
        </w:rPr>
        <w:fldChar w:fldCharType="end"/>
      </w:r>
    </w:p>
    <w:sectPr w:rsidR="002C64F6" w:rsidSect="00521731">
      <w:footerReference w:type="even" r:id="rId8"/>
      <w:footerReference w:type="default" r:id="rId9"/>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42060F" w14:textId="77777777" w:rsidR="00536C0A" w:rsidRDefault="00536C0A">
      <w:r>
        <w:separator/>
      </w:r>
    </w:p>
  </w:endnote>
  <w:endnote w:type="continuationSeparator" w:id="0">
    <w:p w14:paraId="21EDBACD" w14:textId="77777777" w:rsidR="00536C0A" w:rsidRDefault="00536C0A">
      <w:r>
        <w:continuationSeparator/>
      </w:r>
    </w:p>
  </w:endnote>
  <w:endnote w:type="continuationNotice" w:id="1">
    <w:p w14:paraId="57D7E4B0" w14:textId="77777777" w:rsidR="00536C0A" w:rsidRDefault="00536C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4F05FC" w14:textId="77777777"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7309C6" w:rsidRDefault="007309C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D980E3" w14:textId="324737F1"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3795D">
      <w:rPr>
        <w:rStyle w:val="PageNumber"/>
        <w:noProof/>
      </w:rPr>
      <w:t>6</w:t>
    </w:r>
    <w:r>
      <w:rPr>
        <w:rStyle w:val="PageNumber"/>
      </w:rPr>
      <w:fldChar w:fldCharType="end"/>
    </w:r>
  </w:p>
  <w:p w14:paraId="443267E5" w14:textId="77777777" w:rsidR="007309C6" w:rsidRDefault="007309C6"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581109" w14:textId="77777777" w:rsidR="00536C0A" w:rsidRDefault="00536C0A">
      <w:r>
        <w:separator/>
      </w:r>
    </w:p>
  </w:footnote>
  <w:footnote w:type="continuationSeparator" w:id="0">
    <w:p w14:paraId="48C38EC8" w14:textId="77777777" w:rsidR="00536C0A" w:rsidRDefault="00536C0A">
      <w:r>
        <w:continuationSeparator/>
      </w:r>
    </w:p>
  </w:footnote>
  <w:footnote w:type="continuationNotice" w:id="1">
    <w:p w14:paraId="47F43504" w14:textId="77777777" w:rsidR="00536C0A" w:rsidRDefault="00536C0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121806"/>
    <w:multiLevelType w:val="hybridMultilevel"/>
    <w:tmpl w:val="916EC8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0"/>
  </w:num>
  <w:num w:numId="4">
    <w:abstractNumId w:val="14"/>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3"/>
  </w:num>
  <w:num w:numId="13">
    <w:abstractNumId w:val="3"/>
  </w:num>
  <w:num w:numId="14">
    <w:abstractNumId w:val="5"/>
  </w:num>
  <w:num w:numId="15">
    <w:abstractNumId w:val="9"/>
  </w:num>
  <w:num w:numId="1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arks, Robbie M">
    <w15:presenceInfo w15:providerId="AD" w15:userId="S::rmp15@ic.ac.uk::cb6b7f8d-c7e1-44f5-b2d9-a44f305898c3"/>
  </w15:person>
  <w15:person w15:author="Ezzati, Majid">
    <w15:presenceInfo w15:providerId="AD" w15:userId="S::mezzati@ic.ac.uk::de4367be-094d-4425-aa39-f25a3e5b75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140E"/>
    <w:rsid w:val="00032A53"/>
    <w:rsid w:val="000330EC"/>
    <w:rsid w:val="00033490"/>
    <w:rsid w:val="000336CF"/>
    <w:rsid w:val="00034BA2"/>
    <w:rsid w:val="00035740"/>
    <w:rsid w:val="00036ABF"/>
    <w:rsid w:val="00037343"/>
    <w:rsid w:val="00040AAF"/>
    <w:rsid w:val="00040AE0"/>
    <w:rsid w:val="00040DB9"/>
    <w:rsid w:val="00044230"/>
    <w:rsid w:val="00044869"/>
    <w:rsid w:val="00044B4C"/>
    <w:rsid w:val="00044F79"/>
    <w:rsid w:val="00045AA5"/>
    <w:rsid w:val="000536A1"/>
    <w:rsid w:val="0005577D"/>
    <w:rsid w:val="00055BDF"/>
    <w:rsid w:val="000607DA"/>
    <w:rsid w:val="00061565"/>
    <w:rsid w:val="00063068"/>
    <w:rsid w:val="000643BD"/>
    <w:rsid w:val="0006486C"/>
    <w:rsid w:val="00064A53"/>
    <w:rsid w:val="0006696B"/>
    <w:rsid w:val="00066D53"/>
    <w:rsid w:val="00066F89"/>
    <w:rsid w:val="00067F4E"/>
    <w:rsid w:val="0007122D"/>
    <w:rsid w:val="0007192B"/>
    <w:rsid w:val="000732D4"/>
    <w:rsid w:val="000737EB"/>
    <w:rsid w:val="00073D01"/>
    <w:rsid w:val="00074BEB"/>
    <w:rsid w:val="00075CB2"/>
    <w:rsid w:val="00077490"/>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1B01"/>
    <w:rsid w:val="000A2AA4"/>
    <w:rsid w:val="000A355E"/>
    <w:rsid w:val="000A41F3"/>
    <w:rsid w:val="000A62D5"/>
    <w:rsid w:val="000A6CF4"/>
    <w:rsid w:val="000A7C4B"/>
    <w:rsid w:val="000B0952"/>
    <w:rsid w:val="000B2B0E"/>
    <w:rsid w:val="000B5BFF"/>
    <w:rsid w:val="000B7E00"/>
    <w:rsid w:val="000C0334"/>
    <w:rsid w:val="000C05BD"/>
    <w:rsid w:val="000C077B"/>
    <w:rsid w:val="000C240E"/>
    <w:rsid w:val="000C2776"/>
    <w:rsid w:val="000C3D92"/>
    <w:rsid w:val="000C41A6"/>
    <w:rsid w:val="000C4ADA"/>
    <w:rsid w:val="000C53C0"/>
    <w:rsid w:val="000C563B"/>
    <w:rsid w:val="000C6911"/>
    <w:rsid w:val="000C6E2D"/>
    <w:rsid w:val="000C761D"/>
    <w:rsid w:val="000D0771"/>
    <w:rsid w:val="000D2F14"/>
    <w:rsid w:val="000D39DD"/>
    <w:rsid w:val="000D4447"/>
    <w:rsid w:val="000D4DF6"/>
    <w:rsid w:val="000D54C5"/>
    <w:rsid w:val="000D6FFD"/>
    <w:rsid w:val="000E075E"/>
    <w:rsid w:val="000E0829"/>
    <w:rsid w:val="000E258A"/>
    <w:rsid w:val="000E27D6"/>
    <w:rsid w:val="000E4406"/>
    <w:rsid w:val="000E604A"/>
    <w:rsid w:val="000E7FD8"/>
    <w:rsid w:val="000F2941"/>
    <w:rsid w:val="000F5783"/>
    <w:rsid w:val="00100D87"/>
    <w:rsid w:val="00104DAC"/>
    <w:rsid w:val="0010551A"/>
    <w:rsid w:val="00106815"/>
    <w:rsid w:val="00110076"/>
    <w:rsid w:val="00111115"/>
    <w:rsid w:val="00112889"/>
    <w:rsid w:val="00112A57"/>
    <w:rsid w:val="001139FE"/>
    <w:rsid w:val="0011429C"/>
    <w:rsid w:val="001153F2"/>
    <w:rsid w:val="001160F8"/>
    <w:rsid w:val="001235A4"/>
    <w:rsid w:val="00123774"/>
    <w:rsid w:val="00123EB5"/>
    <w:rsid w:val="001241AE"/>
    <w:rsid w:val="00125AD1"/>
    <w:rsid w:val="0012770D"/>
    <w:rsid w:val="00127E88"/>
    <w:rsid w:val="00132544"/>
    <w:rsid w:val="00133139"/>
    <w:rsid w:val="00134649"/>
    <w:rsid w:val="001371DD"/>
    <w:rsid w:val="00140BE8"/>
    <w:rsid w:val="00140DB8"/>
    <w:rsid w:val="00141EE8"/>
    <w:rsid w:val="00141EF4"/>
    <w:rsid w:val="00144923"/>
    <w:rsid w:val="0014511F"/>
    <w:rsid w:val="00145575"/>
    <w:rsid w:val="00146E3B"/>
    <w:rsid w:val="001470B7"/>
    <w:rsid w:val="00150029"/>
    <w:rsid w:val="001508C3"/>
    <w:rsid w:val="00150E1E"/>
    <w:rsid w:val="00152198"/>
    <w:rsid w:val="001528CC"/>
    <w:rsid w:val="0015352B"/>
    <w:rsid w:val="001535E0"/>
    <w:rsid w:val="00153BD4"/>
    <w:rsid w:val="00154645"/>
    <w:rsid w:val="00154FA8"/>
    <w:rsid w:val="00155518"/>
    <w:rsid w:val="00155700"/>
    <w:rsid w:val="001578B7"/>
    <w:rsid w:val="00157942"/>
    <w:rsid w:val="001603E9"/>
    <w:rsid w:val="00161939"/>
    <w:rsid w:val="001647AD"/>
    <w:rsid w:val="00164CC4"/>
    <w:rsid w:val="00165E04"/>
    <w:rsid w:val="00167005"/>
    <w:rsid w:val="0017009F"/>
    <w:rsid w:val="00170BE9"/>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0305"/>
    <w:rsid w:val="001A1D2F"/>
    <w:rsid w:val="001A24B7"/>
    <w:rsid w:val="001A3160"/>
    <w:rsid w:val="001A3D0C"/>
    <w:rsid w:val="001A6289"/>
    <w:rsid w:val="001A752D"/>
    <w:rsid w:val="001A7E5E"/>
    <w:rsid w:val="001A7F31"/>
    <w:rsid w:val="001B143B"/>
    <w:rsid w:val="001B180D"/>
    <w:rsid w:val="001B2697"/>
    <w:rsid w:val="001B2C85"/>
    <w:rsid w:val="001B3367"/>
    <w:rsid w:val="001B559F"/>
    <w:rsid w:val="001B6FE0"/>
    <w:rsid w:val="001C15E5"/>
    <w:rsid w:val="001C45B6"/>
    <w:rsid w:val="001C5928"/>
    <w:rsid w:val="001C64E0"/>
    <w:rsid w:val="001C6C5E"/>
    <w:rsid w:val="001D2042"/>
    <w:rsid w:val="001D43B8"/>
    <w:rsid w:val="001D5C34"/>
    <w:rsid w:val="001D648D"/>
    <w:rsid w:val="001D66FE"/>
    <w:rsid w:val="001E1452"/>
    <w:rsid w:val="001E18C9"/>
    <w:rsid w:val="001E1DFD"/>
    <w:rsid w:val="001E3D7C"/>
    <w:rsid w:val="001E4E74"/>
    <w:rsid w:val="001E50C9"/>
    <w:rsid w:val="001E5B16"/>
    <w:rsid w:val="001E5C4D"/>
    <w:rsid w:val="001E6A53"/>
    <w:rsid w:val="001E6D83"/>
    <w:rsid w:val="001E7BDE"/>
    <w:rsid w:val="001F0FEB"/>
    <w:rsid w:val="001F1A3F"/>
    <w:rsid w:val="001F2346"/>
    <w:rsid w:val="001F307A"/>
    <w:rsid w:val="001F3A6B"/>
    <w:rsid w:val="001F3CCB"/>
    <w:rsid w:val="001F3CF5"/>
    <w:rsid w:val="001F426D"/>
    <w:rsid w:val="001F4AAB"/>
    <w:rsid w:val="001F57EB"/>
    <w:rsid w:val="001F77F3"/>
    <w:rsid w:val="002043D3"/>
    <w:rsid w:val="00206140"/>
    <w:rsid w:val="00210FEB"/>
    <w:rsid w:val="00211809"/>
    <w:rsid w:val="002124C8"/>
    <w:rsid w:val="00212747"/>
    <w:rsid w:val="00213027"/>
    <w:rsid w:val="0021470F"/>
    <w:rsid w:val="00215B26"/>
    <w:rsid w:val="00223743"/>
    <w:rsid w:val="00223D2F"/>
    <w:rsid w:val="00223D7D"/>
    <w:rsid w:val="00225821"/>
    <w:rsid w:val="002261F1"/>
    <w:rsid w:val="00227AA5"/>
    <w:rsid w:val="00230266"/>
    <w:rsid w:val="00230E7B"/>
    <w:rsid w:val="002323F2"/>
    <w:rsid w:val="0023369B"/>
    <w:rsid w:val="002358D5"/>
    <w:rsid w:val="0023706E"/>
    <w:rsid w:val="00237104"/>
    <w:rsid w:val="00237B5C"/>
    <w:rsid w:val="00241591"/>
    <w:rsid w:val="00241EB9"/>
    <w:rsid w:val="00243894"/>
    <w:rsid w:val="00246DD3"/>
    <w:rsid w:val="00246F79"/>
    <w:rsid w:val="00250041"/>
    <w:rsid w:val="00250FEF"/>
    <w:rsid w:val="002524AC"/>
    <w:rsid w:val="00252881"/>
    <w:rsid w:val="00255B55"/>
    <w:rsid w:val="00256311"/>
    <w:rsid w:val="00256322"/>
    <w:rsid w:val="002574F3"/>
    <w:rsid w:val="00257C57"/>
    <w:rsid w:val="00257D30"/>
    <w:rsid w:val="002634EF"/>
    <w:rsid w:val="0026389E"/>
    <w:rsid w:val="00263A2D"/>
    <w:rsid w:val="00265344"/>
    <w:rsid w:val="00267923"/>
    <w:rsid w:val="0027353C"/>
    <w:rsid w:val="00275E3F"/>
    <w:rsid w:val="002768FB"/>
    <w:rsid w:val="002769D0"/>
    <w:rsid w:val="00280784"/>
    <w:rsid w:val="002807F1"/>
    <w:rsid w:val="0028169E"/>
    <w:rsid w:val="00282548"/>
    <w:rsid w:val="00282DC8"/>
    <w:rsid w:val="00283342"/>
    <w:rsid w:val="0028473A"/>
    <w:rsid w:val="002916B5"/>
    <w:rsid w:val="0029344A"/>
    <w:rsid w:val="00293473"/>
    <w:rsid w:val="002960A3"/>
    <w:rsid w:val="00296851"/>
    <w:rsid w:val="00296BD5"/>
    <w:rsid w:val="002A05BC"/>
    <w:rsid w:val="002A0B4C"/>
    <w:rsid w:val="002A2281"/>
    <w:rsid w:val="002A239B"/>
    <w:rsid w:val="002A5044"/>
    <w:rsid w:val="002A5FC4"/>
    <w:rsid w:val="002A6AFC"/>
    <w:rsid w:val="002A6C71"/>
    <w:rsid w:val="002B2FDF"/>
    <w:rsid w:val="002B4DCB"/>
    <w:rsid w:val="002B642E"/>
    <w:rsid w:val="002C0E06"/>
    <w:rsid w:val="002C2EDC"/>
    <w:rsid w:val="002C3205"/>
    <w:rsid w:val="002C3D90"/>
    <w:rsid w:val="002C49EC"/>
    <w:rsid w:val="002C544E"/>
    <w:rsid w:val="002C5F6A"/>
    <w:rsid w:val="002C64F6"/>
    <w:rsid w:val="002D042A"/>
    <w:rsid w:val="002D21A4"/>
    <w:rsid w:val="002D2C6E"/>
    <w:rsid w:val="002D3F38"/>
    <w:rsid w:val="002E038D"/>
    <w:rsid w:val="002E3D60"/>
    <w:rsid w:val="002E4AD3"/>
    <w:rsid w:val="002E58D0"/>
    <w:rsid w:val="002E5F11"/>
    <w:rsid w:val="002E6325"/>
    <w:rsid w:val="002F19C2"/>
    <w:rsid w:val="002F1D41"/>
    <w:rsid w:val="002F5367"/>
    <w:rsid w:val="002F7403"/>
    <w:rsid w:val="00300228"/>
    <w:rsid w:val="00301071"/>
    <w:rsid w:val="00302F12"/>
    <w:rsid w:val="00303B67"/>
    <w:rsid w:val="00305209"/>
    <w:rsid w:val="00305710"/>
    <w:rsid w:val="00306DFD"/>
    <w:rsid w:val="0030796D"/>
    <w:rsid w:val="003105A5"/>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42398"/>
    <w:rsid w:val="00346ACE"/>
    <w:rsid w:val="00352157"/>
    <w:rsid w:val="00353A64"/>
    <w:rsid w:val="003551A1"/>
    <w:rsid w:val="00357538"/>
    <w:rsid w:val="00363E6C"/>
    <w:rsid w:val="003650D7"/>
    <w:rsid w:val="00367BD4"/>
    <w:rsid w:val="00370294"/>
    <w:rsid w:val="00370E83"/>
    <w:rsid w:val="00371197"/>
    <w:rsid w:val="003730E2"/>
    <w:rsid w:val="00374D1C"/>
    <w:rsid w:val="00383783"/>
    <w:rsid w:val="00384795"/>
    <w:rsid w:val="00391483"/>
    <w:rsid w:val="003921CD"/>
    <w:rsid w:val="00393366"/>
    <w:rsid w:val="003953FB"/>
    <w:rsid w:val="003B10FF"/>
    <w:rsid w:val="003B2ACF"/>
    <w:rsid w:val="003B5431"/>
    <w:rsid w:val="003B5C48"/>
    <w:rsid w:val="003B67D2"/>
    <w:rsid w:val="003C3C83"/>
    <w:rsid w:val="003C581A"/>
    <w:rsid w:val="003C6749"/>
    <w:rsid w:val="003C7CD7"/>
    <w:rsid w:val="003D014C"/>
    <w:rsid w:val="003D1FD6"/>
    <w:rsid w:val="003D3E4E"/>
    <w:rsid w:val="003D575B"/>
    <w:rsid w:val="003D77F4"/>
    <w:rsid w:val="003E17AC"/>
    <w:rsid w:val="003E25A6"/>
    <w:rsid w:val="003E64A4"/>
    <w:rsid w:val="003E6DF9"/>
    <w:rsid w:val="003F11C1"/>
    <w:rsid w:val="003F2BCD"/>
    <w:rsid w:val="003F4280"/>
    <w:rsid w:val="003F52A5"/>
    <w:rsid w:val="00400606"/>
    <w:rsid w:val="004009CB"/>
    <w:rsid w:val="0040230A"/>
    <w:rsid w:val="00403866"/>
    <w:rsid w:val="004114D9"/>
    <w:rsid w:val="004124B5"/>
    <w:rsid w:val="00412FCC"/>
    <w:rsid w:val="00413881"/>
    <w:rsid w:val="00413F8E"/>
    <w:rsid w:val="00422055"/>
    <w:rsid w:val="00425263"/>
    <w:rsid w:val="0042713A"/>
    <w:rsid w:val="004278EB"/>
    <w:rsid w:val="00427C57"/>
    <w:rsid w:val="004314BA"/>
    <w:rsid w:val="00431D95"/>
    <w:rsid w:val="004321B4"/>
    <w:rsid w:val="00437774"/>
    <w:rsid w:val="00437D42"/>
    <w:rsid w:val="004409BD"/>
    <w:rsid w:val="00440FE0"/>
    <w:rsid w:val="004435B7"/>
    <w:rsid w:val="00447303"/>
    <w:rsid w:val="00452EB3"/>
    <w:rsid w:val="00454A37"/>
    <w:rsid w:val="00454A7D"/>
    <w:rsid w:val="0045634B"/>
    <w:rsid w:val="00460727"/>
    <w:rsid w:val="00460D94"/>
    <w:rsid w:val="004614C6"/>
    <w:rsid w:val="004630FC"/>
    <w:rsid w:val="004636EF"/>
    <w:rsid w:val="00466B07"/>
    <w:rsid w:val="004702C5"/>
    <w:rsid w:val="00472128"/>
    <w:rsid w:val="004725F2"/>
    <w:rsid w:val="00472E55"/>
    <w:rsid w:val="004750C2"/>
    <w:rsid w:val="00475514"/>
    <w:rsid w:val="00475761"/>
    <w:rsid w:val="004761C5"/>
    <w:rsid w:val="00476598"/>
    <w:rsid w:val="00476788"/>
    <w:rsid w:val="0047749E"/>
    <w:rsid w:val="00477F0B"/>
    <w:rsid w:val="00484863"/>
    <w:rsid w:val="00484E3B"/>
    <w:rsid w:val="004878EC"/>
    <w:rsid w:val="00487E69"/>
    <w:rsid w:val="00490C94"/>
    <w:rsid w:val="00490CF2"/>
    <w:rsid w:val="00491E98"/>
    <w:rsid w:val="00492DAF"/>
    <w:rsid w:val="00494B8F"/>
    <w:rsid w:val="00494DA5"/>
    <w:rsid w:val="004951FD"/>
    <w:rsid w:val="00495533"/>
    <w:rsid w:val="004A157E"/>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4E32"/>
    <w:rsid w:val="004C5C74"/>
    <w:rsid w:val="004C6BED"/>
    <w:rsid w:val="004D148F"/>
    <w:rsid w:val="004D1F37"/>
    <w:rsid w:val="004D3B85"/>
    <w:rsid w:val="004D4929"/>
    <w:rsid w:val="004D55C2"/>
    <w:rsid w:val="004D5A41"/>
    <w:rsid w:val="004D7673"/>
    <w:rsid w:val="004E088E"/>
    <w:rsid w:val="004E0997"/>
    <w:rsid w:val="004E30F3"/>
    <w:rsid w:val="004E41EA"/>
    <w:rsid w:val="004E6DA4"/>
    <w:rsid w:val="004E70B1"/>
    <w:rsid w:val="004F026B"/>
    <w:rsid w:val="004F1977"/>
    <w:rsid w:val="004F24A3"/>
    <w:rsid w:val="004F4209"/>
    <w:rsid w:val="004F54F9"/>
    <w:rsid w:val="004F617A"/>
    <w:rsid w:val="004F6BCD"/>
    <w:rsid w:val="004F6F54"/>
    <w:rsid w:val="004F761B"/>
    <w:rsid w:val="004F7F00"/>
    <w:rsid w:val="005034DA"/>
    <w:rsid w:val="005036D2"/>
    <w:rsid w:val="0050578C"/>
    <w:rsid w:val="00507C2F"/>
    <w:rsid w:val="00511A78"/>
    <w:rsid w:val="00514D50"/>
    <w:rsid w:val="00516255"/>
    <w:rsid w:val="00517D26"/>
    <w:rsid w:val="00521304"/>
    <w:rsid w:val="00521731"/>
    <w:rsid w:val="005246D6"/>
    <w:rsid w:val="00525FAD"/>
    <w:rsid w:val="00531D1D"/>
    <w:rsid w:val="00532348"/>
    <w:rsid w:val="00535113"/>
    <w:rsid w:val="00535DCA"/>
    <w:rsid w:val="00536088"/>
    <w:rsid w:val="00536BFF"/>
    <w:rsid w:val="00536C0A"/>
    <w:rsid w:val="00537426"/>
    <w:rsid w:val="00537BEF"/>
    <w:rsid w:val="00540E18"/>
    <w:rsid w:val="005430F7"/>
    <w:rsid w:val="00546958"/>
    <w:rsid w:val="00551C2A"/>
    <w:rsid w:val="00551EAA"/>
    <w:rsid w:val="00552BD3"/>
    <w:rsid w:val="00554B08"/>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311"/>
    <w:rsid w:val="00580D60"/>
    <w:rsid w:val="00582337"/>
    <w:rsid w:val="005823BA"/>
    <w:rsid w:val="00582E83"/>
    <w:rsid w:val="00584BE3"/>
    <w:rsid w:val="00587168"/>
    <w:rsid w:val="0058786F"/>
    <w:rsid w:val="0059053C"/>
    <w:rsid w:val="00590E12"/>
    <w:rsid w:val="00591920"/>
    <w:rsid w:val="005922A2"/>
    <w:rsid w:val="00593246"/>
    <w:rsid w:val="00595961"/>
    <w:rsid w:val="00596B0D"/>
    <w:rsid w:val="00597846"/>
    <w:rsid w:val="00597A2E"/>
    <w:rsid w:val="005A0413"/>
    <w:rsid w:val="005A0E31"/>
    <w:rsid w:val="005A15DC"/>
    <w:rsid w:val="005A38E3"/>
    <w:rsid w:val="005A512F"/>
    <w:rsid w:val="005A65FA"/>
    <w:rsid w:val="005A68CF"/>
    <w:rsid w:val="005B0038"/>
    <w:rsid w:val="005B15FA"/>
    <w:rsid w:val="005B2606"/>
    <w:rsid w:val="005B312A"/>
    <w:rsid w:val="005B5A50"/>
    <w:rsid w:val="005B70B6"/>
    <w:rsid w:val="005B72CC"/>
    <w:rsid w:val="005B7448"/>
    <w:rsid w:val="005B7925"/>
    <w:rsid w:val="005B7992"/>
    <w:rsid w:val="005C0334"/>
    <w:rsid w:val="005C12F7"/>
    <w:rsid w:val="005C2A42"/>
    <w:rsid w:val="005C2FC9"/>
    <w:rsid w:val="005C3355"/>
    <w:rsid w:val="005C51A0"/>
    <w:rsid w:val="005C6782"/>
    <w:rsid w:val="005C694B"/>
    <w:rsid w:val="005C7A27"/>
    <w:rsid w:val="005D185E"/>
    <w:rsid w:val="005D4C0F"/>
    <w:rsid w:val="005D53B0"/>
    <w:rsid w:val="005D76E6"/>
    <w:rsid w:val="005E0B16"/>
    <w:rsid w:val="005E282E"/>
    <w:rsid w:val="005E4E88"/>
    <w:rsid w:val="005E4EEF"/>
    <w:rsid w:val="005E5A17"/>
    <w:rsid w:val="005E6753"/>
    <w:rsid w:val="005E7880"/>
    <w:rsid w:val="005F00FD"/>
    <w:rsid w:val="005F026A"/>
    <w:rsid w:val="005F0332"/>
    <w:rsid w:val="005F36FB"/>
    <w:rsid w:val="005F6465"/>
    <w:rsid w:val="005F78C0"/>
    <w:rsid w:val="006009B6"/>
    <w:rsid w:val="00601DBA"/>
    <w:rsid w:val="006024B8"/>
    <w:rsid w:val="00603AF5"/>
    <w:rsid w:val="00604BCE"/>
    <w:rsid w:val="00607238"/>
    <w:rsid w:val="00607AE4"/>
    <w:rsid w:val="00607CDE"/>
    <w:rsid w:val="006114C7"/>
    <w:rsid w:val="00613568"/>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3035"/>
    <w:rsid w:val="00644811"/>
    <w:rsid w:val="00644D09"/>
    <w:rsid w:val="0064666D"/>
    <w:rsid w:val="0065059D"/>
    <w:rsid w:val="00651316"/>
    <w:rsid w:val="00651499"/>
    <w:rsid w:val="0065196B"/>
    <w:rsid w:val="00652A36"/>
    <w:rsid w:val="00653038"/>
    <w:rsid w:val="00653262"/>
    <w:rsid w:val="00655141"/>
    <w:rsid w:val="00660AAE"/>
    <w:rsid w:val="006612CB"/>
    <w:rsid w:val="006621B0"/>
    <w:rsid w:val="00666E8B"/>
    <w:rsid w:val="00670D84"/>
    <w:rsid w:val="00671093"/>
    <w:rsid w:val="006737C9"/>
    <w:rsid w:val="00673F74"/>
    <w:rsid w:val="00674412"/>
    <w:rsid w:val="006803CA"/>
    <w:rsid w:val="00683609"/>
    <w:rsid w:val="00684591"/>
    <w:rsid w:val="006864D8"/>
    <w:rsid w:val="00686B48"/>
    <w:rsid w:val="0069074B"/>
    <w:rsid w:val="00691761"/>
    <w:rsid w:val="00691CB8"/>
    <w:rsid w:val="00693003"/>
    <w:rsid w:val="00695536"/>
    <w:rsid w:val="00695719"/>
    <w:rsid w:val="006978C9"/>
    <w:rsid w:val="006A0285"/>
    <w:rsid w:val="006A15D5"/>
    <w:rsid w:val="006A1C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4EC2"/>
    <w:rsid w:val="006C5362"/>
    <w:rsid w:val="006C63BE"/>
    <w:rsid w:val="006C6402"/>
    <w:rsid w:val="006D0AAD"/>
    <w:rsid w:val="006D0C0A"/>
    <w:rsid w:val="006D1D0F"/>
    <w:rsid w:val="006D2AB3"/>
    <w:rsid w:val="006D3250"/>
    <w:rsid w:val="006D5941"/>
    <w:rsid w:val="006E0C0D"/>
    <w:rsid w:val="006E2025"/>
    <w:rsid w:val="006E2858"/>
    <w:rsid w:val="006E2D76"/>
    <w:rsid w:val="006E40F1"/>
    <w:rsid w:val="006E68E1"/>
    <w:rsid w:val="006F071D"/>
    <w:rsid w:val="006F11AE"/>
    <w:rsid w:val="006F1A8B"/>
    <w:rsid w:val="006F2FEB"/>
    <w:rsid w:val="006F3316"/>
    <w:rsid w:val="006F6D02"/>
    <w:rsid w:val="006F7EB3"/>
    <w:rsid w:val="00700308"/>
    <w:rsid w:val="0070042A"/>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422"/>
    <w:rsid w:val="0072798F"/>
    <w:rsid w:val="0073023B"/>
    <w:rsid w:val="007309C6"/>
    <w:rsid w:val="007402C9"/>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1A6A"/>
    <w:rsid w:val="00772013"/>
    <w:rsid w:val="00773475"/>
    <w:rsid w:val="00773BFC"/>
    <w:rsid w:val="0077467D"/>
    <w:rsid w:val="007800F5"/>
    <w:rsid w:val="0078060D"/>
    <w:rsid w:val="00782A52"/>
    <w:rsid w:val="00782AA7"/>
    <w:rsid w:val="00785ACC"/>
    <w:rsid w:val="0078686A"/>
    <w:rsid w:val="007870AF"/>
    <w:rsid w:val="00790EA3"/>
    <w:rsid w:val="00791CEB"/>
    <w:rsid w:val="00791D35"/>
    <w:rsid w:val="00795436"/>
    <w:rsid w:val="00796840"/>
    <w:rsid w:val="00796EEF"/>
    <w:rsid w:val="00796FAD"/>
    <w:rsid w:val="007A0B16"/>
    <w:rsid w:val="007A1553"/>
    <w:rsid w:val="007A2315"/>
    <w:rsid w:val="007A575B"/>
    <w:rsid w:val="007A6258"/>
    <w:rsid w:val="007A6F39"/>
    <w:rsid w:val="007A74F0"/>
    <w:rsid w:val="007B1AC4"/>
    <w:rsid w:val="007B39DB"/>
    <w:rsid w:val="007B3AFA"/>
    <w:rsid w:val="007B48E5"/>
    <w:rsid w:val="007B498A"/>
    <w:rsid w:val="007B5DF5"/>
    <w:rsid w:val="007B69DE"/>
    <w:rsid w:val="007B75A7"/>
    <w:rsid w:val="007C09DB"/>
    <w:rsid w:val="007C1574"/>
    <w:rsid w:val="007C3021"/>
    <w:rsid w:val="007C4CDC"/>
    <w:rsid w:val="007D1726"/>
    <w:rsid w:val="007D2592"/>
    <w:rsid w:val="007D40BA"/>
    <w:rsid w:val="007D5DF5"/>
    <w:rsid w:val="007D7013"/>
    <w:rsid w:val="007E4368"/>
    <w:rsid w:val="007E5B66"/>
    <w:rsid w:val="007F24DA"/>
    <w:rsid w:val="007F2C3D"/>
    <w:rsid w:val="007F57D1"/>
    <w:rsid w:val="007F58E8"/>
    <w:rsid w:val="007F5FFD"/>
    <w:rsid w:val="007F6047"/>
    <w:rsid w:val="00801CD8"/>
    <w:rsid w:val="00801D5E"/>
    <w:rsid w:val="00802549"/>
    <w:rsid w:val="00803C13"/>
    <w:rsid w:val="00803E3A"/>
    <w:rsid w:val="00804C42"/>
    <w:rsid w:val="00804C6C"/>
    <w:rsid w:val="00806310"/>
    <w:rsid w:val="0081015A"/>
    <w:rsid w:val="00810B18"/>
    <w:rsid w:val="0081116E"/>
    <w:rsid w:val="00811F9F"/>
    <w:rsid w:val="00814DAE"/>
    <w:rsid w:val="0081585C"/>
    <w:rsid w:val="00820276"/>
    <w:rsid w:val="00821281"/>
    <w:rsid w:val="008238F8"/>
    <w:rsid w:val="00823E13"/>
    <w:rsid w:val="008247A0"/>
    <w:rsid w:val="00824D31"/>
    <w:rsid w:val="008270A4"/>
    <w:rsid w:val="00827246"/>
    <w:rsid w:val="0083202C"/>
    <w:rsid w:val="00833603"/>
    <w:rsid w:val="008356A9"/>
    <w:rsid w:val="0084099F"/>
    <w:rsid w:val="00844950"/>
    <w:rsid w:val="0084627B"/>
    <w:rsid w:val="00851414"/>
    <w:rsid w:val="00851BBD"/>
    <w:rsid w:val="00853856"/>
    <w:rsid w:val="008538B4"/>
    <w:rsid w:val="00853908"/>
    <w:rsid w:val="00853C6B"/>
    <w:rsid w:val="00854CE1"/>
    <w:rsid w:val="008568D4"/>
    <w:rsid w:val="00860B34"/>
    <w:rsid w:val="00861AED"/>
    <w:rsid w:val="00861DBA"/>
    <w:rsid w:val="0086545F"/>
    <w:rsid w:val="00867956"/>
    <w:rsid w:val="00867A0C"/>
    <w:rsid w:val="00870D9B"/>
    <w:rsid w:val="00870E85"/>
    <w:rsid w:val="008711B7"/>
    <w:rsid w:val="008717EE"/>
    <w:rsid w:val="0087430B"/>
    <w:rsid w:val="00874A98"/>
    <w:rsid w:val="008813F2"/>
    <w:rsid w:val="008829EB"/>
    <w:rsid w:val="008847C3"/>
    <w:rsid w:val="008852B0"/>
    <w:rsid w:val="0088548E"/>
    <w:rsid w:val="0088578F"/>
    <w:rsid w:val="0089015A"/>
    <w:rsid w:val="00890F0D"/>
    <w:rsid w:val="0089187A"/>
    <w:rsid w:val="00891D0C"/>
    <w:rsid w:val="0089219B"/>
    <w:rsid w:val="008927DB"/>
    <w:rsid w:val="008951EB"/>
    <w:rsid w:val="008A096A"/>
    <w:rsid w:val="008A2682"/>
    <w:rsid w:val="008A2C39"/>
    <w:rsid w:val="008A31A1"/>
    <w:rsid w:val="008B092C"/>
    <w:rsid w:val="008B1803"/>
    <w:rsid w:val="008B2753"/>
    <w:rsid w:val="008B3519"/>
    <w:rsid w:val="008B4167"/>
    <w:rsid w:val="008B4CDA"/>
    <w:rsid w:val="008B50B6"/>
    <w:rsid w:val="008B6368"/>
    <w:rsid w:val="008B63BE"/>
    <w:rsid w:val="008B6D92"/>
    <w:rsid w:val="008C0807"/>
    <w:rsid w:val="008C1284"/>
    <w:rsid w:val="008C59DE"/>
    <w:rsid w:val="008C6ADE"/>
    <w:rsid w:val="008C723E"/>
    <w:rsid w:val="008D17E7"/>
    <w:rsid w:val="008D3D5D"/>
    <w:rsid w:val="008D44AA"/>
    <w:rsid w:val="008D49FF"/>
    <w:rsid w:val="008D5219"/>
    <w:rsid w:val="008D6334"/>
    <w:rsid w:val="008D7E93"/>
    <w:rsid w:val="008E26B6"/>
    <w:rsid w:val="008E2EAF"/>
    <w:rsid w:val="008E42C2"/>
    <w:rsid w:val="008E56D0"/>
    <w:rsid w:val="008E66EB"/>
    <w:rsid w:val="008E6D79"/>
    <w:rsid w:val="008F177F"/>
    <w:rsid w:val="008F2D1C"/>
    <w:rsid w:val="008F3B62"/>
    <w:rsid w:val="008F56C5"/>
    <w:rsid w:val="008F6C41"/>
    <w:rsid w:val="00900550"/>
    <w:rsid w:val="00901608"/>
    <w:rsid w:val="00901C7F"/>
    <w:rsid w:val="00902118"/>
    <w:rsid w:val="009037EA"/>
    <w:rsid w:val="00903AF7"/>
    <w:rsid w:val="009046BB"/>
    <w:rsid w:val="009071DF"/>
    <w:rsid w:val="00907FF4"/>
    <w:rsid w:val="00911F35"/>
    <w:rsid w:val="00914887"/>
    <w:rsid w:val="0091531A"/>
    <w:rsid w:val="00916914"/>
    <w:rsid w:val="009175BD"/>
    <w:rsid w:val="00921BB5"/>
    <w:rsid w:val="00922083"/>
    <w:rsid w:val="009239C0"/>
    <w:rsid w:val="00923C9C"/>
    <w:rsid w:val="00924924"/>
    <w:rsid w:val="009256AE"/>
    <w:rsid w:val="00925DC7"/>
    <w:rsid w:val="009276E7"/>
    <w:rsid w:val="00933E31"/>
    <w:rsid w:val="00937AE9"/>
    <w:rsid w:val="00937FD8"/>
    <w:rsid w:val="009437BD"/>
    <w:rsid w:val="009461ED"/>
    <w:rsid w:val="0094745E"/>
    <w:rsid w:val="0095264B"/>
    <w:rsid w:val="00957A1A"/>
    <w:rsid w:val="00957CC4"/>
    <w:rsid w:val="009602CE"/>
    <w:rsid w:val="00963DF3"/>
    <w:rsid w:val="00964154"/>
    <w:rsid w:val="00964E2E"/>
    <w:rsid w:val="00965777"/>
    <w:rsid w:val="009678D3"/>
    <w:rsid w:val="00971FE4"/>
    <w:rsid w:val="00973F5B"/>
    <w:rsid w:val="0097570B"/>
    <w:rsid w:val="00977058"/>
    <w:rsid w:val="009771CB"/>
    <w:rsid w:val="00977586"/>
    <w:rsid w:val="009801F5"/>
    <w:rsid w:val="00980DFC"/>
    <w:rsid w:val="00981B2C"/>
    <w:rsid w:val="0098425A"/>
    <w:rsid w:val="00984C48"/>
    <w:rsid w:val="00984FB4"/>
    <w:rsid w:val="00985C4D"/>
    <w:rsid w:val="00987EF6"/>
    <w:rsid w:val="00991104"/>
    <w:rsid w:val="00993246"/>
    <w:rsid w:val="00993DBD"/>
    <w:rsid w:val="009941A7"/>
    <w:rsid w:val="0099481A"/>
    <w:rsid w:val="00994926"/>
    <w:rsid w:val="00995D43"/>
    <w:rsid w:val="00995F53"/>
    <w:rsid w:val="00997A0C"/>
    <w:rsid w:val="009A2076"/>
    <w:rsid w:val="009A2131"/>
    <w:rsid w:val="009A2853"/>
    <w:rsid w:val="009A349E"/>
    <w:rsid w:val="009A3E74"/>
    <w:rsid w:val="009A4E38"/>
    <w:rsid w:val="009A6724"/>
    <w:rsid w:val="009A6B0D"/>
    <w:rsid w:val="009B1DA1"/>
    <w:rsid w:val="009B223E"/>
    <w:rsid w:val="009B34AB"/>
    <w:rsid w:val="009B7D89"/>
    <w:rsid w:val="009C1C41"/>
    <w:rsid w:val="009C2E1F"/>
    <w:rsid w:val="009C39F3"/>
    <w:rsid w:val="009C48DE"/>
    <w:rsid w:val="009C4F51"/>
    <w:rsid w:val="009C5C77"/>
    <w:rsid w:val="009C69AD"/>
    <w:rsid w:val="009C6A26"/>
    <w:rsid w:val="009C70D9"/>
    <w:rsid w:val="009D018E"/>
    <w:rsid w:val="009D3FF7"/>
    <w:rsid w:val="009D4505"/>
    <w:rsid w:val="009D767F"/>
    <w:rsid w:val="009E046F"/>
    <w:rsid w:val="009E0A2F"/>
    <w:rsid w:val="009E1F47"/>
    <w:rsid w:val="009E4104"/>
    <w:rsid w:val="009E4AAC"/>
    <w:rsid w:val="009E6662"/>
    <w:rsid w:val="009E7BA2"/>
    <w:rsid w:val="009F1115"/>
    <w:rsid w:val="009F1529"/>
    <w:rsid w:val="009F1573"/>
    <w:rsid w:val="009F44F0"/>
    <w:rsid w:val="009F50A8"/>
    <w:rsid w:val="009F55B7"/>
    <w:rsid w:val="009F642C"/>
    <w:rsid w:val="009F669A"/>
    <w:rsid w:val="00A07CE9"/>
    <w:rsid w:val="00A1237F"/>
    <w:rsid w:val="00A15153"/>
    <w:rsid w:val="00A20069"/>
    <w:rsid w:val="00A223AA"/>
    <w:rsid w:val="00A2681D"/>
    <w:rsid w:val="00A3039C"/>
    <w:rsid w:val="00A32BE2"/>
    <w:rsid w:val="00A335E0"/>
    <w:rsid w:val="00A33676"/>
    <w:rsid w:val="00A35816"/>
    <w:rsid w:val="00A36234"/>
    <w:rsid w:val="00A36FD9"/>
    <w:rsid w:val="00A41088"/>
    <w:rsid w:val="00A427C1"/>
    <w:rsid w:val="00A440CC"/>
    <w:rsid w:val="00A442FC"/>
    <w:rsid w:val="00A502C2"/>
    <w:rsid w:val="00A51774"/>
    <w:rsid w:val="00A521CE"/>
    <w:rsid w:val="00A530B3"/>
    <w:rsid w:val="00A54C8A"/>
    <w:rsid w:val="00A56A47"/>
    <w:rsid w:val="00A620DD"/>
    <w:rsid w:val="00A626F5"/>
    <w:rsid w:val="00A62CA7"/>
    <w:rsid w:val="00A63D81"/>
    <w:rsid w:val="00A66148"/>
    <w:rsid w:val="00A66A7B"/>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169A"/>
    <w:rsid w:val="00AA3C2D"/>
    <w:rsid w:val="00AA4C93"/>
    <w:rsid w:val="00AA4EF6"/>
    <w:rsid w:val="00AA516A"/>
    <w:rsid w:val="00AA656B"/>
    <w:rsid w:val="00AB21AB"/>
    <w:rsid w:val="00AB289C"/>
    <w:rsid w:val="00AB36A3"/>
    <w:rsid w:val="00AB3AE1"/>
    <w:rsid w:val="00AB4B0C"/>
    <w:rsid w:val="00AB531F"/>
    <w:rsid w:val="00AB61C0"/>
    <w:rsid w:val="00AC1978"/>
    <w:rsid w:val="00AC2C11"/>
    <w:rsid w:val="00AC3F56"/>
    <w:rsid w:val="00AC5ED7"/>
    <w:rsid w:val="00AC771A"/>
    <w:rsid w:val="00AD0099"/>
    <w:rsid w:val="00AD1556"/>
    <w:rsid w:val="00AD38AE"/>
    <w:rsid w:val="00AD3911"/>
    <w:rsid w:val="00AD4B78"/>
    <w:rsid w:val="00AD4FF6"/>
    <w:rsid w:val="00AE1180"/>
    <w:rsid w:val="00AE1528"/>
    <w:rsid w:val="00AE1681"/>
    <w:rsid w:val="00AE1F14"/>
    <w:rsid w:val="00AE4753"/>
    <w:rsid w:val="00AE7306"/>
    <w:rsid w:val="00AF05E6"/>
    <w:rsid w:val="00AF1A2F"/>
    <w:rsid w:val="00AF1F5F"/>
    <w:rsid w:val="00AF43DE"/>
    <w:rsid w:val="00AF4516"/>
    <w:rsid w:val="00AF78E6"/>
    <w:rsid w:val="00B00C8B"/>
    <w:rsid w:val="00B0308E"/>
    <w:rsid w:val="00B03876"/>
    <w:rsid w:val="00B0482F"/>
    <w:rsid w:val="00B05E64"/>
    <w:rsid w:val="00B06082"/>
    <w:rsid w:val="00B066C6"/>
    <w:rsid w:val="00B1048B"/>
    <w:rsid w:val="00B1339A"/>
    <w:rsid w:val="00B14F7C"/>
    <w:rsid w:val="00B16F19"/>
    <w:rsid w:val="00B16FA1"/>
    <w:rsid w:val="00B177DA"/>
    <w:rsid w:val="00B178F9"/>
    <w:rsid w:val="00B201BD"/>
    <w:rsid w:val="00B201CE"/>
    <w:rsid w:val="00B201D7"/>
    <w:rsid w:val="00B20D6E"/>
    <w:rsid w:val="00B20F8F"/>
    <w:rsid w:val="00B27D4F"/>
    <w:rsid w:val="00B31339"/>
    <w:rsid w:val="00B31800"/>
    <w:rsid w:val="00B32477"/>
    <w:rsid w:val="00B34BDE"/>
    <w:rsid w:val="00B3612C"/>
    <w:rsid w:val="00B4203C"/>
    <w:rsid w:val="00B423F3"/>
    <w:rsid w:val="00B4298B"/>
    <w:rsid w:val="00B42C99"/>
    <w:rsid w:val="00B44799"/>
    <w:rsid w:val="00B457D1"/>
    <w:rsid w:val="00B458C1"/>
    <w:rsid w:val="00B50482"/>
    <w:rsid w:val="00B50B22"/>
    <w:rsid w:val="00B513F5"/>
    <w:rsid w:val="00B52E63"/>
    <w:rsid w:val="00B534B3"/>
    <w:rsid w:val="00B56605"/>
    <w:rsid w:val="00B56CB1"/>
    <w:rsid w:val="00B57911"/>
    <w:rsid w:val="00B57AAA"/>
    <w:rsid w:val="00B63E30"/>
    <w:rsid w:val="00B64949"/>
    <w:rsid w:val="00B64A11"/>
    <w:rsid w:val="00B66C01"/>
    <w:rsid w:val="00B7293C"/>
    <w:rsid w:val="00B73CB3"/>
    <w:rsid w:val="00B74A65"/>
    <w:rsid w:val="00B77DF4"/>
    <w:rsid w:val="00B8084C"/>
    <w:rsid w:val="00B82806"/>
    <w:rsid w:val="00B8344F"/>
    <w:rsid w:val="00B8349F"/>
    <w:rsid w:val="00B83C76"/>
    <w:rsid w:val="00B854E8"/>
    <w:rsid w:val="00B86CBA"/>
    <w:rsid w:val="00B90F8F"/>
    <w:rsid w:val="00B93C15"/>
    <w:rsid w:val="00BA1E48"/>
    <w:rsid w:val="00BA2588"/>
    <w:rsid w:val="00BA28B7"/>
    <w:rsid w:val="00BA3A51"/>
    <w:rsid w:val="00BA5AE0"/>
    <w:rsid w:val="00BA5EC7"/>
    <w:rsid w:val="00BA6417"/>
    <w:rsid w:val="00BB01F9"/>
    <w:rsid w:val="00BB0204"/>
    <w:rsid w:val="00BB0DFC"/>
    <w:rsid w:val="00BB3506"/>
    <w:rsid w:val="00BB3FB8"/>
    <w:rsid w:val="00BB5ECD"/>
    <w:rsid w:val="00BB74F7"/>
    <w:rsid w:val="00BB7813"/>
    <w:rsid w:val="00BB7D33"/>
    <w:rsid w:val="00BC02E2"/>
    <w:rsid w:val="00BC0876"/>
    <w:rsid w:val="00BC11A4"/>
    <w:rsid w:val="00BC27D1"/>
    <w:rsid w:val="00BC396A"/>
    <w:rsid w:val="00BC3F0C"/>
    <w:rsid w:val="00BC52D8"/>
    <w:rsid w:val="00BC73AB"/>
    <w:rsid w:val="00BC74E6"/>
    <w:rsid w:val="00BD0780"/>
    <w:rsid w:val="00BD441E"/>
    <w:rsid w:val="00BD5426"/>
    <w:rsid w:val="00BD64FD"/>
    <w:rsid w:val="00BD6674"/>
    <w:rsid w:val="00BE0385"/>
    <w:rsid w:val="00BE0D53"/>
    <w:rsid w:val="00BE2421"/>
    <w:rsid w:val="00BE6AF6"/>
    <w:rsid w:val="00BE7222"/>
    <w:rsid w:val="00BF019C"/>
    <w:rsid w:val="00BF04CA"/>
    <w:rsid w:val="00BF13E0"/>
    <w:rsid w:val="00BF2F16"/>
    <w:rsid w:val="00BF4FCA"/>
    <w:rsid w:val="00BF6E46"/>
    <w:rsid w:val="00BF73AA"/>
    <w:rsid w:val="00BF7D67"/>
    <w:rsid w:val="00C00234"/>
    <w:rsid w:val="00C01729"/>
    <w:rsid w:val="00C06426"/>
    <w:rsid w:val="00C123A7"/>
    <w:rsid w:val="00C16BDD"/>
    <w:rsid w:val="00C1740D"/>
    <w:rsid w:val="00C21D1C"/>
    <w:rsid w:val="00C21E57"/>
    <w:rsid w:val="00C237CE"/>
    <w:rsid w:val="00C2406D"/>
    <w:rsid w:val="00C25EE4"/>
    <w:rsid w:val="00C25FF5"/>
    <w:rsid w:val="00C34D69"/>
    <w:rsid w:val="00C35583"/>
    <w:rsid w:val="00C3578F"/>
    <w:rsid w:val="00C35B36"/>
    <w:rsid w:val="00C37E8C"/>
    <w:rsid w:val="00C41AFE"/>
    <w:rsid w:val="00C41D2A"/>
    <w:rsid w:val="00C41EC4"/>
    <w:rsid w:val="00C425A2"/>
    <w:rsid w:val="00C42CA5"/>
    <w:rsid w:val="00C443FF"/>
    <w:rsid w:val="00C45D42"/>
    <w:rsid w:val="00C46C2F"/>
    <w:rsid w:val="00C47280"/>
    <w:rsid w:val="00C47752"/>
    <w:rsid w:val="00C50E0E"/>
    <w:rsid w:val="00C50FB9"/>
    <w:rsid w:val="00C60D3C"/>
    <w:rsid w:val="00C6277D"/>
    <w:rsid w:val="00C6297D"/>
    <w:rsid w:val="00C64C08"/>
    <w:rsid w:val="00C6697C"/>
    <w:rsid w:val="00C7115E"/>
    <w:rsid w:val="00C7165E"/>
    <w:rsid w:val="00C71B44"/>
    <w:rsid w:val="00C720F4"/>
    <w:rsid w:val="00C72E90"/>
    <w:rsid w:val="00C731BA"/>
    <w:rsid w:val="00C73D02"/>
    <w:rsid w:val="00C74B07"/>
    <w:rsid w:val="00C76841"/>
    <w:rsid w:val="00C775D5"/>
    <w:rsid w:val="00C822C2"/>
    <w:rsid w:val="00C832E3"/>
    <w:rsid w:val="00C854D6"/>
    <w:rsid w:val="00C8635F"/>
    <w:rsid w:val="00C864BA"/>
    <w:rsid w:val="00C91F6C"/>
    <w:rsid w:val="00C94AF9"/>
    <w:rsid w:val="00C94C31"/>
    <w:rsid w:val="00C976A4"/>
    <w:rsid w:val="00CA28D9"/>
    <w:rsid w:val="00CB1747"/>
    <w:rsid w:val="00CB1B4D"/>
    <w:rsid w:val="00CB1C77"/>
    <w:rsid w:val="00CB1E0D"/>
    <w:rsid w:val="00CB6158"/>
    <w:rsid w:val="00CC1155"/>
    <w:rsid w:val="00CC3393"/>
    <w:rsid w:val="00CC53E8"/>
    <w:rsid w:val="00CC5F2D"/>
    <w:rsid w:val="00CC5FCE"/>
    <w:rsid w:val="00CC7216"/>
    <w:rsid w:val="00CC7AAE"/>
    <w:rsid w:val="00CD1094"/>
    <w:rsid w:val="00CD4D45"/>
    <w:rsid w:val="00CD636A"/>
    <w:rsid w:val="00CD7568"/>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6AF"/>
    <w:rsid w:val="00D03977"/>
    <w:rsid w:val="00D03F64"/>
    <w:rsid w:val="00D0424F"/>
    <w:rsid w:val="00D0645C"/>
    <w:rsid w:val="00D077B9"/>
    <w:rsid w:val="00D07F9F"/>
    <w:rsid w:val="00D103E1"/>
    <w:rsid w:val="00D106F2"/>
    <w:rsid w:val="00D110D7"/>
    <w:rsid w:val="00D136F7"/>
    <w:rsid w:val="00D14C79"/>
    <w:rsid w:val="00D16BE4"/>
    <w:rsid w:val="00D16DC8"/>
    <w:rsid w:val="00D21020"/>
    <w:rsid w:val="00D21C12"/>
    <w:rsid w:val="00D21FA0"/>
    <w:rsid w:val="00D25AD3"/>
    <w:rsid w:val="00D26AC1"/>
    <w:rsid w:val="00D300FF"/>
    <w:rsid w:val="00D30B57"/>
    <w:rsid w:val="00D32F3C"/>
    <w:rsid w:val="00D33156"/>
    <w:rsid w:val="00D33F56"/>
    <w:rsid w:val="00D36637"/>
    <w:rsid w:val="00D36FBD"/>
    <w:rsid w:val="00D378CA"/>
    <w:rsid w:val="00D378F4"/>
    <w:rsid w:val="00D44487"/>
    <w:rsid w:val="00D447B4"/>
    <w:rsid w:val="00D44B3E"/>
    <w:rsid w:val="00D450FB"/>
    <w:rsid w:val="00D4632A"/>
    <w:rsid w:val="00D546A3"/>
    <w:rsid w:val="00D55813"/>
    <w:rsid w:val="00D60A71"/>
    <w:rsid w:val="00D616BD"/>
    <w:rsid w:val="00D6386C"/>
    <w:rsid w:val="00D6524A"/>
    <w:rsid w:val="00D65FA3"/>
    <w:rsid w:val="00D6719A"/>
    <w:rsid w:val="00D67FE8"/>
    <w:rsid w:val="00D711A4"/>
    <w:rsid w:val="00D7144B"/>
    <w:rsid w:val="00D72DCF"/>
    <w:rsid w:val="00D73305"/>
    <w:rsid w:val="00D80D6E"/>
    <w:rsid w:val="00D80EC0"/>
    <w:rsid w:val="00D814E1"/>
    <w:rsid w:val="00D8156C"/>
    <w:rsid w:val="00D833DE"/>
    <w:rsid w:val="00D83CCD"/>
    <w:rsid w:val="00D8492E"/>
    <w:rsid w:val="00D84D4F"/>
    <w:rsid w:val="00D85D38"/>
    <w:rsid w:val="00D86244"/>
    <w:rsid w:val="00D86D18"/>
    <w:rsid w:val="00D91594"/>
    <w:rsid w:val="00D92DB5"/>
    <w:rsid w:val="00D965F8"/>
    <w:rsid w:val="00D96E28"/>
    <w:rsid w:val="00D97182"/>
    <w:rsid w:val="00DA04AC"/>
    <w:rsid w:val="00DA13D7"/>
    <w:rsid w:val="00DA3EFF"/>
    <w:rsid w:val="00DA7754"/>
    <w:rsid w:val="00DB01A5"/>
    <w:rsid w:val="00DB2BE0"/>
    <w:rsid w:val="00DB2CBB"/>
    <w:rsid w:val="00DB2ED8"/>
    <w:rsid w:val="00DB3144"/>
    <w:rsid w:val="00DB3225"/>
    <w:rsid w:val="00DB336A"/>
    <w:rsid w:val="00DB3899"/>
    <w:rsid w:val="00DB3F7E"/>
    <w:rsid w:val="00DB5268"/>
    <w:rsid w:val="00DB7278"/>
    <w:rsid w:val="00DC0A97"/>
    <w:rsid w:val="00DC1A70"/>
    <w:rsid w:val="00DC340F"/>
    <w:rsid w:val="00DC6C37"/>
    <w:rsid w:val="00DC71BA"/>
    <w:rsid w:val="00DC7AF1"/>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460B"/>
    <w:rsid w:val="00E07E92"/>
    <w:rsid w:val="00E10DBB"/>
    <w:rsid w:val="00E141B5"/>
    <w:rsid w:val="00E143AE"/>
    <w:rsid w:val="00E14F26"/>
    <w:rsid w:val="00E14FD9"/>
    <w:rsid w:val="00E1512E"/>
    <w:rsid w:val="00E15CE2"/>
    <w:rsid w:val="00E16E49"/>
    <w:rsid w:val="00E2087F"/>
    <w:rsid w:val="00E20D8F"/>
    <w:rsid w:val="00E2287D"/>
    <w:rsid w:val="00E3013D"/>
    <w:rsid w:val="00E317EA"/>
    <w:rsid w:val="00E3371A"/>
    <w:rsid w:val="00E34179"/>
    <w:rsid w:val="00E34569"/>
    <w:rsid w:val="00E34829"/>
    <w:rsid w:val="00E361F1"/>
    <w:rsid w:val="00E368F8"/>
    <w:rsid w:val="00E37619"/>
    <w:rsid w:val="00E3795D"/>
    <w:rsid w:val="00E40572"/>
    <w:rsid w:val="00E40851"/>
    <w:rsid w:val="00E4203C"/>
    <w:rsid w:val="00E4445A"/>
    <w:rsid w:val="00E446DD"/>
    <w:rsid w:val="00E44DE4"/>
    <w:rsid w:val="00E512CF"/>
    <w:rsid w:val="00E51470"/>
    <w:rsid w:val="00E5262A"/>
    <w:rsid w:val="00E52CA0"/>
    <w:rsid w:val="00E53820"/>
    <w:rsid w:val="00E5418A"/>
    <w:rsid w:val="00E56B02"/>
    <w:rsid w:val="00E605FC"/>
    <w:rsid w:val="00E63FD6"/>
    <w:rsid w:val="00E66D76"/>
    <w:rsid w:val="00E70E72"/>
    <w:rsid w:val="00E728CC"/>
    <w:rsid w:val="00E72AD6"/>
    <w:rsid w:val="00E73281"/>
    <w:rsid w:val="00E752EE"/>
    <w:rsid w:val="00E760AC"/>
    <w:rsid w:val="00E76D48"/>
    <w:rsid w:val="00E77CF3"/>
    <w:rsid w:val="00E77DBA"/>
    <w:rsid w:val="00E8171C"/>
    <w:rsid w:val="00E82052"/>
    <w:rsid w:val="00E82A06"/>
    <w:rsid w:val="00E82E03"/>
    <w:rsid w:val="00E82FFA"/>
    <w:rsid w:val="00E83B75"/>
    <w:rsid w:val="00E8517B"/>
    <w:rsid w:val="00E85497"/>
    <w:rsid w:val="00E85893"/>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C6CA3"/>
    <w:rsid w:val="00EC75D7"/>
    <w:rsid w:val="00ED2C27"/>
    <w:rsid w:val="00ED7931"/>
    <w:rsid w:val="00EE09D3"/>
    <w:rsid w:val="00EE1C59"/>
    <w:rsid w:val="00EE2160"/>
    <w:rsid w:val="00EE3A9D"/>
    <w:rsid w:val="00EE4777"/>
    <w:rsid w:val="00EE5907"/>
    <w:rsid w:val="00EE59A1"/>
    <w:rsid w:val="00EE6FBE"/>
    <w:rsid w:val="00EF0B88"/>
    <w:rsid w:val="00EF0C12"/>
    <w:rsid w:val="00EF1DA9"/>
    <w:rsid w:val="00EF32C7"/>
    <w:rsid w:val="00EF4751"/>
    <w:rsid w:val="00EF4FC9"/>
    <w:rsid w:val="00F0193A"/>
    <w:rsid w:val="00F01F2C"/>
    <w:rsid w:val="00F02882"/>
    <w:rsid w:val="00F04592"/>
    <w:rsid w:val="00F07509"/>
    <w:rsid w:val="00F10B95"/>
    <w:rsid w:val="00F13C7A"/>
    <w:rsid w:val="00F1568D"/>
    <w:rsid w:val="00F1584A"/>
    <w:rsid w:val="00F15957"/>
    <w:rsid w:val="00F16895"/>
    <w:rsid w:val="00F16DFE"/>
    <w:rsid w:val="00F1708B"/>
    <w:rsid w:val="00F242C2"/>
    <w:rsid w:val="00F24A27"/>
    <w:rsid w:val="00F24F6F"/>
    <w:rsid w:val="00F25062"/>
    <w:rsid w:val="00F26829"/>
    <w:rsid w:val="00F3092E"/>
    <w:rsid w:val="00F30985"/>
    <w:rsid w:val="00F3180B"/>
    <w:rsid w:val="00F33875"/>
    <w:rsid w:val="00F347A0"/>
    <w:rsid w:val="00F36612"/>
    <w:rsid w:val="00F40163"/>
    <w:rsid w:val="00F40941"/>
    <w:rsid w:val="00F4164E"/>
    <w:rsid w:val="00F42C05"/>
    <w:rsid w:val="00F438A8"/>
    <w:rsid w:val="00F43D0A"/>
    <w:rsid w:val="00F44505"/>
    <w:rsid w:val="00F44657"/>
    <w:rsid w:val="00F4480E"/>
    <w:rsid w:val="00F45DD5"/>
    <w:rsid w:val="00F45FFD"/>
    <w:rsid w:val="00F50520"/>
    <w:rsid w:val="00F505DA"/>
    <w:rsid w:val="00F5152F"/>
    <w:rsid w:val="00F52C65"/>
    <w:rsid w:val="00F5453F"/>
    <w:rsid w:val="00F55AC7"/>
    <w:rsid w:val="00F56816"/>
    <w:rsid w:val="00F56980"/>
    <w:rsid w:val="00F57C38"/>
    <w:rsid w:val="00F604E7"/>
    <w:rsid w:val="00F63739"/>
    <w:rsid w:val="00F6659E"/>
    <w:rsid w:val="00F6691C"/>
    <w:rsid w:val="00F67684"/>
    <w:rsid w:val="00F67B09"/>
    <w:rsid w:val="00F70015"/>
    <w:rsid w:val="00F710EF"/>
    <w:rsid w:val="00F712EE"/>
    <w:rsid w:val="00F7266B"/>
    <w:rsid w:val="00F729F4"/>
    <w:rsid w:val="00F72C44"/>
    <w:rsid w:val="00F742F2"/>
    <w:rsid w:val="00F75E41"/>
    <w:rsid w:val="00F80845"/>
    <w:rsid w:val="00F81F2D"/>
    <w:rsid w:val="00F82744"/>
    <w:rsid w:val="00F83E8E"/>
    <w:rsid w:val="00F842A6"/>
    <w:rsid w:val="00F8443D"/>
    <w:rsid w:val="00F8508E"/>
    <w:rsid w:val="00F8704B"/>
    <w:rsid w:val="00F8765B"/>
    <w:rsid w:val="00F9044E"/>
    <w:rsid w:val="00F91A81"/>
    <w:rsid w:val="00F92695"/>
    <w:rsid w:val="00F9498E"/>
    <w:rsid w:val="00F95910"/>
    <w:rsid w:val="00F95D03"/>
    <w:rsid w:val="00F96A3B"/>
    <w:rsid w:val="00F979B0"/>
    <w:rsid w:val="00FA0B4C"/>
    <w:rsid w:val="00FA0C31"/>
    <w:rsid w:val="00FA29A5"/>
    <w:rsid w:val="00FA2DA0"/>
    <w:rsid w:val="00FA34CC"/>
    <w:rsid w:val="00FA36C8"/>
    <w:rsid w:val="00FA4114"/>
    <w:rsid w:val="00FA429F"/>
    <w:rsid w:val="00FA56FE"/>
    <w:rsid w:val="00FA7186"/>
    <w:rsid w:val="00FB0553"/>
    <w:rsid w:val="00FB0E1F"/>
    <w:rsid w:val="00FB105D"/>
    <w:rsid w:val="00FB2929"/>
    <w:rsid w:val="00FB5341"/>
    <w:rsid w:val="00FC02E7"/>
    <w:rsid w:val="00FC3A57"/>
    <w:rsid w:val="00FD048A"/>
    <w:rsid w:val="00FD0511"/>
    <w:rsid w:val="00FD223B"/>
    <w:rsid w:val="00FD31F8"/>
    <w:rsid w:val="00FD4477"/>
    <w:rsid w:val="00FD7797"/>
    <w:rsid w:val="00FE0F4E"/>
    <w:rsid w:val="00FE42E8"/>
    <w:rsid w:val="00FE43A4"/>
    <w:rsid w:val="00FE52BE"/>
    <w:rsid w:val="00FE56E7"/>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81BA5F44-5B98-43D5-9B09-46961E1A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97C"/>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697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5196B"/>
    <w:pPr>
      <w:spacing w:before="100" w:beforeAutospacing="1" w:after="100" w:afterAutospacing="1"/>
      <w:outlineLvl w:val="2"/>
    </w:pPr>
    <w:rPr>
      <w:rFonts w:eastAsiaTheme="minorHAns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eastAsiaTheme="minorHAnsi"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lang w:val="en-US" w:eastAsia="en-US"/>
    </w:rPr>
  </w:style>
  <w:style w:type="paragraph" w:customStyle="1" w:styleId="Acknowledgement">
    <w:name w:val="Acknowledgement"/>
    <w:basedOn w:val="Normal"/>
    <w:rsid w:val="00DF1ED9"/>
    <w:pPr>
      <w:spacing w:before="120"/>
      <w:ind w:left="720" w:hanging="720"/>
    </w:pPr>
    <w:rPr>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rFonts w:eastAsiaTheme="minorHAnsi"/>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 w:type="character" w:customStyle="1" w:styleId="UnresolvedMention9">
    <w:name w:val="Unresolved Mention9"/>
    <w:basedOn w:val="DefaultParagraphFont"/>
    <w:uiPriority w:val="99"/>
    <w:semiHidden/>
    <w:unhideWhenUsed/>
    <w:rsid w:val="002B2FDF"/>
    <w:rPr>
      <w:color w:val="605E5C"/>
      <w:shd w:val="clear" w:color="auto" w:fill="E1DFDD"/>
    </w:rPr>
  </w:style>
  <w:style w:type="character" w:customStyle="1" w:styleId="Heading2Char">
    <w:name w:val="Heading 2 Char"/>
    <w:basedOn w:val="DefaultParagraphFont"/>
    <w:link w:val="Heading2"/>
    <w:uiPriority w:val="9"/>
    <w:rsid w:val="00C6697C"/>
    <w:rPr>
      <w:rFonts w:asciiTheme="majorHAnsi" w:eastAsiaTheme="majorEastAsia" w:hAnsiTheme="majorHAnsi" w:cstheme="majorBidi"/>
      <w:color w:val="2F5496" w:themeColor="accent1" w:themeShade="BF"/>
      <w:sz w:val="26"/>
      <w:szCs w:val="26"/>
      <w:lang w:eastAsia="en-GB"/>
    </w:rPr>
  </w:style>
  <w:style w:type="character" w:styleId="EndnoteReference">
    <w:name w:val="endnote reference"/>
    <w:basedOn w:val="DefaultParagraphFont"/>
    <w:uiPriority w:val="99"/>
    <w:semiHidden/>
    <w:unhideWhenUsed/>
    <w:rsid w:val="00997A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299072417">
      <w:bodyDiv w:val="1"/>
      <w:marLeft w:val="0"/>
      <w:marRight w:val="0"/>
      <w:marTop w:val="0"/>
      <w:marBottom w:val="0"/>
      <w:divBdr>
        <w:top w:val="none" w:sz="0" w:space="0" w:color="auto"/>
        <w:left w:val="none" w:sz="0" w:space="0" w:color="auto"/>
        <w:bottom w:val="none" w:sz="0" w:space="0" w:color="auto"/>
        <w:right w:val="none" w:sz="0" w:space="0" w:color="auto"/>
      </w:divBdr>
      <w:divsChild>
        <w:div w:id="688483930">
          <w:marLeft w:val="0"/>
          <w:marRight w:val="0"/>
          <w:marTop w:val="0"/>
          <w:marBottom w:val="0"/>
          <w:divBdr>
            <w:top w:val="none" w:sz="0" w:space="0" w:color="auto"/>
            <w:left w:val="none" w:sz="0" w:space="0" w:color="auto"/>
            <w:bottom w:val="none" w:sz="0" w:space="0" w:color="auto"/>
            <w:right w:val="none" w:sz="0" w:space="0" w:color="auto"/>
          </w:divBdr>
        </w:div>
      </w:divsChild>
    </w:div>
    <w:div w:id="407725484">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36449264">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675616549">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819152608">
      <w:bodyDiv w:val="1"/>
      <w:marLeft w:val="0"/>
      <w:marRight w:val="0"/>
      <w:marTop w:val="0"/>
      <w:marBottom w:val="0"/>
      <w:divBdr>
        <w:top w:val="none" w:sz="0" w:space="0" w:color="auto"/>
        <w:left w:val="none" w:sz="0" w:space="0" w:color="auto"/>
        <w:bottom w:val="none" w:sz="0" w:space="0" w:color="auto"/>
        <w:right w:val="none" w:sz="0" w:space="0" w:color="auto"/>
      </w:divBdr>
    </w:div>
    <w:div w:id="849877958">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594321454">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749305671">
      <w:bodyDiv w:val="1"/>
      <w:marLeft w:val="0"/>
      <w:marRight w:val="0"/>
      <w:marTop w:val="0"/>
      <w:marBottom w:val="0"/>
      <w:divBdr>
        <w:top w:val="none" w:sz="0" w:space="0" w:color="auto"/>
        <w:left w:val="none" w:sz="0" w:space="0" w:color="auto"/>
        <w:bottom w:val="none" w:sz="0" w:space="0" w:color="auto"/>
        <w:right w:val="none" w:sz="0" w:space="0" w:color="auto"/>
      </w:divBdr>
    </w:div>
    <w:div w:id="1760519890">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DF885-2F99-4BC6-AE06-453CE2BE5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6773</Words>
  <Characters>38612</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Parks, Robbie M</cp:lastModifiedBy>
  <cp:revision>3</cp:revision>
  <cp:lastPrinted>2019-04-24T23:05:00Z</cp:lastPrinted>
  <dcterms:created xsi:type="dcterms:W3CDTF">2020-08-17T14:41:00Z</dcterms:created>
  <dcterms:modified xsi:type="dcterms:W3CDTF">2020-08-17T14:42:00Z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