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6D99C237"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w:t>
      </w:r>
      <w:del w:id="0" w:author="Ezzati, Majid" w:date="2020-01-27T08:11:00Z">
        <w:r w:rsidRPr="00E85AFA" w:rsidDel="00535113">
          <w:rPr>
            <w:color w:val="000000" w:themeColor="text1"/>
          </w:rPr>
          <w:delText>-PHE</w:delText>
        </w:r>
      </w:del>
      <w:r w:rsidRPr="00E85AFA">
        <w:rPr>
          <w:color w:val="000000" w:themeColor="text1"/>
        </w:rPr>
        <w:t xml:space="preserve">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 xml:space="preserve">Abdul Latif </w:t>
      </w:r>
      <w:proofErr w:type="spellStart"/>
      <w:r w:rsidR="00230E7B" w:rsidRPr="00324F0F">
        <w:t>Jameel</w:t>
      </w:r>
      <w:proofErr w:type="spellEnd"/>
      <w:r w:rsidR="00230E7B" w:rsidRPr="00324F0F">
        <w:t xml:space="preserve">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0BEB375B" w14:textId="56A27C29" w:rsidR="00230E7B" w:rsidRPr="00E85AFA" w:rsidDel="00535113" w:rsidRDefault="00230E7B" w:rsidP="00230E7B">
      <w:pPr>
        <w:spacing w:line="480" w:lineRule="auto"/>
        <w:jc w:val="both"/>
        <w:rPr>
          <w:del w:id="1" w:author="Ezzati, Majid" w:date="2020-01-27T08:12:00Z"/>
          <w:color w:val="000000" w:themeColor="text1"/>
        </w:rPr>
      </w:pPr>
      <w:del w:id="2" w:author="Ezzati, Majid" w:date="2020-01-27T08:12:00Z">
        <w:r w:rsidRPr="00E85AFA" w:rsidDel="00535113">
          <w:delText xml:space="preserve">* Correspondence to: </w:delText>
        </w:r>
        <w:r w:rsidDel="00535113">
          <w:fldChar w:fldCharType="begin"/>
        </w:r>
        <w:r w:rsidDel="00535113">
          <w:delInstrText xml:space="preserve"> HYPERLINK "mailto:majid.ezzati@imperial.ac.uk" </w:delInstrText>
        </w:r>
        <w:r w:rsidDel="00535113">
          <w:fldChar w:fldCharType="separate"/>
        </w:r>
        <w:r w:rsidRPr="00E85AFA" w:rsidDel="00535113">
          <w:rPr>
            <w:rStyle w:val="Hyperlink"/>
          </w:rPr>
          <w:delText>majid.ezzati@imperial.ac.uk</w:delText>
        </w:r>
        <w:r w:rsidDel="00535113">
          <w:rPr>
            <w:rStyle w:val="Hyperlink"/>
          </w:rPr>
          <w:fldChar w:fldCharType="end"/>
        </w:r>
      </w:del>
    </w:p>
    <w:p w14:paraId="253C0EA6" w14:textId="328223E9" w:rsidR="00DD09BF" w:rsidRPr="00E85AFA" w:rsidDel="00535113" w:rsidRDefault="00DD09BF" w:rsidP="00613BCB">
      <w:pPr>
        <w:spacing w:line="480" w:lineRule="auto"/>
        <w:jc w:val="both"/>
        <w:outlineLvl w:val="0"/>
        <w:rPr>
          <w:del w:id="3" w:author="Ezzati, Majid" w:date="2020-01-27T08:12:00Z"/>
          <w:b/>
          <w:color w:val="000000" w:themeColor="text1"/>
        </w:rPr>
      </w:pPr>
    </w:p>
    <w:p w14:paraId="66194829" w14:textId="0FA6A78F"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w:t>
      </w:r>
      <w:ins w:id="4" w:author="Ezzati, Majid" w:date="2020-01-27T08:12:00Z">
        <w:r w:rsidR="00535113">
          <w:rPr>
            <w:color w:val="000000" w:themeColor="text1"/>
          </w:rPr>
          <w:t xml:space="preserve">what to expect </w:t>
        </w:r>
      </w:ins>
      <w:r w:rsidR="00B31339">
        <w:rPr>
          <w:color w:val="000000" w:themeColor="text1"/>
        </w:rPr>
        <w:t>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 xml:space="preserve">influence human health, exactly because they </w:t>
      </w:r>
      <w:del w:id="5" w:author="Ezzati, Majid" w:date="2020-01-27T08:12:00Z">
        <w:r w:rsidDel="00535113">
          <w:rPr>
            <w:color w:val="000000" w:themeColor="text1"/>
          </w:rPr>
          <w:delText>focus on</w:delText>
        </w:r>
      </w:del>
      <w:ins w:id="6" w:author="Ezzati, Majid" w:date="2020-01-27T08:12:00Z">
        <w:r w:rsidR="00535113">
          <w:rPr>
            <w:color w:val="000000" w:themeColor="text1"/>
          </w:rPr>
          <w:t>use</w:t>
        </w:r>
      </w:ins>
      <w:r>
        <w:rPr>
          <w:color w:val="000000" w:themeColor="text1"/>
        </w:rPr>
        <w:t xml:space="preserve">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xml:space="preserve">. Our </w:t>
      </w:r>
      <w:commentRangeStart w:id="7"/>
      <w:r w:rsidR="002C3205">
        <w:rPr>
          <w:color w:val="000000" w:themeColor="text1"/>
        </w:rPr>
        <w:t>study</w:t>
      </w:r>
      <w:commentRangeEnd w:id="7"/>
      <w:r w:rsidR="00535113">
        <w:rPr>
          <w:rStyle w:val="CommentReference"/>
          <w:rFonts w:asciiTheme="minorHAnsi" w:eastAsiaTheme="minorHAnsi" w:hAnsiTheme="minorHAnsi" w:cstheme="minorBidi"/>
          <w:lang w:eastAsia="en-US"/>
        </w:rPr>
        <w:commentReference w:id="7"/>
      </w:r>
      <w:r w:rsidR="002C3205">
        <w:rPr>
          <w:color w:val="000000" w:themeColor="text1"/>
        </w:rPr>
        <w:t>,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w:t>
      </w:r>
      <w:r w:rsidR="00AB3AE1">
        <w:rPr>
          <w:color w:val="000000" w:themeColor="text1"/>
        </w:rPr>
        <w:lastRenderedPageBreak/>
        <w:t>innovative design 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ins w:id="8" w:author="Parks, Robbie M" w:date="2020-01-24T13:42:00Z">
        <w:r w:rsidR="000D4447">
          <w:rPr>
            <w:color w:val="000000" w:themeColor="text1"/>
          </w:rPr>
          <w:t>,</w:t>
        </w:r>
      </w:ins>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ins w:id="9" w:author="Parks, Robbie M" w:date="2020-01-24T13:42:00Z">
        <w:r w:rsidR="00D106F2">
          <w:rPr>
            <w:color w:val="000000" w:themeColor="text1"/>
          </w:rPr>
          <w:fldChar w:fldCharType="begin" w:fldLock="1"/>
        </w:r>
      </w:ins>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ins w:id="10" w:author="Parks, Robbie M" w:date="2020-01-24T13:42:00Z">
        <w:r w:rsidR="00D106F2">
          <w:rPr>
            <w:color w:val="000000" w:themeColor="text1"/>
          </w:rPr>
          <w:fldChar w:fldCharType="end"/>
        </w:r>
      </w:ins>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ins w:id="11" w:author="Parks, Robbie M" w:date="2020-01-24T13:47:00Z">
        <w:r w:rsidR="00B64A11">
          <w:rPr>
            <w:color w:val="000000" w:themeColor="text1"/>
          </w:rPr>
          <w:fldChar w:fldCharType="begin" w:fldLock="1"/>
        </w:r>
      </w:ins>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ins w:id="12" w:author="Parks, Robbie M" w:date="2020-01-24T13:47:00Z">
        <w:r w:rsidR="00B64A11">
          <w:rPr>
            <w:color w:val="000000" w:themeColor="text1"/>
          </w:rPr>
          <w:fldChar w:fldCharType="end"/>
        </w:r>
      </w:ins>
      <w:r w:rsidR="001C6C5E">
        <w:rPr>
          <w:color w:val="000000" w:themeColor="text1"/>
        </w:rPr>
        <w:t xml:space="preserve"> and cardiovascular risk factors</w:t>
      </w:r>
      <w:commentRangeStart w:id="13"/>
      <w:ins w:id="14" w:author="Parks, Robbie M" w:date="2020-01-24T13:50:00Z">
        <w:r w:rsidR="00E63FD6">
          <w:rPr>
            <w:color w:val="000000" w:themeColor="text1"/>
          </w:rPr>
          <w:fldChar w:fldCharType="begin" w:fldLock="1"/>
        </w:r>
      </w:ins>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ins w:id="15" w:author="Parks, Robbie M" w:date="2020-01-24T13:50:00Z">
        <w:r w:rsidR="00E63FD6">
          <w:rPr>
            <w:color w:val="000000" w:themeColor="text1"/>
          </w:rPr>
          <w:fldChar w:fldCharType="end"/>
        </w:r>
      </w:ins>
      <w:commentRangeEnd w:id="13"/>
      <w:r w:rsidR="00535113">
        <w:rPr>
          <w:rStyle w:val="CommentReference"/>
          <w:rFonts w:asciiTheme="minorHAnsi" w:eastAsiaTheme="minorHAnsi" w:hAnsiTheme="minorHAnsi" w:cstheme="minorBidi"/>
          <w:lang w:eastAsia="en-US"/>
        </w:rPr>
        <w:commentReference w:id="13"/>
      </w:r>
      <w:r w:rsidR="001C6C5E">
        <w:rPr>
          <w:color w:val="000000" w:themeColor="text1"/>
        </w:rPr>
        <w:t xml:space="preserve"> because </w:t>
      </w:r>
      <w:proofErr w:type="spellStart"/>
      <w:r w:rsidR="001C6C5E">
        <w:rPr>
          <w:color w:val="000000" w:themeColor="text1"/>
        </w:rPr>
        <w:t>spatio</w:t>
      </w:r>
      <w:proofErr w:type="spellEnd"/>
      <w:r w:rsidR="001C6C5E">
        <w:rPr>
          <w:color w:val="000000" w:themeColor="text1"/>
        </w:rPr>
        <w:t>-temporal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w:t>
      </w:r>
      <w:r w:rsidR="00651316">
        <w:rPr>
          <w:color w:val="000000" w:themeColor="text1"/>
        </w:rPr>
        <w:lastRenderedPageBreak/>
        <w:t xml:space="preserve">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based on time-series methods. However, the conceptual and methodological advantages of the recent studies by us</w:t>
      </w:r>
      <w:commentRangeStart w:id="16"/>
      <w:ins w:id="17" w:author="Parks, Robbie M" w:date="2020-01-24T13:51:00Z">
        <w:r w:rsidR="00CC5FCE">
          <w:rPr>
            <w:color w:val="000000" w:themeColor="text1"/>
          </w:rPr>
          <w:fldChar w:fldCharType="begin" w:fldLock="1"/>
        </w:r>
      </w:ins>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ins w:id="18" w:author="Parks, Robbie M" w:date="2020-01-24T13:51:00Z">
        <w:r w:rsidR="00CC5FCE">
          <w:rPr>
            <w:color w:val="000000" w:themeColor="text1"/>
          </w:rPr>
          <w:fldChar w:fldCharType="end"/>
        </w:r>
      </w:ins>
      <w:commentRangeEnd w:id="16"/>
      <w:r w:rsidR="00535113">
        <w:rPr>
          <w:rStyle w:val="CommentReference"/>
          <w:rFonts w:asciiTheme="minorHAnsi" w:eastAsiaTheme="minorHAnsi" w:hAnsiTheme="minorHAnsi" w:cstheme="minorBidi"/>
          <w:lang w:eastAsia="en-US"/>
        </w:rPr>
        <w:commentReference w:id="16"/>
      </w:r>
      <w:r w:rsidR="00651316">
        <w:rPr>
          <w:color w:val="000000" w:themeColor="text1"/>
        </w:rPr>
        <w:t xml:space="preserve"> and others</w:t>
      </w:r>
      <w:ins w:id="19" w:author="Parks, Robbie M" w:date="2020-01-24T13:53:00Z">
        <w:r w:rsidR="00CC5FCE">
          <w:rPr>
            <w:color w:val="000000" w:themeColor="text1"/>
          </w:rPr>
          <w:fldChar w:fldCharType="begin" w:fldLock="1"/>
        </w:r>
      </w:ins>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ins w:id="20" w:author="Parks, Robbie M" w:date="2020-01-24T13:53:00Z">
        <w:r w:rsidR="00CC5FCE">
          <w:rPr>
            <w:color w:val="000000" w:themeColor="text1"/>
          </w:rPr>
          <w:fldChar w:fldCharType="end"/>
        </w:r>
      </w:ins>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03D64227"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ins w:id="21" w:author="Parks, Robbie M" w:date="2020-01-25T15:22:00Z">
        <w:r w:rsidR="001A0305">
          <w:rPr>
            <w:color w:val="000000" w:themeColor="text1"/>
          </w:rPr>
          <w:fldChar w:fldCharType="begin" w:fldLock="1"/>
        </w:r>
      </w:ins>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ins w:id="22" w:author="Parks, Robbie M" w:date="2020-01-25T15:22:00Z">
        <w:r w:rsidR="001A0305">
          <w:rPr>
            <w:color w:val="000000" w:themeColor="text1"/>
          </w:rPr>
          <w:fldChar w:fldCharType="end"/>
        </w:r>
      </w:ins>
      <w:r>
        <w:rPr>
          <w:color w:val="000000" w:themeColor="text1"/>
        </w:rPr>
        <w:t xml:space="preserve"> and suicides.</w:t>
      </w:r>
      <w:r w:rsidR="00D036AF">
        <w:rPr>
          <w:color w:val="000000" w:themeColor="text1"/>
        </w:rPr>
        <w:fldChar w:fldCharType="begin" w:fldLock="1"/>
      </w:r>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r w:rsidR="00D036AF">
        <w:rPr>
          <w:color w:val="000000" w:themeColor="text1"/>
        </w:rPr>
        <w:fldChar w:fldCharType="end"/>
      </w:r>
      <w:r w:rsidR="00824D31">
        <w:rPr>
          <w:color w:val="000000" w:themeColor="text1"/>
        </w:rPr>
        <w:t xml:space="preserve"> </w:t>
      </w:r>
      <w:del w:id="23" w:author="Ezzati, Majid" w:date="2020-01-27T08:18:00Z">
        <w:r w:rsidR="00824D31" w:rsidDel="00535113">
          <w:rPr>
            <w:color w:val="000000" w:themeColor="text1"/>
          </w:rPr>
          <w:delText xml:space="preserve">The only study </w:delText>
        </w:r>
        <w:r w:rsidR="009D018E" w:rsidDel="00535113">
          <w:rPr>
            <w:color w:val="000000" w:themeColor="text1"/>
          </w:rPr>
          <w:delText>that we are aware of which allowed for</w:delText>
        </w:r>
        <w:r w:rsidR="00824D31" w:rsidDel="00535113">
          <w:rPr>
            <w:color w:val="000000" w:themeColor="text1"/>
          </w:rPr>
          <w:delText xml:space="preserve"> non-linear </w:delText>
        </w:r>
        <w:r w:rsidR="009D018E" w:rsidDel="00535113">
          <w:rPr>
            <w:color w:val="000000" w:themeColor="text1"/>
          </w:rPr>
          <w:delText>association between</w:delText>
        </w:r>
      </w:del>
      <w:ins w:id="24" w:author="Ezzati, Majid" w:date="2020-01-27T08:18:00Z">
        <w:r w:rsidR="00535113">
          <w:rPr>
            <w:color w:val="000000" w:themeColor="text1"/>
          </w:rPr>
          <w:t xml:space="preserve">This choice is </w:t>
        </w:r>
      </w:ins>
      <w:ins w:id="25" w:author="Ezzati, Majid" w:date="2020-01-27T08:19:00Z">
        <w:r w:rsidR="00535113">
          <w:rPr>
            <w:color w:val="000000" w:themeColor="text1"/>
          </w:rPr>
          <w:t xml:space="preserve">also </w:t>
        </w:r>
      </w:ins>
      <w:ins w:id="26" w:author="Ezzati, Majid" w:date="2020-01-27T08:18:00Z">
        <w:r w:rsidR="00535113">
          <w:rPr>
            <w:color w:val="000000" w:themeColor="text1"/>
          </w:rPr>
          <w:t xml:space="preserve">supported by a recent </w:t>
        </w:r>
        <w:commentRangeStart w:id="27"/>
        <w:r w:rsidR="00535113">
          <w:rPr>
            <w:color w:val="000000" w:themeColor="text1"/>
          </w:rPr>
          <w:t>study</w:t>
        </w:r>
      </w:ins>
      <w:commentRangeEnd w:id="27"/>
      <w:ins w:id="28" w:author="Ezzati, Majid" w:date="2020-01-27T08:19:00Z">
        <w:r w:rsidR="00535113">
          <w:rPr>
            <w:rStyle w:val="CommentReference"/>
            <w:rFonts w:asciiTheme="minorHAnsi" w:eastAsiaTheme="minorHAnsi" w:hAnsiTheme="minorHAnsi" w:cstheme="minorBidi"/>
            <w:lang w:eastAsia="en-US"/>
          </w:rPr>
          <w:commentReference w:id="27"/>
        </w:r>
      </w:ins>
      <w:ins w:id="29" w:author="Ezzati, Majid" w:date="2020-01-27T08:18:00Z">
        <w:r w:rsidR="00535113">
          <w:rPr>
            <w:color w:val="000000" w:themeColor="text1"/>
          </w:rPr>
          <w:t xml:space="preserve"> that found a linear association between</w:t>
        </w:r>
      </w:ins>
      <w:r w:rsidR="009D018E">
        <w:rPr>
          <w:color w:val="000000" w:themeColor="text1"/>
        </w:rPr>
        <w:t xml:space="preserve"> temperature and suicide</w:t>
      </w:r>
      <w:r w:rsidR="00824D31">
        <w:rPr>
          <w:color w:val="000000" w:themeColor="text1"/>
        </w:rPr>
        <w:t xml:space="preserve"> </w:t>
      </w:r>
      <w:del w:id="30" w:author="Ezzati, Majid" w:date="2020-01-27T08:19:00Z">
        <w:r w:rsidR="009D018E" w:rsidDel="00535113">
          <w:rPr>
            <w:color w:val="000000" w:themeColor="text1"/>
          </w:rPr>
          <w:delText>f</w:delText>
        </w:r>
        <w:r w:rsidR="00824D31" w:rsidDel="00535113">
          <w:rPr>
            <w:color w:val="000000" w:themeColor="text1"/>
          </w:rPr>
          <w:delText xml:space="preserve">ound </w:delText>
        </w:r>
        <w:r w:rsidR="00870D9B" w:rsidDel="00535113">
          <w:rPr>
            <w:color w:val="000000" w:themeColor="text1"/>
          </w:rPr>
          <w:delText>a</w:delText>
        </w:r>
        <w:r w:rsidR="00487E69" w:rsidDel="00535113">
          <w:rPr>
            <w:color w:val="000000" w:themeColor="text1"/>
          </w:rPr>
          <w:delText>n overall</w:delText>
        </w:r>
        <w:r w:rsidR="00870D9B" w:rsidDel="00535113">
          <w:rPr>
            <w:color w:val="000000" w:themeColor="text1"/>
          </w:rPr>
          <w:delText xml:space="preserve"> linear association </w:delText>
        </w:r>
        <w:r w:rsidR="009D018E" w:rsidDel="00535113">
          <w:rPr>
            <w:color w:val="000000" w:themeColor="text1"/>
          </w:rPr>
          <w:delText>across most</w:delText>
        </w:r>
      </w:del>
      <w:ins w:id="31" w:author="Ezzati, Majid" w:date="2020-01-27T08:19:00Z">
        <w:r w:rsidR="00535113">
          <w:rPr>
            <w:color w:val="000000" w:themeColor="text1"/>
          </w:rPr>
          <w:t>over much</w:t>
        </w:r>
      </w:ins>
      <w:r w:rsidR="009D018E">
        <w:rPr>
          <w:color w:val="000000" w:themeColor="text1"/>
        </w:rPr>
        <w:t xml:space="preserve"> of the absolute temperature scale</w:t>
      </w:r>
      <w:del w:id="32" w:author="Ezzati, Majid" w:date="2020-01-27T08:19:00Z">
        <w:r w:rsidR="00487E69" w:rsidDel="00535113">
          <w:rPr>
            <w:color w:val="000000" w:themeColor="text1"/>
          </w:rPr>
          <w:delText xml:space="preserve">, </w:delText>
        </w:r>
        <w:r w:rsidR="00994926" w:rsidDel="00535113">
          <w:rPr>
            <w:color w:val="000000" w:themeColor="text1"/>
          </w:rPr>
          <w:delText>as well as separately</w:delText>
        </w:r>
        <w:r w:rsidR="00487E69" w:rsidDel="00535113">
          <w:rPr>
            <w:color w:val="000000" w:themeColor="text1"/>
          </w:rPr>
          <w:delText xml:space="preserve"> in the United States</w:delText>
        </w:r>
      </w:del>
      <w:r w:rsidR="00824D31">
        <w:rPr>
          <w:color w:val="000000" w:themeColor="text1"/>
        </w:rPr>
        <w:t>.</w:t>
      </w:r>
      <w:r w:rsidR="00033490">
        <w:rPr>
          <w:color w:val="000000" w:themeColor="text1"/>
        </w:rPr>
        <w:fldChar w:fldCharType="begin" w:fldLock="1"/>
      </w:r>
      <w:r w:rsidR="000D2F14">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14&lt;/sup&gt;","plainTextFormattedCitation":"14","previouslyFormattedCitation":"&lt;sup&gt;14&lt;/sup&gt;"},"properties":{"noteIndex":0},"schema":"https://github.com/citation-style-language/schema/raw/master/csl-citation.json"}</w:instrText>
      </w:r>
      <w:r w:rsidR="00033490">
        <w:rPr>
          <w:color w:val="000000" w:themeColor="text1"/>
        </w:rPr>
        <w:fldChar w:fldCharType="separate"/>
      </w:r>
      <w:r w:rsidR="00033490" w:rsidRPr="00033490">
        <w:rPr>
          <w:noProof/>
          <w:color w:val="000000" w:themeColor="text1"/>
          <w:vertAlign w:val="superscript"/>
        </w:rPr>
        <w:t>14</w:t>
      </w:r>
      <w:r w:rsidR="00033490">
        <w:rPr>
          <w:color w:val="000000" w:themeColor="text1"/>
        </w:rPr>
        <w:fldChar w:fldCharType="end"/>
      </w:r>
      <w:r>
        <w:rPr>
          <w:color w:val="000000" w:themeColor="text1"/>
        </w:rPr>
        <w:t xml:space="preserve"> </w:t>
      </w:r>
      <w:del w:id="33" w:author="Ezzati, Majid" w:date="2020-01-27T08:20:00Z">
        <w:r w:rsidDel="00535113">
          <w:rPr>
            <w:color w:val="000000" w:themeColor="text1"/>
          </w:rPr>
          <w:delText xml:space="preserve">Although there is evidence that associations between absolute temperature and </w:delText>
        </w:r>
        <w:r w:rsidR="00B31339" w:rsidDel="00535113">
          <w:rPr>
            <w:color w:val="000000" w:themeColor="text1"/>
          </w:rPr>
          <w:delText>mortality may be non-linear – especially in relation to cold and warm weathers –</w:delText>
        </w:r>
      </w:del>
      <w:ins w:id="34" w:author="Ezzati, Majid" w:date="2020-01-27T08:20:00Z">
        <w:r w:rsidR="00535113">
          <w:rPr>
            <w:color w:val="000000" w:themeColor="text1"/>
          </w:rPr>
          <w:t>Further,</w:t>
        </w:r>
      </w:ins>
      <w:r w:rsidR="00E56B02">
        <w:rPr>
          <w:color w:val="000000" w:themeColor="text1"/>
        </w:rPr>
        <w:t xml:space="preserve"> the anomaly metric used in our paper has a much smaller</w:t>
      </w:r>
      <w:r w:rsidR="00B066C6">
        <w:rPr>
          <w:color w:val="000000" w:themeColor="text1"/>
        </w:rPr>
        <w:t xml:space="preserve"> </w:t>
      </w:r>
      <w:commentRangeStart w:id="35"/>
      <w:r w:rsidR="00AF78E6">
        <w:rPr>
          <w:color w:val="000000" w:themeColor="text1"/>
        </w:rPr>
        <w:t xml:space="preserve">average </w:t>
      </w:r>
      <w:r w:rsidR="00E56B02">
        <w:rPr>
          <w:color w:val="000000" w:themeColor="text1"/>
        </w:rPr>
        <w:t>range (</w:t>
      </w:r>
      <w:r w:rsidR="000C240E">
        <w:rPr>
          <w:color w:val="000000" w:themeColor="text1"/>
        </w:rPr>
        <w:t xml:space="preserve">from –3.6°C to 3.8°C </w:t>
      </w:r>
      <w:r w:rsidR="00F56816">
        <w:rPr>
          <w:color w:val="000000" w:themeColor="text1"/>
        </w:rPr>
        <w:t>i</w:t>
      </w:r>
      <w:r w:rsidR="00E56B02">
        <w:rPr>
          <w:color w:val="000000" w:themeColor="text1"/>
        </w:rPr>
        <w:t>n our data</w:t>
      </w:r>
      <w:r w:rsidR="00C2406D">
        <w:rPr>
          <w:color w:val="000000" w:themeColor="text1"/>
        </w:rPr>
        <w:t xml:space="preserve"> across all months and states</w:t>
      </w:r>
      <w:r w:rsidR="00E56B02">
        <w:rPr>
          <w:color w:val="000000" w:themeColor="text1"/>
        </w:rPr>
        <w:t xml:space="preserve">) than </w:t>
      </w:r>
      <w:r w:rsidR="00CC53E8">
        <w:rPr>
          <w:color w:val="000000" w:themeColor="text1"/>
        </w:rPr>
        <w:t xml:space="preserve">average </w:t>
      </w:r>
      <w:r w:rsidR="00E56B02">
        <w:rPr>
          <w:color w:val="000000" w:themeColor="text1"/>
        </w:rPr>
        <w:t xml:space="preserve">absolute temperature </w:t>
      </w:r>
      <w:r w:rsidR="00CC53E8">
        <w:rPr>
          <w:color w:val="000000" w:themeColor="text1"/>
        </w:rPr>
        <w:t xml:space="preserve">range </w:t>
      </w:r>
      <w:r w:rsidR="00E56B02">
        <w:rPr>
          <w:color w:val="000000" w:themeColor="text1"/>
        </w:rPr>
        <w:t>(</w:t>
      </w:r>
      <w:r w:rsidR="00EE3A9D">
        <w:rPr>
          <w:color w:val="000000" w:themeColor="text1"/>
        </w:rPr>
        <w:t>from –</w:t>
      </w:r>
      <w:r w:rsidR="0078060D">
        <w:rPr>
          <w:color w:val="000000" w:themeColor="text1"/>
        </w:rPr>
        <w:t>12.5</w:t>
      </w:r>
      <w:r w:rsidR="00EE3A9D">
        <w:rPr>
          <w:color w:val="000000" w:themeColor="text1"/>
        </w:rPr>
        <w:t xml:space="preserve">°C to </w:t>
      </w:r>
      <w:r w:rsidR="0078060D">
        <w:rPr>
          <w:color w:val="000000" w:themeColor="text1"/>
        </w:rPr>
        <w:t>29.9</w:t>
      </w:r>
      <w:r w:rsidR="00EE3A9D">
        <w:rPr>
          <w:color w:val="000000" w:themeColor="text1"/>
        </w:rPr>
        <w:t xml:space="preserve">°C </w:t>
      </w:r>
      <w:r w:rsidR="00E56B02">
        <w:rPr>
          <w:color w:val="000000" w:themeColor="text1"/>
        </w:rPr>
        <w:t>in our data</w:t>
      </w:r>
      <w:r w:rsidR="0011429C">
        <w:rPr>
          <w:color w:val="000000" w:themeColor="text1"/>
        </w:rPr>
        <w:t xml:space="preserve"> across all months and states</w:t>
      </w:r>
      <w:r w:rsidR="00E56B02">
        <w:rPr>
          <w:color w:val="000000" w:themeColor="text1"/>
        </w:rPr>
        <w:t>).</w:t>
      </w:r>
      <w:commentRangeEnd w:id="35"/>
      <w:r w:rsidR="00535113">
        <w:rPr>
          <w:rStyle w:val="CommentReference"/>
          <w:rFonts w:asciiTheme="minorHAnsi" w:eastAsiaTheme="minorHAnsi" w:hAnsiTheme="minorHAnsi" w:cstheme="minorBidi"/>
          <w:lang w:eastAsia="en-US"/>
        </w:rPr>
        <w:commentReference w:id="35"/>
      </w:r>
      <w:r w:rsidR="00E56B02">
        <w:rPr>
          <w:color w:val="000000" w:themeColor="text1"/>
        </w:rPr>
        <w:t xml:space="preserve"> </w:t>
      </w:r>
      <w:del w:id="36" w:author="Ezzati, Majid" w:date="2020-01-27T17:40:00Z">
        <w:r w:rsidR="00B31339" w:rsidDel="00FD4477">
          <w:rPr>
            <w:color w:val="000000" w:themeColor="text1"/>
          </w:rPr>
          <w:delText>More importantly</w:delText>
        </w:r>
      </w:del>
      <w:ins w:id="37" w:author="Ezzati, Majid" w:date="2020-01-27T17:40:00Z">
        <w:r w:rsidR="00FD4477">
          <w:rPr>
            <w:color w:val="000000" w:themeColor="text1"/>
          </w:rPr>
          <w:t>Finally</w:t>
        </w:r>
      </w:ins>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0"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DB0C2C8" w:rsidR="00D67FE8" w:rsidRPr="00D67FE8" w:rsidRDefault="00E56B02" w:rsidP="00FD4477">
      <w:pPr>
        <w:spacing w:line="480" w:lineRule="auto"/>
        <w:jc w:val="both"/>
        <w:outlineLvl w:val="0"/>
        <w:rPr>
          <w:color w:val="000000" w:themeColor="text1"/>
        </w:rPr>
      </w:pPr>
      <w:del w:id="38" w:author="Ezzati, Majid" w:date="2020-01-27T17:49:00Z">
        <w:r w:rsidDel="00FD4477">
          <w:rPr>
            <w:color w:val="000000" w:themeColor="text1"/>
          </w:rPr>
          <w:delText xml:space="preserve">As stated in our paper, like </w:delText>
        </w:r>
        <w:r w:rsidR="00536BFF" w:rsidDel="00FD4477">
          <w:rPr>
            <w:color w:val="000000" w:themeColor="text1"/>
          </w:rPr>
          <w:delText xml:space="preserve">all </w:delText>
        </w:r>
        <w:r w:rsidDel="00FD4477">
          <w:rPr>
            <w:color w:val="000000" w:themeColor="text1"/>
          </w:rPr>
          <w:delText>other observational studies, our results may be affected by</w:delText>
        </w:r>
        <w:r w:rsidRPr="00E56B02" w:rsidDel="00FD4477">
          <w:rPr>
            <w:color w:val="000000" w:themeColor="text1"/>
          </w:rPr>
          <w:delText xml:space="preserve"> confounding due to other factors.</w:delText>
        </w:r>
        <w:r w:rsidDel="00FD4477">
          <w:rPr>
            <w:color w:val="000000" w:themeColor="text1"/>
          </w:rPr>
          <w:delText xml:space="preserve"> </w:delText>
        </w:r>
      </w:del>
      <w:r>
        <w:rPr>
          <w:color w:val="000000" w:themeColor="text1"/>
        </w:rPr>
        <w:t>O</w:t>
      </w:r>
      <w:r w:rsidRPr="00E56B02">
        <w:rPr>
          <w:color w:val="000000" w:themeColor="text1"/>
        </w:rPr>
        <w:t xml:space="preserve">ur statistical model by design adjusts for factors related to </w:t>
      </w:r>
      <w:r w:rsidRPr="00E56B02">
        <w:rPr>
          <w:color w:val="000000" w:themeColor="text1"/>
        </w:rPr>
        <w:lastRenderedPageBreak/>
        <w:t>month, state an</w:t>
      </w:r>
      <w:r>
        <w:rPr>
          <w:color w:val="000000" w:themeColor="text1"/>
        </w:rPr>
        <w:t>d state-month</w:t>
      </w:r>
      <w:del w:id="39" w:author="Ezzati, Majid" w:date="2020-01-27T17:47:00Z">
        <w:r w:rsidDel="00FD4477">
          <w:rPr>
            <w:color w:val="000000" w:themeColor="text1"/>
          </w:rPr>
          <w:delText>, including those that</w:delText>
        </w:r>
        <w:r w:rsidRPr="00E56B02" w:rsidDel="00FD4477">
          <w:rPr>
            <w:color w:val="000000" w:themeColor="text1"/>
          </w:rPr>
          <w:delText xml:space="preserve"> change linearly</w:delText>
        </w:r>
        <w:r w:rsidDel="00FD4477">
          <w:rPr>
            <w:color w:val="000000" w:themeColor="text1"/>
          </w:rPr>
          <w:delText xml:space="preserve"> over time</w:delText>
        </w:r>
      </w:del>
      <w:r w:rsidRPr="00E56B02">
        <w:rPr>
          <w:color w:val="000000" w:themeColor="text1"/>
        </w:rPr>
        <w:t xml:space="preserve">. </w:t>
      </w:r>
      <w:r>
        <w:rPr>
          <w:color w:val="000000" w:themeColor="text1"/>
        </w:rPr>
        <w:t xml:space="preserve">This means that </w:t>
      </w:r>
      <w:r w:rsidR="00804C6C">
        <w:rPr>
          <w:color w:val="000000" w:themeColor="text1"/>
        </w:rPr>
        <w:t>factors such as day- and night-time duration are fully adjusted for by design, as are other environmental, social, and meteorological factors that are specific to place and month. T</w:t>
      </w:r>
      <w:r w:rsidRPr="00E56B02">
        <w:rPr>
          <w:color w:val="000000" w:themeColor="text1"/>
        </w:rPr>
        <w:t xml:space="preserve">he confounding factors would be those with anomalies similar to those of the </w:t>
      </w:r>
      <w:ins w:id="40" w:author="Ezzati, Majid" w:date="2020-01-27T08:44:00Z">
        <w:r w:rsidR="00655141">
          <w:rPr>
            <w:color w:val="000000" w:themeColor="text1"/>
          </w:rPr>
          <w:t xml:space="preserve">average </w:t>
        </w:r>
      </w:ins>
      <w:r w:rsidRPr="00E56B02">
        <w:rPr>
          <w:color w:val="000000" w:themeColor="text1"/>
        </w:rPr>
        <w:t>monthly temperature in each state</w:t>
      </w:r>
      <w:del w:id="41" w:author="Ezzati, Majid" w:date="2020-01-27T08:21:00Z">
        <w:r w:rsidRPr="00E56B02" w:rsidDel="005A68CF">
          <w:rPr>
            <w:color w:val="000000" w:themeColor="text1"/>
          </w:rPr>
          <w:delText>, such as air pollution</w:delText>
        </w:r>
      </w:del>
      <w:r w:rsidRPr="00E56B02">
        <w:rPr>
          <w:color w:val="000000" w:themeColor="text1"/>
        </w:rPr>
        <w:t xml:space="preserve">. </w:t>
      </w:r>
      <w:ins w:id="42" w:author="Ezzati, Majid" w:date="2020-01-27T08:21:00Z">
        <w:r w:rsidR="005A68CF">
          <w:rPr>
            <w:color w:val="000000" w:themeColor="text1"/>
          </w:rPr>
          <w:t xml:space="preserve">Air pollution is the factor most commonly adjusted for in air pollution studies. </w:t>
        </w:r>
      </w:ins>
      <w:commentRangeStart w:id="43"/>
      <w:r w:rsidRPr="00E56B02">
        <w:rPr>
          <w:color w:val="000000" w:themeColor="text1"/>
        </w:rPr>
        <w:t xml:space="preserve">However, to our knowledge, </w:t>
      </w:r>
      <w:del w:id="44" w:author="Ezzati, Majid" w:date="2020-01-27T08:22:00Z">
        <w:r w:rsidRPr="00E56B02" w:rsidDel="005A68CF">
          <w:rPr>
            <w:color w:val="000000" w:themeColor="text1"/>
          </w:rPr>
          <w:delText xml:space="preserve">there is currently no evidence of an association between </w:delText>
        </w:r>
      </w:del>
      <w:r w:rsidRPr="00E56B02">
        <w:rPr>
          <w:color w:val="000000" w:themeColor="text1"/>
        </w:rPr>
        <w:t xml:space="preserve">air pollution </w:t>
      </w:r>
      <w:ins w:id="45" w:author="Ezzati, Majid" w:date="2020-01-27T08:22:00Z">
        <w:r w:rsidR="005A68CF">
          <w:rPr>
            <w:color w:val="000000" w:themeColor="text1"/>
          </w:rPr>
          <w:t>is not associated with</w:t>
        </w:r>
      </w:ins>
      <w:del w:id="46" w:author="Ezzati, Majid" w:date="2020-01-27T08:22:00Z">
        <w:r w:rsidRPr="00E56B02" w:rsidDel="005A68CF">
          <w:rPr>
            <w:color w:val="000000" w:themeColor="text1"/>
          </w:rPr>
          <w:delText>and</w:delText>
        </w:r>
      </w:del>
      <w:r w:rsidRPr="00E56B02">
        <w:rPr>
          <w:color w:val="000000" w:themeColor="text1"/>
        </w:rPr>
        <w:t xml:space="preserve"> injury mortality.</w:t>
      </w:r>
      <w:ins w:id="47" w:author="Ezzati, Majid" w:date="2020-01-27T08:43:00Z">
        <w:r w:rsidR="00655141">
          <w:rPr>
            <w:color w:val="000000" w:themeColor="text1"/>
          </w:rPr>
          <w:t xml:space="preserve"> As for other meteorological factors,</w:t>
        </w:r>
      </w:ins>
      <w:r w:rsidR="00D67FE8">
        <w:rPr>
          <w:color w:val="000000" w:themeColor="text1"/>
        </w:rPr>
        <w:t xml:space="preserve"> </w:t>
      </w:r>
      <w:del w:id="48" w:author="Ezzati, Majid" w:date="2020-01-27T08:45:00Z">
        <w:r w:rsidR="008E56D0" w:rsidDel="00655141">
          <w:rPr>
            <w:color w:val="000000" w:themeColor="text1"/>
          </w:rPr>
          <w:delText xml:space="preserve">Anomalous </w:delText>
        </w:r>
      </w:del>
      <w:ins w:id="49" w:author="Ezzati, Majid" w:date="2020-01-27T08:45:00Z">
        <w:r w:rsidR="00655141">
          <w:rPr>
            <w:color w:val="000000" w:themeColor="text1"/>
          </w:rPr>
          <w:t xml:space="preserve">anomalous </w:t>
        </w:r>
      </w:ins>
      <w:r w:rsidR="008E56D0">
        <w:rPr>
          <w:color w:val="000000" w:themeColor="text1"/>
        </w:rPr>
        <w:t xml:space="preserve">temperature </w:t>
      </w:r>
      <w:del w:id="50" w:author="Ezzati, Majid" w:date="2020-01-27T08:45:00Z">
        <w:r w:rsidR="008E56D0" w:rsidDel="00655141">
          <w:rPr>
            <w:color w:val="000000" w:themeColor="text1"/>
          </w:rPr>
          <w:delText xml:space="preserve">across </w:delText>
        </w:r>
      </w:del>
      <w:ins w:id="51" w:author="Ezzati, Majid" w:date="2020-01-27T08:45:00Z">
        <w:r w:rsidR="00655141">
          <w:rPr>
            <w:color w:val="000000" w:themeColor="text1"/>
          </w:rPr>
          <w:t xml:space="preserve">in </w:t>
        </w:r>
      </w:ins>
      <w:r w:rsidR="008E56D0">
        <w:rPr>
          <w:color w:val="000000" w:themeColor="text1"/>
        </w:rPr>
        <w:t xml:space="preserve">the United States is </w:t>
      </w:r>
      <w:del w:id="52" w:author="Ezzati, Majid" w:date="2020-01-27T08:45:00Z">
        <w:r w:rsidR="008E56D0" w:rsidDel="00655141">
          <w:rPr>
            <w:color w:val="000000" w:themeColor="text1"/>
          </w:rPr>
          <w:delText xml:space="preserve">generally </w:delText>
        </w:r>
      </w:del>
      <w:r w:rsidR="008E56D0">
        <w:rPr>
          <w:color w:val="000000" w:themeColor="text1"/>
        </w:rPr>
        <w:t xml:space="preserve">not </w:t>
      </w:r>
      <w:r w:rsidR="00C71B44">
        <w:rPr>
          <w:color w:val="000000" w:themeColor="text1"/>
        </w:rPr>
        <w:t>significantly correlated with anomalous cloud cover</w:t>
      </w:r>
      <w:ins w:id="53" w:author="Ezzati, Majid" w:date="2020-01-27T08:49:00Z">
        <w:r w:rsidR="00531D1D">
          <w:rPr>
            <w:color w:val="000000" w:themeColor="text1"/>
          </w:rPr>
          <w:t xml:space="preserve"> based on data from XXXXX</w:t>
        </w:r>
      </w:ins>
      <w:ins w:id="54" w:author="Ezzati, Majid" w:date="2020-01-27T17:41:00Z">
        <w:r w:rsidR="00FD4477">
          <w:rPr>
            <w:color w:val="000000" w:themeColor="text1"/>
          </w:rPr>
          <w:t xml:space="preserve">, nor with </w:t>
        </w:r>
        <w:commentRangeStart w:id="55"/>
        <w:r w:rsidR="00FD4477">
          <w:rPr>
            <w:color w:val="000000" w:themeColor="text1"/>
          </w:rPr>
          <w:t>precipitation</w:t>
        </w:r>
      </w:ins>
      <w:commentRangeEnd w:id="55"/>
      <w:ins w:id="56" w:author="Ezzati, Majid" w:date="2020-01-27T17:44:00Z">
        <w:r w:rsidR="00FD4477">
          <w:rPr>
            <w:rStyle w:val="CommentReference"/>
            <w:rFonts w:asciiTheme="minorHAnsi" w:eastAsiaTheme="minorHAnsi" w:hAnsiTheme="minorHAnsi" w:cstheme="minorBidi"/>
            <w:lang w:eastAsia="en-US"/>
          </w:rPr>
          <w:commentReference w:id="55"/>
        </w:r>
        <w:r w:rsidR="00FD4477">
          <w:rPr>
            <w:color w:val="000000" w:themeColor="text1"/>
          </w:rPr>
          <w:t>.</w:t>
        </w:r>
      </w:ins>
      <w:del w:id="57" w:author="Ezzati, Majid" w:date="2020-01-27T08:45:00Z">
        <w:r w:rsidR="00D67FE8" w:rsidDel="00655141">
          <w:rPr>
            <w:color w:val="000000" w:themeColor="text1"/>
          </w:rPr>
          <w:delText>.</w:delText>
        </w:r>
        <w:r w:rsidR="00B1339A" w:rsidDel="00655141">
          <w:rPr>
            <w:color w:val="000000" w:themeColor="text1"/>
          </w:rPr>
          <w:delText xml:space="preserve"> </w:delText>
        </w:r>
        <w:r w:rsidR="000732D4" w:rsidDel="00655141">
          <w:rPr>
            <w:color w:val="000000" w:themeColor="text1"/>
          </w:rPr>
          <w:delText xml:space="preserve">A </w:delText>
        </w:r>
        <w:r w:rsidR="00FE56E7" w:rsidDel="00655141">
          <w:rPr>
            <w:color w:val="000000" w:themeColor="text1"/>
          </w:rPr>
          <w:delText xml:space="preserve">recent review </w:delText>
        </w:r>
        <w:r w:rsidR="008E56D0" w:rsidDel="00655141">
          <w:rPr>
            <w:color w:val="000000" w:themeColor="text1"/>
          </w:rPr>
          <w:delText xml:space="preserve">also </w:delText>
        </w:r>
        <w:r w:rsidR="00FE56E7" w:rsidDel="00655141">
          <w:rPr>
            <w:color w:val="000000" w:themeColor="text1"/>
          </w:rPr>
          <w:delText>found no link between hours of sunshine and suicide</w:delText>
        </w:r>
      </w:del>
      <w:ins w:id="58" w:author="Ezzati, Majid" w:date="2020-01-27T17:51:00Z">
        <w:r w:rsidR="00964154">
          <w:rPr>
            <w:color w:val="000000" w:themeColor="text1"/>
          </w:rPr>
          <w:t xml:space="preserve"> Further, current evidence does not indicate an </w:t>
        </w:r>
      </w:ins>
      <w:ins w:id="59" w:author="Ezzati, Majid" w:date="2020-01-27T08:46:00Z">
        <w:r w:rsidR="00655141">
          <w:rPr>
            <w:color w:val="000000" w:themeColor="text1"/>
          </w:rPr>
          <w:t>association</w:t>
        </w:r>
      </w:ins>
      <w:ins w:id="60" w:author="Ezzati, Majid" w:date="2020-01-27T08:45:00Z">
        <w:r w:rsidR="00655141">
          <w:rPr>
            <w:color w:val="000000" w:themeColor="text1"/>
          </w:rPr>
          <w:t xml:space="preserve"> </w:t>
        </w:r>
      </w:ins>
      <w:ins w:id="61" w:author="Ezzati, Majid" w:date="2020-01-27T08:46:00Z">
        <w:r w:rsidR="00655141">
          <w:rPr>
            <w:color w:val="000000" w:themeColor="text1"/>
          </w:rPr>
          <w:t xml:space="preserve">between hours of </w:t>
        </w:r>
        <w:commentRangeStart w:id="62"/>
        <w:r w:rsidR="00655141">
          <w:rPr>
            <w:color w:val="000000" w:themeColor="text1"/>
          </w:rPr>
          <w:t>sunlight</w:t>
        </w:r>
        <w:commentRangeEnd w:id="62"/>
        <w:r w:rsidR="00655141">
          <w:rPr>
            <w:rStyle w:val="CommentReference"/>
            <w:rFonts w:asciiTheme="minorHAnsi" w:eastAsiaTheme="minorHAnsi" w:hAnsiTheme="minorHAnsi" w:cstheme="minorBidi"/>
            <w:lang w:eastAsia="en-US"/>
          </w:rPr>
          <w:commentReference w:id="62"/>
        </w:r>
        <w:r w:rsidR="00655141">
          <w:rPr>
            <w:color w:val="000000" w:themeColor="text1"/>
          </w:rPr>
          <w:t xml:space="preserve"> and suicide</w:t>
        </w:r>
      </w:ins>
      <w:r w:rsidR="00FE56E7">
        <w:rPr>
          <w:color w:val="000000" w:themeColor="text1"/>
        </w:rPr>
        <w:t>.</w:t>
      </w:r>
      <w:r w:rsidR="000D2F14">
        <w:rPr>
          <w:color w:val="000000" w:themeColor="text1"/>
        </w:rPr>
        <w:fldChar w:fldCharType="begin" w:fldLock="1"/>
      </w:r>
      <w:r w:rsidR="000D2F14">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15&lt;/sup&gt;","plainTextFormattedCitation":"15"},"properties":{"noteIndex":0},"schema":"https://github.com/citation-style-language/schema/raw/master/csl-citation.json"}</w:instrText>
      </w:r>
      <w:r w:rsidR="000D2F14">
        <w:rPr>
          <w:color w:val="000000" w:themeColor="text1"/>
        </w:rPr>
        <w:fldChar w:fldCharType="separate"/>
      </w:r>
      <w:r w:rsidR="000D2F14" w:rsidRPr="000D2F14">
        <w:rPr>
          <w:noProof/>
          <w:color w:val="000000" w:themeColor="text1"/>
          <w:vertAlign w:val="superscript"/>
        </w:rPr>
        <w:t>15</w:t>
      </w:r>
      <w:r w:rsidR="000D2F14">
        <w:rPr>
          <w:color w:val="000000" w:themeColor="text1"/>
        </w:rPr>
        <w:fldChar w:fldCharType="end"/>
      </w:r>
      <w:r w:rsidR="00FE56E7">
        <w:rPr>
          <w:color w:val="000000" w:themeColor="text1"/>
        </w:rPr>
        <w:t xml:space="preserve"> </w:t>
      </w:r>
      <w:del w:id="63" w:author="Ezzati, Majid" w:date="2020-01-27T08:47:00Z">
        <w:r w:rsidR="00B86CBA" w:rsidDel="00655141">
          <w:rPr>
            <w:color w:val="000000" w:themeColor="text1"/>
          </w:rPr>
          <w:delText>P</w:delText>
        </w:r>
        <w:commentRangeStart w:id="64"/>
        <w:r w:rsidR="007402C9" w:rsidDel="00655141">
          <w:rPr>
            <w:color w:val="000000" w:themeColor="text1"/>
          </w:rPr>
          <w:delText xml:space="preserve">recipitation and temperature were </w:delText>
        </w:r>
        <w:r w:rsidR="00B86CBA" w:rsidDel="00655141">
          <w:rPr>
            <w:color w:val="000000" w:themeColor="text1"/>
          </w:rPr>
          <w:delText>previously found to be</w:delText>
        </w:r>
        <w:r w:rsidR="00225821" w:rsidDel="00655141">
          <w:rPr>
            <w:color w:val="000000" w:themeColor="text1"/>
          </w:rPr>
          <w:delText xml:space="preserve"> </w:delText>
        </w:r>
        <w:r w:rsidR="007402C9" w:rsidDel="00655141">
          <w:rPr>
            <w:color w:val="000000" w:themeColor="text1"/>
          </w:rPr>
          <w:delText>independent</w:delText>
        </w:r>
        <w:r w:rsidR="007D7013" w:rsidDel="00655141">
          <w:rPr>
            <w:color w:val="000000" w:themeColor="text1"/>
          </w:rPr>
          <w:delText xml:space="preserve">ly </w:delText>
        </w:r>
        <w:r w:rsidR="00EE2160" w:rsidDel="00655141">
          <w:rPr>
            <w:color w:val="000000" w:themeColor="text1"/>
          </w:rPr>
          <w:delText xml:space="preserve">positively associated </w:delText>
        </w:r>
        <w:r w:rsidR="007402C9" w:rsidDel="00655141">
          <w:rPr>
            <w:color w:val="000000" w:themeColor="text1"/>
          </w:rPr>
          <w:delText>road deaths</w:delText>
        </w:r>
        <w:r w:rsidR="00AB61C0" w:rsidDel="00655141">
          <w:rPr>
            <w:color w:val="000000" w:themeColor="text1"/>
          </w:rPr>
          <w:delText>, w</w:delText>
        </w:r>
        <w:r w:rsidR="00E0460B" w:rsidDel="00655141">
          <w:rPr>
            <w:color w:val="000000" w:themeColor="text1"/>
          </w:rPr>
          <w:delText xml:space="preserve">ith </w:delText>
        </w:r>
        <w:r w:rsidR="002807F1" w:rsidDel="00655141">
          <w:rPr>
            <w:color w:val="000000" w:themeColor="text1"/>
          </w:rPr>
          <w:delText>very small</w:delText>
        </w:r>
        <w:r w:rsidR="003921CD" w:rsidDel="00655141">
          <w:rPr>
            <w:color w:val="000000" w:themeColor="text1"/>
          </w:rPr>
          <w:delText xml:space="preserve"> correlation between the</w:delText>
        </w:r>
        <w:r w:rsidR="008568D4" w:rsidDel="00655141">
          <w:rPr>
            <w:color w:val="000000" w:themeColor="text1"/>
          </w:rPr>
          <w:delText>m.</w:delText>
        </w:r>
        <w:r w:rsidR="0015352B" w:rsidDel="00655141">
          <w:rPr>
            <w:color w:val="000000" w:themeColor="text1"/>
          </w:rPr>
          <w:fldChar w:fldCharType="begin" w:fldLock="1"/>
        </w:r>
        <w:r w:rsidR="00666E8B" w:rsidDel="00655141">
          <w:rPr>
            <w:color w:val="000000" w:themeColor="text1"/>
          </w:rPr>
          <w:del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eviouslyFormattedCitation":"&lt;sup&gt;12&lt;/sup&gt;"},"properties":{"noteIndex":0},"schema":"https://github.com/citation-style-language/schema/raw/master/csl-citation.json"}</w:delInstrText>
        </w:r>
        <w:r w:rsidR="0015352B" w:rsidDel="00655141">
          <w:rPr>
            <w:color w:val="000000" w:themeColor="text1"/>
          </w:rPr>
          <w:fldChar w:fldCharType="separate"/>
        </w:r>
        <w:r w:rsidR="0015352B" w:rsidRPr="0015352B" w:rsidDel="00655141">
          <w:rPr>
            <w:noProof/>
            <w:color w:val="000000" w:themeColor="text1"/>
            <w:vertAlign w:val="superscript"/>
          </w:rPr>
          <w:delText>12</w:delText>
        </w:r>
        <w:r w:rsidR="0015352B" w:rsidDel="00655141">
          <w:rPr>
            <w:color w:val="000000" w:themeColor="text1"/>
          </w:rPr>
          <w:fldChar w:fldCharType="end"/>
        </w:r>
        <w:r w:rsidR="00A66A7B" w:rsidDel="00655141">
          <w:rPr>
            <w:color w:val="000000" w:themeColor="text1"/>
          </w:rPr>
          <w:delText xml:space="preserve"> </w:delText>
        </w:r>
      </w:del>
      <w:commentRangeEnd w:id="64"/>
      <w:r w:rsidR="00531D1D">
        <w:rPr>
          <w:rStyle w:val="CommentReference"/>
          <w:rFonts w:asciiTheme="minorHAnsi" w:eastAsiaTheme="minorHAnsi" w:hAnsiTheme="minorHAnsi" w:cstheme="minorBidi"/>
          <w:lang w:eastAsia="en-US"/>
        </w:rPr>
        <w:commentReference w:id="64"/>
      </w:r>
      <w:del w:id="65" w:author="Ezzati, Majid" w:date="2020-01-27T17:48:00Z">
        <w:r w:rsidR="00A66A7B" w:rsidDel="00FD4477">
          <w:rPr>
            <w:color w:val="000000" w:themeColor="text1"/>
          </w:rPr>
          <w:delText>There is no doubt that further investigative work is required, but the limited evidence supports temperature rises as a key driver of increasing injury death</w:delText>
        </w:r>
        <w:r w:rsidR="004435B7" w:rsidDel="00FD4477">
          <w:rPr>
            <w:color w:val="000000" w:themeColor="text1"/>
          </w:rPr>
          <w:delText>s.</w:delText>
        </w:r>
      </w:del>
      <w:r w:rsidR="003105A5">
        <w:rPr>
          <w:color w:val="000000" w:themeColor="text1"/>
        </w:rPr>
        <w:t xml:space="preserve"> </w:t>
      </w:r>
      <w:commentRangeEnd w:id="43"/>
      <w:r w:rsidR="00655141">
        <w:rPr>
          <w:rStyle w:val="CommentReference"/>
          <w:rFonts w:asciiTheme="minorHAnsi" w:eastAsiaTheme="minorHAnsi" w:hAnsiTheme="minorHAnsi" w:cstheme="minorBidi"/>
          <w:lang w:eastAsia="en-US"/>
        </w:rPr>
        <w:commentReference w:id="43"/>
      </w:r>
      <w:ins w:id="66" w:author="Ezzati, Majid" w:date="2020-01-27T17:49:00Z">
        <w:r w:rsidR="00FD4477">
          <w:rPr>
            <w:color w:val="000000" w:themeColor="text1"/>
          </w:rPr>
          <w:t xml:space="preserve"> Therefore, while no observational study can fully rule out residual confounding, </w:t>
        </w:r>
      </w:ins>
      <w:ins w:id="67" w:author="Ezzati, Majid" w:date="2020-01-27T17:50:00Z">
        <w:r w:rsidR="00FD4477">
          <w:rPr>
            <w:color w:val="000000" w:themeColor="text1"/>
          </w:rPr>
          <w:t>the</w:t>
        </w:r>
      </w:ins>
      <w:ins w:id="68" w:author="Ezzati, Majid" w:date="2020-01-27T17:49:00Z">
        <w:r w:rsidR="00FD4477">
          <w:rPr>
            <w:color w:val="000000" w:themeColor="text1"/>
          </w:rPr>
          <w:t xml:space="preserve"> </w:t>
        </w:r>
      </w:ins>
      <w:ins w:id="69" w:author="Ezzati, Majid" w:date="2020-01-27T17:50:00Z">
        <w:r w:rsidR="00FD4477">
          <w:rPr>
            <w:color w:val="000000" w:themeColor="text1"/>
          </w:rPr>
          <w:t>most plausible explanation for our findings is a causal effect from anomalous temperature.</w:t>
        </w:r>
      </w:ins>
    </w:p>
    <w:p w14:paraId="0B41F44E" w14:textId="5982FE16" w:rsidR="00E56B02" w:rsidRDefault="00E56B02" w:rsidP="00E56B02">
      <w:pPr>
        <w:spacing w:line="480" w:lineRule="auto"/>
        <w:rPr>
          <w:ins w:id="70" w:author="Ezzati, Majid" w:date="2020-01-27T17:49:00Z"/>
          <w:color w:val="000000" w:themeColor="text1"/>
        </w:rPr>
      </w:pPr>
    </w:p>
    <w:p w14:paraId="115A7221" w14:textId="77777777" w:rsidR="00FD4477" w:rsidRPr="00E56B02" w:rsidRDefault="00FD4477" w:rsidP="00E56B02">
      <w:pPr>
        <w:spacing w:line="480" w:lineRule="auto"/>
        <w:rPr>
          <w:color w:val="000000" w:themeColor="text1"/>
        </w:rPr>
      </w:pPr>
    </w:p>
    <w:p w14:paraId="248EF5DD" w14:textId="30AB1EA9"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w:t>
      </w:r>
      <w:del w:id="71" w:author="Ezzati, Majid" w:date="2020-01-27T08:24:00Z">
        <w:r w:rsidR="009F50A8" w:rsidDel="006F6D02">
          <w:rPr>
            <w:color w:val="000000" w:themeColor="text1"/>
          </w:rPr>
          <w:delText xml:space="preserve">in a way that is </w:delText>
        </w:r>
        <w:bookmarkStart w:id="72" w:name="_GoBack"/>
        <w:bookmarkEnd w:id="72"/>
        <w:r w:rsidR="009F50A8" w:rsidDel="006F6D02">
          <w:rPr>
            <w:color w:val="000000" w:themeColor="text1"/>
          </w:rPr>
          <w:delText xml:space="preserve">intuitive </w:delText>
        </w:r>
      </w:del>
      <w:r w:rsidR="009F50A8">
        <w:rPr>
          <w:color w:val="000000" w:themeColor="text1"/>
        </w:rPr>
        <w:t xml:space="preserve">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ins w:id="73" w:author="Ezzati, Majid" w:date="2020-01-27T21:06:00Z">
        <w:r w:rsidR="00150029">
          <w:rPr>
            <w:color w:val="000000" w:themeColor="text1"/>
          </w:rPr>
          <w:t xml:space="preserve"> </w:t>
        </w:r>
        <w:r w:rsidR="00150029">
          <w:rPr>
            <w:color w:val="000000" w:themeColor="text1"/>
          </w:rPr>
          <w:lastRenderedPageBreak/>
          <w:t>and avoid the term “projection”</w:t>
        </w:r>
      </w:ins>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commentRangeStart w:id="74"/>
      <w:ins w:id="75" w:author="Parks, Robbie M" w:date="2020-01-24T14:52:00Z">
        <w:r w:rsidR="007F2C3D">
          <w:rPr>
            <w:color w:val="000000" w:themeColor="text1"/>
          </w:rPr>
          <w:fldChar w:fldCharType="begin" w:fldLock="1"/>
        </w:r>
      </w:ins>
      <w:r w:rsidR="000D2F14">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16,17&lt;/sup&gt;","plainTextFormattedCitation":"16,17","previouslyFormattedCitation":"&lt;sup&gt;15,16&lt;/sup&gt;"},"properties":{"noteIndex":0},"schema":"https://github.com/citation-style-language/schema/raw/master/csl-citation.json"}</w:instrText>
      </w:r>
      <w:r w:rsidR="007F2C3D">
        <w:rPr>
          <w:color w:val="000000" w:themeColor="text1"/>
        </w:rPr>
        <w:fldChar w:fldCharType="separate"/>
      </w:r>
      <w:r w:rsidR="000D2F14" w:rsidRPr="000D2F14">
        <w:rPr>
          <w:noProof/>
          <w:color w:val="000000" w:themeColor="text1"/>
          <w:vertAlign w:val="superscript"/>
        </w:rPr>
        <w:t>16,17</w:t>
      </w:r>
      <w:ins w:id="76" w:author="Parks, Robbie M" w:date="2020-01-24T14:52:00Z">
        <w:r w:rsidR="007F2C3D">
          <w:rPr>
            <w:color w:val="000000" w:themeColor="text1"/>
          </w:rPr>
          <w:fldChar w:fldCharType="end"/>
        </w:r>
      </w:ins>
      <w:commentRangeEnd w:id="74"/>
      <w:r w:rsidR="006F6D02">
        <w:rPr>
          <w:rStyle w:val="CommentReference"/>
          <w:rFonts w:asciiTheme="minorHAnsi" w:eastAsiaTheme="minorHAnsi" w:hAnsiTheme="minorHAnsi" w:cstheme="minorBidi"/>
          <w:lang w:eastAsia="en-US"/>
        </w:rPr>
        <w:commentReference w:id="74"/>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ins w:id="77" w:author="Parks, Robbie M" w:date="2020-01-24T14:32:00Z">
        <w:r w:rsidR="00E52CA0">
          <w:rPr>
            <w:color w:val="000000" w:themeColor="text1"/>
          </w:rPr>
          <w:fldChar w:fldCharType="begin" w:fldLock="1"/>
        </w:r>
      </w:ins>
      <w:r w:rsidR="000D2F1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8,18&lt;/sup&gt;","plainTextFormattedCitation":"8,18","previouslyFormattedCitation":"&lt;sup&gt;8,17&lt;/sup&gt;"},"properties":{"noteIndex":0},"schema":"https://github.com/citation-style-language/schema/raw/master/csl-citation.json"}</w:instrText>
      </w:r>
      <w:r w:rsidR="00E52CA0">
        <w:rPr>
          <w:color w:val="000000" w:themeColor="text1"/>
        </w:rPr>
        <w:fldChar w:fldCharType="separate"/>
      </w:r>
      <w:r w:rsidR="000D2F14" w:rsidRPr="000D2F14">
        <w:rPr>
          <w:noProof/>
          <w:color w:val="000000" w:themeColor="text1"/>
          <w:vertAlign w:val="superscript"/>
        </w:rPr>
        <w:t>8,18</w:t>
      </w:r>
      <w:ins w:id="78" w:author="Parks, Robbie M" w:date="2020-01-24T14:32:00Z">
        <w:r w:rsidR="00E52CA0">
          <w:rPr>
            <w:color w:val="000000" w:themeColor="text1"/>
          </w:rPr>
          <w:fldChar w:fldCharType="end"/>
        </w:r>
      </w:ins>
      <w:r w:rsidR="009F50A8">
        <w:rPr>
          <w:color w:val="000000" w:themeColor="text1"/>
        </w:rPr>
        <w:t xml:space="preserve"> and for virtually every other risk factor</w:t>
      </w:r>
      <w:ins w:id="79" w:author="Parks, Robbie M" w:date="2020-01-24T14:55:00Z">
        <w:r w:rsidR="002D2C6E">
          <w:rPr>
            <w:color w:val="000000" w:themeColor="text1"/>
          </w:rPr>
          <w:fldChar w:fldCharType="begin" w:fldLock="1"/>
        </w:r>
      </w:ins>
      <w:r w:rsidR="000D2F14">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18,19&lt;/sup&gt;"},"properties":{"noteIndex":0},"schema":"https://github.com/citation-style-language/schema/raw/master/csl-citation.json"}</w:instrText>
      </w:r>
      <w:r w:rsidR="002D2C6E">
        <w:rPr>
          <w:color w:val="000000" w:themeColor="text1"/>
        </w:rPr>
        <w:fldChar w:fldCharType="separate"/>
      </w:r>
      <w:r w:rsidR="000D2F14" w:rsidRPr="000D2F14">
        <w:rPr>
          <w:noProof/>
          <w:color w:val="000000" w:themeColor="text1"/>
          <w:vertAlign w:val="superscript"/>
        </w:rPr>
        <w:t>19,20</w:t>
      </w:r>
      <w:ins w:id="80" w:author="Parks, Robbie M" w:date="2020-01-24T14:55:00Z">
        <w:r w:rsidR="002D2C6E">
          <w:rPr>
            <w:color w:val="000000" w:themeColor="text1"/>
          </w:rPr>
          <w:fldChar w:fldCharType="end"/>
        </w:r>
      </w:ins>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ins w:id="81" w:author="Parks, Robbie M" w:date="2020-01-24T14:59:00Z">
        <w:r w:rsidR="00301071">
          <w:rPr>
            <w:color w:val="000000" w:themeColor="text1"/>
          </w:rPr>
          <w:fldChar w:fldCharType="begin" w:fldLock="1"/>
        </w:r>
      </w:ins>
      <w:r w:rsidR="000D2F1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20,21&lt;/sup&gt;"},"properties":{"noteIndex":0},"schema":"https://github.com/citation-style-language/schema/raw/master/csl-citation.json"}</w:instrText>
      </w:r>
      <w:r w:rsidR="00301071">
        <w:rPr>
          <w:color w:val="000000" w:themeColor="text1"/>
        </w:rPr>
        <w:fldChar w:fldCharType="separate"/>
      </w:r>
      <w:r w:rsidR="000D2F14" w:rsidRPr="000D2F14">
        <w:rPr>
          <w:noProof/>
          <w:color w:val="000000" w:themeColor="text1"/>
          <w:vertAlign w:val="superscript"/>
        </w:rPr>
        <w:t>21,22</w:t>
      </w:r>
      <w:ins w:id="82" w:author="Parks, Robbie M" w:date="2020-01-24T14:59:00Z">
        <w:r w:rsidR="00301071">
          <w:rPr>
            <w:color w:val="000000" w:themeColor="text1"/>
          </w:rPr>
          <w:fldChar w:fldCharType="end"/>
        </w:r>
      </w:ins>
      <w:r w:rsidR="00B201BD">
        <w:rPr>
          <w:color w:val="000000" w:themeColor="text1"/>
        </w:rPr>
        <w:t xml:space="preserve"> </w:t>
      </w:r>
      <w:r w:rsidR="009437BD">
        <w:rPr>
          <w:color w:val="000000" w:themeColor="text1"/>
        </w:rPr>
        <w:t>require</w:t>
      </w:r>
      <w:r w:rsidR="00B201BD">
        <w:rPr>
          <w:color w:val="000000" w:themeColor="text1"/>
        </w:rPr>
        <w:t xml:space="preserve"> three inputs: (i) spatially (i.e. anomalies in different places) and temporally (i.e. anomalies in different months) coherent projections of temperature; (ii) spatially and temporally coherent projections of age- and sex-specific population; and (iii) spatially, temporally and epidemiologically coherent projections of age- and sex-specific death rates,</w:t>
      </w:r>
      <w:ins w:id="83" w:author="Parks, Robbie M" w:date="2020-01-24T16:31:00Z">
        <w:r w:rsidR="00F979B0">
          <w:rPr>
            <w:color w:val="000000" w:themeColor="text1"/>
          </w:rPr>
          <w:fldChar w:fldCharType="begin" w:fldLock="1"/>
        </w:r>
      </w:ins>
      <w:r w:rsidR="000D2F1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22–24&lt;/sup&gt;"},"properties":{"noteIndex":0},"schema":"https://github.com/citation-style-language/schema/raw/master/csl-citation.json"}</w:instrText>
      </w:r>
      <w:r w:rsidR="00F979B0">
        <w:rPr>
          <w:color w:val="000000" w:themeColor="text1"/>
        </w:rPr>
        <w:fldChar w:fldCharType="separate"/>
      </w:r>
      <w:r w:rsidR="000D2F14" w:rsidRPr="000D2F14">
        <w:rPr>
          <w:noProof/>
          <w:color w:val="000000" w:themeColor="text1"/>
          <w:vertAlign w:val="superscript"/>
        </w:rPr>
        <w:t>23–25</w:t>
      </w:r>
      <w:ins w:id="84" w:author="Parks, Robbie M" w:date="2020-01-24T16:31:00Z">
        <w:r w:rsidR="00F979B0">
          <w:rPr>
            <w:color w:val="000000" w:themeColor="text1"/>
          </w:rPr>
          <w:fldChar w:fldCharType="end"/>
        </w:r>
      </w:ins>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66FE1B24" w14:textId="4ED7EB37" w:rsidR="002C64F6" w:rsidDel="00B177DA" w:rsidRDefault="00B201BD" w:rsidP="002C64F6">
      <w:pPr>
        <w:spacing w:line="480" w:lineRule="auto"/>
        <w:jc w:val="both"/>
        <w:outlineLvl w:val="0"/>
        <w:rPr>
          <w:del w:id="85" w:author="Parks, Robbie M" w:date="2020-01-25T15:26:00Z"/>
          <w:color w:val="000000" w:themeColor="text1"/>
        </w:rPr>
      </w:pPr>
      <w:r>
        <w:rPr>
          <w:color w:val="000000" w:themeColor="text1"/>
        </w:rPr>
        <w:t xml:space="preserve"> </w:t>
      </w:r>
    </w:p>
    <w:p w14:paraId="1C90C4AB" w14:textId="77777777" w:rsidR="00D546A3" w:rsidRDefault="00D546A3">
      <w:pPr>
        <w:spacing w:line="480" w:lineRule="auto"/>
        <w:jc w:val="both"/>
        <w:outlineLvl w:val="0"/>
        <w:rPr>
          <w:b/>
          <w:color w:val="000000" w:themeColor="text1"/>
        </w:rPr>
        <w:pPrChange w:id="86" w:author="Parks, Robbie M" w:date="2020-01-25T15:26:00Z">
          <w:pPr/>
        </w:pPrChange>
      </w:pPr>
      <w:r>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3FE718C" w14:textId="595FF75E" w:rsidR="000D2F14" w:rsidRPr="000D2F14" w:rsidRDefault="00A62CA7" w:rsidP="000D2F1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0D2F14" w:rsidRPr="000D2F14">
        <w:rPr>
          <w:noProof/>
        </w:rPr>
        <w:t>1.</w:t>
      </w:r>
      <w:r w:rsidR="000D2F14" w:rsidRPr="000D2F14">
        <w:rPr>
          <w:noProof/>
        </w:rPr>
        <w:tab/>
        <w:t xml:space="preserve">Bennett, J. E., Blangiardo, M., Fecht, D., Elliott, P. &amp; Ezzati, M. Vulnerability to the mortality effects of warm temperature in the districts of England and Wales. </w:t>
      </w:r>
      <w:r w:rsidR="000D2F14" w:rsidRPr="000D2F14">
        <w:rPr>
          <w:i/>
          <w:iCs/>
          <w:noProof/>
        </w:rPr>
        <w:t>Nat. Clim. Chang.</w:t>
      </w:r>
      <w:r w:rsidR="000D2F14" w:rsidRPr="000D2F14">
        <w:rPr>
          <w:noProof/>
        </w:rPr>
        <w:t xml:space="preserve"> </w:t>
      </w:r>
      <w:r w:rsidR="000D2F14" w:rsidRPr="000D2F14">
        <w:rPr>
          <w:b/>
          <w:bCs/>
          <w:noProof/>
        </w:rPr>
        <w:t>4</w:t>
      </w:r>
      <w:r w:rsidR="000D2F14" w:rsidRPr="000D2F14">
        <w:rPr>
          <w:noProof/>
        </w:rPr>
        <w:t>, 269–273 (2014).</w:t>
      </w:r>
    </w:p>
    <w:p w14:paraId="4356D470" w14:textId="77777777" w:rsidR="000D2F14" w:rsidRPr="000D2F14" w:rsidRDefault="000D2F14" w:rsidP="000D2F14">
      <w:pPr>
        <w:widowControl w:val="0"/>
        <w:autoSpaceDE w:val="0"/>
        <w:autoSpaceDN w:val="0"/>
        <w:adjustRightInd w:val="0"/>
        <w:ind w:left="640" w:hanging="640"/>
        <w:rPr>
          <w:noProof/>
        </w:rPr>
      </w:pPr>
      <w:r w:rsidRPr="000D2F14">
        <w:rPr>
          <w:noProof/>
        </w:rPr>
        <w:t>2.</w:t>
      </w:r>
      <w:r w:rsidRPr="000D2F14">
        <w:rPr>
          <w:noProof/>
        </w:rPr>
        <w:tab/>
        <w:t xml:space="preserve">Künzli, N. </w:t>
      </w:r>
      <w:r w:rsidRPr="000D2F14">
        <w:rPr>
          <w:i/>
          <w:iCs/>
          <w:noProof/>
        </w:rPr>
        <w:t>et al.</w:t>
      </w:r>
      <w:r w:rsidRPr="000D2F14">
        <w:rPr>
          <w:noProof/>
        </w:rPr>
        <w:t xml:space="preserve"> Assessment of deaths attributable to air pollution: should we use risk estimates based on time series or on cohort studies? </w:t>
      </w:r>
      <w:r w:rsidRPr="000D2F14">
        <w:rPr>
          <w:i/>
          <w:iCs/>
          <w:noProof/>
        </w:rPr>
        <w:t>Am. J. Epidemiol.</w:t>
      </w:r>
      <w:r w:rsidRPr="000D2F14">
        <w:rPr>
          <w:noProof/>
        </w:rPr>
        <w:t xml:space="preserve"> (2001). doi:10.1093/aje/153.11.1050</w:t>
      </w:r>
    </w:p>
    <w:p w14:paraId="75209896" w14:textId="77777777" w:rsidR="000D2F14" w:rsidRPr="000D2F14" w:rsidRDefault="000D2F14" w:rsidP="000D2F14">
      <w:pPr>
        <w:widowControl w:val="0"/>
        <w:autoSpaceDE w:val="0"/>
        <w:autoSpaceDN w:val="0"/>
        <w:adjustRightInd w:val="0"/>
        <w:ind w:left="640" w:hanging="640"/>
        <w:rPr>
          <w:noProof/>
        </w:rPr>
      </w:pPr>
      <w:r w:rsidRPr="000D2F14">
        <w:rPr>
          <w:noProof/>
        </w:rPr>
        <w:t>3.</w:t>
      </w:r>
      <w:r w:rsidRPr="000D2F14">
        <w:rPr>
          <w:noProof/>
        </w:rPr>
        <w:tab/>
        <w:t xml:space="preserve">Burke, M. </w:t>
      </w:r>
      <w:r w:rsidRPr="000D2F14">
        <w:rPr>
          <w:i/>
          <w:iCs/>
          <w:noProof/>
        </w:rPr>
        <w:t>et al.</w:t>
      </w:r>
      <w:r w:rsidRPr="000D2F14">
        <w:rPr>
          <w:noProof/>
        </w:rPr>
        <w:t xml:space="preserve"> Higher temperatures increase suicide rates in the United States and Mexico. </w:t>
      </w:r>
      <w:r w:rsidRPr="000D2F14">
        <w:rPr>
          <w:i/>
          <w:iCs/>
          <w:noProof/>
        </w:rPr>
        <w:t>Nat. Clim. Chang.</w:t>
      </w:r>
      <w:r w:rsidRPr="000D2F14">
        <w:rPr>
          <w:noProof/>
        </w:rPr>
        <w:t xml:space="preserve"> (2018). doi:10.1038/s41558-018-0222-x</w:t>
      </w:r>
    </w:p>
    <w:p w14:paraId="7E8AB2C4" w14:textId="77777777" w:rsidR="000D2F14" w:rsidRPr="000D2F14" w:rsidRDefault="000D2F14" w:rsidP="000D2F14">
      <w:pPr>
        <w:widowControl w:val="0"/>
        <w:autoSpaceDE w:val="0"/>
        <w:autoSpaceDN w:val="0"/>
        <w:adjustRightInd w:val="0"/>
        <w:ind w:left="640" w:hanging="640"/>
        <w:rPr>
          <w:noProof/>
        </w:rPr>
      </w:pPr>
      <w:r w:rsidRPr="000D2F14">
        <w:rPr>
          <w:noProof/>
        </w:rPr>
        <w:t>4.</w:t>
      </w:r>
      <w:r w:rsidRPr="000D2F14">
        <w:rPr>
          <w:noProof/>
        </w:rPr>
        <w:tab/>
        <w:t xml:space="preserve">Shi, L., Kloog, I., Zanobetti, A., Liu, P. &amp; Schwartz, J. D. Impacts of temperature and its variability on mortality in New England. </w:t>
      </w:r>
      <w:r w:rsidRPr="000D2F14">
        <w:rPr>
          <w:i/>
          <w:iCs/>
          <w:noProof/>
        </w:rPr>
        <w:t>Nat. Clim. Chang.</w:t>
      </w:r>
      <w:r w:rsidRPr="000D2F14">
        <w:rPr>
          <w:noProof/>
        </w:rPr>
        <w:t xml:space="preserve"> </w:t>
      </w:r>
      <w:r w:rsidRPr="000D2F14">
        <w:rPr>
          <w:b/>
          <w:bCs/>
          <w:noProof/>
        </w:rPr>
        <w:t>5</w:t>
      </w:r>
      <w:r w:rsidRPr="000D2F14">
        <w:rPr>
          <w:noProof/>
        </w:rPr>
        <w:t>, 988–991 (2015).</w:t>
      </w:r>
    </w:p>
    <w:p w14:paraId="29F90835" w14:textId="77777777" w:rsidR="000D2F14" w:rsidRPr="000D2F14" w:rsidRDefault="000D2F14" w:rsidP="000D2F14">
      <w:pPr>
        <w:widowControl w:val="0"/>
        <w:autoSpaceDE w:val="0"/>
        <w:autoSpaceDN w:val="0"/>
        <w:adjustRightInd w:val="0"/>
        <w:ind w:left="640" w:hanging="640"/>
        <w:rPr>
          <w:noProof/>
        </w:rPr>
      </w:pPr>
      <w:r w:rsidRPr="000D2F14">
        <w:rPr>
          <w:noProof/>
        </w:rPr>
        <w:t>5.</w:t>
      </w:r>
      <w:r w:rsidRPr="000D2F14">
        <w:rPr>
          <w:noProof/>
        </w:rPr>
        <w:tab/>
        <w:t xml:space="preserve">Pope, C. A., Ezzati, M. &amp; Dockery, D. W. Fine-particulate air pollution and life expectancy in the United States. </w:t>
      </w:r>
      <w:r w:rsidRPr="000D2F14">
        <w:rPr>
          <w:i/>
          <w:iCs/>
          <w:noProof/>
        </w:rPr>
        <w:t>N. Engl. J. Med.</w:t>
      </w:r>
      <w:r w:rsidRPr="000D2F14">
        <w:rPr>
          <w:noProof/>
        </w:rPr>
        <w:t xml:space="preserve"> (2009). doi:10.1056/nejmsa0805646</w:t>
      </w:r>
    </w:p>
    <w:p w14:paraId="51BCAE99" w14:textId="77777777" w:rsidR="000D2F14" w:rsidRPr="000D2F14" w:rsidRDefault="000D2F14" w:rsidP="000D2F14">
      <w:pPr>
        <w:widowControl w:val="0"/>
        <w:autoSpaceDE w:val="0"/>
        <w:autoSpaceDN w:val="0"/>
        <w:adjustRightInd w:val="0"/>
        <w:ind w:left="640" w:hanging="640"/>
        <w:rPr>
          <w:noProof/>
        </w:rPr>
      </w:pPr>
      <w:r w:rsidRPr="000D2F14">
        <w:rPr>
          <w:noProof/>
        </w:rPr>
        <w:t>6.</w:t>
      </w:r>
      <w:r w:rsidRPr="000D2F14">
        <w:rPr>
          <w:noProof/>
        </w:rPr>
        <w:tab/>
        <w:t xml:space="preserve">Correia, A. W. </w:t>
      </w:r>
      <w:r w:rsidRPr="000D2F14">
        <w:rPr>
          <w:i/>
          <w:iCs/>
          <w:noProof/>
        </w:rPr>
        <w:t>et al.</w:t>
      </w:r>
      <w:r w:rsidRPr="000D2F14">
        <w:rPr>
          <w:noProof/>
        </w:rPr>
        <w:t xml:space="preserve"> Effect of air pollution control on life expectancy in the United States: an analysis of 545 U.S. counties for the period from 2000 to 2007. </w:t>
      </w:r>
      <w:r w:rsidRPr="000D2F14">
        <w:rPr>
          <w:i/>
          <w:iCs/>
          <w:noProof/>
        </w:rPr>
        <w:t>Epidemiology</w:t>
      </w:r>
      <w:r w:rsidRPr="000D2F14">
        <w:rPr>
          <w:noProof/>
        </w:rPr>
        <w:t xml:space="preserve"> (2013). doi:10.1097/EDE.0b013e3182770237</w:t>
      </w:r>
    </w:p>
    <w:p w14:paraId="4E82F926" w14:textId="77777777" w:rsidR="000D2F14" w:rsidRPr="000D2F14" w:rsidRDefault="000D2F14" w:rsidP="000D2F14">
      <w:pPr>
        <w:widowControl w:val="0"/>
        <w:autoSpaceDE w:val="0"/>
        <w:autoSpaceDN w:val="0"/>
        <w:adjustRightInd w:val="0"/>
        <w:ind w:left="640" w:hanging="640"/>
        <w:rPr>
          <w:noProof/>
        </w:rPr>
      </w:pPr>
      <w:r w:rsidRPr="000D2F14">
        <w:rPr>
          <w:noProof/>
        </w:rPr>
        <w:t>7.</w:t>
      </w:r>
      <w:r w:rsidRPr="000D2F14">
        <w:rPr>
          <w:noProof/>
        </w:rPr>
        <w:tab/>
        <w:t xml:space="preserve">Dominici, F. </w:t>
      </w:r>
      <w:r w:rsidRPr="000D2F14">
        <w:rPr>
          <w:i/>
          <w:iCs/>
          <w:noProof/>
        </w:rPr>
        <w:t>et al.</w:t>
      </w:r>
      <w:r w:rsidRPr="000D2F14">
        <w:rPr>
          <w:noProof/>
        </w:rPr>
        <w:t xml:space="preserve"> Chemical Composition of Fine Particulate Matter and Life Expectancy: In 95 US Counties between 2002 and 2007. </w:t>
      </w:r>
      <w:r w:rsidRPr="000D2F14">
        <w:rPr>
          <w:i/>
          <w:iCs/>
          <w:noProof/>
        </w:rPr>
        <w:t>Epidemiology</w:t>
      </w:r>
      <w:r w:rsidRPr="000D2F14">
        <w:rPr>
          <w:noProof/>
        </w:rPr>
        <w:t xml:space="preserve"> (2015). doi:10.1097/EDE.0000000000000297</w:t>
      </w:r>
    </w:p>
    <w:p w14:paraId="119D1148" w14:textId="77777777" w:rsidR="000D2F14" w:rsidRPr="000D2F14" w:rsidRDefault="000D2F14" w:rsidP="000D2F14">
      <w:pPr>
        <w:widowControl w:val="0"/>
        <w:autoSpaceDE w:val="0"/>
        <w:autoSpaceDN w:val="0"/>
        <w:adjustRightInd w:val="0"/>
        <w:ind w:left="640" w:hanging="640"/>
        <w:rPr>
          <w:noProof/>
        </w:rPr>
      </w:pPr>
      <w:r w:rsidRPr="000D2F14">
        <w:rPr>
          <w:noProof/>
        </w:rPr>
        <w:t>8.</w:t>
      </w:r>
      <w:r w:rsidRPr="000D2F14">
        <w:rPr>
          <w:noProof/>
        </w:rPr>
        <w:tab/>
        <w:t xml:space="preserve">Bennett, J. E. </w:t>
      </w:r>
      <w:r w:rsidRPr="000D2F14">
        <w:rPr>
          <w:i/>
          <w:iCs/>
          <w:noProof/>
        </w:rPr>
        <w:t>et al.</w:t>
      </w:r>
      <w:r w:rsidRPr="000D2F14">
        <w:rPr>
          <w:noProof/>
        </w:rPr>
        <w:t xml:space="preserve"> National and county life expectancy loss from particulate matter pollution in the USA. </w:t>
      </w:r>
      <w:r w:rsidRPr="000D2F14">
        <w:rPr>
          <w:i/>
          <w:iCs/>
          <w:noProof/>
        </w:rPr>
        <w:t>PLOS Med.</w:t>
      </w:r>
      <w:r w:rsidRPr="000D2F14">
        <w:rPr>
          <w:noProof/>
        </w:rPr>
        <w:t xml:space="preserve"> (2019).</w:t>
      </w:r>
    </w:p>
    <w:p w14:paraId="51ACAEE7" w14:textId="77777777" w:rsidR="000D2F14" w:rsidRPr="000D2F14" w:rsidRDefault="000D2F14" w:rsidP="000D2F14">
      <w:pPr>
        <w:widowControl w:val="0"/>
        <w:autoSpaceDE w:val="0"/>
        <w:autoSpaceDN w:val="0"/>
        <w:adjustRightInd w:val="0"/>
        <w:ind w:left="640" w:hanging="640"/>
        <w:rPr>
          <w:noProof/>
        </w:rPr>
      </w:pPr>
      <w:r w:rsidRPr="000D2F14">
        <w:rPr>
          <w:noProof/>
        </w:rPr>
        <w:t>9.</w:t>
      </w:r>
      <w:r w:rsidRPr="000D2F14">
        <w:rPr>
          <w:noProof/>
        </w:rPr>
        <w:tab/>
        <w:t xml:space="preserve">Kuulasmaa, K. </w:t>
      </w:r>
      <w:r w:rsidRPr="000D2F14">
        <w:rPr>
          <w:i/>
          <w:iCs/>
          <w:noProof/>
        </w:rPr>
        <w:t>et al.</w:t>
      </w:r>
      <w:r w:rsidRPr="000D2F14">
        <w:rPr>
          <w:noProof/>
        </w:rPr>
        <w:t xml:space="preserve"> Estimation of contribution of changes in classic risk factors to trends in coronary-event rates across the WHO MONICA Project populations. </w:t>
      </w:r>
      <w:r w:rsidRPr="000D2F14">
        <w:rPr>
          <w:i/>
          <w:iCs/>
          <w:noProof/>
        </w:rPr>
        <w:t>Lancet</w:t>
      </w:r>
      <w:r w:rsidRPr="000D2F14">
        <w:rPr>
          <w:noProof/>
        </w:rPr>
        <w:t xml:space="preserve"> (2000). doi:10.1016/S0140-6736(99)11180-2</w:t>
      </w:r>
    </w:p>
    <w:p w14:paraId="68BEB326" w14:textId="77777777" w:rsidR="000D2F14" w:rsidRPr="000D2F14" w:rsidRDefault="000D2F14" w:rsidP="000D2F14">
      <w:pPr>
        <w:widowControl w:val="0"/>
        <w:autoSpaceDE w:val="0"/>
        <w:autoSpaceDN w:val="0"/>
        <w:adjustRightInd w:val="0"/>
        <w:ind w:left="640" w:hanging="640"/>
        <w:rPr>
          <w:noProof/>
        </w:rPr>
      </w:pPr>
      <w:r w:rsidRPr="000D2F14">
        <w:rPr>
          <w:noProof/>
        </w:rPr>
        <w:t>10.</w:t>
      </w:r>
      <w:r w:rsidRPr="000D2F14">
        <w:rPr>
          <w:noProof/>
        </w:rPr>
        <w:tab/>
        <w:t xml:space="preserve">Cesare, M. Di </w:t>
      </w:r>
      <w:r w:rsidRPr="000D2F14">
        <w:rPr>
          <w:i/>
          <w:iCs/>
          <w:noProof/>
        </w:rPr>
        <w:t>et al.</w:t>
      </w:r>
      <w:r w:rsidRPr="000D2F14">
        <w:rPr>
          <w:noProof/>
        </w:rPr>
        <w:t xml:space="preserve"> The contributions of risk factor trends to cardiometabolic mortality decline in 26 industrialized countries. </w:t>
      </w:r>
      <w:r w:rsidRPr="000D2F14">
        <w:rPr>
          <w:i/>
          <w:iCs/>
          <w:noProof/>
        </w:rPr>
        <w:t>Int. J. Epidemiol.</w:t>
      </w:r>
      <w:r w:rsidRPr="000D2F14">
        <w:rPr>
          <w:noProof/>
        </w:rPr>
        <w:t xml:space="preserve"> (2013). doi:10.1093/ije/dyt063</w:t>
      </w:r>
    </w:p>
    <w:p w14:paraId="76EBB3D5" w14:textId="77777777" w:rsidR="000D2F14" w:rsidRPr="000D2F14" w:rsidRDefault="000D2F14" w:rsidP="000D2F14">
      <w:pPr>
        <w:widowControl w:val="0"/>
        <w:autoSpaceDE w:val="0"/>
        <w:autoSpaceDN w:val="0"/>
        <w:adjustRightInd w:val="0"/>
        <w:ind w:left="640" w:hanging="640"/>
        <w:rPr>
          <w:noProof/>
        </w:rPr>
      </w:pPr>
      <w:r w:rsidRPr="000D2F14">
        <w:rPr>
          <w:noProof/>
        </w:rPr>
        <w:t>11.</w:t>
      </w:r>
      <w:r w:rsidRPr="000D2F14">
        <w:rPr>
          <w:noProof/>
        </w:rPr>
        <w:tab/>
        <w:t xml:space="preserve">Parks, R. M. </w:t>
      </w:r>
      <w:r w:rsidRPr="000D2F14">
        <w:rPr>
          <w:i/>
          <w:iCs/>
          <w:noProof/>
        </w:rPr>
        <w:t>et al.</w:t>
      </w:r>
      <w:r w:rsidRPr="000D2F14">
        <w:rPr>
          <w:noProof/>
        </w:rPr>
        <w:t xml:space="preserve"> Anomalously warm temperatures are associated with increased injury deaths. </w:t>
      </w:r>
      <w:r w:rsidRPr="000D2F14">
        <w:rPr>
          <w:i/>
          <w:iCs/>
          <w:noProof/>
        </w:rPr>
        <w:t>Nat. Med.</w:t>
      </w:r>
      <w:r w:rsidRPr="000D2F14">
        <w:rPr>
          <w:noProof/>
        </w:rPr>
        <w:t xml:space="preserve"> </w:t>
      </w:r>
      <w:r w:rsidRPr="000D2F14">
        <w:rPr>
          <w:b/>
          <w:bCs/>
          <w:noProof/>
        </w:rPr>
        <w:t>26</w:t>
      </w:r>
      <w:r w:rsidRPr="000D2F14">
        <w:rPr>
          <w:noProof/>
        </w:rPr>
        <w:t>, 65–70 (2020).</w:t>
      </w:r>
    </w:p>
    <w:p w14:paraId="4B5EFC52" w14:textId="77777777" w:rsidR="000D2F14" w:rsidRPr="000D2F14" w:rsidRDefault="000D2F14" w:rsidP="000D2F14">
      <w:pPr>
        <w:widowControl w:val="0"/>
        <w:autoSpaceDE w:val="0"/>
        <w:autoSpaceDN w:val="0"/>
        <w:adjustRightInd w:val="0"/>
        <w:ind w:left="640" w:hanging="640"/>
        <w:rPr>
          <w:noProof/>
        </w:rPr>
      </w:pPr>
      <w:r w:rsidRPr="000D2F14">
        <w:rPr>
          <w:noProof/>
        </w:rPr>
        <w:t>12.</w:t>
      </w:r>
      <w:r w:rsidRPr="000D2F14">
        <w:rPr>
          <w:noProof/>
        </w:rPr>
        <w:tab/>
        <w:t xml:space="preserve">Robertson, L. Climate change, weather and road deaths. </w:t>
      </w:r>
      <w:r w:rsidRPr="000D2F14">
        <w:rPr>
          <w:i/>
          <w:iCs/>
          <w:noProof/>
        </w:rPr>
        <w:t>Inj. Prev.</w:t>
      </w:r>
      <w:r w:rsidRPr="000D2F14">
        <w:rPr>
          <w:noProof/>
        </w:rPr>
        <w:t xml:space="preserve"> (2018). doi:10.1136/injuryprev-2017-042419</w:t>
      </w:r>
    </w:p>
    <w:p w14:paraId="1602BF11" w14:textId="77777777" w:rsidR="000D2F14" w:rsidRPr="000D2F14" w:rsidRDefault="000D2F14" w:rsidP="000D2F14">
      <w:pPr>
        <w:widowControl w:val="0"/>
        <w:autoSpaceDE w:val="0"/>
        <w:autoSpaceDN w:val="0"/>
        <w:adjustRightInd w:val="0"/>
        <w:ind w:left="640" w:hanging="640"/>
        <w:rPr>
          <w:noProof/>
        </w:rPr>
      </w:pPr>
      <w:r w:rsidRPr="000D2F14">
        <w:rPr>
          <w:noProof/>
        </w:rPr>
        <w:t>13.</w:t>
      </w:r>
      <w:r w:rsidRPr="000D2F14">
        <w:rPr>
          <w:noProof/>
        </w:rPr>
        <w:tab/>
        <w:t xml:space="preserve">Robertson, L. S. Reversal of the road death trend in the U.S. in 2015–2016: An examination of the climate and economic hypotheses. </w:t>
      </w:r>
      <w:r w:rsidRPr="000D2F14">
        <w:rPr>
          <w:i/>
          <w:iCs/>
          <w:noProof/>
        </w:rPr>
        <w:t>J. Transp. Heal.</w:t>
      </w:r>
      <w:r w:rsidRPr="000D2F14">
        <w:rPr>
          <w:noProof/>
        </w:rPr>
        <w:t xml:space="preserve"> (2018). doi:10.1016/j.jth.2018.04.005</w:t>
      </w:r>
    </w:p>
    <w:p w14:paraId="0268AA86" w14:textId="77777777" w:rsidR="000D2F14" w:rsidRPr="000D2F14" w:rsidRDefault="000D2F14" w:rsidP="000D2F14">
      <w:pPr>
        <w:widowControl w:val="0"/>
        <w:autoSpaceDE w:val="0"/>
        <w:autoSpaceDN w:val="0"/>
        <w:adjustRightInd w:val="0"/>
        <w:ind w:left="640" w:hanging="640"/>
        <w:rPr>
          <w:noProof/>
        </w:rPr>
      </w:pPr>
      <w:r w:rsidRPr="000D2F14">
        <w:rPr>
          <w:noProof/>
        </w:rPr>
        <w:t>14.</w:t>
      </w:r>
      <w:r w:rsidRPr="000D2F14">
        <w:rPr>
          <w:noProof/>
        </w:rPr>
        <w:tab/>
        <w:t xml:space="preserve">Kim, Y. </w:t>
      </w:r>
      <w:r w:rsidRPr="000D2F14">
        <w:rPr>
          <w:i/>
          <w:iCs/>
          <w:noProof/>
        </w:rPr>
        <w:t>et al.</w:t>
      </w:r>
      <w:r w:rsidRPr="000D2F14">
        <w:rPr>
          <w:noProof/>
        </w:rPr>
        <w:t xml:space="preserve"> Suicide and Ambient Temperature: A Multi-Country Multi-City Study. </w:t>
      </w:r>
      <w:r w:rsidRPr="000D2F14">
        <w:rPr>
          <w:i/>
          <w:iCs/>
          <w:noProof/>
        </w:rPr>
        <w:t>Environ. Health Perspect.</w:t>
      </w:r>
      <w:r w:rsidRPr="000D2F14">
        <w:rPr>
          <w:noProof/>
        </w:rPr>
        <w:t xml:space="preserve"> </w:t>
      </w:r>
      <w:r w:rsidRPr="000D2F14">
        <w:rPr>
          <w:b/>
          <w:bCs/>
          <w:noProof/>
        </w:rPr>
        <w:t>127</w:t>
      </w:r>
      <w:r w:rsidRPr="000D2F14">
        <w:rPr>
          <w:noProof/>
        </w:rPr>
        <w:t>, 117007 (2019).</w:t>
      </w:r>
    </w:p>
    <w:p w14:paraId="046284C4" w14:textId="77777777" w:rsidR="000D2F14" w:rsidRPr="000D2F14" w:rsidRDefault="000D2F14" w:rsidP="000D2F14">
      <w:pPr>
        <w:widowControl w:val="0"/>
        <w:autoSpaceDE w:val="0"/>
        <w:autoSpaceDN w:val="0"/>
        <w:adjustRightInd w:val="0"/>
        <w:ind w:left="640" w:hanging="640"/>
        <w:rPr>
          <w:noProof/>
        </w:rPr>
      </w:pPr>
      <w:r w:rsidRPr="000D2F14">
        <w:rPr>
          <w:noProof/>
        </w:rPr>
        <w:t>15.</w:t>
      </w:r>
      <w:r w:rsidRPr="000D2F14">
        <w:rPr>
          <w:noProof/>
        </w:rPr>
        <w:tab/>
        <w:t xml:space="preserve">Gao, J. </w:t>
      </w:r>
      <w:r w:rsidRPr="000D2F14">
        <w:rPr>
          <w:i/>
          <w:iCs/>
          <w:noProof/>
        </w:rPr>
        <w:t>et al.</w:t>
      </w:r>
      <w:r w:rsidRPr="000D2F14">
        <w:rPr>
          <w:noProof/>
        </w:rPr>
        <w:t xml:space="preserve"> Ambient temperature, sunlight duration, and suicide: A systematic review and meta-analysis. </w:t>
      </w:r>
      <w:r w:rsidRPr="000D2F14">
        <w:rPr>
          <w:i/>
          <w:iCs/>
          <w:noProof/>
        </w:rPr>
        <w:t>Science of the Total Environment</w:t>
      </w:r>
      <w:r w:rsidRPr="000D2F14">
        <w:rPr>
          <w:noProof/>
        </w:rPr>
        <w:t xml:space="preserve"> (2019). doi:10.1016/j.scitotenv.2018.07.098</w:t>
      </w:r>
    </w:p>
    <w:p w14:paraId="528BFB84" w14:textId="77777777" w:rsidR="000D2F14" w:rsidRPr="000D2F14" w:rsidRDefault="000D2F14" w:rsidP="000D2F14">
      <w:pPr>
        <w:widowControl w:val="0"/>
        <w:autoSpaceDE w:val="0"/>
        <w:autoSpaceDN w:val="0"/>
        <w:adjustRightInd w:val="0"/>
        <w:ind w:left="640" w:hanging="640"/>
        <w:rPr>
          <w:noProof/>
        </w:rPr>
      </w:pPr>
      <w:r w:rsidRPr="000D2F14">
        <w:rPr>
          <w:noProof/>
        </w:rPr>
        <w:t>16.</w:t>
      </w:r>
      <w:r w:rsidRPr="000D2F14">
        <w:rPr>
          <w:noProof/>
        </w:rPr>
        <w:tab/>
        <w:t xml:space="preserve">Wang, S. &amp; Toumi, R. Reduced sensitivity of tropical cyclone intensity and size to sea surface temperature in a radiative-convective equilibrium environment. </w:t>
      </w:r>
      <w:r w:rsidRPr="000D2F14">
        <w:rPr>
          <w:i/>
          <w:iCs/>
          <w:noProof/>
        </w:rPr>
        <w:t>Adv. Atmos. Sci.</w:t>
      </w:r>
      <w:r w:rsidRPr="000D2F14">
        <w:rPr>
          <w:noProof/>
        </w:rPr>
        <w:t xml:space="preserve"> (2018). doi:10.1007/s00376-018-7277-5</w:t>
      </w:r>
    </w:p>
    <w:p w14:paraId="5F3CDD25" w14:textId="77777777" w:rsidR="000D2F14" w:rsidRPr="000D2F14" w:rsidRDefault="000D2F14" w:rsidP="000D2F14">
      <w:pPr>
        <w:widowControl w:val="0"/>
        <w:autoSpaceDE w:val="0"/>
        <w:autoSpaceDN w:val="0"/>
        <w:adjustRightInd w:val="0"/>
        <w:ind w:left="640" w:hanging="640"/>
        <w:rPr>
          <w:noProof/>
        </w:rPr>
      </w:pPr>
      <w:r w:rsidRPr="000D2F14">
        <w:rPr>
          <w:noProof/>
        </w:rPr>
        <w:t>17.</w:t>
      </w:r>
      <w:r w:rsidRPr="000D2F14">
        <w:rPr>
          <w:noProof/>
        </w:rPr>
        <w:tab/>
        <w:t xml:space="preserve">Arcucci, R., Carracciuolo, L. &amp; Toumi, R. Toward a preconditioned scalable 3DVAR for assimilating sea surface temperature collected into the Caspian Sea. </w:t>
      </w:r>
      <w:r w:rsidRPr="000D2F14">
        <w:rPr>
          <w:i/>
          <w:iCs/>
          <w:noProof/>
        </w:rPr>
        <w:t>J. Numer. Anal. Ind. Appl. Math.</w:t>
      </w:r>
      <w:r w:rsidRPr="000D2F14">
        <w:rPr>
          <w:noProof/>
        </w:rPr>
        <w:t xml:space="preserve"> (2018).</w:t>
      </w:r>
    </w:p>
    <w:p w14:paraId="3CFCBC11" w14:textId="77777777" w:rsidR="000D2F14" w:rsidRPr="000D2F14" w:rsidRDefault="000D2F14" w:rsidP="000D2F14">
      <w:pPr>
        <w:widowControl w:val="0"/>
        <w:autoSpaceDE w:val="0"/>
        <w:autoSpaceDN w:val="0"/>
        <w:adjustRightInd w:val="0"/>
        <w:ind w:left="640" w:hanging="640"/>
        <w:rPr>
          <w:noProof/>
        </w:rPr>
      </w:pPr>
      <w:r w:rsidRPr="000D2F14">
        <w:rPr>
          <w:noProof/>
        </w:rPr>
        <w:t>18.</w:t>
      </w:r>
      <w:r w:rsidRPr="000D2F14">
        <w:rPr>
          <w:noProof/>
        </w:rPr>
        <w:tab/>
        <w:t xml:space="preserve">Cohen, A. J. </w:t>
      </w:r>
      <w:r w:rsidRPr="000D2F14">
        <w:rPr>
          <w:i/>
          <w:iCs/>
          <w:noProof/>
        </w:rPr>
        <w:t>et al.</w:t>
      </w:r>
      <w:r w:rsidRPr="000D2F14">
        <w:rPr>
          <w:noProof/>
        </w:rPr>
        <w:t xml:space="preserve"> Estimates and 25-year trends of the global burden of disease attributable to ambient air pollution: an analysis of data from the Global Burden of Diseases Study 2015. </w:t>
      </w:r>
      <w:r w:rsidRPr="000D2F14">
        <w:rPr>
          <w:i/>
          <w:iCs/>
          <w:noProof/>
        </w:rPr>
        <w:t>Lancet</w:t>
      </w:r>
      <w:r w:rsidRPr="000D2F14">
        <w:rPr>
          <w:noProof/>
        </w:rPr>
        <w:t xml:space="preserve"> (2017). doi:10.1016/S0140-6736(17)30505-6</w:t>
      </w:r>
    </w:p>
    <w:p w14:paraId="46C7BA08" w14:textId="77777777" w:rsidR="000D2F14" w:rsidRPr="000D2F14" w:rsidRDefault="000D2F14" w:rsidP="000D2F14">
      <w:pPr>
        <w:widowControl w:val="0"/>
        <w:autoSpaceDE w:val="0"/>
        <w:autoSpaceDN w:val="0"/>
        <w:adjustRightInd w:val="0"/>
        <w:ind w:left="640" w:hanging="640"/>
        <w:rPr>
          <w:noProof/>
        </w:rPr>
      </w:pPr>
      <w:r w:rsidRPr="000D2F14">
        <w:rPr>
          <w:noProof/>
        </w:rPr>
        <w:t>19.</w:t>
      </w:r>
      <w:r w:rsidRPr="000D2F14">
        <w:rPr>
          <w:noProof/>
        </w:rPr>
        <w:tab/>
        <w:t xml:space="preserve">Lim, S. S. </w:t>
      </w:r>
      <w:r w:rsidRPr="000D2F14">
        <w:rPr>
          <w:i/>
          <w:iCs/>
          <w:noProof/>
        </w:rPr>
        <w:t>et al.</w:t>
      </w:r>
      <w:r w:rsidRPr="000D2F14">
        <w:rPr>
          <w:noProof/>
        </w:rPr>
        <w:t xml:space="preserve"> A comparative risk assessment of burden of disease and injury </w:t>
      </w:r>
      <w:r w:rsidRPr="000D2F14">
        <w:rPr>
          <w:noProof/>
        </w:rPr>
        <w:lastRenderedPageBreak/>
        <w:t xml:space="preserve">attributable to 67 risk factors and risk factor clusters in 21 regions, 1990-2010: A systematic analysis for the Global Burden of Disease Study 2010. </w:t>
      </w:r>
      <w:r w:rsidRPr="000D2F14">
        <w:rPr>
          <w:i/>
          <w:iCs/>
          <w:noProof/>
        </w:rPr>
        <w:t>Lancet</w:t>
      </w:r>
      <w:r w:rsidRPr="000D2F14">
        <w:rPr>
          <w:noProof/>
        </w:rPr>
        <w:t xml:space="preserve"> (2012). doi:10.1016/S0140-6736(12)61766-8</w:t>
      </w:r>
    </w:p>
    <w:p w14:paraId="7738A749" w14:textId="77777777" w:rsidR="000D2F14" w:rsidRPr="000D2F14" w:rsidRDefault="000D2F14" w:rsidP="000D2F14">
      <w:pPr>
        <w:widowControl w:val="0"/>
        <w:autoSpaceDE w:val="0"/>
        <w:autoSpaceDN w:val="0"/>
        <w:adjustRightInd w:val="0"/>
        <w:ind w:left="640" w:hanging="640"/>
        <w:rPr>
          <w:noProof/>
        </w:rPr>
      </w:pPr>
      <w:r w:rsidRPr="000D2F14">
        <w:rPr>
          <w:noProof/>
        </w:rPr>
        <w:t>20.</w:t>
      </w:r>
      <w:r w:rsidRPr="000D2F14">
        <w:rPr>
          <w:noProof/>
        </w:rPr>
        <w:tab/>
        <w:t xml:space="preserve">Murray, C. J. L., Ezzati, M., Lopez, A. D., Rodgers, A. &amp; Vander Hoorn, S. Comparative quantification of health risks: Conceptual framework and methodological issues. </w:t>
      </w:r>
      <w:r w:rsidRPr="000D2F14">
        <w:rPr>
          <w:i/>
          <w:iCs/>
          <w:noProof/>
        </w:rPr>
        <w:t>Population Health Metrics</w:t>
      </w:r>
      <w:r w:rsidRPr="000D2F14">
        <w:rPr>
          <w:noProof/>
        </w:rPr>
        <w:t xml:space="preserve"> (2003). doi:10.1186/1478-7954-1-1</w:t>
      </w:r>
    </w:p>
    <w:p w14:paraId="53768851" w14:textId="77777777" w:rsidR="000D2F14" w:rsidRPr="000D2F14" w:rsidRDefault="000D2F14" w:rsidP="000D2F14">
      <w:pPr>
        <w:widowControl w:val="0"/>
        <w:autoSpaceDE w:val="0"/>
        <w:autoSpaceDN w:val="0"/>
        <w:adjustRightInd w:val="0"/>
        <w:ind w:left="640" w:hanging="640"/>
        <w:rPr>
          <w:noProof/>
        </w:rPr>
      </w:pPr>
      <w:r w:rsidRPr="000D2F14">
        <w:rPr>
          <w:noProof/>
        </w:rPr>
        <w:t>21.</w:t>
      </w:r>
      <w:r w:rsidRPr="000D2F14">
        <w:rPr>
          <w:noProof/>
        </w:rPr>
        <w:tab/>
        <w:t xml:space="preserve">Bailis, R., Ezzati, M. &amp; Kammen, D. M. Mortality and greenhouse gas impacts of biomass and petroleum energy futures in Africa. </w:t>
      </w:r>
      <w:r w:rsidRPr="000D2F14">
        <w:rPr>
          <w:i/>
          <w:iCs/>
          <w:noProof/>
        </w:rPr>
        <w:t>Science (80-. ).</w:t>
      </w:r>
      <w:r w:rsidRPr="000D2F14">
        <w:rPr>
          <w:noProof/>
        </w:rPr>
        <w:t xml:space="preserve"> (2005). doi:10.1126/science.1106881</w:t>
      </w:r>
    </w:p>
    <w:p w14:paraId="05585B61" w14:textId="77777777" w:rsidR="000D2F14" w:rsidRPr="000D2F14" w:rsidRDefault="000D2F14" w:rsidP="000D2F14">
      <w:pPr>
        <w:widowControl w:val="0"/>
        <w:autoSpaceDE w:val="0"/>
        <w:autoSpaceDN w:val="0"/>
        <w:adjustRightInd w:val="0"/>
        <w:ind w:left="640" w:hanging="640"/>
        <w:rPr>
          <w:noProof/>
        </w:rPr>
      </w:pPr>
      <w:r w:rsidRPr="000D2F14">
        <w:rPr>
          <w:noProof/>
        </w:rPr>
        <w:t>22.</w:t>
      </w:r>
      <w:r w:rsidRPr="000D2F14">
        <w:rPr>
          <w:noProof/>
        </w:rPr>
        <w:tab/>
        <w:t xml:space="preserve">Kontis, V. </w:t>
      </w:r>
      <w:r w:rsidRPr="000D2F14">
        <w:rPr>
          <w:i/>
          <w:iCs/>
          <w:noProof/>
        </w:rPr>
        <w:t>et al.</w:t>
      </w:r>
      <w:r w:rsidRPr="000D2F14">
        <w:rPr>
          <w:noProof/>
        </w:rPr>
        <w:t xml:space="preserve"> Contribution of six risk factors to achieving the 25×25 non-communicable disease mortality reduction target: A modelling study. </w:t>
      </w:r>
      <w:r w:rsidRPr="000D2F14">
        <w:rPr>
          <w:i/>
          <w:iCs/>
          <w:noProof/>
        </w:rPr>
        <w:t>Lancet</w:t>
      </w:r>
      <w:r w:rsidRPr="000D2F14">
        <w:rPr>
          <w:noProof/>
        </w:rPr>
        <w:t xml:space="preserve"> (2014). doi:10.1016/S0140-6736(14)60616-4</w:t>
      </w:r>
    </w:p>
    <w:p w14:paraId="29B64473" w14:textId="77777777" w:rsidR="000D2F14" w:rsidRPr="000D2F14" w:rsidRDefault="000D2F14" w:rsidP="000D2F14">
      <w:pPr>
        <w:widowControl w:val="0"/>
        <w:autoSpaceDE w:val="0"/>
        <w:autoSpaceDN w:val="0"/>
        <w:adjustRightInd w:val="0"/>
        <w:ind w:left="640" w:hanging="640"/>
        <w:rPr>
          <w:noProof/>
        </w:rPr>
      </w:pPr>
      <w:r w:rsidRPr="000D2F14">
        <w:rPr>
          <w:noProof/>
        </w:rPr>
        <w:t>23.</w:t>
      </w:r>
      <w:r w:rsidRPr="000D2F14">
        <w:rPr>
          <w:noProof/>
        </w:rPr>
        <w:tab/>
        <w:t xml:space="preserve">Foreman, K. J., Li, G., Best, N. &amp; Ezzati, M. Small area forecasts of cause-specific mortality: application of a Bayesian hierarchical model to US vital registration data. </w:t>
      </w:r>
      <w:r w:rsidRPr="000D2F14">
        <w:rPr>
          <w:i/>
          <w:iCs/>
          <w:noProof/>
        </w:rPr>
        <w:t>J. R. Stat. Soc. Ser. C Appl. Stat.</w:t>
      </w:r>
      <w:r w:rsidRPr="000D2F14">
        <w:rPr>
          <w:noProof/>
        </w:rPr>
        <w:t xml:space="preserve"> (2017). doi:10.1111/rssc.12157</w:t>
      </w:r>
    </w:p>
    <w:p w14:paraId="506CA9B2" w14:textId="77777777" w:rsidR="000D2F14" w:rsidRPr="000D2F14" w:rsidRDefault="000D2F14" w:rsidP="000D2F14">
      <w:pPr>
        <w:widowControl w:val="0"/>
        <w:autoSpaceDE w:val="0"/>
        <w:autoSpaceDN w:val="0"/>
        <w:adjustRightInd w:val="0"/>
        <w:ind w:left="640" w:hanging="640"/>
        <w:rPr>
          <w:noProof/>
        </w:rPr>
      </w:pPr>
      <w:r w:rsidRPr="000D2F14">
        <w:rPr>
          <w:noProof/>
        </w:rPr>
        <w:t>24.</w:t>
      </w:r>
      <w:r w:rsidRPr="000D2F14">
        <w:rPr>
          <w:noProof/>
        </w:rPr>
        <w:tab/>
        <w:t xml:space="preserve">Kontis, V. </w:t>
      </w:r>
      <w:r w:rsidRPr="000D2F14">
        <w:rPr>
          <w:i/>
          <w:iCs/>
          <w:noProof/>
        </w:rPr>
        <w:t>et al.</w:t>
      </w:r>
      <w:r w:rsidRPr="000D2F14">
        <w:rPr>
          <w:noProof/>
        </w:rPr>
        <w:t xml:space="preserve"> Future life expectancy in 35 industrialised countries: projections with a Bayesian model ensemble. </w:t>
      </w:r>
      <w:r w:rsidRPr="000D2F14">
        <w:rPr>
          <w:i/>
          <w:iCs/>
          <w:noProof/>
        </w:rPr>
        <w:t>Lancet</w:t>
      </w:r>
      <w:r w:rsidRPr="000D2F14">
        <w:rPr>
          <w:noProof/>
        </w:rPr>
        <w:t xml:space="preserve"> (2017). doi:10.1016/S0140-6736(16)32381-9</w:t>
      </w:r>
    </w:p>
    <w:p w14:paraId="73B6FB29" w14:textId="77777777" w:rsidR="000D2F14" w:rsidRPr="000D2F14" w:rsidRDefault="000D2F14" w:rsidP="000D2F14">
      <w:pPr>
        <w:widowControl w:val="0"/>
        <w:autoSpaceDE w:val="0"/>
        <w:autoSpaceDN w:val="0"/>
        <w:adjustRightInd w:val="0"/>
        <w:ind w:left="640" w:hanging="640"/>
        <w:rPr>
          <w:noProof/>
        </w:rPr>
      </w:pPr>
      <w:r w:rsidRPr="000D2F14">
        <w:rPr>
          <w:noProof/>
        </w:rPr>
        <w:t>25.</w:t>
      </w:r>
      <w:r w:rsidRPr="000D2F14">
        <w:rPr>
          <w:noProof/>
        </w:rPr>
        <w:tab/>
        <w:t xml:space="preserve">Bennett, J. E. </w:t>
      </w:r>
      <w:r w:rsidRPr="000D2F14">
        <w:rPr>
          <w:i/>
          <w:iCs/>
          <w:noProof/>
        </w:rPr>
        <w:t>et al.</w:t>
      </w:r>
      <w:r w:rsidRPr="000D2F14">
        <w:rPr>
          <w:noProof/>
        </w:rPr>
        <w:t xml:space="preserve"> The future of life expectancy and life expectancy inequalities in England and Wales: Bayesian spatiotemporal forecasting. </w:t>
      </w:r>
      <w:r w:rsidRPr="000D2F14">
        <w:rPr>
          <w:i/>
          <w:iCs/>
          <w:noProof/>
        </w:rPr>
        <w:t>Lancet</w:t>
      </w:r>
      <w:r w:rsidRPr="000D2F14">
        <w:rPr>
          <w:noProof/>
        </w:rPr>
        <w:t xml:space="preserve"> (2015). doi:10.1016/S0140-6736(15)60296-3</w:t>
      </w:r>
    </w:p>
    <w:p w14:paraId="4C890BA2" w14:textId="4DCE4A81" w:rsidR="002C64F6" w:rsidRDefault="00A62CA7" w:rsidP="000D2F1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1"/>
      <w:footerReference w:type="default" r:id="rId12"/>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 w:author="Ezzati, Majid" w:date="2020-01-27T08:17:00Z" w:initials="EM">
    <w:p w14:paraId="53EA6804" w14:textId="58D91DF9" w:rsidR="00535113" w:rsidRDefault="00535113">
      <w:pPr>
        <w:pStyle w:val="CommentText"/>
      </w:pPr>
      <w:r>
        <w:rPr>
          <w:rStyle w:val="CommentReference"/>
        </w:rPr>
        <w:annotationRef/>
      </w:r>
      <w:r>
        <w:t>cite</w:t>
      </w:r>
    </w:p>
  </w:comment>
  <w:comment w:id="13" w:author="Ezzati, Majid" w:date="2020-01-27T08:16:00Z" w:initials="EM">
    <w:p w14:paraId="446343B1" w14:textId="1C86B0E7" w:rsidR="00535113" w:rsidRDefault="00535113">
      <w:pPr>
        <w:pStyle w:val="CommentText"/>
      </w:pPr>
      <w:r>
        <w:rPr>
          <w:rStyle w:val="CommentReference"/>
        </w:rPr>
        <w:annotationRef/>
      </w:r>
      <w:r>
        <w:t>In reference 10, your citation manager is treating Chiara’s last name only as Cesare. Correct how it is entered.</w:t>
      </w:r>
    </w:p>
  </w:comment>
  <w:comment w:id="16" w:author="Ezzati, Majid" w:date="2020-01-27T08:18:00Z" w:initials="EM">
    <w:p w14:paraId="3B96BFBF" w14:textId="4E91CD31" w:rsidR="00535113" w:rsidRDefault="00535113">
      <w:pPr>
        <w:pStyle w:val="CommentText"/>
      </w:pPr>
      <w:r>
        <w:rPr>
          <w:rStyle w:val="CommentReference"/>
        </w:rPr>
        <w:annotationRef/>
      </w:r>
      <w:r>
        <w:t>Remove 8 from here</w:t>
      </w:r>
    </w:p>
  </w:comment>
  <w:comment w:id="27" w:author="Ezzati, Majid" w:date="2020-01-27T08:19:00Z" w:initials="EM">
    <w:p w14:paraId="3E3E78E6" w14:textId="7FB1D0D7" w:rsidR="00535113" w:rsidRDefault="00535113">
      <w:pPr>
        <w:pStyle w:val="CommentText"/>
      </w:pPr>
      <w:r>
        <w:rPr>
          <w:rStyle w:val="CommentReference"/>
        </w:rPr>
        <w:annotationRef/>
      </w:r>
      <w:r>
        <w:t>Cite 14</w:t>
      </w:r>
    </w:p>
  </w:comment>
  <w:comment w:id="35" w:author="Ezzati, Majid" w:date="2020-01-27T08:20:00Z" w:initials="EM">
    <w:p w14:paraId="745F46AC" w14:textId="09DF9736" w:rsidR="00535113" w:rsidRDefault="00535113">
      <w:pPr>
        <w:pStyle w:val="CommentText"/>
      </w:pPr>
      <w:r>
        <w:rPr>
          <w:rStyle w:val="CommentReference"/>
        </w:rPr>
        <w:annotationRef/>
      </w:r>
      <w:r>
        <w:t>To discuss simplifying</w:t>
      </w:r>
    </w:p>
  </w:comment>
  <w:comment w:id="55" w:author="Ezzati, Majid" w:date="2020-01-27T17:44:00Z" w:initials="EM">
    <w:p w14:paraId="71FDEC8F" w14:textId="390C0DB7" w:rsidR="00FD4477" w:rsidRDefault="00FD4477">
      <w:pPr>
        <w:pStyle w:val="CommentText"/>
      </w:pPr>
      <w:r>
        <w:rPr>
          <w:rStyle w:val="CommentReference"/>
        </w:rPr>
        <w:annotationRef/>
      </w:r>
      <w:r>
        <w:t>Cite 12 here (assuming that is the relevant one)</w:t>
      </w:r>
    </w:p>
  </w:comment>
  <w:comment w:id="62" w:author="Ezzati, Majid" w:date="2020-01-27T08:46:00Z" w:initials="EM">
    <w:p w14:paraId="1FDC10AD" w14:textId="7B20F5EF" w:rsidR="00655141" w:rsidRDefault="00655141">
      <w:pPr>
        <w:pStyle w:val="CommentText"/>
      </w:pPr>
      <w:r>
        <w:rPr>
          <w:rStyle w:val="CommentReference"/>
        </w:rPr>
        <w:annotationRef/>
      </w:r>
      <w:r>
        <w:t>Title says sunlight not sunshine. We have to be careful given the context</w:t>
      </w:r>
    </w:p>
  </w:comment>
  <w:comment w:id="64" w:author="Ezzati, Majid" w:date="2020-01-27T08:48:00Z" w:initials="EM">
    <w:p w14:paraId="19386C80" w14:textId="3B31C39C" w:rsidR="00531D1D" w:rsidRDefault="00531D1D">
      <w:pPr>
        <w:pStyle w:val="CommentText"/>
      </w:pPr>
      <w:r>
        <w:rPr>
          <w:rStyle w:val="CommentReference"/>
        </w:rPr>
        <w:annotationRef/>
      </w:r>
      <w:r>
        <w:t>In</w:t>
      </w:r>
      <w:r w:rsidR="00FD4477">
        <w:t xml:space="preserve">dependent association is a </w:t>
      </w:r>
      <w:r>
        <w:t>different story</w:t>
      </w:r>
    </w:p>
  </w:comment>
  <w:comment w:id="43" w:author="Ezzati, Majid" w:date="2020-01-27T08:48:00Z" w:initials="EM">
    <w:p w14:paraId="2CC54D7B" w14:textId="63777B35" w:rsidR="00655141" w:rsidRDefault="00655141">
      <w:pPr>
        <w:pStyle w:val="CommentText"/>
      </w:pPr>
      <w:r>
        <w:rPr>
          <w:rStyle w:val="CommentReference"/>
        </w:rPr>
        <w:annotationRef/>
      </w:r>
      <w:r>
        <w:t>This was a bit all over the place. I have tried to streamline but to discuss</w:t>
      </w:r>
    </w:p>
  </w:comment>
  <w:comment w:id="74" w:author="Ezzati, Majid" w:date="2020-01-27T08:25:00Z" w:initials="EM">
    <w:p w14:paraId="3BCFACE6" w14:textId="7A592CC4" w:rsidR="006F6D02" w:rsidRDefault="006F6D02">
      <w:pPr>
        <w:pStyle w:val="CommentText"/>
      </w:pPr>
      <w:r>
        <w:rPr>
          <w:rStyle w:val="CommentReference"/>
        </w:rPr>
        <w:annotationRef/>
      </w:r>
      <w:r>
        <w:t>Can we discuss something more relevant. Definitely not Caspian sea!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3EA6804" w15:done="0"/>
  <w15:commentEx w15:paraId="446343B1" w15:done="0"/>
  <w15:commentEx w15:paraId="3B96BFBF" w15:done="0"/>
  <w15:commentEx w15:paraId="3E3E78E6" w15:done="0"/>
  <w15:commentEx w15:paraId="745F46AC" w15:done="0"/>
  <w15:commentEx w15:paraId="71FDEC8F" w15:done="0"/>
  <w15:commentEx w15:paraId="1FDC10AD" w15:done="0"/>
  <w15:commentEx w15:paraId="19386C80" w15:done="0"/>
  <w15:commentEx w15:paraId="2CC54D7B" w15:done="0"/>
  <w15:commentEx w15:paraId="3BCFAC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584E00D" w16cid:durableId="21D57E9F"/>
  <w16cid:commentId w16cid:paraId="6D2289C2" w16cid:durableId="21D6DDD8"/>
  <w16cid:commentId w16cid:paraId="671C0ECA" w16cid:durableId="21D819FA"/>
  <w16cid:commentId w16cid:paraId="21109771" w16cid:durableId="21D81E27"/>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1E93B2" w14:textId="77777777" w:rsidR="00804C42" w:rsidRDefault="00804C42">
      <w:r>
        <w:separator/>
      </w:r>
    </w:p>
  </w:endnote>
  <w:endnote w:type="continuationSeparator" w:id="0">
    <w:p w14:paraId="48055543" w14:textId="77777777" w:rsidR="00804C42" w:rsidRDefault="00804C42">
      <w:r>
        <w:continuationSeparator/>
      </w:r>
    </w:p>
  </w:endnote>
  <w:endnote w:type="continuationNotice" w:id="1">
    <w:p w14:paraId="3F66C4CC" w14:textId="77777777" w:rsidR="00804C42" w:rsidRDefault="00804C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20840C86"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0029">
      <w:rPr>
        <w:rStyle w:val="PageNumber"/>
        <w:noProof/>
      </w:rPr>
      <w:t>6</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75ACDD" w14:textId="77777777" w:rsidR="00804C42" w:rsidRDefault="00804C42">
      <w:r>
        <w:separator/>
      </w:r>
    </w:p>
  </w:footnote>
  <w:footnote w:type="continuationSeparator" w:id="0">
    <w:p w14:paraId="54118001" w14:textId="77777777" w:rsidR="00804C42" w:rsidRDefault="00804C42">
      <w:r>
        <w:continuationSeparator/>
      </w:r>
    </w:p>
  </w:footnote>
  <w:footnote w:type="continuationNotice" w:id="1">
    <w:p w14:paraId="498CA241" w14:textId="77777777" w:rsidR="00804C42" w:rsidRDefault="00804C42"/>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3490"/>
    <w:rsid w:val="00034BA2"/>
    <w:rsid w:val="00036ABF"/>
    <w:rsid w:val="00037343"/>
    <w:rsid w:val="00040AAF"/>
    <w:rsid w:val="00040AE0"/>
    <w:rsid w:val="00040DB9"/>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235A4"/>
    <w:rsid w:val="00123774"/>
    <w:rsid w:val="001241AE"/>
    <w:rsid w:val="00125AD1"/>
    <w:rsid w:val="0012770D"/>
    <w:rsid w:val="00127E88"/>
    <w:rsid w:val="00132544"/>
    <w:rsid w:val="00133139"/>
    <w:rsid w:val="00134649"/>
    <w:rsid w:val="001371DD"/>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78B7"/>
    <w:rsid w:val="00161939"/>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9C2"/>
    <w:rsid w:val="002F1D41"/>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35B7"/>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1D1D"/>
    <w:rsid w:val="00532348"/>
    <w:rsid w:val="00535113"/>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A68CF"/>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3262"/>
    <w:rsid w:val="00655141"/>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368"/>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4154"/>
    <w:rsid w:val="00965777"/>
    <w:rsid w:val="009678D3"/>
    <w:rsid w:val="00971FE4"/>
    <w:rsid w:val="00973F5B"/>
    <w:rsid w:val="0097570B"/>
    <w:rsid w:val="00977058"/>
    <w:rsid w:val="009771CB"/>
    <w:rsid w:val="00977586"/>
    <w:rsid w:val="009801F5"/>
    <w:rsid w:val="00981B2C"/>
    <w:rsid w:val="0098425A"/>
    <w:rsid w:val="00984C48"/>
    <w:rsid w:val="00984FB4"/>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3E8"/>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16BD"/>
    <w:rsid w:val="00D6386C"/>
    <w:rsid w:val="00D6524A"/>
    <w:rsid w:val="00D65FA3"/>
    <w:rsid w:val="00D67FE8"/>
    <w:rsid w:val="00D7144B"/>
    <w:rsid w:val="00D72DCF"/>
    <w:rsid w:val="00D73305"/>
    <w:rsid w:val="00D80D6E"/>
    <w:rsid w:val="00D80EC0"/>
    <w:rsid w:val="00D814E1"/>
    <w:rsid w:val="00D8156C"/>
    <w:rsid w:val="00D833DE"/>
    <w:rsid w:val="00D83CCD"/>
    <w:rsid w:val="00D8492E"/>
    <w:rsid w:val="00D85D38"/>
    <w:rsid w:val="00D86244"/>
    <w:rsid w:val="00D86D18"/>
    <w:rsid w:val="00D91594"/>
    <w:rsid w:val="00D92DB5"/>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FFD"/>
    <w:rsid w:val="00F50520"/>
    <w:rsid w:val="00F505DA"/>
    <w:rsid w:val="00F5152F"/>
    <w:rsid w:val="00F52C65"/>
    <w:rsid w:val="00F5453F"/>
    <w:rsid w:val="00F55AC7"/>
    <w:rsid w:val="00F56816"/>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
    <w:name w:val="Unresolved Mention"/>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globalenvhealth.org/code-data-download/" TargetMode="Externa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3FD06-9080-403C-8252-870590641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19199</Words>
  <Characters>109438</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101</cp:revision>
  <cp:lastPrinted>2019-04-24T23:05:00Z</cp:lastPrinted>
  <dcterms:created xsi:type="dcterms:W3CDTF">2020-01-26T17:04:00Z</dcterms:created>
  <dcterms:modified xsi:type="dcterms:W3CDTF">2020-01-27T21:07:00Z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