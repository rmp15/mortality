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11E4FF9" w14:textId="2E642C75" w:rsidR="00BA6417" w:rsidRPr="00E85AFA" w:rsidRDefault="00275E3F" w:rsidP="00613BCB">
      <w:pPr>
        <w:spacing w:line="480" w:lineRule="auto"/>
        <w:jc w:val="both"/>
        <w:outlineLvl w:val="0"/>
        <w:rPr>
          <w:b/>
          <w:color w:val="000000" w:themeColor="text1"/>
        </w:rPr>
      </w:pPr>
      <w:r>
        <w:rPr>
          <w:b/>
          <w:color w:val="000000" w:themeColor="text1"/>
        </w:rPr>
        <w:t>Response to Mitchell et al</w:t>
      </w:r>
      <w:r w:rsidR="00B31339">
        <w:rPr>
          <w:b/>
          <w:color w:val="000000" w:themeColor="text1"/>
        </w:rPr>
        <w:t xml:space="preserve"> – Relevant and Robust Data for Climate Change Risk Assessment</w:t>
      </w:r>
    </w:p>
    <w:p w14:paraId="3E919526" w14:textId="444B78C6" w:rsidR="00A1237F" w:rsidRPr="00E85AFA" w:rsidRDefault="00A1237F" w:rsidP="00A1237F">
      <w:pPr>
        <w:spacing w:line="480" w:lineRule="auto"/>
        <w:jc w:val="both"/>
        <w:outlineLvl w:val="0"/>
        <w:rPr>
          <w:color w:val="000000" w:themeColor="text1"/>
          <w:vertAlign w:val="superscript"/>
        </w:rPr>
      </w:pPr>
      <w:r w:rsidRPr="00E85AFA">
        <w:rPr>
          <w:color w:val="000000" w:themeColor="text1"/>
        </w:rPr>
        <w:t>Robbie M Parks</w:t>
      </w:r>
      <w:r w:rsidRPr="00E85AFA">
        <w:rPr>
          <w:color w:val="000000" w:themeColor="text1"/>
          <w:vertAlign w:val="superscript"/>
        </w:rPr>
        <w:t>1,2</w:t>
      </w:r>
      <w:r>
        <w:rPr>
          <w:color w:val="000000" w:themeColor="text1"/>
          <w:vertAlign w:val="superscript"/>
        </w:rPr>
        <w:t>,3</w:t>
      </w:r>
      <w:r w:rsidRPr="00E85AFA">
        <w:rPr>
          <w:color w:val="000000" w:themeColor="text1"/>
        </w:rPr>
        <w:t>, James E Bennett</w:t>
      </w:r>
      <w:r w:rsidRPr="00E85AFA">
        <w:rPr>
          <w:color w:val="000000" w:themeColor="text1"/>
          <w:vertAlign w:val="superscript"/>
        </w:rPr>
        <w:t>1,2</w:t>
      </w:r>
      <w:r>
        <w:rPr>
          <w:color w:val="000000" w:themeColor="text1"/>
          <w:vertAlign w:val="superscript"/>
        </w:rPr>
        <w:t>,4</w:t>
      </w:r>
      <w:r w:rsidRPr="00E85AFA">
        <w:rPr>
          <w:color w:val="000000" w:themeColor="text1"/>
        </w:rPr>
        <w:t>, Helen Tamura-Wicks</w:t>
      </w:r>
      <w:r w:rsidRPr="00E85AFA">
        <w:rPr>
          <w:color w:val="000000" w:themeColor="text1"/>
          <w:vertAlign w:val="superscript"/>
        </w:rPr>
        <w:t>1,2</w:t>
      </w:r>
      <w:r w:rsidRPr="00E85AFA">
        <w:rPr>
          <w:color w:val="000000" w:themeColor="text1"/>
        </w:rPr>
        <w:t>, Vasilis Kontis</w:t>
      </w:r>
      <w:r w:rsidRPr="00E85AFA">
        <w:rPr>
          <w:color w:val="000000" w:themeColor="text1"/>
          <w:vertAlign w:val="superscript"/>
        </w:rPr>
        <w:t>1,2</w:t>
      </w:r>
      <w:r w:rsidRPr="00E85AFA">
        <w:rPr>
          <w:color w:val="000000" w:themeColor="text1"/>
        </w:rPr>
        <w:t>, Ralf Toumi</w:t>
      </w:r>
      <w:r>
        <w:rPr>
          <w:color w:val="000000" w:themeColor="text1"/>
          <w:vertAlign w:val="superscript"/>
        </w:rPr>
        <w:t>5</w:t>
      </w:r>
      <w:r w:rsidRPr="00E85AFA">
        <w:rPr>
          <w:color w:val="000000" w:themeColor="text1"/>
        </w:rPr>
        <w:t>, Goodarz Danaei</w:t>
      </w:r>
      <w:r w:rsidR="000E27D6">
        <w:rPr>
          <w:color w:val="000000" w:themeColor="text1"/>
          <w:vertAlign w:val="superscript"/>
        </w:rPr>
        <w:t>6</w:t>
      </w:r>
      <w:r w:rsidRPr="00E85AFA">
        <w:rPr>
          <w:color w:val="000000" w:themeColor="text1"/>
        </w:rPr>
        <w:t>, Majid Ezzati</w:t>
      </w:r>
      <w:r w:rsidRPr="00E85AFA">
        <w:rPr>
          <w:color w:val="000000" w:themeColor="text1"/>
          <w:vertAlign w:val="superscript"/>
        </w:rPr>
        <w:t>1,2,</w:t>
      </w:r>
      <w:r>
        <w:rPr>
          <w:color w:val="000000" w:themeColor="text1"/>
          <w:vertAlign w:val="superscript"/>
        </w:rPr>
        <w:t>4</w:t>
      </w:r>
      <w:r w:rsidRPr="00E85AFA">
        <w:rPr>
          <w:color w:val="000000" w:themeColor="text1"/>
          <w:vertAlign w:val="superscript"/>
        </w:rPr>
        <w:t>*</w:t>
      </w:r>
    </w:p>
    <w:p w14:paraId="310C0F41" w14:textId="77777777" w:rsidR="002C64F6" w:rsidRPr="00E85AFA" w:rsidRDefault="002C64F6" w:rsidP="002C64F6">
      <w:pPr>
        <w:spacing w:line="480" w:lineRule="auto"/>
        <w:jc w:val="both"/>
        <w:outlineLvl w:val="0"/>
        <w:rPr>
          <w:color w:val="000000" w:themeColor="text1"/>
        </w:rPr>
      </w:pPr>
    </w:p>
    <w:p w14:paraId="405C2493" w14:textId="3926F078" w:rsidR="00230E7B" w:rsidRPr="00E85AFA" w:rsidRDefault="00230E7B" w:rsidP="00230E7B">
      <w:pPr>
        <w:spacing w:line="480" w:lineRule="auto"/>
        <w:jc w:val="both"/>
        <w:rPr>
          <w:color w:val="000000" w:themeColor="text1"/>
        </w:rPr>
      </w:pPr>
      <w:r w:rsidRPr="00E85AFA">
        <w:rPr>
          <w:color w:val="000000" w:themeColor="text1"/>
          <w:vertAlign w:val="superscript"/>
        </w:rPr>
        <w:t>1</w:t>
      </w:r>
      <w:r w:rsidRPr="00E85AFA">
        <w:rPr>
          <w:color w:val="000000" w:themeColor="text1"/>
        </w:rPr>
        <w:t>MRC Centre for Environment and Health, Imperial College London, London, United Kingdom</w:t>
      </w:r>
    </w:p>
    <w:p w14:paraId="29F4013B" w14:textId="77777777" w:rsidR="00230E7B" w:rsidRDefault="00230E7B" w:rsidP="00230E7B">
      <w:pPr>
        <w:spacing w:line="480" w:lineRule="auto"/>
        <w:jc w:val="both"/>
        <w:rPr>
          <w:color w:val="000000" w:themeColor="text1"/>
        </w:rPr>
      </w:pPr>
      <w:r w:rsidRPr="00E85AFA">
        <w:rPr>
          <w:color w:val="000000" w:themeColor="text1"/>
          <w:vertAlign w:val="superscript"/>
        </w:rPr>
        <w:t>2</w:t>
      </w:r>
      <w:r w:rsidRPr="00E85AFA">
        <w:rPr>
          <w:color w:val="000000" w:themeColor="text1"/>
        </w:rPr>
        <w:t>Department of Epidemiology and Biostatistics, School of Public Health, Imperial College London, London, United Kingdom</w:t>
      </w:r>
    </w:p>
    <w:p w14:paraId="10E00882" w14:textId="77777777" w:rsidR="00230E7B" w:rsidRPr="006556AD" w:rsidRDefault="00230E7B" w:rsidP="00230E7B">
      <w:pPr>
        <w:spacing w:line="480" w:lineRule="auto"/>
        <w:jc w:val="both"/>
        <w:rPr>
          <w:color w:val="000000" w:themeColor="text1"/>
          <w:vertAlign w:val="superscript"/>
        </w:rPr>
      </w:pPr>
      <w:r>
        <w:rPr>
          <w:color w:val="000000" w:themeColor="text1"/>
          <w:vertAlign w:val="superscript"/>
        </w:rPr>
        <w:t>3</w:t>
      </w:r>
      <w:r>
        <w:rPr>
          <w:color w:val="000000" w:themeColor="text1"/>
        </w:rPr>
        <w:t>The Earth Institute, Columbia University, New York, New York, USA</w:t>
      </w:r>
    </w:p>
    <w:p w14:paraId="59559641" w14:textId="6EFC7D52" w:rsidR="00230E7B" w:rsidRPr="00E85AFA" w:rsidRDefault="00A1237F" w:rsidP="00230E7B">
      <w:pPr>
        <w:spacing w:line="480" w:lineRule="auto"/>
        <w:jc w:val="both"/>
        <w:rPr>
          <w:color w:val="000000" w:themeColor="text1"/>
        </w:rPr>
      </w:pPr>
      <w:r>
        <w:rPr>
          <w:color w:val="000000" w:themeColor="text1"/>
          <w:vertAlign w:val="superscript"/>
        </w:rPr>
        <w:t>4</w:t>
      </w:r>
      <w:r w:rsidR="00230E7B" w:rsidRPr="00324F0F">
        <w:t>Abdul Latif Jameel Institute for Disease and Emergency Analytics</w:t>
      </w:r>
      <w:r w:rsidR="00230E7B">
        <w:t xml:space="preserve">, </w:t>
      </w:r>
      <w:r w:rsidR="00230E7B" w:rsidRPr="00E85AFA">
        <w:rPr>
          <w:color w:val="000000" w:themeColor="text1"/>
        </w:rPr>
        <w:t>Imperial College London, London, United Kingdom</w:t>
      </w:r>
    </w:p>
    <w:p w14:paraId="4372135B" w14:textId="148139C3" w:rsidR="00230E7B" w:rsidRPr="00E85AFA" w:rsidRDefault="00A1237F" w:rsidP="00230E7B">
      <w:pPr>
        <w:spacing w:line="480" w:lineRule="auto"/>
        <w:jc w:val="both"/>
        <w:rPr>
          <w:color w:val="000000" w:themeColor="text1"/>
        </w:rPr>
      </w:pPr>
      <w:r>
        <w:rPr>
          <w:color w:val="000000" w:themeColor="text1"/>
          <w:vertAlign w:val="superscript"/>
        </w:rPr>
        <w:t>5</w:t>
      </w:r>
      <w:r w:rsidR="00230E7B" w:rsidRPr="00E85AFA">
        <w:rPr>
          <w:color w:val="000000" w:themeColor="text1"/>
        </w:rPr>
        <w:t>Space and Atmospheric Physics, Imperial College London, London, United Kingdom</w:t>
      </w:r>
    </w:p>
    <w:p w14:paraId="0A5D5870" w14:textId="56891E0B" w:rsidR="00230E7B" w:rsidRPr="00E85AFA" w:rsidRDefault="000E27D6" w:rsidP="00230E7B">
      <w:pPr>
        <w:spacing w:line="480" w:lineRule="auto"/>
        <w:jc w:val="both"/>
        <w:rPr>
          <w:color w:val="000000" w:themeColor="text1"/>
        </w:rPr>
      </w:pPr>
      <w:r>
        <w:rPr>
          <w:color w:val="000000" w:themeColor="text1"/>
          <w:vertAlign w:val="superscript"/>
        </w:rPr>
        <w:t>6</w:t>
      </w:r>
      <w:r w:rsidR="00230E7B" w:rsidRPr="00E85AFA">
        <w:rPr>
          <w:color w:val="000000" w:themeColor="text1"/>
        </w:rPr>
        <w:t>Harvard T.H. Chan School of Public Health, Boston, Massachusetts, USA</w:t>
      </w:r>
    </w:p>
    <w:p w14:paraId="0A6D8131" w14:textId="40A48769" w:rsidR="00230E7B" w:rsidRPr="00E85AFA" w:rsidRDefault="006C44B8" w:rsidP="006C44B8">
      <w:pPr>
        <w:tabs>
          <w:tab w:val="left" w:pos="2450"/>
        </w:tabs>
        <w:spacing w:line="480" w:lineRule="auto"/>
        <w:jc w:val="both"/>
        <w:rPr>
          <w:color w:val="000000" w:themeColor="text1"/>
        </w:rPr>
      </w:pPr>
      <w:r>
        <w:rPr>
          <w:color w:val="000000" w:themeColor="text1"/>
        </w:rPr>
        <w:tab/>
      </w:r>
    </w:p>
    <w:p w14:paraId="66194829" w14:textId="7FF8B224" w:rsidR="001C6C5E" w:rsidRDefault="002C64F6" w:rsidP="002C64F6">
      <w:pPr>
        <w:spacing w:line="480" w:lineRule="auto"/>
        <w:jc w:val="both"/>
        <w:outlineLvl w:val="0"/>
        <w:rPr>
          <w:color w:val="000000" w:themeColor="text1"/>
        </w:rPr>
      </w:pPr>
      <w:r>
        <w:rPr>
          <w:color w:val="000000" w:themeColor="text1"/>
        </w:rPr>
        <w:t>Much of the previous w</w:t>
      </w:r>
      <w:r w:rsidR="00440FE0">
        <w:rPr>
          <w:color w:val="000000" w:themeColor="text1"/>
        </w:rPr>
        <w:t>ork on temperature, including by us,</w:t>
      </w:r>
      <w:r w:rsidR="00D546A3">
        <w:rPr>
          <w:color w:val="000000" w:themeColor="text1"/>
        </w:rPr>
        <w:fldChar w:fldCharType="begin" w:fldLock="1"/>
      </w:r>
      <w:r w:rsidR="00A62CA7">
        <w:rPr>
          <w:color w:val="000000" w:themeColor="text1"/>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lt;sup&gt;1&lt;/sup&gt;","plainTextFormattedCitation":"1","previouslyFormattedCitation":"&lt;sup&gt;1&lt;/sup&gt;"},"properties":{"noteIndex":0},"schema":"https://github.com/citation-style-language/schema/raw/master/csl-citation.json"}</w:instrText>
      </w:r>
      <w:r w:rsidR="00D546A3">
        <w:rPr>
          <w:color w:val="000000" w:themeColor="text1"/>
        </w:rPr>
        <w:fldChar w:fldCharType="separate"/>
      </w:r>
      <w:r w:rsidR="00D546A3" w:rsidRPr="00D546A3">
        <w:rPr>
          <w:noProof/>
          <w:color w:val="000000" w:themeColor="text1"/>
          <w:vertAlign w:val="superscript"/>
        </w:rPr>
        <w:t>1</w:t>
      </w:r>
      <w:r w:rsidR="00D546A3">
        <w:rPr>
          <w:color w:val="000000" w:themeColor="text1"/>
        </w:rPr>
        <w:fldChar w:fldCharType="end"/>
      </w:r>
      <w:r w:rsidR="00440FE0">
        <w:rPr>
          <w:color w:val="000000" w:themeColor="text1"/>
        </w:rPr>
        <w:t xml:space="preserve"> has used variations in daily temperature</w:t>
      </w:r>
      <w:r w:rsidRPr="002C64F6">
        <w:rPr>
          <w:color w:val="000000" w:themeColor="text1"/>
        </w:rPr>
        <w:t xml:space="preserve"> </w:t>
      </w:r>
      <w:r>
        <w:rPr>
          <w:color w:val="000000" w:themeColor="text1"/>
        </w:rPr>
        <w:t>to estimate how temperature is associated with disease and mortality</w:t>
      </w:r>
      <w:r w:rsidR="001235A4">
        <w:rPr>
          <w:color w:val="000000" w:themeColor="text1"/>
        </w:rPr>
        <w:t xml:space="preserve">, following methodology used in </w:t>
      </w:r>
      <w:r w:rsidR="00E40572">
        <w:rPr>
          <w:color w:val="000000" w:themeColor="text1"/>
        </w:rPr>
        <w:t xml:space="preserve">studying </w:t>
      </w:r>
      <w:r w:rsidR="001235A4">
        <w:rPr>
          <w:color w:val="000000" w:themeColor="text1"/>
        </w:rPr>
        <w:t>air pollution</w:t>
      </w:r>
      <w:r>
        <w:rPr>
          <w:color w:val="000000" w:themeColor="text1"/>
        </w:rPr>
        <w:t xml:space="preserve">. The results of </w:t>
      </w:r>
      <w:r w:rsidR="00133139">
        <w:rPr>
          <w:color w:val="000000" w:themeColor="text1"/>
        </w:rPr>
        <w:t xml:space="preserve">time-series studies </w:t>
      </w:r>
      <w:r w:rsidR="002C3205">
        <w:rPr>
          <w:color w:val="000000" w:themeColor="text1"/>
        </w:rPr>
        <w:t>c</w:t>
      </w:r>
      <w:bookmarkStart w:id="0" w:name="_GoBack"/>
      <w:bookmarkEnd w:id="0"/>
      <w:r w:rsidR="002C3205">
        <w:rPr>
          <w:color w:val="000000" w:themeColor="text1"/>
        </w:rPr>
        <w:t>an inform</w:t>
      </w:r>
      <w:r>
        <w:rPr>
          <w:color w:val="000000" w:themeColor="text1"/>
        </w:rPr>
        <w:t xml:space="preserve"> short-term planning</w:t>
      </w:r>
      <w:r w:rsidR="00B31339">
        <w:rPr>
          <w:color w:val="000000" w:themeColor="text1"/>
        </w:rPr>
        <w:t xml:space="preserve"> –</w:t>
      </w:r>
      <w:r w:rsidR="00535113">
        <w:rPr>
          <w:color w:val="000000" w:themeColor="text1"/>
        </w:rPr>
        <w:t xml:space="preserve">what to expect </w:t>
      </w:r>
      <w:r w:rsidR="00B31339">
        <w:rPr>
          <w:color w:val="000000" w:themeColor="text1"/>
        </w:rPr>
        <w:t>on hot and cold days –</w:t>
      </w:r>
      <w:r>
        <w:rPr>
          <w:color w:val="000000" w:themeColor="text1"/>
        </w:rPr>
        <w:t xml:space="preserve"> but have</w:t>
      </w:r>
      <w:r w:rsidR="00440FE0">
        <w:rPr>
          <w:color w:val="000000" w:themeColor="text1"/>
        </w:rPr>
        <w:t xml:space="preserve"> limited direct relevance to </w:t>
      </w:r>
      <w:r>
        <w:rPr>
          <w:color w:val="000000" w:themeColor="text1"/>
        </w:rPr>
        <w:t xml:space="preserve">understanding how </w:t>
      </w:r>
      <w:r w:rsidR="00440FE0">
        <w:rPr>
          <w:color w:val="000000" w:themeColor="text1"/>
        </w:rPr>
        <w:t>changes in temperature over longer-time periods</w:t>
      </w:r>
      <w:r w:rsidR="00B31339">
        <w:rPr>
          <w:color w:val="000000" w:themeColor="text1"/>
        </w:rPr>
        <w:t xml:space="preserve"> </w:t>
      </w:r>
      <w:r>
        <w:rPr>
          <w:color w:val="000000" w:themeColor="text1"/>
        </w:rPr>
        <w:t xml:space="preserve">influence human health, exactly because they </w:t>
      </w:r>
      <w:r w:rsidR="00535113">
        <w:rPr>
          <w:color w:val="000000" w:themeColor="text1"/>
        </w:rPr>
        <w:t>use</w:t>
      </w:r>
      <w:r>
        <w:rPr>
          <w:color w:val="000000" w:themeColor="text1"/>
        </w:rPr>
        <w:t xml:space="preserve"> daily variability.</w:t>
      </w:r>
      <w:r w:rsidR="005B312A">
        <w:rPr>
          <w:color w:val="000000" w:themeColor="text1"/>
        </w:rPr>
        <w:fldChar w:fldCharType="begin" w:fldLock="1"/>
      </w:r>
      <w:r w:rsidR="00237B5C">
        <w:rPr>
          <w:color w:val="000000" w:themeColor="text1"/>
        </w:rPr>
        <w:instrText>ADDIN CSL_CITATION {"citationItems":[{"id":"ITEM-1","itemData":{"DOI":"10.1093/aje/153.11.1050","ISSN":"00029262","abstract":"Epidemiologic studies are crucial to the estimation of numbers of deaths attributable to air pollution. In this paper, the authors present a framework for distinguishing estimates of attributable cases based on time-series studies from those based on cohort studies, the latter being 5-10 times larger. The authors distinguish four categories of death associated with air pollution: A) air pollution increases both the risk of underlying diseases leading to frailty and the short term risk of death among the frail; B) air pollution increases the risk of chronic diseases leading to frailty but is unrelated to timing of death; C) air pollution is unrelated to risk of chronic diseases but short term exposure increases mortality among persons who are frail; and D) neither underlying chronic disease nor the event of death is related to air pollution exposure. Time-series approaches capture deaths from categories A and C, whereas cohort studies assess cases from categories A, B, and C. In addition, years of life lost can only be derived from cohort studies, where time to death is the outcome, while in time-series studies, death is a once-only event (no dimension in time). The authors conclude that time-series analyses underestimate cases of death attributable to air pollution and that assessment of the impact of air pollution on mortality should be based on cohor t studies.","author":[{"dropping-particle":"","family":"Künzli","given":"N.","non-dropping-particle":"","parse-names":false,"suffix":""},{"dropping-particle":"","family":"Medina","given":"S.","non-dropping-particle":"","parse-names":false,"suffix":""},{"dropping-particle":"","family":"Kaiser","given":"R.","non-dropping-particle":"","parse-names":false,"suffix":""},{"dropping-particle":"","family":"Quéne","given":"P.","non-dropping-particle":"","parse-names":false,"suffix":""},{"dropping-particle":"","family":"Horak","given":"F.","non-dropping-particle":"","parse-names":false,"suffix":""},{"dropping-particle":"","family":"Studnicka","given":"M.","non-dropping-particle":"","parse-names":false,"suffix":""}],"container-title":"American Journal of Epidemiology","id":"ITEM-1","issued":{"date-parts":[["2001"]]},"title":"Assessment of deaths attributable to air pollution: should we use risk estimates based on time series or on cohort studies?","type":"article-journal"},"uris":["http://www.mendeley.com/documents/?uuid=e45cd98d-00e4-4ef5-8f3c-6c47c1ed1636"]}],"mendeley":{"formattedCitation":"&lt;sup&gt;2&lt;/sup&gt;","plainTextFormattedCitation":"2","previouslyFormattedCitation":"&lt;sup&gt;2&lt;/sup&gt;"},"properties":{"noteIndex":0},"schema":"https://github.com/citation-style-language/schema/raw/master/csl-citation.json"}</w:instrText>
      </w:r>
      <w:r w:rsidR="005B312A">
        <w:rPr>
          <w:color w:val="000000" w:themeColor="text1"/>
        </w:rPr>
        <w:fldChar w:fldCharType="separate"/>
      </w:r>
      <w:r w:rsidR="005B312A" w:rsidRPr="005B312A">
        <w:rPr>
          <w:noProof/>
          <w:color w:val="000000" w:themeColor="text1"/>
          <w:vertAlign w:val="superscript"/>
        </w:rPr>
        <w:t>2</w:t>
      </w:r>
      <w:r w:rsidR="005B312A">
        <w:rPr>
          <w:color w:val="000000" w:themeColor="text1"/>
        </w:rPr>
        <w:fldChar w:fldCharType="end"/>
      </w:r>
      <w:r>
        <w:rPr>
          <w:color w:val="000000" w:themeColor="text1"/>
        </w:rPr>
        <w:t xml:space="preserve"> By design, </w:t>
      </w:r>
      <w:r w:rsidR="00B31339">
        <w:rPr>
          <w:color w:val="000000" w:themeColor="text1"/>
        </w:rPr>
        <w:t>time-series analysis</w:t>
      </w:r>
      <w:r>
        <w:rPr>
          <w:color w:val="000000" w:themeColor="text1"/>
        </w:rPr>
        <w:t xml:space="preserve"> also </w:t>
      </w:r>
      <w:r w:rsidR="00B31339">
        <w:rPr>
          <w:color w:val="000000" w:themeColor="text1"/>
        </w:rPr>
        <w:t>cannot</w:t>
      </w:r>
      <w:r>
        <w:rPr>
          <w:color w:val="000000" w:themeColor="text1"/>
        </w:rPr>
        <w:t xml:space="preserve"> account for </w:t>
      </w:r>
      <w:r w:rsidR="00E40572">
        <w:rPr>
          <w:color w:val="000000" w:themeColor="text1"/>
        </w:rPr>
        <w:t xml:space="preserve">how populations </w:t>
      </w:r>
      <w:r w:rsidR="002C3205">
        <w:rPr>
          <w:color w:val="000000" w:themeColor="text1"/>
        </w:rPr>
        <w:t>adapt to their local climate</w:t>
      </w:r>
      <w:r w:rsidR="00133139">
        <w:rPr>
          <w:color w:val="000000" w:themeColor="text1"/>
        </w:rPr>
        <w:t>, leading to ad-hoc choices such as different thresholds</w:t>
      </w:r>
      <w:r w:rsidR="002C3205">
        <w:rPr>
          <w:color w:val="000000" w:themeColor="text1"/>
        </w:rPr>
        <w:t>. Our study,</w:t>
      </w:r>
      <w:r w:rsidR="005E6753">
        <w:rPr>
          <w:color w:val="000000" w:themeColor="text1"/>
        </w:rPr>
        <w:fldChar w:fldCharType="begin" w:fldLock="1"/>
      </w:r>
      <w:r w:rsidR="005E6753">
        <w:rPr>
          <w:color w:val="000000" w:themeColor="text1"/>
        </w:rPr>
        <w:instrText>ADDIN CSL_CITATION {"citationItems":[{"id":"ITEM-1","itemData":{"DOI":"10.1038/s41591-019-0721-y","ISSN":"1546170X","abstract":"Temperatures that deviate from the long-term local norm affect human health, and are projected to become more frequent as the global climate changes1. There are limited data on how such anomalies affect deaths from injuries. In the present study, we used data on mortality and temperature over 38 years (1980-2017) in the contiguous USA and formulated a Bayesian spatio-temporal model to quantify how anomalous temperatures, defined as deviations of monthly temperature from the local average monthly temperature over the entire analysis period, affect deaths from unintentional (transport, falls and drownings) and intentional (assault and suicide) injuries, by age group and sex. We found that a 1.5 °C anomalously warm year, as envisioned under the Paris Climate Agreement2, would be associated with an estimated 1,601 (95% credible interval 1,430-1,776) additional injury deaths. Of these additional deaths, 84% would occur in males, mostly in adolescence to middle age. These would comprise increases in deaths from drownings, transport, assault and suicide, offset partly by a decline in deaths from falls in older ages. The findings demonstrate the need for targeted interventions against injuries during periods of anomalously warm temperatures, especially as these episodes are likely to increase with global climate change.","author":[{"dropping-particle":"","family":"Parks","given":"Robbie M.","non-dropping-particle":"","parse-names":false,"suffix":""},{"dropping-particle":"","family":"Bennett","given":"James E.","non-dropping-particle":"","parse-names":false,"suffix":""},{"dropping-particle":"","family":"Tamura-Wicks","given":"Helen","non-dropping-particle":"","parse-names":false,"suffix":""},{"dropping-particle":"","family":"Kontis","given":"Vasilis","non-dropping-particle":"","parse-names":false,"suffix":""},{"dropping-particle":"","family":"Toumi","given":"Ralf","non-dropping-particle":"","parse-names":false,"suffix":""},{"dropping-particle":"","family":"Danaei","given":"Goodarz","non-dropping-particle":"","parse-names":false,"suffix":""},{"dropping-particle":"","family":"Ezzati","given":"Majid","non-dropping-particle":"","parse-names":false,"suffix":""}],"container-title":"Nature Medicine","id":"ITEM-1","issue":"1","issued":{"date-parts":[["2020"]]},"page":"65-70","publisher":"Springer US","title":"Anomalously warm temperatures are associated with increased injury deaths","type":"article-journal","volume":"26"},"uris":["http://www.mendeley.com/documents/?uuid=e39dff38-0c02-4b99-b5c5-0810fafa3028"]}],"mendeley":{"formattedCitation":"&lt;sup&gt;3&lt;/sup&gt;","plainTextFormattedCitation":"3","previouslyFormattedCitation":"&lt;sup&gt;3&lt;/sup&gt;"},"properties":{"noteIndex":0},"schema":"https://github.com/citation-style-language/schema/raw/master/csl-citation.json"}</w:instrText>
      </w:r>
      <w:r w:rsidR="005E6753">
        <w:rPr>
          <w:color w:val="000000" w:themeColor="text1"/>
        </w:rPr>
        <w:fldChar w:fldCharType="separate"/>
      </w:r>
      <w:r w:rsidR="005E6753" w:rsidRPr="005E6753">
        <w:rPr>
          <w:noProof/>
          <w:color w:val="000000" w:themeColor="text1"/>
          <w:vertAlign w:val="superscript"/>
        </w:rPr>
        <w:t>3</w:t>
      </w:r>
      <w:r w:rsidR="005E6753">
        <w:rPr>
          <w:color w:val="000000" w:themeColor="text1"/>
        </w:rPr>
        <w:fldChar w:fldCharType="end"/>
      </w:r>
      <w:r w:rsidR="002C3205">
        <w:rPr>
          <w:color w:val="000000" w:themeColor="text1"/>
        </w:rPr>
        <w:t xml:space="preserve"> as well as at least two other recent studies,</w:t>
      </w:r>
      <w:r w:rsidR="00237B5C">
        <w:rPr>
          <w:color w:val="000000" w:themeColor="text1"/>
        </w:rPr>
        <w:fldChar w:fldCharType="begin" w:fldLock="1"/>
      </w:r>
      <w:r w:rsidR="00C76841">
        <w:rPr>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Change","id":"ITEM-2","issue":"11","issued":{"date-parts":[["2015"]]},"page":"988-991","title":"Impacts of temperature and its variability on mortality in New England","type":"article-journal","volume":"5"},"uris":["http://www.mendeley.com/documents/?uuid=15df2a8d-32ac-4706-acb3-82c8adbbec5d"]}],"mendeley":{"formattedCitation":"&lt;sup&gt;4,5&lt;/sup&gt;","plainTextFormattedCitation":"4,5","previouslyFormattedCitation":"&lt;sup&gt;4,5&lt;/sup&gt;"},"properties":{"noteIndex":0},"schema":"https://github.com/citation-style-language/schema/raw/master/csl-citation.json"}</w:instrText>
      </w:r>
      <w:r w:rsidR="00237B5C">
        <w:rPr>
          <w:color w:val="000000" w:themeColor="text1"/>
        </w:rPr>
        <w:fldChar w:fldCharType="separate"/>
      </w:r>
      <w:r w:rsidR="00F6691C" w:rsidRPr="00F6691C">
        <w:rPr>
          <w:noProof/>
          <w:color w:val="000000" w:themeColor="text1"/>
          <w:vertAlign w:val="superscript"/>
        </w:rPr>
        <w:t>4,5</w:t>
      </w:r>
      <w:r w:rsidR="00237B5C">
        <w:rPr>
          <w:color w:val="000000" w:themeColor="text1"/>
        </w:rPr>
        <w:fldChar w:fldCharType="end"/>
      </w:r>
      <w:r w:rsidR="002C3205">
        <w:rPr>
          <w:color w:val="000000" w:themeColor="text1"/>
        </w:rPr>
        <w:t xml:space="preserve"> have</w:t>
      </w:r>
      <w:r w:rsidR="00AB3AE1">
        <w:rPr>
          <w:color w:val="000000" w:themeColor="text1"/>
        </w:rPr>
        <w:t xml:space="preserve"> used innovative design</w:t>
      </w:r>
      <w:r w:rsidR="004C6BED">
        <w:rPr>
          <w:color w:val="000000" w:themeColor="text1"/>
        </w:rPr>
        <w:t>s</w:t>
      </w:r>
      <w:r w:rsidR="00AB3AE1">
        <w:rPr>
          <w:color w:val="000000" w:themeColor="text1"/>
        </w:rPr>
        <w:t xml:space="preserve"> and methodology, and</w:t>
      </w:r>
      <w:r w:rsidR="002C3205">
        <w:rPr>
          <w:color w:val="000000" w:themeColor="text1"/>
        </w:rPr>
        <w:t xml:space="preserve"> large quantities of data</w:t>
      </w:r>
      <w:r w:rsidR="00AB3AE1">
        <w:rPr>
          <w:color w:val="000000" w:themeColor="text1"/>
        </w:rPr>
        <w:t>,</w:t>
      </w:r>
      <w:r w:rsidR="002C3205">
        <w:rPr>
          <w:color w:val="000000" w:themeColor="text1"/>
        </w:rPr>
        <w:t xml:space="preserve"> to overcome this inherent limitation of time-series studies in informing </w:t>
      </w:r>
      <w:r w:rsidR="004C6BED">
        <w:rPr>
          <w:color w:val="000000" w:themeColor="text1"/>
        </w:rPr>
        <w:t xml:space="preserve">long-term </w:t>
      </w:r>
      <w:r w:rsidR="002C3205">
        <w:rPr>
          <w:color w:val="000000" w:themeColor="text1"/>
        </w:rPr>
        <w:t>r</w:t>
      </w:r>
      <w:r w:rsidR="00AB3AE1">
        <w:rPr>
          <w:color w:val="000000" w:themeColor="text1"/>
        </w:rPr>
        <w:t>isk assessment and planning. In particular, the</w:t>
      </w:r>
      <w:r w:rsidR="002C3205">
        <w:rPr>
          <w:color w:val="000000" w:themeColor="text1"/>
        </w:rPr>
        <w:t xml:space="preserve"> </w:t>
      </w:r>
      <w:r w:rsidR="002C3205">
        <w:rPr>
          <w:color w:val="000000" w:themeColor="text1"/>
        </w:rPr>
        <w:lastRenderedPageBreak/>
        <w:t>anomaly metric used in our analysis is</w:t>
      </w:r>
      <w:r w:rsidR="00AB3AE1">
        <w:rPr>
          <w:color w:val="000000" w:themeColor="text1"/>
        </w:rPr>
        <w:t xml:space="preserve"> both</w:t>
      </w:r>
      <w:r w:rsidR="002C3205">
        <w:rPr>
          <w:color w:val="000000" w:themeColor="text1"/>
        </w:rPr>
        <w:t xml:space="preserve"> intuitive and </w:t>
      </w:r>
      <w:r w:rsidR="00AB3AE1">
        <w:rPr>
          <w:color w:val="000000" w:themeColor="text1"/>
        </w:rPr>
        <w:t>consistent with how populations experience, and respond, to weather patterns in the long term, today as well as in the future as</w:t>
      </w:r>
      <w:r w:rsidR="001C6C5E">
        <w:rPr>
          <w:color w:val="000000" w:themeColor="text1"/>
        </w:rPr>
        <w:t xml:space="preserve"> anomal</w:t>
      </w:r>
      <w:r w:rsidR="004C6BED">
        <w:rPr>
          <w:color w:val="000000" w:themeColor="text1"/>
        </w:rPr>
        <w:t>ous weather patterns</w:t>
      </w:r>
      <w:r w:rsidR="001C6C5E">
        <w:rPr>
          <w:color w:val="000000" w:themeColor="text1"/>
        </w:rPr>
        <w:t xml:space="preserve"> are expected to become</w:t>
      </w:r>
      <w:r w:rsidR="00AB3AE1">
        <w:rPr>
          <w:color w:val="000000" w:themeColor="text1"/>
        </w:rPr>
        <w:t xml:space="preserve"> more frequent.</w:t>
      </w:r>
      <w:r w:rsidR="00C76841">
        <w:rPr>
          <w:color w:val="000000" w:themeColor="text1"/>
        </w:rPr>
        <w:fldChar w:fldCharType="begin" w:fldLock="1"/>
      </w:r>
      <w:r w:rsidR="00C76841">
        <w:rPr>
          <w:color w:val="000000" w:themeColor="text1"/>
        </w:rPr>
        <w:instrText>ADDIN CSL_CITATION {"citationItems":[{"id":"ITEM-1","itemData":{"DOI":"10.1038/s41591-019-0728-4","ISSN":"1546170X","author":[{"dropping-particle":"","family":"Ameratunga","given":"Shanthi","non-dropping-particle":"","parse-names":false,"suffix":""},{"dropping-particle":"","family":"Woodward","given":"Alistair","non-dropping-particle":"","parse-names":false,"suffix":""}],"container-title":"Nature Medicine","id":"ITEM-1","issue":"1","issued":{"date-parts":[["2020"]]},"page":"22-23","title":"Rising injuries in a hotter climate","type":"article-journal","volume":"26"},"uris":["http://www.mendeley.com/documents/?uuid=ba3f79e7-5ddb-45b2-9773-4bbc08a35c4a"]}],"mendeley":{"formattedCitation":"&lt;sup&gt;6&lt;/sup&gt;","plainTextFormattedCitation":"6","previouslyFormattedCitation":"&lt;sup&gt;6&lt;/sup&gt;"},"properties":{"noteIndex":0},"schema":"https://github.com/citation-style-language/schema/raw/master/csl-citation.json"}</w:instrText>
      </w:r>
      <w:r w:rsidR="00C76841">
        <w:rPr>
          <w:color w:val="000000" w:themeColor="text1"/>
        </w:rPr>
        <w:fldChar w:fldCharType="separate"/>
      </w:r>
      <w:r w:rsidR="00C76841" w:rsidRPr="00C76841">
        <w:rPr>
          <w:noProof/>
          <w:color w:val="000000" w:themeColor="text1"/>
          <w:vertAlign w:val="superscript"/>
        </w:rPr>
        <w:t>6</w:t>
      </w:r>
      <w:r w:rsidR="00C76841">
        <w:rPr>
          <w:color w:val="000000" w:themeColor="text1"/>
        </w:rPr>
        <w:fldChar w:fldCharType="end"/>
      </w:r>
      <w:r w:rsidR="001C6C5E">
        <w:rPr>
          <w:color w:val="000000" w:themeColor="text1"/>
        </w:rPr>
        <w:t xml:space="preserve"> </w:t>
      </w:r>
      <w:r w:rsidR="00B31339">
        <w:rPr>
          <w:color w:val="000000" w:themeColor="text1"/>
        </w:rPr>
        <w:t>Therefor</w:t>
      </w:r>
      <w:r w:rsidR="000D4447">
        <w:rPr>
          <w:color w:val="000000" w:themeColor="text1"/>
        </w:rPr>
        <w:t>e,</w:t>
      </w:r>
      <w:r w:rsidR="00B31339">
        <w:rPr>
          <w:color w:val="000000" w:themeColor="text1"/>
        </w:rPr>
        <w:t xml:space="preserve"> our study has made a major advance in making epidemiological analysis relevant for </w:t>
      </w:r>
      <w:r w:rsidR="004C6BED">
        <w:rPr>
          <w:color w:val="000000" w:themeColor="text1"/>
        </w:rPr>
        <w:t xml:space="preserve">long-term </w:t>
      </w:r>
      <w:r w:rsidR="00B31339">
        <w:rPr>
          <w:color w:val="000000" w:themeColor="text1"/>
        </w:rPr>
        <w:t>risk assessment.</w:t>
      </w:r>
    </w:p>
    <w:p w14:paraId="5B416F34" w14:textId="77777777" w:rsidR="001C6C5E" w:rsidRDefault="001C6C5E" w:rsidP="002C64F6">
      <w:pPr>
        <w:spacing w:line="480" w:lineRule="auto"/>
        <w:jc w:val="both"/>
        <w:outlineLvl w:val="0"/>
        <w:rPr>
          <w:color w:val="000000" w:themeColor="text1"/>
        </w:rPr>
      </w:pPr>
    </w:p>
    <w:p w14:paraId="678873EE" w14:textId="0FC050C0" w:rsidR="002C64F6" w:rsidRDefault="00E40572" w:rsidP="002C64F6">
      <w:pPr>
        <w:spacing w:line="480" w:lineRule="auto"/>
        <w:jc w:val="both"/>
        <w:outlineLvl w:val="0"/>
        <w:rPr>
          <w:color w:val="000000" w:themeColor="text1"/>
        </w:rPr>
      </w:pPr>
      <w:r>
        <w:rPr>
          <w:color w:val="000000" w:themeColor="text1"/>
        </w:rPr>
        <w:t>O</w:t>
      </w:r>
      <w:r w:rsidR="001C6C5E">
        <w:rPr>
          <w:color w:val="000000" w:themeColor="text1"/>
        </w:rPr>
        <w:t>ur main analysis used anoma</w:t>
      </w:r>
      <w:r>
        <w:rPr>
          <w:color w:val="000000" w:themeColor="text1"/>
        </w:rPr>
        <w:t>ly in monthly mean temperature as a measure of deviation from long-term norms.</w:t>
      </w:r>
      <w:r>
        <w:rPr>
          <w:rStyle w:val="FootnoteReference"/>
          <w:color w:val="000000" w:themeColor="text1"/>
        </w:rPr>
        <w:footnoteReference w:id="2"/>
      </w:r>
      <w:r w:rsidR="00F96A3B">
        <w:rPr>
          <w:color w:val="000000" w:themeColor="text1"/>
        </w:rPr>
        <w:t xml:space="preserve"> We also </w:t>
      </w:r>
      <w:r w:rsidR="001C6C5E">
        <w:rPr>
          <w:color w:val="000000" w:themeColor="text1"/>
        </w:rPr>
        <w:t xml:space="preserve">analysed and reported in the paper the </w:t>
      </w:r>
      <w:r w:rsidR="009F50A8">
        <w:rPr>
          <w:color w:val="000000" w:themeColor="text1"/>
        </w:rPr>
        <w:t>role of anomalies in metrics of short-term variation</w:t>
      </w:r>
      <w:r w:rsidR="001C6C5E">
        <w:rPr>
          <w:color w:val="000000" w:themeColor="text1"/>
        </w:rPr>
        <w:t xml:space="preserve"> including </w:t>
      </w:r>
      <w:r w:rsidR="001C6C5E" w:rsidRPr="001C6C5E">
        <w:rPr>
          <w:color w:val="000000" w:themeColor="text1"/>
        </w:rPr>
        <w:t xml:space="preserve">(1) temperature anomaly calculated based on the 90th percentile (°C) of daily mean temperatures within a month, compared with the average of the 90th percentiles for each state and month; (2) number of days in a month above the long-term 90th percentile of average temperature for each state and month (adjusted for length of month); and (3) number of episodes of 3+ day episodes above the long-term 90th percentile of average temperature for each state and month (adjusted or length of month). These additional measures </w:t>
      </w:r>
      <w:r w:rsidR="00B31339">
        <w:rPr>
          <w:color w:val="000000" w:themeColor="text1"/>
        </w:rPr>
        <w:t>are</w:t>
      </w:r>
      <w:r w:rsidR="001C6C5E" w:rsidRPr="001C6C5E">
        <w:rPr>
          <w:color w:val="000000" w:themeColor="text1"/>
        </w:rPr>
        <w:t xml:space="preserve"> related to more extreme anomalous situations, which may be relevant if the impacts on injuries are related to more extreme temperatures and their frequency in each month.</w:t>
      </w:r>
      <w:r w:rsidR="001C6C5E">
        <w:rPr>
          <w:color w:val="000000" w:themeColor="text1"/>
        </w:rPr>
        <w:t xml:space="preserve"> </w:t>
      </w:r>
    </w:p>
    <w:p w14:paraId="2638A7FD" w14:textId="53BF6703" w:rsidR="00AB3AE1" w:rsidRDefault="00AB3AE1" w:rsidP="002C64F6">
      <w:pPr>
        <w:spacing w:line="480" w:lineRule="auto"/>
        <w:jc w:val="both"/>
        <w:outlineLvl w:val="0"/>
        <w:rPr>
          <w:color w:val="000000" w:themeColor="text1"/>
        </w:rPr>
      </w:pPr>
    </w:p>
    <w:p w14:paraId="7DB51269" w14:textId="4544DB6F" w:rsidR="002C64F6" w:rsidRDefault="00AB3AE1" w:rsidP="002C64F6">
      <w:pPr>
        <w:spacing w:line="480" w:lineRule="auto"/>
        <w:jc w:val="both"/>
        <w:outlineLvl w:val="0"/>
        <w:rPr>
          <w:color w:val="000000" w:themeColor="text1"/>
        </w:rPr>
      </w:pPr>
      <w:r>
        <w:rPr>
          <w:color w:val="000000" w:themeColor="text1"/>
        </w:rPr>
        <w:t xml:space="preserve">A second methodological innovation and </w:t>
      </w:r>
      <w:r w:rsidR="001C6C5E">
        <w:rPr>
          <w:color w:val="000000" w:themeColor="text1"/>
        </w:rPr>
        <w:t>strength</w:t>
      </w:r>
      <w:r>
        <w:rPr>
          <w:color w:val="000000" w:themeColor="text1"/>
        </w:rPr>
        <w:t xml:space="preserve"> of our work</w:t>
      </w:r>
      <w:r w:rsidR="00F4480E">
        <w:rPr>
          <w:color w:val="000000" w:themeColor="text1"/>
        </w:rPr>
        <w:t>,</w:t>
      </w:r>
      <w:r>
        <w:rPr>
          <w:color w:val="000000" w:themeColor="text1"/>
        </w:rPr>
        <w:t xml:space="preserve"> and </w:t>
      </w:r>
      <w:r w:rsidR="00F4480E">
        <w:rPr>
          <w:color w:val="000000" w:themeColor="text1"/>
        </w:rPr>
        <w:t xml:space="preserve">of </w:t>
      </w:r>
      <w:r>
        <w:rPr>
          <w:color w:val="000000" w:themeColor="text1"/>
        </w:rPr>
        <w:t>at least another recent study</w:t>
      </w:r>
      <w:r w:rsidR="00F4480E">
        <w:rPr>
          <w:color w:val="000000" w:themeColor="text1"/>
        </w:rPr>
        <w:t>,</w:t>
      </w:r>
      <w:r w:rsidR="00D106F2">
        <w:rPr>
          <w:color w:val="000000" w:themeColor="text1"/>
        </w:rPr>
        <w:fldChar w:fldCharType="begin" w:fldLock="1"/>
      </w:r>
      <w:r w:rsidR="00C76841">
        <w:rPr>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4&lt;/sup&gt;","plainTextFormattedCitation":"4","previouslyFormattedCitation":"&lt;sup&gt;4&lt;/sup&gt;"},"properties":{"noteIndex":0},"schema":"https://github.com/citation-style-language/schema/raw/master/csl-citation.json"}</w:instrText>
      </w:r>
      <w:r w:rsidR="00D106F2">
        <w:rPr>
          <w:color w:val="000000" w:themeColor="text1"/>
        </w:rPr>
        <w:fldChar w:fldCharType="separate"/>
      </w:r>
      <w:r w:rsidR="00F6691C" w:rsidRPr="00F6691C">
        <w:rPr>
          <w:noProof/>
          <w:color w:val="000000" w:themeColor="text1"/>
          <w:vertAlign w:val="superscript"/>
        </w:rPr>
        <w:t>4</w:t>
      </w:r>
      <w:r w:rsidR="00D106F2">
        <w:rPr>
          <w:color w:val="000000" w:themeColor="text1"/>
        </w:rPr>
        <w:fldChar w:fldCharType="end"/>
      </w:r>
      <w:r>
        <w:rPr>
          <w:color w:val="000000" w:themeColor="text1"/>
        </w:rPr>
        <w:t xml:space="preserve"> is to leverage variation over both space and time, versus each alone, to infer the size of associations. This approach</w:t>
      </w:r>
      <w:r w:rsidR="00B201BD">
        <w:rPr>
          <w:color w:val="000000" w:themeColor="text1"/>
        </w:rPr>
        <w:t xml:space="preserve"> enabled us to use massive amounts of routine health statistics</w:t>
      </w:r>
      <w:r w:rsidR="00F4480E">
        <w:rPr>
          <w:color w:val="000000" w:themeColor="text1"/>
        </w:rPr>
        <w:t xml:space="preserve"> for studying outcomes that, when stratified on age, sex and month, tend to have relatively small numbers. </w:t>
      </w:r>
      <w:r w:rsidR="00B31339">
        <w:rPr>
          <w:color w:val="000000" w:themeColor="text1"/>
        </w:rPr>
        <w:t>This approach</w:t>
      </w:r>
      <w:r w:rsidR="00F4480E">
        <w:rPr>
          <w:color w:val="000000" w:themeColor="text1"/>
        </w:rPr>
        <w:t xml:space="preserve"> </w:t>
      </w:r>
      <w:r>
        <w:rPr>
          <w:color w:val="000000" w:themeColor="text1"/>
        </w:rPr>
        <w:t>has been used for years in other fields including in studies of air pollution</w:t>
      </w:r>
      <w:r w:rsidR="00B64A11">
        <w:rPr>
          <w:color w:val="000000" w:themeColor="text1"/>
        </w:rPr>
        <w:fldChar w:fldCharType="begin" w:fldLock="1"/>
      </w:r>
      <w:r w:rsidR="00C76841">
        <w:rPr>
          <w:color w:val="000000" w:themeColor="text1"/>
        </w:rPr>
        <w:instrText>ADDIN CSL_CITATION {"citationItems":[{"id":"ITEM-1","itemData":{"DOI":"10.1056/nejmsa0805646","ISSN":"0028-4793","abstract":"BACKGROUND: Exposure to fine-particulate air pollution has been associated with increased morbidity and mortality, suggesting that sustained reductions in pollution exposure should result in improved life expectancy. This study directly evaluated the changes in life expectancy associated with differential changes in fine particulate air pollution that occurred in the United States during the 1980s and 1990s. METHODS: We compiled data on life expectancy, socioeconomic status, and demographic characteristics for 211 county units in the 51 U.S. metropolitan areas with matching data on fine-particulate air pollution for the late 1970s and early 1980s and the late 1990s and early 2000s. Regression models were used to estimate the association between reductions in pollution and changes in life expectancy, with adjustment for changes in socioeconomic and demographic variables and in proxy indicators for the prevalence of cigarette smoking. RESULTS: A decrease of 10 microg per cubic meter in the concentration of fine particulate matter was associated with an estimated increase in mean (+/-SE) life expectancy of 0.61+/-0.20 year (P=0.004). The estimated effect of reduced exposure to pollution on life expectancy was not highly sensitive to adjustment for changes in socioeconomic, demographic, or proxy variables for the prevalence of smoking or to the restriction of observations to relatively large counties. Reductions in air pollution accounted for as much as 15% of the overall increase in life expectancy in the study areas. CONCLUSIONS: A reduction in exposure to ambient fine-particulate air pollution contributed to significant and measurable improvements in life expectancy in the United States. 2009 Massachusetts Medical Society","author":[{"dropping-particle":"","family":"Pope","given":"C. Arden","non-dropping-particle":"","parse-names":false,"suffix":""},{"dropping-particle":"","family":"Ezzati","given":"Majid","non-dropping-particle":"","parse-names":false,"suffix":""},{"dropping-particle":"","family":"Dockery","given":"Douglas W.","non-dropping-particle":"","parse-names":false,"suffix":""}],"container-title":"New England Journal of Medicine","id":"ITEM-1","issued":{"date-parts":[["2009"]]},"title":"Fine-particulate air pollution and life expectancy in the United States","type":"article-journal"},"uris":["http://www.mendeley.com/documents/?uuid=45673868-f912-48d2-908f-d1578fe0abb8"]},{"id":"ITEM-2","itemData":{"DOI":"10.1097/EDE.0b013e3182770237","ISSN":"10443983","abstract":"Background: In recent years (2000-2007), ambient levels of fine particulate matter (PM2.5) have continued to decline as a result of interventions, but the decline has been at a slower rate than previous years (1980-2000). Whether these more recent and slower declines of PM2.5 levels continue to improve life expectancy and whether they benefit all populations equally is unknown. Methods: We assembled a data set for 545 U.S. counties consisting of yearly county-specific average PM2.5, yearly county-specific life expectancy, and several potentially confounding variables measuring socioeconomic status, smoking prevalence, and demographic characteristics for the years 2000 and 2007. We used regression models to estimate the association between reductions in PM2.5 and changes in life expectancy for the period from 2000 to 2007. Results: A decrease of 10 μg/m in the concentration of PM2.5 was associated with an increase in mean life expectancy of 0.35 years (SD = 0.16 years, P = 0.033). This association was stronger in more urban and densely populated counties. Conclusions: Reductions in PM2.5 were associated with improvements in life expectancy for the period from 2000 to 2007. Air pollution control in the last decade has continued to have a positive impact on public health. © 2012 by Lippincott William &amp; Wilkins.","author":[{"dropping-particle":"","family":"Correia","given":"Andrew W.","non-dropping-particle":"","parse-names":false,"suffix":""},{"dropping-particle":"","family":"Arden Pope","given":"C.","non-dropping-particle":"","parse-names":false,"suffix":""},{"dropping-particle":"","family":"Dockery","given":"Douglas W.","non-dropping-particle":"","parse-names":false,"suffix":""},{"dropping-particle":"","family":"Wang","given":"Yun","non-dropping-particle":"","parse-names":false,"suffix":""},{"dropping-particle":"","family":"Ezzati","given":"Majid","non-dropping-particle":"","parse-names":false,"suffix":""},{"dropping-particle":"","family":"Dominici","given":"Francesca","non-dropping-particle":"","parse-names":false,"suffix":""}],"container-title":"Epidemiology","id":"ITEM-2","issued":{"date-parts":[["2013"]]},"title":"Effect of air pollution control on life expectancy in the United States: an analysis of 545 U.S. counties for the period from 2000 to 2007","type":"article-journal"},"uris":["http://www.mendeley.com/documents/?uuid=5a841f79-de41-4928-bf30-c030f5d19498"]},{"id":"ITEM-3","itemData":{"DOI":"10.1097/EDE.0000000000000297","ISSN":"15315487","abstract":"Background: In a previous study, we provided evidence that a decline in fine particulate matter (PM2.5) air pollution during the period between 2000 and 2007 was associated with increased life expectancy in 545 counties in the United States. In this article, we investigated which chemical constituents of PM2.5 were the main drivers of the observed association. Methods: We estimated associations between temporal changes in seven major components of PM2.5 (ammonium, sulfate, nitrate, elemental carbon matter, organic carbon matter, sodium, and silicon) and temporal changes in life expectancy in 95 counties between 2002 and 2007. We included US counties that had adequate chemical components of PM2.5 mass data across all seasons. We fitted single pollutant and multiple pollutant linear models, controlling for available socioeconomic, demographic, and smoking variables and stratifying by urban and nonurban counties. Results: In multiple pollutant models, we found that: (1) a reduction in sulfate was associated with an increase in life expectancy; and (2) reductions in ammonium and sodium ion were associated with increases in life expectancy in nonurban counties only. Conclusions: Our findings suggest that recent reductions in long-term exposure to sulfate, ammonium, and sodium ion between 2002 and 2007 are associated with improved public health.","author":[{"dropping-particle":"","family":"Dominici","given":"Francesca","non-dropping-particle":"","parse-names":false,"suffix":""},{"dropping-particle":"","family":"Wang","given":"Yun","non-dropping-particle":"","parse-names":false,"suffix":""},{"dropping-particle":"","family":"Correia","given":"Andrew W.","non-dropping-particle":"","parse-names":false,"suffix":""},{"dropping-particle":"","family":"Ezzati","given":"Majid","non-dropping-particle":"","parse-names":false,"suffix":""},{"dropping-particle":"","family":"Pope","given":"C. Arden","non-dropping-particle":"","parse-names":false,"suffix":""},{"dropping-particle":"","family":"Dockery","given":"Douglas W.","non-dropping-particle":"","parse-names":false,"suffix":""}],"container-title":"Epidemiology","id":"ITEM-3","issued":{"date-parts":[["2015"]]},"title":"Chemical Composition of Fine Particulate Matter and Life Expectancy: In 95 US Counties between 2002 and 2007","type":"article-journal"},"uris":["http://www.mendeley.com/documents/?uuid=fca51dd8-cb52-462f-aa2c-c000d78abfa5"]},{"id":"ITEM-4","itemData":{"author":[{"dropping-particle":"","family":"Bennett","given":"James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Medicine","id":"ITEM-4","issued":{"date-parts":[["2019"]]},"title":"National and county life expectancy loss from particulate matter pollution in the USA","type":"article-journal"},"uris":["http://www.mendeley.com/documents/?uuid=964ec70f-6b09-4d7e-9478-68607c917ba5"]}],"mendeley":{"formattedCitation":"&lt;sup&gt;7–10&lt;/sup&gt;","plainTextFormattedCitation":"7–10","previouslyFormattedCitation":"&lt;sup&gt;7–10&lt;/sup&gt;"},"properties":{"noteIndex":0},"schema":"https://github.com/citation-style-language/schema/raw/master/csl-citation.json"}</w:instrText>
      </w:r>
      <w:r w:rsidR="00B64A11">
        <w:rPr>
          <w:color w:val="000000" w:themeColor="text1"/>
        </w:rPr>
        <w:fldChar w:fldCharType="separate"/>
      </w:r>
      <w:r w:rsidR="00C76841" w:rsidRPr="00C76841">
        <w:rPr>
          <w:noProof/>
          <w:color w:val="000000" w:themeColor="text1"/>
          <w:vertAlign w:val="superscript"/>
        </w:rPr>
        <w:t>7–10</w:t>
      </w:r>
      <w:r w:rsidR="00B64A11">
        <w:rPr>
          <w:color w:val="000000" w:themeColor="text1"/>
        </w:rPr>
        <w:fldChar w:fldCharType="end"/>
      </w:r>
      <w:r w:rsidR="001C6C5E">
        <w:rPr>
          <w:color w:val="000000" w:themeColor="text1"/>
        </w:rPr>
        <w:t xml:space="preserve"> and cardiovascular risk factors</w:t>
      </w:r>
      <w:r w:rsidR="00E63FD6">
        <w:rPr>
          <w:color w:val="000000" w:themeColor="text1"/>
        </w:rPr>
        <w:fldChar w:fldCharType="begin" w:fldLock="1"/>
      </w:r>
      <w:r w:rsidR="00C76841">
        <w:rPr>
          <w:color w:val="000000" w:themeColor="text1"/>
        </w:rPr>
        <w:instrText>ADDIN CSL_CITATION {"citationItems":[{"id":"ITEM-1","itemData":{"DOI":"10.1016/S0140-6736(99)11180-2","ISSN":"01406736","abstract":"Background. From the mid-1980s to mid-1990s, the WHO MONICA Project monitored coronary events and classic risk factors for coronary heart disease (CHD) in 38 populations from 21 countries. We assessed the extent to which changes in these risk factors explain the variation in the trends in coronary-event rates, across the populations. Methods. In men and women aged 35-64 years, non-fatal myocardial infarction and coronary deaths were registered continuously to assess trends in rates of coronary events. We carried out population surveys to estimate trends in risk factors. Trends in event rates were regressed on trends in risk score and in individual risk factors. Findings. Smoking rates decreased in most male populations but trends were mixed in women; mean blood pressures and cholesterol concentrations decreased, body-mass index increased, and overall risk scores and coronary-event rates decreased. The model of trends in 10-year coronary-event rates against risk scores and single risk factors showed a poor fit, but this was improved with a 4-year time lag for coronary events. The explanatory power of the analyses was limited by imprecision of the estimates and homogeneity of trends in the study populations. Interpretation. Changes in the classic risk factors seem to partly explain the variation in population trends in CHD. Residual variance is attributable to difficulties in measurement and analysis, including time lag, and to factors that were not included, such as medical interventions. The results support prevention policies based on the classic risk factors but suggest potential for prevention beyond these.","author":[{"dropping-particle":"","family":"Kuulasmaa","given":"Kari","non-dropping-particle":"","parse-names":false,"suffix":""},{"dropping-particle":"","family":"Tunstall-Pedoe","given":"Hugh","non-dropping-particle":"","parse-names":false,"suffix":""},{"dropping-particle":"","family":"Dobson","given":"Annette","non-dropping-particle":"","parse-names":false,"suffix":""},{"dropping-particle":"","family":"Fortmann","given":"Stephen","non-dropping-particle":"","parse-names":false,"suffix":""},{"dropping-particle":"","family":"Sans","given":"Susana","non-dropping-particle":"","parse-names":false,"suffix":""},{"dropping-particle":"","family":"Tolonen","given":"Hanna","non-dropping-particle":"","parse-names":false,"suffix":""},{"dropping-particle":"","family":"Evans","given":"Alun","non-dropping-particle":"","parse-names":false,"suffix":""},{"dropping-particle":"","family":"Ferrario","given":"Marco","non-dropping-particle":"","parse-names":false,"suffix":""},{"dropping-particle":"","family":"Tuomilehto","given":"Jaakko","non-dropping-particle":"","parse-names":false,"suffix":""}],"container-title":"Lancet","id":"ITEM-1","issued":{"date-parts":[["2000"]]},"title":"Estimation of contribution of changes in classic risk factors to trends in coronary-event rates across the WHO MONICA Project populations","type":"article-journal"},"uris":["http://www.mendeley.com/documents/?uuid=5aea3f12-8a6a-49c5-a924-5222aafefdd2"]},{"id":"ITEM-2","itemData":{"DOI":"10.1093/ije/dyt063","ISSN":"03005771","abstract":"BACKGROUND: Cardiovascular disease mortality has declined and diabetes mortality has increased in high-income countries. We estimated the potential role of trends in population body mass index, systolic blood pressure, serum total cholesterol and smoking in cardiometabolic mortality decline in 26 industrialized countries.\\n\\nMETHODS: Mortality data were from national vital statistics. Body mass index, systolic blood pressure and serum total cholesterol were from a systematic analysis of population-based data. We estimated the associations between change in cardiometabolic mortality and changes in risk factors, adjusted for change in per-capita gross domestic product. We calculated the potential contribution of risk factor trends to mortality decline.\\n\\nRESULTS: Between 1980 and 2009, age-standardized cardiometabolic mortality declined in all 26 countries, with the annual decline between &lt;1% in Mexico to ≈ 5% in Australia. Across the 26 countries together, risk factor trends may have accounted for ≈ 48% (men) and ≈ 40% (women) of cardiometabolic mortality decline. Risk factor trends may have accounted for &gt;60% of decline among men and women in Finland and Switzerland, men in New Zealand and France, and women in Italy; their benefits were smallest in Mexican, Portuguese, and Japanese men and Mexican women. Risk factor trends may have slowed down mortality decline in Chilean men and women and had virtually no effect in Argentinean women. The contributions of risk factors to mortality decline seemed substantially larger among men than among women in the USA, Canada and The Netherlands.\\n\\nCONCLUSIONS: Industrialized countries have varied widely in the extent of risk factor prevention, and its likely benefits for cardiometabolic mortality.","author":[{"dropping-particle":"","family":"Cesare","given":"Mariachiara","non-dropping-particle":"Di","parse-names":false,"suffix":""},{"dropping-particle":"","family":"Bennett","given":"James E.","non-dropping-particle":"","parse-names":false,"suffix":""},{"dropping-particle":"","family":"Best","given":"Nicky","non-dropping-particle":"","parse-names":false,"suffix":""},{"dropping-particle":"","family":"Ezzati","given":"Majid","non-dropping-particle":"","parse-names":false,"suffix":""},{"dropping-particle":"","family":"Stevens","given":"Gretchen A.","non-dropping-particle":"","parse-names":false,"suffix":""},{"dropping-particle":"","family":"Danaei","given":"Goodarz","non-dropping-particle":"","parse-names":false,"suffix":""}],"container-title":"International Journal of Epidemiology","id":"ITEM-2","issued":{"date-parts":[["2013"]]},"title":"The contributions of risk factor trends to cardiometabolic mortality decline in 26 industrialized countries","type":"article-journal"},"uris":["http://www.mendeley.com/documents/?uuid=c7765a9c-95a8-4774-a3f5-b35682b3b1fa"]}],"mendeley":{"formattedCitation":"&lt;sup&gt;11,12&lt;/sup&gt;","plainTextFormattedCitation":"11,12","previouslyFormattedCitation":"&lt;sup&gt;11,12&lt;/sup&gt;"},"properties":{"noteIndex":0},"schema":"https://github.com/citation-style-language/schema/raw/master/csl-citation.json"}</w:instrText>
      </w:r>
      <w:r w:rsidR="00E63FD6">
        <w:rPr>
          <w:color w:val="000000" w:themeColor="text1"/>
        </w:rPr>
        <w:fldChar w:fldCharType="separate"/>
      </w:r>
      <w:r w:rsidR="00C76841" w:rsidRPr="00C76841">
        <w:rPr>
          <w:noProof/>
          <w:color w:val="000000" w:themeColor="text1"/>
          <w:vertAlign w:val="superscript"/>
        </w:rPr>
        <w:t>11,12</w:t>
      </w:r>
      <w:r w:rsidR="00E63FD6">
        <w:rPr>
          <w:color w:val="000000" w:themeColor="text1"/>
        </w:rPr>
        <w:fldChar w:fldCharType="end"/>
      </w:r>
      <w:r w:rsidR="001C6C5E">
        <w:rPr>
          <w:color w:val="000000" w:themeColor="text1"/>
        </w:rPr>
        <w:t xml:space="preserve"> because spatio-temporal infe</w:t>
      </w:r>
      <w:r w:rsidR="00B31339">
        <w:rPr>
          <w:color w:val="000000" w:themeColor="text1"/>
        </w:rPr>
        <w:t>rence</w:t>
      </w:r>
      <w:r w:rsidR="00593246">
        <w:rPr>
          <w:color w:val="000000" w:themeColor="text1"/>
        </w:rPr>
        <w:t xml:space="preserve"> is</w:t>
      </w:r>
      <w:r w:rsidR="00B31339">
        <w:rPr>
          <w:color w:val="000000" w:themeColor="text1"/>
        </w:rPr>
        <w:t xml:space="preserve"> more </w:t>
      </w:r>
      <w:r w:rsidR="00B31339">
        <w:rPr>
          <w:color w:val="000000" w:themeColor="text1"/>
        </w:rPr>
        <w:lastRenderedPageBreak/>
        <w:t>efficient and robust</w:t>
      </w:r>
      <w:r w:rsidR="00651316">
        <w:rPr>
          <w:color w:val="000000" w:themeColor="text1"/>
        </w:rPr>
        <w:t xml:space="preserve"> than</w:t>
      </w:r>
      <w:r w:rsidR="001C6C5E">
        <w:rPr>
          <w:color w:val="000000" w:themeColor="text1"/>
        </w:rPr>
        <w:t xml:space="preserve"> variation in either dimension alone. </w:t>
      </w:r>
      <w:r w:rsidR="00651316">
        <w:rPr>
          <w:color w:val="000000" w:themeColor="text1"/>
        </w:rPr>
        <w:t xml:space="preserve">Our work </w:t>
      </w:r>
      <w:r w:rsidR="00B31339">
        <w:rPr>
          <w:color w:val="000000" w:themeColor="text1"/>
        </w:rPr>
        <w:t>brings</w:t>
      </w:r>
      <w:r w:rsidR="00651316">
        <w:rPr>
          <w:color w:val="000000" w:themeColor="text1"/>
        </w:rPr>
        <w:t xml:space="preserve"> these advantages to understanding the health effects of temperature. </w:t>
      </w:r>
      <w:r w:rsidR="00133139">
        <w:rPr>
          <w:color w:val="000000" w:themeColor="text1"/>
        </w:rPr>
        <w:t>W</w:t>
      </w:r>
      <w:r w:rsidR="00651316">
        <w:rPr>
          <w:color w:val="000000" w:themeColor="text1"/>
        </w:rPr>
        <w:t>e reali</w:t>
      </w:r>
      <w:r w:rsidR="009F50A8">
        <w:rPr>
          <w:color w:val="000000" w:themeColor="text1"/>
        </w:rPr>
        <w:t xml:space="preserve">se that research inertia commonly leads to </w:t>
      </w:r>
      <w:r w:rsidR="00651316">
        <w:rPr>
          <w:color w:val="000000" w:themeColor="text1"/>
        </w:rPr>
        <w:t xml:space="preserve">repeating and extending earlier analyses, </w:t>
      </w:r>
      <w:r w:rsidR="009F50A8">
        <w:rPr>
          <w:color w:val="000000" w:themeColor="text1"/>
        </w:rPr>
        <w:t xml:space="preserve">in this case </w:t>
      </w:r>
      <w:r w:rsidR="00651316">
        <w:rPr>
          <w:color w:val="000000" w:themeColor="text1"/>
        </w:rPr>
        <w:t xml:space="preserve">resulting in </w:t>
      </w:r>
      <w:r w:rsidR="00F4480E">
        <w:rPr>
          <w:color w:val="000000" w:themeColor="text1"/>
        </w:rPr>
        <w:t>hundreds</w:t>
      </w:r>
      <w:r w:rsidR="00651316">
        <w:rPr>
          <w:color w:val="000000" w:themeColor="text1"/>
        </w:rPr>
        <w:t xml:space="preserve"> of papers based on time-series methods. However, the conceptual and methodological advantages of the recent studies by us</w:t>
      </w:r>
      <w:r w:rsidR="00CC5FCE">
        <w:rPr>
          <w:color w:val="000000" w:themeColor="text1"/>
        </w:rPr>
        <w:fldChar w:fldCharType="begin" w:fldLock="1"/>
      </w:r>
      <w:r w:rsidR="00C76841">
        <w:rPr>
          <w:color w:val="000000" w:themeColor="text1"/>
        </w:rPr>
        <w:instrText>ADDIN CSL_CITATION {"citationItems":[{"id":"ITEM-1","itemData":{"DOI":"10.1038/s41591-019-0721-y","ISSN":"1546170X","abstract":"Temperatures that deviate from the long-term local norm affect human health, and are projected to become more frequent as the global climate changes1. There are limited data on how such anomalies affect deaths from injuries. In the present study, we used data on mortality and temperature over 38 years (1980-2017) in the contiguous USA and formulated a Bayesian spatio-temporal model to quantify how anomalous temperatures, defined as deviations of monthly temperature from the local average monthly temperature over the entire analysis period, affect deaths from unintentional (transport, falls and drownings) and intentional (assault and suicide) injuries, by age group and sex. We found that a 1.5 °C anomalously warm year, as envisioned under the Paris Climate Agreement2, would be associated with an estimated 1,601 (95% credible interval 1,430-1,776) additional injury deaths. Of these additional deaths, 84% would occur in males, mostly in adolescence to middle age. These would comprise increases in deaths from drownings, transport, assault and suicide, offset partly by a decline in deaths from falls in older ages. The findings demonstrate the need for targeted interventions against injuries during periods of anomalously warm temperatures, especially as these episodes are likely to increase with global climate change.","author":[{"dropping-particle":"","family":"Parks","given":"Robbie M.","non-dropping-particle":"","parse-names":false,"suffix":""},{"dropping-particle":"","family":"Bennett","given":"James E.","non-dropping-particle":"","parse-names":false,"suffix":""},{"dropping-particle":"","family":"Tamura-Wicks","given":"Helen","non-dropping-particle":"","parse-names":false,"suffix":""},{"dropping-particle":"","family":"Kontis","given":"Vasilis","non-dropping-particle":"","parse-names":false,"suffix":""},{"dropping-particle":"","family":"Toumi","given":"Ralf","non-dropping-particle":"","parse-names":false,"suffix":""},{"dropping-particle":"","family":"Danaei","given":"Goodarz","non-dropping-particle":"","parse-names":false,"suffix":""},{"dropping-particle":"","family":"Ezzati","given":"Majid","non-dropping-particle":"","parse-names":false,"suffix":""}],"container-title":"Nature Medicine","id":"ITEM-1","issue":"1","issued":{"date-parts":[["2020"]]},"page":"65-70","publisher":"Springer US","title":"Anomalously warm temperatures are associated with increased injury deaths","type":"article-journal","volume":"26"},"uris":["http://www.mendeley.com/documents/?uuid=e39dff38-0c02-4b99-b5c5-0810fafa3028"]}],"mendeley":{"formattedCitation":"&lt;sup&gt;3&lt;/sup&gt;","plainTextFormattedCitation":"3","previouslyFormattedCitation":"&lt;sup&gt;3&lt;/sup&gt;"},"properties":{"noteIndex":0},"schema":"https://github.com/citation-style-language/schema/raw/master/csl-citation.json"}</w:instrText>
      </w:r>
      <w:r w:rsidR="00CC5FCE">
        <w:rPr>
          <w:color w:val="000000" w:themeColor="text1"/>
        </w:rPr>
        <w:fldChar w:fldCharType="separate"/>
      </w:r>
      <w:r w:rsidR="00F6691C" w:rsidRPr="00F6691C">
        <w:rPr>
          <w:noProof/>
          <w:color w:val="000000" w:themeColor="text1"/>
          <w:vertAlign w:val="superscript"/>
        </w:rPr>
        <w:t>3</w:t>
      </w:r>
      <w:r w:rsidR="00CC5FCE">
        <w:rPr>
          <w:color w:val="000000" w:themeColor="text1"/>
        </w:rPr>
        <w:fldChar w:fldCharType="end"/>
      </w:r>
      <w:r w:rsidR="00651316">
        <w:rPr>
          <w:color w:val="000000" w:themeColor="text1"/>
        </w:rPr>
        <w:t xml:space="preserve"> and others</w:t>
      </w:r>
      <w:r w:rsidR="00CC5FCE">
        <w:rPr>
          <w:color w:val="000000" w:themeColor="text1"/>
        </w:rPr>
        <w:fldChar w:fldCharType="begin" w:fldLock="1"/>
      </w:r>
      <w:r w:rsidR="00C76841">
        <w:rPr>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Change","id":"ITEM-2","issue":"11","issued":{"date-parts":[["2015"]]},"page":"988-991","title":"Impacts of temperature and its variability on mortality in New England","type":"article-journal","volume":"5"},"uris":["http://www.mendeley.com/documents/?uuid=15df2a8d-32ac-4706-acb3-82c8adbbec5d"]}],"mendeley":{"formattedCitation":"&lt;sup&gt;4,5&lt;/sup&gt;","plainTextFormattedCitation":"4,5","previouslyFormattedCitation":"&lt;sup&gt;4,5&lt;/sup&gt;"},"properties":{"noteIndex":0},"schema":"https://github.com/citation-style-language/schema/raw/master/csl-citation.json"}</w:instrText>
      </w:r>
      <w:r w:rsidR="00CC5FCE">
        <w:rPr>
          <w:color w:val="000000" w:themeColor="text1"/>
        </w:rPr>
        <w:fldChar w:fldCharType="separate"/>
      </w:r>
      <w:r w:rsidR="00F6691C" w:rsidRPr="00F6691C">
        <w:rPr>
          <w:noProof/>
          <w:color w:val="000000" w:themeColor="text1"/>
          <w:vertAlign w:val="superscript"/>
        </w:rPr>
        <w:t>4,5</w:t>
      </w:r>
      <w:r w:rsidR="00CC5FCE">
        <w:rPr>
          <w:color w:val="000000" w:themeColor="text1"/>
        </w:rPr>
        <w:fldChar w:fldCharType="end"/>
      </w:r>
      <w:r w:rsidR="00651316">
        <w:rPr>
          <w:color w:val="000000" w:themeColor="text1"/>
        </w:rPr>
        <w:t xml:space="preserve"> should motivate new directions in temperature-health research.</w:t>
      </w:r>
    </w:p>
    <w:p w14:paraId="2FAE54C8" w14:textId="7C3DE99B" w:rsidR="00F4480E" w:rsidRDefault="00F4480E" w:rsidP="002C64F6">
      <w:pPr>
        <w:spacing w:line="480" w:lineRule="auto"/>
        <w:jc w:val="both"/>
        <w:outlineLvl w:val="0"/>
        <w:rPr>
          <w:color w:val="000000" w:themeColor="text1"/>
        </w:rPr>
      </w:pPr>
    </w:p>
    <w:p w14:paraId="6E37C86E" w14:textId="07CB32EE" w:rsidR="00F4480E" w:rsidRDefault="00F4480E" w:rsidP="002C64F6">
      <w:pPr>
        <w:spacing w:line="480" w:lineRule="auto"/>
        <w:jc w:val="both"/>
        <w:outlineLvl w:val="0"/>
        <w:rPr>
          <w:color w:val="000000" w:themeColor="text1"/>
        </w:rPr>
      </w:pPr>
      <w:r>
        <w:rPr>
          <w:color w:val="000000" w:themeColor="text1"/>
        </w:rPr>
        <w:t>Within this innovative and robust analytical approach, we used a (log-)linear association, consistent with other analyses of road traffic injuries</w:t>
      </w:r>
      <w:r w:rsidR="001A0305">
        <w:rPr>
          <w:color w:val="000000" w:themeColor="text1"/>
        </w:rPr>
        <w:fldChar w:fldCharType="begin" w:fldLock="1"/>
      </w:r>
      <w:r w:rsidR="00C76841">
        <w:rPr>
          <w:color w:val="000000" w:themeColor="text1"/>
        </w:rPr>
        <w:instrText>ADDIN CSL_CITATION {"citationItems":[{"id":"ITEM-1","itemData":{"DOI":"10.1136/injuryprev-2017-042419","ISSN":"14755785","abstract":"In 2015, a 7% increase in road deaths per population in the USA reversed the 35-year downward trend. Here I test the hypothesis that weather influenced the change in trend. I used linear regression to estimate the effect of temperature and precipitation on miles driven per capita in urbanizedurbanised areas of the USA during 2010. I matched date and county of death with temperature on that date and number of people exposed to that temperature to calculate the risk per persons exposed to specific temperatures. I employed logistic regression analysis of temperature, precipitation and other risk factors prevalent in 2014 to project expected deaths in 2015 among the 100 most populous counties in the USA. Comparison of actual and projected deaths provided an estimate of deaths expected without the temperature increase.Copyright © Article author(s) (or their employer(s) unless otherwise stated in the text of the article) 2018. All rights reserved. No commercial use is permitted unless otherwise expressly granted.","author":[{"dropping-particle":"","family":"Robertson","given":"Leon","non-dropping-particle":"","parse-names":false,"suffix":""}],"container-title":"Injury Prevention","id":"ITEM-1","issued":{"date-parts":[["2018"]]},"title":"Climate change, weather and road deaths","type":"article-journal"},"uris":["http://www.mendeley.com/documents/?uuid=2805dd90-a6e0-4ea1-ad7e-03291693f0d1"]},{"id":"ITEM-2","itemData":{"DOI":"10.1016/j.jth.2018.04.005","ISSN":"22141405","abstract":"Previous research attributed the reversal in the trend of road death rates in the U.S. during 2015 primarily to increase in road use related to higher temperature but another study said it was due to reduced unemployment. Road deaths increased again during 2016 extending the reversal. This study examines the association of road deaths per population among the 48 contiguous U.S. states to average annual temperature, precipitation, unemployment, insurance cost, gasoline prices, registered vehicles per population, mix of types of vehicles and median age of the population using logistic regression. Least squares regression is used to examine the association of miles traveled per vehicle to average annual temperatures, unemployment, insurance costs and gasoline prices. The association of national unemployment trend and road death trend is examined using least squares regression. Per population, road deaths are more frequent where average monthly temperatures are higher consistently from year to year. Predictions of road deaths using only national trends in unemployment and vehicle miles traveled are unreliable. The association of unemployment with road deaths per population among U.S. states is different in recessions than when the economy has largely recovered. When unemployment is declining, road deaths are reduced, other thing being equal, likely due in part to increased sales of new vehicles with improved safety technology as prosperity increases. Miles driven per vehicle among U.S. states are higher in warmer states but are unrelated to unemployment, insurance costs, and gasoline prices. Teenaged licensure declines as insurance costs, gasoline prices and unemployment increases in selected years. The increase in deaths during 2015–2016 was mainly related to warming temperatures, lower gasoline prices and increased use of trucks as a percent of registered vehicles, not reduced unemployment.","author":[{"dropping-particle":"","family":"Robertson","given":"Leon S.","non-dropping-particle":"","parse-names":false,"suffix":""}],"container-title":"Journal of Transport and Health","id":"ITEM-2","issued":{"date-parts":[["2018"]]},"title":"Reversal of the road death trend in the U.S. in 2015–2016: An examination of the climate and economic hypotheses","type":"article-journal"},"uris":["http://www.mendeley.com/documents/?uuid=8ad5ba28-1117-4ecd-a049-7909319349c5"]}],"mendeley":{"formattedCitation":"&lt;sup&gt;13,14&lt;/sup&gt;","plainTextFormattedCitation":"13,14","previouslyFormattedCitation":"&lt;sup&gt;13,14&lt;/sup&gt;"},"properties":{"noteIndex":0},"schema":"https://github.com/citation-style-language/schema/raw/master/csl-citation.json"}</w:instrText>
      </w:r>
      <w:r w:rsidR="001A0305">
        <w:rPr>
          <w:color w:val="000000" w:themeColor="text1"/>
        </w:rPr>
        <w:fldChar w:fldCharType="separate"/>
      </w:r>
      <w:r w:rsidR="00C76841" w:rsidRPr="00C76841">
        <w:rPr>
          <w:noProof/>
          <w:color w:val="000000" w:themeColor="text1"/>
          <w:vertAlign w:val="superscript"/>
        </w:rPr>
        <w:t>13,14</w:t>
      </w:r>
      <w:r w:rsidR="001A0305">
        <w:rPr>
          <w:color w:val="000000" w:themeColor="text1"/>
        </w:rPr>
        <w:fldChar w:fldCharType="end"/>
      </w:r>
      <w:r>
        <w:rPr>
          <w:color w:val="000000" w:themeColor="text1"/>
        </w:rPr>
        <w:t xml:space="preserve"> and suicides.</w:t>
      </w:r>
      <w:r w:rsidR="00D036AF">
        <w:rPr>
          <w:color w:val="000000" w:themeColor="text1"/>
        </w:rPr>
        <w:fldChar w:fldCharType="begin" w:fldLock="1"/>
      </w:r>
      <w:r w:rsidR="00C76841">
        <w:rPr>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4&lt;/sup&gt;","plainTextFormattedCitation":"4","previouslyFormattedCitation":"&lt;sup&gt;4&lt;/sup&gt;"},"properties":{"noteIndex":0},"schema":"https://github.com/citation-style-language/schema/raw/master/csl-citation.json"}</w:instrText>
      </w:r>
      <w:r w:rsidR="00D036AF">
        <w:rPr>
          <w:color w:val="000000" w:themeColor="text1"/>
        </w:rPr>
        <w:fldChar w:fldCharType="separate"/>
      </w:r>
      <w:r w:rsidR="00F6691C" w:rsidRPr="00F6691C">
        <w:rPr>
          <w:noProof/>
          <w:color w:val="000000" w:themeColor="text1"/>
          <w:vertAlign w:val="superscript"/>
        </w:rPr>
        <w:t>4</w:t>
      </w:r>
      <w:r w:rsidR="00D036AF">
        <w:rPr>
          <w:color w:val="000000" w:themeColor="text1"/>
        </w:rPr>
        <w:fldChar w:fldCharType="end"/>
      </w:r>
      <w:r w:rsidR="00824D31">
        <w:rPr>
          <w:color w:val="000000" w:themeColor="text1"/>
        </w:rPr>
        <w:t xml:space="preserve"> </w:t>
      </w:r>
      <w:r w:rsidR="00535113">
        <w:rPr>
          <w:color w:val="000000" w:themeColor="text1"/>
        </w:rPr>
        <w:t>This choice is supported by a recent study that found a linear association between</w:t>
      </w:r>
      <w:r w:rsidR="009D018E">
        <w:rPr>
          <w:color w:val="000000" w:themeColor="text1"/>
        </w:rPr>
        <w:t xml:space="preserve"> temperature and suicide</w:t>
      </w:r>
      <w:r w:rsidR="00824D31">
        <w:rPr>
          <w:color w:val="000000" w:themeColor="text1"/>
        </w:rPr>
        <w:t xml:space="preserve"> </w:t>
      </w:r>
      <w:r w:rsidR="00535113">
        <w:rPr>
          <w:color w:val="000000" w:themeColor="text1"/>
        </w:rPr>
        <w:t>over much</w:t>
      </w:r>
      <w:r w:rsidR="009D018E">
        <w:rPr>
          <w:color w:val="000000" w:themeColor="text1"/>
        </w:rPr>
        <w:t xml:space="preserve"> of the absolute temperature scale</w:t>
      </w:r>
      <w:r w:rsidR="00824D31">
        <w:rPr>
          <w:color w:val="000000" w:themeColor="text1"/>
        </w:rPr>
        <w:t>.</w:t>
      </w:r>
      <w:r w:rsidR="00033490">
        <w:rPr>
          <w:color w:val="000000" w:themeColor="text1"/>
        </w:rPr>
        <w:fldChar w:fldCharType="begin" w:fldLock="1"/>
      </w:r>
      <w:r w:rsidR="00C76841">
        <w:rPr>
          <w:color w:val="000000" w:themeColor="text1"/>
        </w:rPr>
        <w:instrText>ADDIN CSL_CITATION {"citationItems":[{"id":"ITEM-1","itemData":{"DOI":"10.1289/EHP4898","ISSN":"15529924","abstract":"BACKGROUND: Previous literature suggests that higher ambient temperature may play a role in increasing the risk of suicide. However, no multi-country study has explored the shape of the association and the role of moderate and extreme heat across different locations. OBJECTIVES: We examined the short-term temperature-suicide relationship using daily time-series data collected for 341 locations in 12 countries for periods ranging from 4 to 40 y. METHODS: We conducted a two-stage meta-analysis. First, we performed location-specific time-stratified case-crossover analyses to examine the temperature-suicide association for each location. Then, we used a multivariate meta-regression to combine the location-specific lag-cumulative nonlinear associations across all locations and by country. RESULTS: A total of 1,320,148 suicides were included in this study. Higher ambient temperature was associated with an increased risk of suicide in general, and we observed a nonlinear association (inverted J-shaped curve) with the highest risk at 27°C. The relative risk (RR) for the highest risk was 1.33 (95% CI: 1.30, 1.36) compared with the risk at the first percentile. Country-specific results showed that the nonlinear associations were more obvious in northeast Asia (Japan, South Korea, and Taiwan). The temperature with the highest risk of suicide ranged from the 87th to 88th percentiles in the northeast Asian countries, whereas this value was the 99th percentile in Western countries (Canada, Spain, Switzerland, the UK, and the United States) and South Africa, where nearly linear associations were estimated. The country-specific RRs ranged from 1.31 (95% CI: 1.19, 1.44) in the United States to 1.65 (95% CI: 1.40, 1.93) in Taiwan, excluding countries where the results were substantially uncertain. DISCUSSION: Our findings showed that the risk of suicide increased with increasing ambient temperature in many countries, but to varying extents and not necessarily linearly. This temperature-suicide association should be interpreted cautiously, and further evidence of the relationship and modifying factors is needed. https://doi.org/10.1289/EHP4898.","author":[{"dropping-particle":"","family":"Kim","given":"Yoonhee","non-dropping-particle":"","parse-names":false,"suffix":""},{"dropping-particle":"","family":"Kim","given":"Ho","non-dropping-particle":"","parse-names":false,"suffix":""},{"dropping-particle":"","family":"Gasparrini","given":"Antonio","non-dropping-particle":"","parse-names":false,"suffix":""},{"dropping-particle":"","family":"Armstrong","given":"Ben","non-dropping-particle":"","parse-names":false,"suffix":""},{"dropping-particle":"","family":"Honda","given":"Yasushi","non-dropping-particle":"","parse-names":false,"suffix":""},{"dropping-particle":"","family":"Chung","given":"Yeonseung","non-dropping-particle":"","parse-names":false,"suffix":""},{"dropping-particle":"","family":"Ng","given":"Chris Fook Sheng","non-dropping-particle":"","parse-names":false,"suffix":""},{"dropping-particle":"","family":"Tobias","given":"Aurelio","non-dropping-particle":"","parse-names":false,"suffix":""},{"dropping-particle":"","family":"Íñiguez","given":"Carmen","non-dropping-particle":"","parse-names":false,"suffix":""},{"dropping-particle":"","family":"Lavigne","given":"Eric","non-dropping-particle":"","parse-names":false,"suffix":""},{"dropping-particle":"","family":"Sera","given":"Francesco","non-dropping-particle":"","parse-names":false,"suffix":""},{"dropping-particle":"","family":"Vicedo-Cabrera","given":"Ana M.","non-dropping-particle":"","parse-names":false,"suffix":""},{"dropping-particle":"","family":"Ragettli","given":"Martina S.","non-dropping-particle":"","parse-names":false,"suffix":""},{"dropping-particle":"","family":"Scovronick","given":"Noah","non-dropping-particle":"","parse-names":false,"suffix":""},{"dropping-particle":"","family":"Acquaotta","given":"Fiorella","non-dropping-particle":"","parse-names":false,"suffix":""},{"dropping-particle":"","family":"Chen","given":"Bing Yu","non-dropping-particle":"","parse-names":false,"suffix":""},{"dropping-particle":"","family":"Guo","given":"Yue Liang Leon","non-dropping-particle":"","parse-names":false,"suffix":""},{"dropping-particle":"","family":"Seposo","given":"Xerxes","non-dropping-particle":"","parse-names":false,"suffix":""},{"dropping-particle":"","family":"Dang","given":"Tran Ngoc","non-dropping-particle":"","parse-names":false,"suffix":""},{"dropping-particle":"","family":"Sousa Zanotti Stagliorio Coelho","given":"Micheline","non-dropping-particle":"de","parse-names":false,"suffix":""},{"dropping-particle":"","family":"Saldiva","given":"Paulo Hilario Nascimento","non-dropping-particle":"","parse-names":false,"suffix":""},{"dropping-particle":"","family":"Kosheleva","given":"Anna","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L.","non-dropping-particle":"","parse-names":false,"suffix":""},{"dropping-particle":"","family":"Hashizume","given":"Masahiro","non-dropping-particle":"","parse-names":false,"suffix":""}],"container-title":"Environmental health perspectives","id":"ITEM-1","issue":"11","issued":{"date-parts":[["2019"]]},"page":"117007","title":"Suicide and Ambient Temperature: A Multi-Country Multi-City Study","type":"article-journal","volume":"127"},"uris":["http://www.mendeley.com/documents/?uuid=7626f1e9-7a39-4d3f-a3d5-8cff695f7ca6"]}],"mendeley":{"formattedCitation":"&lt;sup&gt;15&lt;/sup&gt;","plainTextFormattedCitation":"15","previouslyFormattedCitation":"&lt;sup&gt;15&lt;/sup&gt;"},"properties":{"noteIndex":0},"schema":"https://github.com/citation-style-language/schema/raw/master/csl-citation.json"}</w:instrText>
      </w:r>
      <w:r w:rsidR="00033490">
        <w:rPr>
          <w:color w:val="000000" w:themeColor="text1"/>
        </w:rPr>
        <w:fldChar w:fldCharType="separate"/>
      </w:r>
      <w:r w:rsidR="00C76841" w:rsidRPr="00C76841">
        <w:rPr>
          <w:noProof/>
          <w:color w:val="000000" w:themeColor="text1"/>
          <w:vertAlign w:val="superscript"/>
        </w:rPr>
        <w:t>15</w:t>
      </w:r>
      <w:r w:rsidR="00033490">
        <w:rPr>
          <w:color w:val="000000" w:themeColor="text1"/>
        </w:rPr>
        <w:fldChar w:fldCharType="end"/>
      </w:r>
      <w:r>
        <w:rPr>
          <w:color w:val="000000" w:themeColor="text1"/>
        </w:rPr>
        <w:t xml:space="preserve"> </w:t>
      </w:r>
      <w:r w:rsidR="00535113">
        <w:rPr>
          <w:color w:val="000000" w:themeColor="text1"/>
        </w:rPr>
        <w:t>Further,</w:t>
      </w:r>
      <w:r w:rsidR="00E56B02">
        <w:rPr>
          <w:color w:val="000000" w:themeColor="text1"/>
        </w:rPr>
        <w:t xml:space="preserve"> the anomaly metric used in our paper has a much smaller</w:t>
      </w:r>
      <w:r w:rsidR="00B066C6">
        <w:rPr>
          <w:color w:val="000000" w:themeColor="text1"/>
        </w:rPr>
        <w:t xml:space="preserve"> </w:t>
      </w:r>
      <w:r w:rsidR="00B50B22">
        <w:rPr>
          <w:color w:val="000000" w:themeColor="text1"/>
        </w:rPr>
        <w:t>size</w:t>
      </w:r>
      <w:r w:rsidR="001A7E5E">
        <w:rPr>
          <w:color w:val="000000" w:themeColor="text1"/>
        </w:rPr>
        <w:t xml:space="preserve"> range</w:t>
      </w:r>
      <w:r w:rsidR="00E56B02">
        <w:rPr>
          <w:color w:val="000000" w:themeColor="text1"/>
        </w:rPr>
        <w:t xml:space="preserve"> (</w:t>
      </w:r>
      <w:r w:rsidR="00985C4D">
        <w:rPr>
          <w:color w:val="000000" w:themeColor="text1"/>
        </w:rPr>
        <w:t>&lt;8</w:t>
      </w:r>
      <w:r w:rsidR="000C240E">
        <w:rPr>
          <w:color w:val="000000" w:themeColor="text1"/>
        </w:rPr>
        <w:t xml:space="preserve">°C </w:t>
      </w:r>
      <w:r w:rsidR="00985C4D">
        <w:rPr>
          <w:color w:val="000000" w:themeColor="text1"/>
        </w:rPr>
        <w:t>across all states and months in</w:t>
      </w:r>
      <w:r w:rsidR="00E56B02">
        <w:rPr>
          <w:color w:val="000000" w:themeColor="text1"/>
        </w:rPr>
        <w:t xml:space="preserve"> our data) than </w:t>
      </w:r>
      <w:r w:rsidR="00F01F2C">
        <w:rPr>
          <w:color w:val="000000" w:themeColor="text1"/>
        </w:rPr>
        <w:t>the range of absolute temperatures</w:t>
      </w:r>
      <w:r w:rsidR="00E56B02">
        <w:rPr>
          <w:color w:val="000000" w:themeColor="text1"/>
        </w:rPr>
        <w:t xml:space="preserve"> (</w:t>
      </w:r>
      <w:r w:rsidR="00985C4D">
        <w:rPr>
          <w:color w:val="000000" w:themeColor="text1"/>
        </w:rPr>
        <w:t>&gt;4</w:t>
      </w:r>
      <w:r w:rsidR="00E143AE">
        <w:rPr>
          <w:color w:val="000000" w:themeColor="text1"/>
        </w:rPr>
        <w:t>0</w:t>
      </w:r>
      <w:r w:rsidR="00EE3A9D">
        <w:rPr>
          <w:color w:val="000000" w:themeColor="text1"/>
        </w:rPr>
        <w:t xml:space="preserve">°C </w:t>
      </w:r>
      <w:r w:rsidR="00E56B02">
        <w:rPr>
          <w:color w:val="000000" w:themeColor="text1"/>
        </w:rPr>
        <w:t xml:space="preserve">in our data). </w:t>
      </w:r>
      <w:r w:rsidR="00FD4477">
        <w:rPr>
          <w:color w:val="000000" w:themeColor="text1"/>
        </w:rPr>
        <w:t>Finally</w:t>
      </w:r>
      <w:r w:rsidR="00E56B02">
        <w:rPr>
          <w:color w:val="000000" w:themeColor="text1"/>
        </w:rPr>
        <w:t xml:space="preserve">, having month-specific coefficients </w:t>
      </w:r>
      <w:r w:rsidR="00133139">
        <w:rPr>
          <w:color w:val="000000" w:themeColor="text1"/>
        </w:rPr>
        <w:t xml:space="preserve">gives our </w:t>
      </w:r>
      <w:r w:rsidR="00E56B02">
        <w:rPr>
          <w:color w:val="000000" w:themeColor="text1"/>
        </w:rPr>
        <w:t xml:space="preserve">model the flexibility to infer different effect sizes in cold and warm </w:t>
      </w:r>
      <w:r w:rsidR="00F96A3B">
        <w:rPr>
          <w:color w:val="000000" w:themeColor="text1"/>
        </w:rPr>
        <w:t>months</w:t>
      </w:r>
      <w:r w:rsidR="00E56B02">
        <w:rPr>
          <w:color w:val="000000" w:themeColor="text1"/>
        </w:rPr>
        <w:t xml:space="preserve"> (and for different age groups), w</w:t>
      </w:r>
      <w:r w:rsidR="00346ACE">
        <w:rPr>
          <w:color w:val="000000" w:themeColor="text1"/>
        </w:rPr>
        <w:t>ith the degree of similarity versus</w:t>
      </w:r>
      <w:r w:rsidR="00E56B02">
        <w:rPr>
          <w:color w:val="000000" w:themeColor="text1"/>
        </w:rPr>
        <w:t xml:space="preserve"> difference estimated in a Bayesian framework. This can be seen in the comparison of effect sizes across months and age groups in Figure 4 of our paper. </w:t>
      </w:r>
      <w:r w:rsidR="00346ACE">
        <w:rPr>
          <w:color w:val="000000" w:themeColor="text1"/>
        </w:rPr>
        <w:t>Nonetheless, our computer code is available on an open access basis (</w:t>
      </w:r>
      <w:hyperlink r:id="rId8" w:history="1">
        <w:r w:rsidR="00346ACE" w:rsidRPr="00E308EA">
          <w:rPr>
            <w:rStyle w:val="Hyperlink"/>
          </w:rPr>
          <w:t>http://globalenvhealth.org/code-data-download/</w:t>
        </w:r>
      </w:hyperlink>
      <w:r w:rsidR="00346ACE">
        <w:rPr>
          <w:color w:val="000000" w:themeColor="text1"/>
        </w:rPr>
        <w:t>) and can be used to consider alternative functional forms.</w:t>
      </w:r>
    </w:p>
    <w:p w14:paraId="571864CC" w14:textId="41B9DBE8" w:rsidR="00E56B02" w:rsidRDefault="00E56B02" w:rsidP="002C64F6">
      <w:pPr>
        <w:spacing w:line="480" w:lineRule="auto"/>
        <w:jc w:val="both"/>
        <w:outlineLvl w:val="0"/>
        <w:rPr>
          <w:color w:val="000000" w:themeColor="text1"/>
        </w:rPr>
      </w:pPr>
    </w:p>
    <w:p w14:paraId="1B709C1C" w14:textId="2E69A0DE" w:rsidR="00D67FE8" w:rsidRPr="00D67FE8" w:rsidRDefault="00E56B02" w:rsidP="00FD4477">
      <w:pPr>
        <w:spacing w:line="480" w:lineRule="auto"/>
        <w:jc w:val="both"/>
        <w:outlineLvl w:val="0"/>
        <w:rPr>
          <w:color w:val="000000" w:themeColor="text1"/>
        </w:rPr>
      </w:pPr>
      <w:r>
        <w:rPr>
          <w:color w:val="000000" w:themeColor="text1"/>
        </w:rPr>
        <w:t>O</w:t>
      </w:r>
      <w:r w:rsidRPr="00E56B02">
        <w:rPr>
          <w:color w:val="000000" w:themeColor="text1"/>
        </w:rPr>
        <w:t>ur statistical model</w:t>
      </w:r>
      <w:r w:rsidR="00CB1E0D">
        <w:rPr>
          <w:color w:val="000000" w:themeColor="text1"/>
        </w:rPr>
        <w:t>,</w:t>
      </w:r>
      <w:r w:rsidRPr="00E56B02">
        <w:rPr>
          <w:color w:val="000000" w:themeColor="text1"/>
        </w:rPr>
        <w:t xml:space="preserve"> by design adjusts for factors related to month, state an</w:t>
      </w:r>
      <w:r>
        <w:rPr>
          <w:color w:val="000000" w:themeColor="text1"/>
        </w:rPr>
        <w:t>d state-month</w:t>
      </w:r>
      <w:r w:rsidRPr="00E56B02">
        <w:rPr>
          <w:color w:val="000000" w:themeColor="text1"/>
        </w:rPr>
        <w:t xml:space="preserve">. </w:t>
      </w:r>
      <w:r>
        <w:rPr>
          <w:color w:val="000000" w:themeColor="text1"/>
        </w:rPr>
        <w:t xml:space="preserve">This means that </w:t>
      </w:r>
      <w:r w:rsidR="00804C6C">
        <w:rPr>
          <w:color w:val="000000" w:themeColor="text1"/>
        </w:rPr>
        <w:t>factors such as day- and night-time duration are fully adjusted for, as are other environmental, social, and meteorological factors that are specific to place and month. T</w:t>
      </w:r>
      <w:r w:rsidRPr="00E56B02">
        <w:rPr>
          <w:color w:val="000000" w:themeColor="text1"/>
        </w:rPr>
        <w:t xml:space="preserve">he </w:t>
      </w:r>
      <w:r w:rsidR="00F96A3B">
        <w:rPr>
          <w:color w:val="000000" w:themeColor="text1"/>
        </w:rPr>
        <w:t xml:space="preserve">potential </w:t>
      </w:r>
      <w:r w:rsidRPr="00E56B02">
        <w:rPr>
          <w:color w:val="000000" w:themeColor="text1"/>
        </w:rPr>
        <w:t xml:space="preserve">confounding factors would be those with </w:t>
      </w:r>
      <w:r w:rsidRPr="00985C4D">
        <w:rPr>
          <w:i/>
          <w:color w:val="000000" w:themeColor="text1"/>
        </w:rPr>
        <w:t>anomalies</w:t>
      </w:r>
      <w:r w:rsidRPr="00E56B02">
        <w:rPr>
          <w:color w:val="000000" w:themeColor="text1"/>
        </w:rPr>
        <w:t xml:space="preserve"> similar to those of the </w:t>
      </w:r>
      <w:r w:rsidR="00655141">
        <w:rPr>
          <w:color w:val="000000" w:themeColor="text1"/>
        </w:rPr>
        <w:t xml:space="preserve">average </w:t>
      </w:r>
      <w:r w:rsidRPr="00E56B02">
        <w:rPr>
          <w:color w:val="000000" w:themeColor="text1"/>
        </w:rPr>
        <w:t>monthly temperature in each state</w:t>
      </w:r>
      <w:r w:rsidR="00985C4D">
        <w:rPr>
          <w:color w:val="000000" w:themeColor="text1"/>
        </w:rPr>
        <w:t>, such as air pollution, which to our knowledge</w:t>
      </w:r>
      <w:r w:rsidRPr="00E56B02">
        <w:rPr>
          <w:color w:val="000000" w:themeColor="text1"/>
        </w:rPr>
        <w:t xml:space="preserve"> </w:t>
      </w:r>
      <w:r w:rsidR="005A68CF">
        <w:rPr>
          <w:color w:val="000000" w:themeColor="text1"/>
        </w:rPr>
        <w:t xml:space="preserve">is not </w:t>
      </w:r>
      <w:r w:rsidR="005A68CF">
        <w:rPr>
          <w:color w:val="000000" w:themeColor="text1"/>
        </w:rPr>
        <w:lastRenderedPageBreak/>
        <w:t>associated with</w:t>
      </w:r>
      <w:r w:rsidRPr="00E56B02">
        <w:rPr>
          <w:color w:val="000000" w:themeColor="text1"/>
        </w:rPr>
        <w:t xml:space="preserve"> injury mortality.</w:t>
      </w:r>
      <w:r w:rsidR="00655141">
        <w:rPr>
          <w:color w:val="000000" w:themeColor="text1"/>
        </w:rPr>
        <w:t xml:space="preserve"> As for other meteorological factors,</w:t>
      </w:r>
      <w:r w:rsidR="00D67FE8">
        <w:rPr>
          <w:color w:val="000000" w:themeColor="text1"/>
        </w:rPr>
        <w:t xml:space="preserve"> </w:t>
      </w:r>
      <w:r w:rsidR="00655141">
        <w:rPr>
          <w:color w:val="000000" w:themeColor="text1"/>
        </w:rPr>
        <w:t xml:space="preserve">anomalous </w:t>
      </w:r>
      <w:r w:rsidR="008E56D0">
        <w:rPr>
          <w:color w:val="000000" w:themeColor="text1"/>
        </w:rPr>
        <w:t xml:space="preserve">temperature </w:t>
      </w:r>
      <w:r w:rsidR="00655141">
        <w:rPr>
          <w:color w:val="000000" w:themeColor="text1"/>
        </w:rPr>
        <w:t xml:space="preserve">in </w:t>
      </w:r>
      <w:r w:rsidR="008E56D0">
        <w:rPr>
          <w:color w:val="000000" w:themeColor="text1"/>
        </w:rPr>
        <w:t xml:space="preserve">the United States is not </w:t>
      </w:r>
      <w:r w:rsidR="00C71B44">
        <w:rPr>
          <w:color w:val="000000" w:themeColor="text1"/>
        </w:rPr>
        <w:t>significantly correlated with anomalous cloud cover</w:t>
      </w:r>
      <w:r w:rsidR="00531D1D">
        <w:rPr>
          <w:color w:val="000000" w:themeColor="text1"/>
        </w:rPr>
        <w:t xml:space="preserve"> based on data from </w:t>
      </w:r>
      <w:r w:rsidR="001F1A3F">
        <w:rPr>
          <w:color w:val="000000" w:themeColor="text1"/>
        </w:rPr>
        <w:t>ERA5</w:t>
      </w:r>
      <w:r w:rsidR="00FD4477">
        <w:rPr>
          <w:color w:val="000000" w:themeColor="text1"/>
        </w:rPr>
        <w:t>, nor with precipitation.</w:t>
      </w:r>
      <w:r w:rsidR="002C5F6A">
        <w:rPr>
          <w:color w:val="000000" w:themeColor="text1"/>
        </w:rPr>
        <w:fldChar w:fldCharType="begin" w:fldLock="1"/>
      </w:r>
      <w:r w:rsidR="00C76841">
        <w:rPr>
          <w:color w:val="000000" w:themeColor="text1"/>
        </w:rPr>
        <w:instrText>ADDIN CSL_CITATION {"citationItems":[{"id":"ITEM-1","itemData":{"DOI":"10.1136/injuryprev-2017-042419","ISSN":"14755785","abstract":"In 2015, a 7% increase in road deaths per population in the USA reversed the 35-year downward trend. Here I test the hypothesis that weather influenced the change in trend. I used linear regression to estimate the effect of temperature and precipitation on miles driven per capita in urbanizedurbanised areas of the USA during 2010. I matched date and county of death with temperature on that date and number of people exposed to that temperature to calculate the risk per persons exposed to specific temperatures. I employed logistic regression analysis of temperature, precipitation and other risk factors prevalent in 2014 to project expected deaths in 2015 among the 100 most populous counties in the USA. Comparison of actual and projected deaths provided an estimate of deaths expected without the temperature increase.Copyright © Article author(s) (or their employer(s) unless otherwise stated in the text of the article) 2018. All rights reserved. No commercial use is permitted unless otherwise expressly granted.","author":[{"dropping-particle":"","family":"Robertson","given":"Leon","non-dropping-particle":"","parse-names":false,"suffix":""}],"container-title":"Injury Prevention","id":"ITEM-1","issued":{"date-parts":[["2018"]]},"title":"Climate change, weather and road deaths","type":"article-journal"},"uris":["http://www.mendeley.com/documents/?uuid=2805dd90-a6e0-4ea1-ad7e-03291693f0d1"]}],"mendeley":{"formattedCitation":"&lt;sup&gt;13&lt;/sup&gt;","plainTextFormattedCitation":"13","previouslyFormattedCitation":"&lt;sup&gt;13&lt;/sup&gt;"},"properties":{"noteIndex":0},"schema":"https://github.com/citation-style-language/schema/raw/master/csl-citation.json"}</w:instrText>
      </w:r>
      <w:r w:rsidR="002C5F6A">
        <w:rPr>
          <w:color w:val="000000" w:themeColor="text1"/>
        </w:rPr>
        <w:fldChar w:fldCharType="separate"/>
      </w:r>
      <w:r w:rsidR="00C76841" w:rsidRPr="00C76841">
        <w:rPr>
          <w:noProof/>
          <w:color w:val="000000" w:themeColor="text1"/>
          <w:vertAlign w:val="superscript"/>
        </w:rPr>
        <w:t>13</w:t>
      </w:r>
      <w:r w:rsidR="002C5F6A">
        <w:rPr>
          <w:color w:val="000000" w:themeColor="text1"/>
        </w:rPr>
        <w:fldChar w:fldCharType="end"/>
      </w:r>
      <w:r w:rsidR="00964154">
        <w:rPr>
          <w:color w:val="000000" w:themeColor="text1"/>
        </w:rPr>
        <w:t xml:space="preserve"> Further, current evidence does not indicate an </w:t>
      </w:r>
      <w:r w:rsidR="00655141">
        <w:rPr>
          <w:color w:val="000000" w:themeColor="text1"/>
        </w:rPr>
        <w:t>association between hours of sunlight and suicide</w:t>
      </w:r>
      <w:r w:rsidR="002F5367">
        <w:rPr>
          <w:color w:val="000000" w:themeColor="text1"/>
        </w:rPr>
        <w:t>,</w:t>
      </w:r>
      <w:r w:rsidR="000D2F14">
        <w:rPr>
          <w:color w:val="000000" w:themeColor="text1"/>
        </w:rPr>
        <w:fldChar w:fldCharType="begin" w:fldLock="1"/>
      </w:r>
      <w:r w:rsidR="00C76841">
        <w:rPr>
          <w:color w:val="000000" w:themeColor="text1"/>
        </w:rPr>
        <w:instrText>ADDIN CSL_CITATION {"citationItems":[{"id":"ITEM-1","itemData":{"DOI":"10.1016/j.scitotenv.2018.07.098","ISSN":"18791026","abstract":"Background: The relationship between sunlight hours, temperature, and suicide has been investigated in many previous studies, but with inconsistent findings. We conducted this meta-analysis aiming at providing clear evidence about whether sunlight hours and temperature can affect the risk of suicide. Methods: Relevant literature published before 7 Jul 2018 was searched in three electronic database of PubMed, Web of science and Cochrane. Between-study heterogeneity in the effect estimates were examined by study design (i.e., exposure time resolution, temperature measure and suicide classification) and population vulnerability (i.e., sex, national income level, climate zone and study location). Results: Regarding temperature-suicide association, we identified 14 studies that provided 23 effect estimates for meta-analysis. Our random-effects model showed that each 1 °C increase in temperature was significantly associated with a 1% increase in the incidence of suicide (Incidence Rate Radio (IRR) = 1.01; 95%CI = 1.00–1.02; p &lt; 0.05). As for sunlight duration and suicide, 11 effect estimates from 4 studies were pooled using a fixed-effects model. Significant association between sunlight duration (per 1 h increase) and the risk of suicide was not observed, and the pooled IRR was 1.00 (95%CI = 0.99–1.01; p &gt; 0.05). There was significant heterogeneity between previous studies’ effect estimates, and significantly lower heterogeneity was noted for the female group, for studies that did analyses at daily scale, and for studies using mean temperature as the exposure indicator. Conclusion: Our findings suggest a significant and positive association between temperature rises and incidence of suicide, and a non-significant association between sunlight duration and incidence of suicide. Populations living in tropical and temperate zones or at middle-income level may be particularly vulnerable to temperature increase.","author":[{"dropping-particle":"","family":"Gao","given":"Jiaojiao","non-dropping-particle":"","parse-names":false,"suffix":""},{"dropping-particle":"","family":"Cheng","given":"Qiang","non-dropping-particle":"","parse-names":false,"suffix":""},{"dropping-particle":"","family":"Duan","given":"Jun","non-dropping-particle":"","parse-names":false,"suffix":""},{"dropping-particle":"","family":"Xu","given":"Zihan","non-dropping-particle":"","parse-names":false,"suffix":""},{"dropping-particle":"","family":"Bai","given":"Lijun","non-dropping-particle":"","parse-names":false,"suffix":""},{"dropping-particle":"","family":"Zhang","given":"Yanwu","non-dropping-particle":"","parse-names":false,"suffix":""},{"dropping-particle":"","family":"Zhang","given":"Heng","non-dropping-particle":"","parse-names":false,"suffix":""},{"dropping-particle":"","family":"Wang","given":"Shusi","non-dropping-particle":"","parse-names":false,"suffix":""},{"dropping-particle":"","family":"Zhang","given":"Zhihua","non-dropping-particle":"","parse-names":false,"suffix":""},{"dropping-particle":"","family":"Su","given":"Hong","non-dropping-particle":"","parse-names":false,"suffix":""}],"container-title":"Science of the Total Environment","id":"ITEM-1","issued":{"date-parts":[["2019"]]},"title":"Ambient temperature, sunlight duration, and suicide: A systematic review and meta-analysis","type":"article"},"uris":["http://www.mendeley.com/documents/?uuid=3dc5b8be-249b-4f7f-a41f-34dffeba4cdb"]}],"mendeley":{"formattedCitation":"&lt;sup&gt;16&lt;/sup&gt;","plainTextFormattedCitation":"16","previouslyFormattedCitation":"&lt;sup&gt;16&lt;/sup&gt;"},"properties":{"noteIndex":0},"schema":"https://github.com/citation-style-language/schema/raw/master/csl-citation.json"}</w:instrText>
      </w:r>
      <w:r w:rsidR="000D2F14">
        <w:rPr>
          <w:color w:val="000000" w:themeColor="text1"/>
        </w:rPr>
        <w:fldChar w:fldCharType="separate"/>
      </w:r>
      <w:r w:rsidR="00C76841" w:rsidRPr="00C76841">
        <w:rPr>
          <w:noProof/>
          <w:color w:val="000000" w:themeColor="text1"/>
          <w:vertAlign w:val="superscript"/>
        </w:rPr>
        <w:t>16</w:t>
      </w:r>
      <w:r w:rsidR="000D2F14">
        <w:rPr>
          <w:color w:val="000000" w:themeColor="text1"/>
        </w:rPr>
        <w:fldChar w:fldCharType="end"/>
      </w:r>
      <w:r w:rsidR="002F5367">
        <w:rPr>
          <w:color w:val="000000" w:themeColor="text1"/>
        </w:rPr>
        <w:t xml:space="preserve"> and the association between temperature and transport injury seems to be robust to adjustment for precipitation.</w:t>
      </w:r>
      <w:r w:rsidR="00C76841">
        <w:rPr>
          <w:color w:val="000000" w:themeColor="text1"/>
        </w:rPr>
        <w:fldChar w:fldCharType="begin" w:fldLock="1"/>
      </w:r>
      <w:r w:rsidR="00C76841">
        <w:rPr>
          <w:color w:val="000000" w:themeColor="text1"/>
        </w:rPr>
        <w:instrText>ADDIN CSL_CITATION {"citationItems":[{"id":"ITEM-1","itemData":{"DOI":"10.1136/injuryprev-2017-042419","ISSN":"14755785","abstract":"In 2015, a 7% increase in road deaths per population in the USA reversed the 35-year downward trend. Here I test the hypothesis that weather influenced the change in trend. I used linear regression to estimate the effect of temperature and precipitation on miles driven per capita in urbanizedurbanised areas of the USA during 2010. I matched date and county of death with temperature on that date and number of people exposed to that temperature to calculate the risk per persons exposed to specific temperatures. I employed logistic regression analysis of temperature, precipitation and other risk factors prevalent in 2014 to project expected deaths in 2015 among the 100 most populous counties in the USA. Comparison of actual and projected deaths provided an estimate of deaths expected without the temperature increase.Copyright © Article author(s) (or their employer(s) unless otherwise stated in the text of the article) 2018. All rights reserved. No commercial use is permitted unless otherwise expressly granted.","author":[{"dropping-particle":"","family":"Robertson","given":"Leon","non-dropping-particle":"","parse-names":false,"suffix":""}],"container-title":"Injury Prevention","id":"ITEM-1","issued":{"date-parts":[["2018"]]},"title":"Climate change, weather and road deaths","type":"article-journal"},"uris":["http://www.mendeley.com/documents/?uuid=2805dd90-a6e0-4ea1-ad7e-03291693f0d1"]}],"mendeley":{"formattedCitation":"&lt;sup&gt;13&lt;/sup&gt;","plainTextFormattedCitation":"13","previouslyFormattedCitation":"&lt;sup&gt;13&lt;/sup&gt;"},"properties":{"noteIndex":0},"schema":"https://github.com/citation-style-language/schema/raw/master/csl-citation.json"}</w:instrText>
      </w:r>
      <w:r w:rsidR="00C76841">
        <w:rPr>
          <w:color w:val="000000" w:themeColor="text1"/>
        </w:rPr>
        <w:fldChar w:fldCharType="separate"/>
      </w:r>
      <w:r w:rsidR="00C76841" w:rsidRPr="00C76841">
        <w:rPr>
          <w:noProof/>
          <w:color w:val="000000" w:themeColor="text1"/>
          <w:vertAlign w:val="superscript"/>
        </w:rPr>
        <w:t>13</w:t>
      </w:r>
      <w:r w:rsidR="00C76841">
        <w:rPr>
          <w:color w:val="000000" w:themeColor="text1"/>
        </w:rPr>
        <w:fldChar w:fldCharType="end"/>
      </w:r>
      <w:r w:rsidR="003105A5">
        <w:rPr>
          <w:color w:val="000000" w:themeColor="text1"/>
        </w:rPr>
        <w:t xml:space="preserve"> </w:t>
      </w:r>
      <w:r w:rsidR="00FD4477">
        <w:rPr>
          <w:color w:val="000000" w:themeColor="text1"/>
        </w:rPr>
        <w:t xml:space="preserve">Therefore, while </w:t>
      </w:r>
      <w:r w:rsidR="002F5367">
        <w:rPr>
          <w:color w:val="000000" w:themeColor="text1"/>
        </w:rPr>
        <w:t>our novel study should motivate further research into the mechanisms and modifiers of the relationship between anomalous temperature and various injuries</w:t>
      </w:r>
      <w:r w:rsidR="00FD4477">
        <w:rPr>
          <w:color w:val="000000" w:themeColor="text1"/>
        </w:rPr>
        <w:t>,</w:t>
      </w:r>
      <w:r w:rsidR="00C76841">
        <w:rPr>
          <w:color w:val="000000" w:themeColor="text1"/>
        </w:rPr>
        <w:fldChar w:fldCharType="begin" w:fldLock="1"/>
      </w:r>
      <w:r w:rsidR="00C76841">
        <w:rPr>
          <w:color w:val="000000" w:themeColor="text1"/>
        </w:rPr>
        <w:instrText>ADDIN CSL_CITATION {"citationItems":[{"id":"ITEM-1","itemData":{"DOI":"10.1038/s41591-019-0728-4","ISSN":"1546170X","author":[{"dropping-particle":"","family":"Ameratunga","given":"Shanthi","non-dropping-particle":"","parse-names":false,"suffix":""},{"dropping-particle":"","family":"Woodward","given":"Alistair","non-dropping-particle":"","parse-names":false,"suffix":""}],"container-title":"Nature Medicine","id":"ITEM-1","issue":"1","issued":{"date-parts":[["2020"]]},"page":"22-23","title":"Rising injuries in a hotter climate","type":"article-journal","volume":"26"},"uris":["http://www.mendeley.com/documents/?uuid=ba3f79e7-5ddb-45b2-9773-4bbc08a35c4a"]}],"mendeley":{"formattedCitation":"&lt;sup&gt;6&lt;/sup&gt;","plainTextFormattedCitation":"6"},"properties":{"noteIndex":0},"schema":"https://github.com/citation-style-language/schema/raw/master/csl-citation.json"}</w:instrText>
      </w:r>
      <w:r w:rsidR="00C76841">
        <w:rPr>
          <w:color w:val="000000" w:themeColor="text1"/>
        </w:rPr>
        <w:fldChar w:fldCharType="separate"/>
      </w:r>
      <w:r w:rsidR="00C76841" w:rsidRPr="00C76841">
        <w:rPr>
          <w:noProof/>
          <w:color w:val="000000" w:themeColor="text1"/>
          <w:vertAlign w:val="superscript"/>
        </w:rPr>
        <w:t>6</w:t>
      </w:r>
      <w:r w:rsidR="00C76841">
        <w:rPr>
          <w:color w:val="000000" w:themeColor="text1"/>
        </w:rPr>
        <w:fldChar w:fldCharType="end"/>
      </w:r>
      <w:r w:rsidR="00FD4477">
        <w:rPr>
          <w:color w:val="000000" w:themeColor="text1"/>
        </w:rPr>
        <w:t xml:space="preserve"> the most plausible explanation for our findings is a causal effect from anomalous temperature.</w:t>
      </w:r>
    </w:p>
    <w:p w14:paraId="115A7221" w14:textId="77777777" w:rsidR="00FD4477" w:rsidRPr="00E56B02" w:rsidRDefault="00FD4477" w:rsidP="00E56B02">
      <w:pPr>
        <w:spacing w:line="480" w:lineRule="auto"/>
        <w:rPr>
          <w:color w:val="000000" w:themeColor="text1"/>
        </w:rPr>
      </w:pPr>
    </w:p>
    <w:p w14:paraId="248EF5DD" w14:textId="6F68B3CC" w:rsidR="00B201BD" w:rsidRDefault="00651316" w:rsidP="00613BCB">
      <w:pPr>
        <w:spacing w:line="480" w:lineRule="auto"/>
        <w:jc w:val="both"/>
        <w:outlineLvl w:val="0"/>
        <w:rPr>
          <w:color w:val="000000" w:themeColor="text1"/>
        </w:rPr>
      </w:pPr>
      <w:r>
        <w:rPr>
          <w:color w:val="000000" w:themeColor="text1"/>
        </w:rPr>
        <w:t xml:space="preserve">Beyond its innovative and robust design in </w:t>
      </w:r>
      <w:r w:rsidR="009F50A8">
        <w:rPr>
          <w:color w:val="000000" w:themeColor="text1"/>
        </w:rPr>
        <w:t xml:space="preserve">terms of inferring associations, we wanted to illustrate the public health significance of the findings for diverse readers, a purpose that proportional measures such as risk/odds/rate ratios do not serve. To do this, we applied our estimated rate ratios to a fixed temperature anomaly (1.5 and 2 degrees </w:t>
      </w:r>
      <w:r w:rsidR="00F4480E">
        <w:rPr>
          <w:color w:val="000000" w:themeColor="text1"/>
        </w:rPr>
        <w:t>selected based on exchanges with</w:t>
      </w:r>
      <w:r w:rsidR="009F50A8">
        <w:rPr>
          <w:color w:val="000000" w:themeColor="text1"/>
        </w:rPr>
        <w:t xml:space="preserve"> the reviewers of our paper) and 2016 age-</w:t>
      </w:r>
      <w:r w:rsidR="00133139">
        <w:rPr>
          <w:color w:val="000000" w:themeColor="text1"/>
        </w:rPr>
        <w:t xml:space="preserve"> and sex-</w:t>
      </w:r>
      <w:r w:rsidR="009F50A8">
        <w:rPr>
          <w:color w:val="000000" w:themeColor="text1"/>
        </w:rPr>
        <w:t>specific death rates.</w:t>
      </w:r>
      <w:r w:rsidR="00346ACE">
        <w:rPr>
          <w:color w:val="000000" w:themeColor="text1"/>
        </w:rPr>
        <w:t xml:space="preserve"> We carefully reported this illustrative example as an “</w:t>
      </w:r>
      <w:r w:rsidR="00346ACE" w:rsidRPr="00346ACE">
        <w:rPr>
          <w:color w:val="000000" w:themeColor="text1"/>
        </w:rPr>
        <w:t>anomalously warm year</w:t>
      </w:r>
      <w:r w:rsidR="00346ACE">
        <w:rPr>
          <w:color w:val="000000" w:themeColor="text1"/>
        </w:rPr>
        <w:t>”</w:t>
      </w:r>
      <w:r w:rsidR="00150029">
        <w:rPr>
          <w:color w:val="000000" w:themeColor="text1"/>
        </w:rPr>
        <w:t xml:space="preserve"> and avoid</w:t>
      </w:r>
      <w:r w:rsidR="002F5367">
        <w:rPr>
          <w:color w:val="000000" w:themeColor="text1"/>
        </w:rPr>
        <w:t>ed</w:t>
      </w:r>
      <w:r w:rsidR="00150029">
        <w:rPr>
          <w:color w:val="000000" w:themeColor="text1"/>
        </w:rPr>
        <w:t xml:space="preserve"> the term “projection”</w:t>
      </w:r>
      <w:r w:rsidR="00346ACE">
        <w:rPr>
          <w:color w:val="000000" w:themeColor="text1"/>
        </w:rPr>
        <w:t>.</w:t>
      </w:r>
      <w:r w:rsidR="009F50A8">
        <w:rPr>
          <w:color w:val="000000" w:themeColor="text1"/>
        </w:rPr>
        <w:t xml:space="preserve"> </w:t>
      </w:r>
      <w:r w:rsidR="00F4480E">
        <w:rPr>
          <w:color w:val="000000" w:themeColor="text1"/>
        </w:rPr>
        <w:t>Given</w:t>
      </w:r>
      <w:r w:rsidR="009F50A8">
        <w:rPr>
          <w:color w:val="000000" w:themeColor="text1"/>
        </w:rPr>
        <w:t xml:space="preserve"> our expertise in climate modelling</w:t>
      </w:r>
      <w:r w:rsidR="00F4480E">
        <w:rPr>
          <w:color w:val="000000" w:themeColor="text1"/>
        </w:rPr>
        <w:t>,</w:t>
      </w:r>
      <w:r w:rsidR="00F6691C">
        <w:rPr>
          <w:color w:val="000000" w:themeColor="text1"/>
        </w:rPr>
        <w:fldChar w:fldCharType="begin" w:fldLock="1"/>
      </w:r>
      <w:r w:rsidR="00C76841">
        <w:rPr>
          <w:color w:val="000000" w:themeColor="text1"/>
        </w:rPr>
        <w:instrText>ADDIN CSL_CITATION {"citationItems":[{"id":"ITEM-1","itemData":{"DOI":"10.1007/s00477-017-1433-9","ISBN":"0047701714","ISSN":"14363259","abstract":"© 2017 The Author(s) Capturing the spatial and temporal correlation of multiple variables in a weather generator is challenging. A new massively multi-site, multivariate daily stochastic weather generator called IMAGE is presented here. It models temperature and precipitation variables as latent Gaussian variables with temporal behaviour governed by an auto-regressive model whose residuals and parameters are correlated through resampling of principle component time series of empirical orthogonal function modes. A case study using European climate data demonstrates the model’s ability to reproduce extreme events of temperature and precipitation. The ability to capture the spatial and temporal extent of extremes using a modified Climate Extremes Index is demonstrated. Importantly, the model generates events covering not observed temporal and spatial scales giving new insights for risk management purposes.","author":[{"dropping-particle":"","family":"Sparks","given":"Nathan J.","non-dropping-particle":"","parse-names":false,"suffix":""},{"dropping-particle":"","family":"Hardwick","given":"Stephen R.","non-dropping-particle":"","parse-names":false,"suffix":""},{"dropping-particle":"","family":"Schmid","given":"Matthias","non-dropping-particle":"","parse-names":false,"suffix":""},{"dropping-particle":"","family":"Toumi","given":"Ralf","non-dropping-particle":"","parse-names":false,"suffix":""}],"container-title":"Stochastic Environmental Research and Risk Assessment","id":"ITEM-1","issued":{"date-parts":[["2018"]]},"title":"IMAGE: a multivariate multi-site stochastic weather generator for European weather and climate","type":"article-journal"},"uris":["http://www.mendeley.com/documents/?uuid=49cd3a79-8fa9-49a7-9715-82bd5f32010b"]}],"mendeley":{"formattedCitation":"&lt;sup&gt;17&lt;/sup&gt;","plainTextFormattedCitation":"17","previouslyFormattedCitation":"&lt;sup&gt;17&lt;/sup&gt;"},"properties":{"noteIndex":0},"schema":"https://github.com/citation-style-language/schema/raw/master/csl-citation.json"}</w:instrText>
      </w:r>
      <w:r w:rsidR="00F6691C">
        <w:rPr>
          <w:color w:val="000000" w:themeColor="text1"/>
        </w:rPr>
        <w:fldChar w:fldCharType="separate"/>
      </w:r>
      <w:r w:rsidR="00C76841" w:rsidRPr="00C76841">
        <w:rPr>
          <w:noProof/>
          <w:color w:val="000000" w:themeColor="text1"/>
          <w:vertAlign w:val="superscript"/>
        </w:rPr>
        <w:t>17</w:t>
      </w:r>
      <w:r w:rsidR="00F6691C">
        <w:rPr>
          <w:color w:val="000000" w:themeColor="text1"/>
        </w:rPr>
        <w:fldChar w:fldCharType="end"/>
      </w:r>
      <w:r w:rsidR="009F50A8">
        <w:rPr>
          <w:color w:val="000000" w:themeColor="text1"/>
        </w:rPr>
        <w:t xml:space="preserve"> we </w:t>
      </w:r>
      <w:r w:rsidR="00F4480E">
        <w:rPr>
          <w:color w:val="000000" w:themeColor="text1"/>
        </w:rPr>
        <w:t xml:space="preserve">could </w:t>
      </w:r>
      <w:r w:rsidR="009F50A8">
        <w:rPr>
          <w:color w:val="000000" w:themeColor="text1"/>
        </w:rPr>
        <w:t xml:space="preserve">have used a more complex exposure example. However, doing so would have undermined the illustrative purpose of this calculation. </w:t>
      </w:r>
      <w:r w:rsidR="009437BD">
        <w:rPr>
          <w:color w:val="000000" w:themeColor="text1"/>
        </w:rPr>
        <w:t>This is why</w:t>
      </w:r>
      <w:r w:rsidR="00B201BD">
        <w:rPr>
          <w:color w:val="000000" w:themeColor="text1"/>
        </w:rPr>
        <w:t xml:space="preserve"> similar analyses for</w:t>
      </w:r>
      <w:r w:rsidR="009F50A8">
        <w:rPr>
          <w:color w:val="000000" w:themeColor="text1"/>
        </w:rPr>
        <w:t xml:space="preserve"> air pollution</w:t>
      </w:r>
      <w:r w:rsidR="00E52CA0">
        <w:rPr>
          <w:color w:val="000000" w:themeColor="text1"/>
        </w:rPr>
        <w:fldChar w:fldCharType="begin" w:fldLock="1"/>
      </w:r>
      <w:r w:rsidR="00C76841">
        <w:rPr>
          <w:color w:val="000000" w:themeColor="text1"/>
        </w:rPr>
        <w:instrText>ADDIN CSL_CITATION {"citationItems":[{"id":"ITEM-1","itemData":{"author":[{"dropping-particle":"","family":"Bennett","given":"James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Medicine","id":"ITEM-1","issued":{"date-parts":[["2019"]]},"title":"National and county life expectancy loss from particulate matter pollution in the USA","type":"article-journal"},"uris":["http://www.mendeley.com/documents/?uuid=964ec70f-6b09-4d7e-9478-68607c917ba5"]},{"id":"ITEM-2","itemData":{"DOI":"10.1016/S0140-6736(17)30505-6","ISSN":"1474547X","abstract":"Background Exposure to ambient air pollution increases morbidity and mortality, and is a leading contributor to global disease burden. We explored spatial and temporal trends in mortality and burden of disease attributable to ambient air pollution from 1990 to 2015 at global, regional, and country levels. Methods We estimated global population-weighted mean concentrations of particle mass with aerodynamic diameter less than 2·5 μm (PM2·5) and ozone at an approximate 11 km × 11 km resolution with satellite-based estimates, chemical transport models, and ground-level measurements. Using integrated exposure–response functions for each cause of death, we estimated the relative risk of mortality from ischaemic heart disease, cerebrovascular disease, chronic obstructive pulmonary disease, lung cancer, and lower respiratory infections from epidemiological studies using non-linear exposure–response functions spanning the global range of exposure. Findings Ambient PM2·5 was the fifth-ranking mortality risk factor in 2015. Exposure to PM2·5 caused 4·2 million (95% uncertainty interval [UI] 3·7 million to 4·8 million) deaths and 103·1 million (90·8 million 115·1 million) disability-adjusted life-years (DALYs) in 2015, representing 7·6% of total global deaths and 4·2% of global DALYs, 59% of these in east and south Asia. Deaths attributable to ambient PM2·5 increased from 3·5 million (95% UI 3·0 million to 4·0 million) in 1990 to 4·2 million (3·7 million to 4·8 million) in 2015. Exposure to ozone caused an additional 254 000 (95% UI 97 000–422 000) deaths and a loss of 4·1 million (1·6 million to 6·8 million) DALYs from chronic obstructive pulmonary disease in 2015. Interpretation Ambient air pollution contributed substantially to the global burden of disease in 2015, which increased over the past 25 years, due to population ageing, changes in non-communicable disease rates, and increasing air pollution in low-income and middle-income countries. Modest reductions in burden will occur in the most polluted countries unless PM2·5 values are decreased substantially, but there is potential for substantial health benefits from exposure reduction. Funding Bill &amp; Melinda Gates Foundation and Health Effects Institute.","author":[{"dropping-particle":"","family":"Cohen","given":"Aaron J.","non-dropping-particle":"","parse-names":false,"suffix":""},{"dropping-particle":"","family":"Brauer","given":"Michael","non-dropping-particle":"","parse-names":false,"suffix":""},{"dropping-particle":"","family":"Burnett","given":"Richard","non-dropping-particle":"","parse-names":false,"suffix":""},{"dropping-particle":"","family":"Anderson","given":"H. Ross","non-dropping-particle":"","parse-names":false,"suffix":""},{"dropping-particle":"","family":"Frostad","given":"Joseph","non-dropping-particle":"","parse-names":false,"suffix":""},{"dropping-particle":"","family":"Estep","given":"Kara","non-dropping-particle":"","parse-names":false,"suffix":""},{"dropping-particle":"","family":"Balakrishnan","given":"Kalpana","non-dropping-particle":"","parse-names":false,"suffix":""},{"dropping-particle":"","family":"Brunekreef","given":"Bert","non-dropping-particle":"","parse-names":false,"suffix":""},{"dropping-particle":"","family":"Dandona","given":"Lalit","non-dropping-particle":"","parse-names":false,"suffix":""},{"dropping-particle":"","family":"Dandona","given":"Rakhi","non-dropping-particle":"","parse-names":false,"suffix":""},{"dropping-particle":"","family":"Feigin","given":"Valery","non-dropping-particle":"","parse-names":false,"suffix":""},{"dropping-particle":"","family":"Freedman","given":"Greg","non-dropping-particle":"","parse-names":false,"suffix":""},{"dropping-particle":"","family":"Hubbell","given":"Bryan","non-dropping-particle":"","parse-names":false,"suffix":""},{"dropping-particle":"","family":"Jobling","given":"Amelia","non-dropping-particle":"","parse-names":false,"suffix":""},{"dropping-particle":"","family":"Kan","given":"Haidong","non-dropping-particle":"","parse-names":false,"suffix":""},{"dropping-particle":"","family":"Knibbs","given":"Luke","non-dropping-particle":"","parse-names":false,"suffix":""},{"dropping-particle":"","family":"Liu","given":"Yang","non-dropping-particle":"","parse-names":false,"suffix":""},{"dropping-particle":"","family":"Martin","given":"Randall","non-dropping-particle":"","parse-names":false,"suffix":""},{"dropping-particle":"","family":"Morawska","given":"Lidia","non-dropping-particle":"","parse-names":false,"suffix":""},{"dropping-particle":"","family":"Pope","given":"C. Arden","non-dropping-particle":"","parse-names":false,"suffix":""},{"dropping-particle":"","family":"Shin","given":"Hwashin","non-dropping-particle":"","parse-names":false,"suffix":""},{"dropping-particle":"","family":"Straif","given":"Kurt","non-dropping-particle":"","parse-names":false,"suffix":""},{"dropping-particle":"","family":"Shaddick","given":"Gavin","non-dropping-particle":"","parse-names":false,"suffix":""},{"dropping-particle":"","family":"Thomas","given":"Matthew","non-dropping-particle":"","parse-names":false,"suffix":""},{"dropping-particle":"","family":"Dingenen","given":"Rita","non-dropping-particle":"van","parse-names":false,"suffix":""},{"dropping-particle":"","family":"Donkelaar","given":"Aaron","non-dropping-particle":"van","parse-names":false,"suffix":""},{"dropping-particle":"","family":"Vos","given":"Theo","non-dropping-particle":"","parse-names":false,"suffix":""},{"dropping-particle":"","family":"Murray","given":"Christopher J.L.","non-dropping-particle":"","parse-names":false,"suffix":""},{"dropping-particle":"","family":"Forouzanfar","given":"Mohammad H.","non-dropping-particle":"","parse-names":false,"suffix":""}],"container-title":"The Lancet","id":"ITEM-2","issued":{"date-parts":[["2017"]]},"title":"Estimates and 25-year trends of the global burden of disease attributable to ambient air pollution: an analysis of data from the Global Burden of Diseases Study 2015","type":"article-journal"},"uris":["http://www.mendeley.com/documents/?uuid=b3fff31f-d9af-435c-b8db-78da4c963642"]}],"mendeley":{"formattedCitation":"&lt;sup&gt;10,18&lt;/sup&gt;","plainTextFormattedCitation":"10,18","previouslyFormattedCitation":"&lt;sup&gt;10,18&lt;/sup&gt;"},"properties":{"noteIndex":0},"schema":"https://github.com/citation-style-language/schema/raw/master/csl-citation.json"}</w:instrText>
      </w:r>
      <w:r w:rsidR="00E52CA0">
        <w:rPr>
          <w:color w:val="000000" w:themeColor="text1"/>
        </w:rPr>
        <w:fldChar w:fldCharType="separate"/>
      </w:r>
      <w:r w:rsidR="00C76841" w:rsidRPr="00C76841">
        <w:rPr>
          <w:noProof/>
          <w:color w:val="000000" w:themeColor="text1"/>
          <w:vertAlign w:val="superscript"/>
        </w:rPr>
        <w:t>10,18</w:t>
      </w:r>
      <w:r w:rsidR="00E52CA0">
        <w:rPr>
          <w:color w:val="000000" w:themeColor="text1"/>
        </w:rPr>
        <w:fldChar w:fldCharType="end"/>
      </w:r>
      <w:r w:rsidR="009F50A8">
        <w:rPr>
          <w:color w:val="000000" w:themeColor="text1"/>
        </w:rPr>
        <w:t xml:space="preserve"> and for virtually every other risk factor</w:t>
      </w:r>
      <w:r w:rsidR="002D2C6E">
        <w:rPr>
          <w:color w:val="000000" w:themeColor="text1"/>
        </w:rPr>
        <w:fldChar w:fldCharType="begin" w:fldLock="1"/>
      </w:r>
      <w:r w:rsidR="00C76841">
        <w:rPr>
          <w:color w:val="000000" w:themeColor="text1"/>
        </w:rPr>
        <w:instrText>ADDIN CSL_CITATION {"citationItems":[{"id":"ITEM-1","itemData":{"DOI":"10.1016/S0140-6736(12)61766-8","ISSN":"1474547X","PMID":"23245609","abstract":"Background Quantification of the disease burden caused by different risks informs prevention by providing an account of health loss different to that provided by a disease-by-disease analysis. No complete revision of global disease burden caused by risk factors has been done since a comparative risk assessment in 2000, and no previous analysis has assessed changes in burden attributable to risk factors over time. Methods We estimated deaths and disability-adjusted life years; DALYs; sum of years lived with disability [YLD] and years of life lost [YLL]) attributable to the independent effects of 67 risk factors and clusters of risk factors for 21 regions in 1990 and 2010. We estimated exposure distributions for each year, region, sex, and age group, and relative risks per unit of exposure by systematically reviewing and synthesising published and unpublished data. We used these estimates, together with estimates of cause-specific deaths and DALYs from the Global Burden of Disease Study 2010, to calculate the burden attributable to each risk factor exposure compared with the theoretical-minimum-risk exposure. We incorporated uncertainty in disease burden, relative risks, and exposures into our estimates of attributable burden. Findings In 2010, the three leading risk factors for global disease burden were high blood pressure (7 0% [95% uncertainty interval 6 2-7 7] of global DALYs); tobacco smoking including second-hand smoke (6 3% [5 5-7 0]), and alcohol use (5 5% [5 0-5 9]). In 1990, the leading risks were childhood underweight (7 9% [6 8-9 4]), household air pollution from solid fuels; (HAP; 7 0% [5 6-8 3]), and tobacco smoking including second-hand smoke (6 1% [5 4-6 8]). Dietary risk factors and physical inactivity collectively accounted for 10 0% (95% UI 9 2-10 8) of global DALYs in 2010, with the most prominent dietary risks being diets low in fruits and those high in sodium. Several risks that primarily affect childhood communicable diseases, including unimproved water and sanitation and childhood micronutrient deficiencies, fell in rank between 1990 and 2010, with unimproved water ' and sanitation accounting for 0 9% (0 4-1 6) of global DALYs in 2010. However, in most of sub-Saharan Africa childhood underweight, HAP, and non-exclusive and discontinued breastfeeding were the leading risks in 2010, while HAP was the leading risk in south Asia. The leading risk factor in Eastern Europe, most of Latin America, and southern sub-Saharan Africa in 2010 …","author":[{"dropping-particle":"","family":"Lim","given":"Stephen S.","non-dropping-particle":"","parse-names":false,"suffix":""},{"dropping-particle":"","family":"Vos","given":"Theo","non-dropping-particle":"","parse-names":false,"suffix":""},{"dropping-particle":"","family":"Flaxman","given":"Abraham D.","non-dropping-particle":"","parse-names":false,"suffix":""},{"dropping-particle":"","family":"Danaei","given":"Goodarz","non-dropping-particle":"","parse-names":false,"suffix":""},{"dropping-particle":"","family":"Shibuya","given":"Kenji","non-dropping-particle":"","parse-names":false,"suffix":""},{"dropping-particle":"","family":"Adair-Rohani","given":"Heather","non-dropping-particle":"","parse-names":false,"suffix":""},{"dropping-particle":"","family":"Amann","given":"Markus","non-dropping-particle":"","parse-names":false,"suffix":""},{"dropping-particle":"","family":"Anderson","given":"H. Ross","non-dropping-particle":"","parse-names":false,"suffix":""},{"dropping-particle":"","family":"Andrews","given":"Kathryn G.","non-dropping-particle":"","parse-names":false,"suffix":""},{"dropping-particle":"","family":"Aryee","given":"Martin","non-dropping-particle":"","parse-names":false,"suffix":""},{"dropping-particle":"","family":"Atkinson","given":"Charles","non-dropping-particle":"","parse-names":false,"suffix":""},{"dropping-particle":"","family":"Bacchus","given":"Loraine J.","non-dropping-particle":"","parse-names":false,"suffix":""},{"dropping-particle":"","family":"Bahalim","given":"Adil N.","non-dropping-particle":"","parse-names":false,"suffix":""},{"dropping-particle":"","family":"Balakrishnan","given":"Kalpana","non-dropping-particle":"","parse-names":false,"suffix":""},{"dropping-particle":"","family":"Balmes","given":"John","non-dropping-particle":"","parse-names":false,"suffix":""},{"dropping-particle":"","family":"Barker-Collo","given":"Suzanne","non-dropping-particle":"","parse-names":false,"suffix":""},{"dropping-particle":"","family":"Baxter","given":"Amanda","non-dropping-particle":"","parse-names":false,"suffix":""},{"dropping-particle":"","family":"Bell","given":"Michelle L.","non-dropping-particle":"","parse-names":false,"suffix":""},{"dropping-particle":"","family":"Blore","given":"Jed D.","non-dropping-particle":"","parse-names":false,"suffix":""},{"dropping-particle":"","family":"Blyth","given":"Fiona","non-dropping-particle":"","parse-names":false,"suffix":""},{"dropping-particle":"","family":"Bonner","given":"Carissa","non-dropping-particle":"","parse-names":false,"suffix":""},{"dropping-particle":"","family":"Borges","given":"Guilherme","non-dropping-particle":"","parse-names":false,"suffix":""},{"dropping-particle":"","family":"Bourne","given":"Rupert","non-dropping-particle":"","parse-names":false,"suffix":""},{"dropping-particle":"","family":"Boussinesq","given":"Michel","non-dropping-particle":"","parse-names":false,"suffix":""},{"dropping-particle":"","family":"Brauer","given":"Michael","non-dropping-particle":"","parse-names":false,"suffix":""},{"dropping-particle":"","family":"Brooks","given":"Peter","non-dropping-particle":"","parse-names":false,"suffix":""},{"dropping-particle":"","family":"Bruce","given":"Nigel G.","non-dropping-particle":"","parse-names":false,"suffix":""},{"dropping-particle":"","family":"Brunekreef","given":"Bert","non-dropping-particle":"","parse-names":false,"suffix":""},{"dropping-particle":"","family":"Bryan-Hancock","given":"Claire","non-dropping-particle":"","parse-names":false,"suffix":""},{"dropping-particle":"","family":"Bucello","given":"Chiara","non-dropping-particle":"","parse-names":false,"suffix":""},{"dropping-particle":"","family":"Buchbinder","given":"Rachelle","non-dropping-particle":"","parse-names":false,"suffix":""},{"dropping-particle":"","family":"Bull","given":"Fiona","non-dropping-particle":"","parse-names":false,"suffix":""},{"dropping-particle":"","family":"Burnett","given":"Richard T.","non-dropping-particle":"","parse-names":false,"suffix":""},{"dropping-particle":"","family":"Byers","given":"Tim E.","non-dropping-particle":"","parse-names":false,"suffix":""},{"dropping-particle":"","family":"Calabria","given":"Bianca","non-dropping-particle":"","parse-names":false,"suffix":""},{"dropping-particle":"","family":"Carapetis","given":"Jonathan","non-dropping-particle":"","parse-names":false,"suffix":""},{"dropping-particle":"","family":"Carnahan","given":"Emily","non-dropping-particle":"","parse-names":false,"suffix":""},{"dropping-particle":"","family":"Chafe","given":"Zoe","non-dropping-particle":"","parse-names":false,"suffix":""},{"dropping-particle":"","family":"Charlson","given":"Fiona","non-dropping-particle":"","parse-names":false,"suffix":""},{"dropping-particle":"","family":"Chen","given":"Honglei","non-dropping-particle":"","parse-names":false,"suffix":""},{"dropping-particle":"","family":"Chen","given":"Jian Shen","non-dropping-particle":"","parse-names":false,"suffix":""},{"dropping-particle":"","family":"Cheng","given":"Andrew Tai Ann","non-dropping-particle":"","parse-names":false,"suffix":""},{"dropping-particle":"","family":"Child","given":"Jennifer Christine","non-dropping-particle":"","parse-names":false,"suffix":""},{"dropping-particle":"","family":"Cohen","given":"Aaron","non-dropping-particle":"","parse-names":false,"suffix":""},{"dropping-particle":"","family":"Colson","given":"K. Ellicott","non-dropping-particle":"","parse-names":false,"suffix":""},{"dropping-particle":"","family":"Cowie","given":"Benjamin C.","non-dropping-particle":"","parse-names":false,"suffix":""},{"dropping-particle":"","family":"Darby","given":"Sarah","non-dropping-particle":"","parse-names":false,"suffix":""},{"dropping-particle":"","family":"Darling","given":"Susan","non-dropping-particle":"","parse-names":false,"suffix":""},{"dropping-particle":"","family":"Davis","given":"Adrian","non-dropping-particle":"","parse-names":false,"suffix":""},{"dropping-particle":"","family":"Degenhardt","given":"Louisa","non-dropping-particle":"","parse-names":false,"suffix":""},{"dropping-particle":"","family":"Dentener","given":"Frank","non-dropping-particle":"","parse-names":false,"suffix":""},{"dropping-particle":"","family":"Jarlais","given":"Don C.","non-dropping-particle":"Des","parse-names":false,"suffix":""},{"dropping-particle":"","family":"Devries","given":"Karen","non-dropping-particle":"","parse-names":false,"suffix":""},{"dropping-particle":"","family":"Dherani","given":"Mukesh","non-dropping-particle":"","parse-names":false,"suffix":""},{"dropping-particle":"","family":"Ding","given":"Eric L.","non-dropping-particle":"","parse-names":false,"suffix":""},{"dropping-particle":"","family":"Dorsey","given":"E. Ray","non-dropping-particle":"","parse-names":false,"suffix":""},{"dropping-particle":"","family":"Driscoll","given":"Tim","non-dropping-particle":"","parse-names":false,"suffix":""},{"dropping-particle":"","family":"Edmond","given":"Karen","non-dropping-particle":"","parse-names":false,"suffix":""},{"dropping-particle":"","family":"Ali","given":"Suad Eltahir","non-dropping-particle":"","parse-names":false,"suffix":""},{"dropping-particle":"","family":"Engell","given":"Rebecca E.","non-dropping-particle":"","parse-names":false,"suffix":""},{"dropping-particle":"","family":"Erwin","given":"Patricia J.","non-dropping-particle":"","parse-names":false,"suffix":""},{"dropping-particle":"","family":"Fahimi","given":"Saman","non-dropping-particle":"","parse-names":false,"suffix":""},{"dropping-particle":"","family":"Falder","given":"Gail","non-dropping-particle":"","parse-names":false,"suffix":""},{"dropping-particle":"","family":"Farzadfar","given":"Farshad","non-dropping-particle":"","parse-names":false,"suffix":""},{"dropping-particle":"","family":"Ferrari","given":"Alize","non-dropping-particle":"","parse-names":false,"suffix":""},{"dropping-particle":"","family":"Finucane","given":"Mariel M.","non-dropping-particle":"","parse-names":false,"suffix":""},{"dropping-particle":"","family":"Flaxman","given":"Seth","non-dropping-particle":"","parse-names":false,"suffix":""},{"dropping-particle":"","family":"Fowkes","given":"Francis Gerry R.","non-dropping-particle":"","parse-names":false,"suffix":""},{"dropping-particle":"","family":"Freedman","given":"Greg","non-dropping-particle":"","parse-names":false,"suffix":""},{"dropping-particle":"","family":"Freeman","given":"Michael K.","non-dropping-particle":"","parse-names":false,"suffix":""},{"dropping-particle":"","family":"Gakidou","given":"Emmanuela","non-dropping-particle":"","parse-names":false,"suffix":""},{"dropping-particle":"","family":"Ghosh","given":"Santu","non-dropping-particle":"","parse-names":false,"suffix":""},{"dropping-particle":"","family":"Giovannucci","given":"Edward","non-dropping-particle":"","parse-names":false,"suffix":""},{"dropping-particle":"","family":"Gmel","given":"Gerhard","non-dropping-particle":"","parse-names":false,"suffix":""},{"dropping-particle":"","family":"Graham","given":"Kathryn","non-dropping-particle":"","parse-names":false,"suffix":""},{"dropping-particle":"","family":"Grainger","given":"Rebecca","non-dropping-particle":"","parse-names":false,"suffix":""},{"dropping-particle":"","family":"Grant","given":"Bridget","non-dropping-particle":"","parse-names":false,"suffix":""},{"dropping-particle":"","family":"Gunnell","given":"David","non-dropping-particle":"","parse-names":false,"suffix":""},{"dropping-particle":"","family":"Gutierrez","given":"Hialy R.","non-dropping-particle":"","parse-names":false,"suffix":""},{"dropping-particle":"","family":"Hall","given":"Wayne","non-dropping-particle":"","parse-names":false,"suffix":""},{"dropping-particle":"","family":"Hoek","given":"Hans W.","non-dropping-particle":"","parse-names":false,"suffix":""},{"dropping-particle":"","family":"Hogan","given":"Anthony","non-dropping-particle":"","parse-names":false,"suffix":""},{"dropping-particle":"","family":"Hosgood","given":"H. Dean","non-dropping-particle":"","parse-names":false,"suffix":""},{"dropping-particle":"","family":"Hoy","given":"Damian","non-dropping-particle":"","parse-names":false,"suffix":""},{"dropping-particle":"","family":"Hu","given":"Howard","non-dropping-particle":"","parse-names":false,"suffix":""},{"dropping-particle":"","family":"Hubbell","given":"Bryan J.","non-dropping-particle":"","parse-names":false,"suffix":""},{"dropping-particle":"","family":"Hutchings","given":"Sally J.","non-dropping-particle":"","parse-names":false,"suffix":""},{"dropping-particle":"","family":"Ibeanusi","given":"Sydney E.","non-dropping-particle":"","parse-names":false,"suffix":""},{"dropping-particle":"","family":"Jacklyn","given":"Gemma L.","non-dropping-particle":"","parse-names":false,"suffix":""},{"dropping-particle":"","family":"Jasrasaria","given":"Rashmi","non-dropping-particle":"","parse-names":false,"suffix":""},{"dropping-particle":"","family":"Jonas","given":"Jost B.","non-dropping-particle":"","parse-names":false,"suffix":""},{"dropping-particle":"","family":"Kan","given":"Haidong","non-dropping-particle":"","parse-names":false,"suffix":""},{"dropping-particle":"","family":"Kanis","given":"John A.","non-dropping-particle":"","parse-names":false,"suffix":""},{"dropping-particle":"","family":"Kassebaum","given":"Nicholas","non-dropping-particle":"","parse-names":false,"suffix":""},{"dropping-particle":"","family":"Kawakami","given":"Norito","non-dropping-particle":"","parse-names":false,"suffix":""},{"dropping-particle":"","family":"Khang","given":"Young Ho","non-dropping-particle":"","parse-names":false,"suffix":""},{"dropping-particle":"","family":"Khatibzadeh","given":"Shahab","non-dropping-particle":"","parse-names":false,"suffix":""},{"dropping-particle":"","family":"Khoo","given":"Jon Paul","non-dropping-particle":"","parse-names":false,"suffix":""},{"dropping-particle":"","family":"Kok","given":"Cindy","non-dropping-particle":"","parse-names":false,"suffix":""},{"dropping-particle":"","family":"Laden","given":"Francine","non-dropping-particle":"","parse-names":false,"suffix":""},{"dropping-particle":"","family":"Lalloo","given":"Ratilal","non-dropping-particle":"","parse-names":false,"suffix":""},{"dropping-particle":"","family":"Lan","given":"Qing","non-dropping-particle":"","parse-names":false,"suffix":""},{"dropping-particle":"","family":"Lathlean","given":"Tim","non-dropping-particle":"","parse-names":false,"suffix":""},{"dropping-particle":"","family":"Leasher","given":"Janet L.","non-dropping-particle":"","parse-names":false,"suffix":""},{"dropping-particle":"","family":"Leigh","given":"James","non-dropping-particle":"","parse-names":false,"suffix":""},{"dropping-particle":"","family":"Li","given":"Yang","non-dropping-particle":"","parse-names":false,"suffix":""},{"dropping-particle":"","family":"Lin","given":"John Kent","non-dropping-particle":"","parse-names":false,"suffix":""},{"dropping-particle":"","family":"Lipshultz","given":"Steven E.","non-dropping-particle":"","parse-names":false,"suffix":""},{"dropping-particle":"","family":"London","given":"Stephanie","non-dropping-particle":"","parse-names":false,"suffix":""},{"dropping-particle":"","family":"Lozano","given":"Rafael","non-dropping-particle":"","parse-names":false,"suffix":""},{"dropping-particle":"","family":"Lu","given":"Yuan","non-dropping-particle":"","parse-names":false,"suffix":""},{"dropping-particle":"","family":"Mak","given":"Joelle","non-dropping-particle":"","parse-names":false,"suffix":""},{"dropping-particle":"","family":"Malekzadeh","given":"Reza","non-dropping-particle":"","parse-names":false,"suffix":""},{"dropping-particle":"","family":"Mallinger","given":"Leslie","non-dropping-particle":"","parse-names":false,"suffix":""},{"dropping-particle":"","family":"Marcenes","given":"Wagner","non-dropping-particle":"","parse-names":false,"suffix":""},{"dropping-particle":"","family":"March","given":"Lyn","non-dropping-particle":"","parse-names":false,"suffix":""},{"dropping-particle":"","family":"Marks","given":"Robin","non-dropping-particle":"","parse-names":false,"suffix":""},{"dropping-particle":"","family":"Martin","given":"Randall","non-dropping-particle":"","parse-names":false,"suffix":""},{"dropping-particle":"","family":"McGale","given":"Paul","non-dropping-particle":"","parse-names":false,"suffix":""},{"dropping-particle":"","family":"McGrath","given":"John","non-dropping-particle":"","parse-names":false,"suffix":""},{"dropping-particle":"","family":"Mehta","given":"Sumi","non-dropping-particle":"","parse-names":false,"suffix":""},{"dropping-particle":"","family":"Mensah","given":"George A.","non-dropping-particle":"","parse-names":false,"suffix":""},{"dropping-particle":"","family":"Merriman","given":"Tony R.","non-dropping-particle":"","parse-names":false,"suffix":""},{"dropping-particle":"","family":"Micha","given":"Renata","non-dropping-particle":"","parse-names":false,"suffix":""},{"dropping-particle":"","family":"Michaud","given":"Catherine","non-dropping-particle":"","parse-names":false,"suffix":""},{"dropping-particle":"","family":"Mishra","given":"Vinod","non-dropping-particle":"","parse-names":false,"suffix":""},{"dropping-particle":"","family":"Hanafiah","given":"Khayriyyah Mohd","non-dropping-particle":"","parse-names":false,"suffix":""},{"dropping-particle":"","family":"Mokdad","given":"Ali A.","non-dropping-particle":"","parse-names":false,"suffix":""},{"dropping-particle":"","family":"Morawska","given":"Lidia","non-dropping-particle":"","parse-names":false,"suffix":""},{"dropping-particle":"","family":"Mozaffarian","given":"Dariush","non-dropping-particle":"","parse-names":false,"suffix":""},{"dropping-particle":"","family":"Murphy","given":"Tasha","non-dropping-particle":"","parse-names":false,"suffix":""},{"dropping-particle":"","family":"Naghavi","given":"Mohsen","non-dropping-particle":"","parse-names":false,"suffix":""},{"dropping-particle":"","family":"Neal","given":"Bruce","non-dropping-particle":"","parse-names":false,"suffix":""},{"dropping-particle":"","family":"Nelson","given":"Paul K.","non-dropping-particle":"","parse-names":false,"suffix":""},{"dropping-particle":"","family":"Nolla","given":"Joan Miquel","non-dropping-particle":"","parse-names":false,"suffix":""},{"dropping-particle":"","family":"Norman","given":"Rosana","non-dropping-particle":"","parse-names":false,"suffix":""},{"dropping-particle":"","family":"Olives","given":"Casey","non-dropping-particle":"","parse-names":false,"suffix":""},{"dropping-particle":"","family":"Omer","given":"Saad B.","non-dropping-particle":"","parse-names":false,"suffix":""},{"dropping-particle":"","family":"Orchard","given":"Jessica","non-dropping-particle":"","parse-names":false,"suffix":""},{"dropping-particle":"","family":"Osborne","given":"Richard","non-dropping-particle":"","parse-names":false,"suffix":""},{"dropping-particle":"","family":"Ostro","given":"Bart","non-dropping-particle":"","parse-names":false,"suffix":""},{"dropping-particle":"","family":"Page","given":"Andrew","non-dropping-particle":"","parse-names":false,"suffix":""},{"dropping-particle":"","family":"Pandey","given":"Kiran D.","non-dropping-particle":"","parse-names":false,"suffix":""},{"dropping-particle":"","family":"Parry","given":"Charles D.H.","non-dropping-particle":"","parse-names":false,"suffix":""},{"dropping-particle":"","family":"Passmore","given":"Erin","non-dropping-particle":"","parse-names":false,"suffix":""},{"dropping-particle":"","family":"Patra","given":"Jayadeep","non-dropping-particle":"","parse-names":false,"suffix":""},{"dropping-particle":"","family":"Pearce","given":"Neil","non-dropping-particle":"","parse-names":false,"suffix":""},{"dropping-particle":"","family":"Pelizzari","given":"Pamela M.","non-dropping-particle":"","parse-names":false,"suffix":""},{"dropping-particle":"","family":"Petzold","given":"Max","non-dropping-particle":"","parse-names":false,"suffix":""},{"dropping-particle":"","family":"Phillips","given":"Michael R.","non-dropping-particle":"","parse-names":false,"suffix":""},{"dropping-particle":"","family":"Pope","given":"Dan","non-dropping-particle":"","parse-names":false,"suffix":""},{"dropping-particle":"","family":"Pope","given":"C. Arden","non-dropping-particle":"","parse-names":false,"suffix":""},{"dropping-particle":"","family":"Powles","given":"John","non-dropping-particle":"","parse-names":false,"suffix":""},{"dropping-particle":"","family":"Rao","given":"Mayuree","non-dropping-particle":"","parse-names":false,"suffix":""},{"dropping-particle":"","family":"Razavi","given":"Homie","non-dropping-particle":"","parse-names":false,"suffix":""},{"dropping-particle":"","family":"Rehfuess","given":"Eva A.","non-dropping-particle":"","parse-names":false,"suffix":""},{"dropping-particle":"","family":"Rehm","given":"Jürgen T.","non-dropping-particle":"","parse-names":false,"suffix":""},{"dropping-particle":"","family":"Ritz","given":"Beate","non-dropping-particle":"","parse-names":false,"suffix":""},{"dropping-particle":"","family":"Rivara","given":"Frederick P.","non-dropping-particle":"","parse-names":false,"suffix":""},{"dropping-particle":"","family":"Roberts","given":"Thomas","non-dropping-particle":"","parse-names":false,"suffix":""},{"dropping-particle":"","family":"Robinson","given":"Carolyn","non-dropping-particle":"","parse-names":false,"suffix":""},{"dropping-particle":"","family":"Rodriguez-Portales","given":"Jose A.","non-dropping-particle":"","parse-names":false,"suffix":""},{"dropping-particle":"","family":"Romieu","given":"Isabelle","non-dropping-particle":"","parse-names":false,"suffix":""},{"dropping-particle":"","family":"Room","given":"Robin","non-dropping-particle":"","parse-names":false,"suffix":""},{"dropping-particle":"","family":"Rosenfeld","given":"Lisa C.","non-dropping-particle":"","parse-names":false,"suffix":""},{"dropping-particle":"","family":"Roy","given":"Ananya","non-dropping-particle":"","parse-names":false,"suffix":""},{"dropping-particle":"","family":"Rushton","given":"Lesley","non-dropping-particle":"","parse-names":false,"suffix":""},{"dropping-particle":"","family":"Salomon","given":"Joshua A.","non-dropping-particle":"","parse-names":false,"suffix":""},{"dropping-particle":"","family":"Sampson","given":"Uchechukwu","non-dropping-particle":"","parse-names":false,"suffix":""},{"dropping-particle":"","family":"Sanchez-Riera","given":"Lidia","non-dropping-particle":"","parse-names":false,"suffix":""},{"dropping-particle":"","family":"Sanman","given":"Ella","non-dropping-particle":"","parse-names":false,"suffix":""},{"dropping-particle":"","family":"Sapkota","given":"Amir","non-dropping-particle":"","parse-names":false,"suffix":""},{"dropping-particle":"","family":"Seedat","given":"Soraya","non-dropping-particle":"","parse-names":false,"suffix":""},{"dropping-particle":"","family":"Shi","given":"Peilin","non-dropping-particle":"","parse-names":false,"suffix":""},{"dropping-particle":"","family":"Shield","given":"Kevin","non-dropping-particle":"","parse-names":false,"suffix":""},{"dropping-particle":"","family":"Shivakoti","given":"Rupak","non-dropping-particle":"","parse-names":false,"suffix":""},{"dropping-particle":"","family":"Singh","given":"Gitanjali M.","non-dropping-particle":"","parse-names":false,"suffix":""},{"dropping-particle":"","family":"Sleet","given":"David A.","non-dropping-particle":"","parse-names":false,"suffix":""},{"dropping-particle":"","family":"Smith","given":"Emma","non-dropping-particle":"","parse-names":false,"suffix":""},{"dropping-particle":"","family":"Smith","given":"Kirk R.","non-dropping-particle":"","parse-names":false,"suffix":""},{"dropping-particle":"","family":"Stapelberg","given":"Nicolas J.C.","non-dropping-particle":"","parse-names":false,"suffix":""},{"dropping-particle":"","family":"Steenland","given":"Kyle","non-dropping-particle":"","parse-names":false,"suffix":""},{"dropping-particle":"","family":"Stöckl","given":"Heidi","non-dropping-particle":"","parse-names":false,"suffix":""},{"dropping-particle":"","family":"Stovner","given":"Lars Jacob","non-dropping-particle":"","parse-names":false,"suffix":""},{"dropping-particle":"","family":"Straif","given":"Kurt","non-dropping-particle":"","parse-names":false,"suffix":""},{"dropping-particle":"","family":"Straney","given":"Lahn","non-dropping-particle":"","parse-names":false,"suffix":""},{"dropping-particle":"","family":"Thurston","given":"George D.","non-dropping-particle":"","parse-names":false,"suffix":""},{"dropping-particle":"","family":"Tran","given":"Jimmy H.","non-dropping-particle":"","parse-names":false,"suffix":""},{"dropping-particle":"","family":"Dingenen","given":"Rita","non-dropping-particle":"Van","parse-names":false,"suffix":""},{"dropping-particle":"","family":"Donkelaar","given":"Aaron","non-dropping-particle":"Van","parse-names":false,"suffix":""},{"dropping-particle":"","family":"Veerman","given":"J. Lennert","non-dropping-particle":"","parse-names":false,"suffix":""},{"dropping-particle":"","family":"Vijayakumar","given":"Lakshmi","non-dropping-particle":"","parse-names":false,"suffix":""},{"dropping-particle":"","family":"Weintraub","given":"Robert","non-dropping-particle":"","parse-names":false,"suffix":""},{"dropping-particle":"","family":"Weissman","given":"Myrna M.","non-dropping-particle":"","parse-names":false,"suffix":""},{"dropping-particle":"","family":"White","given":"Richard A.","non-dropping-particle":"","parse-names":false,"suffix":""},{"dropping-particle":"","family":"Whiteford","given":"Harvey","non-dropping-particle":"","parse-names":false,"suffix":""},{"dropping-particle":"","family":"Wiersma","given":"Steven T.","non-dropping-particle":"","parse-names":false,"suffix":""},{"dropping-particle":"","family":"Wilkinson","given":"James D.","non-dropping-particle":"","parse-names":false,"suffix":""},{"dropping-particle":"","family":"Williams","given":"Hywel C.","non-dropping-particle":"","parse-names":false,"suffix":""},{"dropping-particle":"","family":"Williams","given":"Warwick","non-dropping-particle":"","parse-names":false,"suffix":""},{"dropping-particle":"","family":"Wilson","given":"Nicholas","non-dropping-particle":"","parse-names":false,"suffix":""},{"dropping-particle":"","family":"Woolf","given":"Anthony D.","non-dropping-particle":"","parse-names":false,"suffix":""},{"dropping-particle":"","family":"Yip","given":"Paul","non-dropping-particle":"","parse-names":false,"suffix":""},{"dropping-particle":"","family":"Zielinski","given":"Jan M.","non-dropping-particle":"","parse-names":false,"suffix":""},{"dropping-particle":"","family":"Lopez","given":"Alan D.","non-dropping-particle":"","parse-names":false,"suffix":""},{"dropping-particle":"","family":"Murray","given":"Christopher J.L.","non-dropping-particle":"","parse-names":false,"suffix":""},{"dropping-particle":"","family":"Ezzati","given":"Majid","non-dropping-particle":"","parse-names":false,"suffix":""}],"container-title":"The Lancet","id":"ITEM-1","issued":{"date-parts":[["2012"]]},"title":"A comparative risk assessment of burden of disease and injury attributable to 67 risk factors and risk factor clusters in 21 regions, 1990-2010: A systematic analysis for the Global Burden of Disease Study 2010","type":"article-journal"},"uris":["http://www.mendeley.com/documents/?uuid=c762027d-bb58-4060-b5ca-f401d2dedb45"]},{"id":"ITEM-2","itemData":{"DOI":"10.1186/1478-7954-1-1","ISSN":"14787954","PMID":"12780936","abstract":"Reliable and comparable analysis of risks to health is key for preventing disease and injury. Causal attribution of morbidity and mortality to risk factors has traditionally been conducted in the context of methodological traditions of individual risk factors, often in a limited number of settings, restricting comparability. In this paper, we discuss the conceptual and methodological issues for quantifying the population health effects of individual or groups of risk factors in various levels of causality using knowledge from different scientific disciplines. The issues include: comparing the burden of disease due to the observed exposure distribution in a population with the burden from a hypothetical distribution or series of distributions, rather than a single reference level such as non-exposed; considering the multiple stages in the causal network of interactions among risk factor(s) and disease outcome to allow making inferences about some combinations of risk factors for which epidemiological studies have not been conducted, including the joint effects of multiple risk factors; calculating the health loss due to risk factor(s) as a time-indexed \"stream\" of disease burden due to a time-indexed \" stream\" of exposure, including consideration of discounting; and the sources of uncertainty. © 2003 Murray et al; licensee BioMed Central Ltd.","author":[{"dropping-particle":"","family":"Murray","given":"Christopher J.L.","non-dropping-particle":"","parse-names":false,"suffix":""},{"dropping-particle":"","family":"Ezzati","given":"Majid","non-dropping-particle":"","parse-names":false,"suffix":""},{"dropping-particle":"","family":"Lopez","given":"Alan D.","non-dropping-particle":"","parse-names":false,"suffix":""},{"dropping-particle":"","family":"Rodgers","given":"Anthony","non-dropping-particle":"","parse-names":false,"suffix":""},{"dropping-particle":"","family":"Hoorn","given":"Stephen","non-dropping-particle":"Vander","parse-names":false,"suffix":""}],"container-title":"Population Health Metrics","id":"ITEM-2","issued":{"date-parts":[["2003"]]},"title":"Comparative quantification of health risks: Conceptual framework and methodological issues","type":"article"},"uris":["http://www.mendeley.com/documents/?uuid=dc874297-e047-496f-96b6-89ff1d3cd62f"]}],"mendeley":{"formattedCitation":"&lt;sup&gt;19,20&lt;/sup&gt;","plainTextFormattedCitation":"19,20","previouslyFormattedCitation":"&lt;sup&gt;19,20&lt;/sup&gt;"},"properties":{"noteIndex":0},"schema":"https://github.com/citation-style-language/schema/raw/master/csl-citation.json"}</w:instrText>
      </w:r>
      <w:r w:rsidR="002D2C6E">
        <w:rPr>
          <w:color w:val="000000" w:themeColor="text1"/>
        </w:rPr>
        <w:fldChar w:fldCharType="separate"/>
      </w:r>
      <w:r w:rsidR="00C76841" w:rsidRPr="00C76841">
        <w:rPr>
          <w:noProof/>
          <w:color w:val="000000" w:themeColor="text1"/>
          <w:vertAlign w:val="superscript"/>
        </w:rPr>
        <w:t>19,20</w:t>
      </w:r>
      <w:r w:rsidR="002D2C6E">
        <w:rPr>
          <w:color w:val="000000" w:themeColor="text1"/>
        </w:rPr>
        <w:fldChar w:fldCharType="end"/>
      </w:r>
      <w:r w:rsidR="009437BD">
        <w:rPr>
          <w:color w:val="000000" w:themeColor="text1"/>
        </w:rPr>
        <w:t xml:space="preserve"> also</w:t>
      </w:r>
      <w:r w:rsidR="00B201BD">
        <w:rPr>
          <w:color w:val="000000" w:themeColor="text1"/>
        </w:rPr>
        <w:t xml:space="preserve"> use</w:t>
      </w:r>
      <w:r w:rsidR="009F50A8">
        <w:rPr>
          <w:color w:val="000000" w:themeColor="text1"/>
        </w:rPr>
        <w:t xml:space="preserve"> either a constant change in exposure or a </w:t>
      </w:r>
      <w:r w:rsidR="00B201BD">
        <w:rPr>
          <w:color w:val="000000" w:themeColor="text1"/>
        </w:rPr>
        <w:t>constant terminal exposure. Full climate change risk assessment</w:t>
      </w:r>
      <w:r w:rsidR="00F4480E">
        <w:rPr>
          <w:color w:val="000000" w:themeColor="text1"/>
        </w:rPr>
        <w:t xml:space="preserve"> and policy impact analysis,</w:t>
      </w:r>
      <w:r w:rsidR="00B201BD">
        <w:rPr>
          <w:color w:val="000000" w:themeColor="text1"/>
        </w:rPr>
        <w:t xml:space="preserve"> as done for other risk factors</w:t>
      </w:r>
      <w:r w:rsidR="00F4480E">
        <w:rPr>
          <w:color w:val="000000" w:themeColor="text1"/>
        </w:rPr>
        <w:t>,</w:t>
      </w:r>
      <w:r w:rsidR="00301071">
        <w:rPr>
          <w:color w:val="000000" w:themeColor="text1"/>
        </w:rPr>
        <w:fldChar w:fldCharType="begin" w:fldLock="1"/>
      </w:r>
      <w:r w:rsidR="00C76841">
        <w:rPr>
          <w:color w:val="000000" w:themeColor="text1"/>
        </w:rPr>
        <w:instrText>ADDIN CSL_CITATION {"citationItems":[{"id":"ITEM-1","itemData":{"DOI":"10.1126/science.1106881","ISSN":"00368075","abstract":"We analyzed the mortality impacts and greenhouse gas (GHG) emissions produced by household energy use in Africa. Under a business-as-usual (BAU) scenario, household indoor air pollution will cause an estimated 9.8 million premature deaths by the year 2030. Gradual and rapid transitions to charcoal would delay 1.0 million and 2.8 million deaths, respectively; similar transitions to petroleum fuels would delay 1.3 million and 3.7 million deaths. Cumulative BAU GHG emissions will be 6.7 billion tons of carbon by 2050, which is 5.6% of Africa's total emissions. Large shifts to the use of fossil fuels would reduce GHG emissions by 1 to 10%. Charcoal-intensive future scenarios using current practices increase emissions by 140 to 190%; the increase can be reduced to 5 to 36% using currently available technologies for sustainable production or potentially reduced even more with investment in technological innovation.","author":[{"dropping-particle":"","family":"Bailis","given":"Robert","non-dropping-particle":"","parse-names":false,"suffix":""},{"dropping-particle":"","family":"Ezzati","given":"Majid","non-dropping-particle":"","parse-names":false,"suffix":""},{"dropping-particle":"","family":"Kammen","given":"Daniel M.","non-dropping-particle":"","parse-names":false,"suffix":""}],"container-title":"Science","id":"ITEM-1","issued":{"date-parts":[["2005"]]},"title":"Mortality and greenhouse gas impacts of biomass and petroleum energy futures in Africa","type":"article-journal"},"uris":["http://www.mendeley.com/documents/?uuid=f6d2512c-7d20-4b6e-ad72-d57cc0930eef"]},{"id":"ITEM-2","itemData":{"DOI":"10.1016/S0140-6736(14)60616-4","ISSN":"1474547X","abstract":"Background Countries have agreed to reduce premature mortality (defined as the probability of dying between the ages of 30 years and 70 years) from four main non-communicable diseases (NCDs) - cardiovascular diseases, chronic respiratory diseases, cancers, and diabetes - by 25% from 2010 levels by 2025 (referred to as 25×25 target). Targets for selected NCD risk factors have also been agreed on. We estimated the contribution of achieving six risk factor targets towards meeting the 25×25 mortality target. Methods We estimated the impact of achieving the targets for six risk factors (tobacco and alcohol use, salt intake, obesity, and raised blood pressure and glucose) on NCD mortality between 2010 and 2025. Our methods accounted for multi-causality of NCDs and for the fact that when risk factor exposure increases or decreases, the harmful or beneficial effects on NCDs accumulate gradually. We used data for risk factor and mortality trends from systematic analyses of available country data. Relative risks for the effects of individual and multiple risks, and for change in risk after decreases or increases in exposure, were from re-Analyses and meta-Analyses of epidemiological studies. Findings If risk factor targets are achieved, the probability of dying from the four main NCDs between the ages of 30 years and 70 years will decrease by 22% in men and by 19% in women between 2010 and 2025, compared with a decrease of 11% in men and 10% in women under the so-called business-As-usual trends (ie, projections based on current trends with no additional action). Achieving the risk factor targets will delay or prevent more than 37 million deaths (16 million in people aged 30-69 years and 21 million in people aged 70 years or older) from the main NCDs over these 15 years compared with a situation of rising or stagnating risk factor trends. Most of the benefits of achieving the risk factor targets, including 31 million of the delayed or prevented deaths, will be in low-income and middle-income countries, and will help to reduce the global inequality in premature NCD mortality. A more ambitious target on tobacco use (a 50% reduction) will almost reach the target in men (&gt;24% reduction in the probability of death), and enhance the benefits to a 20% reduction in women. Interpretation If the agreed risk factor targets are met, premature mortality from the four main NCDs will decrease to levels that are close to the 25×25 target, with most of these benefits seen in low-i…","author":[{"dropping-particle":"","family":"Kontis","given":"Vasilis","non-dropping-particle":"","parse-names":false,"suffix":""},{"dropping-particle":"","family":"Mathers","given":"Colin D.","non-dropping-particle":"","parse-names":false,"suffix":""},{"dropping-particle":"","family":"Rehm","given":"Jürgen","non-dropping-particle":"","parse-names":false,"suffix":""},{"dropping-particle":"","family":"Stevens","given":"Gretchen A.","non-dropping-particle":"","parse-names":false,"suffix":""},{"dropping-particle":"","family":"Shield","given":"Kevin D.","non-dropping-particle":"","parse-names":false,"suffix":""},{"dropping-particle":"","family":"Bonita","given":"Ruth","non-dropping-particle":"","parse-names":false,"suffix":""},{"dropping-particle":"","family":"Riley","given":"Leanne M.","non-dropping-particle":"","parse-names":false,"suffix":""},{"dropping-particle":"","family":"Poznyak","given":"Vladimir","non-dropping-particle":"","parse-names":false,"suffix":""},{"dropping-particle":"","family":"Beaglehole","given":"Robert","non-dropping-particle":"","parse-names":false,"suffix":""},{"dropping-particle":"","family":"Ezzati","given":"Majid","non-dropping-particle":"","parse-names":false,"suffix":""}],"container-title":"The Lancet","id":"ITEM-2","issued":{"date-parts":[["2014"]]},"title":"Contribution of six risk factors to achieving the 25×25 non-communicable disease mortality reduction target: A modelling study","type":"article-journal"},"uris":["http://www.mendeley.com/documents/?uuid=33e34786-6ea5-430c-8cb5-d24218a36589"]}],"mendeley":{"formattedCitation":"&lt;sup&gt;21,22&lt;/sup&gt;","plainTextFormattedCitation":"21,22","previouslyFormattedCitation":"&lt;sup&gt;21,22&lt;/sup&gt;"},"properties":{"noteIndex":0},"schema":"https://github.com/citation-style-language/schema/raw/master/csl-citation.json"}</w:instrText>
      </w:r>
      <w:r w:rsidR="00301071">
        <w:rPr>
          <w:color w:val="000000" w:themeColor="text1"/>
        </w:rPr>
        <w:fldChar w:fldCharType="separate"/>
      </w:r>
      <w:r w:rsidR="00C76841" w:rsidRPr="00C76841">
        <w:rPr>
          <w:noProof/>
          <w:color w:val="000000" w:themeColor="text1"/>
          <w:vertAlign w:val="superscript"/>
        </w:rPr>
        <w:t>21,22</w:t>
      </w:r>
      <w:r w:rsidR="00301071">
        <w:rPr>
          <w:color w:val="000000" w:themeColor="text1"/>
        </w:rPr>
        <w:fldChar w:fldCharType="end"/>
      </w:r>
      <w:r w:rsidR="00B201BD">
        <w:rPr>
          <w:color w:val="000000" w:themeColor="text1"/>
        </w:rPr>
        <w:t xml:space="preserve"> </w:t>
      </w:r>
      <w:r w:rsidR="009437BD">
        <w:rPr>
          <w:color w:val="000000" w:themeColor="text1"/>
        </w:rPr>
        <w:t>require</w:t>
      </w:r>
      <w:r w:rsidR="00B201BD">
        <w:rPr>
          <w:color w:val="000000" w:themeColor="text1"/>
        </w:rPr>
        <w:t xml:space="preserve"> three inputs: (</w:t>
      </w:r>
      <w:proofErr w:type="spellStart"/>
      <w:r w:rsidR="00B201BD">
        <w:rPr>
          <w:color w:val="000000" w:themeColor="text1"/>
        </w:rPr>
        <w:t>i</w:t>
      </w:r>
      <w:proofErr w:type="spellEnd"/>
      <w:r w:rsidR="00B201BD">
        <w:rPr>
          <w:color w:val="000000" w:themeColor="text1"/>
        </w:rPr>
        <w:t>) spatially (i.e. anomalies in different places) and temporally (i.e. anomalies in different months) coherent projections of temperature; (ii) spatially and temporally coherent projections of age- and sex-specific population; and (iii) spatially, temporally and epidemiologically coherent projections of age- and sex-specific death rates,</w:t>
      </w:r>
      <w:r w:rsidR="00F979B0">
        <w:rPr>
          <w:color w:val="000000" w:themeColor="text1"/>
        </w:rPr>
        <w:fldChar w:fldCharType="begin" w:fldLock="1"/>
      </w:r>
      <w:r w:rsidR="00C76841">
        <w:rPr>
          <w:color w:val="000000" w:themeColor="text1"/>
        </w:rPr>
        <w:instrText>ADDIN CSL_CITATION {"citationItems":[{"id":"ITEM-1","itemData":{"DOI":"10.1111/rssc.12157","ISSN":"14679876","author":[{"dropping-particle":"","family":"Foreman","given":"Kyle J.","non-dropping-particle":"","parse-names":false,"suffix":""},{"dropping-particle":"","family":"Li","given":"Guangquan","non-dropping-particle":"","parse-names":false,"suffix":""},{"dropping-particle":"","family":"Best","given":"Nicky","non-dropping-particle":"","parse-names":false,"suffix":""},{"dropping-particle":"","family":"Ezzati","given":"Majid","non-dropping-particle":"","parse-names":false,"suffix":""}],"container-title":"Journal of the Royal Statistical Society. Series C: Applied Statistics","id":"ITEM-1","issued":{"date-parts":[["2017"]]},"title":"Small area forecasts of cause-specific mortality: application of a Bayesian hierarchical model to US vital registration data","type":"article-journal"},"uris":["http://www.mendeley.com/documents/?uuid=2aeb6a7d-c088-49cc-a9a4-88ccb6fd9ce1"]},{"id":"ITEM-2","itemData":{"DOI":"10.1016/S0140-6736(16)32381-9","ISBN":"0000030449","ISSN":"1474547X","PMID":"28236464","abstract":"Background Projections of future mortality and life expectancy are needed to plan for health and social services and pensions. Our aim was to forecast national age-specific mortality and life expectancy using an approach that takes into account the uncertainty related to the choice of forecasting model. Methods We developed an ensemble of 21 forecasting models, all of which probabilistically contributed towards the final projections. We applied this approach to project age-specific mortality to 2030 in 35 industrialised countries with high-quality vital statistics data. We used age-specific death rates to calculate life expectancy at birth and at age 65 years, and probability of dying before age 70 years, with life table methods. Findings Life expectancy is projected to increase in all 35 countries with a probability of at least 65% for women and 85% for men. There is a 90% probability that life expectancy at birth among South Korean women in 2030 will be higher than 86·7 years, the same as the highest worldwide life expectancy in 2012, and a 57% probability that it will be higher than 90 years. Projected female life expectancy in South Korea is followed by those in France, Spain, and Japan. There is a greater than 95% probability that life expectancy at birth among men in South Korea, Australia, and Switzerland will surpass 80 years in 2030, and a greater than 27% probability that it will surpass 85 years. Of the countries studied, the USA, Japan, Sweden, Greece, Macedonia, and Serbia have some of the lowest projected life expectancy gains for both men and women. The female life expectancy advantage over men is likely to shrink by 2030 in every country except Mexico, where female life expectancy is predicted to increase more than male life expectancy, and in Chile, France, and Greece where the two sexes will see similar gains. More than half of the projected gains in life expectancy at birth in women will be due to enhanced longevity above age 65 years. Interpretation There is more than a 50% probability that by 2030, national female life expectancy will break the 90 year barrier, a level that was deemed unattainable by some at the turn of the 21st century. Our projections show continued increases in longevity, and the need for careful planning for health and social services and pensions. Funding UK Medical Research Council and US Environmental Protection Agency.","author":[{"dropping-particle":"","family":"Kontis","given":"Vasilis","non-dropping-particle":"","parse-names":false,"suffix":""},{"dropping-particle":"","family":"Bennett","given":"James E.","non-dropping-particle":"","parse-names":false,"suffix":""},{"dropping-particle":"","family":"Mathers","given":"Colin D.","non-dropping-particle":"","parse-names":false,"suffix":""},{"dropping-particle":"","family":"Li","given":"Guangquan","non-dropping-particle":"","parse-names":false,"suffix":""},{"dropping-particle":"","family":"Foreman","given":"Kyle","non-dropping-particle":"","parse-names":false,"suffix":""},{"dropping-particle":"","family":"Ezzati","given":"Majid","non-dropping-particle":"","parse-names":false,"suffix":""}],"container-title":"The Lancet","id":"ITEM-2","issued":{"date-parts":[["2017"]]},"title":"Future life expectancy in 35 industrialised countries: projections with a Bayesian model ensemble","type":"article-journal"},"uris":["http://www.mendeley.com/documents/?uuid=035c9398-2b8b-41aa-8e1c-7b58e08d8f56"]},{"id":"ITEM-3","itemData":{"DOI":"10.1016/S0140-6736(15)60296-3","ISSN":"1474547X","abstract":"Background To plan for pensions and health and social services, future mortality and life expectancy need to be forecast. Consistent forecasts for all subnational units within a country are very rare. Our aim was to forecast mortality and life expectancy for England and Wales' districts. Methods We developed Bayesian spatiotemporal models for forecasting of age-specific mortality and life expectancy at a local, small-area level. The models included components that accounted for mortality in relation to age, birth cohort, time, and space. We used geocoded mortality and population data between 1981 and 2012 from the Office for National Statistics together with the model with the smallest error to forecast age-specific death rates and life expectancy to 2030 for 375 of England and Wales' 376 districts. We measured model performance by withholding recent data and comparing forecasts with this withheld data. Findings Life expectancy at birth in England and Wales was 79·5 years (95% credible interval 79·5-79·6) for men and 83·3 years (83·3-83·4) for women in 2012. District life expectancies ranged between 75·2 years (74·9-75·6) and 83·4 years (82·1-84·8) for men and between 80·2 years (79·8-80·5) and 87·3 years (86·0-88·8) for women. Between 1981 and 2012, life expectancy increased by 8·2 years for men and 6·0 years for women, closing the female-male gap from 6·0 to 3·8 years. National life expectancy in 2030 is expected to reach 85·7 (84·2-87·4) years for men and 87·6 (86·7-88·9) years for women, further reducing the female advantage to 1·9 years. Life expectancy will reach or surpass 81·4 years for men and reach or surpass 84·5 years for women in every district by 2030. Longevity inequality across districts, measured as the difference between the 1st and 99th percentiles of district life expectancies, has risen since 1981, and is forecast to rise steadily to 8·3 years (6·8-9·7) for men and 8·3 years (7·1-9·4) for women by 2030. Interpretation Present forecasts underestimate the expected rise in life expectancy, especially for men, and hence the need to provide improved health and social services and pensions for elderly people in England and Wales. Health and social policies are needed to curb widening life expectancy inequalities, help deprived districts catch up in longevity gains, and avoid a so-called grand divergence in health and longevity. Funding UK Medical Research Council and Public Health England.","author":[{"dropping-particle":"","family":"Bennett","given":"James E.","non-dropping-particle":"","parse-names":false,"suffix":""},{"dropping-particle":"","family":"Li","given":"Guangquan","non-dropping-particle":"","parse-names":false,"suffix":""},{"dropping-particle":"","family":"Foreman","given":"Kyle","non-dropping-particle":"","parse-names":false,"suffix":""},{"dropping-particle":"","family":"Best","given":"Nicky","non-dropping-particle":"","parse-names":false,"suffix":""},{"dropping-particle":"","family":"Kontis","given":"Vasilis","non-dropping-particle":"","parse-names":false,"suffix":""},{"dropping-particle":"","family":"Pearson","given":"Clare","non-dropping-particle":"","parse-names":false,"suffix":""},{"dropping-particle":"","family":"Hambly","given":"Peter","non-dropping-particle":"","parse-names":false,"suffix":""},{"dropping-particle":"","family":"Ezzati","given":"Majid","non-dropping-particle":"","parse-names":false,"suffix":""}],"container-title":"The Lancet","id":"ITEM-3","issued":{"date-parts":[["2015"]]},"title":"The future of life expectancy and life expectancy inequalities in England and Wales: Bayesian spatiotemporal forecasting","type":"article-journal"},"uris":["http://www.mendeley.com/documents/?uuid=b63f05ea-1e33-40f0-b2b3-1515c985a970"]}],"mendeley":{"formattedCitation":"&lt;sup&gt;23–25&lt;/sup&gt;","plainTextFormattedCitation":"23–25","previouslyFormattedCitation":"&lt;sup&gt;23–25&lt;/sup&gt;"},"properties":{"noteIndex":0},"schema":"https://github.com/citation-style-language/schema/raw/master/csl-citation.json"}</w:instrText>
      </w:r>
      <w:r w:rsidR="00F979B0">
        <w:rPr>
          <w:color w:val="000000" w:themeColor="text1"/>
        </w:rPr>
        <w:fldChar w:fldCharType="separate"/>
      </w:r>
      <w:r w:rsidR="00C76841" w:rsidRPr="00C76841">
        <w:rPr>
          <w:noProof/>
          <w:color w:val="000000" w:themeColor="text1"/>
          <w:vertAlign w:val="superscript"/>
        </w:rPr>
        <w:t>23–25</w:t>
      </w:r>
      <w:r w:rsidR="00F979B0">
        <w:rPr>
          <w:color w:val="000000" w:themeColor="text1"/>
        </w:rPr>
        <w:fldChar w:fldCharType="end"/>
      </w:r>
      <w:r w:rsidR="00B201BD">
        <w:rPr>
          <w:color w:val="000000" w:themeColor="text1"/>
        </w:rPr>
        <w:t xml:space="preserve"> because death rates from </w:t>
      </w:r>
      <w:r w:rsidR="00F4480E">
        <w:rPr>
          <w:color w:val="000000" w:themeColor="text1"/>
        </w:rPr>
        <w:t>each</w:t>
      </w:r>
      <w:r w:rsidR="00B201BD">
        <w:rPr>
          <w:color w:val="000000" w:themeColor="text1"/>
        </w:rPr>
        <w:t xml:space="preserve"> disease</w:t>
      </w:r>
      <w:r w:rsidR="00F4480E">
        <w:rPr>
          <w:color w:val="000000" w:themeColor="text1"/>
        </w:rPr>
        <w:t xml:space="preserve"> and injury</w:t>
      </w:r>
      <w:r w:rsidR="00B201BD">
        <w:rPr>
          <w:color w:val="000000" w:themeColor="text1"/>
        </w:rPr>
        <w:t xml:space="preserve"> change due to a large number of </w:t>
      </w:r>
      <w:r w:rsidR="00B201BD">
        <w:rPr>
          <w:color w:val="000000" w:themeColor="text1"/>
        </w:rPr>
        <w:lastRenderedPageBreak/>
        <w:t>factors other than climate</w:t>
      </w:r>
      <w:r w:rsidR="00346ACE">
        <w:rPr>
          <w:color w:val="000000" w:themeColor="text1"/>
        </w:rPr>
        <w:t xml:space="preserve"> – as seen </w:t>
      </w:r>
      <w:r w:rsidR="00FB5341">
        <w:rPr>
          <w:color w:val="000000" w:themeColor="text1"/>
        </w:rPr>
        <w:t xml:space="preserve">in </w:t>
      </w:r>
      <w:del w:id="1" w:author="Parks, Robbie M" w:date="2020-01-29T15:40:00Z">
        <w:r w:rsidR="00FB5341" w:rsidDel="002C636B">
          <w:rPr>
            <w:color w:val="000000" w:themeColor="text1"/>
          </w:rPr>
          <w:delText xml:space="preserve"> </w:delText>
        </w:r>
      </w:del>
      <w:r w:rsidR="00346ACE">
        <w:rPr>
          <w:color w:val="000000" w:themeColor="text1"/>
        </w:rPr>
        <w:t xml:space="preserve">secular trends </w:t>
      </w:r>
      <w:r w:rsidR="00FB5341">
        <w:rPr>
          <w:color w:val="000000" w:themeColor="text1"/>
        </w:rPr>
        <w:t>of</w:t>
      </w:r>
      <w:r w:rsidR="00346ACE">
        <w:rPr>
          <w:color w:val="000000" w:themeColor="text1"/>
        </w:rPr>
        <w:t xml:space="preserve"> deaths from various injuries in Figure 2 of our paper</w:t>
      </w:r>
      <w:r w:rsidR="00B201BD">
        <w:rPr>
          <w:color w:val="000000" w:themeColor="text1"/>
        </w:rPr>
        <w:t>. Doing so is a long-term research endeavour that is strengthened by both the innovative scope of our work, i.e. focusing on the complete range of intentional and unintentional injuries</w:t>
      </w:r>
      <w:r w:rsidR="00CC5F2D">
        <w:rPr>
          <w:color w:val="000000" w:themeColor="text1"/>
        </w:rPr>
        <w:t xml:space="preserve"> by age group and sex</w:t>
      </w:r>
      <w:r w:rsidR="00B201BD">
        <w:rPr>
          <w:color w:val="000000" w:themeColor="text1"/>
        </w:rPr>
        <w:t>, and</w:t>
      </w:r>
      <w:r w:rsidR="00346ACE">
        <w:rPr>
          <w:color w:val="000000" w:themeColor="text1"/>
        </w:rPr>
        <w:t xml:space="preserve"> its methodological innovations, which provides a relevant and robust basis for climate change risk assessment.</w:t>
      </w:r>
    </w:p>
    <w:p w14:paraId="1C90C4AB" w14:textId="17B2F503" w:rsidR="00D546A3" w:rsidRDefault="00B201BD" w:rsidP="00652A36">
      <w:pPr>
        <w:spacing w:line="480" w:lineRule="auto"/>
        <w:jc w:val="both"/>
        <w:outlineLvl w:val="0"/>
        <w:rPr>
          <w:b/>
          <w:color w:val="000000" w:themeColor="text1"/>
        </w:rPr>
      </w:pPr>
      <w:r>
        <w:rPr>
          <w:color w:val="000000" w:themeColor="text1"/>
        </w:rPr>
        <w:t xml:space="preserve"> </w:t>
      </w:r>
      <w:r w:rsidR="00D546A3">
        <w:rPr>
          <w:b/>
          <w:color w:val="000000" w:themeColor="text1"/>
        </w:rPr>
        <w:br w:type="page"/>
      </w:r>
    </w:p>
    <w:p w14:paraId="44F1B9AE" w14:textId="23DAD100" w:rsidR="002C64F6" w:rsidRPr="00F4480E" w:rsidRDefault="00F4480E" w:rsidP="00613BCB">
      <w:pPr>
        <w:spacing w:line="480" w:lineRule="auto"/>
        <w:jc w:val="both"/>
        <w:outlineLvl w:val="0"/>
        <w:rPr>
          <w:b/>
          <w:color w:val="000000" w:themeColor="text1"/>
        </w:rPr>
      </w:pPr>
      <w:r w:rsidRPr="00F4480E">
        <w:rPr>
          <w:b/>
          <w:color w:val="000000" w:themeColor="text1"/>
        </w:rPr>
        <w:lastRenderedPageBreak/>
        <w:t>References</w:t>
      </w:r>
    </w:p>
    <w:p w14:paraId="3F878E31" w14:textId="32FAE7E2" w:rsidR="00C76841" w:rsidRPr="00C76841" w:rsidRDefault="00A62CA7" w:rsidP="00C76841">
      <w:pPr>
        <w:widowControl w:val="0"/>
        <w:autoSpaceDE w:val="0"/>
        <w:autoSpaceDN w:val="0"/>
        <w:adjustRightInd w:val="0"/>
        <w:ind w:left="640" w:hanging="640"/>
        <w:rPr>
          <w:noProof/>
        </w:rPr>
      </w:pPr>
      <w:r>
        <w:rPr>
          <w:color w:val="000000" w:themeColor="text1"/>
        </w:rPr>
        <w:fldChar w:fldCharType="begin" w:fldLock="1"/>
      </w:r>
      <w:r>
        <w:rPr>
          <w:color w:val="000000" w:themeColor="text1"/>
        </w:rPr>
        <w:instrText xml:space="preserve">ADDIN Mendeley Bibliography CSL_BIBLIOGRAPHY </w:instrText>
      </w:r>
      <w:r>
        <w:rPr>
          <w:color w:val="000000" w:themeColor="text1"/>
        </w:rPr>
        <w:fldChar w:fldCharType="separate"/>
      </w:r>
      <w:r w:rsidR="00C76841" w:rsidRPr="00C76841">
        <w:rPr>
          <w:noProof/>
        </w:rPr>
        <w:t>1.</w:t>
      </w:r>
      <w:r w:rsidR="00C76841" w:rsidRPr="00C76841">
        <w:rPr>
          <w:noProof/>
        </w:rPr>
        <w:tab/>
        <w:t xml:space="preserve">Bennett, J. E., Blangiardo, M., Fecht, D., Elliott, P. &amp; Ezzati, M. Vulnerability to the mortality effects of warm temperature in the districts of England and Wales. </w:t>
      </w:r>
      <w:r w:rsidR="00C76841" w:rsidRPr="00C76841">
        <w:rPr>
          <w:i/>
          <w:iCs/>
          <w:noProof/>
        </w:rPr>
        <w:t>Nat. Clim. Chang.</w:t>
      </w:r>
      <w:r w:rsidR="00C76841" w:rsidRPr="00C76841">
        <w:rPr>
          <w:noProof/>
        </w:rPr>
        <w:t xml:space="preserve"> </w:t>
      </w:r>
      <w:r w:rsidR="00C76841" w:rsidRPr="00C76841">
        <w:rPr>
          <w:b/>
          <w:bCs/>
          <w:noProof/>
        </w:rPr>
        <w:t>4</w:t>
      </w:r>
      <w:r w:rsidR="00C76841" w:rsidRPr="00C76841">
        <w:rPr>
          <w:noProof/>
        </w:rPr>
        <w:t>, 269–273 (2014).</w:t>
      </w:r>
    </w:p>
    <w:p w14:paraId="4E66B49C" w14:textId="77777777" w:rsidR="00C76841" w:rsidRPr="00C76841" w:rsidRDefault="00C76841" w:rsidP="00C76841">
      <w:pPr>
        <w:widowControl w:val="0"/>
        <w:autoSpaceDE w:val="0"/>
        <w:autoSpaceDN w:val="0"/>
        <w:adjustRightInd w:val="0"/>
        <w:ind w:left="640" w:hanging="640"/>
        <w:rPr>
          <w:noProof/>
        </w:rPr>
      </w:pPr>
      <w:r w:rsidRPr="00C76841">
        <w:rPr>
          <w:noProof/>
        </w:rPr>
        <w:t>2.</w:t>
      </w:r>
      <w:r w:rsidRPr="00C76841">
        <w:rPr>
          <w:noProof/>
        </w:rPr>
        <w:tab/>
        <w:t xml:space="preserve">Künzli, N. </w:t>
      </w:r>
      <w:r w:rsidRPr="00C76841">
        <w:rPr>
          <w:i/>
          <w:iCs/>
          <w:noProof/>
        </w:rPr>
        <w:t>et al.</w:t>
      </w:r>
      <w:r w:rsidRPr="00C76841">
        <w:rPr>
          <w:noProof/>
        </w:rPr>
        <w:t xml:space="preserve"> Assessment of deaths attributable to air pollution: should we use risk estimates based on time series or on cohort studies? </w:t>
      </w:r>
      <w:r w:rsidRPr="00C76841">
        <w:rPr>
          <w:i/>
          <w:iCs/>
          <w:noProof/>
        </w:rPr>
        <w:t>Am. J. Epidemiol.</w:t>
      </w:r>
      <w:r w:rsidRPr="00C76841">
        <w:rPr>
          <w:noProof/>
        </w:rPr>
        <w:t xml:space="preserve"> (2001). doi:10.1093/aje/153.11.1050</w:t>
      </w:r>
    </w:p>
    <w:p w14:paraId="552B9119" w14:textId="77777777" w:rsidR="00C76841" w:rsidRPr="00C76841" w:rsidRDefault="00C76841" w:rsidP="00C76841">
      <w:pPr>
        <w:widowControl w:val="0"/>
        <w:autoSpaceDE w:val="0"/>
        <w:autoSpaceDN w:val="0"/>
        <w:adjustRightInd w:val="0"/>
        <w:ind w:left="640" w:hanging="640"/>
        <w:rPr>
          <w:noProof/>
        </w:rPr>
      </w:pPr>
      <w:r w:rsidRPr="00C76841">
        <w:rPr>
          <w:noProof/>
        </w:rPr>
        <w:t>3.</w:t>
      </w:r>
      <w:r w:rsidRPr="00C76841">
        <w:rPr>
          <w:noProof/>
        </w:rPr>
        <w:tab/>
        <w:t xml:space="preserve">Parks, R. M. </w:t>
      </w:r>
      <w:r w:rsidRPr="00C76841">
        <w:rPr>
          <w:i/>
          <w:iCs/>
          <w:noProof/>
        </w:rPr>
        <w:t>et al.</w:t>
      </w:r>
      <w:r w:rsidRPr="00C76841">
        <w:rPr>
          <w:noProof/>
        </w:rPr>
        <w:t xml:space="preserve"> Anomalously warm temperatures are associated with increased injury deaths. </w:t>
      </w:r>
      <w:r w:rsidRPr="00C76841">
        <w:rPr>
          <w:i/>
          <w:iCs/>
          <w:noProof/>
        </w:rPr>
        <w:t>Nat. Med.</w:t>
      </w:r>
      <w:r w:rsidRPr="00C76841">
        <w:rPr>
          <w:noProof/>
        </w:rPr>
        <w:t xml:space="preserve"> </w:t>
      </w:r>
      <w:r w:rsidRPr="00C76841">
        <w:rPr>
          <w:b/>
          <w:bCs/>
          <w:noProof/>
        </w:rPr>
        <w:t>26</w:t>
      </w:r>
      <w:r w:rsidRPr="00C76841">
        <w:rPr>
          <w:noProof/>
        </w:rPr>
        <w:t>, 65–70 (2020).</w:t>
      </w:r>
    </w:p>
    <w:p w14:paraId="036A506A" w14:textId="77777777" w:rsidR="00C76841" w:rsidRPr="00C76841" w:rsidRDefault="00C76841" w:rsidP="00C76841">
      <w:pPr>
        <w:widowControl w:val="0"/>
        <w:autoSpaceDE w:val="0"/>
        <w:autoSpaceDN w:val="0"/>
        <w:adjustRightInd w:val="0"/>
        <w:ind w:left="640" w:hanging="640"/>
        <w:rPr>
          <w:noProof/>
        </w:rPr>
      </w:pPr>
      <w:r w:rsidRPr="00C76841">
        <w:rPr>
          <w:noProof/>
        </w:rPr>
        <w:t>4.</w:t>
      </w:r>
      <w:r w:rsidRPr="00C76841">
        <w:rPr>
          <w:noProof/>
        </w:rPr>
        <w:tab/>
        <w:t xml:space="preserve">Burke, M. </w:t>
      </w:r>
      <w:r w:rsidRPr="00C76841">
        <w:rPr>
          <w:i/>
          <w:iCs/>
          <w:noProof/>
        </w:rPr>
        <w:t>et al.</w:t>
      </w:r>
      <w:r w:rsidRPr="00C76841">
        <w:rPr>
          <w:noProof/>
        </w:rPr>
        <w:t xml:space="preserve"> Higher temperatures increase suicide rates in the United States and Mexico. </w:t>
      </w:r>
      <w:r w:rsidRPr="00C76841">
        <w:rPr>
          <w:i/>
          <w:iCs/>
          <w:noProof/>
        </w:rPr>
        <w:t>Nat. Clim. Chang.</w:t>
      </w:r>
      <w:r w:rsidRPr="00C76841">
        <w:rPr>
          <w:noProof/>
        </w:rPr>
        <w:t xml:space="preserve"> (2018). doi:10.1038/s41558-018-0222-x</w:t>
      </w:r>
    </w:p>
    <w:p w14:paraId="209BAE4E" w14:textId="77777777" w:rsidR="00C76841" w:rsidRPr="00C76841" w:rsidRDefault="00C76841" w:rsidP="00C76841">
      <w:pPr>
        <w:widowControl w:val="0"/>
        <w:autoSpaceDE w:val="0"/>
        <w:autoSpaceDN w:val="0"/>
        <w:adjustRightInd w:val="0"/>
        <w:ind w:left="640" w:hanging="640"/>
        <w:rPr>
          <w:noProof/>
        </w:rPr>
      </w:pPr>
      <w:r w:rsidRPr="00C76841">
        <w:rPr>
          <w:noProof/>
        </w:rPr>
        <w:t>5.</w:t>
      </w:r>
      <w:r w:rsidRPr="00C76841">
        <w:rPr>
          <w:noProof/>
        </w:rPr>
        <w:tab/>
        <w:t xml:space="preserve">Shi, L., Kloog, I., Zanobetti, A., Liu, P. &amp; Schwartz, J. D. Impacts of temperature and its variability on mortality in New England. </w:t>
      </w:r>
      <w:r w:rsidRPr="00C76841">
        <w:rPr>
          <w:i/>
          <w:iCs/>
          <w:noProof/>
        </w:rPr>
        <w:t>Nat. Clim. Chang.</w:t>
      </w:r>
      <w:r w:rsidRPr="00C76841">
        <w:rPr>
          <w:noProof/>
        </w:rPr>
        <w:t xml:space="preserve"> </w:t>
      </w:r>
      <w:r w:rsidRPr="00C76841">
        <w:rPr>
          <w:b/>
          <w:bCs/>
          <w:noProof/>
        </w:rPr>
        <w:t>5</w:t>
      </w:r>
      <w:r w:rsidRPr="00C76841">
        <w:rPr>
          <w:noProof/>
        </w:rPr>
        <w:t>, 988–991 (2015).</w:t>
      </w:r>
    </w:p>
    <w:p w14:paraId="0F7A97DE" w14:textId="77777777" w:rsidR="00C76841" w:rsidRPr="00C76841" w:rsidRDefault="00C76841" w:rsidP="00C76841">
      <w:pPr>
        <w:widowControl w:val="0"/>
        <w:autoSpaceDE w:val="0"/>
        <w:autoSpaceDN w:val="0"/>
        <w:adjustRightInd w:val="0"/>
        <w:ind w:left="640" w:hanging="640"/>
        <w:rPr>
          <w:noProof/>
        </w:rPr>
      </w:pPr>
      <w:r w:rsidRPr="00C76841">
        <w:rPr>
          <w:noProof/>
        </w:rPr>
        <w:t>6.</w:t>
      </w:r>
      <w:r w:rsidRPr="00C76841">
        <w:rPr>
          <w:noProof/>
        </w:rPr>
        <w:tab/>
        <w:t xml:space="preserve">Ameratunga, S. &amp; Woodward, A. Rising injuries in a hotter climate. </w:t>
      </w:r>
      <w:r w:rsidRPr="00C76841">
        <w:rPr>
          <w:i/>
          <w:iCs/>
          <w:noProof/>
        </w:rPr>
        <w:t>Nat. Med.</w:t>
      </w:r>
      <w:r w:rsidRPr="00C76841">
        <w:rPr>
          <w:noProof/>
        </w:rPr>
        <w:t xml:space="preserve"> </w:t>
      </w:r>
      <w:r w:rsidRPr="00C76841">
        <w:rPr>
          <w:b/>
          <w:bCs/>
          <w:noProof/>
        </w:rPr>
        <w:t>26</w:t>
      </w:r>
      <w:r w:rsidRPr="00C76841">
        <w:rPr>
          <w:noProof/>
        </w:rPr>
        <w:t>, 22–23 (2020).</w:t>
      </w:r>
    </w:p>
    <w:p w14:paraId="6D20D598" w14:textId="77777777" w:rsidR="00C76841" w:rsidRPr="00C76841" w:rsidRDefault="00C76841" w:rsidP="00C76841">
      <w:pPr>
        <w:widowControl w:val="0"/>
        <w:autoSpaceDE w:val="0"/>
        <w:autoSpaceDN w:val="0"/>
        <w:adjustRightInd w:val="0"/>
        <w:ind w:left="640" w:hanging="640"/>
        <w:rPr>
          <w:noProof/>
        </w:rPr>
      </w:pPr>
      <w:r w:rsidRPr="00C76841">
        <w:rPr>
          <w:noProof/>
        </w:rPr>
        <w:t>7.</w:t>
      </w:r>
      <w:r w:rsidRPr="00C76841">
        <w:rPr>
          <w:noProof/>
        </w:rPr>
        <w:tab/>
        <w:t xml:space="preserve">Pope, C. A., Ezzati, M. &amp; Dockery, D. W. Fine-particulate air pollution and life expectancy in the United States. </w:t>
      </w:r>
      <w:r w:rsidRPr="00C76841">
        <w:rPr>
          <w:i/>
          <w:iCs/>
          <w:noProof/>
        </w:rPr>
        <w:t>N. Engl. J. Med.</w:t>
      </w:r>
      <w:r w:rsidRPr="00C76841">
        <w:rPr>
          <w:noProof/>
        </w:rPr>
        <w:t xml:space="preserve"> (2009). doi:10.1056/nejmsa0805646</w:t>
      </w:r>
    </w:p>
    <w:p w14:paraId="1FAF2008" w14:textId="77777777" w:rsidR="00C76841" w:rsidRPr="00C76841" w:rsidRDefault="00C76841" w:rsidP="00C76841">
      <w:pPr>
        <w:widowControl w:val="0"/>
        <w:autoSpaceDE w:val="0"/>
        <w:autoSpaceDN w:val="0"/>
        <w:adjustRightInd w:val="0"/>
        <w:ind w:left="640" w:hanging="640"/>
        <w:rPr>
          <w:noProof/>
        </w:rPr>
      </w:pPr>
      <w:r w:rsidRPr="00C76841">
        <w:rPr>
          <w:noProof/>
        </w:rPr>
        <w:t>8.</w:t>
      </w:r>
      <w:r w:rsidRPr="00C76841">
        <w:rPr>
          <w:noProof/>
        </w:rPr>
        <w:tab/>
        <w:t xml:space="preserve">Correia, A. W. </w:t>
      </w:r>
      <w:r w:rsidRPr="00C76841">
        <w:rPr>
          <w:i/>
          <w:iCs/>
          <w:noProof/>
        </w:rPr>
        <w:t>et al.</w:t>
      </w:r>
      <w:r w:rsidRPr="00C76841">
        <w:rPr>
          <w:noProof/>
        </w:rPr>
        <w:t xml:space="preserve"> Effect of air pollution control on life expectancy in the United States: an analysis of 545 U.S. counties for the period from 2000 to 2007. </w:t>
      </w:r>
      <w:r w:rsidRPr="00C76841">
        <w:rPr>
          <w:i/>
          <w:iCs/>
          <w:noProof/>
        </w:rPr>
        <w:t>Epidemiology</w:t>
      </w:r>
      <w:r w:rsidRPr="00C76841">
        <w:rPr>
          <w:noProof/>
        </w:rPr>
        <w:t xml:space="preserve"> (2013). doi:10.1097/EDE.0b013e3182770237</w:t>
      </w:r>
    </w:p>
    <w:p w14:paraId="1C6C9778" w14:textId="77777777" w:rsidR="00C76841" w:rsidRPr="00C76841" w:rsidRDefault="00C76841" w:rsidP="00C76841">
      <w:pPr>
        <w:widowControl w:val="0"/>
        <w:autoSpaceDE w:val="0"/>
        <w:autoSpaceDN w:val="0"/>
        <w:adjustRightInd w:val="0"/>
        <w:ind w:left="640" w:hanging="640"/>
        <w:rPr>
          <w:noProof/>
        </w:rPr>
      </w:pPr>
      <w:r w:rsidRPr="00C76841">
        <w:rPr>
          <w:noProof/>
        </w:rPr>
        <w:t>9.</w:t>
      </w:r>
      <w:r w:rsidRPr="00C76841">
        <w:rPr>
          <w:noProof/>
        </w:rPr>
        <w:tab/>
        <w:t xml:space="preserve">Dominici, F. </w:t>
      </w:r>
      <w:r w:rsidRPr="00C76841">
        <w:rPr>
          <w:i/>
          <w:iCs/>
          <w:noProof/>
        </w:rPr>
        <w:t>et al.</w:t>
      </w:r>
      <w:r w:rsidRPr="00C76841">
        <w:rPr>
          <w:noProof/>
        </w:rPr>
        <w:t xml:space="preserve"> Chemical Composition of Fine Particulate Matter and Life Expectancy: In 95 US Counties between 2002 and 2007. </w:t>
      </w:r>
      <w:r w:rsidRPr="00C76841">
        <w:rPr>
          <w:i/>
          <w:iCs/>
          <w:noProof/>
        </w:rPr>
        <w:t>Epidemiology</w:t>
      </w:r>
      <w:r w:rsidRPr="00C76841">
        <w:rPr>
          <w:noProof/>
        </w:rPr>
        <w:t xml:space="preserve"> (2015). doi:10.1097/EDE.0000000000000297</w:t>
      </w:r>
    </w:p>
    <w:p w14:paraId="0CFB91CA" w14:textId="77777777" w:rsidR="00C76841" w:rsidRPr="00C76841" w:rsidRDefault="00C76841" w:rsidP="00C76841">
      <w:pPr>
        <w:widowControl w:val="0"/>
        <w:autoSpaceDE w:val="0"/>
        <w:autoSpaceDN w:val="0"/>
        <w:adjustRightInd w:val="0"/>
        <w:ind w:left="640" w:hanging="640"/>
        <w:rPr>
          <w:noProof/>
        </w:rPr>
      </w:pPr>
      <w:r w:rsidRPr="00C76841">
        <w:rPr>
          <w:noProof/>
        </w:rPr>
        <w:t>10.</w:t>
      </w:r>
      <w:r w:rsidRPr="00C76841">
        <w:rPr>
          <w:noProof/>
        </w:rPr>
        <w:tab/>
        <w:t xml:space="preserve">Bennett, J. E. </w:t>
      </w:r>
      <w:r w:rsidRPr="00C76841">
        <w:rPr>
          <w:i/>
          <w:iCs/>
          <w:noProof/>
        </w:rPr>
        <w:t>et al.</w:t>
      </w:r>
      <w:r w:rsidRPr="00C76841">
        <w:rPr>
          <w:noProof/>
        </w:rPr>
        <w:t xml:space="preserve"> National and county life expectancy loss from particulate matter pollution in the USA. </w:t>
      </w:r>
      <w:r w:rsidRPr="00C76841">
        <w:rPr>
          <w:i/>
          <w:iCs/>
          <w:noProof/>
        </w:rPr>
        <w:t>PLOS Med.</w:t>
      </w:r>
      <w:r w:rsidRPr="00C76841">
        <w:rPr>
          <w:noProof/>
        </w:rPr>
        <w:t xml:space="preserve"> (2019).</w:t>
      </w:r>
    </w:p>
    <w:p w14:paraId="2A14B8E4" w14:textId="77777777" w:rsidR="00C76841" w:rsidRPr="00C76841" w:rsidRDefault="00C76841" w:rsidP="00C76841">
      <w:pPr>
        <w:widowControl w:val="0"/>
        <w:autoSpaceDE w:val="0"/>
        <w:autoSpaceDN w:val="0"/>
        <w:adjustRightInd w:val="0"/>
        <w:ind w:left="640" w:hanging="640"/>
        <w:rPr>
          <w:noProof/>
        </w:rPr>
      </w:pPr>
      <w:r w:rsidRPr="00C76841">
        <w:rPr>
          <w:noProof/>
        </w:rPr>
        <w:t>11.</w:t>
      </w:r>
      <w:r w:rsidRPr="00C76841">
        <w:rPr>
          <w:noProof/>
        </w:rPr>
        <w:tab/>
        <w:t xml:space="preserve">Kuulasmaa, K. </w:t>
      </w:r>
      <w:r w:rsidRPr="00C76841">
        <w:rPr>
          <w:i/>
          <w:iCs/>
          <w:noProof/>
        </w:rPr>
        <w:t>et al.</w:t>
      </w:r>
      <w:r w:rsidRPr="00C76841">
        <w:rPr>
          <w:noProof/>
        </w:rPr>
        <w:t xml:space="preserve"> Estimation of contribution of changes in classic risk factors to trends in coronary-event rates across the WHO MONICA Project populations. </w:t>
      </w:r>
      <w:r w:rsidRPr="00C76841">
        <w:rPr>
          <w:i/>
          <w:iCs/>
          <w:noProof/>
        </w:rPr>
        <w:t>Lancet</w:t>
      </w:r>
      <w:r w:rsidRPr="00C76841">
        <w:rPr>
          <w:noProof/>
        </w:rPr>
        <w:t xml:space="preserve"> (2000). doi:10.1016/S0140-6736(99)11180-2</w:t>
      </w:r>
    </w:p>
    <w:p w14:paraId="7805D9BE" w14:textId="77777777" w:rsidR="00C76841" w:rsidRPr="00C76841" w:rsidRDefault="00C76841" w:rsidP="00C76841">
      <w:pPr>
        <w:widowControl w:val="0"/>
        <w:autoSpaceDE w:val="0"/>
        <w:autoSpaceDN w:val="0"/>
        <w:adjustRightInd w:val="0"/>
        <w:ind w:left="640" w:hanging="640"/>
        <w:rPr>
          <w:noProof/>
        </w:rPr>
      </w:pPr>
      <w:r w:rsidRPr="00C76841">
        <w:rPr>
          <w:noProof/>
        </w:rPr>
        <w:t>12.</w:t>
      </w:r>
      <w:r w:rsidRPr="00C76841">
        <w:rPr>
          <w:noProof/>
        </w:rPr>
        <w:tab/>
        <w:t xml:space="preserve">Di Cesare, M. </w:t>
      </w:r>
      <w:r w:rsidRPr="00C76841">
        <w:rPr>
          <w:i/>
          <w:iCs/>
          <w:noProof/>
        </w:rPr>
        <w:t>et al.</w:t>
      </w:r>
      <w:r w:rsidRPr="00C76841">
        <w:rPr>
          <w:noProof/>
        </w:rPr>
        <w:t xml:space="preserve"> The contributions of risk factor trends to cardiometabolic mortality decline in 26 industrialized countries. </w:t>
      </w:r>
      <w:r w:rsidRPr="00C76841">
        <w:rPr>
          <w:i/>
          <w:iCs/>
          <w:noProof/>
        </w:rPr>
        <w:t>Int. J. Epidemiol.</w:t>
      </w:r>
      <w:r w:rsidRPr="00C76841">
        <w:rPr>
          <w:noProof/>
        </w:rPr>
        <w:t xml:space="preserve"> (2013). doi:10.1093/ije/dyt063</w:t>
      </w:r>
    </w:p>
    <w:p w14:paraId="137F42D7" w14:textId="77777777" w:rsidR="00C76841" w:rsidRPr="00C76841" w:rsidRDefault="00C76841" w:rsidP="00C76841">
      <w:pPr>
        <w:widowControl w:val="0"/>
        <w:autoSpaceDE w:val="0"/>
        <w:autoSpaceDN w:val="0"/>
        <w:adjustRightInd w:val="0"/>
        <w:ind w:left="640" w:hanging="640"/>
        <w:rPr>
          <w:noProof/>
        </w:rPr>
      </w:pPr>
      <w:r w:rsidRPr="00C76841">
        <w:rPr>
          <w:noProof/>
        </w:rPr>
        <w:t>13.</w:t>
      </w:r>
      <w:r w:rsidRPr="00C76841">
        <w:rPr>
          <w:noProof/>
        </w:rPr>
        <w:tab/>
        <w:t xml:space="preserve">Robertson, L. Climate change, weather and road deaths. </w:t>
      </w:r>
      <w:r w:rsidRPr="00C76841">
        <w:rPr>
          <w:i/>
          <w:iCs/>
          <w:noProof/>
        </w:rPr>
        <w:t>Inj. Prev.</w:t>
      </w:r>
      <w:r w:rsidRPr="00C76841">
        <w:rPr>
          <w:noProof/>
        </w:rPr>
        <w:t xml:space="preserve"> (2018). doi:10.1136/injuryprev-2017-042419</w:t>
      </w:r>
    </w:p>
    <w:p w14:paraId="1433EC7A" w14:textId="77777777" w:rsidR="00C76841" w:rsidRPr="00C76841" w:rsidRDefault="00C76841" w:rsidP="00C76841">
      <w:pPr>
        <w:widowControl w:val="0"/>
        <w:autoSpaceDE w:val="0"/>
        <w:autoSpaceDN w:val="0"/>
        <w:adjustRightInd w:val="0"/>
        <w:ind w:left="640" w:hanging="640"/>
        <w:rPr>
          <w:noProof/>
        </w:rPr>
      </w:pPr>
      <w:r w:rsidRPr="00C76841">
        <w:rPr>
          <w:noProof/>
        </w:rPr>
        <w:t>14.</w:t>
      </w:r>
      <w:r w:rsidRPr="00C76841">
        <w:rPr>
          <w:noProof/>
        </w:rPr>
        <w:tab/>
        <w:t xml:space="preserve">Robertson, L. S. Reversal of the road death trend in the U.S. in 2015–2016: An examination of the climate and economic hypotheses. </w:t>
      </w:r>
      <w:r w:rsidRPr="00C76841">
        <w:rPr>
          <w:i/>
          <w:iCs/>
          <w:noProof/>
        </w:rPr>
        <w:t>J. Transp. Heal.</w:t>
      </w:r>
      <w:r w:rsidRPr="00C76841">
        <w:rPr>
          <w:noProof/>
        </w:rPr>
        <w:t xml:space="preserve"> (2018). doi:10.1016/j.jth.2018.04.005</w:t>
      </w:r>
    </w:p>
    <w:p w14:paraId="2703CAE8" w14:textId="77777777" w:rsidR="00C76841" w:rsidRPr="00C76841" w:rsidRDefault="00C76841" w:rsidP="00C76841">
      <w:pPr>
        <w:widowControl w:val="0"/>
        <w:autoSpaceDE w:val="0"/>
        <w:autoSpaceDN w:val="0"/>
        <w:adjustRightInd w:val="0"/>
        <w:ind w:left="640" w:hanging="640"/>
        <w:rPr>
          <w:noProof/>
        </w:rPr>
      </w:pPr>
      <w:r w:rsidRPr="00C76841">
        <w:rPr>
          <w:noProof/>
        </w:rPr>
        <w:t>15.</w:t>
      </w:r>
      <w:r w:rsidRPr="00C76841">
        <w:rPr>
          <w:noProof/>
        </w:rPr>
        <w:tab/>
        <w:t xml:space="preserve">Kim, Y. </w:t>
      </w:r>
      <w:r w:rsidRPr="00C76841">
        <w:rPr>
          <w:i/>
          <w:iCs/>
          <w:noProof/>
        </w:rPr>
        <w:t>et al.</w:t>
      </w:r>
      <w:r w:rsidRPr="00C76841">
        <w:rPr>
          <w:noProof/>
        </w:rPr>
        <w:t xml:space="preserve"> Suicide and Ambient Temperature: A Multi-Country Multi-City Study. </w:t>
      </w:r>
      <w:r w:rsidRPr="00C76841">
        <w:rPr>
          <w:i/>
          <w:iCs/>
          <w:noProof/>
        </w:rPr>
        <w:t>Environ. Health Perspect.</w:t>
      </w:r>
      <w:r w:rsidRPr="00C76841">
        <w:rPr>
          <w:noProof/>
        </w:rPr>
        <w:t xml:space="preserve"> </w:t>
      </w:r>
      <w:r w:rsidRPr="00C76841">
        <w:rPr>
          <w:b/>
          <w:bCs/>
          <w:noProof/>
        </w:rPr>
        <w:t>127</w:t>
      </w:r>
      <w:r w:rsidRPr="00C76841">
        <w:rPr>
          <w:noProof/>
        </w:rPr>
        <w:t>, 117007 (2019).</w:t>
      </w:r>
    </w:p>
    <w:p w14:paraId="578BDDCD" w14:textId="77777777" w:rsidR="00C76841" w:rsidRPr="00C76841" w:rsidRDefault="00C76841" w:rsidP="00C76841">
      <w:pPr>
        <w:widowControl w:val="0"/>
        <w:autoSpaceDE w:val="0"/>
        <w:autoSpaceDN w:val="0"/>
        <w:adjustRightInd w:val="0"/>
        <w:ind w:left="640" w:hanging="640"/>
        <w:rPr>
          <w:noProof/>
        </w:rPr>
      </w:pPr>
      <w:r w:rsidRPr="00C76841">
        <w:rPr>
          <w:noProof/>
        </w:rPr>
        <w:t>16.</w:t>
      </w:r>
      <w:r w:rsidRPr="00C76841">
        <w:rPr>
          <w:noProof/>
        </w:rPr>
        <w:tab/>
        <w:t xml:space="preserve">Gao, J. </w:t>
      </w:r>
      <w:r w:rsidRPr="00C76841">
        <w:rPr>
          <w:i/>
          <w:iCs/>
          <w:noProof/>
        </w:rPr>
        <w:t>et al.</w:t>
      </w:r>
      <w:r w:rsidRPr="00C76841">
        <w:rPr>
          <w:noProof/>
        </w:rPr>
        <w:t xml:space="preserve"> Ambient temperature, sunlight duration, and suicide: A systematic review and meta-analysis. </w:t>
      </w:r>
      <w:r w:rsidRPr="00C76841">
        <w:rPr>
          <w:i/>
          <w:iCs/>
          <w:noProof/>
        </w:rPr>
        <w:t>Science of the Total Environment</w:t>
      </w:r>
      <w:r w:rsidRPr="00C76841">
        <w:rPr>
          <w:noProof/>
        </w:rPr>
        <w:t xml:space="preserve"> (2019). doi:10.1016/j.scitotenv.2018.07.098</w:t>
      </w:r>
    </w:p>
    <w:p w14:paraId="2BC8F22B" w14:textId="77777777" w:rsidR="00C76841" w:rsidRPr="00C76841" w:rsidRDefault="00C76841" w:rsidP="00C76841">
      <w:pPr>
        <w:widowControl w:val="0"/>
        <w:autoSpaceDE w:val="0"/>
        <w:autoSpaceDN w:val="0"/>
        <w:adjustRightInd w:val="0"/>
        <w:ind w:left="640" w:hanging="640"/>
        <w:rPr>
          <w:noProof/>
        </w:rPr>
      </w:pPr>
      <w:r w:rsidRPr="00C76841">
        <w:rPr>
          <w:noProof/>
        </w:rPr>
        <w:t>17.</w:t>
      </w:r>
      <w:r w:rsidRPr="00C76841">
        <w:rPr>
          <w:noProof/>
        </w:rPr>
        <w:tab/>
        <w:t xml:space="preserve">Sparks, N. J., Hardwick, S. R., Schmid, M. &amp; Toumi, R. IMAGE: a multivariate multi-site stochastic weather generator for European weather and climate. </w:t>
      </w:r>
      <w:r w:rsidRPr="00C76841">
        <w:rPr>
          <w:i/>
          <w:iCs/>
          <w:noProof/>
        </w:rPr>
        <w:t>Stoch. Environ. Res. Risk Assess.</w:t>
      </w:r>
      <w:r w:rsidRPr="00C76841">
        <w:rPr>
          <w:noProof/>
        </w:rPr>
        <w:t xml:space="preserve"> (2018). doi:10.1007/s00477-017-1433-9</w:t>
      </w:r>
    </w:p>
    <w:p w14:paraId="56FF164A" w14:textId="77777777" w:rsidR="00C76841" w:rsidRPr="00C76841" w:rsidRDefault="00C76841" w:rsidP="00C76841">
      <w:pPr>
        <w:widowControl w:val="0"/>
        <w:autoSpaceDE w:val="0"/>
        <w:autoSpaceDN w:val="0"/>
        <w:adjustRightInd w:val="0"/>
        <w:ind w:left="640" w:hanging="640"/>
        <w:rPr>
          <w:noProof/>
        </w:rPr>
      </w:pPr>
      <w:r w:rsidRPr="00C76841">
        <w:rPr>
          <w:noProof/>
        </w:rPr>
        <w:t>18.</w:t>
      </w:r>
      <w:r w:rsidRPr="00C76841">
        <w:rPr>
          <w:noProof/>
        </w:rPr>
        <w:tab/>
        <w:t xml:space="preserve">Cohen, A. J. </w:t>
      </w:r>
      <w:r w:rsidRPr="00C76841">
        <w:rPr>
          <w:i/>
          <w:iCs/>
          <w:noProof/>
        </w:rPr>
        <w:t>et al.</w:t>
      </w:r>
      <w:r w:rsidRPr="00C76841">
        <w:rPr>
          <w:noProof/>
        </w:rPr>
        <w:t xml:space="preserve"> Estimates and 25-year trends of the global burden of disease attributable to ambient air pollution: an analysis of data from the Global Burden of Diseases Study 2015. </w:t>
      </w:r>
      <w:r w:rsidRPr="00C76841">
        <w:rPr>
          <w:i/>
          <w:iCs/>
          <w:noProof/>
        </w:rPr>
        <w:t>Lancet</w:t>
      </w:r>
      <w:r w:rsidRPr="00C76841">
        <w:rPr>
          <w:noProof/>
        </w:rPr>
        <w:t xml:space="preserve"> (2017). doi:10.1016/S0140-6736(17)30505-6</w:t>
      </w:r>
    </w:p>
    <w:p w14:paraId="1306F757" w14:textId="77777777" w:rsidR="00C76841" w:rsidRPr="00C76841" w:rsidRDefault="00C76841" w:rsidP="00C76841">
      <w:pPr>
        <w:widowControl w:val="0"/>
        <w:autoSpaceDE w:val="0"/>
        <w:autoSpaceDN w:val="0"/>
        <w:adjustRightInd w:val="0"/>
        <w:ind w:left="640" w:hanging="640"/>
        <w:rPr>
          <w:noProof/>
        </w:rPr>
      </w:pPr>
      <w:r w:rsidRPr="00C76841">
        <w:rPr>
          <w:noProof/>
        </w:rPr>
        <w:t>19.</w:t>
      </w:r>
      <w:r w:rsidRPr="00C76841">
        <w:rPr>
          <w:noProof/>
        </w:rPr>
        <w:tab/>
        <w:t xml:space="preserve">Lim, S. S. </w:t>
      </w:r>
      <w:r w:rsidRPr="00C76841">
        <w:rPr>
          <w:i/>
          <w:iCs/>
          <w:noProof/>
        </w:rPr>
        <w:t>et al.</w:t>
      </w:r>
      <w:r w:rsidRPr="00C76841">
        <w:rPr>
          <w:noProof/>
        </w:rPr>
        <w:t xml:space="preserve"> A comparative risk assessment of burden of disease and injury attributable to 67 risk factors and risk factor clusters in 21 regions, 1990-2010: A </w:t>
      </w:r>
      <w:r w:rsidRPr="00C76841">
        <w:rPr>
          <w:noProof/>
        </w:rPr>
        <w:lastRenderedPageBreak/>
        <w:t xml:space="preserve">systematic analysis for the Global Burden of Disease Study 2010. </w:t>
      </w:r>
      <w:r w:rsidRPr="00C76841">
        <w:rPr>
          <w:i/>
          <w:iCs/>
          <w:noProof/>
        </w:rPr>
        <w:t>Lancet</w:t>
      </w:r>
      <w:r w:rsidRPr="00C76841">
        <w:rPr>
          <w:noProof/>
        </w:rPr>
        <w:t xml:space="preserve"> (2012). doi:10.1016/S0140-6736(12)61766-8</w:t>
      </w:r>
    </w:p>
    <w:p w14:paraId="0D4B9203" w14:textId="77777777" w:rsidR="00C76841" w:rsidRPr="00C76841" w:rsidRDefault="00C76841" w:rsidP="00C76841">
      <w:pPr>
        <w:widowControl w:val="0"/>
        <w:autoSpaceDE w:val="0"/>
        <w:autoSpaceDN w:val="0"/>
        <w:adjustRightInd w:val="0"/>
        <w:ind w:left="640" w:hanging="640"/>
        <w:rPr>
          <w:noProof/>
        </w:rPr>
      </w:pPr>
      <w:r w:rsidRPr="00C76841">
        <w:rPr>
          <w:noProof/>
        </w:rPr>
        <w:t>20.</w:t>
      </w:r>
      <w:r w:rsidRPr="00C76841">
        <w:rPr>
          <w:noProof/>
        </w:rPr>
        <w:tab/>
        <w:t xml:space="preserve">Murray, C. J. L., Ezzati, M., Lopez, A. D., Rodgers, A. &amp; Vander Hoorn, S. Comparative quantification of health risks: Conceptual framework and methodological issues. </w:t>
      </w:r>
      <w:r w:rsidRPr="00C76841">
        <w:rPr>
          <w:i/>
          <w:iCs/>
          <w:noProof/>
        </w:rPr>
        <w:t>Population Health Metrics</w:t>
      </w:r>
      <w:r w:rsidRPr="00C76841">
        <w:rPr>
          <w:noProof/>
        </w:rPr>
        <w:t xml:space="preserve"> (2003). doi:10.1186/1478-7954-1-1</w:t>
      </w:r>
    </w:p>
    <w:p w14:paraId="272D228E" w14:textId="77777777" w:rsidR="00C76841" w:rsidRPr="00C76841" w:rsidRDefault="00C76841" w:rsidP="00C76841">
      <w:pPr>
        <w:widowControl w:val="0"/>
        <w:autoSpaceDE w:val="0"/>
        <w:autoSpaceDN w:val="0"/>
        <w:adjustRightInd w:val="0"/>
        <w:ind w:left="640" w:hanging="640"/>
        <w:rPr>
          <w:noProof/>
        </w:rPr>
      </w:pPr>
      <w:r w:rsidRPr="00C76841">
        <w:rPr>
          <w:noProof/>
        </w:rPr>
        <w:t>21.</w:t>
      </w:r>
      <w:r w:rsidRPr="00C76841">
        <w:rPr>
          <w:noProof/>
        </w:rPr>
        <w:tab/>
        <w:t xml:space="preserve">Bailis, R., Ezzati, M. &amp; Kammen, D. M. Mortality and greenhouse gas impacts of biomass and petroleum energy futures in Africa. </w:t>
      </w:r>
      <w:r w:rsidRPr="00C76841">
        <w:rPr>
          <w:i/>
          <w:iCs/>
          <w:noProof/>
        </w:rPr>
        <w:t>Science (80-. ).</w:t>
      </w:r>
      <w:r w:rsidRPr="00C76841">
        <w:rPr>
          <w:noProof/>
        </w:rPr>
        <w:t xml:space="preserve"> (2005). doi:10.1126/science.1106881</w:t>
      </w:r>
    </w:p>
    <w:p w14:paraId="09937489" w14:textId="77777777" w:rsidR="00C76841" w:rsidRPr="00C76841" w:rsidRDefault="00C76841" w:rsidP="00C76841">
      <w:pPr>
        <w:widowControl w:val="0"/>
        <w:autoSpaceDE w:val="0"/>
        <w:autoSpaceDN w:val="0"/>
        <w:adjustRightInd w:val="0"/>
        <w:ind w:left="640" w:hanging="640"/>
        <w:rPr>
          <w:noProof/>
        </w:rPr>
      </w:pPr>
      <w:r w:rsidRPr="00C76841">
        <w:rPr>
          <w:noProof/>
        </w:rPr>
        <w:t>22.</w:t>
      </w:r>
      <w:r w:rsidRPr="00C76841">
        <w:rPr>
          <w:noProof/>
        </w:rPr>
        <w:tab/>
        <w:t xml:space="preserve">Kontis, V. </w:t>
      </w:r>
      <w:r w:rsidRPr="00C76841">
        <w:rPr>
          <w:i/>
          <w:iCs/>
          <w:noProof/>
        </w:rPr>
        <w:t>et al.</w:t>
      </w:r>
      <w:r w:rsidRPr="00C76841">
        <w:rPr>
          <w:noProof/>
        </w:rPr>
        <w:t xml:space="preserve"> Contribution of six risk factors to achieving the 25×25 non-communicable disease mortality reduction target: A modelling study. </w:t>
      </w:r>
      <w:r w:rsidRPr="00C76841">
        <w:rPr>
          <w:i/>
          <w:iCs/>
          <w:noProof/>
        </w:rPr>
        <w:t>Lancet</w:t>
      </w:r>
      <w:r w:rsidRPr="00C76841">
        <w:rPr>
          <w:noProof/>
        </w:rPr>
        <w:t xml:space="preserve"> (2014). doi:10.1016/S0140-6736(14)60616-4</w:t>
      </w:r>
    </w:p>
    <w:p w14:paraId="78EA622A" w14:textId="77777777" w:rsidR="00C76841" w:rsidRPr="00C76841" w:rsidRDefault="00C76841" w:rsidP="00C76841">
      <w:pPr>
        <w:widowControl w:val="0"/>
        <w:autoSpaceDE w:val="0"/>
        <w:autoSpaceDN w:val="0"/>
        <w:adjustRightInd w:val="0"/>
        <w:ind w:left="640" w:hanging="640"/>
        <w:rPr>
          <w:noProof/>
        </w:rPr>
      </w:pPr>
      <w:r w:rsidRPr="00C76841">
        <w:rPr>
          <w:noProof/>
        </w:rPr>
        <w:t>23.</w:t>
      </w:r>
      <w:r w:rsidRPr="00C76841">
        <w:rPr>
          <w:noProof/>
        </w:rPr>
        <w:tab/>
        <w:t xml:space="preserve">Foreman, K. J., Li, G., Best, N. &amp; Ezzati, M. Small area forecasts of cause-specific mortality: application of a Bayesian hierarchical model to US vital registration data. </w:t>
      </w:r>
      <w:r w:rsidRPr="00C76841">
        <w:rPr>
          <w:i/>
          <w:iCs/>
          <w:noProof/>
        </w:rPr>
        <w:t>J. R. Stat. Soc. Ser. C Appl. Stat.</w:t>
      </w:r>
      <w:r w:rsidRPr="00C76841">
        <w:rPr>
          <w:noProof/>
        </w:rPr>
        <w:t xml:space="preserve"> (2017). doi:10.1111/rssc.12157</w:t>
      </w:r>
    </w:p>
    <w:p w14:paraId="52C4E084" w14:textId="77777777" w:rsidR="00C76841" w:rsidRPr="00C76841" w:rsidRDefault="00C76841" w:rsidP="00C76841">
      <w:pPr>
        <w:widowControl w:val="0"/>
        <w:autoSpaceDE w:val="0"/>
        <w:autoSpaceDN w:val="0"/>
        <w:adjustRightInd w:val="0"/>
        <w:ind w:left="640" w:hanging="640"/>
        <w:rPr>
          <w:noProof/>
        </w:rPr>
      </w:pPr>
      <w:r w:rsidRPr="00C76841">
        <w:rPr>
          <w:noProof/>
        </w:rPr>
        <w:t>24.</w:t>
      </w:r>
      <w:r w:rsidRPr="00C76841">
        <w:rPr>
          <w:noProof/>
        </w:rPr>
        <w:tab/>
        <w:t xml:space="preserve">Kontis, V. </w:t>
      </w:r>
      <w:r w:rsidRPr="00C76841">
        <w:rPr>
          <w:i/>
          <w:iCs/>
          <w:noProof/>
        </w:rPr>
        <w:t>et al.</w:t>
      </w:r>
      <w:r w:rsidRPr="00C76841">
        <w:rPr>
          <w:noProof/>
        </w:rPr>
        <w:t xml:space="preserve"> Future life expectancy in 35 industrialised countries: projections with a Bayesian model ensemble. </w:t>
      </w:r>
      <w:r w:rsidRPr="00C76841">
        <w:rPr>
          <w:i/>
          <w:iCs/>
          <w:noProof/>
        </w:rPr>
        <w:t>Lancet</w:t>
      </w:r>
      <w:r w:rsidRPr="00C76841">
        <w:rPr>
          <w:noProof/>
        </w:rPr>
        <w:t xml:space="preserve"> (2017). doi:10.1016/S0140-6736(16)32381-9</w:t>
      </w:r>
    </w:p>
    <w:p w14:paraId="65E5FA26" w14:textId="77777777" w:rsidR="00C76841" w:rsidRPr="00C76841" w:rsidRDefault="00C76841" w:rsidP="00C76841">
      <w:pPr>
        <w:widowControl w:val="0"/>
        <w:autoSpaceDE w:val="0"/>
        <w:autoSpaceDN w:val="0"/>
        <w:adjustRightInd w:val="0"/>
        <w:ind w:left="640" w:hanging="640"/>
        <w:rPr>
          <w:noProof/>
        </w:rPr>
      </w:pPr>
      <w:r w:rsidRPr="00C76841">
        <w:rPr>
          <w:noProof/>
        </w:rPr>
        <w:t>25.</w:t>
      </w:r>
      <w:r w:rsidRPr="00C76841">
        <w:rPr>
          <w:noProof/>
        </w:rPr>
        <w:tab/>
        <w:t xml:space="preserve">Bennett, J. E. </w:t>
      </w:r>
      <w:r w:rsidRPr="00C76841">
        <w:rPr>
          <w:i/>
          <w:iCs/>
          <w:noProof/>
        </w:rPr>
        <w:t>et al.</w:t>
      </w:r>
      <w:r w:rsidRPr="00C76841">
        <w:rPr>
          <w:noProof/>
        </w:rPr>
        <w:t xml:space="preserve"> The future of life expectancy and life expectancy inequalities in England and Wales: Bayesian spatiotemporal forecasting. </w:t>
      </w:r>
      <w:r w:rsidRPr="00C76841">
        <w:rPr>
          <w:i/>
          <w:iCs/>
          <w:noProof/>
        </w:rPr>
        <w:t>Lancet</w:t>
      </w:r>
      <w:r w:rsidRPr="00C76841">
        <w:rPr>
          <w:noProof/>
        </w:rPr>
        <w:t xml:space="preserve"> (2015). doi:10.1016/S0140-6736(15)60296-3</w:t>
      </w:r>
    </w:p>
    <w:p w14:paraId="4C890BA2" w14:textId="42BA679C" w:rsidR="002C64F6" w:rsidRDefault="00A62CA7" w:rsidP="00C76841">
      <w:pPr>
        <w:widowControl w:val="0"/>
        <w:autoSpaceDE w:val="0"/>
        <w:autoSpaceDN w:val="0"/>
        <w:adjustRightInd w:val="0"/>
        <w:ind w:left="640" w:hanging="640"/>
        <w:rPr>
          <w:color w:val="000000" w:themeColor="text1"/>
        </w:rPr>
      </w:pPr>
      <w:r>
        <w:rPr>
          <w:color w:val="000000" w:themeColor="text1"/>
        </w:rPr>
        <w:fldChar w:fldCharType="end"/>
      </w:r>
    </w:p>
    <w:sectPr w:rsidR="002C64F6" w:rsidSect="00521731">
      <w:footerReference w:type="even" r:id="rId9"/>
      <w:footerReference w:type="default" r:id="rId10"/>
      <w:type w:val="continuous"/>
      <w:pgSz w:w="11900" w:h="16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89C4055" w14:textId="77777777" w:rsidR="004471C9" w:rsidRDefault="004471C9">
      <w:r>
        <w:separator/>
      </w:r>
    </w:p>
  </w:endnote>
  <w:endnote w:type="continuationSeparator" w:id="0">
    <w:p w14:paraId="609740A1" w14:textId="77777777" w:rsidR="004471C9" w:rsidRDefault="004471C9">
      <w:r>
        <w:continuationSeparator/>
      </w:r>
    </w:p>
  </w:endnote>
  <w:endnote w:type="continuationNotice" w:id="1">
    <w:p w14:paraId="3A7F4252" w14:textId="77777777" w:rsidR="004471C9" w:rsidRDefault="004471C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0000500000000020000"/>
    <w:charset w:val="00"/>
    <w:family w:val="auto"/>
    <w:pitch w:val="variable"/>
    <w:sig w:usb0="E00002FF" w:usb1="5000205A"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44F05FC" w14:textId="77777777" w:rsidR="007309C6" w:rsidRDefault="007309C6" w:rsidP="009A2131">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16A57B20" w14:textId="77777777" w:rsidR="007309C6" w:rsidRDefault="007309C6" w:rsidP="006237B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D980E3" w14:textId="4E0F4C9B" w:rsidR="007309C6" w:rsidRDefault="007309C6" w:rsidP="009A2131">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CC5F2D">
      <w:rPr>
        <w:rStyle w:val="PageNumber"/>
        <w:noProof/>
      </w:rPr>
      <w:t>5</w:t>
    </w:r>
    <w:r>
      <w:rPr>
        <w:rStyle w:val="PageNumber"/>
      </w:rPr>
      <w:fldChar w:fldCharType="end"/>
    </w:r>
  </w:p>
  <w:p w14:paraId="443267E5" w14:textId="77777777" w:rsidR="007309C6" w:rsidRDefault="007309C6" w:rsidP="006237B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E48E8AF" w14:textId="77777777" w:rsidR="004471C9" w:rsidRDefault="004471C9">
      <w:r>
        <w:separator/>
      </w:r>
    </w:p>
  </w:footnote>
  <w:footnote w:type="continuationSeparator" w:id="0">
    <w:p w14:paraId="6481E764" w14:textId="77777777" w:rsidR="004471C9" w:rsidRDefault="004471C9">
      <w:r>
        <w:continuationSeparator/>
      </w:r>
    </w:p>
  </w:footnote>
  <w:footnote w:type="continuationNotice" w:id="1">
    <w:p w14:paraId="40DF1BE5" w14:textId="77777777" w:rsidR="004471C9" w:rsidRDefault="004471C9"/>
  </w:footnote>
  <w:footnote w:id="2">
    <w:p w14:paraId="18C764C1" w14:textId="22177076" w:rsidR="00E40572" w:rsidRDefault="00E40572" w:rsidP="00E40572">
      <w:pPr>
        <w:pStyle w:val="FootnoteText"/>
        <w:jc w:val="both"/>
      </w:pPr>
      <w:r>
        <w:rPr>
          <w:rStyle w:val="FootnoteReference"/>
        </w:rPr>
        <w:footnoteRef/>
      </w:r>
      <w:r>
        <w:t xml:space="preserve"> </w:t>
      </w:r>
      <w:r w:rsidR="00F96A3B">
        <w:t xml:space="preserve">As incorrectly stated </w:t>
      </w:r>
      <w:r>
        <w:t xml:space="preserve">in the letter by Mitchell and colleagues, computational considerations had no </w:t>
      </w:r>
      <w:r w:rsidR="00F96A3B">
        <w:t>bearing on this choice. R</w:t>
      </w:r>
      <w:r>
        <w:t>ather, these considerations together with small number of events, when divided by age group, sex and injury type, made it difficult to fit a model to all</w:t>
      </w:r>
      <w:r w:rsidR="001B3367">
        <w:t xml:space="preserve"> 3000+ counties.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8B6249"/>
    <w:multiLevelType w:val="hybridMultilevel"/>
    <w:tmpl w:val="8A9C23E6"/>
    <w:lvl w:ilvl="0" w:tplc="820C8F6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74A158F"/>
    <w:multiLevelType w:val="hybridMultilevel"/>
    <w:tmpl w:val="A19A39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D3E1AB6"/>
    <w:multiLevelType w:val="hybridMultilevel"/>
    <w:tmpl w:val="E1CC0230"/>
    <w:lvl w:ilvl="0" w:tplc="04090001">
      <w:start w:val="1"/>
      <w:numFmt w:val="bullet"/>
      <w:lvlText w:val=""/>
      <w:lvlJc w:val="left"/>
      <w:pPr>
        <w:ind w:left="720" w:hanging="360"/>
      </w:pPr>
      <w:rPr>
        <w:rFonts w:ascii="Symbol" w:hAnsi="Symbol" w:hint="default"/>
      </w:rPr>
    </w:lvl>
    <w:lvl w:ilvl="1" w:tplc="18943CE2">
      <w:start w:val="1"/>
      <w:numFmt w:val="bullet"/>
      <w:lvlText w:val="o"/>
      <w:lvlJc w:val="left"/>
      <w:pPr>
        <w:ind w:left="357" w:hanging="357"/>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CAD4677"/>
    <w:multiLevelType w:val="hybridMultilevel"/>
    <w:tmpl w:val="0CE4EAD2"/>
    <w:lvl w:ilvl="0" w:tplc="04090001">
      <w:start w:val="1"/>
      <w:numFmt w:val="bullet"/>
      <w:lvlText w:val=""/>
      <w:lvlJc w:val="left"/>
      <w:pPr>
        <w:ind w:left="720" w:hanging="360"/>
      </w:pPr>
      <w:rPr>
        <w:rFonts w:ascii="Symbol" w:hAnsi="Symbol" w:hint="default"/>
      </w:rPr>
    </w:lvl>
    <w:lvl w:ilvl="1" w:tplc="08090001">
      <w:start w:val="1"/>
      <w:numFmt w:val="bullet"/>
      <w:lvlText w:val=""/>
      <w:lvlJc w:val="left"/>
      <w:pPr>
        <w:ind w:left="36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2121806"/>
    <w:multiLevelType w:val="hybridMultilevel"/>
    <w:tmpl w:val="916EC88A"/>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65302626"/>
    <w:multiLevelType w:val="hybridMultilevel"/>
    <w:tmpl w:val="898C5C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6"/>
  </w:num>
  <w:num w:numId="2">
    <w:abstractNumId w:val="15"/>
  </w:num>
  <w:num w:numId="3">
    <w:abstractNumId w:val="10"/>
  </w:num>
  <w:num w:numId="4">
    <w:abstractNumId w:val="14"/>
  </w:num>
  <w:num w:numId="5">
    <w:abstractNumId w:val="2"/>
  </w:num>
  <w:num w:numId="6">
    <w:abstractNumId w:val="4"/>
  </w:num>
  <w:num w:numId="7">
    <w:abstractNumId w:val="0"/>
  </w:num>
  <w:num w:numId="8">
    <w:abstractNumId w:val="8"/>
  </w:num>
  <w:num w:numId="9">
    <w:abstractNumId w:val="11"/>
  </w:num>
  <w:num w:numId="10">
    <w:abstractNumId w:val="7"/>
  </w:num>
  <w:num w:numId="11">
    <w:abstractNumId w:val="1"/>
  </w:num>
  <w:num w:numId="12">
    <w:abstractNumId w:val="13"/>
  </w:num>
  <w:num w:numId="13">
    <w:abstractNumId w:val="3"/>
  </w:num>
  <w:num w:numId="14">
    <w:abstractNumId w:val="5"/>
  </w:num>
  <w:num w:numId="15">
    <w:abstractNumId w:val="9"/>
  </w:num>
  <w:num w:numId="16">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Parks, Robbie M">
    <w15:presenceInfo w15:providerId="AD" w15:userId="S::rmp15@ic.ac.uk::cb6b7f8d-c7e1-44f5-b2d9-a44f305898c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7"/>
  <w:proofState w:spelling="clean" w:grammar="clean"/>
  <w:trackRevisions/>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196B"/>
    <w:rsid w:val="00000A29"/>
    <w:rsid w:val="000036E5"/>
    <w:rsid w:val="0000426B"/>
    <w:rsid w:val="000066C9"/>
    <w:rsid w:val="0001349E"/>
    <w:rsid w:val="000138ED"/>
    <w:rsid w:val="00014C80"/>
    <w:rsid w:val="000150FE"/>
    <w:rsid w:val="00015C8E"/>
    <w:rsid w:val="000161D5"/>
    <w:rsid w:val="000164A3"/>
    <w:rsid w:val="00021F45"/>
    <w:rsid w:val="00025B49"/>
    <w:rsid w:val="0002698C"/>
    <w:rsid w:val="00026F56"/>
    <w:rsid w:val="0003140E"/>
    <w:rsid w:val="00032A53"/>
    <w:rsid w:val="000330EC"/>
    <w:rsid w:val="00033490"/>
    <w:rsid w:val="00034BA2"/>
    <w:rsid w:val="00036ABF"/>
    <w:rsid w:val="00037343"/>
    <w:rsid w:val="00040AAF"/>
    <w:rsid w:val="00040AE0"/>
    <w:rsid w:val="00040DB9"/>
    <w:rsid w:val="00044230"/>
    <w:rsid w:val="00044869"/>
    <w:rsid w:val="00044B4C"/>
    <w:rsid w:val="00044F79"/>
    <w:rsid w:val="00045AA5"/>
    <w:rsid w:val="000536A1"/>
    <w:rsid w:val="000548FE"/>
    <w:rsid w:val="0005577D"/>
    <w:rsid w:val="00055BDF"/>
    <w:rsid w:val="000607DA"/>
    <w:rsid w:val="00061565"/>
    <w:rsid w:val="00063068"/>
    <w:rsid w:val="000643BD"/>
    <w:rsid w:val="0006486C"/>
    <w:rsid w:val="00064A53"/>
    <w:rsid w:val="0006696B"/>
    <w:rsid w:val="00066D53"/>
    <w:rsid w:val="00066F89"/>
    <w:rsid w:val="0007122D"/>
    <w:rsid w:val="0007192B"/>
    <w:rsid w:val="000732D4"/>
    <w:rsid w:val="000737EB"/>
    <w:rsid w:val="00073D01"/>
    <w:rsid w:val="00074BEB"/>
    <w:rsid w:val="00075CB2"/>
    <w:rsid w:val="0007772A"/>
    <w:rsid w:val="000803E2"/>
    <w:rsid w:val="000809B2"/>
    <w:rsid w:val="00081609"/>
    <w:rsid w:val="000828BE"/>
    <w:rsid w:val="00083B71"/>
    <w:rsid w:val="0008456B"/>
    <w:rsid w:val="00085C12"/>
    <w:rsid w:val="00086F23"/>
    <w:rsid w:val="00087359"/>
    <w:rsid w:val="00087BBC"/>
    <w:rsid w:val="00091D0F"/>
    <w:rsid w:val="00092EE2"/>
    <w:rsid w:val="0009546B"/>
    <w:rsid w:val="00097561"/>
    <w:rsid w:val="00097D97"/>
    <w:rsid w:val="000A020B"/>
    <w:rsid w:val="000A02AC"/>
    <w:rsid w:val="000A0D93"/>
    <w:rsid w:val="000A355E"/>
    <w:rsid w:val="000A41F3"/>
    <w:rsid w:val="000A62D5"/>
    <w:rsid w:val="000A6CF4"/>
    <w:rsid w:val="000A7C4B"/>
    <w:rsid w:val="000B2B0E"/>
    <w:rsid w:val="000B5BFF"/>
    <w:rsid w:val="000B7E00"/>
    <w:rsid w:val="000C0334"/>
    <w:rsid w:val="000C05BD"/>
    <w:rsid w:val="000C077B"/>
    <w:rsid w:val="000C240E"/>
    <w:rsid w:val="000C2776"/>
    <w:rsid w:val="000C3D92"/>
    <w:rsid w:val="000C41A6"/>
    <w:rsid w:val="000C4ADA"/>
    <w:rsid w:val="000C53C0"/>
    <w:rsid w:val="000C563B"/>
    <w:rsid w:val="000C6911"/>
    <w:rsid w:val="000C6E2D"/>
    <w:rsid w:val="000D0771"/>
    <w:rsid w:val="000D2F14"/>
    <w:rsid w:val="000D39DD"/>
    <w:rsid w:val="000D4447"/>
    <w:rsid w:val="000D4DF6"/>
    <w:rsid w:val="000D54C5"/>
    <w:rsid w:val="000D6FFD"/>
    <w:rsid w:val="000E075E"/>
    <w:rsid w:val="000E0829"/>
    <w:rsid w:val="000E258A"/>
    <w:rsid w:val="000E27D6"/>
    <w:rsid w:val="000E4406"/>
    <w:rsid w:val="000E604A"/>
    <w:rsid w:val="000E7FD8"/>
    <w:rsid w:val="000F2941"/>
    <w:rsid w:val="00100D87"/>
    <w:rsid w:val="00104DAC"/>
    <w:rsid w:val="0010551A"/>
    <w:rsid w:val="00106815"/>
    <w:rsid w:val="00110076"/>
    <w:rsid w:val="00111115"/>
    <w:rsid w:val="00112889"/>
    <w:rsid w:val="00112A57"/>
    <w:rsid w:val="001139FE"/>
    <w:rsid w:val="0011429C"/>
    <w:rsid w:val="001153F2"/>
    <w:rsid w:val="001160F8"/>
    <w:rsid w:val="001235A4"/>
    <w:rsid w:val="00123774"/>
    <w:rsid w:val="001241AE"/>
    <w:rsid w:val="00125AD1"/>
    <w:rsid w:val="0012770D"/>
    <w:rsid w:val="00127E88"/>
    <w:rsid w:val="00132544"/>
    <w:rsid w:val="00133139"/>
    <w:rsid w:val="00134649"/>
    <w:rsid w:val="001371DD"/>
    <w:rsid w:val="00140BE8"/>
    <w:rsid w:val="00140DB8"/>
    <w:rsid w:val="00141EE8"/>
    <w:rsid w:val="00141EF4"/>
    <w:rsid w:val="00144923"/>
    <w:rsid w:val="0014511F"/>
    <w:rsid w:val="00145575"/>
    <w:rsid w:val="00146E3B"/>
    <w:rsid w:val="001470B7"/>
    <w:rsid w:val="00150029"/>
    <w:rsid w:val="001508C3"/>
    <w:rsid w:val="00150E1E"/>
    <w:rsid w:val="00152198"/>
    <w:rsid w:val="001528CC"/>
    <w:rsid w:val="0015352B"/>
    <w:rsid w:val="001535E0"/>
    <w:rsid w:val="00153BD4"/>
    <w:rsid w:val="00154645"/>
    <w:rsid w:val="00154FA8"/>
    <w:rsid w:val="00155518"/>
    <w:rsid w:val="001578B7"/>
    <w:rsid w:val="00157942"/>
    <w:rsid w:val="00161939"/>
    <w:rsid w:val="001647AD"/>
    <w:rsid w:val="00164CC4"/>
    <w:rsid w:val="00165E04"/>
    <w:rsid w:val="00167005"/>
    <w:rsid w:val="0017009F"/>
    <w:rsid w:val="00170BE9"/>
    <w:rsid w:val="00171833"/>
    <w:rsid w:val="00172B5B"/>
    <w:rsid w:val="00175B70"/>
    <w:rsid w:val="001768A6"/>
    <w:rsid w:val="00180ECA"/>
    <w:rsid w:val="0018209F"/>
    <w:rsid w:val="00182240"/>
    <w:rsid w:val="00182B75"/>
    <w:rsid w:val="001853CA"/>
    <w:rsid w:val="001862B0"/>
    <w:rsid w:val="001869DA"/>
    <w:rsid w:val="0019479E"/>
    <w:rsid w:val="00194909"/>
    <w:rsid w:val="001951E8"/>
    <w:rsid w:val="001960F5"/>
    <w:rsid w:val="00197ECD"/>
    <w:rsid w:val="001A0305"/>
    <w:rsid w:val="001A24B7"/>
    <w:rsid w:val="001A3160"/>
    <w:rsid w:val="001A3D0C"/>
    <w:rsid w:val="001A6289"/>
    <w:rsid w:val="001A752D"/>
    <w:rsid w:val="001A7E5E"/>
    <w:rsid w:val="001A7F31"/>
    <w:rsid w:val="001B143B"/>
    <w:rsid w:val="001B180D"/>
    <w:rsid w:val="001B2697"/>
    <w:rsid w:val="001B2C85"/>
    <w:rsid w:val="001B3367"/>
    <w:rsid w:val="001B559F"/>
    <w:rsid w:val="001B6FE0"/>
    <w:rsid w:val="001C15E5"/>
    <w:rsid w:val="001C45B6"/>
    <w:rsid w:val="001C5928"/>
    <w:rsid w:val="001C6C5E"/>
    <w:rsid w:val="001D2042"/>
    <w:rsid w:val="001D43B8"/>
    <w:rsid w:val="001D5C34"/>
    <w:rsid w:val="001D648D"/>
    <w:rsid w:val="001D66FE"/>
    <w:rsid w:val="001E1452"/>
    <w:rsid w:val="001E18C9"/>
    <w:rsid w:val="001E1DFD"/>
    <w:rsid w:val="001E3D7C"/>
    <w:rsid w:val="001E4E74"/>
    <w:rsid w:val="001E5B16"/>
    <w:rsid w:val="001E5C4D"/>
    <w:rsid w:val="001E6A53"/>
    <w:rsid w:val="001E6D83"/>
    <w:rsid w:val="001E7BDE"/>
    <w:rsid w:val="001F0FEB"/>
    <w:rsid w:val="001F1A3F"/>
    <w:rsid w:val="001F307A"/>
    <w:rsid w:val="001F3A6B"/>
    <w:rsid w:val="001F3CCB"/>
    <w:rsid w:val="001F3CF5"/>
    <w:rsid w:val="001F426D"/>
    <w:rsid w:val="001F4AAB"/>
    <w:rsid w:val="001F57EB"/>
    <w:rsid w:val="001F77F3"/>
    <w:rsid w:val="002043D3"/>
    <w:rsid w:val="00206140"/>
    <w:rsid w:val="00210FEB"/>
    <w:rsid w:val="00211809"/>
    <w:rsid w:val="002124C8"/>
    <w:rsid w:val="00212747"/>
    <w:rsid w:val="00213027"/>
    <w:rsid w:val="0021470F"/>
    <w:rsid w:val="00223743"/>
    <w:rsid w:val="00223D2F"/>
    <w:rsid w:val="00223D7D"/>
    <w:rsid w:val="00225821"/>
    <w:rsid w:val="002261F1"/>
    <w:rsid w:val="00227AA5"/>
    <w:rsid w:val="00230266"/>
    <w:rsid w:val="00230E7B"/>
    <w:rsid w:val="002323F2"/>
    <w:rsid w:val="0023369B"/>
    <w:rsid w:val="002358D5"/>
    <w:rsid w:val="00237104"/>
    <w:rsid w:val="00237B5C"/>
    <w:rsid w:val="00241591"/>
    <w:rsid w:val="00241EB9"/>
    <w:rsid w:val="00243894"/>
    <w:rsid w:val="00246F79"/>
    <w:rsid w:val="00250041"/>
    <w:rsid w:val="00250FEF"/>
    <w:rsid w:val="002524AC"/>
    <w:rsid w:val="00252881"/>
    <w:rsid w:val="00255B55"/>
    <w:rsid w:val="00256311"/>
    <w:rsid w:val="00256322"/>
    <w:rsid w:val="002574F3"/>
    <w:rsid w:val="00257C57"/>
    <w:rsid w:val="00257D30"/>
    <w:rsid w:val="002634EF"/>
    <w:rsid w:val="0026389E"/>
    <w:rsid w:val="00263A2D"/>
    <w:rsid w:val="00265344"/>
    <w:rsid w:val="00267923"/>
    <w:rsid w:val="0027353C"/>
    <w:rsid w:val="00275E3F"/>
    <w:rsid w:val="002768FB"/>
    <w:rsid w:val="002769D0"/>
    <w:rsid w:val="00280784"/>
    <w:rsid w:val="002807F1"/>
    <w:rsid w:val="0028169E"/>
    <w:rsid w:val="00282548"/>
    <w:rsid w:val="00282DC8"/>
    <w:rsid w:val="00283342"/>
    <w:rsid w:val="0028473A"/>
    <w:rsid w:val="002916B5"/>
    <w:rsid w:val="0029344A"/>
    <w:rsid w:val="00293473"/>
    <w:rsid w:val="002960A3"/>
    <w:rsid w:val="00296851"/>
    <w:rsid w:val="00296BD5"/>
    <w:rsid w:val="002A0B4C"/>
    <w:rsid w:val="002A2281"/>
    <w:rsid w:val="002A239B"/>
    <w:rsid w:val="002A5044"/>
    <w:rsid w:val="002A5FC4"/>
    <w:rsid w:val="002A6AFC"/>
    <w:rsid w:val="002A6C71"/>
    <w:rsid w:val="002B2FDF"/>
    <w:rsid w:val="002B4DCB"/>
    <w:rsid w:val="002B642E"/>
    <w:rsid w:val="002C0E06"/>
    <w:rsid w:val="002C2EDC"/>
    <w:rsid w:val="002C3205"/>
    <w:rsid w:val="002C3D90"/>
    <w:rsid w:val="002C49EC"/>
    <w:rsid w:val="002C544E"/>
    <w:rsid w:val="002C5F6A"/>
    <w:rsid w:val="002C636B"/>
    <w:rsid w:val="002C64F6"/>
    <w:rsid w:val="002D042A"/>
    <w:rsid w:val="002D21A4"/>
    <w:rsid w:val="002D2C6E"/>
    <w:rsid w:val="002D3F38"/>
    <w:rsid w:val="002E038D"/>
    <w:rsid w:val="002E3D60"/>
    <w:rsid w:val="002E4AD3"/>
    <w:rsid w:val="002E58D0"/>
    <w:rsid w:val="002E5F11"/>
    <w:rsid w:val="002E6325"/>
    <w:rsid w:val="002F19C2"/>
    <w:rsid w:val="002F1D41"/>
    <w:rsid w:val="002F5367"/>
    <w:rsid w:val="002F7403"/>
    <w:rsid w:val="00300228"/>
    <w:rsid w:val="00301071"/>
    <w:rsid w:val="00302F12"/>
    <w:rsid w:val="00303B67"/>
    <w:rsid w:val="00305209"/>
    <w:rsid w:val="00305710"/>
    <w:rsid w:val="00306DFD"/>
    <w:rsid w:val="0030796D"/>
    <w:rsid w:val="003105A5"/>
    <w:rsid w:val="00310E7E"/>
    <w:rsid w:val="00316CFB"/>
    <w:rsid w:val="00320FBF"/>
    <w:rsid w:val="003233E5"/>
    <w:rsid w:val="0032373A"/>
    <w:rsid w:val="00323B6E"/>
    <w:rsid w:val="003242D9"/>
    <w:rsid w:val="00324A84"/>
    <w:rsid w:val="00324F0F"/>
    <w:rsid w:val="00326ABE"/>
    <w:rsid w:val="003317ED"/>
    <w:rsid w:val="00331F1F"/>
    <w:rsid w:val="00334713"/>
    <w:rsid w:val="00341847"/>
    <w:rsid w:val="00342398"/>
    <w:rsid w:val="00346ACE"/>
    <w:rsid w:val="00352157"/>
    <w:rsid w:val="00353A64"/>
    <w:rsid w:val="003551A1"/>
    <w:rsid w:val="00363E6C"/>
    <w:rsid w:val="003650D7"/>
    <w:rsid w:val="00367BD4"/>
    <w:rsid w:val="00370294"/>
    <w:rsid w:val="00370E83"/>
    <w:rsid w:val="00371197"/>
    <w:rsid w:val="003730E2"/>
    <w:rsid w:val="00374D1C"/>
    <w:rsid w:val="00383783"/>
    <w:rsid w:val="00384795"/>
    <w:rsid w:val="00391483"/>
    <w:rsid w:val="003921CD"/>
    <w:rsid w:val="00393366"/>
    <w:rsid w:val="003953FB"/>
    <w:rsid w:val="003B10FF"/>
    <w:rsid w:val="003B2ACF"/>
    <w:rsid w:val="003B5431"/>
    <w:rsid w:val="003B5C48"/>
    <w:rsid w:val="003B67D2"/>
    <w:rsid w:val="003C3C83"/>
    <w:rsid w:val="003C581A"/>
    <w:rsid w:val="003C6749"/>
    <w:rsid w:val="003C7CD7"/>
    <w:rsid w:val="003D014C"/>
    <w:rsid w:val="003D1FD6"/>
    <w:rsid w:val="003D3E4E"/>
    <w:rsid w:val="003D575B"/>
    <w:rsid w:val="003D77F4"/>
    <w:rsid w:val="003E17AC"/>
    <w:rsid w:val="003E25A6"/>
    <w:rsid w:val="003E64A4"/>
    <w:rsid w:val="003E6DF9"/>
    <w:rsid w:val="003F11C1"/>
    <w:rsid w:val="003F2BCD"/>
    <w:rsid w:val="003F4280"/>
    <w:rsid w:val="003F52A5"/>
    <w:rsid w:val="00400606"/>
    <w:rsid w:val="004009CB"/>
    <w:rsid w:val="0040230A"/>
    <w:rsid w:val="004114D9"/>
    <w:rsid w:val="004124B5"/>
    <w:rsid w:val="00412FCC"/>
    <w:rsid w:val="00413881"/>
    <w:rsid w:val="00413F8E"/>
    <w:rsid w:val="00422055"/>
    <w:rsid w:val="00425263"/>
    <w:rsid w:val="0042713A"/>
    <w:rsid w:val="004278EB"/>
    <w:rsid w:val="004314BA"/>
    <w:rsid w:val="00431D95"/>
    <w:rsid w:val="004321B4"/>
    <w:rsid w:val="00437774"/>
    <w:rsid w:val="00437D42"/>
    <w:rsid w:val="004409BD"/>
    <w:rsid w:val="00440FE0"/>
    <w:rsid w:val="004435B7"/>
    <w:rsid w:val="004471C9"/>
    <w:rsid w:val="00447303"/>
    <w:rsid w:val="00452EB3"/>
    <w:rsid w:val="00454A37"/>
    <w:rsid w:val="00454A7D"/>
    <w:rsid w:val="0045634B"/>
    <w:rsid w:val="00460727"/>
    <w:rsid w:val="00460D94"/>
    <w:rsid w:val="004614C6"/>
    <w:rsid w:val="004630FC"/>
    <w:rsid w:val="004636EF"/>
    <w:rsid w:val="00466B07"/>
    <w:rsid w:val="004702C5"/>
    <w:rsid w:val="004725F2"/>
    <w:rsid w:val="00472E55"/>
    <w:rsid w:val="004750C2"/>
    <w:rsid w:val="00475514"/>
    <w:rsid w:val="004761C5"/>
    <w:rsid w:val="00476598"/>
    <w:rsid w:val="00476788"/>
    <w:rsid w:val="0047749E"/>
    <w:rsid w:val="00477F0B"/>
    <w:rsid w:val="00481D74"/>
    <w:rsid w:val="00484863"/>
    <w:rsid w:val="00484E3B"/>
    <w:rsid w:val="004878EC"/>
    <w:rsid w:val="00487E69"/>
    <w:rsid w:val="00490C94"/>
    <w:rsid w:val="00490CF2"/>
    <w:rsid w:val="00491E98"/>
    <w:rsid w:val="00492DAF"/>
    <w:rsid w:val="00494DA5"/>
    <w:rsid w:val="004951FD"/>
    <w:rsid w:val="00495533"/>
    <w:rsid w:val="004A205D"/>
    <w:rsid w:val="004A283B"/>
    <w:rsid w:val="004A3240"/>
    <w:rsid w:val="004A520F"/>
    <w:rsid w:val="004A5287"/>
    <w:rsid w:val="004A6522"/>
    <w:rsid w:val="004A7B4A"/>
    <w:rsid w:val="004B1D1E"/>
    <w:rsid w:val="004B2F39"/>
    <w:rsid w:val="004B4694"/>
    <w:rsid w:val="004B489C"/>
    <w:rsid w:val="004B68B4"/>
    <w:rsid w:val="004C3A2F"/>
    <w:rsid w:val="004C3F33"/>
    <w:rsid w:val="004C495B"/>
    <w:rsid w:val="004C4969"/>
    <w:rsid w:val="004C4E32"/>
    <w:rsid w:val="004C5C74"/>
    <w:rsid w:val="004C6BED"/>
    <w:rsid w:val="004D148F"/>
    <w:rsid w:val="004D1F37"/>
    <w:rsid w:val="004D3B85"/>
    <w:rsid w:val="004D4929"/>
    <w:rsid w:val="004D55C2"/>
    <w:rsid w:val="004D5A41"/>
    <w:rsid w:val="004D7673"/>
    <w:rsid w:val="004E088E"/>
    <w:rsid w:val="004E0997"/>
    <w:rsid w:val="004E30F3"/>
    <w:rsid w:val="004E6DA4"/>
    <w:rsid w:val="004E70B1"/>
    <w:rsid w:val="004F026B"/>
    <w:rsid w:val="004F1977"/>
    <w:rsid w:val="004F24A3"/>
    <w:rsid w:val="004F4209"/>
    <w:rsid w:val="004F54F9"/>
    <w:rsid w:val="004F617A"/>
    <w:rsid w:val="004F6BCD"/>
    <w:rsid w:val="004F6F54"/>
    <w:rsid w:val="004F761B"/>
    <w:rsid w:val="005034DA"/>
    <w:rsid w:val="005036D2"/>
    <w:rsid w:val="0050578C"/>
    <w:rsid w:val="00507C2F"/>
    <w:rsid w:val="00511A78"/>
    <w:rsid w:val="00514D50"/>
    <w:rsid w:val="00516255"/>
    <w:rsid w:val="00517D26"/>
    <w:rsid w:val="00521304"/>
    <w:rsid w:val="00521731"/>
    <w:rsid w:val="005246D6"/>
    <w:rsid w:val="00525FAD"/>
    <w:rsid w:val="00531D1D"/>
    <w:rsid w:val="00532348"/>
    <w:rsid w:val="00535113"/>
    <w:rsid w:val="00535DCA"/>
    <w:rsid w:val="00536BFF"/>
    <w:rsid w:val="00537426"/>
    <w:rsid w:val="00537BEF"/>
    <w:rsid w:val="00540E18"/>
    <w:rsid w:val="005430F7"/>
    <w:rsid w:val="00546958"/>
    <w:rsid w:val="00551C2A"/>
    <w:rsid w:val="00551EAA"/>
    <w:rsid w:val="00552BD3"/>
    <w:rsid w:val="00554C76"/>
    <w:rsid w:val="00556438"/>
    <w:rsid w:val="00556C33"/>
    <w:rsid w:val="0055719F"/>
    <w:rsid w:val="005608E9"/>
    <w:rsid w:val="00562F3E"/>
    <w:rsid w:val="0056490F"/>
    <w:rsid w:val="005666F8"/>
    <w:rsid w:val="00566923"/>
    <w:rsid w:val="00566F6F"/>
    <w:rsid w:val="005717FC"/>
    <w:rsid w:val="005725C8"/>
    <w:rsid w:val="005741CE"/>
    <w:rsid w:val="00574621"/>
    <w:rsid w:val="00574DB7"/>
    <w:rsid w:val="00580311"/>
    <w:rsid w:val="00580D60"/>
    <w:rsid w:val="00582337"/>
    <w:rsid w:val="005823BA"/>
    <w:rsid w:val="00582E83"/>
    <w:rsid w:val="00584BE3"/>
    <w:rsid w:val="00587168"/>
    <w:rsid w:val="0058786F"/>
    <w:rsid w:val="0059053C"/>
    <w:rsid w:val="00591920"/>
    <w:rsid w:val="005922A2"/>
    <w:rsid w:val="00593246"/>
    <w:rsid w:val="00595961"/>
    <w:rsid w:val="00597846"/>
    <w:rsid w:val="00597A2E"/>
    <w:rsid w:val="005A0E31"/>
    <w:rsid w:val="005A15DC"/>
    <w:rsid w:val="005A38E3"/>
    <w:rsid w:val="005A512F"/>
    <w:rsid w:val="005A65FA"/>
    <w:rsid w:val="005A68CF"/>
    <w:rsid w:val="005B0038"/>
    <w:rsid w:val="005B15FA"/>
    <w:rsid w:val="005B312A"/>
    <w:rsid w:val="005B5A50"/>
    <w:rsid w:val="005B70B6"/>
    <w:rsid w:val="005B7448"/>
    <w:rsid w:val="005B7925"/>
    <w:rsid w:val="005B7992"/>
    <w:rsid w:val="005C0334"/>
    <w:rsid w:val="005C12F7"/>
    <w:rsid w:val="005C2A42"/>
    <w:rsid w:val="005C2FC9"/>
    <w:rsid w:val="005C3355"/>
    <w:rsid w:val="005C6782"/>
    <w:rsid w:val="005C694B"/>
    <w:rsid w:val="005C7A27"/>
    <w:rsid w:val="005D185E"/>
    <w:rsid w:val="005D4C0F"/>
    <w:rsid w:val="005D53B0"/>
    <w:rsid w:val="005D76E6"/>
    <w:rsid w:val="005E0B16"/>
    <w:rsid w:val="005E282E"/>
    <w:rsid w:val="005E4E88"/>
    <w:rsid w:val="005E5A17"/>
    <w:rsid w:val="005E6753"/>
    <w:rsid w:val="005E7880"/>
    <w:rsid w:val="005F00FD"/>
    <w:rsid w:val="005F026A"/>
    <w:rsid w:val="005F0332"/>
    <w:rsid w:val="005F36FB"/>
    <w:rsid w:val="005F6465"/>
    <w:rsid w:val="005F78C0"/>
    <w:rsid w:val="00601DBA"/>
    <w:rsid w:val="006024B8"/>
    <w:rsid w:val="00603AF5"/>
    <w:rsid w:val="00604BCE"/>
    <w:rsid w:val="00607238"/>
    <w:rsid w:val="00607AE4"/>
    <w:rsid w:val="00607CDE"/>
    <w:rsid w:val="006114C7"/>
    <w:rsid w:val="00613568"/>
    <w:rsid w:val="00613BCB"/>
    <w:rsid w:val="00613C0C"/>
    <w:rsid w:val="00614789"/>
    <w:rsid w:val="006151D9"/>
    <w:rsid w:val="006174C6"/>
    <w:rsid w:val="006237BA"/>
    <w:rsid w:val="00624F5B"/>
    <w:rsid w:val="006276CA"/>
    <w:rsid w:val="00627CCB"/>
    <w:rsid w:val="0063135F"/>
    <w:rsid w:val="00632616"/>
    <w:rsid w:val="00633303"/>
    <w:rsid w:val="006335D6"/>
    <w:rsid w:val="00635891"/>
    <w:rsid w:val="00635FC7"/>
    <w:rsid w:val="00636798"/>
    <w:rsid w:val="00636937"/>
    <w:rsid w:val="00636C6B"/>
    <w:rsid w:val="0064081E"/>
    <w:rsid w:val="006427AA"/>
    <w:rsid w:val="00643035"/>
    <w:rsid w:val="00644811"/>
    <w:rsid w:val="00644D09"/>
    <w:rsid w:val="0064666D"/>
    <w:rsid w:val="0065059D"/>
    <w:rsid w:val="00651316"/>
    <w:rsid w:val="00651499"/>
    <w:rsid w:val="0065196B"/>
    <w:rsid w:val="00652A36"/>
    <w:rsid w:val="00653262"/>
    <w:rsid w:val="00655141"/>
    <w:rsid w:val="006612CB"/>
    <w:rsid w:val="006621B0"/>
    <w:rsid w:val="00666E8B"/>
    <w:rsid w:val="00670D84"/>
    <w:rsid w:val="00671093"/>
    <w:rsid w:val="006737C9"/>
    <w:rsid w:val="00673F74"/>
    <w:rsid w:val="00674412"/>
    <w:rsid w:val="006803CA"/>
    <w:rsid w:val="00684591"/>
    <w:rsid w:val="006864D8"/>
    <w:rsid w:val="00686B48"/>
    <w:rsid w:val="0069074B"/>
    <w:rsid w:val="00691761"/>
    <w:rsid w:val="00691CB8"/>
    <w:rsid w:val="00693003"/>
    <w:rsid w:val="00695536"/>
    <w:rsid w:val="00695719"/>
    <w:rsid w:val="006978C9"/>
    <w:rsid w:val="006A15D5"/>
    <w:rsid w:val="006A25F3"/>
    <w:rsid w:val="006A2CB8"/>
    <w:rsid w:val="006A4E8B"/>
    <w:rsid w:val="006A5716"/>
    <w:rsid w:val="006A618D"/>
    <w:rsid w:val="006A72C2"/>
    <w:rsid w:val="006B0D2B"/>
    <w:rsid w:val="006B156A"/>
    <w:rsid w:val="006B1683"/>
    <w:rsid w:val="006B38BF"/>
    <w:rsid w:val="006B6319"/>
    <w:rsid w:val="006B6FC2"/>
    <w:rsid w:val="006C199F"/>
    <w:rsid w:val="006C1E89"/>
    <w:rsid w:val="006C25C5"/>
    <w:rsid w:val="006C2A1F"/>
    <w:rsid w:val="006C3BDB"/>
    <w:rsid w:val="006C44B8"/>
    <w:rsid w:val="006C4EC2"/>
    <w:rsid w:val="006C5362"/>
    <w:rsid w:val="006C63BE"/>
    <w:rsid w:val="006C6402"/>
    <w:rsid w:val="006D0AAD"/>
    <w:rsid w:val="006D0C0A"/>
    <w:rsid w:val="006D1D0F"/>
    <w:rsid w:val="006D3250"/>
    <w:rsid w:val="006D5941"/>
    <w:rsid w:val="006E0C0D"/>
    <w:rsid w:val="006E2025"/>
    <w:rsid w:val="006E2858"/>
    <w:rsid w:val="006E2D76"/>
    <w:rsid w:val="006E40F1"/>
    <w:rsid w:val="006E68E1"/>
    <w:rsid w:val="006F071D"/>
    <w:rsid w:val="006F11AE"/>
    <w:rsid w:val="006F1A8B"/>
    <w:rsid w:val="006F2FEB"/>
    <w:rsid w:val="006F3316"/>
    <w:rsid w:val="006F6D02"/>
    <w:rsid w:val="006F7EB3"/>
    <w:rsid w:val="00700308"/>
    <w:rsid w:val="0070042A"/>
    <w:rsid w:val="00702E3C"/>
    <w:rsid w:val="00705D2B"/>
    <w:rsid w:val="00705F8D"/>
    <w:rsid w:val="00710E1D"/>
    <w:rsid w:val="00712B85"/>
    <w:rsid w:val="007137E9"/>
    <w:rsid w:val="00714300"/>
    <w:rsid w:val="00714936"/>
    <w:rsid w:val="00715CFE"/>
    <w:rsid w:val="0071790D"/>
    <w:rsid w:val="00720887"/>
    <w:rsid w:val="0072127C"/>
    <w:rsid w:val="007212C0"/>
    <w:rsid w:val="0072153E"/>
    <w:rsid w:val="007216E9"/>
    <w:rsid w:val="007237BD"/>
    <w:rsid w:val="00726382"/>
    <w:rsid w:val="00727422"/>
    <w:rsid w:val="0072798F"/>
    <w:rsid w:val="0073023B"/>
    <w:rsid w:val="007309C6"/>
    <w:rsid w:val="007402C9"/>
    <w:rsid w:val="007433BB"/>
    <w:rsid w:val="00743740"/>
    <w:rsid w:val="00744D05"/>
    <w:rsid w:val="007501F9"/>
    <w:rsid w:val="0075249E"/>
    <w:rsid w:val="0075346B"/>
    <w:rsid w:val="00754CAD"/>
    <w:rsid w:val="007551F1"/>
    <w:rsid w:val="0075565E"/>
    <w:rsid w:val="007565E7"/>
    <w:rsid w:val="00756CB3"/>
    <w:rsid w:val="00761071"/>
    <w:rsid w:val="007617BF"/>
    <w:rsid w:val="00761993"/>
    <w:rsid w:val="00761FCD"/>
    <w:rsid w:val="00762E4D"/>
    <w:rsid w:val="00763A20"/>
    <w:rsid w:val="00764377"/>
    <w:rsid w:val="007702E0"/>
    <w:rsid w:val="00771A6A"/>
    <w:rsid w:val="00772013"/>
    <w:rsid w:val="00773475"/>
    <w:rsid w:val="00773BFC"/>
    <w:rsid w:val="0077467D"/>
    <w:rsid w:val="007800F5"/>
    <w:rsid w:val="0078060D"/>
    <w:rsid w:val="00782A52"/>
    <w:rsid w:val="00782AA7"/>
    <w:rsid w:val="00785ACC"/>
    <w:rsid w:val="0078686A"/>
    <w:rsid w:val="007870AF"/>
    <w:rsid w:val="00790EA3"/>
    <w:rsid w:val="00791CEB"/>
    <w:rsid w:val="00791D35"/>
    <w:rsid w:val="00796EEF"/>
    <w:rsid w:val="00796FAD"/>
    <w:rsid w:val="007A1553"/>
    <w:rsid w:val="007A2315"/>
    <w:rsid w:val="007A575B"/>
    <w:rsid w:val="007A6258"/>
    <w:rsid w:val="007A6F39"/>
    <w:rsid w:val="007A74F0"/>
    <w:rsid w:val="007B1AC4"/>
    <w:rsid w:val="007B39DB"/>
    <w:rsid w:val="007B3AFA"/>
    <w:rsid w:val="007B498A"/>
    <w:rsid w:val="007B5DF5"/>
    <w:rsid w:val="007B69DE"/>
    <w:rsid w:val="007B75A7"/>
    <w:rsid w:val="007C09DB"/>
    <w:rsid w:val="007C1574"/>
    <w:rsid w:val="007C3021"/>
    <w:rsid w:val="007C4CDC"/>
    <w:rsid w:val="007D1726"/>
    <w:rsid w:val="007D2592"/>
    <w:rsid w:val="007D40BA"/>
    <w:rsid w:val="007D5DF5"/>
    <w:rsid w:val="007D7013"/>
    <w:rsid w:val="007E4368"/>
    <w:rsid w:val="007E5B66"/>
    <w:rsid w:val="007F24DA"/>
    <w:rsid w:val="007F2C3D"/>
    <w:rsid w:val="007F57D1"/>
    <w:rsid w:val="007F58E8"/>
    <w:rsid w:val="007F5FFD"/>
    <w:rsid w:val="007F6047"/>
    <w:rsid w:val="00801CD8"/>
    <w:rsid w:val="00801D5E"/>
    <w:rsid w:val="00802549"/>
    <w:rsid w:val="00803C13"/>
    <w:rsid w:val="00803E3A"/>
    <w:rsid w:val="00804C42"/>
    <w:rsid w:val="00804C6C"/>
    <w:rsid w:val="00806310"/>
    <w:rsid w:val="00810B18"/>
    <w:rsid w:val="0081116E"/>
    <w:rsid w:val="00811F9F"/>
    <w:rsid w:val="00814DAE"/>
    <w:rsid w:val="0081585C"/>
    <w:rsid w:val="00820276"/>
    <w:rsid w:val="00821281"/>
    <w:rsid w:val="008238F8"/>
    <w:rsid w:val="00823E13"/>
    <w:rsid w:val="008247A0"/>
    <w:rsid w:val="00824D31"/>
    <w:rsid w:val="008270A4"/>
    <w:rsid w:val="00827246"/>
    <w:rsid w:val="0083202C"/>
    <w:rsid w:val="00833603"/>
    <w:rsid w:val="008356A9"/>
    <w:rsid w:val="0084099F"/>
    <w:rsid w:val="00844950"/>
    <w:rsid w:val="0084627B"/>
    <w:rsid w:val="00851BBD"/>
    <w:rsid w:val="00853856"/>
    <w:rsid w:val="008538B4"/>
    <w:rsid w:val="00853908"/>
    <w:rsid w:val="00853C6B"/>
    <w:rsid w:val="00854CE1"/>
    <w:rsid w:val="008568D4"/>
    <w:rsid w:val="00860B34"/>
    <w:rsid w:val="00861AED"/>
    <w:rsid w:val="00861DBA"/>
    <w:rsid w:val="0086545F"/>
    <w:rsid w:val="00867956"/>
    <w:rsid w:val="00867A0C"/>
    <w:rsid w:val="00870D9B"/>
    <w:rsid w:val="00870E85"/>
    <w:rsid w:val="008711B7"/>
    <w:rsid w:val="008717EE"/>
    <w:rsid w:val="0087430B"/>
    <w:rsid w:val="00874A98"/>
    <w:rsid w:val="008813F2"/>
    <w:rsid w:val="008847C3"/>
    <w:rsid w:val="0088548E"/>
    <w:rsid w:val="0088578F"/>
    <w:rsid w:val="0089015A"/>
    <w:rsid w:val="00890F0D"/>
    <w:rsid w:val="0089187A"/>
    <w:rsid w:val="00891D0C"/>
    <w:rsid w:val="0089219B"/>
    <w:rsid w:val="008927DB"/>
    <w:rsid w:val="008951EB"/>
    <w:rsid w:val="008A096A"/>
    <w:rsid w:val="008A2682"/>
    <w:rsid w:val="008A31A1"/>
    <w:rsid w:val="008B092C"/>
    <w:rsid w:val="008B1803"/>
    <w:rsid w:val="008B2753"/>
    <w:rsid w:val="008B4167"/>
    <w:rsid w:val="008B4CDA"/>
    <w:rsid w:val="008B50B6"/>
    <w:rsid w:val="008B6368"/>
    <w:rsid w:val="008B63BE"/>
    <w:rsid w:val="008B6D92"/>
    <w:rsid w:val="008C0807"/>
    <w:rsid w:val="008C1284"/>
    <w:rsid w:val="008C59DE"/>
    <w:rsid w:val="008C6ADE"/>
    <w:rsid w:val="008C723E"/>
    <w:rsid w:val="008D17E7"/>
    <w:rsid w:val="008D3D5D"/>
    <w:rsid w:val="008D44AA"/>
    <w:rsid w:val="008D49FF"/>
    <w:rsid w:val="008D5219"/>
    <w:rsid w:val="008D6334"/>
    <w:rsid w:val="008D7E93"/>
    <w:rsid w:val="008E26B6"/>
    <w:rsid w:val="008E2EAF"/>
    <w:rsid w:val="008E42C2"/>
    <w:rsid w:val="008E56D0"/>
    <w:rsid w:val="008E66EB"/>
    <w:rsid w:val="008E6D79"/>
    <w:rsid w:val="008F177F"/>
    <w:rsid w:val="008F2D1C"/>
    <w:rsid w:val="008F3B62"/>
    <w:rsid w:val="008F56C5"/>
    <w:rsid w:val="008F6C41"/>
    <w:rsid w:val="00900550"/>
    <w:rsid w:val="00901608"/>
    <w:rsid w:val="00901C7F"/>
    <w:rsid w:val="00902118"/>
    <w:rsid w:val="009037EA"/>
    <w:rsid w:val="00903AF7"/>
    <w:rsid w:val="009046BB"/>
    <w:rsid w:val="009071DF"/>
    <w:rsid w:val="00907FF4"/>
    <w:rsid w:val="00911F35"/>
    <w:rsid w:val="00914887"/>
    <w:rsid w:val="0091531A"/>
    <w:rsid w:val="00916914"/>
    <w:rsid w:val="009175BD"/>
    <w:rsid w:val="00922083"/>
    <w:rsid w:val="009239C0"/>
    <w:rsid w:val="00923C9C"/>
    <w:rsid w:val="00924924"/>
    <w:rsid w:val="009256AE"/>
    <w:rsid w:val="00925DC7"/>
    <w:rsid w:val="009276E7"/>
    <w:rsid w:val="00933E31"/>
    <w:rsid w:val="00937AE9"/>
    <w:rsid w:val="00937FD8"/>
    <w:rsid w:val="009437BD"/>
    <w:rsid w:val="009461ED"/>
    <w:rsid w:val="0094745E"/>
    <w:rsid w:val="0095264B"/>
    <w:rsid w:val="00957CC4"/>
    <w:rsid w:val="009602CE"/>
    <w:rsid w:val="00963DF3"/>
    <w:rsid w:val="00964154"/>
    <w:rsid w:val="00965777"/>
    <w:rsid w:val="009678D3"/>
    <w:rsid w:val="00971FE4"/>
    <w:rsid w:val="00973F5B"/>
    <w:rsid w:val="0097570B"/>
    <w:rsid w:val="00977058"/>
    <w:rsid w:val="009771CB"/>
    <w:rsid w:val="00977586"/>
    <w:rsid w:val="009801F5"/>
    <w:rsid w:val="00981B2C"/>
    <w:rsid w:val="0098425A"/>
    <w:rsid w:val="00984C48"/>
    <w:rsid w:val="00984FB4"/>
    <w:rsid w:val="00985C4D"/>
    <w:rsid w:val="00991104"/>
    <w:rsid w:val="00993246"/>
    <w:rsid w:val="00993DBD"/>
    <w:rsid w:val="009941A7"/>
    <w:rsid w:val="0099481A"/>
    <w:rsid w:val="00994926"/>
    <w:rsid w:val="00995D43"/>
    <w:rsid w:val="00995F53"/>
    <w:rsid w:val="009A2076"/>
    <w:rsid w:val="009A2131"/>
    <w:rsid w:val="009A2853"/>
    <w:rsid w:val="009A349E"/>
    <w:rsid w:val="009A3E74"/>
    <w:rsid w:val="009A4E38"/>
    <w:rsid w:val="009A6724"/>
    <w:rsid w:val="009B1DA1"/>
    <w:rsid w:val="009B223E"/>
    <w:rsid w:val="009B34AB"/>
    <w:rsid w:val="009B7D89"/>
    <w:rsid w:val="009C1C41"/>
    <w:rsid w:val="009C2E1F"/>
    <w:rsid w:val="009C39F3"/>
    <w:rsid w:val="009C48DE"/>
    <w:rsid w:val="009C4F51"/>
    <w:rsid w:val="009C5C77"/>
    <w:rsid w:val="009C69AD"/>
    <w:rsid w:val="009C6A26"/>
    <w:rsid w:val="009C70D9"/>
    <w:rsid w:val="009D018E"/>
    <w:rsid w:val="009D3FF7"/>
    <w:rsid w:val="009D4505"/>
    <w:rsid w:val="009D767F"/>
    <w:rsid w:val="009E046F"/>
    <w:rsid w:val="009E1F47"/>
    <w:rsid w:val="009E4104"/>
    <w:rsid w:val="009E4AAC"/>
    <w:rsid w:val="009E6662"/>
    <w:rsid w:val="009E7BA2"/>
    <w:rsid w:val="009F1115"/>
    <w:rsid w:val="009F1529"/>
    <w:rsid w:val="009F1573"/>
    <w:rsid w:val="009F44F0"/>
    <w:rsid w:val="009F50A8"/>
    <w:rsid w:val="009F55B7"/>
    <w:rsid w:val="009F642C"/>
    <w:rsid w:val="009F669A"/>
    <w:rsid w:val="00A07CE9"/>
    <w:rsid w:val="00A1237F"/>
    <w:rsid w:val="00A15153"/>
    <w:rsid w:val="00A20069"/>
    <w:rsid w:val="00A223AA"/>
    <w:rsid w:val="00A2681D"/>
    <w:rsid w:val="00A3039C"/>
    <w:rsid w:val="00A32BE2"/>
    <w:rsid w:val="00A33676"/>
    <w:rsid w:val="00A35816"/>
    <w:rsid w:val="00A36234"/>
    <w:rsid w:val="00A36FD9"/>
    <w:rsid w:val="00A41088"/>
    <w:rsid w:val="00A427C1"/>
    <w:rsid w:val="00A440CC"/>
    <w:rsid w:val="00A442FC"/>
    <w:rsid w:val="00A502C2"/>
    <w:rsid w:val="00A51774"/>
    <w:rsid w:val="00A521CE"/>
    <w:rsid w:val="00A530B3"/>
    <w:rsid w:val="00A54C8A"/>
    <w:rsid w:val="00A56A47"/>
    <w:rsid w:val="00A620DD"/>
    <w:rsid w:val="00A626F5"/>
    <w:rsid w:val="00A62CA7"/>
    <w:rsid w:val="00A63D81"/>
    <w:rsid w:val="00A66148"/>
    <w:rsid w:val="00A66A7B"/>
    <w:rsid w:val="00A67CDD"/>
    <w:rsid w:val="00A70275"/>
    <w:rsid w:val="00A7105A"/>
    <w:rsid w:val="00A72B90"/>
    <w:rsid w:val="00A74A83"/>
    <w:rsid w:val="00A752DA"/>
    <w:rsid w:val="00A767F4"/>
    <w:rsid w:val="00A77C36"/>
    <w:rsid w:val="00A822FD"/>
    <w:rsid w:val="00A825E1"/>
    <w:rsid w:val="00A82BEF"/>
    <w:rsid w:val="00A8623B"/>
    <w:rsid w:val="00A90836"/>
    <w:rsid w:val="00A91012"/>
    <w:rsid w:val="00A9112D"/>
    <w:rsid w:val="00A93A5A"/>
    <w:rsid w:val="00A95EC9"/>
    <w:rsid w:val="00AA1499"/>
    <w:rsid w:val="00AA169A"/>
    <w:rsid w:val="00AA3C2D"/>
    <w:rsid w:val="00AA4C93"/>
    <w:rsid w:val="00AA4EF6"/>
    <w:rsid w:val="00AA516A"/>
    <w:rsid w:val="00AA656B"/>
    <w:rsid w:val="00AB21AB"/>
    <w:rsid w:val="00AB289C"/>
    <w:rsid w:val="00AB36A3"/>
    <w:rsid w:val="00AB3AE1"/>
    <w:rsid w:val="00AB531F"/>
    <w:rsid w:val="00AB61C0"/>
    <w:rsid w:val="00AC1978"/>
    <w:rsid w:val="00AC2C11"/>
    <w:rsid w:val="00AC3F56"/>
    <w:rsid w:val="00AC5ED7"/>
    <w:rsid w:val="00AC771A"/>
    <w:rsid w:val="00AD1556"/>
    <w:rsid w:val="00AD38AE"/>
    <w:rsid w:val="00AD3911"/>
    <w:rsid w:val="00AD4B78"/>
    <w:rsid w:val="00AD4FF6"/>
    <w:rsid w:val="00AE1180"/>
    <w:rsid w:val="00AE1528"/>
    <w:rsid w:val="00AE1681"/>
    <w:rsid w:val="00AE1F14"/>
    <w:rsid w:val="00AE4753"/>
    <w:rsid w:val="00AE7306"/>
    <w:rsid w:val="00AF1F5F"/>
    <w:rsid w:val="00AF43DE"/>
    <w:rsid w:val="00AF4516"/>
    <w:rsid w:val="00AF78E6"/>
    <w:rsid w:val="00B00C8B"/>
    <w:rsid w:val="00B0308E"/>
    <w:rsid w:val="00B03876"/>
    <w:rsid w:val="00B0482F"/>
    <w:rsid w:val="00B05E64"/>
    <w:rsid w:val="00B06082"/>
    <w:rsid w:val="00B066C6"/>
    <w:rsid w:val="00B1048B"/>
    <w:rsid w:val="00B1339A"/>
    <w:rsid w:val="00B14F7C"/>
    <w:rsid w:val="00B16F19"/>
    <w:rsid w:val="00B16FA1"/>
    <w:rsid w:val="00B177DA"/>
    <w:rsid w:val="00B178F9"/>
    <w:rsid w:val="00B201BD"/>
    <w:rsid w:val="00B201CE"/>
    <w:rsid w:val="00B20D6E"/>
    <w:rsid w:val="00B20F8F"/>
    <w:rsid w:val="00B27D4F"/>
    <w:rsid w:val="00B31339"/>
    <w:rsid w:val="00B31800"/>
    <w:rsid w:val="00B32477"/>
    <w:rsid w:val="00B34BDE"/>
    <w:rsid w:val="00B3612C"/>
    <w:rsid w:val="00B4203C"/>
    <w:rsid w:val="00B423F3"/>
    <w:rsid w:val="00B4298B"/>
    <w:rsid w:val="00B42C99"/>
    <w:rsid w:val="00B44799"/>
    <w:rsid w:val="00B457D1"/>
    <w:rsid w:val="00B458C1"/>
    <w:rsid w:val="00B50482"/>
    <w:rsid w:val="00B50B22"/>
    <w:rsid w:val="00B513F5"/>
    <w:rsid w:val="00B52E63"/>
    <w:rsid w:val="00B534B3"/>
    <w:rsid w:val="00B56605"/>
    <w:rsid w:val="00B56CB1"/>
    <w:rsid w:val="00B57911"/>
    <w:rsid w:val="00B57AAA"/>
    <w:rsid w:val="00B63E30"/>
    <w:rsid w:val="00B64949"/>
    <w:rsid w:val="00B64A11"/>
    <w:rsid w:val="00B66C01"/>
    <w:rsid w:val="00B7293C"/>
    <w:rsid w:val="00B73CB3"/>
    <w:rsid w:val="00B74A65"/>
    <w:rsid w:val="00B77DF4"/>
    <w:rsid w:val="00B8084C"/>
    <w:rsid w:val="00B8344F"/>
    <w:rsid w:val="00B8349F"/>
    <w:rsid w:val="00B83C76"/>
    <w:rsid w:val="00B854E8"/>
    <w:rsid w:val="00B86CBA"/>
    <w:rsid w:val="00B90F8F"/>
    <w:rsid w:val="00B93C15"/>
    <w:rsid w:val="00BA1E48"/>
    <w:rsid w:val="00BA2588"/>
    <w:rsid w:val="00BA28B7"/>
    <w:rsid w:val="00BA3A51"/>
    <w:rsid w:val="00BA5AE0"/>
    <w:rsid w:val="00BA5EC7"/>
    <w:rsid w:val="00BA6417"/>
    <w:rsid w:val="00BB01F9"/>
    <w:rsid w:val="00BB0204"/>
    <w:rsid w:val="00BB0DFC"/>
    <w:rsid w:val="00BB3506"/>
    <w:rsid w:val="00BB3FB8"/>
    <w:rsid w:val="00BB5ECD"/>
    <w:rsid w:val="00BB74F7"/>
    <w:rsid w:val="00BB7813"/>
    <w:rsid w:val="00BB7D33"/>
    <w:rsid w:val="00BC02E2"/>
    <w:rsid w:val="00BC0876"/>
    <w:rsid w:val="00BC11A4"/>
    <w:rsid w:val="00BC27D1"/>
    <w:rsid w:val="00BC396A"/>
    <w:rsid w:val="00BC3F0C"/>
    <w:rsid w:val="00BC52D8"/>
    <w:rsid w:val="00BC73AB"/>
    <w:rsid w:val="00BC74E6"/>
    <w:rsid w:val="00BD0780"/>
    <w:rsid w:val="00BD441E"/>
    <w:rsid w:val="00BD5426"/>
    <w:rsid w:val="00BD64FD"/>
    <w:rsid w:val="00BD6674"/>
    <w:rsid w:val="00BE0385"/>
    <w:rsid w:val="00BE0D53"/>
    <w:rsid w:val="00BE2421"/>
    <w:rsid w:val="00BE6AF6"/>
    <w:rsid w:val="00BE7222"/>
    <w:rsid w:val="00BF019C"/>
    <w:rsid w:val="00BF04CA"/>
    <w:rsid w:val="00BF13E0"/>
    <w:rsid w:val="00BF2F16"/>
    <w:rsid w:val="00BF4FCA"/>
    <w:rsid w:val="00BF73AA"/>
    <w:rsid w:val="00BF7D67"/>
    <w:rsid w:val="00C00234"/>
    <w:rsid w:val="00C01729"/>
    <w:rsid w:val="00C06426"/>
    <w:rsid w:val="00C123A7"/>
    <w:rsid w:val="00C16BDD"/>
    <w:rsid w:val="00C1740D"/>
    <w:rsid w:val="00C21D1C"/>
    <w:rsid w:val="00C21E57"/>
    <w:rsid w:val="00C237CE"/>
    <w:rsid w:val="00C2406D"/>
    <w:rsid w:val="00C25EE4"/>
    <w:rsid w:val="00C25FF5"/>
    <w:rsid w:val="00C34D69"/>
    <w:rsid w:val="00C35583"/>
    <w:rsid w:val="00C3578F"/>
    <w:rsid w:val="00C37E8C"/>
    <w:rsid w:val="00C41AFE"/>
    <w:rsid w:val="00C41D2A"/>
    <w:rsid w:val="00C41EC4"/>
    <w:rsid w:val="00C425A2"/>
    <w:rsid w:val="00C443FF"/>
    <w:rsid w:val="00C45D42"/>
    <w:rsid w:val="00C46C2F"/>
    <w:rsid w:val="00C47280"/>
    <w:rsid w:val="00C50E0E"/>
    <w:rsid w:val="00C50FB9"/>
    <w:rsid w:val="00C60D3C"/>
    <w:rsid w:val="00C6277D"/>
    <w:rsid w:val="00C6297D"/>
    <w:rsid w:val="00C64C08"/>
    <w:rsid w:val="00C6697C"/>
    <w:rsid w:val="00C7115E"/>
    <w:rsid w:val="00C7165E"/>
    <w:rsid w:val="00C71B44"/>
    <w:rsid w:val="00C720F4"/>
    <w:rsid w:val="00C72E90"/>
    <w:rsid w:val="00C731BA"/>
    <w:rsid w:val="00C73D02"/>
    <w:rsid w:val="00C74B07"/>
    <w:rsid w:val="00C76841"/>
    <w:rsid w:val="00C775D5"/>
    <w:rsid w:val="00C822C2"/>
    <w:rsid w:val="00C832E3"/>
    <w:rsid w:val="00C854D6"/>
    <w:rsid w:val="00C8635F"/>
    <w:rsid w:val="00C864BA"/>
    <w:rsid w:val="00C91F6C"/>
    <w:rsid w:val="00C94AF9"/>
    <w:rsid w:val="00C94C31"/>
    <w:rsid w:val="00C976A4"/>
    <w:rsid w:val="00CA28D9"/>
    <w:rsid w:val="00CB1B4D"/>
    <w:rsid w:val="00CB1C77"/>
    <w:rsid w:val="00CB1E0D"/>
    <w:rsid w:val="00CB6158"/>
    <w:rsid w:val="00CC1155"/>
    <w:rsid w:val="00CC3393"/>
    <w:rsid w:val="00CC53E8"/>
    <w:rsid w:val="00CC5F2D"/>
    <w:rsid w:val="00CC5FCE"/>
    <w:rsid w:val="00CC7216"/>
    <w:rsid w:val="00CC7AAE"/>
    <w:rsid w:val="00CD1094"/>
    <w:rsid w:val="00CD4D45"/>
    <w:rsid w:val="00CD636A"/>
    <w:rsid w:val="00CD7568"/>
    <w:rsid w:val="00CE0666"/>
    <w:rsid w:val="00CE3D68"/>
    <w:rsid w:val="00CE3FDD"/>
    <w:rsid w:val="00CE738A"/>
    <w:rsid w:val="00CE7C22"/>
    <w:rsid w:val="00CF07DE"/>
    <w:rsid w:val="00CF1BDC"/>
    <w:rsid w:val="00CF2AB3"/>
    <w:rsid w:val="00CF3412"/>
    <w:rsid w:val="00CF6AE6"/>
    <w:rsid w:val="00CF7F2F"/>
    <w:rsid w:val="00D00652"/>
    <w:rsid w:val="00D006C2"/>
    <w:rsid w:val="00D01273"/>
    <w:rsid w:val="00D018B5"/>
    <w:rsid w:val="00D0309A"/>
    <w:rsid w:val="00D03138"/>
    <w:rsid w:val="00D036AF"/>
    <w:rsid w:val="00D03977"/>
    <w:rsid w:val="00D03F64"/>
    <w:rsid w:val="00D0424F"/>
    <w:rsid w:val="00D0645C"/>
    <w:rsid w:val="00D077B9"/>
    <w:rsid w:val="00D07F9F"/>
    <w:rsid w:val="00D103E1"/>
    <w:rsid w:val="00D106F2"/>
    <w:rsid w:val="00D110D7"/>
    <w:rsid w:val="00D136F7"/>
    <w:rsid w:val="00D14C79"/>
    <w:rsid w:val="00D16BE4"/>
    <w:rsid w:val="00D16DC8"/>
    <w:rsid w:val="00D21020"/>
    <w:rsid w:val="00D21C12"/>
    <w:rsid w:val="00D25AD3"/>
    <w:rsid w:val="00D26AC1"/>
    <w:rsid w:val="00D300FF"/>
    <w:rsid w:val="00D30B57"/>
    <w:rsid w:val="00D32F3C"/>
    <w:rsid w:val="00D33156"/>
    <w:rsid w:val="00D33F56"/>
    <w:rsid w:val="00D36637"/>
    <w:rsid w:val="00D36FBD"/>
    <w:rsid w:val="00D378F4"/>
    <w:rsid w:val="00D44487"/>
    <w:rsid w:val="00D447B4"/>
    <w:rsid w:val="00D44B3E"/>
    <w:rsid w:val="00D450FB"/>
    <w:rsid w:val="00D4632A"/>
    <w:rsid w:val="00D546A3"/>
    <w:rsid w:val="00D55813"/>
    <w:rsid w:val="00D60A71"/>
    <w:rsid w:val="00D616BD"/>
    <w:rsid w:val="00D6386C"/>
    <w:rsid w:val="00D6524A"/>
    <w:rsid w:val="00D65FA3"/>
    <w:rsid w:val="00D67FE8"/>
    <w:rsid w:val="00D7144B"/>
    <w:rsid w:val="00D72DCF"/>
    <w:rsid w:val="00D73305"/>
    <w:rsid w:val="00D80D6E"/>
    <w:rsid w:val="00D80EC0"/>
    <w:rsid w:val="00D814E1"/>
    <w:rsid w:val="00D8156C"/>
    <w:rsid w:val="00D833DE"/>
    <w:rsid w:val="00D83CCD"/>
    <w:rsid w:val="00D8492E"/>
    <w:rsid w:val="00D85D38"/>
    <w:rsid w:val="00D86244"/>
    <w:rsid w:val="00D86D18"/>
    <w:rsid w:val="00D91594"/>
    <w:rsid w:val="00D92DB5"/>
    <w:rsid w:val="00D965F8"/>
    <w:rsid w:val="00D96E28"/>
    <w:rsid w:val="00DA04AC"/>
    <w:rsid w:val="00DA13D7"/>
    <w:rsid w:val="00DA3EFF"/>
    <w:rsid w:val="00DA7754"/>
    <w:rsid w:val="00DB01A5"/>
    <w:rsid w:val="00DB2BE0"/>
    <w:rsid w:val="00DB2CBB"/>
    <w:rsid w:val="00DB2ED8"/>
    <w:rsid w:val="00DB3144"/>
    <w:rsid w:val="00DB3225"/>
    <w:rsid w:val="00DB336A"/>
    <w:rsid w:val="00DB3899"/>
    <w:rsid w:val="00DB3F7E"/>
    <w:rsid w:val="00DB5268"/>
    <w:rsid w:val="00DB7278"/>
    <w:rsid w:val="00DC0A97"/>
    <w:rsid w:val="00DC1A70"/>
    <w:rsid w:val="00DC340F"/>
    <w:rsid w:val="00DC6C37"/>
    <w:rsid w:val="00DC71BA"/>
    <w:rsid w:val="00DC7AF1"/>
    <w:rsid w:val="00DD09BF"/>
    <w:rsid w:val="00DD2DDF"/>
    <w:rsid w:val="00DD4894"/>
    <w:rsid w:val="00DD53E8"/>
    <w:rsid w:val="00DD6966"/>
    <w:rsid w:val="00DD7DBB"/>
    <w:rsid w:val="00DE19D0"/>
    <w:rsid w:val="00DE2268"/>
    <w:rsid w:val="00DE2407"/>
    <w:rsid w:val="00DE26FC"/>
    <w:rsid w:val="00DE36CF"/>
    <w:rsid w:val="00DF1779"/>
    <w:rsid w:val="00DF1ED9"/>
    <w:rsid w:val="00DF2417"/>
    <w:rsid w:val="00DF6AC4"/>
    <w:rsid w:val="00DF6C3A"/>
    <w:rsid w:val="00DF7903"/>
    <w:rsid w:val="00DF7FDE"/>
    <w:rsid w:val="00E018C1"/>
    <w:rsid w:val="00E02380"/>
    <w:rsid w:val="00E02878"/>
    <w:rsid w:val="00E0460B"/>
    <w:rsid w:val="00E07E92"/>
    <w:rsid w:val="00E10DBB"/>
    <w:rsid w:val="00E141B5"/>
    <w:rsid w:val="00E143AE"/>
    <w:rsid w:val="00E14F26"/>
    <w:rsid w:val="00E1512E"/>
    <w:rsid w:val="00E15CE2"/>
    <w:rsid w:val="00E16E49"/>
    <w:rsid w:val="00E2087F"/>
    <w:rsid w:val="00E20D8F"/>
    <w:rsid w:val="00E2287D"/>
    <w:rsid w:val="00E3013D"/>
    <w:rsid w:val="00E317EA"/>
    <w:rsid w:val="00E3371A"/>
    <w:rsid w:val="00E34179"/>
    <w:rsid w:val="00E34829"/>
    <w:rsid w:val="00E361F1"/>
    <w:rsid w:val="00E368F8"/>
    <w:rsid w:val="00E37619"/>
    <w:rsid w:val="00E40572"/>
    <w:rsid w:val="00E40851"/>
    <w:rsid w:val="00E4203C"/>
    <w:rsid w:val="00E4445A"/>
    <w:rsid w:val="00E446DD"/>
    <w:rsid w:val="00E44DE4"/>
    <w:rsid w:val="00E512CF"/>
    <w:rsid w:val="00E51470"/>
    <w:rsid w:val="00E52CA0"/>
    <w:rsid w:val="00E53820"/>
    <w:rsid w:val="00E5418A"/>
    <w:rsid w:val="00E56B02"/>
    <w:rsid w:val="00E605FC"/>
    <w:rsid w:val="00E63FD6"/>
    <w:rsid w:val="00E66D76"/>
    <w:rsid w:val="00E70E72"/>
    <w:rsid w:val="00E72AD6"/>
    <w:rsid w:val="00E73281"/>
    <w:rsid w:val="00E752EE"/>
    <w:rsid w:val="00E760AC"/>
    <w:rsid w:val="00E76D48"/>
    <w:rsid w:val="00E77CF3"/>
    <w:rsid w:val="00E77DBA"/>
    <w:rsid w:val="00E8171C"/>
    <w:rsid w:val="00E82052"/>
    <w:rsid w:val="00E82A06"/>
    <w:rsid w:val="00E82E03"/>
    <w:rsid w:val="00E82FFA"/>
    <w:rsid w:val="00E83B75"/>
    <w:rsid w:val="00E8517B"/>
    <w:rsid w:val="00E85497"/>
    <w:rsid w:val="00E85893"/>
    <w:rsid w:val="00E85AFA"/>
    <w:rsid w:val="00E90413"/>
    <w:rsid w:val="00E913D3"/>
    <w:rsid w:val="00E93397"/>
    <w:rsid w:val="00E9409F"/>
    <w:rsid w:val="00E94BF5"/>
    <w:rsid w:val="00E9717B"/>
    <w:rsid w:val="00E9761E"/>
    <w:rsid w:val="00EA3331"/>
    <w:rsid w:val="00EA3B93"/>
    <w:rsid w:val="00EA78C3"/>
    <w:rsid w:val="00EA7E0B"/>
    <w:rsid w:val="00EA7E56"/>
    <w:rsid w:val="00EB05BC"/>
    <w:rsid w:val="00EB2FAA"/>
    <w:rsid w:val="00EB3612"/>
    <w:rsid w:val="00EC0F11"/>
    <w:rsid w:val="00EC1B4B"/>
    <w:rsid w:val="00EC3601"/>
    <w:rsid w:val="00EC53CE"/>
    <w:rsid w:val="00EC54F7"/>
    <w:rsid w:val="00EC6CA3"/>
    <w:rsid w:val="00ED2C27"/>
    <w:rsid w:val="00ED7931"/>
    <w:rsid w:val="00EE09D3"/>
    <w:rsid w:val="00EE2160"/>
    <w:rsid w:val="00EE3A9D"/>
    <w:rsid w:val="00EE4777"/>
    <w:rsid w:val="00EE5907"/>
    <w:rsid w:val="00EE59A1"/>
    <w:rsid w:val="00EE6FBE"/>
    <w:rsid w:val="00EF0C12"/>
    <w:rsid w:val="00EF1DA9"/>
    <w:rsid w:val="00EF32C7"/>
    <w:rsid w:val="00EF4751"/>
    <w:rsid w:val="00EF4FC9"/>
    <w:rsid w:val="00F0193A"/>
    <w:rsid w:val="00F01F2C"/>
    <w:rsid w:val="00F02882"/>
    <w:rsid w:val="00F04592"/>
    <w:rsid w:val="00F07509"/>
    <w:rsid w:val="00F10B95"/>
    <w:rsid w:val="00F13C7A"/>
    <w:rsid w:val="00F1568D"/>
    <w:rsid w:val="00F1584A"/>
    <w:rsid w:val="00F15957"/>
    <w:rsid w:val="00F16895"/>
    <w:rsid w:val="00F16DFE"/>
    <w:rsid w:val="00F1708B"/>
    <w:rsid w:val="00F24A27"/>
    <w:rsid w:val="00F24F6F"/>
    <w:rsid w:val="00F26829"/>
    <w:rsid w:val="00F3092E"/>
    <w:rsid w:val="00F30985"/>
    <w:rsid w:val="00F3180B"/>
    <w:rsid w:val="00F33875"/>
    <w:rsid w:val="00F347A0"/>
    <w:rsid w:val="00F36612"/>
    <w:rsid w:val="00F40163"/>
    <w:rsid w:val="00F40941"/>
    <w:rsid w:val="00F4164E"/>
    <w:rsid w:val="00F42C05"/>
    <w:rsid w:val="00F438A8"/>
    <w:rsid w:val="00F43D0A"/>
    <w:rsid w:val="00F44505"/>
    <w:rsid w:val="00F44657"/>
    <w:rsid w:val="00F4480E"/>
    <w:rsid w:val="00F45FFD"/>
    <w:rsid w:val="00F50520"/>
    <w:rsid w:val="00F505DA"/>
    <w:rsid w:val="00F5152F"/>
    <w:rsid w:val="00F52C65"/>
    <w:rsid w:val="00F5453F"/>
    <w:rsid w:val="00F55AC7"/>
    <w:rsid w:val="00F56816"/>
    <w:rsid w:val="00F56980"/>
    <w:rsid w:val="00F57C38"/>
    <w:rsid w:val="00F604E7"/>
    <w:rsid w:val="00F63739"/>
    <w:rsid w:val="00F6659E"/>
    <w:rsid w:val="00F6691C"/>
    <w:rsid w:val="00F70015"/>
    <w:rsid w:val="00F710EF"/>
    <w:rsid w:val="00F712EE"/>
    <w:rsid w:val="00F7266B"/>
    <w:rsid w:val="00F729F4"/>
    <w:rsid w:val="00F72C44"/>
    <w:rsid w:val="00F742F2"/>
    <w:rsid w:val="00F75E41"/>
    <w:rsid w:val="00F80845"/>
    <w:rsid w:val="00F81F2D"/>
    <w:rsid w:val="00F82744"/>
    <w:rsid w:val="00F83E8E"/>
    <w:rsid w:val="00F842A6"/>
    <w:rsid w:val="00F8443D"/>
    <w:rsid w:val="00F8508E"/>
    <w:rsid w:val="00F8704B"/>
    <w:rsid w:val="00F8765B"/>
    <w:rsid w:val="00F9044E"/>
    <w:rsid w:val="00F91A81"/>
    <w:rsid w:val="00F92695"/>
    <w:rsid w:val="00F9498E"/>
    <w:rsid w:val="00F95910"/>
    <w:rsid w:val="00F95D03"/>
    <w:rsid w:val="00F96A3B"/>
    <w:rsid w:val="00F979B0"/>
    <w:rsid w:val="00FA0B4C"/>
    <w:rsid w:val="00FA0C31"/>
    <w:rsid w:val="00FA29A5"/>
    <w:rsid w:val="00FA2DA0"/>
    <w:rsid w:val="00FA34CC"/>
    <w:rsid w:val="00FA36C8"/>
    <w:rsid w:val="00FA4114"/>
    <w:rsid w:val="00FA429F"/>
    <w:rsid w:val="00FA56FE"/>
    <w:rsid w:val="00FA7186"/>
    <w:rsid w:val="00FB0553"/>
    <w:rsid w:val="00FB0E1F"/>
    <w:rsid w:val="00FB2929"/>
    <w:rsid w:val="00FB5341"/>
    <w:rsid w:val="00FC02E7"/>
    <w:rsid w:val="00FC3A57"/>
    <w:rsid w:val="00FD048A"/>
    <w:rsid w:val="00FD0511"/>
    <w:rsid w:val="00FD223B"/>
    <w:rsid w:val="00FD31F8"/>
    <w:rsid w:val="00FD4477"/>
    <w:rsid w:val="00FD7797"/>
    <w:rsid w:val="00FE0F4E"/>
    <w:rsid w:val="00FE42E8"/>
    <w:rsid w:val="00FE43A4"/>
    <w:rsid w:val="00FE52BE"/>
    <w:rsid w:val="00FE56E7"/>
    <w:rsid w:val="00FE58E0"/>
    <w:rsid w:val="00FE6DEE"/>
    <w:rsid w:val="00FE772E"/>
    <w:rsid w:val="00FF0FE1"/>
    <w:rsid w:val="00FF349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D05D63"/>
  <w15:docId w15:val="{81BA5F44-5B98-43D5-9B09-46961E1A9A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697C"/>
    <w:rPr>
      <w:rFonts w:ascii="Times New Roman" w:eastAsia="Times New Roman" w:hAnsi="Times New Roman" w:cs="Times New Roman"/>
      <w:lang w:eastAsia="en-GB"/>
    </w:rPr>
  </w:style>
  <w:style w:type="paragraph" w:styleId="Heading1">
    <w:name w:val="heading 1"/>
    <w:basedOn w:val="Normal"/>
    <w:next w:val="Normal"/>
    <w:link w:val="Heading1Char"/>
    <w:uiPriority w:val="9"/>
    <w:qFormat/>
    <w:rsid w:val="0065196B"/>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Heading2">
    <w:name w:val="heading 2"/>
    <w:basedOn w:val="Normal"/>
    <w:next w:val="Normal"/>
    <w:link w:val="Heading2Char"/>
    <w:uiPriority w:val="9"/>
    <w:unhideWhenUsed/>
    <w:qFormat/>
    <w:rsid w:val="00C6697C"/>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65196B"/>
    <w:pPr>
      <w:spacing w:before="100" w:beforeAutospacing="1" w:after="100" w:afterAutospacing="1"/>
      <w:outlineLvl w:val="2"/>
    </w:pPr>
    <w:rPr>
      <w:rFonts w:eastAsiaTheme="minorHAnsi"/>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19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5196B"/>
    <w:rPr>
      <w:rFonts w:ascii="Times New Roman" w:hAnsi="Times New Roman" w:cs="Times New Roman"/>
      <w:b/>
      <w:bCs/>
      <w:sz w:val="27"/>
      <w:szCs w:val="27"/>
      <w:lang w:eastAsia="en-GB"/>
    </w:rPr>
  </w:style>
  <w:style w:type="character" w:customStyle="1" w:styleId="apple-style-span">
    <w:name w:val="apple-style-span"/>
    <w:basedOn w:val="DefaultParagraphFont"/>
    <w:uiPriority w:val="99"/>
    <w:rsid w:val="0065196B"/>
    <w:rPr>
      <w:rFonts w:cs="Times New Roman"/>
    </w:rPr>
  </w:style>
  <w:style w:type="paragraph" w:customStyle="1" w:styleId="EndNoteBibliography">
    <w:name w:val="EndNote Bibliography"/>
    <w:basedOn w:val="Normal"/>
    <w:rsid w:val="0065196B"/>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65196B"/>
    <w:rPr>
      <w:rFonts w:asciiTheme="minorHAnsi" w:eastAsia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65196B"/>
    <w:rPr>
      <w:sz w:val="20"/>
      <w:szCs w:val="20"/>
    </w:rPr>
  </w:style>
  <w:style w:type="paragraph" w:styleId="Footer">
    <w:name w:val="footer"/>
    <w:basedOn w:val="Normal"/>
    <w:link w:val="Foot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65196B"/>
    <w:rPr>
      <w:rFonts w:ascii="Calibri" w:eastAsia="Calibri" w:hAnsi="Calibri" w:cs="Times New Roman"/>
      <w:sz w:val="22"/>
      <w:szCs w:val="22"/>
    </w:rPr>
  </w:style>
  <w:style w:type="character" w:styleId="PageNumber">
    <w:name w:val="page number"/>
    <w:basedOn w:val="DefaultParagraphFont"/>
    <w:uiPriority w:val="99"/>
    <w:semiHidden/>
    <w:unhideWhenUsed/>
    <w:rsid w:val="0065196B"/>
  </w:style>
  <w:style w:type="paragraph" w:styleId="Caption">
    <w:name w:val="caption"/>
    <w:basedOn w:val="Normal"/>
    <w:next w:val="Normal"/>
    <w:uiPriority w:val="35"/>
    <w:unhideWhenUsed/>
    <w:qFormat/>
    <w:rsid w:val="0065196B"/>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unhideWhenUsed/>
    <w:rsid w:val="0065196B"/>
    <w:rPr>
      <w:sz w:val="16"/>
      <w:szCs w:val="16"/>
    </w:rPr>
  </w:style>
  <w:style w:type="paragraph" w:styleId="CommentSubject">
    <w:name w:val="annotation subject"/>
    <w:basedOn w:val="CommentText"/>
    <w:next w:val="CommentText"/>
    <w:link w:val="CommentSubjectChar"/>
    <w:uiPriority w:val="99"/>
    <w:semiHidden/>
    <w:unhideWhenUsed/>
    <w:rsid w:val="0065196B"/>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65196B"/>
    <w:rPr>
      <w:rFonts w:ascii="Calibri" w:eastAsia="Calibri" w:hAnsi="Calibri" w:cs="Times New Roman"/>
      <w:b/>
      <w:bCs/>
      <w:sz w:val="20"/>
      <w:szCs w:val="20"/>
    </w:rPr>
  </w:style>
  <w:style w:type="paragraph" w:styleId="BalloonText">
    <w:name w:val="Balloon Text"/>
    <w:basedOn w:val="Normal"/>
    <w:link w:val="BalloonTextChar"/>
    <w:uiPriority w:val="99"/>
    <w:unhideWhenUsed/>
    <w:rsid w:val="0065196B"/>
    <w:rPr>
      <w:rFonts w:ascii="Tahoma" w:eastAsia="Calibri" w:hAnsi="Tahoma" w:cs="Tahoma"/>
      <w:sz w:val="20"/>
      <w:szCs w:val="16"/>
      <w:lang w:eastAsia="en-US"/>
    </w:rPr>
  </w:style>
  <w:style w:type="character" w:customStyle="1" w:styleId="BalloonTextChar">
    <w:name w:val="Balloon Text Char"/>
    <w:basedOn w:val="DefaultParagraphFont"/>
    <w:link w:val="BalloonText"/>
    <w:uiPriority w:val="99"/>
    <w:rsid w:val="0065196B"/>
    <w:rPr>
      <w:rFonts w:ascii="Tahoma" w:eastAsia="Calibri" w:hAnsi="Tahoma" w:cs="Tahoma"/>
      <w:sz w:val="20"/>
      <w:szCs w:val="16"/>
    </w:rPr>
  </w:style>
  <w:style w:type="paragraph" w:customStyle="1" w:styleId="EndNoteBibliographyTitle">
    <w:name w:val="EndNote Bibliography Title"/>
    <w:basedOn w:val="Normal"/>
    <w:rsid w:val="0065196B"/>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65196B"/>
    <w:pPr>
      <w:spacing w:after="200" w:line="276" w:lineRule="auto"/>
      <w:ind w:left="720"/>
      <w:contextualSpacing/>
    </w:pPr>
    <w:rPr>
      <w:rFonts w:ascii="Calibri" w:eastAsia="Calibri" w:hAnsi="Calibri"/>
      <w:sz w:val="22"/>
      <w:szCs w:val="22"/>
      <w:lang w:eastAsia="en-US"/>
    </w:rPr>
  </w:style>
  <w:style w:type="paragraph" w:customStyle="1" w:styleId="p1">
    <w:name w:val="p1"/>
    <w:basedOn w:val="Normal"/>
    <w:rsid w:val="0065196B"/>
    <w:rPr>
      <w:rFonts w:ascii="Times" w:eastAsiaTheme="minorHAnsi" w:hAnsi="Times"/>
      <w:color w:val="181A18"/>
      <w:sz w:val="26"/>
      <w:szCs w:val="26"/>
    </w:rPr>
  </w:style>
  <w:style w:type="table" w:styleId="TableGrid">
    <w:name w:val="Table Grid"/>
    <w:basedOn w:val="TableNormal"/>
    <w:rsid w:val="0065196B"/>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65196B"/>
  </w:style>
  <w:style w:type="character" w:customStyle="1" w:styleId="DocumentMapChar">
    <w:name w:val="Document Map Char"/>
    <w:basedOn w:val="DefaultParagraphFont"/>
    <w:link w:val="DocumentMap"/>
    <w:uiPriority w:val="99"/>
    <w:semiHidden/>
    <w:rsid w:val="0065196B"/>
    <w:rPr>
      <w:rFonts w:ascii="Times New Roman" w:hAnsi="Times New Roman" w:cs="Times New Roman"/>
      <w:lang w:eastAsia="en-GB"/>
    </w:rPr>
  </w:style>
  <w:style w:type="paragraph" w:styleId="Header">
    <w:name w:val="header"/>
    <w:basedOn w:val="Normal"/>
    <w:link w:val="Head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65196B"/>
    <w:rPr>
      <w:rFonts w:ascii="Calibri" w:eastAsia="Calibri" w:hAnsi="Calibri" w:cs="Times New Roman"/>
      <w:sz w:val="22"/>
      <w:szCs w:val="22"/>
    </w:rPr>
  </w:style>
  <w:style w:type="character" w:styleId="Hyperlink">
    <w:name w:val="Hyperlink"/>
    <w:basedOn w:val="DefaultParagraphFont"/>
    <w:uiPriority w:val="99"/>
    <w:unhideWhenUsed/>
    <w:rsid w:val="0065196B"/>
    <w:rPr>
      <w:color w:val="0563C1" w:themeColor="hyperlink"/>
      <w:u w:val="single"/>
    </w:rPr>
  </w:style>
  <w:style w:type="character" w:styleId="FollowedHyperlink">
    <w:name w:val="FollowedHyperlink"/>
    <w:basedOn w:val="DefaultParagraphFont"/>
    <w:uiPriority w:val="99"/>
    <w:semiHidden/>
    <w:unhideWhenUsed/>
    <w:rsid w:val="0065196B"/>
    <w:rPr>
      <w:color w:val="954F72" w:themeColor="followedHyperlink"/>
      <w:u w:val="single"/>
    </w:rPr>
  </w:style>
  <w:style w:type="character" w:styleId="LineNumber">
    <w:name w:val="line number"/>
    <w:basedOn w:val="DefaultParagraphFont"/>
    <w:uiPriority w:val="99"/>
    <w:semiHidden/>
    <w:unhideWhenUsed/>
    <w:rsid w:val="0065196B"/>
  </w:style>
  <w:style w:type="paragraph" w:styleId="NormalWeb">
    <w:name w:val="Normal (Web)"/>
    <w:basedOn w:val="Normal"/>
    <w:uiPriority w:val="99"/>
    <w:semiHidden/>
    <w:unhideWhenUsed/>
    <w:rsid w:val="0065196B"/>
    <w:pPr>
      <w:spacing w:before="100" w:beforeAutospacing="1" w:after="100" w:afterAutospacing="1"/>
    </w:pPr>
  </w:style>
  <w:style w:type="character" w:customStyle="1" w:styleId="apple-converted-space">
    <w:name w:val="apple-converted-space"/>
    <w:basedOn w:val="DefaultParagraphFont"/>
    <w:rsid w:val="0065196B"/>
  </w:style>
  <w:style w:type="paragraph" w:customStyle="1" w:styleId="SMSubheading">
    <w:name w:val="SM Subheading"/>
    <w:basedOn w:val="Normal"/>
    <w:link w:val="SMSubheadingChar"/>
    <w:qFormat/>
    <w:rsid w:val="0065196B"/>
    <w:rPr>
      <w:szCs w:val="20"/>
      <w:u w:val="words"/>
      <w:lang w:val="en-US" w:eastAsia="en-US"/>
    </w:rPr>
  </w:style>
  <w:style w:type="character" w:customStyle="1" w:styleId="SMSubheadingChar">
    <w:name w:val="SM Subheading Char"/>
    <w:basedOn w:val="DefaultParagraphFont"/>
    <w:link w:val="SMSubheading"/>
    <w:rsid w:val="0065196B"/>
    <w:rPr>
      <w:rFonts w:ascii="Times New Roman" w:eastAsia="Times New Roman" w:hAnsi="Times New Roman" w:cs="Times New Roman"/>
      <w:szCs w:val="20"/>
      <w:u w:val="words"/>
      <w:lang w:val="en-US"/>
    </w:rPr>
  </w:style>
  <w:style w:type="paragraph" w:styleId="Revision">
    <w:name w:val="Revision"/>
    <w:hidden/>
    <w:uiPriority w:val="99"/>
    <w:semiHidden/>
    <w:rsid w:val="0065196B"/>
    <w:rPr>
      <w:rFonts w:ascii="Calibri" w:eastAsia="Calibri" w:hAnsi="Calibri" w:cs="Times New Roman"/>
      <w:sz w:val="22"/>
      <w:szCs w:val="22"/>
    </w:rPr>
  </w:style>
  <w:style w:type="paragraph" w:customStyle="1" w:styleId="SMHeading">
    <w:name w:val="SM Heading"/>
    <w:basedOn w:val="Heading1"/>
    <w:qFormat/>
    <w:rsid w:val="0065196B"/>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UnresolvedMention1">
    <w:name w:val="Unresolved Mention1"/>
    <w:basedOn w:val="DefaultParagraphFont"/>
    <w:uiPriority w:val="99"/>
    <w:semiHidden/>
    <w:unhideWhenUsed/>
    <w:rsid w:val="0065196B"/>
    <w:rPr>
      <w:color w:val="605E5C"/>
      <w:shd w:val="clear" w:color="auto" w:fill="E1DFDD"/>
    </w:rPr>
  </w:style>
  <w:style w:type="paragraph" w:styleId="HTMLPreformatted">
    <w:name w:val="HTML Preformatted"/>
    <w:basedOn w:val="Normal"/>
    <w:link w:val="HTMLPreformattedChar"/>
    <w:uiPriority w:val="99"/>
    <w:unhideWhenUsed/>
    <w:rsid w:val="00651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eastAsia="en-US"/>
    </w:rPr>
  </w:style>
  <w:style w:type="character" w:customStyle="1" w:styleId="HTMLPreformattedChar">
    <w:name w:val="HTML Preformatted Char"/>
    <w:basedOn w:val="DefaultParagraphFont"/>
    <w:link w:val="HTMLPreformatted"/>
    <w:uiPriority w:val="99"/>
    <w:rsid w:val="0065196B"/>
    <w:rPr>
      <w:rFonts w:ascii="Courier New" w:eastAsia="Times New Roman" w:hAnsi="Courier New" w:cs="Courier New"/>
      <w:sz w:val="20"/>
      <w:szCs w:val="20"/>
    </w:rPr>
  </w:style>
  <w:style w:type="character" w:styleId="PlaceholderText">
    <w:name w:val="Placeholder Text"/>
    <w:basedOn w:val="DefaultParagraphFont"/>
    <w:uiPriority w:val="99"/>
    <w:semiHidden/>
    <w:rsid w:val="0065196B"/>
    <w:rPr>
      <w:color w:val="808080"/>
    </w:rPr>
  </w:style>
  <w:style w:type="character" w:customStyle="1" w:styleId="UnresolvedMention2">
    <w:name w:val="Unresolved Mention2"/>
    <w:basedOn w:val="DefaultParagraphFont"/>
    <w:uiPriority w:val="99"/>
    <w:semiHidden/>
    <w:unhideWhenUsed/>
    <w:rsid w:val="00F16DFE"/>
    <w:rPr>
      <w:color w:val="605E5C"/>
      <w:shd w:val="clear" w:color="auto" w:fill="E1DFDD"/>
    </w:rPr>
  </w:style>
  <w:style w:type="character" w:customStyle="1" w:styleId="UnresolvedMention3">
    <w:name w:val="Unresolved Mention3"/>
    <w:basedOn w:val="DefaultParagraphFont"/>
    <w:uiPriority w:val="99"/>
    <w:semiHidden/>
    <w:unhideWhenUsed/>
    <w:rsid w:val="00D00652"/>
    <w:rPr>
      <w:color w:val="605E5C"/>
      <w:shd w:val="clear" w:color="auto" w:fill="E1DFDD"/>
    </w:rPr>
  </w:style>
  <w:style w:type="paragraph" w:customStyle="1" w:styleId="Paragraph">
    <w:name w:val="Paragraph"/>
    <w:basedOn w:val="Normal"/>
    <w:rsid w:val="00DD09BF"/>
    <w:pPr>
      <w:spacing w:before="120"/>
      <w:ind w:firstLine="720"/>
    </w:pPr>
    <w:rPr>
      <w:lang w:val="en-US" w:eastAsia="en-US"/>
    </w:rPr>
  </w:style>
  <w:style w:type="paragraph" w:customStyle="1" w:styleId="Acknowledgement">
    <w:name w:val="Acknowledgement"/>
    <w:basedOn w:val="Normal"/>
    <w:rsid w:val="00DF1ED9"/>
    <w:pPr>
      <w:spacing w:before="120"/>
      <w:ind w:left="720" w:hanging="720"/>
    </w:pPr>
    <w:rPr>
      <w:lang w:val="en-US" w:eastAsia="en-US"/>
    </w:rPr>
  </w:style>
  <w:style w:type="paragraph" w:styleId="Title">
    <w:name w:val="Title"/>
    <w:basedOn w:val="Normal"/>
    <w:next w:val="Normal"/>
    <w:link w:val="TitleChar"/>
    <w:uiPriority w:val="10"/>
    <w:qFormat/>
    <w:rsid w:val="00213027"/>
    <w:pPr>
      <w:contextualSpacing/>
      <w:jc w:val="both"/>
    </w:pPr>
    <w:rPr>
      <w:rFonts w:eastAsiaTheme="majorEastAsia" w:cstheme="majorBidi"/>
      <w:b/>
      <w:kern w:val="28"/>
      <w:sz w:val="32"/>
      <w:szCs w:val="56"/>
      <w:lang w:eastAsia="zh-CN"/>
    </w:rPr>
  </w:style>
  <w:style w:type="character" w:customStyle="1" w:styleId="TitleChar">
    <w:name w:val="Title Char"/>
    <w:basedOn w:val="DefaultParagraphFont"/>
    <w:link w:val="Title"/>
    <w:uiPriority w:val="10"/>
    <w:rsid w:val="00213027"/>
    <w:rPr>
      <w:rFonts w:ascii="Times New Roman" w:eastAsiaTheme="majorEastAsia" w:hAnsi="Times New Roman" w:cstheme="majorBidi"/>
      <w:b/>
      <w:kern w:val="28"/>
      <w:sz w:val="32"/>
      <w:szCs w:val="56"/>
      <w:lang w:eastAsia="zh-CN"/>
    </w:rPr>
  </w:style>
  <w:style w:type="character" w:customStyle="1" w:styleId="UnresolvedMention4">
    <w:name w:val="Unresolved Mention4"/>
    <w:basedOn w:val="DefaultParagraphFont"/>
    <w:uiPriority w:val="99"/>
    <w:semiHidden/>
    <w:unhideWhenUsed/>
    <w:rsid w:val="00F44657"/>
    <w:rPr>
      <w:color w:val="605E5C"/>
      <w:shd w:val="clear" w:color="auto" w:fill="E1DFDD"/>
    </w:rPr>
  </w:style>
  <w:style w:type="character" w:customStyle="1" w:styleId="UnresolvedMention5">
    <w:name w:val="Unresolved Mention5"/>
    <w:basedOn w:val="DefaultParagraphFont"/>
    <w:uiPriority w:val="99"/>
    <w:semiHidden/>
    <w:unhideWhenUsed/>
    <w:rsid w:val="009C2E1F"/>
    <w:rPr>
      <w:color w:val="605E5C"/>
      <w:shd w:val="clear" w:color="auto" w:fill="E1DFDD"/>
    </w:rPr>
  </w:style>
  <w:style w:type="paragraph" w:styleId="FootnoteText">
    <w:name w:val="footnote text"/>
    <w:basedOn w:val="Normal"/>
    <w:link w:val="FootnoteTextChar"/>
    <w:uiPriority w:val="99"/>
    <w:semiHidden/>
    <w:unhideWhenUsed/>
    <w:rsid w:val="008A2682"/>
    <w:rPr>
      <w:rFonts w:eastAsiaTheme="minorHAnsi"/>
      <w:sz w:val="20"/>
      <w:szCs w:val="20"/>
    </w:rPr>
  </w:style>
  <w:style w:type="character" w:customStyle="1" w:styleId="FootnoteTextChar">
    <w:name w:val="Footnote Text Char"/>
    <w:basedOn w:val="DefaultParagraphFont"/>
    <w:link w:val="FootnoteText"/>
    <w:uiPriority w:val="99"/>
    <w:semiHidden/>
    <w:rsid w:val="008A2682"/>
    <w:rPr>
      <w:rFonts w:ascii="Times New Roman" w:hAnsi="Times New Roman" w:cs="Times New Roman"/>
      <w:sz w:val="20"/>
      <w:szCs w:val="20"/>
      <w:lang w:eastAsia="en-GB"/>
    </w:rPr>
  </w:style>
  <w:style w:type="character" w:styleId="FootnoteReference">
    <w:name w:val="footnote reference"/>
    <w:basedOn w:val="DefaultParagraphFont"/>
    <w:uiPriority w:val="99"/>
    <w:semiHidden/>
    <w:unhideWhenUsed/>
    <w:rsid w:val="008A2682"/>
    <w:rPr>
      <w:vertAlign w:val="superscript"/>
    </w:rPr>
  </w:style>
  <w:style w:type="character" w:customStyle="1" w:styleId="UnresolvedMention6">
    <w:name w:val="Unresolved Mention6"/>
    <w:basedOn w:val="DefaultParagraphFont"/>
    <w:uiPriority w:val="99"/>
    <w:semiHidden/>
    <w:unhideWhenUsed/>
    <w:rsid w:val="00D30B57"/>
    <w:rPr>
      <w:color w:val="605E5C"/>
      <w:shd w:val="clear" w:color="auto" w:fill="E1DFDD"/>
    </w:rPr>
  </w:style>
  <w:style w:type="character" w:customStyle="1" w:styleId="UnresolvedMention7">
    <w:name w:val="Unresolved Mention7"/>
    <w:basedOn w:val="DefaultParagraphFont"/>
    <w:uiPriority w:val="99"/>
    <w:semiHidden/>
    <w:unhideWhenUsed/>
    <w:rsid w:val="00EF32C7"/>
    <w:rPr>
      <w:color w:val="605E5C"/>
      <w:shd w:val="clear" w:color="auto" w:fill="E1DFDD"/>
    </w:rPr>
  </w:style>
  <w:style w:type="character" w:customStyle="1" w:styleId="UnresolvedMention8">
    <w:name w:val="Unresolved Mention8"/>
    <w:basedOn w:val="DefaultParagraphFont"/>
    <w:uiPriority w:val="99"/>
    <w:semiHidden/>
    <w:unhideWhenUsed/>
    <w:rsid w:val="00CE3FDD"/>
    <w:rPr>
      <w:color w:val="605E5C"/>
      <w:shd w:val="clear" w:color="auto" w:fill="E1DFDD"/>
    </w:rPr>
  </w:style>
  <w:style w:type="character" w:customStyle="1" w:styleId="UnresolvedMention9">
    <w:name w:val="Unresolved Mention9"/>
    <w:basedOn w:val="DefaultParagraphFont"/>
    <w:uiPriority w:val="99"/>
    <w:semiHidden/>
    <w:unhideWhenUsed/>
    <w:rsid w:val="002B2FDF"/>
    <w:rPr>
      <w:color w:val="605E5C"/>
      <w:shd w:val="clear" w:color="auto" w:fill="E1DFDD"/>
    </w:rPr>
  </w:style>
  <w:style w:type="character" w:customStyle="1" w:styleId="Heading2Char">
    <w:name w:val="Heading 2 Char"/>
    <w:basedOn w:val="DefaultParagraphFont"/>
    <w:link w:val="Heading2"/>
    <w:uiPriority w:val="9"/>
    <w:rsid w:val="00C6697C"/>
    <w:rPr>
      <w:rFonts w:asciiTheme="majorHAnsi" w:eastAsiaTheme="majorEastAsia" w:hAnsiTheme="majorHAnsi" w:cstheme="majorBidi"/>
      <w:color w:val="2F5496" w:themeColor="accent1" w:themeShade="BF"/>
      <w:sz w:val="26"/>
      <w:szCs w:val="26"/>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895457">
      <w:bodyDiv w:val="1"/>
      <w:marLeft w:val="0"/>
      <w:marRight w:val="0"/>
      <w:marTop w:val="0"/>
      <w:marBottom w:val="0"/>
      <w:divBdr>
        <w:top w:val="none" w:sz="0" w:space="0" w:color="auto"/>
        <w:left w:val="none" w:sz="0" w:space="0" w:color="auto"/>
        <w:bottom w:val="none" w:sz="0" w:space="0" w:color="auto"/>
        <w:right w:val="none" w:sz="0" w:space="0" w:color="auto"/>
      </w:divBdr>
    </w:div>
    <w:div w:id="58751911">
      <w:bodyDiv w:val="1"/>
      <w:marLeft w:val="0"/>
      <w:marRight w:val="0"/>
      <w:marTop w:val="0"/>
      <w:marBottom w:val="0"/>
      <w:divBdr>
        <w:top w:val="none" w:sz="0" w:space="0" w:color="auto"/>
        <w:left w:val="none" w:sz="0" w:space="0" w:color="auto"/>
        <w:bottom w:val="none" w:sz="0" w:space="0" w:color="auto"/>
        <w:right w:val="none" w:sz="0" w:space="0" w:color="auto"/>
      </w:divBdr>
    </w:div>
    <w:div w:id="78915182">
      <w:bodyDiv w:val="1"/>
      <w:marLeft w:val="0"/>
      <w:marRight w:val="0"/>
      <w:marTop w:val="0"/>
      <w:marBottom w:val="0"/>
      <w:divBdr>
        <w:top w:val="none" w:sz="0" w:space="0" w:color="auto"/>
        <w:left w:val="none" w:sz="0" w:space="0" w:color="auto"/>
        <w:bottom w:val="none" w:sz="0" w:space="0" w:color="auto"/>
        <w:right w:val="none" w:sz="0" w:space="0" w:color="auto"/>
      </w:divBdr>
    </w:div>
    <w:div w:id="181239377">
      <w:bodyDiv w:val="1"/>
      <w:marLeft w:val="0"/>
      <w:marRight w:val="0"/>
      <w:marTop w:val="0"/>
      <w:marBottom w:val="0"/>
      <w:divBdr>
        <w:top w:val="none" w:sz="0" w:space="0" w:color="auto"/>
        <w:left w:val="none" w:sz="0" w:space="0" w:color="auto"/>
        <w:bottom w:val="none" w:sz="0" w:space="0" w:color="auto"/>
        <w:right w:val="none" w:sz="0" w:space="0" w:color="auto"/>
      </w:divBdr>
    </w:div>
    <w:div w:id="209463406">
      <w:bodyDiv w:val="1"/>
      <w:marLeft w:val="0"/>
      <w:marRight w:val="0"/>
      <w:marTop w:val="0"/>
      <w:marBottom w:val="0"/>
      <w:divBdr>
        <w:top w:val="none" w:sz="0" w:space="0" w:color="auto"/>
        <w:left w:val="none" w:sz="0" w:space="0" w:color="auto"/>
        <w:bottom w:val="none" w:sz="0" w:space="0" w:color="auto"/>
        <w:right w:val="none" w:sz="0" w:space="0" w:color="auto"/>
      </w:divBdr>
    </w:div>
    <w:div w:id="299072417">
      <w:bodyDiv w:val="1"/>
      <w:marLeft w:val="0"/>
      <w:marRight w:val="0"/>
      <w:marTop w:val="0"/>
      <w:marBottom w:val="0"/>
      <w:divBdr>
        <w:top w:val="none" w:sz="0" w:space="0" w:color="auto"/>
        <w:left w:val="none" w:sz="0" w:space="0" w:color="auto"/>
        <w:bottom w:val="none" w:sz="0" w:space="0" w:color="auto"/>
        <w:right w:val="none" w:sz="0" w:space="0" w:color="auto"/>
      </w:divBdr>
      <w:divsChild>
        <w:div w:id="688483930">
          <w:marLeft w:val="0"/>
          <w:marRight w:val="0"/>
          <w:marTop w:val="0"/>
          <w:marBottom w:val="0"/>
          <w:divBdr>
            <w:top w:val="none" w:sz="0" w:space="0" w:color="auto"/>
            <w:left w:val="none" w:sz="0" w:space="0" w:color="auto"/>
            <w:bottom w:val="none" w:sz="0" w:space="0" w:color="auto"/>
            <w:right w:val="none" w:sz="0" w:space="0" w:color="auto"/>
          </w:divBdr>
        </w:div>
      </w:divsChild>
    </w:div>
    <w:div w:id="407725484">
      <w:bodyDiv w:val="1"/>
      <w:marLeft w:val="0"/>
      <w:marRight w:val="0"/>
      <w:marTop w:val="0"/>
      <w:marBottom w:val="0"/>
      <w:divBdr>
        <w:top w:val="none" w:sz="0" w:space="0" w:color="auto"/>
        <w:left w:val="none" w:sz="0" w:space="0" w:color="auto"/>
        <w:bottom w:val="none" w:sz="0" w:space="0" w:color="auto"/>
        <w:right w:val="none" w:sz="0" w:space="0" w:color="auto"/>
      </w:divBdr>
    </w:div>
    <w:div w:id="541602572">
      <w:bodyDiv w:val="1"/>
      <w:marLeft w:val="0"/>
      <w:marRight w:val="0"/>
      <w:marTop w:val="0"/>
      <w:marBottom w:val="0"/>
      <w:divBdr>
        <w:top w:val="none" w:sz="0" w:space="0" w:color="auto"/>
        <w:left w:val="none" w:sz="0" w:space="0" w:color="auto"/>
        <w:bottom w:val="none" w:sz="0" w:space="0" w:color="auto"/>
        <w:right w:val="none" w:sz="0" w:space="0" w:color="auto"/>
      </w:divBdr>
    </w:div>
    <w:div w:id="574051780">
      <w:bodyDiv w:val="1"/>
      <w:marLeft w:val="0"/>
      <w:marRight w:val="0"/>
      <w:marTop w:val="0"/>
      <w:marBottom w:val="0"/>
      <w:divBdr>
        <w:top w:val="none" w:sz="0" w:space="0" w:color="auto"/>
        <w:left w:val="none" w:sz="0" w:space="0" w:color="auto"/>
        <w:bottom w:val="none" w:sz="0" w:space="0" w:color="auto"/>
        <w:right w:val="none" w:sz="0" w:space="0" w:color="auto"/>
      </w:divBdr>
    </w:div>
    <w:div w:id="636449264">
      <w:bodyDiv w:val="1"/>
      <w:marLeft w:val="0"/>
      <w:marRight w:val="0"/>
      <w:marTop w:val="0"/>
      <w:marBottom w:val="0"/>
      <w:divBdr>
        <w:top w:val="none" w:sz="0" w:space="0" w:color="auto"/>
        <w:left w:val="none" w:sz="0" w:space="0" w:color="auto"/>
        <w:bottom w:val="none" w:sz="0" w:space="0" w:color="auto"/>
        <w:right w:val="none" w:sz="0" w:space="0" w:color="auto"/>
      </w:divBdr>
    </w:div>
    <w:div w:id="650213556">
      <w:bodyDiv w:val="1"/>
      <w:marLeft w:val="0"/>
      <w:marRight w:val="0"/>
      <w:marTop w:val="0"/>
      <w:marBottom w:val="0"/>
      <w:divBdr>
        <w:top w:val="none" w:sz="0" w:space="0" w:color="auto"/>
        <w:left w:val="none" w:sz="0" w:space="0" w:color="auto"/>
        <w:bottom w:val="none" w:sz="0" w:space="0" w:color="auto"/>
        <w:right w:val="none" w:sz="0" w:space="0" w:color="auto"/>
      </w:divBdr>
    </w:div>
    <w:div w:id="675616549">
      <w:bodyDiv w:val="1"/>
      <w:marLeft w:val="0"/>
      <w:marRight w:val="0"/>
      <w:marTop w:val="0"/>
      <w:marBottom w:val="0"/>
      <w:divBdr>
        <w:top w:val="none" w:sz="0" w:space="0" w:color="auto"/>
        <w:left w:val="none" w:sz="0" w:space="0" w:color="auto"/>
        <w:bottom w:val="none" w:sz="0" w:space="0" w:color="auto"/>
        <w:right w:val="none" w:sz="0" w:space="0" w:color="auto"/>
      </w:divBdr>
    </w:div>
    <w:div w:id="749160845">
      <w:bodyDiv w:val="1"/>
      <w:marLeft w:val="0"/>
      <w:marRight w:val="0"/>
      <w:marTop w:val="0"/>
      <w:marBottom w:val="0"/>
      <w:divBdr>
        <w:top w:val="none" w:sz="0" w:space="0" w:color="auto"/>
        <w:left w:val="none" w:sz="0" w:space="0" w:color="auto"/>
        <w:bottom w:val="none" w:sz="0" w:space="0" w:color="auto"/>
        <w:right w:val="none" w:sz="0" w:space="0" w:color="auto"/>
      </w:divBdr>
    </w:div>
    <w:div w:id="819152608">
      <w:bodyDiv w:val="1"/>
      <w:marLeft w:val="0"/>
      <w:marRight w:val="0"/>
      <w:marTop w:val="0"/>
      <w:marBottom w:val="0"/>
      <w:divBdr>
        <w:top w:val="none" w:sz="0" w:space="0" w:color="auto"/>
        <w:left w:val="none" w:sz="0" w:space="0" w:color="auto"/>
        <w:bottom w:val="none" w:sz="0" w:space="0" w:color="auto"/>
        <w:right w:val="none" w:sz="0" w:space="0" w:color="auto"/>
      </w:divBdr>
    </w:div>
    <w:div w:id="849877958">
      <w:bodyDiv w:val="1"/>
      <w:marLeft w:val="0"/>
      <w:marRight w:val="0"/>
      <w:marTop w:val="0"/>
      <w:marBottom w:val="0"/>
      <w:divBdr>
        <w:top w:val="none" w:sz="0" w:space="0" w:color="auto"/>
        <w:left w:val="none" w:sz="0" w:space="0" w:color="auto"/>
        <w:bottom w:val="none" w:sz="0" w:space="0" w:color="auto"/>
        <w:right w:val="none" w:sz="0" w:space="0" w:color="auto"/>
      </w:divBdr>
    </w:div>
    <w:div w:id="1159078818">
      <w:bodyDiv w:val="1"/>
      <w:marLeft w:val="0"/>
      <w:marRight w:val="0"/>
      <w:marTop w:val="0"/>
      <w:marBottom w:val="0"/>
      <w:divBdr>
        <w:top w:val="none" w:sz="0" w:space="0" w:color="auto"/>
        <w:left w:val="none" w:sz="0" w:space="0" w:color="auto"/>
        <w:bottom w:val="none" w:sz="0" w:space="0" w:color="auto"/>
        <w:right w:val="none" w:sz="0" w:space="0" w:color="auto"/>
      </w:divBdr>
    </w:div>
    <w:div w:id="1220363830">
      <w:bodyDiv w:val="1"/>
      <w:marLeft w:val="0"/>
      <w:marRight w:val="0"/>
      <w:marTop w:val="0"/>
      <w:marBottom w:val="0"/>
      <w:divBdr>
        <w:top w:val="none" w:sz="0" w:space="0" w:color="auto"/>
        <w:left w:val="none" w:sz="0" w:space="0" w:color="auto"/>
        <w:bottom w:val="none" w:sz="0" w:space="0" w:color="auto"/>
        <w:right w:val="none" w:sz="0" w:space="0" w:color="auto"/>
      </w:divBdr>
    </w:div>
    <w:div w:id="1296258813">
      <w:bodyDiv w:val="1"/>
      <w:marLeft w:val="0"/>
      <w:marRight w:val="0"/>
      <w:marTop w:val="0"/>
      <w:marBottom w:val="0"/>
      <w:divBdr>
        <w:top w:val="none" w:sz="0" w:space="0" w:color="auto"/>
        <w:left w:val="none" w:sz="0" w:space="0" w:color="auto"/>
        <w:bottom w:val="none" w:sz="0" w:space="0" w:color="auto"/>
        <w:right w:val="none" w:sz="0" w:space="0" w:color="auto"/>
      </w:divBdr>
    </w:div>
    <w:div w:id="1483883691">
      <w:bodyDiv w:val="1"/>
      <w:marLeft w:val="0"/>
      <w:marRight w:val="0"/>
      <w:marTop w:val="0"/>
      <w:marBottom w:val="0"/>
      <w:divBdr>
        <w:top w:val="none" w:sz="0" w:space="0" w:color="auto"/>
        <w:left w:val="none" w:sz="0" w:space="0" w:color="auto"/>
        <w:bottom w:val="none" w:sz="0" w:space="0" w:color="auto"/>
        <w:right w:val="none" w:sz="0" w:space="0" w:color="auto"/>
      </w:divBdr>
    </w:div>
    <w:div w:id="1594321454">
      <w:bodyDiv w:val="1"/>
      <w:marLeft w:val="0"/>
      <w:marRight w:val="0"/>
      <w:marTop w:val="0"/>
      <w:marBottom w:val="0"/>
      <w:divBdr>
        <w:top w:val="none" w:sz="0" w:space="0" w:color="auto"/>
        <w:left w:val="none" w:sz="0" w:space="0" w:color="auto"/>
        <w:bottom w:val="none" w:sz="0" w:space="0" w:color="auto"/>
        <w:right w:val="none" w:sz="0" w:space="0" w:color="auto"/>
      </w:divBdr>
    </w:div>
    <w:div w:id="1678073125">
      <w:bodyDiv w:val="1"/>
      <w:marLeft w:val="0"/>
      <w:marRight w:val="0"/>
      <w:marTop w:val="0"/>
      <w:marBottom w:val="0"/>
      <w:divBdr>
        <w:top w:val="none" w:sz="0" w:space="0" w:color="auto"/>
        <w:left w:val="none" w:sz="0" w:space="0" w:color="auto"/>
        <w:bottom w:val="none" w:sz="0" w:space="0" w:color="auto"/>
        <w:right w:val="none" w:sz="0" w:space="0" w:color="auto"/>
      </w:divBdr>
    </w:div>
    <w:div w:id="1749305671">
      <w:bodyDiv w:val="1"/>
      <w:marLeft w:val="0"/>
      <w:marRight w:val="0"/>
      <w:marTop w:val="0"/>
      <w:marBottom w:val="0"/>
      <w:divBdr>
        <w:top w:val="none" w:sz="0" w:space="0" w:color="auto"/>
        <w:left w:val="none" w:sz="0" w:space="0" w:color="auto"/>
        <w:bottom w:val="none" w:sz="0" w:space="0" w:color="auto"/>
        <w:right w:val="none" w:sz="0" w:space="0" w:color="auto"/>
      </w:divBdr>
    </w:div>
    <w:div w:id="1760519890">
      <w:bodyDiv w:val="1"/>
      <w:marLeft w:val="0"/>
      <w:marRight w:val="0"/>
      <w:marTop w:val="0"/>
      <w:marBottom w:val="0"/>
      <w:divBdr>
        <w:top w:val="none" w:sz="0" w:space="0" w:color="auto"/>
        <w:left w:val="none" w:sz="0" w:space="0" w:color="auto"/>
        <w:bottom w:val="none" w:sz="0" w:space="0" w:color="auto"/>
        <w:right w:val="none" w:sz="0" w:space="0" w:color="auto"/>
      </w:divBdr>
    </w:div>
    <w:div w:id="1967541126">
      <w:bodyDiv w:val="1"/>
      <w:marLeft w:val="0"/>
      <w:marRight w:val="0"/>
      <w:marTop w:val="0"/>
      <w:marBottom w:val="0"/>
      <w:divBdr>
        <w:top w:val="none" w:sz="0" w:space="0" w:color="auto"/>
        <w:left w:val="none" w:sz="0" w:space="0" w:color="auto"/>
        <w:bottom w:val="none" w:sz="0" w:space="0" w:color="auto"/>
        <w:right w:val="none" w:sz="0" w:space="0" w:color="auto"/>
      </w:divBdr>
    </w:div>
    <w:div w:id="2022659479">
      <w:bodyDiv w:val="1"/>
      <w:marLeft w:val="0"/>
      <w:marRight w:val="0"/>
      <w:marTop w:val="0"/>
      <w:marBottom w:val="0"/>
      <w:divBdr>
        <w:top w:val="none" w:sz="0" w:space="0" w:color="auto"/>
        <w:left w:val="none" w:sz="0" w:space="0" w:color="auto"/>
        <w:bottom w:val="none" w:sz="0" w:space="0" w:color="auto"/>
        <w:right w:val="none" w:sz="0" w:space="0" w:color="auto"/>
      </w:divBdr>
    </w:div>
    <w:div w:id="2048095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globalenvhealth.org/code-data-download/"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6127AE-2D6E-ED4C-8B68-5540B1BF08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19442</Words>
  <Characters>110820</Characters>
  <Application>Microsoft Office Word</Application>
  <DocSecurity>0</DocSecurity>
  <Lines>923</Lines>
  <Paragraphs>260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Robbie Parks</dc:creator>
  <cp:keywords/>
  <dc:description/>
  <cp:lastModifiedBy>Parks, Robbie M</cp:lastModifiedBy>
  <cp:revision>4</cp:revision>
  <cp:lastPrinted>2019-04-24T23:05:00Z</cp:lastPrinted>
  <dcterms:created xsi:type="dcterms:W3CDTF">2020-01-29T20:38:00Z</dcterms:created>
  <dcterms:modified xsi:type="dcterms:W3CDTF">2020-01-29T20:40:00Z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Recent Style Id 0_1">
    <vt:lpwstr>http://www.zotero.org/styles/apa</vt:lpwstr>
  </property>
  <property fmtid="{D5CDD505-2E9C-101B-9397-08002B2CF9AE}" pid="5" name="Mendeley Recent Style Name 0_1">
    <vt:lpwstr>American Psychological Association 6th edition</vt:lpwstr>
  </property>
  <property fmtid="{D5CDD505-2E9C-101B-9397-08002B2CF9AE}" pid="6" name="Mendeley Recent Style Id 1_1">
    <vt:lpwstr>http://www.zotero.org/styles/chicago-author-date</vt:lpwstr>
  </property>
  <property fmtid="{D5CDD505-2E9C-101B-9397-08002B2CF9AE}" pid="7" name="Mendeley Recent Style Name 1_1">
    <vt:lpwstr>Chicago Manual of Style 17th edition (author-date)</vt:lpwstr>
  </property>
  <property fmtid="{D5CDD505-2E9C-101B-9397-08002B2CF9AE}" pid="8" name="Mendeley Recent Style Id 2_1">
    <vt:lpwstr>http://www.zotero.org/styles/chicago-fullnote-bibliography</vt:lpwstr>
  </property>
  <property fmtid="{D5CDD505-2E9C-101B-9397-08002B2CF9AE}" pid="9" name="Mendeley Recent Style Name 2_1">
    <vt:lpwstr>Chicago Manual of Style 17th edition (full note)</vt:lpwstr>
  </property>
  <property fmtid="{D5CDD505-2E9C-101B-9397-08002B2CF9AE}" pid="10" name="Mendeley Recent Style Id 3_1">
    <vt:lpwstr>http://www.zotero.org/styles/chicago-note-bibliography</vt:lpwstr>
  </property>
  <property fmtid="{D5CDD505-2E9C-101B-9397-08002B2CF9AE}" pid="11" name="Mendeley Recent Style Name 3_1">
    <vt:lpwstr>Chicago Manual of Style 17th edition (note)</vt:lpwstr>
  </property>
  <property fmtid="{D5CDD505-2E9C-101B-9397-08002B2CF9AE}" pid="12" name="Mendeley Recent Style Id 4_1">
    <vt:lpwstr>http://www.zotero.org/styles/ieee</vt:lpwstr>
  </property>
  <property fmtid="{D5CDD505-2E9C-101B-9397-08002B2CF9AE}" pid="13" name="Mendeley Recent Style Name 4_1">
    <vt:lpwstr>IEEE</vt:lpwstr>
  </property>
  <property fmtid="{D5CDD505-2E9C-101B-9397-08002B2CF9AE}" pid="14" name="Mendeley Recent Style Id 5_1">
    <vt:lpwstr>http://www.zotero.org/styles/modern-humanities-research-association</vt:lpwstr>
  </property>
  <property fmtid="{D5CDD505-2E9C-101B-9397-08002B2CF9AE}" pid="15" name="Mendeley Recent Style Name 5_1">
    <vt:lpwstr>Modern Humanities Research Association 3rd edition (note with bibliography)</vt:lpwstr>
  </property>
  <property fmtid="{D5CDD505-2E9C-101B-9397-08002B2CF9AE}" pid="16" name="Mendeley Recent Style Id 6_1">
    <vt:lpwstr>http://www.zotero.org/styles/modern-language-association</vt:lpwstr>
  </property>
  <property fmtid="{D5CDD505-2E9C-101B-9397-08002B2CF9AE}" pid="17" name="Mendeley Recent Style Name 6_1">
    <vt:lpwstr>Modern Language Association 8th edition</vt:lpwstr>
  </property>
  <property fmtid="{D5CDD505-2E9C-101B-9397-08002B2CF9AE}" pid="18" name="Mendeley Recent Style Id 7_1">
    <vt:lpwstr>http://www.zotero.org/styles/nature</vt:lpwstr>
  </property>
  <property fmtid="{D5CDD505-2E9C-101B-9397-08002B2CF9AE}" pid="19" name="Mendeley Recent Style Name 7_1">
    <vt:lpwstr>Nature</vt:lpwstr>
  </property>
  <property fmtid="{D5CDD505-2E9C-101B-9397-08002B2CF9AE}" pid="20" name="Mendeley Recent Style Id 8_1">
    <vt:lpwstr>http://www.zotero.org/styles/the-lancet</vt:lpwstr>
  </property>
  <property fmtid="{D5CDD505-2E9C-101B-9397-08002B2CF9AE}" pid="21" name="Mendeley Recent Style Name 8_1">
    <vt:lpwstr>The Lancet</vt:lpwstr>
  </property>
  <property fmtid="{D5CDD505-2E9C-101B-9397-08002B2CF9AE}" pid="22" name="Mendeley Recent Style Id 9_1">
    <vt:lpwstr>http://www.zotero.org/styles/vancouver</vt:lpwstr>
  </property>
  <property fmtid="{D5CDD505-2E9C-101B-9397-08002B2CF9AE}" pid="23" name="Mendeley Recent Style Name 9_1">
    <vt:lpwstr>Vancouver</vt:lpwstr>
  </property>
  <property fmtid="{D5CDD505-2E9C-101B-9397-08002B2CF9AE}" pid="24" name="Mendeley Citation Style_1">
    <vt:lpwstr>http://www.zotero.org/styles/nature</vt:lpwstr>
  </property>
</Properties>
</file>