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472EC29B"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w:t>
      </w:r>
      <w:del w:id="0" w:author="Ezzati, Majid" w:date="2020-05-10T07:13:00Z">
        <w:r w:rsidR="00440FE0" w:rsidDel="00BF6E46">
          <w:rPr>
            <w:color w:val="000000" w:themeColor="text1"/>
          </w:rPr>
          <w:delText>, including by us,</w:delText>
        </w:r>
      </w:del>
      <w:commentRangeStart w:id="1"/>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commentRangeEnd w:id="1"/>
      <w:r w:rsidR="00BF6E46">
        <w:rPr>
          <w:rStyle w:val="CommentReference"/>
          <w:rFonts w:asciiTheme="minorHAnsi" w:eastAsiaTheme="minorHAnsi" w:hAnsiTheme="minorHAnsi" w:cstheme="minorBidi"/>
          <w:lang w:eastAsia="en-US"/>
        </w:rPr>
        <w:commentReference w:id="1"/>
      </w:r>
      <w:r w:rsidR="00440FE0">
        <w:rPr>
          <w:color w:val="000000" w:themeColor="text1"/>
        </w:rPr>
        <w:t xml:space="preserve"> has used variations in daily temperature</w:t>
      </w:r>
      <w:r w:rsidRPr="002C64F6">
        <w:rPr>
          <w:color w:val="000000" w:themeColor="text1"/>
        </w:rPr>
        <w:t xml:space="preserve"> </w:t>
      </w:r>
      <w:r>
        <w:rPr>
          <w:color w:val="000000" w:themeColor="text1"/>
        </w:rPr>
        <w:t xml:space="preserve">to estimate </w:t>
      </w:r>
      <w:del w:id="2" w:author="Ezzati, Majid" w:date="2020-05-10T07:13:00Z">
        <w:r w:rsidDel="00BF6E46">
          <w:rPr>
            <w:color w:val="000000" w:themeColor="text1"/>
          </w:rPr>
          <w:delText>how temperature is associated</w:delText>
        </w:r>
      </w:del>
      <w:ins w:id="3" w:author="Ezzati, Majid" w:date="2020-05-10T07:13:00Z">
        <w:r w:rsidR="00BF6E46">
          <w:rPr>
            <w:color w:val="000000" w:themeColor="text1"/>
          </w:rPr>
          <w:t>associations</w:t>
        </w:r>
      </w:ins>
      <w:r>
        <w:rPr>
          <w:color w:val="000000" w:themeColor="text1"/>
        </w:rPr>
        <w:t xml:space="preserve"> with disease and mortality</w:t>
      </w:r>
      <w:del w:id="4" w:author="Ezzati, Majid" w:date="2020-05-10T07:14:00Z">
        <w:r w:rsidR="001235A4" w:rsidDel="00BF6E46">
          <w:rPr>
            <w:color w:val="000000" w:themeColor="text1"/>
          </w:rPr>
          <w:delText xml:space="preserve">, following methodology used in </w:delText>
        </w:r>
        <w:r w:rsidR="00E40572" w:rsidDel="00BF6E46">
          <w:rPr>
            <w:color w:val="000000" w:themeColor="text1"/>
          </w:rPr>
          <w:delText xml:space="preserve">studying </w:delText>
        </w:r>
        <w:r w:rsidR="001235A4" w:rsidDel="00BF6E46">
          <w:rPr>
            <w:color w:val="000000" w:themeColor="text1"/>
          </w:rPr>
          <w:delText>air pollution</w:delText>
        </w:r>
      </w:del>
      <w:r>
        <w:rPr>
          <w:color w:val="000000" w:themeColor="text1"/>
        </w:rPr>
        <w:t xml:space="preserve">. The results of </w:t>
      </w:r>
      <w:r w:rsidR="00133139">
        <w:rPr>
          <w:color w:val="000000" w:themeColor="text1"/>
        </w:rPr>
        <w:t xml:space="preserve">time-series studies </w:t>
      </w:r>
      <w:r w:rsidR="002C3205">
        <w:rPr>
          <w:color w:val="000000" w:themeColor="text1"/>
        </w:rPr>
        <w:t>can inform</w:t>
      </w:r>
      <w:r>
        <w:rPr>
          <w:color w:val="000000" w:themeColor="text1"/>
        </w:rPr>
        <w:t xml:space="preserve"> short-term planning</w:t>
      </w:r>
      <w:r w:rsidR="00B31339">
        <w:rPr>
          <w:color w:val="000000" w:themeColor="text1"/>
        </w:rPr>
        <w:t xml:space="preserve"> </w:t>
      </w:r>
      <w:del w:id="5" w:author="Ezzati, Majid" w:date="2020-05-10T07:14:00Z">
        <w:r w:rsidR="00B31339" w:rsidDel="00BF6E46">
          <w:rPr>
            <w:color w:val="000000" w:themeColor="text1"/>
          </w:rPr>
          <w:delText>–</w:delText>
        </w:r>
        <w:r w:rsidR="008A2C39" w:rsidDel="00BF6E46">
          <w:rPr>
            <w:color w:val="000000" w:themeColor="text1"/>
          </w:rPr>
          <w:delText xml:space="preserve"> </w:delText>
        </w:r>
        <w:r w:rsidR="00535113" w:rsidDel="00BF6E46">
          <w:rPr>
            <w:color w:val="000000" w:themeColor="text1"/>
          </w:rPr>
          <w:delText xml:space="preserve">what to expect </w:delText>
        </w:r>
        <w:r w:rsidR="00B31339" w:rsidDel="00BF6E46">
          <w:rPr>
            <w:color w:val="000000" w:themeColor="text1"/>
          </w:rPr>
          <w:delText>on hot and cold days –</w:delText>
        </w:r>
      </w:del>
      <w:r>
        <w:rPr>
          <w:color w:val="000000" w:themeColor="text1"/>
        </w:rPr>
        <w:t xml:space="preserve"> but have</w:t>
      </w:r>
      <w:r w:rsidR="00440FE0">
        <w:rPr>
          <w:color w:val="000000" w:themeColor="text1"/>
        </w:rPr>
        <w:t xml:space="preserve"> limited direct relevance to </w:t>
      </w:r>
      <w:del w:id="6" w:author="Ezzati, Majid" w:date="2020-05-10T07:14:00Z">
        <w:r w:rsidDel="00BF6E46">
          <w:rPr>
            <w:color w:val="000000" w:themeColor="text1"/>
          </w:rPr>
          <w:delText xml:space="preserve">understanding </w:delText>
        </w:r>
      </w:del>
      <w:r>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Pr>
          <w:color w:val="000000" w:themeColor="text1"/>
        </w:rPr>
        <w:t>influence human health</w:t>
      </w:r>
      <w:del w:id="7" w:author="Ezzati, Majid" w:date="2020-05-10T07:14:00Z">
        <w:r w:rsidDel="00BF6E46">
          <w:rPr>
            <w:color w:val="000000" w:themeColor="text1"/>
          </w:rPr>
          <w:delText xml:space="preserve">, because they </w:delText>
        </w:r>
        <w:r w:rsidR="00535113" w:rsidDel="00BF6E46">
          <w:rPr>
            <w:color w:val="000000" w:themeColor="text1"/>
          </w:rPr>
          <w:delText>use</w:delText>
        </w:r>
        <w:r w:rsidDel="00BF6E46">
          <w:rPr>
            <w:color w:val="000000" w:themeColor="text1"/>
          </w:rPr>
          <w:delText xml:space="preserve"> daily variability</w:delText>
        </w:r>
      </w:del>
      <w:r>
        <w:rPr>
          <w:color w:val="000000" w:themeColor="text1"/>
        </w:rPr>
        <w:t>.</w:t>
      </w:r>
      <w:commentRangeStart w:id="8"/>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commentRangeEnd w:id="8"/>
      <w:r w:rsidR="00BF6E46">
        <w:rPr>
          <w:rStyle w:val="CommentReference"/>
          <w:rFonts w:asciiTheme="minorHAnsi" w:eastAsiaTheme="minorHAnsi" w:hAnsiTheme="minorHAnsi" w:cstheme="minorBidi"/>
          <w:lang w:eastAsia="en-US"/>
        </w:rPr>
        <w:commentReference w:id="8"/>
      </w:r>
      <w:r>
        <w:rPr>
          <w:color w:val="000000" w:themeColor="text1"/>
        </w:rPr>
        <w:t xml:space="preserve"> By design, </w:t>
      </w:r>
      <w:r w:rsidR="00E14FD9">
        <w:rPr>
          <w:color w:val="000000" w:themeColor="text1"/>
        </w:rPr>
        <w:t>time-series analyses</w:t>
      </w:r>
      <w:r>
        <w:rPr>
          <w:color w:val="000000" w:themeColor="text1"/>
        </w:rPr>
        <w:t xml:space="preserve"> also </w:t>
      </w:r>
      <w:r w:rsidR="00B31339">
        <w:rPr>
          <w:color w:val="000000" w:themeColor="text1"/>
        </w:rPr>
        <w:t>cannot</w:t>
      </w:r>
      <w:r>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ins w:id="9" w:author="Ezzati, Majid" w:date="2020-05-10T14:30:00Z">
        <w:r w:rsidR="00D21FA0">
          <w:rPr>
            <w:color w:val="000000" w:themeColor="text1"/>
          </w:rPr>
          <w:t xml:space="preserve"> </w:t>
        </w:r>
        <w:commentRangeStart w:id="10"/>
        <w:r w:rsidR="00D21FA0">
          <w:rPr>
            <w:color w:val="000000" w:themeColor="text1"/>
          </w:rPr>
          <w:t xml:space="preserve">that for example </w:t>
        </w:r>
      </w:ins>
      <w:ins w:id="11" w:author="Ezzati, Majid" w:date="2020-05-10T14:31:00Z">
        <w:r w:rsidR="00D21FA0">
          <w:rPr>
            <w:color w:val="000000" w:themeColor="text1"/>
          </w:rPr>
          <w:t>people in Phoenix have adapted to temperatures that regularly lead to hundreds of deaths in Chicago</w:t>
        </w:r>
      </w:ins>
      <w:del w:id="12" w:author="Ezzati, Majid" w:date="2020-05-10T14:32:00Z">
        <w:r w:rsidR="00133139" w:rsidDel="00D21FA0">
          <w:rPr>
            <w:color w:val="000000" w:themeColor="text1"/>
          </w:rPr>
          <w:delText xml:space="preserve"> </w:delText>
        </w:r>
      </w:del>
      <w:commentRangeEnd w:id="10"/>
      <w:r w:rsidR="00D21FA0">
        <w:rPr>
          <w:rStyle w:val="CommentReference"/>
          <w:rFonts w:asciiTheme="minorHAnsi" w:eastAsiaTheme="minorHAnsi" w:hAnsiTheme="minorHAnsi" w:cstheme="minorBidi"/>
          <w:lang w:eastAsia="en-US"/>
        </w:rPr>
        <w:commentReference w:id="10"/>
      </w:r>
      <w:del w:id="13" w:author="Ezzati, Majid" w:date="2020-05-10T14:30:00Z">
        <w:r w:rsidR="00133139" w:rsidDel="00D21FA0">
          <w:rPr>
            <w:color w:val="000000" w:themeColor="text1"/>
          </w:rPr>
          <w:delText>leading to ad-hoc choices such as different thresholds</w:delText>
        </w:r>
      </w:del>
      <w:r w:rsidR="002C3205">
        <w:rPr>
          <w:color w:val="000000" w:themeColor="text1"/>
        </w:rPr>
        <w:t>. Our study</w:t>
      </w:r>
      <w:del w:id="14" w:author="Ezzati, Majid" w:date="2020-05-10T07:15:00Z">
        <w:r w:rsidR="002C3205" w:rsidDel="00BF6E46">
          <w:rPr>
            <w:color w:val="000000" w:themeColor="text1"/>
          </w:rPr>
          <w:delText>,</w:delText>
        </w:r>
      </w:del>
      <w:r w:rsidR="005E6753">
        <w:rPr>
          <w:color w:val="000000" w:themeColor="text1"/>
        </w:rPr>
        <w:fldChar w:fldCharType="begin" w:fldLock="1"/>
      </w:r>
      <w:r w:rsidR="005E6753">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5E6753">
        <w:rPr>
          <w:color w:val="000000" w:themeColor="text1"/>
        </w:rPr>
        <w:fldChar w:fldCharType="separate"/>
      </w:r>
      <w:r w:rsidR="005E6753" w:rsidRPr="005E6753">
        <w:rPr>
          <w:noProof/>
          <w:color w:val="000000" w:themeColor="text1"/>
          <w:vertAlign w:val="superscript"/>
        </w:rPr>
        <w:t>3</w:t>
      </w:r>
      <w:r w:rsidR="005E6753">
        <w:rPr>
          <w:color w:val="000000" w:themeColor="text1"/>
        </w:rPr>
        <w:fldChar w:fldCharType="end"/>
      </w:r>
      <w:r w:rsidR="002C3205">
        <w:rPr>
          <w:color w:val="000000" w:themeColor="text1"/>
        </w:rPr>
        <w:t xml:space="preserve"> </w:t>
      </w:r>
      <w:commentRangeStart w:id="15"/>
      <w:del w:id="16" w:author="Ezzati, Majid" w:date="2020-05-10T07:16:00Z">
        <w:r w:rsidR="002C3205" w:rsidDel="00BF6E46">
          <w:rPr>
            <w:color w:val="000000" w:themeColor="text1"/>
          </w:rPr>
          <w:delText>as well as at least two other recent studies,</w:delText>
        </w:r>
        <w:r w:rsidR="00237B5C" w:rsidDel="00BF6E46">
          <w:rPr>
            <w:color w:val="000000" w:themeColor="text1"/>
          </w:rPr>
          <w:fldChar w:fldCharType="begin" w:fldLock="1"/>
        </w:r>
        <w:r w:rsidR="00C76841" w:rsidDel="00BF6E46">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delInstrText>
        </w:r>
        <w:r w:rsidR="00237B5C" w:rsidDel="00BF6E46">
          <w:rPr>
            <w:color w:val="000000" w:themeColor="text1"/>
          </w:rPr>
          <w:fldChar w:fldCharType="separate"/>
        </w:r>
        <w:r w:rsidR="00F6691C" w:rsidRPr="00F6691C" w:rsidDel="00BF6E46">
          <w:rPr>
            <w:noProof/>
            <w:color w:val="000000" w:themeColor="text1"/>
            <w:vertAlign w:val="superscript"/>
          </w:rPr>
          <w:delText>4,5</w:delText>
        </w:r>
        <w:r w:rsidR="00237B5C" w:rsidDel="00BF6E46">
          <w:rPr>
            <w:color w:val="000000" w:themeColor="text1"/>
          </w:rPr>
          <w:fldChar w:fldCharType="end"/>
        </w:r>
        <w:r w:rsidR="002C3205" w:rsidDel="00BF6E46">
          <w:rPr>
            <w:color w:val="000000" w:themeColor="text1"/>
          </w:rPr>
          <w:delText xml:space="preserve"> have</w:delText>
        </w:r>
        <w:r w:rsidR="00AB3AE1" w:rsidDel="00BF6E46">
          <w:rPr>
            <w:color w:val="000000" w:themeColor="text1"/>
          </w:rPr>
          <w:delText xml:space="preserve"> </w:delText>
        </w:r>
      </w:del>
      <w:commentRangeEnd w:id="15"/>
      <w:r w:rsidR="00BF6E46">
        <w:rPr>
          <w:rStyle w:val="CommentReference"/>
          <w:rFonts w:asciiTheme="minorHAnsi" w:eastAsiaTheme="minorHAnsi" w:hAnsiTheme="minorHAnsi" w:cstheme="minorBidi"/>
          <w:lang w:eastAsia="en-US"/>
        </w:rPr>
        <w:commentReference w:id="15"/>
      </w:r>
      <w:r w:rsidR="00AB3AE1">
        <w:rPr>
          <w:color w:val="000000" w:themeColor="text1"/>
        </w:rPr>
        <w:t xml:space="preserve">used </w:t>
      </w:r>
      <w:ins w:id="17" w:author="Ezzati, Majid" w:date="2020-05-10T07:16:00Z">
        <w:r w:rsidR="00BF6E46">
          <w:rPr>
            <w:color w:val="000000" w:themeColor="text1"/>
          </w:rPr>
          <w:t xml:space="preserve">an </w:t>
        </w:r>
      </w:ins>
      <w:r w:rsidR="00AB3AE1">
        <w:rPr>
          <w:color w:val="000000" w:themeColor="text1"/>
        </w:rPr>
        <w:t>innovative design</w:t>
      </w:r>
      <w:del w:id="18" w:author="Ezzati, Majid" w:date="2020-05-10T07:16:00Z">
        <w:r w:rsidR="004C6BED" w:rsidDel="00BF6E46">
          <w:rPr>
            <w:color w:val="000000" w:themeColor="text1"/>
          </w:rPr>
          <w:delText>s</w:delText>
        </w:r>
      </w:del>
      <w:r w:rsidR="00AB3AE1">
        <w:rPr>
          <w:color w:val="000000" w:themeColor="text1"/>
        </w:rPr>
        <w:t xml:space="preserve"> and </w:t>
      </w:r>
      <w:del w:id="19" w:author="Ezzati, Majid" w:date="2020-05-10T07:16:00Z">
        <w:r w:rsidR="00AB3AE1" w:rsidDel="00BF6E46">
          <w:rPr>
            <w:color w:val="000000" w:themeColor="text1"/>
          </w:rPr>
          <w:delText>methodology, and</w:delText>
        </w:r>
        <w:r w:rsidR="002C3205" w:rsidDel="00BF6E46">
          <w:rPr>
            <w:color w:val="000000" w:themeColor="text1"/>
          </w:rPr>
          <w:delText xml:space="preserve"> </w:delText>
        </w:r>
      </w:del>
      <w:r w:rsidR="002C3205">
        <w:rPr>
          <w:color w:val="000000" w:themeColor="text1"/>
        </w:rPr>
        <w:t>large quantities of data</w:t>
      </w:r>
      <w:del w:id="20" w:author="Ezzati, Majid" w:date="2020-05-10T07:16:00Z">
        <w:r w:rsidR="00AB3AE1" w:rsidDel="00BF6E46">
          <w:rPr>
            <w:color w:val="000000" w:themeColor="text1"/>
          </w:rPr>
          <w:delText>,</w:delText>
        </w:r>
      </w:del>
      <w:r w:rsidR="002C3205">
        <w:rPr>
          <w:color w:val="000000" w:themeColor="text1"/>
        </w:rPr>
        <w:t xml:space="preserve"> to overcome this inherent limitation of time-series studies in informing </w:t>
      </w:r>
      <w:r w:rsidR="004C6BED">
        <w:rPr>
          <w:color w:val="000000" w:themeColor="text1"/>
        </w:rPr>
        <w:t xml:space="preserve">long-term </w:t>
      </w:r>
      <w:r w:rsidR="002C3205">
        <w:rPr>
          <w:color w:val="000000" w:themeColor="text1"/>
        </w:rPr>
        <w:t>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w:t>
      </w:r>
      <w:del w:id="21" w:author="Ezzati, Majid" w:date="2020-05-10T14:32:00Z">
        <w:r w:rsidR="00AB3AE1" w:rsidDel="00D21FA0">
          <w:rPr>
            <w:color w:val="000000" w:themeColor="text1"/>
          </w:rPr>
          <w:delText>,</w:delText>
        </w:r>
      </w:del>
      <w:r w:rsidR="00AB3AE1">
        <w:rPr>
          <w:color w:val="000000" w:themeColor="text1"/>
        </w:rPr>
        <w:t xml:space="preserve"> to</w:t>
      </w:r>
      <w:ins w:id="22" w:author="Ezzati, Majid" w:date="2020-05-10T14:32:00Z">
        <w:r w:rsidR="00D21FA0">
          <w:rPr>
            <w:color w:val="000000" w:themeColor="text1"/>
          </w:rPr>
          <w:t>,</w:t>
        </w:r>
      </w:ins>
      <w:r w:rsidR="00AB3AE1">
        <w:rPr>
          <w:color w:val="000000" w:themeColor="text1"/>
        </w:rPr>
        <w:t xml:space="preserve"> weather patterns in the long term, today </w:t>
      </w:r>
      <w:del w:id="23" w:author="Ezzati, Majid" w:date="2020-05-10T07:16:00Z">
        <w:r w:rsidR="00AB3AE1" w:rsidDel="00BF6E46">
          <w:rPr>
            <w:color w:val="000000" w:themeColor="text1"/>
          </w:rPr>
          <w:delText>as well as</w:delText>
        </w:r>
      </w:del>
      <w:ins w:id="24" w:author="Ezzati, Majid" w:date="2020-05-10T07:16:00Z">
        <w:r w:rsidR="00BF6E46">
          <w:rPr>
            <w:color w:val="000000" w:themeColor="text1"/>
          </w:rPr>
          <w:t>and</w:t>
        </w:r>
      </w:ins>
      <w:r w:rsidR="00AB3AE1">
        <w:rPr>
          <w:color w:val="000000" w:themeColor="text1"/>
        </w:rPr>
        <w:t xml:space="preserve"> in the future as</w:t>
      </w:r>
      <w:r w:rsidR="001C6C5E">
        <w:rPr>
          <w:color w:val="000000" w:themeColor="text1"/>
        </w:rPr>
        <w:t xml:space="preserve"> anomal</w:t>
      </w:r>
      <w:r w:rsidR="004C6BED">
        <w:rPr>
          <w:color w:val="000000" w:themeColor="text1"/>
        </w:rPr>
        <w:t xml:space="preserve">ous weather </w:t>
      </w:r>
      <w:r w:rsidR="004C6BED">
        <w:rPr>
          <w:color w:val="000000" w:themeColor="text1"/>
        </w:rPr>
        <w:lastRenderedPageBreak/>
        <w:t>patterns</w:t>
      </w:r>
      <w:r w:rsidR="001C6C5E">
        <w:rPr>
          <w:color w:val="000000" w:themeColor="text1"/>
        </w:rPr>
        <w:t xml:space="preserve"> are expected to become</w:t>
      </w:r>
      <w:r w:rsidR="00AB3AE1">
        <w:rPr>
          <w:color w:val="000000" w:themeColor="text1"/>
        </w:rPr>
        <w:t xml:space="preserve"> more frequent.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eviouslyFormattedCitation":"&lt;sup&gt;6&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w:t>
      </w:r>
      <w:r w:rsidR="004C6BED">
        <w:rPr>
          <w:color w:val="000000" w:themeColor="text1"/>
        </w:rPr>
        <w:t xml:space="preserve">long-term </w:t>
      </w:r>
      <w:r w:rsidR="00B31339">
        <w:rPr>
          <w:color w:val="000000" w:themeColor="text1"/>
        </w:rPr>
        <w:t>risk assessment.</w:t>
      </w:r>
    </w:p>
    <w:p w14:paraId="5B416F34" w14:textId="77777777" w:rsidR="001C6C5E" w:rsidRDefault="001C6C5E" w:rsidP="002C64F6">
      <w:pPr>
        <w:spacing w:line="480" w:lineRule="auto"/>
        <w:jc w:val="both"/>
        <w:outlineLvl w:val="0"/>
        <w:rPr>
          <w:color w:val="000000" w:themeColor="text1"/>
        </w:rPr>
      </w:pPr>
    </w:p>
    <w:p w14:paraId="678873EE" w14:textId="705F8350" w:rsidR="002C64F6" w:rsidRDefault="00E40572" w:rsidP="00AF1A2F">
      <w:pPr>
        <w:spacing w:line="480" w:lineRule="auto"/>
        <w:jc w:val="both"/>
        <w:outlineLvl w:val="0"/>
        <w:rPr>
          <w:color w:val="000000" w:themeColor="text1"/>
        </w:rPr>
      </w:pPr>
      <w:del w:id="25" w:author="Ezzati, Majid" w:date="2020-05-10T07:17:00Z">
        <w:r w:rsidDel="00BF6E46">
          <w:rPr>
            <w:color w:val="000000" w:themeColor="text1"/>
          </w:rPr>
          <w:delText>O</w:delText>
        </w:r>
        <w:r w:rsidR="001C6C5E" w:rsidDel="00BF6E46">
          <w:rPr>
            <w:color w:val="000000" w:themeColor="text1"/>
          </w:rPr>
          <w:delText>ur main analysis used</w:delText>
        </w:r>
      </w:del>
      <w:ins w:id="26" w:author="Ezzati, Majid" w:date="2020-05-10T07:17:00Z">
        <w:r w:rsidR="00BF6E46">
          <w:rPr>
            <w:color w:val="000000" w:themeColor="text1"/>
          </w:rPr>
          <w:t>In addition to</w:t>
        </w:r>
      </w:ins>
      <w:r w:rsidR="001C6C5E">
        <w:rPr>
          <w:color w:val="000000" w:themeColor="text1"/>
        </w:rPr>
        <w:t xml:space="preserve"> anoma</w:t>
      </w:r>
      <w:r>
        <w:rPr>
          <w:color w:val="000000" w:themeColor="text1"/>
        </w:rPr>
        <w:t xml:space="preserve">ly in </w:t>
      </w:r>
      <w:del w:id="27" w:author="Ezzati, Majid" w:date="2020-05-10T07:17:00Z">
        <w:r w:rsidDel="00BF6E46">
          <w:rPr>
            <w:color w:val="000000" w:themeColor="text1"/>
          </w:rPr>
          <w:delText xml:space="preserve">monthly </w:delText>
        </w:r>
      </w:del>
      <w:r>
        <w:rPr>
          <w:color w:val="000000" w:themeColor="text1"/>
        </w:rPr>
        <w:t>mean temperature</w:t>
      </w:r>
      <w:del w:id="28" w:author="Ezzati, Majid" w:date="2020-05-10T07:29:00Z">
        <w:r w:rsidDel="00AF1A2F">
          <w:rPr>
            <w:color w:val="000000" w:themeColor="text1"/>
          </w:rPr>
          <w:delText xml:space="preserve"> as a measure of deviation from long-term norms</w:delText>
        </w:r>
      </w:del>
      <w:ins w:id="29" w:author="Ezzati, Majid" w:date="2020-05-10T07:17:00Z">
        <w:r w:rsidR="00BF6E46">
          <w:rPr>
            <w:color w:val="000000" w:themeColor="text1"/>
          </w:rPr>
          <w:t>,</w:t>
        </w:r>
      </w:ins>
      <w:del w:id="30" w:author="Ezzati, Majid" w:date="2020-05-10T07:17:00Z">
        <w:r w:rsidDel="00BF6E46">
          <w:rPr>
            <w:color w:val="000000" w:themeColor="text1"/>
          </w:rPr>
          <w:delText>.</w:delText>
        </w:r>
      </w:del>
      <w:r w:rsidR="00F96A3B">
        <w:rPr>
          <w:color w:val="000000" w:themeColor="text1"/>
        </w:rPr>
        <w:t xml:space="preserve"> </w:t>
      </w:r>
      <w:del w:id="31" w:author="Ezzati, Majid" w:date="2020-05-10T07:19:00Z">
        <w:r w:rsidR="00F96A3B" w:rsidDel="00BF6E46">
          <w:rPr>
            <w:color w:val="000000" w:themeColor="text1"/>
          </w:rPr>
          <w:delText xml:space="preserve">We </w:delText>
        </w:r>
      </w:del>
      <w:ins w:id="32" w:author="Ezzati, Majid" w:date="2020-05-10T07:19:00Z">
        <w:r w:rsidR="00BF6E46">
          <w:rPr>
            <w:color w:val="000000" w:themeColor="text1"/>
          </w:rPr>
          <w:t xml:space="preserve">we </w:t>
        </w:r>
      </w:ins>
      <w:del w:id="33" w:author="Ezzati, Majid" w:date="2020-05-10T14:33:00Z">
        <w:r w:rsidR="00F96A3B" w:rsidDel="00D21FA0">
          <w:rPr>
            <w:color w:val="000000" w:themeColor="text1"/>
          </w:rPr>
          <w:delText xml:space="preserve">also </w:delText>
        </w:r>
      </w:del>
      <w:r w:rsidR="001C6C5E">
        <w:rPr>
          <w:color w:val="000000" w:themeColor="text1"/>
        </w:rPr>
        <w:t xml:space="preserve">analysed and reported in the paper the </w:t>
      </w:r>
      <w:r w:rsidR="009F50A8">
        <w:rPr>
          <w:color w:val="000000" w:themeColor="text1"/>
        </w:rPr>
        <w:t xml:space="preserve">role of anomalies in metrics of </w:t>
      </w:r>
      <w:del w:id="34" w:author="Ezzati, Majid" w:date="2020-05-10T07:19:00Z">
        <w:r w:rsidR="009F50A8" w:rsidDel="00BF6E46">
          <w:rPr>
            <w:color w:val="000000" w:themeColor="text1"/>
          </w:rPr>
          <w:delText>short-term variation</w:delText>
        </w:r>
      </w:del>
      <w:ins w:id="35" w:author="Ezzati, Majid" w:date="2020-05-10T07:19:00Z">
        <w:r w:rsidR="00BF6E46">
          <w:rPr>
            <w:color w:val="000000" w:themeColor="text1"/>
          </w:rPr>
          <w:t>extreme temperature</w:t>
        </w:r>
      </w:ins>
      <w:r w:rsidR="001C6C5E">
        <w:rPr>
          <w:color w:val="000000" w:themeColor="text1"/>
        </w:rPr>
        <w:t xml:space="preserve"> including </w:t>
      </w:r>
      <w:r w:rsidR="001C6C5E" w:rsidRPr="001C6C5E">
        <w:rPr>
          <w:color w:val="000000" w:themeColor="text1"/>
        </w:rPr>
        <w:t xml:space="preserve">(1) </w:t>
      </w:r>
      <w:del w:id="36" w:author="Ezzati, Majid" w:date="2020-05-10T07:30:00Z">
        <w:r w:rsidR="001C6C5E" w:rsidRPr="001C6C5E" w:rsidDel="00AF1A2F">
          <w:rPr>
            <w:color w:val="000000" w:themeColor="text1"/>
          </w:rPr>
          <w:delText xml:space="preserve">temperature anomaly calculated based on </w:delText>
        </w:r>
      </w:del>
      <w:r w:rsidR="001C6C5E" w:rsidRPr="001C6C5E">
        <w:rPr>
          <w:color w:val="000000" w:themeColor="text1"/>
        </w:rPr>
        <w:t>the 90th percentile (°C) of daily mean temperatures</w:t>
      </w:r>
      <w:del w:id="37" w:author="Ezzati, Majid" w:date="2020-05-10T07:30:00Z">
        <w:r w:rsidR="001C6C5E" w:rsidRPr="001C6C5E" w:rsidDel="00AF1A2F">
          <w:rPr>
            <w:color w:val="000000" w:themeColor="text1"/>
          </w:rPr>
          <w:delText xml:space="preserve"> within a month, compared with the average of the 90th percentiles for each state and month</w:delText>
        </w:r>
      </w:del>
      <w:r w:rsidR="001C6C5E" w:rsidRPr="001C6C5E">
        <w:rPr>
          <w:color w:val="000000" w:themeColor="text1"/>
        </w:rPr>
        <w:t>; (2) number of days in a month above the long-term 90th percentile of average temperature for each state and month</w:t>
      </w:r>
      <w:del w:id="38" w:author="Ezzati, Majid" w:date="2020-05-10T07:30:00Z">
        <w:r w:rsidR="001C6C5E" w:rsidRPr="001C6C5E" w:rsidDel="00AF1A2F">
          <w:rPr>
            <w:color w:val="000000" w:themeColor="text1"/>
          </w:rPr>
          <w:delText xml:space="preserve"> (adjusted for length of month)</w:delText>
        </w:r>
      </w:del>
      <w:r w:rsidR="001C6C5E" w:rsidRPr="001C6C5E">
        <w:rPr>
          <w:color w:val="000000" w:themeColor="text1"/>
        </w:rPr>
        <w:t>; and (3) number of episodes of 3+ day episodes above the long-term 90th percentile of average temperature for each state and month</w:t>
      </w:r>
      <w:del w:id="39" w:author="Ezzati, Majid" w:date="2020-05-10T07:30:00Z">
        <w:r w:rsidR="001C6C5E" w:rsidRPr="001C6C5E" w:rsidDel="00AF1A2F">
          <w:rPr>
            <w:color w:val="000000" w:themeColor="text1"/>
          </w:rPr>
          <w:delText xml:space="preserve"> (adjusted or length of month). These additional measures </w:delText>
        </w:r>
        <w:r w:rsidR="00B31339" w:rsidDel="00AF1A2F">
          <w:rPr>
            <w:color w:val="000000" w:themeColor="text1"/>
          </w:rPr>
          <w:delText>are</w:delText>
        </w:r>
        <w:r w:rsidR="001C6C5E" w:rsidRPr="001C6C5E" w:rsidDel="00AF1A2F">
          <w:rPr>
            <w:color w:val="000000" w:themeColor="text1"/>
          </w:rPr>
          <w:delText xml:space="preserve"> related to more extreme anomalous situations, which may be relevant if the impacts on injuries are related to more extreme temperatures and their frequency in each month</w:delText>
        </w:r>
      </w:del>
      <w:r w:rsidR="001C6C5E" w:rsidRPr="001C6C5E">
        <w:rPr>
          <w:color w:val="000000" w:themeColor="text1"/>
        </w:rPr>
        <w:t>.</w:t>
      </w:r>
      <w:r w:rsidR="00D21FA0">
        <w:rPr>
          <w:rStyle w:val="FootnoteReference"/>
          <w:color w:val="000000" w:themeColor="text1"/>
        </w:rPr>
        <w:footnoteReference w:id="2"/>
      </w:r>
      <w:r w:rsidR="001C6C5E">
        <w:rPr>
          <w:color w:val="000000" w:themeColor="text1"/>
        </w:rPr>
        <w:t xml:space="preserve"> </w:t>
      </w:r>
      <w:ins w:id="40" w:author="Ezzati, Majid" w:date="2020-05-10T07:32:00Z">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ins>
      <w:ins w:id="41" w:author="Ezzati, Majid" w:date="2020-05-10T07:33:00Z">
        <w:r w:rsidR="00AF1A2F">
          <w:rPr>
            <w:color w:val="000000" w:themeColor="text1"/>
          </w:rPr>
          <w:t xml:space="preserve"> </w:t>
        </w:r>
      </w:ins>
      <w:ins w:id="42" w:author="Ezzati, Majid" w:date="2020-05-10T07:32:00Z">
        <w:r w:rsidR="00AF1A2F" w:rsidRPr="00AF1A2F">
          <w:rPr>
            <w:color w:val="000000" w:themeColor="text1"/>
          </w:rPr>
          <w:t>measures of anomaly, whereas the coefficients of the additional measures were</w:t>
        </w:r>
      </w:ins>
      <w:ins w:id="43" w:author="Ezzati, Majid" w:date="2020-05-10T07:33:00Z">
        <w:r w:rsidR="00AF1A2F">
          <w:rPr>
            <w:color w:val="000000" w:themeColor="text1"/>
          </w:rPr>
          <w:t xml:space="preserve"> </w:t>
        </w:r>
      </w:ins>
      <w:ins w:id="44" w:author="Ezzati, Majid" w:date="2020-05-10T07:32:00Z">
        <w:r w:rsidR="00AF1A2F" w:rsidRPr="00AF1A2F">
          <w:rPr>
            <w:color w:val="000000" w:themeColor="text1"/>
          </w:rPr>
          <w:t>generally not statistically significant and with large credible intervals.</w:t>
        </w:r>
      </w:ins>
    </w:p>
    <w:p w14:paraId="2638A7FD" w14:textId="53BF6703" w:rsidR="00AB3AE1" w:rsidRDefault="00AB3AE1" w:rsidP="002C64F6">
      <w:pPr>
        <w:spacing w:line="480" w:lineRule="auto"/>
        <w:jc w:val="both"/>
        <w:outlineLvl w:val="0"/>
        <w:rPr>
          <w:color w:val="000000" w:themeColor="text1"/>
        </w:rPr>
      </w:pPr>
    </w:p>
    <w:p w14:paraId="7DB51269" w14:textId="174D87A5" w:rsidR="002C64F6" w:rsidRDefault="00AB3AE1" w:rsidP="002C64F6">
      <w:pPr>
        <w:spacing w:line="480" w:lineRule="auto"/>
        <w:jc w:val="both"/>
        <w:outlineLvl w:val="0"/>
        <w:rPr>
          <w:color w:val="000000" w:themeColor="text1"/>
        </w:rPr>
      </w:pPr>
      <w:r>
        <w:rPr>
          <w:color w:val="000000" w:themeColor="text1"/>
        </w:rPr>
        <w:t xml:space="preserve">A second methodological innovation </w:t>
      </w:r>
      <w:del w:id="45" w:author="Ezzati, Majid" w:date="2020-05-10T07:33:00Z">
        <w:r w:rsidDel="00AF1A2F">
          <w:rPr>
            <w:color w:val="000000" w:themeColor="text1"/>
          </w:rPr>
          <w:delText xml:space="preserve">and </w:delText>
        </w:r>
        <w:r w:rsidR="001C6C5E" w:rsidDel="00AF1A2F">
          <w:rPr>
            <w:color w:val="000000" w:themeColor="text1"/>
          </w:rPr>
          <w:delText>strength</w:delText>
        </w:r>
        <w:r w:rsidDel="00AF1A2F">
          <w:rPr>
            <w:color w:val="000000" w:themeColor="text1"/>
          </w:rPr>
          <w:delText xml:space="preserve"> </w:delText>
        </w:r>
      </w:del>
      <w:r>
        <w:rPr>
          <w:color w:val="000000" w:themeColor="text1"/>
        </w:rPr>
        <w:t>of our work</w:t>
      </w:r>
      <w:del w:id="46" w:author="Ezzati, Majid" w:date="2020-05-10T07:33:00Z">
        <w:r w:rsidR="00F4480E" w:rsidDel="00AF1A2F">
          <w:rPr>
            <w:color w:val="000000" w:themeColor="text1"/>
          </w:rPr>
          <w:delText>,</w:delText>
        </w:r>
        <w:r w:rsidDel="00AF1A2F">
          <w:rPr>
            <w:color w:val="000000" w:themeColor="text1"/>
          </w:rPr>
          <w:delText xml:space="preserve"> and </w:delText>
        </w:r>
        <w:r w:rsidR="00F4480E" w:rsidDel="00AF1A2F">
          <w:rPr>
            <w:color w:val="000000" w:themeColor="text1"/>
          </w:rPr>
          <w:delText xml:space="preserve">of </w:delText>
        </w:r>
        <w:r w:rsidDel="00AF1A2F">
          <w:rPr>
            <w:color w:val="000000" w:themeColor="text1"/>
          </w:rPr>
          <w:delText>at least another recent study</w:delText>
        </w:r>
        <w:r w:rsidR="00F4480E" w:rsidDel="00AF1A2F">
          <w:rPr>
            <w:color w:val="000000" w:themeColor="text1"/>
          </w:rPr>
          <w:delText>,</w:delText>
        </w:r>
        <w:r w:rsidR="00D106F2" w:rsidDel="00AF1A2F">
          <w:rPr>
            <w:color w:val="000000" w:themeColor="text1"/>
          </w:rPr>
          <w:fldChar w:fldCharType="begin" w:fldLock="1"/>
        </w:r>
        <w:r w:rsidR="00C76841" w:rsidDel="00AF1A2F">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delInstrText>
        </w:r>
        <w:r w:rsidR="00D106F2" w:rsidDel="00AF1A2F">
          <w:rPr>
            <w:color w:val="000000" w:themeColor="text1"/>
          </w:rPr>
          <w:fldChar w:fldCharType="separate"/>
        </w:r>
        <w:r w:rsidR="00F6691C" w:rsidRPr="00F6691C" w:rsidDel="00AF1A2F">
          <w:rPr>
            <w:noProof/>
            <w:color w:val="000000" w:themeColor="text1"/>
            <w:vertAlign w:val="superscript"/>
          </w:rPr>
          <w:delText>4</w:delText>
        </w:r>
        <w:r w:rsidR="00D106F2" w:rsidDel="00AF1A2F">
          <w:rPr>
            <w:color w:val="000000" w:themeColor="text1"/>
          </w:rPr>
          <w:fldChar w:fldCharType="end"/>
        </w:r>
      </w:del>
      <w:r>
        <w:rPr>
          <w:color w:val="000000" w:themeColor="text1"/>
        </w:rPr>
        <w:t xml:space="preserve"> is to leverage variation over both space and time, versus each alone, to infer the size of associations. </w:t>
      </w:r>
      <w:del w:id="47" w:author="Ezzati, Majid" w:date="2020-05-10T07:34:00Z">
        <w:r w:rsidDel="00AF1A2F">
          <w:rPr>
            <w:color w:val="000000" w:themeColor="text1"/>
          </w:rPr>
          <w:delText>This approach</w:delText>
        </w:r>
        <w:r w:rsidR="00B201BD" w:rsidDel="00AF1A2F">
          <w:rPr>
            <w:color w:val="000000" w:themeColor="text1"/>
          </w:rPr>
          <w:delText xml:space="preserve"> enabled us to use massive amounts of routine health statistics</w:delText>
        </w:r>
        <w:r w:rsidR="00F4480E" w:rsidDel="00AF1A2F">
          <w:rPr>
            <w:color w:val="000000" w:themeColor="text1"/>
          </w:rPr>
          <w:delText xml:space="preserve"> for studying outcomes that, when stratified on age, sex and month, tend to have relatively small numbers. </w:delText>
        </w:r>
      </w:del>
      <w:r w:rsidR="00B31339">
        <w:rPr>
          <w:color w:val="000000" w:themeColor="text1"/>
        </w:rPr>
        <w:t>This approach</w:t>
      </w:r>
      <w:r w:rsidR="00F4480E">
        <w:rPr>
          <w:color w:val="000000" w:themeColor="text1"/>
        </w:rPr>
        <w:t xml:space="preserve"> </w:t>
      </w:r>
      <w:r>
        <w:rPr>
          <w:color w:val="000000" w:themeColor="text1"/>
        </w:rPr>
        <w:t xml:space="preserve">has been used for years in </w:t>
      </w:r>
      <w:del w:id="48" w:author="Ezzati, Majid" w:date="2020-05-10T07:34:00Z">
        <w:r w:rsidDel="00AF1A2F">
          <w:rPr>
            <w:color w:val="000000" w:themeColor="text1"/>
          </w:rPr>
          <w:delText xml:space="preserve">other fields including in </w:delText>
        </w:r>
      </w:del>
      <w:r>
        <w:rPr>
          <w:color w:val="000000" w:themeColor="text1"/>
        </w:rPr>
        <w:t>studies of air pollution</w:t>
      </w:r>
      <w:commentRangeStart w:id="49"/>
      <w:r w:rsidR="00B64A11">
        <w:rPr>
          <w:color w:val="000000" w:themeColor="text1"/>
        </w:rPr>
        <w:fldChar w:fldCharType="begin" w:fldLock="1"/>
      </w:r>
      <w:r w:rsidR="00C76841">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7–10&lt;/sup&gt;","plainTextFormattedCitation":"7–10","previouslyFormattedCitation":"&lt;sup&gt;7–10&lt;/sup&gt;"},"properties":{"noteIndex":0},"schema":"https://github.com/citation-style-language/schema/raw/master/csl-citation.json"}</w:instrText>
      </w:r>
      <w:r w:rsidR="00B64A11">
        <w:rPr>
          <w:color w:val="000000" w:themeColor="text1"/>
        </w:rPr>
        <w:fldChar w:fldCharType="separate"/>
      </w:r>
      <w:r w:rsidR="00C76841" w:rsidRPr="00C76841">
        <w:rPr>
          <w:noProof/>
          <w:color w:val="000000" w:themeColor="text1"/>
          <w:vertAlign w:val="superscript"/>
        </w:rPr>
        <w:t>7–10</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76841">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mortality.","author":[{"dropping-particle":"","family":"Cesare","given":"Mariachiara","non-dropping-particle":"Di","parse-names":false,"suffix":""},{"dropping-particle":"","family":"Bennett","given":"James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11,12&lt;/sup&gt;","plainTextFormattedCitation":"11,12","previouslyFormattedCitation":"&lt;sup&gt;11,12&lt;/sup&gt;"},"properties":{"noteIndex":0},"schema":"https://github.com/citation-style-language/schema/raw/master/csl-citation.json"}</w:instrText>
      </w:r>
      <w:r w:rsidR="00E63FD6">
        <w:rPr>
          <w:color w:val="000000" w:themeColor="text1"/>
        </w:rPr>
        <w:fldChar w:fldCharType="separate"/>
      </w:r>
      <w:r w:rsidR="00C76841" w:rsidRPr="00C76841">
        <w:rPr>
          <w:noProof/>
          <w:color w:val="000000" w:themeColor="text1"/>
          <w:vertAlign w:val="superscript"/>
        </w:rPr>
        <w:t>11,12</w:t>
      </w:r>
      <w:r w:rsidR="00E63FD6">
        <w:rPr>
          <w:color w:val="000000" w:themeColor="text1"/>
        </w:rPr>
        <w:fldChar w:fldCharType="end"/>
      </w:r>
      <w:commentRangeEnd w:id="49"/>
      <w:r w:rsidR="00D21FA0">
        <w:rPr>
          <w:rStyle w:val="CommentReference"/>
          <w:rFonts w:asciiTheme="minorHAnsi" w:eastAsiaTheme="minorHAnsi" w:hAnsiTheme="minorHAnsi" w:cstheme="minorBidi"/>
          <w:lang w:eastAsia="en-US"/>
        </w:rPr>
        <w:commentReference w:id="49"/>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w:t>
      </w:r>
      <w:r w:rsidR="00D21FA0">
        <w:rPr>
          <w:color w:val="000000" w:themeColor="text1"/>
        </w:rPr>
        <w:t xml:space="preserve">using </w:t>
      </w:r>
      <w:r w:rsidR="001C6C5E">
        <w:rPr>
          <w:color w:val="000000" w:themeColor="text1"/>
        </w:rPr>
        <w:t xml:space="preserve">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w:t>
      </w:r>
      <w:del w:id="50" w:author="Ezzati, Majid" w:date="2020-05-10T14:36:00Z">
        <w:r w:rsidR="00651316" w:rsidDel="00D21FA0">
          <w:rPr>
            <w:color w:val="000000" w:themeColor="text1"/>
          </w:rPr>
          <w:delText xml:space="preserve">. </w:delText>
        </w:r>
        <w:r w:rsidR="00133139" w:rsidDel="00D21FA0">
          <w:rPr>
            <w:color w:val="000000" w:themeColor="text1"/>
          </w:rPr>
          <w:delText>W</w:delText>
        </w:r>
        <w:r w:rsidR="00651316" w:rsidDel="00D21FA0">
          <w:rPr>
            <w:color w:val="000000" w:themeColor="text1"/>
          </w:rPr>
          <w:delText>e reali</w:delText>
        </w:r>
        <w:r w:rsidR="009F50A8" w:rsidDel="00D21FA0">
          <w:rPr>
            <w:color w:val="000000" w:themeColor="text1"/>
          </w:rPr>
          <w:delText xml:space="preserve">se that research inertia commonly leads to </w:delText>
        </w:r>
        <w:r w:rsidR="00651316" w:rsidDel="00D21FA0">
          <w:rPr>
            <w:color w:val="000000" w:themeColor="text1"/>
          </w:rPr>
          <w:delText xml:space="preserve">repeating and extending earlier analyses, </w:delText>
        </w:r>
        <w:r w:rsidR="009F50A8" w:rsidDel="00D21FA0">
          <w:rPr>
            <w:color w:val="000000" w:themeColor="text1"/>
          </w:rPr>
          <w:delText xml:space="preserve">in this case </w:delText>
        </w:r>
        <w:r w:rsidR="00651316" w:rsidDel="00D21FA0">
          <w:rPr>
            <w:color w:val="000000" w:themeColor="text1"/>
          </w:rPr>
          <w:delText xml:space="preserve">resulting in </w:delText>
        </w:r>
        <w:r w:rsidR="00F4480E" w:rsidDel="00D21FA0">
          <w:rPr>
            <w:color w:val="000000" w:themeColor="text1"/>
          </w:rPr>
          <w:delText>hundreds</w:delText>
        </w:r>
        <w:r w:rsidR="00651316" w:rsidDel="00D21FA0">
          <w:rPr>
            <w:color w:val="000000" w:themeColor="text1"/>
          </w:rPr>
          <w:delText xml:space="preserve"> of papers based on time-series methods. However, the conceptual and methodological advantages of the recent studies by us</w:delText>
        </w:r>
        <w:r w:rsidR="00CC5FCE" w:rsidDel="00D21FA0">
          <w:rPr>
            <w:color w:val="000000" w:themeColor="text1"/>
          </w:rPr>
          <w:fldChar w:fldCharType="begin" w:fldLock="1"/>
        </w:r>
        <w:r w:rsidR="00C76841" w:rsidDel="00D21FA0">
          <w:rPr>
            <w:color w:val="000000" w:themeColor="text1"/>
          </w:rPr>
          <w:del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delInstrText>
        </w:r>
        <w:r w:rsidR="00CC5FCE" w:rsidDel="00D21FA0">
          <w:rPr>
            <w:color w:val="000000" w:themeColor="text1"/>
          </w:rPr>
          <w:fldChar w:fldCharType="separate"/>
        </w:r>
        <w:r w:rsidR="00F6691C" w:rsidRPr="00F6691C" w:rsidDel="00D21FA0">
          <w:rPr>
            <w:noProof/>
            <w:color w:val="000000" w:themeColor="text1"/>
            <w:vertAlign w:val="superscript"/>
          </w:rPr>
          <w:delText>3</w:delText>
        </w:r>
        <w:r w:rsidR="00CC5FCE" w:rsidDel="00D21FA0">
          <w:rPr>
            <w:color w:val="000000" w:themeColor="text1"/>
          </w:rPr>
          <w:fldChar w:fldCharType="end"/>
        </w:r>
        <w:r w:rsidR="00651316" w:rsidDel="00D21FA0">
          <w:rPr>
            <w:color w:val="000000" w:themeColor="text1"/>
          </w:rPr>
          <w:delText xml:space="preserve"> and others</w:delText>
        </w:r>
        <w:r w:rsidR="00CC5FCE" w:rsidDel="00D21FA0">
          <w:rPr>
            <w:color w:val="000000" w:themeColor="text1"/>
          </w:rPr>
          <w:fldChar w:fldCharType="begin" w:fldLock="1"/>
        </w:r>
        <w:r w:rsidR="00C76841" w:rsidDel="00D21FA0">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delInstrText>
        </w:r>
        <w:r w:rsidR="00CC5FCE" w:rsidDel="00D21FA0">
          <w:rPr>
            <w:color w:val="000000" w:themeColor="text1"/>
          </w:rPr>
          <w:fldChar w:fldCharType="separate"/>
        </w:r>
        <w:r w:rsidR="00F6691C" w:rsidRPr="00F6691C" w:rsidDel="00D21FA0">
          <w:rPr>
            <w:noProof/>
            <w:color w:val="000000" w:themeColor="text1"/>
            <w:vertAlign w:val="superscript"/>
          </w:rPr>
          <w:delText>4,5</w:delText>
        </w:r>
        <w:r w:rsidR="00CC5FCE" w:rsidDel="00D21FA0">
          <w:rPr>
            <w:color w:val="000000" w:themeColor="text1"/>
          </w:rPr>
          <w:fldChar w:fldCharType="end"/>
        </w:r>
      </w:del>
      <w:ins w:id="51" w:author="Ezzati, Majid" w:date="2020-05-10T14:36:00Z">
        <w:r w:rsidR="00D21FA0">
          <w:rPr>
            <w:color w:val="000000" w:themeColor="text1"/>
          </w:rPr>
          <w:t>, and</w:t>
        </w:r>
      </w:ins>
      <w:r w:rsidR="00651316">
        <w:rPr>
          <w:color w:val="000000" w:themeColor="text1"/>
        </w:rPr>
        <w:t xml:space="preserve"> should motivate new directions in temperature-health research.</w:t>
      </w:r>
      <w:r w:rsidR="00E3795D">
        <w:rPr>
          <w:color w:val="000000" w:themeColor="text1"/>
        </w:rPr>
        <w:fldChar w:fldCharType="begin" w:fldLock="1"/>
      </w:r>
      <w:r w:rsidR="00E3795D">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eviouslyFormattedCitation":"&lt;sup&gt;6&lt;/sup&gt;"},"properties":{"noteIndex":0},"schema":"https://github.com/citation-style-language/schema/raw/master/csl-citation.json"}</w:instrText>
      </w:r>
      <w:r w:rsidR="00E3795D">
        <w:rPr>
          <w:color w:val="000000" w:themeColor="text1"/>
        </w:rPr>
        <w:fldChar w:fldCharType="separate"/>
      </w:r>
      <w:r w:rsidR="00E3795D" w:rsidRPr="00C76841">
        <w:rPr>
          <w:noProof/>
          <w:color w:val="000000" w:themeColor="text1"/>
          <w:vertAlign w:val="superscript"/>
        </w:rPr>
        <w:t>6</w:t>
      </w:r>
      <w:r w:rsidR="00E3795D">
        <w:rPr>
          <w:color w:val="000000" w:themeColor="text1"/>
        </w:rPr>
        <w:fldChar w:fldCharType="end"/>
      </w:r>
    </w:p>
    <w:p w14:paraId="2FAE54C8" w14:textId="7C3DE99B" w:rsidR="00F4480E" w:rsidRDefault="00F4480E" w:rsidP="002C64F6">
      <w:pPr>
        <w:spacing w:line="480" w:lineRule="auto"/>
        <w:jc w:val="both"/>
        <w:outlineLvl w:val="0"/>
        <w:rPr>
          <w:color w:val="000000" w:themeColor="text1"/>
        </w:rPr>
      </w:pPr>
    </w:p>
    <w:p w14:paraId="6E37C86E" w14:textId="58F85A00" w:rsidR="00F4480E" w:rsidRDefault="00F4480E" w:rsidP="002C64F6">
      <w:pPr>
        <w:spacing w:line="480" w:lineRule="auto"/>
        <w:jc w:val="both"/>
        <w:outlineLvl w:val="0"/>
        <w:rPr>
          <w:color w:val="000000" w:themeColor="text1"/>
        </w:rPr>
      </w:pPr>
      <w:r>
        <w:rPr>
          <w:color w:val="000000" w:themeColor="text1"/>
        </w:rPr>
        <w:t xml:space="preserve">Within this innovative and robust analytical approach, we used a (log-)linear association, consistent with other analyses of </w:t>
      </w:r>
      <w:del w:id="52" w:author="Ezzati, Majid" w:date="2020-05-10T14:38:00Z">
        <w:r w:rsidDel="00D21FA0">
          <w:rPr>
            <w:color w:val="000000" w:themeColor="text1"/>
          </w:rPr>
          <w:delText xml:space="preserve">road traffic </w:delText>
        </w:r>
      </w:del>
      <w:commentRangeStart w:id="53"/>
      <w:r>
        <w:rPr>
          <w:color w:val="000000" w:themeColor="text1"/>
        </w:rPr>
        <w:t>injuries</w:t>
      </w:r>
      <w:r w:rsidR="001A0305">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13,14&lt;/sup&gt;","plainTextFormattedCitation":"13,14","previouslyFormattedCitation":"&lt;sup&gt;13,14&lt;/sup&gt;"},"properties":{"noteIndex":0},"schema":"https://github.com/citation-style-language/schema/raw/master/csl-citation.json"}</w:instrText>
      </w:r>
      <w:r w:rsidR="001A0305">
        <w:rPr>
          <w:color w:val="000000" w:themeColor="text1"/>
        </w:rPr>
        <w:fldChar w:fldCharType="separate"/>
      </w:r>
      <w:r w:rsidR="00C76841" w:rsidRPr="00C76841">
        <w:rPr>
          <w:noProof/>
          <w:color w:val="000000" w:themeColor="text1"/>
          <w:vertAlign w:val="superscript"/>
        </w:rPr>
        <w:t>13,14</w:t>
      </w:r>
      <w:r w:rsidR="001A0305">
        <w:rPr>
          <w:color w:val="000000" w:themeColor="text1"/>
        </w:rPr>
        <w:fldChar w:fldCharType="end"/>
      </w:r>
      <w:del w:id="54" w:author="Ezzati, Majid" w:date="2020-05-10T14:38:00Z">
        <w:r w:rsidDel="00D21FA0">
          <w:rPr>
            <w:color w:val="000000" w:themeColor="text1"/>
          </w:rPr>
          <w:delText xml:space="preserve"> and suicides</w:delText>
        </w:r>
      </w:del>
      <w:r>
        <w:rPr>
          <w:color w:val="000000" w:themeColor="text1"/>
        </w:rPr>
        <w:t>.</w:t>
      </w:r>
      <w:r w:rsidR="00D036AF">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036AF">
        <w:rPr>
          <w:color w:val="000000" w:themeColor="text1"/>
        </w:rPr>
        <w:fldChar w:fldCharType="separate"/>
      </w:r>
      <w:r w:rsidR="00F6691C" w:rsidRPr="00F6691C">
        <w:rPr>
          <w:noProof/>
          <w:color w:val="000000" w:themeColor="text1"/>
          <w:vertAlign w:val="superscript"/>
        </w:rPr>
        <w:t>4</w:t>
      </w:r>
      <w:r w:rsidR="00D036AF">
        <w:rPr>
          <w:color w:val="000000" w:themeColor="text1"/>
        </w:rPr>
        <w:fldChar w:fldCharType="end"/>
      </w:r>
      <w:r w:rsidR="00824D31">
        <w:rPr>
          <w:color w:val="000000" w:themeColor="text1"/>
        </w:rPr>
        <w:t xml:space="preserve"> </w:t>
      </w:r>
      <w:commentRangeEnd w:id="53"/>
      <w:r w:rsidR="00D21FA0">
        <w:rPr>
          <w:rStyle w:val="CommentReference"/>
          <w:rFonts w:asciiTheme="minorHAnsi" w:eastAsiaTheme="minorHAnsi" w:hAnsiTheme="minorHAnsi" w:cstheme="minorBidi"/>
          <w:lang w:eastAsia="en-US"/>
        </w:rPr>
        <w:commentReference w:id="53"/>
      </w:r>
      <w:r w:rsidR="00535113">
        <w:rPr>
          <w:color w:val="000000" w:themeColor="text1"/>
        </w:rPr>
        <w:t xml:space="preserve">This choice is supported by a recent study that found a linear association </w:t>
      </w:r>
      <w:del w:id="55" w:author="Ezzati, Majid" w:date="2020-05-10T14:39:00Z">
        <w:r w:rsidR="00535113" w:rsidDel="00D21FA0">
          <w:rPr>
            <w:color w:val="000000" w:themeColor="text1"/>
          </w:rPr>
          <w:delText>between</w:delText>
        </w:r>
        <w:r w:rsidR="009D018E" w:rsidDel="00D21FA0">
          <w:rPr>
            <w:color w:val="000000" w:themeColor="text1"/>
          </w:rPr>
          <w:delText xml:space="preserve"> temperature and suicide</w:delText>
        </w:r>
        <w:r w:rsidR="00824D31" w:rsidDel="00D21FA0">
          <w:rPr>
            <w:color w:val="000000" w:themeColor="text1"/>
          </w:rPr>
          <w:delText xml:space="preserve"> </w:delText>
        </w:r>
      </w:del>
      <w:r w:rsidR="00535113">
        <w:rPr>
          <w:color w:val="000000" w:themeColor="text1"/>
        </w:rPr>
        <w:t>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C76841">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15&lt;/sup&gt;","plainTextFormattedCitation":"15","previouslyFormattedCitation":"&lt;sup&gt;15&lt;/sup&gt;"},"properties":{"noteIndex":0},"schema":"https://github.com/citation-style-language/schema/raw/master/csl-citation.json"}</w:instrText>
      </w:r>
      <w:r w:rsidR="00033490">
        <w:rPr>
          <w:color w:val="000000" w:themeColor="text1"/>
        </w:rPr>
        <w:fldChar w:fldCharType="separate"/>
      </w:r>
      <w:r w:rsidR="00C76841" w:rsidRPr="00C76841">
        <w:rPr>
          <w:noProof/>
          <w:color w:val="000000" w:themeColor="text1"/>
          <w:vertAlign w:val="superscript"/>
        </w:rPr>
        <w:t>15</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w:t>
      </w:r>
      <w:r w:rsidR="00E56B02">
        <w:rPr>
          <w:color w:val="000000" w:themeColor="text1"/>
        </w:rPr>
        <w:lastRenderedPageBreak/>
        <w:t xml:space="preserve">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w:t>
      </w:r>
      <w:del w:id="56" w:author="Ezzati, Majid" w:date="2020-05-10T14:39:00Z">
        <w:r w:rsidR="00E56B02" w:rsidDel="00D21FA0">
          <w:rPr>
            <w:color w:val="000000" w:themeColor="text1"/>
          </w:rPr>
          <w:delText>(</w:delText>
        </w:r>
      </w:del>
      <w:r w:rsidR="00E56B02">
        <w:rPr>
          <w:color w:val="000000" w:themeColor="text1"/>
        </w:rPr>
        <w:t>and for different age groups)</w:t>
      </w:r>
      <w:del w:id="57" w:author="Ezzati, Majid" w:date="2020-05-10T14:40:00Z">
        <w:r w:rsidR="00E56B02" w:rsidDel="00D21FA0">
          <w:rPr>
            <w:color w:val="000000" w:themeColor="text1"/>
          </w:rPr>
          <w:delText>,</w:delText>
        </w:r>
      </w:del>
      <w:del w:id="58" w:author="Ezzati, Majid" w:date="2020-05-10T14:39:00Z">
        <w:r w:rsidR="00E56B02" w:rsidDel="00D21FA0">
          <w:rPr>
            <w:color w:val="000000" w:themeColor="text1"/>
          </w:rPr>
          <w:delText xml:space="preserve"> w</w:delText>
        </w:r>
        <w:r w:rsidR="00346ACE" w:rsidDel="00D21FA0">
          <w:rPr>
            <w:color w:val="000000" w:themeColor="text1"/>
          </w:rPr>
          <w:delText>ith the degree of similarity versus</w:delText>
        </w:r>
        <w:r w:rsidR="00E56B02" w:rsidDel="00D21FA0">
          <w:rPr>
            <w:color w:val="000000" w:themeColor="text1"/>
          </w:rPr>
          <w:delText xml:space="preserve"> difference estimated in a Bayesian framework</w:delText>
        </w:r>
      </w:del>
      <w:r w:rsidR="00E56B02">
        <w:rPr>
          <w:color w:val="000000" w:themeColor="text1"/>
        </w:rPr>
        <w:t>. This can be seen in the comparison of effect sizes across months and age groups in Figure 4 of our paper.</w:t>
      </w:r>
      <w:r w:rsidR="005B72CC">
        <w:rPr>
          <w:rStyle w:val="FootnoteReference"/>
          <w:color w:val="000000" w:themeColor="text1"/>
        </w:rPr>
        <w:footnoteReference w:id="3"/>
      </w:r>
      <w:r w:rsidR="00E56B02">
        <w:rPr>
          <w:color w:val="000000" w:themeColor="text1"/>
        </w:rPr>
        <w:t xml:space="preserve"> </w:t>
      </w:r>
      <w:del w:id="59" w:author="Ezzati, Majid" w:date="2020-05-10T14:45:00Z">
        <w:r w:rsidR="00346ACE" w:rsidDel="005B72CC">
          <w:rPr>
            <w:color w:val="000000" w:themeColor="text1"/>
          </w:rPr>
          <w:delText>Nonetheless, our computer code is available on an open access basis (</w:delText>
        </w:r>
        <w:r w:rsidR="00427C57" w:rsidDel="005B72CC">
          <w:fldChar w:fldCharType="begin"/>
        </w:r>
        <w:r w:rsidR="00427C57" w:rsidDel="005B72CC">
          <w:delInstrText xml:space="preserve"> HYPERLINK "http://globalenvhealth.org/code-data-download/" </w:delInstrText>
        </w:r>
        <w:r w:rsidR="00427C57" w:rsidDel="005B72CC">
          <w:fldChar w:fldCharType="separate"/>
        </w:r>
        <w:r w:rsidR="00346ACE" w:rsidRPr="00E308EA" w:rsidDel="005B72CC">
          <w:rPr>
            <w:rStyle w:val="Hyperlink"/>
          </w:rPr>
          <w:delText>http://globalenvhealth.org/code-data-download/</w:delText>
        </w:r>
        <w:r w:rsidR="00427C57" w:rsidDel="005B72CC">
          <w:rPr>
            <w:rStyle w:val="Hyperlink"/>
          </w:rPr>
          <w:fldChar w:fldCharType="end"/>
        </w:r>
        <w:r w:rsidR="00346ACE" w:rsidDel="005B72CC">
          <w:rPr>
            <w:color w:val="000000" w:themeColor="text1"/>
          </w:rPr>
          <w:delText>) and can be used to consider alternative functional forms.</w:delText>
        </w:r>
      </w:del>
    </w:p>
    <w:p w14:paraId="571864CC" w14:textId="41B9DBE8" w:rsidR="00E56B02" w:rsidRDefault="00E56B02" w:rsidP="002C64F6">
      <w:pPr>
        <w:spacing w:line="480" w:lineRule="auto"/>
        <w:jc w:val="both"/>
        <w:outlineLvl w:val="0"/>
        <w:rPr>
          <w:color w:val="000000" w:themeColor="text1"/>
        </w:rPr>
      </w:pPr>
    </w:p>
    <w:p w14:paraId="1B709C1C" w14:textId="257008D5"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w:t>
      </w:r>
      <w:r w:rsidR="00CB1E0D">
        <w:rPr>
          <w:color w:val="000000" w:themeColor="text1"/>
        </w:rPr>
        <w:t>,</w:t>
      </w:r>
      <w:r w:rsidRPr="00E56B02">
        <w:rPr>
          <w:color w:val="000000" w:themeColor="text1"/>
        </w:rPr>
        <w:t xml:space="preserve"> by design adjusts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 xml:space="preserve">factors such as day- and night-time duration are fully adjusted for, as are other environmental, social, and meteorological factors that are specific to place and month. </w:t>
      </w:r>
      <w:del w:id="60" w:author="Ezzati, Majid" w:date="2020-05-10T14:45:00Z">
        <w:r w:rsidR="00804C6C" w:rsidDel="005B72CC">
          <w:rPr>
            <w:color w:val="000000" w:themeColor="text1"/>
          </w:rPr>
          <w:delText>T</w:delText>
        </w:r>
        <w:r w:rsidRPr="00E56B02" w:rsidDel="005B72CC">
          <w:rPr>
            <w:color w:val="000000" w:themeColor="text1"/>
          </w:rPr>
          <w:delText xml:space="preserve">he </w:delText>
        </w:r>
        <w:r w:rsidR="00F96A3B" w:rsidDel="005B72CC">
          <w:rPr>
            <w:color w:val="000000" w:themeColor="text1"/>
          </w:rPr>
          <w:delText xml:space="preserve">potential </w:delText>
        </w:r>
        <w:r w:rsidR="00683609" w:rsidDel="005B72CC">
          <w:rPr>
            <w:color w:val="000000" w:themeColor="text1"/>
          </w:rPr>
          <w:delText xml:space="preserve">unmeasured </w:delText>
        </w:r>
        <w:r w:rsidRPr="00E56B02" w:rsidDel="005B72CC">
          <w:rPr>
            <w:color w:val="000000" w:themeColor="text1"/>
          </w:rPr>
          <w:delText>confounding factors would be those with</w:delText>
        </w:r>
        <w:r w:rsidRPr="000336CF" w:rsidDel="005B72CC">
          <w:rPr>
            <w:color w:val="000000" w:themeColor="text1"/>
          </w:rPr>
          <w:delText xml:space="preserve"> anomalies </w:delText>
        </w:r>
        <w:r w:rsidRPr="00E56B02" w:rsidDel="005B72CC">
          <w:rPr>
            <w:color w:val="000000" w:themeColor="text1"/>
          </w:rPr>
          <w:delText xml:space="preserve">similar to those of the </w:delText>
        </w:r>
        <w:r w:rsidR="00655141" w:rsidDel="005B72CC">
          <w:rPr>
            <w:color w:val="000000" w:themeColor="text1"/>
          </w:rPr>
          <w:delText xml:space="preserve">average </w:delText>
        </w:r>
        <w:r w:rsidRPr="00E56B02" w:rsidDel="005B72CC">
          <w:rPr>
            <w:color w:val="000000" w:themeColor="text1"/>
          </w:rPr>
          <w:delText>monthly temperature in each state</w:delText>
        </w:r>
        <w:r w:rsidR="00985C4D" w:rsidDel="005B72CC">
          <w:rPr>
            <w:color w:val="000000" w:themeColor="text1"/>
          </w:rPr>
          <w:delText>, such as air pollution, which to our knowledge</w:delText>
        </w:r>
        <w:r w:rsidRPr="00E56B02" w:rsidDel="005B72CC">
          <w:rPr>
            <w:color w:val="000000" w:themeColor="text1"/>
          </w:rPr>
          <w:delText xml:space="preserve"> </w:delText>
        </w:r>
        <w:r w:rsidR="005A68CF" w:rsidDel="005B72CC">
          <w:rPr>
            <w:color w:val="000000" w:themeColor="text1"/>
          </w:rPr>
          <w:delText>is not associated with</w:delText>
        </w:r>
        <w:r w:rsidRPr="00E56B02" w:rsidDel="005B72CC">
          <w:rPr>
            <w:color w:val="000000" w:themeColor="text1"/>
          </w:rPr>
          <w:delText xml:space="preserve"> injury mortality.</w:delText>
        </w:r>
        <w:r w:rsidR="00655141" w:rsidDel="005B72CC">
          <w:rPr>
            <w:color w:val="000000" w:themeColor="text1"/>
          </w:rPr>
          <w:delText xml:space="preserve"> </w:delText>
        </w:r>
      </w:del>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del w:id="61" w:author="Ezzati, Majid" w:date="2020-05-10T14:47:00Z">
        <w:r w:rsidR="00531D1D" w:rsidDel="005B72CC">
          <w:rPr>
            <w:color w:val="000000" w:themeColor="text1"/>
          </w:rPr>
          <w:delText xml:space="preserve"> based on data from </w:delText>
        </w:r>
        <w:r w:rsidR="001F1A3F" w:rsidDel="005B72CC">
          <w:rPr>
            <w:color w:val="000000" w:themeColor="text1"/>
          </w:rPr>
          <w:delText>ERA5</w:delText>
        </w:r>
      </w:del>
      <w:r w:rsidR="00FD4477">
        <w:rPr>
          <w:color w:val="000000" w:themeColor="text1"/>
        </w:rPr>
        <w:t>, nor with precipitation.</w:t>
      </w:r>
      <w:r w:rsidR="002C5F6A">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2C5F6A">
        <w:rPr>
          <w:color w:val="000000" w:themeColor="text1"/>
        </w:rPr>
        <w:fldChar w:fldCharType="separate"/>
      </w:r>
      <w:r w:rsidR="00C76841" w:rsidRPr="00C76841">
        <w:rPr>
          <w:noProof/>
          <w:color w:val="000000" w:themeColor="text1"/>
          <w:vertAlign w:val="superscript"/>
        </w:rPr>
        <w:t>13</w:t>
      </w:r>
      <w:r w:rsidR="002C5F6A">
        <w:rPr>
          <w:color w:val="000000" w:themeColor="text1"/>
        </w:rPr>
        <w:fldChar w:fldCharType="end"/>
      </w:r>
      <w:r w:rsidR="00964154">
        <w:rPr>
          <w:color w:val="000000" w:themeColor="text1"/>
        </w:rPr>
        <w:t xml:space="preserve"> Further</w:t>
      </w:r>
      <w:del w:id="62" w:author="Ezzati, Majid" w:date="2020-05-10T14:47:00Z">
        <w:r w:rsidR="00964154" w:rsidDel="005B72CC">
          <w:rPr>
            <w:color w:val="000000" w:themeColor="text1"/>
          </w:rPr>
          <w:delText xml:space="preserve">, current evidence does not indicate an </w:delText>
        </w:r>
        <w:r w:rsidR="00655141" w:rsidDel="005B72CC">
          <w:rPr>
            <w:color w:val="000000" w:themeColor="text1"/>
          </w:rPr>
          <w:delText>association between hours of sunlight and suicide</w:delText>
        </w:r>
        <w:r w:rsidR="002F5367" w:rsidDel="005B72CC">
          <w:rPr>
            <w:color w:val="000000" w:themeColor="text1"/>
          </w:rPr>
          <w:delText>,</w:delText>
        </w:r>
        <w:r w:rsidR="000D2F14" w:rsidDel="005B72CC">
          <w:rPr>
            <w:color w:val="000000" w:themeColor="text1"/>
          </w:rPr>
          <w:fldChar w:fldCharType="begin" w:fldLock="1"/>
        </w:r>
        <w:r w:rsidR="00C76841" w:rsidDel="005B72CC">
          <w:rPr>
            <w:color w:val="000000" w:themeColor="text1"/>
          </w:rPr>
          <w:del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16&lt;/sup&gt;","plainTextFormattedCitation":"16","previouslyFormattedCitation":"&lt;sup&gt;16&lt;/sup&gt;"},"properties":{"noteIndex":0},"schema":"https://github.com/citation-style-language/schema/raw/master/csl-citation.json"}</w:delInstrText>
        </w:r>
        <w:r w:rsidR="000D2F14" w:rsidDel="005B72CC">
          <w:rPr>
            <w:color w:val="000000" w:themeColor="text1"/>
          </w:rPr>
          <w:fldChar w:fldCharType="separate"/>
        </w:r>
        <w:r w:rsidR="00C76841" w:rsidRPr="00C76841" w:rsidDel="005B72CC">
          <w:rPr>
            <w:noProof/>
            <w:color w:val="000000" w:themeColor="text1"/>
            <w:vertAlign w:val="superscript"/>
          </w:rPr>
          <w:delText>16</w:delText>
        </w:r>
        <w:r w:rsidR="000D2F14" w:rsidDel="005B72CC">
          <w:rPr>
            <w:color w:val="000000" w:themeColor="text1"/>
          </w:rPr>
          <w:fldChar w:fldCharType="end"/>
        </w:r>
        <w:r w:rsidR="002F5367" w:rsidDel="005B72CC">
          <w:rPr>
            <w:color w:val="000000" w:themeColor="text1"/>
          </w:rPr>
          <w:delText xml:space="preserve"> and</w:delText>
        </w:r>
      </w:del>
      <w:r w:rsidR="002F5367">
        <w:rPr>
          <w:color w:val="000000" w:themeColor="text1"/>
        </w:rPr>
        <w:t xml:space="preserve"> the association between temperature and transport injury </w:t>
      </w:r>
      <w:del w:id="63" w:author="Ezzati, Majid" w:date="2020-05-10T14:47:00Z">
        <w:r w:rsidR="002F5367" w:rsidDel="005B72CC">
          <w:rPr>
            <w:color w:val="000000" w:themeColor="text1"/>
          </w:rPr>
          <w:delText>seems to be</w:delText>
        </w:r>
      </w:del>
      <w:ins w:id="64" w:author="Ezzati, Majid" w:date="2020-05-10T14:47:00Z">
        <w:r w:rsidR="005B72CC">
          <w:rPr>
            <w:color w:val="000000" w:themeColor="text1"/>
          </w:rPr>
          <w:t>is</w:t>
        </w:r>
      </w:ins>
      <w:r w:rsidR="002F5367">
        <w:rPr>
          <w:color w:val="000000" w:themeColor="text1"/>
        </w:rPr>
        <w:t xml:space="preserve"> robust to adjustment for precipitation.</w:t>
      </w:r>
      <w:r w:rsidR="00C76841">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13</w:t>
      </w:r>
      <w:r w:rsidR="00C76841">
        <w:rPr>
          <w:color w:val="000000" w:themeColor="text1"/>
        </w:rPr>
        <w:fldChar w:fldCharType="end"/>
      </w:r>
      <w:r w:rsidR="003105A5">
        <w:rPr>
          <w:color w:val="000000" w:themeColor="text1"/>
        </w:rPr>
        <w:t xml:space="preserve"> </w:t>
      </w:r>
      <w:r w:rsidR="00FD4477">
        <w:rPr>
          <w:color w:val="000000" w:themeColor="text1"/>
        </w:rPr>
        <w:t xml:space="preserve">Therefore, </w:t>
      </w:r>
      <w:del w:id="65" w:author="Ezzati, Majid" w:date="2020-05-10T14:47:00Z">
        <w:r w:rsidR="00FD4477" w:rsidDel="005B72CC">
          <w:rPr>
            <w:color w:val="000000" w:themeColor="text1"/>
          </w:rPr>
          <w:delText xml:space="preserve">while </w:delText>
        </w:r>
        <w:r w:rsidR="002F5367" w:rsidDel="005B72CC">
          <w:rPr>
            <w:color w:val="000000" w:themeColor="text1"/>
          </w:rPr>
          <w:delText>our novel study should motivate further research into the mechanisms and modifiers of the relationship between anomalous temperature and various injuries</w:delText>
        </w:r>
        <w:r w:rsidR="00FD4477" w:rsidDel="005B72CC">
          <w:rPr>
            <w:color w:val="000000" w:themeColor="text1"/>
          </w:rPr>
          <w:delText>,</w:delText>
        </w:r>
        <w:r w:rsidR="00C76841" w:rsidDel="005B72CC">
          <w:rPr>
            <w:color w:val="000000" w:themeColor="text1"/>
          </w:rPr>
          <w:fldChar w:fldCharType="begin" w:fldLock="1"/>
        </w:r>
        <w:r w:rsidR="00C76841" w:rsidDel="005B72CC">
          <w:rPr>
            <w:color w:val="000000" w:themeColor="text1"/>
          </w:rPr>
          <w:del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operties":{"noteIndex":0},"schema":"https://github.com/citation-style-language/schema/raw/master/csl-citation.json"}</w:delInstrText>
        </w:r>
        <w:r w:rsidR="00C76841" w:rsidDel="005B72CC">
          <w:rPr>
            <w:color w:val="000000" w:themeColor="text1"/>
          </w:rPr>
          <w:fldChar w:fldCharType="separate"/>
        </w:r>
        <w:r w:rsidR="00C76841" w:rsidRPr="00C76841" w:rsidDel="005B72CC">
          <w:rPr>
            <w:noProof/>
            <w:color w:val="000000" w:themeColor="text1"/>
            <w:vertAlign w:val="superscript"/>
          </w:rPr>
          <w:delText>6</w:delText>
        </w:r>
        <w:r w:rsidR="00C76841" w:rsidDel="005B72CC">
          <w:rPr>
            <w:color w:val="000000" w:themeColor="text1"/>
          </w:rPr>
          <w:fldChar w:fldCharType="end"/>
        </w:r>
        <w:r w:rsidR="00FD4477" w:rsidDel="005B72CC">
          <w:rPr>
            <w:color w:val="000000" w:themeColor="text1"/>
          </w:rPr>
          <w:delText xml:space="preserve"> </w:delText>
        </w:r>
      </w:del>
      <w:r w:rsidR="00FD4477">
        <w:rPr>
          <w:color w:val="000000" w:themeColor="text1"/>
        </w:rPr>
        <w:t>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57C18667" w:rsidR="00B201BD" w:rsidRDefault="00651316" w:rsidP="00613BCB">
      <w:pPr>
        <w:spacing w:line="480" w:lineRule="auto"/>
        <w:jc w:val="both"/>
        <w:outlineLvl w:val="0"/>
        <w:rPr>
          <w:color w:val="000000" w:themeColor="text1"/>
        </w:rPr>
      </w:pPr>
      <w:del w:id="66" w:author="Ezzati, Majid" w:date="2020-05-10T14:47:00Z">
        <w:r w:rsidDel="00536088">
          <w:rPr>
            <w:color w:val="000000" w:themeColor="text1"/>
          </w:rPr>
          <w:delText xml:space="preserve">Beyond its innovative and robust design in </w:delText>
        </w:r>
        <w:r w:rsidR="009F50A8" w:rsidDel="00536088">
          <w:rPr>
            <w:color w:val="000000" w:themeColor="text1"/>
          </w:rPr>
          <w:delText xml:space="preserve">terms of inferring </w:delText>
        </w:r>
        <w:r w:rsidR="00683609" w:rsidDel="00536088">
          <w:rPr>
            <w:color w:val="000000" w:themeColor="text1"/>
          </w:rPr>
          <w:delText xml:space="preserve">causal </w:delText>
        </w:r>
        <w:r w:rsidR="000336CF" w:rsidDel="00536088">
          <w:rPr>
            <w:color w:val="000000" w:themeColor="text1"/>
          </w:rPr>
          <w:delText>effects</w:delText>
        </w:r>
        <w:r w:rsidR="009F50A8" w:rsidDel="00536088">
          <w:rPr>
            <w:color w:val="000000" w:themeColor="text1"/>
          </w:rPr>
          <w:delText xml:space="preserve">, we wanted to illustrate the public health significance of the findings for diverse readers, a purpose that proportional measures such as risk/odds/rate ratios do not serve. </w:delText>
        </w:r>
      </w:del>
      <w:r w:rsidR="009F50A8">
        <w:rPr>
          <w:color w:val="000000" w:themeColor="text1"/>
        </w:rPr>
        <w:t xml:space="preserve">To </w:t>
      </w:r>
      <w:ins w:id="67" w:author="Ezzati, Majid" w:date="2020-05-10T14:47:00Z">
        <w:r w:rsidR="00536088">
          <w:rPr>
            <w:color w:val="000000" w:themeColor="text1"/>
          </w:rPr>
          <w:t>illustrate the public health significance of the findings</w:t>
        </w:r>
      </w:ins>
      <w:del w:id="68" w:author="Ezzati, Majid" w:date="2020-05-10T14:47:00Z">
        <w:r w:rsidR="009F50A8" w:rsidDel="00536088">
          <w:rPr>
            <w:color w:val="000000" w:themeColor="text1"/>
          </w:rPr>
          <w:delText>do this</w:delText>
        </w:r>
      </w:del>
      <w:r w:rsidR="009F50A8">
        <w:rPr>
          <w:color w:val="000000" w:themeColor="text1"/>
        </w:rPr>
        <w:t>, we applied our estimated rate ratios to a fixed temperature anomaly (1.5 and 2 degrees</w:t>
      </w:r>
      <w:del w:id="69" w:author="Ezzati, Majid" w:date="2020-05-10T14:48:00Z">
        <w:r w:rsidR="009F50A8" w:rsidDel="00536088">
          <w:rPr>
            <w:color w:val="000000" w:themeColor="text1"/>
          </w:rPr>
          <w:delText xml:space="preserve"> </w:delText>
        </w:r>
        <w:r w:rsidR="00F4480E" w:rsidDel="00536088">
          <w:rPr>
            <w:color w:val="000000" w:themeColor="text1"/>
          </w:rPr>
          <w:delText>selected based on exchanges with</w:delText>
        </w:r>
        <w:r w:rsidR="009F50A8" w:rsidDel="00536088">
          <w:rPr>
            <w:color w:val="000000" w:themeColor="text1"/>
          </w:rPr>
          <w:delText xml:space="preserve"> the reviewers of our paper</w:delText>
        </w:r>
      </w:del>
      <w:r w:rsidR="009F50A8">
        <w:rPr>
          <w:color w:val="000000" w:themeColor="text1"/>
        </w:rPr>
        <w:t>) and 2016 age-</w:t>
      </w:r>
      <w:r w:rsidR="00133139">
        <w:rPr>
          <w:color w:val="000000" w:themeColor="text1"/>
        </w:rPr>
        <w:t xml:space="preserve"> and sex-</w:t>
      </w:r>
      <w:r w:rsidR="009F50A8">
        <w:rPr>
          <w:color w:val="000000" w:themeColor="text1"/>
        </w:rPr>
        <w:t>specific death rates</w:t>
      </w:r>
      <w:del w:id="70" w:author="Ezzati, Majid" w:date="2020-05-10T14:49:00Z">
        <w:r w:rsidR="009F50A8" w:rsidDel="00536088">
          <w:rPr>
            <w:color w:val="000000" w:themeColor="text1"/>
          </w:rPr>
          <w:delText>.</w:delText>
        </w:r>
        <w:r w:rsidR="00346ACE" w:rsidDel="00536088">
          <w:rPr>
            <w:color w:val="000000" w:themeColor="text1"/>
          </w:rPr>
          <w:delText xml:space="preserve"> We</w:delText>
        </w:r>
      </w:del>
      <w:ins w:id="71" w:author="Ezzati, Majid" w:date="2020-05-10T14:49:00Z">
        <w:r w:rsidR="00536088">
          <w:rPr>
            <w:color w:val="000000" w:themeColor="text1"/>
          </w:rPr>
          <w:t>,</w:t>
        </w:r>
      </w:ins>
      <w:r w:rsidR="00346ACE">
        <w:rPr>
          <w:color w:val="000000" w:themeColor="text1"/>
        </w:rPr>
        <w:t xml:space="preserve"> carefully reported </w:t>
      </w:r>
      <w:del w:id="72" w:author="Ezzati, Majid" w:date="2020-05-10T14:49:00Z">
        <w:r w:rsidR="00346ACE" w:rsidDel="00536088">
          <w:rPr>
            <w:color w:val="000000" w:themeColor="text1"/>
          </w:rPr>
          <w:delText xml:space="preserve">this illustrative example </w:delText>
        </w:r>
      </w:del>
      <w:r w:rsidR="00346ACE">
        <w:rPr>
          <w:color w:val="000000" w:themeColor="text1"/>
        </w:rPr>
        <w:t>as an “</w:t>
      </w:r>
      <w:r w:rsidR="00346ACE" w:rsidRPr="00346ACE">
        <w:rPr>
          <w:color w:val="000000" w:themeColor="text1"/>
        </w:rPr>
        <w:t>anomalously warm year</w:t>
      </w:r>
      <w:r w:rsidR="00346ACE">
        <w:rPr>
          <w:color w:val="000000" w:themeColor="text1"/>
        </w:rPr>
        <w:t>”</w:t>
      </w:r>
      <w:del w:id="73" w:author="Ezzati, Majid" w:date="2020-05-10T14:48:00Z">
        <w:r w:rsidR="00150029" w:rsidDel="00536088">
          <w:rPr>
            <w:color w:val="000000" w:themeColor="text1"/>
          </w:rPr>
          <w:delText xml:space="preserve"> and avoid</w:delText>
        </w:r>
        <w:r w:rsidR="002F5367" w:rsidDel="00536088">
          <w:rPr>
            <w:color w:val="000000" w:themeColor="text1"/>
          </w:rPr>
          <w:delText>ed</w:delText>
        </w:r>
        <w:r w:rsidR="00150029" w:rsidDel="00536088">
          <w:rPr>
            <w:color w:val="000000" w:themeColor="text1"/>
          </w:rPr>
          <w:delText xml:space="preserve"> the term “projection”</w:delText>
        </w:r>
      </w:del>
      <w:r w:rsidR="00346ACE">
        <w:rPr>
          <w:color w:val="000000" w:themeColor="text1"/>
        </w:rPr>
        <w:t>.</w:t>
      </w:r>
      <w:r w:rsidR="009F50A8">
        <w:rPr>
          <w:color w:val="000000" w:themeColor="text1"/>
        </w:rPr>
        <w:t xml:space="preserve"> </w:t>
      </w:r>
      <w:del w:id="74" w:author="Ezzati, Majid" w:date="2020-05-10T14:49:00Z">
        <w:r w:rsidR="00F4480E" w:rsidDel="00536088">
          <w:rPr>
            <w:color w:val="000000" w:themeColor="text1"/>
          </w:rPr>
          <w:delText>Given</w:delText>
        </w:r>
        <w:r w:rsidR="009F50A8" w:rsidDel="00536088">
          <w:rPr>
            <w:color w:val="000000" w:themeColor="text1"/>
          </w:rPr>
          <w:delText xml:space="preserve"> our expertise in climate modelling</w:delText>
        </w:r>
        <w:r w:rsidR="00F4480E" w:rsidDel="00536088">
          <w:rPr>
            <w:color w:val="000000" w:themeColor="text1"/>
          </w:rPr>
          <w:delText>,</w:delText>
        </w:r>
        <w:r w:rsidR="00F6691C" w:rsidDel="00536088">
          <w:rPr>
            <w:color w:val="000000" w:themeColor="text1"/>
          </w:rPr>
          <w:fldChar w:fldCharType="begin" w:fldLock="1"/>
        </w:r>
        <w:r w:rsidR="00C76841" w:rsidDel="00536088">
          <w:rPr>
            <w:color w:val="000000" w:themeColor="text1"/>
          </w:rPr>
          <w:delInstrText>ADDIN CSL_CITATION {"citationItems":[{"id":"ITEM-1","itemData":{"DOI":"10.1007/s00477-017-1433-9","ISBN":"0047701714","ISSN":"14363259","abstract":"© 2017 The Author(s) Capturing the spatial and temporal correlation of multiple variables in a weather generator is challenging. A new massively multi-site, multivariate daily stochastic weather generator called IMAGE is presented here. It models temperature and precipitation variables as latent Gaussian variables with temporal behaviour governed by an auto-regressive model whose residuals and parameters are correlated through resampling of principle component time series of empirical orthogonal function modes. A case study using European climate data demonstrates the model’s ability to reproduce extreme events of temperature and precipitation. The ability to capture the spatial and temporal extent of extremes using a modified Climate Extremes Index is demonstrated. Importantly, the model generates events covering not observed temporal and spatial scales giving new insights for risk management purposes.","author":[{"dropping-particle":"","family":"Sparks","given":"Nathan J.","non-dropping-particle":"","parse-names":false,"suffix":""},{"dropping-particle":"","family":"Hardwick","given":"Stephen R.","non-dropping-particle":"","parse-names":false,"suffix":""},{"dropping-particle":"","family":"Schmid","given":"Matthias","non-dropping-particle":"","parse-names":false,"suffix":""},{"dropping-particle":"","family":"Toumi","given":"Ralf","non-dropping-particle":"","parse-names":false,"suffix":""}],"container-title":"Stochastic Environmental Research and Risk Assessment","id":"ITEM-1","issued":{"date-parts":[["2018"]]},"title":"IMAGE: a multivariate multi-site stochastic weather generator for European weather and climate","type":"article-journal"},"uris":["http://www.mendeley.com/documents/?uuid=49cd3a79-8fa9-49a7-9715-82bd5f32010b"]}],"mendeley":{"formattedCitation":"&lt;sup&gt;17&lt;/sup&gt;","plainTextFormattedCitation":"17","previouslyFormattedCitation":"&lt;sup&gt;17&lt;/sup&gt;"},"properties":{"noteIndex":0},"schema":"https://github.com/citation-style-language/schema/raw/master/csl-citation.json"}</w:delInstrText>
        </w:r>
        <w:r w:rsidR="00F6691C" w:rsidDel="00536088">
          <w:rPr>
            <w:color w:val="000000" w:themeColor="text1"/>
          </w:rPr>
          <w:fldChar w:fldCharType="separate"/>
        </w:r>
        <w:r w:rsidR="00C76841" w:rsidRPr="00C76841" w:rsidDel="00536088">
          <w:rPr>
            <w:noProof/>
            <w:color w:val="000000" w:themeColor="text1"/>
            <w:vertAlign w:val="superscript"/>
          </w:rPr>
          <w:delText>17</w:delText>
        </w:r>
        <w:r w:rsidR="00F6691C" w:rsidDel="00536088">
          <w:rPr>
            <w:color w:val="000000" w:themeColor="text1"/>
          </w:rPr>
          <w:fldChar w:fldCharType="end"/>
        </w:r>
        <w:r w:rsidR="009F50A8" w:rsidDel="00536088">
          <w:rPr>
            <w:color w:val="000000" w:themeColor="text1"/>
          </w:rPr>
          <w:delText xml:space="preserve"> we </w:delText>
        </w:r>
        <w:r w:rsidR="00F4480E" w:rsidDel="00536088">
          <w:rPr>
            <w:color w:val="000000" w:themeColor="text1"/>
          </w:rPr>
          <w:delText xml:space="preserve">could </w:delText>
        </w:r>
        <w:r w:rsidR="009F50A8" w:rsidDel="00536088">
          <w:rPr>
            <w:color w:val="000000" w:themeColor="text1"/>
          </w:rPr>
          <w:delText xml:space="preserve">have used a more complex exposure example. However, doing so would have undermined the illustrative purpose of this calculation. </w:delText>
        </w:r>
      </w:del>
      <w:r w:rsidR="009437BD">
        <w:rPr>
          <w:color w:val="000000" w:themeColor="text1"/>
        </w:rPr>
        <w:t xml:space="preserve">This is </w:t>
      </w:r>
      <w:del w:id="75" w:author="Ezzati, Majid" w:date="2020-05-10T14:50:00Z">
        <w:r w:rsidR="009437BD" w:rsidDel="00536088">
          <w:rPr>
            <w:color w:val="000000" w:themeColor="text1"/>
          </w:rPr>
          <w:delText>why</w:delText>
        </w:r>
        <w:r w:rsidR="00B201BD" w:rsidDel="00536088">
          <w:rPr>
            <w:color w:val="000000" w:themeColor="text1"/>
          </w:rPr>
          <w:delText xml:space="preserve"> </w:delText>
        </w:r>
      </w:del>
      <w:r w:rsidR="00B201BD">
        <w:rPr>
          <w:color w:val="000000" w:themeColor="text1"/>
        </w:rPr>
        <w:t xml:space="preserve">similar </w:t>
      </w:r>
      <w:ins w:id="76" w:author="Ezzati, Majid" w:date="2020-05-10T14:50:00Z">
        <w:r w:rsidR="00536088">
          <w:rPr>
            <w:color w:val="000000" w:themeColor="text1"/>
          </w:rPr>
          <w:t xml:space="preserve">to </w:t>
        </w:r>
      </w:ins>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C76841">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10,18&lt;/sup&gt;","plainTextFormattedCitation":"10,18","previouslyFormattedCitation":"&lt;sup&gt;10,18&lt;/sup&gt;"},"properties":{"noteIndex":0},"schema":"https://github.com/citation-style-language/schema/raw/master/csl-citation.json"}</w:instrText>
      </w:r>
      <w:r w:rsidR="00E52CA0">
        <w:rPr>
          <w:color w:val="000000" w:themeColor="text1"/>
        </w:rPr>
        <w:fldChar w:fldCharType="separate"/>
      </w:r>
      <w:r w:rsidR="00C76841" w:rsidRPr="00C76841">
        <w:rPr>
          <w:noProof/>
          <w:color w:val="000000" w:themeColor="text1"/>
          <w:vertAlign w:val="superscript"/>
        </w:rPr>
        <w:t>10,18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C76841">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19,20&lt;/sup&gt;","plainTextFormattedCitation":"19,20","previouslyFormattedCitation":"&lt;sup&gt;19,20&lt;/sup&gt;"},"properties":{"noteIndex":0},"schema":"https://github.com/citation-style-language/schema/raw/master/csl-citation.json"}</w:instrText>
      </w:r>
      <w:r w:rsidR="002D2C6E">
        <w:rPr>
          <w:color w:val="000000" w:themeColor="text1"/>
        </w:rPr>
        <w:fldChar w:fldCharType="separate"/>
      </w:r>
      <w:r w:rsidR="00C76841" w:rsidRPr="00C76841">
        <w:rPr>
          <w:noProof/>
          <w:color w:val="000000" w:themeColor="text1"/>
          <w:vertAlign w:val="superscript"/>
        </w:rPr>
        <w:t>19,20</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their counterfactual exposure</w:t>
      </w:r>
      <w:r w:rsidR="00B201BD">
        <w:rPr>
          <w:color w:val="000000" w:themeColor="text1"/>
        </w:rPr>
        <w:t>.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76841">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21,22&lt;/sup&gt;","plainTextFormattedCitation":"21,22","previouslyFormattedCitation":"&lt;sup&gt;21,22&lt;/sup&gt;"},"properties":{"noteIndex":0},"schema":"https://github.com/citation-style-language/schema/raw/master/csl-citation.json"}</w:instrText>
      </w:r>
      <w:r w:rsidR="00301071">
        <w:rPr>
          <w:color w:val="000000" w:themeColor="text1"/>
        </w:rPr>
        <w:fldChar w:fldCharType="separate"/>
      </w:r>
      <w:r w:rsidR="00C76841" w:rsidRPr="00C76841">
        <w:rPr>
          <w:noProof/>
          <w:color w:val="000000" w:themeColor="text1"/>
          <w:vertAlign w:val="superscript"/>
        </w:rPr>
        <w:t>21,22</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(i) spatially (i.e. anomalies in different places) and temporally (i.e. anomalies in different months) coherent projections of temperature; (ii) spatially and temporally coherent projections of age- and sex-specific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C76841">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23–25&lt;/sup&gt;","plainTextFormattedCitation":"23–25","previouslyFormattedCitation":"&lt;sup&gt;23–25&lt;/sup&gt;"},"properties":{"noteIndex":0},"schema":"https://github.com/citation-style-language/schema/raw/master/csl-citation.json"}</w:instrText>
      </w:r>
      <w:r w:rsidR="00F979B0">
        <w:rPr>
          <w:color w:val="000000" w:themeColor="text1"/>
        </w:rPr>
        <w:fldChar w:fldCharType="separate"/>
      </w:r>
      <w:r w:rsidR="00C76841" w:rsidRPr="00C76841">
        <w:rPr>
          <w:noProof/>
          <w:color w:val="000000" w:themeColor="text1"/>
          <w:vertAlign w:val="superscript"/>
        </w:rPr>
        <w:t>23–25</w:t>
      </w:r>
      <w:r w:rsidR="00F979B0">
        <w:rPr>
          <w:color w:val="000000" w:themeColor="text1"/>
        </w:rPr>
        <w:fldChar w:fldCharType="end"/>
      </w:r>
      <w:r w:rsidR="00B201BD">
        <w:rPr>
          <w:color w:val="000000" w:themeColor="text1"/>
        </w:rPr>
        <w:t xml:space="preserve"> </w:t>
      </w:r>
      <w:r w:rsidR="00B201BD">
        <w:rPr>
          <w:color w:val="000000" w:themeColor="text1"/>
        </w:rPr>
        <w:lastRenderedPageBreak/>
        <w:t xml:space="preserve">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346ACE">
        <w:rPr>
          <w:color w:val="000000" w:themeColor="text1"/>
        </w:rPr>
        <w:t xml:space="preserve"> – as seen </w:t>
      </w:r>
      <w:r w:rsidR="00FB5341">
        <w:rPr>
          <w:color w:val="000000" w:themeColor="text1"/>
        </w:rPr>
        <w:t xml:space="preserve">in  </w:t>
      </w:r>
      <w:r w:rsidR="00346ACE">
        <w:rPr>
          <w:color w:val="000000" w:themeColor="text1"/>
        </w:rPr>
        <w:t xml:space="preserve">secular trends </w:t>
      </w:r>
      <w:r w:rsidR="00FB5341">
        <w:rPr>
          <w:color w:val="000000" w:themeColor="text1"/>
        </w:rPr>
        <w:t>of</w:t>
      </w:r>
      <w:r w:rsidR="00346ACE">
        <w:rPr>
          <w:color w:val="000000" w:themeColor="text1"/>
        </w:rPr>
        <w:t xml:space="preserve">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 which provides a relevant and robust basis for climate change risk assessment.</w:t>
      </w:r>
    </w:p>
    <w:p w14:paraId="545F8A61" w14:textId="77777777" w:rsidR="00E3795D" w:rsidRDefault="00E3795D" w:rsidP="00613BCB">
      <w:pPr>
        <w:spacing w:line="480" w:lineRule="auto"/>
        <w:jc w:val="both"/>
        <w:outlineLvl w:val="0"/>
        <w:rPr>
          <w:color w:val="000000" w:themeColor="text1"/>
        </w:rPr>
      </w:pP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F878E31" w14:textId="32FAE7E2" w:rsidR="00C76841" w:rsidRPr="00C76841" w:rsidRDefault="00A62CA7" w:rsidP="00C76841">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C76841" w:rsidRPr="00C76841">
        <w:rPr>
          <w:noProof/>
        </w:rPr>
        <w:t>1.</w:t>
      </w:r>
      <w:r w:rsidR="00C76841" w:rsidRPr="00C76841">
        <w:rPr>
          <w:noProof/>
        </w:rPr>
        <w:tab/>
        <w:t xml:space="preserve">Bennett, J. E., Blangiardo, M., Fecht, D., Elliott, P. &amp; Ezzati, M. Vulnerability to the mortality effects of warm temperature in the districts of England and Wales. </w:t>
      </w:r>
      <w:r w:rsidR="00C76841" w:rsidRPr="00C76841">
        <w:rPr>
          <w:i/>
          <w:iCs/>
          <w:noProof/>
        </w:rPr>
        <w:t>Nat. Clim. Chang.</w:t>
      </w:r>
      <w:r w:rsidR="00C76841" w:rsidRPr="00C76841">
        <w:rPr>
          <w:noProof/>
        </w:rPr>
        <w:t xml:space="preserve"> </w:t>
      </w:r>
      <w:r w:rsidR="00C76841" w:rsidRPr="00C76841">
        <w:rPr>
          <w:b/>
          <w:bCs/>
          <w:noProof/>
        </w:rPr>
        <w:t>4</w:t>
      </w:r>
      <w:r w:rsidR="00C76841" w:rsidRPr="00C76841">
        <w:rPr>
          <w:noProof/>
        </w:rPr>
        <w:t>, 269–273 (2014).</w:t>
      </w:r>
    </w:p>
    <w:p w14:paraId="4E66B49C" w14:textId="77777777" w:rsidR="00C76841" w:rsidRPr="00C76841" w:rsidRDefault="00C76841" w:rsidP="00C76841">
      <w:pPr>
        <w:widowControl w:val="0"/>
        <w:autoSpaceDE w:val="0"/>
        <w:autoSpaceDN w:val="0"/>
        <w:adjustRightInd w:val="0"/>
        <w:ind w:left="640" w:hanging="640"/>
        <w:rPr>
          <w:noProof/>
        </w:rPr>
      </w:pPr>
      <w:r w:rsidRPr="00C76841">
        <w:rPr>
          <w:noProof/>
        </w:rPr>
        <w:t>2.</w:t>
      </w:r>
      <w:r w:rsidRPr="00C76841">
        <w:rPr>
          <w:noProof/>
        </w:rPr>
        <w:tab/>
        <w:t xml:space="preserve">Künzli, N. </w:t>
      </w:r>
      <w:r w:rsidRPr="00C76841">
        <w:rPr>
          <w:i/>
          <w:iCs/>
          <w:noProof/>
        </w:rPr>
        <w:t>et al.</w:t>
      </w:r>
      <w:r w:rsidRPr="00C76841">
        <w:rPr>
          <w:noProof/>
        </w:rPr>
        <w:t xml:space="preserve"> Assessment of deaths attributable to air pollution: should we use risk estimates based on time series or on cohort studies? </w:t>
      </w:r>
      <w:r w:rsidRPr="00C76841">
        <w:rPr>
          <w:i/>
          <w:iCs/>
          <w:noProof/>
        </w:rPr>
        <w:t>Am. J. Epidemiol.</w:t>
      </w:r>
      <w:r w:rsidRPr="00C76841">
        <w:rPr>
          <w:noProof/>
        </w:rPr>
        <w:t xml:space="preserve"> (2001). doi:10.1093/aje/153.11.1050</w:t>
      </w:r>
    </w:p>
    <w:p w14:paraId="552B9119" w14:textId="77777777" w:rsidR="00C76841" w:rsidRPr="00C76841" w:rsidRDefault="00C76841" w:rsidP="00C76841">
      <w:pPr>
        <w:widowControl w:val="0"/>
        <w:autoSpaceDE w:val="0"/>
        <w:autoSpaceDN w:val="0"/>
        <w:adjustRightInd w:val="0"/>
        <w:ind w:left="640" w:hanging="640"/>
        <w:rPr>
          <w:noProof/>
        </w:rPr>
      </w:pPr>
      <w:r w:rsidRPr="00C76841">
        <w:rPr>
          <w:noProof/>
        </w:rPr>
        <w:t>3.</w:t>
      </w:r>
      <w:r w:rsidRPr="00C76841">
        <w:rPr>
          <w:noProof/>
        </w:rPr>
        <w:tab/>
        <w:t xml:space="preserve">Parks, R. M. </w:t>
      </w:r>
      <w:r w:rsidRPr="00C76841">
        <w:rPr>
          <w:i/>
          <w:iCs/>
          <w:noProof/>
        </w:rPr>
        <w:t>et al.</w:t>
      </w:r>
      <w:r w:rsidRPr="00C76841">
        <w:rPr>
          <w:noProof/>
        </w:rPr>
        <w:t xml:space="preserve"> Anomalously warm temperatures are associated with increased injury deaths. </w:t>
      </w:r>
      <w:r w:rsidRPr="00C76841">
        <w:rPr>
          <w:i/>
          <w:iCs/>
          <w:noProof/>
        </w:rPr>
        <w:t>Nat. Med.</w:t>
      </w:r>
      <w:r w:rsidRPr="00C76841">
        <w:rPr>
          <w:noProof/>
        </w:rPr>
        <w:t xml:space="preserve"> </w:t>
      </w:r>
      <w:r w:rsidRPr="00C76841">
        <w:rPr>
          <w:b/>
          <w:bCs/>
          <w:noProof/>
        </w:rPr>
        <w:t>26</w:t>
      </w:r>
      <w:r w:rsidRPr="00C76841">
        <w:rPr>
          <w:noProof/>
        </w:rPr>
        <w:t>, 65–70 (2020).</w:t>
      </w:r>
    </w:p>
    <w:p w14:paraId="036A506A" w14:textId="77777777" w:rsidR="00C76841" w:rsidRPr="00C76841" w:rsidRDefault="00C76841" w:rsidP="00C76841">
      <w:pPr>
        <w:widowControl w:val="0"/>
        <w:autoSpaceDE w:val="0"/>
        <w:autoSpaceDN w:val="0"/>
        <w:adjustRightInd w:val="0"/>
        <w:ind w:left="640" w:hanging="640"/>
        <w:rPr>
          <w:noProof/>
        </w:rPr>
      </w:pPr>
      <w:r w:rsidRPr="00C76841">
        <w:rPr>
          <w:noProof/>
        </w:rPr>
        <w:t>4.</w:t>
      </w:r>
      <w:r w:rsidRPr="00C76841">
        <w:rPr>
          <w:noProof/>
        </w:rPr>
        <w:tab/>
        <w:t xml:space="preserve">Burke, M. </w:t>
      </w:r>
      <w:r w:rsidRPr="00C76841">
        <w:rPr>
          <w:i/>
          <w:iCs/>
          <w:noProof/>
        </w:rPr>
        <w:t>et al.</w:t>
      </w:r>
      <w:r w:rsidRPr="00C76841">
        <w:rPr>
          <w:noProof/>
        </w:rPr>
        <w:t xml:space="preserve"> Higher temperatures increase suicide rates in the United States and Mexico. </w:t>
      </w:r>
      <w:r w:rsidRPr="00C76841">
        <w:rPr>
          <w:i/>
          <w:iCs/>
          <w:noProof/>
        </w:rPr>
        <w:t>Nat. Clim. Chang.</w:t>
      </w:r>
      <w:r w:rsidRPr="00C76841">
        <w:rPr>
          <w:noProof/>
        </w:rPr>
        <w:t xml:space="preserve"> (2018). doi:10.1038/s41558-018-0222-x</w:t>
      </w:r>
    </w:p>
    <w:p w14:paraId="209BAE4E" w14:textId="77777777" w:rsidR="00C76841" w:rsidRPr="00C76841" w:rsidRDefault="00C76841" w:rsidP="00C76841">
      <w:pPr>
        <w:widowControl w:val="0"/>
        <w:autoSpaceDE w:val="0"/>
        <w:autoSpaceDN w:val="0"/>
        <w:adjustRightInd w:val="0"/>
        <w:ind w:left="640" w:hanging="640"/>
        <w:rPr>
          <w:noProof/>
        </w:rPr>
      </w:pPr>
      <w:r w:rsidRPr="00C76841">
        <w:rPr>
          <w:noProof/>
        </w:rPr>
        <w:t>5.</w:t>
      </w:r>
      <w:r w:rsidRPr="00C76841">
        <w:rPr>
          <w:noProof/>
        </w:rPr>
        <w:tab/>
        <w:t xml:space="preserve">Shi, L., Kloog, I., Zanobetti, A., Liu, P. &amp; Schwartz, J. D. Impacts of temperature and its variability on mortality in New England. </w:t>
      </w:r>
      <w:r w:rsidRPr="00C76841">
        <w:rPr>
          <w:i/>
          <w:iCs/>
          <w:noProof/>
        </w:rPr>
        <w:t>Nat. Clim. Chang.</w:t>
      </w:r>
      <w:r w:rsidRPr="00C76841">
        <w:rPr>
          <w:noProof/>
        </w:rPr>
        <w:t xml:space="preserve"> </w:t>
      </w:r>
      <w:r w:rsidRPr="00C76841">
        <w:rPr>
          <w:b/>
          <w:bCs/>
          <w:noProof/>
        </w:rPr>
        <w:t>5</w:t>
      </w:r>
      <w:r w:rsidRPr="00C76841">
        <w:rPr>
          <w:noProof/>
        </w:rPr>
        <w:t>, 988–991 (2015).</w:t>
      </w:r>
    </w:p>
    <w:p w14:paraId="0F7A97DE" w14:textId="77777777" w:rsidR="00C76841" w:rsidRPr="00C76841" w:rsidRDefault="00C76841" w:rsidP="00C76841">
      <w:pPr>
        <w:widowControl w:val="0"/>
        <w:autoSpaceDE w:val="0"/>
        <w:autoSpaceDN w:val="0"/>
        <w:adjustRightInd w:val="0"/>
        <w:ind w:left="640" w:hanging="640"/>
        <w:rPr>
          <w:noProof/>
        </w:rPr>
      </w:pPr>
      <w:r w:rsidRPr="00C76841">
        <w:rPr>
          <w:noProof/>
        </w:rPr>
        <w:t>6.</w:t>
      </w:r>
      <w:r w:rsidRPr="00C76841">
        <w:rPr>
          <w:noProof/>
        </w:rPr>
        <w:tab/>
        <w:t xml:space="preserve">Ameratunga, S. &amp; Woodward, A. Rising injuries in a hotter climate. </w:t>
      </w:r>
      <w:r w:rsidRPr="00C76841">
        <w:rPr>
          <w:i/>
          <w:iCs/>
          <w:noProof/>
        </w:rPr>
        <w:t>Nat. Med.</w:t>
      </w:r>
      <w:r w:rsidRPr="00C76841">
        <w:rPr>
          <w:noProof/>
        </w:rPr>
        <w:t xml:space="preserve"> </w:t>
      </w:r>
      <w:r w:rsidRPr="00C76841">
        <w:rPr>
          <w:b/>
          <w:bCs/>
          <w:noProof/>
        </w:rPr>
        <w:t>26</w:t>
      </w:r>
      <w:r w:rsidRPr="00C76841">
        <w:rPr>
          <w:noProof/>
        </w:rPr>
        <w:t>, 22–23 (2020).</w:t>
      </w:r>
    </w:p>
    <w:p w14:paraId="6D20D598" w14:textId="77777777" w:rsidR="00C76841" w:rsidRPr="00C76841" w:rsidRDefault="00C76841" w:rsidP="00C76841">
      <w:pPr>
        <w:widowControl w:val="0"/>
        <w:autoSpaceDE w:val="0"/>
        <w:autoSpaceDN w:val="0"/>
        <w:adjustRightInd w:val="0"/>
        <w:ind w:left="640" w:hanging="640"/>
        <w:rPr>
          <w:noProof/>
        </w:rPr>
      </w:pPr>
      <w:r w:rsidRPr="00C76841">
        <w:rPr>
          <w:noProof/>
        </w:rPr>
        <w:t>7.</w:t>
      </w:r>
      <w:r w:rsidRPr="00C76841">
        <w:rPr>
          <w:noProof/>
        </w:rPr>
        <w:tab/>
        <w:t xml:space="preserve">Pope, C. A., Ezzati, M. &amp; Dockery, D. W. Fine-particulate air pollution and life expectancy in the United States. </w:t>
      </w:r>
      <w:r w:rsidRPr="00C76841">
        <w:rPr>
          <w:i/>
          <w:iCs/>
          <w:noProof/>
        </w:rPr>
        <w:t>N. Engl. J. Med.</w:t>
      </w:r>
      <w:r w:rsidRPr="00C76841">
        <w:rPr>
          <w:noProof/>
        </w:rPr>
        <w:t xml:space="preserve"> (2009). doi:10.1056/nejmsa0805646</w:t>
      </w:r>
    </w:p>
    <w:p w14:paraId="1FAF2008" w14:textId="77777777" w:rsidR="00C76841" w:rsidRPr="00C76841" w:rsidRDefault="00C76841" w:rsidP="00C76841">
      <w:pPr>
        <w:widowControl w:val="0"/>
        <w:autoSpaceDE w:val="0"/>
        <w:autoSpaceDN w:val="0"/>
        <w:adjustRightInd w:val="0"/>
        <w:ind w:left="640" w:hanging="640"/>
        <w:rPr>
          <w:noProof/>
        </w:rPr>
      </w:pPr>
      <w:r w:rsidRPr="00C76841">
        <w:rPr>
          <w:noProof/>
        </w:rPr>
        <w:t>8.</w:t>
      </w:r>
      <w:r w:rsidRPr="00C76841">
        <w:rPr>
          <w:noProof/>
        </w:rPr>
        <w:tab/>
        <w:t xml:space="preserve">Correia, A. W. </w:t>
      </w:r>
      <w:r w:rsidRPr="00C76841">
        <w:rPr>
          <w:i/>
          <w:iCs/>
          <w:noProof/>
        </w:rPr>
        <w:t>et al.</w:t>
      </w:r>
      <w:r w:rsidRPr="00C76841">
        <w:rPr>
          <w:noProof/>
        </w:rPr>
        <w:t xml:space="preserve"> Effect of air pollution control on life expectancy in the United States: an analysis of 545 U.S. counties for the period from 2000 to 2007. </w:t>
      </w:r>
      <w:r w:rsidRPr="00C76841">
        <w:rPr>
          <w:i/>
          <w:iCs/>
          <w:noProof/>
        </w:rPr>
        <w:t>Epidemiology</w:t>
      </w:r>
      <w:r w:rsidRPr="00C76841">
        <w:rPr>
          <w:noProof/>
        </w:rPr>
        <w:t xml:space="preserve"> (2013). doi:10.1097/EDE.0b013e3182770237</w:t>
      </w:r>
    </w:p>
    <w:p w14:paraId="1C6C9778" w14:textId="77777777" w:rsidR="00C76841" w:rsidRPr="00C76841" w:rsidRDefault="00C76841" w:rsidP="00C76841">
      <w:pPr>
        <w:widowControl w:val="0"/>
        <w:autoSpaceDE w:val="0"/>
        <w:autoSpaceDN w:val="0"/>
        <w:adjustRightInd w:val="0"/>
        <w:ind w:left="640" w:hanging="640"/>
        <w:rPr>
          <w:noProof/>
        </w:rPr>
      </w:pPr>
      <w:r w:rsidRPr="00C76841">
        <w:rPr>
          <w:noProof/>
        </w:rPr>
        <w:t>9.</w:t>
      </w:r>
      <w:r w:rsidRPr="00C76841">
        <w:rPr>
          <w:noProof/>
        </w:rPr>
        <w:tab/>
        <w:t xml:space="preserve">Dominici, F. </w:t>
      </w:r>
      <w:r w:rsidRPr="00C76841">
        <w:rPr>
          <w:i/>
          <w:iCs/>
          <w:noProof/>
        </w:rPr>
        <w:t>et al.</w:t>
      </w:r>
      <w:r w:rsidRPr="00C76841">
        <w:rPr>
          <w:noProof/>
        </w:rPr>
        <w:t xml:space="preserve"> Chemical Composition of Fine Particulate Matter and Life Expectancy: In 95 US Counties between 2002 and 2007. </w:t>
      </w:r>
      <w:r w:rsidRPr="00C76841">
        <w:rPr>
          <w:i/>
          <w:iCs/>
          <w:noProof/>
        </w:rPr>
        <w:t>Epidemiology</w:t>
      </w:r>
      <w:r w:rsidRPr="00C76841">
        <w:rPr>
          <w:noProof/>
        </w:rPr>
        <w:t xml:space="preserve"> (2015). doi:10.1097/EDE.0000000000000297</w:t>
      </w:r>
    </w:p>
    <w:p w14:paraId="0CFB91CA" w14:textId="77777777" w:rsidR="00C76841" w:rsidRPr="00C76841" w:rsidRDefault="00C76841" w:rsidP="00C76841">
      <w:pPr>
        <w:widowControl w:val="0"/>
        <w:autoSpaceDE w:val="0"/>
        <w:autoSpaceDN w:val="0"/>
        <w:adjustRightInd w:val="0"/>
        <w:ind w:left="640" w:hanging="640"/>
        <w:rPr>
          <w:noProof/>
        </w:rPr>
      </w:pPr>
      <w:r w:rsidRPr="00C76841">
        <w:rPr>
          <w:noProof/>
        </w:rPr>
        <w:t>10.</w:t>
      </w:r>
      <w:r w:rsidRPr="00C76841">
        <w:rPr>
          <w:noProof/>
        </w:rPr>
        <w:tab/>
        <w:t xml:space="preserve">Bennett, J. E. </w:t>
      </w:r>
      <w:r w:rsidRPr="00C76841">
        <w:rPr>
          <w:i/>
          <w:iCs/>
          <w:noProof/>
        </w:rPr>
        <w:t>et al.</w:t>
      </w:r>
      <w:r w:rsidRPr="00C76841">
        <w:rPr>
          <w:noProof/>
        </w:rPr>
        <w:t xml:space="preserve"> National and county life expectancy loss from particulate matter pollution in the USA. </w:t>
      </w:r>
      <w:r w:rsidRPr="00C76841">
        <w:rPr>
          <w:i/>
          <w:iCs/>
          <w:noProof/>
        </w:rPr>
        <w:t>PLOS Med.</w:t>
      </w:r>
      <w:r w:rsidRPr="00C76841">
        <w:rPr>
          <w:noProof/>
        </w:rPr>
        <w:t xml:space="preserve"> (2019).</w:t>
      </w:r>
    </w:p>
    <w:p w14:paraId="2A14B8E4" w14:textId="77777777" w:rsidR="00C76841" w:rsidRPr="00C76841" w:rsidRDefault="00C76841" w:rsidP="00C76841">
      <w:pPr>
        <w:widowControl w:val="0"/>
        <w:autoSpaceDE w:val="0"/>
        <w:autoSpaceDN w:val="0"/>
        <w:adjustRightInd w:val="0"/>
        <w:ind w:left="640" w:hanging="640"/>
        <w:rPr>
          <w:noProof/>
        </w:rPr>
      </w:pPr>
      <w:r w:rsidRPr="00C76841">
        <w:rPr>
          <w:noProof/>
        </w:rPr>
        <w:t>11.</w:t>
      </w:r>
      <w:r w:rsidRPr="00C76841">
        <w:rPr>
          <w:noProof/>
        </w:rPr>
        <w:tab/>
        <w:t xml:space="preserve">Kuulasmaa, K. </w:t>
      </w:r>
      <w:r w:rsidRPr="00C76841">
        <w:rPr>
          <w:i/>
          <w:iCs/>
          <w:noProof/>
        </w:rPr>
        <w:t>et al.</w:t>
      </w:r>
      <w:r w:rsidRPr="00C76841">
        <w:rPr>
          <w:noProof/>
        </w:rPr>
        <w:t xml:space="preserve"> Estimation of contribution of changes in classic risk factors to trends in coronary-event rates across the WHO MONICA Project populations. </w:t>
      </w:r>
      <w:r w:rsidRPr="00C76841">
        <w:rPr>
          <w:i/>
          <w:iCs/>
          <w:noProof/>
        </w:rPr>
        <w:t>Lancet</w:t>
      </w:r>
      <w:r w:rsidRPr="00C76841">
        <w:rPr>
          <w:noProof/>
        </w:rPr>
        <w:t xml:space="preserve"> (2000). doi:10.1016/S0140-6736(99)11180-2</w:t>
      </w:r>
    </w:p>
    <w:p w14:paraId="7805D9BE" w14:textId="77777777" w:rsidR="00C76841" w:rsidRPr="00C76841" w:rsidRDefault="00C76841" w:rsidP="00C76841">
      <w:pPr>
        <w:widowControl w:val="0"/>
        <w:autoSpaceDE w:val="0"/>
        <w:autoSpaceDN w:val="0"/>
        <w:adjustRightInd w:val="0"/>
        <w:ind w:left="640" w:hanging="640"/>
        <w:rPr>
          <w:noProof/>
        </w:rPr>
      </w:pPr>
      <w:r w:rsidRPr="00C76841">
        <w:rPr>
          <w:noProof/>
        </w:rPr>
        <w:t>12.</w:t>
      </w:r>
      <w:r w:rsidRPr="00C76841">
        <w:rPr>
          <w:noProof/>
        </w:rPr>
        <w:tab/>
        <w:t xml:space="preserve">Di Cesare, M. </w:t>
      </w:r>
      <w:r w:rsidRPr="00C76841">
        <w:rPr>
          <w:i/>
          <w:iCs/>
          <w:noProof/>
        </w:rPr>
        <w:t>et al.</w:t>
      </w:r>
      <w:r w:rsidRPr="00C76841">
        <w:rPr>
          <w:noProof/>
        </w:rPr>
        <w:t xml:space="preserve"> The contributions of risk factor trends to cardiometabolic mortality decline in 26 industrialized countries. </w:t>
      </w:r>
      <w:r w:rsidRPr="00C76841">
        <w:rPr>
          <w:i/>
          <w:iCs/>
          <w:noProof/>
        </w:rPr>
        <w:t>Int. J. Epidemiol.</w:t>
      </w:r>
      <w:r w:rsidRPr="00C76841">
        <w:rPr>
          <w:noProof/>
        </w:rPr>
        <w:t xml:space="preserve"> (2013). doi:10.1093/ije/dyt063</w:t>
      </w:r>
    </w:p>
    <w:p w14:paraId="137F42D7" w14:textId="77777777" w:rsidR="00C76841" w:rsidRPr="00C76841" w:rsidRDefault="00C76841" w:rsidP="00C76841">
      <w:pPr>
        <w:widowControl w:val="0"/>
        <w:autoSpaceDE w:val="0"/>
        <w:autoSpaceDN w:val="0"/>
        <w:adjustRightInd w:val="0"/>
        <w:ind w:left="640" w:hanging="640"/>
        <w:rPr>
          <w:noProof/>
        </w:rPr>
      </w:pPr>
      <w:r w:rsidRPr="00C76841">
        <w:rPr>
          <w:noProof/>
        </w:rPr>
        <w:t>13.</w:t>
      </w:r>
      <w:r w:rsidRPr="00C76841">
        <w:rPr>
          <w:noProof/>
        </w:rPr>
        <w:tab/>
        <w:t xml:space="preserve">Robertson, L. Climate change, weather and road deaths. </w:t>
      </w:r>
      <w:r w:rsidRPr="00C76841">
        <w:rPr>
          <w:i/>
          <w:iCs/>
          <w:noProof/>
        </w:rPr>
        <w:t>Inj. Prev.</w:t>
      </w:r>
      <w:r w:rsidRPr="00C76841">
        <w:rPr>
          <w:noProof/>
        </w:rPr>
        <w:t xml:space="preserve"> (2018). doi:10.1136/injuryprev-2017-042419</w:t>
      </w:r>
    </w:p>
    <w:p w14:paraId="1433EC7A" w14:textId="77777777" w:rsidR="00C76841" w:rsidRPr="00C76841" w:rsidRDefault="00C76841" w:rsidP="00C76841">
      <w:pPr>
        <w:widowControl w:val="0"/>
        <w:autoSpaceDE w:val="0"/>
        <w:autoSpaceDN w:val="0"/>
        <w:adjustRightInd w:val="0"/>
        <w:ind w:left="640" w:hanging="640"/>
        <w:rPr>
          <w:noProof/>
        </w:rPr>
      </w:pPr>
      <w:r w:rsidRPr="00C76841">
        <w:rPr>
          <w:noProof/>
        </w:rPr>
        <w:t>14.</w:t>
      </w:r>
      <w:r w:rsidRPr="00C76841">
        <w:rPr>
          <w:noProof/>
        </w:rPr>
        <w:tab/>
        <w:t xml:space="preserve">Robertson, L. S. Reversal of the road death trend in the U.S. in 2015–2016: An examination of the climate and economic hypotheses. </w:t>
      </w:r>
      <w:r w:rsidRPr="00C76841">
        <w:rPr>
          <w:i/>
          <w:iCs/>
          <w:noProof/>
        </w:rPr>
        <w:t>J. Transp. Heal.</w:t>
      </w:r>
      <w:r w:rsidRPr="00C76841">
        <w:rPr>
          <w:noProof/>
        </w:rPr>
        <w:t xml:space="preserve"> (2018). doi:10.1016/j.jth.2018.04.005</w:t>
      </w:r>
    </w:p>
    <w:p w14:paraId="2703CAE8" w14:textId="77777777" w:rsidR="00C76841" w:rsidRPr="00C76841" w:rsidRDefault="00C76841" w:rsidP="00C76841">
      <w:pPr>
        <w:widowControl w:val="0"/>
        <w:autoSpaceDE w:val="0"/>
        <w:autoSpaceDN w:val="0"/>
        <w:adjustRightInd w:val="0"/>
        <w:ind w:left="640" w:hanging="640"/>
        <w:rPr>
          <w:noProof/>
        </w:rPr>
      </w:pPr>
      <w:r w:rsidRPr="00C76841">
        <w:rPr>
          <w:noProof/>
        </w:rPr>
        <w:t>15.</w:t>
      </w:r>
      <w:r w:rsidRPr="00C76841">
        <w:rPr>
          <w:noProof/>
        </w:rPr>
        <w:tab/>
        <w:t xml:space="preserve">Kim, Y. </w:t>
      </w:r>
      <w:r w:rsidRPr="00C76841">
        <w:rPr>
          <w:i/>
          <w:iCs/>
          <w:noProof/>
        </w:rPr>
        <w:t>et al.</w:t>
      </w:r>
      <w:r w:rsidRPr="00C76841">
        <w:rPr>
          <w:noProof/>
        </w:rPr>
        <w:t xml:space="preserve"> Suicide and Ambient Temperature: A Multi-Country Multi-City Study. </w:t>
      </w:r>
      <w:r w:rsidRPr="00C76841">
        <w:rPr>
          <w:i/>
          <w:iCs/>
          <w:noProof/>
        </w:rPr>
        <w:t>Environ. Health Perspect.</w:t>
      </w:r>
      <w:r w:rsidRPr="00C76841">
        <w:rPr>
          <w:noProof/>
        </w:rPr>
        <w:t xml:space="preserve"> </w:t>
      </w:r>
      <w:r w:rsidRPr="00C76841">
        <w:rPr>
          <w:b/>
          <w:bCs/>
          <w:noProof/>
        </w:rPr>
        <w:t>127</w:t>
      </w:r>
      <w:r w:rsidRPr="00C76841">
        <w:rPr>
          <w:noProof/>
        </w:rPr>
        <w:t>, 117007 (2019).</w:t>
      </w:r>
    </w:p>
    <w:p w14:paraId="578BDDCD" w14:textId="77777777" w:rsidR="00C76841" w:rsidRPr="00C76841" w:rsidRDefault="00C76841" w:rsidP="00C76841">
      <w:pPr>
        <w:widowControl w:val="0"/>
        <w:autoSpaceDE w:val="0"/>
        <w:autoSpaceDN w:val="0"/>
        <w:adjustRightInd w:val="0"/>
        <w:ind w:left="640" w:hanging="640"/>
        <w:rPr>
          <w:noProof/>
        </w:rPr>
      </w:pPr>
      <w:r w:rsidRPr="00C76841">
        <w:rPr>
          <w:noProof/>
        </w:rPr>
        <w:t>16.</w:t>
      </w:r>
      <w:r w:rsidRPr="00C76841">
        <w:rPr>
          <w:noProof/>
        </w:rPr>
        <w:tab/>
        <w:t xml:space="preserve">Gao, J. </w:t>
      </w:r>
      <w:r w:rsidRPr="00C76841">
        <w:rPr>
          <w:i/>
          <w:iCs/>
          <w:noProof/>
        </w:rPr>
        <w:t>et al.</w:t>
      </w:r>
      <w:r w:rsidRPr="00C76841">
        <w:rPr>
          <w:noProof/>
        </w:rPr>
        <w:t xml:space="preserve"> Ambient temperature, sunlight duration, and suicide: A systematic review and meta-analysis. </w:t>
      </w:r>
      <w:r w:rsidRPr="00C76841">
        <w:rPr>
          <w:i/>
          <w:iCs/>
          <w:noProof/>
        </w:rPr>
        <w:t>Science of the Total Environment</w:t>
      </w:r>
      <w:r w:rsidRPr="00C76841">
        <w:rPr>
          <w:noProof/>
        </w:rPr>
        <w:t xml:space="preserve"> (2019). doi:10.1016/j.scitotenv.2018.07.098</w:t>
      </w:r>
    </w:p>
    <w:p w14:paraId="2BC8F22B" w14:textId="77777777" w:rsidR="00C76841" w:rsidRPr="00C76841" w:rsidRDefault="00C76841" w:rsidP="00C76841">
      <w:pPr>
        <w:widowControl w:val="0"/>
        <w:autoSpaceDE w:val="0"/>
        <w:autoSpaceDN w:val="0"/>
        <w:adjustRightInd w:val="0"/>
        <w:ind w:left="640" w:hanging="640"/>
        <w:rPr>
          <w:noProof/>
        </w:rPr>
      </w:pPr>
      <w:r w:rsidRPr="00C76841">
        <w:rPr>
          <w:noProof/>
        </w:rPr>
        <w:t>17.</w:t>
      </w:r>
      <w:r w:rsidRPr="00C76841">
        <w:rPr>
          <w:noProof/>
        </w:rPr>
        <w:tab/>
        <w:t xml:space="preserve">Sparks, N. J., Hardwick, S. R., Schmid, M. &amp; Toumi, R. IMAGE: a multivariate multi-site stochastic weather generator for European weather and climate. </w:t>
      </w:r>
      <w:r w:rsidRPr="00C76841">
        <w:rPr>
          <w:i/>
          <w:iCs/>
          <w:noProof/>
        </w:rPr>
        <w:t>Stoch. Environ. Res. Risk Assess.</w:t>
      </w:r>
      <w:r w:rsidRPr="00C76841">
        <w:rPr>
          <w:noProof/>
        </w:rPr>
        <w:t xml:space="preserve"> (2018). doi:10.1007/s00477-017-1433-9</w:t>
      </w:r>
    </w:p>
    <w:p w14:paraId="56FF164A" w14:textId="77777777" w:rsidR="00C76841" w:rsidRPr="00C76841" w:rsidRDefault="00C76841" w:rsidP="00C76841">
      <w:pPr>
        <w:widowControl w:val="0"/>
        <w:autoSpaceDE w:val="0"/>
        <w:autoSpaceDN w:val="0"/>
        <w:adjustRightInd w:val="0"/>
        <w:ind w:left="640" w:hanging="640"/>
        <w:rPr>
          <w:noProof/>
        </w:rPr>
      </w:pPr>
      <w:r w:rsidRPr="00C76841">
        <w:rPr>
          <w:noProof/>
        </w:rPr>
        <w:t>18.</w:t>
      </w:r>
      <w:r w:rsidRPr="00C76841">
        <w:rPr>
          <w:noProof/>
        </w:rPr>
        <w:tab/>
        <w:t xml:space="preserve">Cohen, A. J. </w:t>
      </w:r>
      <w:r w:rsidRPr="00C76841">
        <w:rPr>
          <w:i/>
          <w:iCs/>
          <w:noProof/>
        </w:rPr>
        <w:t>et al.</w:t>
      </w:r>
      <w:r w:rsidRPr="00C76841">
        <w:rPr>
          <w:noProof/>
        </w:rPr>
        <w:t xml:space="preserve"> Estimates and 25-year trends of the global burden of disease attributable to ambient air pollution: an analysis of data from the Global Burden of Diseases Study 2015. </w:t>
      </w:r>
      <w:r w:rsidRPr="00C76841">
        <w:rPr>
          <w:i/>
          <w:iCs/>
          <w:noProof/>
        </w:rPr>
        <w:t>Lancet</w:t>
      </w:r>
      <w:r w:rsidRPr="00C76841">
        <w:rPr>
          <w:noProof/>
        </w:rPr>
        <w:t xml:space="preserve"> (2017). doi:10.1016/S0140-6736(17)30505-6</w:t>
      </w:r>
    </w:p>
    <w:p w14:paraId="1306F757" w14:textId="77777777" w:rsidR="00C76841" w:rsidRPr="00C76841" w:rsidRDefault="00C76841" w:rsidP="00C76841">
      <w:pPr>
        <w:widowControl w:val="0"/>
        <w:autoSpaceDE w:val="0"/>
        <w:autoSpaceDN w:val="0"/>
        <w:adjustRightInd w:val="0"/>
        <w:ind w:left="640" w:hanging="640"/>
        <w:rPr>
          <w:noProof/>
        </w:rPr>
      </w:pPr>
      <w:r w:rsidRPr="00C76841">
        <w:rPr>
          <w:noProof/>
        </w:rPr>
        <w:t>19.</w:t>
      </w:r>
      <w:r w:rsidRPr="00C76841">
        <w:rPr>
          <w:noProof/>
        </w:rPr>
        <w:tab/>
        <w:t xml:space="preserve">Lim, S. S. </w:t>
      </w:r>
      <w:r w:rsidRPr="00C76841">
        <w:rPr>
          <w:i/>
          <w:iCs/>
          <w:noProof/>
        </w:rPr>
        <w:t>et al.</w:t>
      </w:r>
      <w:r w:rsidRPr="00C76841">
        <w:rPr>
          <w:noProof/>
        </w:rPr>
        <w:t xml:space="preserve"> A comparative risk assessment of burden of disease and injury attributable to 67 risk factors and risk factor clusters in 21 regions, 1990-2010: A </w:t>
      </w:r>
      <w:r w:rsidRPr="00C76841">
        <w:rPr>
          <w:noProof/>
        </w:rPr>
        <w:lastRenderedPageBreak/>
        <w:t xml:space="preserve">systematic analysis for the Global Burden of Disease Study 2010. </w:t>
      </w:r>
      <w:r w:rsidRPr="00C76841">
        <w:rPr>
          <w:i/>
          <w:iCs/>
          <w:noProof/>
        </w:rPr>
        <w:t>Lancet</w:t>
      </w:r>
      <w:r w:rsidRPr="00C76841">
        <w:rPr>
          <w:noProof/>
        </w:rPr>
        <w:t xml:space="preserve"> (2012). doi:10.1016/S0140-6736(12)61766-8</w:t>
      </w:r>
    </w:p>
    <w:p w14:paraId="0D4B9203" w14:textId="77777777" w:rsidR="00C76841" w:rsidRPr="00C76841" w:rsidRDefault="00C76841" w:rsidP="00C76841">
      <w:pPr>
        <w:widowControl w:val="0"/>
        <w:autoSpaceDE w:val="0"/>
        <w:autoSpaceDN w:val="0"/>
        <w:adjustRightInd w:val="0"/>
        <w:ind w:left="640" w:hanging="640"/>
        <w:rPr>
          <w:noProof/>
        </w:rPr>
      </w:pPr>
      <w:r w:rsidRPr="00C76841">
        <w:rPr>
          <w:noProof/>
        </w:rPr>
        <w:t>20.</w:t>
      </w:r>
      <w:r w:rsidRPr="00C76841">
        <w:rPr>
          <w:noProof/>
        </w:rPr>
        <w:tab/>
        <w:t xml:space="preserve">Murray, C. J. L., Ezzati, M., Lopez, A. D., Rodgers, A. &amp; Vander Hoorn, S. Comparative quantification of health risks: Conceptual framework and methodological issues. </w:t>
      </w:r>
      <w:r w:rsidRPr="00C76841">
        <w:rPr>
          <w:i/>
          <w:iCs/>
          <w:noProof/>
        </w:rPr>
        <w:t>Population Health Metrics</w:t>
      </w:r>
      <w:r w:rsidRPr="00C76841">
        <w:rPr>
          <w:noProof/>
        </w:rPr>
        <w:t xml:space="preserve"> (2003). doi:10.1186/1478-7954-1-1</w:t>
      </w:r>
    </w:p>
    <w:p w14:paraId="272D228E" w14:textId="77777777" w:rsidR="00C76841" w:rsidRPr="00C76841" w:rsidRDefault="00C76841" w:rsidP="00C76841">
      <w:pPr>
        <w:widowControl w:val="0"/>
        <w:autoSpaceDE w:val="0"/>
        <w:autoSpaceDN w:val="0"/>
        <w:adjustRightInd w:val="0"/>
        <w:ind w:left="640" w:hanging="640"/>
        <w:rPr>
          <w:noProof/>
        </w:rPr>
      </w:pPr>
      <w:r w:rsidRPr="00C76841">
        <w:rPr>
          <w:noProof/>
        </w:rPr>
        <w:t>21.</w:t>
      </w:r>
      <w:r w:rsidRPr="00C76841">
        <w:rPr>
          <w:noProof/>
        </w:rPr>
        <w:tab/>
        <w:t xml:space="preserve">Bailis, R., Ezzati, M. &amp; Kammen, D. M. Mortality and greenhouse gas impacts of biomass and petroleum energy futures in Africa. </w:t>
      </w:r>
      <w:r w:rsidRPr="00C76841">
        <w:rPr>
          <w:i/>
          <w:iCs/>
          <w:noProof/>
        </w:rPr>
        <w:t>Science (80-. ).</w:t>
      </w:r>
      <w:r w:rsidRPr="00C76841">
        <w:rPr>
          <w:noProof/>
        </w:rPr>
        <w:t xml:space="preserve"> (2005). doi:10.1126/science.1106881</w:t>
      </w:r>
    </w:p>
    <w:p w14:paraId="09937489" w14:textId="77777777" w:rsidR="00C76841" w:rsidRPr="00C76841" w:rsidRDefault="00C76841" w:rsidP="00C76841">
      <w:pPr>
        <w:widowControl w:val="0"/>
        <w:autoSpaceDE w:val="0"/>
        <w:autoSpaceDN w:val="0"/>
        <w:adjustRightInd w:val="0"/>
        <w:ind w:left="640" w:hanging="640"/>
        <w:rPr>
          <w:noProof/>
        </w:rPr>
      </w:pPr>
      <w:r w:rsidRPr="00C76841">
        <w:rPr>
          <w:noProof/>
        </w:rPr>
        <w:t>22.</w:t>
      </w:r>
      <w:r w:rsidRPr="00C76841">
        <w:rPr>
          <w:noProof/>
        </w:rPr>
        <w:tab/>
        <w:t xml:space="preserve">Kontis, V. </w:t>
      </w:r>
      <w:r w:rsidRPr="00C76841">
        <w:rPr>
          <w:i/>
          <w:iCs/>
          <w:noProof/>
        </w:rPr>
        <w:t>et al.</w:t>
      </w:r>
      <w:r w:rsidRPr="00C76841">
        <w:rPr>
          <w:noProof/>
        </w:rPr>
        <w:t xml:space="preserve"> Contribution of six risk factors to achieving the 25×25 non-communicable disease mortality reduction target: A modelling study. </w:t>
      </w:r>
      <w:r w:rsidRPr="00C76841">
        <w:rPr>
          <w:i/>
          <w:iCs/>
          <w:noProof/>
        </w:rPr>
        <w:t>Lancet</w:t>
      </w:r>
      <w:r w:rsidRPr="00C76841">
        <w:rPr>
          <w:noProof/>
        </w:rPr>
        <w:t xml:space="preserve"> (2014). doi:10.1016/S0140-6736(14)60616-4</w:t>
      </w:r>
    </w:p>
    <w:p w14:paraId="78EA622A" w14:textId="77777777" w:rsidR="00C76841" w:rsidRPr="00C76841" w:rsidRDefault="00C76841" w:rsidP="00C76841">
      <w:pPr>
        <w:widowControl w:val="0"/>
        <w:autoSpaceDE w:val="0"/>
        <w:autoSpaceDN w:val="0"/>
        <w:adjustRightInd w:val="0"/>
        <w:ind w:left="640" w:hanging="640"/>
        <w:rPr>
          <w:noProof/>
        </w:rPr>
      </w:pPr>
      <w:r w:rsidRPr="00C76841">
        <w:rPr>
          <w:noProof/>
        </w:rPr>
        <w:t>23.</w:t>
      </w:r>
      <w:r w:rsidRPr="00C76841">
        <w:rPr>
          <w:noProof/>
        </w:rPr>
        <w:tab/>
        <w:t xml:space="preserve">Foreman, K. J., Li, G., Best, N. &amp; Ezzati, M. Small area forecasts of cause-specific mortality: application of a Bayesian hierarchical model to US vital registration data. </w:t>
      </w:r>
      <w:r w:rsidRPr="00C76841">
        <w:rPr>
          <w:i/>
          <w:iCs/>
          <w:noProof/>
        </w:rPr>
        <w:t>J. R. Stat. Soc. Ser. C Appl. Stat.</w:t>
      </w:r>
      <w:r w:rsidRPr="00C76841">
        <w:rPr>
          <w:noProof/>
        </w:rPr>
        <w:t xml:space="preserve"> (2017). doi:10.1111/rssc.12157</w:t>
      </w:r>
    </w:p>
    <w:p w14:paraId="52C4E084" w14:textId="77777777" w:rsidR="00C76841" w:rsidRPr="00C76841" w:rsidRDefault="00C76841" w:rsidP="00C76841">
      <w:pPr>
        <w:widowControl w:val="0"/>
        <w:autoSpaceDE w:val="0"/>
        <w:autoSpaceDN w:val="0"/>
        <w:adjustRightInd w:val="0"/>
        <w:ind w:left="640" w:hanging="640"/>
        <w:rPr>
          <w:noProof/>
        </w:rPr>
      </w:pPr>
      <w:r w:rsidRPr="00C76841">
        <w:rPr>
          <w:noProof/>
        </w:rPr>
        <w:t>24.</w:t>
      </w:r>
      <w:r w:rsidRPr="00C76841">
        <w:rPr>
          <w:noProof/>
        </w:rPr>
        <w:tab/>
        <w:t xml:space="preserve">Kontis, V. </w:t>
      </w:r>
      <w:r w:rsidRPr="00C76841">
        <w:rPr>
          <w:i/>
          <w:iCs/>
          <w:noProof/>
        </w:rPr>
        <w:t>et al.</w:t>
      </w:r>
      <w:r w:rsidRPr="00C76841">
        <w:rPr>
          <w:noProof/>
        </w:rPr>
        <w:t xml:space="preserve"> Future life expectancy in 35 industrialised countries: projections with a Bayesian model ensemble. </w:t>
      </w:r>
      <w:r w:rsidRPr="00C76841">
        <w:rPr>
          <w:i/>
          <w:iCs/>
          <w:noProof/>
        </w:rPr>
        <w:t>Lancet</w:t>
      </w:r>
      <w:r w:rsidRPr="00C76841">
        <w:rPr>
          <w:noProof/>
        </w:rPr>
        <w:t xml:space="preserve"> (2017). doi:10.1016/S0140-6736(16)32381-9</w:t>
      </w:r>
    </w:p>
    <w:p w14:paraId="65E5FA26" w14:textId="77777777" w:rsidR="00C76841" w:rsidRPr="00C76841" w:rsidRDefault="00C76841" w:rsidP="00C76841">
      <w:pPr>
        <w:widowControl w:val="0"/>
        <w:autoSpaceDE w:val="0"/>
        <w:autoSpaceDN w:val="0"/>
        <w:adjustRightInd w:val="0"/>
        <w:ind w:left="640" w:hanging="640"/>
        <w:rPr>
          <w:noProof/>
        </w:rPr>
      </w:pPr>
      <w:r w:rsidRPr="00C76841">
        <w:rPr>
          <w:noProof/>
        </w:rPr>
        <w:t>25.</w:t>
      </w:r>
      <w:r w:rsidRPr="00C76841">
        <w:rPr>
          <w:noProof/>
        </w:rPr>
        <w:tab/>
        <w:t xml:space="preserve">Bennett, J. E. </w:t>
      </w:r>
      <w:r w:rsidRPr="00C76841">
        <w:rPr>
          <w:i/>
          <w:iCs/>
          <w:noProof/>
        </w:rPr>
        <w:t>et al.</w:t>
      </w:r>
      <w:r w:rsidRPr="00C76841">
        <w:rPr>
          <w:noProof/>
        </w:rPr>
        <w:t xml:space="preserve"> The future of life expectancy and life expectancy inequalities in England and Wales: Bayesian spatiotemporal forecasting. </w:t>
      </w:r>
      <w:r w:rsidRPr="00C76841">
        <w:rPr>
          <w:i/>
          <w:iCs/>
          <w:noProof/>
        </w:rPr>
        <w:t>Lancet</w:t>
      </w:r>
      <w:r w:rsidRPr="00C76841">
        <w:rPr>
          <w:noProof/>
        </w:rPr>
        <w:t xml:space="preserve"> (2015). doi:10.1016/S0140-6736(15)60296-3</w:t>
      </w:r>
    </w:p>
    <w:p w14:paraId="4C890BA2" w14:textId="42BA679C" w:rsidR="002C64F6" w:rsidRDefault="00A62CA7" w:rsidP="00C76841">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1"/>
      <w:footerReference w:type="default" r:id="rId12"/>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20-05-10T07:13:00Z" w:initials="EM">
    <w:p w14:paraId="3E1BE887" w14:textId="28D5D053" w:rsidR="00BF6E46" w:rsidRDefault="00BF6E46">
      <w:pPr>
        <w:pStyle w:val="CommentText"/>
      </w:pPr>
      <w:r>
        <w:rPr>
          <w:rStyle w:val="CommentReference"/>
        </w:rPr>
        <w:annotationRef/>
      </w:r>
      <w:r>
        <w:t>Drop citation</w:t>
      </w:r>
    </w:p>
  </w:comment>
  <w:comment w:id="8" w:author="Ezzati, Majid" w:date="2020-05-10T07:14:00Z" w:initials="EM">
    <w:p w14:paraId="643825F7" w14:textId="6223B391" w:rsidR="00BF6E46" w:rsidRDefault="00BF6E46">
      <w:pPr>
        <w:pStyle w:val="CommentText"/>
      </w:pPr>
      <w:r>
        <w:rPr>
          <w:rStyle w:val="CommentReference"/>
        </w:rPr>
        <w:annotationRef/>
      </w:r>
      <w:r>
        <w:t>drop</w:t>
      </w:r>
    </w:p>
  </w:comment>
  <w:comment w:id="10" w:author="Ezzati, Majid" w:date="2020-05-10T14:32:00Z" w:initials="EM">
    <w:p w14:paraId="78C217C1" w14:textId="117B96CF" w:rsidR="00D21FA0" w:rsidRDefault="00D21FA0">
      <w:pPr>
        <w:pStyle w:val="CommentText"/>
      </w:pPr>
      <w:r>
        <w:rPr>
          <w:rStyle w:val="CommentReference"/>
        </w:rPr>
        <w:annotationRef/>
      </w:r>
      <w:r>
        <w:t>ok? Can we add Paris to the first and what would then go to the 2</w:t>
      </w:r>
      <w:r w:rsidRPr="00D21FA0">
        <w:rPr>
          <w:vertAlign w:val="superscript"/>
        </w:rPr>
        <w:t>nd</w:t>
      </w:r>
      <w:r>
        <w:t xml:space="preserve"> (Corsica?)</w:t>
      </w:r>
    </w:p>
  </w:comment>
  <w:comment w:id="15" w:author="Ezzati, Majid" w:date="2020-05-10T07:16:00Z" w:initials="EM">
    <w:p w14:paraId="423D740D" w14:textId="4989E0D6" w:rsidR="00BF6E46" w:rsidRDefault="00BF6E46">
      <w:pPr>
        <w:pStyle w:val="CommentText"/>
      </w:pPr>
      <w:r>
        <w:rPr>
          <w:rStyle w:val="CommentReference"/>
        </w:rPr>
        <w:annotationRef/>
      </w:r>
      <w:r>
        <w:t>drop citations</w:t>
      </w:r>
    </w:p>
  </w:comment>
  <w:comment w:id="49" w:author="Ezzati, Majid" w:date="2020-05-10T14:34:00Z" w:initials="EM">
    <w:p w14:paraId="54D8F11A" w14:textId="24D3BECE" w:rsidR="00D21FA0" w:rsidRDefault="00D21FA0">
      <w:pPr>
        <w:pStyle w:val="CommentText"/>
      </w:pPr>
      <w:r>
        <w:rPr>
          <w:rStyle w:val="CommentReference"/>
        </w:rPr>
        <w:annotationRef/>
      </w:r>
      <w:r>
        <w:t>drop 9 and 12</w:t>
      </w:r>
    </w:p>
  </w:comment>
  <w:comment w:id="53" w:author="Ezzati, Majid" w:date="2020-05-10T14:38:00Z" w:initials="EM">
    <w:p w14:paraId="2EE296F7" w14:textId="738D3B32" w:rsidR="00D21FA0" w:rsidRDefault="00D21FA0">
      <w:pPr>
        <w:pStyle w:val="CommentText"/>
      </w:pPr>
      <w:r>
        <w:rPr>
          <w:rStyle w:val="CommentReference"/>
        </w:rPr>
        <w:annotationRef/>
      </w:r>
      <w:r>
        <w:t>drop either 13 or 14, whichever is less relevant. And combine the remaining one with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1BE887" w15:done="0"/>
  <w15:commentEx w15:paraId="643825F7" w15:done="0"/>
  <w15:commentEx w15:paraId="78C217C1" w15:done="0"/>
  <w15:commentEx w15:paraId="423D740D" w15:done="0"/>
  <w15:commentEx w15:paraId="54D8F11A" w15:done="0"/>
  <w15:commentEx w15:paraId="2EE296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1BE887" w16cid:durableId="22622828"/>
  <w16cid:commentId w16cid:paraId="643825F7" w16cid:durableId="2262286B"/>
  <w16cid:commentId w16cid:paraId="78C217C1" w16cid:durableId="22628EE5"/>
  <w16cid:commentId w16cid:paraId="423D740D" w16cid:durableId="226228BC"/>
  <w16cid:commentId w16cid:paraId="54D8F11A" w16cid:durableId="22628F79"/>
  <w16cid:commentId w16cid:paraId="2EE296F7" w16cid:durableId="226290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0C342C" w14:textId="77777777" w:rsidR="00AF2FDF" w:rsidRDefault="00AF2FDF">
      <w:r>
        <w:separator/>
      </w:r>
    </w:p>
  </w:endnote>
  <w:endnote w:type="continuationSeparator" w:id="0">
    <w:p w14:paraId="47637AB5" w14:textId="77777777" w:rsidR="00AF2FDF" w:rsidRDefault="00AF2FDF">
      <w:r>
        <w:continuationSeparator/>
      </w:r>
    </w:p>
  </w:endnote>
  <w:endnote w:type="continuationNotice" w:id="1">
    <w:p w14:paraId="6DE27FD5" w14:textId="77777777" w:rsidR="00AF2FDF" w:rsidRDefault="00AF2F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D3ECB" w14:textId="77777777" w:rsidR="00AF2FDF" w:rsidRDefault="00AF2FDF">
      <w:r>
        <w:separator/>
      </w:r>
    </w:p>
  </w:footnote>
  <w:footnote w:type="continuationSeparator" w:id="0">
    <w:p w14:paraId="6A74D540" w14:textId="77777777" w:rsidR="00AF2FDF" w:rsidRDefault="00AF2FDF">
      <w:r>
        <w:continuationSeparator/>
      </w:r>
    </w:p>
  </w:footnote>
  <w:footnote w:type="continuationNotice" w:id="1">
    <w:p w14:paraId="0B15F5B8" w14:textId="77777777" w:rsidR="00AF2FDF" w:rsidRDefault="00AF2FDF"/>
  </w:footnote>
  <w:footnote w:id="2">
    <w:p w14:paraId="79BD4E21" w14:textId="77777777" w:rsidR="00D21FA0" w:rsidRDefault="00D21FA0" w:rsidP="00D21FA0">
      <w:pPr>
        <w:pStyle w:val="FootnoteText"/>
        <w:jc w:val="both"/>
      </w:pPr>
      <w:r>
        <w:rPr>
          <w:rStyle w:val="FootnoteReference"/>
        </w:rPr>
        <w:footnoteRef/>
      </w:r>
      <w:r>
        <w:t xml:space="preserve"> As incorrectly stated in the letter by Mitchell and colleagues, computational considerations had no bearing on this choice. Rather, these considerations together with small number of events, when divided by age group, sex and injury type, made it difficult to fit a model to all 3000+ counties.</w:t>
      </w:r>
    </w:p>
  </w:footnote>
  <w:footnote w:id="3">
    <w:p w14:paraId="20A35844" w14:textId="19564FB7" w:rsidR="005B72CC" w:rsidRPr="005B72CC" w:rsidRDefault="005B72CC">
      <w:pPr>
        <w:pStyle w:val="FootnoteText"/>
        <w:rPr>
          <w:lang w:val="en-US"/>
        </w:rPr>
      </w:pPr>
      <w:r>
        <w:rPr>
          <w:rStyle w:val="FootnoteReference"/>
        </w:rPr>
        <w:footnoteRef/>
      </w:r>
      <w:r>
        <w:t xml:space="preserve"> </w:t>
      </w:r>
      <w:r w:rsidRPr="005B72CC">
        <w:t>Our computer code is available on an open access basis (http://globalenvhealth.org/code-data-download/) and can be used to consider alternative functional forms.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78B7"/>
    <w:rsid w:val="00157942"/>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1A3F"/>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1B2C"/>
    <w:rsid w:val="0098425A"/>
    <w:rsid w:val="00984C48"/>
    <w:rsid w:val="00984FB4"/>
    <w:rsid w:val="00985C4D"/>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A2F"/>
    <w:rsid w:val="00AF1F5F"/>
    <w:rsid w:val="00AF2FD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CB39B-6F37-964C-A747-704F69D15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19660</Words>
  <Characters>112064</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2</cp:revision>
  <cp:lastPrinted>2019-04-24T23:05:00Z</cp:lastPrinted>
  <dcterms:created xsi:type="dcterms:W3CDTF">2020-05-10T15:23:00Z</dcterms:created>
  <dcterms:modified xsi:type="dcterms:W3CDTF">2020-05-10T15:23:00Z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