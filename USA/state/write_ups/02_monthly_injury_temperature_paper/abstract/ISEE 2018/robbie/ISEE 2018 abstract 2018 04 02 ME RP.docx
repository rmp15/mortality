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4270A5" w14:textId="64822758" w:rsidR="004716CF" w:rsidRDefault="003A79CC">
      <w:pPr>
        <w:rPr>
          <w:b/>
        </w:rPr>
      </w:pPr>
      <w:r>
        <w:rPr>
          <w:b/>
        </w:rPr>
        <w:t xml:space="preserve">Impact of anomalous temperature on </w:t>
      </w:r>
      <w:r w:rsidR="004B46B5">
        <w:rPr>
          <w:b/>
        </w:rPr>
        <w:t>injury</w:t>
      </w:r>
      <w:r>
        <w:rPr>
          <w:b/>
        </w:rPr>
        <w:t xml:space="preserve"> </w:t>
      </w:r>
      <w:r w:rsidR="00845B42">
        <w:rPr>
          <w:b/>
        </w:rPr>
        <w:t>mortality</w:t>
      </w:r>
      <w:r w:rsidR="004A4D26">
        <w:rPr>
          <w:b/>
        </w:rPr>
        <w:t xml:space="preserve"> </w:t>
      </w:r>
      <w:r>
        <w:rPr>
          <w:b/>
        </w:rPr>
        <w:t>by age and sex in the USA</w:t>
      </w:r>
    </w:p>
    <w:p w14:paraId="3529E805" w14:textId="6191DFC5" w:rsidR="002E3194" w:rsidRDefault="00720EC4">
      <w:pPr>
        <w:rPr>
          <w:b/>
        </w:rPr>
      </w:pPr>
      <w:r>
        <w:rPr>
          <w:b/>
        </w:rPr>
        <w:t>R</w:t>
      </w:r>
      <w:r w:rsidR="00550868">
        <w:rPr>
          <w:b/>
        </w:rPr>
        <w:t xml:space="preserve">obbie </w:t>
      </w:r>
      <w:r>
        <w:rPr>
          <w:b/>
        </w:rPr>
        <w:t>P</w:t>
      </w:r>
      <w:r w:rsidR="00550868">
        <w:rPr>
          <w:b/>
        </w:rPr>
        <w:t>arks</w:t>
      </w:r>
      <w:r>
        <w:rPr>
          <w:b/>
        </w:rPr>
        <w:t>, J</w:t>
      </w:r>
      <w:r w:rsidR="00550868">
        <w:rPr>
          <w:b/>
        </w:rPr>
        <w:t xml:space="preserve">ames </w:t>
      </w:r>
      <w:r>
        <w:rPr>
          <w:b/>
        </w:rPr>
        <w:t>B</w:t>
      </w:r>
      <w:r w:rsidR="00550868">
        <w:rPr>
          <w:b/>
        </w:rPr>
        <w:t>ennett</w:t>
      </w:r>
      <w:r>
        <w:rPr>
          <w:b/>
        </w:rPr>
        <w:t>, H</w:t>
      </w:r>
      <w:r w:rsidR="00550868">
        <w:rPr>
          <w:b/>
        </w:rPr>
        <w:t xml:space="preserve">elen </w:t>
      </w:r>
      <w:r>
        <w:rPr>
          <w:b/>
        </w:rPr>
        <w:t>T</w:t>
      </w:r>
      <w:r w:rsidR="00550868">
        <w:rPr>
          <w:b/>
        </w:rPr>
        <w:t>amura-</w:t>
      </w:r>
      <w:r>
        <w:rPr>
          <w:b/>
        </w:rPr>
        <w:t>W</w:t>
      </w:r>
      <w:r w:rsidR="00550868">
        <w:rPr>
          <w:b/>
        </w:rPr>
        <w:t>icks</w:t>
      </w:r>
      <w:r>
        <w:rPr>
          <w:b/>
        </w:rPr>
        <w:t>,</w:t>
      </w:r>
      <w:r w:rsidR="00D66D8B">
        <w:rPr>
          <w:b/>
        </w:rPr>
        <w:t xml:space="preserve"> R</w:t>
      </w:r>
      <w:r w:rsidR="00550868">
        <w:rPr>
          <w:b/>
        </w:rPr>
        <w:t xml:space="preserve">alf </w:t>
      </w:r>
      <w:r w:rsidR="00D66D8B">
        <w:rPr>
          <w:b/>
        </w:rPr>
        <w:t>T</w:t>
      </w:r>
      <w:r w:rsidR="00550868">
        <w:rPr>
          <w:b/>
        </w:rPr>
        <w:t>oumi</w:t>
      </w:r>
      <w:r w:rsidR="00D66D8B">
        <w:rPr>
          <w:b/>
        </w:rPr>
        <w:t>, M</w:t>
      </w:r>
      <w:r w:rsidR="00550868">
        <w:rPr>
          <w:b/>
        </w:rPr>
        <w:t xml:space="preserve">ajid </w:t>
      </w:r>
      <w:r w:rsidR="00D66D8B">
        <w:rPr>
          <w:b/>
        </w:rPr>
        <w:t>E</w:t>
      </w:r>
      <w:r w:rsidR="00550868">
        <w:rPr>
          <w:b/>
        </w:rPr>
        <w:t>zzati</w:t>
      </w:r>
    </w:p>
    <w:p w14:paraId="61EB61E1" w14:textId="77777777" w:rsidR="00D66D8B" w:rsidRDefault="00D66D8B">
      <w:pPr>
        <w:rPr>
          <w:b/>
        </w:rPr>
      </w:pPr>
    </w:p>
    <w:p w14:paraId="01FB504F" w14:textId="7C96C6C3" w:rsidR="003A79CC" w:rsidRDefault="002E3194" w:rsidP="00CE246B">
      <w:pPr>
        <w:outlineLvl w:val="0"/>
        <w:rPr>
          <w:b/>
        </w:rPr>
      </w:pPr>
      <w:r w:rsidRPr="002E3194">
        <w:rPr>
          <w:b/>
        </w:rPr>
        <w:t>Background</w:t>
      </w:r>
    </w:p>
    <w:p w14:paraId="383A8A27" w14:textId="43B6A8F6" w:rsidR="00E96385" w:rsidRDefault="00C115B6" w:rsidP="00CC4236">
      <w:pPr>
        <w:jc w:val="both"/>
      </w:pPr>
      <w:r>
        <w:t>E</w:t>
      </w:r>
      <w:r w:rsidR="0021029A" w:rsidRPr="002A1A59">
        <w:t xml:space="preserve">xtreme temperatures, which deviate from long-term averages, </w:t>
      </w:r>
      <w:r>
        <w:t xml:space="preserve">will be more frequent as the global climate changes, and </w:t>
      </w:r>
      <w:r w:rsidR="0021029A" w:rsidRPr="002A1A59">
        <w:t xml:space="preserve">could have </w:t>
      </w:r>
      <w:r w:rsidR="00877F76">
        <w:t xml:space="preserve">adverse health </w:t>
      </w:r>
      <w:r w:rsidR="0021029A" w:rsidRPr="002A1A59">
        <w:t>co</w:t>
      </w:r>
      <w:bookmarkStart w:id="0" w:name="_GoBack"/>
      <w:bookmarkEnd w:id="0"/>
      <w:r w:rsidR="0021029A" w:rsidRPr="002A1A59">
        <w:t xml:space="preserve">nsequences. </w:t>
      </w:r>
      <w:r>
        <w:t>M</w:t>
      </w:r>
      <w:r w:rsidR="00CC4236" w:rsidRPr="002A1A59">
        <w:t>uch previous work has fo</w:t>
      </w:r>
      <w:r w:rsidR="0021029A" w:rsidRPr="002A1A59">
        <w:t>cussed on how mortality</w:t>
      </w:r>
      <w:r w:rsidR="00A5014B">
        <w:t xml:space="preserve"> from natural causes</w:t>
      </w:r>
      <w:r w:rsidR="0021029A" w:rsidRPr="002A1A59">
        <w:t xml:space="preserve"> is affected by </w:t>
      </w:r>
      <w:r>
        <w:t xml:space="preserve">daily or multi-day </w:t>
      </w:r>
      <w:r w:rsidR="0021029A" w:rsidRPr="002A1A59">
        <w:t>hot</w:t>
      </w:r>
      <w:r w:rsidR="00F536C2">
        <w:t>/</w:t>
      </w:r>
      <w:r w:rsidR="0021029A" w:rsidRPr="002A1A59">
        <w:t>cold episodes,</w:t>
      </w:r>
      <w:r>
        <w:t xml:space="preserve"> and</w:t>
      </w:r>
      <w:r w:rsidR="0021029A" w:rsidRPr="002A1A59">
        <w:t xml:space="preserve"> </w:t>
      </w:r>
      <w:r w:rsidR="00D66D8B">
        <w:t>not on weather patterns that reflect inter-annual variations, as expected under global climate change</w:t>
      </w:r>
      <w:r w:rsidR="00A5014B">
        <w:t>, nor on injuries</w:t>
      </w:r>
      <w:r w:rsidR="009337AC">
        <w:t>.</w:t>
      </w:r>
      <w:r w:rsidR="006245B7">
        <w:t xml:space="preserve"> </w:t>
      </w:r>
    </w:p>
    <w:p w14:paraId="69C0989F" w14:textId="77777777" w:rsidR="00E96385" w:rsidRPr="002A1A59" w:rsidRDefault="00E96385" w:rsidP="00CC4236">
      <w:pPr>
        <w:jc w:val="both"/>
      </w:pPr>
    </w:p>
    <w:p w14:paraId="457986B6" w14:textId="3F541CB4" w:rsidR="00380D57" w:rsidRPr="00CE246B" w:rsidRDefault="001E787C" w:rsidP="00CE246B">
      <w:pPr>
        <w:jc w:val="both"/>
        <w:outlineLvl w:val="0"/>
        <w:rPr>
          <w:b/>
        </w:rPr>
      </w:pPr>
      <w:r w:rsidRPr="002A1A59">
        <w:rPr>
          <w:b/>
        </w:rPr>
        <w:t>M</w:t>
      </w:r>
      <w:r w:rsidR="00380D57" w:rsidRPr="002A1A59">
        <w:rPr>
          <w:b/>
        </w:rPr>
        <w:t>ethods</w:t>
      </w:r>
    </w:p>
    <w:p w14:paraId="0B1D257C" w14:textId="5799B031" w:rsidR="00AD560A" w:rsidRDefault="004716CF" w:rsidP="00CC4236">
      <w:pPr>
        <w:jc w:val="both"/>
      </w:pPr>
      <w:r>
        <w:t>W</w:t>
      </w:r>
      <w:r w:rsidR="00B277B5" w:rsidRPr="002A1A59">
        <w:t xml:space="preserve">e </w:t>
      </w:r>
      <w:r w:rsidR="006924BC">
        <w:t>formulated</w:t>
      </w:r>
      <w:r w:rsidR="00821B90" w:rsidRPr="002A1A59">
        <w:t xml:space="preserve"> a Bayesian </w:t>
      </w:r>
      <w:r w:rsidR="00630573">
        <w:t xml:space="preserve">hierarchical </w:t>
      </w:r>
      <w:r w:rsidR="00821B90" w:rsidRPr="002A1A59">
        <w:t>spatiotemporal model</w:t>
      </w:r>
      <w:r w:rsidR="00D66D8B">
        <w:t xml:space="preserve"> to estimate how </w:t>
      </w:r>
      <w:r w:rsidR="00D66D8B" w:rsidRPr="002A1A59">
        <w:t xml:space="preserve">deviations </w:t>
      </w:r>
      <w:r w:rsidR="00A5014B">
        <w:t xml:space="preserve">of mean monthly temperature as well as </w:t>
      </w:r>
      <w:r w:rsidR="006D6624">
        <w:t>number</w:t>
      </w:r>
      <w:r w:rsidR="00A5014B">
        <w:t xml:space="preserve"> of monthly extremes </w:t>
      </w:r>
      <w:r w:rsidR="00D66D8B" w:rsidRPr="002A1A59">
        <w:t xml:space="preserve">from </w:t>
      </w:r>
      <w:r w:rsidR="00D66D8B">
        <w:t xml:space="preserve">long-term </w:t>
      </w:r>
      <w:r w:rsidR="00D66D8B" w:rsidRPr="002A1A59">
        <w:t>average</w:t>
      </w:r>
      <w:r w:rsidR="00A5014B">
        <w:t>s</w:t>
      </w:r>
      <w:r w:rsidR="00D66D8B" w:rsidRPr="002A1A59">
        <w:t xml:space="preserve"> affect </w:t>
      </w:r>
      <w:r w:rsidR="004D4120">
        <w:t xml:space="preserve">injury </w:t>
      </w:r>
      <w:r w:rsidR="00D66D8B" w:rsidRPr="002A1A59">
        <w:t>mortality</w:t>
      </w:r>
      <w:r w:rsidR="00D66D8B">
        <w:t xml:space="preserve"> in the </w:t>
      </w:r>
      <w:r w:rsidR="00924F4B">
        <w:t>contiguous</w:t>
      </w:r>
      <w:r w:rsidR="00D66D8B">
        <w:t xml:space="preserve"> USA</w:t>
      </w:r>
      <w:r w:rsidR="000572D5">
        <w:t>.</w:t>
      </w:r>
      <w:r w:rsidR="00DD6AC5" w:rsidRPr="002A1A59" w:rsidDel="00DD6AC5">
        <w:t xml:space="preserve"> </w:t>
      </w:r>
      <w:r w:rsidR="00C2794C">
        <w:t>Our</w:t>
      </w:r>
      <w:r w:rsidR="00D87119">
        <w:t xml:space="preserve"> model </w:t>
      </w:r>
      <w:r w:rsidR="00821B90" w:rsidRPr="002A1A59">
        <w:t>incorporate</w:t>
      </w:r>
      <w:r w:rsidR="00E6722F">
        <w:t>s</w:t>
      </w:r>
      <w:r w:rsidR="00821B90" w:rsidRPr="002A1A59">
        <w:t xml:space="preserve"> </w:t>
      </w:r>
      <w:r w:rsidR="00D66D8B">
        <w:t>how mortality varies</w:t>
      </w:r>
      <w:r w:rsidR="00AB4DD3">
        <w:t xml:space="preserve"> </w:t>
      </w:r>
      <w:r w:rsidR="00FB6443">
        <w:t>by</w:t>
      </w:r>
      <w:r w:rsidR="00821B90" w:rsidRPr="002A1A59">
        <w:t xml:space="preserve"> </w:t>
      </w:r>
      <w:r w:rsidR="006924BC">
        <w:t>age</w:t>
      </w:r>
      <w:r w:rsidR="00815E4D">
        <w:t>,</w:t>
      </w:r>
      <w:r w:rsidR="006924BC">
        <w:t xml:space="preserve"> sex, </w:t>
      </w:r>
      <w:r>
        <w:t>state of residence</w:t>
      </w:r>
      <w:r w:rsidR="005E0A88">
        <w:t xml:space="preserve">, </w:t>
      </w:r>
      <w:r>
        <w:t xml:space="preserve">and </w:t>
      </w:r>
      <w:r w:rsidR="008F4E12">
        <w:t>month</w:t>
      </w:r>
      <w:r>
        <w:t xml:space="preserve"> and year</w:t>
      </w:r>
      <w:r w:rsidR="008F4E12">
        <w:t xml:space="preserve">. </w:t>
      </w:r>
      <w:r>
        <w:t>Importantly,</w:t>
      </w:r>
      <w:r w:rsidR="00EC590C">
        <w:t xml:space="preserve"> it </w:t>
      </w:r>
      <w:r w:rsidR="006A6B7D">
        <w:t xml:space="preserve">associates </w:t>
      </w:r>
      <w:r w:rsidR="002C3367">
        <w:t xml:space="preserve">monthly </w:t>
      </w:r>
      <w:r>
        <w:t xml:space="preserve">injury death rate </w:t>
      </w:r>
      <w:r w:rsidR="00734060">
        <w:t>to</w:t>
      </w:r>
      <w:r w:rsidR="00762F77">
        <w:t xml:space="preserve"> </w:t>
      </w:r>
      <w:r>
        <w:t>inter-</w:t>
      </w:r>
      <w:r w:rsidR="008274A3">
        <w:t>annual</w:t>
      </w:r>
      <w:r>
        <w:t xml:space="preserve"> variation </w:t>
      </w:r>
      <w:r w:rsidR="0074754B">
        <w:t>of temperature from</w:t>
      </w:r>
      <w:r w:rsidR="00D1376B">
        <w:t xml:space="preserve"> </w:t>
      </w:r>
      <w:r w:rsidR="009C0FBD">
        <w:t xml:space="preserve">the </w:t>
      </w:r>
      <w:r w:rsidR="00C61D7F">
        <w:t>average</w:t>
      </w:r>
      <w:r w:rsidR="00D1376B">
        <w:t xml:space="preserve"> </w:t>
      </w:r>
      <w:r>
        <w:t xml:space="preserve">30-year </w:t>
      </w:r>
      <w:r w:rsidR="00250F73">
        <w:t>cli</w:t>
      </w:r>
      <w:r w:rsidR="00AA0057">
        <w:t>mate</w:t>
      </w:r>
      <w:r w:rsidR="009C0FBD">
        <w:t>.</w:t>
      </w:r>
    </w:p>
    <w:p w14:paraId="61222708" w14:textId="77777777" w:rsidR="004301E5" w:rsidRDefault="004301E5" w:rsidP="00CC4236">
      <w:pPr>
        <w:jc w:val="both"/>
      </w:pPr>
    </w:p>
    <w:p w14:paraId="5B6D8FCB" w14:textId="549B278A" w:rsidR="004301E5" w:rsidRDefault="00BD2282" w:rsidP="00CC4236">
      <w:pPr>
        <w:jc w:val="both"/>
      </w:pPr>
      <w:r>
        <w:t xml:space="preserve">We </w:t>
      </w:r>
      <w:r w:rsidR="001A310A">
        <w:t>calcu</w:t>
      </w:r>
      <w:r w:rsidR="00C777FD">
        <w:t>l</w:t>
      </w:r>
      <w:r w:rsidR="001A310A">
        <w:t>ated</w:t>
      </w:r>
      <w:r w:rsidR="009C147D" w:rsidRPr="009C147D">
        <w:t xml:space="preserve"> </w:t>
      </w:r>
      <w:r w:rsidR="004716CF">
        <w:t xml:space="preserve">injury </w:t>
      </w:r>
      <w:r w:rsidR="009C147D" w:rsidRPr="009C147D">
        <w:t xml:space="preserve">death rates </w:t>
      </w:r>
      <w:r w:rsidR="009C147D">
        <w:t xml:space="preserve">for each age group, </w:t>
      </w:r>
      <w:r w:rsidR="008C1AA9">
        <w:t xml:space="preserve">sex, state and </w:t>
      </w:r>
      <w:r w:rsidR="009C147D">
        <w:t>year from</w:t>
      </w:r>
      <w:r w:rsidR="006238D4" w:rsidRPr="006238D4">
        <w:t xml:space="preserve"> </w:t>
      </w:r>
      <w:r w:rsidR="001A310A">
        <w:t xml:space="preserve">national vital statistics </w:t>
      </w:r>
      <w:r w:rsidR="00A5014B">
        <w:t xml:space="preserve">over a 34-year period (1980 to 2013) </w:t>
      </w:r>
      <w:r w:rsidR="001A310A">
        <w:t xml:space="preserve">and </w:t>
      </w:r>
      <w:r w:rsidR="006554B0" w:rsidRPr="0093013F">
        <w:t xml:space="preserve">monthly population-weighted </w:t>
      </w:r>
      <w:r w:rsidR="00A25FD8">
        <w:t>tempera</w:t>
      </w:r>
      <w:r w:rsidR="0093013F" w:rsidRPr="0093013F">
        <w:t>ture</w:t>
      </w:r>
      <w:r w:rsidR="006554B0">
        <w:t xml:space="preserve"> </w:t>
      </w:r>
      <w:r w:rsidR="002314B0">
        <w:t>statistics</w:t>
      </w:r>
      <w:r w:rsidR="0093013F" w:rsidRPr="0093013F">
        <w:t xml:space="preserve"> from</w:t>
      </w:r>
      <w:r w:rsidR="00924F4B">
        <w:t xml:space="preserve"> the</w:t>
      </w:r>
      <w:r w:rsidR="0093013F" w:rsidRPr="0093013F">
        <w:t xml:space="preserve"> ERA-Interim</w:t>
      </w:r>
      <w:r w:rsidR="00924F4B">
        <w:t xml:space="preserve"> project</w:t>
      </w:r>
      <w:r w:rsidR="0093013F" w:rsidRPr="0093013F">
        <w:t xml:space="preserve">, which combines predictions </w:t>
      </w:r>
      <w:r w:rsidR="000001B4">
        <w:t>of</w:t>
      </w:r>
      <w:r w:rsidR="0093013F" w:rsidRPr="0093013F">
        <w:t xml:space="preserve"> a physical model with ground-based and</w:t>
      </w:r>
      <w:r w:rsidR="00A52A8B">
        <w:t xml:space="preserve"> satellite measurements.</w:t>
      </w:r>
      <w:r w:rsidR="00D465C0">
        <w:t xml:space="preserve"> </w:t>
      </w:r>
    </w:p>
    <w:p w14:paraId="0BAD9F35" w14:textId="77777777" w:rsidR="004C38AA" w:rsidRPr="002A1A59" w:rsidRDefault="004C38AA" w:rsidP="00CC4236">
      <w:pPr>
        <w:jc w:val="both"/>
      </w:pPr>
    </w:p>
    <w:p w14:paraId="6B191EDF" w14:textId="18DE0B85" w:rsidR="001E787C" w:rsidRPr="00CE246B" w:rsidRDefault="001E787C" w:rsidP="00CE246B">
      <w:pPr>
        <w:jc w:val="both"/>
        <w:outlineLvl w:val="0"/>
        <w:rPr>
          <w:b/>
        </w:rPr>
      </w:pPr>
      <w:r w:rsidRPr="002A1A59">
        <w:rPr>
          <w:b/>
        </w:rPr>
        <w:t>Results</w:t>
      </w:r>
    </w:p>
    <w:p w14:paraId="2973AAE0" w14:textId="540DD1E8" w:rsidR="0085155A" w:rsidDel="006C4339" w:rsidRDefault="004D3CB3" w:rsidP="009437CB">
      <w:pPr>
        <w:jc w:val="both"/>
        <w:rPr>
          <w:del w:id="1" w:author="Parks, Robbie M" w:date="2018-04-02T15:18:00Z"/>
        </w:rPr>
        <w:pPrChange w:id="2" w:author="Parks, Robbie M" w:date="2018-04-02T15:26:00Z">
          <w:pPr>
            <w:jc w:val="both"/>
          </w:pPr>
        </w:pPrChange>
      </w:pPr>
      <w:ins w:id="3" w:author="Parks, Robbie M" w:date="2018-04-02T15:16:00Z">
        <w:r>
          <w:t>R</w:t>
        </w:r>
      </w:ins>
      <w:r w:rsidR="00AE681F">
        <w:t>isk of dying from</w:t>
      </w:r>
      <w:ins w:id="4" w:author="Parks, Robbie M" w:date="2018-04-02T15:18:00Z">
        <w:r w:rsidR="006C4339">
          <w:t xml:space="preserve"> unintentional</w:t>
        </w:r>
      </w:ins>
      <w:r w:rsidR="00AE681F">
        <w:t xml:space="preserve"> injuries increased in anomalously-warm June/</w:t>
      </w:r>
      <w:r w:rsidR="00AE681F" w:rsidRPr="004224C5">
        <w:t>July</w:t>
      </w:r>
      <w:r w:rsidR="00AE681F">
        <w:t xml:space="preserve"> months in m</w:t>
      </w:r>
      <w:r w:rsidR="00656E0F">
        <w:t>ales</w:t>
      </w:r>
      <w:ins w:id="5" w:author="Parks, Robbie M" w:date="2018-04-02T14:44:00Z">
        <w:r w:rsidR="00A90DB8">
          <w:t>,</w:t>
        </w:r>
        <w:r w:rsidR="008B6413">
          <w:t xml:space="preserve"> up to 1.8% (95% CI 1.2 – 2.5)</w:t>
        </w:r>
        <w:r w:rsidR="00AB6148">
          <w:t xml:space="preserve"> </w:t>
        </w:r>
      </w:ins>
      <w:ins w:id="6" w:author="Parks, Robbie M" w:date="2018-04-02T14:51:00Z">
        <w:r w:rsidR="00466C23">
          <w:t>in July</w:t>
        </w:r>
      </w:ins>
      <w:del w:id="7" w:author="Parks, Robbie M" w:date="2018-04-02T15:16:00Z">
        <w:r w:rsidR="00A235BF" w:rsidDel="00AB6148">
          <w:delText>,</w:delText>
        </w:r>
        <w:r w:rsidR="00656E0F" w:rsidDel="00AB6148">
          <w:delText xml:space="preserve"> </w:delText>
        </w:r>
        <w:commentRangeStart w:id="8"/>
        <w:commentRangeStart w:id="9"/>
        <w:r w:rsidR="00AE681F" w:rsidDel="00AB6148">
          <w:delText>but not females</w:delText>
        </w:r>
      </w:del>
      <w:r w:rsidR="00AE681F">
        <w:t xml:space="preserve">. </w:t>
      </w:r>
      <w:r w:rsidR="00131F93">
        <w:t>M</w:t>
      </w:r>
      <w:r w:rsidR="004C6B4B" w:rsidRPr="004224C5">
        <w:t xml:space="preserve">ales ≤55 years </w:t>
      </w:r>
      <w:r w:rsidR="00C56967">
        <w:t>were</w:t>
      </w:r>
      <w:r w:rsidR="004C6B4B">
        <w:t xml:space="preserve"> </w:t>
      </w:r>
      <w:r w:rsidR="0085155A">
        <w:t xml:space="preserve">also </w:t>
      </w:r>
      <w:r w:rsidR="004C6B4B">
        <w:t>at increased risk t</w:t>
      </w:r>
      <w:r w:rsidR="00091D48">
        <w:t>hrougho</w:t>
      </w:r>
      <w:r w:rsidR="004C6B4B">
        <w:t>ut spring and summer months</w:t>
      </w:r>
      <w:ins w:id="10" w:author="Parks, Robbie M" w:date="2018-04-02T14:50:00Z">
        <w:r w:rsidR="00A90DB8">
          <w:t>, up to 2.0% (1.0 – 3.2)</w:t>
        </w:r>
      </w:ins>
      <w:ins w:id="11" w:author="Parks, Robbie M" w:date="2018-04-02T14:51:00Z">
        <w:r w:rsidR="00A90DB8">
          <w:t xml:space="preserve"> </w:t>
        </w:r>
      </w:ins>
      <w:ins w:id="12" w:author="Parks, Robbie M" w:date="2018-04-02T15:17:00Z">
        <w:r w:rsidR="00AB6148">
          <w:t xml:space="preserve">in </w:t>
        </w:r>
      </w:ins>
      <w:ins w:id="13" w:author="Parks, Robbie M" w:date="2018-04-02T14:51:00Z">
        <w:r w:rsidR="00A90DB8">
          <w:t>May</w:t>
        </w:r>
      </w:ins>
      <w:ins w:id="14" w:author="Parks, Robbie M" w:date="2018-04-02T15:26:00Z">
        <w:r w:rsidR="009437CB">
          <w:t>.</w:t>
        </w:r>
      </w:ins>
      <w:del w:id="15" w:author="Parks, Robbie M" w:date="2018-04-02T15:26:00Z">
        <w:r w:rsidR="004C6B4B" w:rsidDel="009437CB">
          <w:delText>.</w:delText>
        </w:r>
        <w:r w:rsidR="0087409B" w:rsidDel="009437CB">
          <w:delText xml:space="preserve"> </w:delText>
        </w:r>
        <w:commentRangeEnd w:id="8"/>
        <w:r w:rsidR="0085155A" w:rsidDel="009437CB">
          <w:rPr>
            <w:rStyle w:val="CommentReference"/>
          </w:rPr>
          <w:commentReference w:id="8"/>
        </w:r>
        <w:commentRangeEnd w:id="9"/>
        <w:r w:rsidR="003A0C4E" w:rsidDel="009437CB">
          <w:rPr>
            <w:rStyle w:val="CommentReference"/>
          </w:rPr>
          <w:commentReference w:id="9"/>
        </w:r>
      </w:del>
    </w:p>
    <w:p w14:paraId="245D31B5" w14:textId="77777777" w:rsidR="0085155A" w:rsidDel="006C4339" w:rsidRDefault="0085155A" w:rsidP="009437CB">
      <w:pPr>
        <w:jc w:val="both"/>
        <w:rPr>
          <w:del w:id="16" w:author="Parks, Robbie M" w:date="2018-04-02T15:18:00Z"/>
        </w:rPr>
        <w:pPrChange w:id="17" w:author="Parks, Robbie M" w:date="2018-04-02T15:26:00Z">
          <w:pPr>
            <w:jc w:val="both"/>
          </w:pPr>
        </w:pPrChange>
      </w:pPr>
    </w:p>
    <w:p w14:paraId="4406C80A" w14:textId="05DA91C5" w:rsidR="004224C5" w:rsidRDefault="002B0DE5" w:rsidP="009437CB">
      <w:pPr>
        <w:jc w:val="both"/>
      </w:pPr>
      <w:del w:id="18" w:author="Parks, Robbie M" w:date="2018-04-02T15:26:00Z">
        <w:r w:rsidDel="009437CB">
          <w:delText xml:space="preserve">Risk </w:delText>
        </w:r>
      </w:del>
      <w:del w:id="19" w:author="Parks, Robbie M" w:date="2018-04-02T15:18:00Z">
        <w:r w:rsidDel="006C4339">
          <w:delText xml:space="preserve">of unintentional injury deaths </w:delText>
        </w:r>
      </w:del>
      <w:del w:id="20" w:author="Parks, Robbie M" w:date="2018-04-02T15:26:00Z">
        <w:r w:rsidDel="009437CB">
          <w:delText>decrease</w:delText>
        </w:r>
        <w:r w:rsidR="00C56967" w:rsidDel="009437CB">
          <w:delText>d</w:delText>
        </w:r>
        <w:r w:rsidR="0030704C" w:rsidDel="009437CB">
          <w:delText xml:space="preserve"> </w:delText>
        </w:r>
        <w:r w:rsidR="004224C5" w:rsidRPr="004224C5" w:rsidDel="009437CB">
          <w:delText xml:space="preserve">in </w:delText>
        </w:r>
        <w:r w:rsidR="0085155A" w:rsidDel="009437CB">
          <w:delText xml:space="preserve">men and women aged </w:delText>
        </w:r>
        <w:r w:rsidR="004224C5" w:rsidRPr="004224C5" w:rsidDel="009437CB">
          <w:delText xml:space="preserve">≥85 years </w:delText>
        </w:r>
        <w:r w:rsidR="0030704C" w:rsidDel="009437CB">
          <w:delText xml:space="preserve">in </w:delText>
        </w:r>
        <w:r w:rsidR="0085155A" w:rsidDel="009437CB">
          <w:delText xml:space="preserve">anomalously-warm </w:delText>
        </w:r>
        <w:r w:rsidR="0030704C" w:rsidDel="009437CB">
          <w:delText xml:space="preserve">winter </w:delText>
        </w:r>
        <w:r w:rsidR="00D465C0" w:rsidDel="009437CB">
          <w:delText>months</w:delText>
        </w:r>
        <w:r w:rsidR="0030704C" w:rsidDel="009437CB">
          <w:delText>.</w:delText>
        </w:r>
      </w:del>
      <w:del w:id="21" w:author="Parks, Robbie M" w:date="2018-04-02T15:18:00Z">
        <w:r w:rsidR="00176762" w:rsidDel="006C4339">
          <w:delText xml:space="preserve"> </w:delText>
        </w:r>
        <w:commentRangeStart w:id="22"/>
        <w:commentRangeStart w:id="23"/>
        <w:r w:rsidR="00176762" w:rsidDel="006C4339">
          <w:delText>F</w:delText>
        </w:r>
        <w:r w:rsidR="00176762" w:rsidRPr="002A1A59" w:rsidDel="006C4339">
          <w:delText xml:space="preserve">or </w:delText>
        </w:r>
        <w:r w:rsidR="00176762" w:rsidDel="006C4339">
          <w:delText>males</w:delText>
        </w:r>
        <w:r w:rsidR="00176762" w:rsidRPr="002A1A59" w:rsidDel="006C4339">
          <w:delText xml:space="preserve"> 15-24</w:delText>
        </w:r>
        <w:r w:rsidR="00176762" w:rsidDel="006C4339">
          <w:delText xml:space="preserve"> years, mortality </w:delText>
        </w:r>
        <w:r w:rsidR="00176762" w:rsidRPr="002A1A59" w:rsidDel="006C4339">
          <w:delText xml:space="preserve">risk </w:delText>
        </w:r>
        <w:r w:rsidR="00C56967" w:rsidDel="006C4339">
          <w:delText>increased</w:delText>
        </w:r>
        <w:r w:rsidR="00D61278" w:rsidDel="006C4339">
          <w:delText xml:space="preserve"> in all months</w:delText>
        </w:r>
      </w:del>
      <w:del w:id="24" w:author="Parks, Robbie M" w:date="2018-04-02T15:26:00Z">
        <w:r w:rsidR="00176762" w:rsidDel="009437CB">
          <w:delText>.</w:delText>
        </w:r>
      </w:del>
      <w:r w:rsidR="00E14577">
        <w:t xml:space="preserve"> </w:t>
      </w:r>
      <w:r w:rsidR="000D079C">
        <w:t>Only f</w:t>
      </w:r>
      <w:r w:rsidR="008B512D">
        <w:t xml:space="preserve">emales </w:t>
      </w:r>
      <w:r w:rsidR="00C56967">
        <w:t>5-24 years we</w:t>
      </w:r>
      <w:r w:rsidR="008B512D">
        <w:t xml:space="preserve">re at increased risk </w:t>
      </w:r>
      <w:r w:rsidR="00E35673">
        <w:t>with w</w:t>
      </w:r>
      <w:r w:rsidR="005F7D39">
        <w:t>arm temperature anomaly, and only in summer months</w:t>
      </w:r>
      <w:r w:rsidR="008B512D">
        <w:t>.</w:t>
      </w:r>
      <w:commentRangeEnd w:id="22"/>
      <w:r w:rsidR="0085155A">
        <w:rPr>
          <w:rStyle w:val="CommentReference"/>
        </w:rPr>
        <w:commentReference w:id="22"/>
      </w:r>
      <w:commentRangeEnd w:id="23"/>
      <w:r w:rsidR="00D3064A">
        <w:rPr>
          <w:rStyle w:val="CommentReference"/>
        </w:rPr>
        <w:commentReference w:id="23"/>
      </w:r>
    </w:p>
    <w:p w14:paraId="7718C771" w14:textId="77777777" w:rsidR="0003580B" w:rsidRDefault="0003580B" w:rsidP="001E787C">
      <w:pPr>
        <w:jc w:val="both"/>
      </w:pPr>
    </w:p>
    <w:p w14:paraId="1D5AB2E6" w14:textId="06E80272" w:rsidR="00F6764B" w:rsidRPr="002A1A59" w:rsidRDefault="00AA4218" w:rsidP="001E787C">
      <w:pPr>
        <w:jc w:val="both"/>
      </w:pPr>
      <w:r>
        <w:t>I</w:t>
      </w:r>
      <w:r w:rsidR="00FA1CB5">
        <w:t>ntentional injur</w:t>
      </w:r>
      <w:r w:rsidR="0000797E">
        <w:t xml:space="preserve">ies </w:t>
      </w:r>
      <w:r w:rsidR="00FA1CB5">
        <w:t>show</w:t>
      </w:r>
      <w:ins w:id="25" w:author="Parks, Robbie M" w:date="2018-04-02T15:19:00Z">
        <w:r w:rsidR="00A31EBE">
          <w:t>ed</w:t>
        </w:r>
      </w:ins>
      <w:r w:rsidR="00FA1CB5" w:rsidRPr="002A1A59">
        <w:t xml:space="preserve"> no consistent relationship </w:t>
      </w:r>
      <w:r w:rsidR="00FA1CB5">
        <w:t>with</w:t>
      </w:r>
      <w:r w:rsidR="00FA1CB5" w:rsidRPr="002A1A59">
        <w:t xml:space="preserve"> temperature</w:t>
      </w:r>
      <w:r w:rsidR="00FA1CB5">
        <w:t>.</w:t>
      </w:r>
      <w:r w:rsidR="00B46B8B">
        <w:t xml:space="preserve"> </w:t>
      </w:r>
      <w:r w:rsidR="006D7DB1">
        <w:t>We</w:t>
      </w:r>
      <w:r w:rsidR="00F6764B">
        <w:t xml:space="preserve"> will</w:t>
      </w:r>
      <w:r w:rsidR="006D7DB1">
        <w:t xml:space="preserve"> also</w:t>
      </w:r>
      <w:r w:rsidR="00F6764B">
        <w:t xml:space="preserve"> </w:t>
      </w:r>
      <w:r w:rsidR="0015239B">
        <w:t>show</w:t>
      </w:r>
      <w:r w:rsidR="00F6764B">
        <w:t xml:space="preserve"> findings </w:t>
      </w:r>
      <w:r w:rsidR="00BC380D">
        <w:t xml:space="preserve">on </w:t>
      </w:r>
      <w:r w:rsidR="00C2352F">
        <w:t>transport accidents, accidental falls,</w:t>
      </w:r>
      <w:r w:rsidR="00B14D83">
        <w:t xml:space="preserve"> accidental drowning,</w:t>
      </w:r>
      <w:r w:rsidR="00971E26">
        <w:t xml:space="preserve"> intentional self-harm</w:t>
      </w:r>
      <w:r w:rsidR="00347B85">
        <w:t xml:space="preserve"> and assault.</w:t>
      </w:r>
    </w:p>
    <w:p w14:paraId="4629B0DD" w14:textId="77777777" w:rsidR="001E787C" w:rsidRPr="002A1A59" w:rsidRDefault="001E787C" w:rsidP="00CC4236">
      <w:pPr>
        <w:jc w:val="both"/>
      </w:pPr>
    </w:p>
    <w:p w14:paraId="68835F32" w14:textId="196CB6E6" w:rsidR="00566C7B" w:rsidRPr="00CE246B" w:rsidRDefault="001E787C" w:rsidP="00CE246B">
      <w:pPr>
        <w:jc w:val="both"/>
        <w:outlineLvl w:val="0"/>
        <w:rPr>
          <w:b/>
        </w:rPr>
      </w:pPr>
      <w:r w:rsidRPr="002A1A59">
        <w:rPr>
          <w:b/>
        </w:rPr>
        <w:t>Conclusion</w:t>
      </w:r>
    </w:p>
    <w:p w14:paraId="51803273" w14:textId="5294CD83" w:rsidR="004F3532" w:rsidRDefault="00FB09C1" w:rsidP="00CC4236">
      <w:pPr>
        <w:jc w:val="both"/>
      </w:pPr>
      <w:r>
        <w:t>M</w:t>
      </w:r>
      <w:r w:rsidR="000A33B7">
        <w:t>ore</w:t>
      </w:r>
      <w:r w:rsidR="001A310A">
        <w:t xml:space="preserve"> frequent or extreme</w:t>
      </w:r>
      <w:r w:rsidR="000A33B7">
        <w:t xml:space="preserve"> </w:t>
      </w:r>
      <w:r w:rsidR="00EE36E9">
        <w:t xml:space="preserve">anomalously-warm months </w:t>
      </w:r>
      <w:r w:rsidR="000A33B7">
        <w:t xml:space="preserve">will increase </w:t>
      </w:r>
      <w:r w:rsidR="00D82907">
        <w:t>mortality</w:t>
      </w:r>
      <w:r w:rsidR="000A33B7">
        <w:t xml:space="preserve"> for unintentional injuries</w:t>
      </w:r>
      <w:r w:rsidR="00990E4D">
        <w:t xml:space="preserve"> in spring and summer months</w:t>
      </w:r>
      <w:r w:rsidR="00574E30">
        <w:t xml:space="preserve"> for males</w:t>
      </w:r>
      <w:r w:rsidR="00555665">
        <w:t xml:space="preserve">. </w:t>
      </w:r>
      <w:ins w:id="26" w:author="Parks, Robbie M" w:date="2018-04-02T15:27:00Z">
        <w:r w:rsidR="00D208DC">
          <w:t>There will be</w:t>
        </w:r>
      </w:ins>
      <w:ins w:id="27" w:author="Parks, Robbie M" w:date="2018-04-02T15:26:00Z">
        <w:r w:rsidR="00D208DC">
          <w:t xml:space="preserve"> n</w:t>
        </w:r>
        <w:r w:rsidR="009437CB">
          <w:t xml:space="preserve">o change in mortality </w:t>
        </w:r>
      </w:ins>
      <w:ins w:id="28" w:author="Parks, Robbie M" w:date="2018-04-02T15:27:00Z">
        <w:r w:rsidR="00D208DC">
          <w:t>from</w:t>
        </w:r>
      </w:ins>
      <w:ins w:id="29" w:author="Parks, Robbie M" w:date="2018-04-02T15:26:00Z">
        <w:r w:rsidR="009437CB">
          <w:t xml:space="preserve"> intentional injuries under the same </w:t>
        </w:r>
      </w:ins>
      <w:ins w:id="30" w:author="Parks, Robbie M" w:date="2018-04-02T15:27:00Z">
        <w:r w:rsidR="0007086D">
          <w:t>scenario</w:t>
        </w:r>
      </w:ins>
      <w:ins w:id="31" w:author="Parks, Robbie M" w:date="2018-04-02T15:26:00Z">
        <w:r w:rsidR="009437CB">
          <w:t>.</w:t>
        </w:r>
      </w:ins>
      <w:del w:id="32" w:author="Parks, Robbie M" w:date="2018-04-02T15:26:00Z">
        <w:r w:rsidR="001A310A" w:rsidDel="009437CB">
          <w:delText xml:space="preserve">Injury mortality </w:delText>
        </w:r>
        <w:r w:rsidR="00555665" w:rsidDel="009437CB">
          <w:delText>will</w:delText>
        </w:r>
        <w:r w:rsidR="00990E4D" w:rsidDel="009437CB">
          <w:delText xml:space="preserve"> decrease for the elderly </w:delText>
        </w:r>
        <w:r w:rsidR="005B0896" w:rsidDel="009437CB">
          <w:delText xml:space="preserve">in both sexes </w:delText>
        </w:r>
        <w:r w:rsidR="004627DB" w:rsidDel="009437CB">
          <w:delText xml:space="preserve">in winter months. </w:delText>
        </w:r>
      </w:del>
    </w:p>
    <w:p w14:paraId="7C63E591" w14:textId="35D624D6" w:rsidR="00481DB9" w:rsidRPr="00CC4236" w:rsidRDefault="00481DB9" w:rsidP="00A52A8B">
      <w:pPr>
        <w:widowControl w:val="0"/>
        <w:autoSpaceDE w:val="0"/>
        <w:autoSpaceDN w:val="0"/>
        <w:adjustRightInd w:val="0"/>
        <w:ind w:left="640" w:hanging="640"/>
      </w:pPr>
    </w:p>
    <w:sectPr w:rsidR="00481DB9" w:rsidRPr="00CC4236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8" w:author="Ezzati, Majid" w:date="2018-04-02T13:44:00Z" w:initials="EM">
    <w:p w14:paraId="2648B3B7" w14:textId="7AE8CDAC" w:rsidR="0085155A" w:rsidRDefault="0085155A">
      <w:pPr>
        <w:pStyle w:val="CommentText"/>
      </w:pPr>
      <w:r>
        <w:rPr>
          <w:rStyle w:val="CommentReference"/>
        </w:rPr>
        <w:annotationRef/>
      </w:r>
      <w:r w:rsidR="00D465C0">
        <w:t>Give perhaps one num</w:t>
      </w:r>
      <w:r>
        <w:t>erical result (range of percent increases or some typical number or some large-</w:t>
      </w:r>
      <w:proofErr w:type="spellStart"/>
      <w:r>
        <w:t>ish</w:t>
      </w:r>
      <w:proofErr w:type="spellEnd"/>
      <w:r>
        <w:t xml:space="preserve"> end. Something that gives an indication.</w:t>
      </w:r>
    </w:p>
  </w:comment>
  <w:comment w:id="9" w:author="Parks, Robbie M" w:date="2018-04-02T14:54:00Z" w:initials="PRM">
    <w:p w14:paraId="55CD26FE" w14:textId="7FFCA7FE" w:rsidR="003A0C4E" w:rsidRDefault="003A0C4E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d="22" w:author="Ezzati, Majid" w:date="2018-04-02T13:45:00Z" w:initials="EM">
    <w:p w14:paraId="7D024235" w14:textId="1E683274" w:rsidR="0085155A" w:rsidRDefault="0085155A">
      <w:pPr>
        <w:pStyle w:val="CommentText"/>
      </w:pPr>
      <w:r>
        <w:rPr>
          <w:rStyle w:val="CommentReference"/>
        </w:rPr>
        <w:annotationRef/>
      </w:r>
      <w:r>
        <w:t>Do these relate to the earlier part of results (what is the distinction with the &lt;55 etc</w:t>
      </w:r>
      <w:r w:rsidR="00516F87">
        <w:t>.</w:t>
      </w:r>
      <w:r>
        <w:t xml:space="preserve">).  given the number of age breakdowns, which of these are “subsets” of others vs distinct results needs to be more clear </w:t>
      </w:r>
    </w:p>
  </w:comment>
  <w:comment w:id="23" w:author="Parks, Robbie M" w:date="2018-04-02T14:48:00Z" w:initials="PRM">
    <w:p w14:paraId="7BAF7C84" w14:textId="67954D66" w:rsidR="00D3064A" w:rsidRDefault="00D3064A">
      <w:pPr>
        <w:pStyle w:val="CommentText"/>
      </w:pPr>
      <w:r>
        <w:rPr>
          <w:rStyle w:val="CommentReference"/>
        </w:rPr>
        <w:annotationRef/>
      </w:r>
      <w:r w:rsidR="007C51AD">
        <w:t>N</w:t>
      </w:r>
      <w:r>
        <w:t>one are subsets</w:t>
      </w:r>
      <w:r w:rsidR="00AA634A">
        <w:t xml:space="preserve"> of previously-mentioned results</w:t>
      </w:r>
      <w:r>
        <w:t xml:space="preserve">. </w:t>
      </w:r>
      <w:r w:rsidR="00CD0FCD">
        <w:t>In reference to the heat map. t</w:t>
      </w:r>
      <w:r>
        <w:t xml:space="preserve">hey are summaries vertically (in terms of different age groups for same months) and horizontally (in terms of different months for same age group). 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648B3B7" w15:done="0"/>
  <w15:commentEx w15:paraId="55CD26FE" w15:paraIdParent="2648B3B7" w15:done="0"/>
  <w15:commentEx w15:paraId="7D024235" w15:done="0"/>
  <w15:commentEx w15:paraId="7BAF7C84" w15:paraIdParent="7D02423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E96"/>
    <w:rsid w:val="000001B4"/>
    <w:rsid w:val="00000360"/>
    <w:rsid w:val="0000458D"/>
    <w:rsid w:val="0000461D"/>
    <w:rsid w:val="0000797E"/>
    <w:rsid w:val="00012322"/>
    <w:rsid w:val="000226F5"/>
    <w:rsid w:val="0002600B"/>
    <w:rsid w:val="0003580B"/>
    <w:rsid w:val="0003657E"/>
    <w:rsid w:val="00036FFA"/>
    <w:rsid w:val="000450BD"/>
    <w:rsid w:val="0004691D"/>
    <w:rsid w:val="00052E44"/>
    <w:rsid w:val="000544A3"/>
    <w:rsid w:val="000572D5"/>
    <w:rsid w:val="0006125D"/>
    <w:rsid w:val="000637D4"/>
    <w:rsid w:val="0006422D"/>
    <w:rsid w:val="000646AA"/>
    <w:rsid w:val="00065EAB"/>
    <w:rsid w:val="00066C53"/>
    <w:rsid w:val="0007086D"/>
    <w:rsid w:val="00074902"/>
    <w:rsid w:val="0008315C"/>
    <w:rsid w:val="000870BD"/>
    <w:rsid w:val="00091D48"/>
    <w:rsid w:val="000939A0"/>
    <w:rsid w:val="00094337"/>
    <w:rsid w:val="000A33B7"/>
    <w:rsid w:val="000A67D2"/>
    <w:rsid w:val="000B0D4A"/>
    <w:rsid w:val="000B2EF2"/>
    <w:rsid w:val="000B6495"/>
    <w:rsid w:val="000B68BB"/>
    <w:rsid w:val="000B7625"/>
    <w:rsid w:val="000C4F2A"/>
    <w:rsid w:val="000C57FE"/>
    <w:rsid w:val="000C7277"/>
    <w:rsid w:val="000D079C"/>
    <w:rsid w:val="000D0879"/>
    <w:rsid w:val="000D3BBB"/>
    <w:rsid w:val="000D7395"/>
    <w:rsid w:val="000F2D60"/>
    <w:rsid w:val="0010147F"/>
    <w:rsid w:val="00101805"/>
    <w:rsid w:val="00110A2B"/>
    <w:rsid w:val="00131F93"/>
    <w:rsid w:val="00132C6C"/>
    <w:rsid w:val="00134CAD"/>
    <w:rsid w:val="0015239B"/>
    <w:rsid w:val="00156FC7"/>
    <w:rsid w:val="00161E98"/>
    <w:rsid w:val="001638C6"/>
    <w:rsid w:val="00166F8C"/>
    <w:rsid w:val="001672B6"/>
    <w:rsid w:val="00167BD7"/>
    <w:rsid w:val="00176762"/>
    <w:rsid w:val="001767A0"/>
    <w:rsid w:val="00176AB2"/>
    <w:rsid w:val="00183ED4"/>
    <w:rsid w:val="001928EC"/>
    <w:rsid w:val="00195FD2"/>
    <w:rsid w:val="001A1F00"/>
    <w:rsid w:val="001A310A"/>
    <w:rsid w:val="001A39E7"/>
    <w:rsid w:val="001B08CE"/>
    <w:rsid w:val="001B0EFF"/>
    <w:rsid w:val="001B23D1"/>
    <w:rsid w:val="001B317B"/>
    <w:rsid w:val="001B3A23"/>
    <w:rsid w:val="001B6003"/>
    <w:rsid w:val="001C613C"/>
    <w:rsid w:val="001D0185"/>
    <w:rsid w:val="001D5F5B"/>
    <w:rsid w:val="001E163F"/>
    <w:rsid w:val="001E2131"/>
    <w:rsid w:val="001E4959"/>
    <w:rsid w:val="001E787C"/>
    <w:rsid w:val="001E7E6D"/>
    <w:rsid w:val="001F0FFF"/>
    <w:rsid w:val="001F3A0C"/>
    <w:rsid w:val="001F7D80"/>
    <w:rsid w:val="002033D2"/>
    <w:rsid w:val="00206547"/>
    <w:rsid w:val="0021029A"/>
    <w:rsid w:val="00211495"/>
    <w:rsid w:val="0021728C"/>
    <w:rsid w:val="002176A5"/>
    <w:rsid w:val="00220346"/>
    <w:rsid w:val="00220897"/>
    <w:rsid w:val="00220C4B"/>
    <w:rsid w:val="00221B31"/>
    <w:rsid w:val="002231AC"/>
    <w:rsid w:val="00230AFC"/>
    <w:rsid w:val="002310C7"/>
    <w:rsid w:val="002314B0"/>
    <w:rsid w:val="002500AE"/>
    <w:rsid w:val="00250F73"/>
    <w:rsid w:val="0026033D"/>
    <w:rsid w:val="00260B02"/>
    <w:rsid w:val="0026199B"/>
    <w:rsid w:val="00262880"/>
    <w:rsid w:val="00270E07"/>
    <w:rsid w:val="002758C1"/>
    <w:rsid w:val="00276AEC"/>
    <w:rsid w:val="00283020"/>
    <w:rsid w:val="00283803"/>
    <w:rsid w:val="00284ED7"/>
    <w:rsid w:val="00294CC5"/>
    <w:rsid w:val="00296A5E"/>
    <w:rsid w:val="00296B0C"/>
    <w:rsid w:val="00296CA9"/>
    <w:rsid w:val="002A1A59"/>
    <w:rsid w:val="002B0DE5"/>
    <w:rsid w:val="002B1609"/>
    <w:rsid w:val="002B4E9F"/>
    <w:rsid w:val="002C3367"/>
    <w:rsid w:val="002C40EC"/>
    <w:rsid w:val="002C47B0"/>
    <w:rsid w:val="002C725D"/>
    <w:rsid w:val="002D17C1"/>
    <w:rsid w:val="002E05E6"/>
    <w:rsid w:val="002E11D2"/>
    <w:rsid w:val="002E3194"/>
    <w:rsid w:val="002F4DC5"/>
    <w:rsid w:val="00303C84"/>
    <w:rsid w:val="00306685"/>
    <w:rsid w:val="0030704C"/>
    <w:rsid w:val="00315E15"/>
    <w:rsid w:val="00320389"/>
    <w:rsid w:val="00321B49"/>
    <w:rsid w:val="003269B3"/>
    <w:rsid w:val="0033528B"/>
    <w:rsid w:val="00341F1A"/>
    <w:rsid w:val="00344285"/>
    <w:rsid w:val="00347B85"/>
    <w:rsid w:val="00356AFE"/>
    <w:rsid w:val="00361DD6"/>
    <w:rsid w:val="003673C8"/>
    <w:rsid w:val="00367F0A"/>
    <w:rsid w:val="00376B34"/>
    <w:rsid w:val="00376B40"/>
    <w:rsid w:val="00380D57"/>
    <w:rsid w:val="00391487"/>
    <w:rsid w:val="0039751B"/>
    <w:rsid w:val="003A0C4E"/>
    <w:rsid w:val="003A3770"/>
    <w:rsid w:val="003A3A3F"/>
    <w:rsid w:val="003A79CC"/>
    <w:rsid w:val="003C153C"/>
    <w:rsid w:val="003C711D"/>
    <w:rsid w:val="003D51DC"/>
    <w:rsid w:val="003E6434"/>
    <w:rsid w:val="003F22B3"/>
    <w:rsid w:val="003F38D1"/>
    <w:rsid w:val="003F4C4D"/>
    <w:rsid w:val="004018CB"/>
    <w:rsid w:val="004022B7"/>
    <w:rsid w:val="00402D6F"/>
    <w:rsid w:val="00404C04"/>
    <w:rsid w:val="004060EF"/>
    <w:rsid w:val="004147FE"/>
    <w:rsid w:val="004224C5"/>
    <w:rsid w:val="004268F9"/>
    <w:rsid w:val="00427BCE"/>
    <w:rsid w:val="004301E5"/>
    <w:rsid w:val="0043246A"/>
    <w:rsid w:val="0043325C"/>
    <w:rsid w:val="00433EDB"/>
    <w:rsid w:val="00437C5B"/>
    <w:rsid w:val="00437E72"/>
    <w:rsid w:val="00445E5A"/>
    <w:rsid w:val="00450B41"/>
    <w:rsid w:val="00451619"/>
    <w:rsid w:val="004548EB"/>
    <w:rsid w:val="004562C9"/>
    <w:rsid w:val="00461EC0"/>
    <w:rsid w:val="004627DB"/>
    <w:rsid w:val="00466460"/>
    <w:rsid w:val="00466C23"/>
    <w:rsid w:val="004716CF"/>
    <w:rsid w:val="004755A1"/>
    <w:rsid w:val="00481DB9"/>
    <w:rsid w:val="00484D66"/>
    <w:rsid w:val="00485E25"/>
    <w:rsid w:val="0049188F"/>
    <w:rsid w:val="004921FC"/>
    <w:rsid w:val="0049587D"/>
    <w:rsid w:val="00497BA7"/>
    <w:rsid w:val="004A0027"/>
    <w:rsid w:val="004A07DB"/>
    <w:rsid w:val="004A12B1"/>
    <w:rsid w:val="004A4D26"/>
    <w:rsid w:val="004A5369"/>
    <w:rsid w:val="004B4697"/>
    <w:rsid w:val="004B46B5"/>
    <w:rsid w:val="004B660A"/>
    <w:rsid w:val="004C140E"/>
    <w:rsid w:val="004C3449"/>
    <w:rsid w:val="004C38AA"/>
    <w:rsid w:val="004C3E42"/>
    <w:rsid w:val="004C6B4B"/>
    <w:rsid w:val="004D3CB3"/>
    <w:rsid w:val="004D4120"/>
    <w:rsid w:val="004D77E6"/>
    <w:rsid w:val="004E36B5"/>
    <w:rsid w:val="004E3F16"/>
    <w:rsid w:val="004E6AE1"/>
    <w:rsid w:val="004E7B07"/>
    <w:rsid w:val="004F1615"/>
    <w:rsid w:val="004F3061"/>
    <w:rsid w:val="004F3532"/>
    <w:rsid w:val="004F404D"/>
    <w:rsid w:val="004F60F9"/>
    <w:rsid w:val="004F7FD8"/>
    <w:rsid w:val="005028B3"/>
    <w:rsid w:val="005041A9"/>
    <w:rsid w:val="00504F07"/>
    <w:rsid w:val="00506AF4"/>
    <w:rsid w:val="005130C5"/>
    <w:rsid w:val="00516F87"/>
    <w:rsid w:val="00520447"/>
    <w:rsid w:val="00522F03"/>
    <w:rsid w:val="00541AB5"/>
    <w:rsid w:val="0054460C"/>
    <w:rsid w:val="00550868"/>
    <w:rsid w:val="005546F4"/>
    <w:rsid w:val="0055527C"/>
    <w:rsid w:val="00555438"/>
    <w:rsid w:val="00555665"/>
    <w:rsid w:val="005556EB"/>
    <w:rsid w:val="00561F2E"/>
    <w:rsid w:val="00565475"/>
    <w:rsid w:val="00565B41"/>
    <w:rsid w:val="00566C7B"/>
    <w:rsid w:val="005727E5"/>
    <w:rsid w:val="005734AC"/>
    <w:rsid w:val="005746FC"/>
    <w:rsid w:val="00574E30"/>
    <w:rsid w:val="005841AF"/>
    <w:rsid w:val="00584F78"/>
    <w:rsid w:val="00585742"/>
    <w:rsid w:val="00586777"/>
    <w:rsid w:val="0059173E"/>
    <w:rsid w:val="0059276B"/>
    <w:rsid w:val="0059357D"/>
    <w:rsid w:val="00594F9B"/>
    <w:rsid w:val="005A0528"/>
    <w:rsid w:val="005A09B0"/>
    <w:rsid w:val="005A102E"/>
    <w:rsid w:val="005A5132"/>
    <w:rsid w:val="005B06F4"/>
    <w:rsid w:val="005B0896"/>
    <w:rsid w:val="005B1ED4"/>
    <w:rsid w:val="005B29D2"/>
    <w:rsid w:val="005B5156"/>
    <w:rsid w:val="005C0D34"/>
    <w:rsid w:val="005C68D8"/>
    <w:rsid w:val="005D61B1"/>
    <w:rsid w:val="005E0961"/>
    <w:rsid w:val="005E0A88"/>
    <w:rsid w:val="005E1593"/>
    <w:rsid w:val="005E1EC7"/>
    <w:rsid w:val="005E2871"/>
    <w:rsid w:val="005E2D02"/>
    <w:rsid w:val="005E57C1"/>
    <w:rsid w:val="005F34A4"/>
    <w:rsid w:val="005F3963"/>
    <w:rsid w:val="005F4FE1"/>
    <w:rsid w:val="005F5217"/>
    <w:rsid w:val="005F605D"/>
    <w:rsid w:val="005F7D39"/>
    <w:rsid w:val="0061042C"/>
    <w:rsid w:val="00611372"/>
    <w:rsid w:val="006124E6"/>
    <w:rsid w:val="006164C7"/>
    <w:rsid w:val="006238D4"/>
    <w:rsid w:val="006245B7"/>
    <w:rsid w:val="00626D2D"/>
    <w:rsid w:val="00630573"/>
    <w:rsid w:val="00634114"/>
    <w:rsid w:val="00636F06"/>
    <w:rsid w:val="00640C82"/>
    <w:rsid w:val="00641AF0"/>
    <w:rsid w:val="00644D04"/>
    <w:rsid w:val="006518AE"/>
    <w:rsid w:val="00654679"/>
    <w:rsid w:val="006554B0"/>
    <w:rsid w:val="00656E0F"/>
    <w:rsid w:val="006633AD"/>
    <w:rsid w:val="0067176A"/>
    <w:rsid w:val="00674A60"/>
    <w:rsid w:val="006760B6"/>
    <w:rsid w:val="00677304"/>
    <w:rsid w:val="006924BC"/>
    <w:rsid w:val="0069323B"/>
    <w:rsid w:val="006934E5"/>
    <w:rsid w:val="00694003"/>
    <w:rsid w:val="006A0C54"/>
    <w:rsid w:val="006A1AB9"/>
    <w:rsid w:val="006A5B04"/>
    <w:rsid w:val="006A6B7D"/>
    <w:rsid w:val="006B1E5C"/>
    <w:rsid w:val="006B6690"/>
    <w:rsid w:val="006C0D41"/>
    <w:rsid w:val="006C1F7D"/>
    <w:rsid w:val="006C3D94"/>
    <w:rsid w:val="006C4339"/>
    <w:rsid w:val="006C50E6"/>
    <w:rsid w:val="006C6425"/>
    <w:rsid w:val="006C685C"/>
    <w:rsid w:val="006D1BCD"/>
    <w:rsid w:val="006D28E8"/>
    <w:rsid w:val="006D6624"/>
    <w:rsid w:val="006D7DB1"/>
    <w:rsid w:val="006E56D4"/>
    <w:rsid w:val="006F2470"/>
    <w:rsid w:val="006F382C"/>
    <w:rsid w:val="007126D2"/>
    <w:rsid w:val="00712D92"/>
    <w:rsid w:val="00712E39"/>
    <w:rsid w:val="00715BB3"/>
    <w:rsid w:val="00715E8B"/>
    <w:rsid w:val="00717152"/>
    <w:rsid w:val="00717E62"/>
    <w:rsid w:val="00720EC4"/>
    <w:rsid w:val="007259F2"/>
    <w:rsid w:val="00730C9D"/>
    <w:rsid w:val="00732B83"/>
    <w:rsid w:val="007335F0"/>
    <w:rsid w:val="00734060"/>
    <w:rsid w:val="00736AD5"/>
    <w:rsid w:val="00737476"/>
    <w:rsid w:val="00740DA8"/>
    <w:rsid w:val="0074111C"/>
    <w:rsid w:val="00743173"/>
    <w:rsid w:val="0074754B"/>
    <w:rsid w:val="007566B3"/>
    <w:rsid w:val="00756799"/>
    <w:rsid w:val="007567FF"/>
    <w:rsid w:val="00762106"/>
    <w:rsid w:val="00762F77"/>
    <w:rsid w:val="007657EB"/>
    <w:rsid w:val="00786B50"/>
    <w:rsid w:val="00793F1F"/>
    <w:rsid w:val="00795E96"/>
    <w:rsid w:val="007A11B2"/>
    <w:rsid w:val="007A26B5"/>
    <w:rsid w:val="007A50AF"/>
    <w:rsid w:val="007B3072"/>
    <w:rsid w:val="007B332A"/>
    <w:rsid w:val="007B4377"/>
    <w:rsid w:val="007B4B89"/>
    <w:rsid w:val="007B545A"/>
    <w:rsid w:val="007B7887"/>
    <w:rsid w:val="007C194D"/>
    <w:rsid w:val="007C336A"/>
    <w:rsid w:val="007C51AD"/>
    <w:rsid w:val="007D6952"/>
    <w:rsid w:val="007D72E5"/>
    <w:rsid w:val="007E13E7"/>
    <w:rsid w:val="007E55EC"/>
    <w:rsid w:val="007E7DB0"/>
    <w:rsid w:val="007F0AC1"/>
    <w:rsid w:val="007F2E1E"/>
    <w:rsid w:val="007F5F15"/>
    <w:rsid w:val="00800663"/>
    <w:rsid w:val="008069E6"/>
    <w:rsid w:val="00811049"/>
    <w:rsid w:val="0081132E"/>
    <w:rsid w:val="00815E4D"/>
    <w:rsid w:val="00821B90"/>
    <w:rsid w:val="008227EC"/>
    <w:rsid w:val="008256A9"/>
    <w:rsid w:val="008274A3"/>
    <w:rsid w:val="0083722B"/>
    <w:rsid w:val="008414F0"/>
    <w:rsid w:val="00845B42"/>
    <w:rsid w:val="0085155A"/>
    <w:rsid w:val="008533FD"/>
    <w:rsid w:val="00865497"/>
    <w:rsid w:val="0087409B"/>
    <w:rsid w:val="00877F76"/>
    <w:rsid w:val="00894191"/>
    <w:rsid w:val="0089552E"/>
    <w:rsid w:val="008A2593"/>
    <w:rsid w:val="008A2DC3"/>
    <w:rsid w:val="008A6465"/>
    <w:rsid w:val="008B512D"/>
    <w:rsid w:val="008B6413"/>
    <w:rsid w:val="008B7DDD"/>
    <w:rsid w:val="008C1AA9"/>
    <w:rsid w:val="008C4931"/>
    <w:rsid w:val="008C4B74"/>
    <w:rsid w:val="008D151B"/>
    <w:rsid w:val="008D3715"/>
    <w:rsid w:val="008D549E"/>
    <w:rsid w:val="008D7DA6"/>
    <w:rsid w:val="008E6C2E"/>
    <w:rsid w:val="008F16FF"/>
    <w:rsid w:val="008F4E12"/>
    <w:rsid w:val="00901374"/>
    <w:rsid w:val="00902EA6"/>
    <w:rsid w:val="00903C02"/>
    <w:rsid w:val="00903FC6"/>
    <w:rsid w:val="009064A2"/>
    <w:rsid w:val="00911EE8"/>
    <w:rsid w:val="009147E4"/>
    <w:rsid w:val="00915D8E"/>
    <w:rsid w:val="009202A9"/>
    <w:rsid w:val="00924F4B"/>
    <w:rsid w:val="0093013F"/>
    <w:rsid w:val="00932BD5"/>
    <w:rsid w:val="009337AC"/>
    <w:rsid w:val="00934902"/>
    <w:rsid w:val="00935F79"/>
    <w:rsid w:val="00937AF1"/>
    <w:rsid w:val="009437CB"/>
    <w:rsid w:val="009451FC"/>
    <w:rsid w:val="009458E4"/>
    <w:rsid w:val="00963B38"/>
    <w:rsid w:val="00971E26"/>
    <w:rsid w:val="00972FCA"/>
    <w:rsid w:val="00973231"/>
    <w:rsid w:val="00974800"/>
    <w:rsid w:val="00976546"/>
    <w:rsid w:val="00977852"/>
    <w:rsid w:val="00984240"/>
    <w:rsid w:val="0098603C"/>
    <w:rsid w:val="00986803"/>
    <w:rsid w:val="00990641"/>
    <w:rsid w:val="00990E4D"/>
    <w:rsid w:val="009925C1"/>
    <w:rsid w:val="009965C2"/>
    <w:rsid w:val="009A2083"/>
    <w:rsid w:val="009A475F"/>
    <w:rsid w:val="009A4D56"/>
    <w:rsid w:val="009A7D91"/>
    <w:rsid w:val="009B2120"/>
    <w:rsid w:val="009B275D"/>
    <w:rsid w:val="009B63AD"/>
    <w:rsid w:val="009B6AE3"/>
    <w:rsid w:val="009C0FBD"/>
    <w:rsid w:val="009C147D"/>
    <w:rsid w:val="009C1DB3"/>
    <w:rsid w:val="009C4135"/>
    <w:rsid w:val="009C5745"/>
    <w:rsid w:val="009D5647"/>
    <w:rsid w:val="009E1A00"/>
    <w:rsid w:val="009E2065"/>
    <w:rsid w:val="009E25B4"/>
    <w:rsid w:val="009E450A"/>
    <w:rsid w:val="00A069F4"/>
    <w:rsid w:val="00A07B98"/>
    <w:rsid w:val="00A1030A"/>
    <w:rsid w:val="00A10491"/>
    <w:rsid w:val="00A20375"/>
    <w:rsid w:val="00A235BF"/>
    <w:rsid w:val="00A25BFD"/>
    <w:rsid w:val="00A25FD8"/>
    <w:rsid w:val="00A31EBE"/>
    <w:rsid w:val="00A34C0B"/>
    <w:rsid w:val="00A359A3"/>
    <w:rsid w:val="00A35E7C"/>
    <w:rsid w:val="00A4013D"/>
    <w:rsid w:val="00A414CE"/>
    <w:rsid w:val="00A42F73"/>
    <w:rsid w:val="00A5014B"/>
    <w:rsid w:val="00A50F9C"/>
    <w:rsid w:val="00A52A8B"/>
    <w:rsid w:val="00A55A47"/>
    <w:rsid w:val="00A718C6"/>
    <w:rsid w:val="00A758B6"/>
    <w:rsid w:val="00A76407"/>
    <w:rsid w:val="00A80949"/>
    <w:rsid w:val="00A90DB8"/>
    <w:rsid w:val="00A91C56"/>
    <w:rsid w:val="00A949C3"/>
    <w:rsid w:val="00AA0057"/>
    <w:rsid w:val="00AA0869"/>
    <w:rsid w:val="00AA1780"/>
    <w:rsid w:val="00AA22E9"/>
    <w:rsid w:val="00AA2E83"/>
    <w:rsid w:val="00AA4218"/>
    <w:rsid w:val="00AA5766"/>
    <w:rsid w:val="00AA634A"/>
    <w:rsid w:val="00AB4DD3"/>
    <w:rsid w:val="00AB607F"/>
    <w:rsid w:val="00AB6148"/>
    <w:rsid w:val="00AC6A7C"/>
    <w:rsid w:val="00AD2DD2"/>
    <w:rsid w:val="00AD560A"/>
    <w:rsid w:val="00AE2294"/>
    <w:rsid w:val="00AE681F"/>
    <w:rsid w:val="00AF409C"/>
    <w:rsid w:val="00AF59A5"/>
    <w:rsid w:val="00AF69F6"/>
    <w:rsid w:val="00AF7595"/>
    <w:rsid w:val="00B00C64"/>
    <w:rsid w:val="00B05A0E"/>
    <w:rsid w:val="00B14D83"/>
    <w:rsid w:val="00B1568F"/>
    <w:rsid w:val="00B21AC4"/>
    <w:rsid w:val="00B21D1D"/>
    <w:rsid w:val="00B22349"/>
    <w:rsid w:val="00B24A48"/>
    <w:rsid w:val="00B2576F"/>
    <w:rsid w:val="00B25B8D"/>
    <w:rsid w:val="00B26927"/>
    <w:rsid w:val="00B277B5"/>
    <w:rsid w:val="00B33909"/>
    <w:rsid w:val="00B46B8B"/>
    <w:rsid w:val="00B46F3D"/>
    <w:rsid w:val="00B526C6"/>
    <w:rsid w:val="00B65BA0"/>
    <w:rsid w:val="00B70782"/>
    <w:rsid w:val="00B74764"/>
    <w:rsid w:val="00B771AF"/>
    <w:rsid w:val="00B86D68"/>
    <w:rsid w:val="00B90CA4"/>
    <w:rsid w:val="00B91584"/>
    <w:rsid w:val="00BA7F2A"/>
    <w:rsid w:val="00BB1084"/>
    <w:rsid w:val="00BC1622"/>
    <w:rsid w:val="00BC380D"/>
    <w:rsid w:val="00BC3CB5"/>
    <w:rsid w:val="00BC6D11"/>
    <w:rsid w:val="00BD0801"/>
    <w:rsid w:val="00BD2282"/>
    <w:rsid w:val="00BD2B2B"/>
    <w:rsid w:val="00BE5840"/>
    <w:rsid w:val="00BE7C5B"/>
    <w:rsid w:val="00BF0CDB"/>
    <w:rsid w:val="00BF3948"/>
    <w:rsid w:val="00BF73E9"/>
    <w:rsid w:val="00C006E0"/>
    <w:rsid w:val="00C02149"/>
    <w:rsid w:val="00C02EBA"/>
    <w:rsid w:val="00C115B6"/>
    <w:rsid w:val="00C22CBE"/>
    <w:rsid w:val="00C2352F"/>
    <w:rsid w:val="00C25541"/>
    <w:rsid w:val="00C2610B"/>
    <w:rsid w:val="00C2794C"/>
    <w:rsid w:val="00C3128B"/>
    <w:rsid w:val="00C366A8"/>
    <w:rsid w:val="00C370AA"/>
    <w:rsid w:val="00C435FE"/>
    <w:rsid w:val="00C4447B"/>
    <w:rsid w:val="00C465F1"/>
    <w:rsid w:val="00C56967"/>
    <w:rsid w:val="00C61D7F"/>
    <w:rsid w:val="00C648F7"/>
    <w:rsid w:val="00C71E96"/>
    <w:rsid w:val="00C75FE7"/>
    <w:rsid w:val="00C777FD"/>
    <w:rsid w:val="00C77FA7"/>
    <w:rsid w:val="00C800BD"/>
    <w:rsid w:val="00C953C4"/>
    <w:rsid w:val="00C95BF9"/>
    <w:rsid w:val="00C966E9"/>
    <w:rsid w:val="00CA18D9"/>
    <w:rsid w:val="00CB06C7"/>
    <w:rsid w:val="00CB369E"/>
    <w:rsid w:val="00CB62F6"/>
    <w:rsid w:val="00CC4236"/>
    <w:rsid w:val="00CD0FCD"/>
    <w:rsid w:val="00CD1044"/>
    <w:rsid w:val="00CD73D9"/>
    <w:rsid w:val="00CE1169"/>
    <w:rsid w:val="00CE1DCB"/>
    <w:rsid w:val="00CE246B"/>
    <w:rsid w:val="00CE3E2E"/>
    <w:rsid w:val="00CE486B"/>
    <w:rsid w:val="00CF1497"/>
    <w:rsid w:val="00CF318B"/>
    <w:rsid w:val="00CF4388"/>
    <w:rsid w:val="00CF4741"/>
    <w:rsid w:val="00CF57E3"/>
    <w:rsid w:val="00D00531"/>
    <w:rsid w:val="00D02580"/>
    <w:rsid w:val="00D02CC6"/>
    <w:rsid w:val="00D117B9"/>
    <w:rsid w:val="00D1376B"/>
    <w:rsid w:val="00D17D3C"/>
    <w:rsid w:val="00D208DC"/>
    <w:rsid w:val="00D20DC2"/>
    <w:rsid w:val="00D24809"/>
    <w:rsid w:val="00D24DC4"/>
    <w:rsid w:val="00D27415"/>
    <w:rsid w:val="00D3064A"/>
    <w:rsid w:val="00D32F68"/>
    <w:rsid w:val="00D3479E"/>
    <w:rsid w:val="00D349E0"/>
    <w:rsid w:val="00D435B3"/>
    <w:rsid w:val="00D454B6"/>
    <w:rsid w:val="00D46154"/>
    <w:rsid w:val="00D465C0"/>
    <w:rsid w:val="00D4770F"/>
    <w:rsid w:val="00D5045D"/>
    <w:rsid w:val="00D51731"/>
    <w:rsid w:val="00D51B61"/>
    <w:rsid w:val="00D52C94"/>
    <w:rsid w:val="00D53547"/>
    <w:rsid w:val="00D56CDF"/>
    <w:rsid w:val="00D56E1E"/>
    <w:rsid w:val="00D61278"/>
    <w:rsid w:val="00D6254A"/>
    <w:rsid w:val="00D64CF4"/>
    <w:rsid w:val="00D64E00"/>
    <w:rsid w:val="00D66D8B"/>
    <w:rsid w:val="00D71165"/>
    <w:rsid w:val="00D72945"/>
    <w:rsid w:val="00D7364D"/>
    <w:rsid w:val="00D75325"/>
    <w:rsid w:val="00D82907"/>
    <w:rsid w:val="00D83654"/>
    <w:rsid w:val="00D85A16"/>
    <w:rsid w:val="00D86EE3"/>
    <w:rsid w:val="00D87119"/>
    <w:rsid w:val="00D91503"/>
    <w:rsid w:val="00D92672"/>
    <w:rsid w:val="00D92A88"/>
    <w:rsid w:val="00DA0FD4"/>
    <w:rsid w:val="00DB5B35"/>
    <w:rsid w:val="00DC1680"/>
    <w:rsid w:val="00DC6355"/>
    <w:rsid w:val="00DC6422"/>
    <w:rsid w:val="00DD6AC5"/>
    <w:rsid w:val="00DE3257"/>
    <w:rsid w:val="00DF5E7F"/>
    <w:rsid w:val="00E029A5"/>
    <w:rsid w:val="00E04AA7"/>
    <w:rsid w:val="00E07AB6"/>
    <w:rsid w:val="00E14577"/>
    <w:rsid w:val="00E17D05"/>
    <w:rsid w:val="00E21A10"/>
    <w:rsid w:val="00E24FEE"/>
    <w:rsid w:val="00E32857"/>
    <w:rsid w:val="00E35673"/>
    <w:rsid w:val="00E35849"/>
    <w:rsid w:val="00E42672"/>
    <w:rsid w:val="00E42E99"/>
    <w:rsid w:val="00E430B7"/>
    <w:rsid w:val="00E44B30"/>
    <w:rsid w:val="00E474ED"/>
    <w:rsid w:val="00E63B39"/>
    <w:rsid w:val="00E6722F"/>
    <w:rsid w:val="00E7695E"/>
    <w:rsid w:val="00E77FD4"/>
    <w:rsid w:val="00E827DA"/>
    <w:rsid w:val="00E831F3"/>
    <w:rsid w:val="00E83C39"/>
    <w:rsid w:val="00E85B65"/>
    <w:rsid w:val="00E96385"/>
    <w:rsid w:val="00EA1C65"/>
    <w:rsid w:val="00EA5764"/>
    <w:rsid w:val="00EB3342"/>
    <w:rsid w:val="00EB7434"/>
    <w:rsid w:val="00EC590C"/>
    <w:rsid w:val="00ED1AFA"/>
    <w:rsid w:val="00ED1C12"/>
    <w:rsid w:val="00ED3EB5"/>
    <w:rsid w:val="00ED422D"/>
    <w:rsid w:val="00EE34B8"/>
    <w:rsid w:val="00EE36E9"/>
    <w:rsid w:val="00EE56F2"/>
    <w:rsid w:val="00EE71F3"/>
    <w:rsid w:val="00EF0DEC"/>
    <w:rsid w:val="00F01B41"/>
    <w:rsid w:val="00F04E4E"/>
    <w:rsid w:val="00F074B7"/>
    <w:rsid w:val="00F147B2"/>
    <w:rsid w:val="00F16BE0"/>
    <w:rsid w:val="00F20796"/>
    <w:rsid w:val="00F22901"/>
    <w:rsid w:val="00F25DD1"/>
    <w:rsid w:val="00F37716"/>
    <w:rsid w:val="00F40035"/>
    <w:rsid w:val="00F42A1F"/>
    <w:rsid w:val="00F43484"/>
    <w:rsid w:val="00F46021"/>
    <w:rsid w:val="00F536C2"/>
    <w:rsid w:val="00F60899"/>
    <w:rsid w:val="00F636D9"/>
    <w:rsid w:val="00F6764B"/>
    <w:rsid w:val="00F678F6"/>
    <w:rsid w:val="00F73CE1"/>
    <w:rsid w:val="00F75AD0"/>
    <w:rsid w:val="00F856D8"/>
    <w:rsid w:val="00F87080"/>
    <w:rsid w:val="00F94C7C"/>
    <w:rsid w:val="00FA1CB5"/>
    <w:rsid w:val="00FA2E62"/>
    <w:rsid w:val="00FA45E5"/>
    <w:rsid w:val="00FA5FA5"/>
    <w:rsid w:val="00FB08AD"/>
    <w:rsid w:val="00FB09C1"/>
    <w:rsid w:val="00FB0C04"/>
    <w:rsid w:val="00FB1037"/>
    <w:rsid w:val="00FB162A"/>
    <w:rsid w:val="00FB25F6"/>
    <w:rsid w:val="00FB3A54"/>
    <w:rsid w:val="00FB6151"/>
    <w:rsid w:val="00FB6443"/>
    <w:rsid w:val="00FC0A20"/>
    <w:rsid w:val="00FC0D6A"/>
    <w:rsid w:val="00FC2856"/>
    <w:rsid w:val="00FD09AB"/>
    <w:rsid w:val="00FD0FE3"/>
    <w:rsid w:val="00FD15ED"/>
    <w:rsid w:val="00FD5C11"/>
    <w:rsid w:val="00FE0A6F"/>
    <w:rsid w:val="00FE5FE6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B7D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03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3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389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389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3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389"/>
    <w:rPr>
      <w:rFonts w:ascii="Tahoma" w:hAnsi="Tahoma" w:cs="Tahoma"/>
      <w:sz w:val="16"/>
      <w:szCs w:val="16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4F78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4F78"/>
    <w:rPr>
      <w:rFonts w:ascii="Times New Roman" w:hAnsi="Times New Roman" w:cs="Times New Roman"/>
      <w:lang w:val="en-GB"/>
    </w:rPr>
  </w:style>
  <w:style w:type="paragraph" w:styleId="Revision">
    <w:name w:val="Revision"/>
    <w:hidden/>
    <w:uiPriority w:val="99"/>
    <w:semiHidden/>
    <w:rsid w:val="00584F7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5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comments" Target="comments.xml"/><Relationship Id="rId6" Type="http://schemas.microsoft.com/office/2011/relationships/commentsExtended" Target="commentsExtended.xml"/><Relationship Id="rId7" Type="http://schemas.openxmlformats.org/officeDocument/2006/relationships/fontTable" Target="fontTable.xml"/><Relationship Id="rId8" Type="http://schemas.microsoft.com/office/2011/relationships/people" Target="peop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7250F36A-EBB1-7842-9128-AEE275D6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358</Words>
  <Characters>2071</Characters>
  <Application>Microsoft Macintosh Word</Application>
  <DocSecurity>0</DocSecurity>
  <Lines>46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2</cp:revision>
  <dcterms:created xsi:type="dcterms:W3CDTF">2018-04-02T14:29:00Z</dcterms:created>
  <dcterms:modified xsi:type="dcterms:W3CDTF">2018-04-02T14:29:00Z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http://www.zotero.org/styles/the-lancet</vt:lpwstr>
  </property>
  <property fmtid="{D5CDD505-2E9C-101B-9397-08002B2CF9AE}" pid="4" name="Mendeley Unique User Id_1">
    <vt:lpwstr>7f47c4ec-e20f-36f7-ae86-130308784d82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6th edition</vt:lpwstr>
  </property>
  <property fmtid="{D5CDD505-2E9C-101B-9397-08002B2CF9AE}" pid="9" name="Mendeley Recent Style Id 2_1">
    <vt:lpwstr>http://www.zotero.org/styles/chicago-author-date</vt:lpwstr>
  </property>
  <property fmtid="{D5CDD505-2E9C-101B-9397-08002B2CF9AE}" pid="10" name="Mendeley Recent Style Name 2_1">
    <vt:lpwstr>Chicago Manual of Style 16th edition (author-date)</vt:lpwstr>
  </property>
  <property fmtid="{D5CDD505-2E9C-101B-9397-08002B2CF9AE}" pid="11" name="Mendeley Recent Style Id 3_1">
    <vt:lpwstr>http://www.zotero.org/styles/harvard-cite-them-right</vt:lpwstr>
  </property>
  <property fmtid="{D5CDD505-2E9C-101B-9397-08002B2CF9AE}" pid="12" name="Mendeley Recent Style Name 3_1">
    <vt:lpwstr>Cite Them Right 10th edition - Harvard</vt:lpwstr>
  </property>
  <property fmtid="{D5CDD505-2E9C-101B-9397-08002B2CF9AE}" pid="13" name="Mendeley Recent Style Id 4_1">
    <vt:lpwstr>http://www.zotero.org/styles/harvard1</vt:lpwstr>
  </property>
  <property fmtid="{D5CDD505-2E9C-101B-9397-08002B2CF9AE}" pid="14" name="Mendeley Recent Style Name 4_1">
    <vt:lpwstr>Harvard reference format 1 (deprecated)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Modern Language Association 7th edition</vt:lpwstr>
  </property>
  <property fmtid="{D5CDD505-2E9C-101B-9397-08002B2CF9AE}" pid="21" name="Mendeley Recent Style Id 8_1">
    <vt:lpwstr>http://www.zotero.org/styles/nature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http://www.zotero.org/styles/the-lancet</vt:lpwstr>
  </property>
  <property fmtid="{D5CDD505-2E9C-101B-9397-08002B2CF9AE}" pid="24" name="Mendeley Recent Style Name 9_1">
    <vt:lpwstr>The Lancet</vt:lpwstr>
  </property>
</Properties>
</file>